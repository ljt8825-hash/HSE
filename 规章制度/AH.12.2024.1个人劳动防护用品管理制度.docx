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332B" w:rsidRDefault="007E332B">
      <w:pPr>
        <w:rPr>
          <w:rFonts w:asciiTheme="minorEastAsia" w:eastAsiaTheme="minorEastAsia" w:hAnsiTheme="minorEastAsia" w:cs="Times New Roman" w:hint="eastAsia"/>
          <w:sz w:val="20"/>
          <w:szCs w:val="20"/>
        </w:rPr>
      </w:pPr>
      <w:bookmarkStart w:id="0" w:name="bookmark1"/>
      <w:bookmarkEnd w:id="0"/>
    </w:p>
    <w:p w:rsidR="007E332B" w:rsidRDefault="007E332B">
      <w:pPr>
        <w:rPr>
          <w:rFonts w:asciiTheme="minorEastAsia" w:eastAsiaTheme="minorEastAsia" w:hAnsiTheme="minorEastAsia" w:cs="Times New Roman" w:hint="eastAsia"/>
          <w:sz w:val="20"/>
          <w:szCs w:val="20"/>
        </w:rPr>
      </w:pPr>
    </w:p>
    <w:p w:rsidR="007E332B" w:rsidRDefault="007E332B">
      <w:pPr>
        <w:spacing w:before="2"/>
        <w:rPr>
          <w:rFonts w:asciiTheme="minorEastAsia" w:eastAsiaTheme="minorEastAsia" w:hAnsiTheme="minorEastAsia" w:cs="Times New Roman" w:hint="eastAsia"/>
          <w:sz w:val="28"/>
          <w:szCs w:val="28"/>
        </w:rPr>
      </w:pPr>
    </w:p>
    <w:p w:rsidR="007E332B" w:rsidRDefault="0067791C">
      <w:pPr>
        <w:spacing w:before="275"/>
        <w:ind w:left="523"/>
        <w:jc w:val="center"/>
        <w:rPr>
          <w:rFonts w:asciiTheme="minorEastAsia" w:eastAsiaTheme="minorEastAsia" w:hAnsiTheme="minorEastAsia" w:cs="黑体" w:hint="eastAsia"/>
          <w:b/>
          <w:sz w:val="52"/>
          <w:szCs w:val="52"/>
          <w:lang w:eastAsia="zh-CN"/>
        </w:rPr>
      </w:pPr>
      <w:r>
        <w:rPr>
          <w:rFonts w:asciiTheme="minorEastAsia" w:eastAsiaTheme="minorEastAsia" w:hAnsiTheme="minorEastAsia" w:cs="黑体" w:hint="eastAsia"/>
          <w:b/>
          <w:sz w:val="52"/>
          <w:szCs w:val="52"/>
          <w:lang w:eastAsia="zh-CN"/>
        </w:rPr>
        <w:t>宁津北控城市环境服务有限公司</w:t>
      </w:r>
    </w:p>
    <w:p w:rsidR="007E332B" w:rsidRDefault="0067791C">
      <w:pPr>
        <w:spacing w:before="275"/>
        <w:ind w:left="523"/>
        <w:jc w:val="center"/>
        <w:rPr>
          <w:rFonts w:asciiTheme="minorEastAsia" w:eastAsiaTheme="minorEastAsia" w:hAnsiTheme="minorEastAsia" w:cs="黑体" w:hint="eastAsia"/>
          <w:sz w:val="32"/>
          <w:szCs w:val="32"/>
          <w:lang w:eastAsia="zh-CN"/>
        </w:rPr>
      </w:pPr>
      <w:r>
        <w:rPr>
          <w:rFonts w:asciiTheme="minorEastAsia" w:eastAsiaTheme="minorEastAsia" w:hAnsiTheme="minorEastAsia" w:cs="黑体"/>
          <w:b/>
          <w:bCs/>
          <w:sz w:val="32"/>
          <w:szCs w:val="32"/>
          <w:lang w:eastAsia="zh-CN"/>
        </w:rPr>
        <w:t>企业标准</w:t>
      </w:r>
    </w:p>
    <w:p w:rsidR="007E332B" w:rsidRDefault="007E332B">
      <w:pPr>
        <w:rPr>
          <w:rFonts w:asciiTheme="minorEastAsia" w:eastAsiaTheme="minorEastAsia" w:hAnsiTheme="minorEastAsia" w:cs="黑体" w:hint="eastAsia"/>
          <w:b/>
          <w:bCs/>
          <w:sz w:val="32"/>
          <w:szCs w:val="32"/>
          <w:lang w:eastAsia="zh-CN"/>
        </w:rPr>
      </w:pPr>
    </w:p>
    <w:p w:rsidR="007E332B" w:rsidRDefault="007E332B">
      <w:pPr>
        <w:rPr>
          <w:rFonts w:asciiTheme="minorEastAsia" w:eastAsiaTheme="minorEastAsia" w:hAnsiTheme="minorEastAsia" w:cs="黑体" w:hint="eastAsia"/>
          <w:b/>
          <w:bCs/>
          <w:sz w:val="32"/>
          <w:szCs w:val="32"/>
          <w:lang w:eastAsia="zh-CN"/>
        </w:rPr>
      </w:pPr>
    </w:p>
    <w:p w:rsidR="007E332B" w:rsidRDefault="007E332B">
      <w:pPr>
        <w:spacing w:before="9"/>
        <w:rPr>
          <w:rFonts w:asciiTheme="minorEastAsia" w:eastAsiaTheme="minorEastAsia" w:hAnsiTheme="minorEastAsia" w:cs="黑体" w:hint="eastAsia"/>
          <w:b/>
          <w:bCs/>
          <w:sz w:val="24"/>
          <w:szCs w:val="24"/>
          <w:lang w:eastAsia="zh-CN"/>
        </w:rPr>
      </w:pPr>
    </w:p>
    <w:p w:rsidR="007E332B" w:rsidRDefault="0067791C">
      <w:pPr>
        <w:pStyle w:val="a3"/>
        <w:ind w:right="254"/>
        <w:jc w:val="right"/>
        <w:rPr>
          <w:rFonts w:asciiTheme="minorEastAsia" w:eastAsiaTheme="minorEastAsia" w:hAnsiTheme="minorEastAsia" w:hint="eastAsia"/>
          <w:b/>
          <w:lang w:eastAsia="zh-CN"/>
        </w:rPr>
      </w:pPr>
      <w:r>
        <w:rPr>
          <w:rFonts w:asciiTheme="minorEastAsia" w:eastAsiaTheme="minorEastAsia" w:hAnsiTheme="minorEastAsia"/>
          <w:b/>
          <w:sz w:val="24"/>
          <w:szCs w:val="24"/>
          <w:lang w:eastAsia="zh-CN"/>
        </w:rPr>
        <w:t>制度编号：</w:t>
      </w:r>
      <w:ins w:id="1" w:author="36526" w:date="2024-11-02T22:39:00Z">
        <w:r>
          <w:rPr>
            <w:rFonts w:asciiTheme="minorEastAsia" w:eastAsiaTheme="minorEastAsia" w:hAnsiTheme="minorEastAsia" w:hint="eastAsia"/>
            <w:b/>
            <w:sz w:val="24"/>
            <w:szCs w:val="24"/>
            <w:lang w:eastAsia="zh-CN"/>
          </w:rPr>
          <w:t>AH.12.2024.1</w:t>
        </w:r>
      </w:ins>
      <w:del w:id="2" w:author="36526" w:date="2024-11-02T22:39:00Z">
        <w:r>
          <w:rPr>
            <w:rFonts w:asciiTheme="minorEastAsia" w:eastAsiaTheme="minorEastAsia" w:hAnsiTheme="minorEastAsia" w:hint="eastAsia"/>
            <w:b/>
            <w:sz w:val="24"/>
            <w:szCs w:val="24"/>
            <w:lang w:eastAsia="zh-CN"/>
          </w:rPr>
          <w:delText>AH.12.2023.0</w:delText>
        </w:r>
      </w:del>
    </w:p>
    <w:p w:rsidR="007E332B" w:rsidRDefault="007E332B">
      <w:pPr>
        <w:spacing w:before="6"/>
        <w:rPr>
          <w:rFonts w:asciiTheme="minorEastAsia" w:eastAsiaTheme="minorEastAsia" w:hAnsiTheme="minorEastAsia" w:cs="黑体" w:hint="eastAsia"/>
          <w:sz w:val="6"/>
          <w:szCs w:val="6"/>
          <w:lang w:eastAsia="zh-CN"/>
        </w:rPr>
      </w:pPr>
    </w:p>
    <w:p w:rsidR="007E332B" w:rsidRDefault="0067791C">
      <w:pPr>
        <w:spacing w:line="40" w:lineRule="exact"/>
        <w:ind w:left="188"/>
        <w:rPr>
          <w:rFonts w:asciiTheme="minorEastAsia" w:eastAsiaTheme="minorEastAsia" w:hAnsiTheme="minorEastAsia" w:cs="黑体" w:hint="eastAsia"/>
          <w:sz w:val="4"/>
          <w:szCs w:val="4"/>
        </w:rPr>
      </w:pPr>
      <w:r>
        <w:rPr>
          <w:rFonts w:asciiTheme="minorEastAsia" w:eastAsiaTheme="minorEastAsia" w:hAnsiTheme="minorEastAsia" w:cs="黑体"/>
          <w:noProof/>
          <w:sz w:val="4"/>
          <w:szCs w:val="4"/>
          <w:lang w:eastAsia="zh-CN"/>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w14:anchorId="7DFE2348" id="Group 2" o:spid="_x0000_s1026" style="width:397.15pt;height:3.6pt;mso-position-horizontal-relative:char;mso-position-vertical-relative:line" coordorigin="20,20" coordsize="7943,7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">
                <v:group id="Group 3" o:spid="_x0000_s1027" style="position:absolute;left:20;top:20;width:7943;height:72" coordorigin="20,20" coordsize="794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4" o:spid="_x0000_s1028" style="position:absolute;left:20;top:20;width:7943;height:72;visibility:visible;mso-wrap-style:square;v-text-anchor:top" coordsize="9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" path="m,l9000,e" filled="f" strokeweight="2pt">
                    <v:path arrowok="t" o:connecttype="custom" o:connectlocs="0,0;7943,0" o:connectangles="0,0" textboxrect="0,0,9000,1"/>
                  </v:shape>
                </v:group>
                <w10:anchorlock/>
              </v:group>
            </w:pict>
          </mc:Fallback>
        </mc:AlternateContent>
      </w:r>
    </w:p>
    <w:p w:rsidR="007E332B" w:rsidRDefault="007E332B">
      <w:pPr>
        <w:rPr>
          <w:rFonts w:asciiTheme="minorEastAsia" w:eastAsiaTheme="minorEastAsia" w:hAnsiTheme="minorEastAsia" w:cs="黑体" w:hint="eastAsia"/>
          <w:sz w:val="24"/>
          <w:szCs w:val="24"/>
        </w:rPr>
      </w:pPr>
    </w:p>
    <w:p w:rsidR="007E332B" w:rsidRDefault="007E332B">
      <w:pPr>
        <w:rPr>
          <w:rFonts w:asciiTheme="minorEastAsia" w:eastAsiaTheme="minorEastAsia" w:hAnsiTheme="minorEastAsia" w:cs="黑体" w:hint="eastAsia"/>
          <w:sz w:val="24"/>
          <w:szCs w:val="24"/>
        </w:rPr>
      </w:pPr>
    </w:p>
    <w:p w:rsidR="007E332B" w:rsidRDefault="007E332B">
      <w:pPr>
        <w:rPr>
          <w:rFonts w:asciiTheme="minorEastAsia" w:eastAsiaTheme="minorEastAsia" w:hAnsiTheme="minorEastAsia" w:cs="黑体" w:hint="eastAsia"/>
          <w:sz w:val="24"/>
          <w:szCs w:val="24"/>
        </w:rPr>
      </w:pPr>
    </w:p>
    <w:p w:rsidR="007E332B" w:rsidRDefault="007E332B">
      <w:pPr>
        <w:rPr>
          <w:rFonts w:asciiTheme="minorEastAsia" w:eastAsiaTheme="minorEastAsia" w:hAnsiTheme="minorEastAsia" w:cs="黑体" w:hint="eastAsia"/>
          <w:sz w:val="24"/>
          <w:szCs w:val="24"/>
        </w:rPr>
      </w:pPr>
    </w:p>
    <w:p w:rsidR="007E332B" w:rsidRDefault="007E332B">
      <w:pPr>
        <w:rPr>
          <w:rFonts w:asciiTheme="minorEastAsia" w:eastAsiaTheme="minorEastAsia" w:hAnsiTheme="minorEastAsia" w:cs="黑体" w:hint="eastAsia"/>
          <w:sz w:val="24"/>
          <w:szCs w:val="24"/>
        </w:rPr>
      </w:pPr>
    </w:p>
    <w:p w:rsidR="007E332B" w:rsidRDefault="007E332B">
      <w:pPr>
        <w:rPr>
          <w:rFonts w:asciiTheme="minorEastAsia" w:eastAsiaTheme="minorEastAsia" w:hAnsiTheme="minorEastAsia" w:cs="黑体" w:hint="eastAsia"/>
          <w:sz w:val="24"/>
          <w:szCs w:val="24"/>
        </w:rPr>
      </w:pPr>
    </w:p>
    <w:p w:rsidR="007E332B" w:rsidRDefault="007E332B">
      <w:pPr>
        <w:rPr>
          <w:rFonts w:asciiTheme="minorEastAsia" w:eastAsiaTheme="minorEastAsia" w:hAnsiTheme="minorEastAsia" w:cs="黑体" w:hint="eastAsia"/>
          <w:sz w:val="24"/>
          <w:szCs w:val="24"/>
        </w:rPr>
      </w:pPr>
    </w:p>
    <w:p w:rsidR="007E332B" w:rsidRDefault="007E332B">
      <w:pPr>
        <w:spacing w:before="9"/>
        <w:rPr>
          <w:rFonts w:asciiTheme="minorEastAsia" w:eastAsiaTheme="minorEastAsia" w:hAnsiTheme="minorEastAsia" w:cs="黑体" w:hint="eastAsia"/>
          <w:sz w:val="23"/>
          <w:szCs w:val="23"/>
        </w:rPr>
      </w:pPr>
    </w:p>
    <w:p w:rsidR="007E332B" w:rsidRDefault="0067791C">
      <w:pPr>
        <w:jc w:val="center"/>
        <w:rPr>
          <w:rFonts w:asciiTheme="minorEastAsia" w:eastAsiaTheme="minorEastAsia" w:hAnsiTheme="minorEastAsia" w:cs="黑体" w:hint="eastAsia"/>
          <w:sz w:val="52"/>
          <w:szCs w:val="52"/>
          <w:lang w:eastAsia="zh-CN"/>
        </w:rPr>
      </w:pPr>
      <w:ins w:id="3" w:author="随遇而安" w:date="2023-08-16T17:06:00Z">
        <w:r>
          <w:rPr>
            <w:rFonts w:ascii="宋体" w:eastAsia="宋体" w:hAnsi="宋体" w:cs="宋体" w:hint="eastAsia"/>
            <w:b/>
            <w:bCs/>
            <w:sz w:val="52"/>
            <w:szCs w:val="52"/>
            <w:lang w:eastAsia="zh-CN"/>
          </w:rPr>
          <w:t>个人劳动防护用品管理制度</w:t>
        </w:r>
      </w:ins>
      <w:del w:id="4" w:author="随遇而安" w:date="2023-08-16T17:06:00Z">
        <w:r>
          <w:rPr>
            <w:rFonts w:ascii="宋体" w:eastAsia="宋体" w:hAnsi="宋体" w:cs="宋体" w:hint="eastAsia"/>
            <w:b/>
            <w:bCs/>
            <w:sz w:val="52"/>
            <w:szCs w:val="52"/>
            <w:lang w:eastAsia="zh-CN"/>
          </w:rPr>
          <w:delText>事故事件管理制度</w:delText>
        </w:r>
      </w:del>
    </w:p>
    <w:p w:rsidR="007E332B" w:rsidRDefault="007E332B">
      <w:pPr>
        <w:rPr>
          <w:rFonts w:asciiTheme="minorEastAsia" w:eastAsiaTheme="minorEastAsia" w:hAnsiTheme="minorEastAsia" w:cs="黑体" w:hint="eastAsia"/>
          <w:sz w:val="52"/>
          <w:szCs w:val="52"/>
          <w:lang w:eastAsia="zh-CN"/>
        </w:rPr>
      </w:pPr>
    </w:p>
    <w:p w:rsidR="007E332B" w:rsidRDefault="007E332B">
      <w:pPr>
        <w:rPr>
          <w:rFonts w:asciiTheme="minorEastAsia" w:eastAsiaTheme="minorEastAsia" w:hAnsiTheme="minorEastAsia" w:cs="黑体" w:hint="eastAsia"/>
          <w:sz w:val="52"/>
          <w:szCs w:val="52"/>
          <w:lang w:eastAsia="zh-CN"/>
        </w:rPr>
      </w:pPr>
    </w:p>
    <w:p w:rsidR="007E332B" w:rsidRDefault="007E332B">
      <w:pPr>
        <w:rPr>
          <w:rFonts w:asciiTheme="minorEastAsia" w:eastAsiaTheme="minorEastAsia" w:hAnsiTheme="minorEastAsia" w:cs="黑体" w:hint="eastAsia"/>
          <w:sz w:val="52"/>
          <w:szCs w:val="52"/>
          <w:lang w:eastAsia="zh-CN"/>
        </w:rPr>
      </w:pPr>
    </w:p>
    <w:p w:rsidR="007E332B" w:rsidRDefault="007E332B">
      <w:pPr>
        <w:rPr>
          <w:rFonts w:asciiTheme="minorEastAsia" w:eastAsiaTheme="minorEastAsia" w:hAnsiTheme="minorEastAsia" w:cs="黑体" w:hint="eastAsia"/>
          <w:sz w:val="52"/>
          <w:szCs w:val="52"/>
          <w:lang w:eastAsia="zh-CN"/>
        </w:rPr>
      </w:pPr>
    </w:p>
    <w:p w:rsidR="007E332B" w:rsidRDefault="007E332B">
      <w:pPr>
        <w:rPr>
          <w:rFonts w:asciiTheme="minorEastAsia" w:eastAsiaTheme="minorEastAsia" w:hAnsiTheme="minorEastAsia" w:cs="黑体" w:hint="eastAsia"/>
          <w:sz w:val="52"/>
          <w:szCs w:val="52"/>
          <w:lang w:eastAsia="zh-CN"/>
        </w:rPr>
      </w:pPr>
    </w:p>
    <w:p w:rsidR="007E332B" w:rsidRDefault="007E332B">
      <w:pPr>
        <w:rPr>
          <w:rFonts w:asciiTheme="minorEastAsia" w:eastAsiaTheme="minorEastAsia" w:hAnsiTheme="minorEastAsia" w:cs="黑体" w:hint="eastAsia"/>
          <w:sz w:val="52"/>
          <w:szCs w:val="52"/>
          <w:lang w:eastAsia="zh-CN"/>
        </w:rPr>
      </w:pPr>
    </w:p>
    <w:p w:rsidR="007E332B" w:rsidRDefault="0067791C">
      <w:pPr>
        <w:tabs>
          <w:tab w:val="left" w:pos="6039"/>
        </w:tabs>
        <w:spacing w:before="355"/>
        <w:ind w:left="138" w:right="36"/>
        <w:rPr>
          <w:rFonts w:asciiTheme="minorEastAsia" w:eastAsiaTheme="minorEastAsia" w:hAnsiTheme="minorEastAsia" w:cs="黑体" w:hint="eastAsia"/>
          <w:b/>
          <w:sz w:val="28"/>
          <w:szCs w:val="28"/>
          <w:lang w:eastAsia="zh-CN"/>
        </w:rPr>
      </w:pPr>
      <w:r>
        <w:rPr>
          <w:rFonts w:asciiTheme="minorEastAsia" w:eastAsiaTheme="minorEastAsia" w:hAnsiTheme="minorEastAsia" w:cs="黑体" w:hint="eastAsia"/>
          <w:b/>
          <w:sz w:val="28"/>
          <w:szCs w:val="28"/>
          <w:lang w:eastAsia="zh-CN"/>
        </w:rPr>
        <w:t>202</w:t>
      </w:r>
      <w:del w:id="5" w:author="36526" w:date="2024-11-02T22:39:00Z">
        <w:r>
          <w:rPr>
            <w:rFonts w:asciiTheme="minorEastAsia" w:eastAsiaTheme="minorEastAsia" w:hAnsiTheme="minorEastAsia" w:cs="黑体"/>
            <w:b/>
            <w:sz w:val="28"/>
            <w:szCs w:val="28"/>
            <w:lang w:eastAsia="zh-CN"/>
          </w:rPr>
          <w:delText>3</w:delText>
        </w:r>
      </w:del>
      <w:ins w:id="6" w:author="36526" w:date="2024-11-02T22:39:00Z">
        <w:r>
          <w:rPr>
            <w:rFonts w:asciiTheme="minorEastAsia" w:eastAsiaTheme="minorEastAsia" w:hAnsiTheme="minorEastAsia" w:cs="黑体" w:hint="eastAsia"/>
            <w:b/>
            <w:sz w:val="28"/>
            <w:szCs w:val="28"/>
            <w:lang w:eastAsia="zh-CN"/>
          </w:rPr>
          <w:t>4</w:t>
        </w:r>
      </w:ins>
      <w:r>
        <w:rPr>
          <w:rFonts w:asciiTheme="minorEastAsia" w:eastAsiaTheme="minorEastAsia" w:hAnsiTheme="minorEastAsia" w:cs="黑体" w:hint="eastAsia"/>
          <w:b/>
          <w:sz w:val="28"/>
          <w:szCs w:val="28"/>
          <w:lang w:eastAsia="zh-CN"/>
        </w:rPr>
        <w:t>-</w:t>
      </w:r>
      <w:del w:id="7" w:author="36526" w:date="2024-11-02T22:39:00Z">
        <w:r>
          <w:rPr>
            <w:rFonts w:asciiTheme="minorEastAsia" w:eastAsiaTheme="minorEastAsia" w:hAnsiTheme="minorEastAsia" w:cs="黑体"/>
            <w:b/>
            <w:sz w:val="28"/>
            <w:szCs w:val="28"/>
            <w:lang w:eastAsia="zh-CN"/>
          </w:rPr>
          <w:delText>9</w:delText>
        </w:r>
      </w:del>
      <w:ins w:id="8" w:author="36526" w:date="2024-11-02T22:39:00Z">
        <w:r>
          <w:rPr>
            <w:rFonts w:asciiTheme="minorEastAsia" w:eastAsiaTheme="minorEastAsia" w:hAnsiTheme="minorEastAsia" w:cs="黑体" w:hint="eastAsia"/>
            <w:b/>
            <w:sz w:val="28"/>
            <w:szCs w:val="28"/>
            <w:lang w:eastAsia="zh-CN"/>
          </w:rPr>
          <w:t>11</w:t>
        </w:r>
      </w:ins>
      <w:r>
        <w:rPr>
          <w:rFonts w:asciiTheme="minorEastAsia" w:eastAsiaTheme="minorEastAsia" w:hAnsiTheme="minorEastAsia" w:cs="黑体"/>
          <w:b/>
          <w:sz w:val="28"/>
          <w:szCs w:val="28"/>
          <w:lang w:eastAsia="zh-CN"/>
        </w:rPr>
        <w:t>发布</w:t>
      </w:r>
      <w:r>
        <w:rPr>
          <w:rFonts w:asciiTheme="minorEastAsia" w:eastAsiaTheme="minorEastAsia" w:hAnsiTheme="minorEastAsia" w:cs="黑体"/>
          <w:b/>
          <w:sz w:val="28"/>
          <w:szCs w:val="28"/>
          <w:lang w:eastAsia="zh-CN"/>
        </w:rPr>
        <w:tab/>
        <w:t>202</w:t>
      </w:r>
      <w:del w:id="9" w:author="36526" w:date="2024-11-02T22:39:00Z">
        <w:r>
          <w:rPr>
            <w:rFonts w:asciiTheme="minorEastAsia" w:eastAsiaTheme="minorEastAsia" w:hAnsiTheme="minorEastAsia" w:cs="黑体"/>
            <w:b/>
            <w:sz w:val="28"/>
            <w:szCs w:val="28"/>
            <w:lang w:eastAsia="zh-CN"/>
          </w:rPr>
          <w:delText>3</w:delText>
        </w:r>
      </w:del>
      <w:ins w:id="10" w:author="36526" w:date="2024-11-02T22:39:00Z">
        <w:r>
          <w:rPr>
            <w:rFonts w:asciiTheme="minorEastAsia" w:eastAsiaTheme="minorEastAsia" w:hAnsiTheme="minorEastAsia" w:cs="黑体" w:hint="eastAsia"/>
            <w:b/>
            <w:sz w:val="28"/>
            <w:szCs w:val="28"/>
            <w:lang w:eastAsia="zh-CN"/>
          </w:rPr>
          <w:t>4</w:t>
        </w:r>
      </w:ins>
      <w:r>
        <w:rPr>
          <w:rFonts w:asciiTheme="minorEastAsia" w:eastAsiaTheme="minorEastAsia" w:hAnsiTheme="minorEastAsia" w:cs="黑体"/>
          <w:b/>
          <w:sz w:val="28"/>
          <w:szCs w:val="28"/>
          <w:lang w:eastAsia="zh-CN"/>
        </w:rPr>
        <w:t>-</w:t>
      </w:r>
      <w:del w:id="11" w:author="36526" w:date="2024-11-02T22:39:00Z">
        <w:r>
          <w:rPr>
            <w:rFonts w:asciiTheme="minorEastAsia" w:eastAsiaTheme="minorEastAsia" w:hAnsiTheme="minorEastAsia" w:cs="黑体"/>
            <w:b/>
            <w:sz w:val="28"/>
            <w:szCs w:val="28"/>
            <w:lang w:eastAsia="zh-CN"/>
          </w:rPr>
          <w:delText>9</w:delText>
        </w:r>
      </w:del>
      <w:ins w:id="12" w:author="36526" w:date="2024-11-02T22:39:00Z">
        <w:r>
          <w:rPr>
            <w:rFonts w:asciiTheme="minorEastAsia" w:eastAsiaTheme="minorEastAsia" w:hAnsiTheme="minorEastAsia" w:cs="黑体" w:hint="eastAsia"/>
            <w:b/>
            <w:sz w:val="28"/>
            <w:szCs w:val="28"/>
            <w:lang w:eastAsia="zh-CN"/>
          </w:rPr>
          <w:t>11</w:t>
        </w:r>
      </w:ins>
      <w:r>
        <w:rPr>
          <w:rFonts w:asciiTheme="minorEastAsia" w:eastAsiaTheme="minorEastAsia" w:hAnsiTheme="minorEastAsia" w:cs="黑体"/>
          <w:b/>
          <w:spacing w:val="-3"/>
          <w:sz w:val="28"/>
          <w:szCs w:val="28"/>
          <w:lang w:eastAsia="zh-CN"/>
        </w:rPr>
        <w:t>实施</w:t>
      </w:r>
    </w:p>
    <w:p w:rsidR="007E332B" w:rsidRDefault="0067791C">
      <w:pPr>
        <w:spacing w:line="40" w:lineRule="exact"/>
        <w:ind w:left="118"/>
        <w:rPr>
          <w:rFonts w:asciiTheme="minorEastAsia" w:eastAsiaTheme="minorEastAsia" w:hAnsiTheme="minorEastAsia" w:cs="黑体" w:hint="eastAsia"/>
          <w:sz w:val="4"/>
          <w:szCs w:val="4"/>
        </w:rPr>
      </w:pPr>
      <w:r>
        <w:rPr>
          <w:rFonts w:asciiTheme="minorEastAsia" w:eastAsiaTheme="minorEastAsia" w:hAnsiTheme="minorEastAsia" w:cs="黑体"/>
          <w:noProof/>
          <w:sz w:val="4"/>
          <w:szCs w:val="4"/>
          <w:lang w:eastAsia="zh-CN"/>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w14:anchorId="552080C6" id="Group 5" o:spid="_x0000_s1026" style="width:407.9pt;height:3.55pt;mso-position-horizontal-relative:char;mso-position-vertical-relative:line" coordsize="9040,4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">
                <v:group id="Group 6" o:spid="_x0000_s1027" style="position:absolute;left:20;top:20;width:9000;height:2" coordorigin="20,20" coordsize="9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shape id="Freeform 7" o:spid="_x0000_s1028" style="position:absolute;left:20;top:20;width:9000;height:2;visibility:visible;mso-wrap-style:square;v-text-anchor:top" coordsize="9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" path="m,l9000,e" filled="f" strokeweight="2pt">
                    <v:path arrowok="t" o:connecttype="custom" o:connectlocs="0,0;9000,0" o:connectangles="0,0" textboxrect="0,0,9000,1"/>
                  </v:shape>
                </v:group>
                <w10:anchorlock/>
              </v:group>
            </w:pict>
          </mc:Fallback>
        </mc:AlternateContent>
      </w:r>
    </w:p>
    <w:p w:rsidR="007E332B" w:rsidRDefault="007E332B">
      <w:pPr>
        <w:spacing w:before="8"/>
        <w:rPr>
          <w:rFonts w:asciiTheme="minorEastAsia" w:eastAsiaTheme="minorEastAsia" w:hAnsiTheme="minorEastAsia" w:cs="黑体" w:hint="eastAsia"/>
          <w:sz w:val="24"/>
          <w:szCs w:val="24"/>
        </w:rPr>
      </w:pPr>
    </w:p>
    <w:p w:rsidR="007E332B" w:rsidRDefault="0067791C">
      <w:pPr>
        <w:jc w:val="center"/>
        <w:rPr>
          <w:rFonts w:asciiTheme="minorEastAsia" w:eastAsiaTheme="minorEastAsia" w:hAnsiTheme="minorEastAsia" w:cs="黑体" w:hint="eastAsia"/>
          <w:sz w:val="32"/>
          <w:szCs w:val="32"/>
          <w:lang w:eastAsia="zh-CN"/>
        </w:rPr>
        <w:sectPr w:rsidR="007E332B">
          <w:headerReference w:type="default" r:id="rId7"/>
          <w:footerReference w:type="default" r:id="rId8"/>
          <w:pgSz w:w="11910" w:h="16840"/>
          <w:pgMar w:top="1440" w:right="1800" w:bottom="1440" w:left="1800" w:header="794" w:footer="1020" w:gutter="0"/>
          <w:cols w:space="720"/>
          <w:docGrid w:linePitch="299"/>
        </w:sectPr>
      </w:pPr>
      <w:r>
        <w:rPr>
          <w:rFonts w:asciiTheme="minorEastAsia" w:eastAsiaTheme="minorEastAsia" w:hAnsiTheme="minorEastAsia" w:cs="黑体" w:hint="eastAsia"/>
          <w:b/>
          <w:w w:val="95"/>
          <w:sz w:val="32"/>
          <w:szCs w:val="32"/>
          <w:lang w:eastAsia="zh-CN"/>
        </w:rPr>
        <w:t>宁津北控城市环境服务有限公司</w:t>
      </w:r>
    </w:p>
    <w:p w:rsidR="007E332B" w:rsidRDefault="007E332B">
      <w:pPr>
        <w:rPr>
          <w:lang w:eastAsia="zh-CN"/>
        </w:rPr>
      </w:pPr>
    </w:p>
    <w:p w:rsidR="007E332B" w:rsidRDefault="0067791C">
      <w:pPr>
        <w:spacing w:line="387" w:lineRule="exact"/>
        <w:jc w:val="center"/>
        <w:rPr>
          <w:rFonts w:asciiTheme="minorEastAsia" w:eastAsiaTheme="minorEastAsia" w:hAnsiTheme="minorEastAsia" w:cs="黑体" w:hint="eastAsia"/>
          <w:sz w:val="30"/>
          <w:szCs w:val="30"/>
          <w:lang w:eastAsia="zh-CN"/>
        </w:rPr>
      </w:pPr>
      <w:r>
        <w:rPr>
          <w:rFonts w:asciiTheme="minorEastAsia" w:eastAsiaTheme="minorEastAsia" w:hAnsiTheme="minorEastAsia" w:cs="黑体"/>
          <w:sz w:val="30"/>
          <w:szCs w:val="30"/>
          <w:lang w:eastAsia="zh-CN"/>
        </w:rPr>
        <w:t>制度控制表</w:t>
      </w:r>
    </w:p>
    <w:p w:rsidR="007E332B" w:rsidRDefault="007E332B"/>
    <w:tbl>
      <w:tblPr>
        <w:tblW w:w="5000" w:type="pct"/>
        <w:tblLook w:val="04A0" w:firstRow="1" w:lastRow="0" w:firstColumn="1" w:lastColumn="0" w:noHBand="0" w:noVBand="1"/>
      </w:tblPr>
      <w:tblGrid>
        <w:gridCol w:w="1029"/>
        <w:gridCol w:w="834"/>
        <w:gridCol w:w="1265"/>
        <w:gridCol w:w="1236"/>
        <w:gridCol w:w="622"/>
        <w:gridCol w:w="934"/>
        <w:gridCol w:w="853"/>
        <w:gridCol w:w="991"/>
        <w:gridCol w:w="762"/>
      </w:tblGrid>
      <w:tr w:rsidR="007E332B">
        <w:trPr>
          <w:trHeight w:val="780"/>
        </w:trPr>
        <w:tc>
          <w:tcPr>
            <w:tcW w:w="603" w:type="pct"/>
            <w:tcBorders>
              <w:top w:val="single" w:sz="4" w:space="0" w:color="auto"/>
              <w:left w:val="single" w:sz="4" w:space="0" w:color="auto"/>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制度名称</w:t>
            </w:r>
          </w:p>
        </w:tc>
        <w:tc>
          <w:tcPr>
            <w:tcW w:w="4397" w:type="pct"/>
            <w:gridSpan w:val="8"/>
            <w:tcBorders>
              <w:top w:val="single" w:sz="4" w:space="0" w:color="auto"/>
              <w:left w:val="nil"/>
              <w:bottom w:val="single" w:sz="4" w:space="0" w:color="auto"/>
              <w:right w:val="single" w:sz="4" w:space="0" w:color="auto"/>
            </w:tcBorders>
            <w:shd w:val="clear" w:color="auto" w:fill="auto"/>
            <w:vAlign w:val="center"/>
          </w:tcPr>
          <w:p w:rsidR="007E332B" w:rsidRDefault="0067791C">
            <w:pPr>
              <w:rPr>
                <w:rFonts w:ascii="宋体" w:eastAsia="宋体" w:hAnsi="宋体" w:cs="宋体" w:hint="eastAsia"/>
                <w:b/>
                <w:bCs/>
                <w:sz w:val="20"/>
                <w:szCs w:val="20"/>
                <w:lang w:eastAsia="zh-CN"/>
              </w:rPr>
            </w:pPr>
            <w:r>
              <w:rPr>
                <w:rFonts w:ascii="宋体" w:eastAsia="宋体" w:hAnsi="宋体" w:cs="宋体" w:hint="eastAsia"/>
                <w:b/>
                <w:bCs/>
                <w:sz w:val="20"/>
                <w:szCs w:val="20"/>
                <w:lang w:eastAsia="zh-CN"/>
              </w:rPr>
              <w:t>宁津北控城市环境服务有限公司</w:t>
            </w:r>
            <w:r>
              <w:rPr>
                <w:rFonts w:ascii="宋体" w:eastAsia="宋体" w:hAnsi="宋体" w:cs="宋体" w:hint="eastAsia"/>
                <w:b/>
                <w:bCs/>
                <w:sz w:val="20"/>
                <w:szCs w:val="20"/>
                <w:lang w:eastAsia="zh-CN"/>
              </w:rPr>
              <w:t>个人劳动防护用品管理制度</w:t>
            </w:r>
          </w:p>
        </w:tc>
      </w:tr>
      <w:tr w:rsidR="007E332B">
        <w:trPr>
          <w:trHeight w:val="780"/>
        </w:trPr>
        <w:tc>
          <w:tcPr>
            <w:tcW w:w="603" w:type="pct"/>
            <w:tcBorders>
              <w:top w:val="nil"/>
              <w:left w:val="single" w:sz="4" w:space="0" w:color="auto"/>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制度编号</w:t>
            </w:r>
          </w:p>
        </w:tc>
        <w:tc>
          <w:tcPr>
            <w:tcW w:w="4397" w:type="pct"/>
            <w:gridSpan w:val="8"/>
            <w:tcBorders>
              <w:top w:val="single" w:sz="4" w:space="0" w:color="auto"/>
              <w:left w:val="nil"/>
              <w:bottom w:val="single" w:sz="4" w:space="0" w:color="auto"/>
              <w:right w:val="single" w:sz="4" w:space="0" w:color="auto"/>
            </w:tcBorders>
            <w:shd w:val="clear" w:color="auto" w:fill="auto"/>
            <w:vAlign w:val="center"/>
          </w:tcPr>
          <w:p w:rsidR="007E332B" w:rsidRDefault="0067791C">
            <w:pPr>
              <w:pStyle w:val="a3"/>
              <w:ind w:right="254"/>
              <w:rPr>
                <w:rFonts w:ascii="宋体" w:eastAsia="宋体" w:hAnsi="宋体" w:cs="宋体" w:hint="eastAsia"/>
                <w:sz w:val="20"/>
                <w:szCs w:val="20"/>
                <w:lang w:eastAsia="zh-CN"/>
              </w:rPr>
            </w:pPr>
            <w:r>
              <w:rPr>
                <w:rFonts w:asciiTheme="minorEastAsia" w:eastAsiaTheme="minorEastAsia" w:hAnsiTheme="minorEastAsia" w:hint="eastAsia"/>
                <w:b/>
                <w:sz w:val="24"/>
                <w:szCs w:val="24"/>
                <w:lang w:eastAsia="zh-CN"/>
              </w:rPr>
              <w:t>AH.12.202</w:t>
            </w:r>
            <w:del w:id="13" w:author="36526" w:date="2024-11-02T22:39:00Z">
              <w:r>
                <w:rPr>
                  <w:rFonts w:asciiTheme="minorEastAsia" w:eastAsiaTheme="minorEastAsia" w:hAnsiTheme="minorEastAsia"/>
                  <w:b/>
                  <w:sz w:val="24"/>
                  <w:szCs w:val="24"/>
                  <w:lang w:eastAsia="zh-CN"/>
                </w:rPr>
                <w:delText>3</w:delText>
              </w:r>
            </w:del>
            <w:ins w:id="14" w:author="36526" w:date="2024-11-02T22:39:00Z">
              <w:r>
                <w:rPr>
                  <w:rFonts w:asciiTheme="minorEastAsia" w:eastAsiaTheme="minorEastAsia" w:hAnsiTheme="minorEastAsia" w:hint="eastAsia"/>
                  <w:b/>
                  <w:sz w:val="24"/>
                  <w:szCs w:val="24"/>
                  <w:lang w:eastAsia="zh-CN"/>
                </w:rPr>
                <w:t>4</w:t>
              </w:r>
            </w:ins>
            <w:r>
              <w:rPr>
                <w:rFonts w:asciiTheme="minorEastAsia" w:eastAsiaTheme="minorEastAsia" w:hAnsiTheme="minorEastAsia" w:hint="eastAsia"/>
                <w:b/>
                <w:sz w:val="24"/>
                <w:szCs w:val="24"/>
                <w:lang w:eastAsia="zh-CN"/>
              </w:rPr>
              <w:t>.</w:t>
            </w:r>
            <w:del w:id="15" w:author="36526" w:date="2024-11-02T22:39:00Z">
              <w:r>
                <w:rPr>
                  <w:rFonts w:asciiTheme="minorEastAsia" w:eastAsiaTheme="minorEastAsia" w:hAnsiTheme="minorEastAsia"/>
                  <w:b/>
                  <w:sz w:val="24"/>
                  <w:szCs w:val="24"/>
                  <w:lang w:eastAsia="zh-CN"/>
                </w:rPr>
                <w:delText>0</w:delText>
              </w:r>
            </w:del>
            <w:ins w:id="16" w:author="36526" w:date="2024-11-02T22:39:00Z">
              <w:r>
                <w:rPr>
                  <w:rFonts w:asciiTheme="minorEastAsia" w:eastAsiaTheme="minorEastAsia" w:hAnsiTheme="minorEastAsia" w:hint="eastAsia"/>
                  <w:b/>
                  <w:sz w:val="24"/>
                  <w:szCs w:val="24"/>
                  <w:lang w:eastAsia="zh-CN"/>
                </w:rPr>
                <w:t>1</w:t>
              </w:r>
            </w:ins>
          </w:p>
        </w:tc>
      </w:tr>
      <w:tr w:rsidR="007E332B">
        <w:trPr>
          <w:trHeight w:val="780"/>
        </w:trPr>
        <w:tc>
          <w:tcPr>
            <w:tcW w:w="603" w:type="pct"/>
            <w:tcBorders>
              <w:top w:val="nil"/>
              <w:left w:val="single" w:sz="4" w:space="0" w:color="auto"/>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版本</w:t>
            </w:r>
          </w:p>
        </w:tc>
        <w:tc>
          <w:tcPr>
            <w:tcW w:w="489"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状态</w:t>
            </w:r>
          </w:p>
        </w:tc>
        <w:tc>
          <w:tcPr>
            <w:tcW w:w="742"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实施日期</w:t>
            </w:r>
          </w:p>
        </w:tc>
        <w:tc>
          <w:tcPr>
            <w:tcW w:w="725"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起草部门</w:t>
            </w:r>
          </w:p>
        </w:tc>
        <w:tc>
          <w:tcPr>
            <w:tcW w:w="365"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会签</w:t>
            </w: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部门</w:t>
            </w:r>
          </w:p>
        </w:tc>
        <w:tc>
          <w:tcPr>
            <w:tcW w:w="548"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主管领导审核</w:t>
            </w:r>
          </w:p>
        </w:tc>
        <w:tc>
          <w:tcPr>
            <w:tcW w:w="500"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审核</w:t>
            </w: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部门</w:t>
            </w:r>
          </w:p>
        </w:tc>
        <w:tc>
          <w:tcPr>
            <w:tcW w:w="581"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签发人</w:t>
            </w:r>
          </w:p>
        </w:tc>
        <w:tc>
          <w:tcPr>
            <w:tcW w:w="447"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是否修订</w:t>
            </w:r>
          </w:p>
        </w:tc>
      </w:tr>
      <w:tr w:rsidR="007E332B">
        <w:trPr>
          <w:trHeight w:val="780"/>
        </w:trPr>
        <w:tc>
          <w:tcPr>
            <w:tcW w:w="603" w:type="pct"/>
            <w:tcBorders>
              <w:top w:val="nil"/>
              <w:left w:val="single" w:sz="4" w:space="0" w:color="auto"/>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sz w:val="20"/>
                <w:szCs w:val="20"/>
                <w:lang w:eastAsia="zh-CN"/>
              </w:rPr>
              <w:t>202</w:t>
            </w:r>
            <w:r>
              <w:rPr>
                <w:rFonts w:ascii="宋体" w:eastAsia="宋体" w:hAnsi="宋体" w:cs="宋体" w:hint="eastAsia"/>
                <w:sz w:val="20"/>
                <w:szCs w:val="20"/>
                <w:lang w:eastAsia="zh-CN"/>
              </w:rPr>
              <w:t>3</w:t>
            </w:r>
          </w:p>
        </w:tc>
        <w:tc>
          <w:tcPr>
            <w:tcW w:w="489"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试用</w:t>
            </w: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执行</w:t>
            </w:r>
          </w:p>
        </w:tc>
        <w:tc>
          <w:tcPr>
            <w:tcW w:w="742"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2023.9.1</w:t>
            </w:r>
          </w:p>
        </w:tc>
        <w:tc>
          <w:tcPr>
            <w:tcW w:w="725"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安环品质部</w:t>
            </w:r>
          </w:p>
        </w:tc>
        <w:tc>
          <w:tcPr>
            <w:tcW w:w="365"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是</w:t>
            </w:r>
          </w:p>
        </w:tc>
        <w:tc>
          <w:tcPr>
            <w:tcW w:w="548" w:type="pct"/>
            <w:tcBorders>
              <w:top w:val="nil"/>
              <w:left w:val="nil"/>
              <w:bottom w:val="single" w:sz="4" w:space="0" w:color="auto"/>
              <w:right w:val="single" w:sz="4" w:space="0" w:color="auto"/>
            </w:tcBorders>
            <w:shd w:val="clear" w:color="auto" w:fill="auto"/>
            <w:vAlign w:val="center"/>
          </w:tcPr>
          <w:p w:rsidR="007E332B" w:rsidRDefault="007E332B">
            <w:pPr>
              <w:jc w:val="center"/>
              <w:rPr>
                <w:rFonts w:ascii="宋体" w:eastAsia="宋体" w:hAnsi="宋体" w:cs="宋体" w:hint="eastAsia"/>
                <w:sz w:val="20"/>
                <w:szCs w:val="20"/>
                <w:lang w:eastAsia="zh-CN"/>
              </w:rPr>
            </w:pPr>
          </w:p>
        </w:tc>
        <w:tc>
          <w:tcPr>
            <w:tcW w:w="500" w:type="pct"/>
            <w:tcBorders>
              <w:top w:val="nil"/>
              <w:left w:val="nil"/>
              <w:bottom w:val="single" w:sz="4" w:space="0" w:color="auto"/>
              <w:right w:val="single" w:sz="4" w:space="0" w:color="auto"/>
            </w:tcBorders>
            <w:shd w:val="clear" w:color="auto" w:fill="auto"/>
            <w:vAlign w:val="center"/>
          </w:tcPr>
          <w:p w:rsidR="007E332B" w:rsidRDefault="007E332B">
            <w:pPr>
              <w:jc w:val="center"/>
              <w:rPr>
                <w:rFonts w:ascii="宋体" w:eastAsia="宋体" w:hAnsi="宋体" w:cs="宋体" w:hint="eastAsia"/>
                <w:sz w:val="20"/>
                <w:szCs w:val="20"/>
                <w:lang w:eastAsia="zh-CN"/>
              </w:rPr>
            </w:pPr>
          </w:p>
        </w:tc>
        <w:tc>
          <w:tcPr>
            <w:tcW w:w="581"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尹善英</w:t>
            </w:r>
          </w:p>
        </w:tc>
        <w:tc>
          <w:tcPr>
            <w:tcW w:w="447" w:type="pct"/>
            <w:tcBorders>
              <w:top w:val="nil"/>
              <w:left w:val="nil"/>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否</w:t>
            </w:r>
          </w:p>
        </w:tc>
      </w:tr>
      <w:tr w:rsidR="007E332B">
        <w:trPr>
          <w:trHeight w:val="780"/>
          <w:ins w:id="17" w:author="36526" w:date="2024-11-02T22:39:00Z"/>
        </w:trPr>
        <w:tc>
          <w:tcPr>
            <w:tcW w:w="603" w:type="pct"/>
            <w:tcBorders>
              <w:top w:val="nil"/>
              <w:left w:val="single" w:sz="4" w:space="0" w:color="auto"/>
              <w:bottom w:val="single" w:sz="4" w:space="0" w:color="auto"/>
              <w:right w:val="single" w:sz="4" w:space="0" w:color="auto"/>
            </w:tcBorders>
            <w:shd w:val="clear" w:color="auto" w:fill="auto"/>
            <w:vAlign w:val="center"/>
          </w:tcPr>
          <w:p w:rsidR="007E332B" w:rsidRDefault="0067791C">
            <w:pPr>
              <w:jc w:val="center"/>
              <w:rPr>
                <w:ins w:id="18" w:author="36526" w:date="2024-11-02T22:39:00Z"/>
                <w:rFonts w:ascii="宋体" w:eastAsia="宋体" w:hAnsi="宋体" w:cs="宋体" w:hint="eastAsia"/>
                <w:sz w:val="20"/>
                <w:szCs w:val="20"/>
                <w:lang w:eastAsia="zh-CN"/>
              </w:rPr>
            </w:pPr>
            <w:ins w:id="19" w:author="36526" w:date="2024-11-02T22:39:00Z">
              <w:r>
                <w:rPr>
                  <w:rFonts w:ascii="宋体" w:eastAsia="宋体" w:hAnsi="宋体" w:cs="宋体" w:hint="eastAsia"/>
                  <w:sz w:val="20"/>
                  <w:szCs w:val="20"/>
                  <w:lang w:eastAsia="zh-CN"/>
                </w:rPr>
                <w:t>2024</w:t>
              </w:r>
            </w:ins>
          </w:p>
        </w:tc>
        <w:tc>
          <w:tcPr>
            <w:tcW w:w="489" w:type="pct"/>
            <w:tcBorders>
              <w:top w:val="nil"/>
              <w:left w:val="nil"/>
              <w:bottom w:val="single" w:sz="4" w:space="0" w:color="auto"/>
              <w:right w:val="single" w:sz="4" w:space="0" w:color="auto"/>
            </w:tcBorders>
            <w:shd w:val="clear" w:color="auto" w:fill="auto"/>
            <w:vAlign w:val="center"/>
          </w:tcPr>
          <w:p w:rsidR="007E332B" w:rsidRDefault="0067791C">
            <w:pPr>
              <w:jc w:val="center"/>
              <w:rPr>
                <w:ins w:id="20" w:author="36526" w:date="2024-11-02T22:40:00Z"/>
                <w:rFonts w:ascii="宋体" w:eastAsia="宋体" w:hAnsi="宋体" w:cs="宋体" w:hint="eastAsia"/>
                <w:sz w:val="20"/>
                <w:szCs w:val="20"/>
                <w:lang w:eastAsia="zh-CN"/>
              </w:rPr>
            </w:pPr>
            <w:ins w:id="21" w:author="36526" w:date="2024-11-02T22:39:00Z">
              <w:r>
                <w:rPr>
                  <w:rFonts w:ascii="宋体" w:eastAsia="宋体" w:hAnsi="宋体" w:cs="宋体" w:hint="eastAsia"/>
                  <w:sz w:val="20"/>
                  <w:szCs w:val="20"/>
                  <w:lang w:eastAsia="zh-CN"/>
                </w:rPr>
                <w:t>修订</w:t>
              </w:r>
            </w:ins>
          </w:p>
          <w:p w:rsidR="007E332B" w:rsidRDefault="0067791C">
            <w:pPr>
              <w:jc w:val="center"/>
              <w:rPr>
                <w:ins w:id="22" w:author="36526" w:date="2024-11-02T22:39:00Z"/>
                <w:rFonts w:ascii="宋体" w:eastAsia="宋体" w:hAnsi="宋体" w:cs="宋体" w:hint="eastAsia"/>
                <w:sz w:val="20"/>
                <w:szCs w:val="20"/>
                <w:lang w:eastAsia="zh-CN"/>
              </w:rPr>
            </w:pPr>
            <w:ins w:id="23" w:author="36526" w:date="2024-11-02T22:39:00Z">
              <w:r>
                <w:rPr>
                  <w:rFonts w:ascii="宋体" w:eastAsia="宋体" w:hAnsi="宋体" w:cs="宋体" w:hint="eastAsia"/>
                  <w:sz w:val="20"/>
                  <w:szCs w:val="20"/>
                  <w:lang w:eastAsia="zh-CN"/>
                </w:rPr>
                <w:t>执行</w:t>
              </w:r>
            </w:ins>
          </w:p>
        </w:tc>
        <w:tc>
          <w:tcPr>
            <w:tcW w:w="742" w:type="pct"/>
            <w:tcBorders>
              <w:top w:val="nil"/>
              <w:left w:val="nil"/>
              <w:bottom w:val="single" w:sz="4" w:space="0" w:color="auto"/>
              <w:right w:val="single" w:sz="4" w:space="0" w:color="auto"/>
            </w:tcBorders>
            <w:shd w:val="clear" w:color="auto" w:fill="auto"/>
            <w:vAlign w:val="center"/>
          </w:tcPr>
          <w:p w:rsidR="007E332B" w:rsidRDefault="0067791C">
            <w:pPr>
              <w:jc w:val="center"/>
              <w:rPr>
                <w:ins w:id="24" w:author="36526" w:date="2024-11-02T22:39:00Z"/>
                <w:rFonts w:ascii="宋体" w:eastAsia="宋体" w:hAnsi="宋体" w:cs="宋体" w:hint="eastAsia"/>
                <w:sz w:val="20"/>
                <w:szCs w:val="20"/>
                <w:lang w:eastAsia="zh-CN"/>
              </w:rPr>
            </w:pPr>
            <w:ins w:id="25" w:author="36526" w:date="2024-11-02T22:39:00Z">
              <w:r>
                <w:rPr>
                  <w:rFonts w:ascii="宋体" w:eastAsia="宋体" w:hAnsi="宋体" w:cs="宋体" w:hint="eastAsia"/>
                  <w:sz w:val="20"/>
                  <w:szCs w:val="20"/>
                  <w:lang w:eastAsia="zh-CN"/>
                </w:rPr>
                <w:t>2024.11.10</w:t>
              </w:r>
            </w:ins>
          </w:p>
        </w:tc>
        <w:tc>
          <w:tcPr>
            <w:tcW w:w="725" w:type="pct"/>
            <w:tcBorders>
              <w:top w:val="nil"/>
              <w:left w:val="nil"/>
              <w:bottom w:val="single" w:sz="4" w:space="0" w:color="auto"/>
              <w:right w:val="single" w:sz="4" w:space="0" w:color="auto"/>
            </w:tcBorders>
            <w:shd w:val="clear" w:color="auto" w:fill="auto"/>
            <w:vAlign w:val="center"/>
          </w:tcPr>
          <w:p w:rsidR="007E332B" w:rsidRDefault="0067791C">
            <w:pPr>
              <w:jc w:val="center"/>
              <w:rPr>
                <w:ins w:id="26" w:author="36526" w:date="2024-11-02T22:39:00Z"/>
                <w:rFonts w:ascii="宋体" w:eastAsia="宋体" w:hAnsi="宋体" w:cs="宋体" w:hint="eastAsia"/>
                <w:sz w:val="20"/>
                <w:szCs w:val="20"/>
                <w:lang w:eastAsia="zh-CN"/>
              </w:rPr>
            </w:pPr>
            <w:ins w:id="27" w:author="36526" w:date="2024-11-02T22:39:00Z">
              <w:r>
                <w:rPr>
                  <w:rFonts w:ascii="宋体" w:eastAsia="宋体" w:hAnsi="宋体" w:cs="宋体" w:hint="eastAsia"/>
                  <w:sz w:val="20"/>
                  <w:szCs w:val="20"/>
                  <w:lang w:eastAsia="zh-CN"/>
                </w:rPr>
                <w:t>安环品质部</w:t>
              </w:r>
            </w:ins>
          </w:p>
        </w:tc>
        <w:tc>
          <w:tcPr>
            <w:tcW w:w="365" w:type="pct"/>
            <w:tcBorders>
              <w:top w:val="nil"/>
              <w:left w:val="nil"/>
              <w:bottom w:val="single" w:sz="4" w:space="0" w:color="auto"/>
              <w:right w:val="single" w:sz="4" w:space="0" w:color="auto"/>
            </w:tcBorders>
            <w:shd w:val="clear" w:color="auto" w:fill="auto"/>
            <w:vAlign w:val="center"/>
          </w:tcPr>
          <w:p w:rsidR="007E332B" w:rsidRDefault="0067791C">
            <w:pPr>
              <w:jc w:val="center"/>
              <w:rPr>
                <w:ins w:id="28" w:author="36526" w:date="2024-11-02T22:39:00Z"/>
                <w:rFonts w:ascii="宋体" w:eastAsia="宋体" w:hAnsi="宋体" w:cs="宋体" w:hint="eastAsia"/>
                <w:sz w:val="20"/>
                <w:szCs w:val="20"/>
                <w:lang w:eastAsia="zh-CN"/>
              </w:rPr>
            </w:pPr>
            <w:ins w:id="29" w:author="36526" w:date="2024-11-02T22:39:00Z">
              <w:r>
                <w:rPr>
                  <w:rFonts w:ascii="宋体" w:eastAsia="宋体" w:hAnsi="宋体" w:cs="宋体" w:hint="eastAsia"/>
                  <w:sz w:val="20"/>
                  <w:szCs w:val="20"/>
                  <w:lang w:eastAsia="zh-CN"/>
                </w:rPr>
                <w:t>是</w:t>
              </w:r>
            </w:ins>
          </w:p>
        </w:tc>
        <w:tc>
          <w:tcPr>
            <w:tcW w:w="548" w:type="pct"/>
            <w:tcBorders>
              <w:top w:val="nil"/>
              <w:left w:val="nil"/>
              <w:bottom w:val="single" w:sz="4" w:space="0" w:color="auto"/>
              <w:right w:val="single" w:sz="4" w:space="0" w:color="auto"/>
            </w:tcBorders>
            <w:shd w:val="clear" w:color="auto" w:fill="auto"/>
            <w:vAlign w:val="center"/>
          </w:tcPr>
          <w:p w:rsidR="007E332B" w:rsidRDefault="007E332B">
            <w:pPr>
              <w:jc w:val="center"/>
              <w:rPr>
                <w:ins w:id="30" w:author="36526" w:date="2024-11-02T22:39:00Z"/>
                <w:rFonts w:ascii="宋体" w:eastAsia="宋体" w:hAnsi="宋体" w:cs="宋体" w:hint="eastAsia"/>
                <w:sz w:val="20"/>
                <w:szCs w:val="20"/>
                <w:lang w:eastAsia="zh-CN"/>
              </w:rPr>
            </w:pPr>
          </w:p>
        </w:tc>
        <w:tc>
          <w:tcPr>
            <w:tcW w:w="500" w:type="pct"/>
            <w:tcBorders>
              <w:top w:val="nil"/>
              <w:left w:val="nil"/>
              <w:bottom w:val="single" w:sz="4" w:space="0" w:color="auto"/>
              <w:right w:val="single" w:sz="4" w:space="0" w:color="auto"/>
            </w:tcBorders>
            <w:shd w:val="clear" w:color="auto" w:fill="auto"/>
            <w:vAlign w:val="center"/>
          </w:tcPr>
          <w:p w:rsidR="007E332B" w:rsidRDefault="007E332B">
            <w:pPr>
              <w:jc w:val="center"/>
              <w:rPr>
                <w:ins w:id="31" w:author="36526" w:date="2024-11-02T22:39:00Z"/>
                <w:rFonts w:ascii="宋体" w:eastAsia="宋体" w:hAnsi="宋体" w:cs="宋体" w:hint="eastAsia"/>
                <w:sz w:val="20"/>
                <w:szCs w:val="20"/>
                <w:lang w:eastAsia="zh-CN"/>
              </w:rPr>
            </w:pPr>
          </w:p>
        </w:tc>
        <w:tc>
          <w:tcPr>
            <w:tcW w:w="581" w:type="pct"/>
            <w:tcBorders>
              <w:top w:val="nil"/>
              <w:left w:val="nil"/>
              <w:bottom w:val="single" w:sz="4" w:space="0" w:color="auto"/>
              <w:right w:val="single" w:sz="4" w:space="0" w:color="auto"/>
            </w:tcBorders>
            <w:shd w:val="clear" w:color="auto" w:fill="auto"/>
            <w:vAlign w:val="center"/>
          </w:tcPr>
          <w:p w:rsidR="007E332B" w:rsidRDefault="0067791C">
            <w:pPr>
              <w:jc w:val="center"/>
              <w:rPr>
                <w:ins w:id="32" w:author="36526" w:date="2024-11-02T22:39:00Z"/>
                <w:rFonts w:ascii="宋体" w:eastAsia="宋体" w:hAnsi="宋体" w:cs="宋体" w:hint="eastAsia"/>
                <w:sz w:val="20"/>
                <w:szCs w:val="20"/>
                <w:lang w:eastAsia="zh-CN"/>
              </w:rPr>
            </w:pPr>
            <w:proofErr w:type="gramStart"/>
            <w:ins w:id="33" w:author="36526" w:date="2024-11-02T22:40:00Z">
              <w:r>
                <w:rPr>
                  <w:rFonts w:ascii="宋体" w:eastAsia="宋体" w:hAnsi="宋体" w:cs="宋体" w:hint="eastAsia"/>
                  <w:sz w:val="20"/>
                  <w:szCs w:val="20"/>
                  <w:lang w:eastAsia="zh-CN"/>
                </w:rPr>
                <w:t>黄殿兴</w:t>
              </w:r>
            </w:ins>
            <w:proofErr w:type="gramEnd"/>
          </w:p>
        </w:tc>
        <w:tc>
          <w:tcPr>
            <w:tcW w:w="447" w:type="pct"/>
            <w:tcBorders>
              <w:top w:val="nil"/>
              <w:left w:val="nil"/>
              <w:bottom w:val="single" w:sz="4" w:space="0" w:color="auto"/>
              <w:right w:val="single" w:sz="4" w:space="0" w:color="auto"/>
            </w:tcBorders>
            <w:shd w:val="clear" w:color="auto" w:fill="auto"/>
            <w:vAlign w:val="center"/>
          </w:tcPr>
          <w:p w:rsidR="007E332B" w:rsidRDefault="0067791C">
            <w:pPr>
              <w:jc w:val="center"/>
              <w:rPr>
                <w:ins w:id="34" w:author="36526" w:date="2024-11-02T22:39:00Z"/>
                <w:rFonts w:ascii="宋体" w:eastAsia="宋体" w:hAnsi="宋体" w:cs="宋体" w:hint="eastAsia"/>
                <w:sz w:val="20"/>
                <w:szCs w:val="20"/>
                <w:lang w:eastAsia="zh-CN"/>
              </w:rPr>
            </w:pPr>
            <w:ins w:id="35" w:author="36526" w:date="2024-11-02T22:40:00Z">
              <w:r>
                <w:rPr>
                  <w:rFonts w:ascii="宋体" w:eastAsia="宋体" w:hAnsi="宋体" w:cs="宋体" w:hint="eastAsia"/>
                  <w:sz w:val="20"/>
                  <w:szCs w:val="20"/>
                  <w:lang w:eastAsia="zh-CN"/>
                </w:rPr>
                <w:t>是</w:t>
              </w:r>
            </w:ins>
          </w:p>
        </w:tc>
      </w:tr>
      <w:tr w:rsidR="007E332B">
        <w:trPr>
          <w:trHeight w:val="4980"/>
        </w:trPr>
        <w:tc>
          <w:tcPr>
            <w:tcW w:w="603" w:type="pct"/>
            <w:tcBorders>
              <w:top w:val="nil"/>
              <w:left w:val="single" w:sz="4" w:space="0" w:color="auto"/>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此</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次</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修</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改</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的</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主</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要</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内</w:t>
            </w:r>
          </w:p>
          <w:p w:rsidR="007E332B" w:rsidRDefault="007E332B">
            <w:pPr>
              <w:jc w:val="center"/>
              <w:rPr>
                <w:rFonts w:ascii="宋体" w:eastAsia="宋体" w:hAnsi="宋体" w:cs="宋体" w:hint="eastAsia"/>
                <w:sz w:val="20"/>
                <w:szCs w:val="20"/>
                <w:lang w:eastAsia="zh-CN"/>
              </w:rPr>
            </w:pPr>
          </w:p>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容</w:t>
            </w:r>
          </w:p>
        </w:tc>
        <w:tc>
          <w:tcPr>
            <w:tcW w:w="4397" w:type="pct"/>
            <w:gridSpan w:val="8"/>
            <w:tcBorders>
              <w:top w:val="single" w:sz="4" w:space="0" w:color="auto"/>
              <w:left w:val="nil"/>
              <w:bottom w:val="single" w:sz="4" w:space="0" w:color="auto"/>
              <w:right w:val="single" w:sz="4" w:space="0" w:color="auto"/>
            </w:tcBorders>
            <w:shd w:val="clear" w:color="auto" w:fill="auto"/>
            <w:vAlign w:val="center"/>
          </w:tcPr>
          <w:p w:rsidR="007E332B" w:rsidRPr="007E332B" w:rsidRDefault="0067791C" w:rsidP="007E332B">
            <w:pPr>
              <w:autoSpaceDE/>
              <w:autoSpaceDN/>
              <w:spacing w:before="185" w:line="360" w:lineRule="auto"/>
              <w:rPr>
                <w:ins w:id="36" w:author="36526" w:date="2024-11-02T22:41:00Z"/>
                <w:rFonts w:ascii="仿宋" w:eastAsia="仿宋" w:hAnsi="仿宋" w:cs="仿宋" w:hint="eastAsia"/>
                <w:spacing w:val="-2"/>
                <w:sz w:val="28"/>
                <w:szCs w:val="24"/>
                <w:lang w:eastAsia="zh-CN"/>
                <w:rPrChange w:id="37" w:author="36526" w:date="2024-11-02T22:38:00Z">
                  <w:rPr>
                    <w:ins w:id="38" w:author="36526" w:date="2024-11-02T22:41:00Z"/>
                    <w:rFonts w:ascii="宋体" w:eastAsia="宋体" w:hAnsi="宋体" w:cs="宋体" w:hint="eastAsia"/>
                    <w:sz w:val="20"/>
                    <w:szCs w:val="20"/>
                    <w:lang w:eastAsia="zh-CN"/>
                  </w:rPr>
                </w:rPrChange>
              </w:rPr>
              <w:pPrChange w:id="39" w:author="36526" w:date="2024-11-02T22:38:00Z">
                <w:pPr/>
              </w:pPrChange>
            </w:pPr>
            <w:ins w:id="40" w:author="36526" w:date="2024-11-02T22:41:00Z">
              <w:r>
                <w:rPr>
                  <w:rFonts w:ascii="仿宋" w:eastAsia="仿宋" w:hAnsi="仿宋" w:cs="仿宋" w:hint="eastAsia"/>
                  <w:spacing w:val="-2"/>
                  <w:sz w:val="28"/>
                  <w:szCs w:val="24"/>
                  <w:lang w:eastAsia="zh-CN"/>
                  <w:rPrChange w:id="41" w:author="36526" w:date="2024-11-02T22:38:00Z">
                    <w:rPr>
                      <w:rFonts w:ascii="宋体" w:eastAsia="宋体" w:hAnsi="宋体" w:cs="宋体" w:hint="eastAsia"/>
                      <w:sz w:val="20"/>
                      <w:szCs w:val="20"/>
                      <w:lang w:eastAsia="zh-CN"/>
                    </w:rPr>
                  </w:rPrChange>
                </w:rPr>
                <w:t>新增</w:t>
              </w:r>
            </w:ins>
            <w:ins w:id="42" w:author="36526" w:date="2024-11-02T22:38:00Z">
              <w:r>
                <w:rPr>
                  <w:rFonts w:ascii="仿宋" w:eastAsia="仿宋" w:hAnsi="仿宋" w:cs="仿宋" w:hint="eastAsia"/>
                  <w:spacing w:val="-2"/>
                  <w:sz w:val="28"/>
                  <w:szCs w:val="24"/>
                  <w:lang w:eastAsia="zh-CN"/>
                  <w:rPrChange w:id="43" w:author="36526" w:date="2024-11-02T22:38:00Z">
                    <w:rPr>
                      <w:rFonts w:ascii="宋体" w:eastAsia="宋体" w:hAnsi="宋体" w:cs="宋体" w:hint="eastAsia"/>
                      <w:sz w:val="20"/>
                      <w:szCs w:val="20"/>
                      <w:lang w:eastAsia="zh-CN"/>
                    </w:rPr>
                  </w:rPrChange>
                </w:rPr>
                <w:t>安环品质部职责</w:t>
              </w:r>
            </w:ins>
            <w:ins w:id="44" w:author="36526" w:date="2024-11-02T22:41:00Z">
              <w:r>
                <w:rPr>
                  <w:rFonts w:ascii="仿宋" w:eastAsia="仿宋" w:hAnsi="仿宋" w:cs="仿宋" w:hint="eastAsia"/>
                  <w:spacing w:val="-2"/>
                  <w:sz w:val="28"/>
                  <w:szCs w:val="24"/>
                  <w:lang w:eastAsia="zh-CN"/>
                  <w:rPrChange w:id="45" w:author="36526" w:date="2024-11-02T22:38:00Z">
                    <w:rPr>
                      <w:rFonts w:ascii="宋体" w:eastAsia="宋体" w:hAnsi="宋体" w:cs="宋体" w:hint="eastAsia"/>
                      <w:sz w:val="20"/>
                      <w:szCs w:val="20"/>
                      <w:lang w:eastAsia="zh-CN"/>
                    </w:rPr>
                  </w:rPrChange>
                </w:rPr>
                <w:t>：</w:t>
              </w:r>
            </w:ins>
          </w:p>
          <w:p w:rsidR="007E332B" w:rsidRDefault="0067791C">
            <w:pPr>
              <w:autoSpaceDE/>
              <w:autoSpaceDN/>
              <w:spacing w:before="185" w:line="360" w:lineRule="auto"/>
              <w:ind w:firstLineChars="200" w:firstLine="556"/>
              <w:rPr>
                <w:ins w:id="46" w:author="36526" w:date="2024-11-02T22:38:00Z"/>
                <w:rFonts w:ascii="仿宋" w:eastAsia="仿宋" w:hAnsi="仿宋" w:cs="仿宋" w:hint="eastAsia"/>
                <w:spacing w:val="-2"/>
                <w:sz w:val="28"/>
                <w:szCs w:val="24"/>
                <w:lang w:eastAsia="zh-CN"/>
              </w:rPr>
            </w:pPr>
            <w:ins w:id="47" w:author="36526" w:date="2024-11-02T22:38:00Z">
              <w:r>
                <w:rPr>
                  <w:rFonts w:ascii="仿宋" w:eastAsia="仿宋" w:hAnsi="仿宋" w:cs="仿宋" w:hint="eastAsia"/>
                  <w:spacing w:val="-2"/>
                  <w:sz w:val="28"/>
                  <w:szCs w:val="24"/>
                  <w:lang w:eastAsia="zh-CN"/>
                </w:rPr>
                <w:t>4.14</w:t>
              </w:r>
              <w:r>
                <w:rPr>
                  <w:rFonts w:ascii="仿宋" w:eastAsia="仿宋" w:hAnsi="仿宋" w:cs="仿宋" w:hint="eastAsia"/>
                  <w:spacing w:val="-2"/>
                  <w:sz w:val="28"/>
                  <w:szCs w:val="24"/>
                  <w:lang w:eastAsia="zh-CN" w:bidi="ar"/>
                </w:rPr>
                <w:t>负责审查、监督和检查公司劳动防护用品管理制度的制定和执行情况，确保其符合本制度要求。</w:t>
              </w:r>
            </w:ins>
          </w:p>
          <w:p w:rsidR="007E332B" w:rsidDel="00E14647" w:rsidRDefault="007E332B">
            <w:pPr>
              <w:rPr>
                <w:ins w:id="48" w:author="36526" w:date="2024-11-02T22:41:00Z"/>
                <w:del w:id="49" w:author="金涛 刘" w:date="2024-11-06T19:05:00Z" w16du:dateUtc="2024-11-06T11:05:00Z"/>
                <w:lang w:eastAsia="zh-CN"/>
              </w:rPr>
            </w:pPr>
          </w:p>
          <w:p w:rsidR="007E332B" w:rsidRDefault="007E332B">
            <w:pPr>
              <w:rPr>
                <w:rFonts w:ascii="宋体" w:eastAsia="宋体" w:hAnsi="宋体" w:cs="宋体" w:hint="eastAsia"/>
                <w:sz w:val="20"/>
                <w:szCs w:val="20"/>
                <w:lang w:eastAsia="zh-CN"/>
              </w:rPr>
            </w:pPr>
          </w:p>
        </w:tc>
      </w:tr>
      <w:tr w:rsidR="007E332B">
        <w:trPr>
          <w:trHeight w:val="700"/>
        </w:trPr>
        <w:tc>
          <w:tcPr>
            <w:tcW w:w="603" w:type="pct"/>
            <w:tcBorders>
              <w:top w:val="nil"/>
              <w:left w:val="single" w:sz="4" w:space="0" w:color="auto"/>
              <w:bottom w:val="single" w:sz="4" w:space="0" w:color="auto"/>
              <w:right w:val="single" w:sz="4" w:space="0" w:color="auto"/>
            </w:tcBorders>
            <w:shd w:val="clear" w:color="auto" w:fill="auto"/>
            <w:vAlign w:val="center"/>
          </w:tcPr>
          <w:p w:rsidR="007E332B" w:rsidRDefault="0067791C">
            <w:pPr>
              <w:jc w:val="center"/>
              <w:rPr>
                <w:rFonts w:ascii="宋体" w:eastAsia="宋体" w:hAnsi="宋体" w:cs="宋体" w:hint="eastAsia"/>
                <w:sz w:val="20"/>
                <w:szCs w:val="20"/>
                <w:lang w:eastAsia="zh-CN"/>
              </w:rPr>
            </w:pPr>
            <w:r>
              <w:rPr>
                <w:rFonts w:ascii="宋体" w:eastAsia="宋体" w:hAnsi="宋体" w:cs="宋体" w:hint="eastAsia"/>
                <w:sz w:val="20"/>
                <w:szCs w:val="20"/>
                <w:lang w:eastAsia="zh-CN"/>
              </w:rPr>
              <w:t>解释部门</w:t>
            </w:r>
          </w:p>
        </w:tc>
        <w:tc>
          <w:tcPr>
            <w:tcW w:w="4397" w:type="pct"/>
            <w:gridSpan w:val="8"/>
            <w:tcBorders>
              <w:top w:val="single" w:sz="4" w:space="0" w:color="auto"/>
              <w:left w:val="nil"/>
              <w:bottom w:val="single" w:sz="4" w:space="0" w:color="auto"/>
              <w:right w:val="single" w:sz="4" w:space="0" w:color="auto"/>
            </w:tcBorders>
            <w:shd w:val="clear" w:color="auto" w:fill="auto"/>
            <w:vAlign w:val="center"/>
          </w:tcPr>
          <w:p w:rsidR="007E332B" w:rsidRDefault="0067791C">
            <w:pPr>
              <w:rPr>
                <w:rFonts w:ascii="宋体" w:eastAsia="宋体" w:hAnsi="宋体" w:cs="宋体" w:hint="eastAsia"/>
                <w:sz w:val="20"/>
                <w:szCs w:val="20"/>
                <w:lang w:eastAsia="zh-CN"/>
              </w:rPr>
            </w:pPr>
            <w:r>
              <w:rPr>
                <w:rFonts w:ascii="宋体" w:eastAsia="宋体" w:hAnsi="宋体" w:cs="宋体" w:hint="eastAsia"/>
                <w:sz w:val="20"/>
                <w:szCs w:val="20"/>
                <w:lang w:eastAsia="zh-CN"/>
              </w:rPr>
              <w:t>安环品质部</w:t>
            </w:r>
          </w:p>
        </w:tc>
      </w:tr>
    </w:tbl>
    <w:p w:rsidR="007E332B" w:rsidRDefault="007E332B"/>
    <w:p w:rsidR="007E332B" w:rsidRDefault="007E332B">
      <w:pPr>
        <w:sectPr w:rsidR="007E332B">
          <w:pgSz w:w="11910" w:h="16840"/>
          <w:pgMar w:top="1440" w:right="1800" w:bottom="1440" w:left="1800" w:header="820" w:footer="822" w:gutter="0"/>
          <w:cols w:space="720"/>
          <w:docGrid w:linePitch="299"/>
        </w:sectPr>
      </w:pPr>
    </w:p>
    <w:p w:rsidR="007E332B" w:rsidRDefault="007E332B"/>
    <w:sdt>
      <w:sdtPr>
        <w:rPr>
          <w:rFonts w:ascii="宋体" w:eastAsia="宋体" w:hAnsi="宋体"/>
        </w:rPr>
        <w:id w:val="147476178"/>
        <w15:color w:val="DBDBDB"/>
        <w:docPartObj>
          <w:docPartGallery w:val="Table of Contents"/>
          <w:docPartUnique/>
        </w:docPartObj>
      </w:sdtPr>
      <w:sdtEndPr/>
      <w:sdtContent>
        <w:p w:rsidR="007E332B" w:rsidRDefault="0067791C">
          <w:pPr>
            <w:jc w:val="center"/>
          </w:pPr>
          <w:proofErr w:type="spellStart"/>
          <w:r>
            <w:rPr>
              <w:rFonts w:ascii="宋体" w:eastAsia="宋体" w:hAnsi="宋体"/>
            </w:rPr>
            <w:t>目录</w:t>
          </w:r>
          <w:proofErr w:type="spellEnd"/>
        </w:p>
        <w:p w:rsidR="007E332B" w:rsidRDefault="0067791C">
          <w:pPr>
            <w:pStyle w:val="TOC1"/>
            <w:tabs>
              <w:tab w:val="right" w:leader="dot" w:pos="9130"/>
            </w:tabs>
            <w:rPr>
              <w:del w:id="50" w:author="36526" w:date="2024-11-02T22:39:00Z"/>
            </w:rPr>
          </w:pPr>
          <w:r>
            <w:fldChar w:fldCharType="begin"/>
          </w:r>
          <w:r>
            <w:instrText xml:space="preserve">TOC \o "1-1" \h \u </w:instrText>
          </w:r>
          <w:r>
            <w:fldChar w:fldCharType="separate"/>
          </w:r>
          <w:del w:id="51" w:author="36526" w:date="2024-11-02T22:39:00Z">
            <w:r>
              <w:rPr>
                <w:b w:val="0"/>
                <w:bCs w:val="0"/>
                <w:caps w:val="0"/>
              </w:rPr>
              <w:fldChar w:fldCharType="begin"/>
            </w:r>
            <w:r>
              <w:delInstrText xml:space="preserve"> HYPERLINK \l _Toc9290 </w:delInstrText>
            </w:r>
            <w:r>
              <w:rPr>
                <w:b w:val="0"/>
                <w:bCs w:val="0"/>
                <w:caps w:val="0"/>
              </w:rPr>
            </w:r>
            <w:r>
              <w:rPr>
                <w:b w:val="0"/>
                <w:bCs w:val="0"/>
                <w:caps w:val="0"/>
              </w:rPr>
              <w:fldChar w:fldCharType="separate"/>
            </w:r>
            <w:r>
              <w:rPr>
                <w:rFonts w:ascii="仿宋" w:eastAsia="仿宋" w:hAnsi="仿宋" w:cs="仿宋" w:hint="eastAsia"/>
                <w:spacing w:val="-13"/>
                <w:szCs w:val="24"/>
                <w14:textOutline w14:w="4356" w14:cap="flat" w14:cmpd="sng" w14:algn="ctr">
                  <w14:solidFill>
                    <w14:srgbClr w14:val="000000"/>
                  </w14:solidFill>
                  <w14:prstDash w14:val="solid"/>
                  <w14:miter w14:lim="0"/>
                </w14:textOutline>
              </w:rPr>
              <w:delText>1.</w:delText>
            </w:r>
            <w:r>
              <w:rPr>
                <w:rFonts w:ascii="仿宋" w:eastAsia="仿宋" w:hAnsi="仿宋" w:cs="仿宋" w:hint="eastAsia"/>
                <w:spacing w:val="-65"/>
                <w:szCs w:val="24"/>
              </w:rPr>
              <w:delText xml:space="preserve"> </w:delText>
            </w:r>
            <w:r>
              <w:rPr>
                <w:rFonts w:ascii="仿宋" w:eastAsia="仿宋" w:hAnsi="仿宋" w:cs="仿宋" w:hint="eastAsia"/>
                <w:spacing w:val="-13"/>
                <w:szCs w:val="24"/>
                <w14:textOutline w14:w="4356" w14:cap="flat" w14:cmpd="sng" w14:algn="ctr">
                  <w14:solidFill>
                    <w14:srgbClr w14:val="000000"/>
                  </w14:solidFill>
                  <w14:prstDash w14:val="solid"/>
                  <w14:miter w14:lim="0"/>
                </w14:textOutline>
              </w:rPr>
              <w:delText>目的</w:delText>
            </w:r>
            <w:r>
              <w:tab/>
            </w:r>
            <w:r>
              <w:rPr>
                <w:b w:val="0"/>
                <w:bCs w:val="0"/>
                <w:caps w:val="0"/>
              </w:rPr>
              <w:fldChar w:fldCharType="begin"/>
            </w:r>
            <w:r>
              <w:delInstrText xml:space="preserve"> PAGEREF _Toc9290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52" w:author="36526" w:date="2024-11-02T22:39:00Z"/>
            </w:rPr>
          </w:pPr>
          <w:del w:id="53" w:author="36526" w:date="2024-11-02T22:39:00Z">
            <w:r>
              <w:rPr>
                <w:b w:val="0"/>
                <w:bCs w:val="0"/>
                <w:caps w:val="0"/>
              </w:rPr>
              <w:fldChar w:fldCharType="begin"/>
            </w:r>
            <w:r>
              <w:delInstrText xml:space="preserve"> HYPERLINK \l _Toc30005 </w:delInstrText>
            </w:r>
            <w:r>
              <w:rPr>
                <w:b w:val="0"/>
                <w:bCs w:val="0"/>
                <w:caps w:val="0"/>
              </w:rPr>
            </w:r>
            <w:r>
              <w:rPr>
                <w:b w:val="0"/>
                <w:bCs w:val="0"/>
                <w:caps w:val="0"/>
              </w:rPr>
              <w:fldChar w:fldCharType="separate"/>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2.</w:delText>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适用范围</w:delText>
            </w:r>
            <w:r>
              <w:tab/>
            </w:r>
            <w:r>
              <w:rPr>
                <w:b w:val="0"/>
                <w:bCs w:val="0"/>
                <w:caps w:val="0"/>
              </w:rPr>
              <w:fldChar w:fldCharType="begin"/>
            </w:r>
            <w:r>
              <w:delInstrText xml:space="preserve"> PAGEREF _Toc30005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54" w:author="36526" w:date="2024-11-02T22:39:00Z"/>
            </w:rPr>
          </w:pPr>
          <w:del w:id="55" w:author="36526" w:date="2024-11-02T22:39:00Z">
            <w:r>
              <w:rPr>
                <w:b w:val="0"/>
                <w:bCs w:val="0"/>
                <w:caps w:val="0"/>
              </w:rPr>
              <w:fldChar w:fldCharType="begin"/>
            </w:r>
            <w:r>
              <w:delInstrText xml:space="preserve"> HYPERLINK \l _Toc14082 </w:delInstrText>
            </w:r>
            <w:r>
              <w:rPr>
                <w:b w:val="0"/>
                <w:bCs w:val="0"/>
                <w:caps w:val="0"/>
              </w:rPr>
            </w:r>
            <w:r>
              <w:rPr>
                <w:b w:val="0"/>
                <w:bCs w:val="0"/>
                <w:caps w:val="0"/>
              </w:rPr>
              <w:fldChar w:fldCharType="separate"/>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3.</w:delText>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术语与定义</w:delText>
            </w:r>
            <w:r>
              <w:tab/>
            </w:r>
            <w:r>
              <w:rPr>
                <w:b w:val="0"/>
                <w:bCs w:val="0"/>
                <w:caps w:val="0"/>
              </w:rPr>
              <w:fldChar w:fldCharType="begin"/>
            </w:r>
            <w:r>
              <w:delInstrText xml:space="preserve"> PAGEREF _Toc14082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56" w:author="36526" w:date="2024-11-02T22:39:00Z"/>
            </w:rPr>
          </w:pPr>
          <w:del w:id="57" w:author="36526" w:date="2024-11-02T22:39:00Z">
            <w:r>
              <w:rPr>
                <w:b w:val="0"/>
                <w:bCs w:val="0"/>
                <w:caps w:val="0"/>
              </w:rPr>
              <w:fldChar w:fldCharType="begin"/>
            </w:r>
            <w:r>
              <w:delInstrText xml:space="preserve"> HYPERLINK \l _Toc1754 </w:delInstrText>
            </w:r>
            <w:r>
              <w:rPr>
                <w:b w:val="0"/>
                <w:bCs w:val="0"/>
                <w:caps w:val="0"/>
              </w:rPr>
            </w:r>
            <w:r>
              <w:rPr>
                <w:b w:val="0"/>
                <w:bCs w:val="0"/>
                <w:caps w:val="0"/>
              </w:rPr>
              <w:fldChar w:fldCharType="separate"/>
            </w:r>
            <w:r>
              <w:rPr>
                <w:rFonts w:ascii="仿宋" w:eastAsia="仿宋" w:hAnsi="仿宋" w:cs="仿宋" w:hint="eastAsia"/>
                <w:szCs w:val="24"/>
                <w14:textOutline w14:w="4356" w14:cap="flat" w14:cmpd="sng" w14:algn="ctr">
                  <w14:solidFill>
                    <w14:srgbClr w14:val="000000"/>
                  </w14:solidFill>
                  <w14:prstDash w14:val="solid"/>
                  <w14:miter w14:lim="0"/>
                </w14:textOutline>
              </w:rPr>
              <w:delText>4.</w:delText>
            </w:r>
            <w:r>
              <w:rPr>
                <w:rFonts w:ascii="仿宋" w:eastAsia="仿宋" w:hAnsi="仿宋" w:cs="仿宋" w:hint="eastAsia"/>
                <w:szCs w:val="24"/>
                <w14:textOutline w14:w="4356" w14:cap="flat" w14:cmpd="sng" w14:algn="ctr">
                  <w14:solidFill>
                    <w14:srgbClr w14:val="000000"/>
                  </w14:solidFill>
                  <w14:prstDash w14:val="solid"/>
                  <w14:miter w14:lim="0"/>
                </w14:textOutline>
              </w:rPr>
              <w:delText>相关部门</w:delText>
            </w:r>
            <w:r>
              <w:rPr>
                <w:rFonts w:ascii="仿宋" w:eastAsia="仿宋" w:hAnsi="仿宋" w:cs="仿宋" w:hint="eastAsia"/>
                <w:szCs w:val="24"/>
                <w14:textOutline w14:w="4356" w14:cap="flat" w14:cmpd="sng" w14:algn="ctr">
                  <w14:solidFill>
                    <w14:srgbClr w14:val="000000"/>
                  </w14:solidFill>
                  <w14:prstDash w14:val="solid"/>
                  <w14:miter w14:lim="0"/>
                </w14:textOutline>
              </w:rPr>
              <w:delText>/</w:delText>
            </w:r>
            <w:r>
              <w:rPr>
                <w:rFonts w:ascii="仿宋" w:eastAsia="仿宋" w:hAnsi="仿宋" w:cs="仿宋" w:hint="eastAsia"/>
                <w:szCs w:val="24"/>
                <w14:textOutline w14:w="4356" w14:cap="flat" w14:cmpd="sng" w14:algn="ctr">
                  <w14:solidFill>
                    <w14:srgbClr w14:val="000000"/>
                  </w14:solidFill>
                  <w14:prstDash w14:val="solid"/>
                  <w14:miter w14:lim="0"/>
                </w14:textOutline>
              </w:rPr>
              <w:delText>人员职责</w:delText>
            </w:r>
            <w:r>
              <w:tab/>
            </w:r>
            <w:r>
              <w:rPr>
                <w:b w:val="0"/>
                <w:bCs w:val="0"/>
                <w:caps w:val="0"/>
              </w:rPr>
              <w:fldChar w:fldCharType="begin"/>
            </w:r>
            <w:r>
              <w:delInstrText xml:space="preserve"> PAGEREF _Toc1754 \h </w:delInstrText>
            </w:r>
            <w:r>
              <w:rPr>
                <w:b w:val="0"/>
                <w:bCs w:val="0"/>
                <w:caps w:val="0"/>
              </w:rPr>
            </w:r>
            <w:r>
              <w:rPr>
                <w:b w:val="0"/>
                <w:bCs w:val="0"/>
                <w:caps w:val="0"/>
              </w:rPr>
              <w:fldChar w:fldCharType="separate"/>
            </w:r>
            <w:r>
              <w:delText>5</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58" w:author="36526" w:date="2024-11-02T22:39:00Z"/>
            </w:rPr>
          </w:pPr>
          <w:del w:id="59" w:author="36526" w:date="2024-11-02T22:39:00Z">
            <w:r>
              <w:rPr>
                <w:b w:val="0"/>
                <w:bCs w:val="0"/>
                <w:caps w:val="0"/>
              </w:rPr>
              <w:fldChar w:fldCharType="begin"/>
            </w:r>
            <w:r>
              <w:delInstrText xml:space="preserve"> HYPERLINK \l _Toc32450 </w:delInstrText>
            </w:r>
            <w:r>
              <w:rPr>
                <w:b w:val="0"/>
                <w:bCs w:val="0"/>
                <w:caps w:val="0"/>
              </w:rPr>
            </w:r>
            <w:r>
              <w:rPr>
                <w:b w:val="0"/>
                <w:bCs w:val="0"/>
                <w:caps w:val="0"/>
              </w:rPr>
              <w:fldChar w:fldCharType="separate"/>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5.</w:delText>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事故分类</w:delText>
            </w:r>
            <w:r>
              <w:tab/>
            </w:r>
            <w:r>
              <w:rPr>
                <w:b w:val="0"/>
                <w:bCs w:val="0"/>
                <w:caps w:val="0"/>
              </w:rPr>
              <w:fldChar w:fldCharType="begin"/>
            </w:r>
            <w:r>
              <w:delInstrText xml:space="preserve"> PAGEREF _Toc32450 \h </w:delInstrText>
            </w:r>
            <w:r>
              <w:rPr>
                <w:b w:val="0"/>
                <w:bCs w:val="0"/>
                <w:caps w:val="0"/>
              </w:rPr>
            </w:r>
            <w:r>
              <w:rPr>
                <w:b w:val="0"/>
                <w:bCs w:val="0"/>
                <w:caps w:val="0"/>
              </w:rPr>
              <w:fldChar w:fldCharType="separate"/>
            </w:r>
            <w:r>
              <w:delText>6</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60" w:author="36526" w:date="2024-11-02T22:39:00Z"/>
            </w:rPr>
          </w:pPr>
          <w:del w:id="61" w:author="36526" w:date="2024-11-02T22:39:00Z">
            <w:r>
              <w:rPr>
                <w:b w:val="0"/>
                <w:bCs w:val="0"/>
                <w:caps w:val="0"/>
              </w:rPr>
              <w:fldChar w:fldCharType="begin"/>
            </w:r>
            <w:r>
              <w:delInstrText xml:space="preserve"> HYPERLINK \l _Toc11051 </w:delInstrText>
            </w:r>
            <w:r>
              <w:rPr>
                <w:b w:val="0"/>
                <w:bCs w:val="0"/>
                <w:caps w:val="0"/>
              </w:rPr>
            </w:r>
            <w:r>
              <w:rPr>
                <w:b w:val="0"/>
                <w:bCs w:val="0"/>
                <w:caps w:val="0"/>
              </w:rPr>
              <w:fldChar w:fldCharType="separate"/>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6.</w:delText>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事故分级</w:delText>
            </w:r>
            <w:r>
              <w:tab/>
            </w:r>
            <w:r>
              <w:rPr>
                <w:b w:val="0"/>
                <w:bCs w:val="0"/>
                <w:caps w:val="0"/>
              </w:rPr>
              <w:fldChar w:fldCharType="begin"/>
            </w:r>
            <w:r>
              <w:delInstrText xml:space="preserve"> PAGEREF _Toc11051 \h </w:delInstrText>
            </w:r>
            <w:r>
              <w:rPr>
                <w:b w:val="0"/>
                <w:bCs w:val="0"/>
                <w:caps w:val="0"/>
              </w:rPr>
            </w:r>
            <w:r>
              <w:rPr>
                <w:b w:val="0"/>
                <w:bCs w:val="0"/>
                <w:caps w:val="0"/>
              </w:rPr>
              <w:fldChar w:fldCharType="separate"/>
            </w:r>
            <w:r>
              <w:delText>6</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62" w:author="36526" w:date="2024-11-02T22:39:00Z"/>
            </w:rPr>
          </w:pPr>
          <w:del w:id="63" w:author="36526" w:date="2024-11-02T22:39:00Z">
            <w:r>
              <w:rPr>
                <w:b w:val="0"/>
                <w:bCs w:val="0"/>
                <w:caps w:val="0"/>
              </w:rPr>
              <w:fldChar w:fldCharType="begin"/>
            </w:r>
            <w:r>
              <w:delInstrText xml:space="preserve"> HYPERLINK \l _Toc19007 </w:delInstrText>
            </w:r>
            <w:r>
              <w:rPr>
                <w:b w:val="0"/>
                <w:bCs w:val="0"/>
                <w:caps w:val="0"/>
              </w:rPr>
            </w:r>
            <w:r>
              <w:rPr>
                <w:b w:val="0"/>
                <w:bCs w:val="0"/>
                <w:caps w:val="0"/>
              </w:rPr>
              <w:fldChar w:fldCharType="separate"/>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7.</w:delText>
            </w:r>
            <w:r>
              <w:rPr>
                <w:rFonts w:ascii="仿宋" w:eastAsia="仿宋" w:hAnsi="仿宋" w:cs="仿宋" w:hint="eastAsia"/>
                <w:spacing w:val="-2"/>
                <w:szCs w:val="24"/>
                <w14:textOutline w14:w="4356" w14:cap="flat" w14:cmpd="sng" w14:algn="ctr">
                  <w14:solidFill>
                    <w14:srgbClr w14:val="000000"/>
                  </w14:solidFill>
                  <w14:prstDash w14:val="solid"/>
                  <w14:miter w14:lim="0"/>
                </w14:textOutline>
              </w:rPr>
              <w:delText>事故报告</w:delText>
            </w:r>
            <w:r>
              <w:tab/>
            </w:r>
            <w:r>
              <w:rPr>
                <w:b w:val="0"/>
                <w:bCs w:val="0"/>
                <w:caps w:val="0"/>
              </w:rPr>
              <w:fldChar w:fldCharType="begin"/>
            </w:r>
            <w:r>
              <w:delInstrText xml:space="preserve"> PAGEREF _Toc19007 \h </w:delInstrText>
            </w:r>
            <w:r>
              <w:rPr>
                <w:b w:val="0"/>
                <w:bCs w:val="0"/>
                <w:caps w:val="0"/>
              </w:rPr>
            </w:r>
            <w:r>
              <w:rPr>
                <w:b w:val="0"/>
                <w:bCs w:val="0"/>
                <w:caps w:val="0"/>
              </w:rPr>
              <w:fldChar w:fldCharType="separate"/>
            </w:r>
            <w:r>
              <w:delText>7</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64" w:author="36526" w:date="2024-11-02T22:39:00Z"/>
            </w:rPr>
          </w:pPr>
          <w:del w:id="65" w:author="36526" w:date="2024-11-02T22:39:00Z">
            <w:r>
              <w:rPr>
                <w:b w:val="0"/>
                <w:bCs w:val="0"/>
                <w:caps w:val="0"/>
              </w:rPr>
              <w:fldChar w:fldCharType="begin"/>
            </w:r>
            <w:r>
              <w:delInstrText xml:space="preserve"> HYPERLINK \l _Toc7687 </w:delInstrText>
            </w:r>
            <w:r>
              <w:rPr>
                <w:b w:val="0"/>
                <w:bCs w:val="0"/>
                <w:caps w:val="0"/>
              </w:rPr>
            </w:r>
            <w:r>
              <w:rPr>
                <w:b w:val="0"/>
                <w:bCs w:val="0"/>
                <w:caps w:val="0"/>
              </w:rPr>
              <w:fldChar w:fldCharType="separate"/>
            </w:r>
            <w:r>
              <w:rPr>
                <w:rFonts w:ascii="仿宋" w:eastAsia="仿宋" w:hAnsi="仿宋" w:cs="仿宋" w:hint="eastAsia"/>
                <w:spacing w:val="-1"/>
                <w:szCs w:val="24"/>
                <w14:textOutline w14:w="4356" w14:cap="flat" w14:cmpd="sng" w14:algn="ctr">
                  <w14:solidFill>
                    <w14:srgbClr w14:val="000000"/>
                  </w14:solidFill>
                  <w14:prstDash w14:val="solid"/>
                  <w14:miter w14:lim="0"/>
                </w14:textOutline>
              </w:rPr>
              <w:delText>8.</w:delText>
            </w:r>
            <w:r>
              <w:rPr>
                <w:rFonts w:ascii="仿宋" w:eastAsia="仿宋" w:hAnsi="仿宋" w:cs="仿宋" w:hint="eastAsia"/>
                <w:spacing w:val="-1"/>
                <w:szCs w:val="24"/>
                <w14:textOutline w14:w="4356" w14:cap="flat" w14:cmpd="sng" w14:algn="ctr">
                  <w14:solidFill>
                    <w14:srgbClr w14:val="000000"/>
                  </w14:solidFill>
                  <w14:prstDash w14:val="solid"/>
                  <w14:miter w14:lim="0"/>
                </w14:textOutline>
              </w:rPr>
              <w:delText>事故调查</w:delText>
            </w:r>
            <w:r>
              <w:tab/>
            </w:r>
            <w:r>
              <w:rPr>
                <w:b w:val="0"/>
                <w:bCs w:val="0"/>
                <w:caps w:val="0"/>
              </w:rPr>
              <w:fldChar w:fldCharType="begin"/>
            </w:r>
            <w:r>
              <w:delInstrText xml:space="preserve"> PAGEREF _Toc7687 \h </w:delInstrText>
            </w:r>
            <w:r>
              <w:rPr>
                <w:b w:val="0"/>
                <w:bCs w:val="0"/>
                <w:caps w:val="0"/>
              </w:rPr>
            </w:r>
            <w:r>
              <w:rPr>
                <w:b w:val="0"/>
                <w:bCs w:val="0"/>
                <w:caps w:val="0"/>
              </w:rPr>
              <w:fldChar w:fldCharType="separate"/>
            </w:r>
            <w:r>
              <w:delText>8</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66" w:author="36526" w:date="2024-11-02T22:39:00Z"/>
            </w:rPr>
          </w:pPr>
          <w:del w:id="67" w:author="36526" w:date="2024-11-02T22:39:00Z">
            <w:r>
              <w:rPr>
                <w:b w:val="0"/>
                <w:bCs w:val="0"/>
                <w:caps w:val="0"/>
              </w:rPr>
              <w:fldChar w:fldCharType="begin"/>
            </w:r>
            <w:r>
              <w:delInstrText xml:space="preserve"> HYPERLINK \l _Toc30164 </w:delInstrText>
            </w:r>
            <w:r>
              <w:rPr>
                <w:b w:val="0"/>
                <w:bCs w:val="0"/>
                <w:caps w:val="0"/>
              </w:rPr>
            </w:r>
            <w:r>
              <w:rPr>
                <w:b w:val="0"/>
                <w:bCs w:val="0"/>
                <w:caps w:val="0"/>
              </w:rPr>
              <w:fldChar w:fldCharType="separate"/>
            </w:r>
            <w:r>
              <w:rPr>
                <w:rFonts w:ascii="仿宋" w:eastAsia="仿宋" w:hAnsi="仿宋" w:cs="仿宋" w:hint="eastAsia"/>
                <w:spacing w:val="-1"/>
                <w:szCs w:val="24"/>
                <w14:textOutline w14:w="4356" w14:cap="flat" w14:cmpd="sng" w14:algn="ctr">
                  <w14:solidFill>
                    <w14:srgbClr w14:val="000000"/>
                  </w14:solidFill>
                  <w14:prstDash w14:val="solid"/>
                  <w14:miter w14:lim="0"/>
                </w14:textOutline>
              </w:rPr>
              <w:delText>9.</w:delText>
            </w:r>
            <w:r>
              <w:rPr>
                <w:rFonts w:ascii="仿宋" w:eastAsia="仿宋" w:hAnsi="仿宋" w:cs="仿宋" w:hint="eastAsia"/>
                <w:spacing w:val="-1"/>
                <w:szCs w:val="24"/>
                <w14:textOutline w14:w="4356" w14:cap="flat" w14:cmpd="sng" w14:algn="ctr">
                  <w14:solidFill>
                    <w14:srgbClr w14:val="000000"/>
                  </w14:solidFill>
                  <w14:prstDash w14:val="solid"/>
                  <w14:miter w14:lim="0"/>
                </w14:textOutline>
              </w:rPr>
              <w:delText>事故处理</w:delText>
            </w:r>
            <w:r>
              <w:tab/>
            </w:r>
            <w:r>
              <w:rPr>
                <w:b w:val="0"/>
                <w:bCs w:val="0"/>
                <w:caps w:val="0"/>
              </w:rPr>
              <w:fldChar w:fldCharType="begin"/>
            </w:r>
            <w:r>
              <w:delInstrText xml:space="preserve"> PAGEREF _Toc30164 \h </w:delInstrText>
            </w:r>
            <w:r>
              <w:rPr>
                <w:b w:val="0"/>
                <w:bCs w:val="0"/>
                <w:caps w:val="0"/>
              </w:rPr>
            </w:r>
            <w:r>
              <w:rPr>
                <w:b w:val="0"/>
                <w:bCs w:val="0"/>
                <w:caps w:val="0"/>
              </w:rPr>
              <w:fldChar w:fldCharType="separate"/>
            </w:r>
            <w:r>
              <w:delText>11</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68" w:author="36526" w:date="2024-11-02T22:39:00Z"/>
            </w:rPr>
          </w:pPr>
          <w:del w:id="69" w:author="36526" w:date="2024-11-02T22:39:00Z">
            <w:r>
              <w:rPr>
                <w:b w:val="0"/>
                <w:bCs w:val="0"/>
                <w:caps w:val="0"/>
              </w:rPr>
              <w:fldChar w:fldCharType="begin"/>
            </w:r>
            <w:r>
              <w:delInstrText xml:space="preserve"> HYPERLINK \l _Toc623 </w:delInstrText>
            </w:r>
            <w:r>
              <w:rPr>
                <w:b w:val="0"/>
                <w:bCs w:val="0"/>
                <w:caps w:val="0"/>
              </w:rPr>
            </w:r>
            <w:r>
              <w:rPr>
                <w:b w:val="0"/>
                <w:bCs w:val="0"/>
                <w:caps w:val="0"/>
              </w:rPr>
              <w:fldChar w:fldCharType="separate"/>
            </w:r>
            <w:r>
              <w:rPr>
                <w:rFonts w:ascii="仿宋" w:eastAsia="仿宋" w:hAnsi="仿宋" w:cs="仿宋" w:hint="eastAsia"/>
                <w:spacing w:val="-3"/>
                <w:szCs w:val="24"/>
                <w14:textOutline w14:w="4356" w14:cap="flat" w14:cmpd="sng" w14:algn="ctr">
                  <w14:solidFill>
                    <w14:srgbClr w14:val="000000"/>
                  </w14:solidFill>
                  <w14:prstDash w14:val="solid"/>
                  <w14:miter w14:lim="0"/>
                </w14:textOutline>
              </w:rPr>
              <w:delText>10.</w:delText>
            </w:r>
            <w:r>
              <w:rPr>
                <w:rFonts w:ascii="仿宋" w:eastAsia="仿宋" w:hAnsi="仿宋" w:cs="仿宋" w:hint="eastAsia"/>
                <w:spacing w:val="-3"/>
                <w:szCs w:val="24"/>
                <w14:textOutline w14:w="4356" w14:cap="flat" w14:cmpd="sng" w14:algn="ctr">
                  <w14:solidFill>
                    <w14:srgbClr w14:val="000000"/>
                  </w14:solidFill>
                  <w14:prstDash w14:val="solid"/>
                  <w14:miter w14:lim="0"/>
                </w14:textOutline>
              </w:rPr>
              <w:delText>整改跟进</w:delText>
            </w:r>
            <w:r>
              <w:tab/>
            </w:r>
            <w:r>
              <w:rPr>
                <w:b w:val="0"/>
                <w:bCs w:val="0"/>
                <w:caps w:val="0"/>
              </w:rPr>
              <w:fldChar w:fldCharType="begin"/>
            </w:r>
            <w:r>
              <w:delInstrText xml:space="preserve"> PAGEREF _Toc623 \h </w:delInstrText>
            </w:r>
            <w:r>
              <w:rPr>
                <w:b w:val="0"/>
                <w:bCs w:val="0"/>
                <w:caps w:val="0"/>
              </w:rPr>
            </w:r>
            <w:r>
              <w:rPr>
                <w:b w:val="0"/>
                <w:bCs w:val="0"/>
                <w:caps w:val="0"/>
              </w:rPr>
              <w:fldChar w:fldCharType="separate"/>
            </w:r>
            <w:r>
              <w:delText>12</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70" w:author="36526" w:date="2024-11-02T22:39:00Z"/>
            </w:rPr>
          </w:pPr>
          <w:del w:id="71" w:author="36526" w:date="2024-11-02T22:39:00Z">
            <w:r>
              <w:rPr>
                <w:b w:val="0"/>
                <w:bCs w:val="0"/>
                <w:caps w:val="0"/>
              </w:rPr>
              <w:fldChar w:fldCharType="begin"/>
            </w:r>
            <w:r>
              <w:delInstrText xml:space="preserve"> HYPERLINK \l _Toc14406 </w:delInstrText>
            </w:r>
            <w:r>
              <w:rPr>
                <w:b w:val="0"/>
                <w:bCs w:val="0"/>
                <w:caps w:val="0"/>
              </w:rPr>
            </w:r>
            <w:r>
              <w:rPr>
                <w:b w:val="0"/>
                <w:bCs w:val="0"/>
                <w:caps w:val="0"/>
              </w:rPr>
              <w:fldChar w:fldCharType="separate"/>
            </w:r>
            <w:r>
              <w:rPr>
                <w:rFonts w:ascii="仿宋" w:eastAsia="仿宋" w:hAnsi="仿宋" w:cs="仿宋" w:hint="eastAsia"/>
                <w:spacing w:val="-3"/>
                <w:szCs w:val="24"/>
                <w14:textOutline w14:w="4356" w14:cap="flat" w14:cmpd="sng" w14:algn="ctr">
                  <w14:solidFill>
                    <w14:srgbClr w14:val="000000"/>
                  </w14:solidFill>
                  <w14:prstDash w14:val="solid"/>
                  <w14:miter w14:lim="0"/>
                </w14:textOutline>
              </w:rPr>
              <w:delText>11.</w:delText>
            </w:r>
            <w:r>
              <w:rPr>
                <w:rFonts w:ascii="仿宋" w:eastAsia="仿宋" w:hAnsi="仿宋" w:cs="仿宋" w:hint="eastAsia"/>
                <w:spacing w:val="-3"/>
                <w:szCs w:val="24"/>
                <w14:textOutline w14:w="4356" w14:cap="flat" w14:cmpd="sng" w14:algn="ctr">
                  <w14:solidFill>
                    <w14:srgbClr w14:val="000000"/>
                  </w14:solidFill>
                  <w14:prstDash w14:val="solid"/>
                  <w14:miter w14:lim="0"/>
                </w14:textOutline>
              </w:rPr>
              <w:delText>事故考核</w:delText>
            </w:r>
            <w:r>
              <w:tab/>
            </w:r>
            <w:r>
              <w:rPr>
                <w:b w:val="0"/>
                <w:bCs w:val="0"/>
                <w:caps w:val="0"/>
              </w:rPr>
              <w:fldChar w:fldCharType="begin"/>
            </w:r>
            <w:r>
              <w:delInstrText xml:space="preserve"> PAGEREF _Toc14406 \h </w:delInstrText>
            </w:r>
            <w:r>
              <w:rPr>
                <w:b w:val="0"/>
                <w:bCs w:val="0"/>
                <w:caps w:val="0"/>
              </w:rPr>
            </w:r>
            <w:r>
              <w:rPr>
                <w:b w:val="0"/>
                <w:bCs w:val="0"/>
                <w:caps w:val="0"/>
              </w:rPr>
              <w:fldChar w:fldCharType="separate"/>
            </w:r>
            <w:r>
              <w:delText>12</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72" w:author="36526" w:date="2024-11-02T22:39:00Z"/>
            </w:rPr>
          </w:pPr>
          <w:del w:id="73" w:author="36526" w:date="2024-11-02T22:39:00Z">
            <w:r>
              <w:rPr>
                <w:b w:val="0"/>
                <w:bCs w:val="0"/>
                <w:caps w:val="0"/>
              </w:rPr>
              <w:fldChar w:fldCharType="begin"/>
            </w:r>
            <w:r>
              <w:delInstrText xml:space="preserve"> HYPERLINK \l _Toc31925 </w:delInstrText>
            </w:r>
            <w:r>
              <w:rPr>
                <w:b w:val="0"/>
                <w:bCs w:val="0"/>
                <w:caps w:val="0"/>
              </w:rPr>
            </w:r>
            <w:r>
              <w:rPr>
                <w:b w:val="0"/>
                <w:bCs w:val="0"/>
                <w:caps w:val="0"/>
              </w:rPr>
              <w:fldChar w:fldCharType="separate"/>
            </w:r>
            <w:r>
              <w:rPr>
                <w:rFonts w:ascii="仿宋" w:eastAsia="仿宋" w:hAnsi="仿宋" w:cs="仿宋" w:hint="eastAsia"/>
                <w:spacing w:val="-5"/>
                <w:szCs w:val="24"/>
                <w14:textOutline w14:w="4356" w14:cap="flat" w14:cmpd="sng" w14:algn="ctr">
                  <w14:solidFill>
                    <w14:srgbClr w14:val="000000"/>
                  </w14:solidFill>
                  <w14:prstDash w14:val="solid"/>
                  <w14:miter w14:lim="0"/>
                </w14:textOutline>
              </w:rPr>
              <w:delText>12.</w:delText>
            </w:r>
            <w:r>
              <w:rPr>
                <w:rFonts w:ascii="仿宋" w:eastAsia="仿宋" w:hAnsi="仿宋" w:cs="仿宋" w:hint="eastAsia"/>
                <w:spacing w:val="-5"/>
                <w:szCs w:val="24"/>
                <w14:textOutline w14:w="4356" w14:cap="flat" w14:cmpd="sng" w14:algn="ctr">
                  <w14:solidFill>
                    <w14:srgbClr w14:val="000000"/>
                  </w14:solidFill>
                  <w14:prstDash w14:val="solid"/>
                  <w14:miter w14:lim="0"/>
                </w14:textOutline>
              </w:rPr>
              <w:delText>附则</w:delText>
            </w:r>
            <w:r>
              <w:tab/>
            </w:r>
            <w:r>
              <w:rPr>
                <w:b w:val="0"/>
                <w:bCs w:val="0"/>
                <w:caps w:val="0"/>
              </w:rPr>
              <w:fldChar w:fldCharType="begin"/>
            </w:r>
            <w:r>
              <w:delInstrText xml:space="preserve"> PAGEREF _Toc31925 \h </w:delInstrText>
            </w:r>
            <w:r>
              <w:rPr>
                <w:b w:val="0"/>
                <w:bCs w:val="0"/>
                <w:caps w:val="0"/>
              </w:rPr>
            </w:r>
            <w:r>
              <w:rPr>
                <w:b w:val="0"/>
                <w:bCs w:val="0"/>
                <w:caps w:val="0"/>
              </w:rPr>
              <w:fldChar w:fldCharType="separate"/>
            </w:r>
            <w:r>
              <w:delText>12</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74" w:author="36526" w:date="2024-11-02T22:39:00Z"/>
            </w:rPr>
          </w:pPr>
          <w:del w:id="75" w:author="36526" w:date="2024-11-02T22:39:00Z">
            <w:r>
              <w:rPr>
                <w:b w:val="0"/>
                <w:bCs w:val="0"/>
                <w:caps w:val="0"/>
              </w:rPr>
              <w:fldChar w:fldCharType="begin"/>
            </w:r>
            <w:r>
              <w:delInstrText xml:space="preserve"> HYPERLINK \l _Toc21182 </w:delInstrText>
            </w:r>
            <w:r>
              <w:rPr>
                <w:b w:val="0"/>
                <w:bCs w:val="0"/>
                <w:caps w:val="0"/>
              </w:rPr>
            </w:r>
            <w:r>
              <w:rPr>
                <w:b w:val="0"/>
                <w:bCs w:val="0"/>
                <w:caps w:val="0"/>
              </w:rPr>
              <w:fldChar w:fldCharType="separate"/>
            </w:r>
            <w:r>
              <w:rPr>
                <w:rFonts w:ascii="仿宋" w:eastAsia="仿宋" w:hAnsi="仿宋" w:cs="仿宋" w:hint="eastAsia"/>
                <w:spacing w:val="-5"/>
                <w:szCs w:val="24"/>
                <w14:textOutline w14:w="4356" w14:cap="flat" w14:cmpd="sng" w14:algn="ctr">
                  <w14:solidFill>
                    <w14:srgbClr w14:val="000000"/>
                  </w14:solidFill>
                  <w14:prstDash w14:val="solid"/>
                  <w14:miter w14:lim="0"/>
                </w14:textOutline>
              </w:rPr>
              <w:delText>13.</w:delText>
            </w:r>
            <w:r>
              <w:rPr>
                <w:rFonts w:ascii="仿宋" w:eastAsia="仿宋" w:hAnsi="仿宋" w:cs="仿宋" w:hint="eastAsia"/>
                <w:spacing w:val="-5"/>
                <w:szCs w:val="24"/>
                <w14:textOutline w14:w="4356" w14:cap="flat" w14:cmpd="sng" w14:algn="ctr">
                  <w14:solidFill>
                    <w14:srgbClr w14:val="000000"/>
                  </w14:solidFill>
                  <w14:prstDash w14:val="solid"/>
                  <w14:miter w14:lim="0"/>
                </w14:textOutline>
              </w:rPr>
              <w:delText>附件</w:delText>
            </w:r>
            <w:r>
              <w:tab/>
            </w:r>
            <w:r>
              <w:rPr>
                <w:b w:val="0"/>
                <w:bCs w:val="0"/>
                <w:caps w:val="0"/>
              </w:rPr>
              <w:fldChar w:fldCharType="begin"/>
            </w:r>
            <w:r>
              <w:delInstrText xml:space="preserve"> PAGEREF _Toc21182 \h </w:delInstrText>
            </w:r>
            <w:r>
              <w:rPr>
                <w:b w:val="0"/>
                <w:bCs w:val="0"/>
                <w:caps w:val="0"/>
              </w:rPr>
            </w:r>
            <w:r>
              <w:rPr>
                <w:b w:val="0"/>
                <w:bCs w:val="0"/>
                <w:caps w:val="0"/>
              </w:rPr>
              <w:fldChar w:fldCharType="separate"/>
            </w:r>
            <w:r>
              <w:delText>13</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76" w:author="36526" w:date="2024-11-02T22:39:00Z"/>
            </w:rPr>
          </w:pPr>
          <w:del w:id="77" w:author="36526" w:date="2024-11-02T22:39:00Z">
            <w:r>
              <w:rPr>
                <w:b w:val="0"/>
                <w:bCs w:val="0"/>
                <w:caps w:val="0"/>
              </w:rPr>
              <w:fldChar w:fldCharType="begin"/>
            </w:r>
            <w:r>
              <w:delInstrText xml:space="preserve"> HYPERLINK \l _Toc31347 </w:delInstrText>
            </w:r>
            <w:r>
              <w:rPr>
                <w:b w:val="0"/>
                <w:bCs w:val="0"/>
                <w:caps w:val="0"/>
              </w:rPr>
            </w:r>
            <w:r>
              <w:rPr>
                <w:b w:val="0"/>
                <w:bCs w:val="0"/>
                <w:caps w:val="0"/>
              </w:rPr>
              <w:fldChar w:fldCharType="separate"/>
            </w:r>
            <w:r>
              <w:rPr>
                <w:rFonts w:ascii="Times New Roman" w:eastAsia="Times New Roman" w:hAnsi="Times New Roman" w:cs="Times New Roman"/>
                <w:spacing w:val="-4"/>
                <w:szCs w:val="24"/>
              </w:rPr>
              <w:delText>1.</w:delText>
            </w:r>
            <w:r>
              <w:rPr>
                <w:rFonts w:ascii="宋体" w:eastAsia="宋体" w:hAnsi="宋体" w:cs="宋体"/>
                <w:spacing w:val="-4"/>
                <w:szCs w:val="24"/>
                <w14:textOutline w14:w="4356" w14:cap="flat" w14:cmpd="sng" w14:algn="ctr">
                  <w14:solidFill>
                    <w14:srgbClr w14:val="000000"/>
                  </w14:solidFill>
                  <w14:prstDash w14:val="solid"/>
                  <w14:miter w14:lim="0"/>
                </w14:textOutline>
              </w:rPr>
              <w:delText>目的</w:delText>
            </w:r>
            <w:r>
              <w:tab/>
            </w:r>
            <w:r>
              <w:rPr>
                <w:b w:val="0"/>
                <w:bCs w:val="0"/>
                <w:caps w:val="0"/>
              </w:rPr>
              <w:fldChar w:fldCharType="begin"/>
            </w:r>
            <w:r>
              <w:delInstrText xml:space="preserve"> PAGEREF _Toc31347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78" w:author="36526" w:date="2024-11-02T22:39:00Z"/>
            </w:rPr>
          </w:pPr>
          <w:del w:id="79" w:author="36526" w:date="2024-11-02T22:39:00Z">
            <w:r>
              <w:rPr>
                <w:b w:val="0"/>
                <w:bCs w:val="0"/>
                <w:caps w:val="0"/>
              </w:rPr>
              <w:fldChar w:fldCharType="begin"/>
            </w:r>
            <w:r>
              <w:delInstrText xml:space="preserve"> HYPERLINK \l _Toc13633 </w:delInstrText>
            </w:r>
            <w:r>
              <w:rPr>
                <w:b w:val="0"/>
                <w:bCs w:val="0"/>
                <w:caps w:val="0"/>
              </w:rPr>
            </w:r>
            <w:r>
              <w:rPr>
                <w:b w:val="0"/>
                <w:bCs w:val="0"/>
                <w:caps w:val="0"/>
              </w:rPr>
              <w:fldChar w:fldCharType="separate"/>
            </w:r>
            <w:r>
              <w:rPr>
                <w:rFonts w:ascii="Times New Roman" w:eastAsia="Times New Roman" w:hAnsi="Times New Roman" w:cs="Times New Roman"/>
                <w:spacing w:val="-1"/>
                <w:szCs w:val="24"/>
              </w:rPr>
              <w:delText>2.</w:delText>
            </w:r>
            <w:r>
              <w:rPr>
                <w:rFonts w:ascii="宋体" w:eastAsia="宋体" w:hAnsi="宋体" w:cs="宋体"/>
                <w:spacing w:val="-1"/>
                <w:szCs w:val="24"/>
                <w14:textOutline w14:w="4356" w14:cap="flat" w14:cmpd="sng" w14:algn="ctr">
                  <w14:solidFill>
                    <w14:srgbClr w14:val="000000"/>
                  </w14:solidFill>
                  <w14:prstDash w14:val="solid"/>
                  <w14:miter w14:lim="0"/>
                </w14:textOutline>
              </w:rPr>
              <w:delText>适用范围</w:delText>
            </w:r>
            <w:r>
              <w:tab/>
            </w:r>
            <w:r>
              <w:rPr>
                <w:b w:val="0"/>
                <w:bCs w:val="0"/>
                <w:caps w:val="0"/>
              </w:rPr>
              <w:fldChar w:fldCharType="begin"/>
            </w:r>
            <w:r>
              <w:delInstrText xml:space="preserve"> PAGEREF _Toc13633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80" w:author="36526" w:date="2024-11-02T22:39:00Z"/>
            </w:rPr>
          </w:pPr>
          <w:del w:id="81" w:author="36526" w:date="2024-11-02T22:39:00Z">
            <w:r>
              <w:rPr>
                <w:b w:val="0"/>
                <w:bCs w:val="0"/>
                <w:caps w:val="0"/>
              </w:rPr>
              <w:fldChar w:fldCharType="begin"/>
            </w:r>
            <w:r>
              <w:delInstrText xml:space="preserve"> HYPERLINK \l _Toc18980 </w:delInstrText>
            </w:r>
            <w:r>
              <w:rPr>
                <w:b w:val="0"/>
                <w:bCs w:val="0"/>
                <w:caps w:val="0"/>
              </w:rPr>
            </w:r>
            <w:r>
              <w:rPr>
                <w:b w:val="0"/>
                <w:bCs w:val="0"/>
                <w:caps w:val="0"/>
              </w:rPr>
              <w:fldChar w:fldCharType="separate"/>
            </w:r>
            <w:r>
              <w:rPr>
                <w:rFonts w:ascii="Times New Roman" w:eastAsia="Times New Roman" w:hAnsi="Times New Roman" w:cs="Times New Roman"/>
                <w:szCs w:val="24"/>
              </w:rPr>
              <w:delText>3.</w:delText>
            </w:r>
            <w:r>
              <w:rPr>
                <w:rFonts w:ascii="宋体" w:eastAsia="宋体" w:hAnsi="宋体" w:cs="宋体"/>
                <w:szCs w:val="24"/>
                <w14:textOutline w14:w="4356" w14:cap="flat" w14:cmpd="sng" w14:algn="ctr">
                  <w14:solidFill>
                    <w14:srgbClr w14:val="000000"/>
                  </w14:solidFill>
                  <w14:prstDash w14:val="solid"/>
                  <w14:miter w14:lim="0"/>
                </w14:textOutline>
              </w:rPr>
              <w:delText>术语与定义</w:delText>
            </w:r>
            <w:r>
              <w:tab/>
            </w:r>
            <w:r>
              <w:rPr>
                <w:b w:val="0"/>
                <w:bCs w:val="0"/>
                <w:caps w:val="0"/>
              </w:rPr>
              <w:fldChar w:fldCharType="begin"/>
            </w:r>
            <w:r>
              <w:delInstrText xml:space="preserve"> PAGEREF _Toc18980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82" w:author="36526" w:date="2024-11-02T22:39:00Z"/>
            </w:rPr>
          </w:pPr>
          <w:del w:id="83" w:author="36526" w:date="2024-11-02T22:39:00Z">
            <w:r>
              <w:rPr>
                <w:b w:val="0"/>
                <w:bCs w:val="0"/>
                <w:caps w:val="0"/>
              </w:rPr>
              <w:fldChar w:fldCharType="begin"/>
            </w:r>
            <w:r>
              <w:delInstrText xml:space="preserve"> HYPERLINK \l _Toc777 </w:delInstrText>
            </w:r>
            <w:r>
              <w:rPr>
                <w:b w:val="0"/>
                <w:bCs w:val="0"/>
                <w:caps w:val="0"/>
              </w:rPr>
            </w:r>
            <w:r>
              <w:rPr>
                <w:b w:val="0"/>
                <w:bCs w:val="0"/>
                <w:caps w:val="0"/>
              </w:rPr>
              <w:fldChar w:fldCharType="separate"/>
            </w:r>
            <w:r>
              <w:rPr>
                <w:rFonts w:ascii="Times New Roman" w:eastAsia="Times New Roman" w:hAnsi="Times New Roman" w:cs="Times New Roman"/>
                <w:szCs w:val="24"/>
              </w:rPr>
              <w:delText>4.</w:delText>
            </w:r>
            <w:r>
              <w:rPr>
                <w:rFonts w:ascii="宋体" w:eastAsia="宋体" w:hAnsi="宋体" w:cs="宋体"/>
                <w:szCs w:val="24"/>
                <w14:textOutline w14:w="4356" w14:cap="flat" w14:cmpd="sng" w14:algn="ctr">
                  <w14:solidFill>
                    <w14:srgbClr w14:val="000000"/>
                  </w14:solidFill>
                  <w14:prstDash w14:val="solid"/>
                  <w14:miter w14:lim="0"/>
                </w14:textOutline>
              </w:rPr>
              <w:delText>相关部门</w:delText>
            </w:r>
            <w:r>
              <w:rPr>
                <w:rFonts w:ascii="Times New Roman" w:eastAsia="Times New Roman" w:hAnsi="Times New Roman" w:cs="Times New Roman"/>
                <w:szCs w:val="24"/>
              </w:rPr>
              <w:delText>/</w:delText>
            </w:r>
            <w:r>
              <w:rPr>
                <w:rFonts w:ascii="宋体" w:eastAsia="宋体" w:hAnsi="宋体" w:cs="宋体"/>
                <w:szCs w:val="24"/>
                <w14:textOutline w14:w="4356" w14:cap="flat" w14:cmpd="sng" w14:algn="ctr">
                  <w14:solidFill>
                    <w14:srgbClr w14:val="000000"/>
                  </w14:solidFill>
                  <w14:prstDash w14:val="solid"/>
                  <w14:miter w14:lim="0"/>
                </w14:textOutline>
              </w:rPr>
              <w:delText>人员职责</w:delText>
            </w:r>
            <w:r>
              <w:tab/>
            </w:r>
            <w:r>
              <w:rPr>
                <w:b w:val="0"/>
                <w:bCs w:val="0"/>
                <w:caps w:val="0"/>
              </w:rPr>
              <w:fldChar w:fldCharType="begin"/>
            </w:r>
            <w:r>
              <w:delInstrText xml:space="preserve"> PAGEREF _Toc777 \h </w:delInstrText>
            </w:r>
            <w:r>
              <w:rPr>
                <w:b w:val="0"/>
                <w:bCs w:val="0"/>
                <w:caps w:val="0"/>
              </w:rPr>
            </w:r>
            <w:r>
              <w:rPr>
                <w:b w:val="0"/>
                <w:bCs w:val="0"/>
                <w:caps w:val="0"/>
              </w:rPr>
              <w:fldChar w:fldCharType="separate"/>
            </w:r>
            <w:r>
              <w:delText>4</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84" w:author="36526" w:date="2024-11-02T22:39:00Z"/>
            </w:rPr>
          </w:pPr>
          <w:del w:id="85" w:author="36526" w:date="2024-11-02T22:39:00Z">
            <w:r>
              <w:rPr>
                <w:b w:val="0"/>
                <w:bCs w:val="0"/>
                <w:caps w:val="0"/>
              </w:rPr>
              <w:fldChar w:fldCharType="begin"/>
            </w:r>
            <w:r>
              <w:delInstrText xml:space="preserve"> HYPERLINK \l _Toc23391 </w:delInstrText>
            </w:r>
            <w:r>
              <w:rPr>
                <w:b w:val="0"/>
                <w:bCs w:val="0"/>
                <w:caps w:val="0"/>
              </w:rPr>
            </w:r>
            <w:r>
              <w:rPr>
                <w:b w:val="0"/>
                <w:bCs w:val="0"/>
                <w:caps w:val="0"/>
              </w:rPr>
              <w:fldChar w:fldCharType="separate"/>
            </w:r>
            <w:r>
              <w:rPr>
                <w:rFonts w:ascii="Times New Roman" w:eastAsia="Times New Roman" w:hAnsi="Times New Roman" w:cs="Times New Roman"/>
                <w:szCs w:val="24"/>
              </w:rPr>
              <w:delText>5.</w:delText>
            </w:r>
            <w:r>
              <w:rPr>
                <w:rFonts w:ascii="宋体" w:eastAsia="宋体" w:hAnsi="宋体" w:cs="宋体"/>
                <w:szCs w:val="24"/>
                <w14:textOutline w14:w="4356" w14:cap="flat" w14:cmpd="sng" w14:algn="ctr">
                  <w14:solidFill>
                    <w14:srgbClr w14:val="000000"/>
                  </w14:solidFill>
                  <w14:prstDash w14:val="solid"/>
                  <w14:miter w14:lim="0"/>
                </w14:textOutline>
              </w:rPr>
              <w:delText>劳动防护用品选用和配备</w:delText>
            </w:r>
            <w:r>
              <w:tab/>
            </w:r>
            <w:r>
              <w:rPr>
                <w:b w:val="0"/>
                <w:bCs w:val="0"/>
                <w:caps w:val="0"/>
              </w:rPr>
              <w:fldChar w:fldCharType="begin"/>
            </w:r>
            <w:r>
              <w:delInstrText xml:space="preserve"> PAGEREF _Toc23391 \h </w:delInstrText>
            </w:r>
            <w:r>
              <w:rPr>
                <w:b w:val="0"/>
                <w:bCs w:val="0"/>
                <w:caps w:val="0"/>
              </w:rPr>
            </w:r>
            <w:r>
              <w:rPr>
                <w:b w:val="0"/>
                <w:bCs w:val="0"/>
                <w:caps w:val="0"/>
              </w:rPr>
              <w:fldChar w:fldCharType="separate"/>
            </w:r>
            <w:r>
              <w:delText>5</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86" w:author="36526" w:date="2024-11-02T22:39:00Z"/>
            </w:rPr>
          </w:pPr>
          <w:del w:id="87" w:author="36526" w:date="2024-11-02T22:39:00Z">
            <w:r>
              <w:rPr>
                <w:b w:val="0"/>
                <w:bCs w:val="0"/>
                <w:caps w:val="0"/>
              </w:rPr>
              <w:fldChar w:fldCharType="begin"/>
            </w:r>
            <w:r>
              <w:delInstrText xml:space="preserve"> HYPERLINK \l _Toc19520 </w:delInstrText>
            </w:r>
            <w:r>
              <w:rPr>
                <w:b w:val="0"/>
                <w:bCs w:val="0"/>
                <w:caps w:val="0"/>
              </w:rPr>
            </w:r>
            <w:r>
              <w:rPr>
                <w:b w:val="0"/>
                <w:bCs w:val="0"/>
                <w:caps w:val="0"/>
              </w:rPr>
              <w:fldChar w:fldCharType="separate"/>
            </w:r>
            <w:r>
              <w:rPr>
                <w:rFonts w:ascii="Times New Roman" w:eastAsia="Times New Roman" w:hAnsi="Times New Roman" w:cs="Times New Roman"/>
                <w:spacing w:val="-1"/>
                <w:szCs w:val="24"/>
              </w:rPr>
              <w:delText>6.</w:delText>
            </w:r>
            <w:r>
              <w:rPr>
                <w:rFonts w:ascii="宋体" w:eastAsia="宋体" w:hAnsi="宋体" w:cs="宋体"/>
                <w:spacing w:val="-1"/>
                <w:szCs w:val="24"/>
                <w14:textOutline w14:w="4356" w14:cap="flat" w14:cmpd="sng" w14:algn="ctr">
                  <w14:solidFill>
                    <w14:srgbClr w14:val="000000"/>
                  </w14:solidFill>
                  <w14:prstDash w14:val="solid"/>
                  <w14:miter w14:lim="0"/>
                </w14:textOutline>
              </w:rPr>
              <w:delText>劳动防护用品使用管理</w:delText>
            </w:r>
            <w:r>
              <w:tab/>
            </w:r>
            <w:r>
              <w:rPr>
                <w:b w:val="0"/>
                <w:bCs w:val="0"/>
                <w:caps w:val="0"/>
              </w:rPr>
              <w:fldChar w:fldCharType="begin"/>
            </w:r>
            <w:r>
              <w:delInstrText xml:space="preserve"> PAGEREF _Toc19520 \h </w:delInstrText>
            </w:r>
            <w:r>
              <w:rPr>
                <w:b w:val="0"/>
                <w:bCs w:val="0"/>
                <w:caps w:val="0"/>
              </w:rPr>
            </w:r>
            <w:r>
              <w:rPr>
                <w:b w:val="0"/>
                <w:bCs w:val="0"/>
                <w:caps w:val="0"/>
              </w:rPr>
              <w:fldChar w:fldCharType="separate"/>
            </w:r>
            <w:r>
              <w:delText>6</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88" w:author="36526" w:date="2024-11-02T22:39:00Z"/>
            </w:rPr>
          </w:pPr>
          <w:del w:id="89" w:author="36526" w:date="2024-11-02T22:39:00Z">
            <w:r>
              <w:rPr>
                <w:b w:val="0"/>
                <w:bCs w:val="0"/>
                <w:caps w:val="0"/>
              </w:rPr>
              <w:fldChar w:fldCharType="begin"/>
            </w:r>
            <w:r>
              <w:delInstrText xml:space="preserve"> HYPERLINK \l _Toc17184 </w:delInstrText>
            </w:r>
            <w:r>
              <w:rPr>
                <w:b w:val="0"/>
                <w:bCs w:val="0"/>
                <w:caps w:val="0"/>
              </w:rPr>
            </w:r>
            <w:r>
              <w:rPr>
                <w:b w:val="0"/>
                <w:bCs w:val="0"/>
                <w:caps w:val="0"/>
              </w:rPr>
              <w:fldChar w:fldCharType="separate"/>
            </w:r>
            <w:r>
              <w:rPr>
                <w:rFonts w:ascii="Times New Roman" w:eastAsia="Times New Roman" w:hAnsi="Times New Roman" w:cs="Times New Roman"/>
                <w:spacing w:val="-2"/>
                <w:szCs w:val="24"/>
              </w:rPr>
              <w:delText>7.</w:delText>
            </w:r>
            <w:r>
              <w:rPr>
                <w:rFonts w:ascii="宋体" w:eastAsia="宋体" w:hAnsi="宋体" w:cs="宋体"/>
                <w:spacing w:val="-2"/>
                <w:szCs w:val="24"/>
                <w14:textOutline w14:w="4356" w14:cap="flat" w14:cmpd="sng" w14:algn="ctr">
                  <w14:solidFill>
                    <w14:srgbClr w14:val="000000"/>
                  </w14:solidFill>
                  <w14:prstDash w14:val="solid"/>
                  <w14:miter w14:lim="0"/>
                </w14:textOutline>
              </w:rPr>
              <w:delText>存档</w:delText>
            </w:r>
            <w:r>
              <w:tab/>
            </w:r>
            <w:r>
              <w:rPr>
                <w:b w:val="0"/>
                <w:bCs w:val="0"/>
                <w:caps w:val="0"/>
              </w:rPr>
              <w:fldChar w:fldCharType="begin"/>
            </w:r>
            <w:r>
              <w:delInstrText xml:space="preserve"> PAGEREF _Toc17184 \h </w:delInstrText>
            </w:r>
            <w:r>
              <w:rPr>
                <w:b w:val="0"/>
                <w:bCs w:val="0"/>
                <w:caps w:val="0"/>
              </w:rPr>
            </w:r>
            <w:r>
              <w:rPr>
                <w:b w:val="0"/>
                <w:bCs w:val="0"/>
                <w:caps w:val="0"/>
              </w:rPr>
              <w:fldChar w:fldCharType="separate"/>
            </w:r>
            <w:r>
              <w:delText>8</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del w:id="90" w:author="36526" w:date="2024-11-02T22:39:00Z"/>
            </w:rPr>
          </w:pPr>
          <w:del w:id="91" w:author="36526" w:date="2024-11-02T22:39:00Z">
            <w:r>
              <w:rPr>
                <w:b w:val="0"/>
                <w:bCs w:val="0"/>
                <w:caps w:val="0"/>
              </w:rPr>
              <w:fldChar w:fldCharType="begin"/>
            </w:r>
            <w:r>
              <w:delInstrText xml:space="preserve"> HYPERLINK \l _Toc7270 </w:delInstrText>
            </w:r>
            <w:r>
              <w:rPr>
                <w:b w:val="0"/>
                <w:bCs w:val="0"/>
                <w:caps w:val="0"/>
              </w:rPr>
            </w:r>
            <w:r>
              <w:rPr>
                <w:b w:val="0"/>
                <w:bCs w:val="0"/>
                <w:caps w:val="0"/>
              </w:rPr>
              <w:fldChar w:fldCharType="separate"/>
            </w:r>
            <w:r>
              <w:rPr>
                <w:rFonts w:ascii="Times New Roman" w:eastAsia="Times New Roman" w:hAnsi="Times New Roman" w:cs="Times New Roman"/>
                <w:spacing w:val="-2"/>
                <w:szCs w:val="24"/>
              </w:rPr>
              <w:delText>8.</w:delText>
            </w:r>
            <w:r>
              <w:rPr>
                <w:rFonts w:ascii="宋体" w:eastAsia="宋体" w:hAnsi="宋体" w:cs="宋体"/>
                <w:spacing w:val="-2"/>
                <w:szCs w:val="24"/>
                <w14:textOutline w14:w="4356" w14:cap="flat" w14:cmpd="sng" w14:algn="ctr">
                  <w14:solidFill>
                    <w14:srgbClr w14:val="000000"/>
                  </w14:solidFill>
                  <w14:prstDash w14:val="solid"/>
                  <w14:miter w14:lim="0"/>
                </w14:textOutline>
              </w:rPr>
              <w:delText>附则</w:delText>
            </w:r>
            <w:r>
              <w:tab/>
            </w:r>
            <w:r>
              <w:rPr>
                <w:b w:val="0"/>
                <w:bCs w:val="0"/>
                <w:caps w:val="0"/>
              </w:rPr>
              <w:fldChar w:fldCharType="begin"/>
            </w:r>
            <w:r>
              <w:delInstrText xml:space="preserve"> PAGEREF _Toc7270 \h </w:delInstrText>
            </w:r>
            <w:r>
              <w:rPr>
                <w:b w:val="0"/>
                <w:bCs w:val="0"/>
                <w:caps w:val="0"/>
              </w:rPr>
            </w:r>
            <w:r>
              <w:rPr>
                <w:b w:val="0"/>
                <w:bCs w:val="0"/>
                <w:caps w:val="0"/>
              </w:rPr>
              <w:fldChar w:fldCharType="separate"/>
            </w:r>
            <w:r>
              <w:delText>8</w:delText>
            </w:r>
            <w:r>
              <w:rPr>
                <w:b w:val="0"/>
                <w:bCs w:val="0"/>
                <w:caps w:val="0"/>
              </w:rPr>
              <w:fldChar w:fldCharType="end"/>
            </w:r>
            <w:r>
              <w:rPr>
                <w:b w:val="0"/>
                <w:bCs w:val="0"/>
                <w:caps w:val="0"/>
              </w:rPr>
              <w:fldChar w:fldCharType="end"/>
            </w:r>
          </w:del>
        </w:p>
        <w:p w:rsidR="007E332B" w:rsidRDefault="0067791C">
          <w:pPr>
            <w:pStyle w:val="TOC1"/>
            <w:tabs>
              <w:tab w:val="right" w:leader="dot" w:pos="9130"/>
            </w:tabs>
            <w:rPr>
              <w:ins w:id="92" w:author="随遇而安" w:date="2023-08-24T08:08:00Z"/>
              <w:del w:id="93" w:author="36526" w:date="2024-11-02T22:39:00Z"/>
            </w:rPr>
          </w:pPr>
          <w:ins w:id="94" w:author="随遇而安" w:date="2023-08-24T08:08:00Z">
            <w:del w:id="95" w:author="36526" w:date="2024-11-02T22:39:00Z">
              <w:r>
                <w:rPr>
                  <w:b w:val="0"/>
                  <w:bCs w:val="0"/>
                  <w:caps w:val="0"/>
                </w:rPr>
                <w:fldChar w:fldCharType="begin"/>
              </w:r>
              <w:r>
                <w:delInstrText xml:space="preserve"> HYPERLINK \l _Toc4413 </w:delInstrText>
              </w:r>
              <w:r>
                <w:rPr>
                  <w:b w:val="0"/>
                  <w:bCs w:val="0"/>
                  <w:caps w:val="0"/>
                </w:rPr>
              </w:r>
              <w:r>
                <w:rPr>
                  <w:b w:val="0"/>
                  <w:bCs w:val="0"/>
                  <w:caps w:val="0"/>
                </w:rPr>
                <w:fldChar w:fldCharType="separate"/>
              </w:r>
              <w:r>
                <w:rPr>
                  <w:rFonts w:ascii="Times New Roman" w:eastAsia="Times New Roman" w:hAnsi="Times New Roman" w:cs="Times New Roman"/>
                  <w:spacing w:val="-4"/>
                  <w:szCs w:val="24"/>
                </w:rPr>
                <w:delText>1.</w:delText>
              </w:r>
              <w:r>
                <w:rPr>
                  <w:rFonts w:ascii="宋体" w:eastAsia="宋体" w:hAnsi="宋体" w:cs="宋体"/>
                  <w:spacing w:val="-4"/>
                  <w:szCs w:val="24"/>
                  <w14:textOutline w14:w="4356" w14:cap="flat" w14:cmpd="sng" w14:algn="ctr">
                    <w14:solidFill>
                      <w14:srgbClr w14:val="000000"/>
                    </w14:solidFill>
                    <w14:prstDash w14:val="solid"/>
                    <w14:miter w14:lim="0"/>
                  </w14:textOutline>
                </w:rPr>
                <w:delText>目的</w:delText>
              </w:r>
              <w:r>
                <w:tab/>
              </w:r>
              <w:r>
                <w:rPr>
                  <w:b w:val="0"/>
                  <w:bCs w:val="0"/>
                  <w:caps w:val="0"/>
                </w:rPr>
                <w:fldChar w:fldCharType="begin"/>
              </w:r>
              <w:r>
                <w:delInstrText xml:space="preserve"> PAGEREF _Toc4413 \h </w:delInstrText>
              </w:r>
            </w:del>
          </w:ins>
          <w:del w:id="96" w:author="36526" w:date="2024-11-02T22:39:00Z">
            <w:r>
              <w:rPr>
                <w:b w:val="0"/>
                <w:bCs w:val="0"/>
                <w:caps w:val="0"/>
              </w:rPr>
            </w:r>
          </w:del>
          <w:ins w:id="97" w:author="随遇而安" w:date="2023-08-24T08:08:00Z">
            <w:del w:id="98" w:author="36526" w:date="2024-11-02T22:39:00Z">
              <w:r>
                <w:rPr>
                  <w:b w:val="0"/>
                  <w:bCs w:val="0"/>
                  <w:caps w:val="0"/>
                </w:rPr>
                <w:fldChar w:fldCharType="separate"/>
              </w:r>
              <w:r>
                <w:delText>4</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99" w:author="随遇而安" w:date="2023-08-24T08:08:00Z"/>
              <w:del w:id="100" w:author="36526" w:date="2024-11-02T22:39:00Z"/>
            </w:rPr>
          </w:pPr>
          <w:ins w:id="101" w:author="随遇而安" w:date="2023-08-24T08:08:00Z">
            <w:del w:id="102" w:author="36526" w:date="2024-11-02T22:39:00Z">
              <w:r>
                <w:rPr>
                  <w:b w:val="0"/>
                  <w:bCs w:val="0"/>
                  <w:caps w:val="0"/>
                </w:rPr>
                <w:fldChar w:fldCharType="begin"/>
              </w:r>
              <w:r>
                <w:delInstrText xml:space="preserve"> HYPERLINK \l _Toc19865 </w:delInstrText>
              </w:r>
              <w:r>
                <w:rPr>
                  <w:b w:val="0"/>
                  <w:bCs w:val="0"/>
                  <w:caps w:val="0"/>
                </w:rPr>
              </w:r>
              <w:r>
                <w:rPr>
                  <w:b w:val="0"/>
                  <w:bCs w:val="0"/>
                  <w:caps w:val="0"/>
                </w:rPr>
                <w:fldChar w:fldCharType="separate"/>
              </w:r>
              <w:r>
                <w:rPr>
                  <w:rFonts w:ascii="Times New Roman" w:eastAsia="Times New Roman" w:hAnsi="Times New Roman" w:cs="Times New Roman"/>
                  <w:spacing w:val="-1"/>
                  <w:szCs w:val="24"/>
                </w:rPr>
                <w:delText>2.</w:delText>
              </w:r>
              <w:r>
                <w:rPr>
                  <w:rFonts w:ascii="宋体" w:eastAsia="宋体" w:hAnsi="宋体" w:cs="宋体"/>
                  <w:spacing w:val="-1"/>
                  <w:szCs w:val="24"/>
                  <w14:textOutline w14:w="4356" w14:cap="flat" w14:cmpd="sng" w14:algn="ctr">
                    <w14:solidFill>
                      <w14:srgbClr w14:val="000000"/>
                    </w14:solidFill>
                    <w14:prstDash w14:val="solid"/>
                    <w14:miter w14:lim="0"/>
                  </w14:textOutline>
                </w:rPr>
                <w:delText>适用范围</w:delText>
              </w:r>
              <w:r>
                <w:tab/>
              </w:r>
              <w:r>
                <w:rPr>
                  <w:b w:val="0"/>
                  <w:bCs w:val="0"/>
                  <w:caps w:val="0"/>
                </w:rPr>
                <w:fldChar w:fldCharType="begin"/>
              </w:r>
              <w:r>
                <w:delInstrText xml:space="preserve"> PAGEREF _Toc19865 \h </w:delInstrText>
              </w:r>
            </w:del>
          </w:ins>
          <w:del w:id="103" w:author="36526" w:date="2024-11-02T22:39:00Z">
            <w:r>
              <w:rPr>
                <w:b w:val="0"/>
                <w:bCs w:val="0"/>
                <w:caps w:val="0"/>
              </w:rPr>
            </w:r>
          </w:del>
          <w:ins w:id="104" w:author="随遇而安" w:date="2023-08-24T08:08:00Z">
            <w:del w:id="105" w:author="36526" w:date="2024-11-02T22:39:00Z">
              <w:r>
                <w:rPr>
                  <w:b w:val="0"/>
                  <w:bCs w:val="0"/>
                  <w:caps w:val="0"/>
                </w:rPr>
                <w:fldChar w:fldCharType="separate"/>
              </w:r>
              <w:r>
                <w:delText>4</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06" w:author="随遇而安" w:date="2023-08-24T08:08:00Z"/>
              <w:del w:id="107" w:author="36526" w:date="2024-11-02T22:39:00Z"/>
            </w:rPr>
          </w:pPr>
          <w:ins w:id="108" w:author="随遇而安" w:date="2023-08-24T08:08:00Z">
            <w:del w:id="109" w:author="36526" w:date="2024-11-02T22:39:00Z">
              <w:r>
                <w:rPr>
                  <w:b w:val="0"/>
                  <w:bCs w:val="0"/>
                  <w:caps w:val="0"/>
                </w:rPr>
                <w:fldChar w:fldCharType="begin"/>
              </w:r>
              <w:r>
                <w:delInstrText xml:space="preserve"> HYPERLINK \l _Toc11800 </w:delInstrText>
              </w:r>
              <w:r>
                <w:rPr>
                  <w:b w:val="0"/>
                  <w:bCs w:val="0"/>
                  <w:caps w:val="0"/>
                </w:rPr>
              </w:r>
              <w:r>
                <w:rPr>
                  <w:b w:val="0"/>
                  <w:bCs w:val="0"/>
                  <w:caps w:val="0"/>
                </w:rPr>
                <w:fldChar w:fldCharType="separate"/>
              </w:r>
              <w:r>
                <w:rPr>
                  <w:rFonts w:ascii="Times New Roman" w:eastAsia="Times New Roman" w:hAnsi="Times New Roman" w:cs="Times New Roman"/>
                  <w:szCs w:val="24"/>
                </w:rPr>
                <w:delText>3.</w:delText>
              </w:r>
              <w:r>
                <w:rPr>
                  <w:rFonts w:ascii="宋体" w:eastAsia="宋体" w:hAnsi="宋体" w:cs="宋体"/>
                  <w:szCs w:val="24"/>
                  <w14:textOutline w14:w="4356" w14:cap="flat" w14:cmpd="sng" w14:algn="ctr">
                    <w14:solidFill>
                      <w14:srgbClr w14:val="000000"/>
                    </w14:solidFill>
                    <w14:prstDash w14:val="solid"/>
                    <w14:miter w14:lim="0"/>
                  </w14:textOutline>
                </w:rPr>
                <w:delText>术语与定义</w:delText>
              </w:r>
              <w:r>
                <w:tab/>
              </w:r>
              <w:r>
                <w:rPr>
                  <w:b w:val="0"/>
                  <w:bCs w:val="0"/>
                  <w:caps w:val="0"/>
                </w:rPr>
                <w:fldChar w:fldCharType="begin"/>
              </w:r>
              <w:r>
                <w:delInstrText xml:space="preserve"> PAGEREF _Toc11800 \h </w:delInstrText>
              </w:r>
            </w:del>
          </w:ins>
          <w:del w:id="110" w:author="36526" w:date="2024-11-02T22:39:00Z">
            <w:r>
              <w:rPr>
                <w:b w:val="0"/>
                <w:bCs w:val="0"/>
                <w:caps w:val="0"/>
              </w:rPr>
            </w:r>
          </w:del>
          <w:ins w:id="111" w:author="随遇而安" w:date="2023-08-24T08:08:00Z">
            <w:del w:id="112" w:author="36526" w:date="2024-11-02T22:39:00Z">
              <w:r>
                <w:rPr>
                  <w:b w:val="0"/>
                  <w:bCs w:val="0"/>
                  <w:caps w:val="0"/>
                </w:rPr>
                <w:fldChar w:fldCharType="separate"/>
              </w:r>
              <w:r>
                <w:delText>4</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13" w:author="随遇而安" w:date="2023-08-24T08:08:00Z"/>
              <w:del w:id="114" w:author="36526" w:date="2024-11-02T22:39:00Z"/>
            </w:rPr>
          </w:pPr>
          <w:ins w:id="115" w:author="随遇而安" w:date="2023-08-24T08:08:00Z">
            <w:del w:id="116" w:author="36526" w:date="2024-11-02T22:39:00Z">
              <w:r>
                <w:rPr>
                  <w:b w:val="0"/>
                  <w:bCs w:val="0"/>
                  <w:caps w:val="0"/>
                </w:rPr>
                <w:fldChar w:fldCharType="begin"/>
              </w:r>
              <w:r>
                <w:delInstrText xml:space="preserve"> HYPERLINK \l _Toc1751 </w:delInstrText>
              </w:r>
              <w:r>
                <w:rPr>
                  <w:b w:val="0"/>
                  <w:bCs w:val="0"/>
                  <w:caps w:val="0"/>
                </w:rPr>
              </w:r>
              <w:r>
                <w:rPr>
                  <w:b w:val="0"/>
                  <w:bCs w:val="0"/>
                  <w:caps w:val="0"/>
                </w:rPr>
                <w:fldChar w:fldCharType="separate"/>
              </w:r>
              <w:r>
                <w:rPr>
                  <w:rFonts w:ascii="Times New Roman" w:eastAsia="Times New Roman" w:hAnsi="Times New Roman" w:cs="Times New Roman"/>
                  <w:szCs w:val="24"/>
                </w:rPr>
                <w:delText>4.</w:delText>
              </w:r>
              <w:r>
                <w:rPr>
                  <w:rFonts w:ascii="宋体" w:eastAsia="宋体" w:hAnsi="宋体" w:cs="宋体"/>
                  <w:szCs w:val="24"/>
                  <w14:textOutline w14:w="4356" w14:cap="flat" w14:cmpd="sng" w14:algn="ctr">
                    <w14:solidFill>
                      <w14:srgbClr w14:val="000000"/>
                    </w14:solidFill>
                    <w14:prstDash w14:val="solid"/>
                    <w14:miter w14:lim="0"/>
                  </w14:textOutline>
                </w:rPr>
                <w:delText>相关部门</w:delText>
              </w:r>
              <w:r>
                <w:rPr>
                  <w:rFonts w:ascii="Times New Roman" w:eastAsia="Times New Roman" w:hAnsi="Times New Roman" w:cs="Times New Roman"/>
                  <w:szCs w:val="24"/>
                </w:rPr>
                <w:delText>/</w:delText>
              </w:r>
              <w:r>
                <w:rPr>
                  <w:rFonts w:ascii="宋体" w:eastAsia="宋体" w:hAnsi="宋体" w:cs="宋体"/>
                  <w:szCs w:val="24"/>
                  <w14:textOutline w14:w="4356" w14:cap="flat" w14:cmpd="sng" w14:algn="ctr">
                    <w14:solidFill>
                      <w14:srgbClr w14:val="000000"/>
                    </w14:solidFill>
                    <w14:prstDash w14:val="solid"/>
                    <w14:miter w14:lim="0"/>
                  </w14:textOutline>
                </w:rPr>
                <w:delText>人员职责</w:delText>
              </w:r>
              <w:r>
                <w:tab/>
              </w:r>
              <w:r>
                <w:rPr>
                  <w:b w:val="0"/>
                  <w:bCs w:val="0"/>
                  <w:caps w:val="0"/>
                </w:rPr>
                <w:fldChar w:fldCharType="begin"/>
              </w:r>
              <w:r>
                <w:delInstrText xml:space="preserve"> PAGEREF _Toc1751 \h </w:delInstrText>
              </w:r>
            </w:del>
          </w:ins>
          <w:del w:id="117" w:author="36526" w:date="2024-11-02T22:39:00Z">
            <w:r>
              <w:rPr>
                <w:b w:val="0"/>
                <w:bCs w:val="0"/>
                <w:caps w:val="0"/>
              </w:rPr>
            </w:r>
          </w:del>
          <w:ins w:id="118" w:author="随遇而安" w:date="2023-08-24T08:08:00Z">
            <w:del w:id="119" w:author="36526" w:date="2024-11-02T22:39:00Z">
              <w:r>
                <w:rPr>
                  <w:b w:val="0"/>
                  <w:bCs w:val="0"/>
                  <w:caps w:val="0"/>
                </w:rPr>
                <w:fldChar w:fldCharType="separate"/>
              </w:r>
              <w:r>
                <w:delText>4</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20" w:author="随遇而安" w:date="2023-08-24T08:08:00Z"/>
              <w:del w:id="121" w:author="36526" w:date="2024-11-02T22:39:00Z"/>
            </w:rPr>
          </w:pPr>
          <w:ins w:id="122" w:author="随遇而安" w:date="2023-08-24T08:08:00Z">
            <w:del w:id="123" w:author="36526" w:date="2024-11-02T22:39:00Z">
              <w:r>
                <w:rPr>
                  <w:b w:val="0"/>
                  <w:bCs w:val="0"/>
                  <w:caps w:val="0"/>
                </w:rPr>
                <w:fldChar w:fldCharType="begin"/>
              </w:r>
              <w:r>
                <w:delInstrText xml:space="preserve"> HYPERLINK \l _Toc7451 </w:delInstrText>
              </w:r>
              <w:r>
                <w:rPr>
                  <w:b w:val="0"/>
                  <w:bCs w:val="0"/>
                  <w:caps w:val="0"/>
                </w:rPr>
              </w:r>
              <w:r>
                <w:rPr>
                  <w:b w:val="0"/>
                  <w:bCs w:val="0"/>
                  <w:caps w:val="0"/>
                </w:rPr>
                <w:fldChar w:fldCharType="separate"/>
              </w:r>
              <w:r>
                <w:rPr>
                  <w:rFonts w:ascii="Times New Roman" w:eastAsia="Times New Roman" w:hAnsi="Times New Roman" w:cs="Times New Roman"/>
                  <w:szCs w:val="24"/>
                </w:rPr>
                <w:delText>5.</w:delText>
              </w:r>
              <w:r>
                <w:rPr>
                  <w:rFonts w:ascii="宋体" w:eastAsia="宋体" w:hAnsi="宋体" w:cs="宋体"/>
                  <w:szCs w:val="24"/>
                  <w14:textOutline w14:w="4356" w14:cap="flat" w14:cmpd="sng" w14:algn="ctr">
                    <w14:solidFill>
                      <w14:srgbClr w14:val="000000"/>
                    </w14:solidFill>
                    <w14:prstDash w14:val="solid"/>
                    <w14:miter w14:lim="0"/>
                  </w14:textOutline>
                </w:rPr>
                <w:delText>劳动防护用品选用和配备</w:delText>
              </w:r>
              <w:r>
                <w:tab/>
              </w:r>
              <w:r>
                <w:rPr>
                  <w:b w:val="0"/>
                  <w:bCs w:val="0"/>
                  <w:caps w:val="0"/>
                </w:rPr>
                <w:fldChar w:fldCharType="begin"/>
              </w:r>
              <w:r>
                <w:delInstrText xml:space="preserve"> PAGEREF _Toc7451 \h </w:delInstrText>
              </w:r>
            </w:del>
          </w:ins>
          <w:del w:id="124" w:author="36526" w:date="2024-11-02T22:39:00Z">
            <w:r>
              <w:rPr>
                <w:b w:val="0"/>
                <w:bCs w:val="0"/>
                <w:caps w:val="0"/>
              </w:rPr>
            </w:r>
          </w:del>
          <w:ins w:id="125" w:author="随遇而安" w:date="2023-08-24T08:08:00Z">
            <w:del w:id="126" w:author="36526" w:date="2024-11-02T22:39:00Z">
              <w:r>
                <w:rPr>
                  <w:b w:val="0"/>
                  <w:bCs w:val="0"/>
                  <w:caps w:val="0"/>
                </w:rPr>
                <w:fldChar w:fldCharType="separate"/>
              </w:r>
              <w:r>
                <w:delText>5</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27" w:author="随遇而安" w:date="2023-08-24T08:08:00Z"/>
              <w:del w:id="128" w:author="36526" w:date="2024-11-02T22:39:00Z"/>
            </w:rPr>
          </w:pPr>
          <w:ins w:id="129" w:author="随遇而安" w:date="2023-08-24T08:08:00Z">
            <w:del w:id="130" w:author="36526" w:date="2024-11-02T22:39:00Z">
              <w:r>
                <w:rPr>
                  <w:b w:val="0"/>
                  <w:bCs w:val="0"/>
                  <w:caps w:val="0"/>
                </w:rPr>
                <w:fldChar w:fldCharType="begin"/>
              </w:r>
              <w:r>
                <w:delInstrText xml:space="preserve"> HYPERLINK \l _Toc2872 </w:delInstrText>
              </w:r>
              <w:r>
                <w:rPr>
                  <w:b w:val="0"/>
                  <w:bCs w:val="0"/>
                  <w:caps w:val="0"/>
                </w:rPr>
              </w:r>
              <w:r>
                <w:rPr>
                  <w:b w:val="0"/>
                  <w:bCs w:val="0"/>
                  <w:caps w:val="0"/>
                </w:rPr>
                <w:fldChar w:fldCharType="separate"/>
              </w:r>
              <w:r>
                <w:rPr>
                  <w:rFonts w:ascii="Times New Roman" w:eastAsia="Times New Roman" w:hAnsi="Times New Roman" w:cs="Times New Roman"/>
                  <w:spacing w:val="-1"/>
                  <w:szCs w:val="24"/>
                </w:rPr>
                <w:delText>6.</w:delText>
              </w:r>
              <w:r>
                <w:rPr>
                  <w:rFonts w:ascii="宋体" w:eastAsia="宋体" w:hAnsi="宋体" w:cs="宋体"/>
                  <w:spacing w:val="-1"/>
                  <w:szCs w:val="24"/>
                  <w14:textOutline w14:w="4356" w14:cap="flat" w14:cmpd="sng" w14:algn="ctr">
                    <w14:solidFill>
                      <w14:srgbClr w14:val="000000"/>
                    </w14:solidFill>
                    <w14:prstDash w14:val="solid"/>
                    <w14:miter w14:lim="0"/>
                  </w14:textOutline>
                </w:rPr>
                <w:delText>劳动防护用品使用管理</w:delText>
              </w:r>
              <w:r>
                <w:tab/>
              </w:r>
              <w:r>
                <w:rPr>
                  <w:b w:val="0"/>
                  <w:bCs w:val="0"/>
                  <w:caps w:val="0"/>
                </w:rPr>
                <w:fldChar w:fldCharType="begin"/>
              </w:r>
              <w:r>
                <w:delInstrText xml:space="preserve"> PAGEREF _Toc2872 \h </w:delInstrText>
              </w:r>
            </w:del>
          </w:ins>
          <w:del w:id="131" w:author="36526" w:date="2024-11-02T22:39:00Z">
            <w:r>
              <w:rPr>
                <w:b w:val="0"/>
                <w:bCs w:val="0"/>
                <w:caps w:val="0"/>
              </w:rPr>
            </w:r>
          </w:del>
          <w:ins w:id="132" w:author="随遇而安" w:date="2023-08-24T08:08:00Z">
            <w:del w:id="133" w:author="36526" w:date="2024-11-02T22:39:00Z">
              <w:r>
                <w:rPr>
                  <w:b w:val="0"/>
                  <w:bCs w:val="0"/>
                  <w:caps w:val="0"/>
                </w:rPr>
                <w:fldChar w:fldCharType="separate"/>
              </w:r>
              <w:r>
                <w:delText>6</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34" w:author="随遇而安" w:date="2023-08-24T08:08:00Z"/>
              <w:del w:id="135" w:author="36526" w:date="2024-11-02T22:39:00Z"/>
            </w:rPr>
          </w:pPr>
          <w:ins w:id="136" w:author="随遇而安" w:date="2023-08-24T08:08:00Z">
            <w:del w:id="137" w:author="36526" w:date="2024-11-02T22:39:00Z">
              <w:r>
                <w:rPr>
                  <w:b w:val="0"/>
                  <w:bCs w:val="0"/>
                  <w:caps w:val="0"/>
                </w:rPr>
                <w:fldChar w:fldCharType="begin"/>
              </w:r>
              <w:r>
                <w:delInstrText xml:space="preserve"> HYPERLINK \l _Toc14034 </w:delInstrText>
              </w:r>
              <w:r>
                <w:rPr>
                  <w:b w:val="0"/>
                  <w:bCs w:val="0"/>
                  <w:caps w:val="0"/>
                </w:rPr>
              </w:r>
              <w:r>
                <w:rPr>
                  <w:b w:val="0"/>
                  <w:bCs w:val="0"/>
                  <w:caps w:val="0"/>
                </w:rPr>
                <w:fldChar w:fldCharType="separate"/>
              </w:r>
              <w:r>
                <w:rPr>
                  <w:rFonts w:ascii="Times New Roman" w:eastAsia="Times New Roman" w:hAnsi="Times New Roman" w:cs="Times New Roman"/>
                  <w:spacing w:val="-2"/>
                  <w:szCs w:val="24"/>
                </w:rPr>
                <w:delText>7.</w:delText>
              </w:r>
              <w:r>
                <w:rPr>
                  <w:rFonts w:ascii="宋体" w:eastAsia="宋体" w:hAnsi="宋体" w:cs="宋体"/>
                  <w:spacing w:val="-2"/>
                  <w:szCs w:val="24"/>
                  <w14:textOutline w14:w="4356" w14:cap="flat" w14:cmpd="sng" w14:algn="ctr">
                    <w14:solidFill>
                      <w14:srgbClr w14:val="000000"/>
                    </w14:solidFill>
                    <w14:prstDash w14:val="solid"/>
                    <w14:miter w14:lim="0"/>
                  </w14:textOutline>
                </w:rPr>
                <w:delText>存档</w:delText>
              </w:r>
              <w:r>
                <w:tab/>
              </w:r>
              <w:r>
                <w:rPr>
                  <w:b w:val="0"/>
                  <w:bCs w:val="0"/>
                  <w:caps w:val="0"/>
                </w:rPr>
                <w:fldChar w:fldCharType="begin"/>
              </w:r>
              <w:r>
                <w:delInstrText xml:space="preserve"> PAGEREF _Toc14034 \h </w:delInstrText>
              </w:r>
            </w:del>
          </w:ins>
          <w:del w:id="138" w:author="36526" w:date="2024-11-02T22:39:00Z">
            <w:r>
              <w:rPr>
                <w:b w:val="0"/>
                <w:bCs w:val="0"/>
                <w:caps w:val="0"/>
              </w:rPr>
            </w:r>
          </w:del>
          <w:ins w:id="139" w:author="随遇而安" w:date="2023-08-24T08:08:00Z">
            <w:del w:id="140" w:author="36526" w:date="2024-11-02T22:39:00Z">
              <w:r>
                <w:rPr>
                  <w:b w:val="0"/>
                  <w:bCs w:val="0"/>
                  <w:caps w:val="0"/>
                </w:rPr>
                <w:fldChar w:fldCharType="separate"/>
              </w:r>
              <w:r>
                <w:delText>8</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41" w:author="随遇而安" w:date="2023-08-24T08:08:00Z"/>
              <w:del w:id="142" w:author="36526" w:date="2024-11-02T22:39:00Z"/>
            </w:rPr>
          </w:pPr>
          <w:ins w:id="143" w:author="随遇而安" w:date="2023-08-24T08:08:00Z">
            <w:del w:id="144" w:author="36526" w:date="2024-11-02T22:39:00Z">
              <w:r>
                <w:rPr>
                  <w:b w:val="0"/>
                  <w:bCs w:val="0"/>
                  <w:caps w:val="0"/>
                </w:rPr>
                <w:fldChar w:fldCharType="begin"/>
              </w:r>
              <w:r>
                <w:delInstrText xml:space="preserve"> HYPERLINK \l _Toc30754 </w:delInstrText>
              </w:r>
              <w:r>
                <w:rPr>
                  <w:b w:val="0"/>
                  <w:bCs w:val="0"/>
                  <w:caps w:val="0"/>
                </w:rPr>
              </w:r>
              <w:r>
                <w:rPr>
                  <w:b w:val="0"/>
                  <w:bCs w:val="0"/>
                  <w:caps w:val="0"/>
                </w:rPr>
                <w:fldChar w:fldCharType="separate"/>
              </w:r>
              <w:r>
                <w:rPr>
                  <w:rFonts w:ascii="Times New Roman" w:eastAsia="Times New Roman" w:hAnsi="Times New Roman" w:cs="Times New Roman"/>
                  <w:spacing w:val="-2"/>
                  <w:szCs w:val="24"/>
                </w:rPr>
                <w:delText>8.</w:delText>
              </w:r>
              <w:r>
                <w:rPr>
                  <w:rFonts w:ascii="宋体" w:eastAsia="宋体" w:hAnsi="宋体" w:cs="宋体"/>
                  <w:spacing w:val="-2"/>
                  <w:szCs w:val="24"/>
                  <w14:textOutline w14:w="4356" w14:cap="flat" w14:cmpd="sng" w14:algn="ctr">
                    <w14:solidFill>
                      <w14:srgbClr w14:val="000000"/>
                    </w14:solidFill>
                    <w14:prstDash w14:val="solid"/>
                    <w14:miter w14:lim="0"/>
                  </w14:textOutline>
                </w:rPr>
                <w:delText>附则</w:delText>
              </w:r>
              <w:r>
                <w:tab/>
              </w:r>
              <w:r>
                <w:rPr>
                  <w:b w:val="0"/>
                  <w:bCs w:val="0"/>
                  <w:caps w:val="0"/>
                </w:rPr>
                <w:fldChar w:fldCharType="begin"/>
              </w:r>
              <w:r>
                <w:delInstrText xml:space="preserve"> PAGEREF _Toc30754 \h </w:delInstrText>
              </w:r>
            </w:del>
          </w:ins>
          <w:del w:id="145" w:author="36526" w:date="2024-11-02T22:39:00Z">
            <w:r>
              <w:rPr>
                <w:b w:val="0"/>
                <w:bCs w:val="0"/>
                <w:caps w:val="0"/>
              </w:rPr>
            </w:r>
          </w:del>
          <w:ins w:id="146" w:author="随遇而安" w:date="2023-08-24T08:08:00Z">
            <w:del w:id="147" w:author="36526" w:date="2024-11-02T22:39:00Z">
              <w:r>
                <w:rPr>
                  <w:b w:val="0"/>
                  <w:bCs w:val="0"/>
                  <w:caps w:val="0"/>
                </w:rPr>
                <w:fldChar w:fldCharType="separate"/>
              </w:r>
              <w:r>
                <w:delText>8</w:delText>
              </w:r>
              <w:r>
                <w:rPr>
                  <w:b w:val="0"/>
                  <w:bCs w:val="0"/>
                  <w:caps w:val="0"/>
                </w:rPr>
                <w:fldChar w:fldCharType="end"/>
              </w:r>
              <w:r>
                <w:rPr>
                  <w:b w:val="0"/>
                  <w:bCs w:val="0"/>
                  <w:caps w:val="0"/>
                </w:rPr>
                <w:fldChar w:fldCharType="end"/>
              </w:r>
            </w:del>
          </w:ins>
        </w:p>
        <w:p w:rsidR="007E332B" w:rsidRDefault="0067791C">
          <w:pPr>
            <w:pStyle w:val="TOC1"/>
            <w:tabs>
              <w:tab w:val="right" w:leader="dot" w:pos="9130"/>
            </w:tabs>
            <w:rPr>
              <w:ins w:id="148" w:author="36526" w:date="2024-11-02T22:39:00Z"/>
            </w:rPr>
          </w:pPr>
          <w:ins w:id="149" w:author="36526" w:date="2024-11-02T22:39:00Z">
            <w:r>
              <w:fldChar w:fldCharType="begin"/>
            </w:r>
            <w:r>
              <w:instrText xml:space="preserve"> HYPERLINK \l _Toc18649 </w:instrText>
            </w:r>
            <w:r>
              <w:fldChar w:fldCharType="separate"/>
            </w:r>
            <w:r>
              <w:rPr>
                <w:rFonts w:ascii="Times New Roman" w:eastAsia="Times New Roman" w:hAnsi="Times New Roman" w:cs="Times New Roman"/>
                <w:spacing w:val="-4"/>
                <w:szCs w:val="24"/>
              </w:rPr>
              <w:t>1.</w:t>
            </w:r>
            <w:r>
              <w:rPr>
                <w:rFonts w:ascii="宋体" w:eastAsia="宋体" w:hAnsi="宋体" w:cs="宋体"/>
                <w:spacing w:val="-4"/>
                <w:szCs w:val="24"/>
                <w14:textOutline w14:w="4356" w14:cap="flat" w14:cmpd="sng" w14:algn="ctr">
                  <w14:solidFill>
                    <w14:srgbClr w14:val="000000"/>
                  </w14:solidFill>
                  <w14:prstDash w14:val="solid"/>
                  <w14:miter w14:lim="0"/>
                </w14:textOutline>
              </w:rPr>
              <w:t>目的</w:t>
            </w:r>
            <w:r>
              <w:tab/>
            </w:r>
            <w:r>
              <w:fldChar w:fldCharType="begin"/>
            </w:r>
            <w:r>
              <w:instrText xml:space="preserve"> PAGEREF _Toc18649 \h </w:instrText>
            </w:r>
          </w:ins>
          <w:ins w:id="150" w:author="36526" w:date="2024-11-02T22:39:00Z">
            <w:r>
              <w:fldChar w:fldCharType="separate"/>
            </w:r>
            <w:r>
              <w:t>4</w:t>
            </w:r>
            <w:r>
              <w:fldChar w:fldCharType="end"/>
            </w:r>
            <w:r>
              <w:fldChar w:fldCharType="end"/>
            </w:r>
          </w:ins>
        </w:p>
        <w:p w:rsidR="007E332B" w:rsidRDefault="0067791C">
          <w:pPr>
            <w:pStyle w:val="TOC1"/>
            <w:tabs>
              <w:tab w:val="right" w:leader="dot" w:pos="9130"/>
            </w:tabs>
            <w:rPr>
              <w:ins w:id="151" w:author="36526" w:date="2024-11-02T22:39:00Z"/>
            </w:rPr>
          </w:pPr>
          <w:ins w:id="152" w:author="36526" w:date="2024-11-02T22:39:00Z">
            <w:r>
              <w:fldChar w:fldCharType="begin"/>
            </w:r>
            <w:r>
              <w:instrText xml:space="preserve"> HYPERLINK \l _Toc14365 </w:instrText>
            </w:r>
            <w:r>
              <w:fldChar w:fldCharType="separate"/>
            </w:r>
            <w:r>
              <w:rPr>
                <w:rFonts w:ascii="Times New Roman" w:eastAsia="Times New Roman" w:hAnsi="Times New Roman" w:cs="Times New Roman"/>
                <w:spacing w:val="-1"/>
                <w:szCs w:val="24"/>
              </w:rPr>
              <w:t>2.</w:t>
            </w:r>
            <w:r>
              <w:rPr>
                <w:rFonts w:ascii="宋体" w:eastAsia="宋体" w:hAnsi="宋体" w:cs="宋体"/>
                <w:spacing w:val="-1"/>
                <w:szCs w:val="24"/>
                <w14:textOutline w14:w="4356" w14:cap="flat" w14:cmpd="sng" w14:algn="ctr">
                  <w14:solidFill>
                    <w14:srgbClr w14:val="000000"/>
                  </w14:solidFill>
                  <w14:prstDash w14:val="solid"/>
                  <w14:miter w14:lim="0"/>
                </w14:textOutline>
              </w:rPr>
              <w:t>适用范围</w:t>
            </w:r>
            <w:r>
              <w:tab/>
            </w:r>
            <w:r>
              <w:fldChar w:fldCharType="begin"/>
            </w:r>
            <w:r>
              <w:instrText xml:space="preserve"> PAGEREF _Toc14365 \h </w:instrText>
            </w:r>
          </w:ins>
          <w:ins w:id="153" w:author="36526" w:date="2024-11-02T22:39:00Z">
            <w:r>
              <w:fldChar w:fldCharType="separate"/>
            </w:r>
            <w:r>
              <w:t>4</w:t>
            </w:r>
            <w:r>
              <w:fldChar w:fldCharType="end"/>
            </w:r>
            <w:r>
              <w:fldChar w:fldCharType="end"/>
            </w:r>
          </w:ins>
        </w:p>
        <w:p w:rsidR="007E332B" w:rsidRDefault="0067791C">
          <w:pPr>
            <w:pStyle w:val="TOC1"/>
            <w:tabs>
              <w:tab w:val="right" w:leader="dot" w:pos="9130"/>
            </w:tabs>
            <w:rPr>
              <w:ins w:id="154" w:author="36526" w:date="2024-11-02T22:39:00Z"/>
            </w:rPr>
          </w:pPr>
          <w:ins w:id="155" w:author="36526" w:date="2024-11-02T22:39:00Z">
            <w:r>
              <w:fldChar w:fldCharType="begin"/>
            </w:r>
            <w:r>
              <w:instrText xml:space="preserve"> HYPERLINK \l _Toc16794 </w:instrText>
            </w:r>
            <w:r>
              <w:fldChar w:fldCharType="separate"/>
            </w:r>
            <w:r>
              <w:rPr>
                <w:rFonts w:ascii="Times New Roman" w:eastAsia="Times New Roman" w:hAnsi="Times New Roman" w:cs="Times New Roman"/>
                <w:szCs w:val="24"/>
              </w:rPr>
              <w:t>3.</w:t>
            </w:r>
            <w:r>
              <w:rPr>
                <w:rFonts w:ascii="宋体" w:eastAsia="宋体" w:hAnsi="宋体" w:cs="宋体"/>
                <w:szCs w:val="24"/>
                <w14:textOutline w14:w="4356" w14:cap="flat" w14:cmpd="sng" w14:algn="ctr">
                  <w14:solidFill>
                    <w14:srgbClr w14:val="000000"/>
                  </w14:solidFill>
                  <w14:prstDash w14:val="solid"/>
                  <w14:miter w14:lim="0"/>
                </w14:textOutline>
              </w:rPr>
              <w:t>术语与定义</w:t>
            </w:r>
            <w:r>
              <w:tab/>
            </w:r>
            <w:r>
              <w:fldChar w:fldCharType="begin"/>
            </w:r>
            <w:r>
              <w:instrText xml:space="preserve"> PAGEREF _Toc16794 \h </w:instrText>
            </w:r>
          </w:ins>
          <w:ins w:id="156" w:author="36526" w:date="2024-11-02T22:39:00Z">
            <w:r>
              <w:fldChar w:fldCharType="separate"/>
            </w:r>
            <w:r>
              <w:t>4</w:t>
            </w:r>
            <w:r>
              <w:fldChar w:fldCharType="end"/>
            </w:r>
            <w:r>
              <w:fldChar w:fldCharType="end"/>
            </w:r>
          </w:ins>
        </w:p>
        <w:p w:rsidR="007E332B" w:rsidRDefault="0067791C">
          <w:pPr>
            <w:pStyle w:val="TOC1"/>
            <w:tabs>
              <w:tab w:val="right" w:leader="dot" w:pos="9130"/>
            </w:tabs>
            <w:rPr>
              <w:ins w:id="157" w:author="36526" w:date="2024-11-02T22:39:00Z"/>
            </w:rPr>
          </w:pPr>
          <w:ins w:id="158" w:author="36526" w:date="2024-11-02T22:39:00Z">
            <w:r>
              <w:fldChar w:fldCharType="begin"/>
            </w:r>
            <w:r>
              <w:instrText xml:space="preserve"> HYPERLINK \l _Toc32250 </w:instrText>
            </w:r>
            <w:r>
              <w:fldChar w:fldCharType="separate"/>
            </w:r>
            <w:r>
              <w:rPr>
                <w:rFonts w:ascii="Times New Roman" w:eastAsia="Times New Roman" w:hAnsi="Times New Roman" w:cs="Times New Roman"/>
                <w:szCs w:val="24"/>
              </w:rPr>
              <w:t>4.</w:t>
            </w:r>
            <w:r>
              <w:rPr>
                <w:rFonts w:ascii="宋体" w:eastAsia="宋体" w:hAnsi="宋体" w:cs="宋体"/>
                <w:szCs w:val="24"/>
                <w14:textOutline w14:w="4356" w14:cap="flat" w14:cmpd="sng" w14:algn="ctr">
                  <w14:solidFill>
                    <w14:srgbClr w14:val="000000"/>
                  </w14:solidFill>
                  <w14:prstDash w14:val="solid"/>
                  <w14:miter w14:lim="0"/>
                </w14:textOutline>
              </w:rPr>
              <w:t>相关部门</w:t>
            </w:r>
            <w:r>
              <w:rPr>
                <w:rFonts w:ascii="Times New Roman" w:eastAsia="Times New Roman" w:hAnsi="Times New Roman" w:cs="Times New Roman"/>
                <w:szCs w:val="24"/>
              </w:rPr>
              <w:t>/</w:t>
            </w:r>
            <w:r>
              <w:rPr>
                <w:rFonts w:ascii="宋体" w:eastAsia="宋体" w:hAnsi="宋体" w:cs="宋体"/>
                <w:szCs w:val="24"/>
                <w14:textOutline w14:w="4356" w14:cap="flat" w14:cmpd="sng" w14:algn="ctr">
                  <w14:solidFill>
                    <w14:srgbClr w14:val="000000"/>
                  </w14:solidFill>
                  <w14:prstDash w14:val="solid"/>
                  <w14:miter w14:lim="0"/>
                </w14:textOutline>
              </w:rPr>
              <w:t>人员职责</w:t>
            </w:r>
            <w:r>
              <w:tab/>
            </w:r>
            <w:r>
              <w:fldChar w:fldCharType="begin"/>
            </w:r>
            <w:r>
              <w:instrText xml:space="preserve"> PAGEREF _Toc32250 \h </w:instrText>
            </w:r>
          </w:ins>
          <w:ins w:id="159" w:author="36526" w:date="2024-11-02T22:39:00Z">
            <w:r>
              <w:fldChar w:fldCharType="separate"/>
            </w:r>
            <w:r>
              <w:t>4</w:t>
            </w:r>
            <w:r>
              <w:fldChar w:fldCharType="end"/>
            </w:r>
            <w:r>
              <w:fldChar w:fldCharType="end"/>
            </w:r>
          </w:ins>
        </w:p>
        <w:p w:rsidR="007E332B" w:rsidRDefault="0067791C">
          <w:pPr>
            <w:pStyle w:val="TOC1"/>
            <w:tabs>
              <w:tab w:val="right" w:leader="dot" w:pos="9130"/>
            </w:tabs>
            <w:rPr>
              <w:ins w:id="160" w:author="36526" w:date="2024-11-02T22:39:00Z"/>
            </w:rPr>
          </w:pPr>
          <w:ins w:id="161" w:author="36526" w:date="2024-11-02T22:39:00Z">
            <w:r>
              <w:fldChar w:fldCharType="begin"/>
            </w:r>
            <w:r>
              <w:instrText xml:space="preserve"> HYPERLINK \l _Toc25154 </w:instrText>
            </w:r>
            <w:r>
              <w:fldChar w:fldCharType="separate"/>
            </w:r>
            <w:r>
              <w:rPr>
                <w:rFonts w:ascii="Times New Roman" w:eastAsia="Times New Roman" w:hAnsi="Times New Roman" w:cs="Times New Roman"/>
                <w:szCs w:val="24"/>
              </w:rPr>
              <w:t>5.</w:t>
            </w:r>
            <w:r>
              <w:rPr>
                <w:rFonts w:ascii="宋体" w:eastAsia="宋体" w:hAnsi="宋体" w:cs="宋体"/>
                <w:szCs w:val="24"/>
                <w14:textOutline w14:w="4356" w14:cap="flat" w14:cmpd="sng" w14:algn="ctr">
                  <w14:solidFill>
                    <w14:srgbClr w14:val="000000"/>
                  </w14:solidFill>
                  <w14:prstDash w14:val="solid"/>
                  <w14:miter w14:lim="0"/>
                </w14:textOutline>
              </w:rPr>
              <w:t>劳动防护用品选用和配备</w:t>
            </w:r>
            <w:r>
              <w:tab/>
            </w:r>
            <w:r>
              <w:fldChar w:fldCharType="begin"/>
            </w:r>
            <w:r>
              <w:instrText xml:space="preserve"> PAGEREF _Toc25154 \h </w:instrText>
            </w:r>
          </w:ins>
          <w:ins w:id="162" w:author="36526" w:date="2024-11-02T22:39:00Z">
            <w:r>
              <w:fldChar w:fldCharType="separate"/>
            </w:r>
            <w:r>
              <w:t>5</w:t>
            </w:r>
            <w:r>
              <w:fldChar w:fldCharType="end"/>
            </w:r>
            <w:r>
              <w:fldChar w:fldCharType="end"/>
            </w:r>
          </w:ins>
        </w:p>
        <w:p w:rsidR="007E332B" w:rsidRDefault="0067791C">
          <w:pPr>
            <w:pStyle w:val="TOC1"/>
            <w:tabs>
              <w:tab w:val="right" w:leader="dot" w:pos="9130"/>
            </w:tabs>
            <w:rPr>
              <w:ins w:id="163" w:author="36526" w:date="2024-11-02T22:39:00Z"/>
            </w:rPr>
          </w:pPr>
          <w:ins w:id="164" w:author="36526" w:date="2024-11-02T22:39:00Z">
            <w:r>
              <w:fldChar w:fldCharType="begin"/>
            </w:r>
            <w:r>
              <w:instrText xml:space="preserve"> HYPERLINK \l _Toc15716 </w:instrText>
            </w:r>
            <w:r>
              <w:fldChar w:fldCharType="separate"/>
            </w:r>
            <w:r>
              <w:rPr>
                <w:rFonts w:ascii="Times New Roman" w:eastAsia="Times New Roman" w:hAnsi="Times New Roman" w:cs="Times New Roman"/>
                <w:spacing w:val="-1"/>
                <w:szCs w:val="24"/>
              </w:rPr>
              <w:t>6.</w:t>
            </w:r>
            <w:r>
              <w:rPr>
                <w:rFonts w:ascii="宋体" w:eastAsia="宋体" w:hAnsi="宋体" w:cs="宋体"/>
                <w:spacing w:val="-1"/>
                <w:szCs w:val="24"/>
                <w14:textOutline w14:w="4356" w14:cap="flat" w14:cmpd="sng" w14:algn="ctr">
                  <w14:solidFill>
                    <w14:srgbClr w14:val="000000"/>
                  </w14:solidFill>
                  <w14:prstDash w14:val="solid"/>
                  <w14:miter w14:lim="0"/>
                </w14:textOutline>
              </w:rPr>
              <w:t>劳动防护用品使用管理</w:t>
            </w:r>
            <w:r>
              <w:tab/>
            </w:r>
            <w:r>
              <w:fldChar w:fldCharType="begin"/>
            </w:r>
            <w:r>
              <w:instrText xml:space="preserve"> PAGEREF _Toc15716 \h </w:instrText>
            </w:r>
          </w:ins>
          <w:ins w:id="165" w:author="36526" w:date="2024-11-02T22:39:00Z">
            <w:r>
              <w:fldChar w:fldCharType="separate"/>
            </w:r>
            <w:r>
              <w:t>7</w:t>
            </w:r>
            <w:r>
              <w:fldChar w:fldCharType="end"/>
            </w:r>
            <w:r>
              <w:fldChar w:fldCharType="end"/>
            </w:r>
          </w:ins>
        </w:p>
        <w:p w:rsidR="007E332B" w:rsidRDefault="0067791C">
          <w:pPr>
            <w:pStyle w:val="TOC1"/>
            <w:tabs>
              <w:tab w:val="right" w:leader="dot" w:pos="9130"/>
            </w:tabs>
            <w:rPr>
              <w:ins w:id="166" w:author="36526" w:date="2024-11-02T22:39:00Z"/>
            </w:rPr>
          </w:pPr>
          <w:ins w:id="167" w:author="36526" w:date="2024-11-02T22:39:00Z">
            <w:r>
              <w:fldChar w:fldCharType="begin"/>
            </w:r>
            <w:r>
              <w:instrText xml:space="preserve"> HYPERLINK \l _Toc22400 </w:instrText>
            </w:r>
            <w:r>
              <w:fldChar w:fldCharType="separate"/>
            </w:r>
            <w:r>
              <w:rPr>
                <w:rFonts w:ascii="Times New Roman" w:eastAsia="Times New Roman" w:hAnsi="Times New Roman" w:cs="Times New Roman"/>
                <w:spacing w:val="-2"/>
                <w:szCs w:val="24"/>
              </w:rPr>
              <w:t>7.</w:t>
            </w:r>
            <w:r>
              <w:rPr>
                <w:rFonts w:ascii="宋体" w:eastAsia="宋体" w:hAnsi="宋体" w:cs="宋体"/>
                <w:spacing w:val="-2"/>
                <w:szCs w:val="24"/>
                <w14:textOutline w14:w="4356" w14:cap="flat" w14:cmpd="sng" w14:algn="ctr">
                  <w14:solidFill>
                    <w14:srgbClr w14:val="000000"/>
                  </w14:solidFill>
                  <w14:prstDash w14:val="solid"/>
                  <w14:miter w14:lim="0"/>
                </w14:textOutline>
              </w:rPr>
              <w:t>存档</w:t>
            </w:r>
            <w:r>
              <w:tab/>
            </w:r>
            <w:r>
              <w:fldChar w:fldCharType="begin"/>
            </w:r>
            <w:r>
              <w:instrText xml:space="preserve"> PAGEREF _Toc22400 \h </w:instrText>
            </w:r>
          </w:ins>
          <w:ins w:id="168" w:author="36526" w:date="2024-11-02T22:39:00Z">
            <w:r>
              <w:fldChar w:fldCharType="separate"/>
            </w:r>
            <w:r>
              <w:t>9</w:t>
            </w:r>
            <w:r>
              <w:fldChar w:fldCharType="end"/>
            </w:r>
            <w:r>
              <w:fldChar w:fldCharType="end"/>
            </w:r>
          </w:ins>
        </w:p>
        <w:p w:rsidR="007E332B" w:rsidRDefault="0067791C">
          <w:pPr>
            <w:pStyle w:val="TOC1"/>
            <w:tabs>
              <w:tab w:val="right" w:leader="dot" w:pos="9130"/>
            </w:tabs>
            <w:rPr>
              <w:ins w:id="169" w:author="36526" w:date="2024-11-02T22:39:00Z"/>
            </w:rPr>
          </w:pPr>
          <w:ins w:id="170" w:author="36526" w:date="2024-11-02T22:39:00Z">
            <w:r>
              <w:fldChar w:fldCharType="begin"/>
            </w:r>
            <w:r>
              <w:instrText xml:space="preserve"> HYPERLINK \l _Toc31830 </w:instrText>
            </w:r>
            <w:r>
              <w:fldChar w:fldCharType="separate"/>
            </w:r>
            <w:r>
              <w:rPr>
                <w:rFonts w:ascii="Times New Roman" w:eastAsia="Times New Roman" w:hAnsi="Times New Roman" w:cs="Times New Roman"/>
                <w:spacing w:val="-2"/>
                <w:szCs w:val="24"/>
              </w:rPr>
              <w:t>8.</w:t>
            </w:r>
            <w:r>
              <w:rPr>
                <w:rFonts w:ascii="宋体" w:eastAsia="宋体" w:hAnsi="宋体" w:cs="宋体"/>
                <w:spacing w:val="-2"/>
                <w:szCs w:val="24"/>
                <w14:textOutline w14:w="4356" w14:cap="flat" w14:cmpd="sng" w14:algn="ctr">
                  <w14:solidFill>
                    <w14:srgbClr w14:val="000000"/>
                  </w14:solidFill>
                  <w14:prstDash w14:val="solid"/>
                  <w14:miter w14:lim="0"/>
                </w14:textOutline>
              </w:rPr>
              <w:t>附则</w:t>
            </w:r>
            <w:r>
              <w:tab/>
            </w:r>
            <w:r>
              <w:fldChar w:fldCharType="begin"/>
            </w:r>
            <w:r>
              <w:instrText xml:space="preserve"> PAGEREF _Toc31830 \h </w:instrText>
            </w:r>
          </w:ins>
          <w:ins w:id="171" w:author="36526" w:date="2024-11-02T22:39:00Z">
            <w:r>
              <w:fldChar w:fldCharType="separate"/>
            </w:r>
            <w:r>
              <w:t>9</w:t>
            </w:r>
            <w:r>
              <w:fldChar w:fldCharType="end"/>
            </w:r>
            <w:r>
              <w:fldChar w:fldCharType="end"/>
            </w:r>
          </w:ins>
        </w:p>
        <w:p w:rsidR="007E332B" w:rsidRDefault="0067791C">
          <w:r>
            <w:fldChar w:fldCharType="end"/>
          </w:r>
        </w:p>
      </w:sdtContent>
    </w:sdt>
    <w:p w:rsidR="007E332B" w:rsidRDefault="0067791C">
      <w:pPr>
        <w:rPr>
          <w:rFonts w:ascii="宋体"/>
          <w:b/>
          <w:sz w:val="24"/>
        </w:rPr>
      </w:pPr>
      <w:r>
        <w:rPr>
          <w:rFonts w:ascii="宋体"/>
          <w:b/>
          <w:sz w:val="24"/>
        </w:rPr>
        <w:br w:type="page"/>
      </w:r>
    </w:p>
    <w:p w:rsidR="007E332B" w:rsidRDefault="0067791C">
      <w:pPr>
        <w:spacing w:before="113" w:line="222" w:lineRule="auto"/>
        <w:ind w:left="44"/>
        <w:outlineLvl w:val="0"/>
        <w:rPr>
          <w:rFonts w:ascii="宋体" w:eastAsia="宋体" w:hAnsi="宋体" w:cs="宋体" w:hint="eastAsia"/>
          <w:sz w:val="24"/>
          <w:szCs w:val="24"/>
          <w:lang w:eastAsia="zh-CN"/>
        </w:rPr>
      </w:pPr>
      <w:bookmarkStart w:id="172" w:name="_Toc4413"/>
      <w:bookmarkStart w:id="173" w:name="_Toc31347"/>
      <w:bookmarkStart w:id="174" w:name="_Toc18649"/>
      <w:r>
        <w:rPr>
          <w:rFonts w:ascii="Times New Roman" w:eastAsia="Times New Roman" w:hAnsi="Times New Roman" w:cs="Times New Roman"/>
          <w:b/>
          <w:bCs/>
          <w:spacing w:val="-4"/>
          <w:sz w:val="24"/>
          <w:szCs w:val="24"/>
          <w:lang w:eastAsia="zh-CN"/>
        </w:rPr>
        <w:t>1.</w:t>
      </w:r>
      <w:r>
        <w:rPr>
          <w:rFonts w:ascii="宋体" w:eastAsia="宋体" w:hAnsi="宋体" w:cs="宋体"/>
          <w:spacing w:val="-4"/>
          <w:sz w:val="24"/>
          <w:szCs w:val="24"/>
          <w:lang w:eastAsia="zh-CN"/>
          <w14:textOutline w14:w="4356" w14:cap="flat" w14:cmpd="sng" w14:algn="ctr">
            <w14:solidFill>
              <w14:srgbClr w14:val="000000"/>
            </w14:solidFill>
            <w14:prstDash w14:val="solid"/>
            <w14:miter w14:lim="0"/>
          </w14:textOutline>
        </w:rPr>
        <w:t>目的</w:t>
      </w:r>
      <w:bookmarkEnd w:id="172"/>
      <w:bookmarkEnd w:id="173"/>
      <w:bookmarkEnd w:id="174"/>
    </w:p>
    <w:p w:rsidR="007E332B" w:rsidRDefault="0067791C">
      <w:pPr>
        <w:autoSpaceDE/>
        <w:autoSpaceDN/>
        <w:spacing w:before="185" w:line="360" w:lineRule="auto"/>
        <w:ind w:firstLineChars="200" w:firstLine="556"/>
        <w:rPr>
          <w:rFonts w:ascii="宋体" w:eastAsia="宋体" w:hAnsi="宋体" w:cs="宋体" w:hint="eastAsia"/>
          <w:spacing w:val="-11"/>
          <w:sz w:val="24"/>
          <w:szCs w:val="24"/>
          <w:lang w:eastAsia="zh-CN"/>
        </w:rPr>
      </w:pPr>
      <w:r>
        <w:rPr>
          <w:rFonts w:ascii="仿宋" w:eastAsia="仿宋" w:hAnsi="仿宋" w:cs="仿宋" w:hint="eastAsia"/>
          <w:spacing w:val="-2"/>
          <w:sz w:val="28"/>
          <w:szCs w:val="24"/>
          <w:lang w:eastAsia="zh-CN"/>
        </w:rPr>
        <w:t>为规范</w:t>
      </w:r>
      <w:ins w:id="175" w:author="随遇而安" w:date="2023-08-16T16:33:00Z">
        <w:r>
          <w:rPr>
            <w:rFonts w:ascii="仿宋" w:eastAsia="仿宋" w:hAnsi="仿宋" w:cs="仿宋" w:hint="eastAsia"/>
            <w:spacing w:val="-2"/>
            <w:sz w:val="28"/>
            <w:szCs w:val="24"/>
            <w:lang w:eastAsia="zh-CN"/>
          </w:rPr>
          <w:t>宁津北控城市环境服务有限公司（以下简称“宁津项目公司”）</w:t>
        </w:r>
      </w:ins>
      <w:del w:id="176" w:author="随遇而安" w:date="2023-08-16T16:33:00Z">
        <w:r>
          <w:rPr>
            <w:rFonts w:ascii="仿宋" w:eastAsia="仿宋" w:hAnsi="仿宋" w:cs="仿宋" w:hint="eastAsia"/>
            <w:spacing w:val="-2"/>
            <w:sz w:val="28"/>
            <w:szCs w:val="24"/>
            <w:lang w:eastAsia="zh-CN"/>
          </w:rPr>
          <w:delText>城服事业部所属单位</w:delText>
        </w:r>
      </w:del>
      <w:r>
        <w:rPr>
          <w:rFonts w:ascii="仿宋" w:eastAsia="仿宋" w:hAnsi="仿宋" w:cs="仿宋" w:hint="eastAsia"/>
          <w:spacing w:val="-2"/>
          <w:sz w:val="28"/>
          <w:szCs w:val="24"/>
          <w:lang w:eastAsia="zh-CN"/>
        </w:rPr>
        <w:t>个人劳动防护用品的使用和管理，保障员工安全健康及相关权益，根据《中华人民共和国安全生产法》《中华人民共和国职业病防治法》《个体防护装备配备规范》等法律、法规、规章和标准</w:t>
      </w:r>
      <w:r>
        <w:rPr>
          <w:rFonts w:ascii="仿宋" w:eastAsia="仿宋" w:hAnsi="仿宋" w:cs="仿宋" w:hint="eastAsia"/>
          <w:spacing w:val="-2"/>
          <w:sz w:val="28"/>
          <w:szCs w:val="24"/>
          <w:lang w:eastAsia="zh-CN"/>
        </w:rPr>
        <w:t>及《</w:t>
      </w:r>
      <w:ins w:id="177" w:author="36526" w:date="2024-11-02T22:45:00Z">
        <w:r>
          <w:rPr>
            <w:rFonts w:ascii="仿宋" w:eastAsia="仿宋" w:hAnsi="仿宋" w:cs="仿宋" w:hint="eastAsia"/>
            <w:spacing w:val="-2"/>
            <w:sz w:val="28"/>
            <w:szCs w:val="24"/>
            <w:lang w:eastAsia="zh-CN"/>
          </w:rPr>
          <w:t>北控城市资源集团城服个人劳动防护用品管理制度</w:t>
        </w:r>
      </w:ins>
      <w:del w:id="178" w:author="36526" w:date="2024-11-02T22:45:00Z">
        <w:r>
          <w:rPr>
            <w:rFonts w:ascii="仿宋" w:eastAsia="仿宋" w:hAnsi="仿宋" w:cs="仿宋" w:hint="eastAsia"/>
            <w:spacing w:val="-2"/>
            <w:sz w:val="28"/>
            <w:szCs w:val="24"/>
            <w:lang w:eastAsia="zh-CN"/>
          </w:rPr>
          <w:delText>城服事业部个人劳动防护用品管理制度</w:delText>
        </w:r>
      </w:del>
      <w:r>
        <w:rPr>
          <w:rFonts w:ascii="仿宋" w:eastAsia="仿宋" w:hAnsi="仿宋" w:cs="仿宋" w:hint="eastAsia"/>
          <w:spacing w:val="-2"/>
          <w:sz w:val="28"/>
          <w:szCs w:val="24"/>
          <w:lang w:eastAsia="zh-CN"/>
        </w:rPr>
        <w:t>》</w:t>
      </w:r>
      <w:r>
        <w:rPr>
          <w:rFonts w:ascii="仿宋" w:eastAsia="仿宋" w:hAnsi="仿宋" w:cs="仿宋" w:hint="eastAsia"/>
          <w:spacing w:val="-2"/>
          <w:sz w:val="28"/>
          <w:szCs w:val="24"/>
          <w:lang w:eastAsia="zh-CN"/>
        </w:rPr>
        <w:t>，特制订本制度。</w:t>
      </w:r>
    </w:p>
    <w:p w:rsidR="007E332B" w:rsidRDefault="0067791C">
      <w:pPr>
        <w:spacing w:before="183" w:line="220" w:lineRule="auto"/>
        <w:ind w:left="34"/>
        <w:outlineLvl w:val="0"/>
        <w:rPr>
          <w:rFonts w:ascii="宋体" w:eastAsia="宋体" w:hAnsi="宋体" w:cs="宋体" w:hint="eastAsia"/>
          <w:sz w:val="24"/>
          <w:szCs w:val="24"/>
          <w:lang w:eastAsia="zh-CN"/>
        </w:rPr>
      </w:pPr>
      <w:bookmarkStart w:id="179" w:name="bookmark2"/>
      <w:bookmarkStart w:id="180" w:name="_Toc13633"/>
      <w:bookmarkStart w:id="181" w:name="_Toc19865"/>
      <w:bookmarkStart w:id="182" w:name="_Toc14365"/>
      <w:bookmarkEnd w:id="179"/>
      <w:r>
        <w:rPr>
          <w:rFonts w:ascii="Times New Roman" w:eastAsia="Times New Roman" w:hAnsi="Times New Roman" w:cs="Times New Roman"/>
          <w:b/>
          <w:bCs/>
          <w:spacing w:val="-1"/>
          <w:sz w:val="24"/>
          <w:szCs w:val="24"/>
          <w:lang w:eastAsia="zh-CN"/>
        </w:rPr>
        <w:t>2.</w:t>
      </w:r>
      <w:r>
        <w:rPr>
          <w:rFonts w:ascii="宋体" w:eastAsia="宋体" w:hAnsi="宋体" w:cs="宋体"/>
          <w:spacing w:val="-1"/>
          <w:sz w:val="24"/>
          <w:szCs w:val="24"/>
          <w:lang w:eastAsia="zh-CN"/>
          <w14:textOutline w14:w="4356" w14:cap="flat" w14:cmpd="sng" w14:algn="ctr">
            <w14:solidFill>
              <w14:srgbClr w14:val="000000"/>
            </w14:solidFill>
            <w14:prstDash w14:val="solid"/>
            <w14:miter w14:lim="0"/>
          </w14:textOutline>
        </w:rPr>
        <w:t>适用范围</w:t>
      </w:r>
      <w:bookmarkEnd w:id="180"/>
      <w:bookmarkEnd w:id="181"/>
      <w:bookmarkEnd w:id="182"/>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本制度适用于</w:t>
      </w:r>
      <w:ins w:id="183" w:author="随遇而安" w:date="2023-08-16T16:33:00Z">
        <w:r>
          <w:rPr>
            <w:rFonts w:ascii="仿宋" w:eastAsia="仿宋" w:hAnsi="仿宋" w:cs="仿宋" w:hint="eastAsia"/>
            <w:spacing w:val="-2"/>
            <w:sz w:val="28"/>
            <w:szCs w:val="24"/>
            <w:lang w:eastAsia="zh-CN"/>
          </w:rPr>
          <w:t>宁津项目公司</w:t>
        </w:r>
      </w:ins>
      <w:del w:id="184" w:author="随遇而安" w:date="2023-08-16T16:33:00Z">
        <w:r>
          <w:rPr>
            <w:rFonts w:ascii="仿宋" w:eastAsia="仿宋" w:hAnsi="仿宋" w:cs="仿宋" w:hint="eastAsia"/>
            <w:spacing w:val="-2"/>
            <w:sz w:val="28"/>
            <w:szCs w:val="24"/>
            <w:lang w:eastAsia="zh-CN"/>
          </w:rPr>
          <w:delText>城服事业部所属区域、项目公司</w:delText>
        </w:r>
      </w:del>
      <w:r>
        <w:rPr>
          <w:rFonts w:ascii="仿宋" w:eastAsia="仿宋" w:hAnsi="仿宋" w:cs="仿宋" w:hint="eastAsia"/>
          <w:spacing w:val="-2"/>
          <w:sz w:val="28"/>
          <w:szCs w:val="24"/>
          <w:lang w:eastAsia="zh-CN"/>
        </w:rPr>
        <w:t>的个人劳动防护用品管理。</w:t>
      </w:r>
    </w:p>
    <w:p w:rsidR="007E332B" w:rsidRDefault="0067791C">
      <w:pPr>
        <w:spacing w:before="183" w:line="220" w:lineRule="auto"/>
        <w:ind w:left="32"/>
        <w:outlineLvl w:val="0"/>
        <w:rPr>
          <w:rFonts w:ascii="宋体" w:eastAsia="宋体" w:hAnsi="宋体" w:cs="宋体" w:hint="eastAsia"/>
          <w:sz w:val="24"/>
          <w:szCs w:val="24"/>
          <w:lang w:eastAsia="zh-CN"/>
        </w:rPr>
      </w:pPr>
      <w:bookmarkStart w:id="185" w:name="bookmark3"/>
      <w:bookmarkStart w:id="186" w:name="_Toc11800"/>
      <w:bookmarkStart w:id="187" w:name="_Toc18980"/>
      <w:bookmarkStart w:id="188" w:name="_Toc16794"/>
      <w:bookmarkEnd w:id="185"/>
      <w:r>
        <w:rPr>
          <w:rFonts w:ascii="Times New Roman" w:eastAsia="Times New Roman" w:hAnsi="Times New Roman" w:cs="Times New Roman"/>
          <w:b/>
          <w:bCs/>
          <w:sz w:val="24"/>
          <w:szCs w:val="24"/>
          <w:lang w:eastAsia="zh-CN"/>
        </w:rPr>
        <w:t>3.</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术语与定义</w:t>
      </w:r>
      <w:bookmarkEnd w:id="186"/>
      <w:bookmarkEnd w:id="187"/>
      <w:bookmarkEnd w:id="188"/>
    </w:p>
    <w:p w:rsidR="007E332B" w:rsidRDefault="0067791C">
      <w:pPr>
        <w:autoSpaceDE/>
        <w:autoSpaceDN/>
        <w:spacing w:before="185" w:line="360" w:lineRule="auto"/>
        <w:ind w:firstLineChars="200" w:firstLine="556"/>
        <w:rPr>
          <w:rFonts w:ascii="宋体" w:eastAsia="宋体" w:hAnsi="宋体" w:cs="宋体" w:hint="eastAsia"/>
          <w:sz w:val="24"/>
          <w:szCs w:val="24"/>
          <w:lang w:eastAsia="zh-CN"/>
        </w:rPr>
      </w:pPr>
      <w:r>
        <w:rPr>
          <w:rFonts w:ascii="仿宋" w:eastAsia="仿宋" w:hAnsi="仿宋" w:cs="仿宋" w:hint="eastAsia"/>
          <w:spacing w:val="-2"/>
          <w:sz w:val="28"/>
          <w:szCs w:val="24"/>
          <w:lang w:eastAsia="zh-CN"/>
        </w:rPr>
        <w:t>劳动防护用品：是指由各单位为劳动者配备的，使其在劳动过程中免遭或者减轻事故伤害及职业病危害的个体防护装备。</w:t>
      </w:r>
    </w:p>
    <w:p w:rsidR="007E332B" w:rsidRDefault="0067791C">
      <w:pPr>
        <w:spacing w:before="183" w:line="233" w:lineRule="auto"/>
        <w:ind w:left="34"/>
        <w:outlineLvl w:val="0"/>
        <w:rPr>
          <w:rFonts w:ascii="宋体" w:eastAsia="宋体" w:hAnsi="宋体" w:cs="宋体" w:hint="eastAsia"/>
          <w:sz w:val="24"/>
          <w:szCs w:val="24"/>
          <w:lang w:eastAsia="zh-CN"/>
        </w:rPr>
      </w:pPr>
      <w:bookmarkStart w:id="189" w:name="bookmark4"/>
      <w:bookmarkStart w:id="190" w:name="_Toc777"/>
      <w:bookmarkStart w:id="191" w:name="_Toc1751"/>
      <w:bookmarkStart w:id="192" w:name="_Toc32250"/>
      <w:bookmarkEnd w:id="189"/>
      <w:r>
        <w:rPr>
          <w:rFonts w:ascii="Times New Roman" w:eastAsia="Times New Roman" w:hAnsi="Times New Roman" w:cs="Times New Roman"/>
          <w:b/>
          <w:bCs/>
          <w:sz w:val="24"/>
          <w:szCs w:val="24"/>
          <w:lang w:eastAsia="zh-CN"/>
        </w:rPr>
        <w:t>4.</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相关部门</w:t>
      </w:r>
      <w:r>
        <w:rPr>
          <w:rFonts w:ascii="Times New Roman" w:eastAsia="Times New Roman" w:hAnsi="Times New Roman" w:cs="Times New Roman"/>
          <w:b/>
          <w:bCs/>
          <w:sz w:val="24"/>
          <w:szCs w:val="24"/>
          <w:lang w:eastAsia="zh-CN"/>
        </w:rPr>
        <w:t>/</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人员职责</w:t>
      </w:r>
      <w:bookmarkEnd w:id="190"/>
      <w:bookmarkEnd w:id="191"/>
      <w:bookmarkEnd w:id="192"/>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4.1</w:t>
      </w:r>
      <w:del w:id="193" w:author="随遇而安" w:date="2023-08-16T16:33:00Z">
        <w:r>
          <w:rPr>
            <w:rFonts w:ascii="仿宋" w:eastAsia="仿宋" w:hAnsi="仿宋" w:cs="仿宋"/>
            <w:spacing w:val="-2"/>
            <w:sz w:val="28"/>
            <w:szCs w:val="24"/>
            <w:lang w:eastAsia="zh-CN"/>
          </w:rPr>
          <w:delText>安环管理部</w:delText>
        </w:r>
      </w:del>
      <w:ins w:id="194" w:author="随遇而安" w:date="2023-08-16T16:34:00Z">
        <w:r>
          <w:rPr>
            <w:rFonts w:ascii="仿宋" w:eastAsia="仿宋" w:hAnsi="仿宋" w:cs="仿宋" w:hint="eastAsia"/>
            <w:spacing w:val="-2"/>
            <w:sz w:val="28"/>
            <w:szCs w:val="24"/>
            <w:lang w:eastAsia="zh-CN"/>
          </w:rPr>
          <w:t>安环品质部</w:t>
        </w:r>
      </w:ins>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4.1.1</w:t>
      </w:r>
      <w:r>
        <w:rPr>
          <w:rFonts w:ascii="仿宋" w:eastAsia="仿宋" w:hAnsi="仿宋" w:cs="仿宋" w:hint="eastAsia"/>
          <w:spacing w:val="-2"/>
          <w:sz w:val="28"/>
          <w:szCs w:val="24"/>
          <w:lang w:eastAsia="zh-CN"/>
        </w:rPr>
        <w:t>负责</w:t>
      </w:r>
      <w:ins w:id="195" w:author="随遇而安" w:date="2023-08-16T16:34:00Z">
        <w:del w:id="196" w:author="36526" w:date="2024-11-02T22:39:00Z">
          <w:r>
            <w:rPr>
              <w:rFonts w:ascii="仿宋" w:eastAsia="仿宋" w:hAnsi="仿宋" w:cs="仿宋" w:hint="eastAsia"/>
              <w:spacing w:val="-2"/>
              <w:sz w:val="28"/>
              <w:szCs w:val="24"/>
              <w:lang w:eastAsia="zh-CN"/>
            </w:rPr>
            <w:delText>宁津项目</w:delText>
          </w:r>
        </w:del>
        <w:r>
          <w:rPr>
            <w:rFonts w:ascii="仿宋" w:eastAsia="仿宋" w:hAnsi="仿宋" w:cs="仿宋" w:hint="eastAsia"/>
            <w:spacing w:val="-2"/>
            <w:sz w:val="28"/>
            <w:szCs w:val="24"/>
            <w:lang w:eastAsia="zh-CN"/>
          </w:rPr>
          <w:t>公司</w:t>
        </w:r>
      </w:ins>
      <w:del w:id="197" w:author="随遇而安" w:date="2023-08-16T16:34:00Z">
        <w:r>
          <w:rPr>
            <w:rFonts w:ascii="仿宋" w:eastAsia="仿宋" w:hAnsi="仿宋" w:cs="仿宋" w:hint="eastAsia"/>
            <w:spacing w:val="-2"/>
            <w:sz w:val="28"/>
            <w:szCs w:val="24"/>
            <w:lang w:eastAsia="zh-CN"/>
          </w:rPr>
          <w:delText>城服事业部</w:delText>
        </w:r>
      </w:del>
      <w:r>
        <w:rPr>
          <w:rFonts w:ascii="仿宋" w:eastAsia="仿宋" w:hAnsi="仿宋" w:cs="仿宋" w:hint="eastAsia"/>
          <w:spacing w:val="-2"/>
          <w:sz w:val="28"/>
          <w:szCs w:val="24"/>
          <w:lang w:eastAsia="zh-CN"/>
        </w:rPr>
        <w:t>个人劳动防护用品管理制度制定、修订和解释</w:t>
      </w:r>
      <w:ins w:id="198" w:author="随遇而安" w:date="2023-08-16T16:34:00Z">
        <w:r>
          <w:rPr>
            <w:rFonts w:ascii="仿宋" w:eastAsia="仿宋" w:hAnsi="仿宋" w:cs="仿宋" w:hint="eastAsia"/>
            <w:spacing w:val="-2"/>
            <w:sz w:val="28"/>
            <w:szCs w:val="24"/>
            <w:lang w:eastAsia="zh-CN"/>
          </w:rPr>
          <w:t>。</w:t>
        </w:r>
      </w:ins>
      <w:del w:id="199" w:author="随遇而安" w:date="2023-08-16T16:34:00Z">
        <w:r>
          <w:rPr>
            <w:rFonts w:ascii="仿宋" w:eastAsia="仿宋" w:hAnsi="仿宋" w:cs="仿宋" w:hint="eastAsia"/>
            <w:spacing w:val="-2"/>
            <w:sz w:val="28"/>
            <w:szCs w:val="24"/>
            <w:lang w:eastAsia="zh-CN"/>
          </w:rPr>
          <w:delText>。</w:delText>
        </w:r>
      </w:del>
    </w:p>
    <w:p w:rsidR="007E332B" w:rsidRDefault="0067791C">
      <w:pPr>
        <w:autoSpaceDE/>
        <w:autoSpaceDN/>
        <w:spacing w:before="185" w:line="360" w:lineRule="auto"/>
        <w:ind w:firstLineChars="200" w:firstLine="556"/>
        <w:rPr>
          <w:ins w:id="200" w:author="随遇而安" w:date="2023-08-16T16:35:00Z"/>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4.1.2</w:t>
      </w:r>
      <w:ins w:id="201" w:author="随遇而安" w:date="2023-08-16T16:34:00Z">
        <w:r>
          <w:rPr>
            <w:rFonts w:ascii="仿宋" w:eastAsia="仿宋" w:hAnsi="仿宋" w:cs="仿宋" w:hint="eastAsia"/>
            <w:spacing w:val="-2"/>
            <w:sz w:val="28"/>
            <w:szCs w:val="24"/>
            <w:lang w:eastAsia="zh-CN"/>
          </w:rPr>
          <w:t>开展本单位业务范围</w:t>
        </w:r>
        <w:proofErr w:type="gramStart"/>
        <w:r>
          <w:rPr>
            <w:rFonts w:ascii="仿宋" w:eastAsia="仿宋" w:hAnsi="仿宋" w:cs="仿宋" w:hint="eastAsia"/>
            <w:spacing w:val="-2"/>
            <w:sz w:val="28"/>
            <w:szCs w:val="24"/>
            <w:lang w:eastAsia="zh-CN"/>
          </w:rPr>
          <w:t>内危险危害</w:t>
        </w:r>
        <w:proofErr w:type="gramEnd"/>
        <w:r>
          <w:rPr>
            <w:rFonts w:ascii="仿宋" w:eastAsia="仿宋" w:hAnsi="仿宋" w:cs="仿宋" w:hint="eastAsia"/>
            <w:spacing w:val="-2"/>
            <w:sz w:val="28"/>
            <w:szCs w:val="24"/>
            <w:lang w:eastAsia="zh-CN"/>
          </w:rPr>
          <w:t>因素识别，合理选用和配备劳动防护用品。</w:t>
        </w:r>
      </w:ins>
    </w:p>
    <w:p w:rsidR="007E332B" w:rsidRDefault="0067791C">
      <w:pPr>
        <w:autoSpaceDE/>
        <w:autoSpaceDN/>
        <w:spacing w:before="185" w:line="360" w:lineRule="auto"/>
        <w:ind w:firstLineChars="200" w:firstLine="556"/>
        <w:rPr>
          <w:ins w:id="202" w:author="随遇而安" w:date="2023-08-16T16:35:00Z"/>
          <w:del w:id="203" w:author="36526" w:date="2024-11-02T22:43:00Z"/>
          <w:rFonts w:ascii="仿宋" w:eastAsia="仿宋" w:hAnsi="仿宋" w:cs="仿宋" w:hint="eastAsia"/>
          <w:spacing w:val="-2"/>
          <w:sz w:val="28"/>
          <w:szCs w:val="24"/>
        </w:rPr>
      </w:pPr>
      <w:ins w:id="204" w:author="随遇而安" w:date="2023-08-16T16:35:00Z">
        <w:del w:id="205" w:author="36526" w:date="2024-11-02T22:43:00Z">
          <w:r>
            <w:rPr>
              <w:rFonts w:ascii="仿宋" w:eastAsia="仿宋" w:hAnsi="仿宋" w:cs="仿宋" w:hint="eastAsia"/>
              <w:spacing w:val="-2"/>
              <w:sz w:val="28"/>
              <w:szCs w:val="24"/>
              <w:lang w:eastAsia="zh-CN"/>
            </w:rPr>
            <w:delText>4.1.3</w:delText>
          </w:r>
          <w:r>
            <w:rPr>
              <w:rFonts w:ascii="仿宋" w:eastAsia="仿宋" w:hAnsi="仿宋" w:cs="仿宋" w:hint="eastAsia"/>
              <w:spacing w:val="-2"/>
              <w:sz w:val="28"/>
              <w:szCs w:val="24"/>
            </w:rPr>
            <w:delText>组织个人劳动防护用品相关的培训，保证所有人员能够正确配戴、使用、检查、简单维护劳动防护用品。</w:delText>
          </w:r>
        </w:del>
      </w:ins>
    </w:p>
    <w:p w:rsidR="007E332B" w:rsidRDefault="0067791C">
      <w:pPr>
        <w:autoSpaceDE/>
        <w:autoSpaceDN/>
        <w:spacing w:before="185" w:line="360" w:lineRule="auto"/>
        <w:ind w:firstLineChars="200" w:firstLine="556"/>
        <w:rPr>
          <w:ins w:id="206" w:author="36526" w:date="2024-11-02T22:37:00Z"/>
          <w:rFonts w:ascii="仿宋" w:eastAsia="仿宋" w:hAnsi="仿宋" w:cs="仿宋" w:hint="eastAsia"/>
          <w:spacing w:val="-2"/>
          <w:sz w:val="28"/>
          <w:szCs w:val="24"/>
          <w:lang w:eastAsia="zh-CN"/>
        </w:rPr>
      </w:pPr>
      <w:ins w:id="207" w:author="随遇而安" w:date="2023-08-16T16:35:00Z">
        <w:r>
          <w:rPr>
            <w:rFonts w:ascii="仿宋" w:eastAsia="仿宋" w:hAnsi="仿宋" w:cs="仿宋" w:hint="eastAsia"/>
            <w:spacing w:val="-2"/>
            <w:sz w:val="28"/>
            <w:szCs w:val="24"/>
            <w:lang w:eastAsia="zh-CN"/>
          </w:rPr>
          <w:t>4.1.</w:t>
        </w:r>
        <w:del w:id="208" w:author="36526" w:date="2024-11-02T22:43:00Z">
          <w:r>
            <w:rPr>
              <w:rFonts w:ascii="仿宋" w:eastAsia="仿宋" w:hAnsi="仿宋" w:cs="仿宋"/>
              <w:spacing w:val="-2"/>
              <w:sz w:val="28"/>
              <w:szCs w:val="24"/>
              <w:lang w:eastAsia="zh-CN"/>
            </w:rPr>
            <w:delText>4</w:delText>
          </w:r>
        </w:del>
      </w:ins>
      <w:ins w:id="209" w:author="36526" w:date="2024-11-02T22:43:00Z">
        <w:r>
          <w:rPr>
            <w:rFonts w:ascii="仿宋" w:eastAsia="仿宋" w:hAnsi="仿宋" w:cs="仿宋" w:hint="eastAsia"/>
            <w:spacing w:val="-2"/>
            <w:sz w:val="28"/>
            <w:szCs w:val="24"/>
            <w:lang w:eastAsia="zh-CN"/>
          </w:rPr>
          <w:t>3</w:t>
        </w:r>
      </w:ins>
      <w:ins w:id="210" w:author="随遇而安" w:date="2023-08-16T16:35:00Z">
        <w:r>
          <w:rPr>
            <w:rFonts w:ascii="仿宋" w:eastAsia="仿宋" w:hAnsi="仿宋" w:cs="仿宋" w:hint="eastAsia"/>
            <w:spacing w:val="-2"/>
            <w:sz w:val="28"/>
            <w:szCs w:val="24"/>
            <w:lang w:eastAsia="zh-CN"/>
          </w:rPr>
          <w:t>监督检查本单位员工个人安全防护用品使用情况，发现问题及时纠正。</w:t>
        </w:r>
      </w:ins>
    </w:p>
    <w:p w:rsidR="007E332B" w:rsidRPr="007E332B" w:rsidRDefault="0067791C" w:rsidP="007E332B">
      <w:pPr>
        <w:autoSpaceDE/>
        <w:autoSpaceDN/>
        <w:spacing w:before="185" w:line="360" w:lineRule="auto"/>
        <w:ind w:firstLineChars="200" w:firstLine="556"/>
        <w:rPr>
          <w:ins w:id="211" w:author="36526" w:date="2024-11-02T22:37:00Z"/>
          <w:rFonts w:ascii="仿宋" w:eastAsia="仿宋" w:hAnsi="仿宋" w:cs="仿宋"/>
          <w:spacing w:val="-2"/>
          <w:sz w:val="28"/>
          <w:szCs w:val="24"/>
          <w:lang w:eastAsia="zh-CN"/>
          <w:rPrChange w:id="212" w:author="36526" w:date="2024-11-02T22:37:00Z">
            <w:rPr>
              <w:ins w:id="213" w:author="36526" w:date="2024-11-02T22:37:00Z"/>
            </w:rPr>
          </w:rPrChange>
        </w:rPr>
        <w:pPrChange w:id="214" w:author="36526" w:date="2024-11-02T22:37:00Z">
          <w:pPr/>
        </w:pPrChange>
      </w:pPr>
      <w:ins w:id="215" w:author="36526" w:date="2024-11-02T22:37:00Z">
        <w:r>
          <w:rPr>
            <w:rFonts w:ascii="仿宋" w:eastAsia="仿宋" w:hAnsi="仿宋" w:cs="仿宋" w:hint="eastAsia"/>
            <w:spacing w:val="-2"/>
            <w:sz w:val="28"/>
            <w:szCs w:val="24"/>
            <w:lang w:eastAsia="zh-CN"/>
          </w:rPr>
          <w:t>4.14</w:t>
        </w:r>
        <w:r>
          <w:rPr>
            <w:rFonts w:ascii="仿宋" w:eastAsia="仿宋" w:hAnsi="仿宋" w:cs="仿宋"/>
            <w:spacing w:val="-2"/>
            <w:sz w:val="28"/>
            <w:szCs w:val="24"/>
            <w:lang w:eastAsia="zh-CN" w:bidi="ar"/>
            <w:rPrChange w:id="216" w:author="36526" w:date="2024-11-02T22:37:00Z">
              <w:rPr>
                <w:rFonts w:ascii="瀹嬩綋" w:eastAsia="瀹嬩綋" w:hAnsi="瀹嬩綋" w:cs="瀹嬩綋"/>
                <w:sz w:val="24"/>
                <w:szCs w:val="24"/>
                <w:lang w:eastAsia="zh-CN" w:bidi="ar"/>
              </w:rPr>
            </w:rPrChange>
          </w:rPr>
          <w:t>负责审查、监督和检查公司劳动防护用品管理制度的制定和执行情况，确保其符合本制度要求。</w:t>
        </w:r>
      </w:ins>
    </w:p>
    <w:p w:rsidR="007E332B" w:rsidRDefault="0067791C">
      <w:pPr>
        <w:autoSpaceDE/>
        <w:autoSpaceDN/>
        <w:spacing w:before="185" w:line="360" w:lineRule="auto"/>
        <w:ind w:firstLineChars="200" w:firstLine="556"/>
        <w:rPr>
          <w:del w:id="217" w:author="36526" w:date="2024-11-02T22:38:00Z"/>
          <w:rFonts w:ascii="仿宋" w:eastAsia="仿宋" w:hAnsi="仿宋" w:cs="仿宋" w:hint="eastAsia"/>
          <w:spacing w:val="-2"/>
          <w:sz w:val="28"/>
          <w:szCs w:val="24"/>
        </w:rPr>
      </w:pPr>
      <w:del w:id="218" w:author="随遇而安" w:date="2023-08-16T16:34:00Z">
        <w:r>
          <w:rPr>
            <w:rFonts w:ascii="仿宋" w:eastAsia="仿宋" w:hAnsi="仿宋" w:cs="仿宋" w:hint="eastAsia"/>
            <w:spacing w:val="-2"/>
            <w:sz w:val="28"/>
            <w:szCs w:val="24"/>
          </w:rPr>
          <w:delText>负责审查、监督和检查各区域、项目公司劳动防护用品管理制度的制定和执行情况，确保其符合本制度要求。</w:delText>
        </w:r>
      </w:del>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4.2</w:t>
      </w:r>
      <w:del w:id="219" w:author="随遇而安" w:date="2023-08-16T16:34:00Z">
        <w:r>
          <w:rPr>
            <w:rFonts w:ascii="仿宋" w:eastAsia="仿宋" w:hAnsi="仿宋" w:cs="仿宋"/>
            <w:spacing w:val="-2"/>
            <w:sz w:val="28"/>
            <w:szCs w:val="24"/>
            <w:lang w:eastAsia="zh-CN"/>
          </w:rPr>
          <w:delText>集团工程管理中心</w:delText>
        </w:r>
      </w:del>
      <w:ins w:id="220" w:author="随遇而安" w:date="2023-08-16T16:34:00Z">
        <w:r>
          <w:rPr>
            <w:rFonts w:ascii="仿宋" w:eastAsia="仿宋" w:hAnsi="仿宋" w:cs="仿宋" w:hint="eastAsia"/>
            <w:spacing w:val="-2"/>
            <w:sz w:val="28"/>
            <w:szCs w:val="24"/>
            <w:lang w:eastAsia="zh-CN"/>
          </w:rPr>
          <w:t>人力综合部</w:t>
        </w:r>
      </w:ins>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4.2.1</w:t>
      </w:r>
      <w:r>
        <w:rPr>
          <w:rFonts w:ascii="仿宋" w:eastAsia="仿宋" w:hAnsi="仿宋" w:cs="仿宋" w:hint="eastAsia"/>
          <w:spacing w:val="-2"/>
          <w:sz w:val="28"/>
          <w:szCs w:val="24"/>
          <w:lang w:eastAsia="zh-CN"/>
        </w:rPr>
        <w:t>负责对</w:t>
      </w:r>
      <w:del w:id="221" w:author="随遇而安" w:date="2023-08-16T17:12:00Z">
        <w:r>
          <w:rPr>
            <w:rFonts w:ascii="仿宋" w:eastAsia="仿宋" w:hAnsi="仿宋" w:cs="仿宋" w:hint="eastAsia"/>
            <w:spacing w:val="-2"/>
            <w:sz w:val="28"/>
            <w:szCs w:val="24"/>
            <w:lang w:eastAsia="zh-CN"/>
          </w:rPr>
          <w:delText>集采</w:delText>
        </w:r>
      </w:del>
      <w:r>
        <w:rPr>
          <w:rFonts w:ascii="仿宋" w:eastAsia="仿宋" w:hAnsi="仿宋" w:cs="仿宋" w:hint="eastAsia"/>
          <w:spacing w:val="-2"/>
          <w:sz w:val="28"/>
          <w:szCs w:val="24"/>
          <w:lang w:eastAsia="zh-CN"/>
        </w:rPr>
        <w:t>个人劳动防护用品供应商进行资格审查，查验生产厂家</w:t>
      </w:r>
      <w:r>
        <w:rPr>
          <w:rFonts w:ascii="仿宋" w:eastAsia="仿宋" w:hAnsi="仿宋" w:cs="仿宋" w:hint="eastAsia"/>
          <w:spacing w:val="-2"/>
          <w:sz w:val="28"/>
          <w:szCs w:val="24"/>
          <w:lang w:eastAsia="zh-CN"/>
        </w:rPr>
        <w:t>/</w:t>
      </w:r>
      <w:r>
        <w:rPr>
          <w:rFonts w:ascii="仿宋" w:eastAsia="仿宋" w:hAnsi="仿宋" w:cs="仿宋" w:hint="eastAsia"/>
          <w:spacing w:val="-2"/>
          <w:sz w:val="28"/>
          <w:szCs w:val="24"/>
          <w:lang w:eastAsia="zh-CN"/>
        </w:rPr>
        <w:t>供应商的生产、经营资格，验明商品合格证明和商品标识，确保从合格供应商处采购。</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4.2.2</w:t>
      </w:r>
      <w:r>
        <w:rPr>
          <w:rFonts w:ascii="仿宋" w:eastAsia="仿宋" w:hAnsi="仿宋" w:cs="仿宋" w:hint="eastAsia"/>
          <w:spacing w:val="-2"/>
          <w:sz w:val="28"/>
          <w:szCs w:val="24"/>
          <w:lang w:eastAsia="zh-CN"/>
        </w:rPr>
        <w:t>根据集团招标采购相关制度，负责</w:t>
      </w:r>
      <w:proofErr w:type="gramStart"/>
      <w:r>
        <w:rPr>
          <w:rFonts w:ascii="仿宋" w:eastAsia="仿宋" w:hAnsi="仿宋" w:cs="仿宋" w:hint="eastAsia"/>
          <w:spacing w:val="-2"/>
          <w:sz w:val="28"/>
          <w:szCs w:val="24"/>
          <w:lang w:eastAsia="zh-CN"/>
        </w:rPr>
        <w:t>集采类劳动</w:t>
      </w:r>
      <w:proofErr w:type="gramEnd"/>
      <w:r>
        <w:rPr>
          <w:rFonts w:ascii="仿宋" w:eastAsia="仿宋" w:hAnsi="仿宋" w:cs="仿宋" w:hint="eastAsia"/>
          <w:spacing w:val="-2"/>
          <w:sz w:val="28"/>
          <w:szCs w:val="24"/>
          <w:lang w:eastAsia="zh-CN"/>
        </w:rPr>
        <w:t>防护用品采购并确保符合国家或行业安全生产、环境保护、职业健康相关标准。</w:t>
      </w:r>
    </w:p>
    <w:p w:rsidR="007E332B" w:rsidRDefault="0067791C">
      <w:pPr>
        <w:autoSpaceDE/>
        <w:autoSpaceDN/>
        <w:spacing w:before="185" w:line="360" w:lineRule="auto"/>
        <w:ind w:firstLineChars="200" w:firstLine="556"/>
        <w:rPr>
          <w:del w:id="222" w:author="随遇而安" w:date="2023-08-16T16:36:00Z"/>
          <w:rFonts w:ascii="仿宋" w:eastAsia="仿宋" w:hAnsi="仿宋" w:cs="仿宋" w:hint="eastAsia"/>
          <w:spacing w:val="-2"/>
          <w:sz w:val="28"/>
          <w:szCs w:val="24"/>
        </w:rPr>
      </w:pPr>
      <w:del w:id="223" w:author="随遇而安" w:date="2023-08-16T16:36:00Z">
        <w:r>
          <w:rPr>
            <w:rFonts w:ascii="仿宋" w:eastAsia="仿宋" w:hAnsi="仿宋" w:cs="仿宋" w:hint="eastAsia"/>
            <w:spacing w:val="-2"/>
            <w:sz w:val="28"/>
            <w:szCs w:val="24"/>
          </w:rPr>
          <w:delText>4.3</w:delText>
        </w:r>
        <w:r>
          <w:rPr>
            <w:rFonts w:ascii="仿宋" w:eastAsia="仿宋" w:hAnsi="仿宋" w:cs="仿宋" w:hint="eastAsia"/>
            <w:spacing w:val="-2"/>
            <w:sz w:val="28"/>
            <w:szCs w:val="24"/>
          </w:rPr>
          <w:delText>区域、项目公司</w:delText>
        </w:r>
      </w:del>
    </w:p>
    <w:p w:rsidR="007E332B" w:rsidRDefault="0067791C">
      <w:pPr>
        <w:autoSpaceDE/>
        <w:autoSpaceDN/>
        <w:spacing w:before="185" w:line="360" w:lineRule="auto"/>
        <w:ind w:firstLineChars="200" w:firstLine="556"/>
        <w:rPr>
          <w:del w:id="224" w:author="随遇而安" w:date="2023-08-16T16:36:00Z"/>
          <w:rFonts w:ascii="仿宋" w:eastAsia="仿宋" w:hAnsi="仿宋" w:cs="仿宋" w:hint="eastAsia"/>
          <w:spacing w:val="-2"/>
          <w:sz w:val="28"/>
          <w:szCs w:val="24"/>
        </w:rPr>
      </w:pPr>
      <w:r>
        <w:rPr>
          <w:rFonts w:ascii="仿宋" w:eastAsia="仿宋" w:hAnsi="仿宋" w:cs="仿宋" w:hint="eastAsia"/>
          <w:spacing w:val="-2"/>
          <w:sz w:val="28"/>
          <w:szCs w:val="24"/>
        </w:rPr>
        <w:t>4.</w:t>
      </w:r>
      <w:del w:id="225" w:author="随遇而安" w:date="2023-08-16T16:36:00Z">
        <w:r>
          <w:rPr>
            <w:rFonts w:ascii="仿宋" w:eastAsia="仿宋" w:hAnsi="仿宋" w:cs="仿宋"/>
            <w:spacing w:val="-2"/>
            <w:sz w:val="28"/>
            <w:szCs w:val="24"/>
          </w:rPr>
          <w:delText>3</w:delText>
        </w:r>
      </w:del>
      <w:ins w:id="226" w:author="随遇而安" w:date="2023-08-16T16:36:00Z">
        <w:r>
          <w:rPr>
            <w:rFonts w:ascii="仿宋" w:eastAsia="仿宋" w:hAnsi="仿宋" w:cs="仿宋" w:hint="eastAsia"/>
            <w:spacing w:val="-2"/>
            <w:sz w:val="28"/>
            <w:szCs w:val="24"/>
            <w:lang w:eastAsia="zh-CN"/>
          </w:rPr>
          <w:t>2</w:t>
        </w:r>
      </w:ins>
      <w:r>
        <w:rPr>
          <w:rFonts w:ascii="仿宋" w:eastAsia="仿宋" w:hAnsi="仿宋" w:cs="仿宋" w:hint="eastAsia"/>
          <w:spacing w:val="-2"/>
          <w:sz w:val="28"/>
          <w:szCs w:val="24"/>
        </w:rPr>
        <w:t>.</w:t>
      </w:r>
      <w:del w:id="227" w:author="随遇而安" w:date="2023-08-16T16:36:00Z">
        <w:r>
          <w:rPr>
            <w:rFonts w:ascii="仿宋" w:eastAsia="仿宋" w:hAnsi="仿宋" w:cs="仿宋"/>
            <w:spacing w:val="-2"/>
            <w:sz w:val="28"/>
            <w:szCs w:val="24"/>
          </w:rPr>
          <w:delText>1</w:delText>
        </w:r>
      </w:del>
      <w:ins w:id="228" w:author="随遇而安" w:date="2023-08-16T16:36:00Z">
        <w:r>
          <w:rPr>
            <w:rFonts w:ascii="仿宋" w:eastAsia="仿宋" w:hAnsi="仿宋" w:cs="仿宋" w:hint="eastAsia"/>
            <w:spacing w:val="-2"/>
            <w:sz w:val="28"/>
            <w:szCs w:val="24"/>
            <w:lang w:eastAsia="zh-CN"/>
          </w:rPr>
          <w:t>3</w:t>
        </w:r>
      </w:ins>
      <w:del w:id="229" w:author="随遇而安" w:date="2023-08-16T16:36:00Z">
        <w:r>
          <w:rPr>
            <w:rFonts w:ascii="仿宋" w:eastAsia="仿宋" w:hAnsi="仿宋" w:cs="仿宋" w:hint="eastAsia"/>
            <w:spacing w:val="-2"/>
            <w:sz w:val="28"/>
            <w:szCs w:val="24"/>
          </w:rPr>
          <w:delText>根据本单位实际业务情况，结合本制度制定本单位个人劳动防护用品管理制度。</w:delText>
        </w:r>
      </w:del>
    </w:p>
    <w:p w:rsidR="007E332B" w:rsidRDefault="0067791C">
      <w:pPr>
        <w:autoSpaceDE/>
        <w:autoSpaceDN/>
        <w:spacing w:before="185" w:line="360" w:lineRule="auto"/>
        <w:ind w:firstLineChars="200" w:firstLine="556"/>
        <w:rPr>
          <w:del w:id="230" w:author="随遇而安" w:date="2023-08-16T16:36:00Z"/>
          <w:rFonts w:ascii="仿宋" w:eastAsia="仿宋" w:hAnsi="仿宋" w:cs="仿宋" w:hint="eastAsia"/>
          <w:spacing w:val="-2"/>
          <w:sz w:val="28"/>
          <w:szCs w:val="24"/>
        </w:rPr>
      </w:pPr>
      <w:del w:id="231" w:author="随遇而安" w:date="2023-08-16T16:36:00Z">
        <w:r>
          <w:rPr>
            <w:rFonts w:ascii="仿宋" w:eastAsia="仿宋" w:hAnsi="仿宋" w:cs="仿宋" w:hint="eastAsia"/>
            <w:spacing w:val="-2"/>
            <w:sz w:val="28"/>
            <w:szCs w:val="24"/>
          </w:rPr>
          <w:delText>4.3.2</w:delText>
        </w:r>
        <w:r>
          <w:rPr>
            <w:rFonts w:ascii="仿宋" w:eastAsia="仿宋" w:hAnsi="仿宋" w:cs="仿宋" w:hint="eastAsia"/>
            <w:spacing w:val="-2"/>
            <w:sz w:val="28"/>
            <w:szCs w:val="24"/>
          </w:rPr>
          <w:delText>各区域、项目公司开展本单位业务范围内危险危害因素识别，合理选用和配备劳动防护用品。</w:delText>
        </w:r>
      </w:del>
    </w:p>
    <w:p w:rsidR="007E332B" w:rsidRDefault="0067791C">
      <w:pPr>
        <w:autoSpaceDE/>
        <w:autoSpaceDN/>
        <w:spacing w:before="185" w:line="360" w:lineRule="auto"/>
        <w:ind w:firstLineChars="200" w:firstLine="556"/>
        <w:rPr>
          <w:del w:id="232" w:author="随遇而安" w:date="2023-08-16T16:36:00Z"/>
          <w:rFonts w:ascii="仿宋" w:eastAsia="仿宋" w:hAnsi="仿宋" w:cs="仿宋" w:hint="eastAsia"/>
          <w:spacing w:val="-2"/>
          <w:sz w:val="28"/>
          <w:szCs w:val="24"/>
        </w:rPr>
      </w:pPr>
      <w:del w:id="233" w:author="随遇而安" w:date="2023-08-16T16:36:00Z">
        <w:r>
          <w:rPr>
            <w:rFonts w:ascii="仿宋" w:eastAsia="仿宋" w:hAnsi="仿宋" w:cs="仿宋" w:hint="eastAsia"/>
            <w:spacing w:val="-2"/>
            <w:sz w:val="28"/>
            <w:szCs w:val="24"/>
          </w:rPr>
          <w:delText>4.3.3</w:delText>
        </w:r>
        <w:r>
          <w:rPr>
            <w:rFonts w:ascii="仿宋" w:eastAsia="仿宋" w:hAnsi="仿宋" w:cs="仿宋" w:hint="eastAsia"/>
            <w:spacing w:val="-2"/>
            <w:sz w:val="28"/>
            <w:szCs w:val="24"/>
          </w:rPr>
          <w:delText>组织个人劳动防护用品相关的培训，保证所有人员能够正确配戴、使用、检查、简单维护劳动防护用品。</w:delText>
        </w:r>
      </w:del>
    </w:p>
    <w:p w:rsidR="007E332B" w:rsidRDefault="0067791C">
      <w:pPr>
        <w:autoSpaceDE/>
        <w:autoSpaceDN/>
        <w:spacing w:before="185" w:line="360" w:lineRule="auto"/>
        <w:ind w:firstLineChars="200" w:firstLine="556"/>
        <w:rPr>
          <w:del w:id="234" w:author="随遇而安" w:date="2023-08-16T16:36:00Z"/>
          <w:rFonts w:ascii="仿宋" w:eastAsia="仿宋" w:hAnsi="仿宋" w:cs="仿宋" w:hint="eastAsia"/>
          <w:spacing w:val="-2"/>
          <w:sz w:val="28"/>
          <w:szCs w:val="24"/>
        </w:rPr>
      </w:pPr>
      <w:del w:id="235" w:author="随遇而安" w:date="2023-08-16T16:36:00Z">
        <w:r>
          <w:rPr>
            <w:rFonts w:ascii="仿宋" w:eastAsia="仿宋" w:hAnsi="仿宋" w:cs="仿宋" w:hint="eastAsia"/>
            <w:spacing w:val="-2"/>
            <w:sz w:val="28"/>
            <w:szCs w:val="24"/>
          </w:rPr>
          <w:delText>4.3.4</w:delText>
        </w:r>
        <w:r>
          <w:rPr>
            <w:rFonts w:ascii="仿宋" w:eastAsia="仿宋" w:hAnsi="仿宋" w:cs="仿宋" w:hint="eastAsia"/>
            <w:spacing w:val="-2"/>
            <w:sz w:val="28"/>
            <w:szCs w:val="24"/>
          </w:rPr>
          <w:delText>监督检查本单位员工个人安全防护用品使用情况，发现问题及时纠正。</w:delText>
        </w:r>
      </w:del>
    </w:p>
    <w:p w:rsidR="007E332B" w:rsidRDefault="0067791C">
      <w:pPr>
        <w:autoSpaceDE/>
        <w:autoSpaceDN/>
        <w:spacing w:before="185" w:line="360" w:lineRule="auto"/>
        <w:ind w:firstLineChars="200" w:firstLine="556"/>
        <w:rPr>
          <w:ins w:id="236" w:author="36526" w:date="2024-11-02T22:42:00Z"/>
          <w:rFonts w:ascii="仿宋" w:eastAsia="仿宋" w:hAnsi="仿宋" w:cs="仿宋" w:hint="eastAsia"/>
          <w:spacing w:val="-2"/>
          <w:sz w:val="28"/>
          <w:szCs w:val="24"/>
          <w:lang w:eastAsia="zh-CN"/>
        </w:rPr>
      </w:pPr>
      <w:del w:id="237" w:author="随遇而安" w:date="2023-08-16T16:36:00Z">
        <w:r>
          <w:rPr>
            <w:rFonts w:ascii="仿宋" w:eastAsia="仿宋" w:hAnsi="仿宋" w:cs="仿宋" w:hint="eastAsia"/>
            <w:spacing w:val="-2"/>
            <w:sz w:val="28"/>
            <w:szCs w:val="24"/>
            <w:lang w:eastAsia="zh-CN"/>
          </w:rPr>
          <w:delText>4.3.5</w:delText>
        </w:r>
      </w:del>
      <w:r>
        <w:rPr>
          <w:rFonts w:ascii="仿宋" w:eastAsia="仿宋" w:hAnsi="仿宋" w:cs="仿宋" w:hint="eastAsia"/>
          <w:spacing w:val="-2"/>
          <w:sz w:val="28"/>
          <w:szCs w:val="24"/>
          <w:lang w:eastAsia="zh-CN"/>
        </w:rPr>
        <w:t>负责对本单位防护用品的采购、验收、保管、发放</w:t>
      </w:r>
      <w:del w:id="238" w:author="随遇而安" w:date="2023-08-16T16:36:00Z">
        <w:r>
          <w:rPr>
            <w:rFonts w:ascii="仿宋" w:eastAsia="仿宋" w:hAnsi="仿宋" w:cs="仿宋" w:hint="eastAsia"/>
            <w:spacing w:val="-2"/>
            <w:sz w:val="28"/>
            <w:szCs w:val="24"/>
            <w:lang w:eastAsia="zh-CN"/>
          </w:rPr>
          <w:delText>、监督使用</w:delText>
        </w:r>
      </w:del>
      <w:r>
        <w:rPr>
          <w:rFonts w:ascii="仿宋" w:eastAsia="仿宋" w:hAnsi="仿宋" w:cs="仿宋" w:hint="eastAsia"/>
          <w:spacing w:val="-2"/>
          <w:sz w:val="28"/>
          <w:szCs w:val="24"/>
          <w:lang w:eastAsia="zh-CN"/>
        </w:rPr>
        <w:t>与档案管理，保留相关记录。</w:t>
      </w:r>
    </w:p>
    <w:p w:rsidR="007E332B" w:rsidRDefault="007E332B">
      <w:pPr>
        <w:autoSpaceDE/>
        <w:autoSpaceDN/>
        <w:spacing w:before="185" w:line="360" w:lineRule="auto"/>
        <w:ind w:firstLineChars="200" w:firstLine="556"/>
        <w:rPr>
          <w:ins w:id="239" w:author="随遇而安" w:date="2023-08-16T16:37:00Z"/>
          <w:del w:id="240" w:author="36526" w:date="2024-11-02T22:42:00Z"/>
          <w:rFonts w:ascii="仿宋" w:eastAsia="仿宋" w:hAnsi="仿宋" w:cs="仿宋" w:hint="eastAsia"/>
          <w:spacing w:val="-2"/>
          <w:sz w:val="28"/>
          <w:szCs w:val="24"/>
        </w:rPr>
      </w:pPr>
    </w:p>
    <w:p w:rsidR="007E332B" w:rsidRDefault="0067791C">
      <w:pPr>
        <w:autoSpaceDE/>
        <w:autoSpaceDN/>
        <w:spacing w:before="185" w:line="360" w:lineRule="auto"/>
        <w:ind w:firstLineChars="200" w:firstLine="556"/>
        <w:rPr>
          <w:ins w:id="241" w:author="随遇而安" w:date="2023-08-16T16:37:00Z"/>
          <w:rFonts w:ascii="仿宋" w:eastAsia="仿宋" w:hAnsi="仿宋" w:cs="仿宋" w:hint="eastAsia"/>
          <w:spacing w:val="-2"/>
          <w:sz w:val="28"/>
          <w:szCs w:val="24"/>
          <w:lang w:eastAsia="zh-CN"/>
        </w:rPr>
      </w:pPr>
      <w:ins w:id="242" w:author="随遇而安" w:date="2023-08-16T16:37:00Z">
        <w:r>
          <w:rPr>
            <w:rFonts w:ascii="仿宋" w:eastAsia="仿宋" w:hAnsi="仿宋" w:cs="仿宋" w:hint="eastAsia"/>
            <w:spacing w:val="-2"/>
            <w:sz w:val="28"/>
            <w:szCs w:val="24"/>
            <w:lang w:eastAsia="zh-CN"/>
          </w:rPr>
          <w:t>4.3</w:t>
        </w:r>
        <w:r>
          <w:rPr>
            <w:rFonts w:ascii="仿宋" w:eastAsia="仿宋" w:hAnsi="仿宋" w:cs="仿宋" w:hint="eastAsia"/>
            <w:spacing w:val="-2"/>
            <w:sz w:val="28"/>
            <w:szCs w:val="24"/>
            <w:lang w:eastAsia="zh-CN"/>
          </w:rPr>
          <w:t>生产运营部</w:t>
        </w:r>
      </w:ins>
    </w:p>
    <w:p w:rsidR="007E332B" w:rsidRDefault="0067791C">
      <w:pPr>
        <w:autoSpaceDE/>
        <w:autoSpaceDN/>
        <w:spacing w:before="185" w:line="360" w:lineRule="auto"/>
        <w:ind w:firstLineChars="200" w:firstLine="556"/>
        <w:rPr>
          <w:ins w:id="243" w:author="36526" w:date="2024-11-02T22:41:00Z"/>
          <w:rFonts w:ascii="仿宋" w:eastAsia="仿宋" w:hAnsi="仿宋" w:cs="仿宋" w:hint="eastAsia"/>
          <w:spacing w:val="-2"/>
          <w:sz w:val="28"/>
          <w:szCs w:val="24"/>
          <w:lang w:eastAsia="zh-CN"/>
        </w:rPr>
      </w:pPr>
      <w:ins w:id="244" w:author="36526" w:date="2024-11-02T22:41:00Z">
        <w:r>
          <w:rPr>
            <w:rFonts w:ascii="仿宋" w:eastAsia="仿宋" w:hAnsi="仿宋" w:cs="仿宋" w:hint="eastAsia"/>
            <w:spacing w:val="-2"/>
            <w:sz w:val="28"/>
            <w:szCs w:val="24"/>
            <w:lang w:eastAsia="zh-CN"/>
          </w:rPr>
          <w:t>4.3.1</w:t>
        </w:r>
      </w:ins>
      <w:ins w:id="245" w:author="随遇而安" w:date="2023-08-16T16:37:00Z">
        <w:r>
          <w:rPr>
            <w:rFonts w:ascii="仿宋" w:eastAsia="仿宋" w:hAnsi="仿宋" w:cs="仿宋" w:hint="eastAsia"/>
            <w:spacing w:val="-2"/>
            <w:sz w:val="28"/>
            <w:szCs w:val="24"/>
            <w:lang w:eastAsia="zh-CN"/>
          </w:rPr>
          <w:t>监督检查本</w:t>
        </w:r>
        <w:r>
          <w:rPr>
            <w:rFonts w:ascii="仿宋" w:eastAsia="仿宋" w:hAnsi="仿宋" w:cs="仿宋" w:hint="eastAsia"/>
            <w:spacing w:val="-2"/>
            <w:sz w:val="28"/>
            <w:szCs w:val="24"/>
            <w:lang w:eastAsia="zh-CN"/>
          </w:rPr>
          <w:t>部门（中心）</w:t>
        </w:r>
        <w:r>
          <w:rPr>
            <w:rFonts w:ascii="仿宋" w:eastAsia="仿宋" w:hAnsi="仿宋" w:cs="仿宋" w:hint="eastAsia"/>
            <w:spacing w:val="-2"/>
            <w:sz w:val="28"/>
            <w:szCs w:val="24"/>
            <w:lang w:eastAsia="zh-CN"/>
          </w:rPr>
          <w:t>员工个人安全防护用品使用情况，发现问题及时</w:t>
        </w:r>
        <w:r>
          <w:rPr>
            <w:rFonts w:ascii="仿宋" w:eastAsia="仿宋" w:hAnsi="仿宋" w:cs="仿宋" w:hint="eastAsia"/>
            <w:spacing w:val="-2"/>
            <w:sz w:val="28"/>
            <w:szCs w:val="24"/>
            <w:lang w:eastAsia="zh-CN"/>
          </w:rPr>
          <w:t>纠正，提出整改措施并落实整改。</w:t>
        </w:r>
      </w:ins>
    </w:p>
    <w:p w:rsidR="007E332B" w:rsidRDefault="0067791C">
      <w:pPr>
        <w:autoSpaceDE/>
        <w:autoSpaceDN/>
        <w:spacing w:before="185" w:line="360" w:lineRule="auto"/>
        <w:ind w:firstLineChars="200" w:firstLine="556"/>
        <w:rPr>
          <w:ins w:id="246" w:author="36526" w:date="2024-11-02T22:41:00Z"/>
          <w:rFonts w:ascii="仿宋" w:eastAsia="仿宋" w:hAnsi="仿宋" w:cs="仿宋" w:hint="eastAsia"/>
          <w:spacing w:val="-2"/>
          <w:sz w:val="28"/>
          <w:szCs w:val="24"/>
          <w:lang w:eastAsia="zh-CN"/>
        </w:rPr>
      </w:pPr>
      <w:ins w:id="247" w:author="36526" w:date="2024-11-02T22:41:00Z">
        <w:r>
          <w:rPr>
            <w:rFonts w:ascii="仿宋" w:eastAsia="仿宋" w:hAnsi="仿宋" w:cs="仿宋" w:hint="eastAsia"/>
            <w:spacing w:val="-2"/>
            <w:sz w:val="28"/>
            <w:szCs w:val="24"/>
            <w:lang w:eastAsia="zh-CN"/>
          </w:rPr>
          <w:t>4.3.2</w:t>
        </w:r>
        <w:r>
          <w:rPr>
            <w:rFonts w:ascii="仿宋" w:eastAsia="仿宋" w:hAnsi="仿宋" w:cs="仿宋" w:hint="eastAsia"/>
            <w:spacing w:val="-2"/>
            <w:sz w:val="28"/>
            <w:szCs w:val="24"/>
            <w:lang w:eastAsia="zh-CN"/>
          </w:rPr>
          <w:t>组织个人劳动防护用品相关的培训，保证所有人员能够正确配戴、使用、检查、</w:t>
        </w:r>
        <w:proofErr w:type="gramStart"/>
        <w:r>
          <w:rPr>
            <w:rFonts w:ascii="仿宋" w:eastAsia="仿宋" w:hAnsi="仿宋" w:cs="仿宋" w:hint="eastAsia"/>
            <w:spacing w:val="-2"/>
            <w:sz w:val="28"/>
            <w:szCs w:val="24"/>
            <w:lang w:eastAsia="zh-CN"/>
          </w:rPr>
          <w:t>简单维护</w:t>
        </w:r>
        <w:proofErr w:type="gramEnd"/>
        <w:r>
          <w:rPr>
            <w:rFonts w:ascii="仿宋" w:eastAsia="仿宋" w:hAnsi="仿宋" w:cs="仿宋" w:hint="eastAsia"/>
            <w:spacing w:val="-2"/>
            <w:sz w:val="28"/>
            <w:szCs w:val="24"/>
            <w:lang w:eastAsia="zh-CN"/>
          </w:rPr>
          <w:t>劳动防护用品。</w:t>
        </w:r>
      </w:ins>
    </w:p>
    <w:p w:rsidR="007E332B" w:rsidRDefault="007E332B">
      <w:pPr>
        <w:autoSpaceDE/>
        <w:autoSpaceDN/>
        <w:spacing w:before="185" w:line="360" w:lineRule="auto"/>
        <w:ind w:firstLineChars="200" w:firstLine="556"/>
        <w:rPr>
          <w:del w:id="248" w:author="36526" w:date="2024-11-02T22:47:00Z"/>
          <w:rFonts w:ascii="仿宋" w:eastAsia="仿宋" w:hAnsi="仿宋" w:cs="仿宋" w:hint="eastAsia"/>
          <w:spacing w:val="-2"/>
          <w:sz w:val="28"/>
          <w:szCs w:val="24"/>
          <w:lang w:eastAsia="zh-CN"/>
        </w:rPr>
      </w:pPr>
    </w:p>
    <w:p w:rsidR="007E332B" w:rsidRDefault="0067791C">
      <w:pPr>
        <w:spacing w:before="181" w:line="220" w:lineRule="auto"/>
        <w:ind w:left="36"/>
        <w:outlineLvl w:val="0"/>
        <w:rPr>
          <w:rFonts w:ascii="宋体" w:eastAsia="宋体" w:hAnsi="宋体" w:cs="宋体" w:hint="eastAsia"/>
          <w:sz w:val="24"/>
          <w:szCs w:val="24"/>
          <w:lang w:eastAsia="zh-CN"/>
        </w:rPr>
      </w:pPr>
      <w:bookmarkStart w:id="249" w:name="bookmark5"/>
      <w:bookmarkStart w:id="250" w:name="_Toc7451"/>
      <w:bookmarkStart w:id="251" w:name="_Toc23391"/>
      <w:bookmarkStart w:id="252" w:name="_Toc25154"/>
      <w:bookmarkEnd w:id="249"/>
      <w:r>
        <w:rPr>
          <w:rFonts w:ascii="Times New Roman" w:eastAsia="Times New Roman" w:hAnsi="Times New Roman" w:cs="Times New Roman"/>
          <w:b/>
          <w:bCs/>
          <w:sz w:val="24"/>
          <w:szCs w:val="24"/>
          <w:lang w:eastAsia="zh-CN"/>
        </w:rPr>
        <w:t>5.</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劳动防护用品选用和配备</w:t>
      </w:r>
      <w:bookmarkEnd w:id="250"/>
      <w:bookmarkEnd w:id="251"/>
      <w:bookmarkEnd w:id="252"/>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5.1</w:t>
      </w:r>
      <w:r>
        <w:rPr>
          <w:rFonts w:ascii="仿宋" w:eastAsia="仿宋" w:hAnsi="仿宋" w:cs="仿宋" w:hint="eastAsia"/>
          <w:spacing w:val="-2"/>
          <w:sz w:val="28"/>
          <w:szCs w:val="24"/>
          <w:lang w:eastAsia="zh-CN"/>
        </w:rPr>
        <w:t>配备原则</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5.1.1</w:t>
      </w:r>
      <w:r>
        <w:rPr>
          <w:rFonts w:ascii="仿宋" w:eastAsia="仿宋" w:hAnsi="仿宋" w:cs="仿宋" w:hint="eastAsia"/>
          <w:spacing w:val="-2"/>
          <w:sz w:val="28"/>
          <w:szCs w:val="24"/>
          <w:lang w:eastAsia="zh-CN"/>
        </w:rPr>
        <w:t>根据</w:t>
      </w:r>
      <w:del w:id="253" w:author="随遇而安" w:date="2023-08-16T16:39:00Z">
        <w:r>
          <w:rPr>
            <w:rFonts w:ascii="仿宋" w:eastAsia="仿宋" w:hAnsi="仿宋" w:cs="仿宋" w:hint="eastAsia"/>
            <w:spacing w:val="-2"/>
            <w:sz w:val="28"/>
            <w:szCs w:val="24"/>
            <w:lang w:eastAsia="zh-CN"/>
          </w:rPr>
          <w:delText>本单位</w:delText>
        </w:r>
      </w:del>
      <w:r>
        <w:rPr>
          <w:rFonts w:ascii="仿宋" w:eastAsia="仿宋" w:hAnsi="仿宋" w:cs="仿宋" w:hint="eastAsia"/>
          <w:spacing w:val="-2"/>
          <w:sz w:val="28"/>
          <w:szCs w:val="24"/>
          <w:lang w:eastAsia="zh-CN"/>
        </w:rPr>
        <w:t>作业场所存在的危险有害因素，配备符合国家标准或行业标准的个人劳动防护用品。</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5.1.2</w:t>
      </w:r>
      <w:r>
        <w:rPr>
          <w:rFonts w:ascii="仿宋" w:eastAsia="仿宋" w:hAnsi="仿宋" w:cs="仿宋" w:hint="eastAsia"/>
          <w:spacing w:val="-2"/>
          <w:sz w:val="28"/>
          <w:szCs w:val="24"/>
          <w:lang w:eastAsia="zh-CN"/>
        </w:rPr>
        <w:t>配备个人劳动防护用品应兼顾舒适性，不应因个人劳动防护用品本身导致其它额外的风险。</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5.1.3</w:t>
      </w:r>
      <w:r>
        <w:rPr>
          <w:rFonts w:ascii="仿宋" w:eastAsia="仿宋" w:hAnsi="仿宋" w:cs="仿宋" w:hint="eastAsia"/>
          <w:spacing w:val="-2"/>
          <w:sz w:val="28"/>
          <w:szCs w:val="24"/>
          <w:lang w:eastAsia="zh-CN"/>
        </w:rPr>
        <w:t>个人劳动防护用品是保障员工安全与健康的辅助性、预防性措施</w:t>
      </w:r>
      <w:ins w:id="254" w:author="随遇而安" w:date="2023-08-16T16:39:00Z">
        <w:r>
          <w:rPr>
            <w:rFonts w:ascii="仿宋" w:eastAsia="仿宋" w:hAnsi="仿宋" w:cs="仿宋" w:hint="eastAsia"/>
            <w:spacing w:val="-2"/>
            <w:sz w:val="28"/>
            <w:szCs w:val="24"/>
            <w:lang w:eastAsia="zh-CN"/>
          </w:rPr>
          <w:t>，</w:t>
        </w:r>
      </w:ins>
      <w:del w:id="255" w:author="随遇而安" w:date="2023-08-16T16:39:00Z">
        <w:r>
          <w:rPr>
            <w:rFonts w:ascii="仿宋" w:eastAsia="仿宋" w:hAnsi="仿宋" w:cs="仿宋" w:hint="eastAsia"/>
            <w:spacing w:val="-2"/>
            <w:sz w:val="28"/>
            <w:szCs w:val="24"/>
            <w:lang w:eastAsia="zh-CN"/>
          </w:rPr>
          <w:delText>，</w:delText>
        </w:r>
      </w:del>
      <w:r>
        <w:rPr>
          <w:rFonts w:ascii="仿宋" w:eastAsia="仿宋" w:hAnsi="仿宋" w:cs="仿宋" w:hint="eastAsia"/>
          <w:spacing w:val="-2"/>
          <w:sz w:val="28"/>
          <w:szCs w:val="24"/>
          <w:lang w:eastAsia="zh-CN"/>
        </w:rPr>
        <w:t>不得以劳动防护用品替代安全技术、管理措施。</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5.1.4</w:t>
      </w:r>
      <w:r>
        <w:rPr>
          <w:rFonts w:ascii="仿宋" w:eastAsia="仿宋" w:hAnsi="仿宋" w:cs="仿宋" w:hint="eastAsia"/>
          <w:spacing w:val="-2"/>
          <w:sz w:val="28"/>
          <w:szCs w:val="24"/>
          <w:lang w:eastAsia="zh-CN"/>
        </w:rPr>
        <w:t>个人劳动防护用品分类、防护性能及适用场景见附件</w:t>
      </w:r>
      <w:r>
        <w:rPr>
          <w:rFonts w:ascii="仿宋" w:eastAsia="仿宋" w:hAnsi="仿宋" w:cs="仿宋" w:hint="eastAsia"/>
          <w:spacing w:val="-2"/>
          <w:sz w:val="28"/>
          <w:szCs w:val="24"/>
          <w:lang w:eastAsia="zh-CN"/>
        </w:rPr>
        <w:t>1</w:t>
      </w:r>
      <w:r>
        <w:rPr>
          <w:rFonts w:ascii="仿宋" w:eastAsia="仿宋" w:hAnsi="仿宋" w:cs="仿宋" w:hint="eastAsia"/>
          <w:spacing w:val="-2"/>
          <w:sz w:val="28"/>
          <w:szCs w:val="24"/>
          <w:lang w:eastAsia="zh-CN"/>
        </w:rPr>
        <w:t>。</w:t>
      </w:r>
    </w:p>
    <w:p w:rsidR="007E332B" w:rsidRDefault="0067791C">
      <w:pPr>
        <w:autoSpaceDE/>
        <w:autoSpaceDN/>
        <w:spacing w:before="185" w:line="360" w:lineRule="auto"/>
        <w:ind w:firstLineChars="200" w:firstLine="556"/>
        <w:rPr>
          <w:ins w:id="256" w:author="随遇而安" w:date="2023-08-16T16:44:00Z"/>
          <w:rFonts w:ascii="仿宋" w:eastAsia="仿宋" w:hAnsi="仿宋" w:cs="仿宋" w:hint="eastAsia"/>
          <w:spacing w:val="-2"/>
          <w:sz w:val="28"/>
          <w:szCs w:val="24"/>
        </w:rPr>
      </w:pPr>
      <w:r>
        <w:rPr>
          <w:rFonts w:ascii="仿宋" w:eastAsia="仿宋" w:hAnsi="仿宋" w:cs="仿宋" w:hint="eastAsia"/>
          <w:spacing w:val="-2"/>
          <w:sz w:val="28"/>
          <w:szCs w:val="24"/>
        </w:rPr>
        <w:t>5.2</w:t>
      </w:r>
      <w:r>
        <w:rPr>
          <w:rFonts w:ascii="仿宋" w:eastAsia="仿宋" w:hAnsi="仿宋" w:cs="仿宋" w:hint="eastAsia"/>
          <w:spacing w:val="-2"/>
          <w:sz w:val="28"/>
          <w:szCs w:val="24"/>
        </w:rPr>
        <w:t>选用程序</w:t>
      </w:r>
    </w:p>
    <w:p w:rsidR="007E332B" w:rsidRDefault="0067791C" w:rsidP="007E332B">
      <w:pPr>
        <w:autoSpaceDE/>
        <w:autoSpaceDN/>
        <w:rPr>
          <w:ins w:id="257" w:author="随遇而安" w:date="2023-08-16T16:44:00Z"/>
          <w:rFonts w:ascii="仿宋" w:eastAsia="仿宋" w:hAnsi="仿宋" w:cs="仿宋" w:hint="eastAsia"/>
          <w:spacing w:val="-2"/>
          <w:sz w:val="28"/>
          <w:szCs w:val="24"/>
        </w:rPr>
        <w:pPrChange w:id="258" w:author="随遇而安" w:date="2023-08-16T16:44:00Z">
          <w:pPr>
            <w:autoSpaceDE/>
            <w:autoSpaceDN/>
            <w:spacing w:before="185" w:line="360" w:lineRule="auto"/>
            <w:ind w:firstLineChars="200" w:firstLine="556"/>
          </w:pPr>
        </w:pPrChange>
      </w:pPr>
      <w:ins w:id="259" w:author="随遇而安" w:date="2023-08-16T16:44:00Z">
        <w:r>
          <w:rPr>
            <w:rFonts w:ascii="仿宋" w:eastAsia="仿宋" w:hAnsi="仿宋" w:cs="仿宋" w:hint="eastAsia"/>
            <w:spacing w:val="-2"/>
            <w:sz w:val="28"/>
            <w:szCs w:val="24"/>
          </w:rPr>
          <w:br w:type="page"/>
        </w:r>
      </w:ins>
    </w:p>
    <w:p w:rsidR="007E332B" w:rsidRDefault="0067791C" w:rsidP="007E332B">
      <w:pPr>
        <w:autoSpaceDE/>
        <w:autoSpaceDN/>
        <w:spacing w:before="185" w:line="360" w:lineRule="auto"/>
        <w:rPr>
          <w:del w:id="260" w:author="随遇而安" w:date="2023-08-16T16:45:00Z"/>
          <w:rFonts w:ascii="仿宋" w:eastAsia="仿宋" w:hAnsi="仿宋" w:cs="仿宋" w:hint="eastAsia"/>
          <w:spacing w:val="-2"/>
          <w:sz w:val="28"/>
          <w:szCs w:val="24"/>
        </w:rPr>
        <w:pPrChange w:id="261" w:author="随遇而安" w:date="2023-08-16T16:45:00Z">
          <w:pPr>
            <w:autoSpaceDE/>
            <w:autoSpaceDN/>
            <w:spacing w:before="185" w:line="360" w:lineRule="auto"/>
            <w:ind w:firstLineChars="200" w:firstLine="420"/>
          </w:pPr>
        </w:pPrChange>
      </w:pPr>
      <w:ins w:id="262" w:author="随遇而安" w:date="2023-08-16T16:45:00Z">
        <w:r>
          <w:rPr>
            <w:noProof/>
          </w:rPr>
          <w:drawing>
            <wp:inline distT="0" distB="0" distL="114300" distR="114300">
              <wp:extent cx="5792470" cy="5421630"/>
              <wp:effectExtent l="0" t="0" r="1778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9"/>
                      <a:stretch>
                        <a:fillRect/>
                      </a:stretch>
                    </pic:blipFill>
                    <pic:spPr>
                      <a:xfrm>
                        <a:off x="0" y="0"/>
                        <a:ext cx="5792470" cy="5421630"/>
                      </a:xfrm>
                      <a:prstGeom prst="rect">
                        <a:avLst/>
                      </a:prstGeom>
                      <a:noFill/>
                      <a:ln>
                        <a:noFill/>
                      </a:ln>
                    </pic:spPr>
                  </pic:pic>
                </a:graphicData>
              </a:graphic>
            </wp:inline>
          </w:drawing>
        </w:r>
      </w:ins>
    </w:p>
    <w:p w:rsidR="007E332B" w:rsidRDefault="007E332B" w:rsidP="007E332B">
      <w:pPr>
        <w:autoSpaceDE/>
        <w:autoSpaceDN/>
        <w:spacing w:before="185" w:line="360" w:lineRule="auto"/>
        <w:rPr>
          <w:del w:id="263" w:author="随遇而安" w:date="2023-08-16T16:45:00Z"/>
        </w:rPr>
        <w:pPrChange w:id="264" w:author="随遇而安" w:date="2023-08-16T16:45:00Z">
          <w:pPr>
            <w:spacing w:before="14"/>
          </w:pPr>
        </w:pPrChange>
      </w:pPr>
    </w:p>
    <w:p w:rsidR="007E332B" w:rsidRDefault="0067791C" w:rsidP="007E332B">
      <w:pPr>
        <w:autoSpaceDE/>
        <w:autoSpaceDN/>
        <w:spacing w:before="185" w:line="360" w:lineRule="auto"/>
        <w:rPr>
          <w:rFonts w:ascii="宋体" w:eastAsia="宋体" w:hAnsi="宋体" w:cs="宋体" w:hint="eastAsia"/>
        </w:rPr>
        <w:pPrChange w:id="265" w:author="随遇而安" w:date="2023-08-16T16:45:00Z">
          <w:pPr>
            <w:spacing w:before="218" w:line="221" w:lineRule="auto"/>
            <w:ind w:left="3306"/>
          </w:pPr>
        </w:pPrChange>
      </w:pPr>
      <w:del w:id="266" w:author="随遇而安" w:date="2023-08-16T16:45:00Z">
        <w:r>
          <w:rPr>
            <w:rFonts w:ascii="宋体" w:eastAsia="宋体" w:hAnsi="宋体" w:cs="宋体"/>
            <w14:textOutline w14:w="3835" w14:cap="flat" w14:cmpd="sng" w14:algn="ctr">
              <w14:solidFill>
                <w14:srgbClr w14:val="000000"/>
              </w14:solidFill>
              <w14:prstDash w14:val="solid"/>
              <w14:miter w14:lim="0"/>
            </w14:textOutline>
          </w:rPr>
          <w:delText>个人劳动防护用品选用程序</w:delText>
        </w:r>
      </w:del>
    </w:p>
    <w:p w:rsidR="007E332B" w:rsidRDefault="0067791C">
      <w:pPr>
        <w:spacing w:before="201" w:line="220" w:lineRule="auto"/>
        <w:ind w:left="37"/>
        <w:outlineLvl w:val="0"/>
        <w:rPr>
          <w:rFonts w:ascii="宋体" w:eastAsia="宋体" w:hAnsi="宋体" w:cs="宋体" w:hint="eastAsia"/>
          <w:sz w:val="24"/>
          <w:szCs w:val="24"/>
          <w:lang w:eastAsia="zh-CN"/>
        </w:rPr>
      </w:pPr>
      <w:bookmarkStart w:id="267" w:name="bookmark6"/>
      <w:bookmarkStart w:id="268" w:name="_Toc19520"/>
      <w:bookmarkStart w:id="269" w:name="_Toc2872"/>
      <w:bookmarkStart w:id="270" w:name="_Toc15716"/>
      <w:bookmarkEnd w:id="267"/>
      <w:r>
        <w:rPr>
          <w:rFonts w:ascii="Times New Roman" w:eastAsia="Times New Roman" w:hAnsi="Times New Roman" w:cs="Times New Roman"/>
          <w:b/>
          <w:bCs/>
          <w:spacing w:val="-1"/>
          <w:sz w:val="24"/>
          <w:szCs w:val="24"/>
          <w:lang w:eastAsia="zh-CN"/>
        </w:rPr>
        <w:t>6.</w:t>
      </w:r>
      <w:r>
        <w:rPr>
          <w:rFonts w:ascii="宋体" w:eastAsia="宋体" w:hAnsi="宋体" w:cs="宋体"/>
          <w:spacing w:val="-1"/>
          <w:sz w:val="24"/>
          <w:szCs w:val="24"/>
          <w:lang w:eastAsia="zh-CN"/>
          <w14:textOutline w14:w="4356" w14:cap="flat" w14:cmpd="sng" w14:algn="ctr">
            <w14:solidFill>
              <w14:srgbClr w14:val="000000"/>
            </w14:solidFill>
            <w14:prstDash w14:val="solid"/>
            <w14:miter w14:lim="0"/>
          </w14:textOutline>
        </w:rPr>
        <w:t>劳动防护用品使用管理</w:t>
      </w:r>
      <w:bookmarkEnd w:id="268"/>
      <w:bookmarkEnd w:id="269"/>
      <w:bookmarkEnd w:id="270"/>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6.1</w:t>
      </w:r>
      <w:r>
        <w:rPr>
          <w:rFonts w:ascii="仿宋" w:eastAsia="仿宋" w:hAnsi="仿宋" w:cs="仿宋" w:hint="eastAsia"/>
          <w:spacing w:val="-2"/>
          <w:sz w:val="28"/>
          <w:szCs w:val="24"/>
          <w:lang w:eastAsia="zh-CN"/>
        </w:rPr>
        <w:t>采购管理</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6.1.1</w:t>
      </w:r>
      <w:r>
        <w:rPr>
          <w:rFonts w:ascii="仿宋" w:eastAsia="仿宋" w:hAnsi="仿宋" w:cs="仿宋" w:hint="eastAsia"/>
          <w:spacing w:val="-2"/>
          <w:sz w:val="28"/>
          <w:szCs w:val="24"/>
          <w:lang w:eastAsia="zh-CN"/>
        </w:rPr>
        <w:t>个人劳动防护用品采购经费纳入安全费用，计入生产成本，据实列支，不得挪用，费用标准见</w:t>
      </w:r>
      <w:ins w:id="271" w:author="随遇而安" w:date="2023-08-16T16:46:00Z">
        <w:r>
          <w:rPr>
            <w:rFonts w:ascii="仿宋" w:eastAsia="仿宋" w:hAnsi="仿宋" w:cs="仿宋" w:hint="eastAsia"/>
            <w:spacing w:val="-2"/>
            <w:sz w:val="28"/>
            <w:szCs w:val="24"/>
            <w:lang w:eastAsia="zh-CN"/>
          </w:rPr>
          <w:t>宁津项目公司</w:t>
        </w:r>
      </w:ins>
      <w:del w:id="272" w:author="随遇而安" w:date="2023-08-16T16:46:00Z">
        <w:r>
          <w:rPr>
            <w:rFonts w:ascii="仿宋" w:eastAsia="仿宋" w:hAnsi="仿宋" w:cs="仿宋" w:hint="eastAsia"/>
            <w:spacing w:val="-2"/>
            <w:sz w:val="28"/>
            <w:szCs w:val="24"/>
            <w:lang w:eastAsia="zh-CN"/>
          </w:rPr>
          <w:delText>集团安全费用管理制度</w:delText>
        </w:r>
      </w:del>
      <w:ins w:id="273" w:author="随遇而安" w:date="2023-08-16T16:46:00Z">
        <w:r>
          <w:rPr>
            <w:rFonts w:ascii="仿宋" w:eastAsia="仿宋" w:hAnsi="仿宋" w:cs="仿宋" w:hint="eastAsia"/>
            <w:spacing w:val="-2"/>
            <w:sz w:val="28"/>
            <w:szCs w:val="24"/>
            <w:lang w:eastAsia="zh-CN"/>
          </w:rPr>
          <w:t>《安全生产费用管理制度》</w:t>
        </w:r>
      </w:ins>
      <w:r>
        <w:rPr>
          <w:rFonts w:ascii="仿宋" w:eastAsia="仿宋" w:hAnsi="仿宋" w:cs="仿宋" w:hint="eastAsia"/>
          <w:spacing w:val="-2"/>
          <w:sz w:val="28"/>
          <w:szCs w:val="24"/>
          <w:lang w:eastAsia="zh-CN"/>
        </w:rPr>
        <w:t>。</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6.1.2</w:t>
      </w:r>
      <w:r>
        <w:rPr>
          <w:rFonts w:ascii="仿宋" w:eastAsia="仿宋" w:hAnsi="仿宋" w:cs="仿宋" w:hint="eastAsia"/>
          <w:spacing w:val="-2"/>
          <w:sz w:val="28"/>
          <w:szCs w:val="24"/>
          <w:lang w:eastAsia="zh-CN"/>
        </w:rPr>
        <w:t>个人劳动防护用品的采购程序应执行集团相关招标采购制度要求</w:t>
      </w:r>
      <w:ins w:id="274" w:author="随遇而安" w:date="2023-08-16T16:47:00Z">
        <w:r>
          <w:rPr>
            <w:rFonts w:ascii="仿宋" w:eastAsia="仿宋" w:hAnsi="仿宋" w:cs="仿宋" w:hint="eastAsia"/>
            <w:spacing w:val="-2"/>
            <w:sz w:val="28"/>
            <w:szCs w:val="24"/>
            <w:lang w:eastAsia="zh-CN"/>
          </w:rPr>
          <w:t>。</w:t>
        </w:r>
      </w:ins>
      <w:del w:id="275" w:author="随遇而安" w:date="2023-08-16T16:47:00Z">
        <w:r>
          <w:rPr>
            <w:rFonts w:ascii="仿宋" w:eastAsia="仿宋" w:hAnsi="仿宋" w:cs="仿宋" w:hint="eastAsia"/>
            <w:spacing w:val="-2"/>
            <w:sz w:val="28"/>
            <w:szCs w:val="24"/>
            <w:lang w:eastAsia="zh-CN"/>
          </w:rPr>
          <w:delText>。</w:delText>
        </w:r>
      </w:del>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6.1.</w:t>
      </w:r>
      <w:del w:id="276" w:author="随遇而安" w:date="2023-08-16T16:48:00Z">
        <w:r>
          <w:rPr>
            <w:rFonts w:ascii="仿宋" w:eastAsia="仿宋" w:hAnsi="仿宋" w:cs="仿宋"/>
            <w:spacing w:val="-2"/>
            <w:sz w:val="28"/>
            <w:szCs w:val="24"/>
            <w:lang w:eastAsia="zh-CN"/>
          </w:rPr>
          <w:delText>4</w:delText>
        </w:r>
      </w:del>
      <w:ins w:id="277" w:author="随遇而安" w:date="2023-08-16T16:48:00Z">
        <w:r>
          <w:rPr>
            <w:rFonts w:ascii="仿宋" w:eastAsia="仿宋" w:hAnsi="仿宋" w:cs="仿宋" w:hint="eastAsia"/>
            <w:spacing w:val="-2"/>
            <w:sz w:val="28"/>
            <w:szCs w:val="24"/>
            <w:lang w:eastAsia="zh-CN"/>
          </w:rPr>
          <w:t>3</w:t>
        </w:r>
      </w:ins>
      <w:del w:id="278" w:author="随遇而安" w:date="2023-08-16T16:47:00Z">
        <w:r>
          <w:rPr>
            <w:rFonts w:ascii="仿宋" w:eastAsia="仿宋" w:hAnsi="仿宋" w:cs="仿宋"/>
            <w:spacing w:val="-2"/>
            <w:sz w:val="28"/>
            <w:szCs w:val="24"/>
            <w:lang w:eastAsia="zh-CN"/>
          </w:rPr>
          <w:delText>项目公司采购部门</w:delText>
        </w:r>
      </w:del>
      <w:ins w:id="279" w:author="随遇而安" w:date="2023-08-16T16:47:00Z">
        <w:r>
          <w:rPr>
            <w:rFonts w:ascii="仿宋" w:eastAsia="仿宋" w:hAnsi="仿宋" w:cs="仿宋" w:hint="eastAsia"/>
            <w:spacing w:val="-2"/>
            <w:sz w:val="28"/>
            <w:szCs w:val="24"/>
            <w:lang w:eastAsia="zh-CN"/>
          </w:rPr>
          <w:t>人力综合部</w:t>
        </w:r>
      </w:ins>
      <w:r>
        <w:rPr>
          <w:rFonts w:ascii="仿宋" w:eastAsia="仿宋" w:hAnsi="仿宋" w:cs="仿宋" w:hint="eastAsia"/>
          <w:spacing w:val="-2"/>
          <w:sz w:val="28"/>
          <w:szCs w:val="24"/>
          <w:lang w:eastAsia="zh-CN"/>
        </w:rPr>
        <w:t>应组织个人劳动防护用品入库验收，对产品外观、合格证、安全认证标志等质量证明文件进行检查验收，验收合格方可入库。</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6.1.</w:t>
      </w:r>
      <w:del w:id="280" w:author="随遇而安" w:date="2023-08-16T16:48:00Z">
        <w:r>
          <w:rPr>
            <w:rFonts w:ascii="仿宋" w:eastAsia="仿宋" w:hAnsi="仿宋" w:cs="仿宋"/>
            <w:spacing w:val="-2"/>
            <w:sz w:val="28"/>
            <w:szCs w:val="24"/>
            <w:lang w:eastAsia="zh-CN"/>
          </w:rPr>
          <w:delText>5</w:delText>
        </w:r>
      </w:del>
      <w:ins w:id="281" w:author="随遇而安" w:date="2023-08-16T16:48:00Z">
        <w:r>
          <w:rPr>
            <w:rFonts w:ascii="仿宋" w:eastAsia="仿宋" w:hAnsi="仿宋" w:cs="仿宋" w:hint="eastAsia"/>
            <w:spacing w:val="-2"/>
            <w:sz w:val="28"/>
            <w:szCs w:val="24"/>
            <w:lang w:eastAsia="zh-CN"/>
          </w:rPr>
          <w:t>4</w:t>
        </w:r>
      </w:ins>
      <w:ins w:id="282" w:author="随遇而安" w:date="2023-08-16T16:47:00Z">
        <w:r>
          <w:rPr>
            <w:rFonts w:ascii="仿宋" w:eastAsia="仿宋" w:hAnsi="仿宋" w:cs="仿宋" w:hint="eastAsia"/>
            <w:spacing w:val="-2"/>
            <w:sz w:val="28"/>
            <w:szCs w:val="24"/>
            <w:lang w:eastAsia="zh-CN"/>
          </w:rPr>
          <w:t>人力综合部</w:t>
        </w:r>
      </w:ins>
      <w:del w:id="283" w:author="随遇而安" w:date="2023-08-16T16:47:00Z">
        <w:r>
          <w:rPr>
            <w:rFonts w:ascii="仿宋" w:eastAsia="仿宋" w:hAnsi="仿宋" w:cs="仿宋" w:hint="eastAsia"/>
            <w:spacing w:val="-2"/>
            <w:sz w:val="28"/>
            <w:szCs w:val="24"/>
            <w:lang w:eastAsia="zh-CN"/>
          </w:rPr>
          <w:delText>项目公司安环品质部</w:delText>
        </w:r>
      </w:del>
      <w:r>
        <w:rPr>
          <w:rFonts w:ascii="仿宋" w:eastAsia="仿宋" w:hAnsi="仿宋" w:cs="仿宋" w:hint="eastAsia"/>
          <w:spacing w:val="-2"/>
          <w:sz w:val="28"/>
          <w:szCs w:val="24"/>
          <w:lang w:eastAsia="zh-CN"/>
        </w:rPr>
        <w:t>应保存个人劳动防护用品的质量证明文件原件或复印件。</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6.2</w:t>
      </w:r>
      <w:r>
        <w:rPr>
          <w:rFonts w:ascii="仿宋" w:eastAsia="仿宋" w:hAnsi="仿宋" w:cs="仿宋" w:hint="eastAsia"/>
          <w:spacing w:val="-2"/>
          <w:sz w:val="28"/>
          <w:szCs w:val="24"/>
          <w:lang w:eastAsia="zh-CN"/>
        </w:rPr>
        <w:t>储存管理</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6.2.1</w:t>
      </w:r>
      <w:r>
        <w:rPr>
          <w:rFonts w:ascii="仿宋" w:eastAsia="仿宋" w:hAnsi="仿宋" w:cs="仿宋" w:hint="eastAsia"/>
          <w:spacing w:val="-2"/>
          <w:sz w:val="28"/>
          <w:szCs w:val="24"/>
          <w:lang w:eastAsia="zh-CN"/>
        </w:rPr>
        <w:t>个人劳动防护用品实行专门储存、专人保管。</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6.2.2</w:t>
      </w:r>
      <w:del w:id="284" w:author="随遇而安" w:date="2023-08-16T16:48:00Z">
        <w:r>
          <w:rPr>
            <w:rFonts w:ascii="仿宋" w:eastAsia="仿宋" w:hAnsi="仿宋" w:cs="仿宋"/>
            <w:spacing w:val="-2"/>
            <w:sz w:val="28"/>
            <w:szCs w:val="24"/>
            <w:lang w:eastAsia="zh-CN"/>
          </w:rPr>
          <w:delText>各单位</w:delText>
        </w:r>
      </w:del>
      <w:ins w:id="285" w:author="随遇而安" w:date="2023-08-16T16:48:00Z">
        <w:r>
          <w:rPr>
            <w:rFonts w:ascii="仿宋" w:eastAsia="仿宋" w:hAnsi="仿宋" w:cs="仿宋" w:hint="eastAsia"/>
            <w:spacing w:val="-2"/>
            <w:sz w:val="28"/>
            <w:szCs w:val="24"/>
            <w:lang w:eastAsia="zh-CN"/>
          </w:rPr>
          <w:t>人力综合部</w:t>
        </w:r>
      </w:ins>
      <w:r>
        <w:rPr>
          <w:rFonts w:ascii="仿宋" w:eastAsia="仿宋" w:hAnsi="仿宋" w:cs="仿宋" w:hint="eastAsia"/>
          <w:spacing w:val="-2"/>
          <w:sz w:val="28"/>
          <w:szCs w:val="24"/>
          <w:lang w:eastAsia="zh-CN"/>
        </w:rPr>
        <w:t>保管人员必须按照产品说明书要求进行储存和管理，定期对劳动防护用品进行检查，发现有过期或损坏的，进行报废处理。</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6.2.3</w:t>
      </w:r>
      <w:ins w:id="286" w:author="随遇而安" w:date="2023-08-16T16:49:00Z">
        <w:r>
          <w:rPr>
            <w:rFonts w:ascii="仿宋" w:eastAsia="仿宋" w:hAnsi="仿宋" w:cs="仿宋" w:hint="eastAsia"/>
            <w:spacing w:val="-2"/>
            <w:sz w:val="28"/>
            <w:szCs w:val="24"/>
            <w:lang w:eastAsia="zh-CN"/>
          </w:rPr>
          <w:t>人力综合部</w:t>
        </w:r>
      </w:ins>
      <w:r>
        <w:rPr>
          <w:rFonts w:ascii="仿宋" w:eastAsia="仿宋" w:hAnsi="仿宋" w:cs="仿宋" w:hint="eastAsia"/>
          <w:spacing w:val="-2"/>
          <w:sz w:val="28"/>
          <w:szCs w:val="24"/>
          <w:lang w:eastAsia="zh-CN"/>
        </w:rPr>
        <w:t>做好个人劳动防护用品库存记录，及时进行采购，保证足够的库存量。</w:t>
      </w:r>
    </w:p>
    <w:p w:rsidR="007E332B" w:rsidRDefault="0067791C">
      <w:pPr>
        <w:autoSpaceDE/>
        <w:autoSpaceDN/>
        <w:spacing w:before="185" w:line="360" w:lineRule="auto"/>
        <w:ind w:firstLineChars="200" w:firstLine="556"/>
        <w:rPr>
          <w:rFonts w:ascii="宋体" w:eastAsia="宋体" w:hAnsi="宋体" w:cs="宋体" w:hint="eastAsia"/>
          <w:sz w:val="24"/>
          <w:szCs w:val="24"/>
          <w:lang w:eastAsia="zh-CN"/>
        </w:rPr>
      </w:pPr>
      <w:r>
        <w:rPr>
          <w:rFonts w:ascii="仿宋" w:eastAsia="仿宋" w:hAnsi="仿宋" w:cs="仿宋" w:hint="eastAsia"/>
          <w:spacing w:val="-2"/>
          <w:sz w:val="28"/>
          <w:szCs w:val="24"/>
          <w:lang w:eastAsia="zh-CN"/>
        </w:rPr>
        <w:t>6.3</w:t>
      </w:r>
      <w:r>
        <w:rPr>
          <w:rFonts w:ascii="仿宋" w:eastAsia="仿宋" w:hAnsi="仿宋" w:cs="仿宋" w:hint="eastAsia"/>
          <w:spacing w:val="-2"/>
          <w:sz w:val="28"/>
          <w:szCs w:val="24"/>
          <w:lang w:eastAsia="zh-CN"/>
        </w:rPr>
        <w:t>发放和使用</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6.3.1</w:t>
      </w:r>
      <w:ins w:id="287" w:author="随遇而安" w:date="2023-08-16T16:55:00Z">
        <w:r>
          <w:rPr>
            <w:rFonts w:ascii="仿宋" w:eastAsia="仿宋" w:hAnsi="仿宋" w:cs="仿宋" w:hint="eastAsia"/>
            <w:spacing w:val="-2"/>
            <w:sz w:val="28"/>
            <w:szCs w:val="24"/>
            <w:lang w:eastAsia="zh-CN"/>
          </w:rPr>
          <w:t>人力综合部</w:t>
        </w:r>
      </w:ins>
      <w:del w:id="288" w:author="随遇而安" w:date="2023-08-16T16:55:00Z">
        <w:r>
          <w:rPr>
            <w:rFonts w:ascii="仿宋" w:eastAsia="仿宋" w:hAnsi="仿宋" w:cs="仿宋" w:hint="eastAsia"/>
            <w:spacing w:val="-2"/>
            <w:sz w:val="28"/>
            <w:szCs w:val="24"/>
            <w:lang w:eastAsia="zh-CN"/>
          </w:rPr>
          <w:delText>项目公司</w:delText>
        </w:r>
      </w:del>
      <w:r>
        <w:rPr>
          <w:rFonts w:ascii="仿宋" w:eastAsia="仿宋" w:hAnsi="仿宋" w:cs="仿宋" w:hint="eastAsia"/>
          <w:spacing w:val="-2"/>
          <w:sz w:val="28"/>
          <w:szCs w:val="24"/>
          <w:lang w:eastAsia="zh-CN"/>
        </w:rPr>
        <w:t>应按照</w:t>
      </w:r>
      <w:del w:id="289" w:author="随遇而安" w:date="2023-08-16T16:55:00Z">
        <w:r>
          <w:rPr>
            <w:rFonts w:ascii="仿宋" w:eastAsia="仿宋" w:hAnsi="仿宋" w:cs="仿宋" w:hint="eastAsia"/>
            <w:spacing w:val="-2"/>
            <w:sz w:val="28"/>
            <w:szCs w:val="24"/>
            <w:lang w:eastAsia="zh-CN"/>
          </w:rPr>
          <w:delText>本单位</w:delText>
        </w:r>
      </w:del>
      <w:r>
        <w:rPr>
          <w:rFonts w:ascii="仿宋" w:eastAsia="仿宋" w:hAnsi="仿宋" w:cs="仿宋" w:hint="eastAsia"/>
          <w:spacing w:val="-2"/>
          <w:sz w:val="28"/>
          <w:szCs w:val="24"/>
          <w:lang w:eastAsia="zh-CN"/>
        </w:rPr>
        <w:t>制定的个人劳动防护用品配备标准进行发放，并作好发放领用记录。（见附件</w:t>
      </w:r>
      <w:r>
        <w:rPr>
          <w:rFonts w:ascii="仿宋" w:eastAsia="仿宋" w:hAnsi="仿宋" w:cs="仿宋" w:hint="eastAsia"/>
          <w:spacing w:val="-2"/>
          <w:sz w:val="28"/>
          <w:szCs w:val="24"/>
          <w:lang w:eastAsia="zh-CN"/>
        </w:rPr>
        <w:t>2</w:t>
      </w:r>
      <w:r>
        <w:rPr>
          <w:rFonts w:ascii="仿宋" w:eastAsia="仿宋" w:hAnsi="仿宋" w:cs="仿宋" w:hint="eastAsia"/>
          <w:spacing w:val="-2"/>
          <w:sz w:val="28"/>
          <w:szCs w:val="24"/>
          <w:lang w:eastAsia="zh-CN"/>
        </w:rPr>
        <w:t>）</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6.3.2</w:t>
      </w:r>
      <w:del w:id="290" w:author="36526" w:date="2024-11-02T22:33:00Z">
        <w:r>
          <w:rPr>
            <w:rFonts w:ascii="仿宋" w:eastAsia="仿宋" w:hAnsi="仿宋" w:cs="仿宋"/>
            <w:spacing w:val="-2"/>
            <w:sz w:val="28"/>
            <w:szCs w:val="24"/>
            <w:lang w:eastAsia="zh-CN"/>
          </w:rPr>
          <w:delText>项目公司</w:delText>
        </w:r>
      </w:del>
      <w:ins w:id="291" w:author="随遇而安" w:date="2023-08-16T16:55:00Z">
        <w:del w:id="292" w:author="36526" w:date="2024-11-02T22:33:00Z">
          <w:r>
            <w:rPr>
              <w:rFonts w:ascii="仿宋" w:eastAsia="仿宋" w:hAnsi="仿宋" w:cs="仿宋"/>
              <w:spacing w:val="-2"/>
              <w:sz w:val="28"/>
              <w:szCs w:val="24"/>
              <w:lang w:eastAsia="zh-CN"/>
            </w:rPr>
            <w:delText>安环品质部</w:delText>
          </w:r>
        </w:del>
      </w:ins>
      <w:ins w:id="293" w:author="36526" w:date="2024-11-02T22:33:00Z">
        <w:r>
          <w:rPr>
            <w:rFonts w:ascii="仿宋" w:eastAsia="仿宋" w:hAnsi="仿宋" w:cs="仿宋" w:hint="eastAsia"/>
            <w:spacing w:val="-2"/>
            <w:sz w:val="28"/>
            <w:szCs w:val="24"/>
            <w:lang w:eastAsia="zh-CN"/>
          </w:rPr>
          <w:t>生产运营部</w:t>
        </w:r>
      </w:ins>
      <w:r>
        <w:rPr>
          <w:rFonts w:ascii="仿宋" w:eastAsia="仿宋" w:hAnsi="仿宋" w:cs="仿宋" w:hint="eastAsia"/>
          <w:spacing w:val="-2"/>
          <w:sz w:val="28"/>
          <w:szCs w:val="24"/>
          <w:lang w:eastAsia="zh-CN"/>
        </w:rPr>
        <w:t>应对员工进行个人劳动防护用品的使用、检查、维护、保养等知识培训。</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6.3.3</w:t>
      </w:r>
      <w:r>
        <w:rPr>
          <w:rFonts w:ascii="仿宋" w:eastAsia="仿宋" w:hAnsi="仿宋" w:cs="仿宋" w:hint="eastAsia"/>
          <w:spacing w:val="-2"/>
          <w:sz w:val="28"/>
          <w:szCs w:val="24"/>
          <w:lang w:eastAsia="zh-CN"/>
        </w:rPr>
        <w:t>所有员工应按规定正确穿戴好劳动防护用品，禁止使用过期或存在缺陷的劳动防护用品。</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6.3.4</w:t>
      </w:r>
      <w:proofErr w:type="gramStart"/>
      <w:r>
        <w:rPr>
          <w:rFonts w:ascii="仿宋" w:eastAsia="仿宋" w:hAnsi="仿宋" w:cs="仿宋" w:hint="eastAsia"/>
          <w:spacing w:val="-2"/>
          <w:sz w:val="28"/>
          <w:szCs w:val="24"/>
          <w:lang w:eastAsia="zh-CN"/>
        </w:rPr>
        <w:t>各</w:t>
      </w:r>
      <w:proofErr w:type="gramEnd"/>
      <w:del w:id="294" w:author="随遇而安" w:date="2023-08-16T16:56:00Z">
        <w:r>
          <w:rPr>
            <w:rFonts w:ascii="仿宋" w:eastAsia="仿宋" w:hAnsi="仿宋" w:cs="仿宋"/>
            <w:spacing w:val="-2"/>
            <w:sz w:val="28"/>
            <w:szCs w:val="24"/>
            <w:lang w:eastAsia="zh-CN"/>
          </w:rPr>
          <w:delText>单位</w:delText>
        </w:r>
      </w:del>
      <w:ins w:id="295" w:author="随遇而安" w:date="2023-08-16T16:56:00Z">
        <w:r>
          <w:rPr>
            <w:rFonts w:ascii="仿宋" w:eastAsia="仿宋" w:hAnsi="仿宋" w:cs="仿宋" w:hint="eastAsia"/>
            <w:spacing w:val="-2"/>
            <w:sz w:val="28"/>
            <w:szCs w:val="24"/>
            <w:lang w:eastAsia="zh-CN"/>
          </w:rPr>
          <w:t>部门（中心）</w:t>
        </w:r>
      </w:ins>
      <w:r>
        <w:rPr>
          <w:rFonts w:ascii="仿宋" w:eastAsia="仿宋" w:hAnsi="仿宋" w:cs="仿宋" w:hint="eastAsia"/>
          <w:spacing w:val="-2"/>
          <w:sz w:val="28"/>
          <w:szCs w:val="24"/>
          <w:lang w:eastAsia="zh-CN"/>
        </w:rPr>
        <w:t>应当定期组织对劳动防护用品的使用情况进行检查，确保员工正确使用。</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6.4</w:t>
      </w:r>
      <w:r>
        <w:rPr>
          <w:rFonts w:ascii="仿宋" w:eastAsia="仿宋" w:hAnsi="仿宋" w:cs="仿宋" w:hint="eastAsia"/>
          <w:spacing w:val="-2"/>
          <w:sz w:val="28"/>
          <w:szCs w:val="24"/>
          <w:lang w:eastAsia="zh-CN"/>
        </w:rPr>
        <w:t>维护、更换和报废</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6.4.1</w:t>
      </w:r>
      <w:proofErr w:type="gramStart"/>
      <w:r>
        <w:rPr>
          <w:rFonts w:ascii="仿宋" w:eastAsia="仿宋" w:hAnsi="仿宋" w:cs="仿宋" w:hint="eastAsia"/>
          <w:spacing w:val="-2"/>
          <w:sz w:val="28"/>
          <w:szCs w:val="24"/>
          <w:lang w:eastAsia="zh-CN"/>
        </w:rPr>
        <w:t>各</w:t>
      </w:r>
      <w:proofErr w:type="gramEnd"/>
      <w:ins w:id="296" w:author="随遇而安" w:date="2023-08-16T16:56:00Z">
        <w:r>
          <w:rPr>
            <w:rFonts w:ascii="仿宋" w:eastAsia="仿宋" w:hAnsi="仿宋" w:cs="仿宋" w:hint="eastAsia"/>
            <w:spacing w:val="-2"/>
            <w:sz w:val="28"/>
            <w:szCs w:val="24"/>
            <w:lang w:eastAsia="zh-CN"/>
          </w:rPr>
          <w:t>部门（中心）</w:t>
        </w:r>
      </w:ins>
      <w:del w:id="297" w:author="随遇而安" w:date="2023-08-16T16:56:00Z">
        <w:r>
          <w:rPr>
            <w:rFonts w:ascii="仿宋" w:eastAsia="仿宋" w:hAnsi="仿宋" w:cs="仿宋" w:hint="eastAsia"/>
            <w:spacing w:val="-2"/>
            <w:sz w:val="28"/>
            <w:szCs w:val="24"/>
            <w:lang w:eastAsia="zh-CN"/>
          </w:rPr>
          <w:delText>单位</w:delText>
        </w:r>
      </w:del>
      <w:r>
        <w:rPr>
          <w:rFonts w:ascii="仿宋" w:eastAsia="仿宋" w:hAnsi="仿宋" w:cs="仿宋" w:hint="eastAsia"/>
          <w:spacing w:val="-2"/>
          <w:sz w:val="28"/>
          <w:szCs w:val="24"/>
          <w:lang w:eastAsia="zh-CN"/>
        </w:rPr>
        <w:t>及员工</w:t>
      </w:r>
      <w:proofErr w:type="gramStart"/>
      <w:r>
        <w:rPr>
          <w:rFonts w:ascii="仿宋" w:eastAsia="仿宋" w:hAnsi="仿宋" w:cs="仿宋" w:hint="eastAsia"/>
          <w:spacing w:val="-2"/>
          <w:sz w:val="28"/>
          <w:szCs w:val="24"/>
          <w:lang w:eastAsia="zh-CN"/>
        </w:rPr>
        <w:t>个</w:t>
      </w:r>
      <w:proofErr w:type="gramEnd"/>
      <w:r>
        <w:rPr>
          <w:rFonts w:ascii="仿宋" w:eastAsia="仿宋" w:hAnsi="仿宋" w:cs="仿宋" w:hint="eastAsia"/>
          <w:spacing w:val="-2"/>
          <w:sz w:val="28"/>
          <w:szCs w:val="24"/>
          <w:lang w:eastAsia="zh-CN"/>
        </w:rPr>
        <w:t>人均不得对个人劳动防护用品进行任何更改或添加装饰物，防止破坏防护性能。</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6.4.2</w:t>
      </w:r>
      <w:proofErr w:type="gramStart"/>
      <w:r>
        <w:rPr>
          <w:rFonts w:ascii="仿宋" w:eastAsia="仿宋" w:hAnsi="仿宋" w:cs="仿宋" w:hint="eastAsia"/>
          <w:spacing w:val="-2"/>
          <w:sz w:val="28"/>
          <w:szCs w:val="24"/>
          <w:lang w:eastAsia="zh-CN"/>
        </w:rPr>
        <w:t>各</w:t>
      </w:r>
      <w:proofErr w:type="gramEnd"/>
      <w:ins w:id="298" w:author="随遇而安" w:date="2023-08-16T16:56:00Z">
        <w:r>
          <w:rPr>
            <w:rFonts w:ascii="仿宋" w:eastAsia="仿宋" w:hAnsi="仿宋" w:cs="仿宋" w:hint="eastAsia"/>
            <w:spacing w:val="-2"/>
            <w:sz w:val="28"/>
            <w:szCs w:val="24"/>
            <w:lang w:eastAsia="zh-CN"/>
          </w:rPr>
          <w:t>部门（中心）</w:t>
        </w:r>
      </w:ins>
      <w:del w:id="299" w:author="随遇而安" w:date="2023-08-16T16:56:00Z">
        <w:r>
          <w:rPr>
            <w:rFonts w:ascii="仿宋" w:eastAsia="仿宋" w:hAnsi="仿宋" w:cs="仿宋" w:hint="eastAsia"/>
            <w:spacing w:val="-2"/>
            <w:sz w:val="28"/>
            <w:szCs w:val="24"/>
            <w:lang w:eastAsia="zh-CN"/>
          </w:rPr>
          <w:delText>单位</w:delText>
        </w:r>
      </w:del>
      <w:r>
        <w:rPr>
          <w:rFonts w:ascii="仿宋" w:eastAsia="仿宋" w:hAnsi="仿宋" w:cs="仿宋" w:hint="eastAsia"/>
          <w:spacing w:val="-2"/>
          <w:sz w:val="28"/>
          <w:szCs w:val="24"/>
          <w:lang w:eastAsia="zh-CN"/>
        </w:rPr>
        <w:t>应定期检查、鉴定劳动防护用品，对已失去安全防护性能的防护用品应及时更换；超过使用期限的应及时予以报废，不得继续使用。</w:t>
      </w:r>
    </w:p>
    <w:p w:rsidR="007E332B" w:rsidRDefault="0067791C">
      <w:pPr>
        <w:autoSpaceDE/>
        <w:autoSpaceDN/>
        <w:spacing w:before="185" w:line="360" w:lineRule="auto"/>
        <w:ind w:firstLineChars="200" w:firstLine="556"/>
        <w:rPr>
          <w:rFonts w:ascii="宋体" w:eastAsia="宋体" w:hAnsi="宋体" w:cs="宋体" w:hint="eastAsia"/>
          <w:sz w:val="24"/>
          <w:szCs w:val="24"/>
          <w:lang w:eastAsia="zh-CN"/>
        </w:rPr>
      </w:pPr>
      <w:r>
        <w:rPr>
          <w:rFonts w:ascii="仿宋" w:eastAsia="仿宋" w:hAnsi="仿宋" w:cs="仿宋" w:hint="eastAsia"/>
          <w:spacing w:val="-2"/>
          <w:sz w:val="28"/>
          <w:szCs w:val="24"/>
          <w:lang w:eastAsia="zh-CN"/>
        </w:rPr>
        <w:t>6.4.3</w:t>
      </w:r>
      <w:r>
        <w:rPr>
          <w:rFonts w:ascii="仿宋" w:eastAsia="仿宋" w:hAnsi="仿宋" w:cs="仿宋" w:hint="eastAsia"/>
          <w:spacing w:val="-2"/>
          <w:sz w:val="28"/>
          <w:szCs w:val="24"/>
          <w:lang w:eastAsia="zh-CN"/>
        </w:rPr>
        <w:t>安全帽、呼吸器、绝缘手套等安全性能要求高、易损耗的个人劳动防护用品，应当按照有效防护功能最低指标和有效使用期。</w:t>
      </w:r>
    </w:p>
    <w:p w:rsidR="007E332B" w:rsidRDefault="0067791C">
      <w:pPr>
        <w:spacing w:before="182" w:line="220" w:lineRule="auto"/>
        <w:ind w:left="36"/>
        <w:outlineLvl w:val="0"/>
        <w:rPr>
          <w:rFonts w:ascii="宋体" w:eastAsia="宋体" w:hAnsi="宋体" w:cs="宋体" w:hint="eastAsia"/>
          <w:sz w:val="24"/>
          <w:szCs w:val="24"/>
          <w:lang w:eastAsia="zh-CN"/>
        </w:rPr>
      </w:pPr>
      <w:bookmarkStart w:id="300" w:name="bookmark7"/>
      <w:bookmarkStart w:id="301" w:name="_Toc17184"/>
      <w:bookmarkStart w:id="302" w:name="_Toc14034"/>
      <w:bookmarkStart w:id="303" w:name="_Toc22400"/>
      <w:bookmarkEnd w:id="300"/>
      <w:r>
        <w:rPr>
          <w:rFonts w:ascii="Times New Roman" w:eastAsia="Times New Roman" w:hAnsi="Times New Roman" w:cs="Times New Roman"/>
          <w:b/>
          <w:bCs/>
          <w:spacing w:val="-2"/>
          <w:sz w:val="24"/>
          <w:szCs w:val="24"/>
          <w:lang w:eastAsia="zh-CN"/>
        </w:rPr>
        <w:t>7.</w:t>
      </w:r>
      <w:r>
        <w:rPr>
          <w:rFonts w:ascii="宋体" w:eastAsia="宋体" w:hAnsi="宋体" w:cs="宋体"/>
          <w:spacing w:val="-2"/>
          <w:sz w:val="24"/>
          <w:szCs w:val="24"/>
          <w:lang w:eastAsia="zh-CN"/>
          <w14:textOutline w14:w="4356" w14:cap="flat" w14:cmpd="sng" w14:algn="ctr">
            <w14:solidFill>
              <w14:srgbClr w14:val="000000"/>
            </w14:solidFill>
            <w14:prstDash w14:val="solid"/>
            <w14:miter w14:lim="0"/>
          </w14:textOutline>
        </w:rPr>
        <w:t>存档</w:t>
      </w:r>
      <w:bookmarkEnd w:id="301"/>
      <w:bookmarkEnd w:id="302"/>
      <w:bookmarkEnd w:id="303"/>
    </w:p>
    <w:p w:rsidR="007E332B" w:rsidRDefault="0067791C">
      <w:pPr>
        <w:autoSpaceDE/>
        <w:autoSpaceDN/>
        <w:spacing w:before="185" w:line="360" w:lineRule="auto"/>
        <w:ind w:firstLineChars="200" w:firstLine="556"/>
        <w:rPr>
          <w:del w:id="304" w:author="随遇而安" w:date="2023-08-16T16:57:00Z"/>
          <w:rFonts w:ascii="仿宋" w:eastAsia="仿宋" w:hAnsi="仿宋" w:cs="仿宋" w:hint="eastAsia"/>
          <w:spacing w:val="-2"/>
          <w:sz w:val="28"/>
          <w:szCs w:val="24"/>
          <w:lang w:eastAsia="zh-CN"/>
        </w:rPr>
      </w:pPr>
      <w:del w:id="305" w:author="随遇而安" w:date="2023-08-16T16:57:00Z">
        <w:r>
          <w:rPr>
            <w:rFonts w:ascii="仿宋" w:eastAsia="仿宋" w:hAnsi="仿宋" w:cs="仿宋"/>
            <w:spacing w:val="-2"/>
            <w:sz w:val="28"/>
            <w:szCs w:val="24"/>
            <w:lang w:eastAsia="zh-CN"/>
          </w:rPr>
          <w:delText>各单位</w:delText>
        </w:r>
      </w:del>
      <w:ins w:id="306" w:author="随遇而安" w:date="2023-08-16T16:57:00Z">
        <w:r>
          <w:rPr>
            <w:rFonts w:ascii="仿宋" w:eastAsia="仿宋" w:hAnsi="仿宋" w:cs="仿宋" w:hint="eastAsia"/>
            <w:spacing w:val="-2"/>
            <w:sz w:val="28"/>
            <w:szCs w:val="24"/>
            <w:lang w:eastAsia="zh-CN"/>
          </w:rPr>
          <w:t>项目公司</w:t>
        </w:r>
      </w:ins>
      <w:r>
        <w:rPr>
          <w:rFonts w:ascii="仿宋" w:eastAsia="仿宋" w:hAnsi="仿宋" w:cs="仿宋" w:hint="eastAsia"/>
          <w:spacing w:val="-2"/>
          <w:sz w:val="28"/>
          <w:szCs w:val="24"/>
          <w:lang w:eastAsia="zh-CN"/>
        </w:rPr>
        <w:t>所有个人劳动防护用品采购、检查、发放等记录应分别由</w:t>
      </w:r>
      <w:del w:id="307" w:author="随遇而安" w:date="2023-08-16T16:57:00Z">
        <w:r>
          <w:rPr>
            <w:rFonts w:ascii="仿宋" w:eastAsia="仿宋" w:hAnsi="仿宋" w:cs="仿宋"/>
            <w:spacing w:val="-2"/>
            <w:sz w:val="28"/>
            <w:szCs w:val="24"/>
            <w:lang w:eastAsia="zh-CN"/>
          </w:rPr>
          <w:delText>采购部门</w:delText>
        </w:r>
      </w:del>
      <w:ins w:id="308" w:author="随遇而安" w:date="2023-08-16T16:57:00Z">
        <w:r>
          <w:rPr>
            <w:rFonts w:ascii="仿宋" w:eastAsia="仿宋" w:hAnsi="仿宋" w:cs="仿宋" w:hint="eastAsia"/>
            <w:spacing w:val="-2"/>
            <w:sz w:val="28"/>
            <w:szCs w:val="24"/>
            <w:lang w:eastAsia="zh-CN"/>
          </w:rPr>
          <w:t>人力综合部</w:t>
        </w:r>
      </w:ins>
      <w:r>
        <w:rPr>
          <w:rFonts w:ascii="仿宋" w:eastAsia="仿宋" w:hAnsi="仿宋" w:cs="仿宋" w:hint="eastAsia"/>
          <w:spacing w:val="-2"/>
          <w:sz w:val="28"/>
          <w:szCs w:val="24"/>
          <w:lang w:eastAsia="zh-CN"/>
        </w:rPr>
        <w:t>、安环品质部等相关部门人员安排归档保存，应至少保存至该记录中的劳动防护用品达到使用年</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限。</w:t>
      </w:r>
    </w:p>
    <w:p w:rsidR="007E332B" w:rsidRDefault="0067791C">
      <w:pPr>
        <w:spacing w:before="181" w:line="219" w:lineRule="auto"/>
        <w:ind w:left="37"/>
        <w:outlineLvl w:val="0"/>
        <w:rPr>
          <w:rFonts w:ascii="宋体" w:eastAsia="宋体" w:hAnsi="宋体" w:cs="宋体" w:hint="eastAsia"/>
          <w:sz w:val="24"/>
          <w:szCs w:val="24"/>
          <w:lang w:eastAsia="zh-CN"/>
        </w:rPr>
      </w:pPr>
      <w:bookmarkStart w:id="309" w:name="bookmark8"/>
      <w:bookmarkStart w:id="310" w:name="_Toc7270"/>
      <w:bookmarkStart w:id="311" w:name="_Toc30754"/>
      <w:bookmarkStart w:id="312" w:name="_Toc31830"/>
      <w:bookmarkEnd w:id="309"/>
      <w:r>
        <w:rPr>
          <w:rFonts w:ascii="Times New Roman" w:eastAsia="Times New Roman" w:hAnsi="Times New Roman" w:cs="Times New Roman"/>
          <w:b/>
          <w:bCs/>
          <w:spacing w:val="-2"/>
          <w:sz w:val="24"/>
          <w:szCs w:val="24"/>
          <w:lang w:eastAsia="zh-CN"/>
        </w:rPr>
        <w:t>8.</w:t>
      </w:r>
      <w:r>
        <w:rPr>
          <w:rFonts w:ascii="宋体" w:eastAsia="宋体" w:hAnsi="宋体" w:cs="宋体"/>
          <w:spacing w:val="-2"/>
          <w:sz w:val="24"/>
          <w:szCs w:val="24"/>
          <w:lang w:eastAsia="zh-CN"/>
          <w14:textOutline w14:w="4356" w14:cap="flat" w14:cmpd="sng" w14:algn="ctr">
            <w14:solidFill>
              <w14:srgbClr w14:val="000000"/>
            </w14:solidFill>
            <w14:prstDash w14:val="solid"/>
            <w14:miter w14:lim="0"/>
          </w14:textOutline>
        </w:rPr>
        <w:t>附则</w:t>
      </w:r>
      <w:bookmarkEnd w:id="310"/>
      <w:bookmarkEnd w:id="311"/>
      <w:bookmarkEnd w:id="312"/>
    </w:p>
    <w:p w:rsidR="007E332B" w:rsidRDefault="0067791C">
      <w:pPr>
        <w:autoSpaceDE/>
        <w:autoSpaceDN/>
        <w:spacing w:before="185" w:line="360" w:lineRule="auto"/>
        <w:ind w:firstLineChars="200" w:firstLine="556"/>
        <w:rPr>
          <w:ins w:id="313" w:author="随遇而安" w:date="2023-08-16T16:57:00Z"/>
          <w:rFonts w:ascii="仿宋" w:eastAsia="仿宋" w:hAnsi="仿宋" w:cs="仿宋" w:hint="eastAsia"/>
          <w:spacing w:val="-2"/>
          <w:sz w:val="28"/>
          <w:szCs w:val="24"/>
          <w:lang w:eastAsia="zh-CN"/>
        </w:rPr>
      </w:pPr>
      <w:ins w:id="314" w:author="随遇而安" w:date="2023-08-16T16:57:00Z">
        <w:r>
          <w:rPr>
            <w:rFonts w:ascii="仿宋" w:eastAsia="仿宋" w:hAnsi="仿宋" w:cs="仿宋" w:hint="eastAsia"/>
            <w:spacing w:val="-2"/>
            <w:sz w:val="28"/>
            <w:szCs w:val="24"/>
            <w:lang w:eastAsia="zh-CN"/>
          </w:rPr>
          <w:t>8.1</w:t>
        </w:r>
        <w:r>
          <w:rPr>
            <w:rFonts w:ascii="仿宋" w:eastAsia="仿宋" w:hAnsi="仿宋" w:cs="仿宋" w:hint="eastAsia"/>
            <w:spacing w:val="-2"/>
            <w:sz w:val="28"/>
            <w:szCs w:val="24"/>
            <w:lang w:eastAsia="zh-CN"/>
          </w:rPr>
          <w:t>本制度最终解释权归安环管理部所有，未尽事宜以安环管理部指导为准。</w:t>
        </w:r>
      </w:ins>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ins w:id="315" w:author="随遇而安" w:date="2023-08-16T16:57:00Z">
        <w:r>
          <w:rPr>
            <w:rFonts w:ascii="仿宋" w:eastAsia="仿宋" w:hAnsi="仿宋" w:cs="仿宋" w:hint="eastAsia"/>
            <w:spacing w:val="-2"/>
            <w:sz w:val="28"/>
            <w:szCs w:val="24"/>
            <w:lang w:eastAsia="zh-CN"/>
          </w:rPr>
          <w:t>8.2</w:t>
        </w:r>
      </w:ins>
      <w:r>
        <w:rPr>
          <w:rFonts w:ascii="仿宋" w:eastAsia="仿宋" w:hAnsi="仿宋" w:cs="仿宋" w:hint="eastAsia"/>
          <w:spacing w:val="-2"/>
          <w:sz w:val="28"/>
          <w:szCs w:val="24"/>
          <w:lang w:eastAsia="zh-CN"/>
        </w:rPr>
        <w:t>本制度自发文之日起执行。</w:t>
      </w:r>
    </w:p>
    <w:p w:rsidR="007E332B" w:rsidRDefault="0067791C">
      <w:pPr>
        <w:autoSpaceDE/>
        <w:autoSpaceDN/>
        <w:spacing w:before="185" w:line="360" w:lineRule="auto"/>
        <w:ind w:firstLineChars="200" w:firstLine="556"/>
        <w:rPr>
          <w:del w:id="316" w:author="随遇而安" w:date="2023-08-16T16:57:00Z"/>
          <w:rFonts w:ascii="仿宋" w:eastAsia="仿宋" w:hAnsi="仿宋" w:cs="仿宋" w:hint="eastAsia"/>
          <w:spacing w:val="-2"/>
          <w:sz w:val="28"/>
          <w:szCs w:val="24"/>
        </w:rPr>
      </w:pPr>
      <w:del w:id="317" w:author="随遇而安" w:date="2023-08-16T16:57:00Z">
        <w:r>
          <w:rPr>
            <w:rFonts w:ascii="仿宋" w:eastAsia="仿宋" w:hAnsi="仿宋" w:cs="仿宋" w:hint="eastAsia"/>
            <w:spacing w:val="-2"/>
            <w:sz w:val="28"/>
            <w:szCs w:val="24"/>
          </w:rPr>
          <w:delText>本制度最终解释权归安环管理部所有，未尽事宜以安环管理部指导为准。</w:delText>
        </w:r>
        <w:bookmarkStart w:id="318" w:name="bookmark9"/>
        <w:bookmarkEnd w:id="318"/>
      </w:del>
    </w:p>
    <w:p w:rsidR="007E332B" w:rsidRDefault="0067791C" w:rsidP="007E332B">
      <w:pPr>
        <w:spacing w:before="183" w:line="219" w:lineRule="auto"/>
        <w:rPr>
          <w:rFonts w:ascii="宋体" w:eastAsia="宋体" w:hAnsi="宋体" w:cs="宋体" w:hint="eastAsia"/>
          <w:sz w:val="24"/>
          <w:szCs w:val="24"/>
          <w:lang w:eastAsia="zh-CN"/>
        </w:rPr>
        <w:pPrChange w:id="319" w:author="随遇而安" w:date="2023-08-16T16:57:00Z">
          <w:pPr>
            <w:spacing w:before="183" w:line="219" w:lineRule="auto"/>
            <w:ind w:left="519"/>
          </w:pPr>
        </w:pPrChange>
      </w:pPr>
      <w:r>
        <w:rPr>
          <w:rFonts w:ascii="Times New Roman" w:eastAsia="Times New Roman" w:hAnsi="Times New Roman" w:cs="Times New Roman"/>
          <w:b/>
          <w:bCs/>
          <w:spacing w:val="-2"/>
          <w:sz w:val="24"/>
          <w:szCs w:val="24"/>
          <w:lang w:eastAsia="zh-CN"/>
        </w:rPr>
        <w:t>9.</w:t>
      </w:r>
      <w:r>
        <w:rPr>
          <w:rFonts w:ascii="Times New Roman" w:eastAsia="Times New Roman" w:hAnsi="Times New Roman" w:cs="Times New Roman" w:hint="eastAsia"/>
          <w:b/>
          <w:bCs/>
          <w:spacing w:val="-2"/>
          <w:sz w:val="24"/>
          <w:szCs w:val="24"/>
          <w:lang w:eastAsia="zh-CN"/>
          <w:rPrChange w:id="320" w:author="随遇而安" w:date="2023-08-16T16:57:00Z">
            <w:rPr>
              <w:rFonts w:ascii="宋体" w:eastAsia="宋体" w:hAnsi="宋体" w:cs="宋体" w:hint="eastAsia"/>
              <w:spacing w:val="-2"/>
              <w:sz w:val="24"/>
              <w:szCs w:val="24"/>
              <w14:textOutline w14:w="4356" w14:cap="flat" w14:cmpd="sng" w14:algn="ctr">
                <w14:solidFill>
                  <w14:srgbClr w14:val="000000"/>
                </w14:solidFill>
                <w14:prstDash w14:val="solid"/>
                <w14:miter w14:lim="0"/>
              </w14:textOutline>
            </w:rPr>
          </w:rPrChange>
        </w:rPr>
        <w:t>附件</w:t>
      </w:r>
    </w:p>
    <w:p w:rsidR="007E332B" w:rsidRDefault="0067791C">
      <w:pPr>
        <w:autoSpaceDE/>
        <w:autoSpaceDN/>
        <w:spacing w:before="185" w:line="360" w:lineRule="auto"/>
        <w:ind w:firstLineChars="200" w:firstLine="556"/>
        <w:rPr>
          <w:rFonts w:ascii="仿宋" w:eastAsia="仿宋" w:hAnsi="仿宋" w:cs="仿宋" w:hint="eastAsia"/>
          <w:spacing w:val="-2"/>
          <w:sz w:val="28"/>
          <w:szCs w:val="24"/>
          <w:lang w:eastAsia="zh-CN"/>
        </w:rPr>
      </w:pPr>
      <w:r>
        <w:rPr>
          <w:rFonts w:ascii="仿宋" w:eastAsia="仿宋" w:hAnsi="仿宋" w:cs="仿宋" w:hint="eastAsia"/>
          <w:spacing w:val="-2"/>
          <w:sz w:val="28"/>
          <w:szCs w:val="24"/>
          <w:lang w:eastAsia="zh-CN"/>
        </w:rPr>
        <w:t>附件</w:t>
      </w:r>
      <w:r>
        <w:rPr>
          <w:rFonts w:ascii="仿宋" w:eastAsia="仿宋" w:hAnsi="仿宋" w:cs="仿宋" w:hint="eastAsia"/>
          <w:spacing w:val="-2"/>
          <w:sz w:val="28"/>
          <w:szCs w:val="24"/>
          <w:lang w:eastAsia="zh-CN"/>
        </w:rPr>
        <w:t>1</w:t>
      </w:r>
      <w:r>
        <w:rPr>
          <w:rFonts w:ascii="仿宋" w:eastAsia="仿宋" w:hAnsi="仿宋" w:cs="仿宋" w:hint="eastAsia"/>
          <w:spacing w:val="-2"/>
          <w:sz w:val="28"/>
          <w:szCs w:val="24"/>
          <w:lang w:eastAsia="zh-CN"/>
        </w:rPr>
        <w:t>：《常见劳动防护用品品类性能及适用场景》</w:t>
      </w:r>
    </w:p>
    <w:p w:rsidR="007E332B" w:rsidRDefault="0067791C">
      <w:pPr>
        <w:autoSpaceDE/>
        <w:autoSpaceDN/>
        <w:spacing w:before="185" w:line="360" w:lineRule="auto"/>
        <w:ind w:firstLineChars="200" w:firstLine="556"/>
        <w:rPr>
          <w:rFonts w:ascii="宋体" w:eastAsia="宋体" w:hAnsi="宋体" w:cs="宋体" w:hint="eastAsia"/>
          <w:sz w:val="24"/>
          <w:szCs w:val="24"/>
          <w:lang w:eastAsia="zh-CN"/>
        </w:rPr>
      </w:pPr>
      <w:r>
        <w:rPr>
          <w:rFonts w:ascii="仿宋" w:eastAsia="仿宋" w:hAnsi="仿宋" w:cs="仿宋" w:hint="eastAsia"/>
          <w:spacing w:val="-2"/>
          <w:sz w:val="28"/>
          <w:szCs w:val="24"/>
          <w:lang w:eastAsia="zh-CN"/>
        </w:rPr>
        <w:t>附件</w:t>
      </w:r>
      <w:r>
        <w:rPr>
          <w:rFonts w:ascii="仿宋" w:eastAsia="仿宋" w:hAnsi="仿宋" w:cs="仿宋" w:hint="eastAsia"/>
          <w:spacing w:val="-2"/>
          <w:sz w:val="28"/>
          <w:szCs w:val="24"/>
          <w:lang w:eastAsia="zh-CN"/>
        </w:rPr>
        <w:t>2</w:t>
      </w:r>
      <w:r>
        <w:rPr>
          <w:rFonts w:ascii="仿宋" w:eastAsia="仿宋" w:hAnsi="仿宋" w:cs="仿宋" w:hint="eastAsia"/>
          <w:spacing w:val="-2"/>
          <w:sz w:val="28"/>
          <w:szCs w:val="24"/>
          <w:lang w:eastAsia="zh-CN"/>
        </w:rPr>
        <w:t>：《劳动防护用品发放登记表》</w:t>
      </w:r>
    </w:p>
    <w:p w:rsidR="007E332B" w:rsidRDefault="007E332B">
      <w:pPr>
        <w:spacing w:line="219" w:lineRule="auto"/>
        <w:rPr>
          <w:rFonts w:ascii="宋体" w:eastAsia="宋体" w:hAnsi="宋体" w:cs="宋体" w:hint="eastAsia"/>
          <w:sz w:val="24"/>
          <w:szCs w:val="24"/>
          <w:lang w:eastAsia="zh-CN"/>
        </w:rPr>
        <w:sectPr w:rsidR="007E332B">
          <w:footerReference w:type="default" r:id="rId10"/>
          <w:pgSz w:w="11907" w:h="16839"/>
          <w:pgMar w:top="1507" w:right="1387" w:bottom="1272" w:left="1390" w:header="852" w:footer="1095" w:gutter="0"/>
          <w:cols w:space="720"/>
        </w:sectPr>
      </w:pPr>
    </w:p>
    <w:p w:rsidR="007E332B" w:rsidRDefault="0067791C">
      <w:pPr>
        <w:spacing w:before="143" w:line="219" w:lineRule="auto"/>
        <w:ind w:left="148"/>
        <w:rPr>
          <w:rFonts w:ascii="宋体" w:eastAsia="宋体" w:hAnsi="宋体" w:cs="宋体" w:hint="eastAsia"/>
          <w:sz w:val="24"/>
          <w:szCs w:val="24"/>
          <w:lang w:eastAsia="zh-CN"/>
        </w:rPr>
      </w:pP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附件</w:t>
      </w:r>
      <w:r>
        <w:rPr>
          <w:rFonts w:ascii="宋体" w:eastAsia="宋体" w:hAnsi="宋体" w:cs="宋体"/>
          <w:spacing w:val="-42"/>
          <w:sz w:val="24"/>
          <w:szCs w:val="24"/>
          <w:lang w:eastAsia="zh-CN"/>
        </w:rPr>
        <w:t xml:space="preserve"> </w:t>
      </w:r>
      <w:r>
        <w:rPr>
          <w:rFonts w:ascii="Times New Roman" w:eastAsia="Times New Roman" w:hAnsi="Times New Roman" w:cs="Times New Roman"/>
          <w:b/>
          <w:bCs/>
          <w:sz w:val="24"/>
          <w:szCs w:val="24"/>
          <w:lang w:eastAsia="zh-CN"/>
        </w:rPr>
        <w:t>1</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 xml:space="preserve">          </w:t>
      </w:r>
      <w:r>
        <w:rPr>
          <w:rFonts w:ascii="宋体" w:eastAsia="宋体" w:hAnsi="宋体" w:cs="宋体"/>
          <w:spacing w:val="-1"/>
          <w:sz w:val="24"/>
          <w:szCs w:val="24"/>
          <w:lang w:eastAsia="zh-CN"/>
          <w14:textOutline w14:w="4356" w14:cap="flat" w14:cmpd="sng" w14:algn="ctr">
            <w14:solidFill>
              <w14:srgbClr w14:val="000000"/>
            </w14:solidFill>
            <w14:prstDash w14:val="solid"/>
            <w14:miter w14:lim="0"/>
          </w14:textOutline>
        </w:rPr>
        <w:t>常见劳动防护用品品类性能及适用场景</w:t>
      </w:r>
    </w:p>
    <w:p w:rsidR="007E332B" w:rsidRDefault="007E332B">
      <w:pPr>
        <w:spacing w:line="104" w:lineRule="exact"/>
        <w:rPr>
          <w:lang w:eastAsia="zh-CN"/>
        </w:rPr>
      </w:pPr>
    </w:p>
    <w:tbl>
      <w:tblPr>
        <w:tblStyle w:val="TableNormal"/>
        <w:tblW w:w="14460"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51"/>
        <w:gridCol w:w="2161"/>
        <w:gridCol w:w="1697"/>
        <w:gridCol w:w="5237"/>
        <w:gridCol w:w="4114"/>
      </w:tblGrid>
      <w:tr w:rsidR="007E332B">
        <w:trPr>
          <w:trHeight w:val="553"/>
        </w:trPr>
        <w:tc>
          <w:tcPr>
            <w:tcW w:w="1251" w:type="dxa"/>
            <w:tcBorders>
              <w:top w:val="single" w:sz="10" w:space="0" w:color="000000"/>
              <w:left w:val="single" w:sz="10" w:space="0" w:color="000000"/>
              <w:bottom w:val="single" w:sz="10" w:space="0" w:color="000000"/>
            </w:tcBorders>
            <w:shd w:val="clear" w:color="auto" w:fill="9CC2E5"/>
          </w:tcPr>
          <w:p w:rsidR="007E332B" w:rsidRDefault="0067791C">
            <w:pPr>
              <w:spacing w:before="167" w:line="221" w:lineRule="auto"/>
              <w:ind w:left="205"/>
              <w:rPr>
                <w:rFonts w:ascii="宋体" w:eastAsia="宋体" w:hAnsi="宋体" w:cs="宋体" w:hint="eastAsia"/>
              </w:rPr>
            </w:pPr>
            <w:proofErr w:type="spellStart"/>
            <w:r>
              <w:rPr>
                <w:rFonts w:ascii="宋体" w:eastAsia="宋体" w:hAnsi="宋体" w:cs="宋体"/>
                <w:spacing w:val="-4"/>
                <w14:textOutline w14:w="3835" w14:cap="flat" w14:cmpd="sng" w14:algn="ctr">
                  <w14:solidFill>
                    <w14:srgbClr w14:val="000000"/>
                  </w14:solidFill>
                  <w14:prstDash w14:val="solid"/>
                  <w14:miter w14:lim="0"/>
                </w14:textOutline>
              </w:rPr>
              <w:t>防护分类</w:t>
            </w:r>
            <w:proofErr w:type="spellEnd"/>
          </w:p>
        </w:tc>
        <w:tc>
          <w:tcPr>
            <w:tcW w:w="2161" w:type="dxa"/>
            <w:tcBorders>
              <w:top w:val="single" w:sz="10" w:space="0" w:color="000000"/>
              <w:bottom w:val="single" w:sz="10" w:space="0" w:color="000000"/>
            </w:tcBorders>
            <w:shd w:val="clear" w:color="auto" w:fill="9CC2E5"/>
          </w:tcPr>
          <w:p w:rsidR="007E332B" w:rsidRDefault="0067791C">
            <w:pPr>
              <w:spacing w:before="168" w:line="221" w:lineRule="auto"/>
              <w:ind w:left="234"/>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安全防护用品功能</w:t>
            </w:r>
            <w:proofErr w:type="spellEnd"/>
          </w:p>
        </w:tc>
        <w:tc>
          <w:tcPr>
            <w:tcW w:w="1697" w:type="dxa"/>
            <w:tcBorders>
              <w:top w:val="single" w:sz="10" w:space="0" w:color="000000"/>
              <w:bottom w:val="single" w:sz="10" w:space="0" w:color="000000"/>
            </w:tcBorders>
            <w:shd w:val="clear" w:color="auto" w:fill="9CC2E5"/>
          </w:tcPr>
          <w:p w:rsidR="007E332B" w:rsidRDefault="0067791C">
            <w:pPr>
              <w:spacing w:before="168" w:line="221" w:lineRule="auto"/>
              <w:ind w:left="228"/>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防护用品名称</w:t>
            </w:r>
            <w:proofErr w:type="spellEnd"/>
          </w:p>
        </w:tc>
        <w:tc>
          <w:tcPr>
            <w:tcW w:w="5237" w:type="dxa"/>
            <w:tcBorders>
              <w:top w:val="single" w:sz="10" w:space="0" w:color="000000"/>
              <w:bottom w:val="single" w:sz="10" w:space="0" w:color="000000"/>
            </w:tcBorders>
            <w:shd w:val="clear" w:color="auto" w:fill="9CC2E5"/>
          </w:tcPr>
          <w:p w:rsidR="007E332B" w:rsidRDefault="0067791C">
            <w:pPr>
              <w:spacing w:before="167" w:line="221" w:lineRule="auto"/>
              <w:ind w:left="2205"/>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性能说明</w:t>
            </w:r>
            <w:proofErr w:type="spellEnd"/>
          </w:p>
        </w:tc>
        <w:tc>
          <w:tcPr>
            <w:tcW w:w="4114" w:type="dxa"/>
            <w:tcBorders>
              <w:top w:val="single" w:sz="10" w:space="0" w:color="000000"/>
              <w:bottom w:val="single" w:sz="10" w:space="0" w:color="000000"/>
              <w:right w:val="single" w:sz="10" w:space="0" w:color="000000"/>
            </w:tcBorders>
            <w:shd w:val="clear" w:color="auto" w:fill="9CC2E5"/>
          </w:tcPr>
          <w:p w:rsidR="007E332B" w:rsidRDefault="0067791C">
            <w:pPr>
              <w:spacing w:before="167" w:line="221" w:lineRule="auto"/>
              <w:ind w:left="1642"/>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适用场景</w:t>
            </w:r>
            <w:proofErr w:type="spellEnd"/>
          </w:p>
        </w:tc>
      </w:tr>
      <w:tr w:rsidR="007E332B">
        <w:trPr>
          <w:trHeight w:val="644"/>
        </w:trPr>
        <w:tc>
          <w:tcPr>
            <w:tcW w:w="1251" w:type="dxa"/>
            <w:vMerge w:val="restart"/>
            <w:tcBorders>
              <w:top w:val="single" w:sz="10" w:space="0" w:color="000000"/>
              <w:left w:val="single" w:sz="10" w:space="0" w:color="000000"/>
              <w:bottom w:val="nil"/>
            </w:tcBorders>
          </w:tcPr>
          <w:p w:rsidR="007E332B" w:rsidRDefault="007E332B">
            <w:pPr>
              <w:pStyle w:val="TableText"/>
              <w:spacing w:line="325" w:lineRule="auto"/>
            </w:pPr>
          </w:p>
          <w:p w:rsidR="007E332B" w:rsidRDefault="0067791C">
            <w:pPr>
              <w:spacing w:before="58" w:line="270" w:lineRule="auto"/>
              <w:ind w:left="521" w:right="190" w:hanging="357"/>
              <w:rPr>
                <w:rFonts w:ascii="宋体" w:eastAsia="宋体" w:hAnsi="宋体" w:cs="宋体" w:hint="eastAsia"/>
                <w:sz w:val="18"/>
                <w:szCs w:val="18"/>
              </w:rPr>
            </w:pPr>
            <w:proofErr w:type="spellStart"/>
            <w:r>
              <w:rPr>
                <w:rFonts w:ascii="宋体" w:eastAsia="宋体" w:hAnsi="宋体" w:cs="宋体"/>
                <w:spacing w:val="-4"/>
                <w:sz w:val="18"/>
                <w:szCs w:val="18"/>
              </w:rPr>
              <w:t>一、头部防</w:t>
            </w:r>
            <w:proofErr w:type="spellEnd"/>
            <w:r>
              <w:rPr>
                <w:rFonts w:ascii="宋体" w:eastAsia="宋体" w:hAnsi="宋体" w:cs="宋体"/>
                <w:sz w:val="18"/>
                <w:szCs w:val="18"/>
              </w:rPr>
              <w:t xml:space="preserve"> </w:t>
            </w:r>
            <w:r>
              <w:rPr>
                <w:rFonts w:ascii="宋体" w:eastAsia="宋体" w:hAnsi="宋体" w:cs="宋体"/>
                <w:sz w:val="18"/>
                <w:szCs w:val="18"/>
              </w:rPr>
              <w:t>护</w:t>
            </w:r>
          </w:p>
        </w:tc>
        <w:tc>
          <w:tcPr>
            <w:tcW w:w="2161" w:type="dxa"/>
            <w:vMerge w:val="restart"/>
            <w:tcBorders>
              <w:top w:val="single" w:sz="10" w:space="0" w:color="000000"/>
              <w:bottom w:val="nil"/>
            </w:tcBorders>
          </w:tcPr>
          <w:p w:rsidR="007E332B" w:rsidRDefault="007E332B">
            <w:pPr>
              <w:pStyle w:val="TableText"/>
              <w:spacing w:line="324" w:lineRule="auto"/>
              <w:rPr>
                <w:lang w:eastAsia="zh-CN"/>
              </w:rPr>
            </w:pPr>
          </w:p>
          <w:p w:rsidR="007E332B" w:rsidRDefault="0067791C">
            <w:pPr>
              <w:spacing w:before="58" w:line="270" w:lineRule="auto"/>
              <w:ind w:left="101" w:right="112" w:firstLine="9"/>
              <w:rPr>
                <w:rFonts w:ascii="宋体" w:eastAsia="宋体" w:hAnsi="宋体" w:cs="宋体" w:hint="eastAsia"/>
                <w:sz w:val="18"/>
                <w:szCs w:val="18"/>
                <w:lang w:eastAsia="zh-CN"/>
              </w:rPr>
            </w:pPr>
            <w:r>
              <w:rPr>
                <w:rFonts w:ascii="宋体" w:eastAsia="宋体" w:hAnsi="宋体" w:cs="宋体"/>
                <w:spacing w:val="13"/>
                <w:sz w:val="18"/>
                <w:szCs w:val="18"/>
                <w:lang w:eastAsia="zh-CN"/>
              </w:rPr>
              <w:t>防御物理有害因素对头</w:t>
            </w:r>
            <w:r>
              <w:rPr>
                <w:rFonts w:ascii="宋体" w:eastAsia="宋体" w:hAnsi="宋体" w:cs="宋体"/>
                <w:spacing w:val="1"/>
                <w:sz w:val="18"/>
                <w:szCs w:val="18"/>
                <w:lang w:eastAsia="zh-CN"/>
              </w:rPr>
              <w:t xml:space="preserve"> </w:t>
            </w:r>
            <w:r>
              <w:rPr>
                <w:rFonts w:ascii="宋体" w:eastAsia="宋体" w:hAnsi="宋体" w:cs="宋体"/>
                <w:spacing w:val="-1"/>
                <w:sz w:val="18"/>
                <w:szCs w:val="18"/>
                <w:lang w:eastAsia="zh-CN"/>
              </w:rPr>
              <w:t>部伤害的头部防护用品</w:t>
            </w:r>
          </w:p>
        </w:tc>
        <w:tc>
          <w:tcPr>
            <w:tcW w:w="1697" w:type="dxa"/>
            <w:tcBorders>
              <w:top w:val="single" w:sz="10" w:space="0" w:color="000000"/>
            </w:tcBorders>
          </w:tcPr>
          <w:p w:rsidR="007E332B" w:rsidRDefault="0067791C">
            <w:pPr>
              <w:spacing w:before="223" w:line="219" w:lineRule="auto"/>
              <w:ind w:left="580"/>
              <w:rPr>
                <w:rFonts w:ascii="宋体" w:eastAsia="宋体" w:hAnsi="宋体" w:cs="宋体" w:hint="eastAsia"/>
                <w:sz w:val="18"/>
                <w:szCs w:val="18"/>
              </w:rPr>
            </w:pPr>
            <w:proofErr w:type="spellStart"/>
            <w:r>
              <w:rPr>
                <w:rFonts w:ascii="宋体" w:eastAsia="宋体" w:hAnsi="宋体" w:cs="宋体"/>
                <w:spacing w:val="-3"/>
                <w:sz w:val="18"/>
                <w:szCs w:val="18"/>
              </w:rPr>
              <w:t>安全帽</w:t>
            </w:r>
            <w:proofErr w:type="spellEnd"/>
          </w:p>
        </w:tc>
        <w:tc>
          <w:tcPr>
            <w:tcW w:w="5237" w:type="dxa"/>
            <w:tcBorders>
              <w:top w:val="single" w:sz="10" w:space="0" w:color="000000"/>
            </w:tcBorders>
          </w:tcPr>
          <w:p w:rsidR="007E332B" w:rsidRDefault="0067791C">
            <w:pPr>
              <w:spacing w:before="67" w:line="270" w:lineRule="auto"/>
              <w:ind w:left="108" w:right="37" w:firstLine="2"/>
              <w:rPr>
                <w:rFonts w:ascii="宋体" w:eastAsia="宋体" w:hAnsi="宋体" w:cs="宋体" w:hint="eastAsia"/>
                <w:sz w:val="18"/>
                <w:szCs w:val="18"/>
                <w:lang w:eastAsia="zh-CN"/>
              </w:rPr>
            </w:pPr>
            <w:r>
              <w:rPr>
                <w:rFonts w:ascii="宋体" w:eastAsia="宋体" w:hAnsi="宋体" w:cs="宋体"/>
                <w:spacing w:val="-9"/>
                <w:sz w:val="18"/>
                <w:szCs w:val="18"/>
                <w:lang w:eastAsia="zh-CN"/>
              </w:rPr>
              <w:t>如防止头部擦伤、头发被绞碾；防御物体对头部造成冲击、刺穿、</w:t>
            </w:r>
            <w:r>
              <w:rPr>
                <w:rFonts w:ascii="宋体" w:eastAsia="宋体" w:hAnsi="宋体" w:cs="宋体"/>
                <w:spacing w:val="-5"/>
                <w:sz w:val="18"/>
                <w:szCs w:val="18"/>
                <w:lang w:eastAsia="zh-CN"/>
              </w:rPr>
              <w:t>挤压等伤害。</w:t>
            </w:r>
          </w:p>
        </w:tc>
        <w:tc>
          <w:tcPr>
            <w:tcW w:w="4114" w:type="dxa"/>
            <w:tcBorders>
              <w:top w:val="single" w:sz="10" w:space="0" w:color="000000"/>
              <w:right w:val="single" w:sz="10" w:space="0" w:color="000000"/>
            </w:tcBorders>
          </w:tcPr>
          <w:p w:rsidR="007E332B" w:rsidRDefault="0067791C">
            <w:pPr>
              <w:spacing w:before="67" w:line="270" w:lineRule="auto"/>
              <w:ind w:left="115" w:right="104"/>
              <w:rPr>
                <w:rFonts w:ascii="宋体" w:eastAsia="宋体" w:hAnsi="宋体" w:cs="宋体" w:hint="eastAsia"/>
                <w:sz w:val="18"/>
                <w:szCs w:val="18"/>
                <w:lang w:eastAsia="zh-CN"/>
              </w:rPr>
            </w:pPr>
            <w:r>
              <w:rPr>
                <w:rFonts w:ascii="宋体" w:eastAsia="宋体" w:hAnsi="宋体" w:cs="宋体"/>
                <w:spacing w:val="4"/>
                <w:sz w:val="18"/>
                <w:szCs w:val="18"/>
                <w:lang w:eastAsia="zh-CN"/>
              </w:rPr>
              <w:t>存在坠物、坠落或对头部产生碰撞风险的作业场</w:t>
            </w:r>
            <w:r>
              <w:rPr>
                <w:rFonts w:ascii="宋体" w:eastAsia="宋体" w:hAnsi="宋体" w:cs="宋体"/>
                <w:spacing w:val="-2"/>
                <w:sz w:val="18"/>
                <w:szCs w:val="18"/>
                <w:lang w:eastAsia="zh-CN"/>
              </w:rPr>
              <w:t>所，如建设施工场所、</w:t>
            </w:r>
            <w:proofErr w:type="gramStart"/>
            <w:r>
              <w:rPr>
                <w:rFonts w:ascii="宋体" w:eastAsia="宋体" w:hAnsi="宋体" w:cs="宋体"/>
                <w:spacing w:val="-2"/>
                <w:sz w:val="18"/>
                <w:szCs w:val="18"/>
                <w:lang w:eastAsia="zh-CN"/>
              </w:rPr>
              <w:t>绿植修剪</w:t>
            </w:r>
            <w:proofErr w:type="gramEnd"/>
            <w:r>
              <w:rPr>
                <w:rFonts w:ascii="宋体" w:eastAsia="宋体" w:hAnsi="宋体" w:cs="宋体"/>
                <w:spacing w:val="-2"/>
                <w:sz w:val="18"/>
                <w:szCs w:val="18"/>
                <w:lang w:eastAsia="zh-CN"/>
              </w:rPr>
              <w:t>、高处作业等。</w:t>
            </w:r>
          </w:p>
        </w:tc>
      </w:tr>
      <w:tr w:rsidR="007E332B">
        <w:trPr>
          <w:trHeight w:val="629"/>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67791C">
            <w:pPr>
              <w:spacing w:before="220" w:line="220" w:lineRule="auto"/>
              <w:ind w:left="488"/>
              <w:rPr>
                <w:rFonts w:ascii="宋体" w:eastAsia="宋体" w:hAnsi="宋体" w:cs="宋体" w:hint="eastAsia"/>
                <w:sz w:val="18"/>
                <w:szCs w:val="18"/>
              </w:rPr>
            </w:pPr>
            <w:proofErr w:type="spellStart"/>
            <w:r>
              <w:rPr>
                <w:rFonts w:ascii="宋体" w:eastAsia="宋体" w:hAnsi="宋体" w:cs="宋体"/>
                <w:spacing w:val="-2"/>
                <w:sz w:val="18"/>
                <w:szCs w:val="18"/>
              </w:rPr>
              <w:t>安全头盔</w:t>
            </w:r>
            <w:proofErr w:type="spellEnd"/>
          </w:p>
        </w:tc>
        <w:tc>
          <w:tcPr>
            <w:tcW w:w="5237" w:type="dxa"/>
          </w:tcPr>
          <w:p w:rsidR="007E332B" w:rsidRDefault="0067791C">
            <w:pPr>
              <w:spacing w:before="64" w:line="270" w:lineRule="auto"/>
              <w:ind w:left="112" w:right="99" w:firstLine="17"/>
              <w:rPr>
                <w:rFonts w:ascii="宋体" w:eastAsia="宋体" w:hAnsi="宋体" w:cs="宋体" w:hint="eastAsia"/>
                <w:sz w:val="18"/>
                <w:szCs w:val="18"/>
                <w:lang w:eastAsia="zh-CN"/>
              </w:rPr>
            </w:pPr>
            <w:r>
              <w:rPr>
                <w:rFonts w:ascii="宋体" w:eastAsia="宋体" w:hAnsi="宋体" w:cs="宋体"/>
                <w:spacing w:val="-6"/>
                <w:sz w:val="18"/>
                <w:szCs w:val="18"/>
                <w:lang w:eastAsia="zh-CN"/>
              </w:rPr>
              <w:t>电动车、摩托车行驶过程发生交通事故后，保护驾驶人</w:t>
            </w:r>
            <w:r>
              <w:rPr>
                <w:rFonts w:ascii="宋体" w:eastAsia="宋体" w:hAnsi="宋体" w:cs="宋体"/>
                <w:spacing w:val="-7"/>
                <w:sz w:val="18"/>
                <w:szCs w:val="18"/>
                <w:lang w:eastAsia="zh-CN"/>
              </w:rPr>
              <w:t>员头部不</w:t>
            </w:r>
            <w:r>
              <w:rPr>
                <w:rFonts w:ascii="宋体" w:eastAsia="宋体" w:hAnsi="宋体" w:cs="宋体"/>
                <w:spacing w:val="-3"/>
                <w:sz w:val="18"/>
                <w:szCs w:val="18"/>
                <w:lang w:eastAsia="zh-CN"/>
              </w:rPr>
              <w:t>受冲击、碰撞伤害或减轻伤害。</w:t>
            </w:r>
          </w:p>
        </w:tc>
        <w:tc>
          <w:tcPr>
            <w:tcW w:w="4114" w:type="dxa"/>
            <w:tcBorders>
              <w:right w:val="single" w:sz="10" w:space="0" w:color="000000"/>
            </w:tcBorders>
          </w:tcPr>
          <w:p w:rsidR="007E332B" w:rsidRDefault="0067791C">
            <w:pPr>
              <w:spacing w:before="64" w:line="270" w:lineRule="auto"/>
              <w:ind w:left="116" w:right="101" w:firstLine="21"/>
              <w:rPr>
                <w:rFonts w:ascii="宋体" w:eastAsia="宋体" w:hAnsi="宋体" w:cs="宋体" w:hint="eastAsia"/>
                <w:sz w:val="18"/>
                <w:szCs w:val="18"/>
                <w:lang w:eastAsia="zh-CN"/>
              </w:rPr>
            </w:pPr>
            <w:r>
              <w:rPr>
                <w:rFonts w:ascii="宋体" w:eastAsia="宋体" w:hAnsi="宋体" w:cs="宋体"/>
                <w:spacing w:val="-5"/>
                <w:sz w:val="18"/>
                <w:szCs w:val="18"/>
                <w:lang w:eastAsia="zh-CN"/>
              </w:rPr>
              <w:t>电动三轮保洁车、两轮电动车、摩托车驾驶员、正三轮电动车等。</w:t>
            </w:r>
          </w:p>
        </w:tc>
      </w:tr>
      <w:tr w:rsidR="007E332B">
        <w:trPr>
          <w:trHeight w:val="808"/>
        </w:trPr>
        <w:tc>
          <w:tcPr>
            <w:tcW w:w="1251" w:type="dxa"/>
            <w:vMerge w:val="restart"/>
            <w:tcBorders>
              <w:left w:val="single" w:sz="10" w:space="0" w:color="000000"/>
              <w:bottom w:val="nil"/>
            </w:tcBorders>
          </w:tcPr>
          <w:p w:rsidR="007E332B" w:rsidRDefault="007E332B">
            <w:pPr>
              <w:pStyle w:val="TableText"/>
              <w:spacing w:line="281" w:lineRule="auto"/>
              <w:rPr>
                <w:lang w:eastAsia="zh-CN"/>
              </w:rPr>
            </w:pPr>
          </w:p>
          <w:p w:rsidR="007E332B" w:rsidRDefault="007E332B">
            <w:pPr>
              <w:pStyle w:val="TableText"/>
              <w:spacing w:line="281" w:lineRule="auto"/>
              <w:rPr>
                <w:lang w:eastAsia="zh-CN"/>
              </w:rPr>
            </w:pPr>
          </w:p>
          <w:p w:rsidR="007E332B" w:rsidRDefault="007E332B">
            <w:pPr>
              <w:pStyle w:val="TableText"/>
              <w:spacing w:line="281" w:lineRule="auto"/>
              <w:rPr>
                <w:lang w:eastAsia="zh-CN"/>
              </w:rPr>
            </w:pPr>
          </w:p>
          <w:p w:rsidR="007E332B" w:rsidRDefault="007E332B">
            <w:pPr>
              <w:pStyle w:val="TableText"/>
              <w:spacing w:line="282" w:lineRule="auto"/>
              <w:rPr>
                <w:lang w:eastAsia="zh-CN"/>
              </w:rPr>
            </w:pPr>
          </w:p>
          <w:p w:rsidR="007E332B" w:rsidRDefault="0067791C">
            <w:pPr>
              <w:spacing w:before="59" w:line="270" w:lineRule="auto"/>
              <w:ind w:left="521" w:right="181" w:hanging="357"/>
              <w:rPr>
                <w:rFonts w:ascii="宋体" w:eastAsia="宋体" w:hAnsi="宋体" w:cs="宋体" w:hint="eastAsia"/>
                <w:sz w:val="18"/>
                <w:szCs w:val="18"/>
              </w:rPr>
            </w:pPr>
            <w:proofErr w:type="spellStart"/>
            <w:r>
              <w:rPr>
                <w:rFonts w:ascii="宋体" w:eastAsia="宋体" w:hAnsi="宋体" w:cs="宋体"/>
                <w:spacing w:val="-2"/>
                <w:sz w:val="18"/>
                <w:szCs w:val="18"/>
              </w:rPr>
              <w:t>二、眼面防</w:t>
            </w:r>
            <w:r>
              <w:rPr>
                <w:rFonts w:ascii="宋体" w:eastAsia="宋体" w:hAnsi="宋体" w:cs="宋体"/>
                <w:sz w:val="18"/>
                <w:szCs w:val="18"/>
              </w:rPr>
              <w:t>护</w:t>
            </w:r>
            <w:proofErr w:type="spellEnd"/>
          </w:p>
        </w:tc>
        <w:tc>
          <w:tcPr>
            <w:tcW w:w="2161" w:type="dxa"/>
            <w:vMerge w:val="restart"/>
            <w:tcBorders>
              <w:bottom w:val="nil"/>
            </w:tcBorders>
          </w:tcPr>
          <w:p w:rsidR="007E332B" w:rsidRDefault="007E332B">
            <w:pPr>
              <w:pStyle w:val="TableText"/>
              <w:spacing w:line="271" w:lineRule="auto"/>
              <w:rPr>
                <w:lang w:eastAsia="zh-CN"/>
              </w:rPr>
            </w:pPr>
          </w:p>
          <w:p w:rsidR="007E332B" w:rsidRDefault="007E332B">
            <w:pPr>
              <w:pStyle w:val="TableText"/>
              <w:spacing w:line="271" w:lineRule="auto"/>
              <w:rPr>
                <w:lang w:eastAsia="zh-CN"/>
              </w:rPr>
            </w:pPr>
          </w:p>
          <w:p w:rsidR="007E332B" w:rsidRDefault="007E332B">
            <w:pPr>
              <w:pStyle w:val="TableText"/>
              <w:spacing w:line="271" w:lineRule="auto"/>
              <w:rPr>
                <w:lang w:eastAsia="zh-CN"/>
              </w:rPr>
            </w:pPr>
          </w:p>
          <w:p w:rsidR="007E332B" w:rsidRDefault="0067791C">
            <w:pPr>
              <w:spacing w:before="59" w:line="287" w:lineRule="auto"/>
              <w:ind w:left="103" w:right="112" w:firstLine="7"/>
              <w:jc w:val="both"/>
              <w:rPr>
                <w:rFonts w:ascii="宋体" w:eastAsia="宋体" w:hAnsi="宋体" w:cs="宋体" w:hint="eastAsia"/>
                <w:sz w:val="18"/>
                <w:szCs w:val="18"/>
                <w:lang w:eastAsia="zh-CN"/>
              </w:rPr>
            </w:pPr>
            <w:r>
              <w:rPr>
                <w:rFonts w:ascii="宋体" w:eastAsia="宋体" w:hAnsi="宋体" w:cs="宋体"/>
                <w:spacing w:val="-5"/>
                <w:sz w:val="18"/>
                <w:szCs w:val="18"/>
                <w:lang w:eastAsia="zh-CN"/>
              </w:rPr>
              <w:t>防御物理和化学危险、有</w:t>
            </w:r>
            <w:r>
              <w:rPr>
                <w:rFonts w:ascii="宋体" w:eastAsia="宋体" w:hAnsi="宋体" w:cs="宋体"/>
                <w:spacing w:val="14"/>
                <w:sz w:val="18"/>
                <w:szCs w:val="18"/>
                <w:lang w:eastAsia="zh-CN"/>
              </w:rPr>
              <w:t>害因素对眼面部伤害的</w:t>
            </w:r>
            <w:r>
              <w:rPr>
                <w:rFonts w:ascii="宋体" w:eastAsia="宋体" w:hAnsi="宋体" w:cs="宋体"/>
                <w:spacing w:val="-2"/>
                <w:sz w:val="18"/>
                <w:szCs w:val="18"/>
                <w:lang w:eastAsia="zh-CN"/>
              </w:rPr>
              <w:t>眼面部防护用品</w:t>
            </w:r>
          </w:p>
        </w:tc>
        <w:tc>
          <w:tcPr>
            <w:tcW w:w="1697" w:type="dxa"/>
          </w:tcPr>
          <w:p w:rsidR="007E332B" w:rsidRDefault="007E332B">
            <w:pPr>
              <w:pStyle w:val="TableText"/>
              <w:spacing w:line="251" w:lineRule="auto"/>
              <w:rPr>
                <w:lang w:eastAsia="zh-CN"/>
              </w:rPr>
            </w:pPr>
          </w:p>
          <w:p w:rsidR="007E332B" w:rsidRDefault="0067791C">
            <w:pPr>
              <w:spacing w:before="58" w:line="220" w:lineRule="auto"/>
              <w:ind w:left="397"/>
              <w:rPr>
                <w:rFonts w:ascii="宋体" w:eastAsia="宋体" w:hAnsi="宋体" w:cs="宋体" w:hint="eastAsia"/>
                <w:sz w:val="18"/>
                <w:szCs w:val="18"/>
              </w:rPr>
            </w:pPr>
            <w:proofErr w:type="spellStart"/>
            <w:r>
              <w:rPr>
                <w:rFonts w:ascii="宋体" w:eastAsia="宋体" w:hAnsi="宋体" w:cs="宋体"/>
                <w:spacing w:val="-2"/>
                <w:sz w:val="18"/>
                <w:szCs w:val="18"/>
              </w:rPr>
              <w:t>焊接眼护具</w:t>
            </w:r>
            <w:proofErr w:type="spellEnd"/>
          </w:p>
        </w:tc>
        <w:tc>
          <w:tcPr>
            <w:tcW w:w="5237" w:type="dxa"/>
          </w:tcPr>
          <w:p w:rsidR="007E332B" w:rsidRDefault="0067791C">
            <w:pPr>
              <w:spacing w:before="155" w:line="272" w:lineRule="auto"/>
              <w:ind w:left="123" w:right="106" w:hanging="3"/>
              <w:rPr>
                <w:rFonts w:ascii="宋体" w:eastAsia="宋体" w:hAnsi="宋体" w:cs="宋体" w:hint="eastAsia"/>
                <w:sz w:val="18"/>
                <w:szCs w:val="18"/>
                <w:lang w:eastAsia="zh-CN"/>
              </w:rPr>
            </w:pPr>
            <w:r>
              <w:rPr>
                <w:rFonts w:ascii="宋体" w:eastAsia="宋体" w:hAnsi="宋体" w:cs="宋体"/>
                <w:spacing w:val="5"/>
                <w:sz w:val="18"/>
                <w:szCs w:val="18"/>
                <w:lang w:eastAsia="zh-CN"/>
              </w:rPr>
              <w:t>防御物理和化学危险、有害因素对眼面部伤害的眼面部防护用</w:t>
            </w:r>
            <w:r>
              <w:rPr>
                <w:rFonts w:ascii="宋体" w:eastAsia="宋体" w:hAnsi="宋体" w:cs="宋体"/>
                <w:spacing w:val="-12"/>
                <w:sz w:val="18"/>
                <w:szCs w:val="18"/>
                <w:lang w:eastAsia="zh-CN"/>
              </w:rPr>
              <w:t>品。</w:t>
            </w:r>
          </w:p>
        </w:tc>
        <w:tc>
          <w:tcPr>
            <w:tcW w:w="4114" w:type="dxa"/>
            <w:tcBorders>
              <w:right w:val="single" w:sz="10" w:space="0" w:color="000000"/>
            </w:tcBorders>
          </w:tcPr>
          <w:p w:rsidR="007E332B" w:rsidRDefault="007E332B">
            <w:pPr>
              <w:pStyle w:val="TableText"/>
              <w:spacing w:line="251" w:lineRule="auto"/>
              <w:rPr>
                <w:lang w:eastAsia="zh-CN"/>
              </w:rPr>
            </w:pPr>
          </w:p>
          <w:p w:rsidR="007E332B" w:rsidRDefault="0067791C">
            <w:pPr>
              <w:spacing w:before="58" w:line="220" w:lineRule="auto"/>
              <w:ind w:left="137"/>
              <w:rPr>
                <w:rFonts w:ascii="宋体" w:eastAsia="宋体" w:hAnsi="宋体" w:cs="宋体" w:hint="eastAsia"/>
                <w:sz w:val="18"/>
                <w:szCs w:val="18"/>
                <w:lang w:eastAsia="zh-CN"/>
              </w:rPr>
            </w:pPr>
            <w:r>
              <w:rPr>
                <w:rFonts w:ascii="宋体" w:eastAsia="宋体" w:hAnsi="宋体" w:cs="宋体"/>
                <w:spacing w:val="-4"/>
                <w:sz w:val="18"/>
                <w:szCs w:val="18"/>
                <w:lang w:eastAsia="zh-CN"/>
              </w:rPr>
              <w:t>电焊、气弧焊、气焊及气割作业。</w:t>
            </w:r>
          </w:p>
        </w:tc>
      </w:tr>
      <w:tr w:rsidR="007E332B">
        <w:trPr>
          <w:trHeight w:val="808"/>
        </w:trPr>
        <w:tc>
          <w:tcPr>
            <w:tcW w:w="1251" w:type="dxa"/>
            <w:vMerge/>
            <w:tcBorders>
              <w:top w:val="nil"/>
              <w:left w:val="single" w:sz="10" w:space="0" w:color="000000"/>
              <w:bottom w:val="nil"/>
            </w:tcBorders>
          </w:tcPr>
          <w:p w:rsidR="007E332B" w:rsidRDefault="007E332B">
            <w:pPr>
              <w:pStyle w:val="TableText"/>
              <w:rPr>
                <w:lang w:eastAsia="zh-CN"/>
              </w:rPr>
            </w:pPr>
          </w:p>
        </w:tc>
        <w:tc>
          <w:tcPr>
            <w:tcW w:w="2161" w:type="dxa"/>
            <w:vMerge/>
            <w:tcBorders>
              <w:top w:val="nil"/>
              <w:bottom w:val="nil"/>
            </w:tcBorders>
          </w:tcPr>
          <w:p w:rsidR="007E332B" w:rsidRDefault="007E332B">
            <w:pPr>
              <w:pStyle w:val="TableText"/>
              <w:rPr>
                <w:lang w:eastAsia="zh-CN"/>
              </w:rPr>
            </w:pPr>
          </w:p>
        </w:tc>
        <w:tc>
          <w:tcPr>
            <w:tcW w:w="1697" w:type="dxa"/>
          </w:tcPr>
          <w:p w:rsidR="007E332B" w:rsidRDefault="007E332B">
            <w:pPr>
              <w:pStyle w:val="TableText"/>
              <w:spacing w:line="249" w:lineRule="auto"/>
              <w:rPr>
                <w:lang w:eastAsia="zh-CN"/>
              </w:rPr>
            </w:pPr>
          </w:p>
          <w:p w:rsidR="007E332B" w:rsidRDefault="0067791C">
            <w:pPr>
              <w:spacing w:before="59" w:line="220" w:lineRule="auto"/>
              <w:ind w:left="485"/>
              <w:rPr>
                <w:rFonts w:ascii="宋体" w:eastAsia="宋体" w:hAnsi="宋体" w:cs="宋体" w:hint="eastAsia"/>
                <w:sz w:val="18"/>
                <w:szCs w:val="18"/>
              </w:rPr>
            </w:pPr>
            <w:proofErr w:type="spellStart"/>
            <w:r>
              <w:rPr>
                <w:rFonts w:ascii="宋体" w:eastAsia="宋体" w:hAnsi="宋体" w:cs="宋体"/>
                <w:spacing w:val="-2"/>
                <w:sz w:val="18"/>
                <w:szCs w:val="18"/>
              </w:rPr>
              <w:t>焊接面罩</w:t>
            </w:r>
            <w:proofErr w:type="spellEnd"/>
          </w:p>
        </w:tc>
        <w:tc>
          <w:tcPr>
            <w:tcW w:w="5237" w:type="dxa"/>
          </w:tcPr>
          <w:p w:rsidR="007E332B" w:rsidRDefault="0067791C">
            <w:pPr>
              <w:spacing w:before="153" w:line="270" w:lineRule="auto"/>
              <w:ind w:left="110" w:right="99" w:firstLine="9"/>
              <w:rPr>
                <w:rFonts w:ascii="宋体" w:eastAsia="宋体" w:hAnsi="宋体" w:cs="宋体" w:hint="eastAsia"/>
                <w:sz w:val="18"/>
                <w:szCs w:val="18"/>
                <w:lang w:eastAsia="zh-CN"/>
              </w:rPr>
            </w:pPr>
            <w:r>
              <w:rPr>
                <w:rFonts w:ascii="宋体" w:eastAsia="宋体" w:hAnsi="宋体" w:cs="宋体"/>
                <w:spacing w:val="-1"/>
                <w:sz w:val="18"/>
                <w:szCs w:val="18"/>
                <w:lang w:eastAsia="zh-CN"/>
              </w:rPr>
              <w:t>防御有害弧光、熔融金属飞溅或粉尘等有害因素对眼睛、面</w:t>
            </w:r>
            <w:r>
              <w:rPr>
                <w:rFonts w:ascii="宋体" w:eastAsia="宋体" w:hAnsi="宋体" w:cs="宋体"/>
                <w:spacing w:val="-2"/>
                <w:sz w:val="18"/>
                <w:szCs w:val="18"/>
                <w:lang w:eastAsia="zh-CN"/>
              </w:rPr>
              <w:t>部产</w:t>
            </w:r>
            <w:r>
              <w:rPr>
                <w:rFonts w:ascii="宋体" w:eastAsia="宋体" w:hAnsi="宋体" w:cs="宋体"/>
                <w:spacing w:val="-6"/>
                <w:sz w:val="18"/>
                <w:szCs w:val="18"/>
                <w:lang w:eastAsia="zh-CN"/>
              </w:rPr>
              <w:t>生的伤害。</w:t>
            </w:r>
          </w:p>
        </w:tc>
        <w:tc>
          <w:tcPr>
            <w:tcW w:w="4114" w:type="dxa"/>
            <w:tcBorders>
              <w:right w:val="single" w:sz="10" w:space="0" w:color="000000"/>
            </w:tcBorders>
          </w:tcPr>
          <w:p w:rsidR="007E332B" w:rsidRDefault="007E332B">
            <w:pPr>
              <w:pStyle w:val="TableText"/>
              <w:spacing w:line="249" w:lineRule="auto"/>
              <w:rPr>
                <w:lang w:eastAsia="zh-CN"/>
              </w:rPr>
            </w:pPr>
          </w:p>
          <w:p w:rsidR="007E332B" w:rsidRDefault="0067791C">
            <w:pPr>
              <w:spacing w:before="59" w:line="220" w:lineRule="auto"/>
              <w:ind w:left="137"/>
              <w:rPr>
                <w:rFonts w:ascii="宋体" w:eastAsia="宋体" w:hAnsi="宋体" w:cs="宋体" w:hint="eastAsia"/>
                <w:sz w:val="18"/>
                <w:szCs w:val="18"/>
                <w:lang w:eastAsia="zh-CN"/>
              </w:rPr>
            </w:pPr>
            <w:r>
              <w:rPr>
                <w:rFonts w:ascii="宋体" w:eastAsia="宋体" w:hAnsi="宋体" w:cs="宋体"/>
                <w:spacing w:val="-4"/>
                <w:sz w:val="18"/>
                <w:szCs w:val="18"/>
                <w:lang w:eastAsia="zh-CN"/>
              </w:rPr>
              <w:t>电焊、气弧焊、气焊等焊接作业。</w:t>
            </w:r>
          </w:p>
        </w:tc>
      </w:tr>
      <w:tr w:rsidR="007E332B">
        <w:trPr>
          <w:trHeight w:val="1252"/>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7E332B">
            <w:pPr>
              <w:pStyle w:val="TableText"/>
              <w:spacing w:line="473" w:lineRule="auto"/>
              <w:rPr>
                <w:lang w:eastAsia="zh-CN"/>
              </w:rPr>
            </w:pPr>
          </w:p>
          <w:p w:rsidR="007E332B" w:rsidRDefault="0067791C">
            <w:pPr>
              <w:spacing w:before="58" w:line="220" w:lineRule="auto"/>
              <w:ind w:left="399"/>
              <w:rPr>
                <w:rFonts w:ascii="宋体" w:eastAsia="宋体" w:hAnsi="宋体" w:cs="宋体" w:hint="eastAsia"/>
                <w:sz w:val="18"/>
                <w:szCs w:val="18"/>
              </w:rPr>
            </w:pPr>
            <w:proofErr w:type="spellStart"/>
            <w:r>
              <w:rPr>
                <w:rFonts w:ascii="宋体" w:eastAsia="宋体" w:hAnsi="宋体" w:cs="宋体"/>
                <w:spacing w:val="-2"/>
                <w:sz w:val="18"/>
                <w:szCs w:val="18"/>
              </w:rPr>
              <w:t>一般护目镜</w:t>
            </w:r>
            <w:proofErr w:type="spellEnd"/>
          </w:p>
        </w:tc>
        <w:tc>
          <w:tcPr>
            <w:tcW w:w="5237" w:type="dxa"/>
          </w:tcPr>
          <w:p w:rsidR="007E332B" w:rsidRDefault="007E332B">
            <w:pPr>
              <w:pStyle w:val="TableText"/>
              <w:spacing w:line="318" w:lineRule="auto"/>
              <w:rPr>
                <w:lang w:eastAsia="zh-CN"/>
              </w:rPr>
            </w:pPr>
          </w:p>
          <w:p w:rsidR="007E332B" w:rsidRDefault="0067791C">
            <w:pPr>
              <w:spacing w:before="58" w:line="270" w:lineRule="auto"/>
              <w:ind w:left="109" w:right="99"/>
              <w:rPr>
                <w:rFonts w:ascii="宋体" w:eastAsia="宋体" w:hAnsi="宋体" w:cs="宋体" w:hint="eastAsia"/>
                <w:sz w:val="18"/>
                <w:szCs w:val="18"/>
                <w:lang w:eastAsia="zh-CN"/>
              </w:rPr>
            </w:pPr>
            <w:r>
              <w:rPr>
                <w:rFonts w:ascii="宋体" w:eastAsia="宋体" w:hAnsi="宋体" w:cs="宋体"/>
                <w:spacing w:val="-4"/>
                <w:sz w:val="18"/>
                <w:szCs w:val="18"/>
                <w:lang w:eastAsia="zh-CN"/>
              </w:rPr>
              <w:t>保护眼睛免受粉尘、飞溅物等侵入伤害眼部，本制度主要指防尘</w:t>
            </w:r>
            <w:r>
              <w:rPr>
                <w:rFonts w:ascii="宋体" w:eastAsia="宋体" w:hAnsi="宋体" w:cs="宋体"/>
                <w:spacing w:val="-1"/>
                <w:sz w:val="18"/>
                <w:szCs w:val="18"/>
                <w:lang w:eastAsia="zh-CN"/>
              </w:rPr>
              <w:t>护目镜、防冲击护目镜。</w:t>
            </w:r>
          </w:p>
        </w:tc>
        <w:tc>
          <w:tcPr>
            <w:tcW w:w="4114" w:type="dxa"/>
            <w:tcBorders>
              <w:right w:val="single" w:sz="10" w:space="0" w:color="000000"/>
            </w:tcBorders>
          </w:tcPr>
          <w:p w:rsidR="007E332B" w:rsidRDefault="0067791C">
            <w:pPr>
              <w:spacing w:before="67" w:line="298" w:lineRule="auto"/>
              <w:ind w:left="115" w:right="33" w:firstLine="1"/>
              <w:jc w:val="both"/>
              <w:rPr>
                <w:rFonts w:ascii="宋体" w:eastAsia="宋体" w:hAnsi="宋体" w:cs="宋体" w:hint="eastAsia"/>
                <w:sz w:val="18"/>
                <w:szCs w:val="18"/>
                <w:lang w:eastAsia="zh-CN"/>
              </w:rPr>
            </w:pPr>
            <w:r>
              <w:rPr>
                <w:rFonts w:ascii="宋体" w:eastAsia="宋体" w:hAnsi="宋体" w:cs="宋体"/>
                <w:spacing w:val="-9"/>
                <w:sz w:val="18"/>
                <w:szCs w:val="18"/>
                <w:lang w:eastAsia="zh-CN"/>
              </w:rPr>
              <w:t>使用电动砂轮机、手持电钻、手持式切割机、草坪、</w:t>
            </w:r>
            <w:r>
              <w:rPr>
                <w:rFonts w:ascii="宋体" w:eastAsia="宋体" w:hAnsi="宋体" w:cs="宋体"/>
                <w:spacing w:val="-11"/>
                <w:sz w:val="18"/>
                <w:szCs w:val="18"/>
                <w:lang w:eastAsia="zh-CN"/>
              </w:rPr>
              <w:t>绿篱修剪等移动式手持电动工具，进行切割、抛光、</w:t>
            </w:r>
            <w:r>
              <w:rPr>
                <w:rFonts w:ascii="宋体" w:eastAsia="宋体" w:hAnsi="宋体" w:cs="宋体"/>
                <w:spacing w:val="-4"/>
                <w:sz w:val="18"/>
                <w:szCs w:val="18"/>
                <w:lang w:eastAsia="zh-CN"/>
              </w:rPr>
              <w:t>打磨作业。如设备维修间、装饰装修、房屋改造工</w:t>
            </w:r>
            <w:r>
              <w:rPr>
                <w:rFonts w:ascii="宋体" w:eastAsia="宋体" w:hAnsi="宋体" w:cs="宋体"/>
                <w:spacing w:val="-1"/>
                <w:sz w:val="18"/>
                <w:szCs w:val="18"/>
                <w:lang w:eastAsia="zh-CN"/>
              </w:rPr>
              <w:t>程、建材</w:t>
            </w:r>
            <w:r>
              <w:rPr>
                <w:rFonts w:ascii="Times New Roman" w:eastAsia="Times New Roman" w:hAnsi="Times New Roman" w:cs="Times New Roman"/>
                <w:spacing w:val="-1"/>
                <w:sz w:val="18"/>
                <w:szCs w:val="18"/>
                <w:lang w:eastAsia="zh-CN"/>
              </w:rPr>
              <w:t>/</w:t>
            </w:r>
            <w:r>
              <w:rPr>
                <w:rFonts w:ascii="宋体" w:eastAsia="宋体" w:hAnsi="宋体" w:cs="宋体"/>
                <w:spacing w:val="-1"/>
                <w:sz w:val="18"/>
                <w:szCs w:val="18"/>
                <w:lang w:eastAsia="zh-CN"/>
              </w:rPr>
              <w:t>板材加工、绿篱草坪修剪等。</w:t>
            </w:r>
          </w:p>
        </w:tc>
      </w:tr>
      <w:tr w:rsidR="007E332B">
        <w:trPr>
          <w:trHeight w:val="628"/>
        </w:trPr>
        <w:tc>
          <w:tcPr>
            <w:tcW w:w="1251" w:type="dxa"/>
            <w:vMerge w:val="restart"/>
            <w:tcBorders>
              <w:left w:val="single" w:sz="10" w:space="0" w:color="000000"/>
              <w:bottom w:val="nil"/>
            </w:tcBorders>
          </w:tcPr>
          <w:p w:rsidR="007E332B" w:rsidRDefault="007E332B">
            <w:pPr>
              <w:pStyle w:val="TableText"/>
              <w:spacing w:line="479" w:lineRule="auto"/>
              <w:rPr>
                <w:lang w:eastAsia="zh-CN"/>
              </w:rPr>
            </w:pPr>
          </w:p>
          <w:p w:rsidR="007E332B" w:rsidRDefault="0067791C">
            <w:pPr>
              <w:spacing w:before="58" w:line="270" w:lineRule="auto"/>
              <w:ind w:left="522" w:right="181" w:hanging="360"/>
              <w:rPr>
                <w:rFonts w:ascii="宋体" w:eastAsia="宋体" w:hAnsi="宋体" w:cs="宋体" w:hint="eastAsia"/>
                <w:sz w:val="18"/>
                <w:szCs w:val="18"/>
              </w:rPr>
            </w:pPr>
            <w:proofErr w:type="spellStart"/>
            <w:r>
              <w:rPr>
                <w:rFonts w:ascii="宋体" w:eastAsia="宋体" w:hAnsi="宋体" w:cs="宋体"/>
                <w:spacing w:val="-2"/>
                <w:sz w:val="18"/>
                <w:szCs w:val="18"/>
              </w:rPr>
              <w:t>三、听力防</w:t>
            </w:r>
            <w:r>
              <w:rPr>
                <w:rFonts w:ascii="宋体" w:eastAsia="宋体" w:hAnsi="宋体" w:cs="宋体"/>
                <w:sz w:val="18"/>
                <w:szCs w:val="18"/>
              </w:rPr>
              <w:t>护</w:t>
            </w:r>
            <w:proofErr w:type="spellEnd"/>
          </w:p>
        </w:tc>
        <w:tc>
          <w:tcPr>
            <w:tcW w:w="2161" w:type="dxa"/>
            <w:vMerge w:val="restart"/>
            <w:tcBorders>
              <w:bottom w:val="nil"/>
            </w:tcBorders>
          </w:tcPr>
          <w:p w:rsidR="007E332B" w:rsidRDefault="007E332B">
            <w:pPr>
              <w:pStyle w:val="TableText"/>
              <w:spacing w:line="478" w:lineRule="auto"/>
              <w:rPr>
                <w:lang w:eastAsia="zh-CN"/>
              </w:rPr>
            </w:pPr>
          </w:p>
          <w:p w:rsidR="007E332B" w:rsidRDefault="0067791C">
            <w:pPr>
              <w:spacing w:before="58" w:line="270" w:lineRule="auto"/>
              <w:ind w:left="101" w:right="114" w:firstLine="9"/>
              <w:rPr>
                <w:rFonts w:ascii="宋体" w:eastAsia="宋体" w:hAnsi="宋体" w:cs="宋体" w:hint="eastAsia"/>
                <w:sz w:val="18"/>
                <w:szCs w:val="18"/>
                <w:lang w:eastAsia="zh-CN"/>
              </w:rPr>
            </w:pPr>
            <w:r>
              <w:rPr>
                <w:rFonts w:ascii="宋体" w:eastAsia="宋体" w:hAnsi="宋体" w:cs="宋体"/>
                <w:spacing w:val="-5"/>
                <w:sz w:val="18"/>
                <w:szCs w:val="18"/>
                <w:lang w:eastAsia="zh-CN"/>
              </w:rPr>
              <w:t>防噪声危害及防水、防寒</w:t>
            </w:r>
            <w:r>
              <w:rPr>
                <w:rFonts w:ascii="宋体" w:eastAsia="宋体" w:hAnsi="宋体" w:cs="宋体"/>
                <w:spacing w:val="-1"/>
                <w:sz w:val="18"/>
                <w:szCs w:val="18"/>
                <w:lang w:eastAsia="zh-CN"/>
              </w:rPr>
              <w:t>等的耳部防护用品</w:t>
            </w:r>
          </w:p>
        </w:tc>
        <w:tc>
          <w:tcPr>
            <w:tcW w:w="1697" w:type="dxa"/>
          </w:tcPr>
          <w:p w:rsidR="007E332B" w:rsidRDefault="0067791C">
            <w:pPr>
              <w:spacing w:before="222" w:line="221" w:lineRule="auto"/>
              <w:ind w:left="666"/>
              <w:rPr>
                <w:rFonts w:ascii="宋体" w:eastAsia="宋体" w:hAnsi="宋体" w:cs="宋体" w:hint="eastAsia"/>
                <w:sz w:val="18"/>
                <w:szCs w:val="18"/>
              </w:rPr>
            </w:pPr>
            <w:proofErr w:type="spellStart"/>
            <w:r>
              <w:rPr>
                <w:rFonts w:ascii="宋体" w:eastAsia="宋体" w:hAnsi="宋体" w:cs="宋体"/>
                <w:spacing w:val="-3"/>
                <w:sz w:val="18"/>
                <w:szCs w:val="18"/>
              </w:rPr>
              <w:t>耳塞</w:t>
            </w:r>
            <w:proofErr w:type="spellEnd"/>
          </w:p>
        </w:tc>
        <w:tc>
          <w:tcPr>
            <w:tcW w:w="5237" w:type="dxa"/>
          </w:tcPr>
          <w:p w:rsidR="007E332B" w:rsidRDefault="0067791C">
            <w:pPr>
              <w:spacing w:before="66" w:line="270" w:lineRule="auto"/>
              <w:ind w:left="111" w:right="99" w:hanging="2"/>
              <w:rPr>
                <w:rFonts w:ascii="宋体" w:eastAsia="宋体" w:hAnsi="宋体" w:cs="宋体" w:hint="eastAsia"/>
                <w:sz w:val="18"/>
                <w:szCs w:val="18"/>
                <w:lang w:eastAsia="zh-CN"/>
              </w:rPr>
            </w:pPr>
            <w:r>
              <w:rPr>
                <w:rFonts w:ascii="宋体" w:eastAsia="宋体" w:hAnsi="宋体" w:cs="宋体"/>
                <w:spacing w:val="-11"/>
                <w:sz w:val="18"/>
                <w:szCs w:val="18"/>
                <w:lang w:eastAsia="zh-CN"/>
              </w:rPr>
              <w:t>塞入耳道内，或堵住外耳道入口，防止噪声环境中的作业人员听</w:t>
            </w:r>
            <w:r>
              <w:rPr>
                <w:rFonts w:ascii="宋体" w:eastAsia="宋体" w:hAnsi="宋体" w:cs="宋体"/>
                <w:spacing w:val="-7"/>
                <w:sz w:val="18"/>
                <w:szCs w:val="18"/>
                <w:lang w:eastAsia="zh-CN"/>
              </w:rPr>
              <w:t>力损伤。</w:t>
            </w:r>
          </w:p>
        </w:tc>
        <w:tc>
          <w:tcPr>
            <w:tcW w:w="4114" w:type="dxa"/>
            <w:vMerge w:val="restart"/>
            <w:tcBorders>
              <w:bottom w:val="nil"/>
              <w:right w:val="single" w:sz="10" w:space="0" w:color="000000"/>
            </w:tcBorders>
          </w:tcPr>
          <w:p w:rsidR="007E332B" w:rsidRDefault="0067791C">
            <w:pPr>
              <w:spacing w:before="228" w:line="295" w:lineRule="auto"/>
              <w:ind w:left="117" w:right="96" w:hanging="1"/>
              <w:jc w:val="both"/>
              <w:rPr>
                <w:rFonts w:ascii="宋体" w:eastAsia="宋体" w:hAnsi="宋体" w:cs="宋体" w:hint="eastAsia"/>
                <w:sz w:val="18"/>
                <w:szCs w:val="18"/>
                <w:lang w:eastAsia="zh-CN"/>
              </w:rPr>
            </w:pPr>
            <w:r>
              <w:rPr>
                <w:rFonts w:ascii="宋体" w:eastAsia="宋体" w:hAnsi="宋体" w:cs="宋体"/>
                <w:sz w:val="18"/>
                <w:szCs w:val="18"/>
                <w:lang w:eastAsia="zh-CN"/>
              </w:rPr>
              <w:t>根据实际作业场所</w:t>
            </w:r>
            <w:r>
              <w:rPr>
                <w:rFonts w:ascii="Times New Roman" w:eastAsia="Times New Roman" w:hAnsi="Times New Roman" w:cs="Times New Roman"/>
                <w:sz w:val="18"/>
                <w:szCs w:val="18"/>
                <w:lang w:eastAsia="zh-CN"/>
              </w:rPr>
              <w:t>8</w:t>
            </w:r>
            <w:r>
              <w:rPr>
                <w:rFonts w:ascii="宋体" w:eastAsia="宋体" w:hAnsi="宋体" w:cs="宋体"/>
                <w:sz w:val="18"/>
                <w:szCs w:val="18"/>
                <w:lang w:eastAsia="zh-CN"/>
              </w:rPr>
              <w:t>小时工作日噪声暴露声级选</w:t>
            </w:r>
            <w:r>
              <w:rPr>
                <w:rFonts w:ascii="宋体" w:eastAsia="宋体" w:hAnsi="宋体" w:cs="宋体"/>
                <w:spacing w:val="-8"/>
                <w:sz w:val="18"/>
                <w:szCs w:val="18"/>
                <w:lang w:eastAsia="zh-CN"/>
              </w:rPr>
              <w:t>择，当暴露于</w:t>
            </w:r>
            <w:r>
              <w:rPr>
                <w:rFonts w:ascii="Times New Roman" w:eastAsia="Times New Roman" w:hAnsi="Times New Roman" w:cs="Times New Roman"/>
                <w:spacing w:val="-8"/>
                <w:sz w:val="18"/>
                <w:szCs w:val="18"/>
                <w:lang w:eastAsia="zh-CN"/>
              </w:rPr>
              <w:t>80dB</w:t>
            </w:r>
            <w:r>
              <w:rPr>
                <w:rFonts w:ascii="宋体" w:eastAsia="宋体" w:hAnsi="宋体" w:cs="宋体"/>
                <w:spacing w:val="-8"/>
                <w:sz w:val="18"/>
                <w:szCs w:val="18"/>
                <w:lang w:eastAsia="zh-CN"/>
              </w:rPr>
              <w:t>≤</w:t>
            </w:r>
            <w:r>
              <w:rPr>
                <w:rFonts w:ascii="Times New Roman" w:eastAsia="Times New Roman" w:hAnsi="Times New Roman" w:cs="Times New Roman"/>
                <w:spacing w:val="-8"/>
                <w:sz w:val="18"/>
                <w:szCs w:val="18"/>
                <w:lang w:eastAsia="zh-CN"/>
              </w:rPr>
              <w:t>LEX,8h</w:t>
            </w:r>
            <w:r>
              <w:rPr>
                <w:rFonts w:ascii="宋体" w:eastAsia="宋体" w:hAnsi="宋体" w:cs="宋体"/>
                <w:spacing w:val="-8"/>
                <w:sz w:val="18"/>
                <w:szCs w:val="18"/>
                <w:lang w:eastAsia="zh-CN"/>
              </w:rPr>
              <w:t>＜</w:t>
            </w:r>
            <w:r>
              <w:rPr>
                <w:rFonts w:ascii="Times New Roman" w:eastAsia="Times New Roman" w:hAnsi="Times New Roman" w:cs="Times New Roman"/>
                <w:spacing w:val="-8"/>
                <w:sz w:val="18"/>
                <w:szCs w:val="18"/>
                <w:lang w:eastAsia="zh-CN"/>
              </w:rPr>
              <w:t>85dB</w:t>
            </w:r>
            <w:r>
              <w:rPr>
                <w:rFonts w:ascii="宋体" w:eastAsia="宋体" w:hAnsi="宋体" w:cs="宋体"/>
                <w:spacing w:val="-8"/>
                <w:sz w:val="18"/>
                <w:szCs w:val="18"/>
                <w:lang w:eastAsia="zh-CN"/>
              </w:rPr>
              <w:t>工作</w:t>
            </w:r>
            <w:r>
              <w:rPr>
                <w:rFonts w:ascii="宋体" w:eastAsia="宋体" w:hAnsi="宋体" w:cs="宋体"/>
                <w:spacing w:val="-9"/>
                <w:sz w:val="18"/>
                <w:szCs w:val="18"/>
                <w:lang w:eastAsia="zh-CN"/>
              </w:rPr>
              <w:t>场所，应</w:t>
            </w:r>
            <w:r>
              <w:rPr>
                <w:rFonts w:ascii="宋体" w:eastAsia="宋体" w:hAnsi="宋体" w:cs="宋体"/>
                <w:spacing w:val="-6"/>
                <w:sz w:val="18"/>
                <w:szCs w:val="18"/>
                <w:lang w:eastAsia="zh-CN"/>
              </w:rPr>
              <w:t>当根据人员需求配备；当暴露于</w:t>
            </w:r>
            <w:r>
              <w:rPr>
                <w:rFonts w:ascii="Times New Roman" w:eastAsia="Times New Roman" w:hAnsi="Times New Roman" w:cs="Times New Roman"/>
                <w:spacing w:val="-6"/>
                <w:sz w:val="18"/>
                <w:szCs w:val="18"/>
                <w:lang w:eastAsia="zh-CN"/>
              </w:rPr>
              <w:t>LEX,8</w:t>
            </w:r>
            <w:r>
              <w:rPr>
                <w:rFonts w:ascii="Times New Roman" w:eastAsia="Times New Roman" w:hAnsi="Times New Roman" w:cs="Times New Roman"/>
                <w:spacing w:val="-7"/>
                <w:sz w:val="18"/>
                <w:szCs w:val="18"/>
                <w:lang w:eastAsia="zh-CN"/>
              </w:rPr>
              <w:t>h</w:t>
            </w:r>
            <w:r>
              <w:rPr>
                <w:rFonts w:ascii="宋体" w:eastAsia="宋体" w:hAnsi="宋体" w:cs="宋体"/>
                <w:spacing w:val="-7"/>
                <w:sz w:val="18"/>
                <w:szCs w:val="18"/>
                <w:lang w:eastAsia="zh-CN"/>
              </w:rPr>
              <w:t>≥</w:t>
            </w:r>
            <w:r>
              <w:rPr>
                <w:rFonts w:ascii="Times New Roman" w:eastAsia="Times New Roman" w:hAnsi="Times New Roman" w:cs="Times New Roman"/>
                <w:spacing w:val="-7"/>
                <w:sz w:val="18"/>
                <w:szCs w:val="18"/>
                <w:lang w:eastAsia="zh-CN"/>
              </w:rPr>
              <w:t>85dB</w:t>
            </w:r>
            <w:r>
              <w:rPr>
                <w:rFonts w:ascii="宋体" w:eastAsia="宋体" w:hAnsi="宋体" w:cs="宋体"/>
                <w:spacing w:val="-7"/>
                <w:sz w:val="18"/>
                <w:szCs w:val="18"/>
                <w:lang w:eastAsia="zh-CN"/>
              </w:rPr>
              <w:t>的</w:t>
            </w:r>
            <w:r>
              <w:rPr>
                <w:rFonts w:ascii="宋体" w:eastAsia="宋体" w:hAnsi="宋体" w:cs="宋体"/>
                <w:spacing w:val="-3"/>
                <w:sz w:val="18"/>
                <w:szCs w:val="18"/>
                <w:lang w:eastAsia="zh-CN"/>
              </w:rPr>
              <w:t>工作场所时，必须配备。</w:t>
            </w:r>
          </w:p>
        </w:tc>
      </w:tr>
      <w:tr w:rsidR="007E332B">
        <w:trPr>
          <w:trHeight w:val="941"/>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7E332B">
            <w:pPr>
              <w:pStyle w:val="TableText"/>
              <w:spacing w:line="319" w:lineRule="auto"/>
              <w:rPr>
                <w:lang w:eastAsia="zh-CN"/>
              </w:rPr>
            </w:pPr>
          </w:p>
          <w:p w:rsidR="007E332B" w:rsidRDefault="0067791C">
            <w:pPr>
              <w:spacing w:before="58" w:line="220" w:lineRule="auto"/>
              <w:ind w:left="666"/>
              <w:rPr>
                <w:rFonts w:ascii="宋体" w:eastAsia="宋体" w:hAnsi="宋体" w:cs="宋体" w:hint="eastAsia"/>
                <w:sz w:val="18"/>
                <w:szCs w:val="18"/>
              </w:rPr>
            </w:pPr>
            <w:proofErr w:type="spellStart"/>
            <w:r>
              <w:rPr>
                <w:rFonts w:ascii="宋体" w:eastAsia="宋体" w:hAnsi="宋体" w:cs="宋体"/>
                <w:spacing w:val="-3"/>
                <w:sz w:val="18"/>
                <w:szCs w:val="18"/>
              </w:rPr>
              <w:t>耳罩</w:t>
            </w:r>
            <w:proofErr w:type="spellEnd"/>
          </w:p>
        </w:tc>
        <w:tc>
          <w:tcPr>
            <w:tcW w:w="5237" w:type="dxa"/>
          </w:tcPr>
          <w:p w:rsidR="007E332B" w:rsidRDefault="0067791C">
            <w:pPr>
              <w:spacing w:before="66" w:line="287" w:lineRule="auto"/>
              <w:ind w:left="108" w:right="102"/>
              <w:jc w:val="both"/>
              <w:rPr>
                <w:rFonts w:ascii="宋体" w:eastAsia="宋体" w:hAnsi="宋体" w:cs="宋体" w:hint="eastAsia"/>
                <w:sz w:val="18"/>
                <w:szCs w:val="18"/>
                <w:lang w:eastAsia="zh-CN"/>
              </w:rPr>
            </w:pPr>
            <w:r>
              <w:rPr>
                <w:rFonts w:ascii="宋体" w:eastAsia="宋体" w:hAnsi="宋体" w:cs="宋体"/>
                <w:spacing w:val="-12"/>
                <w:sz w:val="18"/>
                <w:szCs w:val="18"/>
                <w:lang w:eastAsia="zh-CN"/>
              </w:rPr>
              <w:t>适用于暴露在强噪声环境中的作业人员，以保护听觉；由压紧耳</w:t>
            </w:r>
            <w:r>
              <w:rPr>
                <w:rFonts w:ascii="宋体" w:eastAsia="宋体" w:hAnsi="宋体" w:cs="宋体"/>
                <w:spacing w:val="-5"/>
                <w:sz w:val="18"/>
                <w:szCs w:val="18"/>
                <w:lang w:eastAsia="zh-CN"/>
              </w:rPr>
              <w:t>廓或围住耳廓四周并紧贴头部的罩杯等组成，避免作业</w:t>
            </w:r>
            <w:r>
              <w:rPr>
                <w:rFonts w:ascii="宋体" w:eastAsia="宋体" w:hAnsi="宋体" w:cs="宋体"/>
                <w:spacing w:val="-6"/>
                <w:sz w:val="18"/>
                <w:szCs w:val="18"/>
                <w:lang w:eastAsia="zh-CN"/>
              </w:rPr>
              <w:t>人员的听</w:t>
            </w:r>
            <w:r>
              <w:rPr>
                <w:rFonts w:ascii="宋体" w:eastAsia="宋体" w:hAnsi="宋体" w:cs="宋体"/>
                <w:spacing w:val="-7"/>
                <w:sz w:val="18"/>
                <w:szCs w:val="18"/>
                <w:lang w:eastAsia="zh-CN"/>
              </w:rPr>
              <w:t>力损伤。</w:t>
            </w:r>
          </w:p>
        </w:tc>
        <w:tc>
          <w:tcPr>
            <w:tcW w:w="4114" w:type="dxa"/>
            <w:vMerge/>
            <w:tcBorders>
              <w:top w:val="nil"/>
              <w:right w:val="single" w:sz="10" w:space="0" w:color="000000"/>
            </w:tcBorders>
          </w:tcPr>
          <w:p w:rsidR="007E332B" w:rsidRDefault="007E332B">
            <w:pPr>
              <w:pStyle w:val="TableText"/>
              <w:rPr>
                <w:lang w:eastAsia="zh-CN"/>
              </w:rPr>
            </w:pPr>
          </w:p>
        </w:tc>
      </w:tr>
      <w:tr w:rsidR="007E332B">
        <w:trPr>
          <w:trHeight w:val="628"/>
        </w:trPr>
        <w:tc>
          <w:tcPr>
            <w:tcW w:w="1251" w:type="dxa"/>
            <w:vMerge w:val="restart"/>
            <w:tcBorders>
              <w:left w:val="single" w:sz="10" w:space="0" w:color="000000"/>
              <w:bottom w:val="nil"/>
            </w:tcBorders>
          </w:tcPr>
          <w:p w:rsidR="007E332B" w:rsidRDefault="007E332B">
            <w:pPr>
              <w:pStyle w:val="TableText"/>
              <w:spacing w:line="319" w:lineRule="auto"/>
              <w:rPr>
                <w:lang w:eastAsia="zh-CN"/>
              </w:rPr>
            </w:pPr>
          </w:p>
          <w:p w:rsidR="007E332B" w:rsidRDefault="007E332B">
            <w:pPr>
              <w:pStyle w:val="TableText"/>
              <w:spacing w:line="320" w:lineRule="auto"/>
              <w:rPr>
                <w:lang w:eastAsia="zh-CN"/>
              </w:rPr>
            </w:pPr>
          </w:p>
          <w:p w:rsidR="007E332B" w:rsidRDefault="0067791C">
            <w:pPr>
              <w:spacing w:before="58" w:line="270" w:lineRule="auto"/>
              <w:ind w:left="521" w:right="181" w:hanging="343"/>
              <w:rPr>
                <w:rFonts w:ascii="宋体" w:eastAsia="宋体" w:hAnsi="宋体" w:cs="宋体" w:hint="eastAsia"/>
                <w:sz w:val="18"/>
                <w:szCs w:val="18"/>
              </w:rPr>
            </w:pPr>
            <w:proofErr w:type="spellStart"/>
            <w:r>
              <w:rPr>
                <w:rFonts w:ascii="宋体" w:eastAsia="宋体" w:hAnsi="宋体" w:cs="宋体"/>
                <w:spacing w:val="-5"/>
                <w:sz w:val="18"/>
                <w:szCs w:val="18"/>
              </w:rPr>
              <w:t>四、呼吸防</w:t>
            </w:r>
            <w:r>
              <w:rPr>
                <w:rFonts w:ascii="宋体" w:eastAsia="宋体" w:hAnsi="宋体" w:cs="宋体"/>
                <w:sz w:val="18"/>
                <w:szCs w:val="18"/>
              </w:rPr>
              <w:t>护</w:t>
            </w:r>
            <w:proofErr w:type="spellEnd"/>
          </w:p>
        </w:tc>
        <w:tc>
          <w:tcPr>
            <w:tcW w:w="2161" w:type="dxa"/>
            <w:vMerge w:val="restart"/>
            <w:tcBorders>
              <w:bottom w:val="nil"/>
            </w:tcBorders>
          </w:tcPr>
          <w:p w:rsidR="007E332B" w:rsidRDefault="007E332B">
            <w:pPr>
              <w:pStyle w:val="TableText"/>
              <w:spacing w:line="328" w:lineRule="auto"/>
              <w:rPr>
                <w:lang w:eastAsia="zh-CN"/>
              </w:rPr>
            </w:pPr>
          </w:p>
          <w:p w:rsidR="007E332B" w:rsidRDefault="0067791C">
            <w:pPr>
              <w:spacing w:before="59" w:line="296" w:lineRule="auto"/>
              <w:ind w:left="102" w:right="112" w:firstLine="8"/>
              <w:jc w:val="both"/>
              <w:rPr>
                <w:rFonts w:ascii="宋体" w:eastAsia="宋体" w:hAnsi="宋体" w:cs="宋体" w:hint="eastAsia"/>
                <w:sz w:val="18"/>
                <w:szCs w:val="18"/>
                <w:lang w:eastAsia="zh-CN"/>
              </w:rPr>
            </w:pPr>
            <w:r>
              <w:rPr>
                <w:rFonts w:ascii="宋体" w:eastAsia="宋体" w:hAnsi="宋体" w:cs="宋体"/>
                <w:spacing w:val="13"/>
                <w:sz w:val="18"/>
                <w:szCs w:val="18"/>
                <w:lang w:eastAsia="zh-CN"/>
              </w:rPr>
              <w:t>防御缺氧空气和空气污</w:t>
            </w:r>
            <w:r>
              <w:rPr>
                <w:rFonts w:ascii="宋体" w:eastAsia="宋体" w:hAnsi="宋体" w:cs="宋体"/>
                <w:spacing w:val="14"/>
                <w:sz w:val="18"/>
                <w:szCs w:val="18"/>
                <w:lang w:eastAsia="zh-CN"/>
              </w:rPr>
              <w:t>染物进入呼吸道的呼吸</w:t>
            </w:r>
            <w:r>
              <w:rPr>
                <w:rFonts w:ascii="宋体" w:eastAsia="宋体" w:hAnsi="宋体" w:cs="宋体"/>
                <w:spacing w:val="-4"/>
                <w:sz w:val="18"/>
                <w:szCs w:val="18"/>
                <w:lang w:eastAsia="zh-CN"/>
              </w:rPr>
              <w:t>防护用品（不包含防疫用</w:t>
            </w:r>
            <w:r>
              <w:rPr>
                <w:rFonts w:ascii="宋体" w:eastAsia="宋体" w:hAnsi="宋体" w:cs="宋体"/>
                <w:spacing w:val="-6"/>
                <w:sz w:val="18"/>
                <w:szCs w:val="18"/>
                <w:lang w:eastAsia="zh-CN"/>
              </w:rPr>
              <w:t>品）</w:t>
            </w:r>
          </w:p>
        </w:tc>
        <w:tc>
          <w:tcPr>
            <w:tcW w:w="1697" w:type="dxa"/>
          </w:tcPr>
          <w:p w:rsidR="007E332B" w:rsidRDefault="0067791C">
            <w:pPr>
              <w:spacing w:before="223" w:line="220" w:lineRule="auto"/>
              <w:ind w:left="496"/>
              <w:rPr>
                <w:rFonts w:ascii="宋体" w:eastAsia="宋体" w:hAnsi="宋体" w:cs="宋体" w:hint="eastAsia"/>
                <w:sz w:val="18"/>
                <w:szCs w:val="18"/>
              </w:rPr>
            </w:pPr>
            <w:proofErr w:type="spellStart"/>
            <w:r>
              <w:rPr>
                <w:rFonts w:ascii="宋体" w:eastAsia="宋体" w:hAnsi="宋体" w:cs="宋体"/>
                <w:spacing w:val="-4"/>
                <w:sz w:val="18"/>
                <w:szCs w:val="18"/>
              </w:rPr>
              <w:t>防尘口罩</w:t>
            </w:r>
            <w:proofErr w:type="spellEnd"/>
          </w:p>
        </w:tc>
        <w:tc>
          <w:tcPr>
            <w:tcW w:w="5237" w:type="dxa"/>
          </w:tcPr>
          <w:p w:rsidR="007E332B" w:rsidRDefault="0067791C">
            <w:pPr>
              <w:spacing w:before="67" w:line="270" w:lineRule="auto"/>
              <w:ind w:left="110" w:right="102"/>
              <w:rPr>
                <w:rFonts w:ascii="宋体" w:eastAsia="宋体" w:hAnsi="宋体" w:cs="宋体" w:hint="eastAsia"/>
                <w:sz w:val="18"/>
                <w:szCs w:val="18"/>
                <w:lang w:eastAsia="zh-CN"/>
              </w:rPr>
            </w:pPr>
            <w:r>
              <w:rPr>
                <w:rFonts w:ascii="宋体" w:eastAsia="宋体" w:hAnsi="宋体" w:cs="宋体"/>
                <w:spacing w:val="-1"/>
                <w:sz w:val="18"/>
                <w:szCs w:val="18"/>
                <w:lang w:eastAsia="zh-CN"/>
              </w:rPr>
              <w:t>主要用于空气中含氧</w:t>
            </w:r>
            <w:r>
              <w:rPr>
                <w:rFonts w:ascii="Times New Roman" w:eastAsia="Times New Roman" w:hAnsi="Times New Roman" w:cs="Times New Roman"/>
                <w:spacing w:val="-1"/>
                <w:sz w:val="18"/>
                <w:szCs w:val="18"/>
                <w:lang w:eastAsia="zh-CN"/>
              </w:rPr>
              <w:t>19.5%</w:t>
            </w:r>
            <w:r>
              <w:rPr>
                <w:rFonts w:ascii="宋体" w:eastAsia="宋体" w:hAnsi="宋体" w:cs="宋体"/>
                <w:spacing w:val="-1"/>
                <w:sz w:val="18"/>
                <w:szCs w:val="18"/>
                <w:lang w:eastAsia="zh-CN"/>
              </w:rPr>
              <w:t>以上的粉尘作业环境，</w:t>
            </w:r>
            <w:r>
              <w:rPr>
                <w:rFonts w:ascii="宋体" w:eastAsia="宋体" w:hAnsi="宋体" w:cs="宋体"/>
                <w:spacing w:val="-2"/>
                <w:sz w:val="18"/>
                <w:szCs w:val="18"/>
                <w:lang w:eastAsia="zh-CN"/>
              </w:rPr>
              <w:t>防止吸入一般性粉尘，防御颗粒物等危害呼吸系统或眼面部。</w:t>
            </w:r>
          </w:p>
        </w:tc>
        <w:tc>
          <w:tcPr>
            <w:tcW w:w="4114" w:type="dxa"/>
            <w:tcBorders>
              <w:right w:val="single" w:sz="10" w:space="0" w:color="000000"/>
            </w:tcBorders>
          </w:tcPr>
          <w:p w:rsidR="007E332B" w:rsidRDefault="0067791C">
            <w:pPr>
              <w:spacing w:before="67" w:line="270" w:lineRule="auto"/>
              <w:ind w:left="116" w:right="105" w:firstLine="1"/>
              <w:rPr>
                <w:rFonts w:ascii="宋体" w:eastAsia="宋体" w:hAnsi="宋体" w:cs="宋体" w:hint="eastAsia"/>
                <w:sz w:val="18"/>
                <w:szCs w:val="18"/>
                <w:lang w:eastAsia="zh-CN"/>
              </w:rPr>
            </w:pPr>
            <w:r>
              <w:rPr>
                <w:rFonts w:ascii="宋体" w:eastAsia="宋体" w:hAnsi="宋体" w:cs="宋体"/>
                <w:spacing w:val="-4"/>
                <w:sz w:val="18"/>
                <w:szCs w:val="18"/>
                <w:lang w:eastAsia="zh-CN"/>
              </w:rPr>
              <w:t>从事和接触粉尘的作业人员防护用品，如垃圾转运</w:t>
            </w:r>
            <w:r>
              <w:rPr>
                <w:rFonts w:ascii="宋体" w:eastAsia="宋体" w:hAnsi="宋体" w:cs="宋体"/>
                <w:spacing w:val="-1"/>
                <w:sz w:val="18"/>
                <w:szCs w:val="18"/>
                <w:lang w:eastAsia="zh-CN"/>
              </w:rPr>
              <w:t>站、填埋场等接触粉尘的作业场所</w:t>
            </w:r>
          </w:p>
        </w:tc>
      </w:tr>
      <w:tr w:rsidR="007E332B">
        <w:trPr>
          <w:trHeight w:val="940"/>
        </w:trPr>
        <w:tc>
          <w:tcPr>
            <w:tcW w:w="1251" w:type="dxa"/>
            <w:vMerge/>
            <w:tcBorders>
              <w:top w:val="nil"/>
              <w:left w:val="single" w:sz="10" w:space="0" w:color="000000"/>
              <w:bottom w:val="nil"/>
            </w:tcBorders>
          </w:tcPr>
          <w:p w:rsidR="007E332B" w:rsidRDefault="007E332B">
            <w:pPr>
              <w:pStyle w:val="TableText"/>
              <w:rPr>
                <w:lang w:eastAsia="zh-CN"/>
              </w:rPr>
            </w:pPr>
          </w:p>
        </w:tc>
        <w:tc>
          <w:tcPr>
            <w:tcW w:w="2161" w:type="dxa"/>
            <w:vMerge/>
            <w:tcBorders>
              <w:top w:val="nil"/>
              <w:bottom w:val="nil"/>
            </w:tcBorders>
          </w:tcPr>
          <w:p w:rsidR="007E332B" w:rsidRDefault="007E332B">
            <w:pPr>
              <w:pStyle w:val="TableText"/>
              <w:rPr>
                <w:lang w:eastAsia="zh-CN"/>
              </w:rPr>
            </w:pPr>
          </w:p>
        </w:tc>
        <w:tc>
          <w:tcPr>
            <w:tcW w:w="1697" w:type="dxa"/>
            <w:tcBorders>
              <w:bottom w:val="single" w:sz="4" w:space="0" w:color="000000"/>
            </w:tcBorders>
          </w:tcPr>
          <w:p w:rsidR="007E332B" w:rsidRDefault="007E332B">
            <w:pPr>
              <w:pStyle w:val="TableText"/>
              <w:spacing w:line="319" w:lineRule="auto"/>
              <w:rPr>
                <w:lang w:eastAsia="zh-CN"/>
              </w:rPr>
            </w:pPr>
          </w:p>
          <w:p w:rsidR="007E332B" w:rsidRDefault="0067791C">
            <w:pPr>
              <w:spacing w:before="58" w:line="220" w:lineRule="auto"/>
              <w:ind w:left="217"/>
              <w:rPr>
                <w:rFonts w:ascii="宋体" w:eastAsia="宋体" w:hAnsi="宋体" w:cs="宋体" w:hint="eastAsia"/>
                <w:sz w:val="18"/>
                <w:szCs w:val="18"/>
              </w:rPr>
            </w:pPr>
            <w:proofErr w:type="spellStart"/>
            <w:r>
              <w:rPr>
                <w:rFonts w:ascii="宋体" w:eastAsia="宋体" w:hAnsi="宋体" w:cs="宋体"/>
                <w:spacing w:val="-1"/>
                <w:sz w:val="18"/>
                <w:szCs w:val="18"/>
              </w:rPr>
              <w:t>过滤式防毒面具</w:t>
            </w:r>
            <w:proofErr w:type="spellEnd"/>
          </w:p>
        </w:tc>
        <w:tc>
          <w:tcPr>
            <w:tcW w:w="5237" w:type="dxa"/>
            <w:tcBorders>
              <w:bottom w:val="single" w:sz="4" w:space="0" w:color="000000"/>
            </w:tcBorders>
          </w:tcPr>
          <w:p w:rsidR="007E332B" w:rsidRDefault="0067791C">
            <w:pPr>
              <w:spacing w:before="224" w:line="270" w:lineRule="auto"/>
              <w:ind w:left="111" w:right="102" w:hanging="2"/>
              <w:rPr>
                <w:rFonts w:ascii="宋体" w:eastAsia="宋体" w:hAnsi="宋体" w:cs="宋体" w:hint="eastAsia"/>
                <w:sz w:val="18"/>
                <w:szCs w:val="18"/>
                <w:lang w:eastAsia="zh-CN"/>
              </w:rPr>
            </w:pPr>
            <w:r>
              <w:rPr>
                <w:rFonts w:ascii="宋体" w:eastAsia="宋体" w:hAnsi="宋体" w:cs="宋体"/>
                <w:spacing w:val="-1"/>
                <w:sz w:val="18"/>
                <w:szCs w:val="18"/>
                <w:lang w:eastAsia="zh-CN"/>
              </w:rPr>
              <w:t>利用净化部件吸附、吸收、催化或过滤等作用除去环境空气中有</w:t>
            </w:r>
            <w:r>
              <w:rPr>
                <w:rFonts w:ascii="宋体" w:eastAsia="宋体" w:hAnsi="宋体" w:cs="宋体"/>
                <w:spacing w:val="-3"/>
                <w:sz w:val="18"/>
                <w:szCs w:val="18"/>
                <w:lang w:eastAsia="zh-CN"/>
              </w:rPr>
              <w:t>害物质后作为气源的防护用品。</w:t>
            </w:r>
          </w:p>
        </w:tc>
        <w:tc>
          <w:tcPr>
            <w:tcW w:w="4114" w:type="dxa"/>
            <w:tcBorders>
              <w:bottom w:val="single" w:sz="4" w:space="0" w:color="000000"/>
              <w:right w:val="single" w:sz="10" w:space="0" w:color="000000"/>
            </w:tcBorders>
          </w:tcPr>
          <w:p w:rsidR="007E332B" w:rsidRDefault="0067791C">
            <w:pPr>
              <w:spacing w:before="66" w:line="287" w:lineRule="auto"/>
              <w:ind w:left="116" w:right="99" w:firstLine="2"/>
              <w:jc w:val="both"/>
              <w:rPr>
                <w:rFonts w:ascii="宋体" w:eastAsia="宋体" w:hAnsi="宋体" w:cs="宋体" w:hint="eastAsia"/>
                <w:sz w:val="18"/>
                <w:szCs w:val="18"/>
                <w:lang w:eastAsia="zh-CN"/>
              </w:rPr>
            </w:pPr>
            <w:r>
              <w:rPr>
                <w:rFonts w:ascii="宋体" w:eastAsia="宋体" w:hAnsi="宋体" w:cs="宋体"/>
                <w:spacing w:val="4"/>
                <w:sz w:val="18"/>
                <w:szCs w:val="18"/>
                <w:lang w:eastAsia="zh-CN"/>
              </w:rPr>
              <w:t>一般用于已知有毒有害气体或物质种类的工作环</w:t>
            </w:r>
            <w:r>
              <w:rPr>
                <w:rFonts w:ascii="宋体" w:eastAsia="宋体" w:hAnsi="宋体" w:cs="宋体"/>
                <w:spacing w:val="-8"/>
                <w:sz w:val="18"/>
                <w:szCs w:val="18"/>
                <w:lang w:eastAsia="zh-CN"/>
              </w:rPr>
              <w:t>境，但非缺氧环境，但一般不用于有限空间作业及</w:t>
            </w:r>
            <w:r>
              <w:rPr>
                <w:rFonts w:ascii="宋体" w:eastAsia="宋体" w:hAnsi="宋体" w:cs="宋体"/>
                <w:spacing w:val="-3"/>
                <w:sz w:val="18"/>
                <w:szCs w:val="18"/>
                <w:lang w:eastAsia="zh-CN"/>
              </w:rPr>
              <w:t>应急救援；</w:t>
            </w:r>
            <w:proofErr w:type="gramStart"/>
            <w:r>
              <w:rPr>
                <w:rFonts w:ascii="宋体" w:eastAsia="宋体" w:hAnsi="宋体" w:cs="宋体"/>
                <w:spacing w:val="-3"/>
                <w:sz w:val="18"/>
                <w:szCs w:val="18"/>
                <w:lang w:eastAsia="zh-CN"/>
              </w:rPr>
              <w:t>如消杀</w:t>
            </w:r>
            <w:proofErr w:type="gramEnd"/>
            <w:r>
              <w:rPr>
                <w:rFonts w:ascii="宋体" w:eastAsia="宋体" w:hAnsi="宋体" w:cs="宋体"/>
                <w:spacing w:val="-3"/>
                <w:sz w:val="18"/>
                <w:szCs w:val="18"/>
                <w:lang w:eastAsia="zh-CN"/>
              </w:rPr>
              <w:t>作业等。</w:t>
            </w:r>
          </w:p>
        </w:tc>
      </w:tr>
      <w:tr w:rsidR="007E332B">
        <w:trPr>
          <w:trHeight w:val="319"/>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Borders>
              <w:top w:val="single" w:sz="4" w:space="0" w:color="000000"/>
            </w:tcBorders>
          </w:tcPr>
          <w:p w:rsidR="007E332B" w:rsidRDefault="0067791C">
            <w:pPr>
              <w:spacing w:before="66" w:line="220" w:lineRule="auto"/>
              <w:ind w:left="227"/>
              <w:rPr>
                <w:rFonts w:ascii="宋体" w:eastAsia="宋体" w:hAnsi="宋体" w:cs="宋体" w:hint="eastAsia"/>
                <w:sz w:val="18"/>
                <w:szCs w:val="18"/>
              </w:rPr>
            </w:pPr>
            <w:proofErr w:type="spellStart"/>
            <w:r>
              <w:rPr>
                <w:rFonts w:ascii="宋体" w:eastAsia="宋体" w:hAnsi="宋体" w:cs="宋体"/>
                <w:spacing w:val="-3"/>
                <w:sz w:val="18"/>
                <w:szCs w:val="18"/>
              </w:rPr>
              <w:t>隔绝式防毒面具</w:t>
            </w:r>
            <w:proofErr w:type="spellEnd"/>
          </w:p>
        </w:tc>
        <w:tc>
          <w:tcPr>
            <w:tcW w:w="5237" w:type="dxa"/>
            <w:tcBorders>
              <w:top w:val="single" w:sz="4" w:space="0" w:color="000000"/>
            </w:tcBorders>
          </w:tcPr>
          <w:p w:rsidR="007E332B" w:rsidRDefault="0067791C">
            <w:pPr>
              <w:spacing w:before="66" w:line="219" w:lineRule="auto"/>
              <w:ind w:left="109"/>
              <w:rPr>
                <w:rFonts w:ascii="宋体" w:eastAsia="宋体" w:hAnsi="宋体" w:cs="宋体" w:hint="eastAsia"/>
                <w:sz w:val="18"/>
                <w:szCs w:val="18"/>
                <w:lang w:eastAsia="zh-CN"/>
              </w:rPr>
            </w:pPr>
            <w:r>
              <w:rPr>
                <w:rFonts w:ascii="宋体" w:eastAsia="宋体" w:hAnsi="宋体" w:cs="宋体"/>
                <w:spacing w:val="-6"/>
                <w:sz w:val="18"/>
                <w:szCs w:val="18"/>
                <w:lang w:eastAsia="zh-CN"/>
              </w:rPr>
              <w:t>使人员呼吸器官、眼睛和面部与外界染毒空气隔绝，依靠自身供</w:t>
            </w:r>
          </w:p>
        </w:tc>
        <w:tc>
          <w:tcPr>
            <w:tcW w:w="4114" w:type="dxa"/>
            <w:tcBorders>
              <w:top w:val="single" w:sz="4" w:space="0" w:color="000000"/>
              <w:right w:val="single" w:sz="10" w:space="0" w:color="000000"/>
            </w:tcBorders>
          </w:tcPr>
          <w:p w:rsidR="007E332B" w:rsidRDefault="0067791C">
            <w:pPr>
              <w:spacing w:before="66" w:line="220" w:lineRule="auto"/>
              <w:ind w:left="119"/>
              <w:rPr>
                <w:rFonts w:ascii="宋体" w:eastAsia="宋体" w:hAnsi="宋体" w:cs="宋体" w:hint="eastAsia"/>
                <w:sz w:val="18"/>
                <w:szCs w:val="18"/>
                <w:lang w:eastAsia="zh-CN"/>
              </w:rPr>
            </w:pPr>
            <w:r>
              <w:rPr>
                <w:rFonts w:ascii="宋体" w:eastAsia="宋体" w:hAnsi="宋体" w:cs="宋体"/>
                <w:spacing w:val="-7"/>
                <w:sz w:val="18"/>
                <w:szCs w:val="18"/>
                <w:lang w:eastAsia="zh-CN"/>
              </w:rPr>
              <w:t>一般用于有毒有害气体或物质种类的工作环境，可</w:t>
            </w:r>
          </w:p>
        </w:tc>
      </w:tr>
    </w:tbl>
    <w:p w:rsidR="007E332B" w:rsidRDefault="007E332B">
      <w:pPr>
        <w:rPr>
          <w:lang w:eastAsia="zh-CN"/>
        </w:rPr>
      </w:pPr>
    </w:p>
    <w:p w:rsidR="007E332B" w:rsidRDefault="007E332B">
      <w:pPr>
        <w:rPr>
          <w:lang w:eastAsia="zh-CN"/>
        </w:rPr>
        <w:sectPr w:rsidR="007E332B">
          <w:headerReference w:type="default" r:id="rId11"/>
          <w:footerReference w:type="default" r:id="rId12"/>
          <w:pgSz w:w="16839" w:h="11907"/>
          <w:pgMar w:top="1507" w:right="1315" w:bottom="1270" w:left="1036" w:header="851" w:footer="1094" w:gutter="0"/>
          <w:cols w:space="720"/>
        </w:sectPr>
      </w:pPr>
    </w:p>
    <w:p w:rsidR="007E332B" w:rsidRDefault="0067791C">
      <w:pPr>
        <w:spacing w:before="143" w:line="219" w:lineRule="auto"/>
        <w:ind w:left="148"/>
        <w:rPr>
          <w:rFonts w:ascii="宋体" w:eastAsia="宋体" w:hAnsi="宋体" w:cs="宋体" w:hint="eastAsia"/>
          <w:sz w:val="24"/>
          <w:szCs w:val="24"/>
          <w:lang w:eastAsia="zh-CN"/>
        </w:rPr>
      </w:pP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附件</w:t>
      </w:r>
      <w:r>
        <w:rPr>
          <w:rFonts w:ascii="宋体" w:eastAsia="宋体" w:hAnsi="宋体" w:cs="宋体"/>
          <w:spacing w:val="-42"/>
          <w:sz w:val="24"/>
          <w:szCs w:val="24"/>
          <w:lang w:eastAsia="zh-CN"/>
        </w:rPr>
        <w:t xml:space="preserve"> </w:t>
      </w:r>
      <w:r>
        <w:rPr>
          <w:rFonts w:ascii="Times New Roman" w:eastAsia="Times New Roman" w:hAnsi="Times New Roman" w:cs="Times New Roman"/>
          <w:b/>
          <w:bCs/>
          <w:sz w:val="24"/>
          <w:szCs w:val="24"/>
          <w:lang w:eastAsia="zh-CN"/>
        </w:rPr>
        <w:t>1</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 xml:space="preserve">          </w:t>
      </w:r>
      <w:r>
        <w:rPr>
          <w:rFonts w:ascii="宋体" w:eastAsia="宋体" w:hAnsi="宋体" w:cs="宋体"/>
          <w:spacing w:val="-1"/>
          <w:sz w:val="24"/>
          <w:szCs w:val="24"/>
          <w:lang w:eastAsia="zh-CN"/>
          <w14:textOutline w14:w="4356" w14:cap="flat" w14:cmpd="sng" w14:algn="ctr">
            <w14:solidFill>
              <w14:srgbClr w14:val="000000"/>
            </w14:solidFill>
            <w14:prstDash w14:val="solid"/>
            <w14:miter w14:lim="0"/>
          </w14:textOutline>
        </w:rPr>
        <w:t>常见劳动防护用品品类性能及适用场景</w:t>
      </w:r>
    </w:p>
    <w:p w:rsidR="007E332B" w:rsidRDefault="007E332B">
      <w:pPr>
        <w:spacing w:line="104" w:lineRule="exact"/>
        <w:rPr>
          <w:lang w:eastAsia="zh-CN"/>
        </w:rPr>
      </w:pPr>
    </w:p>
    <w:tbl>
      <w:tblPr>
        <w:tblStyle w:val="TableNormal"/>
        <w:tblW w:w="14460"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51"/>
        <w:gridCol w:w="2161"/>
        <w:gridCol w:w="1697"/>
        <w:gridCol w:w="5237"/>
        <w:gridCol w:w="4114"/>
      </w:tblGrid>
      <w:tr w:rsidR="007E332B">
        <w:trPr>
          <w:trHeight w:val="553"/>
        </w:trPr>
        <w:tc>
          <w:tcPr>
            <w:tcW w:w="1251" w:type="dxa"/>
            <w:tcBorders>
              <w:top w:val="single" w:sz="10" w:space="0" w:color="000000"/>
              <w:left w:val="single" w:sz="10" w:space="0" w:color="000000"/>
              <w:bottom w:val="single" w:sz="10" w:space="0" w:color="000000"/>
            </w:tcBorders>
            <w:shd w:val="clear" w:color="auto" w:fill="9CC2E5"/>
          </w:tcPr>
          <w:p w:rsidR="007E332B" w:rsidRDefault="0067791C">
            <w:pPr>
              <w:spacing w:before="167" w:line="221" w:lineRule="auto"/>
              <w:ind w:left="205"/>
              <w:rPr>
                <w:rFonts w:ascii="宋体" w:eastAsia="宋体" w:hAnsi="宋体" w:cs="宋体" w:hint="eastAsia"/>
              </w:rPr>
            </w:pPr>
            <w:proofErr w:type="spellStart"/>
            <w:r>
              <w:rPr>
                <w:rFonts w:ascii="宋体" w:eastAsia="宋体" w:hAnsi="宋体" w:cs="宋体"/>
                <w:spacing w:val="-4"/>
                <w14:textOutline w14:w="3835" w14:cap="flat" w14:cmpd="sng" w14:algn="ctr">
                  <w14:solidFill>
                    <w14:srgbClr w14:val="000000"/>
                  </w14:solidFill>
                  <w14:prstDash w14:val="solid"/>
                  <w14:miter w14:lim="0"/>
                </w14:textOutline>
              </w:rPr>
              <w:t>防护分类</w:t>
            </w:r>
            <w:proofErr w:type="spellEnd"/>
          </w:p>
        </w:tc>
        <w:tc>
          <w:tcPr>
            <w:tcW w:w="2161" w:type="dxa"/>
            <w:tcBorders>
              <w:top w:val="single" w:sz="10" w:space="0" w:color="000000"/>
              <w:bottom w:val="single" w:sz="10" w:space="0" w:color="000000"/>
            </w:tcBorders>
            <w:shd w:val="clear" w:color="auto" w:fill="9CC2E5"/>
          </w:tcPr>
          <w:p w:rsidR="007E332B" w:rsidRDefault="0067791C">
            <w:pPr>
              <w:spacing w:before="168" w:line="221" w:lineRule="auto"/>
              <w:ind w:left="234"/>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安全防护用品功能</w:t>
            </w:r>
            <w:proofErr w:type="spellEnd"/>
          </w:p>
        </w:tc>
        <w:tc>
          <w:tcPr>
            <w:tcW w:w="1697" w:type="dxa"/>
            <w:tcBorders>
              <w:top w:val="single" w:sz="10" w:space="0" w:color="000000"/>
              <w:bottom w:val="single" w:sz="10" w:space="0" w:color="000000"/>
            </w:tcBorders>
            <w:shd w:val="clear" w:color="auto" w:fill="9CC2E5"/>
          </w:tcPr>
          <w:p w:rsidR="007E332B" w:rsidRDefault="0067791C">
            <w:pPr>
              <w:spacing w:before="168" w:line="221" w:lineRule="auto"/>
              <w:ind w:left="228"/>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防护用品名称</w:t>
            </w:r>
            <w:proofErr w:type="spellEnd"/>
          </w:p>
        </w:tc>
        <w:tc>
          <w:tcPr>
            <w:tcW w:w="5237" w:type="dxa"/>
            <w:tcBorders>
              <w:top w:val="single" w:sz="10" w:space="0" w:color="000000"/>
              <w:bottom w:val="single" w:sz="10" w:space="0" w:color="000000"/>
            </w:tcBorders>
            <w:shd w:val="clear" w:color="auto" w:fill="9CC2E5"/>
          </w:tcPr>
          <w:p w:rsidR="007E332B" w:rsidRDefault="0067791C">
            <w:pPr>
              <w:spacing w:before="167" w:line="221" w:lineRule="auto"/>
              <w:ind w:left="2205"/>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性能说明</w:t>
            </w:r>
            <w:proofErr w:type="spellEnd"/>
          </w:p>
        </w:tc>
        <w:tc>
          <w:tcPr>
            <w:tcW w:w="4114" w:type="dxa"/>
            <w:tcBorders>
              <w:top w:val="single" w:sz="10" w:space="0" w:color="000000"/>
              <w:bottom w:val="single" w:sz="10" w:space="0" w:color="000000"/>
              <w:right w:val="single" w:sz="10" w:space="0" w:color="000000"/>
            </w:tcBorders>
            <w:shd w:val="clear" w:color="auto" w:fill="9CC2E5"/>
          </w:tcPr>
          <w:p w:rsidR="007E332B" w:rsidRDefault="0067791C">
            <w:pPr>
              <w:spacing w:before="167" w:line="221" w:lineRule="auto"/>
              <w:ind w:left="1642"/>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适用场景</w:t>
            </w:r>
            <w:proofErr w:type="spellEnd"/>
          </w:p>
        </w:tc>
      </w:tr>
      <w:tr w:rsidR="007E332B">
        <w:trPr>
          <w:trHeight w:val="598"/>
        </w:trPr>
        <w:tc>
          <w:tcPr>
            <w:tcW w:w="1251" w:type="dxa"/>
            <w:vMerge w:val="restart"/>
            <w:tcBorders>
              <w:top w:val="single" w:sz="10" w:space="0" w:color="000000"/>
              <w:left w:val="single" w:sz="10" w:space="0" w:color="000000"/>
              <w:bottom w:val="nil"/>
            </w:tcBorders>
          </w:tcPr>
          <w:p w:rsidR="007E332B" w:rsidRDefault="007E332B">
            <w:pPr>
              <w:pStyle w:val="TableText"/>
            </w:pPr>
          </w:p>
        </w:tc>
        <w:tc>
          <w:tcPr>
            <w:tcW w:w="2161" w:type="dxa"/>
            <w:vMerge w:val="restart"/>
            <w:tcBorders>
              <w:top w:val="single" w:sz="10" w:space="0" w:color="000000"/>
              <w:bottom w:val="nil"/>
            </w:tcBorders>
          </w:tcPr>
          <w:p w:rsidR="007E332B" w:rsidRDefault="007E332B">
            <w:pPr>
              <w:pStyle w:val="TableText"/>
            </w:pPr>
          </w:p>
        </w:tc>
        <w:tc>
          <w:tcPr>
            <w:tcW w:w="1697" w:type="dxa"/>
            <w:tcBorders>
              <w:top w:val="single" w:sz="10" w:space="0" w:color="000000"/>
            </w:tcBorders>
          </w:tcPr>
          <w:p w:rsidR="007E332B" w:rsidRDefault="007E332B">
            <w:pPr>
              <w:pStyle w:val="TableText"/>
            </w:pPr>
          </w:p>
        </w:tc>
        <w:tc>
          <w:tcPr>
            <w:tcW w:w="5237" w:type="dxa"/>
            <w:tcBorders>
              <w:top w:val="single" w:sz="10" w:space="0" w:color="000000"/>
            </w:tcBorders>
          </w:tcPr>
          <w:p w:rsidR="007E332B" w:rsidRDefault="0067791C">
            <w:pPr>
              <w:spacing w:before="34" w:line="219" w:lineRule="auto"/>
              <w:ind w:left="109"/>
              <w:rPr>
                <w:rFonts w:ascii="宋体" w:eastAsia="宋体" w:hAnsi="宋体" w:cs="宋体" w:hint="eastAsia"/>
                <w:sz w:val="18"/>
                <w:szCs w:val="18"/>
                <w:lang w:eastAsia="zh-CN"/>
              </w:rPr>
            </w:pPr>
            <w:r>
              <w:rPr>
                <w:rFonts w:ascii="宋体" w:eastAsia="宋体" w:hAnsi="宋体" w:cs="宋体"/>
                <w:spacing w:val="-2"/>
                <w:sz w:val="18"/>
                <w:szCs w:val="18"/>
                <w:lang w:eastAsia="zh-CN"/>
              </w:rPr>
              <w:t>气的防毒面具，由面罩和供气系统组成。</w:t>
            </w:r>
          </w:p>
        </w:tc>
        <w:tc>
          <w:tcPr>
            <w:tcW w:w="4114" w:type="dxa"/>
            <w:tcBorders>
              <w:top w:val="single" w:sz="10" w:space="0" w:color="000000"/>
              <w:right w:val="single" w:sz="10" w:space="0" w:color="000000"/>
            </w:tcBorders>
          </w:tcPr>
          <w:p w:rsidR="007E332B" w:rsidRDefault="0067791C">
            <w:pPr>
              <w:spacing w:before="33" w:line="270" w:lineRule="auto"/>
              <w:ind w:left="121" w:right="99" w:firstLine="14"/>
              <w:rPr>
                <w:rFonts w:ascii="宋体" w:eastAsia="宋体" w:hAnsi="宋体" w:cs="宋体" w:hint="eastAsia"/>
                <w:sz w:val="18"/>
                <w:szCs w:val="18"/>
                <w:lang w:eastAsia="zh-CN"/>
              </w:rPr>
            </w:pPr>
            <w:r>
              <w:rPr>
                <w:rFonts w:ascii="宋体" w:eastAsia="宋体" w:hAnsi="宋体" w:cs="宋体"/>
                <w:spacing w:val="-8"/>
                <w:sz w:val="18"/>
                <w:szCs w:val="18"/>
                <w:lang w:eastAsia="zh-CN"/>
              </w:rPr>
              <w:t>以用于缺氧环境，但一般不用于有限空间作业及应急救援。</w:t>
            </w:r>
          </w:p>
        </w:tc>
      </w:tr>
      <w:tr w:rsidR="007E332B">
        <w:trPr>
          <w:trHeight w:val="629"/>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67791C">
            <w:pPr>
              <w:spacing w:before="221" w:line="220" w:lineRule="auto"/>
              <w:ind w:left="308"/>
              <w:rPr>
                <w:rFonts w:ascii="宋体" w:eastAsia="宋体" w:hAnsi="宋体" w:cs="宋体" w:hint="eastAsia"/>
                <w:sz w:val="18"/>
                <w:szCs w:val="18"/>
              </w:rPr>
            </w:pPr>
            <w:proofErr w:type="spellStart"/>
            <w:r>
              <w:rPr>
                <w:rFonts w:ascii="宋体" w:eastAsia="宋体" w:hAnsi="宋体" w:cs="宋体"/>
                <w:spacing w:val="-2"/>
                <w:sz w:val="18"/>
                <w:szCs w:val="18"/>
              </w:rPr>
              <w:t>正压式呼吸器</w:t>
            </w:r>
            <w:proofErr w:type="spellEnd"/>
          </w:p>
        </w:tc>
        <w:tc>
          <w:tcPr>
            <w:tcW w:w="5237" w:type="dxa"/>
          </w:tcPr>
          <w:p w:rsidR="007E332B" w:rsidRDefault="0067791C">
            <w:pPr>
              <w:spacing w:before="66" w:line="269" w:lineRule="auto"/>
              <w:ind w:left="112" w:right="116" w:firstLine="7"/>
              <w:rPr>
                <w:rFonts w:ascii="宋体" w:eastAsia="宋体" w:hAnsi="宋体" w:cs="宋体" w:hint="eastAsia"/>
                <w:sz w:val="18"/>
                <w:szCs w:val="18"/>
                <w:lang w:eastAsia="zh-CN"/>
              </w:rPr>
            </w:pPr>
            <w:r>
              <w:rPr>
                <w:rFonts w:ascii="宋体" w:eastAsia="宋体" w:hAnsi="宋体" w:cs="宋体"/>
                <w:spacing w:val="-2"/>
                <w:sz w:val="18"/>
                <w:szCs w:val="18"/>
                <w:lang w:eastAsia="zh-CN"/>
              </w:rPr>
              <w:t>防止吸入对人体有害毒气，烟雾，悬浮于空气中的有害污染物。</w:t>
            </w:r>
            <w:r>
              <w:rPr>
                <w:rFonts w:ascii="宋体" w:eastAsia="宋体" w:hAnsi="宋体" w:cs="宋体"/>
                <w:spacing w:val="-1"/>
                <w:sz w:val="18"/>
                <w:szCs w:val="18"/>
                <w:lang w:eastAsia="zh-CN"/>
              </w:rPr>
              <w:t>也可在缺氧环境中使用，防止吸入有毒气体</w:t>
            </w:r>
          </w:p>
        </w:tc>
        <w:tc>
          <w:tcPr>
            <w:tcW w:w="4114" w:type="dxa"/>
            <w:tcBorders>
              <w:right w:val="single" w:sz="10" w:space="0" w:color="000000"/>
            </w:tcBorders>
          </w:tcPr>
          <w:p w:rsidR="007E332B" w:rsidRDefault="0067791C">
            <w:pPr>
              <w:spacing w:before="221" w:line="220" w:lineRule="auto"/>
              <w:ind w:left="119"/>
              <w:rPr>
                <w:rFonts w:ascii="宋体" w:eastAsia="宋体" w:hAnsi="宋体" w:cs="宋体" w:hint="eastAsia"/>
                <w:sz w:val="18"/>
                <w:szCs w:val="18"/>
                <w:lang w:eastAsia="zh-CN"/>
              </w:rPr>
            </w:pPr>
            <w:r>
              <w:rPr>
                <w:rFonts w:ascii="宋体" w:eastAsia="宋体" w:hAnsi="宋体" w:cs="宋体"/>
                <w:spacing w:val="-3"/>
                <w:sz w:val="18"/>
                <w:szCs w:val="18"/>
                <w:lang w:eastAsia="zh-CN"/>
              </w:rPr>
              <w:t>消防抢险、有限空间作业应急救援。</w:t>
            </w:r>
          </w:p>
        </w:tc>
      </w:tr>
      <w:tr w:rsidR="007E332B">
        <w:trPr>
          <w:trHeight w:val="942"/>
        </w:trPr>
        <w:tc>
          <w:tcPr>
            <w:tcW w:w="1251" w:type="dxa"/>
            <w:vMerge w:val="restart"/>
            <w:tcBorders>
              <w:left w:val="single" w:sz="10" w:space="0" w:color="000000"/>
              <w:bottom w:val="nil"/>
            </w:tcBorders>
          </w:tcPr>
          <w:p w:rsidR="007E332B" w:rsidRDefault="007E332B">
            <w:pPr>
              <w:pStyle w:val="TableText"/>
              <w:spacing w:line="282" w:lineRule="auto"/>
              <w:rPr>
                <w:lang w:eastAsia="zh-CN"/>
              </w:rPr>
            </w:pPr>
          </w:p>
          <w:p w:rsidR="007E332B" w:rsidRDefault="007E332B">
            <w:pPr>
              <w:pStyle w:val="TableText"/>
              <w:spacing w:line="283" w:lineRule="auto"/>
              <w:rPr>
                <w:lang w:eastAsia="zh-CN"/>
              </w:rPr>
            </w:pPr>
          </w:p>
          <w:p w:rsidR="007E332B" w:rsidRDefault="007E332B">
            <w:pPr>
              <w:pStyle w:val="TableText"/>
              <w:spacing w:line="283" w:lineRule="auto"/>
              <w:rPr>
                <w:lang w:eastAsia="zh-CN"/>
              </w:rPr>
            </w:pPr>
          </w:p>
          <w:p w:rsidR="007E332B" w:rsidRDefault="007E332B">
            <w:pPr>
              <w:pStyle w:val="TableText"/>
              <w:spacing w:line="283" w:lineRule="auto"/>
              <w:rPr>
                <w:lang w:eastAsia="zh-CN"/>
              </w:rPr>
            </w:pPr>
          </w:p>
          <w:p w:rsidR="007E332B" w:rsidRDefault="007E332B">
            <w:pPr>
              <w:pStyle w:val="TableText"/>
              <w:spacing w:line="283" w:lineRule="auto"/>
              <w:rPr>
                <w:lang w:eastAsia="zh-CN"/>
              </w:rPr>
            </w:pPr>
          </w:p>
          <w:p w:rsidR="007E332B" w:rsidRDefault="0067791C">
            <w:pPr>
              <w:spacing w:before="59" w:line="270" w:lineRule="auto"/>
              <w:ind w:left="521" w:right="181" w:hanging="357"/>
              <w:rPr>
                <w:rFonts w:ascii="宋体" w:eastAsia="宋体" w:hAnsi="宋体" w:cs="宋体" w:hint="eastAsia"/>
                <w:sz w:val="18"/>
                <w:szCs w:val="18"/>
              </w:rPr>
            </w:pPr>
            <w:proofErr w:type="spellStart"/>
            <w:r>
              <w:rPr>
                <w:rFonts w:ascii="宋体" w:eastAsia="宋体" w:hAnsi="宋体" w:cs="宋体"/>
                <w:spacing w:val="-2"/>
                <w:sz w:val="18"/>
                <w:szCs w:val="18"/>
              </w:rPr>
              <w:t>五、手部防</w:t>
            </w:r>
            <w:r>
              <w:rPr>
                <w:rFonts w:ascii="宋体" w:eastAsia="宋体" w:hAnsi="宋体" w:cs="宋体"/>
                <w:sz w:val="18"/>
                <w:szCs w:val="18"/>
              </w:rPr>
              <w:t>护</w:t>
            </w:r>
            <w:proofErr w:type="spellEnd"/>
          </w:p>
        </w:tc>
        <w:tc>
          <w:tcPr>
            <w:tcW w:w="2161" w:type="dxa"/>
            <w:vMerge w:val="restart"/>
            <w:tcBorders>
              <w:bottom w:val="nil"/>
            </w:tcBorders>
          </w:tcPr>
          <w:p w:rsidR="007E332B" w:rsidRDefault="007E332B">
            <w:pPr>
              <w:pStyle w:val="TableText"/>
              <w:spacing w:line="251" w:lineRule="auto"/>
              <w:rPr>
                <w:lang w:eastAsia="zh-CN"/>
              </w:rPr>
            </w:pPr>
          </w:p>
          <w:p w:rsidR="007E332B" w:rsidRDefault="007E332B">
            <w:pPr>
              <w:pStyle w:val="TableText"/>
              <w:spacing w:line="251" w:lineRule="auto"/>
              <w:rPr>
                <w:lang w:eastAsia="zh-CN"/>
              </w:rPr>
            </w:pPr>
          </w:p>
          <w:p w:rsidR="007E332B" w:rsidRDefault="007E332B">
            <w:pPr>
              <w:pStyle w:val="TableText"/>
              <w:spacing w:line="251" w:lineRule="auto"/>
              <w:rPr>
                <w:lang w:eastAsia="zh-CN"/>
              </w:rPr>
            </w:pPr>
          </w:p>
          <w:p w:rsidR="007E332B" w:rsidRDefault="007E332B">
            <w:pPr>
              <w:pStyle w:val="TableText"/>
              <w:spacing w:line="252" w:lineRule="auto"/>
              <w:rPr>
                <w:lang w:eastAsia="zh-CN"/>
              </w:rPr>
            </w:pPr>
          </w:p>
          <w:p w:rsidR="007E332B" w:rsidRDefault="007E332B">
            <w:pPr>
              <w:pStyle w:val="TableText"/>
              <w:spacing w:line="252" w:lineRule="auto"/>
              <w:rPr>
                <w:lang w:eastAsia="zh-CN"/>
              </w:rPr>
            </w:pPr>
          </w:p>
          <w:p w:rsidR="007E332B" w:rsidRDefault="0067791C">
            <w:pPr>
              <w:spacing w:before="59" w:line="287" w:lineRule="auto"/>
              <w:ind w:left="109" w:right="114" w:firstLine="1"/>
              <w:jc w:val="both"/>
              <w:rPr>
                <w:rFonts w:ascii="宋体" w:eastAsia="宋体" w:hAnsi="宋体" w:cs="宋体" w:hint="eastAsia"/>
                <w:sz w:val="18"/>
                <w:szCs w:val="18"/>
                <w:lang w:eastAsia="zh-CN"/>
              </w:rPr>
            </w:pPr>
            <w:r>
              <w:rPr>
                <w:rFonts w:ascii="宋体" w:eastAsia="宋体" w:hAnsi="宋体" w:cs="宋体"/>
                <w:spacing w:val="-5"/>
                <w:sz w:val="18"/>
                <w:szCs w:val="18"/>
                <w:lang w:eastAsia="zh-CN"/>
              </w:rPr>
              <w:t>防御物理、化学和生物危险、有害因素对手部伤害</w:t>
            </w:r>
            <w:r>
              <w:rPr>
                <w:rFonts w:ascii="宋体" w:eastAsia="宋体" w:hAnsi="宋体" w:cs="宋体"/>
                <w:spacing w:val="-3"/>
                <w:sz w:val="18"/>
                <w:szCs w:val="18"/>
                <w:lang w:eastAsia="zh-CN"/>
              </w:rPr>
              <w:t>的手部防护用品</w:t>
            </w:r>
          </w:p>
        </w:tc>
        <w:tc>
          <w:tcPr>
            <w:tcW w:w="1697" w:type="dxa"/>
          </w:tcPr>
          <w:p w:rsidR="007E332B" w:rsidRDefault="007E332B">
            <w:pPr>
              <w:pStyle w:val="TableText"/>
              <w:spacing w:line="319" w:lineRule="auto"/>
              <w:rPr>
                <w:lang w:eastAsia="zh-CN"/>
              </w:rPr>
            </w:pPr>
          </w:p>
          <w:p w:rsidR="007E332B" w:rsidRDefault="0067791C">
            <w:pPr>
              <w:spacing w:before="58" w:line="220" w:lineRule="auto"/>
              <w:ind w:left="486"/>
              <w:rPr>
                <w:rFonts w:ascii="宋体" w:eastAsia="宋体" w:hAnsi="宋体" w:cs="宋体" w:hint="eastAsia"/>
                <w:sz w:val="18"/>
                <w:szCs w:val="18"/>
              </w:rPr>
            </w:pPr>
            <w:proofErr w:type="spellStart"/>
            <w:r>
              <w:rPr>
                <w:rFonts w:ascii="宋体" w:eastAsia="宋体" w:hAnsi="宋体" w:cs="宋体"/>
                <w:spacing w:val="-2"/>
                <w:sz w:val="18"/>
                <w:szCs w:val="18"/>
              </w:rPr>
              <w:t>绝缘手套</w:t>
            </w:r>
            <w:proofErr w:type="spellEnd"/>
          </w:p>
        </w:tc>
        <w:tc>
          <w:tcPr>
            <w:tcW w:w="5237" w:type="dxa"/>
          </w:tcPr>
          <w:p w:rsidR="007E332B" w:rsidRDefault="007E332B">
            <w:pPr>
              <w:pStyle w:val="TableText"/>
              <w:spacing w:line="318" w:lineRule="auto"/>
              <w:rPr>
                <w:lang w:eastAsia="zh-CN"/>
              </w:rPr>
            </w:pPr>
          </w:p>
          <w:p w:rsidR="007E332B" w:rsidRDefault="0067791C">
            <w:pPr>
              <w:spacing w:before="59" w:line="220" w:lineRule="auto"/>
              <w:ind w:left="112"/>
              <w:rPr>
                <w:rFonts w:ascii="宋体" w:eastAsia="宋体" w:hAnsi="宋体" w:cs="宋体" w:hint="eastAsia"/>
                <w:sz w:val="18"/>
                <w:szCs w:val="18"/>
                <w:lang w:eastAsia="zh-CN"/>
              </w:rPr>
            </w:pPr>
            <w:r>
              <w:rPr>
                <w:rFonts w:ascii="宋体" w:eastAsia="宋体" w:hAnsi="宋体" w:cs="宋体"/>
                <w:spacing w:val="-1"/>
                <w:sz w:val="18"/>
                <w:szCs w:val="18"/>
                <w:lang w:eastAsia="zh-CN"/>
              </w:rPr>
              <w:t>具有良好的绝缘和耐高压功能</w:t>
            </w:r>
          </w:p>
        </w:tc>
        <w:tc>
          <w:tcPr>
            <w:tcW w:w="4114" w:type="dxa"/>
            <w:tcBorders>
              <w:right w:val="single" w:sz="10" w:space="0" w:color="000000"/>
            </w:tcBorders>
          </w:tcPr>
          <w:p w:rsidR="007E332B" w:rsidRDefault="0067791C">
            <w:pPr>
              <w:spacing w:before="66" w:line="287" w:lineRule="auto"/>
              <w:ind w:left="118" w:right="55" w:hanging="1"/>
              <w:jc w:val="both"/>
              <w:rPr>
                <w:rFonts w:ascii="宋体" w:eastAsia="宋体" w:hAnsi="宋体" w:cs="宋体" w:hint="eastAsia"/>
                <w:sz w:val="18"/>
                <w:szCs w:val="18"/>
                <w:lang w:eastAsia="zh-CN"/>
              </w:rPr>
            </w:pPr>
            <w:r>
              <w:rPr>
                <w:rFonts w:ascii="宋体" w:eastAsia="宋体" w:hAnsi="宋体" w:cs="宋体"/>
                <w:spacing w:val="-7"/>
                <w:sz w:val="18"/>
                <w:szCs w:val="18"/>
                <w:lang w:eastAsia="zh-CN"/>
              </w:rPr>
              <w:t>可能接触电源电压的场所，适用于交流</w:t>
            </w:r>
            <w:r>
              <w:rPr>
                <w:rFonts w:ascii="Times New Roman" w:eastAsia="Times New Roman" w:hAnsi="Times New Roman" w:cs="Times New Roman"/>
                <w:spacing w:val="-7"/>
                <w:sz w:val="18"/>
                <w:szCs w:val="18"/>
                <w:lang w:eastAsia="zh-CN"/>
              </w:rPr>
              <w:t>35KV</w:t>
            </w:r>
            <w:r>
              <w:rPr>
                <w:rFonts w:ascii="宋体" w:eastAsia="宋体" w:hAnsi="宋体" w:cs="宋体"/>
                <w:spacing w:val="-7"/>
                <w:sz w:val="18"/>
                <w:szCs w:val="18"/>
                <w:lang w:eastAsia="zh-CN"/>
              </w:rPr>
              <w:t>及以</w:t>
            </w:r>
            <w:r>
              <w:rPr>
                <w:rFonts w:ascii="宋体" w:eastAsia="宋体" w:hAnsi="宋体" w:cs="宋体"/>
                <w:spacing w:val="-2"/>
                <w:sz w:val="18"/>
                <w:szCs w:val="18"/>
                <w:lang w:eastAsia="zh-CN"/>
              </w:rPr>
              <w:t>下电压等级的电气设备上的带电作业，如配电室、</w:t>
            </w:r>
            <w:r>
              <w:rPr>
                <w:rFonts w:ascii="宋体" w:eastAsia="宋体" w:hAnsi="宋体" w:cs="宋体"/>
                <w:spacing w:val="-4"/>
                <w:sz w:val="18"/>
                <w:szCs w:val="18"/>
                <w:lang w:eastAsia="zh-CN"/>
              </w:rPr>
              <w:t>室外箱式变压器等。</w:t>
            </w:r>
          </w:p>
        </w:tc>
      </w:tr>
      <w:tr w:rsidR="007E332B">
        <w:trPr>
          <w:trHeight w:val="941"/>
        </w:trPr>
        <w:tc>
          <w:tcPr>
            <w:tcW w:w="1251" w:type="dxa"/>
            <w:vMerge/>
            <w:tcBorders>
              <w:top w:val="nil"/>
              <w:left w:val="single" w:sz="10" w:space="0" w:color="000000"/>
              <w:bottom w:val="nil"/>
            </w:tcBorders>
          </w:tcPr>
          <w:p w:rsidR="007E332B" w:rsidRDefault="007E332B">
            <w:pPr>
              <w:pStyle w:val="TableText"/>
              <w:rPr>
                <w:lang w:eastAsia="zh-CN"/>
              </w:rPr>
            </w:pPr>
          </w:p>
        </w:tc>
        <w:tc>
          <w:tcPr>
            <w:tcW w:w="2161" w:type="dxa"/>
            <w:vMerge/>
            <w:tcBorders>
              <w:top w:val="nil"/>
              <w:bottom w:val="nil"/>
            </w:tcBorders>
          </w:tcPr>
          <w:p w:rsidR="007E332B" w:rsidRDefault="007E332B">
            <w:pPr>
              <w:pStyle w:val="TableText"/>
              <w:rPr>
                <w:lang w:eastAsia="zh-CN"/>
              </w:rPr>
            </w:pPr>
          </w:p>
        </w:tc>
        <w:tc>
          <w:tcPr>
            <w:tcW w:w="1697" w:type="dxa"/>
          </w:tcPr>
          <w:p w:rsidR="007E332B" w:rsidRDefault="007E332B">
            <w:pPr>
              <w:pStyle w:val="TableText"/>
              <w:spacing w:line="317" w:lineRule="auto"/>
              <w:rPr>
                <w:lang w:eastAsia="zh-CN"/>
              </w:rPr>
            </w:pPr>
          </w:p>
          <w:p w:rsidR="007E332B" w:rsidRDefault="0067791C">
            <w:pPr>
              <w:spacing w:before="58" w:line="220" w:lineRule="auto"/>
              <w:ind w:left="485"/>
              <w:rPr>
                <w:rFonts w:ascii="宋体" w:eastAsia="宋体" w:hAnsi="宋体" w:cs="宋体" w:hint="eastAsia"/>
                <w:sz w:val="18"/>
                <w:szCs w:val="18"/>
              </w:rPr>
            </w:pPr>
            <w:proofErr w:type="spellStart"/>
            <w:r>
              <w:rPr>
                <w:rFonts w:ascii="宋体" w:eastAsia="宋体" w:hAnsi="宋体" w:cs="宋体"/>
                <w:spacing w:val="-2"/>
                <w:sz w:val="18"/>
                <w:szCs w:val="18"/>
              </w:rPr>
              <w:t>焊接手套</w:t>
            </w:r>
            <w:proofErr w:type="spellEnd"/>
          </w:p>
        </w:tc>
        <w:tc>
          <w:tcPr>
            <w:tcW w:w="5237" w:type="dxa"/>
          </w:tcPr>
          <w:p w:rsidR="007E332B" w:rsidRDefault="0067791C">
            <w:pPr>
              <w:spacing w:before="65" w:line="287" w:lineRule="auto"/>
              <w:ind w:left="107" w:right="102" w:firstLine="2"/>
              <w:rPr>
                <w:rFonts w:ascii="宋体" w:eastAsia="宋体" w:hAnsi="宋体" w:cs="宋体" w:hint="eastAsia"/>
                <w:sz w:val="18"/>
                <w:szCs w:val="18"/>
                <w:lang w:eastAsia="zh-CN"/>
              </w:rPr>
            </w:pPr>
            <w:r>
              <w:rPr>
                <w:rFonts w:ascii="宋体" w:eastAsia="宋体" w:hAnsi="宋体" w:cs="宋体"/>
                <w:spacing w:val="-1"/>
                <w:sz w:val="18"/>
                <w:szCs w:val="18"/>
                <w:lang w:eastAsia="zh-CN"/>
              </w:rPr>
              <w:t>保护手部和腕部免遭熔融金属滴、短时接触有限</w:t>
            </w:r>
            <w:r>
              <w:rPr>
                <w:rFonts w:ascii="宋体" w:eastAsia="宋体" w:hAnsi="宋体" w:cs="宋体"/>
                <w:spacing w:val="-2"/>
                <w:sz w:val="18"/>
                <w:szCs w:val="18"/>
                <w:lang w:eastAsia="zh-CN"/>
              </w:rPr>
              <w:t>火焰、对流热、</w:t>
            </w:r>
            <w:r>
              <w:rPr>
                <w:rFonts w:ascii="宋体" w:eastAsia="宋体" w:hAnsi="宋体" w:cs="宋体"/>
                <w:spacing w:val="-5"/>
                <w:sz w:val="18"/>
                <w:szCs w:val="18"/>
                <w:lang w:eastAsia="zh-CN"/>
              </w:rPr>
              <w:t>传导热和弧光的紫外线辐射以及机械性伤害，且其材料</w:t>
            </w:r>
            <w:r>
              <w:rPr>
                <w:rFonts w:ascii="宋体" w:eastAsia="宋体" w:hAnsi="宋体" w:cs="宋体"/>
                <w:spacing w:val="-6"/>
                <w:sz w:val="18"/>
                <w:szCs w:val="18"/>
                <w:lang w:eastAsia="zh-CN"/>
              </w:rPr>
              <w:t>具有能受</w:t>
            </w:r>
            <w:r>
              <w:rPr>
                <w:rFonts w:ascii="宋体" w:eastAsia="宋体" w:hAnsi="宋体" w:cs="宋体"/>
                <w:spacing w:val="-2"/>
                <w:sz w:val="18"/>
                <w:szCs w:val="18"/>
                <w:lang w:eastAsia="zh-CN"/>
              </w:rPr>
              <w:t>高达</w:t>
            </w:r>
            <w:r>
              <w:rPr>
                <w:rFonts w:ascii="Times New Roman" w:eastAsia="Times New Roman" w:hAnsi="Times New Roman" w:cs="Times New Roman"/>
                <w:spacing w:val="-2"/>
                <w:sz w:val="18"/>
                <w:szCs w:val="18"/>
                <w:lang w:eastAsia="zh-CN"/>
              </w:rPr>
              <w:t>100V</w:t>
            </w:r>
            <w:r>
              <w:rPr>
                <w:rFonts w:ascii="宋体" w:eastAsia="宋体" w:hAnsi="宋体" w:cs="宋体"/>
                <w:spacing w:val="-2"/>
                <w:sz w:val="18"/>
                <w:szCs w:val="18"/>
                <w:lang w:eastAsia="zh-CN"/>
              </w:rPr>
              <w:t>（直流）的电弧焊的最小电阻的一种手套。</w:t>
            </w:r>
          </w:p>
        </w:tc>
        <w:tc>
          <w:tcPr>
            <w:tcW w:w="4114" w:type="dxa"/>
            <w:tcBorders>
              <w:right w:val="single" w:sz="10" w:space="0" w:color="000000"/>
            </w:tcBorders>
          </w:tcPr>
          <w:p w:rsidR="007E332B" w:rsidRDefault="0067791C">
            <w:pPr>
              <w:spacing w:before="221" w:line="270" w:lineRule="auto"/>
              <w:ind w:left="116" w:right="101"/>
              <w:rPr>
                <w:rFonts w:ascii="宋体" w:eastAsia="宋体" w:hAnsi="宋体" w:cs="宋体" w:hint="eastAsia"/>
                <w:sz w:val="18"/>
                <w:szCs w:val="18"/>
                <w:lang w:eastAsia="zh-CN"/>
              </w:rPr>
            </w:pPr>
            <w:r>
              <w:rPr>
                <w:rFonts w:ascii="宋体" w:eastAsia="宋体" w:hAnsi="宋体" w:cs="宋体"/>
                <w:spacing w:val="-9"/>
                <w:sz w:val="18"/>
                <w:szCs w:val="18"/>
                <w:lang w:eastAsia="zh-CN"/>
              </w:rPr>
              <w:t>焊接及相关作业场所，如车辆维修间、维修厂、停</w:t>
            </w:r>
            <w:r>
              <w:rPr>
                <w:rFonts w:ascii="宋体" w:eastAsia="宋体" w:hAnsi="宋体" w:cs="宋体"/>
                <w:spacing w:val="-3"/>
                <w:sz w:val="18"/>
                <w:szCs w:val="18"/>
                <w:lang w:eastAsia="zh-CN"/>
              </w:rPr>
              <w:t>车场等临时焊接作业地点。</w:t>
            </w:r>
          </w:p>
        </w:tc>
      </w:tr>
      <w:tr w:rsidR="007E332B">
        <w:trPr>
          <w:trHeight w:val="1564"/>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7E332B">
            <w:pPr>
              <w:pStyle w:val="TableText"/>
              <w:spacing w:line="314" w:lineRule="auto"/>
              <w:rPr>
                <w:lang w:eastAsia="zh-CN"/>
              </w:rPr>
            </w:pPr>
          </w:p>
          <w:p w:rsidR="007E332B" w:rsidRDefault="007E332B">
            <w:pPr>
              <w:pStyle w:val="TableText"/>
              <w:spacing w:line="314" w:lineRule="auto"/>
              <w:rPr>
                <w:lang w:eastAsia="zh-CN"/>
              </w:rPr>
            </w:pPr>
          </w:p>
          <w:p w:rsidR="007E332B" w:rsidRDefault="0067791C">
            <w:pPr>
              <w:spacing w:before="58" w:line="220" w:lineRule="auto"/>
              <w:ind w:left="316"/>
              <w:rPr>
                <w:rFonts w:ascii="宋体" w:eastAsia="宋体" w:hAnsi="宋体" w:cs="宋体" w:hint="eastAsia"/>
                <w:sz w:val="18"/>
                <w:szCs w:val="18"/>
                <w:lang w:eastAsia="zh-CN"/>
              </w:rPr>
            </w:pPr>
            <w:r>
              <w:rPr>
                <w:rFonts w:ascii="宋体" w:eastAsia="宋体" w:hAnsi="宋体" w:cs="宋体"/>
                <w:spacing w:val="-3"/>
                <w:sz w:val="18"/>
                <w:szCs w:val="18"/>
                <w:lang w:eastAsia="zh-CN"/>
              </w:rPr>
              <w:t>防化学品手套</w:t>
            </w:r>
            <w:ins w:id="321" w:author="36526" w:date="2024-11-02T22:35:00Z">
              <w:r>
                <w:rPr>
                  <w:rFonts w:ascii="宋体" w:eastAsia="宋体" w:hAnsi="宋体" w:cs="宋体" w:hint="eastAsia"/>
                  <w:spacing w:val="-3"/>
                  <w:sz w:val="18"/>
                  <w:szCs w:val="18"/>
                  <w:lang w:eastAsia="zh-CN"/>
                </w:rPr>
                <w:t>、</w:t>
              </w:r>
              <w:r>
                <w:rPr>
                  <w:rFonts w:ascii="宋体" w:eastAsia="宋体" w:hAnsi="宋体" w:cs="宋体" w:hint="eastAsia"/>
                  <w:spacing w:val="-3"/>
                  <w:sz w:val="18"/>
                  <w:szCs w:val="18"/>
                  <w:lang w:eastAsia="zh-CN"/>
                </w:rPr>
                <w:t>橡胶手套</w:t>
              </w:r>
            </w:ins>
          </w:p>
        </w:tc>
        <w:tc>
          <w:tcPr>
            <w:tcW w:w="5237" w:type="dxa"/>
          </w:tcPr>
          <w:p w:rsidR="007E332B" w:rsidRDefault="007E332B">
            <w:pPr>
              <w:pStyle w:val="TableText"/>
              <w:spacing w:line="473" w:lineRule="auto"/>
              <w:rPr>
                <w:lang w:eastAsia="zh-CN"/>
              </w:rPr>
            </w:pPr>
          </w:p>
          <w:p w:rsidR="007E332B" w:rsidRDefault="0067791C">
            <w:pPr>
              <w:spacing w:before="59" w:line="269" w:lineRule="auto"/>
              <w:ind w:left="113" w:right="102" w:firstLine="2"/>
              <w:rPr>
                <w:rFonts w:ascii="宋体" w:eastAsia="宋体" w:hAnsi="宋体" w:cs="宋体" w:hint="eastAsia"/>
                <w:sz w:val="18"/>
                <w:szCs w:val="18"/>
                <w:lang w:eastAsia="zh-CN"/>
              </w:rPr>
            </w:pPr>
            <w:r>
              <w:rPr>
                <w:rFonts w:ascii="宋体" w:eastAsia="宋体" w:hAnsi="宋体" w:cs="宋体"/>
                <w:spacing w:val="5"/>
                <w:sz w:val="18"/>
                <w:szCs w:val="18"/>
                <w:lang w:eastAsia="zh-CN"/>
              </w:rPr>
              <w:t>能够对各类化学品和不包括病毒在内的其它各类微生物形成有</w:t>
            </w:r>
            <w:r>
              <w:rPr>
                <w:rFonts w:ascii="宋体" w:eastAsia="宋体" w:hAnsi="宋体" w:cs="宋体"/>
                <w:spacing w:val="-2"/>
                <w:sz w:val="18"/>
                <w:szCs w:val="18"/>
                <w:lang w:eastAsia="zh-CN"/>
              </w:rPr>
              <w:t>效屏障，从而避免化学品和微生物对手部或手臂的伤害。</w:t>
            </w:r>
          </w:p>
        </w:tc>
        <w:tc>
          <w:tcPr>
            <w:tcW w:w="4114" w:type="dxa"/>
            <w:tcBorders>
              <w:right w:val="single" w:sz="10" w:space="0" w:color="000000"/>
            </w:tcBorders>
          </w:tcPr>
          <w:p w:rsidR="007E332B" w:rsidRDefault="0067791C">
            <w:pPr>
              <w:spacing w:before="65" w:line="300" w:lineRule="auto"/>
              <w:ind w:left="117" w:right="53"/>
              <w:jc w:val="both"/>
              <w:rPr>
                <w:rFonts w:ascii="宋体" w:eastAsia="宋体" w:hAnsi="宋体" w:cs="宋体" w:hint="eastAsia"/>
                <w:sz w:val="18"/>
                <w:szCs w:val="18"/>
                <w:lang w:eastAsia="zh-CN"/>
              </w:rPr>
            </w:pPr>
            <w:r>
              <w:rPr>
                <w:rFonts w:ascii="宋体" w:eastAsia="宋体" w:hAnsi="宋体" w:cs="宋体"/>
                <w:spacing w:val="-7"/>
                <w:sz w:val="18"/>
                <w:szCs w:val="18"/>
                <w:lang w:eastAsia="zh-CN"/>
              </w:rPr>
              <w:t>可能接触化学品或微生物的场所，如接触有机磷农</w:t>
            </w:r>
            <w:r>
              <w:rPr>
                <w:rFonts w:ascii="宋体" w:eastAsia="宋体" w:hAnsi="宋体" w:cs="宋体"/>
                <w:spacing w:val="-10"/>
                <w:sz w:val="18"/>
                <w:szCs w:val="18"/>
                <w:lang w:eastAsia="zh-CN"/>
              </w:rPr>
              <w:t>药、酸洗作业、油漆作业、设备维护、注油作业等；</w:t>
            </w:r>
            <w:r>
              <w:rPr>
                <w:rFonts w:ascii="宋体" w:eastAsia="宋体" w:hAnsi="宋体" w:cs="宋体"/>
                <w:spacing w:val="-2"/>
                <w:sz w:val="18"/>
                <w:szCs w:val="18"/>
                <w:lang w:eastAsia="zh-CN"/>
              </w:rPr>
              <w:t>如使用强碱清除油污、园林绿化喷洒药品、消毒、</w:t>
            </w:r>
            <w:r>
              <w:rPr>
                <w:rFonts w:ascii="宋体" w:eastAsia="宋体" w:hAnsi="宋体" w:cs="宋体"/>
                <w:spacing w:val="-4"/>
                <w:sz w:val="18"/>
                <w:szCs w:val="18"/>
                <w:lang w:eastAsia="zh-CN"/>
              </w:rPr>
              <w:t>消杀等。不包含普通手套类（如线手套、</w:t>
            </w:r>
            <w:proofErr w:type="gramStart"/>
            <w:r>
              <w:rPr>
                <w:rFonts w:ascii="宋体" w:eastAsia="宋体" w:hAnsi="宋体" w:cs="宋体"/>
                <w:spacing w:val="-4"/>
                <w:sz w:val="18"/>
                <w:szCs w:val="18"/>
                <w:lang w:eastAsia="zh-CN"/>
              </w:rPr>
              <w:t>点胶手套</w:t>
            </w:r>
            <w:proofErr w:type="gramEnd"/>
            <w:r>
              <w:rPr>
                <w:rFonts w:ascii="宋体" w:eastAsia="宋体" w:hAnsi="宋体" w:cs="宋体"/>
                <w:spacing w:val="-6"/>
                <w:sz w:val="18"/>
                <w:szCs w:val="18"/>
                <w:lang w:eastAsia="zh-CN"/>
              </w:rPr>
              <w:t>等）</w:t>
            </w:r>
          </w:p>
        </w:tc>
      </w:tr>
      <w:tr w:rsidR="007E332B">
        <w:trPr>
          <w:trHeight w:val="629"/>
        </w:trPr>
        <w:tc>
          <w:tcPr>
            <w:tcW w:w="1251" w:type="dxa"/>
            <w:tcBorders>
              <w:left w:val="single" w:sz="10" w:space="0" w:color="000000"/>
            </w:tcBorders>
          </w:tcPr>
          <w:p w:rsidR="007E332B" w:rsidRDefault="0067791C">
            <w:pPr>
              <w:spacing w:before="67" w:line="270" w:lineRule="auto"/>
              <w:ind w:left="522" w:right="181" w:hanging="359"/>
              <w:rPr>
                <w:rFonts w:ascii="宋体" w:eastAsia="宋体" w:hAnsi="宋体" w:cs="宋体" w:hint="eastAsia"/>
                <w:sz w:val="18"/>
                <w:szCs w:val="18"/>
              </w:rPr>
            </w:pPr>
            <w:proofErr w:type="spellStart"/>
            <w:r>
              <w:rPr>
                <w:rFonts w:ascii="宋体" w:eastAsia="宋体" w:hAnsi="宋体" w:cs="宋体"/>
                <w:spacing w:val="-2"/>
                <w:sz w:val="18"/>
                <w:szCs w:val="18"/>
              </w:rPr>
              <w:t>六、躯干防</w:t>
            </w:r>
            <w:r>
              <w:rPr>
                <w:rFonts w:ascii="宋体" w:eastAsia="宋体" w:hAnsi="宋体" w:cs="宋体"/>
                <w:sz w:val="18"/>
                <w:szCs w:val="18"/>
              </w:rPr>
              <w:t>护</w:t>
            </w:r>
            <w:proofErr w:type="spellEnd"/>
          </w:p>
        </w:tc>
        <w:tc>
          <w:tcPr>
            <w:tcW w:w="2161" w:type="dxa"/>
          </w:tcPr>
          <w:p w:rsidR="007E332B" w:rsidRDefault="0067791C">
            <w:pPr>
              <w:spacing w:before="222" w:line="220" w:lineRule="auto"/>
              <w:ind w:left="101"/>
              <w:rPr>
                <w:rFonts w:ascii="宋体" w:eastAsia="宋体" w:hAnsi="宋体" w:cs="宋体" w:hint="eastAsia"/>
                <w:sz w:val="18"/>
                <w:szCs w:val="18"/>
              </w:rPr>
            </w:pPr>
            <w:proofErr w:type="spellStart"/>
            <w:r>
              <w:rPr>
                <w:rFonts w:ascii="宋体" w:eastAsia="宋体" w:hAnsi="宋体" w:cs="宋体"/>
                <w:spacing w:val="-2"/>
                <w:sz w:val="18"/>
                <w:szCs w:val="18"/>
              </w:rPr>
              <w:t>各类防护服</w:t>
            </w:r>
            <w:proofErr w:type="spellEnd"/>
          </w:p>
        </w:tc>
        <w:tc>
          <w:tcPr>
            <w:tcW w:w="1697" w:type="dxa"/>
          </w:tcPr>
          <w:p w:rsidR="007E332B" w:rsidRDefault="0067791C">
            <w:pPr>
              <w:spacing w:before="222" w:line="220" w:lineRule="auto"/>
              <w:ind w:left="221"/>
              <w:rPr>
                <w:rFonts w:ascii="宋体" w:eastAsia="宋体" w:hAnsi="宋体" w:cs="宋体" w:hint="eastAsia"/>
                <w:sz w:val="18"/>
                <w:szCs w:val="18"/>
              </w:rPr>
            </w:pPr>
            <w:proofErr w:type="spellStart"/>
            <w:r>
              <w:rPr>
                <w:rFonts w:ascii="宋体" w:eastAsia="宋体" w:hAnsi="宋体" w:cs="宋体"/>
                <w:spacing w:val="-2"/>
                <w:sz w:val="18"/>
                <w:szCs w:val="18"/>
              </w:rPr>
              <w:t>高可视性警示服</w:t>
            </w:r>
            <w:proofErr w:type="spellEnd"/>
          </w:p>
        </w:tc>
        <w:tc>
          <w:tcPr>
            <w:tcW w:w="5237" w:type="dxa"/>
          </w:tcPr>
          <w:p w:rsidR="007E332B" w:rsidRDefault="0067791C">
            <w:pPr>
              <w:spacing w:before="66" w:line="270" w:lineRule="auto"/>
              <w:ind w:left="111" w:right="102" w:hanging="2"/>
              <w:rPr>
                <w:rFonts w:ascii="宋体" w:eastAsia="宋体" w:hAnsi="宋体" w:cs="宋体" w:hint="eastAsia"/>
                <w:sz w:val="18"/>
                <w:szCs w:val="18"/>
                <w:lang w:eastAsia="zh-CN"/>
              </w:rPr>
            </w:pPr>
            <w:r>
              <w:rPr>
                <w:rFonts w:ascii="宋体" w:eastAsia="宋体" w:hAnsi="宋体" w:cs="宋体"/>
                <w:spacing w:val="-6"/>
                <w:sz w:val="18"/>
                <w:szCs w:val="18"/>
                <w:lang w:eastAsia="zh-CN"/>
              </w:rPr>
              <w:t>利用荧光材料和反光材料进行特殊设计制作，以增强穿着者在可</w:t>
            </w:r>
            <w:r>
              <w:rPr>
                <w:rFonts w:ascii="宋体" w:eastAsia="宋体" w:hAnsi="宋体" w:cs="宋体"/>
                <w:spacing w:val="-2"/>
                <w:sz w:val="18"/>
                <w:szCs w:val="18"/>
                <w:lang w:eastAsia="zh-CN"/>
              </w:rPr>
              <w:t>见性较差的高风险环境中的可视性、并起警示作用的服装。</w:t>
            </w:r>
          </w:p>
        </w:tc>
        <w:tc>
          <w:tcPr>
            <w:tcW w:w="4114" w:type="dxa"/>
            <w:tcBorders>
              <w:right w:val="single" w:sz="10" w:space="0" w:color="000000"/>
            </w:tcBorders>
          </w:tcPr>
          <w:p w:rsidR="007E332B" w:rsidRDefault="0067791C">
            <w:pPr>
              <w:spacing w:before="66" w:line="270" w:lineRule="auto"/>
              <w:ind w:left="119" w:right="69" w:firstLine="7"/>
              <w:rPr>
                <w:rFonts w:ascii="宋体" w:eastAsia="宋体" w:hAnsi="宋体" w:cs="宋体" w:hint="eastAsia"/>
                <w:sz w:val="18"/>
                <w:szCs w:val="18"/>
                <w:lang w:eastAsia="zh-CN"/>
              </w:rPr>
            </w:pPr>
            <w:r>
              <w:rPr>
                <w:rFonts w:ascii="宋体" w:eastAsia="宋体" w:hAnsi="宋体" w:cs="宋体"/>
                <w:spacing w:val="-3"/>
                <w:sz w:val="18"/>
                <w:szCs w:val="18"/>
                <w:lang w:eastAsia="zh-CN"/>
              </w:rPr>
              <w:t>需要提高作业人员可视性以保障个人安全的场所，如环卫、园林绿化作业人员。</w:t>
            </w:r>
          </w:p>
        </w:tc>
      </w:tr>
      <w:tr w:rsidR="007E332B">
        <w:trPr>
          <w:trHeight w:val="753"/>
        </w:trPr>
        <w:tc>
          <w:tcPr>
            <w:tcW w:w="1251" w:type="dxa"/>
            <w:vMerge w:val="restart"/>
            <w:tcBorders>
              <w:left w:val="single" w:sz="10" w:space="0" w:color="000000"/>
              <w:bottom w:val="nil"/>
            </w:tcBorders>
          </w:tcPr>
          <w:p w:rsidR="007E332B" w:rsidRDefault="007E332B">
            <w:pPr>
              <w:pStyle w:val="TableText"/>
              <w:spacing w:line="350" w:lineRule="auto"/>
              <w:rPr>
                <w:lang w:eastAsia="zh-CN"/>
              </w:rPr>
            </w:pPr>
          </w:p>
          <w:p w:rsidR="007E332B" w:rsidRDefault="007E332B">
            <w:pPr>
              <w:pStyle w:val="TableText"/>
              <w:spacing w:line="350" w:lineRule="auto"/>
              <w:rPr>
                <w:lang w:eastAsia="zh-CN"/>
              </w:rPr>
            </w:pPr>
          </w:p>
          <w:p w:rsidR="007E332B" w:rsidRDefault="0067791C">
            <w:pPr>
              <w:spacing w:before="58" w:line="270" w:lineRule="auto"/>
              <w:ind w:left="522" w:right="181" w:hanging="361"/>
              <w:rPr>
                <w:rFonts w:ascii="宋体" w:eastAsia="宋体" w:hAnsi="宋体" w:cs="宋体" w:hint="eastAsia"/>
                <w:sz w:val="18"/>
                <w:szCs w:val="18"/>
              </w:rPr>
            </w:pPr>
            <w:proofErr w:type="spellStart"/>
            <w:r>
              <w:rPr>
                <w:rFonts w:ascii="宋体" w:eastAsia="宋体" w:hAnsi="宋体" w:cs="宋体"/>
                <w:spacing w:val="-2"/>
                <w:sz w:val="18"/>
                <w:szCs w:val="18"/>
              </w:rPr>
              <w:t>七、足部防</w:t>
            </w:r>
            <w:r>
              <w:rPr>
                <w:rFonts w:ascii="宋体" w:eastAsia="宋体" w:hAnsi="宋体" w:cs="宋体"/>
                <w:sz w:val="18"/>
                <w:szCs w:val="18"/>
              </w:rPr>
              <w:t>护</w:t>
            </w:r>
            <w:proofErr w:type="spellEnd"/>
          </w:p>
        </w:tc>
        <w:tc>
          <w:tcPr>
            <w:tcW w:w="2161" w:type="dxa"/>
            <w:vMerge w:val="restart"/>
            <w:tcBorders>
              <w:bottom w:val="nil"/>
            </w:tcBorders>
          </w:tcPr>
          <w:p w:rsidR="007E332B" w:rsidRDefault="007E332B">
            <w:pPr>
              <w:pStyle w:val="TableText"/>
              <w:spacing w:line="271" w:lineRule="auto"/>
              <w:rPr>
                <w:lang w:eastAsia="zh-CN"/>
              </w:rPr>
            </w:pPr>
          </w:p>
          <w:p w:rsidR="007E332B" w:rsidRDefault="007E332B">
            <w:pPr>
              <w:pStyle w:val="TableText"/>
              <w:spacing w:line="272" w:lineRule="auto"/>
              <w:rPr>
                <w:lang w:eastAsia="zh-CN"/>
              </w:rPr>
            </w:pPr>
          </w:p>
          <w:p w:rsidR="007E332B" w:rsidRDefault="0067791C">
            <w:pPr>
              <w:spacing w:before="59" w:line="287" w:lineRule="auto"/>
              <w:ind w:left="101" w:right="112" w:firstLine="9"/>
              <w:jc w:val="both"/>
              <w:rPr>
                <w:rFonts w:ascii="宋体" w:eastAsia="宋体" w:hAnsi="宋体" w:cs="宋体" w:hint="eastAsia"/>
                <w:sz w:val="18"/>
                <w:szCs w:val="18"/>
                <w:lang w:eastAsia="zh-CN"/>
              </w:rPr>
            </w:pPr>
            <w:r>
              <w:rPr>
                <w:rFonts w:ascii="宋体" w:eastAsia="宋体" w:hAnsi="宋体" w:cs="宋体"/>
                <w:spacing w:val="-5"/>
                <w:sz w:val="18"/>
                <w:szCs w:val="18"/>
                <w:lang w:eastAsia="zh-CN"/>
              </w:rPr>
              <w:t>防御物理和化学危险、有</w:t>
            </w:r>
            <w:r>
              <w:rPr>
                <w:rFonts w:ascii="宋体" w:eastAsia="宋体" w:hAnsi="宋体" w:cs="宋体"/>
                <w:spacing w:val="14"/>
                <w:sz w:val="18"/>
                <w:szCs w:val="18"/>
                <w:lang w:eastAsia="zh-CN"/>
              </w:rPr>
              <w:t>害因素对足部伤害的足</w:t>
            </w:r>
            <w:r>
              <w:rPr>
                <w:rFonts w:ascii="宋体" w:eastAsia="宋体" w:hAnsi="宋体" w:cs="宋体"/>
                <w:spacing w:val="-2"/>
                <w:sz w:val="18"/>
                <w:szCs w:val="18"/>
                <w:lang w:eastAsia="zh-CN"/>
              </w:rPr>
              <w:t>部防护用品</w:t>
            </w:r>
          </w:p>
        </w:tc>
        <w:tc>
          <w:tcPr>
            <w:tcW w:w="1697" w:type="dxa"/>
          </w:tcPr>
          <w:p w:rsidR="007E332B" w:rsidRDefault="0067791C">
            <w:pPr>
              <w:spacing w:before="285" w:line="220" w:lineRule="auto"/>
              <w:ind w:left="580"/>
              <w:rPr>
                <w:rFonts w:ascii="宋体" w:eastAsia="宋体" w:hAnsi="宋体" w:cs="宋体" w:hint="eastAsia"/>
                <w:sz w:val="18"/>
                <w:szCs w:val="18"/>
              </w:rPr>
            </w:pPr>
            <w:proofErr w:type="spellStart"/>
            <w:r>
              <w:rPr>
                <w:rFonts w:ascii="宋体" w:eastAsia="宋体" w:hAnsi="宋体" w:cs="宋体"/>
                <w:spacing w:val="-3"/>
                <w:sz w:val="18"/>
                <w:szCs w:val="18"/>
              </w:rPr>
              <w:t>安全鞋</w:t>
            </w:r>
            <w:proofErr w:type="spellEnd"/>
          </w:p>
        </w:tc>
        <w:tc>
          <w:tcPr>
            <w:tcW w:w="5237" w:type="dxa"/>
          </w:tcPr>
          <w:p w:rsidR="007E332B" w:rsidRDefault="0067791C">
            <w:pPr>
              <w:spacing w:before="128" w:line="270" w:lineRule="auto"/>
              <w:ind w:left="111" w:right="37"/>
              <w:rPr>
                <w:rFonts w:ascii="宋体" w:eastAsia="宋体" w:hAnsi="宋体" w:cs="宋体" w:hint="eastAsia"/>
                <w:sz w:val="18"/>
                <w:szCs w:val="18"/>
                <w:lang w:eastAsia="zh-CN"/>
              </w:rPr>
            </w:pPr>
            <w:r>
              <w:rPr>
                <w:rFonts w:ascii="宋体" w:eastAsia="宋体" w:hAnsi="宋体" w:cs="宋体"/>
                <w:spacing w:val="-5"/>
                <w:sz w:val="18"/>
                <w:szCs w:val="18"/>
                <w:lang w:eastAsia="zh-CN"/>
              </w:rPr>
              <w:t>具有足趾、防刺穿、防静电、导电、电绝缘、隔热、防寒、防水、</w:t>
            </w:r>
            <w:r>
              <w:rPr>
                <w:rFonts w:ascii="宋体" w:eastAsia="宋体" w:hAnsi="宋体" w:cs="宋体"/>
                <w:spacing w:val="-2"/>
                <w:sz w:val="18"/>
                <w:szCs w:val="18"/>
                <w:lang w:eastAsia="zh-CN"/>
              </w:rPr>
              <w:t>踝保护、耐油、耐热接触、防滑等一种或多种功能。</w:t>
            </w:r>
          </w:p>
        </w:tc>
        <w:tc>
          <w:tcPr>
            <w:tcW w:w="4114" w:type="dxa"/>
            <w:tcBorders>
              <w:right w:val="single" w:sz="10" w:space="0" w:color="000000"/>
            </w:tcBorders>
          </w:tcPr>
          <w:p w:rsidR="007E332B" w:rsidRDefault="0067791C">
            <w:pPr>
              <w:spacing w:before="128" w:line="270" w:lineRule="auto"/>
              <w:ind w:left="127" w:right="55" w:hanging="12"/>
              <w:rPr>
                <w:rFonts w:ascii="宋体" w:eastAsia="宋体" w:hAnsi="宋体" w:cs="宋体" w:hint="eastAsia"/>
                <w:sz w:val="18"/>
                <w:szCs w:val="18"/>
                <w:lang w:eastAsia="zh-CN"/>
              </w:rPr>
            </w:pPr>
            <w:r>
              <w:rPr>
                <w:rFonts w:ascii="宋体" w:eastAsia="宋体" w:hAnsi="宋体" w:cs="宋体"/>
                <w:spacing w:val="-2"/>
                <w:sz w:val="18"/>
                <w:szCs w:val="18"/>
                <w:lang w:eastAsia="zh-CN"/>
              </w:rPr>
              <w:t>存在足部伤害的作业场所，如垃圾转运站（防滑、</w:t>
            </w:r>
            <w:r>
              <w:rPr>
                <w:rFonts w:ascii="宋体" w:eastAsia="宋体" w:hAnsi="宋体" w:cs="宋体"/>
                <w:spacing w:val="-16"/>
                <w:sz w:val="18"/>
                <w:szCs w:val="18"/>
                <w:lang w:eastAsia="zh-CN"/>
              </w:rPr>
              <w:t>防水）、配电室（电绝缘鞋）。</w:t>
            </w:r>
          </w:p>
        </w:tc>
      </w:tr>
      <w:tr w:rsidR="007E332B">
        <w:trPr>
          <w:trHeight w:val="628"/>
        </w:trPr>
        <w:tc>
          <w:tcPr>
            <w:tcW w:w="1251" w:type="dxa"/>
            <w:vMerge/>
            <w:tcBorders>
              <w:top w:val="nil"/>
              <w:left w:val="single" w:sz="10" w:space="0" w:color="000000"/>
              <w:bottom w:val="nil"/>
            </w:tcBorders>
          </w:tcPr>
          <w:p w:rsidR="007E332B" w:rsidRDefault="007E332B">
            <w:pPr>
              <w:pStyle w:val="TableText"/>
              <w:rPr>
                <w:lang w:eastAsia="zh-CN"/>
              </w:rPr>
            </w:pPr>
          </w:p>
        </w:tc>
        <w:tc>
          <w:tcPr>
            <w:tcW w:w="2161" w:type="dxa"/>
            <w:vMerge/>
            <w:tcBorders>
              <w:top w:val="nil"/>
              <w:bottom w:val="nil"/>
            </w:tcBorders>
          </w:tcPr>
          <w:p w:rsidR="007E332B" w:rsidRDefault="007E332B">
            <w:pPr>
              <w:pStyle w:val="TableText"/>
              <w:rPr>
                <w:lang w:eastAsia="zh-CN"/>
              </w:rPr>
            </w:pPr>
          </w:p>
        </w:tc>
        <w:tc>
          <w:tcPr>
            <w:tcW w:w="1697" w:type="dxa"/>
          </w:tcPr>
          <w:p w:rsidR="007E332B" w:rsidRDefault="0067791C">
            <w:pPr>
              <w:spacing w:before="223" w:line="220" w:lineRule="auto"/>
              <w:ind w:left="407"/>
              <w:rPr>
                <w:rFonts w:ascii="宋体" w:eastAsia="宋体" w:hAnsi="宋体" w:cs="宋体" w:hint="eastAsia"/>
                <w:sz w:val="18"/>
                <w:szCs w:val="18"/>
              </w:rPr>
            </w:pPr>
            <w:proofErr w:type="spellStart"/>
            <w:r>
              <w:rPr>
                <w:rFonts w:ascii="宋体" w:eastAsia="宋体" w:hAnsi="宋体" w:cs="宋体"/>
                <w:spacing w:val="-3"/>
                <w:sz w:val="18"/>
                <w:szCs w:val="18"/>
              </w:rPr>
              <w:t>防化学品鞋</w:t>
            </w:r>
            <w:proofErr w:type="spellEnd"/>
          </w:p>
        </w:tc>
        <w:tc>
          <w:tcPr>
            <w:tcW w:w="5237" w:type="dxa"/>
          </w:tcPr>
          <w:p w:rsidR="007E332B" w:rsidRDefault="0067791C">
            <w:pPr>
              <w:spacing w:before="222" w:line="220" w:lineRule="auto"/>
              <w:ind w:left="120"/>
              <w:rPr>
                <w:rFonts w:ascii="宋体" w:eastAsia="宋体" w:hAnsi="宋体" w:cs="宋体" w:hint="eastAsia"/>
                <w:sz w:val="18"/>
                <w:szCs w:val="18"/>
                <w:lang w:eastAsia="zh-CN"/>
              </w:rPr>
            </w:pPr>
            <w:r>
              <w:rPr>
                <w:rFonts w:ascii="宋体" w:eastAsia="宋体" w:hAnsi="宋体" w:cs="宋体"/>
                <w:spacing w:val="-2"/>
                <w:sz w:val="18"/>
                <w:szCs w:val="18"/>
                <w:lang w:eastAsia="zh-CN"/>
              </w:rPr>
              <w:t>防护足部免受酸、碱及相关化学品的腐蚀或刺激。</w:t>
            </w:r>
          </w:p>
        </w:tc>
        <w:tc>
          <w:tcPr>
            <w:tcW w:w="4114" w:type="dxa"/>
            <w:tcBorders>
              <w:right w:val="single" w:sz="10" w:space="0" w:color="000000"/>
            </w:tcBorders>
          </w:tcPr>
          <w:p w:rsidR="007E332B" w:rsidRDefault="0067791C">
            <w:pPr>
              <w:spacing w:before="67" w:line="271" w:lineRule="auto"/>
              <w:ind w:left="114" w:right="104"/>
              <w:rPr>
                <w:rFonts w:ascii="宋体" w:eastAsia="宋体" w:hAnsi="宋体" w:cs="宋体" w:hint="eastAsia"/>
                <w:sz w:val="18"/>
                <w:szCs w:val="18"/>
                <w:lang w:eastAsia="zh-CN"/>
              </w:rPr>
            </w:pPr>
            <w:r>
              <w:rPr>
                <w:rFonts w:ascii="宋体" w:eastAsia="宋体" w:hAnsi="宋体" w:cs="宋体"/>
                <w:spacing w:val="4"/>
                <w:sz w:val="18"/>
                <w:szCs w:val="18"/>
                <w:lang w:eastAsia="zh-CN"/>
              </w:rPr>
              <w:t>道路保洁中油污清理作业（使用碱性洗涤剂或烧</w:t>
            </w:r>
            <w:r>
              <w:rPr>
                <w:rFonts w:ascii="宋体" w:eastAsia="宋体" w:hAnsi="宋体" w:cs="宋体"/>
                <w:spacing w:val="-36"/>
                <w:sz w:val="18"/>
                <w:szCs w:val="18"/>
                <w:lang w:eastAsia="zh-CN"/>
              </w:rPr>
              <w:t>碱）。</w:t>
            </w:r>
          </w:p>
        </w:tc>
      </w:tr>
      <w:tr w:rsidR="007E332B">
        <w:trPr>
          <w:trHeight w:val="633"/>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67791C">
            <w:pPr>
              <w:spacing w:before="224" w:line="220" w:lineRule="auto"/>
              <w:ind w:left="587"/>
              <w:rPr>
                <w:rFonts w:ascii="宋体" w:eastAsia="宋体" w:hAnsi="宋体" w:cs="宋体" w:hint="eastAsia"/>
                <w:sz w:val="18"/>
                <w:szCs w:val="18"/>
              </w:rPr>
            </w:pPr>
            <w:proofErr w:type="spellStart"/>
            <w:r>
              <w:rPr>
                <w:rFonts w:ascii="宋体" w:eastAsia="宋体" w:hAnsi="宋体" w:cs="宋体"/>
                <w:spacing w:val="-5"/>
                <w:sz w:val="18"/>
                <w:szCs w:val="18"/>
              </w:rPr>
              <w:t>防滑鞋</w:t>
            </w:r>
            <w:proofErr w:type="spellEnd"/>
          </w:p>
        </w:tc>
        <w:tc>
          <w:tcPr>
            <w:tcW w:w="5237" w:type="dxa"/>
          </w:tcPr>
          <w:p w:rsidR="007E332B" w:rsidRDefault="0067791C">
            <w:pPr>
              <w:spacing w:before="223" w:line="219" w:lineRule="auto"/>
              <w:ind w:left="120"/>
              <w:rPr>
                <w:rFonts w:ascii="宋体" w:eastAsia="宋体" w:hAnsi="宋体" w:cs="宋体" w:hint="eastAsia"/>
                <w:sz w:val="18"/>
                <w:szCs w:val="18"/>
                <w:lang w:eastAsia="zh-CN"/>
              </w:rPr>
            </w:pPr>
            <w:r>
              <w:rPr>
                <w:rFonts w:ascii="宋体" w:eastAsia="宋体" w:hAnsi="宋体" w:cs="宋体"/>
                <w:spacing w:val="-8"/>
                <w:sz w:val="18"/>
                <w:szCs w:val="18"/>
                <w:lang w:eastAsia="zh-CN"/>
              </w:rPr>
              <w:t>防止滑倒，用于登高或者在油渍、钢板、冰面等湿滑地面上行走。</w:t>
            </w:r>
          </w:p>
        </w:tc>
        <w:tc>
          <w:tcPr>
            <w:tcW w:w="4114" w:type="dxa"/>
            <w:tcBorders>
              <w:right w:val="single" w:sz="10" w:space="0" w:color="000000"/>
            </w:tcBorders>
          </w:tcPr>
          <w:p w:rsidR="007E332B" w:rsidRDefault="0067791C">
            <w:pPr>
              <w:spacing w:before="67" w:line="270" w:lineRule="auto"/>
              <w:ind w:left="121" w:right="55" w:hanging="1"/>
              <w:rPr>
                <w:rFonts w:ascii="宋体" w:eastAsia="宋体" w:hAnsi="宋体" w:cs="宋体" w:hint="eastAsia"/>
                <w:sz w:val="18"/>
                <w:szCs w:val="18"/>
                <w:lang w:eastAsia="zh-CN"/>
              </w:rPr>
            </w:pPr>
            <w:r>
              <w:rPr>
                <w:rFonts w:ascii="宋体" w:eastAsia="宋体" w:hAnsi="宋体" w:cs="宋体"/>
                <w:spacing w:val="-2"/>
                <w:sz w:val="18"/>
                <w:szCs w:val="18"/>
                <w:lang w:eastAsia="zh-CN"/>
              </w:rPr>
              <w:t>冬季除雪铲冰作业、高大乔木修剪、垃圾转运站、</w:t>
            </w:r>
            <w:r>
              <w:rPr>
                <w:rFonts w:ascii="宋体" w:eastAsia="宋体" w:hAnsi="宋体" w:cs="宋体"/>
                <w:spacing w:val="-7"/>
                <w:sz w:val="18"/>
                <w:szCs w:val="18"/>
                <w:lang w:eastAsia="zh-CN"/>
              </w:rPr>
              <w:t>公厕等。</w:t>
            </w:r>
          </w:p>
        </w:tc>
      </w:tr>
    </w:tbl>
    <w:p w:rsidR="007E332B" w:rsidRDefault="007E332B">
      <w:pPr>
        <w:rPr>
          <w:lang w:eastAsia="zh-CN"/>
        </w:rPr>
      </w:pPr>
    </w:p>
    <w:p w:rsidR="007E332B" w:rsidRDefault="007E332B">
      <w:pPr>
        <w:rPr>
          <w:lang w:eastAsia="zh-CN"/>
        </w:rPr>
        <w:sectPr w:rsidR="007E332B">
          <w:footerReference w:type="default" r:id="rId13"/>
          <w:pgSz w:w="16839" w:h="11907"/>
          <w:pgMar w:top="1507" w:right="1315" w:bottom="1271" w:left="1036" w:header="851" w:footer="1094" w:gutter="0"/>
          <w:cols w:space="720"/>
        </w:sectPr>
      </w:pPr>
    </w:p>
    <w:p w:rsidR="007E332B" w:rsidRDefault="0067791C">
      <w:pPr>
        <w:spacing w:before="143" w:line="219" w:lineRule="auto"/>
        <w:ind w:left="148"/>
        <w:rPr>
          <w:rFonts w:ascii="宋体" w:eastAsia="宋体" w:hAnsi="宋体" w:cs="宋体" w:hint="eastAsia"/>
          <w:sz w:val="24"/>
          <w:szCs w:val="24"/>
          <w:lang w:eastAsia="zh-CN"/>
        </w:rPr>
      </w:pP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附件</w:t>
      </w:r>
      <w:r>
        <w:rPr>
          <w:rFonts w:ascii="宋体" w:eastAsia="宋体" w:hAnsi="宋体" w:cs="宋体"/>
          <w:spacing w:val="-42"/>
          <w:sz w:val="24"/>
          <w:szCs w:val="24"/>
          <w:lang w:eastAsia="zh-CN"/>
        </w:rPr>
        <w:t xml:space="preserve"> </w:t>
      </w:r>
      <w:r>
        <w:rPr>
          <w:rFonts w:ascii="Times New Roman" w:eastAsia="Times New Roman" w:hAnsi="Times New Roman" w:cs="Times New Roman"/>
          <w:b/>
          <w:bCs/>
          <w:sz w:val="24"/>
          <w:szCs w:val="24"/>
          <w:lang w:eastAsia="zh-CN"/>
        </w:rPr>
        <w:t>1</w:t>
      </w:r>
      <w:r>
        <w:rPr>
          <w:rFonts w:ascii="宋体" w:eastAsia="宋体" w:hAnsi="宋体" w:cs="宋体"/>
          <w:sz w:val="24"/>
          <w:szCs w:val="24"/>
          <w:lang w:eastAsia="zh-CN"/>
          <w14:textOutline w14:w="4356" w14:cap="flat" w14:cmpd="sng" w14:algn="ctr">
            <w14:solidFill>
              <w14:srgbClr w14:val="000000"/>
            </w14:solidFill>
            <w14:prstDash w14:val="solid"/>
            <w14:miter w14:lim="0"/>
          </w14:textOutline>
        </w:rPr>
        <w:t>：</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 xml:space="preserve">          </w:t>
      </w:r>
      <w:r>
        <w:rPr>
          <w:rFonts w:ascii="宋体" w:eastAsia="宋体" w:hAnsi="宋体" w:cs="宋体"/>
          <w:spacing w:val="-1"/>
          <w:sz w:val="24"/>
          <w:szCs w:val="24"/>
          <w:lang w:eastAsia="zh-CN"/>
          <w14:textOutline w14:w="4356" w14:cap="flat" w14:cmpd="sng" w14:algn="ctr">
            <w14:solidFill>
              <w14:srgbClr w14:val="000000"/>
            </w14:solidFill>
            <w14:prstDash w14:val="solid"/>
            <w14:miter w14:lim="0"/>
          </w14:textOutline>
        </w:rPr>
        <w:t>常见劳动防护用品品类性能及适用场景</w:t>
      </w:r>
    </w:p>
    <w:p w:rsidR="007E332B" w:rsidRDefault="007E332B">
      <w:pPr>
        <w:spacing w:line="104" w:lineRule="exact"/>
        <w:rPr>
          <w:lang w:eastAsia="zh-CN"/>
        </w:rPr>
      </w:pPr>
    </w:p>
    <w:tbl>
      <w:tblPr>
        <w:tblStyle w:val="TableNormal"/>
        <w:tblW w:w="14460"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51"/>
        <w:gridCol w:w="2161"/>
        <w:gridCol w:w="1697"/>
        <w:gridCol w:w="5237"/>
        <w:gridCol w:w="4114"/>
      </w:tblGrid>
      <w:tr w:rsidR="007E332B">
        <w:trPr>
          <w:trHeight w:val="551"/>
        </w:trPr>
        <w:tc>
          <w:tcPr>
            <w:tcW w:w="1251" w:type="dxa"/>
            <w:tcBorders>
              <w:top w:val="single" w:sz="10" w:space="0" w:color="000000"/>
              <w:left w:val="single" w:sz="10" w:space="0" w:color="000000"/>
              <w:bottom w:val="single" w:sz="10" w:space="0" w:color="000000"/>
            </w:tcBorders>
            <w:shd w:val="clear" w:color="auto" w:fill="9CC2E5"/>
          </w:tcPr>
          <w:p w:rsidR="007E332B" w:rsidRDefault="0067791C">
            <w:pPr>
              <w:spacing w:before="167" w:line="221" w:lineRule="auto"/>
              <w:ind w:left="205"/>
              <w:rPr>
                <w:rFonts w:ascii="宋体" w:eastAsia="宋体" w:hAnsi="宋体" w:cs="宋体" w:hint="eastAsia"/>
              </w:rPr>
            </w:pPr>
            <w:proofErr w:type="spellStart"/>
            <w:r>
              <w:rPr>
                <w:rFonts w:ascii="宋体" w:eastAsia="宋体" w:hAnsi="宋体" w:cs="宋体"/>
                <w:spacing w:val="-4"/>
                <w14:textOutline w14:w="3835" w14:cap="flat" w14:cmpd="sng" w14:algn="ctr">
                  <w14:solidFill>
                    <w14:srgbClr w14:val="000000"/>
                  </w14:solidFill>
                  <w14:prstDash w14:val="solid"/>
                  <w14:miter w14:lim="0"/>
                </w14:textOutline>
              </w:rPr>
              <w:t>防护分类</w:t>
            </w:r>
            <w:proofErr w:type="spellEnd"/>
          </w:p>
        </w:tc>
        <w:tc>
          <w:tcPr>
            <w:tcW w:w="2161" w:type="dxa"/>
            <w:tcBorders>
              <w:top w:val="single" w:sz="10" w:space="0" w:color="000000"/>
              <w:bottom w:val="single" w:sz="10" w:space="0" w:color="000000"/>
            </w:tcBorders>
            <w:shd w:val="clear" w:color="auto" w:fill="9CC2E5"/>
          </w:tcPr>
          <w:p w:rsidR="007E332B" w:rsidRDefault="0067791C">
            <w:pPr>
              <w:spacing w:before="168" w:line="221" w:lineRule="auto"/>
              <w:ind w:left="234"/>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安全防护用品功能</w:t>
            </w:r>
            <w:proofErr w:type="spellEnd"/>
          </w:p>
        </w:tc>
        <w:tc>
          <w:tcPr>
            <w:tcW w:w="1697" w:type="dxa"/>
            <w:tcBorders>
              <w:top w:val="single" w:sz="10" w:space="0" w:color="000000"/>
              <w:bottom w:val="single" w:sz="10" w:space="0" w:color="000000"/>
            </w:tcBorders>
            <w:shd w:val="clear" w:color="auto" w:fill="9CC2E5"/>
          </w:tcPr>
          <w:p w:rsidR="007E332B" w:rsidRDefault="0067791C">
            <w:pPr>
              <w:spacing w:before="168" w:line="221" w:lineRule="auto"/>
              <w:ind w:left="228"/>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防护用品名称</w:t>
            </w:r>
            <w:proofErr w:type="spellEnd"/>
          </w:p>
        </w:tc>
        <w:tc>
          <w:tcPr>
            <w:tcW w:w="5237" w:type="dxa"/>
            <w:tcBorders>
              <w:top w:val="single" w:sz="10" w:space="0" w:color="000000"/>
              <w:bottom w:val="single" w:sz="10" w:space="0" w:color="000000"/>
            </w:tcBorders>
            <w:shd w:val="clear" w:color="auto" w:fill="9CC2E5"/>
          </w:tcPr>
          <w:p w:rsidR="007E332B" w:rsidRDefault="0067791C">
            <w:pPr>
              <w:spacing w:before="167" w:line="221" w:lineRule="auto"/>
              <w:ind w:left="2205"/>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性能说明</w:t>
            </w:r>
            <w:proofErr w:type="spellEnd"/>
          </w:p>
        </w:tc>
        <w:tc>
          <w:tcPr>
            <w:tcW w:w="4114" w:type="dxa"/>
            <w:tcBorders>
              <w:top w:val="single" w:sz="10" w:space="0" w:color="000000"/>
              <w:bottom w:val="single" w:sz="10" w:space="0" w:color="000000"/>
              <w:right w:val="single" w:sz="10" w:space="0" w:color="000000"/>
            </w:tcBorders>
            <w:shd w:val="clear" w:color="auto" w:fill="9CC2E5"/>
          </w:tcPr>
          <w:p w:rsidR="007E332B" w:rsidRDefault="0067791C">
            <w:pPr>
              <w:spacing w:before="167" w:line="221" w:lineRule="auto"/>
              <w:ind w:left="1642"/>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适用场景</w:t>
            </w:r>
            <w:proofErr w:type="spellEnd"/>
          </w:p>
        </w:tc>
      </w:tr>
      <w:tr w:rsidR="007E332B">
        <w:trPr>
          <w:trHeight w:val="1219"/>
        </w:trPr>
        <w:tc>
          <w:tcPr>
            <w:tcW w:w="1251" w:type="dxa"/>
            <w:tcBorders>
              <w:top w:val="single" w:sz="10" w:space="0" w:color="000000"/>
              <w:left w:val="single" w:sz="10" w:space="0" w:color="000000"/>
            </w:tcBorders>
          </w:tcPr>
          <w:p w:rsidR="007E332B" w:rsidRDefault="007E332B">
            <w:pPr>
              <w:pStyle w:val="TableText"/>
              <w:spacing w:line="288" w:lineRule="auto"/>
            </w:pPr>
          </w:p>
          <w:p w:rsidR="007E332B" w:rsidRDefault="0067791C">
            <w:pPr>
              <w:spacing w:before="59" w:line="270" w:lineRule="auto"/>
              <w:ind w:left="521" w:right="181" w:hanging="357"/>
              <w:rPr>
                <w:rFonts w:ascii="宋体" w:eastAsia="宋体" w:hAnsi="宋体" w:cs="宋体" w:hint="eastAsia"/>
                <w:sz w:val="18"/>
                <w:szCs w:val="18"/>
              </w:rPr>
            </w:pPr>
            <w:proofErr w:type="spellStart"/>
            <w:r>
              <w:rPr>
                <w:rFonts w:ascii="宋体" w:eastAsia="宋体" w:hAnsi="宋体" w:cs="宋体"/>
                <w:spacing w:val="-2"/>
                <w:sz w:val="18"/>
                <w:szCs w:val="18"/>
              </w:rPr>
              <w:t>八、皮肤防</w:t>
            </w:r>
            <w:proofErr w:type="spellEnd"/>
            <w:r>
              <w:rPr>
                <w:rFonts w:ascii="宋体" w:eastAsia="宋体" w:hAnsi="宋体" w:cs="宋体"/>
                <w:sz w:val="18"/>
                <w:szCs w:val="18"/>
              </w:rPr>
              <w:t xml:space="preserve"> </w:t>
            </w:r>
            <w:r>
              <w:rPr>
                <w:rFonts w:ascii="宋体" w:eastAsia="宋体" w:hAnsi="宋体" w:cs="宋体"/>
                <w:sz w:val="18"/>
                <w:szCs w:val="18"/>
              </w:rPr>
              <w:t>护</w:t>
            </w:r>
          </w:p>
        </w:tc>
        <w:tc>
          <w:tcPr>
            <w:tcW w:w="2161" w:type="dxa"/>
            <w:tcBorders>
              <w:top w:val="single" w:sz="10" w:space="0" w:color="000000"/>
            </w:tcBorders>
          </w:tcPr>
          <w:p w:rsidR="007E332B" w:rsidRDefault="0067791C">
            <w:pPr>
              <w:spacing w:before="36" w:line="296" w:lineRule="auto"/>
              <w:ind w:left="109" w:right="112" w:firstLine="1"/>
              <w:jc w:val="both"/>
              <w:rPr>
                <w:rFonts w:ascii="宋体" w:eastAsia="宋体" w:hAnsi="宋体" w:cs="宋体" w:hint="eastAsia"/>
                <w:sz w:val="18"/>
                <w:szCs w:val="18"/>
                <w:lang w:eastAsia="zh-CN"/>
              </w:rPr>
            </w:pPr>
            <w:r>
              <w:rPr>
                <w:rFonts w:ascii="宋体" w:eastAsia="宋体" w:hAnsi="宋体" w:cs="宋体"/>
                <w:spacing w:val="-5"/>
                <w:sz w:val="18"/>
                <w:szCs w:val="18"/>
                <w:lang w:eastAsia="zh-CN"/>
              </w:rPr>
              <w:t>防御物理、化学和生物危险、有害因素损伤皮肤或</w:t>
            </w:r>
            <w:r>
              <w:rPr>
                <w:rFonts w:ascii="宋体" w:eastAsia="宋体" w:hAnsi="宋体" w:cs="宋体"/>
                <w:spacing w:val="13"/>
                <w:sz w:val="18"/>
                <w:szCs w:val="18"/>
                <w:lang w:eastAsia="zh-CN"/>
              </w:rPr>
              <w:t>引起皮肤疾病的护肤用</w:t>
            </w:r>
            <w:r>
              <w:rPr>
                <w:rFonts w:ascii="宋体" w:eastAsia="宋体" w:hAnsi="宋体" w:cs="宋体"/>
                <w:sz w:val="18"/>
                <w:szCs w:val="18"/>
                <w:lang w:eastAsia="zh-CN"/>
              </w:rPr>
              <w:t>品</w:t>
            </w:r>
          </w:p>
        </w:tc>
        <w:tc>
          <w:tcPr>
            <w:tcW w:w="1697" w:type="dxa"/>
            <w:tcBorders>
              <w:top w:val="single" w:sz="10" w:space="0" w:color="000000"/>
            </w:tcBorders>
          </w:tcPr>
          <w:p w:rsidR="007E332B" w:rsidRDefault="007E332B">
            <w:pPr>
              <w:pStyle w:val="TableText"/>
              <w:spacing w:line="442" w:lineRule="auto"/>
              <w:rPr>
                <w:lang w:eastAsia="zh-CN"/>
              </w:rPr>
            </w:pPr>
          </w:p>
          <w:p w:rsidR="007E332B" w:rsidRDefault="0067791C">
            <w:pPr>
              <w:spacing w:before="59" w:line="220" w:lineRule="auto"/>
              <w:ind w:left="398"/>
              <w:rPr>
                <w:rFonts w:ascii="宋体" w:eastAsia="宋体" w:hAnsi="宋体" w:cs="宋体" w:hint="eastAsia"/>
                <w:sz w:val="18"/>
                <w:szCs w:val="18"/>
              </w:rPr>
            </w:pPr>
            <w:proofErr w:type="spellStart"/>
            <w:r>
              <w:rPr>
                <w:rFonts w:ascii="宋体" w:eastAsia="宋体" w:hAnsi="宋体" w:cs="宋体"/>
                <w:spacing w:val="-2"/>
                <w:sz w:val="18"/>
                <w:szCs w:val="18"/>
              </w:rPr>
              <w:t>各类护肤品</w:t>
            </w:r>
            <w:proofErr w:type="spellEnd"/>
          </w:p>
        </w:tc>
        <w:tc>
          <w:tcPr>
            <w:tcW w:w="5237" w:type="dxa"/>
            <w:tcBorders>
              <w:top w:val="single" w:sz="10" w:space="0" w:color="000000"/>
            </w:tcBorders>
          </w:tcPr>
          <w:p w:rsidR="007E332B" w:rsidRDefault="007E332B">
            <w:pPr>
              <w:pStyle w:val="TableText"/>
              <w:spacing w:line="442" w:lineRule="auto"/>
            </w:pPr>
          </w:p>
          <w:p w:rsidR="007E332B" w:rsidRDefault="0067791C">
            <w:pPr>
              <w:spacing w:before="59" w:line="220" w:lineRule="auto"/>
              <w:ind w:left="120"/>
              <w:rPr>
                <w:rFonts w:ascii="宋体" w:eastAsia="宋体" w:hAnsi="宋体" w:cs="宋体" w:hint="eastAsia"/>
                <w:sz w:val="18"/>
                <w:szCs w:val="18"/>
              </w:rPr>
            </w:pPr>
            <w:proofErr w:type="spellStart"/>
            <w:r>
              <w:rPr>
                <w:rFonts w:ascii="宋体" w:eastAsia="宋体" w:hAnsi="宋体" w:cs="宋体"/>
                <w:spacing w:val="-3"/>
                <w:sz w:val="18"/>
                <w:szCs w:val="18"/>
              </w:rPr>
              <w:t>防止对皮肤的伤害</w:t>
            </w:r>
            <w:proofErr w:type="spellEnd"/>
            <w:r>
              <w:rPr>
                <w:rFonts w:ascii="宋体" w:eastAsia="宋体" w:hAnsi="宋体" w:cs="宋体"/>
                <w:spacing w:val="-3"/>
                <w:sz w:val="18"/>
                <w:szCs w:val="18"/>
              </w:rPr>
              <w:t>。</w:t>
            </w:r>
          </w:p>
        </w:tc>
        <w:tc>
          <w:tcPr>
            <w:tcW w:w="4114" w:type="dxa"/>
            <w:tcBorders>
              <w:top w:val="single" w:sz="10" w:space="0" w:color="000000"/>
              <w:right w:val="single" w:sz="10" w:space="0" w:color="000000"/>
            </w:tcBorders>
          </w:tcPr>
          <w:p w:rsidR="007E332B" w:rsidRDefault="007E332B">
            <w:pPr>
              <w:pStyle w:val="TableText"/>
              <w:spacing w:line="288" w:lineRule="auto"/>
              <w:rPr>
                <w:lang w:eastAsia="zh-CN"/>
              </w:rPr>
            </w:pPr>
          </w:p>
          <w:p w:rsidR="007E332B" w:rsidRDefault="0067791C">
            <w:pPr>
              <w:spacing w:before="58" w:line="270" w:lineRule="auto"/>
              <w:ind w:left="117" w:right="99" w:hanging="2"/>
              <w:rPr>
                <w:rFonts w:ascii="宋体" w:eastAsia="宋体" w:hAnsi="宋体" w:cs="宋体" w:hint="eastAsia"/>
                <w:sz w:val="18"/>
                <w:szCs w:val="18"/>
                <w:lang w:eastAsia="zh-CN"/>
              </w:rPr>
            </w:pPr>
            <w:r>
              <w:rPr>
                <w:rFonts w:ascii="宋体" w:eastAsia="宋体" w:hAnsi="宋体" w:cs="宋体"/>
                <w:spacing w:val="-9"/>
                <w:sz w:val="18"/>
                <w:szCs w:val="18"/>
                <w:lang w:eastAsia="zh-CN"/>
              </w:rPr>
              <w:t>存在物理、化学或生物危险、有害因素的，可能造</w:t>
            </w:r>
            <w:r>
              <w:rPr>
                <w:rFonts w:ascii="宋体" w:eastAsia="宋体" w:hAnsi="宋体" w:cs="宋体"/>
                <w:spacing w:val="-3"/>
                <w:sz w:val="18"/>
                <w:szCs w:val="18"/>
                <w:lang w:eastAsia="zh-CN"/>
              </w:rPr>
              <w:t>成皮肤损伤的工作场所或岗位。</w:t>
            </w:r>
          </w:p>
        </w:tc>
      </w:tr>
      <w:tr w:rsidR="007E332B">
        <w:trPr>
          <w:trHeight w:val="1081"/>
        </w:trPr>
        <w:tc>
          <w:tcPr>
            <w:tcW w:w="1251" w:type="dxa"/>
            <w:vMerge w:val="restart"/>
            <w:tcBorders>
              <w:left w:val="single" w:sz="10" w:space="0" w:color="000000"/>
              <w:bottom w:val="nil"/>
            </w:tcBorders>
          </w:tcPr>
          <w:p w:rsidR="007E332B" w:rsidRDefault="007E332B">
            <w:pPr>
              <w:pStyle w:val="TableText"/>
              <w:spacing w:line="295" w:lineRule="auto"/>
              <w:rPr>
                <w:lang w:eastAsia="zh-CN"/>
              </w:rPr>
            </w:pPr>
          </w:p>
          <w:p w:rsidR="007E332B" w:rsidRDefault="007E332B">
            <w:pPr>
              <w:pStyle w:val="TableText"/>
              <w:spacing w:line="296" w:lineRule="auto"/>
              <w:rPr>
                <w:lang w:eastAsia="zh-CN"/>
              </w:rPr>
            </w:pPr>
          </w:p>
          <w:p w:rsidR="007E332B" w:rsidRDefault="007E332B">
            <w:pPr>
              <w:pStyle w:val="TableText"/>
              <w:spacing w:line="296" w:lineRule="auto"/>
              <w:rPr>
                <w:lang w:eastAsia="zh-CN"/>
              </w:rPr>
            </w:pPr>
          </w:p>
          <w:p w:rsidR="007E332B" w:rsidRDefault="007E332B">
            <w:pPr>
              <w:pStyle w:val="TableText"/>
              <w:spacing w:line="296" w:lineRule="auto"/>
              <w:rPr>
                <w:lang w:eastAsia="zh-CN"/>
              </w:rPr>
            </w:pPr>
          </w:p>
          <w:p w:rsidR="007E332B" w:rsidRDefault="0067791C">
            <w:pPr>
              <w:spacing w:before="59" w:line="270" w:lineRule="auto"/>
              <w:ind w:left="522" w:right="181" w:hanging="356"/>
              <w:rPr>
                <w:rFonts w:ascii="宋体" w:eastAsia="宋体" w:hAnsi="宋体" w:cs="宋体" w:hint="eastAsia"/>
                <w:sz w:val="18"/>
                <w:szCs w:val="18"/>
              </w:rPr>
            </w:pPr>
            <w:proofErr w:type="spellStart"/>
            <w:r>
              <w:rPr>
                <w:rFonts w:ascii="宋体" w:eastAsia="宋体" w:hAnsi="宋体" w:cs="宋体"/>
                <w:spacing w:val="-3"/>
                <w:sz w:val="18"/>
                <w:szCs w:val="18"/>
              </w:rPr>
              <w:t>九、坠落防</w:t>
            </w:r>
            <w:r>
              <w:rPr>
                <w:rFonts w:ascii="宋体" w:eastAsia="宋体" w:hAnsi="宋体" w:cs="宋体"/>
                <w:sz w:val="18"/>
                <w:szCs w:val="18"/>
              </w:rPr>
              <w:t>护</w:t>
            </w:r>
            <w:proofErr w:type="spellEnd"/>
          </w:p>
        </w:tc>
        <w:tc>
          <w:tcPr>
            <w:tcW w:w="2161" w:type="dxa"/>
            <w:vMerge w:val="restart"/>
            <w:tcBorders>
              <w:bottom w:val="nil"/>
            </w:tcBorders>
          </w:tcPr>
          <w:p w:rsidR="007E332B" w:rsidRDefault="007E332B">
            <w:pPr>
              <w:pStyle w:val="TableText"/>
              <w:spacing w:line="256" w:lineRule="auto"/>
              <w:rPr>
                <w:lang w:eastAsia="zh-CN"/>
              </w:rPr>
            </w:pPr>
          </w:p>
          <w:p w:rsidR="007E332B" w:rsidRDefault="007E332B">
            <w:pPr>
              <w:pStyle w:val="TableText"/>
              <w:spacing w:line="257" w:lineRule="auto"/>
              <w:rPr>
                <w:lang w:eastAsia="zh-CN"/>
              </w:rPr>
            </w:pPr>
          </w:p>
          <w:p w:rsidR="007E332B" w:rsidRDefault="007E332B">
            <w:pPr>
              <w:pStyle w:val="TableText"/>
              <w:spacing w:line="257" w:lineRule="auto"/>
              <w:rPr>
                <w:lang w:eastAsia="zh-CN"/>
              </w:rPr>
            </w:pPr>
          </w:p>
          <w:p w:rsidR="007E332B" w:rsidRDefault="007E332B">
            <w:pPr>
              <w:pStyle w:val="TableText"/>
              <w:spacing w:line="257" w:lineRule="auto"/>
              <w:rPr>
                <w:lang w:eastAsia="zh-CN"/>
              </w:rPr>
            </w:pPr>
          </w:p>
          <w:p w:rsidR="007E332B" w:rsidRDefault="0067791C">
            <w:pPr>
              <w:spacing w:before="59" w:line="287" w:lineRule="auto"/>
              <w:ind w:left="101" w:right="263" w:firstLine="9"/>
              <w:jc w:val="both"/>
              <w:rPr>
                <w:rFonts w:ascii="宋体" w:eastAsia="宋体" w:hAnsi="宋体" w:cs="宋体" w:hint="eastAsia"/>
                <w:sz w:val="18"/>
                <w:szCs w:val="18"/>
                <w:lang w:eastAsia="zh-CN"/>
              </w:rPr>
            </w:pPr>
            <w:r>
              <w:rPr>
                <w:rFonts w:ascii="宋体" w:eastAsia="宋体" w:hAnsi="宋体" w:cs="宋体"/>
                <w:spacing w:val="-2"/>
                <w:sz w:val="18"/>
                <w:szCs w:val="18"/>
                <w:lang w:eastAsia="zh-CN"/>
              </w:rPr>
              <w:t>防止高处作业劳动者坠</w:t>
            </w:r>
            <w:r>
              <w:rPr>
                <w:rFonts w:ascii="宋体" w:eastAsia="宋体" w:hAnsi="宋体" w:cs="宋体"/>
                <w:spacing w:val="-1"/>
                <w:sz w:val="18"/>
                <w:szCs w:val="18"/>
                <w:lang w:eastAsia="zh-CN"/>
              </w:rPr>
              <w:t>落或者高处落物伤害的</w:t>
            </w:r>
            <w:r>
              <w:rPr>
                <w:rFonts w:ascii="宋体" w:eastAsia="宋体" w:hAnsi="宋体" w:cs="宋体"/>
                <w:spacing w:val="-5"/>
                <w:sz w:val="18"/>
                <w:szCs w:val="18"/>
                <w:lang w:eastAsia="zh-CN"/>
              </w:rPr>
              <w:t>坠落防护用品。</w:t>
            </w:r>
          </w:p>
        </w:tc>
        <w:tc>
          <w:tcPr>
            <w:tcW w:w="1697" w:type="dxa"/>
          </w:tcPr>
          <w:p w:rsidR="007E332B" w:rsidRDefault="007E332B">
            <w:pPr>
              <w:pStyle w:val="TableText"/>
              <w:spacing w:line="393" w:lineRule="auto"/>
              <w:rPr>
                <w:lang w:eastAsia="zh-CN"/>
              </w:rPr>
            </w:pPr>
          </w:p>
          <w:p w:rsidR="007E332B" w:rsidRDefault="0067791C">
            <w:pPr>
              <w:spacing w:before="58" w:line="220" w:lineRule="auto"/>
              <w:ind w:left="580"/>
              <w:rPr>
                <w:rFonts w:ascii="宋体" w:eastAsia="宋体" w:hAnsi="宋体" w:cs="宋体" w:hint="eastAsia"/>
                <w:sz w:val="18"/>
                <w:szCs w:val="18"/>
              </w:rPr>
            </w:pPr>
            <w:proofErr w:type="spellStart"/>
            <w:r>
              <w:rPr>
                <w:rFonts w:ascii="宋体" w:eastAsia="宋体" w:hAnsi="宋体" w:cs="宋体"/>
                <w:spacing w:val="-3"/>
                <w:sz w:val="18"/>
                <w:szCs w:val="18"/>
              </w:rPr>
              <w:t>安全带</w:t>
            </w:r>
            <w:proofErr w:type="spellEnd"/>
          </w:p>
        </w:tc>
        <w:tc>
          <w:tcPr>
            <w:tcW w:w="5237" w:type="dxa"/>
          </w:tcPr>
          <w:p w:rsidR="007E332B" w:rsidRDefault="0067791C">
            <w:pPr>
              <w:spacing w:before="143" w:line="287" w:lineRule="auto"/>
              <w:ind w:left="109" w:right="99" w:hanging="1"/>
              <w:jc w:val="both"/>
              <w:rPr>
                <w:rFonts w:ascii="宋体" w:eastAsia="宋体" w:hAnsi="宋体" w:cs="宋体" w:hint="eastAsia"/>
                <w:sz w:val="18"/>
                <w:szCs w:val="18"/>
                <w:lang w:eastAsia="zh-CN"/>
              </w:rPr>
            </w:pPr>
            <w:r>
              <w:rPr>
                <w:rFonts w:ascii="宋体" w:eastAsia="宋体" w:hAnsi="宋体" w:cs="宋体"/>
                <w:spacing w:val="-5"/>
                <w:sz w:val="18"/>
                <w:szCs w:val="18"/>
                <w:lang w:eastAsia="zh-CN"/>
              </w:rPr>
              <w:t>在高处作业、攀登及悬吊作业中，将作业人员</w:t>
            </w:r>
            <w:r>
              <w:rPr>
                <w:rFonts w:ascii="宋体" w:eastAsia="宋体" w:hAnsi="宋体" w:cs="宋体"/>
                <w:spacing w:val="-6"/>
                <w:sz w:val="18"/>
                <w:szCs w:val="18"/>
                <w:lang w:eastAsia="zh-CN"/>
              </w:rPr>
              <w:t>绑定在固定构造物</w:t>
            </w:r>
            <w:r>
              <w:rPr>
                <w:rFonts w:ascii="宋体" w:eastAsia="宋体" w:hAnsi="宋体" w:cs="宋体"/>
                <w:spacing w:val="-4"/>
                <w:sz w:val="18"/>
                <w:szCs w:val="18"/>
                <w:lang w:eastAsia="zh-CN"/>
              </w:rPr>
              <w:t>附近，限制作业人员活动范围或在发生坠落时将作业人员安全悬</w:t>
            </w:r>
            <w:r>
              <w:rPr>
                <w:rFonts w:ascii="宋体" w:eastAsia="宋体" w:hAnsi="宋体" w:cs="宋体"/>
                <w:spacing w:val="-9"/>
                <w:sz w:val="18"/>
                <w:szCs w:val="18"/>
                <w:lang w:eastAsia="zh-CN"/>
              </w:rPr>
              <w:t>挂。</w:t>
            </w:r>
          </w:p>
        </w:tc>
        <w:tc>
          <w:tcPr>
            <w:tcW w:w="4114" w:type="dxa"/>
            <w:vMerge w:val="restart"/>
            <w:tcBorders>
              <w:bottom w:val="nil"/>
              <w:right w:val="single" w:sz="10" w:space="0" w:color="000000"/>
            </w:tcBorders>
          </w:tcPr>
          <w:p w:rsidR="007E332B" w:rsidRDefault="007E332B">
            <w:pPr>
              <w:pStyle w:val="TableText"/>
              <w:spacing w:line="282" w:lineRule="auto"/>
              <w:rPr>
                <w:lang w:eastAsia="zh-CN"/>
              </w:rPr>
            </w:pPr>
          </w:p>
          <w:p w:rsidR="007E332B" w:rsidRDefault="007E332B">
            <w:pPr>
              <w:pStyle w:val="TableText"/>
              <w:spacing w:line="282" w:lineRule="auto"/>
              <w:rPr>
                <w:lang w:eastAsia="zh-CN"/>
              </w:rPr>
            </w:pPr>
          </w:p>
          <w:p w:rsidR="007E332B" w:rsidRDefault="0067791C">
            <w:pPr>
              <w:spacing w:before="59" w:line="303" w:lineRule="auto"/>
              <w:ind w:left="115" w:right="99"/>
              <w:jc w:val="both"/>
              <w:rPr>
                <w:rFonts w:ascii="宋体" w:eastAsia="宋体" w:hAnsi="宋体" w:cs="宋体" w:hint="eastAsia"/>
                <w:sz w:val="18"/>
                <w:szCs w:val="18"/>
                <w:lang w:eastAsia="zh-CN"/>
              </w:rPr>
            </w:pPr>
            <w:r>
              <w:rPr>
                <w:rFonts w:ascii="宋体" w:eastAsia="宋体" w:hAnsi="宋体" w:cs="宋体"/>
                <w:spacing w:val="-7"/>
                <w:sz w:val="18"/>
                <w:szCs w:val="18"/>
                <w:lang w:eastAsia="zh-CN"/>
              </w:rPr>
              <w:t>存在高处坠落风险的作业，如物业项目建筑外墙维</w:t>
            </w:r>
            <w:r>
              <w:rPr>
                <w:rFonts w:ascii="宋体" w:eastAsia="宋体" w:hAnsi="宋体" w:cs="宋体"/>
                <w:spacing w:val="-15"/>
                <w:sz w:val="18"/>
                <w:szCs w:val="18"/>
                <w:lang w:eastAsia="zh-CN"/>
              </w:rPr>
              <w:t>修、幕墙清晰，园林绿化项目高大乔木修剪，地埋</w:t>
            </w:r>
            <w:r>
              <w:rPr>
                <w:rFonts w:ascii="宋体" w:eastAsia="宋体" w:hAnsi="宋体" w:cs="宋体"/>
                <w:spacing w:val="-4"/>
                <w:sz w:val="18"/>
                <w:szCs w:val="18"/>
                <w:lang w:eastAsia="zh-CN"/>
              </w:rPr>
              <w:t>式垃圾转运站、垂直式垃圾转运站压缩设备检维修</w:t>
            </w:r>
            <w:r>
              <w:rPr>
                <w:rFonts w:ascii="宋体" w:eastAsia="宋体" w:hAnsi="宋体" w:cs="宋体"/>
                <w:spacing w:val="-8"/>
                <w:sz w:val="18"/>
                <w:szCs w:val="18"/>
                <w:lang w:eastAsia="zh-CN"/>
              </w:rPr>
              <w:t>等、维修间或转运站</w:t>
            </w:r>
            <w:proofErr w:type="gramStart"/>
            <w:r>
              <w:rPr>
                <w:rFonts w:ascii="宋体" w:eastAsia="宋体" w:hAnsi="宋体" w:cs="宋体"/>
                <w:spacing w:val="-8"/>
                <w:sz w:val="18"/>
                <w:szCs w:val="18"/>
                <w:lang w:eastAsia="zh-CN"/>
              </w:rPr>
              <w:t>行吊检</w:t>
            </w:r>
            <w:proofErr w:type="gramEnd"/>
            <w:r>
              <w:rPr>
                <w:rFonts w:ascii="宋体" w:eastAsia="宋体" w:hAnsi="宋体" w:cs="宋体"/>
                <w:spacing w:val="-8"/>
                <w:sz w:val="18"/>
                <w:szCs w:val="18"/>
                <w:lang w:eastAsia="zh-CN"/>
              </w:rPr>
              <w:t>维修等作业或场所；有</w:t>
            </w:r>
            <w:r>
              <w:rPr>
                <w:rFonts w:ascii="宋体" w:eastAsia="宋体" w:hAnsi="宋体" w:cs="宋体"/>
                <w:spacing w:val="-4"/>
                <w:sz w:val="18"/>
                <w:szCs w:val="18"/>
                <w:lang w:eastAsia="zh-CN"/>
              </w:rPr>
              <w:t>限空间作业；城市大管家项目市政照明设施维修更</w:t>
            </w:r>
            <w:r>
              <w:rPr>
                <w:rFonts w:ascii="宋体" w:eastAsia="宋体" w:hAnsi="宋体" w:cs="宋体"/>
                <w:spacing w:val="-6"/>
                <w:sz w:val="18"/>
                <w:szCs w:val="18"/>
                <w:lang w:eastAsia="zh-CN"/>
              </w:rPr>
              <w:t>换作业等。</w:t>
            </w:r>
          </w:p>
        </w:tc>
      </w:tr>
      <w:tr w:rsidR="007E332B">
        <w:trPr>
          <w:trHeight w:val="627"/>
        </w:trPr>
        <w:tc>
          <w:tcPr>
            <w:tcW w:w="1251" w:type="dxa"/>
            <w:vMerge/>
            <w:tcBorders>
              <w:top w:val="nil"/>
              <w:left w:val="single" w:sz="10" w:space="0" w:color="000000"/>
              <w:bottom w:val="nil"/>
            </w:tcBorders>
          </w:tcPr>
          <w:p w:rsidR="007E332B" w:rsidRDefault="007E332B">
            <w:pPr>
              <w:pStyle w:val="TableText"/>
              <w:rPr>
                <w:lang w:eastAsia="zh-CN"/>
              </w:rPr>
            </w:pPr>
          </w:p>
        </w:tc>
        <w:tc>
          <w:tcPr>
            <w:tcW w:w="2161" w:type="dxa"/>
            <w:vMerge/>
            <w:tcBorders>
              <w:top w:val="nil"/>
              <w:bottom w:val="nil"/>
            </w:tcBorders>
          </w:tcPr>
          <w:p w:rsidR="007E332B" w:rsidRDefault="007E332B">
            <w:pPr>
              <w:pStyle w:val="TableText"/>
              <w:rPr>
                <w:lang w:eastAsia="zh-CN"/>
              </w:rPr>
            </w:pPr>
          </w:p>
        </w:tc>
        <w:tc>
          <w:tcPr>
            <w:tcW w:w="1697" w:type="dxa"/>
          </w:tcPr>
          <w:p w:rsidR="007E332B" w:rsidRDefault="0067791C">
            <w:pPr>
              <w:spacing w:before="230" w:line="221" w:lineRule="auto"/>
              <w:ind w:left="580"/>
              <w:rPr>
                <w:rFonts w:ascii="宋体" w:eastAsia="宋体" w:hAnsi="宋体" w:cs="宋体" w:hint="eastAsia"/>
                <w:sz w:val="18"/>
                <w:szCs w:val="18"/>
              </w:rPr>
            </w:pPr>
            <w:proofErr w:type="spellStart"/>
            <w:r>
              <w:rPr>
                <w:rFonts w:ascii="宋体" w:eastAsia="宋体" w:hAnsi="宋体" w:cs="宋体"/>
                <w:spacing w:val="-3"/>
                <w:sz w:val="18"/>
                <w:szCs w:val="18"/>
              </w:rPr>
              <w:t>安全绳</w:t>
            </w:r>
            <w:proofErr w:type="spellEnd"/>
          </w:p>
        </w:tc>
        <w:tc>
          <w:tcPr>
            <w:tcW w:w="5237" w:type="dxa"/>
          </w:tcPr>
          <w:p w:rsidR="007E332B" w:rsidRDefault="0067791C">
            <w:pPr>
              <w:spacing w:before="74" w:line="270" w:lineRule="auto"/>
              <w:ind w:left="112" w:right="51" w:hanging="2"/>
              <w:rPr>
                <w:rFonts w:ascii="宋体" w:eastAsia="宋体" w:hAnsi="宋体" w:cs="宋体" w:hint="eastAsia"/>
                <w:sz w:val="18"/>
                <w:szCs w:val="18"/>
                <w:lang w:eastAsia="zh-CN"/>
              </w:rPr>
            </w:pPr>
            <w:r>
              <w:rPr>
                <w:rFonts w:ascii="宋体" w:eastAsia="宋体" w:hAnsi="宋体" w:cs="宋体"/>
                <w:spacing w:val="-11"/>
                <w:sz w:val="18"/>
                <w:szCs w:val="18"/>
                <w:lang w:eastAsia="zh-CN"/>
              </w:rPr>
              <w:t>可与缓冲器配合使用，通过约束佩戴者活动范围，环节冲击能量，</w:t>
            </w:r>
            <w:r>
              <w:rPr>
                <w:rFonts w:ascii="宋体" w:eastAsia="宋体" w:hAnsi="宋体" w:cs="宋体"/>
                <w:spacing w:val="-3"/>
                <w:sz w:val="18"/>
                <w:szCs w:val="18"/>
                <w:lang w:eastAsia="zh-CN"/>
              </w:rPr>
              <w:t>实现对作业人员的防护功能。</w:t>
            </w:r>
          </w:p>
        </w:tc>
        <w:tc>
          <w:tcPr>
            <w:tcW w:w="4114" w:type="dxa"/>
            <w:vMerge/>
            <w:tcBorders>
              <w:top w:val="nil"/>
              <w:bottom w:val="nil"/>
              <w:right w:val="single" w:sz="10" w:space="0" w:color="000000"/>
            </w:tcBorders>
          </w:tcPr>
          <w:p w:rsidR="007E332B" w:rsidRDefault="007E332B">
            <w:pPr>
              <w:pStyle w:val="TableText"/>
              <w:rPr>
                <w:lang w:eastAsia="zh-CN"/>
              </w:rPr>
            </w:pPr>
          </w:p>
        </w:tc>
      </w:tr>
      <w:tr w:rsidR="007E332B">
        <w:trPr>
          <w:trHeight w:val="627"/>
        </w:trPr>
        <w:tc>
          <w:tcPr>
            <w:tcW w:w="1251" w:type="dxa"/>
            <w:vMerge/>
            <w:tcBorders>
              <w:top w:val="nil"/>
              <w:left w:val="single" w:sz="10" w:space="0" w:color="000000"/>
              <w:bottom w:val="nil"/>
            </w:tcBorders>
          </w:tcPr>
          <w:p w:rsidR="007E332B" w:rsidRDefault="007E332B">
            <w:pPr>
              <w:pStyle w:val="TableText"/>
              <w:rPr>
                <w:lang w:eastAsia="zh-CN"/>
              </w:rPr>
            </w:pPr>
          </w:p>
        </w:tc>
        <w:tc>
          <w:tcPr>
            <w:tcW w:w="2161" w:type="dxa"/>
            <w:vMerge/>
            <w:tcBorders>
              <w:top w:val="nil"/>
              <w:bottom w:val="nil"/>
            </w:tcBorders>
          </w:tcPr>
          <w:p w:rsidR="007E332B" w:rsidRDefault="007E332B">
            <w:pPr>
              <w:pStyle w:val="TableText"/>
              <w:rPr>
                <w:lang w:eastAsia="zh-CN"/>
              </w:rPr>
            </w:pPr>
          </w:p>
        </w:tc>
        <w:tc>
          <w:tcPr>
            <w:tcW w:w="1697" w:type="dxa"/>
          </w:tcPr>
          <w:p w:rsidR="007E332B" w:rsidRDefault="0067791C">
            <w:pPr>
              <w:spacing w:before="231" w:line="220" w:lineRule="auto"/>
              <w:ind w:left="578"/>
              <w:rPr>
                <w:rFonts w:ascii="宋体" w:eastAsia="宋体" w:hAnsi="宋体" w:cs="宋体" w:hint="eastAsia"/>
                <w:sz w:val="18"/>
                <w:szCs w:val="18"/>
              </w:rPr>
            </w:pPr>
            <w:proofErr w:type="spellStart"/>
            <w:r>
              <w:rPr>
                <w:rFonts w:ascii="宋体" w:eastAsia="宋体" w:hAnsi="宋体" w:cs="宋体"/>
                <w:spacing w:val="-3"/>
                <w:sz w:val="18"/>
                <w:szCs w:val="18"/>
              </w:rPr>
              <w:t>缓冲器</w:t>
            </w:r>
            <w:proofErr w:type="spellEnd"/>
          </w:p>
        </w:tc>
        <w:tc>
          <w:tcPr>
            <w:tcW w:w="5237" w:type="dxa"/>
          </w:tcPr>
          <w:p w:rsidR="007E332B" w:rsidRDefault="0067791C">
            <w:pPr>
              <w:spacing w:before="75" w:line="270" w:lineRule="auto"/>
              <w:ind w:left="108" w:right="99" w:firstLine="16"/>
              <w:rPr>
                <w:rFonts w:ascii="宋体" w:eastAsia="宋体" w:hAnsi="宋体" w:cs="宋体" w:hint="eastAsia"/>
                <w:sz w:val="18"/>
                <w:szCs w:val="18"/>
                <w:lang w:eastAsia="zh-CN"/>
              </w:rPr>
            </w:pPr>
            <w:r>
              <w:rPr>
                <w:rFonts w:ascii="宋体" w:eastAsia="宋体" w:hAnsi="宋体" w:cs="宋体"/>
                <w:spacing w:val="-11"/>
                <w:sz w:val="18"/>
                <w:szCs w:val="18"/>
                <w:lang w:eastAsia="zh-CN"/>
              </w:rPr>
              <w:t>串联在系带和挂点之间，发生坠落时吸收部分</w:t>
            </w:r>
            <w:r>
              <w:rPr>
                <w:rFonts w:ascii="宋体" w:eastAsia="宋体" w:hAnsi="宋体" w:cs="宋体"/>
                <w:spacing w:val="-12"/>
                <w:sz w:val="18"/>
                <w:szCs w:val="18"/>
                <w:lang w:eastAsia="zh-CN"/>
              </w:rPr>
              <w:t>冲击能量，降低作</w:t>
            </w:r>
            <w:r>
              <w:rPr>
                <w:rFonts w:ascii="宋体" w:eastAsia="宋体" w:hAnsi="宋体" w:cs="宋体"/>
                <w:spacing w:val="-3"/>
                <w:sz w:val="18"/>
                <w:szCs w:val="18"/>
                <w:lang w:eastAsia="zh-CN"/>
              </w:rPr>
              <w:t>业人员收到的冲击力。</w:t>
            </w:r>
          </w:p>
        </w:tc>
        <w:tc>
          <w:tcPr>
            <w:tcW w:w="4114" w:type="dxa"/>
            <w:vMerge/>
            <w:tcBorders>
              <w:top w:val="nil"/>
              <w:bottom w:val="nil"/>
              <w:right w:val="single" w:sz="10" w:space="0" w:color="000000"/>
            </w:tcBorders>
          </w:tcPr>
          <w:p w:rsidR="007E332B" w:rsidRDefault="007E332B">
            <w:pPr>
              <w:pStyle w:val="TableText"/>
              <w:rPr>
                <w:lang w:eastAsia="zh-CN"/>
              </w:rPr>
            </w:pPr>
          </w:p>
        </w:tc>
      </w:tr>
      <w:tr w:rsidR="007E332B">
        <w:trPr>
          <w:trHeight w:val="626"/>
        </w:trPr>
        <w:tc>
          <w:tcPr>
            <w:tcW w:w="1251" w:type="dxa"/>
            <w:vMerge/>
            <w:tcBorders>
              <w:top w:val="nil"/>
              <w:left w:val="single" w:sz="10" w:space="0" w:color="000000"/>
            </w:tcBorders>
          </w:tcPr>
          <w:p w:rsidR="007E332B" w:rsidRDefault="007E332B">
            <w:pPr>
              <w:pStyle w:val="TableText"/>
              <w:rPr>
                <w:lang w:eastAsia="zh-CN"/>
              </w:rPr>
            </w:pPr>
          </w:p>
        </w:tc>
        <w:tc>
          <w:tcPr>
            <w:tcW w:w="2161" w:type="dxa"/>
            <w:vMerge/>
            <w:tcBorders>
              <w:top w:val="nil"/>
            </w:tcBorders>
          </w:tcPr>
          <w:p w:rsidR="007E332B" w:rsidRDefault="007E332B">
            <w:pPr>
              <w:pStyle w:val="TableText"/>
              <w:rPr>
                <w:lang w:eastAsia="zh-CN"/>
              </w:rPr>
            </w:pPr>
          </w:p>
        </w:tc>
        <w:tc>
          <w:tcPr>
            <w:tcW w:w="1697" w:type="dxa"/>
          </w:tcPr>
          <w:p w:rsidR="007E332B" w:rsidRDefault="0067791C">
            <w:pPr>
              <w:spacing w:before="234" w:line="220" w:lineRule="auto"/>
              <w:ind w:left="395"/>
              <w:rPr>
                <w:rFonts w:ascii="宋体" w:eastAsia="宋体" w:hAnsi="宋体" w:cs="宋体" w:hint="eastAsia"/>
                <w:sz w:val="18"/>
                <w:szCs w:val="18"/>
              </w:rPr>
            </w:pPr>
            <w:proofErr w:type="spellStart"/>
            <w:r>
              <w:rPr>
                <w:rFonts w:ascii="宋体" w:eastAsia="宋体" w:hAnsi="宋体" w:cs="宋体"/>
                <w:spacing w:val="-2"/>
                <w:sz w:val="18"/>
                <w:szCs w:val="18"/>
              </w:rPr>
              <w:t>速差自控器</w:t>
            </w:r>
            <w:proofErr w:type="spellEnd"/>
          </w:p>
        </w:tc>
        <w:tc>
          <w:tcPr>
            <w:tcW w:w="5237" w:type="dxa"/>
          </w:tcPr>
          <w:p w:rsidR="007E332B" w:rsidRDefault="0067791C">
            <w:pPr>
              <w:spacing w:before="78" w:line="270" w:lineRule="auto"/>
              <w:ind w:left="109" w:right="100" w:firstLine="2"/>
              <w:rPr>
                <w:rFonts w:ascii="宋体" w:eastAsia="宋体" w:hAnsi="宋体" w:cs="宋体" w:hint="eastAsia"/>
                <w:sz w:val="18"/>
                <w:szCs w:val="18"/>
                <w:lang w:eastAsia="zh-CN"/>
              </w:rPr>
            </w:pPr>
            <w:r>
              <w:rPr>
                <w:rFonts w:ascii="宋体" w:eastAsia="宋体" w:hAnsi="宋体" w:cs="宋体"/>
                <w:spacing w:val="-8"/>
                <w:sz w:val="18"/>
                <w:szCs w:val="18"/>
                <w:lang w:eastAsia="zh-CN"/>
              </w:rPr>
              <w:t>安装在挂点上，装有可伸缩长度的绳（带、钢丝绳</w:t>
            </w:r>
            <w:r>
              <w:rPr>
                <w:rFonts w:ascii="宋体" w:eastAsia="宋体" w:hAnsi="宋体" w:cs="宋体"/>
                <w:spacing w:val="-46"/>
                <w:sz w:val="18"/>
                <w:szCs w:val="18"/>
                <w:lang w:eastAsia="zh-CN"/>
              </w:rPr>
              <w:t>），</w:t>
            </w:r>
            <w:r>
              <w:rPr>
                <w:rFonts w:ascii="宋体" w:eastAsia="宋体" w:hAnsi="宋体" w:cs="宋体"/>
                <w:spacing w:val="-9"/>
                <w:sz w:val="18"/>
                <w:szCs w:val="18"/>
                <w:lang w:eastAsia="zh-CN"/>
              </w:rPr>
              <w:t>串联在系带</w:t>
            </w:r>
            <w:r>
              <w:rPr>
                <w:rFonts w:ascii="宋体" w:eastAsia="宋体" w:hAnsi="宋体" w:cs="宋体"/>
                <w:spacing w:val="-1"/>
                <w:sz w:val="18"/>
                <w:szCs w:val="18"/>
                <w:lang w:eastAsia="zh-CN"/>
              </w:rPr>
              <w:t>和挂点之间，在坠落发生时因速度变化引发制</w:t>
            </w:r>
            <w:r>
              <w:rPr>
                <w:rFonts w:ascii="宋体" w:eastAsia="宋体" w:hAnsi="宋体" w:cs="宋体"/>
                <w:spacing w:val="-2"/>
                <w:sz w:val="18"/>
                <w:szCs w:val="18"/>
                <w:lang w:eastAsia="zh-CN"/>
              </w:rPr>
              <w:t>动作用的装备。</w:t>
            </w:r>
          </w:p>
        </w:tc>
        <w:tc>
          <w:tcPr>
            <w:tcW w:w="4114" w:type="dxa"/>
            <w:vMerge/>
            <w:tcBorders>
              <w:top w:val="nil"/>
              <w:right w:val="single" w:sz="10" w:space="0" w:color="000000"/>
            </w:tcBorders>
          </w:tcPr>
          <w:p w:rsidR="007E332B" w:rsidRDefault="007E332B">
            <w:pPr>
              <w:pStyle w:val="TableText"/>
              <w:rPr>
                <w:lang w:eastAsia="zh-CN"/>
              </w:rPr>
            </w:pPr>
          </w:p>
        </w:tc>
      </w:tr>
      <w:tr w:rsidR="007E332B">
        <w:trPr>
          <w:trHeight w:val="627"/>
        </w:trPr>
        <w:tc>
          <w:tcPr>
            <w:tcW w:w="1251" w:type="dxa"/>
            <w:vMerge w:val="restart"/>
            <w:tcBorders>
              <w:left w:val="single" w:sz="10" w:space="0" w:color="000000"/>
              <w:bottom w:val="nil"/>
            </w:tcBorders>
          </w:tcPr>
          <w:p w:rsidR="007E332B" w:rsidRDefault="007E332B">
            <w:pPr>
              <w:pStyle w:val="TableText"/>
              <w:spacing w:line="358" w:lineRule="auto"/>
              <w:rPr>
                <w:lang w:eastAsia="zh-CN"/>
              </w:rPr>
            </w:pPr>
          </w:p>
          <w:p w:rsidR="007E332B" w:rsidRDefault="007E332B">
            <w:pPr>
              <w:pStyle w:val="TableText"/>
              <w:spacing w:line="358" w:lineRule="auto"/>
              <w:rPr>
                <w:lang w:eastAsia="zh-CN"/>
              </w:rPr>
            </w:pPr>
          </w:p>
          <w:p w:rsidR="007E332B" w:rsidRDefault="0067791C">
            <w:pPr>
              <w:spacing w:before="58" w:line="221" w:lineRule="auto"/>
              <w:ind w:left="253"/>
              <w:rPr>
                <w:rFonts w:ascii="宋体" w:eastAsia="宋体" w:hAnsi="宋体" w:cs="宋体" w:hint="eastAsia"/>
                <w:sz w:val="18"/>
                <w:szCs w:val="18"/>
              </w:rPr>
            </w:pPr>
            <w:proofErr w:type="spellStart"/>
            <w:r>
              <w:rPr>
                <w:rFonts w:ascii="宋体" w:eastAsia="宋体" w:hAnsi="宋体" w:cs="宋体"/>
                <w:spacing w:val="-2"/>
                <w:sz w:val="18"/>
                <w:szCs w:val="18"/>
              </w:rPr>
              <w:t>十、其它</w:t>
            </w:r>
            <w:proofErr w:type="spellEnd"/>
          </w:p>
        </w:tc>
        <w:tc>
          <w:tcPr>
            <w:tcW w:w="2161" w:type="dxa"/>
            <w:vMerge w:val="restart"/>
            <w:tcBorders>
              <w:bottom w:val="nil"/>
            </w:tcBorders>
          </w:tcPr>
          <w:p w:rsidR="007E332B" w:rsidRDefault="007E332B">
            <w:pPr>
              <w:pStyle w:val="TableText"/>
              <w:spacing w:line="280" w:lineRule="auto"/>
              <w:rPr>
                <w:lang w:eastAsia="zh-CN"/>
              </w:rPr>
            </w:pPr>
          </w:p>
          <w:p w:rsidR="007E332B" w:rsidRDefault="007E332B">
            <w:pPr>
              <w:pStyle w:val="TableText"/>
              <w:spacing w:line="280" w:lineRule="auto"/>
              <w:rPr>
                <w:lang w:eastAsia="zh-CN"/>
              </w:rPr>
            </w:pPr>
          </w:p>
          <w:p w:rsidR="007E332B" w:rsidRDefault="0067791C">
            <w:pPr>
              <w:spacing w:before="59" w:line="270" w:lineRule="auto"/>
              <w:ind w:left="101" w:right="263" w:hanging="1"/>
              <w:rPr>
                <w:rFonts w:ascii="宋体" w:eastAsia="宋体" w:hAnsi="宋体" w:cs="宋体" w:hint="eastAsia"/>
                <w:sz w:val="18"/>
                <w:szCs w:val="18"/>
                <w:lang w:eastAsia="zh-CN"/>
              </w:rPr>
            </w:pPr>
            <w:r>
              <w:rPr>
                <w:rFonts w:ascii="宋体" w:eastAsia="宋体" w:hAnsi="宋体" w:cs="宋体"/>
                <w:spacing w:val="-1"/>
                <w:sz w:val="18"/>
                <w:szCs w:val="18"/>
                <w:lang w:eastAsia="zh-CN"/>
              </w:rPr>
              <w:t>其他防御危险、有害因</w:t>
            </w:r>
            <w:r>
              <w:rPr>
                <w:rFonts w:ascii="宋体" w:eastAsia="宋体" w:hAnsi="宋体" w:cs="宋体"/>
                <w:spacing w:val="-2"/>
                <w:sz w:val="18"/>
                <w:szCs w:val="18"/>
                <w:lang w:eastAsia="zh-CN"/>
              </w:rPr>
              <w:t>素的劳动防护用品</w:t>
            </w:r>
          </w:p>
        </w:tc>
        <w:tc>
          <w:tcPr>
            <w:tcW w:w="1697" w:type="dxa"/>
          </w:tcPr>
          <w:p w:rsidR="007E332B" w:rsidRDefault="0067791C">
            <w:pPr>
              <w:spacing w:before="235" w:line="220" w:lineRule="auto"/>
              <w:ind w:left="577"/>
              <w:rPr>
                <w:rFonts w:ascii="宋体" w:eastAsia="宋体" w:hAnsi="宋体" w:cs="宋体" w:hint="eastAsia"/>
                <w:sz w:val="18"/>
                <w:szCs w:val="18"/>
              </w:rPr>
            </w:pPr>
            <w:proofErr w:type="spellStart"/>
            <w:r>
              <w:rPr>
                <w:rFonts w:ascii="宋体" w:eastAsia="宋体" w:hAnsi="宋体" w:cs="宋体"/>
                <w:spacing w:val="-2"/>
                <w:sz w:val="18"/>
                <w:szCs w:val="18"/>
              </w:rPr>
              <w:t>救生衣</w:t>
            </w:r>
            <w:proofErr w:type="spellEnd"/>
          </w:p>
        </w:tc>
        <w:tc>
          <w:tcPr>
            <w:tcW w:w="5237" w:type="dxa"/>
          </w:tcPr>
          <w:p w:rsidR="007E332B" w:rsidRDefault="0067791C">
            <w:pPr>
              <w:spacing w:before="79" w:line="270" w:lineRule="auto"/>
              <w:ind w:left="110" w:right="99"/>
              <w:rPr>
                <w:rFonts w:ascii="宋体" w:eastAsia="宋体" w:hAnsi="宋体" w:cs="宋体" w:hint="eastAsia"/>
                <w:sz w:val="18"/>
                <w:szCs w:val="18"/>
                <w:lang w:eastAsia="zh-CN"/>
              </w:rPr>
            </w:pPr>
            <w:r>
              <w:rPr>
                <w:rFonts w:ascii="宋体" w:eastAsia="宋体" w:hAnsi="宋体" w:cs="宋体"/>
                <w:spacing w:val="-10"/>
                <w:sz w:val="18"/>
                <w:szCs w:val="18"/>
                <w:lang w:eastAsia="zh-CN"/>
              </w:rPr>
              <w:t>水上救生设备，使落水人员穿在身上具有足够浮力</w:t>
            </w:r>
            <w:r>
              <w:rPr>
                <w:rFonts w:ascii="宋体" w:eastAsia="宋体" w:hAnsi="宋体" w:cs="宋体"/>
                <w:spacing w:val="-11"/>
                <w:sz w:val="18"/>
                <w:szCs w:val="18"/>
                <w:lang w:eastAsia="zh-CN"/>
              </w:rPr>
              <w:t>，使落水者头</w:t>
            </w:r>
            <w:r>
              <w:rPr>
                <w:rFonts w:ascii="宋体" w:eastAsia="宋体" w:hAnsi="宋体" w:cs="宋体"/>
                <w:spacing w:val="-2"/>
                <w:sz w:val="18"/>
                <w:szCs w:val="18"/>
                <w:lang w:eastAsia="zh-CN"/>
              </w:rPr>
              <w:t>部能露出水面，便于呼吸以及求救，减少溺水的概率。</w:t>
            </w:r>
          </w:p>
        </w:tc>
        <w:tc>
          <w:tcPr>
            <w:tcW w:w="4114" w:type="dxa"/>
            <w:vMerge w:val="restart"/>
            <w:tcBorders>
              <w:bottom w:val="nil"/>
              <w:right w:val="single" w:sz="10" w:space="0" w:color="000000"/>
            </w:tcBorders>
          </w:tcPr>
          <w:p w:rsidR="007E332B" w:rsidRDefault="007E332B">
            <w:pPr>
              <w:pStyle w:val="TableText"/>
              <w:spacing w:line="445" w:lineRule="auto"/>
              <w:rPr>
                <w:lang w:eastAsia="zh-CN"/>
              </w:rPr>
            </w:pPr>
          </w:p>
          <w:p w:rsidR="007E332B" w:rsidRDefault="0067791C">
            <w:pPr>
              <w:spacing w:before="59" w:line="220" w:lineRule="auto"/>
              <w:ind w:left="118"/>
              <w:rPr>
                <w:rFonts w:ascii="宋体" w:eastAsia="宋体" w:hAnsi="宋体" w:cs="宋体" w:hint="eastAsia"/>
                <w:sz w:val="18"/>
                <w:szCs w:val="18"/>
              </w:rPr>
            </w:pPr>
            <w:proofErr w:type="spellStart"/>
            <w:r>
              <w:rPr>
                <w:rFonts w:ascii="宋体" w:eastAsia="宋体" w:hAnsi="宋体" w:cs="宋体"/>
                <w:spacing w:val="-7"/>
                <w:sz w:val="18"/>
                <w:szCs w:val="18"/>
              </w:rPr>
              <w:t>水域保洁作业</w:t>
            </w:r>
            <w:proofErr w:type="spellEnd"/>
            <w:r>
              <w:rPr>
                <w:rFonts w:ascii="宋体" w:eastAsia="宋体" w:hAnsi="宋体" w:cs="宋体"/>
                <w:spacing w:val="-7"/>
                <w:sz w:val="18"/>
                <w:szCs w:val="18"/>
              </w:rPr>
              <w:t>；</w:t>
            </w:r>
          </w:p>
        </w:tc>
      </w:tr>
      <w:tr w:rsidR="007E332B">
        <w:trPr>
          <w:trHeight w:val="536"/>
        </w:trPr>
        <w:tc>
          <w:tcPr>
            <w:tcW w:w="1251" w:type="dxa"/>
            <w:vMerge/>
            <w:tcBorders>
              <w:top w:val="nil"/>
              <w:left w:val="single" w:sz="10" w:space="0" w:color="000000"/>
              <w:bottom w:val="nil"/>
            </w:tcBorders>
          </w:tcPr>
          <w:p w:rsidR="007E332B" w:rsidRDefault="007E332B">
            <w:pPr>
              <w:pStyle w:val="TableText"/>
            </w:pPr>
          </w:p>
        </w:tc>
        <w:tc>
          <w:tcPr>
            <w:tcW w:w="2161" w:type="dxa"/>
            <w:vMerge/>
            <w:tcBorders>
              <w:top w:val="nil"/>
              <w:bottom w:val="nil"/>
            </w:tcBorders>
          </w:tcPr>
          <w:p w:rsidR="007E332B" w:rsidRDefault="007E332B">
            <w:pPr>
              <w:pStyle w:val="TableText"/>
            </w:pPr>
          </w:p>
        </w:tc>
        <w:tc>
          <w:tcPr>
            <w:tcW w:w="1697" w:type="dxa"/>
          </w:tcPr>
          <w:p w:rsidR="007E332B" w:rsidRDefault="0067791C">
            <w:pPr>
              <w:spacing w:before="192" w:line="220" w:lineRule="auto"/>
              <w:ind w:left="577"/>
              <w:rPr>
                <w:rFonts w:ascii="宋体" w:eastAsia="宋体" w:hAnsi="宋体" w:cs="宋体" w:hint="eastAsia"/>
                <w:sz w:val="18"/>
                <w:szCs w:val="18"/>
              </w:rPr>
            </w:pPr>
            <w:proofErr w:type="spellStart"/>
            <w:r>
              <w:rPr>
                <w:rFonts w:ascii="宋体" w:eastAsia="宋体" w:hAnsi="宋体" w:cs="宋体"/>
                <w:spacing w:val="-2"/>
                <w:sz w:val="18"/>
                <w:szCs w:val="18"/>
              </w:rPr>
              <w:t>救生圈</w:t>
            </w:r>
            <w:proofErr w:type="spellEnd"/>
          </w:p>
        </w:tc>
        <w:tc>
          <w:tcPr>
            <w:tcW w:w="5237" w:type="dxa"/>
          </w:tcPr>
          <w:p w:rsidR="007E332B" w:rsidRDefault="0067791C">
            <w:pPr>
              <w:spacing w:before="192" w:line="220" w:lineRule="auto"/>
              <w:ind w:left="110"/>
              <w:rPr>
                <w:rFonts w:ascii="宋体" w:eastAsia="宋体" w:hAnsi="宋体" w:cs="宋体" w:hint="eastAsia"/>
                <w:sz w:val="18"/>
                <w:szCs w:val="18"/>
                <w:lang w:eastAsia="zh-CN"/>
              </w:rPr>
            </w:pPr>
            <w:r>
              <w:rPr>
                <w:rFonts w:ascii="宋体" w:eastAsia="宋体" w:hAnsi="宋体" w:cs="宋体"/>
                <w:spacing w:val="-2"/>
                <w:sz w:val="18"/>
                <w:szCs w:val="18"/>
                <w:lang w:eastAsia="zh-CN"/>
              </w:rPr>
              <w:t>水上救生设备，落水人员使用等待救生的设备。</w:t>
            </w:r>
          </w:p>
        </w:tc>
        <w:tc>
          <w:tcPr>
            <w:tcW w:w="4114" w:type="dxa"/>
            <w:vMerge/>
            <w:tcBorders>
              <w:top w:val="nil"/>
              <w:right w:val="single" w:sz="10" w:space="0" w:color="000000"/>
            </w:tcBorders>
          </w:tcPr>
          <w:p w:rsidR="007E332B" w:rsidRDefault="007E332B">
            <w:pPr>
              <w:pStyle w:val="TableText"/>
              <w:rPr>
                <w:lang w:eastAsia="zh-CN"/>
              </w:rPr>
            </w:pPr>
          </w:p>
        </w:tc>
      </w:tr>
      <w:tr w:rsidR="007E332B">
        <w:trPr>
          <w:trHeight w:val="548"/>
        </w:trPr>
        <w:tc>
          <w:tcPr>
            <w:tcW w:w="1251" w:type="dxa"/>
            <w:vMerge/>
            <w:tcBorders>
              <w:top w:val="nil"/>
              <w:left w:val="single" w:sz="10" w:space="0" w:color="000000"/>
              <w:bottom w:val="single" w:sz="10" w:space="0" w:color="000000"/>
            </w:tcBorders>
          </w:tcPr>
          <w:p w:rsidR="007E332B" w:rsidRDefault="007E332B">
            <w:pPr>
              <w:pStyle w:val="TableText"/>
              <w:rPr>
                <w:lang w:eastAsia="zh-CN"/>
              </w:rPr>
            </w:pPr>
          </w:p>
        </w:tc>
        <w:tc>
          <w:tcPr>
            <w:tcW w:w="2161" w:type="dxa"/>
            <w:vMerge/>
            <w:tcBorders>
              <w:top w:val="nil"/>
              <w:bottom w:val="single" w:sz="10" w:space="0" w:color="000000"/>
            </w:tcBorders>
          </w:tcPr>
          <w:p w:rsidR="007E332B" w:rsidRDefault="007E332B">
            <w:pPr>
              <w:pStyle w:val="TableText"/>
              <w:rPr>
                <w:lang w:eastAsia="zh-CN"/>
              </w:rPr>
            </w:pPr>
          </w:p>
        </w:tc>
        <w:tc>
          <w:tcPr>
            <w:tcW w:w="1697" w:type="dxa"/>
            <w:tcBorders>
              <w:bottom w:val="single" w:sz="10" w:space="0" w:color="000000"/>
            </w:tcBorders>
          </w:tcPr>
          <w:p w:rsidR="007E332B" w:rsidRDefault="0067791C">
            <w:pPr>
              <w:spacing w:before="196" w:line="221" w:lineRule="auto"/>
              <w:ind w:left="665"/>
              <w:rPr>
                <w:rFonts w:ascii="宋体" w:eastAsia="宋体" w:hAnsi="宋体" w:cs="宋体" w:hint="eastAsia"/>
                <w:sz w:val="18"/>
                <w:szCs w:val="18"/>
              </w:rPr>
            </w:pPr>
            <w:proofErr w:type="spellStart"/>
            <w:r>
              <w:rPr>
                <w:rFonts w:ascii="宋体" w:eastAsia="宋体" w:hAnsi="宋体" w:cs="宋体"/>
                <w:spacing w:val="-2"/>
                <w:sz w:val="18"/>
                <w:szCs w:val="18"/>
              </w:rPr>
              <w:t>其它</w:t>
            </w:r>
            <w:proofErr w:type="spellEnd"/>
          </w:p>
        </w:tc>
        <w:tc>
          <w:tcPr>
            <w:tcW w:w="5237" w:type="dxa"/>
            <w:tcBorders>
              <w:bottom w:val="single" w:sz="10" w:space="0" w:color="000000"/>
            </w:tcBorders>
          </w:tcPr>
          <w:p w:rsidR="007E332B" w:rsidRDefault="0067791C">
            <w:pPr>
              <w:spacing w:before="196" w:line="220" w:lineRule="auto"/>
              <w:ind w:left="108"/>
              <w:rPr>
                <w:rFonts w:ascii="宋体" w:eastAsia="宋体" w:hAnsi="宋体" w:cs="宋体" w:hint="eastAsia"/>
                <w:sz w:val="18"/>
                <w:szCs w:val="18"/>
                <w:lang w:eastAsia="zh-CN"/>
              </w:rPr>
            </w:pPr>
            <w:r>
              <w:rPr>
                <w:rFonts w:ascii="宋体" w:eastAsia="宋体" w:hAnsi="宋体" w:cs="宋体"/>
                <w:spacing w:val="-2"/>
                <w:sz w:val="18"/>
                <w:szCs w:val="18"/>
                <w:lang w:eastAsia="zh-CN"/>
              </w:rPr>
              <w:t>根据作业需要配备的其它劳动防护用品。</w:t>
            </w:r>
          </w:p>
        </w:tc>
        <w:tc>
          <w:tcPr>
            <w:tcW w:w="4114" w:type="dxa"/>
            <w:tcBorders>
              <w:bottom w:val="single" w:sz="10" w:space="0" w:color="000000"/>
              <w:right w:val="single" w:sz="10" w:space="0" w:color="000000"/>
            </w:tcBorders>
          </w:tcPr>
          <w:p w:rsidR="007E332B" w:rsidRDefault="0067791C">
            <w:pPr>
              <w:spacing w:before="196" w:line="220" w:lineRule="auto"/>
              <w:ind w:left="116"/>
              <w:rPr>
                <w:rFonts w:ascii="宋体" w:eastAsia="宋体" w:hAnsi="宋体" w:cs="宋体" w:hint="eastAsia"/>
                <w:sz w:val="18"/>
                <w:szCs w:val="18"/>
              </w:rPr>
            </w:pPr>
            <w:proofErr w:type="spellStart"/>
            <w:r>
              <w:rPr>
                <w:rFonts w:ascii="宋体" w:eastAsia="宋体" w:hAnsi="宋体" w:cs="宋体"/>
                <w:spacing w:val="-1"/>
                <w:sz w:val="18"/>
                <w:szCs w:val="18"/>
              </w:rPr>
              <w:t>根据实际需要配备</w:t>
            </w:r>
            <w:proofErr w:type="spellEnd"/>
          </w:p>
        </w:tc>
      </w:tr>
      <w:tr w:rsidR="007E332B">
        <w:trPr>
          <w:trHeight w:val="641"/>
        </w:trPr>
        <w:tc>
          <w:tcPr>
            <w:tcW w:w="14460" w:type="dxa"/>
            <w:gridSpan w:val="5"/>
            <w:tcBorders>
              <w:top w:val="single" w:sz="10" w:space="0" w:color="000000"/>
              <w:left w:val="single" w:sz="10" w:space="0" w:color="000000"/>
              <w:bottom w:val="single" w:sz="10" w:space="0" w:color="000000"/>
              <w:right w:val="single" w:sz="10" w:space="0" w:color="000000"/>
            </w:tcBorders>
          </w:tcPr>
          <w:p w:rsidR="007E332B" w:rsidRDefault="0067791C">
            <w:pPr>
              <w:spacing w:before="74" w:line="219" w:lineRule="auto"/>
              <w:ind w:left="104"/>
              <w:rPr>
                <w:rFonts w:ascii="宋体" w:eastAsia="宋体" w:hAnsi="宋体" w:cs="宋体" w:hint="eastAsia"/>
                <w:sz w:val="18"/>
                <w:szCs w:val="18"/>
                <w:lang w:eastAsia="zh-CN"/>
              </w:rPr>
            </w:pPr>
            <w:r>
              <w:rPr>
                <w:rFonts w:ascii="宋体" w:eastAsia="宋体" w:hAnsi="宋体" w:cs="宋体"/>
                <w:spacing w:val="-6"/>
                <w:sz w:val="18"/>
                <w:szCs w:val="18"/>
                <w:lang w:eastAsia="zh-CN"/>
              </w:rPr>
              <w:t>备注：</w:t>
            </w:r>
            <w:r>
              <w:rPr>
                <w:rFonts w:ascii="Times New Roman" w:eastAsia="Times New Roman" w:hAnsi="Times New Roman" w:cs="Times New Roman"/>
                <w:spacing w:val="-6"/>
                <w:sz w:val="18"/>
                <w:szCs w:val="18"/>
                <w:lang w:eastAsia="zh-CN"/>
              </w:rPr>
              <w:t>1.</w:t>
            </w:r>
            <w:r>
              <w:rPr>
                <w:rFonts w:ascii="宋体" w:eastAsia="宋体" w:hAnsi="宋体" w:cs="宋体"/>
                <w:spacing w:val="-6"/>
                <w:sz w:val="18"/>
                <w:szCs w:val="18"/>
                <w:lang w:eastAsia="zh-CN"/>
              </w:rPr>
              <w:t>本表所列劳动防护用品包括但不仅限于以上品类（</w:t>
            </w:r>
            <w:r>
              <w:rPr>
                <w:rFonts w:ascii="宋体" w:eastAsia="宋体" w:hAnsi="宋体" w:cs="宋体"/>
                <w:spacing w:val="-6"/>
                <w:sz w:val="18"/>
                <w:szCs w:val="18"/>
                <w:lang w:eastAsia="zh-CN"/>
              </w:rPr>
              <w:t>“</w:t>
            </w:r>
            <w:r>
              <w:rPr>
                <w:rFonts w:ascii="宋体" w:eastAsia="宋体" w:hAnsi="宋体" w:cs="宋体"/>
                <w:spacing w:val="-6"/>
                <w:sz w:val="18"/>
                <w:szCs w:val="18"/>
                <w:lang w:eastAsia="zh-CN"/>
              </w:rPr>
              <w:t>防护用品名称</w:t>
            </w:r>
            <w:r>
              <w:rPr>
                <w:rFonts w:ascii="宋体" w:eastAsia="宋体" w:hAnsi="宋体" w:cs="宋体"/>
                <w:spacing w:val="-6"/>
                <w:sz w:val="18"/>
                <w:szCs w:val="18"/>
                <w:lang w:eastAsia="zh-CN"/>
              </w:rPr>
              <w:t>”</w:t>
            </w:r>
            <w:r>
              <w:rPr>
                <w:rFonts w:ascii="宋体" w:eastAsia="宋体" w:hAnsi="宋体" w:cs="宋体"/>
                <w:spacing w:val="-6"/>
                <w:sz w:val="18"/>
                <w:szCs w:val="18"/>
                <w:lang w:eastAsia="zh-CN"/>
              </w:rPr>
              <w:t>列</w:t>
            </w:r>
            <w:r>
              <w:rPr>
                <w:rFonts w:ascii="宋体" w:eastAsia="宋体" w:hAnsi="宋体" w:cs="宋体"/>
                <w:spacing w:val="-1"/>
                <w:sz w:val="18"/>
                <w:szCs w:val="18"/>
                <w:lang w:eastAsia="zh-CN"/>
              </w:rPr>
              <w:t>），</w:t>
            </w:r>
            <w:r>
              <w:rPr>
                <w:rFonts w:ascii="宋体" w:eastAsia="宋体" w:hAnsi="宋体" w:cs="宋体"/>
                <w:spacing w:val="-6"/>
                <w:sz w:val="18"/>
                <w:szCs w:val="18"/>
                <w:lang w:eastAsia="zh-CN"/>
              </w:rPr>
              <w:t>各单位如有需求，可根据实际配备；</w:t>
            </w:r>
          </w:p>
          <w:p w:rsidR="007E332B" w:rsidRDefault="0067791C">
            <w:pPr>
              <w:spacing w:before="98" w:line="219" w:lineRule="auto"/>
              <w:ind w:left="638"/>
              <w:rPr>
                <w:rFonts w:ascii="宋体" w:eastAsia="宋体" w:hAnsi="宋体" w:cs="宋体" w:hint="eastAsia"/>
                <w:sz w:val="18"/>
                <w:szCs w:val="18"/>
                <w:lang w:eastAsia="zh-CN"/>
              </w:rPr>
            </w:pPr>
            <w:r>
              <w:rPr>
                <w:rFonts w:ascii="Times New Roman" w:eastAsia="Times New Roman" w:hAnsi="Times New Roman" w:cs="Times New Roman"/>
                <w:sz w:val="18"/>
                <w:szCs w:val="18"/>
                <w:lang w:eastAsia="zh-CN"/>
              </w:rPr>
              <w:t>2.</w:t>
            </w:r>
            <w:r>
              <w:rPr>
                <w:rFonts w:ascii="宋体" w:eastAsia="宋体" w:hAnsi="宋体" w:cs="宋体"/>
                <w:sz w:val="18"/>
                <w:szCs w:val="18"/>
                <w:lang w:eastAsia="zh-CN"/>
              </w:rPr>
              <w:t>本表所列劳动防护用品的适用场景，为环卫、园林绿化、城市大管家、物业、消杀、建设施</w:t>
            </w:r>
            <w:r>
              <w:rPr>
                <w:rFonts w:ascii="宋体" w:eastAsia="宋体" w:hAnsi="宋体" w:cs="宋体"/>
                <w:spacing w:val="-1"/>
                <w:sz w:val="18"/>
                <w:szCs w:val="18"/>
                <w:lang w:eastAsia="zh-CN"/>
              </w:rPr>
              <w:t>工等项目常见作业场景，其它作业场景或场所如有需要可参照使用。</w:t>
            </w:r>
          </w:p>
        </w:tc>
      </w:tr>
    </w:tbl>
    <w:p w:rsidR="007E332B" w:rsidRDefault="007E332B">
      <w:pPr>
        <w:rPr>
          <w:lang w:eastAsia="zh-CN"/>
        </w:rPr>
      </w:pPr>
    </w:p>
    <w:p w:rsidR="007E332B" w:rsidRDefault="007E332B">
      <w:pPr>
        <w:rPr>
          <w:lang w:eastAsia="zh-CN"/>
        </w:rPr>
        <w:sectPr w:rsidR="007E332B">
          <w:footerReference w:type="default" r:id="rId14"/>
          <w:pgSz w:w="16839" w:h="11907"/>
          <w:pgMar w:top="1507" w:right="1315" w:bottom="1270" w:left="1036" w:header="851" w:footer="1094" w:gutter="0"/>
          <w:cols w:space="720"/>
        </w:sectPr>
      </w:pPr>
    </w:p>
    <w:p w:rsidR="007E332B" w:rsidRDefault="007E332B">
      <w:pPr>
        <w:spacing w:before="61"/>
        <w:rPr>
          <w:lang w:eastAsia="zh-CN"/>
        </w:rPr>
      </w:pPr>
    </w:p>
    <w:p w:rsidR="007E332B" w:rsidRDefault="007E332B">
      <w:pPr>
        <w:rPr>
          <w:lang w:eastAsia="zh-CN"/>
        </w:rPr>
        <w:sectPr w:rsidR="007E332B">
          <w:headerReference w:type="default" r:id="rId15"/>
          <w:footerReference w:type="default" r:id="rId16"/>
          <w:pgSz w:w="12240" w:h="15840"/>
          <w:pgMar w:top="1377" w:right="1555" w:bottom="1140" w:left="1560" w:header="720" w:footer="963" w:gutter="0"/>
          <w:cols w:space="720" w:equalWidth="0">
            <w:col w:w="9124"/>
          </w:cols>
        </w:sectPr>
      </w:pPr>
    </w:p>
    <w:p w:rsidR="007E332B" w:rsidRDefault="0067791C">
      <w:pPr>
        <w:spacing w:before="174" w:line="219" w:lineRule="auto"/>
        <w:ind w:left="56"/>
        <w:rPr>
          <w:rFonts w:ascii="宋体" w:eastAsia="宋体" w:hAnsi="宋体" w:cs="宋体" w:hint="eastAsia"/>
          <w:sz w:val="24"/>
          <w:szCs w:val="24"/>
          <w:lang w:eastAsia="zh-CN"/>
        </w:rPr>
      </w:pPr>
      <w:r>
        <w:rPr>
          <w:rFonts w:ascii="宋体" w:eastAsia="宋体" w:hAnsi="宋体" w:cs="宋体"/>
          <w:spacing w:val="-8"/>
          <w:sz w:val="24"/>
          <w:szCs w:val="24"/>
          <w:lang w:eastAsia="zh-CN"/>
          <w14:textOutline w14:w="4356" w14:cap="flat" w14:cmpd="sng" w14:algn="ctr">
            <w14:solidFill>
              <w14:srgbClr w14:val="000000"/>
            </w14:solidFill>
            <w14:prstDash w14:val="solid"/>
            <w14:miter w14:lim="0"/>
          </w14:textOutline>
        </w:rPr>
        <w:t>附件</w:t>
      </w:r>
      <w:r>
        <w:rPr>
          <w:rFonts w:ascii="Times New Roman" w:eastAsia="Times New Roman" w:hAnsi="Times New Roman" w:cs="Times New Roman"/>
          <w:b/>
          <w:bCs/>
          <w:spacing w:val="-8"/>
          <w:sz w:val="24"/>
          <w:szCs w:val="24"/>
          <w:lang w:eastAsia="zh-CN"/>
        </w:rPr>
        <w:t>2</w:t>
      </w:r>
      <w:r>
        <w:rPr>
          <w:rFonts w:ascii="宋体" w:eastAsia="宋体" w:hAnsi="宋体" w:cs="宋体"/>
          <w:spacing w:val="-8"/>
          <w:sz w:val="24"/>
          <w:szCs w:val="24"/>
          <w:lang w:eastAsia="zh-CN"/>
          <w14:textOutline w14:w="4356" w14:cap="flat" w14:cmpd="sng" w14:algn="ctr">
            <w14:solidFill>
              <w14:srgbClr w14:val="000000"/>
            </w14:solidFill>
            <w14:prstDash w14:val="solid"/>
            <w14:miter w14:lim="0"/>
          </w14:textOutline>
        </w:rPr>
        <w:t>：</w:t>
      </w:r>
    </w:p>
    <w:p w:rsidR="007E332B" w:rsidRDefault="0067791C">
      <w:pPr>
        <w:spacing w:before="296" w:line="186" w:lineRule="auto"/>
        <w:ind w:left="39"/>
        <w:rPr>
          <w:rFonts w:ascii="宋体" w:eastAsia="宋体" w:hAnsi="宋体" w:cs="宋体" w:hint="eastAsia"/>
          <w:lang w:eastAsia="zh-CN"/>
        </w:rPr>
      </w:pPr>
      <w:r>
        <w:rPr>
          <w:rFonts w:ascii="宋体" w:eastAsia="宋体" w:hAnsi="宋体" w:cs="宋体"/>
          <w:spacing w:val="-1"/>
          <w:lang w:eastAsia="zh-CN"/>
          <w14:textOutline w14:w="3835" w14:cap="flat" w14:cmpd="sng" w14:algn="ctr">
            <w14:solidFill>
              <w14:srgbClr w14:val="000000"/>
            </w14:solidFill>
            <w14:prstDash w14:val="solid"/>
            <w14:miter w14:lim="0"/>
          </w14:textOutline>
        </w:rPr>
        <w:t>部门</w:t>
      </w:r>
      <w:r>
        <w:rPr>
          <w:rFonts w:ascii="宋体" w:eastAsia="宋体" w:hAnsi="宋体" w:cs="宋体"/>
          <w:spacing w:val="-1"/>
          <w:lang w:eastAsia="zh-CN"/>
          <w14:textOutline w14:w="3835" w14:cap="flat" w14:cmpd="sng" w14:algn="ctr">
            <w14:solidFill>
              <w14:srgbClr w14:val="000000"/>
            </w14:solidFill>
            <w14:prstDash w14:val="solid"/>
            <w14:miter w14:lim="0"/>
          </w14:textOutline>
        </w:rPr>
        <w:t>/</w:t>
      </w:r>
      <w:r>
        <w:rPr>
          <w:rFonts w:ascii="宋体" w:eastAsia="宋体" w:hAnsi="宋体" w:cs="宋体"/>
          <w:spacing w:val="-1"/>
          <w:lang w:eastAsia="zh-CN"/>
          <w14:textOutline w14:w="3835" w14:cap="flat" w14:cmpd="sng" w14:algn="ctr">
            <w14:solidFill>
              <w14:srgbClr w14:val="000000"/>
            </w14:solidFill>
            <w14:prstDash w14:val="solid"/>
            <w14:miter w14:lim="0"/>
          </w14:textOutline>
        </w:rPr>
        <w:t>片区</w:t>
      </w:r>
      <w:r>
        <w:rPr>
          <w:rFonts w:ascii="宋体" w:eastAsia="宋体" w:hAnsi="宋体" w:cs="宋体"/>
          <w:spacing w:val="-1"/>
          <w:lang w:eastAsia="zh-CN"/>
          <w14:textOutline w14:w="3835" w14:cap="flat" w14:cmpd="sng" w14:algn="ctr">
            <w14:solidFill>
              <w14:srgbClr w14:val="000000"/>
            </w14:solidFill>
            <w14:prstDash w14:val="solid"/>
            <w14:miter w14:lim="0"/>
          </w14:textOutline>
        </w:rPr>
        <w:t>/</w:t>
      </w:r>
      <w:r>
        <w:rPr>
          <w:rFonts w:ascii="宋体" w:eastAsia="宋体" w:hAnsi="宋体" w:cs="宋体"/>
          <w:spacing w:val="-1"/>
          <w:lang w:eastAsia="zh-CN"/>
          <w14:textOutline w14:w="3835" w14:cap="flat" w14:cmpd="sng" w14:algn="ctr">
            <w14:solidFill>
              <w14:srgbClr w14:val="000000"/>
            </w14:solidFill>
            <w14:prstDash w14:val="solid"/>
            <w14:miter w14:lim="0"/>
          </w14:textOutline>
        </w:rPr>
        <w:t>中心</w:t>
      </w:r>
      <w:r>
        <w:rPr>
          <w:rFonts w:ascii="宋体" w:eastAsia="宋体" w:hAnsi="宋体" w:cs="宋体"/>
          <w:spacing w:val="-1"/>
          <w:lang w:eastAsia="zh-CN"/>
          <w14:textOutline w14:w="3835" w14:cap="flat" w14:cmpd="sng" w14:algn="ctr">
            <w14:solidFill>
              <w14:srgbClr w14:val="000000"/>
            </w14:solidFill>
            <w14:prstDash w14:val="solid"/>
            <w14:miter w14:lim="0"/>
          </w14:textOutline>
        </w:rPr>
        <w:t>/</w:t>
      </w:r>
      <w:r>
        <w:rPr>
          <w:rFonts w:ascii="宋体" w:eastAsia="宋体" w:hAnsi="宋体" w:cs="宋体"/>
          <w:spacing w:val="-1"/>
          <w:lang w:eastAsia="zh-CN"/>
          <w14:textOutline w14:w="3835" w14:cap="flat" w14:cmpd="sng" w14:algn="ctr">
            <w14:solidFill>
              <w14:srgbClr w14:val="000000"/>
            </w14:solidFill>
            <w14:prstDash w14:val="solid"/>
            <w14:miter w14:lim="0"/>
          </w14:textOutline>
        </w:rPr>
        <w:t>：</w:t>
      </w:r>
    </w:p>
    <w:p w:rsidR="007E332B" w:rsidRDefault="0067791C">
      <w:pPr>
        <w:spacing w:line="14" w:lineRule="auto"/>
        <w:rPr>
          <w:sz w:val="2"/>
          <w:lang w:eastAsia="zh-CN"/>
        </w:rPr>
      </w:pPr>
      <w:r>
        <w:rPr>
          <w:sz w:val="2"/>
          <w:szCs w:val="2"/>
          <w:lang w:eastAsia="zh-CN"/>
        </w:rPr>
        <w:br w:type="column"/>
      </w:r>
    </w:p>
    <w:p w:rsidR="007E332B" w:rsidRDefault="0067791C">
      <w:pPr>
        <w:spacing w:before="69" w:line="220" w:lineRule="auto"/>
        <w:rPr>
          <w:rFonts w:ascii="宋体" w:eastAsia="宋体" w:hAnsi="宋体" w:cs="宋体" w:hint="eastAsia"/>
          <w:sz w:val="36"/>
          <w:szCs w:val="36"/>
          <w:lang w:eastAsia="zh-CN"/>
        </w:rPr>
      </w:pPr>
      <w:r>
        <w:rPr>
          <w:rFonts w:ascii="宋体" w:eastAsia="宋体" w:hAnsi="宋体" w:cs="宋体"/>
          <w:spacing w:val="-1"/>
          <w:sz w:val="36"/>
          <w:szCs w:val="36"/>
          <w:lang w:eastAsia="zh-CN"/>
          <w14:textOutline w14:w="6527" w14:cap="flat" w14:cmpd="sng" w14:algn="ctr">
            <w14:solidFill>
              <w14:srgbClr w14:val="000000"/>
            </w14:solidFill>
            <w14:prstDash w14:val="solid"/>
            <w14:miter w14:lim="0"/>
          </w14:textOutline>
        </w:rPr>
        <w:t>劳动防护用品发放登记表</w:t>
      </w:r>
    </w:p>
    <w:p w:rsidR="007E332B" w:rsidRDefault="007E332B">
      <w:pPr>
        <w:spacing w:line="220" w:lineRule="auto"/>
        <w:rPr>
          <w:rFonts w:ascii="宋体" w:eastAsia="宋体" w:hAnsi="宋体" w:cs="宋体" w:hint="eastAsia"/>
          <w:sz w:val="36"/>
          <w:szCs w:val="36"/>
          <w:lang w:eastAsia="zh-CN"/>
        </w:rPr>
        <w:sectPr w:rsidR="007E332B">
          <w:type w:val="continuous"/>
          <w:pgSz w:w="12240" w:h="15840"/>
          <w:pgMar w:top="1377" w:right="1555" w:bottom="1140" w:left="1560" w:header="720" w:footer="963" w:gutter="0"/>
          <w:cols w:num="2" w:space="720" w:equalWidth="0">
            <w:col w:w="2823" w:space="100"/>
            <w:col w:w="6202"/>
          </w:cols>
        </w:sectPr>
      </w:pPr>
    </w:p>
    <w:p w:rsidR="007E332B" w:rsidRDefault="007E332B">
      <w:pPr>
        <w:spacing w:line="32" w:lineRule="exact"/>
        <w:rPr>
          <w:lang w:eastAsia="zh-CN"/>
        </w:rPr>
      </w:pPr>
    </w:p>
    <w:tbl>
      <w:tblPr>
        <w:tblStyle w:val="TableNormal"/>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1"/>
        <w:gridCol w:w="1479"/>
        <w:gridCol w:w="1142"/>
        <w:gridCol w:w="1517"/>
        <w:gridCol w:w="1034"/>
        <w:gridCol w:w="998"/>
        <w:gridCol w:w="1284"/>
        <w:gridCol w:w="713"/>
      </w:tblGrid>
      <w:tr w:rsidR="007E332B">
        <w:trPr>
          <w:trHeight w:val="765"/>
        </w:trPr>
        <w:tc>
          <w:tcPr>
            <w:tcW w:w="811" w:type="dxa"/>
            <w:tcBorders>
              <w:top w:val="single" w:sz="10" w:space="0" w:color="000000"/>
              <w:left w:val="single" w:sz="10" w:space="0" w:color="000000"/>
              <w:bottom w:val="single" w:sz="10" w:space="0" w:color="000000"/>
            </w:tcBorders>
            <w:shd w:val="clear" w:color="auto" w:fill="9CC2E5"/>
          </w:tcPr>
          <w:p w:rsidR="007E332B" w:rsidRDefault="007E332B">
            <w:pPr>
              <w:pStyle w:val="TableText"/>
              <w:spacing w:line="270" w:lineRule="auto"/>
              <w:rPr>
                <w:lang w:eastAsia="zh-CN"/>
              </w:rPr>
            </w:pPr>
          </w:p>
          <w:p w:rsidR="007E332B" w:rsidRDefault="0067791C">
            <w:pPr>
              <w:spacing w:before="69" w:line="222" w:lineRule="auto"/>
              <w:ind w:left="183"/>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序号</w:t>
            </w:r>
            <w:proofErr w:type="spellEnd"/>
          </w:p>
        </w:tc>
        <w:tc>
          <w:tcPr>
            <w:tcW w:w="1479" w:type="dxa"/>
            <w:tcBorders>
              <w:top w:val="single" w:sz="10" w:space="0" w:color="000000"/>
              <w:bottom w:val="single" w:sz="10" w:space="0" w:color="000000"/>
            </w:tcBorders>
            <w:shd w:val="clear" w:color="auto" w:fill="9CC2E5"/>
          </w:tcPr>
          <w:p w:rsidR="007E332B" w:rsidRDefault="007E332B">
            <w:pPr>
              <w:pStyle w:val="TableText"/>
              <w:spacing w:line="271" w:lineRule="auto"/>
            </w:pPr>
          </w:p>
          <w:p w:rsidR="007E332B" w:rsidRDefault="0067791C">
            <w:pPr>
              <w:spacing w:before="68" w:line="221" w:lineRule="auto"/>
              <w:ind w:left="282"/>
              <w:rPr>
                <w:rFonts w:ascii="宋体" w:eastAsia="宋体" w:hAnsi="宋体" w:cs="宋体" w:hint="eastAsia"/>
              </w:rPr>
            </w:pPr>
            <w:proofErr w:type="spellStart"/>
            <w:r>
              <w:rPr>
                <w:rFonts w:ascii="宋体" w:eastAsia="宋体" w:hAnsi="宋体" w:cs="宋体"/>
                <w:spacing w:val="-6"/>
                <w14:textOutline w14:w="3835" w14:cap="flat" w14:cmpd="sng" w14:algn="ctr">
                  <w14:solidFill>
                    <w14:srgbClr w14:val="000000"/>
                  </w14:solidFill>
                  <w14:prstDash w14:val="solid"/>
                  <w14:miter w14:lim="0"/>
                </w14:textOutline>
              </w:rPr>
              <w:t>岗位</w:t>
            </w:r>
            <w:proofErr w:type="spellEnd"/>
            <w:r>
              <w:rPr>
                <w:rFonts w:ascii="宋体" w:eastAsia="宋体" w:hAnsi="宋体" w:cs="宋体"/>
                <w:spacing w:val="-6"/>
                <w14:textOutline w14:w="3835" w14:cap="flat" w14:cmpd="sng" w14:algn="ctr">
                  <w14:solidFill>
                    <w14:srgbClr w14:val="000000"/>
                  </w14:solidFill>
                  <w14:prstDash w14:val="solid"/>
                  <w14:miter w14:lim="0"/>
                </w14:textOutline>
              </w:rPr>
              <w:t>/</w:t>
            </w:r>
            <w:proofErr w:type="spellStart"/>
            <w:r>
              <w:rPr>
                <w:rFonts w:ascii="宋体" w:eastAsia="宋体" w:hAnsi="宋体" w:cs="宋体"/>
                <w:spacing w:val="-6"/>
                <w14:textOutline w14:w="3835" w14:cap="flat" w14:cmpd="sng" w14:algn="ctr">
                  <w14:solidFill>
                    <w14:srgbClr w14:val="000000"/>
                  </w14:solidFill>
                  <w14:prstDash w14:val="solid"/>
                  <w14:miter w14:lim="0"/>
                </w14:textOutline>
              </w:rPr>
              <w:t>工种</w:t>
            </w:r>
            <w:proofErr w:type="spellEnd"/>
          </w:p>
        </w:tc>
        <w:tc>
          <w:tcPr>
            <w:tcW w:w="1142" w:type="dxa"/>
            <w:tcBorders>
              <w:top w:val="single" w:sz="10" w:space="0" w:color="000000"/>
              <w:bottom w:val="single" w:sz="10" w:space="0" w:color="000000"/>
            </w:tcBorders>
            <w:shd w:val="clear" w:color="auto" w:fill="9CC2E5"/>
          </w:tcPr>
          <w:p w:rsidR="007E332B" w:rsidRDefault="007E332B">
            <w:pPr>
              <w:pStyle w:val="TableText"/>
              <w:spacing w:line="270" w:lineRule="auto"/>
            </w:pPr>
          </w:p>
          <w:p w:rsidR="007E332B" w:rsidRDefault="0067791C">
            <w:pPr>
              <w:spacing w:before="68" w:line="221" w:lineRule="auto"/>
              <w:ind w:left="157"/>
              <w:rPr>
                <w:rFonts w:ascii="宋体" w:eastAsia="宋体" w:hAnsi="宋体" w:cs="宋体" w:hint="eastAsia"/>
              </w:rPr>
            </w:pPr>
            <w:proofErr w:type="spellStart"/>
            <w:r>
              <w:rPr>
                <w:rFonts w:ascii="宋体" w:eastAsia="宋体" w:hAnsi="宋体" w:cs="宋体"/>
                <w:spacing w:val="-3"/>
                <w14:textOutline w14:w="3835" w14:cap="flat" w14:cmpd="sng" w14:algn="ctr">
                  <w14:solidFill>
                    <w14:srgbClr w14:val="000000"/>
                  </w14:solidFill>
                  <w14:prstDash w14:val="solid"/>
                  <w14:miter w14:lim="0"/>
                </w14:textOutline>
              </w:rPr>
              <w:t>员工姓名</w:t>
            </w:r>
            <w:proofErr w:type="spellEnd"/>
          </w:p>
        </w:tc>
        <w:tc>
          <w:tcPr>
            <w:tcW w:w="1517" w:type="dxa"/>
            <w:tcBorders>
              <w:top w:val="single" w:sz="10" w:space="0" w:color="000000"/>
              <w:bottom w:val="single" w:sz="10" w:space="0" w:color="000000"/>
            </w:tcBorders>
            <w:shd w:val="clear" w:color="auto" w:fill="9CC2E5"/>
          </w:tcPr>
          <w:p w:rsidR="007E332B" w:rsidRDefault="007E332B">
            <w:pPr>
              <w:pStyle w:val="TableText"/>
              <w:spacing w:line="271" w:lineRule="auto"/>
            </w:pPr>
          </w:p>
          <w:p w:rsidR="007E332B" w:rsidRDefault="0067791C">
            <w:pPr>
              <w:spacing w:before="68" w:line="221" w:lineRule="auto"/>
              <w:ind w:left="141"/>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防护用品名称</w:t>
            </w:r>
            <w:proofErr w:type="spellEnd"/>
          </w:p>
        </w:tc>
        <w:tc>
          <w:tcPr>
            <w:tcW w:w="1034" w:type="dxa"/>
            <w:tcBorders>
              <w:top w:val="single" w:sz="10" w:space="0" w:color="000000"/>
              <w:bottom w:val="single" w:sz="10" w:space="0" w:color="000000"/>
            </w:tcBorders>
            <w:shd w:val="clear" w:color="auto" w:fill="9CC2E5"/>
          </w:tcPr>
          <w:p w:rsidR="007E332B" w:rsidRDefault="007E332B">
            <w:pPr>
              <w:pStyle w:val="TableText"/>
              <w:spacing w:line="270" w:lineRule="auto"/>
            </w:pPr>
          </w:p>
          <w:p w:rsidR="007E332B" w:rsidRDefault="0067791C">
            <w:pPr>
              <w:spacing w:before="69" w:line="222" w:lineRule="auto"/>
              <w:ind w:left="319"/>
              <w:rPr>
                <w:rFonts w:ascii="宋体" w:eastAsia="宋体" w:hAnsi="宋体" w:cs="宋体" w:hint="eastAsia"/>
              </w:rPr>
            </w:pPr>
            <w:proofErr w:type="spellStart"/>
            <w:r>
              <w:rPr>
                <w:rFonts w:ascii="宋体" w:eastAsia="宋体" w:hAnsi="宋体" w:cs="宋体"/>
                <w:spacing w:val="-4"/>
                <w14:textOutline w14:w="3835" w14:cap="flat" w14:cmpd="sng" w14:algn="ctr">
                  <w14:solidFill>
                    <w14:srgbClr w14:val="000000"/>
                  </w14:solidFill>
                  <w14:prstDash w14:val="solid"/>
                  <w14:miter w14:lim="0"/>
                </w14:textOutline>
              </w:rPr>
              <w:t>型号</w:t>
            </w:r>
            <w:proofErr w:type="spellEnd"/>
          </w:p>
        </w:tc>
        <w:tc>
          <w:tcPr>
            <w:tcW w:w="998" w:type="dxa"/>
            <w:tcBorders>
              <w:top w:val="single" w:sz="10" w:space="0" w:color="000000"/>
              <w:bottom w:val="single" w:sz="10" w:space="0" w:color="000000"/>
            </w:tcBorders>
            <w:shd w:val="clear" w:color="auto" w:fill="9CC2E5"/>
          </w:tcPr>
          <w:p w:rsidR="007E332B" w:rsidRDefault="007E332B">
            <w:pPr>
              <w:pStyle w:val="TableText"/>
              <w:spacing w:line="270" w:lineRule="auto"/>
            </w:pPr>
          </w:p>
          <w:p w:rsidR="007E332B" w:rsidRDefault="0067791C">
            <w:pPr>
              <w:spacing w:before="68" w:line="221" w:lineRule="auto"/>
              <w:ind w:left="298"/>
              <w:rPr>
                <w:rFonts w:ascii="宋体" w:eastAsia="宋体" w:hAnsi="宋体" w:cs="宋体" w:hint="eastAsia"/>
              </w:rPr>
            </w:pPr>
            <w:proofErr w:type="spellStart"/>
            <w:r>
              <w:rPr>
                <w:rFonts w:ascii="宋体" w:eastAsia="宋体" w:hAnsi="宋体" w:cs="宋体"/>
                <w:spacing w:val="-2"/>
                <w14:textOutline w14:w="3835" w14:cap="flat" w14:cmpd="sng" w14:algn="ctr">
                  <w14:solidFill>
                    <w14:srgbClr w14:val="000000"/>
                  </w14:solidFill>
                  <w14:prstDash w14:val="solid"/>
                  <w14:miter w14:lim="0"/>
                </w14:textOutline>
              </w:rPr>
              <w:t>数量</w:t>
            </w:r>
            <w:proofErr w:type="spellEnd"/>
          </w:p>
        </w:tc>
        <w:tc>
          <w:tcPr>
            <w:tcW w:w="1284" w:type="dxa"/>
            <w:tcBorders>
              <w:top w:val="single" w:sz="10" w:space="0" w:color="000000"/>
              <w:bottom w:val="single" w:sz="10" w:space="0" w:color="000000"/>
            </w:tcBorders>
            <w:shd w:val="clear" w:color="auto" w:fill="9CC2E5"/>
          </w:tcPr>
          <w:p w:rsidR="007E332B" w:rsidRDefault="007E332B">
            <w:pPr>
              <w:pStyle w:val="TableText"/>
              <w:spacing w:line="270" w:lineRule="auto"/>
            </w:pPr>
          </w:p>
          <w:p w:rsidR="007E332B" w:rsidRDefault="0067791C">
            <w:pPr>
              <w:spacing w:before="68" w:line="221" w:lineRule="auto"/>
              <w:ind w:left="126"/>
              <w:rPr>
                <w:rFonts w:ascii="宋体" w:eastAsia="宋体" w:hAnsi="宋体" w:cs="宋体" w:hint="eastAsia"/>
              </w:rPr>
            </w:pPr>
            <w:proofErr w:type="spellStart"/>
            <w:r>
              <w:rPr>
                <w:rFonts w:ascii="宋体" w:eastAsia="宋体" w:hAnsi="宋体" w:cs="宋体"/>
                <w:spacing w:val="-1"/>
                <w14:textOutline w14:w="3835" w14:cap="flat" w14:cmpd="sng" w14:algn="ctr">
                  <w14:solidFill>
                    <w14:srgbClr w14:val="000000"/>
                  </w14:solidFill>
                  <w14:prstDash w14:val="solid"/>
                  <w14:miter w14:lim="0"/>
                </w14:textOutline>
              </w:rPr>
              <w:t>领用人签字</w:t>
            </w:r>
            <w:proofErr w:type="spellEnd"/>
          </w:p>
        </w:tc>
        <w:tc>
          <w:tcPr>
            <w:tcW w:w="713" w:type="dxa"/>
            <w:tcBorders>
              <w:top w:val="single" w:sz="10" w:space="0" w:color="000000"/>
              <w:bottom w:val="single" w:sz="10" w:space="0" w:color="000000"/>
              <w:right w:val="single" w:sz="10" w:space="0" w:color="000000"/>
            </w:tcBorders>
            <w:shd w:val="clear" w:color="auto" w:fill="9CC2E5"/>
          </w:tcPr>
          <w:p w:rsidR="007E332B" w:rsidRDefault="007E332B">
            <w:pPr>
              <w:pStyle w:val="TableText"/>
              <w:spacing w:line="270" w:lineRule="auto"/>
            </w:pPr>
          </w:p>
          <w:p w:rsidR="007E332B" w:rsidRDefault="0067791C">
            <w:pPr>
              <w:spacing w:before="69" w:line="222" w:lineRule="auto"/>
              <w:ind w:left="124"/>
              <w:rPr>
                <w:rFonts w:ascii="宋体" w:eastAsia="宋体" w:hAnsi="宋体" w:cs="宋体" w:hint="eastAsia"/>
              </w:rPr>
            </w:pPr>
            <w:proofErr w:type="spellStart"/>
            <w:r>
              <w:rPr>
                <w:rFonts w:ascii="宋体" w:eastAsia="宋体" w:hAnsi="宋体" w:cs="宋体"/>
                <w:spacing w:val="-3"/>
                <w14:textOutline w14:w="3835" w14:cap="flat" w14:cmpd="sng" w14:algn="ctr">
                  <w14:solidFill>
                    <w14:srgbClr w14:val="000000"/>
                  </w14:solidFill>
                  <w14:prstDash w14:val="solid"/>
                  <w14:miter w14:lim="0"/>
                </w14:textOutline>
              </w:rPr>
              <w:t>备注</w:t>
            </w:r>
            <w:proofErr w:type="spellEnd"/>
          </w:p>
        </w:tc>
      </w:tr>
      <w:tr w:rsidR="007E332B">
        <w:trPr>
          <w:trHeight w:val="475"/>
        </w:trPr>
        <w:tc>
          <w:tcPr>
            <w:tcW w:w="811" w:type="dxa"/>
            <w:tcBorders>
              <w:top w:val="single" w:sz="10" w:space="0" w:color="000000"/>
              <w:left w:val="single" w:sz="10" w:space="0" w:color="000000"/>
            </w:tcBorders>
          </w:tcPr>
          <w:p w:rsidR="007E332B" w:rsidRDefault="007E332B">
            <w:pPr>
              <w:pStyle w:val="TableText"/>
            </w:pPr>
          </w:p>
        </w:tc>
        <w:tc>
          <w:tcPr>
            <w:tcW w:w="1479" w:type="dxa"/>
            <w:tcBorders>
              <w:top w:val="single" w:sz="10" w:space="0" w:color="000000"/>
            </w:tcBorders>
          </w:tcPr>
          <w:p w:rsidR="007E332B" w:rsidRDefault="007E332B">
            <w:pPr>
              <w:pStyle w:val="TableText"/>
            </w:pPr>
          </w:p>
        </w:tc>
        <w:tc>
          <w:tcPr>
            <w:tcW w:w="1142" w:type="dxa"/>
            <w:tcBorders>
              <w:top w:val="single" w:sz="10" w:space="0" w:color="000000"/>
            </w:tcBorders>
          </w:tcPr>
          <w:p w:rsidR="007E332B" w:rsidRDefault="007E332B">
            <w:pPr>
              <w:pStyle w:val="TableText"/>
            </w:pPr>
          </w:p>
        </w:tc>
        <w:tc>
          <w:tcPr>
            <w:tcW w:w="1517" w:type="dxa"/>
            <w:tcBorders>
              <w:top w:val="single" w:sz="10" w:space="0" w:color="000000"/>
            </w:tcBorders>
          </w:tcPr>
          <w:p w:rsidR="007E332B" w:rsidRDefault="007E332B">
            <w:pPr>
              <w:pStyle w:val="TableText"/>
            </w:pPr>
          </w:p>
        </w:tc>
        <w:tc>
          <w:tcPr>
            <w:tcW w:w="1034" w:type="dxa"/>
            <w:tcBorders>
              <w:top w:val="single" w:sz="10" w:space="0" w:color="000000"/>
            </w:tcBorders>
          </w:tcPr>
          <w:p w:rsidR="007E332B" w:rsidRDefault="007E332B">
            <w:pPr>
              <w:pStyle w:val="TableText"/>
            </w:pPr>
          </w:p>
        </w:tc>
        <w:tc>
          <w:tcPr>
            <w:tcW w:w="998" w:type="dxa"/>
            <w:tcBorders>
              <w:top w:val="single" w:sz="10" w:space="0" w:color="000000"/>
            </w:tcBorders>
          </w:tcPr>
          <w:p w:rsidR="007E332B" w:rsidRDefault="007E332B">
            <w:pPr>
              <w:pStyle w:val="TableText"/>
            </w:pPr>
          </w:p>
        </w:tc>
        <w:tc>
          <w:tcPr>
            <w:tcW w:w="1284" w:type="dxa"/>
            <w:tcBorders>
              <w:top w:val="single" w:sz="10" w:space="0" w:color="000000"/>
            </w:tcBorders>
          </w:tcPr>
          <w:p w:rsidR="007E332B" w:rsidRDefault="007E332B">
            <w:pPr>
              <w:pStyle w:val="TableText"/>
            </w:pPr>
          </w:p>
        </w:tc>
        <w:tc>
          <w:tcPr>
            <w:tcW w:w="713" w:type="dxa"/>
            <w:tcBorders>
              <w:top w:val="single" w:sz="10" w:space="0" w:color="000000"/>
              <w:right w:val="single" w:sz="10" w:space="0" w:color="000000"/>
            </w:tcBorders>
          </w:tcPr>
          <w:p w:rsidR="007E332B" w:rsidRDefault="007E332B">
            <w:pPr>
              <w:pStyle w:val="TableText"/>
            </w:pPr>
          </w:p>
        </w:tc>
      </w:tr>
      <w:tr w:rsidR="007E332B">
        <w:trPr>
          <w:trHeight w:val="495"/>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8"/>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8"/>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5"/>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7"/>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7"/>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5"/>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7"/>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8"/>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6"/>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8"/>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8"/>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5"/>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8"/>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7"/>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495"/>
        </w:trPr>
        <w:tc>
          <w:tcPr>
            <w:tcW w:w="811" w:type="dxa"/>
            <w:tcBorders>
              <w:left w:val="single" w:sz="10" w:space="0" w:color="000000"/>
            </w:tcBorders>
          </w:tcPr>
          <w:p w:rsidR="007E332B" w:rsidRDefault="007E332B">
            <w:pPr>
              <w:pStyle w:val="TableText"/>
            </w:pPr>
          </w:p>
        </w:tc>
        <w:tc>
          <w:tcPr>
            <w:tcW w:w="1479" w:type="dxa"/>
          </w:tcPr>
          <w:p w:rsidR="007E332B" w:rsidRDefault="007E332B">
            <w:pPr>
              <w:pStyle w:val="TableText"/>
            </w:pPr>
          </w:p>
        </w:tc>
        <w:tc>
          <w:tcPr>
            <w:tcW w:w="1142" w:type="dxa"/>
          </w:tcPr>
          <w:p w:rsidR="007E332B" w:rsidRDefault="007E332B">
            <w:pPr>
              <w:pStyle w:val="TableText"/>
            </w:pPr>
          </w:p>
        </w:tc>
        <w:tc>
          <w:tcPr>
            <w:tcW w:w="1517" w:type="dxa"/>
          </w:tcPr>
          <w:p w:rsidR="007E332B" w:rsidRDefault="007E332B">
            <w:pPr>
              <w:pStyle w:val="TableText"/>
            </w:pPr>
          </w:p>
        </w:tc>
        <w:tc>
          <w:tcPr>
            <w:tcW w:w="1034" w:type="dxa"/>
          </w:tcPr>
          <w:p w:rsidR="007E332B" w:rsidRDefault="007E332B">
            <w:pPr>
              <w:pStyle w:val="TableText"/>
            </w:pPr>
          </w:p>
        </w:tc>
        <w:tc>
          <w:tcPr>
            <w:tcW w:w="998" w:type="dxa"/>
          </w:tcPr>
          <w:p w:rsidR="007E332B" w:rsidRDefault="007E332B">
            <w:pPr>
              <w:pStyle w:val="TableText"/>
            </w:pPr>
          </w:p>
        </w:tc>
        <w:tc>
          <w:tcPr>
            <w:tcW w:w="1284" w:type="dxa"/>
          </w:tcPr>
          <w:p w:rsidR="007E332B" w:rsidRDefault="007E332B">
            <w:pPr>
              <w:pStyle w:val="TableText"/>
            </w:pPr>
          </w:p>
        </w:tc>
        <w:tc>
          <w:tcPr>
            <w:tcW w:w="713" w:type="dxa"/>
            <w:tcBorders>
              <w:right w:val="single" w:sz="10" w:space="0" w:color="000000"/>
            </w:tcBorders>
          </w:tcPr>
          <w:p w:rsidR="007E332B" w:rsidRDefault="007E332B">
            <w:pPr>
              <w:pStyle w:val="TableText"/>
            </w:pPr>
          </w:p>
        </w:tc>
      </w:tr>
      <w:tr w:rsidR="007E332B">
        <w:trPr>
          <w:trHeight w:val="517"/>
        </w:trPr>
        <w:tc>
          <w:tcPr>
            <w:tcW w:w="811" w:type="dxa"/>
            <w:tcBorders>
              <w:left w:val="single" w:sz="10" w:space="0" w:color="000000"/>
              <w:bottom w:val="single" w:sz="10" w:space="0" w:color="000000"/>
            </w:tcBorders>
          </w:tcPr>
          <w:p w:rsidR="007E332B" w:rsidRDefault="007E332B">
            <w:pPr>
              <w:pStyle w:val="TableText"/>
            </w:pPr>
          </w:p>
        </w:tc>
        <w:tc>
          <w:tcPr>
            <w:tcW w:w="1479" w:type="dxa"/>
            <w:tcBorders>
              <w:bottom w:val="single" w:sz="10" w:space="0" w:color="000000"/>
            </w:tcBorders>
          </w:tcPr>
          <w:p w:rsidR="007E332B" w:rsidRDefault="007E332B">
            <w:pPr>
              <w:pStyle w:val="TableText"/>
            </w:pPr>
          </w:p>
        </w:tc>
        <w:tc>
          <w:tcPr>
            <w:tcW w:w="1142" w:type="dxa"/>
            <w:tcBorders>
              <w:bottom w:val="single" w:sz="10" w:space="0" w:color="000000"/>
            </w:tcBorders>
          </w:tcPr>
          <w:p w:rsidR="007E332B" w:rsidRDefault="007E332B">
            <w:pPr>
              <w:pStyle w:val="TableText"/>
            </w:pPr>
          </w:p>
        </w:tc>
        <w:tc>
          <w:tcPr>
            <w:tcW w:w="1517" w:type="dxa"/>
            <w:tcBorders>
              <w:bottom w:val="single" w:sz="10" w:space="0" w:color="000000"/>
            </w:tcBorders>
          </w:tcPr>
          <w:p w:rsidR="007E332B" w:rsidRDefault="007E332B">
            <w:pPr>
              <w:pStyle w:val="TableText"/>
            </w:pPr>
          </w:p>
        </w:tc>
        <w:tc>
          <w:tcPr>
            <w:tcW w:w="1034" w:type="dxa"/>
            <w:tcBorders>
              <w:bottom w:val="single" w:sz="10" w:space="0" w:color="000000"/>
            </w:tcBorders>
          </w:tcPr>
          <w:p w:rsidR="007E332B" w:rsidRDefault="007E332B">
            <w:pPr>
              <w:pStyle w:val="TableText"/>
            </w:pPr>
          </w:p>
        </w:tc>
        <w:tc>
          <w:tcPr>
            <w:tcW w:w="998" w:type="dxa"/>
            <w:tcBorders>
              <w:bottom w:val="single" w:sz="10" w:space="0" w:color="000000"/>
            </w:tcBorders>
          </w:tcPr>
          <w:p w:rsidR="007E332B" w:rsidRDefault="007E332B">
            <w:pPr>
              <w:pStyle w:val="TableText"/>
            </w:pPr>
          </w:p>
        </w:tc>
        <w:tc>
          <w:tcPr>
            <w:tcW w:w="1284" w:type="dxa"/>
            <w:tcBorders>
              <w:bottom w:val="single" w:sz="10" w:space="0" w:color="000000"/>
            </w:tcBorders>
          </w:tcPr>
          <w:p w:rsidR="007E332B" w:rsidRDefault="007E332B">
            <w:pPr>
              <w:pStyle w:val="TableText"/>
            </w:pPr>
          </w:p>
        </w:tc>
        <w:tc>
          <w:tcPr>
            <w:tcW w:w="713" w:type="dxa"/>
            <w:tcBorders>
              <w:bottom w:val="single" w:sz="10" w:space="0" w:color="000000"/>
              <w:right w:val="single" w:sz="10" w:space="0" w:color="000000"/>
            </w:tcBorders>
          </w:tcPr>
          <w:p w:rsidR="007E332B" w:rsidRDefault="007E332B">
            <w:pPr>
              <w:pStyle w:val="TableText"/>
            </w:pPr>
          </w:p>
        </w:tc>
      </w:tr>
    </w:tbl>
    <w:p w:rsidR="007E332B" w:rsidRDefault="0067791C">
      <w:pPr>
        <w:spacing w:before="32" w:line="186" w:lineRule="auto"/>
        <w:ind w:left="40"/>
        <w:rPr>
          <w:rFonts w:ascii="宋体" w:eastAsia="宋体" w:hAnsi="宋体" w:cs="宋体" w:hint="eastAsia"/>
        </w:rPr>
      </w:pPr>
      <w:proofErr w:type="spellStart"/>
      <w:r>
        <w:rPr>
          <w:rFonts w:ascii="宋体" w:eastAsia="宋体" w:hAnsi="宋体" w:cs="宋体"/>
          <w:spacing w:val="-17"/>
          <w14:textOutline w14:w="3835" w14:cap="flat" w14:cmpd="sng" w14:algn="ctr">
            <w14:solidFill>
              <w14:srgbClr w14:val="000000"/>
            </w14:solidFill>
            <w14:prstDash w14:val="solid"/>
            <w14:miter w14:lim="0"/>
          </w14:textOutline>
        </w:rPr>
        <w:t>发放人</w:t>
      </w:r>
      <w:proofErr w:type="spellEnd"/>
      <w:r>
        <w:rPr>
          <w:rFonts w:ascii="宋体" w:eastAsia="宋体" w:hAnsi="宋体" w:cs="宋体"/>
          <w:spacing w:val="-17"/>
          <w14:textOutline w14:w="3835" w14:cap="flat" w14:cmpd="sng" w14:algn="ctr">
            <w14:solidFill>
              <w14:srgbClr w14:val="000000"/>
            </w14:solidFill>
            <w14:prstDash w14:val="solid"/>
            <w14:miter w14:lim="0"/>
          </w14:textOutline>
        </w:rPr>
        <w:t>：</w:t>
      </w:r>
      <w:r>
        <w:rPr>
          <w:rFonts w:ascii="宋体" w:eastAsia="宋体" w:hAnsi="宋体" w:cs="宋体"/>
          <w:spacing w:val="2"/>
        </w:rPr>
        <w:t xml:space="preserve">                              </w:t>
      </w:r>
      <w:r>
        <w:rPr>
          <w:rFonts w:ascii="宋体" w:eastAsia="宋体" w:hAnsi="宋体" w:cs="宋体"/>
          <w:spacing w:val="1"/>
        </w:rPr>
        <w:t xml:space="preserve">       </w:t>
      </w:r>
      <w:r>
        <w:rPr>
          <w:rFonts w:ascii="宋体" w:eastAsia="宋体" w:hAnsi="宋体" w:cs="宋体"/>
          <w:spacing w:val="-17"/>
          <w14:textOutline w14:w="3835" w14:cap="flat" w14:cmpd="sng" w14:algn="ctr">
            <w14:solidFill>
              <w14:srgbClr w14:val="000000"/>
            </w14:solidFill>
            <w14:prstDash w14:val="solid"/>
            <w14:miter w14:lim="0"/>
          </w14:textOutline>
        </w:rPr>
        <w:t>日</w:t>
      </w:r>
      <w:r>
        <w:rPr>
          <w:rFonts w:ascii="宋体" w:eastAsia="宋体" w:hAnsi="宋体" w:cs="宋体"/>
          <w:spacing w:val="2"/>
        </w:rPr>
        <w:t xml:space="preserve">     </w:t>
      </w:r>
      <w:r>
        <w:rPr>
          <w:rFonts w:ascii="宋体" w:eastAsia="宋体" w:hAnsi="宋体" w:cs="宋体"/>
          <w:spacing w:val="-17"/>
          <w14:textOutline w14:w="3835" w14:cap="flat" w14:cmpd="sng" w14:algn="ctr">
            <w14:solidFill>
              <w14:srgbClr w14:val="000000"/>
            </w14:solidFill>
            <w14:prstDash w14:val="solid"/>
            <w14:miter w14:lim="0"/>
          </w14:textOutline>
        </w:rPr>
        <w:t>期：</w:t>
      </w:r>
      <w:r>
        <w:rPr>
          <w:rFonts w:ascii="宋体" w:eastAsia="宋体" w:hAnsi="宋体" w:cs="宋体"/>
          <w:spacing w:val="-17"/>
        </w:rPr>
        <w:t xml:space="preserve">          </w:t>
      </w:r>
      <w:r>
        <w:rPr>
          <w:rFonts w:ascii="宋体" w:eastAsia="宋体" w:hAnsi="宋体" w:cs="宋体"/>
          <w:spacing w:val="-17"/>
          <w14:textOutline w14:w="3835" w14:cap="flat" w14:cmpd="sng" w14:algn="ctr">
            <w14:solidFill>
              <w14:srgbClr w14:val="000000"/>
            </w14:solidFill>
            <w14:prstDash w14:val="solid"/>
            <w14:miter w14:lim="0"/>
          </w14:textOutline>
        </w:rPr>
        <w:t>年</w:t>
      </w:r>
      <w:r>
        <w:rPr>
          <w:rFonts w:ascii="宋体" w:eastAsia="宋体" w:hAnsi="宋体" w:cs="宋体"/>
          <w:spacing w:val="-17"/>
        </w:rPr>
        <w:t xml:space="preserve">    </w:t>
      </w:r>
      <w:r>
        <w:rPr>
          <w:rFonts w:ascii="宋体" w:eastAsia="宋体" w:hAnsi="宋体" w:cs="宋体"/>
          <w:spacing w:val="-18"/>
        </w:rPr>
        <w:t xml:space="preserve">    </w:t>
      </w:r>
      <w:r>
        <w:rPr>
          <w:rFonts w:ascii="宋体" w:eastAsia="宋体" w:hAnsi="宋体" w:cs="宋体"/>
          <w:spacing w:val="-18"/>
          <w14:textOutline w14:w="3835" w14:cap="flat" w14:cmpd="sng" w14:algn="ctr">
            <w14:solidFill>
              <w14:srgbClr w14:val="000000"/>
            </w14:solidFill>
            <w14:prstDash w14:val="solid"/>
            <w14:miter w14:lim="0"/>
          </w14:textOutline>
        </w:rPr>
        <w:t>月</w:t>
      </w:r>
      <w:r>
        <w:rPr>
          <w:rFonts w:ascii="宋体" w:eastAsia="宋体" w:hAnsi="宋体" w:cs="宋体"/>
          <w:spacing w:val="7"/>
        </w:rPr>
        <w:t xml:space="preserve">       </w:t>
      </w:r>
      <w:r>
        <w:rPr>
          <w:rFonts w:ascii="宋体" w:eastAsia="宋体" w:hAnsi="宋体" w:cs="宋体"/>
          <w:spacing w:val="-18"/>
          <w14:textOutline w14:w="3835" w14:cap="flat" w14:cmpd="sng" w14:algn="ctr">
            <w14:solidFill>
              <w14:srgbClr w14:val="000000"/>
            </w14:solidFill>
            <w14:prstDash w14:val="solid"/>
            <w14:miter w14:lim="0"/>
          </w14:textOutline>
        </w:rPr>
        <w:t>日</w:t>
      </w:r>
    </w:p>
    <w:sectPr w:rsidR="007E332B">
      <w:type w:val="continuous"/>
      <w:pgSz w:w="12240" w:h="15840"/>
      <w:pgMar w:top="1377" w:right="1555" w:bottom="1140" w:left="1560" w:header="720" w:footer="963" w:gutter="0"/>
      <w:cols w:space="720" w:equalWidth="0">
        <w:col w:w="912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E332B" w:rsidRDefault="0067791C">
      <w:r>
        <w:separator/>
      </w:r>
    </w:p>
  </w:endnote>
  <w:endnote w:type="continuationSeparator" w:id="0">
    <w:p w:rsidR="007E332B" w:rsidRDefault="00677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瀹嬩綋">
    <w:altName w:val="AMGD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pStyle w:val="a4"/>
    </w:pPr>
    <w:r>
      <w:rPr>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332B" w:rsidRDefault="0067791C">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7E332B" w:rsidRDefault="0067791C">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spacing w:line="170" w:lineRule="auto"/>
      <w:ind w:left="4524"/>
      <w:rPr>
        <w:rFonts w:ascii="宋体" w:eastAsia="宋体" w:hAnsi="宋体" w:cs="宋体" w:hint="eastAsia"/>
        <w:sz w:val="18"/>
        <w:szCs w:val="18"/>
      </w:rPr>
    </w:pPr>
    <w:r>
      <w:rPr>
        <w:noProof/>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332B" w:rsidRDefault="0067791C">
                          <w:pPr>
                            <w:pStyle w:val="a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7E332B" w:rsidRDefault="0067791C">
                    <w:pPr>
                      <w:pStyle w:val="a4"/>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spacing w:line="169" w:lineRule="auto"/>
      <w:ind w:left="7204"/>
      <w:rPr>
        <w:rFonts w:ascii="宋体" w:eastAsia="宋体" w:hAnsi="宋体" w:cs="宋体" w:hint="eastAsia"/>
        <w:sz w:val="18"/>
        <w:szCs w:val="18"/>
      </w:rPr>
    </w:pPr>
    <w:r>
      <w:rPr>
        <w:noProof/>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332B" w:rsidRDefault="0067791C">
                          <w:pPr>
                            <w:pStyle w:val="a4"/>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rsidR="007E332B" w:rsidRDefault="0067791C">
                    <w:pPr>
                      <w:pStyle w:val="a4"/>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spacing w:line="170" w:lineRule="auto"/>
      <w:ind w:left="7202"/>
      <w:rPr>
        <w:rFonts w:ascii="宋体" w:eastAsia="宋体" w:hAnsi="宋体" w:cs="宋体" w:hint="eastAsia"/>
        <w:sz w:val="18"/>
        <w:szCs w:val="18"/>
      </w:rPr>
    </w:pPr>
    <w:r>
      <w:rPr>
        <w:noProof/>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332B" w:rsidRDefault="0067791C">
                          <w:pPr>
                            <w:pStyle w:val="a4"/>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29"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rsidR="007E332B" w:rsidRDefault="0067791C">
                    <w:pPr>
                      <w:pStyle w:val="a4"/>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spacing w:line="169" w:lineRule="auto"/>
      <w:ind w:left="7205"/>
      <w:rPr>
        <w:rFonts w:ascii="宋体" w:eastAsia="宋体" w:hAnsi="宋体" w:cs="宋体" w:hint="eastAsia"/>
        <w:sz w:val="18"/>
        <w:szCs w:val="18"/>
      </w:rPr>
    </w:pPr>
    <w:r>
      <w:rPr>
        <w:noProof/>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332B" w:rsidRDefault="0067791C">
                          <w:pPr>
                            <w:pStyle w:val="a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30"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rsidR="007E332B" w:rsidRDefault="0067791C">
                    <w:pPr>
                      <w:pStyle w:val="a4"/>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spacing w:line="170" w:lineRule="auto"/>
      <w:ind w:left="4522"/>
      <w:rPr>
        <w:rFonts w:ascii="宋体" w:eastAsia="宋体" w:hAnsi="宋体" w:cs="宋体" w:hint="eastAsia"/>
        <w:sz w:val="18"/>
        <w:szCs w:val="18"/>
      </w:rPr>
    </w:pPr>
    <w:r>
      <w:rPr>
        <w:noProof/>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E332B" w:rsidRDefault="0067791C">
                          <w:pPr>
                            <w:pStyle w:val="a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rsidR="007E332B" w:rsidRDefault="0067791C">
                    <w:pPr>
                      <w:pStyle w:val="a4"/>
                    </w:pPr>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E332B" w:rsidRDefault="0067791C">
      <w:r>
        <w:separator/>
      </w:r>
    </w:p>
  </w:footnote>
  <w:footnote w:type="continuationSeparator" w:id="0">
    <w:p w:rsidR="007E332B" w:rsidRDefault="00677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pBdr>
        <w:bottom w:val="single" w:sz="4" w:space="1" w:color="auto"/>
      </w:pBdr>
      <w:spacing w:line="520" w:lineRule="exact"/>
      <w:jc w:val="center"/>
      <w:rPr>
        <w:rFonts w:ascii="楷体" w:eastAsia="楷体" w:hAnsi="楷体" w:hint="eastAsia"/>
        <w:b/>
        <w:bCs/>
        <w:sz w:val="24"/>
        <w:szCs w:val="24"/>
        <w:lang w:eastAsia="zh-CN"/>
      </w:rPr>
    </w:pPr>
    <w:r>
      <w:rPr>
        <w:rFonts w:ascii="楷体" w:eastAsia="楷体" w:hAnsi="楷体"/>
        <w:b/>
        <w:bCs/>
        <w:noProof/>
        <w:sz w:val="32"/>
        <w:szCs w:val="32"/>
        <w:lang w:eastAsia="zh-CN"/>
      </w:rPr>
      <w:drawing>
        <wp:anchor distT="0" distB="0" distL="114300" distR="114300" simplePos="0" relativeHeight="251660288"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ascii="楷体" w:eastAsia="楷体" w:hAnsi="楷体" w:hint="eastAsia"/>
        <w:b/>
        <w:bCs/>
        <w:sz w:val="24"/>
        <w:szCs w:val="24"/>
        <w:lang w:eastAsia="zh-CN"/>
      </w:rPr>
      <w:t>宁津北控城市环境服务有限公司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pBdr>
        <w:bottom w:val="single" w:sz="4" w:space="1" w:color="auto"/>
      </w:pBdr>
      <w:spacing w:line="520" w:lineRule="exact"/>
      <w:jc w:val="center"/>
      <w:rPr>
        <w:rFonts w:ascii="楷体" w:eastAsia="楷体" w:hAnsi="楷体" w:hint="eastAsia"/>
        <w:b/>
        <w:bCs/>
        <w:sz w:val="24"/>
        <w:szCs w:val="24"/>
        <w:lang w:eastAsia="zh-CN"/>
      </w:rPr>
    </w:pPr>
    <w:r>
      <w:rPr>
        <w:rFonts w:ascii="楷体" w:eastAsia="楷体" w:hAnsi="楷体"/>
        <w:b/>
        <w:bCs/>
        <w:noProof/>
        <w:sz w:val="32"/>
        <w:szCs w:val="32"/>
        <w:lang w:eastAsia="zh-CN"/>
      </w:rPr>
      <w:drawing>
        <wp:anchor distT="0" distB="0" distL="114300" distR="114300" simplePos="0" relativeHeight="251661312" behindDoc="0" locked="0" layoutInCell="1" allowOverlap="1">
          <wp:simplePos x="0" y="0"/>
          <wp:positionH relativeFrom="column">
            <wp:posOffset>8299450</wp:posOffset>
          </wp:positionH>
          <wp:positionV relativeFrom="paragraph">
            <wp:posOffset>-154305</wp:posOffset>
          </wp:positionV>
          <wp:extent cx="499745" cy="485140"/>
          <wp:effectExtent l="0" t="0" r="14605" b="1016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ascii="楷体" w:eastAsia="楷体" w:hAnsi="楷体" w:hint="eastAsia"/>
        <w:b/>
        <w:bCs/>
        <w:sz w:val="24"/>
        <w:szCs w:val="24"/>
        <w:lang w:eastAsia="zh-CN"/>
      </w:rPr>
      <w:t>宁津北控城市环境服务有限公司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332B" w:rsidRDefault="0067791C">
    <w:pPr>
      <w:pBdr>
        <w:bottom w:val="single" w:sz="4" w:space="1" w:color="auto"/>
      </w:pBdr>
      <w:spacing w:line="520" w:lineRule="exact"/>
      <w:jc w:val="center"/>
      <w:rPr>
        <w:rFonts w:ascii="楷体" w:eastAsia="楷体" w:hAnsi="楷体" w:hint="eastAsia"/>
        <w:b/>
        <w:bCs/>
        <w:sz w:val="24"/>
        <w:szCs w:val="24"/>
        <w:lang w:eastAsia="zh-CN"/>
      </w:rPr>
    </w:pPr>
    <w:r>
      <w:rPr>
        <w:rFonts w:ascii="楷体" w:eastAsia="楷体" w:hAnsi="楷体"/>
        <w:b/>
        <w:bCs/>
        <w:noProof/>
        <w:sz w:val="32"/>
        <w:szCs w:val="32"/>
        <w:lang w:eastAsia="zh-CN"/>
      </w:rPr>
      <w:drawing>
        <wp:anchor distT="0" distB="0" distL="114300" distR="114300" simplePos="0" relativeHeight="251663360" behindDoc="0" locked="0" layoutInCell="1" allowOverlap="1">
          <wp:simplePos x="0" y="0"/>
          <wp:positionH relativeFrom="column">
            <wp:posOffset>5095240</wp:posOffset>
          </wp:positionH>
          <wp:positionV relativeFrom="paragraph">
            <wp:posOffset>-157480</wp:posOffset>
          </wp:positionV>
          <wp:extent cx="499745" cy="485140"/>
          <wp:effectExtent l="0" t="0" r="14605" b="1016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r>
      <w:rPr>
        <w:rFonts w:ascii="楷体" w:eastAsia="楷体" w:hAnsi="楷体"/>
        <w:b/>
        <w:bCs/>
        <w:noProof/>
        <w:sz w:val="32"/>
        <w:szCs w:val="32"/>
        <w:lang w:eastAsia="zh-CN"/>
      </w:rPr>
      <w:drawing>
        <wp:anchor distT="0" distB="0" distL="114300" distR="114300" simplePos="0" relativeHeight="251662336" behindDoc="0" locked="0" layoutInCell="1" allowOverlap="1">
          <wp:simplePos x="0" y="0"/>
          <wp:positionH relativeFrom="column">
            <wp:posOffset>8299450</wp:posOffset>
          </wp:positionH>
          <wp:positionV relativeFrom="paragraph">
            <wp:posOffset>-154305</wp:posOffset>
          </wp:positionV>
          <wp:extent cx="499745" cy="485140"/>
          <wp:effectExtent l="0" t="0" r="14605" b="1016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ascii="楷体" w:eastAsia="楷体" w:hAnsi="楷体" w:hint="eastAsia"/>
        <w:b/>
        <w:bCs/>
        <w:sz w:val="24"/>
        <w:szCs w:val="24"/>
        <w:lang w:eastAsia="zh-CN"/>
      </w:rPr>
      <w:t>宁津北控城市环境服务有限公司</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36526">
    <w15:presenceInfo w15:providerId="None" w15:userId="36526"/>
  </w15:person>
  <w15:person w15:author="金涛 刘">
    <w15:presenceInfo w15:providerId="Windows Live" w15:userId="5ea8080f8f938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trackRevisions/>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MGQzNTIxMzY3NTM5ZTM3ZWRiODUxYjdjYzdjOWM5YTQifQ=="/>
  </w:docVars>
  <w:rsids>
    <w:rsidRoot w:val="007E332B"/>
    <w:rsid w:val="00043666"/>
    <w:rsid w:val="001F47F2"/>
    <w:rsid w:val="00324D30"/>
    <w:rsid w:val="00370936"/>
    <w:rsid w:val="005D09D0"/>
    <w:rsid w:val="0067791C"/>
    <w:rsid w:val="007302A0"/>
    <w:rsid w:val="007E332B"/>
    <w:rsid w:val="0081493A"/>
    <w:rsid w:val="008B082D"/>
    <w:rsid w:val="00902C2A"/>
    <w:rsid w:val="009050B6"/>
    <w:rsid w:val="00941342"/>
    <w:rsid w:val="00A4336B"/>
    <w:rsid w:val="00AD57B9"/>
    <w:rsid w:val="00B52FD0"/>
    <w:rsid w:val="00BA1185"/>
    <w:rsid w:val="00C40096"/>
    <w:rsid w:val="00CB0C9D"/>
    <w:rsid w:val="00D839D2"/>
    <w:rsid w:val="00E14647"/>
    <w:rsid w:val="00EE7DEB"/>
    <w:rsid w:val="00F2772D"/>
    <w:rsid w:val="00FE7B43"/>
    <w:rsid w:val="010158D6"/>
    <w:rsid w:val="01207B0A"/>
    <w:rsid w:val="05BC6AA1"/>
    <w:rsid w:val="06264B70"/>
    <w:rsid w:val="08CC16C2"/>
    <w:rsid w:val="0CA21D1B"/>
    <w:rsid w:val="0FF7412C"/>
    <w:rsid w:val="13394A5B"/>
    <w:rsid w:val="16CD208A"/>
    <w:rsid w:val="19557506"/>
    <w:rsid w:val="1B5509E2"/>
    <w:rsid w:val="1C597F1C"/>
    <w:rsid w:val="1DAC5C6B"/>
    <w:rsid w:val="20052895"/>
    <w:rsid w:val="23C65BD7"/>
    <w:rsid w:val="241F12BC"/>
    <w:rsid w:val="26094761"/>
    <w:rsid w:val="26B419E6"/>
    <w:rsid w:val="27B32668"/>
    <w:rsid w:val="28A80261"/>
    <w:rsid w:val="2C22657D"/>
    <w:rsid w:val="2CAE104E"/>
    <w:rsid w:val="2F672ACB"/>
    <w:rsid w:val="30F67B9C"/>
    <w:rsid w:val="31880C30"/>
    <w:rsid w:val="327117FB"/>
    <w:rsid w:val="33D740F0"/>
    <w:rsid w:val="3604580A"/>
    <w:rsid w:val="3BF33A92"/>
    <w:rsid w:val="3D6A1B4C"/>
    <w:rsid w:val="3DC41012"/>
    <w:rsid w:val="4033445D"/>
    <w:rsid w:val="40FD6DCE"/>
    <w:rsid w:val="4482139C"/>
    <w:rsid w:val="45B24076"/>
    <w:rsid w:val="45DA3AD2"/>
    <w:rsid w:val="47E30E5E"/>
    <w:rsid w:val="4F2558B8"/>
    <w:rsid w:val="537F0E2F"/>
    <w:rsid w:val="56982E14"/>
    <w:rsid w:val="58B41576"/>
    <w:rsid w:val="5A6951F3"/>
    <w:rsid w:val="5BA04F28"/>
    <w:rsid w:val="5C147D91"/>
    <w:rsid w:val="5E953D0E"/>
    <w:rsid w:val="5F47740C"/>
    <w:rsid w:val="5F80091E"/>
    <w:rsid w:val="635C6E54"/>
    <w:rsid w:val="677E3B2C"/>
    <w:rsid w:val="68DE4FFE"/>
    <w:rsid w:val="6A993A0C"/>
    <w:rsid w:val="6B8B0D16"/>
    <w:rsid w:val="6E670DCF"/>
    <w:rsid w:val="6FD44A65"/>
    <w:rsid w:val="73AE4384"/>
    <w:rsid w:val="79756D63"/>
    <w:rsid w:val="7B03623F"/>
    <w:rsid w:val="7C606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2E268489-48F1-4979-BC47-25A0CE618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qFormat="1"/>
    <w:lsdException w:name="footer"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黑体" w:eastAsia="黑体" w:hAnsi="黑体" w:cs="黑体"/>
      <w:sz w:val="52"/>
      <w:szCs w:val="52"/>
    </w:rPr>
  </w:style>
  <w:style w:type="paragraph" w:styleId="a4">
    <w:name w:val="footer"/>
    <w:basedOn w:val="a"/>
    <w:qFormat/>
    <w:pPr>
      <w:tabs>
        <w:tab w:val="center" w:pos="4153"/>
        <w:tab w:val="right" w:pos="8306"/>
      </w:tabs>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uiPriority w:val="39"/>
    <w:qFormat/>
    <w:pPr>
      <w:spacing w:before="120" w:after="120"/>
    </w:pPr>
    <w:rPr>
      <w:rFonts w:cstheme="minorHAnsi"/>
      <w:b/>
      <w:bCs/>
      <w:caps/>
      <w:sz w:val="20"/>
      <w:szCs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style>
  <w:style w:type="paragraph" w:styleId="a6">
    <w:name w:val="Revision"/>
    <w:hidden/>
    <w:uiPriority w:val="99"/>
    <w:unhideWhenUsed/>
    <w:rsid w:val="009050B6"/>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1264</Words>
  <Characters>7206</Characters>
  <Application>Microsoft Office Word</Application>
  <DocSecurity>0</DocSecurity>
  <Lines>60</Lines>
  <Paragraphs>16</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张晓波</dc:creator>
  <cp:lastModifiedBy>金涛 刘</cp:lastModifiedBy>
  <cp:revision>21</cp:revision>
  <dcterms:created xsi:type="dcterms:W3CDTF">2023-01-13T15:28:00Z</dcterms:created>
  <dcterms:modified xsi:type="dcterms:W3CDTF">2024-11-06T11:05:00Z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2023-08-16T16:22:50Z</vt:filetime>
  </property>
  <property fmtid="{D5CDD505-2E9C-101B-9397-08002B2CF9AE}" pid="4" name="KSOProductBuildVer">
    <vt:lpwstr>2052-12.1.0.18608</vt:lpwstr>
  </property>
  <property fmtid="{D5CDD505-2E9C-101B-9397-08002B2CF9AE}" pid="5" name="ICV">
    <vt:lpwstr>8944621895C54B8982E573E1631C4DE8_12</vt:lpwstr>
  </property>
</Properties>
</file>