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DAAD86">
      <w:pPr>
        <w:widowControl/>
        <w:kinsoku w:val="0"/>
        <w:autoSpaceDE w:val="0"/>
        <w:autoSpaceDN w:val="0"/>
        <w:adjustRightInd w:val="0"/>
        <w:snapToGrid w:val="0"/>
        <w:spacing w:before="275" w:line="240" w:lineRule="auto"/>
        <w:ind w:left="523" w:firstLine="0" w:firstLineChars="0"/>
        <w:jc w:val="center"/>
        <w:textAlignment w:val="baseline"/>
        <w:rPr>
          <w:rFonts w:hint="eastAsia" w:ascii="宋体" w:hAnsi="宋体" w:eastAsia="宋体" w:cs="黑体"/>
          <w:b/>
          <w:snapToGrid w:val="0"/>
          <w:color w:val="000000"/>
          <w:kern w:val="0"/>
          <w:sz w:val="52"/>
          <w:szCs w:val="52"/>
          <w:highlight w:val="none"/>
          <w:lang w:eastAsia="zh-CN"/>
        </w:rPr>
      </w:pPr>
    </w:p>
    <w:p w14:paraId="2577B698">
      <w:pPr>
        <w:widowControl/>
        <w:kinsoku w:val="0"/>
        <w:autoSpaceDE w:val="0"/>
        <w:autoSpaceDN w:val="0"/>
        <w:adjustRightInd w:val="0"/>
        <w:snapToGrid w:val="0"/>
        <w:spacing w:line="240" w:lineRule="auto"/>
        <w:ind w:firstLine="0" w:firstLineChars="0"/>
        <w:jc w:val="center"/>
        <w:textAlignment w:val="baseline"/>
        <w:rPr>
          <w:rFonts w:hint="eastAsia" w:ascii="宋体" w:hAnsi="宋体" w:eastAsia="宋体" w:cs="宋体"/>
          <w:b/>
          <w:bCs/>
          <w:snapToGrid w:val="0"/>
          <w:color w:val="000000"/>
          <w:kern w:val="0"/>
          <w:sz w:val="52"/>
          <w:szCs w:val="52"/>
          <w:highlight w:val="none"/>
          <w:lang w:val="en-US" w:eastAsia="zh-CN"/>
        </w:rPr>
      </w:pPr>
      <w:r>
        <w:rPr>
          <w:rFonts w:hint="eastAsia" w:ascii="宋体" w:hAnsi="宋体" w:eastAsia="宋体" w:cs="宋体"/>
          <w:b/>
          <w:bCs/>
          <w:snapToGrid w:val="0"/>
          <w:color w:val="000000"/>
          <w:kern w:val="0"/>
          <w:sz w:val="52"/>
          <w:szCs w:val="52"/>
          <w:highlight w:val="none"/>
          <w:lang w:val="en-US" w:eastAsia="zh-CN"/>
        </w:rPr>
        <w:t>宁津北控城市环境服务有限公司</w:t>
      </w:r>
    </w:p>
    <w:p w14:paraId="2B3AA54E">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eastAsia" w:ascii="宋体" w:hAnsi="宋体" w:eastAsia="宋体" w:cs="宋体"/>
          <w:b/>
          <w:bCs/>
          <w:snapToGrid w:val="0"/>
          <w:color w:val="000000"/>
          <w:kern w:val="0"/>
          <w:sz w:val="32"/>
          <w:szCs w:val="32"/>
          <w:highlight w:val="none"/>
          <w:lang w:eastAsia="zh-CN"/>
        </w:rPr>
      </w:pPr>
      <w:r>
        <w:rPr>
          <w:rFonts w:hint="eastAsia" w:ascii="宋体" w:hAnsi="宋体" w:eastAsia="宋体" w:cs="宋体"/>
          <w:b/>
          <w:bCs/>
          <w:snapToGrid w:val="0"/>
          <w:color w:val="000000"/>
          <w:kern w:val="0"/>
          <w:sz w:val="32"/>
          <w:szCs w:val="32"/>
          <w:highlight w:val="none"/>
          <w:lang w:eastAsia="zh-CN"/>
        </w:rPr>
        <w:t>企业标准</w:t>
      </w:r>
    </w:p>
    <w:p w14:paraId="44F73446">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b/>
          <w:bCs/>
          <w:snapToGrid w:val="0"/>
          <w:color w:val="000000"/>
          <w:kern w:val="0"/>
          <w:sz w:val="32"/>
          <w:szCs w:val="32"/>
          <w:highlight w:val="none"/>
          <w:lang w:eastAsia="zh-CN"/>
        </w:rPr>
      </w:pPr>
    </w:p>
    <w:p w14:paraId="3C5E766C">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b/>
          <w:bCs/>
          <w:snapToGrid w:val="0"/>
          <w:color w:val="000000"/>
          <w:kern w:val="0"/>
          <w:sz w:val="32"/>
          <w:szCs w:val="32"/>
          <w:highlight w:val="none"/>
          <w:lang w:eastAsia="zh-CN"/>
        </w:rPr>
      </w:pPr>
    </w:p>
    <w:p w14:paraId="46CB0CC4">
      <w:pPr>
        <w:widowControl/>
        <w:kinsoku w:val="0"/>
        <w:autoSpaceDE w:val="0"/>
        <w:autoSpaceDN w:val="0"/>
        <w:adjustRightInd w:val="0"/>
        <w:snapToGrid w:val="0"/>
        <w:spacing w:before="9" w:line="240" w:lineRule="auto"/>
        <w:ind w:firstLine="0" w:firstLineChars="0"/>
        <w:jc w:val="left"/>
        <w:textAlignment w:val="baseline"/>
        <w:rPr>
          <w:rFonts w:ascii="宋体" w:hAnsi="宋体" w:eastAsia="宋体" w:cs="黑体"/>
          <w:b/>
          <w:bCs/>
          <w:snapToGrid w:val="0"/>
          <w:color w:val="000000"/>
          <w:kern w:val="0"/>
          <w:sz w:val="24"/>
          <w:szCs w:val="24"/>
          <w:highlight w:val="none"/>
          <w:lang w:eastAsia="zh-CN"/>
        </w:rPr>
      </w:pPr>
    </w:p>
    <w:p w14:paraId="4471E555">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right"/>
        <w:textAlignment w:val="baseline"/>
        <w:rPr>
          <w:rFonts w:hint="default" w:ascii="宋体" w:hAnsi="宋体" w:eastAsia="宋体" w:cs="宋体"/>
          <w:b/>
          <w:bCs/>
          <w:snapToGrid w:val="0"/>
          <w:color w:val="000000"/>
          <w:kern w:val="0"/>
          <w:sz w:val="24"/>
          <w:szCs w:val="24"/>
          <w:highlight w:val="none"/>
          <w:lang w:val="en-US" w:eastAsia="zh-CN"/>
        </w:rPr>
      </w:pPr>
      <w:r>
        <w:rPr>
          <w:rFonts w:hint="eastAsia" w:ascii="宋体" w:hAnsi="宋体" w:eastAsia="宋体" w:cs="宋体"/>
          <w:b/>
          <w:bCs/>
          <w:snapToGrid w:val="0"/>
          <w:color w:val="000000"/>
          <w:kern w:val="0"/>
          <w:sz w:val="24"/>
          <w:szCs w:val="24"/>
          <w:highlight w:val="none"/>
          <w:lang w:eastAsia="zh-CN"/>
        </w:rPr>
        <w:t>制度编号：</w:t>
      </w:r>
      <w:r>
        <w:rPr>
          <w:rFonts w:hint="eastAsia" w:ascii="宋体" w:hAnsi="宋体" w:eastAsia="宋体" w:cs="宋体"/>
          <w:b/>
          <w:bCs/>
          <w:snapToGrid w:val="0"/>
          <w:color w:val="000000"/>
          <w:kern w:val="0"/>
          <w:sz w:val="24"/>
          <w:szCs w:val="24"/>
          <w:highlight w:val="none"/>
          <w:lang w:val="en-US" w:eastAsia="zh-CN"/>
        </w:rPr>
        <w:t>AH.1</w:t>
      </w:r>
      <w:r>
        <w:rPr>
          <w:rFonts w:hint="eastAsia" w:ascii="宋体" w:hAnsi="宋体" w:cs="宋体"/>
          <w:b/>
          <w:bCs/>
          <w:snapToGrid w:val="0"/>
          <w:color w:val="000000"/>
          <w:kern w:val="0"/>
          <w:sz w:val="24"/>
          <w:szCs w:val="24"/>
          <w:highlight w:val="none"/>
          <w:lang w:val="en-US" w:eastAsia="zh-CN"/>
        </w:rPr>
        <w:t>6</w:t>
      </w:r>
      <w:r>
        <w:rPr>
          <w:rFonts w:hint="eastAsia" w:ascii="宋体" w:hAnsi="宋体" w:eastAsia="宋体" w:cs="宋体"/>
          <w:b/>
          <w:bCs/>
          <w:snapToGrid w:val="0"/>
          <w:color w:val="000000"/>
          <w:kern w:val="0"/>
          <w:sz w:val="24"/>
          <w:szCs w:val="24"/>
          <w:highlight w:val="none"/>
          <w:lang w:val="en-US" w:eastAsia="zh-CN"/>
        </w:rPr>
        <w:t>.202</w:t>
      </w:r>
      <w:r>
        <w:rPr>
          <w:rFonts w:hint="eastAsia" w:ascii="宋体" w:hAnsi="宋体" w:cs="宋体"/>
          <w:b/>
          <w:bCs/>
          <w:snapToGrid w:val="0"/>
          <w:color w:val="000000"/>
          <w:kern w:val="0"/>
          <w:sz w:val="24"/>
          <w:szCs w:val="24"/>
          <w:highlight w:val="none"/>
          <w:lang w:val="en-US" w:eastAsia="zh-CN"/>
        </w:rPr>
        <w:t>4</w:t>
      </w:r>
      <w:r>
        <w:rPr>
          <w:rFonts w:hint="eastAsia" w:ascii="宋体" w:hAnsi="宋体" w:eastAsia="宋体" w:cs="宋体"/>
          <w:b/>
          <w:bCs/>
          <w:snapToGrid w:val="0"/>
          <w:color w:val="000000"/>
          <w:kern w:val="0"/>
          <w:sz w:val="24"/>
          <w:szCs w:val="24"/>
          <w:highlight w:val="none"/>
          <w:lang w:val="en-US" w:eastAsia="zh-CN"/>
        </w:rPr>
        <w:t>.0</w:t>
      </w:r>
    </w:p>
    <w:p w14:paraId="4CE24881">
      <w:pPr>
        <w:widowControl/>
        <w:kinsoku w:val="0"/>
        <w:autoSpaceDE w:val="0"/>
        <w:autoSpaceDN w:val="0"/>
        <w:adjustRightInd w:val="0"/>
        <w:snapToGrid w:val="0"/>
        <w:spacing w:before="6" w:line="240" w:lineRule="auto"/>
        <w:ind w:firstLine="0" w:firstLineChars="0"/>
        <w:jc w:val="left"/>
        <w:textAlignment w:val="baseline"/>
        <w:rPr>
          <w:rFonts w:ascii="宋体" w:hAnsi="宋体" w:eastAsia="宋体" w:cs="黑体"/>
          <w:snapToGrid w:val="0"/>
          <w:color w:val="000000"/>
          <w:kern w:val="0"/>
          <w:sz w:val="6"/>
          <w:szCs w:val="6"/>
          <w:highlight w:val="none"/>
          <w:lang w:eastAsia="zh-CN"/>
        </w:rPr>
      </w:pPr>
    </w:p>
    <w:p w14:paraId="5735E36A">
      <w:pPr>
        <w:widowControl/>
        <w:kinsoku w:val="0"/>
        <w:autoSpaceDE w:val="0"/>
        <w:autoSpaceDN w:val="0"/>
        <w:adjustRightInd w:val="0"/>
        <w:snapToGrid w:val="0"/>
        <w:spacing w:line="40" w:lineRule="exact"/>
        <w:ind w:left="188" w:firstLine="0" w:firstLineChars="0"/>
        <w:jc w:val="left"/>
        <w:textAlignment w:val="baseline"/>
        <w:rPr>
          <w:rFonts w:ascii="宋体" w:hAnsi="宋体" w:eastAsia="宋体" w:cs="黑体"/>
          <w:snapToGrid w:val="0"/>
          <w:color w:val="000000"/>
          <w:kern w:val="0"/>
          <w:sz w:val="4"/>
          <w:szCs w:val="4"/>
          <w:highlight w:val="none"/>
          <w:lang w:eastAsia="en-US"/>
        </w:rPr>
      </w:pPr>
      <w:r>
        <w:rPr>
          <w:rFonts w:ascii="宋体" w:hAnsi="宋体" w:eastAsia="宋体" w:cs="黑体"/>
          <w:snapToGrid w:val="0"/>
          <w:color w:val="000000"/>
          <w:kern w:val="0"/>
          <w:sz w:val="4"/>
          <w:szCs w:val="4"/>
          <w:highlight w:val="none"/>
          <w:lang w:eastAsia="zh-CN"/>
        </w:rPr>
        <mc:AlternateContent>
          <mc:Choice Requires="wpg">
            <w:drawing>
              <wp:inline distT="0" distB="0" distL="114300" distR="114300">
                <wp:extent cx="5043805" cy="45720"/>
                <wp:effectExtent l="0" t="12700" r="4445" b="0"/>
                <wp:docPr id="442" name="组合 442"/>
                <wp:cNvGraphicFramePr/>
                <a:graphic xmlns:a="http://schemas.openxmlformats.org/drawingml/2006/main">
                  <a:graphicData uri="http://schemas.microsoft.com/office/word/2010/wordprocessingGroup">
                    <wpg:wgp>
                      <wpg:cNvGrpSpPr/>
                      <wpg:grpSpPr>
                        <a:xfrm>
                          <a:off x="0" y="0"/>
                          <a:ext cx="5043805" cy="45720"/>
                          <a:chOff x="20" y="20"/>
                          <a:chExt cx="7943" cy="72203"/>
                        </a:xfrm>
                        <a:effectLst/>
                      </wpg:grpSpPr>
                      <wpg:grpSp>
                        <wpg:cNvPr id="441" name="Group 3"/>
                        <wpg:cNvGrpSpPr/>
                        <wpg:grpSpPr>
                          <a:xfrm>
                            <a:off x="20" y="20"/>
                            <a:ext cx="7943" cy="72"/>
                            <a:chOff x="20" y="20"/>
                            <a:chExt cx="7943" cy="72"/>
                          </a:xfrm>
                          <a:effectLst/>
                        </wpg:grpSpPr>
                        <wps:wsp>
                          <wps:cNvPr id="440" name="Freeform 4"/>
                          <wps:cNvSpPr/>
                          <wps:spPr>
                            <a:xfrm>
                              <a:off x="20" y="20"/>
                              <a:ext cx="7943" cy="72"/>
                            </a:xfrm>
                            <a:custGeom>
                              <a:avLst/>
                              <a:gdLst>
                                <a:gd name="A1" fmla="val 0"/>
                                <a:gd name="A2" fmla="val 0"/>
                                <a:gd name="A3" fmla="val 0"/>
                              </a:gdLst>
                              <a:ahLst/>
                              <a:cxnLst>
                                <a:cxn ang="0">
                                  <a:pos x="0" y="0"/>
                                </a:cxn>
                                <a:cxn ang="0">
                                  <a:pos x="7943"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a:effectLst/>
                          </wps:spPr>
                          <wps:bodyPr upright="1"/>
                        </wps:wsp>
                      </wpg:grpSp>
                    </wpg:wgp>
                  </a:graphicData>
                </a:graphic>
              </wp:inline>
            </w:drawing>
          </mc:Choice>
          <mc:Fallback>
            <w:pict>
              <v:group id="_x0000_s1026" o:spid="_x0000_s1026" o:spt="203" style="height:3.6pt;width:397.15pt;" coordorigin="20,20" coordsize="7943,72203" o:gfxdata="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">
                <o:lock v:ext="edit" aspectratio="f"/>
                <v:group id="Group 3" o:spid="_x0000_s1026" o:spt="203" style="position:absolute;left:20;top:20;height:72;width:7943;" coordorigin="20,20" coordsize="7943,72" o:gfxdata="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AZ0iIO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20;top:20;height:72;width:7943;" filled="f" stroked="t" coordsize="9000,1" o:gfxdata="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bGiu22AAAA3AAAAA8A&#10;AAAAAAAAAQAgAAAAIgAAAGRycy9kb3ducmV2LnhtbFBLAQIUABQAAAAIAIdO4kAzLwWeOwAAADkA&#10;AAAQAAAAAAAAAAEAIAAAAAUBAABkcnMvc2hhcGV4bWwueG1sUEsFBgAAAAAGAAYAWwEAAK8DAAAA&#10;AA==&#10;" path="m0,0l9000,0e">
                    <v:path o:connectlocs="0,0;7943,0" o:connectangles="0,0"/>
                    <v:fill on="f" focussize="0,0"/>
                    <v:stroke weight="2pt" color="#000000" joinstyle="round"/>
                    <v:imagedata o:title=""/>
                    <o:lock v:ext="edit" aspectratio="f"/>
                  </v:shape>
                </v:group>
                <w10:wrap type="none"/>
                <w10:anchorlock/>
              </v:group>
            </w:pict>
          </mc:Fallback>
        </mc:AlternateContent>
      </w:r>
    </w:p>
    <w:p w14:paraId="446D49ED">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14:paraId="095389B4">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14:paraId="7CD0E02D">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14:paraId="214D13AD">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14:paraId="006A2422">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14:paraId="5916ABDB">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14:paraId="12106A24">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14:paraId="6BACDB2F">
      <w:pPr>
        <w:widowControl/>
        <w:kinsoku w:val="0"/>
        <w:autoSpaceDE w:val="0"/>
        <w:autoSpaceDN w:val="0"/>
        <w:adjustRightInd w:val="0"/>
        <w:snapToGrid w:val="0"/>
        <w:spacing w:before="9" w:line="240" w:lineRule="auto"/>
        <w:ind w:firstLine="0" w:firstLineChars="0"/>
        <w:jc w:val="left"/>
        <w:textAlignment w:val="baseline"/>
        <w:rPr>
          <w:rFonts w:ascii="宋体" w:hAnsi="宋体" w:eastAsia="宋体" w:cs="黑体"/>
          <w:snapToGrid w:val="0"/>
          <w:color w:val="000000"/>
          <w:kern w:val="0"/>
          <w:sz w:val="23"/>
          <w:szCs w:val="23"/>
          <w:highlight w:val="none"/>
          <w:lang w:eastAsia="en-US"/>
        </w:rPr>
      </w:pPr>
    </w:p>
    <w:p w14:paraId="664310E7">
      <w:pPr>
        <w:widowControl/>
        <w:kinsoku w:val="0"/>
        <w:autoSpaceDE w:val="0"/>
        <w:autoSpaceDN w:val="0"/>
        <w:adjustRightInd w:val="0"/>
        <w:snapToGrid w:val="0"/>
        <w:spacing w:line="240" w:lineRule="auto"/>
        <w:ind w:firstLine="0" w:firstLineChars="0"/>
        <w:jc w:val="center"/>
        <w:textAlignment w:val="baseline"/>
        <w:outlineLvl w:val="0"/>
        <w:rPr>
          <w:del w:id="0" w:author="随遇而安" w:date="2024-07-03T15:23:14Z"/>
          <w:rFonts w:hint="default" w:ascii="宋体" w:hAnsi="宋体" w:eastAsia="宋体" w:cs="黑体"/>
          <w:snapToGrid w:val="0"/>
          <w:color w:val="000000"/>
          <w:kern w:val="0"/>
          <w:sz w:val="52"/>
          <w:szCs w:val="52"/>
          <w:highlight w:val="none"/>
          <w:lang w:val="en-US" w:eastAsia="zh-CN"/>
        </w:rPr>
      </w:pPr>
      <w:del w:id="1" w:author="随遇而安" w:date="2024-07-03T15:23:14Z">
        <w:r>
          <w:rPr>
            <w:rFonts w:hint="default" w:ascii="宋体" w:hAnsi="宋体" w:eastAsia="宋体" w:cs="宋体"/>
            <w:b/>
            <w:bCs/>
            <w:snapToGrid w:val="0"/>
            <w:color w:val="000000"/>
            <w:kern w:val="0"/>
            <w:sz w:val="52"/>
            <w:szCs w:val="52"/>
            <w:highlight w:val="none"/>
            <w:lang w:val="en-US" w:eastAsia="zh-CN"/>
          </w:rPr>
          <w:delText>危险有害因素评价管理规定</w:delText>
        </w:r>
      </w:del>
    </w:p>
    <w:p w14:paraId="0415BBFA">
      <w:pPr>
        <w:widowControl/>
        <w:kinsoku w:val="0"/>
        <w:autoSpaceDE w:val="0"/>
        <w:autoSpaceDN w:val="0"/>
        <w:adjustRightInd w:val="0"/>
        <w:snapToGrid w:val="0"/>
        <w:spacing w:line="240" w:lineRule="auto"/>
        <w:ind w:firstLine="0" w:firstLineChars="0"/>
        <w:jc w:val="center"/>
        <w:textAlignment w:val="baseline"/>
        <w:rPr>
          <w:rFonts w:hint="default" w:ascii="宋体" w:hAnsi="宋体" w:eastAsia="宋体" w:cs="宋体"/>
          <w:b/>
          <w:bCs/>
          <w:snapToGrid w:val="0"/>
          <w:color w:val="000000"/>
          <w:kern w:val="0"/>
          <w:sz w:val="52"/>
          <w:szCs w:val="52"/>
          <w:highlight w:val="none"/>
          <w:lang w:val="en-US" w:eastAsia="zh-CN"/>
        </w:rPr>
        <w:pPrChange w:id="2" w:author="随遇而安" w:date="2024-07-03T15:23:18Z">
          <w:pPr>
            <w:widowControl/>
            <w:kinsoku w:val="0"/>
            <w:autoSpaceDE w:val="0"/>
            <w:autoSpaceDN w:val="0"/>
            <w:adjustRightInd w:val="0"/>
            <w:snapToGrid w:val="0"/>
            <w:spacing w:line="240" w:lineRule="auto"/>
            <w:ind w:firstLine="0" w:firstLineChars="0"/>
            <w:jc w:val="left"/>
            <w:textAlignment w:val="baseline"/>
          </w:pPr>
        </w:pPrChange>
      </w:pPr>
      <w:ins w:id="3" w:author="随遇而安" w:date="2024-07-03T15:23:14Z">
        <w:r>
          <w:rPr>
            <w:rFonts w:hint="eastAsia" w:ascii="宋体" w:hAnsi="宋体" w:eastAsia="宋体" w:cs="宋体"/>
            <w:b/>
            <w:bCs/>
            <w:snapToGrid w:val="0"/>
            <w:color w:val="000000"/>
            <w:kern w:val="0"/>
            <w:sz w:val="52"/>
            <w:szCs w:val="52"/>
            <w:highlight w:val="none"/>
            <w:lang w:val="en-US" w:eastAsia="zh-CN"/>
          </w:rPr>
          <w:t>保险</w:t>
        </w:r>
      </w:ins>
      <w:ins w:id="4" w:author="随遇而安" w:date="2024-07-03T15:23:15Z">
        <w:r>
          <w:rPr>
            <w:rFonts w:hint="eastAsia" w:ascii="宋体" w:hAnsi="宋体" w:eastAsia="宋体" w:cs="宋体"/>
            <w:b/>
            <w:bCs/>
            <w:snapToGrid w:val="0"/>
            <w:color w:val="000000"/>
            <w:kern w:val="0"/>
            <w:sz w:val="52"/>
            <w:szCs w:val="52"/>
            <w:highlight w:val="none"/>
            <w:lang w:val="en-US" w:eastAsia="zh-CN"/>
          </w:rPr>
          <w:t>管理制度</w:t>
        </w:r>
      </w:ins>
    </w:p>
    <w:p w14:paraId="334066DE">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52"/>
          <w:szCs w:val="52"/>
          <w:highlight w:val="none"/>
          <w:lang w:eastAsia="zh-CN"/>
        </w:rPr>
      </w:pPr>
    </w:p>
    <w:p w14:paraId="3CF10EC3">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52"/>
          <w:szCs w:val="52"/>
          <w:highlight w:val="none"/>
          <w:lang w:eastAsia="zh-CN"/>
        </w:rPr>
      </w:pPr>
    </w:p>
    <w:p w14:paraId="0D9F8496">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52"/>
          <w:szCs w:val="52"/>
          <w:highlight w:val="none"/>
          <w:lang w:eastAsia="zh-CN"/>
        </w:rPr>
      </w:pPr>
    </w:p>
    <w:p w14:paraId="14FAE480">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52"/>
          <w:szCs w:val="52"/>
          <w:highlight w:val="none"/>
          <w:lang w:eastAsia="zh-CN"/>
        </w:rPr>
      </w:pPr>
    </w:p>
    <w:p w14:paraId="7C2DAED5">
      <w:pPr>
        <w:widowControl/>
        <w:kinsoku w:val="0"/>
        <w:autoSpaceDE w:val="0"/>
        <w:autoSpaceDN w:val="0"/>
        <w:adjustRightInd w:val="0"/>
        <w:snapToGrid w:val="0"/>
        <w:spacing w:line="240" w:lineRule="auto"/>
        <w:ind w:firstLine="0" w:firstLineChars="0"/>
        <w:jc w:val="left"/>
        <w:textAlignment w:val="baseline"/>
        <w:rPr>
          <w:rFonts w:ascii="宋体" w:hAnsi="宋体" w:eastAsia="宋体" w:cs="黑体"/>
          <w:snapToGrid w:val="0"/>
          <w:color w:val="000000"/>
          <w:kern w:val="0"/>
          <w:sz w:val="52"/>
          <w:szCs w:val="52"/>
          <w:highlight w:val="none"/>
          <w:lang w:eastAsia="zh-CN"/>
        </w:rPr>
      </w:pPr>
    </w:p>
    <w:p w14:paraId="6EF03664">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eastAsia" w:ascii="宋体" w:hAnsi="宋体" w:eastAsia="宋体" w:cs="宋体"/>
          <w:b/>
          <w:bCs/>
          <w:snapToGrid w:val="0"/>
          <w:color w:val="000000"/>
          <w:kern w:val="0"/>
          <w:sz w:val="32"/>
          <w:szCs w:val="32"/>
          <w:highlight w:val="none"/>
          <w:lang w:eastAsia="zh-CN"/>
        </w:rPr>
      </w:pPr>
      <w:r>
        <w:rPr>
          <w:rFonts w:hint="eastAsia" w:ascii="宋体" w:hAnsi="宋体" w:cs="宋体"/>
          <w:b/>
          <w:bCs/>
          <w:snapToGrid w:val="0"/>
          <w:color w:val="000000"/>
          <w:kern w:val="0"/>
          <w:sz w:val="32"/>
          <w:szCs w:val="32"/>
          <w:highlight w:val="none"/>
          <w:lang w:val="en-US" w:eastAsia="zh-CN"/>
        </w:rPr>
        <w:t>2024-11</w:t>
      </w:r>
      <w:r>
        <w:rPr>
          <w:rFonts w:hint="eastAsia" w:ascii="宋体" w:hAnsi="宋体" w:eastAsia="宋体" w:cs="宋体"/>
          <w:b/>
          <w:bCs/>
          <w:snapToGrid w:val="0"/>
          <w:color w:val="000000"/>
          <w:kern w:val="0"/>
          <w:sz w:val="32"/>
          <w:szCs w:val="32"/>
          <w:highlight w:val="none"/>
          <w:lang w:eastAsia="zh-CN"/>
        </w:rPr>
        <w:t>发布</w:t>
      </w:r>
      <w:r>
        <w:rPr>
          <w:rFonts w:hint="eastAsia" w:ascii="宋体" w:hAnsi="宋体" w:eastAsia="宋体" w:cs="宋体"/>
          <w:b/>
          <w:bCs/>
          <w:snapToGrid w:val="0"/>
          <w:color w:val="000000"/>
          <w:kern w:val="0"/>
          <w:sz w:val="32"/>
          <w:szCs w:val="32"/>
          <w:highlight w:val="none"/>
          <w:lang w:eastAsia="zh-CN"/>
        </w:rPr>
        <w:tab/>
      </w:r>
      <w:r>
        <w:rPr>
          <w:rFonts w:hint="eastAsia" w:ascii="宋体" w:hAnsi="宋体" w:cs="宋体"/>
          <w:b/>
          <w:bCs/>
          <w:snapToGrid w:val="0"/>
          <w:color w:val="000000"/>
          <w:kern w:val="0"/>
          <w:sz w:val="32"/>
          <w:szCs w:val="32"/>
          <w:highlight w:val="none"/>
          <w:lang w:val="en-US" w:eastAsia="zh-CN"/>
        </w:rPr>
        <w:tab/>
      </w:r>
      <w:r>
        <w:rPr>
          <w:rFonts w:hint="eastAsia" w:ascii="宋体" w:hAnsi="宋体" w:cs="宋体"/>
          <w:b/>
          <w:bCs/>
          <w:snapToGrid w:val="0"/>
          <w:color w:val="000000"/>
          <w:kern w:val="0"/>
          <w:sz w:val="32"/>
          <w:szCs w:val="32"/>
          <w:highlight w:val="none"/>
          <w:lang w:val="en-US" w:eastAsia="zh-CN"/>
        </w:rPr>
        <w:tab/>
      </w:r>
      <w:r>
        <w:rPr>
          <w:rFonts w:hint="eastAsia" w:ascii="宋体" w:hAnsi="宋体" w:cs="宋体"/>
          <w:b/>
          <w:bCs/>
          <w:snapToGrid w:val="0"/>
          <w:color w:val="000000"/>
          <w:kern w:val="0"/>
          <w:sz w:val="32"/>
          <w:szCs w:val="32"/>
          <w:highlight w:val="none"/>
          <w:lang w:val="en-US" w:eastAsia="zh-CN"/>
        </w:rPr>
        <w:tab/>
      </w:r>
      <w:r>
        <w:rPr>
          <w:rFonts w:hint="eastAsia" w:ascii="宋体" w:hAnsi="宋体" w:cs="宋体"/>
          <w:b/>
          <w:bCs/>
          <w:snapToGrid w:val="0"/>
          <w:color w:val="000000"/>
          <w:kern w:val="0"/>
          <w:sz w:val="32"/>
          <w:szCs w:val="32"/>
          <w:highlight w:val="none"/>
          <w:lang w:val="en-US" w:eastAsia="zh-CN"/>
        </w:rPr>
        <w:tab/>
      </w:r>
      <w:r>
        <w:rPr>
          <w:rFonts w:hint="eastAsia" w:ascii="宋体" w:hAnsi="宋体" w:cs="宋体"/>
          <w:b/>
          <w:bCs/>
          <w:snapToGrid w:val="0"/>
          <w:color w:val="000000"/>
          <w:kern w:val="0"/>
          <w:sz w:val="32"/>
          <w:szCs w:val="32"/>
          <w:highlight w:val="none"/>
          <w:lang w:val="en-US" w:eastAsia="zh-CN"/>
        </w:rPr>
        <w:tab/>
      </w:r>
      <w:r>
        <w:rPr>
          <w:rFonts w:hint="eastAsia" w:ascii="宋体" w:hAnsi="宋体" w:cs="宋体"/>
          <w:b/>
          <w:bCs/>
          <w:snapToGrid w:val="0"/>
          <w:color w:val="000000"/>
          <w:kern w:val="0"/>
          <w:sz w:val="32"/>
          <w:szCs w:val="32"/>
          <w:highlight w:val="none"/>
          <w:lang w:val="en-US" w:eastAsia="zh-CN"/>
        </w:rPr>
        <w:tab/>
      </w:r>
      <w:r>
        <w:rPr>
          <w:rFonts w:hint="eastAsia" w:ascii="宋体" w:hAnsi="宋体" w:cs="宋体"/>
          <w:b/>
          <w:bCs/>
          <w:snapToGrid w:val="0"/>
          <w:color w:val="000000"/>
          <w:kern w:val="0"/>
          <w:sz w:val="32"/>
          <w:szCs w:val="32"/>
          <w:highlight w:val="none"/>
          <w:lang w:val="en-US" w:eastAsia="zh-CN"/>
        </w:rPr>
        <w:tab/>
      </w:r>
      <w:r>
        <w:rPr>
          <w:rFonts w:hint="eastAsia" w:ascii="宋体" w:hAnsi="宋体" w:cs="宋体"/>
          <w:b/>
          <w:bCs/>
          <w:snapToGrid w:val="0"/>
          <w:color w:val="000000"/>
          <w:kern w:val="0"/>
          <w:sz w:val="32"/>
          <w:szCs w:val="32"/>
          <w:highlight w:val="none"/>
          <w:lang w:val="en-US" w:eastAsia="zh-CN"/>
        </w:rPr>
        <w:tab/>
      </w:r>
      <w:r>
        <w:rPr>
          <w:rFonts w:hint="eastAsia" w:ascii="宋体" w:hAnsi="宋体" w:cs="宋体"/>
          <w:b/>
          <w:bCs/>
          <w:snapToGrid w:val="0"/>
          <w:color w:val="000000"/>
          <w:kern w:val="0"/>
          <w:sz w:val="32"/>
          <w:szCs w:val="32"/>
          <w:highlight w:val="none"/>
          <w:lang w:val="en-US" w:eastAsia="zh-CN"/>
        </w:rPr>
        <w:tab/>
      </w:r>
      <w:r>
        <w:rPr>
          <w:rFonts w:hint="eastAsia" w:ascii="宋体" w:hAnsi="宋体" w:cs="宋体"/>
          <w:b/>
          <w:bCs/>
          <w:snapToGrid w:val="0"/>
          <w:color w:val="000000"/>
          <w:kern w:val="0"/>
          <w:sz w:val="32"/>
          <w:szCs w:val="32"/>
          <w:highlight w:val="none"/>
          <w:lang w:val="en-US" w:eastAsia="zh-CN"/>
        </w:rPr>
        <w:tab/>
      </w:r>
      <w:r>
        <w:rPr>
          <w:rFonts w:hint="eastAsia" w:ascii="宋体" w:hAnsi="宋体" w:cs="宋体"/>
          <w:b/>
          <w:bCs/>
          <w:snapToGrid w:val="0"/>
          <w:color w:val="000000"/>
          <w:kern w:val="0"/>
          <w:sz w:val="32"/>
          <w:szCs w:val="32"/>
          <w:highlight w:val="none"/>
          <w:lang w:val="en-US" w:eastAsia="zh-CN"/>
        </w:rPr>
        <w:t>2024-11</w:t>
      </w:r>
      <w:r>
        <w:rPr>
          <w:rFonts w:hint="eastAsia" w:ascii="宋体" w:hAnsi="宋体" w:eastAsia="宋体" w:cs="宋体"/>
          <w:b/>
          <w:bCs/>
          <w:snapToGrid w:val="0"/>
          <w:color w:val="000000"/>
          <w:kern w:val="0"/>
          <w:sz w:val="32"/>
          <w:szCs w:val="32"/>
          <w:highlight w:val="none"/>
          <w:lang w:eastAsia="zh-CN"/>
        </w:rPr>
        <w:t>实施</w:t>
      </w:r>
    </w:p>
    <w:p w14:paraId="42093CF2">
      <w:pPr>
        <w:widowControl/>
        <w:kinsoku w:val="0"/>
        <w:autoSpaceDE w:val="0"/>
        <w:autoSpaceDN w:val="0"/>
        <w:adjustRightInd w:val="0"/>
        <w:snapToGrid w:val="0"/>
        <w:spacing w:line="40" w:lineRule="exact"/>
        <w:ind w:left="118" w:firstLine="0" w:firstLineChars="0"/>
        <w:jc w:val="left"/>
        <w:textAlignment w:val="baseline"/>
        <w:rPr>
          <w:rFonts w:ascii="宋体" w:hAnsi="宋体" w:eastAsia="宋体" w:cs="黑体"/>
          <w:snapToGrid w:val="0"/>
          <w:color w:val="000000"/>
          <w:kern w:val="0"/>
          <w:sz w:val="4"/>
          <w:szCs w:val="4"/>
          <w:highlight w:val="none"/>
          <w:lang w:eastAsia="en-US"/>
        </w:rPr>
      </w:pPr>
      <w:r>
        <w:rPr>
          <w:rFonts w:ascii="宋体" w:hAnsi="宋体" w:eastAsia="宋体" w:cs="黑体"/>
          <w:snapToGrid w:val="0"/>
          <w:color w:val="000000"/>
          <w:kern w:val="0"/>
          <w:sz w:val="4"/>
          <w:szCs w:val="4"/>
          <w:highlight w:val="none"/>
          <w:lang w:eastAsia="zh-CN"/>
        </w:rPr>
        <mc:AlternateContent>
          <mc:Choice Requires="wpg">
            <w:drawing>
              <wp:inline distT="0" distB="0" distL="114300" distR="114300">
                <wp:extent cx="5180330" cy="45085"/>
                <wp:effectExtent l="0" t="12700" r="0" b="0"/>
                <wp:docPr id="445" name="组合 445"/>
                <wp:cNvGraphicFramePr/>
                <a:graphic xmlns:a="http://schemas.openxmlformats.org/drawingml/2006/main">
                  <a:graphicData uri="http://schemas.microsoft.com/office/word/2010/wordprocessingGroup">
                    <wpg:wgp>
                      <wpg:cNvGrpSpPr/>
                      <wpg:grpSpPr>
                        <a:xfrm>
                          <a:off x="0" y="0"/>
                          <a:ext cx="5180330" cy="45085"/>
                          <a:chOff x="0" y="0"/>
                          <a:chExt cx="9040" cy="40203"/>
                        </a:xfrm>
                        <a:effectLst/>
                      </wpg:grpSpPr>
                      <wpg:grpSp>
                        <wpg:cNvPr id="444" name="Group 6"/>
                        <wpg:cNvGrpSpPr/>
                        <wpg:grpSpPr>
                          <a:xfrm>
                            <a:off x="20" y="20"/>
                            <a:ext cx="9000" cy="2"/>
                            <a:chOff x="20" y="20"/>
                            <a:chExt cx="9000" cy="2"/>
                          </a:xfrm>
                          <a:effectLst/>
                        </wpg:grpSpPr>
                        <wps:wsp>
                          <wps:cNvPr id="443" name="Freeform 7"/>
                          <wps:cNvSpPr/>
                          <wps:spPr>
                            <a:xfrm>
                              <a:off x="20" y="20"/>
                              <a:ext cx="9000" cy="2"/>
                            </a:xfrm>
                            <a:custGeom>
                              <a:avLst/>
                              <a:gdLst>
                                <a:gd name="A1" fmla="val 0"/>
                                <a:gd name="A2" fmla="val 0"/>
                                <a:gd name="A3" fmla="val 0"/>
                              </a:gdLst>
                              <a:ahLst/>
                              <a:cxnLst>
                                <a:cxn ang="0">
                                  <a:pos x="0" y="0"/>
                                </a:cxn>
                                <a:cxn ang="0">
                                  <a:pos x="9000" y="0"/>
                                </a:cxn>
                              </a:cxnLst>
                              <a:rect l="0" t="0" r="0" b="0"/>
                              <a:pathLst>
                                <a:path w="9000" h="1">
                                  <a:moveTo>
                                    <a:pt x="0" y="0"/>
                                  </a:moveTo>
                                  <a:lnTo>
                                    <a:pt x="9000" y="0"/>
                                  </a:lnTo>
                                </a:path>
                              </a:pathLst>
                            </a:custGeom>
                            <a:noFill/>
                            <a:ln w="25400" cap="flat" cmpd="sng">
                              <a:solidFill>
                                <a:srgbClr val="000000"/>
                              </a:solidFill>
                              <a:prstDash val="solid"/>
                              <a:round/>
                              <a:headEnd type="none" w="med" len="med"/>
                              <a:tailEnd type="none" w="med" len="med"/>
                            </a:ln>
                            <a:effectLst/>
                          </wps:spPr>
                          <wps:bodyPr upright="1"/>
                        </wps:wsp>
                      </wpg:grpSp>
                    </wpg:wgp>
                  </a:graphicData>
                </a:graphic>
              </wp:inline>
            </w:drawing>
          </mc:Choice>
          <mc:Fallback>
            <w:pict>
              <v:group id="_x0000_s1026" o:spid="_x0000_s1026" o:spt="203" style="height:3.55pt;width:407.9pt;" coordsize="9040,40203" o:gfxdata="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">
                <o:lock v:ext="edit" aspectratio="f"/>
                <v:group id="Group 6" o:spid="_x0000_s1026" o:spt="203" style="position:absolute;left:20;top:20;height:2;width:9000;" coordorigin="20,20" coordsize="9000,2" o:gfxdata="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mlgZa+AAAA3AAAAA8AAAAAAAAAAQAgAAAAIgAAAGRycy9kb3ducmV2Lnht&#10;bFBLAQIUABQAAAAIAIdO4kAzLwWeOwAAADkAAAAVAAAAAAAAAAEAIAAAAA0BAABkcnMvZ3JvdXBz&#10;aGFwZXhtbC54bWxQSwUGAAAAAAYABgBgAQAAygMAAAAA&#10;">
                  <o:lock v:ext="edit" aspectratio="f"/>
                  <v:shape id="Freeform 7" o:spid="_x0000_s1026" o:spt="100" style="position:absolute;left:20;top:20;height:2;width:9000;" filled="f" stroked="t" coordsize="9000,1" o:gfxdata="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hQUmrsAAADc&#10;AAAADwAAAAAAAAABACAAAAAiAAAAZHJzL2Rvd25yZXYueG1sUEsBAhQAFAAAAAgAh07iQDMvBZ47&#10;AAAAOQAAABAAAAAAAAAAAQAgAAAACgEAAGRycy9zaGFwZXhtbC54bWxQSwUGAAAAAAYABgBbAQAA&#10;tAMAAAAA&#10;" path="m0,0l9000,0e">
                    <v:path o:connectlocs="0,0;9000,0" o:connectangles="0,0"/>
                    <v:fill on="f" focussize="0,0"/>
                    <v:stroke weight="2pt" color="#000000" joinstyle="round"/>
                    <v:imagedata o:title=""/>
                    <o:lock v:ext="edit" aspectratio="f"/>
                  </v:shape>
                </v:group>
                <w10:wrap type="none"/>
                <w10:anchorlock/>
              </v:group>
            </w:pict>
          </mc:Fallback>
        </mc:AlternateContent>
      </w:r>
    </w:p>
    <w:p w14:paraId="3D6EE592">
      <w:pPr>
        <w:widowControl/>
        <w:kinsoku w:val="0"/>
        <w:autoSpaceDE w:val="0"/>
        <w:autoSpaceDN w:val="0"/>
        <w:adjustRightInd w:val="0"/>
        <w:snapToGrid w:val="0"/>
        <w:spacing w:before="8" w:line="240" w:lineRule="auto"/>
        <w:ind w:firstLine="0" w:firstLineChars="0"/>
        <w:jc w:val="left"/>
        <w:textAlignment w:val="baseline"/>
        <w:rPr>
          <w:rFonts w:ascii="宋体" w:hAnsi="宋体" w:eastAsia="宋体" w:cs="黑体"/>
          <w:snapToGrid w:val="0"/>
          <w:color w:val="000000"/>
          <w:kern w:val="0"/>
          <w:sz w:val="24"/>
          <w:szCs w:val="24"/>
          <w:highlight w:val="none"/>
          <w:lang w:eastAsia="en-US"/>
        </w:rPr>
      </w:pPr>
    </w:p>
    <w:p w14:paraId="3AF8CDA3">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eastAsia" w:ascii="宋体" w:hAnsi="宋体" w:eastAsia="宋体" w:cs="宋体"/>
          <w:b/>
          <w:bCs/>
          <w:snapToGrid w:val="0"/>
          <w:color w:val="000000"/>
          <w:kern w:val="0"/>
          <w:sz w:val="32"/>
          <w:szCs w:val="32"/>
          <w:highlight w:val="none"/>
          <w:lang w:eastAsia="zh-CN"/>
        </w:rPr>
        <w:sectPr>
          <w:headerReference r:id="rId6" w:type="first"/>
          <w:headerReference r:id="rId5" w:type="default"/>
          <w:footerReference r:id="rId7" w:type="default"/>
          <w:pgSz w:w="11910" w:h="16840"/>
          <w:pgMar w:top="1440" w:right="1800" w:bottom="1440" w:left="1800" w:header="794" w:footer="1020" w:gutter="0"/>
          <w:pgNumType w:fmt="decimal"/>
          <w:cols w:space="720" w:num="1"/>
          <w:titlePg/>
          <w:docGrid w:linePitch="299" w:charSpace="0"/>
        </w:sectPr>
      </w:pPr>
      <w:r>
        <w:rPr>
          <w:rFonts w:hint="eastAsia" w:ascii="宋体" w:hAnsi="宋体" w:eastAsia="宋体" w:cs="宋体"/>
          <w:b/>
          <w:bCs/>
          <w:snapToGrid w:val="0"/>
          <w:color w:val="000000"/>
          <w:kern w:val="0"/>
          <w:sz w:val="32"/>
          <w:szCs w:val="32"/>
          <w:highlight w:val="none"/>
          <w:lang w:eastAsia="zh-CN"/>
        </w:rPr>
        <w:t>宁津北控城市环境服务有限公司</w:t>
      </w:r>
    </w:p>
    <w:p w14:paraId="2493415D">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eastAsia" w:ascii="宋体" w:hAnsi="宋体" w:eastAsia="宋体" w:cs="宋体"/>
          <w:snapToGrid w:val="0"/>
          <w:color w:val="000000"/>
          <w:kern w:val="0"/>
          <w:sz w:val="32"/>
          <w:szCs w:val="32"/>
          <w:highlight w:val="none"/>
          <w:lang w:eastAsia="zh-CN"/>
        </w:rPr>
      </w:pPr>
      <w:r>
        <w:rPr>
          <w:rFonts w:hint="eastAsia" w:ascii="宋体" w:hAnsi="宋体" w:eastAsia="宋体" w:cs="宋体"/>
          <w:snapToGrid w:val="0"/>
          <w:color w:val="000000"/>
          <w:kern w:val="0"/>
          <w:sz w:val="32"/>
          <w:szCs w:val="32"/>
          <w:highlight w:val="none"/>
          <w:lang w:eastAsia="zh-CN"/>
        </w:rPr>
        <w:t>制度控制表</w:t>
      </w:r>
    </w:p>
    <w:p w14:paraId="69D1B9B9">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highlight w:val="none"/>
          <w:lang w:eastAsia="en-US"/>
        </w:rPr>
      </w:pPr>
    </w:p>
    <w:tbl>
      <w:tblPr>
        <w:tblStyle w:val="7"/>
        <w:tblW w:w="5000" w:type="pct"/>
        <w:tblInd w:w="0" w:type="dxa"/>
        <w:tblLayout w:type="autofit"/>
        <w:tblCellMar>
          <w:top w:w="0" w:type="dxa"/>
          <w:left w:w="108" w:type="dxa"/>
          <w:bottom w:w="0" w:type="dxa"/>
          <w:right w:w="108" w:type="dxa"/>
        </w:tblCellMar>
      </w:tblPr>
      <w:tblGrid>
        <w:gridCol w:w="1028"/>
        <w:gridCol w:w="834"/>
        <w:gridCol w:w="1265"/>
        <w:gridCol w:w="1236"/>
        <w:gridCol w:w="622"/>
        <w:gridCol w:w="934"/>
        <w:gridCol w:w="853"/>
        <w:gridCol w:w="991"/>
        <w:gridCol w:w="763"/>
      </w:tblGrid>
      <w:tr w14:paraId="10DD371A">
        <w:tblPrEx>
          <w:tblCellMar>
            <w:top w:w="0" w:type="dxa"/>
            <w:left w:w="108" w:type="dxa"/>
            <w:bottom w:w="0" w:type="dxa"/>
            <w:right w:w="108" w:type="dxa"/>
          </w:tblCellMar>
        </w:tblPrEx>
        <w:trPr>
          <w:trHeight w:val="780" w:hRule="atLeast"/>
        </w:trPr>
        <w:tc>
          <w:tcPr>
            <w:tcW w:w="603" w:type="pct"/>
            <w:tcBorders>
              <w:top w:val="single" w:color="auto" w:sz="4" w:space="0"/>
              <w:left w:val="single" w:color="auto" w:sz="4" w:space="0"/>
              <w:bottom w:val="single" w:color="auto" w:sz="4" w:space="0"/>
              <w:right w:val="single" w:color="auto" w:sz="4" w:space="0"/>
            </w:tcBorders>
            <w:noWrap w:val="0"/>
            <w:vAlign w:val="center"/>
          </w:tcPr>
          <w:p w14:paraId="71D4F944">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制度名称</w:t>
            </w:r>
          </w:p>
        </w:tc>
        <w:tc>
          <w:tcPr>
            <w:tcW w:w="4397" w:type="pct"/>
            <w:gridSpan w:val="8"/>
            <w:tcBorders>
              <w:top w:val="single" w:color="auto" w:sz="4" w:space="0"/>
              <w:left w:val="nil"/>
              <w:bottom w:val="single" w:color="auto" w:sz="4" w:space="0"/>
              <w:right w:val="single" w:color="auto" w:sz="4" w:space="0"/>
            </w:tcBorders>
            <w:noWrap w:val="0"/>
            <w:vAlign w:val="center"/>
          </w:tcPr>
          <w:p w14:paraId="696F96F2">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left"/>
              <w:textAlignment w:val="baseline"/>
              <w:rPr>
                <w:rFonts w:hint="default" w:ascii="宋体" w:hAnsi="宋体" w:eastAsia="宋体" w:cs="宋体"/>
                <w:b/>
                <w:bCs/>
                <w:snapToGrid w:val="0"/>
                <w:color w:val="000000"/>
                <w:kern w:val="0"/>
                <w:sz w:val="20"/>
                <w:szCs w:val="20"/>
                <w:highlight w:val="none"/>
                <w:lang w:eastAsia="zh-CN"/>
              </w:rPr>
            </w:pPr>
            <w:r>
              <w:rPr>
                <w:rFonts w:hint="eastAsia" w:ascii="宋体" w:hAnsi="宋体" w:eastAsia="宋体" w:cs="宋体"/>
                <w:b/>
                <w:bCs/>
                <w:snapToGrid w:val="0"/>
                <w:color w:val="000000"/>
                <w:kern w:val="0"/>
                <w:sz w:val="20"/>
                <w:szCs w:val="20"/>
                <w:highlight w:val="none"/>
                <w:lang w:eastAsia="zh-CN"/>
              </w:rPr>
              <w:t>宁津北控城市环境服务有限公司</w:t>
            </w:r>
            <w:r>
              <w:rPr>
                <w:rFonts w:hint="eastAsia" w:ascii="宋体" w:hAnsi="宋体" w:eastAsia="宋体" w:cs="宋体"/>
                <w:b/>
                <w:bCs/>
                <w:snapToGrid w:val="0"/>
                <w:color w:val="000000"/>
                <w:kern w:val="0"/>
                <w:sz w:val="20"/>
                <w:szCs w:val="20"/>
                <w:highlight w:val="none"/>
                <w:lang w:val="en-US" w:eastAsia="zh-CN"/>
              </w:rPr>
              <w:t>保险管理制度</w:t>
            </w:r>
          </w:p>
        </w:tc>
      </w:tr>
      <w:tr w14:paraId="082A6592">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noWrap w:val="0"/>
            <w:vAlign w:val="center"/>
          </w:tcPr>
          <w:p w14:paraId="47CEE163">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制度编号</w:t>
            </w:r>
          </w:p>
        </w:tc>
        <w:tc>
          <w:tcPr>
            <w:tcW w:w="4397" w:type="pct"/>
            <w:gridSpan w:val="8"/>
            <w:tcBorders>
              <w:top w:val="single" w:color="auto" w:sz="4" w:space="0"/>
              <w:left w:val="nil"/>
              <w:bottom w:val="single" w:color="auto" w:sz="4" w:space="0"/>
              <w:right w:val="single" w:color="auto" w:sz="4" w:space="0"/>
            </w:tcBorders>
            <w:noWrap w:val="0"/>
            <w:vAlign w:val="center"/>
          </w:tcPr>
          <w:p w14:paraId="2763FF64">
            <w:pPr>
              <w:pStyle w:val="3"/>
              <w:keepNext w:val="0"/>
              <w:keepLines w:val="0"/>
              <w:widowControl/>
              <w:suppressLineNumbers w:val="0"/>
              <w:spacing w:before="0" w:beforeAutospacing="0" w:after="0" w:afterAutospacing="0"/>
              <w:ind w:left="0" w:right="254" w:firstLine="0" w:firstLineChars="0"/>
              <w:jc w:val="left"/>
              <w:rPr>
                <w:rFonts w:hint="default" w:ascii="宋体" w:hAnsi="宋体" w:eastAsia="宋体" w:cs="宋体"/>
                <w:sz w:val="20"/>
                <w:szCs w:val="20"/>
                <w:highlight w:val="none"/>
                <w:lang w:eastAsia="zh-CN"/>
              </w:rPr>
            </w:pPr>
            <w:r>
              <w:rPr>
                <w:rFonts w:hint="eastAsia" w:ascii="宋体" w:hAnsi="宋体" w:eastAsia="宋体" w:cs="黑体"/>
                <w:b/>
                <w:sz w:val="24"/>
                <w:szCs w:val="24"/>
                <w:highlight w:val="none"/>
                <w:lang w:val="en-US" w:eastAsia="zh-CN"/>
              </w:rPr>
              <w:t>AH.16.2024.0</w:t>
            </w:r>
          </w:p>
        </w:tc>
      </w:tr>
      <w:tr w14:paraId="501C3BAE">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noWrap w:val="0"/>
            <w:vAlign w:val="center"/>
          </w:tcPr>
          <w:p w14:paraId="4EF3FDD9">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版本</w:t>
            </w:r>
          </w:p>
        </w:tc>
        <w:tc>
          <w:tcPr>
            <w:tcW w:w="489" w:type="pct"/>
            <w:tcBorders>
              <w:top w:val="nil"/>
              <w:left w:val="nil"/>
              <w:bottom w:val="single" w:color="auto" w:sz="4" w:space="0"/>
              <w:right w:val="single" w:color="auto" w:sz="4" w:space="0"/>
            </w:tcBorders>
            <w:noWrap w:val="0"/>
            <w:vAlign w:val="center"/>
          </w:tcPr>
          <w:p w14:paraId="6AB04E61">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状态</w:t>
            </w:r>
          </w:p>
        </w:tc>
        <w:tc>
          <w:tcPr>
            <w:tcW w:w="742" w:type="pct"/>
            <w:tcBorders>
              <w:top w:val="nil"/>
              <w:left w:val="nil"/>
              <w:bottom w:val="single" w:color="auto" w:sz="4" w:space="0"/>
              <w:right w:val="single" w:color="auto" w:sz="4" w:space="0"/>
            </w:tcBorders>
            <w:noWrap w:val="0"/>
            <w:vAlign w:val="center"/>
          </w:tcPr>
          <w:p w14:paraId="6A72BA5E">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实施日期</w:t>
            </w:r>
          </w:p>
        </w:tc>
        <w:tc>
          <w:tcPr>
            <w:tcW w:w="725" w:type="pct"/>
            <w:tcBorders>
              <w:top w:val="nil"/>
              <w:left w:val="nil"/>
              <w:bottom w:val="single" w:color="auto" w:sz="4" w:space="0"/>
              <w:right w:val="single" w:color="auto" w:sz="4" w:space="0"/>
            </w:tcBorders>
            <w:noWrap w:val="0"/>
            <w:vAlign w:val="center"/>
          </w:tcPr>
          <w:p w14:paraId="6FFDF733">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起草部门</w:t>
            </w:r>
          </w:p>
        </w:tc>
        <w:tc>
          <w:tcPr>
            <w:tcW w:w="365" w:type="pct"/>
            <w:tcBorders>
              <w:top w:val="nil"/>
              <w:left w:val="nil"/>
              <w:bottom w:val="single" w:color="auto" w:sz="4" w:space="0"/>
              <w:right w:val="single" w:color="auto" w:sz="4" w:space="0"/>
            </w:tcBorders>
            <w:noWrap w:val="0"/>
            <w:vAlign w:val="center"/>
          </w:tcPr>
          <w:p w14:paraId="4E6B0421">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会签</w:t>
            </w:r>
          </w:p>
          <w:p w14:paraId="52E49CE3">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部门</w:t>
            </w:r>
          </w:p>
        </w:tc>
        <w:tc>
          <w:tcPr>
            <w:tcW w:w="548" w:type="pct"/>
            <w:tcBorders>
              <w:top w:val="nil"/>
              <w:left w:val="nil"/>
              <w:bottom w:val="single" w:color="auto" w:sz="4" w:space="0"/>
              <w:right w:val="single" w:color="auto" w:sz="4" w:space="0"/>
            </w:tcBorders>
            <w:noWrap w:val="0"/>
            <w:vAlign w:val="center"/>
          </w:tcPr>
          <w:p w14:paraId="65CB49A1">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主管领导审核</w:t>
            </w:r>
          </w:p>
        </w:tc>
        <w:tc>
          <w:tcPr>
            <w:tcW w:w="500" w:type="pct"/>
            <w:tcBorders>
              <w:top w:val="nil"/>
              <w:left w:val="nil"/>
              <w:bottom w:val="single" w:color="auto" w:sz="4" w:space="0"/>
              <w:right w:val="single" w:color="auto" w:sz="4" w:space="0"/>
            </w:tcBorders>
            <w:noWrap w:val="0"/>
            <w:vAlign w:val="center"/>
          </w:tcPr>
          <w:p w14:paraId="2E88E485">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审核</w:t>
            </w:r>
          </w:p>
          <w:p w14:paraId="718E90A1">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部门</w:t>
            </w:r>
          </w:p>
        </w:tc>
        <w:tc>
          <w:tcPr>
            <w:tcW w:w="581" w:type="pct"/>
            <w:tcBorders>
              <w:top w:val="nil"/>
              <w:left w:val="nil"/>
              <w:bottom w:val="single" w:color="auto" w:sz="4" w:space="0"/>
              <w:right w:val="single" w:color="auto" w:sz="4" w:space="0"/>
            </w:tcBorders>
            <w:noWrap w:val="0"/>
            <w:vAlign w:val="center"/>
          </w:tcPr>
          <w:p w14:paraId="6EF548D4">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签发人</w:t>
            </w:r>
          </w:p>
        </w:tc>
        <w:tc>
          <w:tcPr>
            <w:tcW w:w="447" w:type="pct"/>
            <w:tcBorders>
              <w:top w:val="nil"/>
              <w:left w:val="nil"/>
              <w:bottom w:val="single" w:color="auto" w:sz="4" w:space="0"/>
              <w:right w:val="single" w:color="auto" w:sz="4" w:space="0"/>
            </w:tcBorders>
            <w:noWrap w:val="0"/>
            <w:vAlign w:val="center"/>
          </w:tcPr>
          <w:p w14:paraId="28A711C2">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是否修订</w:t>
            </w:r>
          </w:p>
        </w:tc>
      </w:tr>
      <w:tr w14:paraId="4D4FCABD">
        <w:tblPrEx>
          <w:tblCellMar>
            <w:top w:w="0" w:type="dxa"/>
            <w:left w:w="108" w:type="dxa"/>
            <w:bottom w:w="0" w:type="dxa"/>
            <w:right w:w="108" w:type="dxa"/>
          </w:tblCellMar>
        </w:tblPrEx>
        <w:trPr>
          <w:trHeight w:val="780" w:hRule="atLeast"/>
        </w:trPr>
        <w:tc>
          <w:tcPr>
            <w:tcW w:w="603" w:type="pct"/>
            <w:tcBorders>
              <w:top w:val="nil"/>
              <w:left w:val="single" w:color="auto" w:sz="4" w:space="0"/>
              <w:bottom w:val="single" w:color="auto" w:sz="4" w:space="0"/>
              <w:right w:val="single" w:color="auto" w:sz="4" w:space="0"/>
            </w:tcBorders>
            <w:noWrap w:val="0"/>
            <w:vAlign w:val="center"/>
          </w:tcPr>
          <w:p w14:paraId="00A76ED7">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default" w:ascii="宋体" w:hAnsi="宋体" w:eastAsia="宋体" w:cs="宋体"/>
                <w:snapToGrid w:val="0"/>
                <w:color w:val="000000"/>
                <w:kern w:val="0"/>
                <w:sz w:val="20"/>
                <w:szCs w:val="20"/>
                <w:highlight w:val="none"/>
                <w:lang w:eastAsia="zh-CN"/>
              </w:rPr>
              <w:t>202</w:t>
            </w:r>
            <w:r>
              <w:rPr>
                <w:rFonts w:hint="eastAsia" w:ascii="宋体" w:hAnsi="宋体" w:cs="宋体"/>
                <w:snapToGrid w:val="0"/>
                <w:color w:val="000000"/>
                <w:kern w:val="0"/>
                <w:sz w:val="20"/>
                <w:szCs w:val="20"/>
                <w:highlight w:val="none"/>
                <w:lang w:val="en-US" w:eastAsia="zh-CN"/>
              </w:rPr>
              <w:t>4</w:t>
            </w:r>
          </w:p>
        </w:tc>
        <w:tc>
          <w:tcPr>
            <w:tcW w:w="489" w:type="pct"/>
            <w:tcBorders>
              <w:top w:val="nil"/>
              <w:left w:val="nil"/>
              <w:bottom w:val="single" w:color="auto" w:sz="4" w:space="0"/>
              <w:right w:val="single" w:color="auto" w:sz="4" w:space="0"/>
            </w:tcBorders>
            <w:noWrap w:val="0"/>
            <w:vAlign w:val="center"/>
          </w:tcPr>
          <w:p w14:paraId="30EB61E9">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试用</w:t>
            </w:r>
          </w:p>
          <w:p w14:paraId="6DE59A97">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执行</w:t>
            </w:r>
          </w:p>
        </w:tc>
        <w:tc>
          <w:tcPr>
            <w:tcW w:w="742" w:type="pct"/>
            <w:tcBorders>
              <w:top w:val="nil"/>
              <w:left w:val="nil"/>
              <w:bottom w:val="single" w:color="auto" w:sz="4" w:space="0"/>
              <w:right w:val="single" w:color="auto" w:sz="4" w:space="0"/>
            </w:tcBorders>
            <w:noWrap w:val="0"/>
            <w:vAlign w:val="center"/>
          </w:tcPr>
          <w:p w14:paraId="1899B441">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val="en-US" w:eastAsia="zh-CN"/>
              </w:rPr>
            </w:pPr>
            <w:r>
              <w:rPr>
                <w:rFonts w:hint="eastAsia" w:ascii="宋体" w:hAnsi="宋体" w:eastAsia="宋体" w:cs="宋体"/>
                <w:snapToGrid w:val="0"/>
                <w:color w:val="000000"/>
                <w:kern w:val="0"/>
                <w:sz w:val="20"/>
                <w:szCs w:val="20"/>
                <w:highlight w:val="none"/>
                <w:lang w:val="en-US" w:eastAsia="zh-CN"/>
              </w:rPr>
              <w:t>202</w:t>
            </w:r>
            <w:r>
              <w:rPr>
                <w:rFonts w:hint="eastAsia" w:ascii="宋体" w:hAnsi="宋体" w:cs="宋体"/>
                <w:snapToGrid w:val="0"/>
                <w:color w:val="000000"/>
                <w:kern w:val="0"/>
                <w:sz w:val="20"/>
                <w:szCs w:val="20"/>
                <w:highlight w:val="none"/>
                <w:lang w:val="en-US" w:eastAsia="zh-CN"/>
              </w:rPr>
              <w:t>4</w:t>
            </w:r>
            <w:r>
              <w:rPr>
                <w:rFonts w:hint="eastAsia" w:ascii="宋体" w:hAnsi="宋体" w:eastAsia="宋体" w:cs="宋体"/>
                <w:snapToGrid w:val="0"/>
                <w:color w:val="000000"/>
                <w:kern w:val="0"/>
                <w:sz w:val="20"/>
                <w:szCs w:val="20"/>
                <w:highlight w:val="none"/>
                <w:lang w:val="en-US" w:eastAsia="zh-CN"/>
              </w:rPr>
              <w:t>.</w:t>
            </w:r>
            <w:r>
              <w:rPr>
                <w:rFonts w:hint="eastAsia" w:ascii="宋体" w:hAnsi="宋体" w:cs="宋体"/>
                <w:snapToGrid w:val="0"/>
                <w:color w:val="000000"/>
                <w:kern w:val="0"/>
                <w:sz w:val="20"/>
                <w:szCs w:val="20"/>
                <w:highlight w:val="none"/>
                <w:lang w:val="en-US" w:eastAsia="zh-CN"/>
              </w:rPr>
              <w:t>11</w:t>
            </w:r>
            <w:r>
              <w:rPr>
                <w:rFonts w:hint="eastAsia" w:ascii="宋体" w:hAnsi="宋体" w:eastAsia="宋体" w:cs="宋体"/>
                <w:snapToGrid w:val="0"/>
                <w:color w:val="000000"/>
                <w:kern w:val="0"/>
                <w:sz w:val="20"/>
                <w:szCs w:val="20"/>
                <w:highlight w:val="none"/>
                <w:lang w:val="en-US" w:eastAsia="zh-CN"/>
              </w:rPr>
              <w:t>.1</w:t>
            </w:r>
            <w:r>
              <w:rPr>
                <w:rFonts w:hint="eastAsia" w:ascii="宋体" w:hAnsi="宋体" w:cs="宋体"/>
                <w:snapToGrid w:val="0"/>
                <w:color w:val="000000"/>
                <w:kern w:val="0"/>
                <w:sz w:val="20"/>
                <w:szCs w:val="20"/>
                <w:highlight w:val="none"/>
                <w:lang w:val="en-US" w:eastAsia="zh-CN"/>
              </w:rPr>
              <w:t>0</w:t>
            </w:r>
          </w:p>
        </w:tc>
        <w:tc>
          <w:tcPr>
            <w:tcW w:w="725" w:type="pct"/>
            <w:tcBorders>
              <w:top w:val="nil"/>
              <w:left w:val="nil"/>
              <w:bottom w:val="single" w:color="auto" w:sz="4" w:space="0"/>
              <w:right w:val="single" w:color="auto" w:sz="4" w:space="0"/>
            </w:tcBorders>
            <w:noWrap w:val="0"/>
            <w:vAlign w:val="center"/>
          </w:tcPr>
          <w:p w14:paraId="7524AF5E">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安环品质部</w:t>
            </w:r>
          </w:p>
        </w:tc>
        <w:tc>
          <w:tcPr>
            <w:tcW w:w="365" w:type="pct"/>
            <w:tcBorders>
              <w:top w:val="nil"/>
              <w:left w:val="nil"/>
              <w:bottom w:val="single" w:color="auto" w:sz="4" w:space="0"/>
              <w:right w:val="single" w:color="auto" w:sz="4" w:space="0"/>
            </w:tcBorders>
            <w:noWrap w:val="0"/>
            <w:vAlign w:val="center"/>
          </w:tcPr>
          <w:p w14:paraId="2CF1C1D4">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是</w:t>
            </w:r>
          </w:p>
        </w:tc>
        <w:tc>
          <w:tcPr>
            <w:tcW w:w="548" w:type="pct"/>
            <w:tcBorders>
              <w:top w:val="nil"/>
              <w:left w:val="nil"/>
              <w:bottom w:val="single" w:color="auto" w:sz="4" w:space="0"/>
              <w:right w:val="single" w:color="auto" w:sz="4" w:space="0"/>
            </w:tcBorders>
            <w:noWrap w:val="0"/>
            <w:vAlign w:val="center"/>
          </w:tcPr>
          <w:p w14:paraId="7AF26233">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tc>
        <w:tc>
          <w:tcPr>
            <w:tcW w:w="500" w:type="pct"/>
            <w:tcBorders>
              <w:top w:val="nil"/>
              <w:left w:val="nil"/>
              <w:bottom w:val="single" w:color="auto" w:sz="4" w:space="0"/>
              <w:right w:val="single" w:color="auto" w:sz="4" w:space="0"/>
            </w:tcBorders>
            <w:noWrap w:val="0"/>
            <w:vAlign w:val="center"/>
          </w:tcPr>
          <w:p w14:paraId="7D8976EF">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tc>
        <w:tc>
          <w:tcPr>
            <w:tcW w:w="581" w:type="pct"/>
            <w:tcBorders>
              <w:top w:val="nil"/>
              <w:left w:val="nil"/>
              <w:bottom w:val="single" w:color="auto" w:sz="4" w:space="0"/>
              <w:right w:val="single" w:color="auto" w:sz="4" w:space="0"/>
            </w:tcBorders>
            <w:noWrap w:val="0"/>
            <w:vAlign w:val="center"/>
          </w:tcPr>
          <w:p w14:paraId="1C7B1BDA">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val="en-US" w:eastAsia="zh-CN"/>
              </w:rPr>
            </w:pPr>
            <w:r>
              <w:rPr>
                <w:rFonts w:hint="eastAsia" w:ascii="宋体" w:hAnsi="宋体" w:cs="宋体"/>
                <w:snapToGrid w:val="0"/>
                <w:color w:val="000000"/>
                <w:kern w:val="0"/>
                <w:sz w:val="20"/>
                <w:szCs w:val="20"/>
                <w:highlight w:val="none"/>
                <w:lang w:val="en-US" w:eastAsia="zh-CN"/>
              </w:rPr>
              <w:t>黄殿兴</w:t>
            </w:r>
          </w:p>
        </w:tc>
        <w:tc>
          <w:tcPr>
            <w:tcW w:w="447" w:type="pct"/>
            <w:tcBorders>
              <w:top w:val="nil"/>
              <w:left w:val="nil"/>
              <w:bottom w:val="single" w:color="auto" w:sz="4" w:space="0"/>
              <w:right w:val="single" w:color="auto" w:sz="4" w:space="0"/>
            </w:tcBorders>
            <w:noWrap w:val="0"/>
            <w:vAlign w:val="center"/>
          </w:tcPr>
          <w:p w14:paraId="17C7FAB7">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val="en-US" w:eastAsia="zh-CN"/>
              </w:rPr>
            </w:pPr>
            <w:r>
              <w:rPr>
                <w:rFonts w:hint="eastAsia" w:ascii="宋体" w:hAnsi="宋体" w:eastAsia="宋体" w:cs="宋体"/>
                <w:snapToGrid w:val="0"/>
                <w:color w:val="000000"/>
                <w:kern w:val="0"/>
                <w:sz w:val="20"/>
                <w:szCs w:val="20"/>
                <w:highlight w:val="none"/>
                <w:lang w:val="en-US" w:eastAsia="zh-CN"/>
              </w:rPr>
              <w:t>否</w:t>
            </w:r>
          </w:p>
        </w:tc>
      </w:tr>
      <w:tr w14:paraId="1F9762BE">
        <w:tblPrEx>
          <w:tblCellMar>
            <w:top w:w="0" w:type="dxa"/>
            <w:left w:w="108" w:type="dxa"/>
            <w:bottom w:w="0" w:type="dxa"/>
            <w:right w:w="108" w:type="dxa"/>
          </w:tblCellMar>
        </w:tblPrEx>
        <w:trPr>
          <w:trHeight w:val="4980" w:hRule="atLeast"/>
        </w:trPr>
        <w:tc>
          <w:tcPr>
            <w:tcW w:w="603" w:type="pct"/>
            <w:tcBorders>
              <w:top w:val="nil"/>
              <w:left w:val="single" w:color="auto" w:sz="4" w:space="0"/>
              <w:bottom w:val="single" w:color="auto" w:sz="4" w:space="0"/>
              <w:right w:val="single" w:color="auto" w:sz="4" w:space="0"/>
            </w:tcBorders>
            <w:noWrap w:val="0"/>
            <w:vAlign w:val="center"/>
          </w:tcPr>
          <w:p w14:paraId="07160FC8">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此</w:t>
            </w:r>
          </w:p>
          <w:p w14:paraId="3BBA0C3B">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430BFD4B">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次</w:t>
            </w:r>
          </w:p>
          <w:p w14:paraId="24B25FDC">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4DA6AD55">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修</w:t>
            </w:r>
          </w:p>
          <w:p w14:paraId="4D533467">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31822D58">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改</w:t>
            </w:r>
          </w:p>
          <w:p w14:paraId="53F84FA3">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78B3C5F3">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的</w:t>
            </w:r>
          </w:p>
          <w:p w14:paraId="7827609F">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0A4E2C9A">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主</w:t>
            </w:r>
          </w:p>
          <w:p w14:paraId="66C76857">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018916EB">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要</w:t>
            </w:r>
          </w:p>
          <w:p w14:paraId="6AF5B981">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561CF0EC">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内</w:t>
            </w:r>
          </w:p>
          <w:p w14:paraId="7D39AFA0">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p>
          <w:p w14:paraId="0500050C">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容</w:t>
            </w:r>
          </w:p>
        </w:tc>
        <w:tc>
          <w:tcPr>
            <w:tcW w:w="4397" w:type="pct"/>
            <w:gridSpan w:val="8"/>
            <w:tcBorders>
              <w:top w:val="single" w:color="auto" w:sz="4" w:space="0"/>
              <w:left w:val="nil"/>
              <w:bottom w:val="single" w:color="auto" w:sz="4" w:space="0"/>
              <w:right w:val="single" w:color="auto" w:sz="4" w:space="0"/>
            </w:tcBorders>
            <w:noWrap w:val="0"/>
            <w:vAlign w:val="center"/>
          </w:tcPr>
          <w:p w14:paraId="087FEC1C">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left"/>
              <w:textAlignment w:val="baseline"/>
              <w:rPr>
                <w:rFonts w:hint="default" w:ascii="宋体" w:hAnsi="宋体" w:eastAsia="宋体" w:cs="宋体"/>
                <w:snapToGrid w:val="0"/>
                <w:color w:val="000000"/>
                <w:kern w:val="0"/>
                <w:sz w:val="20"/>
                <w:szCs w:val="20"/>
                <w:highlight w:val="none"/>
                <w:lang w:eastAsia="zh-CN"/>
              </w:rPr>
            </w:pPr>
          </w:p>
        </w:tc>
      </w:tr>
      <w:tr w14:paraId="2B2D3008">
        <w:tblPrEx>
          <w:tblCellMar>
            <w:top w:w="0" w:type="dxa"/>
            <w:left w:w="108" w:type="dxa"/>
            <w:bottom w:w="0" w:type="dxa"/>
            <w:right w:w="108" w:type="dxa"/>
          </w:tblCellMar>
        </w:tblPrEx>
        <w:trPr>
          <w:trHeight w:val="700" w:hRule="atLeast"/>
        </w:trPr>
        <w:tc>
          <w:tcPr>
            <w:tcW w:w="603" w:type="pct"/>
            <w:tcBorders>
              <w:top w:val="nil"/>
              <w:left w:val="single" w:color="auto" w:sz="4" w:space="0"/>
              <w:bottom w:val="single" w:color="auto" w:sz="4" w:space="0"/>
              <w:right w:val="single" w:color="auto" w:sz="4" w:space="0"/>
            </w:tcBorders>
            <w:noWrap w:val="0"/>
            <w:vAlign w:val="center"/>
          </w:tcPr>
          <w:p w14:paraId="05A44CFB">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center"/>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解释部门</w:t>
            </w:r>
          </w:p>
        </w:tc>
        <w:tc>
          <w:tcPr>
            <w:tcW w:w="4397" w:type="pct"/>
            <w:gridSpan w:val="8"/>
            <w:tcBorders>
              <w:top w:val="single" w:color="auto" w:sz="4" w:space="0"/>
              <w:left w:val="nil"/>
              <w:bottom w:val="single" w:color="auto" w:sz="4" w:space="0"/>
              <w:right w:val="single" w:color="auto" w:sz="4" w:space="0"/>
            </w:tcBorders>
            <w:noWrap w:val="0"/>
            <w:vAlign w:val="center"/>
          </w:tcPr>
          <w:p w14:paraId="0255C6C5">
            <w:pPr>
              <w:keepNext w:val="0"/>
              <w:keepLines w:val="0"/>
              <w:widowControl/>
              <w:suppressLineNumbers w:val="0"/>
              <w:kinsoku w:val="0"/>
              <w:autoSpaceDE w:val="0"/>
              <w:autoSpaceDN w:val="0"/>
              <w:adjustRightInd w:val="0"/>
              <w:snapToGrid w:val="0"/>
              <w:spacing w:before="0" w:beforeAutospacing="0" w:after="0" w:afterAutospacing="0" w:line="240" w:lineRule="auto"/>
              <w:ind w:left="0" w:right="0" w:firstLine="0" w:firstLineChars="0"/>
              <w:jc w:val="left"/>
              <w:textAlignment w:val="baseline"/>
              <w:rPr>
                <w:rFonts w:hint="default" w:ascii="宋体" w:hAnsi="宋体" w:eastAsia="宋体" w:cs="宋体"/>
                <w:snapToGrid w:val="0"/>
                <w:color w:val="000000"/>
                <w:kern w:val="0"/>
                <w:sz w:val="20"/>
                <w:szCs w:val="20"/>
                <w:highlight w:val="none"/>
                <w:lang w:eastAsia="zh-CN"/>
              </w:rPr>
            </w:pPr>
            <w:r>
              <w:rPr>
                <w:rFonts w:hint="eastAsia" w:ascii="宋体" w:hAnsi="宋体" w:eastAsia="宋体" w:cs="宋体"/>
                <w:snapToGrid w:val="0"/>
                <w:color w:val="000000"/>
                <w:kern w:val="0"/>
                <w:sz w:val="20"/>
                <w:szCs w:val="20"/>
                <w:highlight w:val="none"/>
                <w:lang w:eastAsia="zh-CN"/>
              </w:rPr>
              <w:t>安环品质部</w:t>
            </w:r>
          </w:p>
        </w:tc>
      </w:tr>
    </w:tbl>
    <w:p w14:paraId="45828559">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 w:val="21"/>
          <w:szCs w:val="21"/>
          <w:highlight w:val="none"/>
          <w:lang w:eastAsia="en-US"/>
        </w:rPr>
      </w:pPr>
    </w:p>
    <w:p w14:paraId="3802BE8E">
      <w:pPr>
        <w:rPr>
          <w:highlight w:val="none"/>
        </w:rPr>
        <w:sectPr>
          <w:pgSz w:w="11910" w:h="16840"/>
          <w:pgMar w:top="1440" w:right="1800" w:bottom="1440" w:left="1800" w:header="820" w:footer="822" w:gutter="0"/>
          <w:pgNumType w:fmt="decimal"/>
          <w:cols w:space="720" w:num="1"/>
          <w:docGrid w:linePitch="299" w:charSpace="0"/>
        </w:sectPr>
      </w:pPr>
    </w:p>
    <w:sdt>
      <w:sdtPr>
        <w:rPr>
          <w:rFonts w:ascii="宋体" w:hAnsi="宋体" w:eastAsia="宋体" w:cstheme="minorBidi"/>
          <w:kern w:val="2"/>
          <w:sz w:val="21"/>
          <w:szCs w:val="22"/>
          <w:lang w:val="en-US" w:eastAsia="zh-CN" w:bidi="ar-SA"/>
        </w:rPr>
        <w:id w:val="147468936"/>
        <w15:color w:val="DBDBDB"/>
        <w:docPartObj>
          <w:docPartGallery w:val="Table of Contents"/>
          <w:docPartUnique/>
        </w:docPartObj>
      </w:sdtPr>
      <w:sdtEndPr>
        <w:rPr>
          <w:rFonts w:ascii="Arial" w:hAnsi="Arial" w:eastAsia="Arial" w:cs="Arial"/>
          <w:snapToGrid w:val="0"/>
          <w:color w:val="000000"/>
          <w:kern w:val="0"/>
          <w:sz w:val="24"/>
          <w:szCs w:val="21"/>
          <w:highlight w:val="none"/>
          <w:lang w:val="en-US" w:eastAsia="en-US" w:bidi="ar-SA"/>
        </w:rPr>
      </w:sdtEndPr>
      <w:sdtContent>
        <w:p w14:paraId="043868BF">
          <w:pPr>
            <w:spacing w:before="0" w:beforeLines="0" w:after="0" w:afterLines="0" w:line="240" w:lineRule="auto"/>
            <w:ind w:left="0" w:leftChars="0" w:right="0" w:rightChars="0" w:firstLine="0" w:firstLineChars="0"/>
            <w:jc w:val="center"/>
          </w:pPr>
          <w:r>
            <w:rPr>
              <w:rFonts w:ascii="宋体" w:hAnsi="宋体" w:eastAsia="宋体"/>
              <w:sz w:val="32"/>
              <w:szCs w:val="32"/>
            </w:rPr>
            <w:t>目录</w:t>
          </w:r>
        </w:p>
        <w:p w14:paraId="5067EE75">
          <w:pPr>
            <w:pStyle w:val="6"/>
            <w:tabs>
              <w:tab w:val="right" w:leader="dot" w:pos="8306"/>
            </w:tabs>
            <w:rPr>
              <w:sz w:val="28"/>
              <w:szCs w:val="28"/>
            </w:rPr>
          </w:pPr>
          <w:r>
            <w:rPr>
              <w:rFonts w:ascii="Arial" w:hAnsi="Arial" w:eastAsia="Arial" w:cs="Arial"/>
              <w:snapToGrid w:val="0"/>
              <w:color w:val="000000"/>
              <w:kern w:val="0"/>
              <w:sz w:val="32"/>
              <w:szCs w:val="32"/>
              <w:highlight w:val="none"/>
              <w:lang w:eastAsia="en-US"/>
            </w:rPr>
            <w:fldChar w:fldCharType="begin"/>
          </w:r>
          <w:r>
            <w:rPr>
              <w:rFonts w:ascii="Arial" w:hAnsi="Arial" w:eastAsia="Arial" w:cs="Arial"/>
              <w:snapToGrid w:val="0"/>
              <w:color w:val="000000"/>
              <w:kern w:val="0"/>
              <w:sz w:val="32"/>
              <w:szCs w:val="32"/>
              <w:highlight w:val="none"/>
              <w:lang w:eastAsia="en-US"/>
            </w:rPr>
            <w:instrText xml:space="preserve">TOC \o "1-1" \h \u </w:instrText>
          </w:r>
          <w:r>
            <w:rPr>
              <w:rFonts w:ascii="Arial" w:hAnsi="Arial" w:eastAsia="Arial" w:cs="Arial"/>
              <w:snapToGrid w:val="0"/>
              <w:color w:val="000000"/>
              <w:kern w:val="0"/>
              <w:sz w:val="32"/>
              <w:szCs w:val="32"/>
              <w:highlight w:val="none"/>
              <w:lang w:eastAsia="en-US"/>
            </w:rPr>
            <w:fldChar w:fldCharType="separate"/>
          </w:r>
          <w:r>
            <w:rPr>
              <w:rFonts w:ascii="Arial" w:hAnsi="Arial" w:eastAsia="Arial" w:cs="Arial"/>
              <w:snapToGrid w:val="0"/>
              <w:color w:val="000000"/>
              <w:kern w:val="0"/>
              <w:sz w:val="28"/>
              <w:szCs w:val="32"/>
              <w:highlight w:val="none"/>
              <w:lang w:eastAsia="en-US"/>
            </w:rPr>
            <w:fldChar w:fldCharType="begin"/>
          </w:r>
          <w:r>
            <w:rPr>
              <w:rFonts w:ascii="Arial" w:hAnsi="Arial" w:eastAsia="Arial" w:cs="Arial"/>
              <w:snapToGrid w:val="0"/>
              <w:kern w:val="0"/>
              <w:sz w:val="28"/>
              <w:szCs w:val="32"/>
              <w:highlight w:val="none"/>
              <w:lang w:eastAsia="en-US"/>
            </w:rPr>
            <w:instrText xml:space="preserve"> HYPERLINK \l _Toc10108 </w:instrText>
          </w:r>
          <w:r>
            <w:rPr>
              <w:rFonts w:ascii="Arial" w:hAnsi="Arial" w:eastAsia="Arial" w:cs="Arial"/>
              <w:snapToGrid w:val="0"/>
              <w:kern w:val="0"/>
              <w:sz w:val="28"/>
              <w:szCs w:val="32"/>
              <w:highlight w:val="none"/>
              <w:lang w:eastAsia="en-US"/>
            </w:rPr>
            <w:fldChar w:fldCharType="separate"/>
          </w:r>
          <w:r>
            <w:rPr>
              <w:rFonts w:hint="eastAsia" w:ascii="仿宋" w:hAnsi="仿宋" w:eastAsia="仿宋" w:cs="仿宋"/>
              <w:bCs/>
              <w:snapToGrid w:val="0"/>
              <w:spacing w:val="-13"/>
              <w:kern w:val="0"/>
              <w:sz w:val="28"/>
              <w:szCs w:val="40"/>
              <w:highlight w:val="none"/>
              <w:lang w:val="en-US" w:eastAsia="zh-CN"/>
            </w:rPr>
            <w:t>1.目的</w:t>
          </w:r>
          <w:r>
            <w:rPr>
              <w:sz w:val="28"/>
              <w:szCs w:val="28"/>
            </w:rPr>
            <w:tab/>
          </w:r>
          <w:r>
            <w:rPr>
              <w:sz w:val="28"/>
              <w:szCs w:val="28"/>
            </w:rPr>
            <w:fldChar w:fldCharType="begin"/>
          </w:r>
          <w:r>
            <w:rPr>
              <w:sz w:val="28"/>
              <w:szCs w:val="28"/>
            </w:rPr>
            <w:instrText xml:space="preserve"> PAGEREF _Toc10108 \h </w:instrText>
          </w:r>
          <w:r>
            <w:rPr>
              <w:sz w:val="28"/>
              <w:szCs w:val="28"/>
            </w:rPr>
            <w:fldChar w:fldCharType="separate"/>
          </w:r>
          <w:r>
            <w:rPr>
              <w:sz w:val="28"/>
              <w:szCs w:val="28"/>
            </w:rPr>
            <w:t>4</w:t>
          </w:r>
          <w:r>
            <w:rPr>
              <w:sz w:val="28"/>
              <w:szCs w:val="28"/>
            </w:rPr>
            <w:fldChar w:fldCharType="end"/>
          </w:r>
          <w:r>
            <w:rPr>
              <w:rFonts w:ascii="Arial" w:hAnsi="Arial" w:eastAsia="Arial" w:cs="Arial"/>
              <w:snapToGrid w:val="0"/>
              <w:color w:val="000000"/>
              <w:kern w:val="0"/>
              <w:sz w:val="28"/>
              <w:szCs w:val="32"/>
              <w:highlight w:val="none"/>
              <w:lang w:eastAsia="en-US"/>
            </w:rPr>
            <w:fldChar w:fldCharType="end"/>
          </w:r>
        </w:p>
        <w:p w14:paraId="71257197">
          <w:pPr>
            <w:pStyle w:val="6"/>
            <w:tabs>
              <w:tab w:val="right" w:leader="dot" w:pos="8306"/>
            </w:tabs>
            <w:rPr>
              <w:sz w:val="28"/>
              <w:szCs w:val="28"/>
            </w:rPr>
          </w:pPr>
          <w:r>
            <w:rPr>
              <w:rFonts w:ascii="Arial" w:hAnsi="Arial" w:eastAsia="Arial" w:cs="Arial"/>
              <w:snapToGrid w:val="0"/>
              <w:color w:val="000000"/>
              <w:kern w:val="0"/>
              <w:sz w:val="28"/>
              <w:szCs w:val="32"/>
              <w:highlight w:val="none"/>
              <w:lang w:eastAsia="en-US"/>
            </w:rPr>
            <w:fldChar w:fldCharType="begin"/>
          </w:r>
          <w:r>
            <w:rPr>
              <w:rFonts w:ascii="Arial" w:hAnsi="Arial" w:eastAsia="Arial" w:cs="Arial"/>
              <w:snapToGrid w:val="0"/>
              <w:kern w:val="0"/>
              <w:sz w:val="28"/>
              <w:szCs w:val="32"/>
              <w:highlight w:val="none"/>
              <w:lang w:eastAsia="en-US"/>
            </w:rPr>
            <w:instrText xml:space="preserve"> HYPERLINK \l _Toc31773 </w:instrText>
          </w:r>
          <w:r>
            <w:rPr>
              <w:rFonts w:ascii="Arial" w:hAnsi="Arial" w:eastAsia="Arial" w:cs="Arial"/>
              <w:snapToGrid w:val="0"/>
              <w:kern w:val="0"/>
              <w:sz w:val="28"/>
              <w:szCs w:val="32"/>
              <w:highlight w:val="none"/>
              <w:lang w:eastAsia="en-US"/>
            </w:rPr>
            <w:fldChar w:fldCharType="separate"/>
          </w:r>
          <w:r>
            <w:rPr>
              <w:rFonts w:hint="eastAsia" w:ascii="仿宋" w:hAnsi="仿宋" w:eastAsia="仿宋" w:cs="仿宋"/>
              <w:bCs/>
              <w:snapToGrid w:val="0"/>
              <w:spacing w:val="-13"/>
              <w:kern w:val="0"/>
              <w:sz w:val="28"/>
              <w:szCs w:val="40"/>
              <w:highlight w:val="none"/>
              <w:lang w:val="en-US" w:eastAsia="zh-CN"/>
            </w:rPr>
            <w:t>2.适用范围</w:t>
          </w:r>
          <w:r>
            <w:rPr>
              <w:sz w:val="28"/>
              <w:szCs w:val="28"/>
            </w:rPr>
            <w:tab/>
          </w:r>
          <w:r>
            <w:rPr>
              <w:sz w:val="28"/>
              <w:szCs w:val="28"/>
            </w:rPr>
            <w:fldChar w:fldCharType="begin"/>
          </w:r>
          <w:r>
            <w:rPr>
              <w:sz w:val="28"/>
              <w:szCs w:val="28"/>
            </w:rPr>
            <w:instrText xml:space="preserve"> PAGEREF _Toc31773 \h </w:instrText>
          </w:r>
          <w:r>
            <w:rPr>
              <w:sz w:val="28"/>
              <w:szCs w:val="28"/>
            </w:rPr>
            <w:fldChar w:fldCharType="separate"/>
          </w:r>
          <w:r>
            <w:rPr>
              <w:sz w:val="28"/>
              <w:szCs w:val="28"/>
            </w:rPr>
            <w:t>4</w:t>
          </w:r>
          <w:r>
            <w:rPr>
              <w:sz w:val="28"/>
              <w:szCs w:val="28"/>
            </w:rPr>
            <w:fldChar w:fldCharType="end"/>
          </w:r>
          <w:r>
            <w:rPr>
              <w:rFonts w:ascii="Arial" w:hAnsi="Arial" w:eastAsia="Arial" w:cs="Arial"/>
              <w:snapToGrid w:val="0"/>
              <w:color w:val="000000"/>
              <w:kern w:val="0"/>
              <w:sz w:val="28"/>
              <w:szCs w:val="32"/>
              <w:highlight w:val="none"/>
              <w:lang w:eastAsia="en-US"/>
            </w:rPr>
            <w:fldChar w:fldCharType="end"/>
          </w:r>
        </w:p>
        <w:p w14:paraId="13EE15B6">
          <w:pPr>
            <w:pStyle w:val="6"/>
            <w:tabs>
              <w:tab w:val="right" w:leader="dot" w:pos="8306"/>
            </w:tabs>
            <w:rPr>
              <w:sz w:val="28"/>
              <w:szCs w:val="28"/>
            </w:rPr>
          </w:pPr>
          <w:r>
            <w:rPr>
              <w:rFonts w:ascii="Arial" w:hAnsi="Arial" w:eastAsia="Arial" w:cs="Arial"/>
              <w:snapToGrid w:val="0"/>
              <w:color w:val="000000"/>
              <w:kern w:val="0"/>
              <w:sz w:val="28"/>
              <w:szCs w:val="32"/>
              <w:highlight w:val="none"/>
              <w:lang w:eastAsia="en-US"/>
            </w:rPr>
            <w:fldChar w:fldCharType="begin"/>
          </w:r>
          <w:r>
            <w:rPr>
              <w:rFonts w:ascii="Arial" w:hAnsi="Arial" w:eastAsia="Arial" w:cs="Arial"/>
              <w:snapToGrid w:val="0"/>
              <w:kern w:val="0"/>
              <w:sz w:val="28"/>
              <w:szCs w:val="32"/>
              <w:highlight w:val="none"/>
              <w:lang w:eastAsia="en-US"/>
            </w:rPr>
            <w:instrText xml:space="preserve"> HYPERLINK \l _Toc12798 </w:instrText>
          </w:r>
          <w:r>
            <w:rPr>
              <w:rFonts w:ascii="Arial" w:hAnsi="Arial" w:eastAsia="Arial" w:cs="Arial"/>
              <w:snapToGrid w:val="0"/>
              <w:kern w:val="0"/>
              <w:sz w:val="28"/>
              <w:szCs w:val="32"/>
              <w:highlight w:val="none"/>
              <w:lang w:eastAsia="en-US"/>
            </w:rPr>
            <w:fldChar w:fldCharType="separate"/>
          </w:r>
          <w:r>
            <w:rPr>
              <w:rFonts w:hint="eastAsia" w:ascii="仿宋" w:hAnsi="仿宋" w:eastAsia="仿宋" w:cs="仿宋"/>
              <w:bCs/>
              <w:snapToGrid w:val="0"/>
              <w:spacing w:val="-13"/>
              <w:kern w:val="0"/>
              <w:sz w:val="28"/>
              <w:szCs w:val="40"/>
              <w:highlight w:val="none"/>
              <w:lang w:val="en-US" w:eastAsia="zh-CN"/>
            </w:rPr>
            <w:t>3.术语与定义</w:t>
          </w:r>
          <w:r>
            <w:rPr>
              <w:sz w:val="28"/>
              <w:szCs w:val="28"/>
            </w:rPr>
            <w:tab/>
          </w:r>
          <w:r>
            <w:rPr>
              <w:sz w:val="28"/>
              <w:szCs w:val="28"/>
            </w:rPr>
            <w:fldChar w:fldCharType="begin"/>
          </w:r>
          <w:r>
            <w:rPr>
              <w:sz w:val="28"/>
              <w:szCs w:val="28"/>
            </w:rPr>
            <w:instrText xml:space="preserve"> PAGEREF _Toc12798 \h </w:instrText>
          </w:r>
          <w:r>
            <w:rPr>
              <w:sz w:val="28"/>
              <w:szCs w:val="28"/>
            </w:rPr>
            <w:fldChar w:fldCharType="separate"/>
          </w:r>
          <w:r>
            <w:rPr>
              <w:sz w:val="28"/>
              <w:szCs w:val="28"/>
            </w:rPr>
            <w:t>4</w:t>
          </w:r>
          <w:r>
            <w:rPr>
              <w:sz w:val="28"/>
              <w:szCs w:val="28"/>
            </w:rPr>
            <w:fldChar w:fldCharType="end"/>
          </w:r>
          <w:r>
            <w:rPr>
              <w:rFonts w:ascii="Arial" w:hAnsi="Arial" w:eastAsia="Arial" w:cs="Arial"/>
              <w:snapToGrid w:val="0"/>
              <w:color w:val="000000"/>
              <w:kern w:val="0"/>
              <w:sz w:val="28"/>
              <w:szCs w:val="32"/>
              <w:highlight w:val="none"/>
              <w:lang w:eastAsia="en-US"/>
            </w:rPr>
            <w:fldChar w:fldCharType="end"/>
          </w:r>
        </w:p>
        <w:p w14:paraId="20CFD38E">
          <w:pPr>
            <w:pStyle w:val="6"/>
            <w:tabs>
              <w:tab w:val="right" w:leader="dot" w:pos="8306"/>
            </w:tabs>
            <w:rPr>
              <w:sz w:val="28"/>
              <w:szCs w:val="28"/>
            </w:rPr>
          </w:pPr>
          <w:r>
            <w:rPr>
              <w:rFonts w:ascii="Arial" w:hAnsi="Arial" w:eastAsia="Arial" w:cs="Arial"/>
              <w:snapToGrid w:val="0"/>
              <w:color w:val="000000"/>
              <w:kern w:val="0"/>
              <w:sz w:val="28"/>
              <w:szCs w:val="32"/>
              <w:highlight w:val="none"/>
              <w:lang w:eastAsia="en-US"/>
            </w:rPr>
            <w:fldChar w:fldCharType="begin"/>
          </w:r>
          <w:r>
            <w:rPr>
              <w:rFonts w:ascii="Arial" w:hAnsi="Arial" w:eastAsia="Arial" w:cs="Arial"/>
              <w:snapToGrid w:val="0"/>
              <w:kern w:val="0"/>
              <w:sz w:val="28"/>
              <w:szCs w:val="32"/>
              <w:highlight w:val="none"/>
              <w:lang w:eastAsia="en-US"/>
            </w:rPr>
            <w:instrText xml:space="preserve"> HYPERLINK \l _Toc25403 </w:instrText>
          </w:r>
          <w:r>
            <w:rPr>
              <w:rFonts w:ascii="Arial" w:hAnsi="Arial" w:eastAsia="Arial" w:cs="Arial"/>
              <w:snapToGrid w:val="0"/>
              <w:kern w:val="0"/>
              <w:sz w:val="28"/>
              <w:szCs w:val="32"/>
              <w:highlight w:val="none"/>
              <w:lang w:eastAsia="en-US"/>
            </w:rPr>
            <w:fldChar w:fldCharType="separate"/>
          </w:r>
          <w:r>
            <w:rPr>
              <w:rFonts w:hint="eastAsia" w:ascii="仿宋" w:hAnsi="仿宋" w:eastAsia="仿宋" w:cs="仿宋"/>
              <w:bCs/>
              <w:snapToGrid w:val="0"/>
              <w:spacing w:val="-13"/>
              <w:kern w:val="0"/>
              <w:sz w:val="28"/>
              <w:szCs w:val="40"/>
              <w:highlight w:val="none"/>
              <w:lang w:val="en-US" w:eastAsia="zh-CN"/>
            </w:rPr>
            <w:t>4.职责</w:t>
          </w:r>
          <w:r>
            <w:rPr>
              <w:sz w:val="28"/>
              <w:szCs w:val="28"/>
            </w:rPr>
            <w:tab/>
          </w:r>
          <w:r>
            <w:rPr>
              <w:sz w:val="28"/>
              <w:szCs w:val="28"/>
            </w:rPr>
            <w:fldChar w:fldCharType="begin"/>
          </w:r>
          <w:r>
            <w:rPr>
              <w:sz w:val="28"/>
              <w:szCs w:val="28"/>
            </w:rPr>
            <w:instrText xml:space="preserve"> PAGEREF _Toc25403 \h </w:instrText>
          </w:r>
          <w:r>
            <w:rPr>
              <w:sz w:val="28"/>
              <w:szCs w:val="28"/>
            </w:rPr>
            <w:fldChar w:fldCharType="separate"/>
          </w:r>
          <w:r>
            <w:rPr>
              <w:sz w:val="28"/>
              <w:szCs w:val="28"/>
            </w:rPr>
            <w:t>4</w:t>
          </w:r>
          <w:r>
            <w:rPr>
              <w:sz w:val="28"/>
              <w:szCs w:val="28"/>
            </w:rPr>
            <w:fldChar w:fldCharType="end"/>
          </w:r>
          <w:r>
            <w:rPr>
              <w:rFonts w:ascii="Arial" w:hAnsi="Arial" w:eastAsia="Arial" w:cs="Arial"/>
              <w:snapToGrid w:val="0"/>
              <w:color w:val="000000"/>
              <w:kern w:val="0"/>
              <w:sz w:val="28"/>
              <w:szCs w:val="32"/>
              <w:highlight w:val="none"/>
              <w:lang w:eastAsia="en-US"/>
            </w:rPr>
            <w:fldChar w:fldCharType="end"/>
          </w:r>
        </w:p>
        <w:p w14:paraId="79144A23">
          <w:pPr>
            <w:pStyle w:val="6"/>
            <w:tabs>
              <w:tab w:val="right" w:leader="dot" w:pos="8306"/>
            </w:tabs>
            <w:rPr>
              <w:sz w:val="28"/>
              <w:szCs w:val="28"/>
            </w:rPr>
          </w:pPr>
          <w:r>
            <w:rPr>
              <w:rFonts w:ascii="Arial" w:hAnsi="Arial" w:eastAsia="Arial" w:cs="Arial"/>
              <w:snapToGrid w:val="0"/>
              <w:color w:val="000000"/>
              <w:kern w:val="0"/>
              <w:sz w:val="28"/>
              <w:szCs w:val="32"/>
              <w:highlight w:val="none"/>
              <w:lang w:eastAsia="en-US"/>
            </w:rPr>
            <w:fldChar w:fldCharType="begin"/>
          </w:r>
          <w:r>
            <w:rPr>
              <w:rFonts w:ascii="Arial" w:hAnsi="Arial" w:eastAsia="Arial" w:cs="Arial"/>
              <w:snapToGrid w:val="0"/>
              <w:kern w:val="0"/>
              <w:sz w:val="28"/>
              <w:szCs w:val="32"/>
              <w:highlight w:val="none"/>
              <w:lang w:eastAsia="en-US"/>
            </w:rPr>
            <w:instrText xml:space="preserve"> HYPERLINK \l _Toc19544 </w:instrText>
          </w:r>
          <w:r>
            <w:rPr>
              <w:rFonts w:ascii="Arial" w:hAnsi="Arial" w:eastAsia="Arial" w:cs="Arial"/>
              <w:snapToGrid w:val="0"/>
              <w:kern w:val="0"/>
              <w:sz w:val="28"/>
              <w:szCs w:val="32"/>
              <w:highlight w:val="none"/>
              <w:lang w:eastAsia="en-US"/>
            </w:rPr>
            <w:fldChar w:fldCharType="separate"/>
          </w:r>
          <w:r>
            <w:rPr>
              <w:rFonts w:hint="eastAsia" w:ascii="仿宋" w:hAnsi="仿宋" w:eastAsia="仿宋" w:cs="仿宋"/>
              <w:bCs/>
              <w:snapToGrid w:val="0"/>
              <w:spacing w:val="-13"/>
              <w:kern w:val="0"/>
              <w:sz w:val="28"/>
              <w:szCs w:val="40"/>
              <w:highlight w:val="none"/>
              <w:lang w:val="en-US" w:eastAsia="zh-CN"/>
            </w:rPr>
            <w:t>5.保险险种</w:t>
          </w:r>
          <w:r>
            <w:rPr>
              <w:sz w:val="28"/>
              <w:szCs w:val="28"/>
            </w:rPr>
            <w:tab/>
          </w:r>
          <w:r>
            <w:rPr>
              <w:sz w:val="28"/>
              <w:szCs w:val="28"/>
            </w:rPr>
            <w:fldChar w:fldCharType="begin"/>
          </w:r>
          <w:r>
            <w:rPr>
              <w:sz w:val="28"/>
              <w:szCs w:val="28"/>
            </w:rPr>
            <w:instrText xml:space="preserve"> PAGEREF _Toc19544 \h </w:instrText>
          </w:r>
          <w:r>
            <w:rPr>
              <w:sz w:val="28"/>
              <w:szCs w:val="28"/>
            </w:rPr>
            <w:fldChar w:fldCharType="separate"/>
          </w:r>
          <w:r>
            <w:rPr>
              <w:sz w:val="28"/>
              <w:szCs w:val="28"/>
            </w:rPr>
            <w:t>5</w:t>
          </w:r>
          <w:r>
            <w:rPr>
              <w:sz w:val="28"/>
              <w:szCs w:val="28"/>
            </w:rPr>
            <w:fldChar w:fldCharType="end"/>
          </w:r>
          <w:r>
            <w:rPr>
              <w:rFonts w:ascii="Arial" w:hAnsi="Arial" w:eastAsia="Arial" w:cs="Arial"/>
              <w:snapToGrid w:val="0"/>
              <w:color w:val="000000"/>
              <w:kern w:val="0"/>
              <w:sz w:val="28"/>
              <w:szCs w:val="32"/>
              <w:highlight w:val="none"/>
              <w:lang w:eastAsia="en-US"/>
            </w:rPr>
            <w:fldChar w:fldCharType="end"/>
          </w:r>
        </w:p>
        <w:p w14:paraId="08A63A31">
          <w:pPr>
            <w:pStyle w:val="6"/>
            <w:tabs>
              <w:tab w:val="right" w:leader="dot" w:pos="8306"/>
            </w:tabs>
            <w:rPr>
              <w:sz w:val="28"/>
              <w:szCs w:val="28"/>
            </w:rPr>
          </w:pPr>
          <w:r>
            <w:rPr>
              <w:rFonts w:ascii="Arial" w:hAnsi="Arial" w:eastAsia="Arial" w:cs="Arial"/>
              <w:snapToGrid w:val="0"/>
              <w:color w:val="000000"/>
              <w:kern w:val="0"/>
              <w:sz w:val="28"/>
              <w:szCs w:val="32"/>
              <w:highlight w:val="none"/>
              <w:lang w:eastAsia="en-US"/>
            </w:rPr>
            <w:fldChar w:fldCharType="begin"/>
          </w:r>
          <w:r>
            <w:rPr>
              <w:rFonts w:ascii="Arial" w:hAnsi="Arial" w:eastAsia="Arial" w:cs="Arial"/>
              <w:snapToGrid w:val="0"/>
              <w:kern w:val="0"/>
              <w:sz w:val="28"/>
              <w:szCs w:val="32"/>
              <w:highlight w:val="none"/>
              <w:lang w:eastAsia="en-US"/>
            </w:rPr>
            <w:instrText xml:space="preserve"> HYPERLINK \l _Toc31284 </w:instrText>
          </w:r>
          <w:r>
            <w:rPr>
              <w:rFonts w:ascii="Arial" w:hAnsi="Arial" w:eastAsia="Arial" w:cs="Arial"/>
              <w:snapToGrid w:val="0"/>
              <w:kern w:val="0"/>
              <w:sz w:val="28"/>
              <w:szCs w:val="32"/>
              <w:highlight w:val="none"/>
              <w:lang w:eastAsia="en-US"/>
            </w:rPr>
            <w:fldChar w:fldCharType="separate"/>
          </w:r>
          <w:r>
            <w:rPr>
              <w:rFonts w:hint="eastAsia" w:ascii="仿宋" w:hAnsi="仿宋" w:eastAsia="仿宋" w:cs="仿宋"/>
              <w:bCs/>
              <w:snapToGrid w:val="0"/>
              <w:spacing w:val="-13"/>
              <w:kern w:val="0"/>
              <w:sz w:val="28"/>
              <w:szCs w:val="40"/>
              <w:highlight w:val="none"/>
              <w:lang w:val="en-US" w:eastAsia="zh-CN"/>
            </w:rPr>
            <w:t>6.保险投保</w:t>
          </w:r>
          <w:r>
            <w:rPr>
              <w:sz w:val="28"/>
              <w:szCs w:val="28"/>
            </w:rPr>
            <w:tab/>
          </w:r>
          <w:r>
            <w:rPr>
              <w:sz w:val="28"/>
              <w:szCs w:val="28"/>
            </w:rPr>
            <w:fldChar w:fldCharType="begin"/>
          </w:r>
          <w:r>
            <w:rPr>
              <w:sz w:val="28"/>
              <w:szCs w:val="28"/>
            </w:rPr>
            <w:instrText xml:space="preserve"> PAGEREF _Toc31284 \h </w:instrText>
          </w:r>
          <w:r>
            <w:rPr>
              <w:sz w:val="28"/>
              <w:szCs w:val="28"/>
            </w:rPr>
            <w:fldChar w:fldCharType="separate"/>
          </w:r>
          <w:r>
            <w:rPr>
              <w:sz w:val="28"/>
              <w:szCs w:val="28"/>
            </w:rPr>
            <w:t>6</w:t>
          </w:r>
          <w:r>
            <w:rPr>
              <w:sz w:val="28"/>
              <w:szCs w:val="28"/>
            </w:rPr>
            <w:fldChar w:fldCharType="end"/>
          </w:r>
          <w:r>
            <w:rPr>
              <w:rFonts w:ascii="Arial" w:hAnsi="Arial" w:eastAsia="Arial" w:cs="Arial"/>
              <w:snapToGrid w:val="0"/>
              <w:color w:val="000000"/>
              <w:kern w:val="0"/>
              <w:sz w:val="28"/>
              <w:szCs w:val="32"/>
              <w:highlight w:val="none"/>
              <w:lang w:eastAsia="en-US"/>
            </w:rPr>
            <w:fldChar w:fldCharType="end"/>
          </w:r>
        </w:p>
        <w:p w14:paraId="7B0D0C09">
          <w:pPr>
            <w:pStyle w:val="6"/>
            <w:tabs>
              <w:tab w:val="right" w:leader="dot" w:pos="8306"/>
            </w:tabs>
            <w:rPr>
              <w:sz w:val="28"/>
              <w:szCs w:val="28"/>
            </w:rPr>
          </w:pPr>
          <w:r>
            <w:rPr>
              <w:rFonts w:ascii="Arial" w:hAnsi="Arial" w:eastAsia="Arial" w:cs="Arial"/>
              <w:snapToGrid w:val="0"/>
              <w:color w:val="000000"/>
              <w:kern w:val="0"/>
              <w:sz w:val="28"/>
              <w:szCs w:val="32"/>
              <w:highlight w:val="none"/>
              <w:lang w:eastAsia="en-US"/>
            </w:rPr>
            <w:fldChar w:fldCharType="begin"/>
          </w:r>
          <w:r>
            <w:rPr>
              <w:rFonts w:ascii="Arial" w:hAnsi="Arial" w:eastAsia="Arial" w:cs="Arial"/>
              <w:snapToGrid w:val="0"/>
              <w:kern w:val="0"/>
              <w:sz w:val="28"/>
              <w:szCs w:val="32"/>
              <w:highlight w:val="none"/>
              <w:lang w:eastAsia="en-US"/>
            </w:rPr>
            <w:instrText xml:space="preserve"> HYPERLINK \l _Toc22007 </w:instrText>
          </w:r>
          <w:r>
            <w:rPr>
              <w:rFonts w:ascii="Arial" w:hAnsi="Arial" w:eastAsia="Arial" w:cs="Arial"/>
              <w:snapToGrid w:val="0"/>
              <w:kern w:val="0"/>
              <w:sz w:val="28"/>
              <w:szCs w:val="32"/>
              <w:highlight w:val="none"/>
              <w:lang w:eastAsia="en-US"/>
            </w:rPr>
            <w:fldChar w:fldCharType="separate"/>
          </w:r>
          <w:r>
            <w:rPr>
              <w:rFonts w:hint="eastAsia" w:ascii="仿宋" w:hAnsi="仿宋" w:eastAsia="仿宋" w:cs="仿宋"/>
              <w:bCs/>
              <w:snapToGrid w:val="0"/>
              <w:spacing w:val="-13"/>
              <w:kern w:val="0"/>
              <w:sz w:val="28"/>
              <w:szCs w:val="40"/>
              <w:highlight w:val="none"/>
              <w:lang w:val="en-US" w:eastAsia="zh-CN"/>
            </w:rPr>
            <w:t>7.保险理赔</w:t>
          </w:r>
          <w:r>
            <w:rPr>
              <w:sz w:val="28"/>
              <w:szCs w:val="28"/>
            </w:rPr>
            <w:tab/>
          </w:r>
          <w:r>
            <w:rPr>
              <w:sz w:val="28"/>
              <w:szCs w:val="28"/>
            </w:rPr>
            <w:fldChar w:fldCharType="begin"/>
          </w:r>
          <w:r>
            <w:rPr>
              <w:sz w:val="28"/>
              <w:szCs w:val="28"/>
            </w:rPr>
            <w:instrText xml:space="preserve"> PAGEREF _Toc22007 \h </w:instrText>
          </w:r>
          <w:r>
            <w:rPr>
              <w:sz w:val="28"/>
              <w:szCs w:val="28"/>
            </w:rPr>
            <w:fldChar w:fldCharType="separate"/>
          </w:r>
          <w:r>
            <w:rPr>
              <w:sz w:val="28"/>
              <w:szCs w:val="28"/>
            </w:rPr>
            <w:t>8</w:t>
          </w:r>
          <w:r>
            <w:rPr>
              <w:sz w:val="28"/>
              <w:szCs w:val="28"/>
            </w:rPr>
            <w:fldChar w:fldCharType="end"/>
          </w:r>
          <w:r>
            <w:rPr>
              <w:rFonts w:ascii="Arial" w:hAnsi="Arial" w:eastAsia="Arial" w:cs="Arial"/>
              <w:snapToGrid w:val="0"/>
              <w:color w:val="000000"/>
              <w:kern w:val="0"/>
              <w:sz w:val="28"/>
              <w:szCs w:val="32"/>
              <w:highlight w:val="none"/>
              <w:lang w:eastAsia="en-US"/>
            </w:rPr>
            <w:fldChar w:fldCharType="end"/>
          </w:r>
        </w:p>
        <w:p w14:paraId="6DF440F8">
          <w:pPr>
            <w:pStyle w:val="6"/>
            <w:tabs>
              <w:tab w:val="right" w:leader="dot" w:pos="8306"/>
            </w:tabs>
            <w:rPr>
              <w:sz w:val="28"/>
              <w:szCs w:val="28"/>
            </w:rPr>
          </w:pPr>
          <w:r>
            <w:rPr>
              <w:rFonts w:ascii="Arial" w:hAnsi="Arial" w:eastAsia="Arial" w:cs="Arial"/>
              <w:snapToGrid w:val="0"/>
              <w:color w:val="000000"/>
              <w:kern w:val="0"/>
              <w:sz w:val="28"/>
              <w:szCs w:val="32"/>
              <w:highlight w:val="none"/>
              <w:lang w:eastAsia="en-US"/>
            </w:rPr>
            <w:fldChar w:fldCharType="begin"/>
          </w:r>
          <w:r>
            <w:rPr>
              <w:rFonts w:ascii="Arial" w:hAnsi="Arial" w:eastAsia="Arial" w:cs="Arial"/>
              <w:snapToGrid w:val="0"/>
              <w:kern w:val="0"/>
              <w:sz w:val="28"/>
              <w:szCs w:val="32"/>
              <w:highlight w:val="none"/>
              <w:lang w:eastAsia="en-US"/>
            </w:rPr>
            <w:instrText xml:space="preserve"> HYPERLINK \l _Toc28636 </w:instrText>
          </w:r>
          <w:r>
            <w:rPr>
              <w:rFonts w:ascii="Arial" w:hAnsi="Arial" w:eastAsia="Arial" w:cs="Arial"/>
              <w:snapToGrid w:val="0"/>
              <w:kern w:val="0"/>
              <w:sz w:val="28"/>
              <w:szCs w:val="32"/>
              <w:highlight w:val="none"/>
              <w:lang w:eastAsia="en-US"/>
            </w:rPr>
            <w:fldChar w:fldCharType="separate"/>
          </w:r>
          <w:r>
            <w:rPr>
              <w:rFonts w:hint="eastAsia" w:ascii="仿宋" w:hAnsi="仿宋" w:eastAsia="仿宋" w:cs="仿宋"/>
              <w:bCs/>
              <w:snapToGrid w:val="0"/>
              <w:spacing w:val="-13"/>
              <w:kern w:val="0"/>
              <w:sz w:val="28"/>
              <w:szCs w:val="40"/>
              <w:highlight w:val="none"/>
              <w:lang w:val="en-US" w:eastAsia="zh-CN"/>
            </w:rPr>
            <w:t>8.附则</w:t>
          </w:r>
          <w:r>
            <w:rPr>
              <w:sz w:val="28"/>
              <w:szCs w:val="28"/>
            </w:rPr>
            <w:tab/>
          </w:r>
          <w:r>
            <w:rPr>
              <w:sz w:val="28"/>
              <w:szCs w:val="28"/>
            </w:rPr>
            <w:fldChar w:fldCharType="begin"/>
          </w:r>
          <w:r>
            <w:rPr>
              <w:sz w:val="28"/>
              <w:szCs w:val="28"/>
            </w:rPr>
            <w:instrText xml:space="preserve"> PAGEREF _Toc28636 \h </w:instrText>
          </w:r>
          <w:r>
            <w:rPr>
              <w:sz w:val="28"/>
              <w:szCs w:val="28"/>
            </w:rPr>
            <w:fldChar w:fldCharType="separate"/>
          </w:r>
          <w:r>
            <w:rPr>
              <w:sz w:val="28"/>
              <w:szCs w:val="28"/>
            </w:rPr>
            <w:t>9</w:t>
          </w:r>
          <w:r>
            <w:rPr>
              <w:sz w:val="28"/>
              <w:szCs w:val="28"/>
            </w:rPr>
            <w:fldChar w:fldCharType="end"/>
          </w:r>
          <w:r>
            <w:rPr>
              <w:rFonts w:ascii="Arial" w:hAnsi="Arial" w:eastAsia="Arial" w:cs="Arial"/>
              <w:snapToGrid w:val="0"/>
              <w:color w:val="000000"/>
              <w:kern w:val="0"/>
              <w:sz w:val="28"/>
              <w:szCs w:val="32"/>
              <w:highlight w:val="none"/>
              <w:lang w:eastAsia="en-US"/>
            </w:rPr>
            <w:fldChar w:fldCharType="end"/>
          </w:r>
        </w:p>
        <w:p w14:paraId="7ADF68EA">
          <w:pPr>
            <w:widowControl/>
            <w:kinsoku w:val="0"/>
            <w:autoSpaceDE w:val="0"/>
            <w:autoSpaceDN w:val="0"/>
            <w:adjustRightInd w:val="0"/>
            <w:snapToGrid w:val="0"/>
            <w:spacing w:line="240" w:lineRule="auto"/>
            <w:ind w:firstLine="0" w:firstLineChars="0"/>
            <w:jc w:val="left"/>
            <w:textAlignment w:val="baseline"/>
            <w:rPr>
              <w:rFonts w:ascii="Arial" w:hAnsi="Arial" w:eastAsia="Arial" w:cs="Arial"/>
              <w:snapToGrid w:val="0"/>
              <w:color w:val="000000"/>
              <w:kern w:val="0"/>
              <w:szCs w:val="21"/>
              <w:highlight w:val="none"/>
              <w:lang w:eastAsia="en-US"/>
            </w:rPr>
          </w:pPr>
          <w:r>
            <w:rPr>
              <w:rFonts w:ascii="Arial" w:hAnsi="Arial" w:eastAsia="Arial" w:cs="Arial"/>
              <w:snapToGrid w:val="0"/>
              <w:color w:val="000000"/>
              <w:kern w:val="0"/>
              <w:sz w:val="40"/>
              <w:szCs w:val="32"/>
              <w:highlight w:val="none"/>
              <w:lang w:eastAsia="en-US"/>
            </w:rPr>
            <w:fldChar w:fldCharType="end"/>
          </w:r>
        </w:p>
      </w:sdtContent>
    </w:sdt>
    <w:p w14:paraId="5F34E51D">
      <w:pPr>
        <w:rPr>
          <w:rFonts w:ascii="Arial" w:hAnsi="Arial" w:eastAsia="Arial" w:cs="Arial"/>
          <w:snapToGrid w:val="0"/>
          <w:color w:val="000000"/>
          <w:kern w:val="0"/>
          <w:szCs w:val="21"/>
          <w:highlight w:val="none"/>
          <w:lang w:eastAsia="en-US"/>
        </w:rPr>
      </w:pPr>
      <w:r>
        <w:rPr>
          <w:rFonts w:ascii="Arial" w:hAnsi="Arial" w:eastAsia="Arial" w:cs="Arial"/>
          <w:snapToGrid w:val="0"/>
          <w:color w:val="000000"/>
          <w:kern w:val="0"/>
          <w:szCs w:val="21"/>
          <w:highlight w:val="none"/>
          <w:lang w:eastAsia="en-US"/>
        </w:rPr>
        <w:br w:type="page"/>
      </w:r>
    </w:p>
    <w:p w14:paraId="0AEF2181">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outlineLvl w:val="0"/>
        <w:rPr>
          <w:rFonts w:hint="eastAsia" w:ascii="仿宋" w:hAnsi="仿宋" w:eastAsia="仿宋" w:cs="仿宋"/>
          <w:b/>
          <w:bCs/>
          <w:snapToGrid w:val="0"/>
          <w:color w:val="000000"/>
          <w:spacing w:val="-13"/>
          <w:kern w:val="0"/>
          <w:sz w:val="28"/>
          <w:szCs w:val="24"/>
          <w:highlight w:val="none"/>
          <w:lang w:val="en-US" w:eastAsia="zh-CN"/>
        </w:rPr>
      </w:pPr>
      <w:bookmarkStart w:id="0" w:name="_Toc10108"/>
      <w:r>
        <w:rPr>
          <w:rFonts w:hint="eastAsia" w:ascii="仿宋" w:hAnsi="仿宋" w:eastAsia="仿宋" w:cs="仿宋"/>
          <w:b/>
          <w:bCs/>
          <w:snapToGrid w:val="0"/>
          <w:color w:val="000000"/>
          <w:spacing w:val="-13"/>
          <w:kern w:val="0"/>
          <w:sz w:val="28"/>
          <w:szCs w:val="24"/>
          <w:highlight w:val="none"/>
          <w:lang w:val="en-US" w:eastAsia="zh-CN"/>
        </w:rPr>
        <w:t>1.目的</w:t>
      </w:r>
      <w:bookmarkEnd w:id="0"/>
    </w:p>
    <w:p w14:paraId="6BCDCD0F">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为进一步规范宁津项目所属的车辆、人员的保险管理工作，根据《中华人民共和国合同法》《中华人民共和国保险法》《工伤保险条例》《机动车交通事故责任强制保险条例》等法律法规及《北控城市资源集团保险管理制度》，特制定本管理制度。</w:t>
      </w:r>
    </w:p>
    <w:p w14:paraId="75588A0D">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outlineLvl w:val="0"/>
        <w:rPr>
          <w:rFonts w:hint="eastAsia" w:ascii="仿宋" w:hAnsi="仿宋" w:eastAsia="仿宋" w:cs="仿宋"/>
          <w:b/>
          <w:bCs/>
          <w:snapToGrid w:val="0"/>
          <w:color w:val="000000"/>
          <w:spacing w:val="-13"/>
          <w:kern w:val="0"/>
          <w:sz w:val="28"/>
          <w:szCs w:val="24"/>
          <w:highlight w:val="none"/>
          <w:lang w:val="en-US" w:eastAsia="zh-CN"/>
        </w:rPr>
      </w:pPr>
      <w:bookmarkStart w:id="1" w:name="_Toc31773"/>
      <w:r>
        <w:rPr>
          <w:rFonts w:hint="eastAsia" w:ascii="仿宋" w:hAnsi="仿宋" w:eastAsia="仿宋" w:cs="仿宋"/>
          <w:b/>
          <w:bCs/>
          <w:snapToGrid w:val="0"/>
          <w:color w:val="000000"/>
          <w:spacing w:val="-13"/>
          <w:kern w:val="0"/>
          <w:sz w:val="28"/>
          <w:szCs w:val="24"/>
          <w:highlight w:val="none"/>
          <w:lang w:val="en-US" w:eastAsia="zh-CN"/>
        </w:rPr>
        <w:t>2.适用范围</w:t>
      </w:r>
      <w:bookmarkEnd w:id="1"/>
    </w:p>
    <w:p w14:paraId="62AC9952">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本制度适用于宁津北控城市环境服务有限公司车辆、人员的保险投保、理赔等工作。</w:t>
      </w:r>
    </w:p>
    <w:p w14:paraId="0139D3E2">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outlineLvl w:val="0"/>
        <w:rPr>
          <w:rFonts w:hint="eastAsia" w:ascii="仿宋" w:hAnsi="仿宋" w:eastAsia="仿宋" w:cs="仿宋"/>
          <w:b/>
          <w:bCs/>
          <w:snapToGrid w:val="0"/>
          <w:color w:val="000000"/>
          <w:spacing w:val="-13"/>
          <w:kern w:val="0"/>
          <w:sz w:val="28"/>
          <w:szCs w:val="24"/>
          <w:highlight w:val="none"/>
          <w:lang w:val="en-US" w:eastAsia="zh-CN"/>
        </w:rPr>
      </w:pPr>
      <w:bookmarkStart w:id="2" w:name="_Toc12798"/>
      <w:r>
        <w:rPr>
          <w:rFonts w:hint="eastAsia" w:ascii="仿宋" w:hAnsi="仿宋" w:eastAsia="仿宋" w:cs="仿宋"/>
          <w:b/>
          <w:bCs/>
          <w:snapToGrid w:val="0"/>
          <w:color w:val="000000"/>
          <w:spacing w:val="-13"/>
          <w:kern w:val="0"/>
          <w:sz w:val="28"/>
          <w:szCs w:val="24"/>
          <w:highlight w:val="none"/>
          <w:lang w:val="en-US" w:eastAsia="zh-CN"/>
        </w:rPr>
        <w:t>3.术语与定义</w:t>
      </w:r>
      <w:bookmarkEnd w:id="2"/>
    </w:p>
    <w:p w14:paraId="547E75CE">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3.1集团统保，集团通过统一招标方式遴选合格保险公司和保险经纪公司，项目公司向上述保险公司投保，并由保险经纪公司提供包括但不限于办理保险、理赔、咨询、培训等经纪服务。</w:t>
      </w:r>
    </w:p>
    <w:p w14:paraId="3C48CE3D">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3.2项目自采，因项目公司所在地政府强制性规定且同等条件下保费低于集团统保价格，项目公司于当地投保车辆、人身保险的参保方式。</w:t>
      </w:r>
    </w:p>
    <w:p w14:paraId="6269A372">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outlineLvl w:val="0"/>
        <w:rPr>
          <w:rFonts w:hint="eastAsia" w:ascii="仿宋" w:hAnsi="仿宋" w:eastAsia="仿宋" w:cs="仿宋"/>
          <w:b/>
          <w:bCs/>
          <w:snapToGrid w:val="0"/>
          <w:color w:val="000000"/>
          <w:spacing w:val="-13"/>
          <w:kern w:val="0"/>
          <w:sz w:val="28"/>
          <w:szCs w:val="24"/>
          <w:highlight w:val="none"/>
          <w:lang w:val="en-US" w:eastAsia="zh-CN"/>
        </w:rPr>
      </w:pPr>
      <w:bookmarkStart w:id="3" w:name="_Toc25403"/>
      <w:r>
        <w:rPr>
          <w:rFonts w:hint="eastAsia" w:ascii="仿宋" w:hAnsi="仿宋" w:eastAsia="仿宋" w:cs="仿宋"/>
          <w:b/>
          <w:bCs/>
          <w:snapToGrid w:val="0"/>
          <w:color w:val="000000"/>
          <w:spacing w:val="-13"/>
          <w:kern w:val="0"/>
          <w:sz w:val="28"/>
          <w:szCs w:val="24"/>
          <w:highlight w:val="none"/>
          <w:lang w:val="en-US" w:eastAsia="zh-CN"/>
        </w:rPr>
        <w:t>4.职责</w:t>
      </w:r>
      <w:bookmarkEnd w:id="3"/>
    </w:p>
    <w:p w14:paraId="0E1A4B48">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4.1安环品质部</w:t>
      </w:r>
    </w:p>
    <w:p w14:paraId="3A3B84C2">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4.1.1负责依照本保险管理制度规定，结合本单位生产运营业务、车辆设备管理、人员年龄结构等因素，为车辆设备、员工投保相应险种并承担保费。</w:t>
      </w:r>
    </w:p>
    <w:p w14:paraId="2EA5C2FF">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4.1.2负责在保险投保、续期前，通过集团OA系统保险事项申请流程申请投保或续期。</w:t>
      </w:r>
    </w:p>
    <w:p w14:paraId="1D983050">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4.1.3负责在发生保险合同约定的事故并造成财产和人员伤亡时，及时向保险公司和保险经纪公司报案，及时提供保险理赔资料。</w:t>
      </w:r>
    </w:p>
    <w:p w14:paraId="5BC049EF">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4.1.4负责与保险经纪公司指定人员对接，对保费金额进行初步审核，确认保费计算正确。</w:t>
      </w:r>
    </w:p>
    <w:p w14:paraId="194C25F0">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4.1.5负责跟进案件理赔进度，确保案件在保险协议约定时间内结案；因事故处理向集团借款的，理赔款项到账后及时冲账。</w:t>
      </w:r>
    </w:p>
    <w:p w14:paraId="749D59A1">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4.1.6项目自采保险时，负责对合作保险公司的报价清单及报价依据进行审核，确保能够正常出险和理赔。</w:t>
      </w:r>
    </w:p>
    <w:p w14:paraId="776FE059">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4.2人力综合部</w:t>
      </w:r>
    </w:p>
    <w:p w14:paraId="07A1D2F1">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4.2.1提供员工花名册，人员入、离职信息准确及时。</w:t>
      </w:r>
    </w:p>
    <w:p w14:paraId="4D2965A4">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4.3财务部</w:t>
      </w:r>
    </w:p>
    <w:p w14:paraId="5A72E1C0">
      <w:pPr>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4.3.1对通过集团OA系统保险付款申请事项，及时付款。</w:t>
      </w:r>
    </w:p>
    <w:p w14:paraId="7B930A97">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outlineLvl w:val="0"/>
        <w:rPr>
          <w:rFonts w:hint="eastAsia" w:ascii="仿宋" w:hAnsi="仿宋" w:eastAsia="仿宋" w:cs="仿宋"/>
          <w:b/>
          <w:bCs/>
          <w:snapToGrid w:val="0"/>
          <w:color w:val="000000"/>
          <w:spacing w:val="-13"/>
          <w:kern w:val="0"/>
          <w:sz w:val="28"/>
          <w:szCs w:val="24"/>
          <w:highlight w:val="none"/>
          <w:lang w:val="en-US" w:eastAsia="zh-CN"/>
        </w:rPr>
      </w:pPr>
      <w:bookmarkStart w:id="4" w:name="_Toc19544"/>
      <w:r>
        <w:rPr>
          <w:rFonts w:hint="eastAsia" w:ascii="仿宋" w:hAnsi="仿宋" w:eastAsia="仿宋" w:cs="仿宋"/>
          <w:b/>
          <w:bCs/>
          <w:snapToGrid w:val="0"/>
          <w:color w:val="000000"/>
          <w:spacing w:val="-13"/>
          <w:kern w:val="0"/>
          <w:sz w:val="28"/>
          <w:szCs w:val="24"/>
          <w:highlight w:val="none"/>
          <w:lang w:val="en-US" w:eastAsia="zh-CN"/>
        </w:rPr>
        <w:t>5.保险险种</w:t>
      </w:r>
      <w:bookmarkEnd w:id="4"/>
    </w:p>
    <w:p w14:paraId="0DD1B33C">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5.1车辆保险，车辆险种主要包括机动车交通事故责任强制保险（以下简称“交强险”）、机动车第三者责任强制保险（以下简称“三者险”）、非机动车辆第三者责任险（以下简称“非机动车三者险”）、车辆损失险、车上人员责任险等险种。</w:t>
      </w:r>
    </w:p>
    <w:p w14:paraId="189915BD">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5.2雇主责任险，指本单位管理人员或作业人员在工作过程中遭受意外或患国家规定的职业性疾病，所致伤、残或死亡，企业依法应承担的费用由保险公司赔偿的一种保险。</w:t>
      </w:r>
    </w:p>
    <w:p w14:paraId="43536885">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5.3公众责任险，公众责任险是指项目公司在保险单载明的区域范围内因经营业务发生意外事故，造成第三者的人身伤亡或财产的直接损失，依法应由项目公司承担的经济赔偿责任，由保险公司按照保单约定赔偿的险种。</w:t>
      </w:r>
    </w:p>
    <w:p w14:paraId="7A83E45A">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outlineLvl w:val="0"/>
        <w:rPr>
          <w:rFonts w:hint="eastAsia" w:ascii="仿宋" w:hAnsi="仿宋" w:eastAsia="仿宋" w:cs="仿宋"/>
          <w:b/>
          <w:bCs/>
          <w:snapToGrid w:val="0"/>
          <w:color w:val="000000"/>
          <w:spacing w:val="-13"/>
          <w:kern w:val="0"/>
          <w:sz w:val="28"/>
          <w:szCs w:val="24"/>
          <w:highlight w:val="none"/>
          <w:lang w:val="en-US" w:eastAsia="zh-CN"/>
        </w:rPr>
      </w:pPr>
      <w:bookmarkStart w:id="5" w:name="_Toc31284"/>
      <w:r>
        <w:rPr>
          <w:rFonts w:hint="eastAsia" w:ascii="仿宋" w:hAnsi="仿宋" w:eastAsia="仿宋" w:cs="仿宋"/>
          <w:b/>
          <w:bCs/>
          <w:snapToGrid w:val="0"/>
          <w:color w:val="000000"/>
          <w:spacing w:val="-13"/>
          <w:kern w:val="0"/>
          <w:sz w:val="28"/>
          <w:szCs w:val="24"/>
          <w:highlight w:val="none"/>
          <w:lang w:val="en-US" w:eastAsia="zh-CN"/>
        </w:rPr>
        <w:t>6.保险投保</w:t>
      </w:r>
      <w:bookmarkEnd w:id="5"/>
    </w:p>
    <w:p w14:paraId="568707EE">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6.1投保方式</w:t>
      </w:r>
    </w:p>
    <w:p w14:paraId="109B491F">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上述“5.保险险种”所列险种均应采取集团统保方式投保。</w:t>
      </w:r>
    </w:p>
    <w:p w14:paraId="20433E2B">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6.2投保原则</w:t>
      </w:r>
    </w:p>
    <w:p w14:paraId="2DA92327">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6.2.1根据项目公司生产经营业务开展情况，采取强制性和自愿性相结合方式投保相应险种。</w:t>
      </w:r>
    </w:p>
    <w:p w14:paraId="19D2C381">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6.2.2强制性原则，项目公司必须按照以下要求为所属车辆、人员投保相应险种或选择相应保险额度，否则不得安排车辆、人员作业：</w:t>
      </w:r>
    </w:p>
    <w:p w14:paraId="0E073DAC">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（1）机动车辆（含备用）上路作业前必须投保交强险和三者险，备用机动车辆可根据使用时间短期投保三者险。</w:t>
      </w:r>
    </w:p>
    <w:p w14:paraId="45919220">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（2）未缴纳工伤保险的适龄作业人员必须投保雇主责任险。</w:t>
      </w:r>
    </w:p>
    <w:p w14:paraId="4DF897BE">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（3）超龄作业人员（男≥60周岁，女≥55周岁）必须投保雇主责任险。属地社保政</w:t>
      </w:r>
      <w:r>
        <w:rPr>
          <w:rFonts w:hint="default" w:ascii="仿宋" w:hAnsi="仿宋" w:eastAsia="仿宋" w:cs="仿宋"/>
          <w:b w:val="0"/>
          <w:bCs w:val="0"/>
          <w:snapToGrid w:val="0"/>
          <w:color w:val="000000"/>
          <w:spacing w:val="-13"/>
          <w:kern w:val="0"/>
          <w:sz w:val="28"/>
          <w:szCs w:val="24"/>
          <w:highlight w:val="none"/>
          <w:lang w:val="en-US" w:eastAsia="zh-CN"/>
        </w:rPr>
        <w:t xml:space="preserve">策允许为超龄人员单独投保工伤保险的，各单位可根据实际情况选择投保雇主责任险或者工伤保险。 </w:t>
      </w:r>
    </w:p>
    <w:p w14:paraId="71DFB1E3">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（4）上述第（2）、第（3）条雇主责任险保额不低于40万元档次。</w:t>
      </w:r>
    </w:p>
    <w:p w14:paraId="1E1C5BBA">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6.2.3自愿性原则，可根据开展生产经营业务和实际需要投保相应险种或选择保险额度：</w:t>
      </w:r>
    </w:p>
    <w:p w14:paraId="14FE5114">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（1）公众责任险（含绿植险）。</w:t>
      </w:r>
    </w:p>
    <w:p w14:paraId="29ECFA30">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（2）车上人员责任险。</w:t>
      </w:r>
    </w:p>
    <w:p w14:paraId="2863D6A3">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（3）车辆损失险。</w:t>
      </w:r>
    </w:p>
    <w:p w14:paraId="38696190">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（4）已缴纳工伤保险的适龄人员，项目公司应同时投保雇主责任险，且建议投保10万元档次。</w:t>
      </w:r>
    </w:p>
    <w:p w14:paraId="393DA253">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（5）项目公司需要投保的其它商业险种。</w:t>
      </w:r>
    </w:p>
    <w:p w14:paraId="264A0DFC">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6.3投保流程及注意事项</w:t>
      </w:r>
    </w:p>
    <w:p w14:paraId="008A7DCB">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6.3.1首次投保</w:t>
      </w:r>
    </w:p>
    <w:p w14:paraId="469D49E3">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项目投保、现有项目公司新增车辆</w:t>
      </w:r>
      <w:bookmarkStart w:id="8" w:name="_GoBack"/>
      <w:bookmarkEnd w:id="8"/>
      <w:r>
        <w:rPr>
          <w:rFonts w:hint="eastAsia" w:ascii="仿宋" w:hAnsi="仿宋" w:eastAsia="仿宋" w:cs="仿宋"/>
          <w:b w:val="0"/>
          <w:bCs w:val="0"/>
          <w:snapToGrid w:val="0"/>
          <w:color w:val="000000"/>
          <w:spacing w:val="-13"/>
          <w:kern w:val="0"/>
          <w:sz w:val="28"/>
          <w:szCs w:val="24"/>
          <w:highlight w:val="none"/>
          <w:lang w:val="en-US" w:eastAsia="zh-CN"/>
        </w:rPr>
        <w:t>险、雇主险、公众责任险等保险的，项目公司按照规定分别向合作的保险经纪公司提供人员、车辆信息资料；项目要确保保险生效。</w:t>
      </w:r>
    </w:p>
    <w:p w14:paraId="69487159">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6.3.2续保或人员变更</w:t>
      </w:r>
    </w:p>
    <w:p w14:paraId="39F84AEE">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雇主险发生人员变更时，项目公司应在规定时间内向相应保险经纪公司提供变更人员名单。</w:t>
      </w:r>
    </w:p>
    <w:p w14:paraId="057C4B54">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6.3.3投保审批</w:t>
      </w:r>
    </w:p>
    <w:p w14:paraId="7F707939">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1）对于续保的各类险种，项目公司收到保险公司缴费通知单后3日内，需在集团OA发起“环卫保险事项申请流程”，并附保险公司报价明细、缴费通知单，以及保险经纪公司报价单，经所在区域、、集团各部门逐级审核同意。</w:t>
      </w:r>
    </w:p>
    <w:p w14:paraId="3DBBBBD0">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（2）“环卫保险事项申请流程”审核通过后，项目公司于OA发起“保险付款审批单”，审核通过后方可缴纳保费。</w:t>
      </w:r>
    </w:p>
    <w:p w14:paraId="5BA84BF0">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outlineLvl w:val="0"/>
        <w:rPr>
          <w:rFonts w:hint="eastAsia" w:ascii="仿宋" w:hAnsi="仿宋" w:eastAsia="仿宋" w:cs="仿宋"/>
          <w:b/>
          <w:bCs/>
          <w:snapToGrid w:val="0"/>
          <w:color w:val="000000"/>
          <w:spacing w:val="-13"/>
          <w:kern w:val="0"/>
          <w:sz w:val="28"/>
          <w:szCs w:val="24"/>
          <w:highlight w:val="none"/>
          <w:lang w:val="en-US" w:eastAsia="zh-CN"/>
        </w:rPr>
      </w:pPr>
      <w:bookmarkStart w:id="6" w:name="_Toc22007"/>
      <w:r>
        <w:rPr>
          <w:rFonts w:hint="eastAsia" w:ascii="仿宋" w:hAnsi="仿宋" w:eastAsia="仿宋" w:cs="仿宋"/>
          <w:b/>
          <w:bCs/>
          <w:snapToGrid w:val="0"/>
          <w:color w:val="000000"/>
          <w:spacing w:val="-13"/>
          <w:kern w:val="0"/>
          <w:sz w:val="28"/>
          <w:szCs w:val="24"/>
          <w:highlight w:val="none"/>
          <w:lang w:val="en-US" w:eastAsia="zh-CN"/>
        </w:rPr>
        <w:t>7.保险理赔</w:t>
      </w:r>
      <w:bookmarkEnd w:id="6"/>
    </w:p>
    <w:p w14:paraId="19B37A8F">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7.1保险责任范围</w:t>
      </w:r>
    </w:p>
    <w:p w14:paraId="6530DEBB">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7.1.1雇主责任险，符合《工伤保险条例》第十四条、第十五条所规定情形的，项目公司应及时启动雇主责任险，同时投保工伤保险的应首先向社保部门申请工伤认定。其它保险责任范围参见本单位雇主责任险保单。</w:t>
      </w:r>
    </w:p>
    <w:p w14:paraId="6A3CB06B">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7.1.2公众责任险，在项目公司保险单载明的区域范围内因经营业务发生意外事故，造成第三者的人身伤亡或财产的直接损失。</w:t>
      </w:r>
    </w:p>
    <w:p w14:paraId="76051B8E">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7.1.3其它险种保险责任范围详见项目公司与保险公司签订的保险协议。</w:t>
      </w:r>
    </w:p>
    <w:p w14:paraId="05CA2A0F">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7.1.4各险种常见的不予理赔情形及各单位保险协议，发生事故后，项目公司应据此进行初判，不在保险责任范围内的不予理赔。</w:t>
      </w:r>
    </w:p>
    <w:p w14:paraId="13239928">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7.2报案流程</w:t>
      </w:r>
    </w:p>
    <w:p w14:paraId="19C6BEAD">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7.2.1已为受伤害人员缴纳工伤保险的，必须先行向社保部门申请认定工伤和工伤理赔。</w:t>
      </w:r>
    </w:p>
    <w:p w14:paraId="157DF6CB">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7.2.2需要启动雇主责任险时，各单位应首先向合作的保险经纪公司报案；发生交通事故时应保护现场、及时报警，并直接向保险公司报案。</w:t>
      </w:r>
    </w:p>
    <w:p w14:paraId="640EA56B">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7.3理赔时效</w:t>
      </w:r>
    </w:p>
    <w:p w14:paraId="7C46E9CC">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7.3.1需启动雇主责任险时，发生事故后24小时（公共责任险 48 小时）内必须报告合作的保险经纪公司，并在约定时间内将索赔材料提交至保险经纪公司，由其转报至保险公司。</w:t>
      </w:r>
    </w:p>
    <w:p w14:paraId="65D814F0">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7.3.2发生交通事故后，除应立即报警、保护现场、收集事故资料外，应及时向保险公司报案。</w:t>
      </w:r>
    </w:p>
    <w:p w14:paraId="5F7220AE">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7.3.3对于暂不能估算赔付金额，以及赔付金额可能或明显超出保额的保险理赔案件，项目公司必须在与相关方达成一致前咨询保险经纪公司，预估赔付金额。</w:t>
      </w:r>
    </w:p>
    <w:p w14:paraId="7D76ACAC">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7.3.4项目公司按要求诉讼案件务必于收到判决书2日内与合作的保险公司或保险经纪公司沟通，10日内必须完成所有索赔资料提交。</w:t>
      </w:r>
    </w:p>
    <w:p w14:paraId="6D73ACC3">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7.3.5确无合理原因，超出约定结案时间30日仍未结案的，项目公司应报区域及集团安环协助索赔。</w:t>
      </w:r>
    </w:p>
    <w:p w14:paraId="2FDAB4BD">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7.4事故借款</w:t>
      </w:r>
    </w:p>
    <w:p w14:paraId="6F95390D">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7.4.1项目公司因事故处理确需向集团借款时，必须由项目经理以其个人名义在集团OA发起借款流程。</w:t>
      </w:r>
    </w:p>
    <w:p w14:paraId="56D69145">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7.4.2项目公司因处理事故向集团借款后，项目公司应及时配合并跟进保险公司理赔进度，并于6个月内完成还款。</w:t>
      </w:r>
    </w:p>
    <w:p w14:paraId="375A35C9">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7.4.3项目公司每月核实事故借款及还款情况（附件 1），并在每月 3 日前随月度事故统 计报表一并报至安环管理部。</w:t>
      </w:r>
    </w:p>
    <w:p w14:paraId="58180F54">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7.4.4关于事故借款事项本制度未载明的，依照集团《个人借款管理办法》执行。</w:t>
      </w:r>
    </w:p>
    <w:p w14:paraId="6B103DC5">
      <w:pPr>
        <w:keepNext w:val="0"/>
        <w:keepLines w:val="0"/>
        <w:pageBreakBefore w:val="0"/>
        <w:widowControl/>
        <w:suppressLineNumbers w:val="0"/>
        <w:kinsoku/>
        <w:wordWrap/>
        <w:overflowPunct/>
        <w:topLinePunct w:val="0"/>
        <w:autoSpaceDE/>
        <w:autoSpaceDN/>
        <w:bidi w:val="0"/>
        <w:adjustRightInd/>
        <w:snapToGrid/>
        <w:ind w:left="0" w:leftChars="0" w:firstLine="0" w:firstLineChars="0"/>
        <w:jc w:val="left"/>
        <w:textAlignment w:val="auto"/>
        <w:outlineLvl w:val="0"/>
        <w:rPr>
          <w:rFonts w:hint="eastAsia" w:ascii="仿宋" w:hAnsi="仿宋" w:eastAsia="仿宋" w:cs="仿宋"/>
          <w:b/>
          <w:bCs/>
          <w:snapToGrid w:val="0"/>
          <w:color w:val="000000"/>
          <w:spacing w:val="-13"/>
          <w:kern w:val="0"/>
          <w:sz w:val="28"/>
          <w:szCs w:val="24"/>
          <w:highlight w:val="none"/>
          <w:lang w:val="en-US" w:eastAsia="zh-CN"/>
        </w:rPr>
      </w:pPr>
      <w:bookmarkStart w:id="7" w:name="_Toc28636"/>
      <w:r>
        <w:rPr>
          <w:rFonts w:hint="eastAsia" w:ascii="仿宋" w:hAnsi="仿宋" w:eastAsia="仿宋" w:cs="仿宋"/>
          <w:b/>
          <w:bCs/>
          <w:snapToGrid w:val="0"/>
          <w:color w:val="000000"/>
          <w:spacing w:val="-13"/>
          <w:kern w:val="0"/>
          <w:sz w:val="28"/>
          <w:szCs w:val="24"/>
          <w:highlight w:val="none"/>
          <w:lang w:val="en-US" w:eastAsia="zh-CN"/>
        </w:rPr>
        <w:t>8.附则</w:t>
      </w:r>
      <w:bookmarkEnd w:id="7"/>
    </w:p>
    <w:p w14:paraId="3C592AC1">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8.1本规定自发布之日起执行。</w:t>
      </w:r>
    </w:p>
    <w:p w14:paraId="1CCAB300">
      <w:pPr>
        <w:keepNext w:val="0"/>
        <w:keepLines w:val="0"/>
        <w:pageBreakBefore w:val="0"/>
        <w:widowControl/>
        <w:suppressLineNumbers w:val="0"/>
        <w:kinsoku/>
        <w:wordWrap/>
        <w:overflowPunct/>
        <w:topLinePunct w:val="0"/>
        <w:autoSpaceDE/>
        <w:autoSpaceDN/>
        <w:bidi w:val="0"/>
        <w:adjustRightInd/>
        <w:snapToGrid/>
        <w:jc w:val="left"/>
        <w:textAlignment w:val="auto"/>
        <w:rPr>
          <w:rFonts w:hint="eastAsia" w:ascii="仿宋" w:hAnsi="仿宋" w:eastAsia="仿宋" w:cs="仿宋"/>
          <w:b w:val="0"/>
          <w:bCs w:val="0"/>
          <w:snapToGrid w:val="0"/>
          <w:color w:val="000000"/>
          <w:spacing w:val="-13"/>
          <w:kern w:val="0"/>
          <w:sz w:val="28"/>
          <w:szCs w:val="24"/>
          <w:highlight w:val="none"/>
          <w:lang w:val="en-US" w:eastAsia="zh-CN"/>
        </w:rPr>
      </w:pPr>
      <w:r>
        <w:rPr>
          <w:rFonts w:hint="eastAsia" w:ascii="仿宋" w:hAnsi="仿宋" w:eastAsia="仿宋" w:cs="仿宋"/>
          <w:b w:val="0"/>
          <w:bCs w:val="0"/>
          <w:snapToGrid w:val="0"/>
          <w:color w:val="000000"/>
          <w:spacing w:val="-13"/>
          <w:kern w:val="0"/>
          <w:sz w:val="28"/>
          <w:szCs w:val="24"/>
          <w:highlight w:val="none"/>
          <w:lang w:val="en-US" w:eastAsia="zh-CN"/>
        </w:rPr>
        <w:t>8.2本规定最终解释权归安环品质部所有，未尽事宜以安环品质部指导为准。</w:t>
      </w:r>
    </w:p>
    <w:sectPr>
      <w:headerReference r:id="rId8" w:type="default"/>
      <w:footerReference r:id="rId9" w:type="default"/>
      <w:pgSz w:w="11906" w:h="16838"/>
      <w:pgMar w:top="1440" w:right="1800" w:bottom="1440" w:left="180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瀹嬩綋">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23498">
    <w:pPr>
      <w:kinsoku w:val="0"/>
      <w:autoSpaceDE w:val="0"/>
      <w:autoSpaceDN w:val="0"/>
      <w:adjustRightInd w:val="0"/>
      <w:snapToGrid w:val="0"/>
      <w:spacing w:line="240" w:lineRule="auto"/>
      <w:jc w:val="left"/>
      <w:textAlignment w:val="baseline"/>
      <w:rPr>
        <w:rFonts w:ascii="Arial" w:hAnsi="Arial" w:eastAsia="Arial" w:cs="Arial"/>
        <w:snapToGrid w:val="0"/>
        <w:color w:val="000000"/>
        <w:kern w:val="0"/>
        <w:sz w:val="18"/>
        <w:szCs w:val="21"/>
        <w:lang w:val="en-US" w:eastAsia="en-US" w:bidi="ar-SA"/>
      </w:rPr>
    </w:pPr>
    <w:r>
      <w:rPr>
        <w:rFonts w:ascii="Arial" w:hAnsi="Arial" w:eastAsia="Arial" w:cs="Arial"/>
        <w:snapToGrid w:val="0"/>
        <w:color w:val="000000"/>
        <w:kern w:val="0"/>
        <w:sz w:val="18"/>
        <w:szCs w:val="21"/>
        <w:lang w:val="en-US" w:eastAsia="en-US" w:bidi="ar-SA"/>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5A98F55F">
                          <w:pPr>
                            <w:kinsoku w:val="0"/>
                            <w:autoSpaceDE w:val="0"/>
                            <w:autoSpaceDN w:val="0"/>
                            <w:adjustRightInd w:val="0"/>
                            <w:snapToGrid w:val="0"/>
                            <w:spacing w:line="240" w:lineRule="auto"/>
                            <w:jc w:val="left"/>
                            <w:textAlignment w:val="baseline"/>
                            <w:rPr>
                              <w:rFonts w:ascii="Arial" w:hAnsi="Arial" w:eastAsia="Arial" w:cs="Arial"/>
                              <w:snapToGrid w:val="0"/>
                              <w:color w:val="000000"/>
                              <w:kern w:val="0"/>
                              <w:sz w:val="18"/>
                              <w:szCs w:val="21"/>
                              <w:lang w:val="en-US" w:eastAsia="en-US" w:bidi="ar-SA"/>
                            </w:rPr>
                          </w:pPr>
                          <w:r>
                            <w:rPr>
                              <w:rFonts w:ascii="Arial" w:hAnsi="Arial" w:eastAsia="Arial" w:cs="Arial"/>
                              <w:snapToGrid w:val="0"/>
                              <w:color w:val="000000"/>
                              <w:kern w:val="0"/>
                              <w:sz w:val="18"/>
                              <w:szCs w:val="21"/>
                              <w:lang w:val="en-US" w:eastAsia="en-US" w:bidi="ar-SA"/>
                            </w:rPr>
                            <w:fldChar w:fldCharType="begin"/>
                          </w:r>
                          <w:r>
                            <w:rPr>
                              <w:rFonts w:ascii="Arial" w:hAnsi="Arial" w:eastAsia="Arial" w:cs="Arial"/>
                              <w:snapToGrid w:val="0"/>
                              <w:color w:val="000000"/>
                              <w:kern w:val="0"/>
                              <w:sz w:val="18"/>
                              <w:szCs w:val="21"/>
                              <w:lang w:val="en-US" w:eastAsia="en-US" w:bidi="ar-SA"/>
                            </w:rPr>
                            <w:instrText xml:space="preserve"> PAGE  \* MERGEFORMAT </w:instrText>
                          </w:r>
                          <w:r>
                            <w:rPr>
                              <w:rFonts w:ascii="Arial" w:hAnsi="Arial" w:eastAsia="Arial" w:cs="Arial"/>
                              <w:snapToGrid w:val="0"/>
                              <w:color w:val="000000"/>
                              <w:kern w:val="0"/>
                              <w:sz w:val="18"/>
                              <w:szCs w:val="21"/>
                              <w:lang w:val="en-US" w:eastAsia="en-US" w:bidi="ar-SA"/>
                            </w:rPr>
                            <w:fldChar w:fldCharType="separate"/>
                          </w:r>
                          <w:r>
                            <w:rPr>
                              <w:rFonts w:ascii="Arial" w:hAnsi="Arial" w:eastAsia="Arial" w:cs="Arial"/>
                              <w:snapToGrid w:val="0"/>
                              <w:color w:val="000000"/>
                              <w:kern w:val="0"/>
                              <w:sz w:val="18"/>
                              <w:szCs w:val="21"/>
                              <w:lang w:val="en-US" w:eastAsia="en-US" w:bidi="ar-SA"/>
                            </w:rPr>
                            <w:t>1</w:t>
                          </w:r>
                          <w:r>
                            <w:rPr>
                              <w:rFonts w:ascii="Arial" w:hAnsi="Arial" w:eastAsia="Arial" w:cs="Arial"/>
                              <w:snapToGrid w:val="0"/>
                              <w:color w:val="000000"/>
                              <w:kern w:val="0"/>
                              <w:sz w:val="18"/>
                              <w:szCs w:val="21"/>
                              <w:lang w:val="en-US" w:eastAsia="en-US" w:bidi="ar-S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SVju0AAAAAUBAAAPAAAAAAAAAAEAIAAAACIAAABkcnMvZG93bnJldi54bWxQ&#10;SwECFAAUAAAACACHTuJAXhqPXzgCAABvBAAADgAAAAAAAAABACAAAAAfAQAAZHJzL2Uyb0RvYy54&#10;bWxQSwUGAAAAAAYABgBZAQAAyQUAAAAA&#10;">
              <v:fill on="f" focussize="0,0"/>
              <v:stroke on="f" weight="0.5pt"/>
              <v:imagedata o:title=""/>
              <o:lock v:ext="edit" aspectratio="f"/>
              <v:textbox inset="0mm,0mm,0mm,0mm" style="mso-fit-shape-to-text:t;">
                <w:txbxContent>
                  <w:p w14:paraId="5A98F55F">
                    <w:pPr>
                      <w:kinsoku w:val="0"/>
                      <w:autoSpaceDE w:val="0"/>
                      <w:autoSpaceDN w:val="0"/>
                      <w:adjustRightInd w:val="0"/>
                      <w:snapToGrid w:val="0"/>
                      <w:spacing w:line="240" w:lineRule="auto"/>
                      <w:jc w:val="left"/>
                      <w:textAlignment w:val="baseline"/>
                      <w:rPr>
                        <w:rFonts w:ascii="Arial" w:hAnsi="Arial" w:eastAsia="Arial" w:cs="Arial"/>
                        <w:snapToGrid w:val="0"/>
                        <w:color w:val="000000"/>
                        <w:kern w:val="0"/>
                        <w:sz w:val="18"/>
                        <w:szCs w:val="21"/>
                        <w:lang w:val="en-US" w:eastAsia="en-US" w:bidi="ar-SA"/>
                      </w:rPr>
                    </w:pPr>
                    <w:r>
                      <w:rPr>
                        <w:rFonts w:ascii="Arial" w:hAnsi="Arial" w:eastAsia="Arial" w:cs="Arial"/>
                        <w:snapToGrid w:val="0"/>
                        <w:color w:val="000000"/>
                        <w:kern w:val="0"/>
                        <w:sz w:val="18"/>
                        <w:szCs w:val="21"/>
                        <w:lang w:val="en-US" w:eastAsia="en-US" w:bidi="ar-SA"/>
                      </w:rPr>
                      <w:fldChar w:fldCharType="begin"/>
                    </w:r>
                    <w:r>
                      <w:rPr>
                        <w:rFonts w:ascii="Arial" w:hAnsi="Arial" w:eastAsia="Arial" w:cs="Arial"/>
                        <w:snapToGrid w:val="0"/>
                        <w:color w:val="000000"/>
                        <w:kern w:val="0"/>
                        <w:sz w:val="18"/>
                        <w:szCs w:val="21"/>
                        <w:lang w:val="en-US" w:eastAsia="en-US" w:bidi="ar-SA"/>
                      </w:rPr>
                      <w:instrText xml:space="preserve"> PAGE  \* MERGEFORMAT </w:instrText>
                    </w:r>
                    <w:r>
                      <w:rPr>
                        <w:rFonts w:ascii="Arial" w:hAnsi="Arial" w:eastAsia="Arial" w:cs="Arial"/>
                        <w:snapToGrid w:val="0"/>
                        <w:color w:val="000000"/>
                        <w:kern w:val="0"/>
                        <w:sz w:val="18"/>
                        <w:szCs w:val="21"/>
                        <w:lang w:val="en-US" w:eastAsia="en-US" w:bidi="ar-SA"/>
                      </w:rPr>
                      <w:fldChar w:fldCharType="separate"/>
                    </w:r>
                    <w:r>
                      <w:rPr>
                        <w:rFonts w:ascii="Arial" w:hAnsi="Arial" w:eastAsia="Arial" w:cs="Arial"/>
                        <w:snapToGrid w:val="0"/>
                        <w:color w:val="000000"/>
                        <w:kern w:val="0"/>
                        <w:sz w:val="18"/>
                        <w:szCs w:val="21"/>
                        <w:lang w:val="en-US" w:eastAsia="en-US" w:bidi="ar-SA"/>
                      </w:rPr>
                      <w:t>1</w:t>
                    </w:r>
                    <w:r>
                      <w:rPr>
                        <w:rFonts w:ascii="Arial" w:hAnsi="Arial" w:eastAsia="Arial" w:cs="Arial"/>
                        <w:snapToGrid w:val="0"/>
                        <w:color w:val="000000"/>
                        <w:kern w:val="0"/>
                        <w:sz w:val="18"/>
                        <w:szCs w:val="21"/>
                        <w:lang w:val="en-US" w:eastAsia="en-US" w:bidi="ar-S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CC004">
    <w:pPr>
      <w:pStyle w:val="4"/>
      <w:ind w:firstLine="360"/>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8" name="文本框 5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011DE1">
                          <w:pPr>
                            <w:pStyle w:val="4"/>
                            <w:ind w:firstLine="360"/>
                          </w:pPr>
                          <w:r>
                            <w:rPr>
                              <w:rFonts w:hint="eastAsia" w:ascii="宋体" w:hAnsi="宋体" w:cs="宋体"/>
                            </w:rPr>
                            <w:fldChar w:fldCharType="begin"/>
                          </w:r>
                          <w:r>
                            <w:rPr>
                              <w:rFonts w:hint="eastAsia" w:ascii="宋体" w:hAnsi="宋体" w:cs="宋体"/>
                            </w:rPr>
                            <w:instrText xml:space="preserve"> PAGE  \* MERGEFORMAT </w:instrText>
                          </w:r>
                          <w:r>
                            <w:rPr>
                              <w:rFonts w:hint="eastAsia" w:ascii="宋体" w:hAnsi="宋体" w:cs="宋体"/>
                            </w:rPr>
                            <w:fldChar w:fldCharType="separate"/>
                          </w:r>
                          <w:r>
                            <w:rPr>
                              <w:rFonts w:ascii="宋体" w:hAnsi="宋体" w:cs="宋体"/>
                            </w:rPr>
                            <w:t>98</w:t>
                          </w:r>
                          <w:r>
                            <w:rPr>
                              <w:rFonts w:hint="eastAsia" w:ascii="宋体" w:hAnsi="宋体" w:cs="宋体"/>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dUCbQ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JdUCbQtAgAAVwQAAA4AAAAAAAAAAQAgAAAAHwEAAGRycy9lMm9Eb2MueG1sUEsFBgAAAAAG&#10;AAYAWQEAAL4FAAAAAA==&#10;">
              <v:fill on="f" focussize="0,0"/>
              <v:stroke on="f" weight="0.5pt"/>
              <v:imagedata o:title=""/>
              <o:lock v:ext="edit" aspectratio="f"/>
              <v:textbox inset="0mm,0mm,0mm,0mm" style="mso-fit-shape-to-text:t;">
                <w:txbxContent>
                  <w:p w14:paraId="74011DE1">
                    <w:pPr>
                      <w:pStyle w:val="4"/>
                      <w:ind w:firstLine="360"/>
                    </w:pPr>
                    <w:r>
                      <w:rPr>
                        <w:rFonts w:hint="eastAsia" w:ascii="宋体" w:hAnsi="宋体" w:cs="宋体"/>
                      </w:rPr>
                      <w:fldChar w:fldCharType="begin"/>
                    </w:r>
                    <w:r>
                      <w:rPr>
                        <w:rFonts w:hint="eastAsia" w:ascii="宋体" w:hAnsi="宋体" w:cs="宋体"/>
                      </w:rPr>
                      <w:instrText xml:space="preserve"> PAGE  \* MERGEFORMAT </w:instrText>
                    </w:r>
                    <w:r>
                      <w:rPr>
                        <w:rFonts w:hint="eastAsia" w:ascii="宋体" w:hAnsi="宋体" w:cs="宋体"/>
                      </w:rPr>
                      <w:fldChar w:fldCharType="separate"/>
                    </w:r>
                    <w:r>
                      <w:rPr>
                        <w:rFonts w:ascii="宋体" w:hAnsi="宋体" w:cs="宋体"/>
                      </w:rPr>
                      <w:t>98</w:t>
                    </w:r>
                    <w:r>
                      <w:rPr>
                        <w:rFonts w:hint="eastAsia" w:ascii="宋体" w:hAnsi="宋体" w:cs="宋体"/>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8337D">
    <w:pPr>
      <w:widowControl/>
      <w:pBdr>
        <w:bottom w:val="single" w:color="auto" w:sz="4" w:space="1"/>
      </w:pBdr>
      <w:kinsoku w:val="0"/>
      <w:autoSpaceDE w:val="0"/>
      <w:autoSpaceDN w:val="0"/>
      <w:adjustRightInd w:val="0"/>
      <w:snapToGrid w:val="0"/>
      <w:spacing w:line="520" w:lineRule="exact"/>
      <w:ind w:firstLine="0" w:firstLineChars="0"/>
      <w:jc w:val="center"/>
      <w:textAlignment w:val="baseline"/>
      <w:rPr>
        <w:rFonts w:ascii="楷体" w:hAnsi="楷体" w:eastAsia="楷体" w:cs="Arial"/>
        <w:b/>
        <w:bCs/>
        <w:snapToGrid w:val="0"/>
        <w:color w:val="000000"/>
        <w:kern w:val="0"/>
        <w:sz w:val="24"/>
        <w:szCs w:val="24"/>
        <w:lang w:eastAsia="zh-CN"/>
      </w:rPr>
    </w:pPr>
    <w:r>
      <w:rPr>
        <w:rFonts w:ascii="楷体" w:hAnsi="楷体" w:eastAsia="楷体" w:cs="Arial"/>
        <w:b/>
        <w:bCs/>
        <w:snapToGrid w:val="0"/>
        <w:color w:val="000000"/>
        <w:kern w:val="0"/>
        <w:sz w:val="32"/>
        <w:szCs w:val="32"/>
        <w:lang w:eastAsia="zh-CN"/>
      </w:rPr>
      <w:drawing>
        <wp:anchor distT="0" distB="0" distL="114300" distR="114300" simplePos="0" relativeHeight="251661312"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
                  <a:stretch>
                    <a:fillRect/>
                  </a:stretch>
                </pic:blipFill>
                <pic:spPr>
                  <a:xfrm>
                    <a:off x="0" y="0"/>
                    <a:ext cx="499745" cy="485140"/>
                  </a:xfrm>
                  <a:prstGeom prst="rect">
                    <a:avLst/>
                  </a:prstGeom>
                  <a:noFill/>
                  <a:ln>
                    <a:noFill/>
                  </a:ln>
                </pic:spPr>
              </pic:pic>
            </a:graphicData>
          </a:graphic>
        </wp:anchor>
      </w:drawing>
    </w:r>
    <w:r>
      <w:rPr>
        <w:rFonts w:hint="eastAsia" w:ascii="楷体" w:hAnsi="楷体" w:eastAsia="楷体" w:cs="Arial"/>
        <w:b/>
        <w:bCs/>
        <w:snapToGrid w:val="0"/>
        <w:color w:val="000000"/>
        <w:kern w:val="0"/>
        <w:sz w:val="24"/>
        <w:szCs w:val="24"/>
        <w:lang w:eastAsia="zh-CN"/>
      </w:rPr>
      <w:t>宁津北控城市环境服务有限公司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9AFEE">
    <w:pPr>
      <w:pStyle w:val="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45E5E">
    <w:pPr>
      <w:widowControl/>
      <w:pBdr>
        <w:bottom w:val="single" w:color="auto" w:sz="4" w:space="1"/>
      </w:pBdr>
      <w:kinsoku w:val="0"/>
      <w:autoSpaceDE w:val="0"/>
      <w:autoSpaceDN w:val="0"/>
      <w:adjustRightInd w:val="0"/>
      <w:snapToGrid w:val="0"/>
      <w:spacing w:line="520" w:lineRule="exact"/>
      <w:ind w:firstLine="0" w:firstLineChars="0"/>
      <w:jc w:val="center"/>
      <w:textAlignment w:val="baseline"/>
      <w:rPr>
        <w:rFonts w:ascii="楷体" w:hAnsi="楷体" w:eastAsia="楷体" w:cs="Arial"/>
        <w:b/>
        <w:bCs/>
        <w:snapToGrid w:val="0"/>
        <w:color w:val="000000"/>
        <w:kern w:val="0"/>
        <w:sz w:val="24"/>
        <w:szCs w:val="24"/>
        <w:lang w:eastAsia="zh-CN"/>
      </w:rPr>
    </w:pPr>
    <w:r>
      <w:rPr>
        <w:rFonts w:ascii="楷体" w:hAnsi="楷体" w:eastAsia="楷体" w:cs="Arial"/>
        <w:b/>
        <w:bCs/>
        <w:snapToGrid w:val="0"/>
        <w:color w:val="000000"/>
        <w:kern w:val="0"/>
        <w:sz w:val="32"/>
        <w:szCs w:val="32"/>
        <w:lang w:eastAsia="zh-CN"/>
      </w:rPr>
      <w:drawing>
        <wp:anchor distT="0" distB="0" distL="114300" distR="114300" simplePos="0" relativeHeight="251663360" behindDoc="0" locked="0" layoutInCell="1" allowOverlap="1">
          <wp:simplePos x="0" y="0"/>
          <wp:positionH relativeFrom="column">
            <wp:posOffset>4763135</wp:posOffset>
          </wp:positionH>
          <wp:positionV relativeFrom="paragraph">
            <wp:posOffset>-145415</wp:posOffset>
          </wp:positionV>
          <wp:extent cx="499745" cy="485140"/>
          <wp:effectExtent l="0" t="0" r="14605" b="10160"/>
          <wp:wrapNone/>
          <wp:docPr id="4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
                  <pic:cNvPicPr>
                    <a:picLocks noChangeAspect="1"/>
                  </pic:cNvPicPr>
                </pic:nvPicPr>
                <pic:blipFill>
                  <a:blip r:embed="rId1"/>
                  <a:stretch>
                    <a:fillRect/>
                  </a:stretch>
                </pic:blipFill>
                <pic:spPr>
                  <a:xfrm>
                    <a:off x="0" y="0"/>
                    <a:ext cx="499745" cy="485140"/>
                  </a:xfrm>
                  <a:prstGeom prst="rect">
                    <a:avLst/>
                  </a:prstGeom>
                  <a:noFill/>
                  <a:ln>
                    <a:noFill/>
                  </a:ln>
                </pic:spPr>
              </pic:pic>
            </a:graphicData>
          </a:graphic>
        </wp:anchor>
      </w:drawing>
    </w:r>
    <w:r>
      <w:rPr>
        <w:rFonts w:hint="eastAsia" w:ascii="楷体" w:hAnsi="楷体" w:eastAsia="楷体" w:cs="Arial"/>
        <w:b/>
        <w:bCs/>
        <w:snapToGrid w:val="0"/>
        <w:color w:val="000000"/>
        <w:kern w:val="0"/>
        <w:sz w:val="24"/>
        <w:szCs w:val="24"/>
        <w:lang w:eastAsia="zh-CN"/>
      </w:rPr>
      <w:t>宁津北控城市环境服务有限公司</w:t>
    </w:r>
  </w:p>
  <w:p w14:paraId="5499E982">
    <w:pPr>
      <w:pStyle w:val="5"/>
      <w:ind w:firstLine="360"/>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随遇而安">
    <w15:presenceInfo w15:providerId="WPS Office" w15:userId="2051641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revisionView w:markup="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hdrShapeDefaults>
    <o:shapelayout v:ext="edit">
      <o:idmap v:ext="edit" data="3"/>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ZhMGE2YjQ0MDBlNjRiZjAxOTgyNGFjYjQ1NDNmNGUifQ=="/>
  </w:docVars>
  <w:rsids>
    <w:rsidRoot w:val="008A6C2B"/>
    <w:rsid w:val="003F2433"/>
    <w:rsid w:val="0041160E"/>
    <w:rsid w:val="007942A8"/>
    <w:rsid w:val="00877B94"/>
    <w:rsid w:val="008A6C2B"/>
    <w:rsid w:val="00FF05A3"/>
    <w:rsid w:val="018F42CA"/>
    <w:rsid w:val="028D5BF3"/>
    <w:rsid w:val="02A201E3"/>
    <w:rsid w:val="032267A1"/>
    <w:rsid w:val="052C0B42"/>
    <w:rsid w:val="05C649F8"/>
    <w:rsid w:val="066655F5"/>
    <w:rsid w:val="0A846613"/>
    <w:rsid w:val="0C937D2A"/>
    <w:rsid w:val="0EDB12F2"/>
    <w:rsid w:val="0F8A6A96"/>
    <w:rsid w:val="0FB814F3"/>
    <w:rsid w:val="10F17B8D"/>
    <w:rsid w:val="18FD2E1E"/>
    <w:rsid w:val="1A587EBD"/>
    <w:rsid w:val="1ADF413A"/>
    <w:rsid w:val="1B5F527B"/>
    <w:rsid w:val="1BFB0246"/>
    <w:rsid w:val="1E6A2B9E"/>
    <w:rsid w:val="22A15B5C"/>
    <w:rsid w:val="235D5760"/>
    <w:rsid w:val="23820B32"/>
    <w:rsid w:val="23D12A83"/>
    <w:rsid w:val="28BB61E6"/>
    <w:rsid w:val="2AD76716"/>
    <w:rsid w:val="2C155C0E"/>
    <w:rsid w:val="2C7C23BE"/>
    <w:rsid w:val="2CD71115"/>
    <w:rsid w:val="2F223C89"/>
    <w:rsid w:val="30073ABF"/>
    <w:rsid w:val="31604E9A"/>
    <w:rsid w:val="33925D96"/>
    <w:rsid w:val="34541BA9"/>
    <w:rsid w:val="34AE6BFF"/>
    <w:rsid w:val="34E15227"/>
    <w:rsid w:val="34FF4D07"/>
    <w:rsid w:val="35080222"/>
    <w:rsid w:val="35702107"/>
    <w:rsid w:val="375B268E"/>
    <w:rsid w:val="38E11A22"/>
    <w:rsid w:val="38E96B92"/>
    <w:rsid w:val="3AAF5D84"/>
    <w:rsid w:val="3B464036"/>
    <w:rsid w:val="3CA22545"/>
    <w:rsid w:val="3E41335C"/>
    <w:rsid w:val="3F400D9C"/>
    <w:rsid w:val="410F0A26"/>
    <w:rsid w:val="41BC0EB8"/>
    <w:rsid w:val="42E07A7E"/>
    <w:rsid w:val="43EF0B43"/>
    <w:rsid w:val="45653163"/>
    <w:rsid w:val="456E470B"/>
    <w:rsid w:val="468772B0"/>
    <w:rsid w:val="47280A93"/>
    <w:rsid w:val="48B06F92"/>
    <w:rsid w:val="4A4D25BF"/>
    <w:rsid w:val="4B575467"/>
    <w:rsid w:val="4B5A1D3C"/>
    <w:rsid w:val="4BC52E9D"/>
    <w:rsid w:val="4D4B54DB"/>
    <w:rsid w:val="54B629D5"/>
    <w:rsid w:val="54D63A30"/>
    <w:rsid w:val="57B23DDB"/>
    <w:rsid w:val="580A7D41"/>
    <w:rsid w:val="58C47EF0"/>
    <w:rsid w:val="5A1D5B0A"/>
    <w:rsid w:val="5A9378D7"/>
    <w:rsid w:val="5B0B1E06"/>
    <w:rsid w:val="5D705EA5"/>
    <w:rsid w:val="5FB011CE"/>
    <w:rsid w:val="60B82A30"/>
    <w:rsid w:val="60DD5FF3"/>
    <w:rsid w:val="60FF065F"/>
    <w:rsid w:val="61925D98"/>
    <w:rsid w:val="663012BB"/>
    <w:rsid w:val="66E67276"/>
    <w:rsid w:val="681542C4"/>
    <w:rsid w:val="685D09D5"/>
    <w:rsid w:val="689140B5"/>
    <w:rsid w:val="6BFD25B3"/>
    <w:rsid w:val="6CAB3449"/>
    <w:rsid w:val="6E3E7A4E"/>
    <w:rsid w:val="6E7D516F"/>
    <w:rsid w:val="6E8E6B7E"/>
    <w:rsid w:val="6F417E36"/>
    <w:rsid w:val="6FF11ABB"/>
    <w:rsid w:val="703D6AAE"/>
    <w:rsid w:val="70741DA4"/>
    <w:rsid w:val="71285068"/>
    <w:rsid w:val="73B01345"/>
    <w:rsid w:val="73BC23E0"/>
    <w:rsid w:val="762045BE"/>
    <w:rsid w:val="766E5C13"/>
    <w:rsid w:val="76ED2809"/>
    <w:rsid w:val="79A67472"/>
    <w:rsid w:val="79A851F6"/>
    <w:rsid w:val="79A951B4"/>
    <w:rsid w:val="7E5A5E92"/>
    <w:rsid w:val="7EEB5927"/>
    <w:rsid w:val="7F9A2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eastAsia="宋体" w:asciiTheme="minorHAnsi" w:hAnsiTheme="minorHAnsi" w:cstheme="minorBidi"/>
      <w:kern w:val="2"/>
      <w:sz w:val="24"/>
      <w:szCs w:val="22"/>
      <w:lang w:val="en-US" w:eastAsia="zh-CN" w:bidi="ar-SA"/>
    </w:rPr>
  </w:style>
  <w:style w:type="paragraph" w:styleId="2">
    <w:name w:val="heading 2"/>
    <w:basedOn w:val="1"/>
    <w:next w:val="1"/>
    <w:link w:val="16"/>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8">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Body Text"/>
    <w:semiHidden/>
    <w:qFormat/>
    <w:uiPriority w:val="0"/>
    <w:pPr>
      <w:kinsoku w:val="0"/>
      <w:autoSpaceDE w:val="0"/>
      <w:autoSpaceDN w:val="0"/>
      <w:adjustRightInd w:val="0"/>
      <w:snapToGrid w:val="0"/>
      <w:spacing w:line="240" w:lineRule="auto"/>
      <w:jc w:val="left"/>
      <w:textAlignment w:val="baseline"/>
    </w:pPr>
    <w:rPr>
      <w:rFonts w:ascii="黑体" w:hAnsi="黑体" w:eastAsia="黑体" w:cs="黑体"/>
      <w:snapToGrid w:val="0"/>
      <w:color w:val="000000"/>
      <w:kern w:val="0"/>
      <w:sz w:val="52"/>
      <w:szCs w:val="52"/>
      <w:lang w:val="en-US" w:eastAsia="en-US" w:bidi="ar-SA"/>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9"/>
    <w:unhideWhenUsed/>
    <w:qFormat/>
    <w:uiPriority w:val="99"/>
    <w:pPr>
      <w:tabs>
        <w:tab w:val="center" w:pos="4153"/>
        <w:tab w:val="right" w:pos="8306"/>
      </w:tabs>
      <w:snapToGrid w:val="0"/>
      <w:jc w:val="center"/>
    </w:pPr>
    <w:rPr>
      <w:sz w:val="18"/>
      <w:szCs w:val="18"/>
    </w:rPr>
  </w:style>
  <w:style w:type="paragraph" w:styleId="6">
    <w:name w:val="toc 1"/>
    <w:next w:val="1"/>
    <w:qFormat/>
    <w:uiPriority w:val="39"/>
    <w:pPr>
      <w:kinsoku w:val="0"/>
      <w:autoSpaceDE w:val="0"/>
      <w:autoSpaceDN w:val="0"/>
      <w:adjustRightInd w:val="0"/>
      <w:snapToGrid w:val="0"/>
      <w:spacing w:before="120" w:after="120" w:line="240" w:lineRule="auto"/>
      <w:jc w:val="left"/>
      <w:textAlignment w:val="baseline"/>
    </w:pPr>
    <w:rPr>
      <w:rFonts w:ascii="Arial" w:hAnsi="Arial" w:eastAsia="Arial" w:cs="Calibri"/>
      <w:b/>
      <w:bCs/>
      <w:caps/>
      <w:snapToGrid w:val="0"/>
      <w:color w:val="000000"/>
      <w:kern w:val="0"/>
      <w:sz w:val="20"/>
      <w:szCs w:val="20"/>
      <w:lang w:val="en-US" w:eastAsia="en-US" w:bidi="ar-SA"/>
    </w:rPr>
  </w:style>
  <w:style w:type="character" w:customStyle="1" w:styleId="9">
    <w:name w:val="页眉 字符"/>
    <w:basedOn w:val="8"/>
    <w:link w:val="5"/>
    <w:qFormat/>
    <w:uiPriority w:val="99"/>
    <w:rPr>
      <w:sz w:val="18"/>
      <w:szCs w:val="18"/>
    </w:rPr>
  </w:style>
  <w:style w:type="character" w:customStyle="1" w:styleId="10">
    <w:name w:val="页脚 字符"/>
    <w:basedOn w:val="8"/>
    <w:link w:val="4"/>
    <w:qFormat/>
    <w:uiPriority w:val="99"/>
    <w:rPr>
      <w:sz w:val="18"/>
      <w:szCs w:val="18"/>
    </w:rPr>
  </w:style>
  <w:style w:type="paragraph" w:styleId="11">
    <w:name w:val="List Paragraph"/>
    <w:basedOn w:val="1"/>
    <w:qFormat/>
    <w:uiPriority w:val="34"/>
    <w:pPr>
      <w:ind w:firstLine="420"/>
    </w:pPr>
  </w:style>
  <w:style w:type="paragraph" w:customStyle="1" w:styleId="12">
    <w:name w:val="样式13"/>
    <w:basedOn w:val="2"/>
    <w:next w:val="1"/>
    <w:link w:val="13"/>
    <w:qFormat/>
    <w:uiPriority w:val="0"/>
    <w:pPr>
      <w:spacing w:before="0" w:after="0" w:line="360" w:lineRule="auto"/>
      <w:ind w:firstLine="0" w:firstLineChars="0"/>
      <w:jc w:val="center"/>
    </w:pPr>
    <w:rPr>
      <w:rFonts w:eastAsia="黑体"/>
    </w:rPr>
  </w:style>
  <w:style w:type="character" w:customStyle="1" w:styleId="13">
    <w:name w:val="样式13 Char"/>
    <w:link w:val="12"/>
    <w:qFormat/>
    <w:uiPriority w:val="0"/>
    <w:rPr>
      <w:rFonts w:eastAsia="黑体" w:asciiTheme="majorHAnsi" w:hAnsiTheme="majorHAnsi" w:cstheme="majorBidi"/>
      <w:b/>
      <w:bCs/>
      <w:sz w:val="32"/>
      <w:szCs w:val="32"/>
    </w:rPr>
  </w:style>
  <w:style w:type="character" w:customStyle="1" w:styleId="14">
    <w:name w:val="fontstyle01"/>
    <w:basedOn w:val="8"/>
    <w:qFormat/>
    <w:uiPriority w:val="0"/>
    <w:rPr>
      <w:rFonts w:hint="eastAsia" w:ascii="宋体" w:hAnsi="宋体" w:eastAsia="宋体"/>
      <w:color w:val="000000"/>
      <w:sz w:val="24"/>
      <w:szCs w:val="24"/>
    </w:rPr>
  </w:style>
  <w:style w:type="paragraph" w:customStyle="1" w:styleId="15">
    <w:name w:val="表中"/>
    <w:basedOn w:val="1"/>
    <w:qFormat/>
    <w:uiPriority w:val="0"/>
    <w:pPr>
      <w:spacing w:line="240" w:lineRule="auto"/>
      <w:ind w:firstLine="0" w:firstLineChars="0"/>
      <w:jc w:val="center"/>
      <w:textAlignment w:val="center"/>
    </w:pPr>
    <w:rPr>
      <w:rFonts w:ascii="Times New Roman" w:hAnsi="Times New Roman" w:cs="Times New Roman"/>
      <w:sz w:val="21"/>
    </w:rPr>
  </w:style>
  <w:style w:type="character" w:customStyle="1" w:styleId="16">
    <w:name w:val="标题 2 字符"/>
    <w:basedOn w:val="8"/>
    <w:link w:val="2"/>
    <w:semiHidden/>
    <w:qFormat/>
    <w:uiPriority w:val="9"/>
    <w:rPr>
      <w:rFonts w:asciiTheme="majorHAnsi" w:hAnsiTheme="majorHAnsi" w:eastAsiaTheme="majorEastAsia" w:cstheme="majorBidi"/>
      <w:b/>
      <w:bCs/>
      <w:sz w:val="32"/>
      <w:szCs w:val="32"/>
    </w:rPr>
  </w:style>
  <w:style w:type="paragraph" w:customStyle="1" w:styleId="17">
    <w:name w:val="WPSOffice手动目录 1"/>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2786</Words>
  <Characters>3016</Characters>
  <Lines>52</Lines>
  <Paragraphs>14</Paragraphs>
  <TotalTime>11</TotalTime>
  <ScaleCrop>false</ScaleCrop>
  <LinksUpToDate>false</LinksUpToDate>
  <CharactersWithSpaces>3041</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2023-08-23T06:11:00Z</dcterms:created>
  <dc:creator>李 春亭</dc:creator>
  <cp:lastModifiedBy>随遇而安</cp:lastModifiedBy>
  <dcterms:modified xsi:type="dcterms:W3CDTF">2024-11-06T08:39:45Z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60DA961A7DD045E49C2C76A8905094B3_12</vt:lpwstr>
  </property>
</Properties>
</file>