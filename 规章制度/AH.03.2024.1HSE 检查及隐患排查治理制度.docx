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2EDBB">
      <w:pPr>
        <w:rPr>
          <w:rFonts w:cs="Times New Roman" w:asciiTheme="minorEastAsia" w:hAnsiTheme="minorEastAsia" w:eastAsiaTheme="minorEastAsia"/>
          <w:color w:val="auto"/>
          <w:sz w:val="20"/>
          <w:szCs w:val="20"/>
          <w:highlight w:val="none"/>
          <w:rPrChange w:id="46" w:author="随遇而安 [2]" w:date="2023-08-11T16:50:38Z">
            <w:rPr>
              <w:rFonts w:cs="Times New Roman" w:asciiTheme="minorEastAsia" w:hAnsiTheme="minorEastAsia" w:eastAsiaTheme="minorEastAsia"/>
              <w:sz w:val="20"/>
              <w:szCs w:val="20"/>
            </w:rPr>
          </w:rPrChange>
        </w:rPr>
      </w:pPr>
    </w:p>
    <w:p w14:paraId="4B6FB48A">
      <w:pPr>
        <w:rPr>
          <w:rFonts w:cs="Times New Roman" w:asciiTheme="minorEastAsia" w:hAnsiTheme="minorEastAsia" w:eastAsiaTheme="minorEastAsia"/>
          <w:color w:val="auto"/>
          <w:sz w:val="20"/>
          <w:szCs w:val="20"/>
          <w:highlight w:val="none"/>
          <w:rPrChange w:id="47" w:author="随遇而安 [2]" w:date="2023-08-11T16:50:38Z">
            <w:rPr>
              <w:rFonts w:cs="Times New Roman" w:asciiTheme="minorEastAsia" w:hAnsiTheme="minorEastAsia" w:eastAsiaTheme="minorEastAsia"/>
              <w:sz w:val="20"/>
              <w:szCs w:val="20"/>
            </w:rPr>
          </w:rPrChange>
        </w:rPr>
      </w:pPr>
    </w:p>
    <w:p w14:paraId="6E8A6290">
      <w:pPr>
        <w:rPr>
          <w:rFonts w:cs="Times New Roman" w:asciiTheme="minorEastAsia" w:hAnsiTheme="minorEastAsia" w:eastAsiaTheme="minorEastAsia"/>
          <w:color w:val="auto"/>
          <w:sz w:val="20"/>
          <w:szCs w:val="20"/>
          <w:highlight w:val="none"/>
          <w:rPrChange w:id="48" w:author="随遇而安 [2]" w:date="2023-08-11T16:50:38Z">
            <w:rPr>
              <w:rFonts w:cs="Times New Roman" w:asciiTheme="minorEastAsia" w:hAnsiTheme="minorEastAsia" w:eastAsiaTheme="minorEastAsia"/>
              <w:sz w:val="20"/>
              <w:szCs w:val="20"/>
            </w:rPr>
          </w:rPrChange>
        </w:rPr>
      </w:pPr>
    </w:p>
    <w:p w14:paraId="4FFE1327">
      <w:pPr>
        <w:spacing w:before="2"/>
        <w:rPr>
          <w:rFonts w:cs="Times New Roman" w:asciiTheme="minorEastAsia" w:hAnsiTheme="minorEastAsia" w:eastAsiaTheme="minorEastAsia"/>
          <w:color w:val="auto"/>
          <w:sz w:val="28"/>
          <w:szCs w:val="28"/>
          <w:highlight w:val="none"/>
          <w:rPrChange w:id="49" w:author="随遇而安 [2]" w:date="2023-08-11T16:50:38Z">
            <w:rPr>
              <w:rFonts w:cs="Times New Roman" w:asciiTheme="minorEastAsia" w:hAnsiTheme="minorEastAsia" w:eastAsiaTheme="minorEastAsia"/>
              <w:sz w:val="28"/>
              <w:szCs w:val="28"/>
            </w:rPr>
          </w:rPrChange>
        </w:rPr>
      </w:pPr>
    </w:p>
    <w:p w14:paraId="37069FFD">
      <w:pPr>
        <w:spacing w:before="275"/>
        <w:ind w:left="523"/>
        <w:jc w:val="center"/>
        <w:rPr>
          <w:rFonts w:cs="黑体" w:asciiTheme="minorEastAsia" w:hAnsiTheme="minorEastAsia" w:eastAsiaTheme="minorEastAsia"/>
          <w:b/>
          <w:color w:val="auto"/>
          <w:sz w:val="52"/>
          <w:szCs w:val="52"/>
          <w:highlight w:val="none"/>
          <w:lang w:eastAsia="zh-CN"/>
          <w:rPrChange w:id="50" w:author="随遇而安 [2]" w:date="2023-08-11T16:50:38Z">
            <w:rPr>
              <w:rFonts w:cs="黑体" w:asciiTheme="minorEastAsia" w:hAnsiTheme="minorEastAsia" w:eastAsiaTheme="minorEastAsia"/>
              <w:b/>
              <w:sz w:val="52"/>
              <w:szCs w:val="52"/>
              <w:lang w:eastAsia="zh-CN"/>
            </w:rPr>
          </w:rPrChange>
        </w:rPr>
      </w:pPr>
      <w:r>
        <w:rPr>
          <w:rFonts w:hint="eastAsia" w:cs="黑体" w:asciiTheme="minorEastAsia" w:hAnsiTheme="minorEastAsia" w:eastAsiaTheme="minorEastAsia"/>
          <w:b/>
          <w:color w:val="auto"/>
          <w:sz w:val="52"/>
          <w:szCs w:val="52"/>
          <w:highlight w:val="none"/>
          <w:lang w:eastAsia="zh-CN"/>
          <w:rPrChange w:id="51" w:author="随遇而安 [2]" w:date="2023-08-11T16:50:38Z">
            <w:rPr>
              <w:rFonts w:hint="eastAsia" w:cs="黑体" w:asciiTheme="minorEastAsia" w:hAnsiTheme="minorEastAsia" w:eastAsiaTheme="minorEastAsia"/>
              <w:b/>
              <w:sz w:val="52"/>
              <w:szCs w:val="52"/>
              <w:lang w:eastAsia="zh-CN"/>
            </w:rPr>
          </w:rPrChange>
        </w:rPr>
        <w:t>宁津北控城市环境服务有限公司</w:t>
      </w:r>
    </w:p>
    <w:p w14:paraId="0E03FC30">
      <w:pPr>
        <w:spacing w:before="275"/>
        <w:ind w:left="523"/>
        <w:jc w:val="center"/>
        <w:rPr>
          <w:rFonts w:cs="黑体" w:asciiTheme="minorEastAsia" w:hAnsiTheme="minorEastAsia" w:eastAsiaTheme="minorEastAsia"/>
          <w:color w:val="auto"/>
          <w:sz w:val="32"/>
          <w:szCs w:val="32"/>
          <w:highlight w:val="none"/>
          <w:lang w:eastAsia="zh-CN"/>
          <w:rPrChange w:id="52" w:author="随遇而安 [2]" w:date="2023-08-11T16:50:38Z">
            <w:rPr>
              <w:rFonts w:cs="黑体" w:asciiTheme="minorEastAsia" w:hAnsiTheme="minorEastAsia" w:eastAsiaTheme="minorEastAsia"/>
              <w:sz w:val="32"/>
              <w:szCs w:val="32"/>
              <w:lang w:eastAsia="zh-CN"/>
            </w:rPr>
          </w:rPrChange>
        </w:rPr>
      </w:pPr>
      <w:r>
        <w:rPr>
          <w:rFonts w:cs="黑体" w:asciiTheme="minorEastAsia" w:hAnsiTheme="minorEastAsia" w:eastAsiaTheme="minorEastAsia"/>
          <w:b/>
          <w:bCs/>
          <w:color w:val="auto"/>
          <w:sz w:val="32"/>
          <w:szCs w:val="32"/>
          <w:highlight w:val="none"/>
          <w:lang w:eastAsia="zh-CN"/>
          <w:rPrChange w:id="53" w:author="随遇而安 [2]" w:date="2023-08-11T16:50:38Z">
            <w:rPr>
              <w:rFonts w:cs="黑体" w:asciiTheme="minorEastAsia" w:hAnsiTheme="minorEastAsia" w:eastAsiaTheme="minorEastAsia"/>
              <w:b/>
              <w:bCs/>
              <w:sz w:val="32"/>
              <w:szCs w:val="32"/>
              <w:lang w:eastAsia="zh-CN"/>
            </w:rPr>
          </w:rPrChange>
        </w:rPr>
        <w:t>企业标准</w:t>
      </w:r>
    </w:p>
    <w:p w14:paraId="77A1C8AC">
      <w:pPr>
        <w:rPr>
          <w:rFonts w:cs="黑体" w:asciiTheme="minorEastAsia" w:hAnsiTheme="minorEastAsia" w:eastAsiaTheme="minorEastAsia"/>
          <w:b/>
          <w:bCs/>
          <w:color w:val="auto"/>
          <w:sz w:val="32"/>
          <w:szCs w:val="32"/>
          <w:highlight w:val="none"/>
          <w:lang w:eastAsia="zh-CN"/>
          <w:rPrChange w:id="54" w:author="随遇而安 [2]" w:date="2023-08-11T16:50:38Z">
            <w:rPr>
              <w:rFonts w:cs="黑体" w:asciiTheme="minorEastAsia" w:hAnsiTheme="minorEastAsia" w:eastAsiaTheme="minorEastAsia"/>
              <w:b/>
              <w:bCs/>
              <w:sz w:val="32"/>
              <w:szCs w:val="32"/>
              <w:lang w:eastAsia="zh-CN"/>
            </w:rPr>
          </w:rPrChange>
        </w:rPr>
      </w:pPr>
    </w:p>
    <w:p w14:paraId="254C8787">
      <w:pPr>
        <w:rPr>
          <w:rFonts w:cs="黑体" w:asciiTheme="minorEastAsia" w:hAnsiTheme="minorEastAsia" w:eastAsiaTheme="minorEastAsia"/>
          <w:b/>
          <w:bCs/>
          <w:color w:val="auto"/>
          <w:sz w:val="32"/>
          <w:szCs w:val="32"/>
          <w:highlight w:val="none"/>
          <w:lang w:eastAsia="zh-CN"/>
          <w:rPrChange w:id="55" w:author="随遇而安 [2]" w:date="2023-08-11T16:50:38Z">
            <w:rPr>
              <w:rFonts w:cs="黑体" w:asciiTheme="minorEastAsia" w:hAnsiTheme="minorEastAsia" w:eastAsiaTheme="minorEastAsia"/>
              <w:b/>
              <w:bCs/>
              <w:sz w:val="32"/>
              <w:szCs w:val="32"/>
              <w:lang w:eastAsia="zh-CN"/>
            </w:rPr>
          </w:rPrChange>
        </w:rPr>
      </w:pPr>
    </w:p>
    <w:p w14:paraId="414DF2D6">
      <w:pPr>
        <w:spacing w:before="9"/>
        <w:rPr>
          <w:rFonts w:cs="黑体" w:asciiTheme="minorEastAsia" w:hAnsiTheme="minorEastAsia" w:eastAsiaTheme="minorEastAsia"/>
          <w:b/>
          <w:bCs/>
          <w:color w:val="auto"/>
          <w:sz w:val="24"/>
          <w:szCs w:val="24"/>
          <w:highlight w:val="none"/>
          <w:lang w:eastAsia="zh-CN"/>
          <w:rPrChange w:id="56" w:author="随遇而安 [2]" w:date="2023-08-11T16:50:38Z">
            <w:rPr>
              <w:rFonts w:cs="黑体" w:asciiTheme="minorEastAsia" w:hAnsiTheme="minorEastAsia" w:eastAsiaTheme="minorEastAsia"/>
              <w:b/>
              <w:bCs/>
              <w:sz w:val="24"/>
              <w:szCs w:val="24"/>
              <w:lang w:eastAsia="zh-CN"/>
            </w:rPr>
          </w:rPrChange>
        </w:rPr>
      </w:pPr>
    </w:p>
    <w:p w14:paraId="49C080FE">
      <w:pPr>
        <w:pStyle w:val="2"/>
        <w:ind w:left="0" w:right="254"/>
        <w:jc w:val="right"/>
        <w:rPr>
          <w:rFonts w:cs="黑体" w:asciiTheme="minorEastAsia" w:hAnsiTheme="minorEastAsia" w:eastAsiaTheme="minorEastAsia"/>
          <w:b/>
          <w:color w:val="auto"/>
          <w:highlight w:val="none"/>
          <w:lang w:eastAsia="zh-CN"/>
          <w:rPrChange w:id="57" w:author="随遇而安 [2]" w:date="2023-08-11T16:50:38Z">
            <w:rPr>
              <w:rFonts w:cs="黑体" w:asciiTheme="minorEastAsia" w:hAnsiTheme="minorEastAsia" w:eastAsiaTheme="minorEastAsia"/>
              <w:b/>
              <w:lang w:eastAsia="zh-CN"/>
            </w:rPr>
          </w:rPrChange>
        </w:rPr>
      </w:pPr>
      <w:r>
        <w:rPr>
          <w:rFonts w:cs="黑体" w:asciiTheme="minorEastAsia" w:hAnsiTheme="minorEastAsia" w:eastAsiaTheme="minorEastAsia"/>
          <w:b/>
          <w:color w:val="auto"/>
          <w:highlight w:val="none"/>
          <w:lang w:eastAsia="zh-CN"/>
          <w:rPrChange w:id="58" w:author="随遇而安 [2]" w:date="2023-08-11T16:50:38Z">
            <w:rPr>
              <w:rFonts w:cs="黑体" w:asciiTheme="minorEastAsia" w:hAnsiTheme="minorEastAsia" w:eastAsiaTheme="minorEastAsia"/>
              <w:b/>
              <w:lang w:eastAsia="zh-CN"/>
            </w:rPr>
          </w:rPrChange>
        </w:rPr>
        <w:t>制度编号：</w:t>
      </w:r>
      <w:r>
        <w:rPr>
          <w:rFonts w:hint="eastAsia" w:cs="黑体" w:asciiTheme="minorEastAsia" w:hAnsiTheme="minorEastAsia" w:eastAsiaTheme="minorEastAsia"/>
          <w:b/>
          <w:color w:val="auto"/>
          <w:highlight w:val="none"/>
          <w:lang w:eastAsia="zh-CN"/>
          <w:rPrChange w:id="59" w:author="随遇而安 [2]" w:date="2023-08-11T16:50:38Z">
            <w:rPr>
              <w:rFonts w:hint="eastAsia" w:cs="黑体" w:asciiTheme="minorEastAsia" w:hAnsiTheme="minorEastAsia" w:eastAsiaTheme="minorEastAsia"/>
              <w:b/>
              <w:lang w:eastAsia="zh-CN"/>
            </w:rPr>
          </w:rPrChange>
        </w:rPr>
        <w:t>AH.0</w:t>
      </w:r>
      <w:del w:id="60" w:author="随遇而安 [2]" w:date="2023-08-11T14:44:50Z">
        <w:r>
          <w:rPr>
            <w:rFonts w:hint="default" w:cs="黑体" w:asciiTheme="minorEastAsia" w:hAnsiTheme="minorEastAsia" w:eastAsiaTheme="minorEastAsia"/>
            <w:b/>
            <w:color w:val="auto"/>
            <w:highlight w:val="none"/>
            <w:lang w:val="en-US" w:eastAsia="zh-CN"/>
            <w:rPrChange w:id="61" w:author="随遇而安 [2]" w:date="2023-08-11T16:50:38Z">
              <w:rPr>
                <w:rFonts w:hint="default" w:cs="黑体" w:asciiTheme="minorEastAsia" w:hAnsiTheme="minorEastAsia" w:eastAsiaTheme="minorEastAsia"/>
                <w:b/>
                <w:lang w:val="en-US" w:eastAsia="zh-CN"/>
              </w:rPr>
            </w:rPrChange>
          </w:rPr>
          <w:delText>8</w:delText>
        </w:r>
      </w:del>
      <w:ins w:id="62" w:author="随遇而安 [2]" w:date="2023-08-11T14:44:50Z">
        <w:r>
          <w:rPr>
            <w:rFonts w:hint="eastAsia" w:cs="黑体" w:asciiTheme="minorEastAsia" w:hAnsiTheme="minorEastAsia" w:eastAsiaTheme="minorEastAsia"/>
            <w:b/>
            <w:color w:val="auto"/>
            <w:highlight w:val="none"/>
            <w:lang w:val="en-US" w:eastAsia="zh-CN"/>
            <w:rPrChange w:id="63" w:author="随遇而安 [2]" w:date="2023-08-11T16:50:38Z">
              <w:rPr>
                <w:rFonts w:hint="eastAsia" w:cs="黑体" w:asciiTheme="minorEastAsia" w:hAnsiTheme="minorEastAsia" w:eastAsiaTheme="minorEastAsia"/>
                <w:b/>
                <w:lang w:val="en-US" w:eastAsia="zh-CN"/>
              </w:rPr>
            </w:rPrChange>
          </w:rPr>
          <w:t>3</w:t>
        </w:r>
      </w:ins>
      <w:r>
        <w:rPr>
          <w:rFonts w:hint="eastAsia" w:cs="黑体" w:asciiTheme="minorEastAsia" w:hAnsiTheme="minorEastAsia" w:eastAsiaTheme="minorEastAsia"/>
          <w:b/>
          <w:color w:val="auto"/>
          <w:highlight w:val="none"/>
          <w:lang w:eastAsia="zh-CN"/>
          <w:rPrChange w:id="64" w:author="随遇而安 [2]" w:date="2023-08-11T16:50:38Z">
            <w:rPr>
              <w:rFonts w:hint="eastAsia" w:cs="黑体" w:asciiTheme="minorEastAsia" w:hAnsiTheme="minorEastAsia" w:eastAsiaTheme="minorEastAsia"/>
              <w:b/>
              <w:lang w:eastAsia="zh-CN"/>
            </w:rPr>
          </w:rPrChange>
        </w:rPr>
        <w:t>.202</w:t>
      </w:r>
      <w:del w:id="65" w:author="随遇而安 [2]" w:date="2024-11-06T08:29:21Z">
        <w:r>
          <w:rPr>
            <w:rFonts w:hint="default" w:cs="黑体" w:asciiTheme="minorEastAsia" w:hAnsiTheme="minorEastAsia" w:eastAsiaTheme="minorEastAsia"/>
            <w:b/>
            <w:color w:val="auto"/>
            <w:highlight w:val="none"/>
            <w:lang w:eastAsia="zh-CN"/>
            <w:rPrChange w:id="66" w:author="随遇而安 [2]" w:date="2023-08-11T16:50:38Z">
              <w:rPr>
                <w:rFonts w:hint="eastAsia" w:cs="黑体" w:asciiTheme="minorEastAsia" w:hAnsiTheme="minorEastAsia" w:eastAsiaTheme="minorEastAsia"/>
                <w:b/>
                <w:lang w:eastAsia="zh-CN"/>
              </w:rPr>
            </w:rPrChange>
          </w:rPr>
          <w:delText>3</w:delText>
        </w:r>
      </w:del>
      <w:ins w:id="68" w:author="随遇而安 [2]" w:date="2024-11-06T08:29:21Z">
        <w:r>
          <w:rPr>
            <w:rFonts w:hint="eastAsia" w:cs="黑体" w:asciiTheme="minorEastAsia" w:hAnsiTheme="minorEastAsia" w:eastAsiaTheme="minorEastAsia"/>
            <w:b/>
            <w:color w:val="auto"/>
            <w:highlight w:val="none"/>
            <w:lang w:eastAsia="zh-CN"/>
          </w:rPr>
          <w:t>4</w:t>
        </w:r>
      </w:ins>
      <w:r>
        <w:rPr>
          <w:rFonts w:hint="eastAsia" w:cs="黑体" w:asciiTheme="minorEastAsia" w:hAnsiTheme="minorEastAsia" w:eastAsiaTheme="minorEastAsia"/>
          <w:b/>
          <w:color w:val="auto"/>
          <w:highlight w:val="none"/>
          <w:lang w:eastAsia="zh-CN"/>
          <w:rPrChange w:id="69" w:author="随遇而安 [2]" w:date="2023-08-11T16:50:38Z">
            <w:rPr>
              <w:rFonts w:hint="eastAsia" w:cs="黑体" w:asciiTheme="minorEastAsia" w:hAnsiTheme="minorEastAsia" w:eastAsiaTheme="minorEastAsia"/>
              <w:b/>
              <w:lang w:eastAsia="zh-CN"/>
            </w:rPr>
          </w:rPrChange>
        </w:rPr>
        <w:t>.</w:t>
      </w:r>
      <w:del w:id="70" w:author="随遇而安 [2]" w:date="2024-11-06T08:29:18Z">
        <w:r>
          <w:rPr>
            <w:rFonts w:hint="default" w:cs="黑体" w:asciiTheme="minorEastAsia" w:hAnsiTheme="minorEastAsia" w:eastAsiaTheme="minorEastAsia"/>
            <w:b/>
            <w:color w:val="auto"/>
            <w:highlight w:val="none"/>
            <w:lang w:eastAsia="zh-CN"/>
            <w:rPrChange w:id="71" w:author="随遇而安 [2]" w:date="2023-08-11T16:50:38Z">
              <w:rPr>
                <w:rFonts w:hint="eastAsia" w:cs="黑体" w:asciiTheme="minorEastAsia" w:hAnsiTheme="minorEastAsia" w:eastAsiaTheme="minorEastAsia"/>
                <w:b/>
                <w:lang w:eastAsia="zh-CN"/>
              </w:rPr>
            </w:rPrChange>
          </w:rPr>
          <w:delText>0</w:delText>
        </w:r>
      </w:del>
      <w:ins w:id="73" w:author="随遇而安 [2]" w:date="2024-11-06T08:29:18Z">
        <w:r>
          <w:rPr>
            <w:rFonts w:hint="eastAsia" w:cs="黑体" w:asciiTheme="minorEastAsia" w:hAnsiTheme="minorEastAsia" w:eastAsiaTheme="minorEastAsia"/>
            <w:b/>
            <w:color w:val="auto"/>
            <w:highlight w:val="none"/>
            <w:lang w:eastAsia="zh-CN"/>
          </w:rPr>
          <w:t>1</w:t>
        </w:r>
      </w:ins>
    </w:p>
    <w:p w14:paraId="18D43C23">
      <w:pPr>
        <w:spacing w:before="6"/>
        <w:rPr>
          <w:rFonts w:cs="黑体" w:asciiTheme="minorEastAsia" w:hAnsiTheme="minorEastAsia" w:eastAsiaTheme="minorEastAsia"/>
          <w:color w:val="auto"/>
          <w:sz w:val="6"/>
          <w:szCs w:val="6"/>
          <w:highlight w:val="none"/>
          <w:lang w:eastAsia="zh-CN"/>
          <w:rPrChange w:id="74" w:author="随遇而安 [2]" w:date="2023-08-11T16:50:38Z">
            <w:rPr>
              <w:rFonts w:cs="黑体" w:asciiTheme="minorEastAsia" w:hAnsiTheme="minorEastAsia" w:eastAsiaTheme="minorEastAsia"/>
              <w:sz w:val="6"/>
              <w:szCs w:val="6"/>
              <w:lang w:eastAsia="zh-CN"/>
            </w:rPr>
          </w:rPrChange>
        </w:rPr>
      </w:pPr>
    </w:p>
    <w:p w14:paraId="728019C8">
      <w:pPr>
        <w:spacing w:line="40" w:lineRule="exact"/>
        <w:ind w:left="188"/>
        <w:rPr>
          <w:rFonts w:cs="黑体" w:asciiTheme="minorEastAsia" w:hAnsiTheme="minorEastAsia" w:eastAsiaTheme="minorEastAsia"/>
          <w:color w:val="auto"/>
          <w:sz w:val="4"/>
          <w:szCs w:val="4"/>
          <w:highlight w:val="none"/>
          <w:rPrChange w:id="75" w:author="随遇而安 [2]" w:date="2023-08-11T16:50:38Z">
            <w:rPr>
              <w:rFonts w:cs="黑体" w:asciiTheme="minorEastAsia" w:hAnsiTheme="minorEastAsia" w:eastAsiaTheme="minorEastAsia"/>
              <w:sz w:val="4"/>
              <w:szCs w:val="4"/>
            </w:rPr>
          </w:rPrChange>
        </w:rPr>
      </w:pPr>
      <w:r>
        <w:rPr>
          <w:rFonts w:cs="黑体" w:asciiTheme="minorEastAsia" w:hAnsiTheme="minorEastAsia" w:eastAsiaTheme="minorEastAsia"/>
          <w:color w:val="auto"/>
          <w:sz w:val="4"/>
          <w:szCs w:val="4"/>
          <w:highlight w:val="none"/>
          <w:lang w:eastAsia="zh-CN"/>
          <w:rPrChange w:id="77" w:author="随遇而安 [2]" w:date="2023-08-11T16:50:38Z">
            <w:rPr>
              <w:rFonts w:cs="黑体" w:asciiTheme="minorEastAsia" w:hAnsiTheme="minorEastAsia" w:eastAsiaTheme="minorEastAsia"/>
              <w:sz w:val="4"/>
              <w:szCs w:val="4"/>
              <w:lang w:eastAsia="zh-CN"/>
            </w:rPr>
          </w:rPrChange>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1015F49E">
      <w:pPr>
        <w:rPr>
          <w:rFonts w:cs="黑体" w:asciiTheme="minorEastAsia" w:hAnsiTheme="minorEastAsia" w:eastAsiaTheme="minorEastAsia"/>
          <w:color w:val="auto"/>
          <w:sz w:val="24"/>
          <w:szCs w:val="24"/>
          <w:highlight w:val="none"/>
          <w:rPrChange w:id="78" w:author="随遇而安 [2]" w:date="2023-08-11T16:50:38Z">
            <w:rPr>
              <w:rFonts w:cs="黑体" w:asciiTheme="minorEastAsia" w:hAnsiTheme="minorEastAsia" w:eastAsiaTheme="minorEastAsia"/>
              <w:sz w:val="24"/>
              <w:szCs w:val="24"/>
            </w:rPr>
          </w:rPrChange>
        </w:rPr>
      </w:pPr>
    </w:p>
    <w:p w14:paraId="6FC133F4">
      <w:pPr>
        <w:rPr>
          <w:rFonts w:cs="黑体" w:asciiTheme="minorEastAsia" w:hAnsiTheme="minorEastAsia" w:eastAsiaTheme="minorEastAsia"/>
          <w:color w:val="auto"/>
          <w:sz w:val="24"/>
          <w:szCs w:val="24"/>
          <w:highlight w:val="none"/>
          <w:rPrChange w:id="79" w:author="随遇而安 [2]" w:date="2023-08-11T16:50:38Z">
            <w:rPr>
              <w:rFonts w:cs="黑体" w:asciiTheme="minorEastAsia" w:hAnsiTheme="minorEastAsia" w:eastAsiaTheme="minorEastAsia"/>
              <w:sz w:val="24"/>
              <w:szCs w:val="24"/>
            </w:rPr>
          </w:rPrChange>
        </w:rPr>
      </w:pPr>
    </w:p>
    <w:p w14:paraId="46CDC437">
      <w:pPr>
        <w:rPr>
          <w:rFonts w:cs="黑体" w:asciiTheme="minorEastAsia" w:hAnsiTheme="minorEastAsia" w:eastAsiaTheme="minorEastAsia"/>
          <w:color w:val="auto"/>
          <w:sz w:val="24"/>
          <w:szCs w:val="24"/>
          <w:highlight w:val="none"/>
          <w:rPrChange w:id="80" w:author="随遇而安 [2]" w:date="2023-08-11T16:50:38Z">
            <w:rPr>
              <w:rFonts w:cs="黑体" w:asciiTheme="minorEastAsia" w:hAnsiTheme="minorEastAsia" w:eastAsiaTheme="minorEastAsia"/>
              <w:sz w:val="24"/>
              <w:szCs w:val="24"/>
            </w:rPr>
          </w:rPrChange>
        </w:rPr>
      </w:pPr>
    </w:p>
    <w:p w14:paraId="4B52EE93">
      <w:pPr>
        <w:rPr>
          <w:rFonts w:cs="黑体" w:asciiTheme="minorEastAsia" w:hAnsiTheme="minorEastAsia" w:eastAsiaTheme="minorEastAsia"/>
          <w:color w:val="auto"/>
          <w:sz w:val="24"/>
          <w:szCs w:val="24"/>
          <w:highlight w:val="none"/>
          <w:rPrChange w:id="81" w:author="随遇而安 [2]" w:date="2023-08-11T16:50:38Z">
            <w:rPr>
              <w:rFonts w:cs="黑体" w:asciiTheme="minorEastAsia" w:hAnsiTheme="minorEastAsia" w:eastAsiaTheme="minorEastAsia"/>
              <w:sz w:val="24"/>
              <w:szCs w:val="24"/>
            </w:rPr>
          </w:rPrChange>
        </w:rPr>
      </w:pPr>
    </w:p>
    <w:p w14:paraId="15A60A0A">
      <w:pPr>
        <w:rPr>
          <w:rFonts w:cs="黑体" w:asciiTheme="minorEastAsia" w:hAnsiTheme="minorEastAsia" w:eastAsiaTheme="minorEastAsia"/>
          <w:color w:val="auto"/>
          <w:sz w:val="24"/>
          <w:szCs w:val="24"/>
          <w:highlight w:val="none"/>
          <w:rPrChange w:id="82" w:author="随遇而安 [2]" w:date="2023-08-11T16:50:38Z">
            <w:rPr>
              <w:rFonts w:cs="黑体" w:asciiTheme="minorEastAsia" w:hAnsiTheme="minorEastAsia" w:eastAsiaTheme="minorEastAsia"/>
              <w:sz w:val="24"/>
              <w:szCs w:val="24"/>
            </w:rPr>
          </w:rPrChange>
        </w:rPr>
      </w:pPr>
    </w:p>
    <w:p w14:paraId="6718D624">
      <w:pPr>
        <w:rPr>
          <w:rFonts w:cs="黑体" w:asciiTheme="minorEastAsia" w:hAnsiTheme="minorEastAsia" w:eastAsiaTheme="minorEastAsia"/>
          <w:color w:val="auto"/>
          <w:sz w:val="24"/>
          <w:szCs w:val="24"/>
          <w:highlight w:val="none"/>
          <w:rPrChange w:id="83" w:author="随遇而安 [2]" w:date="2023-08-11T16:50:38Z">
            <w:rPr>
              <w:rFonts w:cs="黑体" w:asciiTheme="minorEastAsia" w:hAnsiTheme="minorEastAsia" w:eastAsiaTheme="minorEastAsia"/>
              <w:sz w:val="24"/>
              <w:szCs w:val="24"/>
            </w:rPr>
          </w:rPrChange>
        </w:rPr>
      </w:pPr>
    </w:p>
    <w:p w14:paraId="54E65FC8">
      <w:pPr>
        <w:rPr>
          <w:rFonts w:cs="黑体" w:asciiTheme="minorEastAsia" w:hAnsiTheme="minorEastAsia" w:eastAsiaTheme="minorEastAsia"/>
          <w:color w:val="auto"/>
          <w:sz w:val="24"/>
          <w:szCs w:val="24"/>
          <w:highlight w:val="none"/>
          <w:rPrChange w:id="84" w:author="随遇而安 [2]" w:date="2023-08-11T16:50:38Z">
            <w:rPr>
              <w:rFonts w:cs="黑体" w:asciiTheme="minorEastAsia" w:hAnsiTheme="minorEastAsia" w:eastAsiaTheme="minorEastAsia"/>
              <w:sz w:val="24"/>
              <w:szCs w:val="24"/>
            </w:rPr>
          </w:rPrChange>
        </w:rPr>
      </w:pPr>
    </w:p>
    <w:p w14:paraId="73CCD820">
      <w:pPr>
        <w:spacing w:before="9"/>
        <w:rPr>
          <w:rFonts w:cs="黑体" w:asciiTheme="minorEastAsia" w:hAnsiTheme="minorEastAsia" w:eastAsiaTheme="minorEastAsia"/>
          <w:color w:val="auto"/>
          <w:sz w:val="23"/>
          <w:szCs w:val="23"/>
          <w:highlight w:val="none"/>
          <w:rPrChange w:id="85" w:author="随遇而安 [2]" w:date="2023-08-11T16:50:38Z">
            <w:rPr>
              <w:rFonts w:cs="黑体" w:asciiTheme="minorEastAsia" w:hAnsiTheme="minorEastAsia" w:eastAsiaTheme="minorEastAsia"/>
              <w:sz w:val="23"/>
              <w:szCs w:val="23"/>
            </w:rPr>
          </w:rPrChange>
        </w:rPr>
      </w:pPr>
    </w:p>
    <w:p w14:paraId="7ED9EB70">
      <w:pPr>
        <w:jc w:val="center"/>
        <w:rPr>
          <w:rFonts w:ascii="宋体" w:hAnsi="宋体" w:eastAsia="宋体" w:cs="宋体"/>
          <w:b/>
          <w:bCs/>
          <w:color w:val="auto"/>
          <w:sz w:val="52"/>
          <w:szCs w:val="52"/>
          <w:highlight w:val="none"/>
          <w:lang w:eastAsia="zh-CN"/>
          <w:rPrChange w:id="86" w:author="随遇而安 [2]" w:date="2023-08-11T16:50:38Z">
            <w:rPr>
              <w:rFonts w:ascii="宋体" w:hAnsi="宋体" w:eastAsia="宋体" w:cs="宋体"/>
              <w:b/>
              <w:bCs/>
              <w:sz w:val="52"/>
              <w:szCs w:val="52"/>
              <w:lang w:eastAsia="zh-CN"/>
            </w:rPr>
          </w:rPrChange>
        </w:rPr>
      </w:pPr>
      <w:r>
        <w:rPr>
          <w:rFonts w:hint="eastAsia" w:ascii="宋体" w:hAnsi="宋体" w:eastAsia="宋体" w:cs="宋体"/>
          <w:b/>
          <w:bCs/>
          <w:color w:val="auto"/>
          <w:sz w:val="52"/>
          <w:szCs w:val="52"/>
          <w:highlight w:val="none"/>
          <w:lang w:eastAsia="zh-CN"/>
          <w:rPrChange w:id="87" w:author="随遇而安 [2]" w:date="2023-08-11T16:50:38Z">
            <w:rPr>
              <w:rFonts w:hint="eastAsia" w:ascii="宋体" w:hAnsi="宋体" w:eastAsia="宋体" w:cs="宋体"/>
              <w:b/>
              <w:bCs/>
              <w:sz w:val="52"/>
              <w:szCs w:val="52"/>
              <w:lang w:eastAsia="zh-CN"/>
            </w:rPr>
          </w:rPrChange>
        </w:rPr>
        <w:t>HSE 检查及隐患排查治理制度</w:t>
      </w:r>
    </w:p>
    <w:p w14:paraId="0881F9EC">
      <w:pPr>
        <w:rPr>
          <w:rFonts w:cs="黑体" w:asciiTheme="minorEastAsia" w:hAnsiTheme="minorEastAsia" w:eastAsiaTheme="minorEastAsia"/>
          <w:color w:val="auto"/>
          <w:sz w:val="52"/>
          <w:szCs w:val="52"/>
          <w:highlight w:val="none"/>
          <w:lang w:eastAsia="zh-CN"/>
          <w:rPrChange w:id="88" w:author="随遇而安 [2]" w:date="2023-08-11T16:50:38Z">
            <w:rPr>
              <w:rFonts w:cs="黑体" w:asciiTheme="minorEastAsia" w:hAnsiTheme="minorEastAsia" w:eastAsiaTheme="minorEastAsia"/>
              <w:sz w:val="52"/>
              <w:szCs w:val="52"/>
              <w:lang w:eastAsia="zh-CN"/>
            </w:rPr>
          </w:rPrChange>
        </w:rPr>
      </w:pPr>
    </w:p>
    <w:p w14:paraId="611CF079">
      <w:pPr>
        <w:rPr>
          <w:rFonts w:cs="黑体" w:asciiTheme="minorEastAsia" w:hAnsiTheme="minorEastAsia" w:eastAsiaTheme="minorEastAsia"/>
          <w:color w:val="auto"/>
          <w:sz w:val="52"/>
          <w:szCs w:val="52"/>
          <w:highlight w:val="none"/>
          <w:lang w:eastAsia="zh-CN"/>
          <w:rPrChange w:id="89" w:author="随遇而安 [2]" w:date="2023-08-11T16:50:38Z">
            <w:rPr>
              <w:rFonts w:cs="黑体" w:asciiTheme="minorEastAsia" w:hAnsiTheme="minorEastAsia" w:eastAsiaTheme="minorEastAsia"/>
              <w:sz w:val="52"/>
              <w:szCs w:val="52"/>
              <w:lang w:eastAsia="zh-CN"/>
            </w:rPr>
          </w:rPrChange>
        </w:rPr>
      </w:pPr>
    </w:p>
    <w:p w14:paraId="5897EE38">
      <w:pPr>
        <w:rPr>
          <w:rFonts w:cs="黑体" w:asciiTheme="minorEastAsia" w:hAnsiTheme="minorEastAsia" w:eastAsiaTheme="minorEastAsia"/>
          <w:color w:val="auto"/>
          <w:sz w:val="52"/>
          <w:szCs w:val="52"/>
          <w:highlight w:val="none"/>
          <w:lang w:eastAsia="zh-CN"/>
          <w:rPrChange w:id="90" w:author="随遇而安 [2]" w:date="2023-08-11T16:50:38Z">
            <w:rPr>
              <w:rFonts w:cs="黑体" w:asciiTheme="minorEastAsia" w:hAnsiTheme="minorEastAsia" w:eastAsiaTheme="minorEastAsia"/>
              <w:sz w:val="52"/>
              <w:szCs w:val="52"/>
              <w:lang w:eastAsia="zh-CN"/>
            </w:rPr>
          </w:rPrChange>
        </w:rPr>
      </w:pPr>
    </w:p>
    <w:p w14:paraId="78A826C3">
      <w:pPr>
        <w:rPr>
          <w:rFonts w:cs="黑体" w:asciiTheme="minorEastAsia" w:hAnsiTheme="minorEastAsia" w:eastAsiaTheme="minorEastAsia"/>
          <w:color w:val="auto"/>
          <w:sz w:val="52"/>
          <w:szCs w:val="52"/>
          <w:highlight w:val="none"/>
          <w:lang w:eastAsia="zh-CN"/>
          <w:rPrChange w:id="91" w:author="随遇而安 [2]" w:date="2023-08-11T16:50:38Z">
            <w:rPr>
              <w:rFonts w:cs="黑体" w:asciiTheme="minorEastAsia" w:hAnsiTheme="minorEastAsia" w:eastAsiaTheme="minorEastAsia"/>
              <w:sz w:val="52"/>
              <w:szCs w:val="52"/>
              <w:lang w:eastAsia="zh-CN"/>
            </w:rPr>
          </w:rPrChange>
        </w:rPr>
      </w:pPr>
    </w:p>
    <w:p w14:paraId="00C4BF18">
      <w:pPr>
        <w:rPr>
          <w:rFonts w:cs="黑体" w:asciiTheme="minorEastAsia" w:hAnsiTheme="minorEastAsia" w:eastAsiaTheme="minorEastAsia"/>
          <w:color w:val="auto"/>
          <w:sz w:val="52"/>
          <w:szCs w:val="52"/>
          <w:highlight w:val="none"/>
          <w:lang w:eastAsia="zh-CN"/>
          <w:rPrChange w:id="92" w:author="随遇而安 [2]" w:date="2023-08-11T16:50:38Z">
            <w:rPr>
              <w:rFonts w:cs="黑体" w:asciiTheme="minorEastAsia" w:hAnsiTheme="minorEastAsia" w:eastAsiaTheme="minorEastAsia"/>
              <w:sz w:val="52"/>
              <w:szCs w:val="52"/>
              <w:lang w:eastAsia="zh-CN"/>
            </w:rPr>
          </w:rPrChange>
        </w:rPr>
      </w:pPr>
    </w:p>
    <w:p w14:paraId="73827E1D">
      <w:pPr>
        <w:rPr>
          <w:rFonts w:cs="黑体" w:asciiTheme="minorEastAsia" w:hAnsiTheme="minorEastAsia" w:eastAsiaTheme="minorEastAsia"/>
          <w:color w:val="auto"/>
          <w:sz w:val="52"/>
          <w:szCs w:val="52"/>
          <w:highlight w:val="none"/>
          <w:lang w:eastAsia="zh-CN"/>
          <w:rPrChange w:id="93" w:author="随遇而安 [2]" w:date="2023-08-11T16:50:38Z">
            <w:rPr>
              <w:rFonts w:cs="黑体" w:asciiTheme="minorEastAsia" w:hAnsiTheme="minorEastAsia" w:eastAsiaTheme="minorEastAsia"/>
              <w:sz w:val="52"/>
              <w:szCs w:val="52"/>
              <w:lang w:eastAsia="zh-CN"/>
            </w:rPr>
          </w:rPrChange>
        </w:rPr>
      </w:pPr>
    </w:p>
    <w:p w14:paraId="03746D6A">
      <w:pPr>
        <w:tabs>
          <w:tab w:val="left" w:pos="6039"/>
        </w:tabs>
        <w:spacing w:before="355"/>
        <w:ind w:left="138" w:right="36"/>
        <w:rPr>
          <w:rFonts w:cs="黑体" w:asciiTheme="minorEastAsia" w:hAnsiTheme="minorEastAsia" w:eastAsiaTheme="minorEastAsia"/>
          <w:b/>
          <w:color w:val="auto"/>
          <w:sz w:val="28"/>
          <w:szCs w:val="28"/>
          <w:highlight w:val="none"/>
          <w:lang w:eastAsia="zh-CN"/>
          <w:rPrChange w:id="94" w:author="随遇而安 [2]" w:date="2023-08-11T16:50:38Z">
            <w:rPr>
              <w:rFonts w:cs="黑体" w:asciiTheme="minorEastAsia" w:hAnsiTheme="minorEastAsia" w:eastAsiaTheme="minorEastAsia"/>
              <w:b/>
              <w:sz w:val="28"/>
              <w:szCs w:val="28"/>
              <w:lang w:eastAsia="zh-CN"/>
            </w:rPr>
          </w:rPrChange>
        </w:rPr>
      </w:pPr>
      <w:r>
        <w:rPr>
          <w:rFonts w:hint="eastAsia" w:cs="黑体" w:asciiTheme="minorEastAsia" w:hAnsiTheme="minorEastAsia" w:eastAsiaTheme="minorEastAsia"/>
          <w:b/>
          <w:color w:val="auto"/>
          <w:sz w:val="28"/>
          <w:szCs w:val="28"/>
          <w:highlight w:val="none"/>
          <w:lang w:eastAsia="zh-CN"/>
          <w:rPrChange w:id="95" w:author="随遇而安 [2]" w:date="2023-08-11T16:50:38Z">
            <w:rPr>
              <w:rFonts w:hint="eastAsia" w:cs="黑体" w:asciiTheme="minorEastAsia" w:hAnsiTheme="minorEastAsia" w:eastAsiaTheme="minorEastAsia"/>
              <w:b/>
              <w:sz w:val="28"/>
              <w:szCs w:val="28"/>
              <w:lang w:eastAsia="zh-CN"/>
            </w:rPr>
          </w:rPrChange>
        </w:rPr>
        <w:t>202</w:t>
      </w:r>
      <w:del w:id="96" w:author="随遇而安 [2]" w:date="2024-11-06T08:51:46Z">
        <w:r>
          <w:rPr>
            <w:rFonts w:hint="default" w:cs="黑体" w:asciiTheme="minorEastAsia" w:hAnsiTheme="minorEastAsia" w:eastAsiaTheme="minorEastAsia"/>
            <w:b/>
            <w:color w:val="auto"/>
            <w:sz w:val="28"/>
            <w:szCs w:val="28"/>
            <w:highlight w:val="none"/>
            <w:lang w:eastAsia="zh-CN"/>
            <w:rPrChange w:id="97" w:author="随遇而安 [2]" w:date="2023-08-11T16:50:38Z">
              <w:rPr>
                <w:rFonts w:hint="eastAsia" w:cs="黑体" w:asciiTheme="minorEastAsia" w:hAnsiTheme="minorEastAsia" w:eastAsiaTheme="minorEastAsia"/>
                <w:b/>
                <w:sz w:val="28"/>
                <w:szCs w:val="28"/>
                <w:lang w:eastAsia="zh-CN"/>
              </w:rPr>
            </w:rPrChange>
          </w:rPr>
          <w:delText>3</w:delText>
        </w:r>
      </w:del>
      <w:ins w:id="99" w:author="随遇而安 [2]" w:date="2024-11-06T08:51:46Z">
        <w:r>
          <w:rPr>
            <w:rFonts w:hint="eastAsia" w:cs="黑体" w:asciiTheme="minorEastAsia" w:hAnsiTheme="minorEastAsia" w:eastAsiaTheme="minorEastAsia"/>
            <w:b/>
            <w:color w:val="auto"/>
            <w:sz w:val="28"/>
            <w:szCs w:val="28"/>
            <w:highlight w:val="none"/>
            <w:lang w:eastAsia="zh-CN"/>
          </w:rPr>
          <w:t>4</w:t>
        </w:r>
      </w:ins>
      <w:r>
        <w:rPr>
          <w:rFonts w:hint="eastAsia" w:cs="黑体" w:asciiTheme="minorEastAsia" w:hAnsiTheme="minorEastAsia" w:eastAsiaTheme="minorEastAsia"/>
          <w:b/>
          <w:color w:val="auto"/>
          <w:sz w:val="28"/>
          <w:szCs w:val="28"/>
          <w:highlight w:val="none"/>
          <w:lang w:eastAsia="zh-CN"/>
          <w:rPrChange w:id="100" w:author="随遇而安 [2]" w:date="2023-08-11T16:50:38Z">
            <w:rPr>
              <w:rFonts w:hint="eastAsia" w:cs="黑体" w:asciiTheme="minorEastAsia" w:hAnsiTheme="minorEastAsia" w:eastAsiaTheme="minorEastAsia"/>
              <w:b/>
              <w:sz w:val="28"/>
              <w:szCs w:val="28"/>
              <w:lang w:eastAsia="zh-CN"/>
            </w:rPr>
          </w:rPrChange>
        </w:rPr>
        <w:t>-</w:t>
      </w:r>
      <w:del w:id="101" w:author="随遇而安 [2]" w:date="2024-11-06T08:51:47Z">
        <w:r>
          <w:rPr>
            <w:rFonts w:hint="default" w:cs="黑体" w:asciiTheme="minorEastAsia" w:hAnsiTheme="minorEastAsia" w:eastAsiaTheme="minorEastAsia"/>
            <w:b/>
            <w:color w:val="auto"/>
            <w:sz w:val="28"/>
            <w:szCs w:val="28"/>
            <w:highlight w:val="none"/>
            <w:lang w:eastAsia="zh-CN"/>
            <w:rPrChange w:id="102" w:author="随遇而安 [2]" w:date="2023-08-11T16:50:38Z">
              <w:rPr>
                <w:rFonts w:hint="eastAsia" w:cs="黑体" w:asciiTheme="minorEastAsia" w:hAnsiTheme="minorEastAsia" w:eastAsiaTheme="minorEastAsia"/>
                <w:b/>
                <w:sz w:val="28"/>
                <w:szCs w:val="28"/>
                <w:lang w:eastAsia="zh-CN"/>
              </w:rPr>
            </w:rPrChange>
          </w:rPr>
          <w:delText>4</w:delText>
        </w:r>
      </w:del>
      <w:ins w:id="104" w:author="随遇而安 [2]" w:date="2024-11-06T08:51:47Z">
        <w:r>
          <w:rPr>
            <w:rFonts w:hint="eastAsia" w:cs="黑体" w:asciiTheme="minorEastAsia" w:hAnsiTheme="minorEastAsia" w:eastAsiaTheme="minorEastAsia"/>
            <w:b/>
            <w:color w:val="auto"/>
            <w:sz w:val="28"/>
            <w:szCs w:val="28"/>
            <w:highlight w:val="none"/>
            <w:lang w:eastAsia="zh-CN"/>
          </w:rPr>
          <w:t>1</w:t>
        </w:r>
      </w:ins>
      <w:ins w:id="105" w:author="随遇而安 [2]" w:date="2024-11-06T08:51:47Z">
        <w:r>
          <w:rPr>
            <w:rFonts w:hint="eastAsia" w:cs="黑体" w:asciiTheme="minorEastAsia" w:hAnsiTheme="minorEastAsia" w:eastAsiaTheme="minorEastAsia"/>
            <w:b/>
            <w:color w:val="auto"/>
            <w:sz w:val="28"/>
            <w:szCs w:val="28"/>
            <w:highlight w:val="none"/>
            <w:lang w:val="en-US" w:eastAsia="zh-CN"/>
          </w:rPr>
          <w:t>1</w:t>
        </w:r>
      </w:ins>
      <w:r>
        <w:rPr>
          <w:rFonts w:cs="黑体" w:asciiTheme="minorEastAsia" w:hAnsiTheme="minorEastAsia" w:eastAsiaTheme="minorEastAsia"/>
          <w:b/>
          <w:color w:val="auto"/>
          <w:sz w:val="28"/>
          <w:szCs w:val="28"/>
          <w:highlight w:val="none"/>
          <w:lang w:eastAsia="zh-CN"/>
          <w:rPrChange w:id="106" w:author="随遇而安 [2]" w:date="2023-08-11T16:50:38Z">
            <w:rPr>
              <w:rFonts w:cs="黑体" w:asciiTheme="minorEastAsia" w:hAnsiTheme="minorEastAsia" w:eastAsiaTheme="minorEastAsia"/>
              <w:b/>
              <w:sz w:val="28"/>
              <w:szCs w:val="28"/>
              <w:lang w:eastAsia="zh-CN"/>
            </w:rPr>
          </w:rPrChange>
        </w:rPr>
        <w:t>发布</w:t>
      </w:r>
      <w:r>
        <w:rPr>
          <w:rFonts w:cs="黑体" w:asciiTheme="minorEastAsia" w:hAnsiTheme="minorEastAsia" w:eastAsiaTheme="minorEastAsia"/>
          <w:b/>
          <w:color w:val="auto"/>
          <w:sz w:val="28"/>
          <w:szCs w:val="28"/>
          <w:highlight w:val="none"/>
          <w:lang w:eastAsia="zh-CN"/>
          <w:rPrChange w:id="107" w:author="随遇而安 [2]" w:date="2023-08-11T16:50:38Z">
            <w:rPr>
              <w:rFonts w:cs="黑体" w:asciiTheme="minorEastAsia" w:hAnsiTheme="minorEastAsia" w:eastAsiaTheme="minorEastAsia"/>
              <w:b/>
              <w:sz w:val="28"/>
              <w:szCs w:val="28"/>
              <w:lang w:eastAsia="zh-CN"/>
            </w:rPr>
          </w:rPrChange>
        </w:rPr>
        <w:tab/>
      </w:r>
      <w:r>
        <w:rPr>
          <w:rFonts w:hint="eastAsia" w:cs="黑体" w:asciiTheme="minorEastAsia" w:hAnsiTheme="minorEastAsia" w:eastAsiaTheme="minorEastAsia"/>
          <w:b/>
          <w:color w:val="auto"/>
          <w:sz w:val="28"/>
          <w:szCs w:val="28"/>
          <w:highlight w:val="none"/>
          <w:lang w:eastAsia="zh-CN"/>
          <w:rPrChange w:id="108" w:author="随遇而安 [2]" w:date="2023-08-11T16:50:38Z">
            <w:rPr>
              <w:rFonts w:hint="eastAsia" w:cs="黑体" w:asciiTheme="minorEastAsia" w:hAnsiTheme="minorEastAsia" w:eastAsiaTheme="minorEastAsia"/>
              <w:b/>
              <w:sz w:val="28"/>
              <w:szCs w:val="28"/>
              <w:lang w:eastAsia="zh-CN"/>
            </w:rPr>
          </w:rPrChange>
        </w:rPr>
        <w:t xml:space="preserve">   </w:t>
      </w:r>
      <w:del w:id="109" w:author="随遇而安 [2]" w:date="2024-11-06T08:51:55Z">
        <w:r>
          <w:rPr>
            <w:rFonts w:hint="eastAsia" w:cs="黑体" w:asciiTheme="minorEastAsia" w:hAnsiTheme="minorEastAsia" w:eastAsiaTheme="minorEastAsia"/>
            <w:b/>
            <w:color w:val="auto"/>
            <w:sz w:val="28"/>
            <w:szCs w:val="28"/>
            <w:highlight w:val="none"/>
            <w:lang w:eastAsia="zh-CN"/>
            <w:rPrChange w:id="110" w:author="随遇而安 [2]" w:date="2023-08-11T16:50:38Z">
              <w:rPr>
                <w:rFonts w:hint="eastAsia" w:cs="黑体" w:asciiTheme="minorEastAsia" w:hAnsiTheme="minorEastAsia" w:eastAsiaTheme="minorEastAsia"/>
                <w:b/>
                <w:sz w:val="28"/>
                <w:szCs w:val="28"/>
                <w:lang w:eastAsia="zh-CN"/>
              </w:rPr>
            </w:rPrChange>
          </w:rPr>
          <w:delText xml:space="preserve"> </w:delText>
        </w:r>
      </w:del>
      <w:r>
        <w:rPr>
          <w:rFonts w:hint="eastAsia" w:cs="黑体" w:asciiTheme="minorEastAsia" w:hAnsiTheme="minorEastAsia" w:eastAsiaTheme="minorEastAsia"/>
          <w:b/>
          <w:color w:val="auto"/>
          <w:sz w:val="28"/>
          <w:szCs w:val="28"/>
          <w:highlight w:val="none"/>
          <w:lang w:eastAsia="zh-CN"/>
          <w:rPrChange w:id="112" w:author="随遇而安 [2]" w:date="2023-08-11T16:50:38Z">
            <w:rPr>
              <w:rFonts w:hint="eastAsia" w:cs="黑体" w:asciiTheme="minorEastAsia" w:hAnsiTheme="minorEastAsia" w:eastAsiaTheme="minorEastAsia"/>
              <w:b/>
              <w:sz w:val="28"/>
              <w:szCs w:val="28"/>
              <w:lang w:eastAsia="zh-CN"/>
            </w:rPr>
          </w:rPrChange>
        </w:rPr>
        <w:t xml:space="preserve"> </w:t>
      </w:r>
      <w:r>
        <w:rPr>
          <w:rFonts w:cs="黑体" w:asciiTheme="minorEastAsia" w:hAnsiTheme="minorEastAsia" w:eastAsiaTheme="minorEastAsia"/>
          <w:b/>
          <w:color w:val="auto"/>
          <w:sz w:val="28"/>
          <w:szCs w:val="28"/>
          <w:highlight w:val="none"/>
          <w:lang w:eastAsia="zh-CN"/>
          <w:rPrChange w:id="113" w:author="随遇而安 [2]" w:date="2023-08-11T16:50:38Z">
            <w:rPr>
              <w:rFonts w:cs="黑体" w:asciiTheme="minorEastAsia" w:hAnsiTheme="minorEastAsia" w:eastAsiaTheme="minorEastAsia"/>
              <w:b/>
              <w:sz w:val="28"/>
              <w:szCs w:val="28"/>
              <w:lang w:eastAsia="zh-CN"/>
            </w:rPr>
          </w:rPrChange>
        </w:rPr>
        <w:t>202</w:t>
      </w:r>
      <w:del w:id="114" w:author="随遇而安 [2]" w:date="2024-11-06T08:51:50Z">
        <w:r>
          <w:rPr>
            <w:rFonts w:hint="default" w:cs="黑体" w:asciiTheme="minorEastAsia" w:hAnsiTheme="minorEastAsia" w:eastAsiaTheme="minorEastAsia"/>
            <w:b/>
            <w:color w:val="auto"/>
            <w:sz w:val="28"/>
            <w:szCs w:val="28"/>
            <w:highlight w:val="none"/>
            <w:lang w:eastAsia="zh-CN"/>
            <w:rPrChange w:id="115" w:author="随遇而安 [2]" w:date="2023-08-11T16:50:38Z">
              <w:rPr>
                <w:rFonts w:hint="eastAsia" w:cs="黑体" w:asciiTheme="minorEastAsia" w:hAnsiTheme="minorEastAsia" w:eastAsiaTheme="minorEastAsia"/>
                <w:b/>
                <w:sz w:val="28"/>
                <w:szCs w:val="28"/>
                <w:lang w:eastAsia="zh-CN"/>
              </w:rPr>
            </w:rPrChange>
          </w:rPr>
          <w:delText>3</w:delText>
        </w:r>
      </w:del>
      <w:ins w:id="117" w:author="随遇而安 [2]" w:date="2024-11-06T08:51:50Z">
        <w:r>
          <w:rPr>
            <w:rFonts w:hint="eastAsia" w:cs="黑体" w:asciiTheme="minorEastAsia" w:hAnsiTheme="minorEastAsia" w:eastAsiaTheme="minorEastAsia"/>
            <w:b/>
            <w:color w:val="auto"/>
            <w:sz w:val="28"/>
            <w:szCs w:val="28"/>
            <w:highlight w:val="none"/>
            <w:lang w:eastAsia="zh-CN"/>
          </w:rPr>
          <w:t>4</w:t>
        </w:r>
      </w:ins>
      <w:r>
        <w:rPr>
          <w:rFonts w:cs="黑体" w:asciiTheme="minorEastAsia" w:hAnsiTheme="minorEastAsia" w:eastAsiaTheme="minorEastAsia"/>
          <w:b/>
          <w:color w:val="auto"/>
          <w:sz w:val="28"/>
          <w:szCs w:val="28"/>
          <w:highlight w:val="none"/>
          <w:lang w:eastAsia="zh-CN"/>
          <w:rPrChange w:id="118" w:author="随遇而安 [2]" w:date="2023-08-11T16:50:38Z">
            <w:rPr>
              <w:rFonts w:cs="黑体" w:asciiTheme="minorEastAsia" w:hAnsiTheme="minorEastAsia" w:eastAsiaTheme="minorEastAsia"/>
              <w:b/>
              <w:sz w:val="28"/>
              <w:szCs w:val="28"/>
              <w:lang w:eastAsia="zh-CN"/>
            </w:rPr>
          </w:rPrChange>
        </w:rPr>
        <w:t>-</w:t>
      </w:r>
      <w:del w:id="119" w:author="随遇而安 [2]" w:date="2024-11-06T08:51:52Z">
        <w:r>
          <w:rPr>
            <w:rFonts w:hint="default" w:cs="黑体" w:asciiTheme="minorEastAsia" w:hAnsiTheme="minorEastAsia" w:eastAsiaTheme="minorEastAsia"/>
            <w:b/>
            <w:color w:val="auto"/>
            <w:sz w:val="28"/>
            <w:szCs w:val="28"/>
            <w:highlight w:val="none"/>
            <w:lang w:eastAsia="zh-CN"/>
            <w:rPrChange w:id="120" w:author="随遇而安 [2]" w:date="2023-08-11T16:50:38Z">
              <w:rPr>
                <w:rFonts w:hint="eastAsia" w:cs="黑体" w:asciiTheme="minorEastAsia" w:hAnsiTheme="minorEastAsia" w:eastAsiaTheme="minorEastAsia"/>
                <w:b/>
                <w:sz w:val="28"/>
                <w:szCs w:val="28"/>
                <w:lang w:eastAsia="zh-CN"/>
              </w:rPr>
            </w:rPrChange>
          </w:rPr>
          <w:delText>4</w:delText>
        </w:r>
      </w:del>
      <w:ins w:id="122" w:author="随遇而安 [2]" w:date="2024-11-06T08:51:52Z">
        <w:r>
          <w:rPr>
            <w:rFonts w:hint="eastAsia" w:cs="黑体" w:asciiTheme="minorEastAsia" w:hAnsiTheme="minorEastAsia" w:eastAsiaTheme="minorEastAsia"/>
            <w:b/>
            <w:color w:val="auto"/>
            <w:sz w:val="28"/>
            <w:szCs w:val="28"/>
            <w:highlight w:val="none"/>
            <w:lang w:eastAsia="zh-CN"/>
          </w:rPr>
          <w:t>1</w:t>
        </w:r>
      </w:ins>
      <w:ins w:id="123" w:author="随遇而安 [2]" w:date="2024-11-06T08:51:52Z">
        <w:r>
          <w:rPr>
            <w:rFonts w:hint="eastAsia" w:cs="黑体" w:asciiTheme="minorEastAsia" w:hAnsiTheme="minorEastAsia" w:eastAsiaTheme="minorEastAsia"/>
            <w:b/>
            <w:color w:val="auto"/>
            <w:sz w:val="28"/>
            <w:szCs w:val="28"/>
            <w:highlight w:val="none"/>
            <w:lang w:val="en-US" w:eastAsia="zh-CN"/>
          </w:rPr>
          <w:t>1</w:t>
        </w:r>
      </w:ins>
      <w:r>
        <w:rPr>
          <w:rFonts w:cs="黑体" w:asciiTheme="minorEastAsia" w:hAnsiTheme="minorEastAsia" w:eastAsiaTheme="minorEastAsia"/>
          <w:b/>
          <w:color w:val="auto"/>
          <w:spacing w:val="-3"/>
          <w:sz w:val="28"/>
          <w:szCs w:val="28"/>
          <w:highlight w:val="none"/>
          <w:lang w:eastAsia="zh-CN"/>
          <w:rPrChange w:id="124" w:author="随遇而安 [2]" w:date="2023-08-11T16:50:38Z">
            <w:rPr>
              <w:rFonts w:cs="黑体" w:asciiTheme="minorEastAsia" w:hAnsiTheme="minorEastAsia" w:eastAsiaTheme="minorEastAsia"/>
              <w:b/>
              <w:spacing w:val="-3"/>
              <w:sz w:val="28"/>
              <w:szCs w:val="28"/>
              <w:lang w:eastAsia="zh-CN"/>
            </w:rPr>
          </w:rPrChange>
        </w:rPr>
        <w:t>实施</w:t>
      </w:r>
    </w:p>
    <w:p w14:paraId="667285BF">
      <w:pPr>
        <w:spacing w:line="40" w:lineRule="exact"/>
        <w:ind w:left="118"/>
        <w:rPr>
          <w:rFonts w:cs="黑体" w:asciiTheme="minorEastAsia" w:hAnsiTheme="minorEastAsia" w:eastAsiaTheme="minorEastAsia"/>
          <w:color w:val="auto"/>
          <w:sz w:val="4"/>
          <w:szCs w:val="4"/>
          <w:highlight w:val="none"/>
          <w:rPrChange w:id="125" w:author="随遇而安 [2]" w:date="2023-08-11T16:50:38Z">
            <w:rPr>
              <w:rFonts w:cs="黑体" w:asciiTheme="minorEastAsia" w:hAnsiTheme="minorEastAsia" w:eastAsiaTheme="minorEastAsia"/>
              <w:sz w:val="4"/>
              <w:szCs w:val="4"/>
            </w:rPr>
          </w:rPrChange>
        </w:rPr>
      </w:pPr>
      <w:r>
        <w:rPr>
          <w:rFonts w:cs="黑体" w:asciiTheme="minorEastAsia" w:hAnsiTheme="minorEastAsia" w:eastAsiaTheme="minorEastAsia"/>
          <w:color w:val="auto"/>
          <w:sz w:val="4"/>
          <w:szCs w:val="4"/>
          <w:highlight w:val="none"/>
          <w:lang w:eastAsia="zh-CN"/>
          <w:rPrChange w:id="127" w:author="随遇而安 [2]" w:date="2023-08-11T16:50:38Z">
            <w:rPr>
              <w:rFonts w:cs="黑体" w:asciiTheme="minorEastAsia" w:hAnsiTheme="minorEastAsia" w:eastAsiaTheme="minorEastAsia"/>
              <w:sz w:val="4"/>
              <w:szCs w:val="4"/>
              <w:lang w:eastAsia="zh-CN"/>
            </w:rPr>
          </w:rPrChange>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72CBC0AD">
      <w:pPr>
        <w:spacing w:before="8"/>
        <w:rPr>
          <w:rFonts w:cs="黑体" w:asciiTheme="minorEastAsia" w:hAnsiTheme="minorEastAsia" w:eastAsiaTheme="minorEastAsia"/>
          <w:color w:val="auto"/>
          <w:sz w:val="24"/>
          <w:szCs w:val="24"/>
          <w:highlight w:val="none"/>
          <w:rPrChange w:id="128" w:author="随遇而安 [2]" w:date="2023-08-11T16:50:38Z">
            <w:rPr>
              <w:rFonts w:cs="黑体" w:asciiTheme="minorEastAsia" w:hAnsiTheme="minorEastAsia" w:eastAsiaTheme="minorEastAsia"/>
              <w:sz w:val="24"/>
              <w:szCs w:val="24"/>
            </w:rPr>
          </w:rPrChange>
        </w:rPr>
      </w:pPr>
    </w:p>
    <w:p w14:paraId="14CD94F5">
      <w:pPr>
        <w:jc w:val="center"/>
        <w:rPr>
          <w:rFonts w:cs="黑体" w:asciiTheme="minorEastAsia" w:hAnsiTheme="minorEastAsia" w:eastAsiaTheme="minorEastAsia"/>
          <w:color w:val="auto"/>
          <w:sz w:val="32"/>
          <w:szCs w:val="32"/>
          <w:highlight w:val="none"/>
          <w:lang w:eastAsia="zh-CN"/>
          <w:rPrChange w:id="129" w:author="随遇而安 [2]" w:date="2023-08-11T16:50:38Z">
            <w:rPr>
              <w:rFonts w:cs="黑体" w:asciiTheme="minorEastAsia" w:hAnsiTheme="minorEastAsia" w:eastAsiaTheme="minorEastAsia"/>
              <w:sz w:val="32"/>
              <w:szCs w:val="32"/>
              <w:lang w:eastAsia="zh-CN"/>
            </w:rPr>
          </w:rPrChange>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
      <w:r>
        <w:rPr>
          <w:rFonts w:hint="eastAsia" w:cs="黑体" w:asciiTheme="minorEastAsia" w:hAnsiTheme="minorEastAsia" w:eastAsiaTheme="minorEastAsia"/>
          <w:b/>
          <w:color w:val="auto"/>
          <w:w w:val="95"/>
          <w:sz w:val="32"/>
          <w:szCs w:val="32"/>
          <w:highlight w:val="none"/>
          <w:lang w:eastAsia="zh-CN"/>
          <w:rPrChange w:id="130" w:author="随遇而安 [2]" w:date="2023-08-11T16:50:38Z">
            <w:rPr>
              <w:rFonts w:hint="eastAsia" w:cs="黑体" w:asciiTheme="minorEastAsia" w:hAnsiTheme="minorEastAsia" w:eastAsiaTheme="minorEastAsia"/>
              <w:b/>
              <w:w w:val="95"/>
              <w:sz w:val="32"/>
              <w:szCs w:val="32"/>
              <w:lang w:eastAsia="zh-CN"/>
            </w:rPr>
          </w:rPrChange>
        </w:rPr>
        <w:t>宁津北控城市环境服务有限公司</w:t>
      </w:r>
    </w:p>
    <w:p w14:paraId="5903F4F4">
      <w:pPr>
        <w:rPr>
          <w:color w:val="auto"/>
          <w:highlight w:val="none"/>
          <w:lang w:eastAsia="zh-CN"/>
          <w:rPrChange w:id="131" w:author="随遇而安 [2]" w:date="2023-08-11T16:50:38Z">
            <w:rPr>
              <w:lang w:eastAsia="zh-CN"/>
            </w:rPr>
          </w:rPrChange>
        </w:rPr>
      </w:pPr>
    </w:p>
    <w:p w14:paraId="7223AB3D">
      <w:pPr>
        <w:spacing w:line="387" w:lineRule="exact"/>
        <w:jc w:val="center"/>
        <w:rPr>
          <w:rFonts w:cs="黑体" w:asciiTheme="minorEastAsia" w:hAnsiTheme="minorEastAsia" w:eastAsiaTheme="minorEastAsia"/>
          <w:color w:val="auto"/>
          <w:sz w:val="30"/>
          <w:szCs w:val="30"/>
          <w:highlight w:val="none"/>
          <w:lang w:eastAsia="zh-CN"/>
          <w:rPrChange w:id="132" w:author="随遇而安 [2]" w:date="2023-08-11T16:50:38Z">
            <w:rPr>
              <w:rFonts w:cs="黑体" w:asciiTheme="minorEastAsia" w:hAnsiTheme="minorEastAsia" w:eastAsiaTheme="minorEastAsia"/>
              <w:sz w:val="30"/>
              <w:szCs w:val="30"/>
              <w:lang w:eastAsia="zh-CN"/>
            </w:rPr>
          </w:rPrChange>
        </w:rPr>
      </w:pPr>
      <w:r>
        <w:rPr>
          <w:rFonts w:cs="黑体" w:asciiTheme="minorEastAsia" w:hAnsiTheme="minorEastAsia" w:eastAsiaTheme="minorEastAsia"/>
          <w:color w:val="auto"/>
          <w:sz w:val="30"/>
          <w:szCs w:val="30"/>
          <w:highlight w:val="none"/>
          <w:lang w:eastAsia="zh-CN"/>
          <w:rPrChange w:id="133" w:author="随遇而安 [2]" w:date="2023-08-11T16:50:38Z">
            <w:rPr>
              <w:rFonts w:cs="黑体" w:asciiTheme="minorEastAsia" w:hAnsiTheme="minorEastAsia" w:eastAsiaTheme="minorEastAsia"/>
              <w:sz w:val="30"/>
              <w:szCs w:val="30"/>
              <w:lang w:eastAsia="zh-CN"/>
            </w:rPr>
          </w:rPrChange>
        </w:rPr>
        <w:t>制度控制表</w:t>
      </w:r>
    </w:p>
    <w:p w14:paraId="301FB00E">
      <w:pPr>
        <w:rPr>
          <w:color w:val="auto"/>
          <w:highlight w:val="none"/>
          <w:rPrChange w:id="134" w:author="随遇而安 [2]" w:date="2023-08-11T16:50:38Z">
            <w:rPr/>
          </w:rPrChange>
        </w:rPr>
      </w:pPr>
    </w:p>
    <w:tbl>
      <w:tblPr>
        <w:tblStyle w:val="6"/>
        <w:tblW w:w="5000" w:type="pct"/>
        <w:tblInd w:w="0" w:type="dxa"/>
        <w:tblLayout w:type="autofit"/>
        <w:tblCellMar>
          <w:top w:w="0" w:type="dxa"/>
          <w:left w:w="108" w:type="dxa"/>
          <w:bottom w:w="0" w:type="dxa"/>
          <w:right w:w="108" w:type="dxa"/>
        </w:tblCellMar>
      </w:tblPr>
      <w:tblGrid>
        <w:gridCol w:w="1026"/>
        <w:gridCol w:w="834"/>
        <w:gridCol w:w="1264"/>
        <w:gridCol w:w="1235"/>
        <w:gridCol w:w="621"/>
        <w:gridCol w:w="933"/>
        <w:gridCol w:w="853"/>
        <w:gridCol w:w="991"/>
        <w:gridCol w:w="769"/>
      </w:tblGrid>
      <w:tr w14:paraId="56DB0F31">
        <w:tblPrEx>
          <w:tblCellMar>
            <w:top w:w="0" w:type="dxa"/>
            <w:left w:w="108" w:type="dxa"/>
            <w:bottom w:w="0" w:type="dxa"/>
            <w:right w:w="108" w:type="dxa"/>
          </w:tblCellMar>
        </w:tblPrEx>
        <w:trPr>
          <w:trHeight w:val="780" w:hRule="atLeast"/>
        </w:trPr>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14:paraId="4CCAC9FB">
            <w:pPr>
              <w:widowControl/>
              <w:jc w:val="center"/>
              <w:rPr>
                <w:rFonts w:ascii="宋体" w:hAnsi="宋体" w:eastAsia="宋体" w:cs="宋体"/>
                <w:color w:val="auto"/>
                <w:sz w:val="20"/>
                <w:szCs w:val="20"/>
                <w:highlight w:val="none"/>
                <w:lang w:eastAsia="zh-CN"/>
                <w:rPrChange w:id="135"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36" w:author="随遇而安 [2]" w:date="2023-08-11T16:50:38Z">
                  <w:rPr>
                    <w:rFonts w:hint="eastAsia" w:ascii="宋体" w:hAnsi="宋体" w:eastAsia="宋体" w:cs="宋体"/>
                    <w:sz w:val="20"/>
                    <w:szCs w:val="20"/>
                    <w:lang w:eastAsia="zh-CN"/>
                  </w:rPr>
                </w:rPrChange>
              </w:rPr>
              <w:t>制度名称</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4203FC03">
            <w:pPr>
              <w:widowControl/>
              <w:rPr>
                <w:rFonts w:ascii="宋体" w:hAnsi="宋体" w:eastAsia="宋体" w:cs="宋体"/>
                <w:b/>
                <w:bCs/>
                <w:color w:val="auto"/>
                <w:sz w:val="20"/>
                <w:szCs w:val="20"/>
                <w:highlight w:val="none"/>
                <w:lang w:eastAsia="zh-CN"/>
                <w:rPrChange w:id="137" w:author="随遇而安 [2]" w:date="2023-08-11T16:50:38Z">
                  <w:rPr>
                    <w:rFonts w:ascii="宋体" w:hAnsi="宋体" w:eastAsia="宋体" w:cs="宋体"/>
                    <w:b/>
                    <w:bCs/>
                    <w:sz w:val="20"/>
                    <w:szCs w:val="20"/>
                    <w:lang w:eastAsia="zh-CN"/>
                  </w:rPr>
                </w:rPrChange>
              </w:rPr>
            </w:pPr>
            <w:r>
              <w:rPr>
                <w:rFonts w:hint="eastAsia" w:ascii="宋体" w:hAnsi="宋体" w:eastAsia="宋体" w:cs="宋体"/>
                <w:b/>
                <w:bCs/>
                <w:color w:val="auto"/>
                <w:sz w:val="20"/>
                <w:szCs w:val="20"/>
                <w:highlight w:val="none"/>
                <w:lang w:eastAsia="zh-CN"/>
                <w:rPrChange w:id="138" w:author="随遇而安 [2]" w:date="2023-08-11T16:50:38Z">
                  <w:rPr>
                    <w:rFonts w:hint="eastAsia" w:ascii="宋体" w:hAnsi="宋体" w:eastAsia="宋体" w:cs="宋体"/>
                    <w:b/>
                    <w:bCs/>
                    <w:sz w:val="20"/>
                    <w:szCs w:val="20"/>
                    <w:lang w:eastAsia="zh-CN"/>
                  </w:rPr>
                </w:rPrChange>
              </w:rPr>
              <w:t>宁津北控城市环境服务有限公司HSE 检查及隐患排查治理制度</w:t>
            </w:r>
          </w:p>
        </w:tc>
      </w:tr>
      <w:tr w14:paraId="06E47BA2">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389FFD56">
            <w:pPr>
              <w:widowControl/>
              <w:jc w:val="center"/>
              <w:rPr>
                <w:rFonts w:ascii="宋体" w:hAnsi="宋体" w:eastAsia="宋体" w:cs="宋体"/>
                <w:color w:val="auto"/>
                <w:sz w:val="20"/>
                <w:szCs w:val="20"/>
                <w:highlight w:val="none"/>
                <w:lang w:eastAsia="zh-CN"/>
                <w:rPrChange w:id="139"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40" w:author="随遇而安 [2]" w:date="2023-08-11T16:50:38Z">
                  <w:rPr>
                    <w:rFonts w:hint="eastAsia" w:ascii="宋体" w:hAnsi="宋体" w:eastAsia="宋体" w:cs="宋体"/>
                    <w:sz w:val="20"/>
                    <w:szCs w:val="20"/>
                    <w:lang w:eastAsia="zh-CN"/>
                  </w:rPr>
                </w:rPrChange>
              </w:rPr>
              <w:t>制度编号</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58A4D20C">
            <w:pPr>
              <w:widowControl/>
              <w:rPr>
                <w:rFonts w:ascii="宋体" w:hAnsi="宋体" w:eastAsia="宋体" w:cs="宋体"/>
                <w:color w:val="auto"/>
                <w:sz w:val="20"/>
                <w:szCs w:val="20"/>
                <w:highlight w:val="none"/>
                <w:lang w:eastAsia="zh-CN"/>
                <w:rPrChange w:id="141" w:author="随遇而安 [2]" w:date="2023-08-11T16:50:38Z">
                  <w:rPr>
                    <w:rFonts w:ascii="宋体" w:hAnsi="宋体" w:eastAsia="宋体" w:cs="宋体"/>
                    <w:sz w:val="20"/>
                    <w:szCs w:val="20"/>
                    <w:lang w:eastAsia="zh-CN"/>
                  </w:rPr>
                </w:rPrChange>
              </w:rPr>
            </w:pPr>
            <w:ins w:id="142" w:author="随遇而安 [2]" w:date="2023-08-11T14:51:29Z">
              <w:r>
                <w:rPr>
                  <w:rFonts w:hint="eastAsia" w:cs="黑体" w:asciiTheme="minorEastAsia" w:hAnsiTheme="minorEastAsia" w:eastAsiaTheme="minorEastAsia"/>
                  <w:b/>
                  <w:color w:val="auto"/>
                  <w:highlight w:val="none"/>
                  <w:lang w:eastAsia="zh-CN"/>
                  <w:rPrChange w:id="143" w:author="随遇而安 [2]" w:date="2023-08-11T16:50:38Z">
                    <w:rPr>
                      <w:rFonts w:hint="eastAsia" w:cs="黑体" w:asciiTheme="minorEastAsia" w:hAnsiTheme="minorEastAsia" w:eastAsiaTheme="minorEastAsia"/>
                      <w:b/>
                      <w:color w:val="auto"/>
                      <w:lang w:eastAsia="zh-CN"/>
                    </w:rPr>
                  </w:rPrChange>
                </w:rPr>
                <w:t>AH.0</w:t>
              </w:r>
            </w:ins>
            <w:ins w:id="144" w:author="随遇而安 [2]" w:date="2023-08-11T14:51:29Z">
              <w:r>
                <w:rPr>
                  <w:rFonts w:hint="eastAsia" w:cs="黑体" w:asciiTheme="minorEastAsia" w:hAnsiTheme="minorEastAsia" w:eastAsiaTheme="minorEastAsia"/>
                  <w:b/>
                  <w:color w:val="auto"/>
                  <w:highlight w:val="none"/>
                  <w:lang w:val="en-US" w:eastAsia="zh-CN"/>
                  <w:rPrChange w:id="145" w:author="随遇而安 [2]" w:date="2023-08-11T16:50:38Z">
                    <w:rPr>
                      <w:rFonts w:hint="eastAsia" w:cs="黑体" w:asciiTheme="minorEastAsia" w:hAnsiTheme="minorEastAsia" w:eastAsiaTheme="minorEastAsia"/>
                      <w:b/>
                      <w:color w:val="auto"/>
                      <w:lang w:val="en-US" w:eastAsia="zh-CN"/>
                    </w:rPr>
                  </w:rPrChange>
                </w:rPr>
                <w:t>3</w:t>
              </w:r>
            </w:ins>
            <w:ins w:id="146" w:author="随遇而安 [2]" w:date="2023-08-11T14:51:29Z">
              <w:r>
                <w:rPr>
                  <w:rFonts w:hint="eastAsia" w:cs="黑体" w:asciiTheme="minorEastAsia" w:hAnsiTheme="minorEastAsia" w:eastAsiaTheme="minorEastAsia"/>
                  <w:b/>
                  <w:color w:val="auto"/>
                  <w:highlight w:val="none"/>
                  <w:lang w:eastAsia="zh-CN"/>
                  <w:rPrChange w:id="147" w:author="随遇而安 [2]" w:date="2023-08-11T16:50:38Z">
                    <w:rPr>
                      <w:rFonts w:hint="eastAsia" w:cs="黑体" w:asciiTheme="minorEastAsia" w:hAnsiTheme="minorEastAsia" w:eastAsiaTheme="minorEastAsia"/>
                      <w:b/>
                      <w:color w:val="auto"/>
                      <w:lang w:eastAsia="zh-CN"/>
                    </w:rPr>
                  </w:rPrChange>
                </w:rPr>
                <w:t>.202</w:t>
              </w:r>
            </w:ins>
            <w:ins w:id="148" w:author="随遇而安 [2]" w:date="2024-11-06T08:29:28Z">
              <w:r>
                <w:rPr>
                  <w:rFonts w:hint="eastAsia" w:cs="黑体" w:asciiTheme="minorEastAsia" w:hAnsiTheme="minorEastAsia" w:eastAsiaTheme="minorEastAsia"/>
                  <w:b/>
                  <w:color w:val="auto"/>
                  <w:highlight w:val="none"/>
                  <w:lang w:eastAsia="zh-CN"/>
                </w:rPr>
                <w:t>4</w:t>
              </w:r>
            </w:ins>
            <w:ins w:id="149" w:author="随遇而安 [2]" w:date="2023-08-11T14:51:29Z">
              <w:r>
                <w:rPr>
                  <w:rFonts w:hint="eastAsia" w:cs="黑体" w:asciiTheme="minorEastAsia" w:hAnsiTheme="minorEastAsia" w:eastAsiaTheme="minorEastAsia"/>
                  <w:b/>
                  <w:color w:val="auto"/>
                  <w:highlight w:val="none"/>
                  <w:lang w:eastAsia="zh-CN"/>
                  <w:rPrChange w:id="150" w:author="随遇而安 [2]" w:date="2023-08-11T16:50:38Z">
                    <w:rPr>
                      <w:rFonts w:hint="eastAsia" w:cs="黑体" w:asciiTheme="minorEastAsia" w:hAnsiTheme="minorEastAsia" w:eastAsiaTheme="minorEastAsia"/>
                      <w:b/>
                      <w:color w:val="auto"/>
                      <w:lang w:eastAsia="zh-CN"/>
                    </w:rPr>
                  </w:rPrChange>
                </w:rPr>
                <w:t>.</w:t>
              </w:r>
            </w:ins>
            <w:ins w:id="151" w:author="随遇而安 [2]" w:date="2024-11-06T08:29:29Z">
              <w:r>
                <w:rPr>
                  <w:rFonts w:hint="eastAsia" w:cs="黑体" w:asciiTheme="minorEastAsia" w:hAnsiTheme="minorEastAsia" w:eastAsiaTheme="minorEastAsia"/>
                  <w:b/>
                  <w:color w:val="auto"/>
                  <w:highlight w:val="none"/>
                  <w:lang w:eastAsia="zh-CN"/>
                </w:rPr>
                <w:t>1</w:t>
              </w:r>
            </w:ins>
          </w:p>
        </w:tc>
      </w:tr>
      <w:tr w14:paraId="46926BE8">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239722C0">
            <w:pPr>
              <w:widowControl/>
              <w:jc w:val="center"/>
              <w:rPr>
                <w:rFonts w:ascii="宋体" w:hAnsi="宋体" w:eastAsia="宋体" w:cs="宋体"/>
                <w:color w:val="auto"/>
                <w:sz w:val="20"/>
                <w:szCs w:val="20"/>
                <w:highlight w:val="none"/>
                <w:lang w:eastAsia="zh-CN"/>
                <w:rPrChange w:id="152"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53" w:author="随遇而安 [2]" w:date="2023-08-11T16:50:38Z">
                  <w:rPr>
                    <w:rFonts w:hint="eastAsia" w:ascii="宋体" w:hAnsi="宋体" w:eastAsia="宋体" w:cs="宋体"/>
                    <w:sz w:val="20"/>
                    <w:szCs w:val="20"/>
                    <w:lang w:eastAsia="zh-CN"/>
                  </w:rPr>
                </w:rPrChange>
              </w:rPr>
              <w:t>版本</w:t>
            </w:r>
          </w:p>
        </w:tc>
        <w:tc>
          <w:tcPr>
            <w:tcW w:w="489" w:type="pct"/>
            <w:tcBorders>
              <w:top w:val="nil"/>
              <w:left w:val="nil"/>
              <w:bottom w:val="single" w:color="auto" w:sz="4" w:space="0"/>
              <w:right w:val="single" w:color="auto" w:sz="4" w:space="0"/>
            </w:tcBorders>
            <w:shd w:val="clear" w:color="auto" w:fill="auto"/>
            <w:vAlign w:val="center"/>
          </w:tcPr>
          <w:p w14:paraId="0DE890ED">
            <w:pPr>
              <w:widowControl/>
              <w:jc w:val="center"/>
              <w:rPr>
                <w:rFonts w:ascii="宋体" w:hAnsi="宋体" w:eastAsia="宋体" w:cs="宋体"/>
                <w:color w:val="auto"/>
                <w:sz w:val="20"/>
                <w:szCs w:val="20"/>
                <w:highlight w:val="none"/>
                <w:lang w:eastAsia="zh-CN"/>
                <w:rPrChange w:id="154"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55" w:author="随遇而安 [2]" w:date="2023-08-11T16:50:38Z">
                  <w:rPr>
                    <w:rFonts w:hint="eastAsia" w:ascii="宋体" w:hAnsi="宋体" w:eastAsia="宋体" w:cs="宋体"/>
                    <w:sz w:val="20"/>
                    <w:szCs w:val="20"/>
                    <w:lang w:eastAsia="zh-CN"/>
                  </w:rPr>
                </w:rPrChange>
              </w:rPr>
              <w:t>状态</w:t>
            </w:r>
          </w:p>
        </w:tc>
        <w:tc>
          <w:tcPr>
            <w:tcW w:w="741" w:type="pct"/>
            <w:tcBorders>
              <w:top w:val="nil"/>
              <w:left w:val="nil"/>
              <w:bottom w:val="single" w:color="auto" w:sz="4" w:space="0"/>
              <w:right w:val="single" w:color="auto" w:sz="4" w:space="0"/>
            </w:tcBorders>
            <w:shd w:val="clear" w:color="auto" w:fill="auto"/>
            <w:vAlign w:val="center"/>
          </w:tcPr>
          <w:p w14:paraId="286CE491">
            <w:pPr>
              <w:widowControl/>
              <w:jc w:val="center"/>
              <w:rPr>
                <w:rFonts w:ascii="宋体" w:hAnsi="宋体" w:eastAsia="宋体" w:cs="宋体"/>
                <w:color w:val="auto"/>
                <w:sz w:val="20"/>
                <w:szCs w:val="20"/>
                <w:highlight w:val="none"/>
                <w:lang w:eastAsia="zh-CN"/>
                <w:rPrChange w:id="156"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57" w:author="随遇而安 [2]" w:date="2023-08-11T16:50:38Z">
                  <w:rPr>
                    <w:rFonts w:hint="eastAsia" w:ascii="宋体" w:hAnsi="宋体" w:eastAsia="宋体" w:cs="宋体"/>
                    <w:sz w:val="20"/>
                    <w:szCs w:val="20"/>
                    <w:lang w:eastAsia="zh-CN"/>
                  </w:rPr>
                </w:rPrChange>
              </w:rPr>
              <w:t>实施日期</w:t>
            </w:r>
          </w:p>
        </w:tc>
        <w:tc>
          <w:tcPr>
            <w:tcW w:w="724" w:type="pct"/>
            <w:tcBorders>
              <w:top w:val="nil"/>
              <w:left w:val="nil"/>
              <w:bottom w:val="single" w:color="auto" w:sz="4" w:space="0"/>
              <w:right w:val="single" w:color="auto" w:sz="4" w:space="0"/>
            </w:tcBorders>
            <w:shd w:val="clear" w:color="auto" w:fill="auto"/>
            <w:vAlign w:val="center"/>
          </w:tcPr>
          <w:p w14:paraId="4ACEE3F1">
            <w:pPr>
              <w:widowControl/>
              <w:jc w:val="center"/>
              <w:rPr>
                <w:rFonts w:ascii="宋体" w:hAnsi="宋体" w:eastAsia="宋体" w:cs="宋体"/>
                <w:color w:val="auto"/>
                <w:sz w:val="20"/>
                <w:szCs w:val="20"/>
                <w:highlight w:val="none"/>
                <w:lang w:eastAsia="zh-CN"/>
                <w:rPrChange w:id="158"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59" w:author="随遇而安 [2]" w:date="2023-08-11T16:50:38Z">
                  <w:rPr>
                    <w:rFonts w:hint="eastAsia" w:ascii="宋体" w:hAnsi="宋体" w:eastAsia="宋体" w:cs="宋体"/>
                    <w:sz w:val="20"/>
                    <w:szCs w:val="20"/>
                    <w:lang w:eastAsia="zh-CN"/>
                  </w:rPr>
                </w:rPrChange>
              </w:rPr>
              <w:t>起草部门</w:t>
            </w:r>
          </w:p>
        </w:tc>
        <w:tc>
          <w:tcPr>
            <w:tcW w:w="364" w:type="pct"/>
            <w:tcBorders>
              <w:top w:val="nil"/>
              <w:left w:val="nil"/>
              <w:bottom w:val="single" w:color="auto" w:sz="4" w:space="0"/>
              <w:right w:val="single" w:color="auto" w:sz="4" w:space="0"/>
            </w:tcBorders>
            <w:shd w:val="clear" w:color="auto" w:fill="auto"/>
            <w:vAlign w:val="center"/>
          </w:tcPr>
          <w:p w14:paraId="26DC8A1A">
            <w:pPr>
              <w:widowControl/>
              <w:jc w:val="center"/>
              <w:rPr>
                <w:rFonts w:ascii="宋体" w:hAnsi="宋体" w:eastAsia="宋体" w:cs="宋体"/>
                <w:color w:val="auto"/>
                <w:sz w:val="20"/>
                <w:szCs w:val="20"/>
                <w:highlight w:val="none"/>
                <w:lang w:eastAsia="zh-CN"/>
                <w:rPrChange w:id="160"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61" w:author="随遇而安 [2]" w:date="2023-08-11T16:50:38Z">
                  <w:rPr>
                    <w:rFonts w:hint="eastAsia" w:ascii="宋体" w:hAnsi="宋体" w:eastAsia="宋体" w:cs="宋体"/>
                    <w:sz w:val="20"/>
                    <w:szCs w:val="20"/>
                    <w:lang w:eastAsia="zh-CN"/>
                  </w:rPr>
                </w:rPrChange>
              </w:rPr>
              <w:t>会签</w:t>
            </w:r>
          </w:p>
          <w:p w14:paraId="6FFB1DC8">
            <w:pPr>
              <w:widowControl/>
              <w:jc w:val="center"/>
              <w:rPr>
                <w:rFonts w:ascii="宋体" w:hAnsi="宋体" w:eastAsia="宋体" w:cs="宋体"/>
                <w:color w:val="auto"/>
                <w:sz w:val="20"/>
                <w:szCs w:val="20"/>
                <w:highlight w:val="none"/>
                <w:lang w:eastAsia="zh-CN"/>
                <w:rPrChange w:id="162"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63" w:author="随遇而安 [2]" w:date="2023-08-11T16:50:38Z">
                  <w:rPr>
                    <w:rFonts w:hint="eastAsia" w:ascii="宋体" w:hAnsi="宋体" w:eastAsia="宋体" w:cs="宋体"/>
                    <w:sz w:val="20"/>
                    <w:szCs w:val="20"/>
                    <w:lang w:eastAsia="zh-CN"/>
                  </w:rPr>
                </w:rPrChange>
              </w:rPr>
              <w:t>部门</w:t>
            </w:r>
          </w:p>
        </w:tc>
        <w:tc>
          <w:tcPr>
            <w:tcW w:w="547" w:type="pct"/>
            <w:tcBorders>
              <w:top w:val="nil"/>
              <w:left w:val="nil"/>
              <w:bottom w:val="single" w:color="auto" w:sz="4" w:space="0"/>
              <w:right w:val="single" w:color="auto" w:sz="4" w:space="0"/>
            </w:tcBorders>
            <w:shd w:val="clear" w:color="auto" w:fill="auto"/>
            <w:vAlign w:val="center"/>
          </w:tcPr>
          <w:p w14:paraId="21EB552E">
            <w:pPr>
              <w:widowControl/>
              <w:jc w:val="center"/>
              <w:rPr>
                <w:rFonts w:ascii="宋体" w:hAnsi="宋体" w:eastAsia="宋体" w:cs="宋体"/>
                <w:color w:val="auto"/>
                <w:sz w:val="20"/>
                <w:szCs w:val="20"/>
                <w:highlight w:val="none"/>
                <w:lang w:eastAsia="zh-CN"/>
                <w:rPrChange w:id="164"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65" w:author="随遇而安 [2]" w:date="2023-08-11T16:50:38Z">
                  <w:rPr>
                    <w:rFonts w:hint="eastAsia" w:ascii="宋体" w:hAnsi="宋体" w:eastAsia="宋体" w:cs="宋体"/>
                    <w:sz w:val="20"/>
                    <w:szCs w:val="20"/>
                    <w:lang w:eastAsia="zh-CN"/>
                  </w:rPr>
                </w:rPrChange>
              </w:rPr>
              <w:t>主管领导审核</w:t>
            </w:r>
          </w:p>
        </w:tc>
        <w:tc>
          <w:tcPr>
            <w:tcW w:w="500" w:type="pct"/>
            <w:tcBorders>
              <w:top w:val="nil"/>
              <w:left w:val="nil"/>
              <w:bottom w:val="single" w:color="auto" w:sz="4" w:space="0"/>
              <w:right w:val="single" w:color="auto" w:sz="4" w:space="0"/>
            </w:tcBorders>
            <w:shd w:val="clear" w:color="auto" w:fill="auto"/>
            <w:vAlign w:val="center"/>
          </w:tcPr>
          <w:p w14:paraId="2092C0DC">
            <w:pPr>
              <w:widowControl/>
              <w:jc w:val="center"/>
              <w:rPr>
                <w:rFonts w:ascii="宋体" w:hAnsi="宋体" w:eastAsia="宋体" w:cs="宋体"/>
                <w:color w:val="auto"/>
                <w:sz w:val="20"/>
                <w:szCs w:val="20"/>
                <w:highlight w:val="none"/>
                <w:lang w:eastAsia="zh-CN"/>
                <w:rPrChange w:id="166"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67" w:author="随遇而安 [2]" w:date="2023-08-11T16:50:38Z">
                  <w:rPr>
                    <w:rFonts w:hint="eastAsia" w:ascii="宋体" w:hAnsi="宋体" w:eastAsia="宋体" w:cs="宋体"/>
                    <w:sz w:val="20"/>
                    <w:szCs w:val="20"/>
                    <w:lang w:eastAsia="zh-CN"/>
                  </w:rPr>
                </w:rPrChange>
              </w:rPr>
              <w:t>审核</w:t>
            </w:r>
          </w:p>
          <w:p w14:paraId="7AA800CA">
            <w:pPr>
              <w:widowControl/>
              <w:jc w:val="center"/>
              <w:rPr>
                <w:rFonts w:ascii="宋体" w:hAnsi="宋体" w:eastAsia="宋体" w:cs="宋体"/>
                <w:color w:val="auto"/>
                <w:sz w:val="20"/>
                <w:szCs w:val="20"/>
                <w:highlight w:val="none"/>
                <w:lang w:eastAsia="zh-CN"/>
                <w:rPrChange w:id="168"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69" w:author="随遇而安 [2]" w:date="2023-08-11T16:50:38Z">
                  <w:rPr>
                    <w:rFonts w:hint="eastAsia" w:ascii="宋体" w:hAnsi="宋体" w:eastAsia="宋体" w:cs="宋体"/>
                    <w:sz w:val="20"/>
                    <w:szCs w:val="20"/>
                    <w:lang w:eastAsia="zh-CN"/>
                  </w:rPr>
                </w:rPrChange>
              </w:rPr>
              <w:t>部门</w:t>
            </w:r>
          </w:p>
        </w:tc>
        <w:tc>
          <w:tcPr>
            <w:tcW w:w="581" w:type="pct"/>
            <w:tcBorders>
              <w:top w:val="nil"/>
              <w:left w:val="nil"/>
              <w:bottom w:val="single" w:color="auto" w:sz="4" w:space="0"/>
              <w:right w:val="single" w:color="auto" w:sz="4" w:space="0"/>
            </w:tcBorders>
            <w:shd w:val="clear" w:color="auto" w:fill="auto"/>
            <w:vAlign w:val="center"/>
          </w:tcPr>
          <w:p w14:paraId="4B17769D">
            <w:pPr>
              <w:widowControl/>
              <w:jc w:val="center"/>
              <w:rPr>
                <w:rFonts w:ascii="宋体" w:hAnsi="宋体" w:eastAsia="宋体" w:cs="宋体"/>
                <w:color w:val="auto"/>
                <w:sz w:val="20"/>
                <w:szCs w:val="20"/>
                <w:highlight w:val="none"/>
                <w:lang w:eastAsia="zh-CN"/>
                <w:rPrChange w:id="170"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71" w:author="随遇而安 [2]" w:date="2023-08-11T16:50:38Z">
                  <w:rPr>
                    <w:rFonts w:hint="eastAsia" w:ascii="宋体" w:hAnsi="宋体" w:eastAsia="宋体" w:cs="宋体"/>
                    <w:sz w:val="20"/>
                    <w:szCs w:val="20"/>
                    <w:lang w:eastAsia="zh-CN"/>
                  </w:rPr>
                </w:rPrChange>
              </w:rPr>
              <w:t>签发人</w:t>
            </w:r>
          </w:p>
        </w:tc>
        <w:tc>
          <w:tcPr>
            <w:tcW w:w="447" w:type="pct"/>
            <w:tcBorders>
              <w:top w:val="nil"/>
              <w:left w:val="nil"/>
              <w:bottom w:val="single" w:color="auto" w:sz="4" w:space="0"/>
              <w:right w:val="single" w:color="auto" w:sz="4" w:space="0"/>
            </w:tcBorders>
            <w:shd w:val="clear" w:color="auto" w:fill="auto"/>
            <w:vAlign w:val="center"/>
          </w:tcPr>
          <w:p w14:paraId="20EDF1FB">
            <w:pPr>
              <w:widowControl/>
              <w:jc w:val="center"/>
              <w:rPr>
                <w:rFonts w:ascii="宋体" w:hAnsi="宋体" w:eastAsia="宋体" w:cs="宋体"/>
                <w:color w:val="auto"/>
                <w:sz w:val="20"/>
                <w:szCs w:val="20"/>
                <w:highlight w:val="none"/>
                <w:lang w:eastAsia="zh-CN"/>
                <w:rPrChange w:id="172"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173" w:author="随遇而安 [2]" w:date="2023-08-11T16:50:38Z">
                  <w:rPr>
                    <w:rFonts w:hint="eastAsia" w:ascii="宋体" w:hAnsi="宋体" w:eastAsia="宋体" w:cs="宋体"/>
                    <w:sz w:val="20"/>
                    <w:szCs w:val="20"/>
                    <w:lang w:eastAsia="zh-CN"/>
                  </w:rPr>
                </w:rPrChange>
              </w:rPr>
              <w:t>是否修订</w:t>
            </w:r>
          </w:p>
        </w:tc>
      </w:tr>
      <w:tr w14:paraId="10CD080D">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557CC361">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74" w:author="随遇而安 [2]" w:date="2023-08-11T16:50:38Z">
                  <w:rPr>
                    <w:rFonts w:ascii="宋体" w:hAnsi="宋体" w:eastAsia="宋体" w:cs="宋体"/>
                    <w:sz w:val="20"/>
                    <w:szCs w:val="20"/>
                    <w:lang w:eastAsia="zh-CN"/>
                  </w:rPr>
                </w:rPrChange>
              </w:rPr>
            </w:pPr>
            <w:r>
              <w:rPr>
                <w:rFonts w:hint="default" w:ascii="宋体" w:hAnsi="宋体" w:eastAsia="宋体" w:cs="宋体"/>
                <w:sz w:val="20"/>
                <w:szCs w:val="20"/>
                <w:highlight w:val="none"/>
                <w:lang w:eastAsia="zh-CN"/>
                <w:rPrChange w:id="175" w:author="随遇而安 [2]" w:date="2023-08-11T16:50:38Z">
                  <w:rPr>
                    <w:rFonts w:hint="default" w:ascii="宋体" w:hAnsi="宋体" w:eastAsia="宋体" w:cs="宋体"/>
                    <w:sz w:val="20"/>
                    <w:szCs w:val="20"/>
                    <w:lang w:eastAsia="zh-CN"/>
                  </w:rPr>
                </w:rPrChange>
              </w:rPr>
              <w:t>202</w:t>
            </w:r>
            <w:r>
              <w:rPr>
                <w:rFonts w:hint="eastAsia" w:ascii="宋体" w:hAnsi="宋体" w:eastAsia="宋体" w:cs="宋体"/>
                <w:sz w:val="20"/>
                <w:szCs w:val="20"/>
                <w:highlight w:val="none"/>
                <w:lang w:val="en-US" w:eastAsia="zh-CN"/>
                <w:rPrChange w:id="176" w:author="随遇而安 [2]" w:date="2023-08-11T16:50:38Z">
                  <w:rPr>
                    <w:rFonts w:hint="eastAsia" w:ascii="宋体" w:hAnsi="宋体" w:eastAsia="宋体" w:cs="宋体"/>
                    <w:sz w:val="20"/>
                    <w:szCs w:val="20"/>
                    <w:lang w:val="en-US" w:eastAsia="zh-CN"/>
                  </w:rPr>
                </w:rPrChange>
              </w:rPr>
              <w:t>3</w:t>
            </w:r>
          </w:p>
        </w:tc>
        <w:tc>
          <w:tcPr>
            <w:tcW w:w="489" w:type="pct"/>
            <w:tcBorders>
              <w:top w:val="nil"/>
              <w:left w:val="nil"/>
              <w:bottom w:val="single" w:color="auto" w:sz="4" w:space="0"/>
              <w:right w:val="single" w:color="auto" w:sz="4" w:space="0"/>
            </w:tcBorders>
            <w:shd w:val="clear" w:color="auto" w:fill="auto"/>
            <w:vAlign w:val="center"/>
          </w:tcPr>
          <w:p w14:paraId="4D4B6510">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highlight w:val="none"/>
                <w:lang w:eastAsia="zh-CN"/>
                <w:rPrChange w:id="177" w:author="随遇而安 [2]" w:date="2023-08-11T16:50:38Z">
                  <w:rPr>
                    <w:rFonts w:hint="default" w:ascii="宋体" w:hAnsi="宋体" w:eastAsia="宋体" w:cs="宋体"/>
                    <w:sz w:val="20"/>
                    <w:szCs w:val="20"/>
                    <w:lang w:eastAsia="zh-CN"/>
                  </w:rPr>
                </w:rPrChange>
              </w:rPr>
            </w:pPr>
            <w:r>
              <w:rPr>
                <w:rFonts w:hint="eastAsia" w:ascii="宋体" w:hAnsi="宋体" w:eastAsia="宋体" w:cs="宋体"/>
                <w:sz w:val="20"/>
                <w:szCs w:val="20"/>
                <w:highlight w:val="none"/>
                <w:lang w:eastAsia="zh-CN"/>
                <w:rPrChange w:id="178" w:author="随遇而安 [2]" w:date="2023-08-11T16:50:38Z">
                  <w:rPr>
                    <w:rFonts w:hint="eastAsia" w:ascii="宋体" w:hAnsi="宋体" w:eastAsia="宋体" w:cs="宋体"/>
                    <w:sz w:val="20"/>
                    <w:szCs w:val="20"/>
                    <w:lang w:eastAsia="zh-CN"/>
                  </w:rPr>
                </w:rPrChange>
              </w:rPr>
              <w:t>试用</w:t>
            </w:r>
          </w:p>
          <w:p w14:paraId="32757805">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79"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eastAsia="zh-CN"/>
                <w:rPrChange w:id="180" w:author="随遇而安 [2]" w:date="2023-08-11T16:50:38Z">
                  <w:rPr>
                    <w:rFonts w:hint="eastAsia" w:ascii="宋体" w:hAnsi="宋体" w:eastAsia="宋体" w:cs="宋体"/>
                    <w:sz w:val="20"/>
                    <w:szCs w:val="20"/>
                    <w:lang w:eastAsia="zh-CN"/>
                  </w:rPr>
                </w:rPrChange>
              </w:rPr>
              <w:t>执行</w:t>
            </w:r>
          </w:p>
        </w:tc>
        <w:tc>
          <w:tcPr>
            <w:tcW w:w="741" w:type="pct"/>
            <w:tcBorders>
              <w:top w:val="nil"/>
              <w:left w:val="nil"/>
              <w:bottom w:val="single" w:color="auto" w:sz="4" w:space="0"/>
              <w:right w:val="single" w:color="auto" w:sz="4" w:space="0"/>
            </w:tcBorders>
            <w:shd w:val="clear" w:color="auto" w:fill="auto"/>
            <w:vAlign w:val="center"/>
          </w:tcPr>
          <w:p w14:paraId="62021069">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1"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val="en-US" w:eastAsia="zh-CN"/>
                <w:rPrChange w:id="182" w:author="随遇而安 [2]" w:date="2023-08-11T16:50:38Z">
                  <w:rPr>
                    <w:rFonts w:hint="eastAsia" w:ascii="宋体" w:hAnsi="宋体" w:eastAsia="宋体" w:cs="宋体"/>
                    <w:sz w:val="20"/>
                    <w:szCs w:val="20"/>
                    <w:lang w:val="en-US" w:eastAsia="zh-CN"/>
                  </w:rPr>
                </w:rPrChange>
              </w:rPr>
              <w:t>2023.8.15</w:t>
            </w:r>
          </w:p>
        </w:tc>
        <w:tc>
          <w:tcPr>
            <w:tcW w:w="724" w:type="pct"/>
            <w:tcBorders>
              <w:top w:val="nil"/>
              <w:left w:val="nil"/>
              <w:bottom w:val="single" w:color="auto" w:sz="4" w:space="0"/>
              <w:right w:val="single" w:color="auto" w:sz="4" w:space="0"/>
            </w:tcBorders>
            <w:shd w:val="clear" w:color="auto" w:fill="auto"/>
            <w:vAlign w:val="center"/>
          </w:tcPr>
          <w:p w14:paraId="3B262A83">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3"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eastAsia="zh-CN"/>
                <w:rPrChange w:id="184" w:author="随遇而安 [2]" w:date="2023-08-11T16:50:38Z">
                  <w:rPr>
                    <w:rFonts w:hint="eastAsia" w:ascii="宋体" w:hAnsi="宋体" w:eastAsia="宋体" w:cs="宋体"/>
                    <w:sz w:val="20"/>
                    <w:szCs w:val="20"/>
                    <w:lang w:eastAsia="zh-CN"/>
                  </w:rPr>
                </w:rPrChange>
              </w:rPr>
              <w:t>安环品质部</w:t>
            </w:r>
          </w:p>
        </w:tc>
        <w:tc>
          <w:tcPr>
            <w:tcW w:w="364" w:type="pct"/>
            <w:tcBorders>
              <w:top w:val="nil"/>
              <w:left w:val="nil"/>
              <w:bottom w:val="single" w:color="auto" w:sz="4" w:space="0"/>
              <w:right w:val="single" w:color="auto" w:sz="4" w:space="0"/>
            </w:tcBorders>
            <w:shd w:val="clear" w:color="auto" w:fill="auto"/>
            <w:vAlign w:val="center"/>
          </w:tcPr>
          <w:p w14:paraId="4AFD4D14">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5"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eastAsia="zh-CN"/>
                <w:rPrChange w:id="186" w:author="随遇而安 [2]" w:date="2023-08-11T16:50:38Z">
                  <w:rPr>
                    <w:rFonts w:hint="eastAsia" w:ascii="宋体" w:hAnsi="宋体" w:eastAsia="宋体" w:cs="宋体"/>
                    <w:sz w:val="20"/>
                    <w:szCs w:val="20"/>
                    <w:lang w:eastAsia="zh-CN"/>
                  </w:rPr>
                </w:rPrChange>
              </w:rPr>
              <w:t>是</w:t>
            </w:r>
          </w:p>
        </w:tc>
        <w:tc>
          <w:tcPr>
            <w:tcW w:w="547" w:type="pct"/>
            <w:tcBorders>
              <w:top w:val="nil"/>
              <w:left w:val="nil"/>
              <w:bottom w:val="single" w:color="auto" w:sz="4" w:space="0"/>
              <w:right w:val="single" w:color="auto" w:sz="4" w:space="0"/>
            </w:tcBorders>
            <w:shd w:val="clear" w:color="auto" w:fill="auto"/>
            <w:vAlign w:val="center"/>
          </w:tcPr>
          <w:p w14:paraId="62178422">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7" w:author="随遇而安 [2]" w:date="2023-08-11T16:50:38Z">
                  <w:rPr>
                    <w:rFonts w:ascii="宋体" w:hAnsi="宋体" w:eastAsia="宋体" w:cs="宋体"/>
                    <w:sz w:val="20"/>
                    <w:szCs w:val="20"/>
                    <w:lang w:eastAsia="zh-CN"/>
                  </w:rPr>
                </w:rPrChange>
              </w:rPr>
            </w:pPr>
          </w:p>
        </w:tc>
        <w:tc>
          <w:tcPr>
            <w:tcW w:w="500" w:type="pct"/>
            <w:tcBorders>
              <w:top w:val="nil"/>
              <w:left w:val="nil"/>
              <w:bottom w:val="single" w:color="auto" w:sz="4" w:space="0"/>
              <w:right w:val="single" w:color="auto" w:sz="4" w:space="0"/>
            </w:tcBorders>
            <w:shd w:val="clear" w:color="auto" w:fill="auto"/>
            <w:vAlign w:val="center"/>
          </w:tcPr>
          <w:p w14:paraId="4F6FA534">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8" w:author="随遇而安 [2]" w:date="2023-08-11T16:50:38Z">
                  <w:rPr>
                    <w:rFonts w:ascii="宋体" w:hAnsi="宋体" w:eastAsia="宋体" w:cs="宋体"/>
                    <w:sz w:val="20"/>
                    <w:szCs w:val="20"/>
                    <w:lang w:eastAsia="zh-CN"/>
                  </w:rPr>
                </w:rPrChange>
              </w:rPr>
            </w:pPr>
          </w:p>
        </w:tc>
        <w:tc>
          <w:tcPr>
            <w:tcW w:w="581" w:type="pct"/>
            <w:tcBorders>
              <w:top w:val="nil"/>
              <w:left w:val="nil"/>
              <w:bottom w:val="single" w:color="auto" w:sz="4" w:space="0"/>
              <w:right w:val="single" w:color="auto" w:sz="4" w:space="0"/>
            </w:tcBorders>
            <w:shd w:val="clear" w:color="auto" w:fill="auto"/>
            <w:vAlign w:val="center"/>
          </w:tcPr>
          <w:p w14:paraId="09D80874">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89"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val="en-US" w:eastAsia="zh-CN"/>
                <w:rPrChange w:id="190" w:author="随遇而安 [2]" w:date="2023-08-11T16:50:38Z">
                  <w:rPr>
                    <w:rFonts w:hint="eastAsia" w:ascii="宋体" w:hAnsi="宋体" w:eastAsia="宋体" w:cs="宋体"/>
                    <w:sz w:val="20"/>
                    <w:szCs w:val="20"/>
                    <w:lang w:val="en-US" w:eastAsia="zh-CN"/>
                  </w:rPr>
                </w:rPrChange>
              </w:rPr>
              <w:t>尹善英</w:t>
            </w:r>
          </w:p>
        </w:tc>
        <w:tc>
          <w:tcPr>
            <w:tcW w:w="447" w:type="pct"/>
            <w:tcBorders>
              <w:top w:val="nil"/>
              <w:left w:val="nil"/>
              <w:bottom w:val="single" w:color="auto" w:sz="4" w:space="0"/>
              <w:right w:val="single" w:color="auto" w:sz="4" w:space="0"/>
            </w:tcBorders>
            <w:shd w:val="clear" w:color="auto" w:fill="auto"/>
            <w:vAlign w:val="center"/>
          </w:tcPr>
          <w:p w14:paraId="1526AEDD">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highlight w:val="none"/>
                <w:lang w:eastAsia="zh-CN"/>
                <w:rPrChange w:id="191" w:author="随遇而安 [2]" w:date="2023-08-11T16:50:38Z">
                  <w:rPr>
                    <w:rFonts w:ascii="宋体" w:hAnsi="宋体" w:eastAsia="宋体" w:cs="宋体"/>
                    <w:sz w:val="20"/>
                    <w:szCs w:val="20"/>
                    <w:lang w:eastAsia="zh-CN"/>
                  </w:rPr>
                </w:rPrChange>
              </w:rPr>
            </w:pPr>
            <w:r>
              <w:rPr>
                <w:rFonts w:hint="eastAsia" w:ascii="宋体" w:hAnsi="宋体" w:eastAsia="宋体" w:cs="宋体"/>
                <w:sz w:val="20"/>
                <w:szCs w:val="20"/>
                <w:highlight w:val="none"/>
                <w:lang w:val="en-US" w:eastAsia="zh-CN"/>
                <w:rPrChange w:id="192" w:author="随遇而安 [2]" w:date="2023-08-11T16:50:38Z">
                  <w:rPr>
                    <w:rFonts w:hint="eastAsia" w:ascii="宋体" w:hAnsi="宋体" w:eastAsia="宋体" w:cs="宋体"/>
                    <w:sz w:val="20"/>
                    <w:szCs w:val="20"/>
                    <w:lang w:val="en-US" w:eastAsia="zh-CN"/>
                  </w:rPr>
                </w:rPrChange>
              </w:rPr>
              <w:t>否</w:t>
            </w:r>
          </w:p>
        </w:tc>
      </w:tr>
      <w:tr w14:paraId="274477DC">
        <w:tblPrEx>
          <w:tblCellMar>
            <w:top w:w="0" w:type="dxa"/>
            <w:left w:w="108" w:type="dxa"/>
            <w:bottom w:w="0" w:type="dxa"/>
            <w:right w:w="108" w:type="dxa"/>
          </w:tblCellMar>
        </w:tblPrEx>
        <w:trPr>
          <w:trHeight w:val="780" w:hRule="atLeast"/>
          <w:ins w:id="193" w:author="随遇而安 [2]" w:date="2024-11-06T08:28:41Z"/>
        </w:trPr>
        <w:tc>
          <w:tcPr>
            <w:tcW w:w="602" w:type="pct"/>
            <w:tcBorders>
              <w:top w:val="nil"/>
              <w:left w:val="single" w:color="auto" w:sz="4" w:space="0"/>
              <w:bottom w:val="single" w:color="auto" w:sz="4" w:space="0"/>
              <w:right w:val="single" w:color="auto" w:sz="4" w:space="0"/>
            </w:tcBorders>
            <w:shd w:val="clear" w:color="auto" w:fill="auto"/>
            <w:vAlign w:val="center"/>
          </w:tcPr>
          <w:p w14:paraId="6709CFF8">
            <w:pPr>
              <w:keepNext w:val="0"/>
              <w:keepLines w:val="0"/>
              <w:widowControl/>
              <w:suppressLineNumbers w:val="0"/>
              <w:spacing w:before="0" w:beforeAutospacing="0" w:after="0" w:afterAutospacing="0"/>
              <w:ind w:left="0" w:leftChars="0" w:right="0" w:rightChars="0"/>
              <w:jc w:val="center"/>
              <w:rPr>
                <w:ins w:id="194" w:author="随遇而安 [2]" w:date="2024-11-06T08:28:41Z"/>
                <w:rFonts w:hint="default" w:ascii="宋体" w:hAnsi="宋体" w:eastAsia="宋体" w:cs="宋体"/>
                <w:sz w:val="20"/>
                <w:szCs w:val="20"/>
                <w:highlight w:val="none"/>
                <w:lang w:val="en-US" w:eastAsia="zh-CN"/>
              </w:rPr>
            </w:pPr>
            <w:ins w:id="195" w:author="随遇而安 [2]" w:date="2024-11-06T08:28:43Z">
              <w:r>
                <w:rPr>
                  <w:rFonts w:hint="eastAsia" w:ascii="宋体" w:hAnsi="宋体" w:eastAsia="宋体" w:cs="宋体"/>
                  <w:sz w:val="20"/>
                  <w:szCs w:val="20"/>
                  <w:highlight w:val="none"/>
                  <w:lang w:val="en-US" w:eastAsia="zh-CN"/>
                </w:rPr>
                <w:t>2024</w:t>
              </w:r>
            </w:ins>
          </w:p>
        </w:tc>
        <w:tc>
          <w:tcPr>
            <w:tcW w:w="489" w:type="pct"/>
            <w:tcBorders>
              <w:top w:val="nil"/>
              <w:left w:val="nil"/>
              <w:bottom w:val="single" w:color="auto" w:sz="4" w:space="0"/>
              <w:right w:val="single" w:color="auto" w:sz="4" w:space="0"/>
            </w:tcBorders>
            <w:shd w:val="clear" w:color="auto" w:fill="auto"/>
            <w:vAlign w:val="center"/>
          </w:tcPr>
          <w:p w14:paraId="0DB6556F">
            <w:pPr>
              <w:keepNext w:val="0"/>
              <w:keepLines w:val="0"/>
              <w:widowControl/>
              <w:suppressLineNumbers w:val="0"/>
              <w:spacing w:before="0" w:beforeAutospacing="0" w:after="0" w:afterAutospacing="0"/>
              <w:ind w:left="0" w:leftChars="0" w:right="0" w:rightChars="0"/>
              <w:jc w:val="center"/>
              <w:rPr>
                <w:ins w:id="196" w:author="随遇而安 [2]" w:date="2024-11-06T08:28:41Z"/>
                <w:rFonts w:hint="default" w:ascii="宋体" w:hAnsi="宋体" w:eastAsia="宋体" w:cs="宋体"/>
                <w:sz w:val="20"/>
                <w:szCs w:val="20"/>
                <w:highlight w:val="none"/>
                <w:lang w:val="en-US" w:eastAsia="zh-CN"/>
              </w:rPr>
            </w:pPr>
            <w:ins w:id="197" w:author="随遇而安 [2]" w:date="2024-11-06T08:28:47Z">
              <w:r>
                <w:rPr>
                  <w:rFonts w:hint="eastAsia" w:ascii="宋体" w:hAnsi="宋体" w:eastAsia="宋体" w:cs="宋体"/>
                  <w:sz w:val="20"/>
                  <w:szCs w:val="20"/>
                  <w:highlight w:val="none"/>
                  <w:lang w:val="en-US" w:eastAsia="zh-CN"/>
                </w:rPr>
                <w:t>修订执行</w:t>
              </w:r>
            </w:ins>
          </w:p>
        </w:tc>
        <w:tc>
          <w:tcPr>
            <w:tcW w:w="741" w:type="pct"/>
            <w:tcBorders>
              <w:top w:val="nil"/>
              <w:left w:val="nil"/>
              <w:bottom w:val="single" w:color="auto" w:sz="4" w:space="0"/>
              <w:right w:val="single" w:color="auto" w:sz="4" w:space="0"/>
            </w:tcBorders>
            <w:shd w:val="clear" w:color="auto" w:fill="auto"/>
            <w:vAlign w:val="center"/>
          </w:tcPr>
          <w:p w14:paraId="1C70A0D9">
            <w:pPr>
              <w:keepNext w:val="0"/>
              <w:keepLines w:val="0"/>
              <w:widowControl/>
              <w:suppressLineNumbers w:val="0"/>
              <w:spacing w:before="0" w:beforeAutospacing="0" w:after="0" w:afterAutospacing="0"/>
              <w:ind w:left="0" w:leftChars="0" w:right="0" w:rightChars="0"/>
              <w:jc w:val="center"/>
              <w:rPr>
                <w:ins w:id="198" w:author="随遇而安 [2]" w:date="2024-11-06T08:28:41Z"/>
                <w:rFonts w:hint="default" w:ascii="宋体" w:hAnsi="宋体" w:eastAsia="宋体" w:cs="宋体"/>
                <w:sz w:val="20"/>
                <w:szCs w:val="20"/>
                <w:highlight w:val="none"/>
                <w:lang w:val="en-US" w:eastAsia="zh-CN"/>
              </w:rPr>
            </w:pPr>
            <w:ins w:id="199" w:author="随遇而安 [2]" w:date="2024-11-06T08:28:51Z">
              <w:r>
                <w:rPr>
                  <w:rFonts w:hint="eastAsia" w:ascii="宋体" w:hAnsi="宋体" w:eastAsia="宋体" w:cs="宋体"/>
                  <w:sz w:val="20"/>
                  <w:szCs w:val="20"/>
                  <w:highlight w:val="none"/>
                  <w:lang w:val="en-US" w:eastAsia="zh-CN"/>
                </w:rPr>
                <w:t>202</w:t>
              </w:r>
            </w:ins>
            <w:ins w:id="200" w:author="随遇而安 [2]" w:date="2024-11-06T08:28:52Z">
              <w:r>
                <w:rPr>
                  <w:rFonts w:hint="eastAsia" w:ascii="宋体" w:hAnsi="宋体" w:eastAsia="宋体" w:cs="宋体"/>
                  <w:sz w:val="20"/>
                  <w:szCs w:val="20"/>
                  <w:highlight w:val="none"/>
                  <w:lang w:val="en-US" w:eastAsia="zh-CN"/>
                </w:rPr>
                <w:t>4.11.</w:t>
              </w:r>
            </w:ins>
            <w:ins w:id="201" w:author="随遇而安 [2]" w:date="2024-11-06T08:28:53Z">
              <w:r>
                <w:rPr>
                  <w:rFonts w:hint="eastAsia" w:ascii="宋体" w:hAnsi="宋体" w:eastAsia="宋体" w:cs="宋体"/>
                  <w:sz w:val="20"/>
                  <w:szCs w:val="20"/>
                  <w:highlight w:val="none"/>
                  <w:lang w:val="en-US" w:eastAsia="zh-CN"/>
                </w:rPr>
                <w:t>10</w:t>
              </w:r>
            </w:ins>
          </w:p>
        </w:tc>
        <w:tc>
          <w:tcPr>
            <w:tcW w:w="724" w:type="pct"/>
            <w:tcBorders>
              <w:top w:val="nil"/>
              <w:left w:val="nil"/>
              <w:bottom w:val="single" w:color="auto" w:sz="4" w:space="0"/>
              <w:right w:val="single" w:color="auto" w:sz="4" w:space="0"/>
            </w:tcBorders>
            <w:shd w:val="clear" w:color="auto" w:fill="auto"/>
            <w:vAlign w:val="center"/>
          </w:tcPr>
          <w:p w14:paraId="627DF7AA">
            <w:pPr>
              <w:keepNext w:val="0"/>
              <w:keepLines w:val="0"/>
              <w:widowControl/>
              <w:suppressLineNumbers w:val="0"/>
              <w:spacing w:before="0" w:beforeAutospacing="0" w:after="0" w:afterAutospacing="0"/>
              <w:ind w:left="0" w:leftChars="0" w:right="0" w:rightChars="0"/>
              <w:jc w:val="center"/>
              <w:rPr>
                <w:ins w:id="202" w:author="随遇而安 [2]" w:date="2024-11-06T08:28:41Z"/>
                <w:rFonts w:hint="eastAsia" w:ascii="宋体" w:hAnsi="宋体" w:eastAsia="宋体" w:cs="宋体"/>
                <w:color w:val="auto"/>
                <w:sz w:val="20"/>
                <w:szCs w:val="20"/>
                <w:highlight w:val="none"/>
                <w:lang w:val="en-US" w:eastAsia="zh-CN" w:bidi="ar-SA"/>
              </w:rPr>
            </w:pPr>
            <w:r>
              <w:rPr>
                <w:rFonts w:hint="eastAsia" w:ascii="宋体" w:hAnsi="宋体" w:eastAsia="宋体" w:cs="宋体"/>
                <w:sz w:val="20"/>
                <w:szCs w:val="20"/>
                <w:highlight w:val="none"/>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08BF4C8C">
            <w:pPr>
              <w:keepNext w:val="0"/>
              <w:keepLines w:val="0"/>
              <w:widowControl/>
              <w:suppressLineNumbers w:val="0"/>
              <w:spacing w:before="0" w:beforeAutospacing="0" w:after="0" w:afterAutospacing="0"/>
              <w:ind w:left="0" w:leftChars="0" w:right="0" w:rightChars="0"/>
              <w:jc w:val="center"/>
              <w:rPr>
                <w:ins w:id="203" w:author="随遇而安 [2]" w:date="2024-11-06T08:28:41Z"/>
                <w:rFonts w:hint="eastAsia" w:ascii="宋体" w:hAnsi="宋体" w:eastAsia="宋体" w:cs="宋体"/>
                <w:sz w:val="20"/>
                <w:szCs w:val="20"/>
                <w:highlight w:val="none"/>
                <w:lang w:eastAsia="zh-CN"/>
              </w:rPr>
            </w:pPr>
            <w:ins w:id="204" w:author="随遇而安 [2]" w:date="2024-11-06T08:51:41Z">
              <w:r>
                <w:rPr>
                  <w:rFonts w:hint="eastAsia" w:ascii="宋体" w:hAnsi="宋体" w:eastAsia="宋体" w:cs="宋体"/>
                  <w:sz w:val="20"/>
                  <w:szCs w:val="20"/>
                  <w:highlight w:val="none"/>
                  <w:lang w:eastAsia="zh-CN"/>
                </w:rPr>
                <w:t>是</w:t>
              </w:r>
            </w:ins>
          </w:p>
        </w:tc>
        <w:tc>
          <w:tcPr>
            <w:tcW w:w="547" w:type="pct"/>
            <w:tcBorders>
              <w:top w:val="nil"/>
              <w:left w:val="nil"/>
              <w:bottom w:val="single" w:color="auto" w:sz="4" w:space="0"/>
              <w:right w:val="single" w:color="auto" w:sz="4" w:space="0"/>
            </w:tcBorders>
            <w:shd w:val="clear" w:color="auto" w:fill="auto"/>
            <w:vAlign w:val="center"/>
          </w:tcPr>
          <w:p w14:paraId="2F1207AA">
            <w:pPr>
              <w:keepNext w:val="0"/>
              <w:keepLines w:val="0"/>
              <w:widowControl/>
              <w:suppressLineNumbers w:val="0"/>
              <w:spacing w:before="0" w:beforeAutospacing="0" w:after="0" w:afterAutospacing="0"/>
              <w:ind w:left="0" w:leftChars="0" w:right="0" w:rightChars="0"/>
              <w:jc w:val="center"/>
              <w:rPr>
                <w:ins w:id="205" w:author="随遇而安 [2]" w:date="2024-11-06T08:28:41Z"/>
                <w:rFonts w:ascii="宋体" w:hAnsi="宋体" w:eastAsia="宋体" w:cs="宋体"/>
                <w:color w:val="auto"/>
                <w:sz w:val="20"/>
                <w:szCs w:val="20"/>
                <w:highlight w:val="none"/>
                <w:lang w:eastAsia="zh-CN"/>
              </w:rPr>
            </w:pPr>
          </w:p>
        </w:tc>
        <w:tc>
          <w:tcPr>
            <w:tcW w:w="500" w:type="pct"/>
            <w:tcBorders>
              <w:top w:val="nil"/>
              <w:left w:val="nil"/>
              <w:bottom w:val="single" w:color="auto" w:sz="4" w:space="0"/>
              <w:right w:val="single" w:color="auto" w:sz="4" w:space="0"/>
            </w:tcBorders>
            <w:shd w:val="clear" w:color="auto" w:fill="auto"/>
            <w:vAlign w:val="center"/>
          </w:tcPr>
          <w:p w14:paraId="1A9A2ED4">
            <w:pPr>
              <w:keepNext w:val="0"/>
              <w:keepLines w:val="0"/>
              <w:widowControl/>
              <w:suppressLineNumbers w:val="0"/>
              <w:spacing w:before="0" w:beforeAutospacing="0" w:after="0" w:afterAutospacing="0"/>
              <w:ind w:left="0" w:leftChars="0" w:right="0" w:rightChars="0"/>
              <w:jc w:val="center"/>
              <w:rPr>
                <w:ins w:id="206" w:author="随遇而安 [2]" w:date="2024-11-06T08:28:41Z"/>
                <w:rFonts w:ascii="宋体" w:hAnsi="宋体" w:eastAsia="宋体" w:cs="宋体"/>
                <w:color w:val="auto"/>
                <w:sz w:val="20"/>
                <w:szCs w:val="20"/>
                <w:highlight w:val="none"/>
                <w:lang w:eastAsia="zh-CN"/>
              </w:rPr>
            </w:pPr>
          </w:p>
        </w:tc>
        <w:tc>
          <w:tcPr>
            <w:tcW w:w="581" w:type="pct"/>
            <w:tcBorders>
              <w:top w:val="nil"/>
              <w:left w:val="nil"/>
              <w:bottom w:val="single" w:color="auto" w:sz="4" w:space="0"/>
              <w:right w:val="single" w:color="auto" w:sz="4" w:space="0"/>
            </w:tcBorders>
            <w:shd w:val="clear" w:color="auto" w:fill="auto"/>
            <w:vAlign w:val="center"/>
          </w:tcPr>
          <w:p w14:paraId="43727950">
            <w:pPr>
              <w:keepNext w:val="0"/>
              <w:keepLines w:val="0"/>
              <w:widowControl/>
              <w:suppressLineNumbers w:val="0"/>
              <w:spacing w:before="0" w:beforeAutospacing="0" w:after="0" w:afterAutospacing="0"/>
              <w:ind w:left="0" w:leftChars="0" w:right="0" w:rightChars="0"/>
              <w:jc w:val="center"/>
              <w:rPr>
                <w:ins w:id="207" w:author="随遇而安 [2]" w:date="2024-11-06T08:28:41Z"/>
                <w:rFonts w:hint="default" w:ascii="宋体" w:hAnsi="宋体" w:eastAsia="宋体" w:cs="宋体"/>
                <w:sz w:val="20"/>
                <w:szCs w:val="20"/>
                <w:highlight w:val="none"/>
                <w:lang w:val="en-US" w:eastAsia="zh-CN"/>
              </w:rPr>
            </w:pPr>
            <w:ins w:id="208" w:author="随遇而安 [2]" w:date="2024-11-06T08:29:08Z">
              <w:r>
                <w:rPr>
                  <w:rFonts w:hint="eastAsia" w:ascii="宋体" w:hAnsi="宋体" w:eastAsia="宋体" w:cs="宋体"/>
                  <w:sz w:val="20"/>
                  <w:szCs w:val="20"/>
                  <w:highlight w:val="none"/>
                  <w:lang w:val="en-US" w:eastAsia="zh-CN"/>
                </w:rPr>
                <w:t>黄殿兴</w:t>
              </w:r>
            </w:ins>
          </w:p>
        </w:tc>
        <w:tc>
          <w:tcPr>
            <w:tcW w:w="447" w:type="pct"/>
            <w:tcBorders>
              <w:top w:val="nil"/>
              <w:left w:val="nil"/>
              <w:bottom w:val="single" w:color="auto" w:sz="4" w:space="0"/>
              <w:right w:val="single" w:color="auto" w:sz="4" w:space="0"/>
            </w:tcBorders>
            <w:shd w:val="clear" w:color="auto" w:fill="auto"/>
            <w:vAlign w:val="center"/>
          </w:tcPr>
          <w:p w14:paraId="6049ED73">
            <w:pPr>
              <w:keepNext w:val="0"/>
              <w:keepLines w:val="0"/>
              <w:widowControl/>
              <w:suppressLineNumbers w:val="0"/>
              <w:spacing w:before="0" w:beforeAutospacing="0" w:after="0" w:afterAutospacing="0"/>
              <w:ind w:left="0" w:leftChars="0" w:right="0" w:rightChars="0"/>
              <w:jc w:val="center"/>
              <w:rPr>
                <w:ins w:id="209" w:author="随遇而安 [2]" w:date="2024-11-06T08:28:41Z"/>
                <w:rFonts w:hint="eastAsia" w:ascii="宋体" w:hAnsi="宋体" w:eastAsia="宋体" w:cs="宋体"/>
                <w:sz w:val="20"/>
                <w:szCs w:val="20"/>
                <w:highlight w:val="none"/>
                <w:lang w:val="en-US" w:eastAsia="zh-CN"/>
              </w:rPr>
            </w:pPr>
            <w:ins w:id="210" w:author="随遇而安 [2]" w:date="2024-11-06T08:29:10Z">
              <w:r>
                <w:rPr>
                  <w:rFonts w:hint="eastAsia" w:ascii="宋体" w:hAnsi="宋体" w:eastAsia="宋体" w:cs="宋体"/>
                  <w:sz w:val="20"/>
                  <w:szCs w:val="20"/>
                  <w:highlight w:val="none"/>
                  <w:lang w:val="en-US" w:eastAsia="zh-CN"/>
                </w:rPr>
                <w:t>是</w:t>
              </w:r>
            </w:ins>
          </w:p>
        </w:tc>
      </w:tr>
      <w:tr w14:paraId="34E1ABA6">
        <w:tblPrEx>
          <w:tblCellMar>
            <w:top w:w="0" w:type="dxa"/>
            <w:left w:w="108" w:type="dxa"/>
            <w:bottom w:w="0" w:type="dxa"/>
            <w:right w:w="108" w:type="dxa"/>
          </w:tblCellMar>
        </w:tblPrEx>
        <w:trPr>
          <w:trHeight w:val="49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0551AE6F">
            <w:pPr>
              <w:widowControl/>
              <w:jc w:val="center"/>
              <w:rPr>
                <w:rFonts w:ascii="宋体" w:hAnsi="宋体" w:eastAsia="宋体" w:cs="宋体"/>
                <w:color w:val="auto"/>
                <w:sz w:val="20"/>
                <w:szCs w:val="20"/>
                <w:highlight w:val="none"/>
                <w:lang w:eastAsia="zh-CN"/>
                <w:rPrChange w:id="211"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12" w:author="随遇而安 [2]" w:date="2023-08-11T16:50:38Z">
                  <w:rPr>
                    <w:rFonts w:hint="eastAsia" w:ascii="宋体" w:hAnsi="宋体" w:eastAsia="宋体" w:cs="宋体"/>
                    <w:sz w:val="20"/>
                    <w:szCs w:val="20"/>
                    <w:lang w:eastAsia="zh-CN"/>
                  </w:rPr>
                </w:rPrChange>
              </w:rPr>
              <w:t>此</w:t>
            </w:r>
          </w:p>
          <w:p w14:paraId="4A6BD1A6">
            <w:pPr>
              <w:widowControl/>
              <w:jc w:val="center"/>
              <w:rPr>
                <w:rFonts w:ascii="宋体" w:hAnsi="宋体" w:eastAsia="宋体" w:cs="宋体"/>
                <w:color w:val="auto"/>
                <w:sz w:val="20"/>
                <w:szCs w:val="20"/>
                <w:highlight w:val="none"/>
                <w:lang w:eastAsia="zh-CN"/>
                <w:rPrChange w:id="213" w:author="随遇而安 [2]" w:date="2023-08-11T16:50:38Z">
                  <w:rPr>
                    <w:rFonts w:ascii="宋体" w:hAnsi="宋体" w:eastAsia="宋体" w:cs="宋体"/>
                    <w:sz w:val="20"/>
                    <w:szCs w:val="20"/>
                    <w:lang w:eastAsia="zh-CN"/>
                  </w:rPr>
                </w:rPrChange>
              </w:rPr>
            </w:pPr>
          </w:p>
          <w:p w14:paraId="0173532D">
            <w:pPr>
              <w:widowControl/>
              <w:jc w:val="center"/>
              <w:rPr>
                <w:rFonts w:ascii="宋体" w:hAnsi="宋体" w:eastAsia="宋体" w:cs="宋体"/>
                <w:color w:val="auto"/>
                <w:sz w:val="20"/>
                <w:szCs w:val="20"/>
                <w:highlight w:val="none"/>
                <w:lang w:eastAsia="zh-CN"/>
                <w:rPrChange w:id="214"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15" w:author="随遇而安 [2]" w:date="2023-08-11T16:50:38Z">
                  <w:rPr>
                    <w:rFonts w:hint="eastAsia" w:ascii="宋体" w:hAnsi="宋体" w:eastAsia="宋体" w:cs="宋体"/>
                    <w:sz w:val="20"/>
                    <w:szCs w:val="20"/>
                    <w:lang w:eastAsia="zh-CN"/>
                  </w:rPr>
                </w:rPrChange>
              </w:rPr>
              <w:t>次</w:t>
            </w:r>
          </w:p>
          <w:p w14:paraId="238BEDCF">
            <w:pPr>
              <w:widowControl/>
              <w:jc w:val="center"/>
              <w:rPr>
                <w:rFonts w:ascii="宋体" w:hAnsi="宋体" w:eastAsia="宋体" w:cs="宋体"/>
                <w:color w:val="auto"/>
                <w:sz w:val="20"/>
                <w:szCs w:val="20"/>
                <w:highlight w:val="none"/>
                <w:lang w:eastAsia="zh-CN"/>
                <w:rPrChange w:id="216" w:author="随遇而安 [2]" w:date="2023-08-11T16:50:38Z">
                  <w:rPr>
                    <w:rFonts w:ascii="宋体" w:hAnsi="宋体" w:eastAsia="宋体" w:cs="宋体"/>
                    <w:sz w:val="20"/>
                    <w:szCs w:val="20"/>
                    <w:lang w:eastAsia="zh-CN"/>
                  </w:rPr>
                </w:rPrChange>
              </w:rPr>
            </w:pPr>
          </w:p>
          <w:p w14:paraId="6549FB01">
            <w:pPr>
              <w:widowControl/>
              <w:jc w:val="center"/>
              <w:rPr>
                <w:rFonts w:ascii="宋体" w:hAnsi="宋体" w:eastAsia="宋体" w:cs="宋体"/>
                <w:color w:val="auto"/>
                <w:sz w:val="20"/>
                <w:szCs w:val="20"/>
                <w:highlight w:val="none"/>
                <w:lang w:eastAsia="zh-CN"/>
                <w:rPrChange w:id="217"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18" w:author="随遇而安 [2]" w:date="2023-08-11T16:50:38Z">
                  <w:rPr>
                    <w:rFonts w:hint="eastAsia" w:ascii="宋体" w:hAnsi="宋体" w:eastAsia="宋体" w:cs="宋体"/>
                    <w:sz w:val="20"/>
                    <w:szCs w:val="20"/>
                    <w:lang w:eastAsia="zh-CN"/>
                  </w:rPr>
                </w:rPrChange>
              </w:rPr>
              <w:t>修</w:t>
            </w:r>
          </w:p>
          <w:p w14:paraId="10EA2E46">
            <w:pPr>
              <w:widowControl/>
              <w:jc w:val="center"/>
              <w:rPr>
                <w:rFonts w:ascii="宋体" w:hAnsi="宋体" w:eastAsia="宋体" w:cs="宋体"/>
                <w:color w:val="auto"/>
                <w:sz w:val="20"/>
                <w:szCs w:val="20"/>
                <w:highlight w:val="none"/>
                <w:lang w:eastAsia="zh-CN"/>
                <w:rPrChange w:id="219" w:author="随遇而安 [2]" w:date="2023-08-11T16:50:38Z">
                  <w:rPr>
                    <w:rFonts w:ascii="宋体" w:hAnsi="宋体" w:eastAsia="宋体" w:cs="宋体"/>
                    <w:sz w:val="20"/>
                    <w:szCs w:val="20"/>
                    <w:lang w:eastAsia="zh-CN"/>
                  </w:rPr>
                </w:rPrChange>
              </w:rPr>
            </w:pPr>
          </w:p>
          <w:p w14:paraId="28271DB7">
            <w:pPr>
              <w:widowControl/>
              <w:jc w:val="center"/>
              <w:rPr>
                <w:rFonts w:ascii="宋体" w:hAnsi="宋体" w:eastAsia="宋体" w:cs="宋体"/>
                <w:color w:val="auto"/>
                <w:sz w:val="20"/>
                <w:szCs w:val="20"/>
                <w:highlight w:val="none"/>
                <w:lang w:eastAsia="zh-CN"/>
                <w:rPrChange w:id="220"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21" w:author="随遇而安 [2]" w:date="2023-08-11T16:50:38Z">
                  <w:rPr>
                    <w:rFonts w:hint="eastAsia" w:ascii="宋体" w:hAnsi="宋体" w:eastAsia="宋体" w:cs="宋体"/>
                    <w:sz w:val="20"/>
                    <w:szCs w:val="20"/>
                    <w:lang w:eastAsia="zh-CN"/>
                  </w:rPr>
                </w:rPrChange>
              </w:rPr>
              <w:t>改</w:t>
            </w:r>
          </w:p>
          <w:p w14:paraId="130021A2">
            <w:pPr>
              <w:widowControl/>
              <w:jc w:val="center"/>
              <w:rPr>
                <w:rFonts w:ascii="宋体" w:hAnsi="宋体" w:eastAsia="宋体" w:cs="宋体"/>
                <w:color w:val="auto"/>
                <w:sz w:val="20"/>
                <w:szCs w:val="20"/>
                <w:highlight w:val="none"/>
                <w:lang w:eastAsia="zh-CN"/>
                <w:rPrChange w:id="222" w:author="随遇而安 [2]" w:date="2023-08-11T16:50:38Z">
                  <w:rPr>
                    <w:rFonts w:ascii="宋体" w:hAnsi="宋体" w:eastAsia="宋体" w:cs="宋体"/>
                    <w:sz w:val="20"/>
                    <w:szCs w:val="20"/>
                    <w:lang w:eastAsia="zh-CN"/>
                  </w:rPr>
                </w:rPrChange>
              </w:rPr>
            </w:pPr>
          </w:p>
          <w:p w14:paraId="2BF85508">
            <w:pPr>
              <w:widowControl/>
              <w:jc w:val="center"/>
              <w:rPr>
                <w:rFonts w:ascii="宋体" w:hAnsi="宋体" w:eastAsia="宋体" w:cs="宋体"/>
                <w:color w:val="auto"/>
                <w:sz w:val="20"/>
                <w:szCs w:val="20"/>
                <w:highlight w:val="none"/>
                <w:lang w:eastAsia="zh-CN"/>
                <w:rPrChange w:id="223"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24" w:author="随遇而安 [2]" w:date="2023-08-11T16:50:38Z">
                  <w:rPr>
                    <w:rFonts w:hint="eastAsia" w:ascii="宋体" w:hAnsi="宋体" w:eastAsia="宋体" w:cs="宋体"/>
                    <w:sz w:val="20"/>
                    <w:szCs w:val="20"/>
                    <w:lang w:eastAsia="zh-CN"/>
                  </w:rPr>
                </w:rPrChange>
              </w:rPr>
              <w:t>的</w:t>
            </w:r>
          </w:p>
          <w:p w14:paraId="54233CC6">
            <w:pPr>
              <w:widowControl/>
              <w:jc w:val="center"/>
              <w:rPr>
                <w:rFonts w:ascii="宋体" w:hAnsi="宋体" w:eastAsia="宋体" w:cs="宋体"/>
                <w:color w:val="auto"/>
                <w:sz w:val="20"/>
                <w:szCs w:val="20"/>
                <w:highlight w:val="none"/>
                <w:lang w:eastAsia="zh-CN"/>
                <w:rPrChange w:id="225" w:author="随遇而安 [2]" w:date="2023-08-11T16:50:38Z">
                  <w:rPr>
                    <w:rFonts w:ascii="宋体" w:hAnsi="宋体" w:eastAsia="宋体" w:cs="宋体"/>
                    <w:sz w:val="20"/>
                    <w:szCs w:val="20"/>
                    <w:lang w:eastAsia="zh-CN"/>
                  </w:rPr>
                </w:rPrChange>
              </w:rPr>
            </w:pPr>
          </w:p>
          <w:p w14:paraId="2AA81101">
            <w:pPr>
              <w:widowControl/>
              <w:jc w:val="center"/>
              <w:rPr>
                <w:rFonts w:ascii="宋体" w:hAnsi="宋体" w:eastAsia="宋体" w:cs="宋体"/>
                <w:color w:val="auto"/>
                <w:sz w:val="20"/>
                <w:szCs w:val="20"/>
                <w:highlight w:val="none"/>
                <w:lang w:eastAsia="zh-CN"/>
                <w:rPrChange w:id="226"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27" w:author="随遇而安 [2]" w:date="2023-08-11T16:50:38Z">
                  <w:rPr>
                    <w:rFonts w:hint="eastAsia" w:ascii="宋体" w:hAnsi="宋体" w:eastAsia="宋体" w:cs="宋体"/>
                    <w:sz w:val="20"/>
                    <w:szCs w:val="20"/>
                    <w:lang w:eastAsia="zh-CN"/>
                  </w:rPr>
                </w:rPrChange>
              </w:rPr>
              <w:t>主</w:t>
            </w:r>
          </w:p>
          <w:p w14:paraId="1A4D0E11">
            <w:pPr>
              <w:widowControl/>
              <w:jc w:val="center"/>
              <w:rPr>
                <w:rFonts w:ascii="宋体" w:hAnsi="宋体" w:eastAsia="宋体" w:cs="宋体"/>
                <w:color w:val="auto"/>
                <w:sz w:val="20"/>
                <w:szCs w:val="20"/>
                <w:highlight w:val="none"/>
                <w:lang w:eastAsia="zh-CN"/>
                <w:rPrChange w:id="228" w:author="随遇而安 [2]" w:date="2023-08-11T16:50:38Z">
                  <w:rPr>
                    <w:rFonts w:ascii="宋体" w:hAnsi="宋体" w:eastAsia="宋体" w:cs="宋体"/>
                    <w:sz w:val="20"/>
                    <w:szCs w:val="20"/>
                    <w:lang w:eastAsia="zh-CN"/>
                  </w:rPr>
                </w:rPrChange>
              </w:rPr>
            </w:pPr>
          </w:p>
          <w:p w14:paraId="74614856">
            <w:pPr>
              <w:widowControl/>
              <w:jc w:val="center"/>
              <w:rPr>
                <w:rFonts w:ascii="宋体" w:hAnsi="宋体" w:eastAsia="宋体" w:cs="宋体"/>
                <w:color w:val="auto"/>
                <w:sz w:val="20"/>
                <w:szCs w:val="20"/>
                <w:highlight w:val="none"/>
                <w:lang w:eastAsia="zh-CN"/>
                <w:rPrChange w:id="229"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30" w:author="随遇而安 [2]" w:date="2023-08-11T16:50:38Z">
                  <w:rPr>
                    <w:rFonts w:hint="eastAsia" w:ascii="宋体" w:hAnsi="宋体" w:eastAsia="宋体" w:cs="宋体"/>
                    <w:sz w:val="20"/>
                    <w:szCs w:val="20"/>
                    <w:lang w:eastAsia="zh-CN"/>
                  </w:rPr>
                </w:rPrChange>
              </w:rPr>
              <w:t>要</w:t>
            </w:r>
          </w:p>
          <w:p w14:paraId="307FD754">
            <w:pPr>
              <w:widowControl/>
              <w:jc w:val="center"/>
              <w:rPr>
                <w:rFonts w:ascii="宋体" w:hAnsi="宋体" w:eastAsia="宋体" w:cs="宋体"/>
                <w:color w:val="auto"/>
                <w:sz w:val="20"/>
                <w:szCs w:val="20"/>
                <w:highlight w:val="none"/>
                <w:lang w:eastAsia="zh-CN"/>
                <w:rPrChange w:id="231" w:author="随遇而安 [2]" w:date="2023-08-11T16:50:38Z">
                  <w:rPr>
                    <w:rFonts w:ascii="宋体" w:hAnsi="宋体" w:eastAsia="宋体" w:cs="宋体"/>
                    <w:sz w:val="20"/>
                    <w:szCs w:val="20"/>
                    <w:lang w:eastAsia="zh-CN"/>
                  </w:rPr>
                </w:rPrChange>
              </w:rPr>
            </w:pPr>
          </w:p>
          <w:p w14:paraId="0C082BD1">
            <w:pPr>
              <w:widowControl/>
              <w:jc w:val="center"/>
              <w:rPr>
                <w:rFonts w:ascii="宋体" w:hAnsi="宋体" w:eastAsia="宋体" w:cs="宋体"/>
                <w:color w:val="auto"/>
                <w:sz w:val="20"/>
                <w:szCs w:val="20"/>
                <w:highlight w:val="none"/>
                <w:lang w:eastAsia="zh-CN"/>
                <w:rPrChange w:id="232"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33" w:author="随遇而安 [2]" w:date="2023-08-11T16:50:38Z">
                  <w:rPr>
                    <w:rFonts w:hint="eastAsia" w:ascii="宋体" w:hAnsi="宋体" w:eastAsia="宋体" w:cs="宋体"/>
                    <w:sz w:val="20"/>
                    <w:szCs w:val="20"/>
                    <w:lang w:eastAsia="zh-CN"/>
                  </w:rPr>
                </w:rPrChange>
              </w:rPr>
              <w:t>内</w:t>
            </w:r>
          </w:p>
          <w:p w14:paraId="1A948549">
            <w:pPr>
              <w:widowControl/>
              <w:jc w:val="center"/>
              <w:rPr>
                <w:rFonts w:ascii="宋体" w:hAnsi="宋体" w:eastAsia="宋体" w:cs="宋体"/>
                <w:color w:val="auto"/>
                <w:sz w:val="20"/>
                <w:szCs w:val="20"/>
                <w:highlight w:val="none"/>
                <w:lang w:eastAsia="zh-CN"/>
                <w:rPrChange w:id="234" w:author="随遇而安 [2]" w:date="2023-08-11T16:50:38Z">
                  <w:rPr>
                    <w:rFonts w:ascii="宋体" w:hAnsi="宋体" w:eastAsia="宋体" w:cs="宋体"/>
                    <w:sz w:val="20"/>
                    <w:szCs w:val="20"/>
                    <w:lang w:eastAsia="zh-CN"/>
                  </w:rPr>
                </w:rPrChange>
              </w:rPr>
            </w:pPr>
          </w:p>
          <w:p w14:paraId="753EA1EB">
            <w:pPr>
              <w:widowControl/>
              <w:jc w:val="center"/>
              <w:rPr>
                <w:rFonts w:ascii="宋体" w:hAnsi="宋体" w:eastAsia="宋体" w:cs="宋体"/>
                <w:color w:val="auto"/>
                <w:sz w:val="20"/>
                <w:szCs w:val="20"/>
                <w:highlight w:val="none"/>
                <w:lang w:eastAsia="zh-CN"/>
                <w:rPrChange w:id="235"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36" w:author="随遇而安 [2]" w:date="2023-08-11T16:50:38Z">
                  <w:rPr>
                    <w:rFonts w:hint="eastAsia" w:ascii="宋体" w:hAnsi="宋体" w:eastAsia="宋体" w:cs="宋体"/>
                    <w:sz w:val="20"/>
                    <w:szCs w:val="20"/>
                    <w:lang w:eastAsia="zh-CN"/>
                  </w:rPr>
                </w:rPrChange>
              </w:rPr>
              <w:t>容</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1A9DAEE">
            <w:pPr>
              <w:numPr>
                <w:ilvl w:val="-1"/>
                <w:numId w:val="0"/>
              </w:numPr>
              <w:spacing w:after="0" w:line="360" w:lineRule="auto"/>
              <w:ind w:left="0" w:right="0" w:firstLine="0" w:firstLineChars="0"/>
              <w:outlineLvl w:val="9"/>
              <w:rPr>
                <w:ins w:id="238" w:author="随遇而安 [2]" w:date="2024-11-06T08:31:23Z"/>
                <w:rFonts w:hint="eastAsia" w:ascii="仿宋" w:hAnsi="仿宋" w:eastAsia="仿宋" w:cs="仿宋"/>
                <w:color w:val="auto"/>
                <w:sz w:val="22"/>
                <w:szCs w:val="21"/>
                <w:highlight w:val="none"/>
                <w:lang w:val="en-US" w:eastAsia="zh-CN"/>
                <w:rPrChange w:id="239" w:author="随遇而安 [2]" w:date="2024-11-06T08:52:17Z">
                  <w:rPr>
                    <w:ins w:id="240" w:author="随遇而安 [2]" w:date="2024-11-06T08:31:23Z"/>
                    <w:rFonts w:hint="eastAsia" w:ascii="宋体" w:hAnsi="宋体" w:eastAsia="宋体" w:cs="宋体"/>
                    <w:color w:val="auto"/>
                    <w:sz w:val="20"/>
                    <w:szCs w:val="20"/>
                    <w:highlight w:val="none"/>
                    <w:lang w:val="en-US" w:eastAsia="zh-CN"/>
                  </w:rPr>
                </w:rPrChange>
              </w:rPr>
              <w:pPrChange w:id="237" w:author="随遇而安 [2]" w:date="2024-11-06T08:52:19Z">
                <w:pPr>
                  <w:numPr>
                    <w:ilvl w:val="0"/>
                    <w:numId w:val="1"/>
                  </w:numPr>
                  <w:tabs>
                    <w:tab w:val="left" w:pos="838"/>
                    <w:tab w:val="clear" w:pos="660"/>
                  </w:tabs>
                  <w:spacing w:after="120" w:line="360" w:lineRule="auto"/>
                  <w:ind w:left="1153" w:right="153" w:hanging="1064"/>
                  <w:outlineLvl w:val="0"/>
                </w:pPr>
              </w:pPrChange>
            </w:pPr>
            <w:ins w:id="241" w:author="随遇而安 [2]" w:date="2024-11-06T08:31:08Z">
              <w:bookmarkStart w:id="0" w:name="_Toc5257"/>
              <w:r>
                <w:rPr>
                  <w:rFonts w:hint="eastAsia" w:ascii="仿宋" w:hAnsi="仿宋" w:eastAsia="仿宋" w:cs="仿宋"/>
                  <w:color w:val="auto"/>
                  <w:sz w:val="22"/>
                  <w:szCs w:val="21"/>
                  <w:highlight w:val="none"/>
                  <w:lang w:val="en-US" w:eastAsia="zh-CN"/>
                  <w:rPrChange w:id="242" w:author="随遇而安 [2]" w:date="2024-11-06T08:52:17Z">
                    <w:rPr>
                      <w:rFonts w:hint="eastAsia" w:ascii="宋体" w:hAnsi="宋体" w:eastAsia="宋体" w:cs="宋体"/>
                      <w:color w:val="auto"/>
                      <w:sz w:val="20"/>
                      <w:szCs w:val="20"/>
                      <w:highlight w:val="none"/>
                      <w:lang w:val="en-US" w:eastAsia="zh-CN"/>
                    </w:rPr>
                  </w:rPrChange>
                </w:rPr>
                <w:t>删除</w:t>
              </w:r>
            </w:ins>
            <w:ins w:id="244" w:author="随遇而安 [2]" w:date="2024-11-06T08:31:16Z">
              <w:r>
                <w:rPr>
                  <w:rFonts w:hint="eastAsia" w:ascii="仿宋" w:hAnsi="仿宋" w:eastAsia="仿宋" w:cs="仿宋"/>
                  <w:color w:val="auto"/>
                  <w:sz w:val="22"/>
                  <w:szCs w:val="21"/>
                  <w:highlight w:val="none"/>
                  <w:lang w:val="en-US" w:eastAsia="zh-CN"/>
                  <w:rPrChange w:id="245" w:author="随遇而安 [2]" w:date="2024-11-06T08:52:17Z">
                    <w:rPr>
                      <w:rFonts w:hint="eastAsia" w:ascii="宋体" w:hAnsi="宋体" w:eastAsia="宋体" w:cs="宋体"/>
                      <w:color w:val="auto"/>
                      <w:sz w:val="20"/>
                      <w:szCs w:val="20"/>
                      <w:highlight w:val="none"/>
                      <w:lang w:val="en-US" w:eastAsia="zh-CN"/>
                    </w:rPr>
                  </w:rPrChange>
                </w:rPr>
                <w:t>：</w:t>
              </w:r>
              <w:bookmarkEnd w:id="0"/>
            </w:ins>
          </w:p>
          <w:p w14:paraId="4AEEC550">
            <w:pPr>
              <w:numPr>
                <w:ilvl w:val="-1"/>
                <w:numId w:val="0"/>
              </w:numPr>
              <w:spacing w:after="0" w:line="360" w:lineRule="auto"/>
              <w:ind w:left="0" w:right="0" w:firstLine="440" w:firstLineChars="200"/>
              <w:outlineLvl w:val="9"/>
              <w:rPr>
                <w:ins w:id="248" w:author="随遇而安 [2]" w:date="2024-11-06T08:31:09Z"/>
                <w:rFonts w:hint="eastAsia" w:ascii="仿宋" w:hAnsi="仿宋" w:eastAsia="仿宋" w:cs="仿宋"/>
                <w:b w:val="0"/>
                <w:color w:val="auto"/>
                <w:sz w:val="22"/>
                <w:szCs w:val="21"/>
                <w:highlight w:val="none"/>
                <w:lang w:eastAsia="zh-CN"/>
                <w:rPrChange w:id="249" w:author="随遇而安 [2]" w:date="2024-11-06T08:31:35Z">
                  <w:rPr>
                    <w:ins w:id="250" w:author="随遇而安 [2]" w:date="2024-11-06T08:31:09Z"/>
                    <w:rFonts w:ascii="宋体"/>
                    <w:b/>
                    <w:color w:val="auto"/>
                    <w:sz w:val="24"/>
                    <w:highlight w:val="none"/>
                    <w:lang w:eastAsia="zh-CN"/>
                  </w:rPr>
                </w:rPrChange>
              </w:rPr>
              <w:pPrChange w:id="247" w:author="随遇而安 [2]" w:date="2024-11-06T08:31:35Z">
                <w:pPr>
                  <w:numPr>
                    <w:ilvl w:val="0"/>
                    <w:numId w:val="1"/>
                  </w:numPr>
                  <w:tabs>
                    <w:tab w:val="left" w:pos="838"/>
                    <w:tab w:val="clear" w:pos="660"/>
                  </w:tabs>
                  <w:spacing w:after="120" w:line="360" w:lineRule="auto"/>
                  <w:ind w:left="1153" w:right="153" w:hanging="1064"/>
                  <w:outlineLvl w:val="0"/>
                </w:pPr>
              </w:pPrChange>
            </w:pPr>
            <w:ins w:id="251" w:author="随遇而安 [2]" w:date="2024-11-06T08:31:09Z">
              <w:r>
                <w:rPr>
                  <w:rFonts w:hint="eastAsia" w:ascii="仿宋" w:hAnsi="仿宋" w:eastAsia="仿宋" w:cs="仿宋"/>
                  <w:b w:val="0"/>
                  <w:color w:val="auto"/>
                  <w:sz w:val="22"/>
                  <w:szCs w:val="21"/>
                  <w:highlight w:val="none"/>
                  <w:lang w:eastAsia="zh-CN"/>
                  <w:rPrChange w:id="252" w:author="随遇而安 [2]" w:date="2024-11-06T08:31:35Z">
                    <w:rPr>
                      <w:rFonts w:hint="eastAsia" w:ascii="宋体"/>
                      <w:b/>
                      <w:color w:val="auto"/>
                      <w:sz w:val="24"/>
                      <w:highlight w:val="none"/>
                      <w:lang w:eastAsia="zh-CN"/>
                    </w:rPr>
                  </w:rPrChange>
                </w:rPr>
                <w:t>组织机构</w:t>
              </w:r>
            </w:ins>
          </w:p>
          <w:p w14:paraId="5512565B">
            <w:pPr>
              <w:spacing w:line="360" w:lineRule="auto"/>
              <w:ind w:firstLine="440" w:firstLineChars="200"/>
              <w:rPr>
                <w:ins w:id="254" w:author="随遇而安 [2]" w:date="2024-11-06T08:51:33Z"/>
                <w:rFonts w:hint="eastAsia" w:ascii="仿宋" w:hAnsi="仿宋" w:eastAsia="仿宋" w:cs="仿宋"/>
                <w:color w:val="auto"/>
                <w:sz w:val="22"/>
                <w:szCs w:val="21"/>
                <w:highlight w:val="none"/>
                <w:lang w:eastAsia="zh-CN"/>
              </w:rPr>
            </w:pPr>
            <w:ins w:id="255" w:author="随遇而安 [2]" w:date="2024-11-06T08:31:09Z">
              <w:r>
                <w:rPr>
                  <w:rFonts w:hint="eastAsia" w:ascii="仿宋" w:hAnsi="仿宋" w:eastAsia="仿宋" w:cs="仿宋"/>
                  <w:color w:val="auto"/>
                  <w:sz w:val="22"/>
                  <w:szCs w:val="21"/>
                  <w:highlight w:val="none"/>
                  <w:lang w:eastAsia="zh-CN"/>
                  <w:rPrChange w:id="256" w:author="随遇而安 [2]" w:date="2024-11-06T08:31:30Z">
                    <w:rPr>
                      <w:rFonts w:hint="eastAsia" w:ascii="仿宋" w:hAnsi="仿宋" w:eastAsia="仿宋" w:cs="仿宋"/>
                      <w:color w:val="auto"/>
                      <w:sz w:val="24"/>
                      <w:highlight w:val="none"/>
                      <w:lang w:eastAsia="zh-CN"/>
                    </w:rPr>
                  </w:rPrChange>
                </w:rPr>
                <w:t>公司成立安全隐患排查领导小组，公司总经理任组长，副总经理（总经理助理）任副组长，各部门（中心）经理、乡镇主管、安全专员为成员。安全隐患排查领导小组办公室设在安环品质部，主要负责活动开展的日常管理工作。</w:t>
              </w:r>
            </w:ins>
          </w:p>
          <w:p w14:paraId="04472853">
            <w:pPr>
              <w:spacing w:line="360" w:lineRule="auto"/>
              <w:ind w:firstLine="440" w:firstLineChars="200"/>
              <w:rPr>
                <w:ins w:id="258" w:author="随遇而安 [2]" w:date="2024-11-06T08:51:06Z"/>
                <w:rFonts w:hint="eastAsia" w:ascii="仿宋" w:hAnsi="仿宋" w:eastAsia="仿宋" w:cs="仿宋"/>
                <w:color w:val="auto"/>
                <w:sz w:val="22"/>
                <w:szCs w:val="21"/>
                <w:highlight w:val="none"/>
                <w:lang w:eastAsia="zh-CN"/>
              </w:rPr>
            </w:pPr>
          </w:p>
          <w:p w14:paraId="579C6E9D">
            <w:pPr>
              <w:spacing w:line="360" w:lineRule="auto"/>
              <w:ind w:firstLine="0" w:firstLineChars="0"/>
              <w:rPr>
                <w:ins w:id="260" w:author="随遇而安 [2]" w:date="2024-11-06T08:51:09Z"/>
                <w:rFonts w:hint="eastAsia" w:ascii="仿宋" w:hAnsi="仿宋" w:eastAsia="仿宋" w:cs="仿宋"/>
                <w:color w:val="auto"/>
                <w:sz w:val="22"/>
                <w:szCs w:val="21"/>
                <w:highlight w:val="none"/>
                <w:lang w:val="en-US" w:eastAsia="zh-CN"/>
              </w:rPr>
              <w:pPrChange w:id="259" w:author="随遇而安 [2]" w:date="2024-11-06T08:51:35Z">
                <w:pPr>
                  <w:spacing w:line="360" w:lineRule="auto"/>
                  <w:ind w:firstLine="480" w:firstLineChars="200"/>
                </w:pPr>
              </w:pPrChange>
            </w:pPr>
            <w:ins w:id="261" w:author="随遇而安 [2]" w:date="2024-11-06T08:51:07Z">
              <w:r>
                <w:rPr>
                  <w:rFonts w:hint="eastAsia" w:ascii="仿宋" w:hAnsi="仿宋" w:eastAsia="仿宋" w:cs="仿宋"/>
                  <w:color w:val="auto"/>
                  <w:sz w:val="22"/>
                  <w:szCs w:val="21"/>
                  <w:highlight w:val="none"/>
                  <w:lang w:val="en-US" w:eastAsia="zh-CN"/>
                </w:rPr>
                <w:t>增加</w:t>
              </w:r>
            </w:ins>
            <w:ins w:id="262" w:author="随遇而安 [2]" w:date="2024-11-06T08:51:08Z">
              <w:r>
                <w:rPr>
                  <w:rFonts w:hint="eastAsia" w:ascii="仿宋" w:hAnsi="仿宋" w:eastAsia="仿宋" w:cs="仿宋"/>
                  <w:color w:val="auto"/>
                  <w:sz w:val="22"/>
                  <w:szCs w:val="21"/>
                  <w:highlight w:val="none"/>
                  <w:lang w:val="en-US" w:eastAsia="zh-CN"/>
                </w:rPr>
                <w:t>：</w:t>
              </w:r>
            </w:ins>
          </w:p>
          <w:p w14:paraId="5BC2BF28">
            <w:pPr>
              <w:spacing w:line="360" w:lineRule="auto"/>
              <w:ind w:firstLine="440" w:firstLineChars="200"/>
              <w:rPr>
                <w:ins w:id="263" w:author="随遇而安 [2]" w:date="2024-11-06T08:51:12Z"/>
                <w:rFonts w:hint="eastAsia" w:ascii="仿宋" w:hAnsi="仿宋" w:eastAsia="仿宋" w:cs="仿宋"/>
                <w:color w:val="auto"/>
                <w:sz w:val="22"/>
                <w:szCs w:val="21"/>
                <w:highlight w:val="none"/>
                <w:lang w:val="en-US" w:eastAsia="zh-CN"/>
                <w:rPrChange w:id="264" w:author="随遇而安 [2]" w:date="2024-11-06T08:51:30Z">
                  <w:rPr>
                    <w:ins w:id="265" w:author="随遇而安 [2]" w:date="2024-11-06T08:51:12Z"/>
                    <w:rFonts w:hint="eastAsia" w:ascii="仿宋" w:hAnsi="仿宋" w:eastAsia="仿宋" w:cs="仿宋"/>
                    <w:color w:val="auto"/>
                    <w:sz w:val="22"/>
                    <w:szCs w:val="21"/>
                    <w:highlight w:val="none"/>
                    <w:lang w:val="en-US" w:eastAsia="zh-CN"/>
                  </w:rPr>
                </w:rPrChange>
              </w:rPr>
            </w:pPr>
            <w:ins w:id="266" w:author="随遇而安 [2]" w:date="2024-11-06T08:51:10Z">
              <w:r>
                <w:rPr>
                  <w:rFonts w:hint="eastAsia" w:ascii="仿宋" w:hAnsi="仿宋" w:eastAsia="仿宋" w:cs="仿宋"/>
                  <w:color w:val="auto"/>
                  <w:sz w:val="22"/>
                  <w:szCs w:val="21"/>
                  <w:highlight w:val="none"/>
                  <w:lang w:val="en-US" w:eastAsia="zh-CN"/>
                  <w:rPrChange w:id="267" w:author="随遇而安 [2]" w:date="2024-11-06T08:51:30Z">
                    <w:rPr>
                      <w:rFonts w:hint="eastAsia" w:ascii="仿宋" w:hAnsi="仿宋" w:eastAsia="仿宋" w:cs="仿宋"/>
                      <w:color w:val="auto"/>
                      <w:sz w:val="22"/>
                      <w:szCs w:val="21"/>
                      <w:highlight w:val="none"/>
                      <w:lang w:val="en-US" w:eastAsia="zh-CN"/>
                    </w:rPr>
                  </w:rPrChange>
                </w:rPr>
                <w:t>3.0</w:t>
              </w:r>
            </w:ins>
            <w:ins w:id="269" w:author="随遇而安 [2]" w:date="2024-11-06T08:51:26Z">
              <w:r>
                <w:rPr>
                  <w:rFonts w:hint="eastAsia" w:ascii="仿宋" w:hAnsi="仿宋" w:eastAsia="仿宋" w:cs="仿宋"/>
                  <w:b w:val="0"/>
                  <w:bCs w:val="0"/>
                  <w:color w:val="auto"/>
                  <w:kern w:val="0"/>
                  <w:sz w:val="22"/>
                  <w:szCs w:val="21"/>
                  <w:highlight w:val="none"/>
                  <w:lang w:val="en-US" w:eastAsia="zh-CN" w:bidi="ar"/>
                  <w:rPrChange w:id="270" w:author="随遇而安 [2]" w:date="2024-11-06T08:51:30Z">
                    <w:rPr>
                      <w:rFonts w:hint="eastAsia" w:ascii="宋体" w:hAnsiTheme="minorHAnsi" w:eastAsiaTheme="minorHAnsi" w:cstheme="minorBidi"/>
                      <w:b/>
                      <w:bCs w:val="0"/>
                      <w:color w:val="auto"/>
                      <w:kern w:val="0"/>
                      <w:sz w:val="24"/>
                      <w:szCs w:val="22"/>
                      <w:highlight w:val="none"/>
                      <w:lang w:val="en-US" w:eastAsia="zh-CN" w:bidi="ar"/>
                    </w:rPr>
                  </w:rPrChange>
                </w:rPr>
                <w:t>术语与定义</w:t>
              </w:r>
            </w:ins>
          </w:p>
          <w:p w14:paraId="51F3EEBE">
            <w:pPr>
              <w:keepNext w:val="0"/>
              <w:keepLines w:val="0"/>
              <w:widowControl/>
              <w:numPr>
                <w:ilvl w:val="-1"/>
                <w:numId w:val="0"/>
              </w:numPr>
              <w:suppressLineNumbers w:val="0"/>
              <w:spacing w:after="0" w:line="360" w:lineRule="auto"/>
              <w:ind w:left="0" w:right="0" w:firstLine="440" w:firstLineChars="200"/>
              <w:jc w:val="left"/>
              <w:outlineLvl w:val="9"/>
              <w:rPr>
                <w:ins w:id="273" w:author="随遇而安 [2]" w:date="2024-11-06T08:51:14Z"/>
                <w:rFonts w:hint="eastAsia" w:ascii="仿宋" w:hAnsi="仿宋" w:eastAsia="仿宋" w:cs="仿宋"/>
                <w:b w:val="0"/>
                <w:color w:val="auto"/>
                <w:sz w:val="22"/>
                <w:szCs w:val="21"/>
                <w:highlight w:val="none"/>
                <w:lang w:eastAsia="zh-CN" w:bidi="ar"/>
                <w:rPrChange w:id="274" w:author="随遇而安 [2]" w:date="2024-11-06T08:51:30Z">
                  <w:rPr>
                    <w:ins w:id="275" w:author="随遇而安 [2]" w:date="2024-11-06T08:51:14Z"/>
                    <w:rFonts w:hint="default" w:ascii="宋体"/>
                    <w:b/>
                    <w:color w:val="auto"/>
                    <w:sz w:val="24"/>
                    <w:highlight w:val="none"/>
                    <w:lang w:eastAsia="zh-CN" w:bidi="ar"/>
                  </w:rPr>
                </w:rPrChange>
              </w:rPr>
              <w:pPrChange w:id="272" w:author="随遇而安 [2]" w:date="2024-11-06T08:51:30Z">
                <w:pPr>
                  <w:keepNext w:val="0"/>
                  <w:keepLines w:val="0"/>
                  <w:widowControl/>
                  <w:numPr>
                    <w:ilvl w:val="0"/>
                    <w:numId w:val="1"/>
                  </w:numPr>
                  <w:suppressLineNumbers w:val="0"/>
                  <w:tabs>
                    <w:tab w:val="left" w:pos="838"/>
                    <w:tab w:val="clear" w:pos="660"/>
                  </w:tabs>
                  <w:spacing w:after="120" w:line="360" w:lineRule="auto"/>
                  <w:ind w:left="1153" w:right="153" w:hanging="1064"/>
                  <w:jc w:val="left"/>
                  <w:outlineLvl w:val="0"/>
                </w:pPr>
              </w:pPrChange>
            </w:pPr>
            <w:ins w:id="276" w:author="随遇而安 [2]" w:date="2024-11-06T08:51:13Z">
              <w:r>
                <w:rPr>
                  <w:rFonts w:hint="eastAsia" w:ascii="仿宋" w:hAnsi="仿宋" w:eastAsia="仿宋" w:cs="仿宋"/>
                  <w:color w:val="auto"/>
                  <w:sz w:val="22"/>
                  <w:szCs w:val="21"/>
                  <w:highlight w:val="none"/>
                  <w:lang w:val="en-US" w:eastAsia="zh-CN"/>
                  <w:rPrChange w:id="277" w:author="随遇而安 [2]" w:date="2024-11-06T08:51:30Z">
                    <w:rPr>
                      <w:rFonts w:hint="eastAsia" w:ascii="仿宋" w:hAnsi="仿宋" w:eastAsia="仿宋" w:cs="仿宋"/>
                      <w:color w:val="auto"/>
                      <w:sz w:val="22"/>
                      <w:szCs w:val="21"/>
                      <w:highlight w:val="none"/>
                      <w:lang w:val="en-US" w:eastAsia="zh-CN"/>
                    </w:rPr>
                  </w:rPrChange>
                </w:rPr>
                <w:t>4.0</w:t>
              </w:r>
            </w:ins>
            <w:ins w:id="279" w:author="随遇而安 [2]" w:date="2024-11-06T08:51:14Z">
              <w:r>
                <w:rPr>
                  <w:rFonts w:hint="eastAsia" w:ascii="仿宋" w:hAnsi="仿宋" w:eastAsia="仿宋" w:cs="仿宋"/>
                  <w:b w:val="0"/>
                  <w:color w:val="auto"/>
                  <w:kern w:val="0"/>
                  <w:sz w:val="22"/>
                  <w:szCs w:val="21"/>
                  <w:highlight w:val="none"/>
                  <w:lang w:val="en-US" w:eastAsia="zh-CN" w:bidi="ar"/>
                  <w:rPrChange w:id="280" w:author="随遇而安 [2]" w:date="2024-11-06T08:51:30Z">
                    <w:rPr>
                      <w:rFonts w:hint="eastAsia" w:ascii="宋体" w:hAnsiTheme="minorHAnsi" w:eastAsiaTheme="minorHAnsi" w:cstheme="minorBidi"/>
                      <w:b/>
                      <w:color w:val="auto"/>
                      <w:kern w:val="0"/>
                      <w:sz w:val="24"/>
                      <w:szCs w:val="22"/>
                      <w:highlight w:val="none"/>
                      <w:lang w:val="en-US" w:eastAsia="zh-CN" w:bidi="ar"/>
                    </w:rPr>
                  </w:rPrChange>
                </w:rPr>
                <w:t>相关部门/人员职责</w:t>
              </w:r>
            </w:ins>
          </w:p>
          <w:p w14:paraId="6145BFCE">
            <w:pPr>
              <w:spacing w:line="360" w:lineRule="auto"/>
              <w:ind w:firstLine="440" w:firstLineChars="200"/>
              <w:rPr>
                <w:ins w:id="282" w:author="随遇而安 [2]" w:date="2024-11-06T08:31:09Z"/>
                <w:rFonts w:hint="default" w:ascii="仿宋" w:hAnsi="仿宋" w:eastAsia="仿宋" w:cs="仿宋"/>
                <w:color w:val="auto"/>
                <w:sz w:val="22"/>
                <w:szCs w:val="21"/>
                <w:highlight w:val="none"/>
                <w:lang w:eastAsia="zh-CN"/>
                <w:rPrChange w:id="283" w:author="随遇而安 [2]" w:date="2024-11-06T08:31:30Z">
                  <w:rPr>
                    <w:ins w:id="284" w:author="随遇而安 [2]" w:date="2024-11-06T08:31:09Z"/>
                    <w:rFonts w:ascii="仿宋" w:hAnsi="仿宋" w:eastAsia="仿宋" w:cs="仿宋"/>
                    <w:color w:val="auto"/>
                    <w:sz w:val="24"/>
                    <w:highlight w:val="none"/>
                    <w:lang w:eastAsia="zh-CN"/>
                  </w:rPr>
                </w:rPrChange>
              </w:rPr>
            </w:pPr>
          </w:p>
          <w:p w14:paraId="5891B030">
            <w:pPr>
              <w:widowControl/>
              <w:rPr>
                <w:rFonts w:ascii="宋体" w:hAnsi="宋体" w:eastAsia="宋体" w:cs="宋体"/>
                <w:color w:val="auto"/>
                <w:sz w:val="20"/>
                <w:szCs w:val="20"/>
                <w:highlight w:val="none"/>
                <w:lang w:eastAsia="zh-CN"/>
                <w:rPrChange w:id="285" w:author="随遇而安 [2]" w:date="2023-08-11T16:50:38Z">
                  <w:rPr>
                    <w:rFonts w:ascii="宋体" w:hAnsi="宋体" w:eastAsia="宋体" w:cs="宋体"/>
                    <w:sz w:val="20"/>
                    <w:szCs w:val="20"/>
                    <w:lang w:eastAsia="zh-CN"/>
                  </w:rPr>
                </w:rPrChange>
              </w:rPr>
            </w:pPr>
          </w:p>
        </w:tc>
      </w:tr>
      <w:tr w14:paraId="33AA33EA">
        <w:tblPrEx>
          <w:tblCellMar>
            <w:top w:w="0" w:type="dxa"/>
            <w:left w:w="108" w:type="dxa"/>
            <w:bottom w:w="0" w:type="dxa"/>
            <w:right w:w="108" w:type="dxa"/>
          </w:tblCellMar>
        </w:tblPrEx>
        <w:trPr>
          <w:trHeight w:val="70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4CFF5288">
            <w:pPr>
              <w:widowControl/>
              <w:jc w:val="center"/>
              <w:rPr>
                <w:rFonts w:ascii="宋体" w:hAnsi="宋体" w:eastAsia="宋体" w:cs="宋体"/>
                <w:color w:val="auto"/>
                <w:sz w:val="20"/>
                <w:szCs w:val="20"/>
                <w:highlight w:val="none"/>
                <w:lang w:eastAsia="zh-CN"/>
                <w:rPrChange w:id="286"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87" w:author="随遇而安 [2]" w:date="2023-08-11T16:50:38Z">
                  <w:rPr>
                    <w:rFonts w:hint="eastAsia" w:ascii="宋体" w:hAnsi="宋体" w:eastAsia="宋体" w:cs="宋体"/>
                    <w:sz w:val="20"/>
                    <w:szCs w:val="20"/>
                    <w:lang w:eastAsia="zh-CN"/>
                  </w:rPr>
                </w:rPrChange>
              </w:rPr>
              <w:t>解释部门</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180AE43F">
            <w:pPr>
              <w:widowControl/>
              <w:rPr>
                <w:rFonts w:ascii="宋体" w:hAnsi="宋体" w:eastAsia="宋体" w:cs="宋体"/>
                <w:color w:val="auto"/>
                <w:sz w:val="20"/>
                <w:szCs w:val="20"/>
                <w:highlight w:val="none"/>
                <w:lang w:eastAsia="zh-CN"/>
                <w:rPrChange w:id="288" w:author="随遇而安 [2]" w:date="2023-08-11T16:50:38Z">
                  <w:rPr>
                    <w:rFonts w:ascii="宋体" w:hAnsi="宋体" w:eastAsia="宋体" w:cs="宋体"/>
                    <w:sz w:val="20"/>
                    <w:szCs w:val="20"/>
                    <w:lang w:eastAsia="zh-CN"/>
                  </w:rPr>
                </w:rPrChange>
              </w:rPr>
            </w:pPr>
            <w:r>
              <w:rPr>
                <w:rFonts w:hint="eastAsia" w:ascii="宋体" w:hAnsi="宋体" w:eastAsia="宋体" w:cs="宋体"/>
                <w:color w:val="auto"/>
                <w:sz w:val="20"/>
                <w:szCs w:val="20"/>
                <w:highlight w:val="none"/>
                <w:lang w:eastAsia="zh-CN"/>
                <w:rPrChange w:id="289" w:author="随遇而安 [2]" w:date="2023-08-11T16:50:38Z">
                  <w:rPr>
                    <w:rFonts w:hint="eastAsia" w:ascii="宋体" w:hAnsi="宋体" w:eastAsia="宋体" w:cs="宋体"/>
                    <w:sz w:val="20"/>
                    <w:szCs w:val="20"/>
                    <w:lang w:eastAsia="zh-CN"/>
                  </w:rPr>
                </w:rPrChange>
              </w:rPr>
              <w:t>安环品质部</w:t>
            </w:r>
          </w:p>
        </w:tc>
      </w:tr>
    </w:tbl>
    <w:p w14:paraId="582867BB">
      <w:pPr>
        <w:rPr>
          <w:color w:val="auto"/>
          <w:highlight w:val="none"/>
          <w:rPrChange w:id="290" w:author="随遇而安 [2]" w:date="2023-08-11T16:50:38Z">
            <w:rPr/>
          </w:rPrChange>
        </w:rPr>
      </w:pPr>
    </w:p>
    <w:p w14:paraId="2CD6E05A">
      <w:pPr>
        <w:rPr>
          <w:color w:val="auto"/>
          <w:highlight w:val="none"/>
          <w:rPrChange w:id="291" w:author="随遇而安 [2]" w:date="2023-08-11T16:50:38Z">
            <w:rPr/>
          </w:rPrChange>
        </w:rPr>
        <w:sectPr>
          <w:pgSz w:w="11910" w:h="16840"/>
          <w:pgMar w:top="1440" w:right="1800" w:bottom="1440" w:left="1800" w:header="820" w:footer="822" w:gutter="0"/>
          <w:pgNumType w:fmt="decimal"/>
          <w:cols w:space="720" w:num="1"/>
          <w:docGrid w:linePitch="299" w:charSpace="0"/>
        </w:sectPr>
      </w:pPr>
    </w:p>
    <w:p w14:paraId="79B43215">
      <w:pPr>
        <w:rPr>
          <w:color w:val="auto"/>
          <w:highlight w:val="none"/>
          <w:rPrChange w:id="292" w:author="随遇而安 [2]" w:date="2023-08-11T16:50:38Z">
            <w:rPr/>
          </w:rPrChange>
        </w:rPr>
      </w:pPr>
    </w:p>
    <w:sdt>
      <w:sdtPr>
        <w:rPr>
          <w:rFonts w:ascii="宋体" w:hAnsi="宋体" w:eastAsia="宋体"/>
          <w:color w:val="auto"/>
          <w:sz w:val="21"/>
          <w:highlight w:val="none"/>
          <w:rPrChange w:id="293" w:author="随遇而安 [2]" w:date="2023-08-11T16:50:38Z">
            <w:rPr>
              <w:rFonts w:ascii="宋体" w:hAnsi="宋体" w:eastAsia="宋体"/>
              <w:sz w:val="21"/>
            </w:rPr>
          </w:rPrChange>
        </w:rPr>
        <w:id w:val="147476178"/>
        <w15:color w:val="DBDBDB"/>
        <w:docPartObj>
          <w:docPartGallery w:val="Table of Contents"/>
          <w:docPartUnique/>
        </w:docPartObj>
      </w:sdtPr>
      <w:sdtEndPr>
        <w:rPr>
          <w:rFonts w:ascii="宋体" w:hAnsi="宋体" w:eastAsia="宋体"/>
          <w:color w:val="auto"/>
          <w:sz w:val="21"/>
          <w:highlight w:val="none"/>
          <w:rPrChange w:id="294" w:author="随遇而安 [2]" w:date="2023-08-11T16:50:38Z">
            <w:rPr>
              <w:rFonts w:ascii="宋体" w:hAnsi="宋体" w:eastAsia="宋体"/>
              <w:sz w:val="21"/>
            </w:rPr>
          </w:rPrChange>
        </w:rPr>
      </w:sdtEndPr>
      <w:sdtContent>
        <w:p w14:paraId="02E55990">
          <w:pPr>
            <w:jc w:val="center"/>
            <w:rPr>
              <w:color w:val="auto"/>
              <w:highlight w:val="none"/>
              <w:rPrChange w:id="295" w:author="随遇而安 [2]" w:date="2023-08-11T16:50:38Z">
                <w:rPr/>
              </w:rPrChange>
            </w:rPr>
          </w:pPr>
          <w:r>
            <w:rPr>
              <w:rFonts w:ascii="宋体" w:hAnsi="宋体" w:eastAsia="宋体"/>
              <w:color w:val="auto"/>
              <w:sz w:val="21"/>
              <w:highlight w:val="none"/>
              <w:rPrChange w:id="297" w:author="随遇而安 [2]" w:date="2023-08-11T16:50:38Z">
                <w:rPr>
                  <w:rFonts w:ascii="宋体" w:hAnsi="宋体" w:eastAsia="宋体"/>
                  <w:sz w:val="21"/>
                </w:rPr>
              </w:rPrChange>
            </w:rPr>
            <w:t>目录</w:t>
          </w:r>
        </w:p>
        <w:p w14:paraId="7D646FA3">
          <w:pPr>
            <w:pStyle w:val="4"/>
            <w:tabs>
              <w:tab w:val="right" w:leader="dot" w:pos="9185"/>
            </w:tabs>
            <w:rPr>
              <w:del w:id="298" w:author="随遇而安 [2]" w:date="2024-11-06T08:52:24Z"/>
              <w:color w:val="auto"/>
              <w:highlight w:val="none"/>
              <w:rPrChange w:id="299" w:author="随遇而安 [2]" w:date="2023-08-11T16:50:38Z">
                <w:rPr>
                  <w:del w:id="300" w:author="随遇而安 [2]" w:date="2024-11-06T08:52:24Z"/>
                </w:rPr>
              </w:rPrChange>
            </w:rPr>
          </w:pPr>
          <w:r>
            <w:rPr>
              <w:color w:val="auto"/>
              <w:highlight w:val="none"/>
              <w:rPrChange w:id="301" w:author="随遇而安 [2]" w:date="2023-08-11T16:50:38Z">
                <w:rPr/>
              </w:rPrChange>
            </w:rPr>
            <w:fldChar w:fldCharType="begin"/>
          </w:r>
          <w:r>
            <w:rPr>
              <w:color w:val="auto"/>
              <w:highlight w:val="none"/>
              <w:rPrChange w:id="302" w:author="随遇而安 [2]" w:date="2023-08-11T16:50:38Z">
                <w:rPr/>
              </w:rPrChange>
            </w:rPr>
            <w:instrText xml:space="preserve">TOC \o "1-1" \h \u </w:instrText>
          </w:r>
          <w:r>
            <w:rPr>
              <w:color w:val="auto"/>
              <w:highlight w:val="none"/>
              <w:rPrChange w:id="303" w:author="随遇而安 [2]" w:date="2023-08-11T16:50:38Z">
                <w:rPr/>
              </w:rPrChange>
            </w:rPr>
            <w:fldChar w:fldCharType="separate"/>
          </w:r>
          <w:del w:id="304" w:author="随遇而安 [2]" w:date="2024-11-06T08:52:24Z">
            <w:r>
              <w:rPr>
                <w:color w:val="auto"/>
                <w:highlight w:val="none"/>
                <w:rPrChange w:id="305" w:author="随遇而安 [2]" w:date="2023-08-11T16:50:38Z">
                  <w:rPr/>
                </w:rPrChange>
              </w:rPr>
              <w:fldChar w:fldCharType="begin"/>
            </w:r>
          </w:del>
          <w:del w:id="307" w:author="随遇而安 [2]" w:date="2024-11-06T08:52:24Z">
            <w:r>
              <w:rPr>
                <w:color w:val="auto"/>
                <w:highlight w:val="none"/>
                <w:rPrChange w:id="308" w:author="随遇而安 [2]" w:date="2023-08-11T16:50:38Z">
                  <w:rPr/>
                </w:rPrChange>
              </w:rPr>
              <w:delInstrText xml:space="preserve"> HYPERLINK \l "_Toc13366" </w:delInstrText>
            </w:r>
          </w:del>
          <w:del w:id="310" w:author="随遇而安 [2]" w:date="2024-11-06T08:52:24Z">
            <w:r>
              <w:rPr>
                <w:color w:val="auto"/>
                <w:highlight w:val="none"/>
                <w:rPrChange w:id="311" w:author="随遇而安 [2]" w:date="2023-08-11T16:50:38Z">
                  <w:rPr/>
                </w:rPrChange>
              </w:rPr>
              <w:fldChar w:fldCharType="separate"/>
            </w:r>
          </w:del>
          <w:del w:id="313" w:author="随遇而安 [2]" w:date="2024-11-06T08:52:24Z">
            <w:r>
              <w:rPr>
                <w:rFonts w:hint="eastAsia" w:ascii="宋体"/>
                <w:color w:val="auto"/>
                <w:highlight w:val="none"/>
                <w:rPrChange w:id="314" w:author="随遇而安 [2]" w:date="2023-08-11T16:50:38Z">
                  <w:rPr>
                    <w:rFonts w:hint="eastAsia" w:ascii="宋体"/>
                  </w:rPr>
                </w:rPrChange>
              </w:rPr>
              <w:delText>1.0 目的</w:delText>
            </w:r>
          </w:del>
          <w:del w:id="316" w:author="随遇而安 [2]" w:date="2024-11-06T08:52:24Z">
            <w:r>
              <w:rPr>
                <w:color w:val="auto"/>
                <w:highlight w:val="none"/>
                <w:rPrChange w:id="317" w:author="随遇而安 [2]" w:date="2023-08-11T16:50:38Z">
                  <w:rPr/>
                </w:rPrChange>
              </w:rPr>
              <w:tab/>
            </w:r>
          </w:del>
          <w:del w:id="319" w:author="随遇而安 [2]" w:date="2024-11-06T08:52:24Z">
            <w:r>
              <w:rPr>
                <w:color w:val="auto"/>
                <w:highlight w:val="none"/>
                <w:rPrChange w:id="320" w:author="随遇而安 [2]" w:date="2023-08-11T16:50:38Z">
                  <w:rPr/>
                </w:rPrChange>
              </w:rPr>
              <w:fldChar w:fldCharType="begin"/>
            </w:r>
          </w:del>
          <w:del w:id="322" w:author="随遇而安 [2]" w:date="2024-11-06T08:52:24Z">
            <w:r>
              <w:rPr>
                <w:color w:val="auto"/>
                <w:highlight w:val="none"/>
                <w:rPrChange w:id="323" w:author="随遇而安 [2]" w:date="2023-08-11T16:50:38Z">
                  <w:rPr/>
                </w:rPrChange>
              </w:rPr>
              <w:delInstrText xml:space="preserve"> PAGEREF _Toc13366 \h </w:delInstrText>
            </w:r>
          </w:del>
          <w:del w:id="325" w:author="随遇而安 [2]" w:date="2024-11-06T08:52:24Z">
            <w:r>
              <w:rPr>
                <w:color w:val="auto"/>
                <w:highlight w:val="none"/>
                <w:rPrChange w:id="326" w:author="随遇而安 [2]" w:date="2023-08-11T16:50:38Z">
                  <w:rPr/>
                </w:rPrChange>
              </w:rPr>
              <w:fldChar w:fldCharType="separate"/>
            </w:r>
          </w:del>
          <w:del w:id="328" w:author="随遇而安 [2]" w:date="2024-11-06T08:52:24Z">
            <w:r>
              <w:rPr>
                <w:color w:val="auto"/>
                <w:highlight w:val="none"/>
                <w:rPrChange w:id="329" w:author="随遇而安 [2]" w:date="2023-08-11T16:50:38Z">
                  <w:rPr/>
                </w:rPrChange>
              </w:rPr>
              <w:delText>4</w:delText>
            </w:r>
          </w:del>
          <w:del w:id="331" w:author="随遇而安 [2]" w:date="2024-11-06T08:52:24Z">
            <w:r>
              <w:rPr>
                <w:color w:val="auto"/>
                <w:highlight w:val="none"/>
                <w:rPrChange w:id="332" w:author="随遇而安 [2]" w:date="2023-08-11T16:50:38Z">
                  <w:rPr/>
                </w:rPrChange>
              </w:rPr>
              <w:fldChar w:fldCharType="end"/>
            </w:r>
          </w:del>
          <w:del w:id="334" w:author="随遇而安 [2]" w:date="2024-11-06T08:52:24Z">
            <w:r>
              <w:rPr>
                <w:color w:val="auto"/>
                <w:highlight w:val="none"/>
                <w:rPrChange w:id="335" w:author="随遇而安 [2]" w:date="2023-08-11T16:50:38Z">
                  <w:rPr/>
                </w:rPrChange>
              </w:rPr>
              <w:fldChar w:fldCharType="end"/>
            </w:r>
          </w:del>
        </w:p>
        <w:p w14:paraId="4508D7DF">
          <w:pPr>
            <w:pStyle w:val="4"/>
            <w:tabs>
              <w:tab w:val="right" w:leader="dot" w:pos="9185"/>
            </w:tabs>
            <w:rPr>
              <w:del w:id="337" w:author="随遇而安 [2]" w:date="2024-11-06T08:52:24Z"/>
              <w:color w:val="auto"/>
              <w:highlight w:val="none"/>
              <w:rPrChange w:id="338" w:author="随遇而安 [2]" w:date="2023-08-11T16:50:38Z">
                <w:rPr>
                  <w:del w:id="339" w:author="随遇而安 [2]" w:date="2024-11-06T08:52:24Z"/>
                </w:rPr>
              </w:rPrChange>
            </w:rPr>
          </w:pPr>
          <w:del w:id="340" w:author="随遇而安 [2]" w:date="2024-11-06T08:52:24Z">
            <w:r>
              <w:rPr>
                <w:color w:val="auto"/>
                <w:highlight w:val="none"/>
                <w:rPrChange w:id="341" w:author="随遇而安 [2]" w:date="2023-08-11T16:50:38Z">
                  <w:rPr/>
                </w:rPrChange>
              </w:rPr>
              <w:fldChar w:fldCharType="begin"/>
            </w:r>
          </w:del>
          <w:del w:id="343" w:author="随遇而安 [2]" w:date="2024-11-06T08:52:24Z">
            <w:r>
              <w:rPr>
                <w:color w:val="auto"/>
                <w:highlight w:val="none"/>
                <w:rPrChange w:id="344" w:author="随遇而安 [2]" w:date="2023-08-11T16:50:38Z">
                  <w:rPr/>
                </w:rPrChange>
              </w:rPr>
              <w:delInstrText xml:space="preserve"> HYPERLINK \l "_Toc19106" </w:delInstrText>
            </w:r>
          </w:del>
          <w:del w:id="346" w:author="随遇而安 [2]" w:date="2024-11-06T08:52:24Z">
            <w:r>
              <w:rPr>
                <w:color w:val="auto"/>
                <w:highlight w:val="none"/>
                <w:rPrChange w:id="347" w:author="随遇而安 [2]" w:date="2023-08-11T16:50:38Z">
                  <w:rPr/>
                </w:rPrChange>
              </w:rPr>
              <w:fldChar w:fldCharType="separate"/>
            </w:r>
          </w:del>
          <w:del w:id="349" w:author="随遇而安 [2]" w:date="2024-11-06T08:52:24Z">
            <w:r>
              <w:rPr>
                <w:rFonts w:hint="eastAsia" w:ascii="宋体"/>
                <w:color w:val="auto"/>
                <w:highlight w:val="none"/>
                <w:rPrChange w:id="350" w:author="随遇而安 [2]" w:date="2023-08-11T16:50:38Z">
                  <w:rPr>
                    <w:rFonts w:hint="eastAsia" w:ascii="宋体"/>
                  </w:rPr>
                </w:rPrChange>
              </w:rPr>
              <w:delText>2.0 适用范围</w:delText>
            </w:r>
          </w:del>
          <w:del w:id="352" w:author="随遇而安 [2]" w:date="2024-11-06T08:52:24Z">
            <w:r>
              <w:rPr>
                <w:color w:val="auto"/>
                <w:highlight w:val="none"/>
                <w:rPrChange w:id="353" w:author="随遇而安 [2]" w:date="2023-08-11T16:50:38Z">
                  <w:rPr/>
                </w:rPrChange>
              </w:rPr>
              <w:tab/>
            </w:r>
          </w:del>
          <w:del w:id="355" w:author="随遇而安 [2]" w:date="2024-11-06T08:52:24Z">
            <w:r>
              <w:rPr>
                <w:color w:val="auto"/>
                <w:highlight w:val="none"/>
                <w:rPrChange w:id="356" w:author="随遇而安 [2]" w:date="2023-08-11T16:50:38Z">
                  <w:rPr/>
                </w:rPrChange>
              </w:rPr>
              <w:fldChar w:fldCharType="begin"/>
            </w:r>
          </w:del>
          <w:del w:id="358" w:author="随遇而安 [2]" w:date="2024-11-06T08:52:24Z">
            <w:r>
              <w:rPr>
                <w:color w:val="auto"/>
                <w:highlight w:val="none"/>
                <w:rPrChange w:id="359" w:author="随遇而安 [2]" w:date="2023-08-11T16:50:38Z">
                  <w:rPr/>
                </w:rPrChange>
              </w:rPr>
              <w:delInstrText xml:space="preserve"> PAGEREF _Toc19106 \h </w:delInstrText>
            </w:r>
          </w:del>
          <w:del w:id="361" w:author="随遇而安 [2]" w:date="2024-11-06T08:52:24Z">
            <w:r>
              <w:rPr>
                <w:color w:val="auto"/>
                <w:highlight w:val="none"/>
                <w:rPrChange w:id="362" w:author="随遇而安 [2]" w:date="2023-08-11T16:50:38Z">
                  <w:rPr/>
                </w:rPrChange>
              </w:rPr>
              <w:fldChar w:fldCharType="separate"/>
            </w:r>
          </w:del>
          <w:del w:id="364" w:author="随遇而安 [2]" w:date="2024-11-06T08:52:24Z">
            <w:r>
              <w:rPr>
                <w:color w:val="auto"/>
                <w:highlight w:val="none"/>
                <w:rPrChange w:id="365" w:author="随遇而安 [2]" w:date="2023-08-11T16:50:38Z">
                  <w:rPr/>
                </w:rPrChange>
              </w:rPr>
              <w:delText>4</w:delText>
            </w:r>
          </w:del>
          <w:del w:id="367" w:author="随遇而安 [2]" w:date="2024-11-06T08:52:24Z">
            <w:r>
              <w:rPr>
                <w:color w:val="auto"/>
                <w:highlight w:val="none"/>
                <w:rPrChange w:id="368" w:author="随遇而安 [2]" w:date="2023-08-11T16:50:38Z">
                  <w:rPr/>
                </w:rPrChange>
              </w:rPr>
              <w:fldChar w:fldCharType="end"/>
            </w:r>
          </w:del>
          <w:del w:id="370" w:author="随遇而安 [2]" w:date="2024-11-06T08:52:24Z">
            <w:r>
              <w:rPr>
                <w:color w:val="auto"/>
                <w:highlight w:val="none"/>
                <w:rPrChange w:id="371" w:author="随遇而安 [2]" w:date="2023-08-11T16:50:38Z">
                  <w:rPr/>
                </w:rPrChange>
              </w:rPr>
              <w:fldChar w:fldCharType="end"/>
            </w:r>
          </w:del>
        </w:p>
        <w:p w14:paraId="4A7A5C54">
          <w:pPr>
            <w:pStyle w:val="4"/>
            <w:tabs>
              <w:tab w:val="right" w:leader="dot" w:pos="9185"/>
            </w:tabs>
            <w:rPr>
              <w:del w:id="373" w:author="随遇而安 [2]" w:date="2024-11-06T08:52:24Z"/>
              <w:color w:val="auto"/>
              <w:highlight w:val="none"/>
              <w:rPrChange w:id="374" w:author="随遇而安 [2]" w:date="2023-08-11T16:50:38Z">
                <w:rPr>
                  <w:del w:id="375" w:author="随遇而安 [2]" w:date="2024-11-06T08:52:24Z"/>
                </w:rPr>
              </w:rPrChange>
            </w:rPr>
          </w:pPr>
          <w:del w:id="376" w:author="随遇而安 [2]" w:date="2024-11-06T08:52:24Z">
            <w:r>
              <w:rPr>
                <w:color w:val="auto"/>
                <w:highlight w:val="none"/>
                <w:rPrChange w:id="377" w:author="随遇而安 [2]" w:date="2023-08-11T16:50:38Z">
                  <w:rPr/>
                </w:rPrChange>
              </w:rPr>
              <w:fldChar w:fldCharType="begin"/>
            </w:r>
          </w:del>
          <w:del w:id="379" w:author="随遇而安 [2]" w:date="2024-11-06T08:52:24Z">
            <w:r>
              <w:rPr>
                <w:color w:val="auto"/>
                <w:highlight w:val="none"/>
                <w:rPrChange w:id="380" w:author="随遇而安 [2]" w:date="2023-08-11T16:50:38Z">
                  <w:rPr/>
                </w:rPrChange>
              </w:rPr>
              <w:delInstrText xml:space="preserve"> HYPERLINK \l "_Toc21792" </w:delInstrText>
            </w:r>
          </w:del>
          <w:del w:id="382" w:author="随遇而安 [2]" w:date="2024-11-06T08:52:24Z">
            <w:r>
              <w:rPr>
                <w:color w:val="auto"/>
                <w:highlight w:val="none"/>
                <w:rPrChange w:id="383" w:author="随遇而安 [2]" w:date="2023-08-11T16:50:38Z">
                  <w:rPr/>
                </w:rPrChange>
              </w:rPr>
              <w:fldChar w:fldCharType="separate"/>
            </w:r>
          </w:del>
          <w:del w:id="385" w:author="随遇而安 [2]" w:date="2024-11-06T08:52:24Z">
            <w:r>
              <w:rPr>
                <w:rFonts w:hint="eastAsia" w:ascii="宋体"/>
                <w:color w:val="auto"/>
                <w:highlight w:val="none"/>
                <w:lang w:eastAsia="zh-CN"/>
                <w:rPrChange w:id="386" w:author="随遇而安 [2]" w:date="2023-08-11T16:50:38Z">
                  <w:rPr>
                    <w:rFonts w:hint="eastAsia" w:ascii="宋体"/>
                    <w:lang w:eastAsia="zh-CN"/>
                  </w:rPr>
                </w:rPrChange>
              </w:rPr>
              <w:delText>3.0 组织机构</w:delText>
            </w:r>
          </w:del>
          <w:del w:id="388" w:author="随遇而安 [2]" w:date="2024-11-06T08:52:24Z">
            <w:r>
              <w:rPr>
                <w:color w:val="auto"/>
                <w:highlight w:val="none"/>
                <w:rPrChange w:id="389" w:author="随遇而安 [2]" w:date="2023-08-11T16:50:38Z">
                  <w:rPr/>
                </w:rPrChange>
              </w:rPr>
              <w:tab/>
            </w:r>
          </w:del>
          <w:del w:id="391" w:author="随遇而安 [2]" w:date="2024-11-06T08:52:24Z">
            <w:r>
              <w:rPr>
                <w:color w:val="auto"/>
                <w:highlight w:val="none"/>
                <w:rPrChange w:id="392" w:author="随遇而安 [2]" w:date="2023-08-11T16:50:38Z">
                  <w:rPr/>
                </w:rPrChange>
              </w:rPr>
              <w:fldChar w:fldCharType="begin"/>
            </w:r>
          </w:del>
          <w:del w:id="394" w:author="随遇而安 [2]" w:date="2024-11-06T08:52:24Z">
            <w:r>
              <w:rPr>
                <w:color w:val="auto"/>
                <w:highlight w:val="none"/>
                <w:rPrChange w:id="395" w:author="随遇而安 [2]" w:date="2023-08-11T16:50:38Z">
                  <w:rPr/>
                </w:rPrChange>
              </w:rPr>
              <w:delInstrText xml:space="preserve"> PAGEREF _Toc21792 \h </w:delInstrText>
            </w:r>
          </w:del>
          <w:del w:id="397" w:author="随遇而安 [2]" w:date="2024-11-06T08:52:24Z">
            <w:r>
              <w:rPr>
                <w:color w:val="auto"/>
                <w:highlight w:val="none"/>
                <w:rPrChange w:id="398" w:author="随遇而安 [2]" w:date="2023-08-11T16:50:38Z">
                  <w:rPr/>
                </w:rPrChange>
              </w:rPr>
              <w:fldChar w:fldCharType="separate"/>
            </w:r>
          </w:del>
          <w:del w:id="400" w:author="随遇而安 [2]" w:date="2024-11-06T08:52:24Z">
            <w:r>
              <w:rPr>
                <w:color w:val="auto"/>
                <w:highlight w:val="none"/>
                <w:rPrChange w:id="401" w:author="随遇而安 [2]" w:date="2023-08-11T16:50:38Z">
                  <w:rPr/>
                </w:rPrChange>
              </w:rPr>
              <w:delText>4</w:delText>
            </w:r>
          </w:del>
          <w:del w:id="403" w:author="随遇而安 [2]" w:date="2024-11-06T08:52:24Z">
            <w:r>
              <w:rPr>
                <w:color w:val="auto"/>
                <w:highlight w:val="none"/>
                <w:rPrChange w:id="404" w:author="随遇而安 [2]" w:date="2023-08-11T16:50:38Z">
                  <w:rPr/>
                </w:rPrChange>
              </w:rPr>
              <w:fldChar w:fldCharType="end"/>
            </w:r>
          </w:del>
          <w:del w:id="406" w:author="随遇而安 [2]" w:date="2024-11-06T08:52:24Z">
            <w:r>
              <w:rPr>
                <w:color w:val="auto"/>
                <w:highlight w:val="none"/>
                <w:rPrChange w:id="407" w:author="随遇而安 [2]" w:date="2023-08-11T16:50:38Z">
                  <w:rPr/>
                </w:rPrChange>
              </w:rPr>
              <w:fldChar w:fldCharType="end"/>
            </w:r>
          </w:del>
        </w:p>
        <w:p w14:paraId="72587353">
          <w:pPr>
            <w:pStyle w:val="4"/>
            <w:tabs>
              <w:tab w:val="right" w:leader="dot" w:pos="9185"/>
            </w:tabs>
            <w:rPr>
              <w:del w:id="409" w:author="随遇而安 [2]" w:date="2024-11-06T08:52:24Z"/>
              <w:color w:val="auto"/>
              <w:highlight w:val="none"/>
              <w:rPrChange w:id="410" w:author="随遇而安 [2]" w:date="2023-08-11T16:50:38Z">
                <w:rPr>
                  <w:del w:id="411" w:author="随遇而安 [2]" w:date="2024-11-06T08:52:24Z"/>
                </w:rPr>
              </w:rPrChange>
            </w:rPr>
          </w:pPr>
          <w:del w:id="412" w:author="随遇而安 [2]" w:date="2024-11-06T08:52:24Z">
            <w:r>
              <w:rPr>
                <w:color w:val="auto"/>
                <w:highlight w:val="none"/>
                <w:rPrChange w:id="413" w:author="随遇而安 [2]" w:date="2023-08-11T16:50:38Z">
                  <w:rPr/>
                </w:rPrChange>
              </w:rPr>
              <w:fldChar w:fldCharType="begin"/>
            </w:r>
          </w:del>
          <w:del w:id="415" w:author="随遇而安 [2]" w:date="2024-11-06T08:52:24Z">
            <w:r>
              <w:rPr>
                <w:color w:val="auto"/>
                <w:highlight w:val="none"/>
                <w:rPrChange w:id="416" w:author="随遇而安 [2]" w:date="2023-08-11T16:50:38Z">
                  <w:rPr/>
                </w:rPrChange>
              </w:rPr>
              <w:delInstrText xml:space="preserve"> HYPERLINK \l "_Toc18258" </w:delInstrText>
            </w:r>
          </w:del>
          <w:del w:id="418" w:author="随遇而安 [2]" w:date="2024-11-06T08:52:24Z">
            <w:r>
              <w:rPr>
                <w:color w:val="auto"/>
                <w:highlight w:val="none"/>
                <w:rPrChange w:id="419" w:author="随遇而安 [2]" w:date="2023-08-11T16:50:38Z">
                  <w:rPr/>
                </w:rPrChange>
              </w:rPr>
              <w:fldChar w:fldCharType="separate"/>
            </w:r>
          </w:del>
          <w:del w:id="421" w:author="随遇而安 [2]" w:date="2024-11-06T08:52:24Z">
            <w:r>
              <w:rPr>
                <w:rFonts w:hint="eastAsia" w:ascii="宋体"/>
                <w:color w:val="auto"/>
                <w:highlight w:val="none"/>
                <w:lang w:eastAsia="zh-CN"/>
                <w:rPrChange w:id="422" w:author="随遇而安 [2]" w:date="2023-08-11T16:50:38Z">
                  <w:rPr>
                    <w:rFonts w:hint="eastAsia" w:ascii="宋体"/>
                    <w:lang w:eastAsia="zh-CN"/>
                  </w:rPr>
                </w:rPrChange>
              </w:rPr>
              <w:delText>4.0 HSE检查</w:delText>
            </w:r>
          </w:del>
          <w:del w:id="424" w:author="随遇而安 [2]" w:date="2024-11-06T08:52:24Z">
            <w:r>
              <w:rPr>
                <w:color w:val="auto"/>
                <w:highlight w:val="none"/>
                <w:rPrChange w:id="425" w:author="随遇而安 [2]" w:date="2023-08-11T16:50:38Z">
                  <w:rPr/>
                </w:rPrChange>
              </w:rPr>
              <w:tab/>
            </w:r>
          </w:del>
          <w:del w:id="427" w:author="随遇而安 [2]" w:date="2024-11-06T08:52:24Z">
            <w:r>
              <w:rPr>
                <w:color w:val="auto"/>
                <w:highlight w:val="none"/>
                <w:rPrChange w:id="428" w:author="随遇而安 [2]" w:date="2023-08-11T16:50:38Z">
                  <w:rPr/>
                </w:rPrChange>
              </w:rPr>
              <w:fldChar w:fldCharType="begin"/>
            </w:r>
          </w:del>
          <w:del w:id="430" w:author="随遇而安 [2]" w:date="2024-11-06T08:52:24Z">
            <w:r>
              <w:rPr>
                <w:color w:val="auto"/>
                <w:highlight w:val="none"/>
                <w:rPrChange w:id="431" w:author="随遇而安 [2]" w:date="2023-08-11T16:50:38Z">
                  <w:rPr/>
                </w:rPrChange>
              </w:rPr>
              <w:delInstrText xml:space="preserve"> PAGEREF _Toc18258 \h </w:delInstrText>
            </w:r>
          </w:del>
          <w:del w:id="433" w:author="随遇而安 [2]" w:date="2024-11-06T08:52:24Z">
            <w:r>
              <w:rPr>
                <w:color w:val="auto"/>
                <w:highlight w:val="none"/>
                <w:rPrChange w:id="434" w:author="随遇而安 [2]" w:date="2023-08-11T16:50:38Z">
                  <w:rPr/>
                </w:rPrChange>
              </w:rPr>
              <w:fldChar w:fldCharType="separate"/>
            </w:r>
          </w:del>
          <w:del w:id="436" w:author="随遇而安 [2]" w:date="2024-11-06T08:52:24Z">
            <w:r>
              <w:rPr>
                <w:color w:val="auto"/>
                <w:highlight w:val="none"/>
                <w:rPrChange w:id="437" w:author="随遇而安 [2]" w:date="2023-08-11T16:50:38Z">
                  <w:rPr/>
                </w:rPrChange>
              </w:rPr>
              <w:delText>4</w:delText>
            </w:r>
          </w:del>
          <w:del w:id="439" w:author="随遇而安 [2]" w:date="2024-11-06T08:52:24Z">
            <w:r>
              <w:rPr>
                <w:color w:val="auto"/>
                <w:highlight w:val="none"/>
                <w:rPrChange w:id="440" w:author="随遇而安 [2]" w:date="2023-08-11T16:50:38Z">
                  <w:rPr/>
                </w:rPrChange>
              </w:rPr>
              <w:fldChar w:fldCharType="end"/>
            </w:r>
          </w:del>
          <w:del w:id="442" w:author="随遇而安 [2]" w:date="2024-11-06T08:52:24Z">
            <w:r>
              <w:rPr>
                <w:color w:val="auto"/>
                <w:highlight w:val="none"/>
                <w:rPrChange w:id="443" w:author="随遇而安 [2]" w:date="2023-08-11T16:50:38Z">
                  <w:rPr/>
                </w:rPrChange>
              </w:rPr>
              <w:fldChar w:fldCharType="end"/>
            </w:r>
          </w:del>
        </w:p>
        <w:p w14:paraId="09F18438">
          <w:pPr>
            <w:pStyle w:val="4"/>
            <w:tabs>
              <w:tab w:val="right" w:leader="dot" w:pos="9185"/>
            </w:tabs>
            <w:rPr>
              <w:del w:id="445" w:author="随遇而安 [2]" w:date="2024-11-06T08:52:24Z"/>
              <w:color w:val="auto"/>
              <w:highlight w:val="none"/>
              <w:rPrChange w:id="446" w:author="随遇而安 [2]" w:date="2023-08-11T16:50:38Z">
                <w:rPr>
                  <w:del w:id="447" w:author="随遇而安 [2]" w:date="2024-11-06T08:52:24Z"/>
                </w:rPr>
              </w:rPrChange>
            </w:rPr>
          </w:pPr>
          <w:del w:id="448" w:author="随遇而安 [2]" w:date="2024-11-06T08:52:24Z">
            <w:r>
              <w:rPr>
                <w:color w:val="auto"/>
                <w:highlight w:val="none"/>
                <w:rPrChange w:id="449" w:author="随遇而安 [2]" w:date="2023-08-11T16:50:38Z">
                  <w:rPr/>
                </w:rPrChange>
              </w:rPr>
              <w:fldChar w:fldCharType="begin"/>
            </w:r>
          </w:del>
          <w:del w:id="451" w:author="随遇而安 [2]" w:date="2024-11-06T08:52:24Z">
            <w:r>
              <w:rPr>
                <w:color w:val="auto"/>
                <w:highlight w:val="none"/>
                <w:rPrChange w:id="452" w:author="随遇而安 [2]" w:date="2023-08-11T16:50:38Z">
                  <w:rPr/>
                </w:rPrChange>
              </w:rPr>
              <w:delInstrText xml:space="preserve"> HYPERLINK \l "_Toc2798" </w:delInstrText>
            </w:r>
          </w:del>
          <w:del w:id="454" w:author="随遇而安 [2]" w:date="2024-11-06T08:52:24Z">
            <w:r>
              <w:rPr>
                <w:color w:val="auto"/>
                <w:highlight w:val="none"/>
                <w:rPrChange w:id="455" w:author="随遇而安 [2]" w:date="2023-08-11T16:50:38Z">
                  <w:rPr/>
                </w:rPrChange>
              </w:rPr>
              <w:fldChar w:fldCharType="separate"/>
            </w:r>
          </w:del>
          <w:del w:id="457" w:author="随遇而安 [2]" w:date="2024-11-06T08:52:24Z">
            <w:r>
              <w:rPr>
                <w:rFonts w:hint="eastAsia" w:ascii="宋体"/>
                <w:color w:val="auto"/>
                <w:highlight w:val="none"/>
                <w:lang w:eastAsia="zh-CN"/>
                <w:rPrChange w:id="458" w:author="随遇而安 [2]" w:date="2023-08-11T16:50:38Z">
                  <w:rPr>
                    <w:rFonts w:hint="eastAsia" w:ascii="宋体"/>
                    <w:lang w:eastAsia="zh-CN"/>
                  </w:rPr>
                </w:rPrChange>
              </w:rPr>
              <w:delText>5.0 HSE检查管理</w:delText>
            </w:r>
          </w:del>
          <w:del w:id="460" w:author="随遇而安 [2]" w:date="2024-11-06T08:52:24Z">
            <w:r>
              <w:rPr>
                <w:color w:val="auto"/>
                <w:highlight w:val="none"/>
                <w:rPrChange w:id="461" w:author="随遇而安 [2]" w:date="2023-08-11T16:50:38Z">
                  <w:rPr/>
                </w:rPrChange>
              </w:rPr>
              <w:tab/>
            </w:r>
          </w:del>
          <w:del w:id="463" w:author="随遇而安 [2]" w:date="2024-11-06T08:52:24Z">
            <w:r>
              <w:rPr>
                <w:color w:val="auto"/>
                <w:highlight w:val="none"/>
                <w:rPrChange w:id="464" w:author="随遇而安 [2]" w:date="2023-08-11T16:50:38Z">
                  <w:rPr/>
                </w:rPrChange>
              </w:rPr>
              <w:fldChar w:fldCharType="begin"/>
            </w:r>
          </w:del>
          <w:del w:id="466" w:author="随遇而安 [2]" w:date="2024-11-06T08:52:24Z">
            <w:r>
              <w:rPr>
                <w:color w:val="auto"/>
                <w:highlight w:val="none"/>
                <w:rPrChange w:id="467" w:author="随遇而安 [2]" w:date="2023-08-11T16:50:38Z">
                  <w:rPr/>
                </w:rPrChange>
              </w:rPr>
              <w:delInstrText xml:space="preserve"> PAGEREF _Toc2798 \h </w:delInstrText>
            </w:r>
          </w:del>
          <w:del w:id="469" w:author="随遇而安 [2]" w:date="2024-11-06T08:52:24Z">
            <w:r>
              <w:rPr>
                <w:color w:val="auto"/>
                <w:highlight w:val="none"/>
                <w:rPrChange w:id="470" w:author="随遇而安 [2]" w:date="2023-08-11T16:50:38Z">
                  <w:rPr/>
                </w:rPrChange>
              </w:rPr>
              <w:fldChar w:fldCharType="separate"/>
            </w:r>
          </w:del>
          <w:del w:id="472" w:author="随遇而安 [2]" w:date="2024-11-06T08:52:24Z">
            <w:r>
              <w:rPr>
                <w:color w:val="auto"/>
                <w:highlight w:val="none"/>
                <w:rPrChange w:id="473" w:author="随遇而安 [2]" w:date="2023-08-11T16:50:38Z">
                  <w:rPr/>
                </w:rPrChange>
              </w:rPr>
              <w:delText>6</w:delText>
            </w:r>
          </w:del>
          <w:del w:id="475" w:author="随遇而安 [2]" w:date="2024-11-06T08:52:24Z">
            <w:r>
              <w:rPr>
                <w:color w:val="auto"/>
                <w:highlight w:val="none"/>
                <w:rPrChange w:id="476" w:author="随遇而安 [2]" w:date="2023-08-11T16:50:38Z">
                  <w:rPr/>
                </w:rPrChange>
              </w:rPr>
              <w:fldChar w:fldCharType="end"/>
            </w:r>
          </w:del>
          <w:del w:id="478" w:author="随遇而安 [2]" w:date="2024-11-06T08:52:24Z">
            <w:r>
              <w:rPr>
                <w:color w:val="auto"/>
                <w:highlight w:val="none"/>
                <w:rPrChange w:id="479" w:author="随遇而安 [2]" w:date="2023-08-11T16:50:38Z">
                  <w:rPr/>
                </w:rPrChange>
              </w:rPr>
              <w:fldChar w:fldCharType="end"/>
            </w:r>
          </w:del>
        </w:p>
        <w:p w14:paraId="1530FCD3">
          <w:pPr>
            <w:pStyle w:val="4"/>
            <w:tabs>
              <w:tab w:val="right" w:leader="dot" w:pos="9185"/>
            </w:tabs>
            <w:rPr>
              <w:del w:id="481" w:author="随遇而安 [2]" w:date="2024-11-06T08:52:24Z"/>
              <w:color w:val="auto"/>
              <w:highlight w:val="none"/>
              <w:rPrChange w:id="482" w:author="随遇而安 [2]" w:date="2023-08-11T16:50:38Z">
                <w:rPr>
                  <w:del w:id="483" w:author="随遇而安 [2]" w:date="2024-11-06T08:52:24Z"/>
                </w:rPr>
              </w:rPrChange>
            </w:rPr>
          </w:pPr>
          <w:del w:id="484" w:author="随遇而安 [2]" w:date="2024-11-06T08:52:24Z">
            <w:r>
              <w:rPr>
                <w:color w:val="auto"/>
                <w:highlight w:val="none"/>
                <w:rPrChange w:id="485" w:author="随遇而安 [2]" w:date="2023-08-11T16:50:38Z">
                  <w:rPr/>
                </w:rPrChange>
              </w:rPr>
              <w:fldChar w:fldCharType="begin"/>
            </w:r>
          </w:del>
          <w:del w:id="487" w:author="随遇而安 [2]" w:date="2024-11-06T08:52:24Z">
            <w:r>
              <w:rPr>
                <w:color w:val="auto"/>
                <w:highlight w:val="none"/>
                <w:rPrChange w:id="488" w:author="随遇而安 [2]" w:date="2023-08-11T16:50:38Z">
                  <w:rPr/>
                </w:rPrChange>
              </w:rPr>
              <w:delInstrText xml:space="preserve"> HYPERLINK \l "_Toc17395" </w:delInstrText>
            </w:r>
          </w:del>
          <w:del w:id="490" w:author="随遇而安 [2]" w:date="2024-11-06T08:52:24Z">
            <w:r>
              <w:rPr>
                <w:color w:val="auto"/>
                <w:highlight w:val="none"/>
                <w:rPrChange w:id="491" w:author="随遇而安 [2]" w:date="2023-08-11T16:50:38Z">
                  <w:rPr/>
                </w:rPrChange>
              </w:rPr>
              <w:fldChar w:fldCharType="separate"/>
            </w:r>
          </w:del>
          <w:del w:id="493" w:author="随遇而安 [2]" w:date="2024-11-06T08:52:24Z">
            <w:r>
              <w:rPr>
                <w:rFonts w:hint="eastAsia" w:ascii="宋体"/>
                <w:color w:val="auto"/>
                <w:highlight w:val="none"/>
                <w:lang w:eastAsia="zh-CN"/>
                <w:rPrChange w:id="494" w:author="随遇而安 [2]" w:date="2023-08-11T16:50:38Z">
                  <w:rPr>
                    <w:rFonts w:hint="eastAsia" w:ascii="宋体"/>
                    <w:lang w:eastAsia="zh-CN"/>
                  </w:rPr>
                </w:rPrChange>
              </w:rPr>
              <w:delText>6.0 隐患排查治理</w:delText>
            </w:r>
          </w:del>
          <w:del w:id="496" w:author="随遇而安 [2]" w:date="2024-11-06T08:52:24Z">
            <w:r>
              <w:rPr>
                <w:color w:val="auto"/>
                <w:highlight w:val="none"/>
                <w:rPrChange w:id="497" w:author="随遇而安 [2]" w:date="2023-08-11T16:50:38Z">
                  <w:rPr/>
                </w:rPrChange>
              </w:rPr>
              <w:tab/>
            </w:r>
          </w:del>
          <w:del w:id="499" w:author="随遇而安 [2]" w:date="2024-11-06T08:52:24Z">
            <w:r>
              <w:rPr>
                <w:color w:val="auto"/>
                <w:highlight w:val="none"/>
                <w:rPrChange w:id="500" w:author="随遇而安 [2]" w:date="2023-08-11T16:50:38Z">
                  <w:rPr/>
                </w:rPrChange>
              </w:rPr>
              <w:fldChar w:fldCharType="begin"/>
            </w:r>
          </w:del>
          <w:del w:id="502" w:author="随遇而安 [2]" w:date="2024-11-06T08:52:24Z">
            <w:r>
              <w:rPr>
                <w:color w:val="auto"/>
                <w:highlight w:val="none"/>
                <w:rPrChange w:id="503" w:author="随遇而安 [2]" w:date="2023-08-11T16:50:38Z">
                  <w:rPr/>
                </w:rPrChange>
              </w:rPr>
              <w:delInstrText xml:space="preserve"> PAGEREF _Toc17395 \h </w:delInstrText>
            </w:r>
          </w:del>
          <w:del w:id="505" w:author="随遇而安 [2]" w:date="2024-11-06T08:52:24Z">
            <w:r>
              <w:rPr>
                <w:color w:val="auto"/>
                <w:highlight w:val="none"/>
                <w:rPrChange w:id="506" w:author="随遇而安 [2]" w:date="2023-08-11T16:50:38Z">
                  <w:rPr/>
                </w:rPrChange>
              </w:rPr>
              <w:fldChar w:fldCharType="separate"/>
            </w:r>
          </w:del>
          <w:del w:id="508" w:author="随遇而安 [2]" w:date="2024-11-06T08:52:24Z">
            <w:r>
              <w:rPr>
                <w:color w:val="auto"/>
                <w:highlight w:val="none"/>
                <w:rPrChange w:id="509" w:author="随遇而安 [2]" w:date="2023-08-11T16:50:38Z">
                  <w:rPr/>
                </w:rPrChange>
              </w:rPr>
              <w:delText>7</w:delText>
            </w:r>
          </w:del>
          <w:del w:id="511" w:author="随遇而安 [2]" w:date="2024-11-06T08:52:24Z">
            <w:r>
              <w:rPr>
                <w:color w:val="auto"/>
                <w:highlight w:val="none"/>
                <w:rPrChange w:id="512" w:author="随遇而安 [2]" w:date="2023-08-11T16:50:38Z">
                  <w:rPr/>
                </w:rPrChange>
              </w:rPr>
              <w:fldChar w:fldCharType="end"/>
            </w:r>
          </w:del>
          <w:del w:id="514" w:author="随遇而安 [2]" w:date="2024-11-06T08:52:24Z">
            <w:r>
              <w:rPr>
                <w:color w:val="auto"/>
                <w:highlight w:val="none"/>
                <w:rPrChange w:id="515" w:author="随遇而安 [2]" w:date="2023-08-11T16:50:38Z">
                  <w:rPr/>
                </w:rPrChange>
              </w:rPr>
              <w:fldChar w:fldCharType="end"/>
            </w:r>
          </w:del>
        </w:p>
        <w:p w14:paraId="268FF344">
          <w:pPr>
            <w:pStyle w:val="4"/>
            <w:tabs>
              <w:tab w:val="right" w:leader="dot" w:pos="9185"/>
            </w:tabs>
            <w:rPr>
              <w:del w:id="517" w:author="随遇而安 [2]" w:date="2024-11-06T08:52:24Z"/>
              <w:color w:val="auto"/>
              <w:highlight w:val="none"/>
              <w:rPrChange w:id="518" w:author="随遇而安 [2]" w:date="2023-08-11T16:50:38Z">
                <w:rPr>
                  <w:del w:id="519" w:author="随遇而安 [2]" w:date="2024-11-06T08:52:24Z"/>
                </w:rPr>
              </w:rPrChange>
            </w:rPr>
          </w:pPr>
          <w:del w:id="520" w:author="随遇而安 [2]" w:date="2024-11-06T08:52:24Z">
            <w:r>
              <w:rPr>
                <w:color w:val="auto"/>
                <w:highlight w:val="none"/>
                <w:rPrChange w:id="521" w:author="随遇而安 [2]" w:date="2023-08-11T16:50:38Z">
                  <w:rPr/>
                </w:rPrChange>
              </w:rPr>
              <w:fldChar w:fldCharType="begin"/>
            </w:r>
          </w:del>
          <w:del w:id="523" w:author="随遇而安 [2]" w:date="2024-11-06T08:52:24Z">
            <w:r>
              <w:rPr>
                <w:color w:val="auto"/>
                <w:highlight w:val="none"/>
                <w:rPrChange w:id="524" w:author="随遇而安 [2]" w:date="2023-08-11T16:50:38Z">
                  <w:rPr/>
                </w:rPrChange>
              </w:rPr>
              <w:delInstrText xml:space="preserve"> HYPERLINK \l "_Toc22021" </w:delInstrText>
            </w:r>
          </w:del>
          <w:del w:id="526" w:author="随遇而安 [2]" w:date="2024-11-06T08:52:24Z">
            <w:r>
              <w:rPr>
                <w:color w:val="auto"/>
                <w:highlight w:val="none"/>
                <w:rPrChange w:id="527" w:author="随遇而安 [2]" w:date="2023-08-11T16:50:38Z">
                  <w:rPr/>
                </w:rPrChange>
              </w:rPr>
              <w:fldChar w:fldCharType="separate"/>
            </w:r>
          </w:del>
          <w:del w:id="529" w:author="随遇而安 [2]" w:date="2024-11-06T08:52:24Z">
            <w:r>
              <w:rPr>
                <w:rFonts w:hint="eastAsia" w:ascii="宋体"/>
                <w:color w:val="auto"/>
                <w:highlight w:val="none"/>
                <w:lang w:eastAsia="zh-CN"/>
                <w:rPrChange w:id="530" w:author="随遇而安 [2]" w:date="2023-08-11T16:50:38Z">
                  <w:rPr>
                    <w:rFonts w:hint="eastAsia" w:ascii="宋体"/>
                    <w:lang w:eastAsia="zh-CN"/>
                  </w:rPr>
                </w:rPrChange>
              </w:rPr>
              <w:delText>7.0 隐患登记与建档</w:delText>
            </w:r>
          </w:del>
          <w:del w:id="532" w:author="随遇而安 [2]" w:date="2024-11-06T08:52:24Z">
            <w:r>
              <w:rPr>
                <w:color w:val="auto"/>
                <w:highlight w:val="none"/>
                <w:rPrChange w:id="533" w:author="随遇而安 [2]" w:date="2023-08-11T16:50:38Z">
                  <w:rPr/>
                </w:rPrChange>
              </w:rPr>
              <w:tab/>
            </w:r>
          </w:del>
          <w:del w:id="535" w:author="随遇而安 [2]" w:date="2024-11-06T08:52:24Z">
            <w:r>
              <w:rPr>
                <w:color w:val="auto"/>
                <w:highlight w:val="none"/>
                <w:rPrChange w:id="536" w:author="随遇而安 [2]" w:date="2023-08-11T16:50:38Z">
                  <w:rPr/>
                </w:rPrChange>
              </w:rPr>
              <w:fldChar w:fldCharType="begin"/>
            </w:r>
          </w:del>
          <w:del w:id="538" w:author="随遇而安 [2]" w:date="2024-11-06T08:52:24Z">
            <w:r>
              <w:rPr>
                <w:color w:val="auto"/>
                <w:highlight w:val="none"/>
                <w:rPrChange w:id="539" w:author="随遇而安 [2]" w:date="2023-08-11T16:50:38Z">
                  <w:rPr/>
                </w:rPrChange>
              </w:rPr>
              <w:delInstrText xml:space="preserve"> PAGEREF _Toc22021 \h </w:delInstrText>
            </w:r>
          </w:del>
          <w:del w:id="541" w:author="随遇而安 [2]" w:date="2024-11-06T08:52:24Z">
            <w:r>
              <w:rPr>
                <w:color w:val="auto"/>
                <w:highlight w:val="none"/>
                <w:rPrChange w:id="542" w:author="随遇而安 [2]" w:date="2023-08-11T16:50:38Z">
                  <w:rPr/>
                </w:rPrChange>
              </w:rPr>
              <w:fldChar w:fldCharType="separate"/>
            </w:r>
          </w:del>
          <w:del w:id="544" w:author="随遇而安 [2]" w:date="2024-11-06T08:52:24Z">
            <w:r>
              <w:rPr>
                <w:color w:val="auto"/>
                <w:highlight w:val="none"/>
                <w:rPrChange w:id="545" w:author="随遇而安 [2]" w:date="2023-08-11T16:50:38Z">
                  <w:rPr/>
                </w:rPrChange>
              </w:rPr>
              <w:delText>8</w:delText>
            </w:r>
          </w:del>
          <w:del w:id="547" w:author="随遇而安 [2]" w:date="2024-11-06T08:52:24Z">
            <w:r>
              <w:rPr>
                <w:color w:val="auto"/>
                <w:highlight w:val="none"/>
                <w:rPrChange w:id="548" w:author="随遇而安 [2]" w:date="2023-08-11T16:50:38Z">
                  <w:rPr/>
                </w:rPrChange>
              </w:rPr>
              <w:fldChar w:fldCharType="end"/>
            </w:r>
          </w:del>
          <w:del w:id="550" w:author="随遇而安 [2]" w:date="2024-11-06T08:52:24Z">
            <w:r>
              <w:rPr>
                <w:color w:val="auto"/>
                <w:highlight w:val="none"/>
                <w:rPrChange w:id="551" w:author="随遇而安 [2]" w:date="2023-08-11T16:50:38Z">
                  <w:rPr/>
                </w:rPrChange>
              </w:rPr>
              <w:fldChar w:fldCharType="end"/>
            </w:r>
          </w:del>
        </w:p>
        <w:p w14:paraId="7C647705">
          <w:pPr>
            <w:pStyle w:val="4"/>
            <w:tabs>
              <w:tab w:val="right" w:leader="dot" w:pos="9185"/>
            </w:tabs>
            <w:rPr>
              <w:del w:id="553" w:author="随遇而安 [2]" w:date="2024-11-06T08:52:24Z"/>
              <w:color w:val="auto"/>
              <w:highlight w:val="none"/>
              <w:rPrChange w:id="554" w:author="随遇而安 [2]" w:date="2023-08-11T16:50:38Z">
                <w:rPr>
                  <w:del w:id="555" w:author="随遇而安 [2]" w:date="2024-11-06T08:52:24Z"/>
                </w:rPr>
              </w:rPrChange>
            </w:rPr>
          </w:pPr>
          <w:del w:id="556" w:author="随遇而安 [2]" w:date="2024-11-06T08:52:24Z">
            <w:r>
              <w:rPr>
                <w:color w:val="auto"/>
                <w:highlight w:val="none"/>
                <w:rPrChange w:id="557" w:author="随遇而安 [2]" w:date="2023-08-11T16:50:38Z">
                  <w:rPr/>
                </w:rPrChange>
              </w:rPr>
              <w:fldChar w:fldCharType="begin"/>
            </w:r>
          </w:del>
          <w:del w:id="559" w:author="随遇而安 [2]" w:date="2024-11-06T08:52:24Z">
            <w:r>
              <w:rPr>
                <w:color w:val="auto"/>
                <w:highlight w:val="none"/>
                <w:rPrChange w:id="560" w:author="随遇而安 [2]" w:date="2023-08-11T16:50:38Z">
                  <w:rPr/>
                </w:rPrChange>
              </w:rPr>
              <w:delInstrText xml:space="preserve"> HYPERLINK \l "_Toc20061" </w:delInstrText>
            </w:r>
          </w:del>
          <w:del w:id="562" w:author="随遇而安 [2]" w:date="2024-11-06T08:52:24Z">
            <w:r>
              <w:rPr>
                <w:color w:val="auto"/>
                <w:highlight w:val="none"/>
                <w:rPrChange w:id="563" w:author="随遇而安 [2]" w:date="2023-08-11T16:50:38Z">
                  <w:rPr/>
                </w:rPrChange>
              </w:rPr>
              <w:fldChar w:fldCharType="separate"/>
            </w:r>
          </w:del>
          <w:del w:id="565" w:author="随遇而安 [2]" w:date="2024-11-06T08:52:24Z">
            <w:r>
              <w:rPr>
                <w:rFonts w:hint="eastAsia" w:ascii="宋体"/>
                <w:color w:val="auto"/>
                <w:highlight w:val="none"/>
                <w:lang w:eastAsia="zh-CN"/>
                <w:rPrChange w:id="566" w:author="随遇而安 [2]" w:date="2023-08-11T16:50:38Z">
                  <w:rPr>
                    <w:rFonts w:hint="eastAsia" w:ascii="宋体"/>
                    <w:lang w:eastAsia="zh-CN"/>
                  </w:rPr>
                </w:rPrChange>
              </w:rPr>
              <w:delText>8.0 责任追究</w:delText>
            </w:r>
          </w:del>
          <w:del w:id="568" w:author="随遇而安 [2]" w:date="2024-11-06T08:52:24Z">
            <w:r>
              <w:rPr>
                <w:color w:val="auto"/>
                <w:highlight w:val="none"/>
                <w:rPrChange w:id="569" w:author="随遇而安 [2]" w:date="2023-08-11T16:50:38Z">
                  <w:rPr/>
                </w:rPrChange>
              </w:rPr>
              <w:tab/>
            </w:r>
          </w:del>
          <w:del w:id="571" w:author="随遇而安 [2]" w:date="2024-11-06T08:52:24Z">
            <w:r>
              <w:rPr>
                <w:color w:val="auto"/>
                <w:highlight w:val="none"/>
                <w:rPrChange w:id="572" w:author="随遇而安 [2]" w:date="2023-08-11T16:50:38Z">
                  <w:rPr/>
                </w:rPrChange>
              </w:rPr>
              <w:fldChar w:fldCharType="begin"/>
            </w:r>
          </w:del>
          <w:del w:id="574" w:author="随遇而安 [2]" w:date="2024-11-06T08:52:24Z">
            <w:r>
              <w:rPr>
                <w:color w:val="auto"/>
                <w:highlight w:val="none"/>
                <w:rPrChange w:id="575" w:author="随遇而安 [2]" w:date="2023-08-11T16:50:38Z">
                  <w:rPr/>
                </w:rPrChange>
              </w:rPr>
              <w:delInstrText xml:space="preserve"> PAGEREF _Toc20061 \h </w:delInstrText>
            </w:r>
          </w:del>
          <w:del w:id="577" w:author="随遇而安 [2]" w:date="2024-11-06T08:52:24Z">
            <w:r>
              <w:rPr>
                <w:color w:val="auto"/>
                <w:highlight w:val="none"/>
                <w:rPrChange w:id="578" w:author="随遇而安 [2]" w:date="2023-08-11T16:50:38Z">
                  <w:rPr/>
                </w:rPrChange>
              </w:rPr>
              <w:fldChar w:fldCharType="separate"/>
            </w:r>
          </w:del>
          <w:del w:id="580" w:author="随遇而安 [2]" w:date="2024-11-06T08:52:24Z">
            <w:r>
              <w:rPr>
                <w:color w:val="auto"/>
                <w:highlight w:val="none"/>
                <w:rPrChange w:id="581" w:author="随遇而安 [2]" w:date="2023-08-11T16:50:38Z">
                  <w:rPr/>
                </w:rPrChange>
              </w:rPr>
              <w:delText>9</w:delText>
            </w:r>
          </w:del>
          <w:del w:id="583" w:author="随遇而安 [2]" w:date="2024-11-06T08:52:24Z">
            <w:r>
              <w:rPr>
                <w:color w:val="auto"/>
                <w:highlight w:val="none"/>
                <w:rPrChange w:id="584" w:author="随遇而安 [2]" w:date="2023-08-11T16:50:38Z">
                  <w:rPr/>
                </w:rPrChange>
              </w:rPr>
              <w:fldChar w:fldCharType="end"/>
            </w:r>
          </w:del>
          <w:del w:id="586" w:author="随遇而安 [2]" w:date="2024-11-06T08:52:24Z">
            <w:r>
              <w:rPr>
                <w:color w:val="auto"/>
                <w:highlight w:val="none"/>
                <w:rPrChange w:id="587" w:author="随遇而安 [2]" w:date="2023-08-11T16:50:38Z">
                  <w:rPr/>
                </w:rPrChange>
              </w:rPr>
              <w:fldChar w:fldCharType="end"/>
            </w:r>
          </w:del>
        </w:p>
        <w:p w14:paraId="572F6C02">
          <w:pPr>
            <w:pStyle w:val="4"/>
            <w:tabs>
              <w:tab w:val="right" w:leader="dot" w:pos="9185"/>
            </w:tabs>
            <w:rPr>
              <w:del w:id="589" w:author="随遇而安 [2]" w:date="2024-11-06T08:52:24Z"/>
              <w:color w:val="auto"/>
              <w:highlight w:val="none"/>
              <w:rPrChange w:id="590" w:author="随遇而安 [2]" w:date="2023-08-11T16:50:38Z">
                <w:rPr>
                  <w:del w:id="591" w:author="随遇而安 [2]" w:date="2024-11-06T08:52:24Z"/>
                </w:rPr>
              </w:rPrChange>
            </w:rPr>
          </w:pPr>
          <w:del w:id="592" w:author="随遇而安 [2]" w:date="2024-11-06T08:52:24Z">
            <w:r>
              <w:rPr>
                <w:color w:val="auto"/>
                <w:highlight w:val="none"/>
                <w:rPrChange w:id="593" w:author="随遇而安 [2]" w:date="2023-08-11T16:50:38Z">
                  <w:rPr/>
                </w:rPrChange>
              </w:rPr>
              <w:fldChar w:fldCharType="begin"/>
            </w:r>
          </w:del>
          <w:del w:id="595" w:author="随遇而安 [2]" w:date="2024-11-06T08:52:24Z">
            <w:r>
              <w:rPr>
                <w:color w:val="auto"/>
                <w:highlight w:val="none"/>
                <w:rPrChange w:id="596" w:author="随遇而安 [2]" w:date="2023-08-11T16:50:38Z">
                  <w:rPr/>
                </w:rPrChange>
              </w:rPr>
              <w:delInstrText xml:space="preserve"> HYPERLINK \l "_Toc26587" </w:delInstrText>
            </w:r>
          </w:del>
          <w:del w:id="598" w:author="随遇而安 [2]" w:date="2024-11-06T08:52:24Z">
            <w:r>
              <w:rPr>
                <w:color w:val="auto"/>
                <w:highlight w:val="none"/>
                <w:rPrChange w:id="599" w:author="随遇而安 [2]" w:date="2023-08-11T16:50:38Z">
                  <w:rPr/>
                </w:rPrChange>
              </w:rPr>
              <w:fldChar w:fldCharType="separate"/>
            </w:r>
          </w:del>
          <w:del w:id="601" w:author="随遇而安 [2]" w:date="2024-11-06T08:52:24Z">
            <w:r>
              <w:rPr>
                <w:rFonts w:hint="eastAsia" w:ascii="宋体"/>
                <w:color w:val="auto"/>
                <w:highlight w:val="none"/>
                <w:lang w:eastAsia="zh-CN"/>
                <w:rPrChange w:id="602" w:author="随遇而安 [2]" w:date="2023-08-11T16:50:38Z">
                  <w:rPr>
                    <w:rFonts w:hint="eastAsia" w:ascii="宋体"/>
                    <w:lang w:eastAsia="zh-CN"/>
                  </w:rPr>
                </w:rPrChange>
              </w:rPr>
              <w:delText>9.0 附则</w:delText>
            </w:r>
          </w:del>
          <w:del w:id="604" w:author="随遇而安 [2]" w:date="2024-11-06T08:52:24Z">
            <w:r>
              <w:rPr>
                <w:color w:val="auto"/>
                <w:highlight w:val="none"/>
                <w:rPrChange w:id="605" w:author="随遇而安 [2]" w:date="2023-08-11T16:50:38Z">
                  <w:rPr/>
                </w:rPrChange>
              </w:rPr>
              <w:tab/>
            </w:r>
          </w:del>
          <w:del w:id="607" w:author="随遇而安 [2]" w:date="2024-11-06T08:52:24Z">
            <w:r>
              <w:rPr>
                <w:color w:val="auto"/>
                <w:highlight w:val="none"/>
                <w:rPrChange w:id="608" w:author="随遇而安 [2]" w:date="2023-08-11T16:50:38Z">
                  <w:rPr/>
                </w:rPrChange>
              </w:rPr>
              <w:fldChar w:fldCharType="begin"/>
            </w:r>
          </w:del>
          <w:del w:id="610" w:author="随遇而安 [2]" w:date="2024-11-06T08:52:24Z">
            <w:r>
              <w:rPr>
                <w:color w:val="auto"/>
                <w:highlight w:val="none"/>
                <w:rPrChange w:id="611" w:author="随遇而安 [2]" w:date="2023-08-11T16:50:38Z">
                  <w:rPr/>
                </w:rPrChange>
              </w:rPr>
              <w:delInstrText xml:space="preserve"> PAGEREF _Toc26587 \h </w:delInstrText>
            </w:r>
          </w:del>
          <w:del w:id="613" w:author="随遇而安 [2]" w:date="2024-11-06T08:52:24Z">
            <w:r>
              <w:rPr>
                <w:color w:val="auto"/>
                <w:highlight w:val="none"/>
                <w:rPrChange w:id="614" w:author="随遇而安 [2]" w:date="2023-08-11T16:50:38Z">
                  <w:rPr/>
                </w:rPrChange>
              </w:rPr>
              <w:fldChar w:fldCharType="separate"/>
            </w:r>
          </w:del>
          <w:del w:id="616" w:author="随遇而安 [2]" w:date="2024-11-06T08:52:24Z">
            <w:r>
              <w:rPr>
                <w:color w:val="auto"/>
                <w:highlight w:val="none"/>
                <w:rPrChange w:id="617" w:author="随遇而安 [2]" w:date="2023-08-11T16:50:38Z">
                  <w:rPr/>
                </w:rPrChange>
              </w:rPr>
              <w:delText>9</w:delText>
            </w:r>
          </w:del>
          <w:del w:id="619" w:author="随遇而安 [2]" w:date="2024-11-06T08:52:24Z">
            <w:r>
              <w:rPr>
                <w:color w:val="auto"/>
                <w:highlight w:val="none"/>
                <w:rPrChange w:id="620" w:author="随遇而安 [2]" w:date="2023-08-11T16:50:38Z">
                  <w:rPr/>
                </w:rPrChange>
              </w:rPr>
              <w:fldChar w:fldCharType="end"/>
            </w:r>
          </w:del>
          <w:del w:id="622" w:author="随遇而安 [2]" w:date="2024-11-06T08:52:24Z">
            <w:r>
              <w:rPr>
                <w:color w:val="auto"/>
                <w:highlight w:val="none"/>
                <w:rPrChange w:id="623" w:author="随遇而安 [2]" w:date="2023-08-11T16:50:38Z">
                  <w:rPr/>
                </w:rPrChange>
              </w:rPr>
              <w:fldChar w:fldCharType="end"/>
            </w:r>
          </w:del>
        </w:p>
        <w:p w14:paraId="39840E77">
          <w:pPr>
            <w:pStyle w:val="4"/>
            <w:tabs>
              <w:tab w:val="right" w:leader="dot" w:pos="9185"/>
            </w:tabs>
            <w:rPr>
              <w:ins w:id="625" w:author="随遇而安 [2]" w:date="2024-11-06T08:52:24Z"/>
            </w:rPr>
          </w:pPr>
          <w:ins w:id="626" w:author="随遇而安 [2]" w:date="2024-11-06T08:52:24Z">
            <w:r>
              <w:rPr>
                <w:color w:val="auto"/>
                <w:highlight w:val="none"/>
              </w:rPr>
              <w:fldChar w:fldCharType="begin"/>
            </w:r>
          </w:ins>
          <w:ins w:id="627" w:author="随遇而安 [2]" w:date="2024-11-06T08:52:24Z">
            <w:r>
              <w:rPr>
                <w:highlight w:val="none"/>
              </w:rPr>
              <w:instrText xml:space="preserve"> HYPERLINK \l _Toc31790 </w:instrText>
            </w:r>
          </w:ins>
          <w:ins w:id="628" w:author="随遇而安 [2]" w:date="2024-11-06T08:52:24Z">
            <w:r>
              <w:rPr>
                <w:highlight w:val="none"/>
              </w:rPr>
              <w:fldChar w:fldCharType="separate"/>
            </w:r>
          </w:ins>
          <w:ins w:id="629" w:author="随遇而安 [2]" w:date="2024-11-06T08:52:24Z">
            <w:r>
              <w:rPr>
                <w:rFonts w:hint="eastAsia" w:ascii="宋体"/>
              </w:rPr>
              <w:t xml:space="preserve">1.0 </w:t>
            </w:r>
          </w:ins>
          <w:ins w:id="630" w:author="随遇而安 [2]" w:date="2024-11-06T08:52:24Z">
            <w:r>
              <w:rPr>
                <w:rFonts w:hint="eastAsia" w:ascii="宋体"/>
                <w:highlight w:val="none"/>
              </w:rPr>
              <w:t>目的</w:t>
            </w:r>
          </w:ins>
          <w:ins w:id="631" w:author="随遇而安 [2]" w:date="2024-11-06T08:52:24Z">
            <w:r>
              <w:rPr/>
              <w:tab/>
            </w:r>
          </w:ins>
          <w:ins w:id="632" w:author="随遇而安 [2]" w:date="2024-11-06T08:52:24Z">
            <w:r>
              <w:rPr/>
              <w:fldChar w:fldCharType="begin"/>
            </w:r>
          </w:ins>
          <w:ins w:id="633" w:author="随遇而安 [2]" w:date="2024-11-06T08:52:24Z">
            <w:r>
              <w:rPr/>
              <w:instrText xml:space="preserve"> PAGEREF _Toc31790 \h </w:instrText>
            </w:r>
          </w:ins>
          <w:ins w:id="634" w:author="随遇而安 [2]" w:date="2024-11-06T08:52:24Z">
            <w:r>
              <w:rPr/>
              <w:fldChar w:fldCharType="separate"/>
            </w:r>
          </w:ins>
          <w:ins w:id="635" w:author="随遇而安 [2]" w:date="2024-11-06T08:52:24Z">
            <w:r>
              <w:rPr/>
              <w:t>4</w:t>
            </w:r>
          </w:ins>
          <w:ins w:id="636" w:author="随遇而安 [2]" w:date="2024-11-06T08:52:24Z">
            <w:r>
              <w:rPr/>
              <w:fldChar w:fldCharType="end"/>
            </w:r>
          </w:ins>
          <w:ins w:id="637" w:author="随遇而安 [2]" w:date="2024-11-06T08:52:24Z">
            <w:r>
              <w:rPr>
                <w:color w:val="auto"/>
                <w:highlight w:val="none"/>
              </w:rPr>
              <w:fldChar w:fldCharType="end"/>
            </w:r>
          </w:ins>
        </w:p>
        <w:p w14:paraId="4C8EE3F5">
          <w:pPr>
            <w:pStyle w:val="4"/>
            <w:tabs>
              <w:tab w:val="right" w:leader="dot" w:pos="9185"/>
            </w:tabs>
            <w:rPr>
              <w:ins w:id="638" w:author="随遇而安 [2]" w:date="2024-11-06T08:52:24Z"/>
            </w:rPr>
          </w:pPr>
          <w:ins w:id="639" w:author="随遇而安 [2]" w:date="2024-11-06T08:52:24Z">
            <w:r>
              <w:rPr>
                <w:color w:val="auto"/>
                <w:highlight w:val="none"/>
              </w:rPr>
              <w:fldChar w:fldCharType="begin"/>
            </w:r>
          </w:ins>
          <w:ins w:id="640" w:author="随遇而安 [2]" w:date="2024-11-06T08:52:24Z">
            <w:r>
              <w:rPr>
                <w:highlight w:val="none"/>
              </w:rPr>
              <w:instrText xml:space="preserve"> HYPERLINK \l _Toc20861 </w:instrText>
            </w:r>
          </w:ins>
          <w:ins w:id="641" w:author="随遇而安 [2]" w:date="2024-11-06T08:52:24Z">
            <w:r>
              <w:rPr>
                <w:highlight w:val="none"/>
              </w:rPr>
              <w:fldChar w:fldCharType="separate"/>
            </w:r>
          </w:ins>
          <w:ins w:id="642" w:author="随遇而安 [2]" w:date="2024-11-06T08:52:24Z">
            <w:r>
              <w:rPr>
                <w:rFonts w:hint="eastAsia" w:ascii="宋体"/>
              </w:rPr>
              <w:t xml:space="preserve">2.0 </w:t>
            </w:r>
          </w:ins>
          <w:ins w:id="643" w:author="随遇而安 [2]" w:date="2024-11-06T08:52:24Z">
            <w:r>
              <w:rPr>
                <w:rFonts w:hint="eastAsia" w:ascii="宋体"/>
                <w:highlight w:val="none"/>
              </w:rPr>
              <w:t>适用范围</w:t>
            </w:r>
          </w:ins>
          <w:ins w:id="644" w:author="随遇而安 [2]" w:date="2024-11-06T08:52:24Z">
            <w:r>
              <w:rPr/>
              <w:tab/>
            </w:r>
          </w:ins>
          <w:ins w:id="645" w:author="随遇而安 [2]" w:date="2024-11-06T08:52:24Z">
            <w:r>
              <w:rPr/>
              <w:fldChar w:fldCharType="begin"/>
            </w:r>
          </w:ins>
          <w:ins w:id="646" w:author="随遇而安 [2]" w:date="2024-11-06T08:52:24Z">
            <w:r>
              <w:rPr/>
              <w:instrText xml:space="preserve"> PAGEREF _Toc20861 \h </w:instrText>
            </w:r>
          </w:ins>
          <w:ins w:id="647" w:author="随遇而安 [2]" w:date="2024-11-06T08:52:24Z">
            <w:r>
              <w:rPr/>
              <w:fldChar w:fldCharType="separate"/>
            </w:r>
          </w:ins>
          <w:ins w:id="648" w:author="随遇而安 [2]" w:date="2024-11-06T08:52:24Z">
            <w:r>
              <w:rPr/>
              <w:t>4</w:t>
            </w:r>
          </w:ins>
          <w:ins w:id="649" w:author="随遇而安 [2]" w:date="2024-11-06T08:52:24Z">
            <w:r>
              <w:rPr/>
              <w:fldChar w:fldCharType="end"/>
            </w:r>
          </w:ins>
          <w:ins w:id="650" w:author="随遇而安 [2]" w:date="2024-11-06T08:52:24Z">
            <w:r>
              <w:rPr>
                <w:color w:val="auto"/>
                <w:highlight w:val="none"/>
              </w:rPr>
              <w:fldChar w:fldCharType="end"/>
            </w:r>
          </w:ins>
        </w:p>
        <w:p w14:paraId="0C71F34F">
          <w:pPr>
            <w:pStyle w:val="4"/>
            <w:tabs>
              <w:tab w:val="right" w:leader="dot" w:pos="9185"/>
            </w:tabs>
            <w:rPr>
              <w:ins w:id="651" w:author="随遇而安 [2]" w:date="2024-11-06T08:52:24Z"/>
            </w:rPr>
          </w:pPr>
          <w:ins w:id="652" w:author="随遇而安 [2]" w:date="2024-11-06T08:52:24Z">
            <w:r>
              <w:rPr>
                <w:color w:val="auto"/>
                <w:highlight w:val="none"/>
              </w:rPr>
              <w:fldChar w:fldCharType="begin"/>
            </w:r>
          </w:ins>
          <w:ins w:id="653" w:author="随遇而安 [2]" w:date="2024-11-06T08:52:24Z">
            <w:r>
              <w:rPr>
                <w:highlight w:val="none"/>
              </w:rPr>
              <w:instrText xml:space="preserve"> HYPERLINK \l _Toc7295 </w:instrText>
            </w:r>
          </w:ins>
          <w:ins w:id="654" w:author="随遇而安 [2]" w:date="2024-11-06T08:52:24Z">
            <w:r>
              <w:rPr>
                <w:highlight w:val="none"/>
              </w:rPr>
              <w:fldChar w:fldCharType="separate"/>
            </w:r>
          </w:ins>
          <w:ins w:id="655" w:author="随遇而安 [2]" w:date="2024-11-06T08:52:24Z">
            <w:r>
              <w:rPr>
                <w:rFonts w:hint="eastAsia" w:ascii="宋体" w:hAnsiTheme="minorHAnsi" w:eastAsiaTheme="minorHAnsi" w:cstheme="minorBidi"/>
                <w:bCs w:val="0"/>
                <w:kern w:val="0"/>
                <w:szCs w:val="22"/>
                <w:lang w:val="en-US" w:eastAsia="zh-CN" w:bidi="ar"/>
              </w:rPr>
              <w:t xml:space="preserve">3.0 </w:t>
            </w:r>
          </w:ins>
          <w:ins w:id="656" w:author="随遇而安 [2]" w:date="2024-11-06T08:52:24Z">
            <w:r>
              <w:rPr>
                <w:rFonts w:hint="eastAsia" w:ascii="宋体" w:hAnsiTheme="minorHAnsi" w:eastAsiaTheme="minorHAnsi" w:cstheme="minorBidi"/>
                <w:bCs w:val="0"/>
                <w:kern w:val="0"/>
                <w:szCs w:val="22"/>
                <w:highlight w:val="none"/>
                <w:lang w:val="en-US" w:eastAsia="zh-CN" w:bidi="ar"/>
              </w:rPr>
              <w:t>术语与定义</w:t>
            </w:r>
          </w:ins>
          <w:ins w:id="657" w:author="随遇而安 [2]" w:date="2024-11-06T08:52:24Z">
            <w:r>
              <w:rPr/>
              <w:tab/>
            </w:r>
          </w:ins>
          <w:ins w:id="658" w:author="随遇而安 [2]" w:date="2024-11-06T08:52:24Z">
            <w:r>
              <w:rPr/>
              <w:fldChar w:fldCharType="begin"/>
            </w:r>
          </w:ins>
          <w:ins w:id="659" w:author="随遇而安 [2]" w:date="2024-11-06T08:52:24Z">
            <w:r>
              <w:rPr/>
              <w:instrText xml:space="preserve"> PAGEREF _Toc7295 \h </w:instrText>
            </w:r>
          </w:ins>
          <w:ins w:id="660" w:author="随遇而安 [2]" w:date="2024-11-06T08:52:24Z">
            <w:r>
              <w:rPr/>
              <w:fldChar w:fldCharType="separate"/>
            </w:r>
          </w:ins>
          <w:ins w:id="661" w:author="随遇而安 [2]" w:date="2024-11-06T08:52:24Z">
            <w:r>
              <w:rPr/>
              <w:t>4</w:t>
            </w:r>
          </w:ins>
          <w:ins w:id="662" w:author="随遇而安 [2]" w:date="2024-11-06T08:52:24Z">
            <w:r>
              <w:rPr/>
              <w:fldChar w:fldCharType="end"/>
            </w:r>
          </w:ins>
          <w:ins w:id="663" w:author="随遇而安 [2]" w:date="2024-11-06T08:52:24Z">
            <w:r>
              <w:rPr>
                <w:color w:val="auto"/>
                <w:highlight w:val="none"/>
              </w:rPr>
              <w:fldChar w:fldCharType="end"/>
            </w:r>
          </w:ins>
        </w:p>
        <w:p w14:paraId="59158D7D">
          <w:pPr>
            <w:pStyle w:val="4"/>
            <w:tabs>
              <w:tab w:val="right" w:leader="dot" w:pos="9185"/>
            </w:tabs>
            <w:rPr>
              <w:ins w:id="664" w:author="随遇而安 [2]" w:date="2024-11-06T08:52:24Z"/>
            </w:rPr>
          </w:pPr>
          <w:ins w:id="665" w:author="随遇而安 [2]" w:date="2024-11-06T08:52:24Z">
            <w:r>
              <w:rPr>
                <w:color w:val="auto"/>
                <w:highlight w:val="none"/>
              </w:rPr>
              <w:fldChar w:fldCharType="begin"/>
            </w:r>
          </w:ins>
          <w:ins w:id="666" w:author="随遇而安 [2]" w:date="2024-11-06T08:52:24Z">
            <w:r>
              <w:rPr>
                <w:highlight w:val="none"/>
              </w:rPr>
              <w:instrText xml:space="preserve"> HYPERLINK \l _Toc13526 </w:instrText>
            </w:r>
          </w:ins>
          <w:ins w:id="667" w:author="随遇而安 [2]" w:date="2024-11-06T08:52:24Z">
            <w:r>
              <w:rPr>
                <w:highlight w:val="none"/>
              </w:rPr>
              <w:fldChar w:fldCharType="separate"/>
            </w:r>
          </w:ins>
          <w:ins w:id="668" w:author="随遇而安 [2]" w:date="2024-11-06T08:52:24Z">
            <w:r>
              <w:rPr>
                <w:rFonts w:hint="eastAsia" w:ascii="宋体"/>
                <w:lang w:eastAsia="zh-CN" w:bidi="ar"/>
              </w:rPr>
              <w:t xml:space="preserve">4.0 </w:t>
            </w:r>
          </w:ins>
          <w:ins w:id="669" w:author="随遇而安 [2]" w:date="2024-11-06T08:52:24Z">
            <w:r>
              <w:rPr>
                <w:rFonts w:hint="eastAsia" w:ascii="宋体" w:hAnsiTheme="minorHAnsi" w:eastAsiaTheme="minorHAnsi" w:cstheme="minorBidi"/>
                <w:kern w:val="0"/>
                <w:szCs w:val="22"/>
                <w:highlight w:val="none"/>
                <w:lang w:val="en-US" w:eastAsia="zh-CN" w:bidi="ar"/>
              </w:rPr>
              <w:t>相关部门/人员职责</w:t>
            </w:r>
          </w:ins>
          <w:ins w:id="670" w:author="随遇而安 [2]" w:date="2024-11-06T08:52:24Z">
            <w:r>
              <w:rPr/>
              <w:tab/>
            </w:r>
          </w:ins>
          <w:ins w:id="671" w:author="随遇而安 [2]" w:date="2024-11-06T08:52:24Z">
            <w:r>
              <w:rPr/>
              <w:fldChar w:fldCharType="begin"/>
            </w:r>
          </w:ins>
          <w:ins w:id="672" w:author="随遇而安 [2]" w:date="2024-11-06T08:52:24Z">
            <w:r>
              <w:rPr/>
              <w:instrText xml:space="preserve"> PAGEREF _Toc13526 \h </w:instrText>
            </w:r>
          </w:ins>
          <w:ins w:id="673" w:author="随遇而安 [2]" w:date="2024-11-06T08:52:24Z">
            <w:r>
              <w:rPr/>
              <w:fldChar w:fldCharType="separate"/>
            </w:r>
          </w:ins>
          <w:ins w:id="674" w:author="随遇而安 [2]" w:date="2024-11-06T08:52:24Z">
            <w:r>
              <w:rPr/>
              <w:t>4</w:t>
            </w:r>
          </w:ins>
          <w:ins w:id="675" w:author="随遇而安 [2]" w:date="2024-11-06T08:52:24Z">
            <w:r>
              <w:rPr/>
              <w:fldChar w:fldCharType="end"/>
            </w:r>
          </w:ins>
          <w:ins w:id="676" w:author="随遇而安 [2]" w:date="2024-11-06T08:52:24Z">
            <w:r>
              <w:rPr>
                <w:color w:val="auto"/>
                <w:highlight w:val="none"/>
              </w:rPr>
              <w:fldChar w:fldCharType="end"/>
            </w:r>
          </w:ins>
        </w:p>
        <w:p w14:paraId="767411FC">
          <w:pPr>
            <w:pStyle w:val="4"/>
            <w:tabs>
              <w:tab w:val="right" w:leader="dot" w:pos="9185"/>
            </w:tabs>
            <w:rPr>
              <w:ins w:id="677" w:author="随遇而安 [2]" w:date="2024-11-06T08:52:24Z"/>
            </w:rPr>
          </w:pPr>
          <w:ins w:id="678" w:author="随遇而安 [2]" w:date="2024-11-06T08:52:24Z">
            <w:r>
              <w:rPr>
                <w:color w:val="auto"/>
                <w:highlight w:val="none"/>
              </w:rPr>
              <w:fldChar w:fldCharType="begin"/>
            </w:r>
          </w:ins>
          <w:ins w:id="679" w:author="随遇而安 [2]" w:date="2024-11-06T08:52:24Z">
            <w:r>
              <w:rPr>
                <w:highlight w:val="none"/>
              </w:rPr>
              <w:instrText xml:space="preserve"> HYPERLINK \l _Toc12584 </w:instrText>
            </w:r>
          </w:ins>
          <w:ins w:id="680" w:author="随遇而安 [2]" w:date="2024-11-06T08:52:24Z">
            <w:r>
              <w:rPr>
                <w:highlight w:val="none"/>
              </w:rPr>
              <w:fldChar w:fldCharType="separate"/>
            </w:r>
          </w:ins>
          <w:ins w:id="681" w:author="随遇而安 [2]" w:date="2024-11-06T08:52:24Z">
            <w:r>
              <w:rPr>
                <w:rFonts w:hint="eastAsia" w:ascii="宋体"/>
                <w:lang w:eastAsia="zh-CN"/>
              </w:rPr>
              <w:t xml:space="preserve">5.0 </w:t>
            </w:r>
          </w:ins>
          <w:ins w:id="682" w:author="随遇而安 [2]" w:date="2024-11-06T08:52:24Z">
            <w:r>
              <w:rPr>
                <w:rFonts w:hint="eastAsia" w:ascii="宋体"/>
                <w:highlight w:val="none"/>
                <w:lang w:eastAsia="zh-CN"/>
              </w:rPr>
              <w:t>HSE检查</w:t>
            </w:r>
          </w:ins>
          <w:ins w:id="683" w:author="随遇而安 [2]" w:date="2024-11-06T08:52:24Z">
            <w:r>
              <w:rPr/>
              <w:tab/>
            </w:r>
          </w:ins>
          <w:ins w:id="684" w:author="随遇而安 [2]" w:date="2024-11-06T08:52:24Z">
            <w:r>
              <w:rPr/>
              <w:fldChar w:fldCharType="begin"/>
            </w:r>
          </w:ins>
          <w:ins w:id="685" w:author="随遇而安 [2]" w:date="2024-11-06T08:52:24Z">
            <w:r>
              <w:rPr/>
              <w:instrText xml:space="preserve"> PAGEREF _Toc12584 \h </w:instrText>
            </w:r>
          </w:ins>
          <w:ins w:id="686" w:author="随遇而安 [2]" w:date="2024-11-06T08:52:24Z">
            <w:r>
              <w:rPr/>
              <w:fldChar w:fldCharType="separate"/>
            </w:r>
          </w:ins>
          <w:ins w:id="687" w:author="随遇而安 [2]" w:date="2024-11-06T08:52:24Z">
            <w:r>
              <w:rPr/>
              <w:t>5</w:t>
            </w:r>
          </w:ins>
          <w:ins w:id="688" w:author="随遇而安 [2]" w:date="2024-11-06T08:52:24Z">
            <w:r>
              <w:rPr/>
              <w:fldChar w:fldCharType="end"/>
            </w:r>
          </w:ins>
          <w:ins w:id="689" w:author="随遇而安 [2]" w:date="2024-11-06T08:52:24Z">
            <w:r>
              <w:rPr>
                <w:color w:val="auto"/>
                <w:highlight w:val="none"/>
              </w:rPr>
              <w:fldChar w:fldCharType="end"/>
            </w:r>
          </w:ins>
        </w:p>
        <w:p w14:paraId="76CB8851">
          <w:pPr>
            <w:pStyle w:val="4"/>
            <w:tabs>
              <w:tab w:val="right" w:leader="dot" w:pos="9185"/>
            </w:tabs>
            <w:rPr>
              <w:ins w:id="690" w:author="随遇而安 [2]" w:date="2024-11-06T08:52:24Z"/>
            </w:rPr>
          </w:pPr>
          <w:ins w:id="691" w:author="随遇而安 [2]" w:date="2024-11-06T08:52:24Z">
            <w:r>
              <w:rPr>
                <w:color w:val="auto"/>
                <w:highlight w:val="none"/>
              </w:rPr>
              <w:fldChar w:fldCharType="begin"/>
            </w:r>
          </w:ins>
          <w:ins w:id="692" w:author="随遇而安 [2]" w:date="2024-11-06T08:52:24Z">
            <w:r>
              <w:rPr>
                <w:highlight w:val="none"/>
              </w:rPr>
              <w:instrText xml:space="preserve"> HYPERLINK \l _Toc6110 </w:instrText>
            </w:r>
          </w:ins>
          <w:ins w:id="693" w:author="随遇而安 [2]" w:date="2024-11-06T08:52:24Z">
            <w:r>
              <w:rPr>
                <w:highlight w:val="none"/>
              </w:rPr>
              <w:fldChar w:fldCharType="separate"/>
            </w:r>
          </w:ins>
          <w:ins w:id="694" w:author="随遇而安 [2]" w:date="2024-11-06T08:52:24Z">
            <w:r>
              <w:rPr>
                <w:rFonts w:hint="eastAsia" w:ascii="宋体"/>
                <w:lang w:eastAsia="zh-CN"/>
              </w:rPr>
              <w:t xml:space="preserve">6.0 </w:t>
            </w:r>
          </w:ins>
          <w:ins w:id="695" w:author="随遇而安 [2]" w:date="2024-11-06T08:52:24Z">
            <w:r>
              <w:rPr>
                <w:rFonts w:hint="eastAsia" w:ascii="宋体"/>
                <w:highlight w:val="none"/>
                <w:lang w:eastAsia="zh-CN"/>
              </w:rPr>
              <w:t>HSE检查管理</w:t>
            </w:r>
          </w:ins>
          <w:ins w:id="696" w:author="随遇而安 [2]" w:date="2024-11-06T08:52:24Z">
            <w:r>
              <w:rPr/>
              <w:tab/>
            </w:r>
          </w:ins>
          <w:ins w:id="697" w:author="随遇而安 [2]" w:date="2024-11-06T08:52:24Z">
            <w:r>
              <w:rPr/>
              <w:fldChar w:fldCharType="begin"/>
            </w:r>
          </w:ins>
          <w:ins w:id="698" w:author="随遇而安 [2]" w:date="2024-11-06T08:52:24Z">
            <w:r>
              <w:rPr/>
              <w:instrText xml:space="preserve"> PAGEREF _Toc6110 \h </w:instrText>
            </w:r>
          </w:ins>
          <w:ins w:id="699" w:author="随遇而安 [2]" w:date="2024-11-06T08:52:24Z">
            <w:r>
              <w:rPr/>
              <w:fldChar w:fldCharType="separate"/>
            </w:r>
          </w:ins>
          <w:ins w:id="700" w:author="随遇而安 [2]" w:date="2024-11-06T08:52:24Z">
            <w:r>
              <w:rPr/>
              <w:t>6</w:t>
            </w:r>
          </w:ins>
          <w:ins w:id="701" w:author="随遇而安 [2]" w:date="2024-11-06T08:52:24Z">
            <w:r>
              <w:rPr/>
              <w:fldChar w:fldCharType="end"/>
            </w:r>
          </w:ins>
          <w:ins w:id="702" w:author="随遇而安 [2]" w:date="2024-11-06T08:52:24Z">
            <w:r>
              <w:rPr>
                <w:color w:val="auto"/>
                <w:highlight w:val="none"/>
              </w:rPr>
              <w:fldChar w:fldCharType="end"/>
            </w:r>
          </w:ins>
        </w:p>
        <w:p w14:paraId="464A5243">
          <w:pPr>
            <w:pStyle w:val="4"/>
            <w:tabs>
              <w:tab w:val="right" w:leader="dot" w:pos="9185"/>
            </w:tabs>
            <w:rPr>
              <w:ins w:id="703" w:author="随遇而安 [2]" w:date="2024-11-06T08:52:24Z"/>
            </w:rPr>
          </w:pPr>
          <w:ins w:id="704" w:author="随遇而安 [2]" w:date="2024-11-06T08:52:24Z">
            <w:r>
              <w:rPr>
                <w:color w:val="auto"/>
                <w:highlight w:val="none"/>
              </w:rPr>
              <w:fldChar w:fldCharType="begin"/>
            </w:r>
          </w:ins>
          <w:ins w:id="705" w:author="随遇而安 [2]" w:date="2024-11-06T08:52:24Z">
            <w:r>
              <w:rPr>
                <w:highlight w:val="none"/>
              </w:rPr>
              <w:instrText xml:space="preserve"> HYPERLINK \l _Toc3501 </w:instrText>
            </w:r>
          </w:ins>
          <w:ins w:id="706" w:author="随遇而安 [2]" w:date="2024-11-06T08:52:24Z">
            <w:r>
              <w:rPr>
                <w:highlight w:val="none"/>
              </w:rPr>
              <w:fldChar w:fldCharType="separate"/>
            </w:r>
          </w:ins>
          <w:ins w:id="707" w:author="随遇而安 [2]" w:date="2024-11-06T08:52:24Z">
            <w:r>
              <w:rPr>
                <w:rFonts w:hint="eastAsia" w:ascii="宋体"/>
                <w:lang w:eastAsia="zh-CN"/>
              </w:rPr>
              <w:t xml:space="preserve">7.0 </w:t>
            </w:r>
          </w:ins>
          <w:ins w:id="708" w:author="随遇而安 [2]" w:date="2024-11-06T08:52:24Z">
            <w:r>
              <w:rPr>
                <w:rFonts w:hint="eastAsia" w:ascii="宋体"/>
                <w:highlight w:val="none"/>
                <w:lang w:eastAsia="zh-CN"/>
              </w:rPr>
              <w:t>隐患排查治理</w:t>
            </w:r>
          </w:ins>
          <w:ins w:id="709" w:author="随遇而安 [2]" w:date="2024-11-06T08:52:24Z">
            <w:r>
              <w:rPr/>
              <w:tab/>
            </w:r>
          </w:ins>
          <w:ins w:id="710" w:author="随遇而安 [2]" w:date="2024-11-06T08:52:24Z">
            <w:r>
              <w:rPr/>
              <w:fldChar w:fldCharType="begin"/>
            </w:r>
          </w:ins>
          <w:ins w:id="711" w:author="随遇而安 [2]" w:date="2024-11-06T08:52:24Z">
            <w:r>
              <w:rPr/>
              <w:instrText xml:space="preserve"> PAGEREF _Toc3501 \h </w:instrText>
            </w:r>
          </w:ins>
          <w:ins w:id="712" w:author="随遇而安 [2]" w:date="2024-11-06T08:52:24Z">
            <w:r>
              <w:rPr/>
              <w:fldChar w:fldCharType="separate"/>
            </w:r>
          </w:ins>
          <w:ins w:id="713" w:author="随遇而安 [2]" w:date="2024-11-06T08:52:24Z">
            <w:r>
              <w:rPr/>
              <w:t>8</w:t>
            </w:r>
          </w:ins>
          <w:ins w:id="714" w:author="随遇而安 [2]" w:date="2024-11-06T08:52:24Z">
            <w:r>
              <w:rPr/>
              <w:fldChar w:fldCharType="end"/>
            </w:r>
          </w:ins>
          <w:ins w:id="715" w:author="随遇而安 [2]" w:date="2024-11-06T08:52:24Z">
            <w:r>
              <w:rPr>
                <w:color w:val="auto"/>
                <w:highlight w:val="none"/>
              </w:rPr>
              <w:fldChar w:fldCharType="end"/>
            </w:r>
          </w:ins>
        </w:p>
        <w:p w14:paraId="425DFA3C">
          <w:pPr>
            <w:pStyle w:val="4"/>
            <w:tabs>
              <w:tab w:val="right" w:leader="dot" w:pos="9185"/>
            </w:tabs>
            <w:rPr>
              <w:ins w:id="716" w:author="随遇而安 [2]" w:date="2024-11-06T08:52:24Z"/>
            </w:rPr>
          </w:pPr>
          <w:ins w:id="717" w:author="随遇而安 [2]" w:date="2024-11-06T08:52:24Z">
            <w:r>
              <w:rPr>
                <w:color w:val="auto"/>
                <w:highlight w:val="none"/>
              </w:rPr>
              <w:fldChar w:fldCharType="begin"/>
            </w:r>
          </w:ins>
          <w:ins w:id="718" w:author="随遇而安 [2]" w:date="2024-11-06T08:52:24Z">
            <w:r>
              <w:rPr>
                <w:highlight w:val="none"/>
              </w:rPr>
              <w:instrText xml:space="preserve"> HYPERLINK \l _Toc14238 </w:instrText>
            </w:r>
          </w:ins>
          <w:ins w:id="719" w:author="随遇而安 [2]" w:date="2024-11-06T08:52:24Z">
            <w:r>
              <w:rPr>
                <w:highlight w:val="none"/>
              </w:rPr>
              <w:fldChar w:fldCharType="separate"/>
            </w:r>
          </w:ins>
          <w:ins w:id="720" w:author="随遇而安 [2]" w:date="2024-11-06T08:52:24Z">
            <w:r>
              <w:rPr>
                <w:rFonts w:hint="eastAsia" w:ascii="宋体"/>
                <w:lang w:eastAsia="zh-CN"/>
              </w:rPr>
              <w:t xml:space="preserve">8.0 </w:t>
            </w:r>
          </w:ins>
          <w:ins w:id="721" w:author="随遇而安 [2]" w:date="2024-11-06T08:52:24Z">
            <w:r>
              <w:rPr>
                <w:rFonts w:hint="eastAsia" w:ascii="宋体"/>
                <w:highlight w:val="none"/>
                <w:lang w:eastAsia="zh-CN"/>
              </w:rPr>
              <w:t>隐患登记与建档</w:t>
            </w:r>
          </w:ins>
          <w:ins w:id="722" w:author="随遇而安 [2]" w:date="2024-11-06T08:52:24Z">
            <w:r>
              <w:rPr/>
              <w:tab/>
            </w:r>
          </w:ins>
          <w:ins w:id="723" w:author="随遇而安 [2]" w:date="2024-11-06T08:52:24Z">
            <w:r>
              <w:rPr/>
              <w:fldChar w:fldCharType="begin"/>
            </w:r>
          </w:ins>
          <w:ins w:id="724" w:author="随遇而安 [2]" w:date="2024-11-06T08:52:24Z">
            <w:r>
              <w:rPr/>
              <w:instrText xml:space="preserve"> PAGEREF _Toc14238 \h </w:instrText>
            </w:r>
          </w:ins>
          <w:ins w:id="725" w:author="随遇而安 [2]" w:date="2024-11-06T08:52:24Z">
            <w:r>
              <w:rPr/>
              <w:fldChar w:fldCharType="separate"/>
            </w:r>
          </w:ins>
          <w:ins w:id="726" w:author="随遇而安 [2]" w:date="2024-11-06T08:52:24Z">
            <w:r>
              <w:rPr/>
              <w:t>9</w:t>
            </w:r>
          </w:ins>
          <w:ins w:id="727" w:author="随遇而安 [2]" w:date="2024-11-06T08:52:24Z">
            <w:r>
              <w:rPr/>
              <w:fldChar w:fldCharType="end"/>
            </w:r>
          </w:ins>
          <w:ins w:id="728" w:author="随遇而安 [2]" w:date="2024-11-06T08:52:24Z">
            <w:r>
              <w:rPr>
                <w:color w:val="auto"/>
                <w:highlight w:val="none"/>
              </w:rPr>
              <w:fldChar w:fldCharType="end"/>
            </w:r>
          </w:ins>
        </w:p>
        <w:p w14:paraId="739764D3">
          <w:pPr>
            <w:pStyle w:val="4"/>
            <w:tabs>
              <w:tab w:val="right" w:leader="dot" w:pos="9185"/>
            </w:tabs>
            <w:rPr>
              <w:ins w:id="729" w:author="随遇而安 [2]" w:date="2024-11-06T08:52:24Z"/>
            </w:rPr>
          </w:pPr>
          <w:ins w:id="730" w:author="随遇而安 [2]" w:date="2024-11-06T08:52:24Z">
            <w:r>
              <w:rPr>
                <w:color w:val="auto"/>
                <w:highlight w:val="none"/>
              </w:rPr>
              <w:fldChar w:fldCharType="begin"/>
            </w:r>
          </w:ins>
          <w:ins w:id="731" w:author="随遇而安 [2]" w:date="2024-11-06T08:52:24Z">
            <w:r>
              <w:rPr>
                <w:highlight w:val="none"/>
              </w:rPr>
              <w:instrText xml:space="preserve"> HYPERLINK \l _Toc15392 </w:instrText>
            </w:r>
          </w:ins>
          <w:ins w:id="732" w:author="随遇而安 [2]" w:date="2024-11-06T08:52:24Z">
            <w:r>
              <w:rPr>
                <w:highlight w:val="none"/>
              </w:rPr>
              <w:fldChar w:fldCharType="separate"/>
            </w:r>
          </w:ins>
          <w:ins w:id="733" w:author="随遇而安 [2]" w:date="2024-11-06T08:52:24Z">
            <w:r>
              <w:rPr>
                <w:rFonts w:hint="eastAsia" w:ascii="宋体"/>
                <w:lang w:eastAsia="zh-CN"/>
              </w:rPr>
              <w:t xml:space="preserve">9.0 </w:t>
            </w:r>
          </w:ins>
          <w:ins w:id="734" w:author="随遇而安 [2]" w:date="2024-11-06T08:52:24Z">
            <w:r>
              <w:rPr>
                <w:rFonts w:hint="eastAsia" w:ascii="宋体"/>
                <w:highlight w:val="none"/>
                <w:lang w:eastAsia="zh-CN"/>
              </w:rPr>
              <w:t>责任追究</w:t>
            </w:r>
          </w:ins>
          <w:ins w:id="735" w:author="随遇而安 [2]" w:date="2024-11-06T08:52:24Z">
            <w:r>
              <w:rPr/>
              <w:tab/>
            </w:r>
          </w:ins>
          <w:ins w:id="736" w:author="随遇而安 [2]" w:date="2024-11-06T08:52:24Z">
            <w:r>
              <w:rPr/>
              <w:fldChar w:fldCharType="begin"/>
            </w:r>
          </w:ins>
          <w:ins w:id="737" w:author="随遇而安 [2]" w:date="2024-11-06T08:52:24Z">
            <w:r>
              <w:rPr/>
              <w:instrText xml:space="preserve"> PAGEREF _Toc15392 \h </w:instrText>
            </w:r>
          </w:ins>
          <w:ins w:id="738" w:author="随遇而安 [2]" w:date="2024-11-06T08:52:24Z">
            <w:r>
              <w:rPr/>
              <w:fldChar w:fldCharType="separate"/>
            </w:r>
          </w:ins>
          <w:ins w:id="739" w:author="随遇而安 [2]" w:date="2024-11-06T08:52:24Z">
            <w:r>
              <w:rPr/>
              <w:t>9</w:t>
            </w:r>
          </w:ins>
          <w:ins w:id="740" w:author="随遇而安 [2]" w:date="2024-11-06T08:52:24Z">
            <w:r>
              <w:rPr/>
              <w:fldChar w:fldCharType="end"/>
            </w:r>
          </w:ins>
          <w:ins w:id="741" w:author="随遇而安 [2]" w:date="2024-11-06T08:52:24Z">
            <w:r>
              <w:rPr>
                <w:color w:val="auto"/>
                <w:highlight w:val="none"/>
              </w:rPr>
              <w:fldChar w:fldCharType="end"/>
            </w:r>
          </w:ins>
        </w:p>
        <w:p w14:paraId="42FB85C5">
          <w:pPr>
            <w:pStyle w:val="4"/>
            <w:tabs>
              <w:tab w:val="right" w:leader="dot" w:pos="9185"/>
            </w:tabs>
            <w:rPr>
              <w:ins w:id="742" w:author="随遇而安 [2]" w:date="2024-11-06T08:52:24Z"/>
            </w:rPr>
          </w:pPr>
          <w:ins w:id="743" w:author="随遇而安 [2]" w:date="2024-11-06T08:52:24Z">
            <w:r>
              <w:rPr>
                <w:color w:val="auto"/>
                <w:highlight w:val="none"/>
              </w:rPr>
              <w:fldChar w:fldCharType="begin"/>
            </w:r>
          </w:ins>
          <w:ins w:id="744" w:author="随遇而安 [2]" w:date="2024-11-06T08:52:24Z">
            <w:r>
              <w:rPr>
                <w:highlight w:val="none"/>
              </w:rPr>
              <w:instrText xml:space="preserve"> HYPERLINK \l _Toc31306 </w:instrText>
            </w:r>
          </w:ins>
          <w:ins w:id="745" w:author="随遇而安 [2]" w:date="2024-11-06T08:52:24Z">
            <w:r>
              <w:rPr>
                <w:highlight w:val="none"/>
              </w:rPr>
              <w:fldChar w:fldCharType="separate"/>
            </w:r>
          </w:ins>
          <w:ins w:id="746" w:author="随遇而安 [2]" w:date="2024-11-06T08:52:24Z">
            <w:r>
              <w:rPr>
                <w:rFonts w:hint="eastAsia" w:ascii="宋体"/>
                <w:lang w:eastAsia="zh-CN"/>
              </w:rPr>
              <w:t xml:space="preserve">10.0 </w:t>
            </w:r>
          </w:ins>
          <w:ins w:id="747" w:author="随遇而安 [2]" w:date="2024-11-06T08:52:24Z">
            <w:r>
              <w:rPr>
                <w:rFonts w:hint="eastAsia" w:ascii="宋体"/>
                <w:highlight w:val="none"/>
                <w:lang w:eastAsia="zh-CN"/>
              </w:rPr>
              <w:t>附则</w:t>
            </w:r>
          </w:ins>
          <w:ins w:id="748" w:author="随遇而安 [2]" w:date="2024-11-06T08:52:24Z">
            <w:r>
              <w:rPr/>
              <w:tab/>
            </w:r>
          </w:ins>
          <w:ins w:id="749" w:author="随遇而安 [2]" w:date="2024-11-06T08:52:24Z">
            <w:r>
              <w:rPr/>
              <w:fldChar w:fldCharType="begin"/>
            </w:r>
          </w:ins>
          <w:ins w:id="750" w:author="随遇而安 [2]" w:date="2024-11-06T08:52:24Z">
            <w:r>
              <w:rPr/>
              <w:instrText xml:space="preserve"> PAGEREF _Toc31306 \h </w:instrText>
            </w:r>
          </w:ins>
          <w:ins w:id="751" w:author="随遇而安 [2]" w:date="2024-11-06T08:52:24Z">
            <w:r>
              <w:rPr/>
              <w:fldChar w:fldCharType="separate"/>
            </w:r>
          </w:ins>
          <w:ins w:id="752" w:author="随遇而安 [2]" w:date="2024-11-06T08:52:24Z">
            <w:r>
              <w:rPr/>
              <w:t>9</w:t>
            </w:r>
          </w:ins>
          <w:ins w:id="753" w:author="随遇而安 [2]" w:date="2024-11-06T08:52:24Z">
            <w:r>
              <w:rPr/>
              <w:fldChar w:fldCharType="end"/>
            </w:r>
          </w:ins>
          <w:ins w:id="754" w:author="随遇而安 [2]" w:date="2024-11-06T08:52:24Z">
            <w:r>
              <w:rPr>
                <w:color w:val="auto"/>
                <w:highlight w:val="none"/>
              </w:rPr>
              <w:fldChar w:fldCharType="end"/>
            </w:r>
          </w:ins>
        </w:p>
        <w:p w14:paraId="2D0CA858">
          <w:pPr>
            <w:rPr>
              <w:color w:val="auto"/>
              <w:highlight w:val="none"/>
              <w:rPrChange w:id="755" w:author="随遇而安 [2]" w:date="2023-08-11T16:50:38Z">
                <w:rPr/>
              </w:rPrChange>
            </w:rPr>
          </w:pPr>
          <w:r>
            <w:rPr>
              <w:color w:val="auto"/>
              <w:highlight w:val="none"/>
              <w:rPrChange w:id="756" w:author="随遇而安 [2]" w:date="2023-08-11T16:50:38Z">
                <w:rPr/>
              </w:rPrChange>
            </w:rPr>
            <w:fldChar w:fldCharType="end"/>
          </w:r>
        </w:p>
      </w:sdtContent>
    </w:sdt>
    <w:p w14:paraId="2742A056">
      <w:pPr>
        <w:rPr>
          <w:rFonts w:ascii="宋体"/>
          <w:b/>
          <w:color w:val="auto"/>
          <w:sz w:val="24"/>
          <w:highlight w:val="none"/>
          <w:rPrChange w:id="759" w:author="随遇而安 [2]" w:date="2023-08-11T16:50:38Z">
            <w:rPr>
              <w:rFonts w:ascii="宋体"/>
              <w:b/>
              <w:sz w:val="24"/>
            </w:rPr>
          </w:rPrChange>
        </w:rPr>
      </w:pPr>
      <w:r>
        <w:rPr>
          <w:rFonts w:ascii="宋体"/>
          <w:b/>
          <w:color w:val="auto"/>
          <w:sz w:val="24"/>
          <w:highlight w:val="none"/>
          <w:rPrChange w:id="760" w:author="随遇而安 [2]" w:date="2023-08-11T16:50:38Z">
            <w:rPr>
              <w:rFonts w:ascii="宋体"/>
              <w:b/>
              <w:sz w:val="24"/>
            </w:rPr>
          </w:rPrChange>
        </w:rPr>
        <w:br w:type="page"/>
      </w:r>
      <w:bookmarkStart w:id="40" w:name="_GoBack"/>
      <w:bookmarkEnd w:id="40"/>
    </w:p>
    <w:p w14:paraId="0B7C5143">
      <w:pPr>
        <w:tabs>
          <w:tab w:val="left" w:pos="838"/>
        </w:tabs>
        <w:spacing w:after="120" w:line="360" w:lineRule="auto"/>
        <w:ind w:left="89" w:right="153"/>
        <w:outlineLvl w:val="0"/>
        <w:rPr>
          <w:rFonts w:ascii="宋体"/>
          <w:b/>
          <w:color w:val="auto"/>
          <w:sz w:val="24"/>
          <w:highlight w:val="none"/>
          <w:rPrChange w:id="761" w:author="随遇而安 [2]" w:date="2023-08-11T16:50:38Z">
            <w:rPr>
              <w:rFonts w:ascii="宋体"/>
              <w:b/>
              <w:sz w:val="24"/>
            </w:rPr>
          </w:rPrChange>
        </w:rPr>
      </w:pPr>
    </w:p>
    <w:p w14:paraId="6BCE80E9">
      <w:pPr>
        <w:numPr>
          <w:ilvl w:val="0"/>
          <w:numId w:val="1"/>
        </w:numPr>
        <w:tabs>
          <w:tab w:val="left" w:pos="838"/>
          <w:tab w:val="clear" w:pos="660"/>
        </w:tabs>
        <w:spacing w:after="120" w:line="360" w:lineRule="auto"/>
        <w:ind w:left="838" w:right="153" w:hanging="749"/>
        <w:outlineLvl w:val="0"/>
        <w:rPr>
          <w:rFonts w:ascii="宋体"/>
          <w:b/>
          <w:color w:val="auto"/>
          <w:sz w:val="24"/>
          <w:highlight w:val="none"/>
          <w:rPrChange w:id="762" w:author="随遇而安 [2]" w:date="2023-08-11T16:50:38Z">
            <w:rPr>
              <w:rFonts w:ascii="宋体"/>
              <w:b/>
              <w:sz w:val="24"/>
            </w:rPr>
          </w:rPrChange>
        </w:rPr>
      </w:pPr>
      <w:bookmarkStart w:id="1" w:name="_Toc17910"/>
      <w:bookmarkStart w:id="2" w:name="_Toc13366"/>
      <w:bookmarkStart w:id="3" w:name="_Toc25472"/>
      <w:bookmarkStart w:id="4" w:name="_Toc31790"/>
      <w:r>
        <w:rPr>
          <w:rFonts w:hint="eastAsia" w:ascii="宋体"/>
          <w:b/>
          <w:color w:val="auto"/>
          <w:sz w:val="24"/>
          <w:highlight w:val="none"/>
          <w:rPrChange w:id="763" w:author="随遇而安 [2]" w:date="2023-08-11T16:50:38Z">
            <w:rPr>
              <w:rFonts w:hint="eastAsia" w:ascii="宋体"/>
              <w:b/>
              <w:sz w:val="24"/>
            </w:rPr>
          </w:rPrChange>
        </w:rPr>
        <w:t>目的</w:t>
      </w:r>
      <w:bookmarkEnd w:id="1"/>
      <w:bookmarkEnd w:id="2"/>
      <w:bookmarkEnd w:id="3"/>
      <w:bookmarkEnd w:id="4"/>
    </w:p>
    <w:p w14:paraId="6EB9B62F">
      <w:pPr>
        <w:spacing w:line="360" w:lineRule="auto"/>
        <w:ind w:firstLine="480" w:firstLineChars="200"/>
        <w:rPr>
          <w:rFonts w:ascii="仿宋" w:hAnsi="仿宋" w:eastAsia="仿宋" w:cs="仿宋"/>
          <w:color w:val="auto"/>
          <w:sz w:val="24"/>
          <w:highlight w:val="none"/>
          <w:lang w:eastAsia="zh-CN"/>
          <w:rPrChange w:id="764"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765" w:author="随遇而安 [2]" w:date="2023-08-11T16:50:38Z">
            <w:rPr>
              <w:rFonts w:hint="eastAsia" w:ascii="仿宋" w:hAnsi="仿宋" w:eastAsia="仿宋" w:cs="仿宋"/>
              <w:sz w:val="24"/>
              <w:lang w:eastAsia="zh-CN"/>
            </w:rPr>
          </w:rPrChange>
        </w:rPr>
        <w:t>为了建立事故隐患排查治理长效机制，加强事故隐患监督管理，防止、预防和减少事故的发生，保障员工生命财产安全，制定本制度。</w:t>
      </w:r>
    </w:p>
    <w:p w14:paraId="5C3442E8">
      <w:pPr>
        <w:numPr>
          <w:ilvl w:val="0"/>
          <w:numId w:val="1"/>
        </w:numPr>
        <w:tabs>
          <w:tab w:val="left" w:pos="838"/>
          <w:tab w:val="clear" w:pos="660"/>
        </w:tabs>
        <w:spacing w:after="120" w:line="360" w:lineRule="auto"/>
        <w:ind w:left="1153" w:right="153" w:hanging="1064"/>
        <w:outlineLvl w:val="0"/>
        <w:rPr>
          <w:rFonts w:ascii="宋体"/>
          <w:b/>
          <w:color w:val="auto"/>
          <w:sz w:val="24"/>
          <w:highlight w:val="none"/>
          <w:rPrChange w:id="766" w:author="随遇而安 [2]" w:date="2023-08-11T16:50:38Z">
            <w:rPr>
              <w:rFonts w:ascii="宋体"/>
              <w:b/>
              <w:sz w:val="24"/>
            </w:rPr>
          </w:rPrChange>
        </w:rPr>
      </w:pPr>
      <w:bookmarkStart w:id="5" w:name="_Toc24119"/>
      <w:bookmarkStart w:id="6" w:name="_Toc19106"/>
      <w:bookmarkStart w:id="7" w:name="_Toc28936"/>
      <w:bookmarkStart w:id="8" w:name="_Toc20861"/>
      <w:r>
        <w:rPr>
          <w:rFonts w:hint="eastAsia" w:ascii="宋体"/>
          <w:b/>
          <w:color w:val="auto"/>
          <w:sz w:val="24"/>
          <w:highlight w:val="none"/>
          <w:rPrChange w:id="767" w:author="随遇而安 [2]" w:date="2023-08-11T16:50:38Z">
            <w:rPr>
              <w:rFonts w:hint="eastAsia" w:ascii="宋体"/>
              <w:b/>
              <w:sz w:val="24"/>
            </w:rPr>
          </w:rPrChange>
        </w:rPr>
        <w:t>适用范围</w:t>
      </w:r>
      <w:bookmarkEnd w:id="5"/>
      <w:bookmarkEnd w:id="6"/>
      <w:bookmarkEnd w:id="7"/>
      <w:bookmarkEnd w:id="8"/>
    </w:p>
    <w:p w14:paraId="08A48E46">
      <w:pPr>
        <w:spacing w:line="360" w:lineRule="auto"/>
        <w:ind w:firstLine="480" w:firstLineChars="200"/>
        <w:rPr>
          <w:ins w:id="768" w:author="随遇而安 [2]" w:date="2024-11-06T08:32:02Z"/>
          <w:rFonts w:hint="eastAsia" w:ascii="仿宋" w:hAnsi="仿宋" w:eastAsia="仿宋" w:cs="仿宋"/>
          <w:color w:val="auto"/>
          <w:sz w:val="24"/>
          <w:highlight w:val="none"/>
          <w:lang w:eastAsia="zh-CN"/>
        </w:rPr>
      </w:pPr>
      <w:r>
        <w:rPr>
          <w:rFonts w:hint="eastAsia" w:ascii="仿宋" w:hAnsi="仿宋" w:eastAsia="仿宋" w:cs="仿宋"/>
          <w:color w:val="auto"/>
          <w:sz w:val="24"/>
          <w:highlight w:val="none"/>
          <w:lang w:eastAsia="zh-CN"/>
          <w:rPrChange w:id="769" w:author="随遇而安 [2]" w:date="2023-08-11T16:50:38Z">
            <w:rPr>
              <w:rFonts w:hint="eastAsia" w:ascii="仿宋" w:hAnsi="仿宋" w:eastAsia="仿宋" w:cs="仿宋"/>
              <w:sz w:val="24"/>
              <w:lang w:eastAsia="zh-CN"/>
            </w:rPr>
          </w:rPrChange>
        </w:rPr>
        <w:t>本制度适用于宁津北控城市环境服务有限公司全体员工及所有工作范围的HSE检查及隐患排查治理工作。</w:t>
      </w:r>
    </w:p>
    <w:p w14:paraId="5E503A77">
      <w:pPr>
        <w:keepNext w:val="0"/>
        <w:keepLines w:val="0"/>
        <w:widowControl/>
        <w:numPr>
          <w:ilvl w:val="0"/>
          <w:numId w:val="1"/>
          <w:ins w:id="771" w:author="随遇而安 [2]" w:date="2024-11-06T08:32:21Z"/>
        </w:numPr>
        <w:suppressLineNumbers w:val="0"/>
        <w:tabs>
          <w:tab w:val="left" w:pos="838"/>
          <w:tab w:val="clear" w:pos="660"/>
        </w:tabs>
        <w:spacing w:after="120" w:line="360" w:lineRule="auto"/>
        <w:ind w:left="1153" w:right="153" w:hanging="1064"/>
        <w:jc w:val="left"/>
        <w:outlineLvl w:val="0"/>
        <w:rPr>
          <w:ins w:id="772" w:author="随遇而安 [2]" w:date="2024-11-06T08:32:03Z"/>
          <w:rFonts w:hint="eastAsia" w:ascii="宋体"/>
          <w:b/>
          <w:color w:val="auto"/>
          <w:sz w:val="24"/>
          <w:highlight w:val="none"/>
          <w:rPrChange w:id="773" w:author="随遇而安 [2]" w:date="2024-11-06T08:32:21Z">
            <w:rPr>
              <w:ins w:id="774" w:author="随遇而安 [2]" w:date="2024-11-06T08:32:03Z"/>
            </w:rPr>
          </w:rPrChange>
        </w:rPr>
        <w:pPrChange w:id="770" w:author="随遇而安 [2]" w:date="2024-11-06T08:32:21Z">
          <w:pPr>
            <w:keepNext w:val="0"/>
            <w:keepLines w:val="0"/>
            <w:widowControl/>
            <w:suppressLineNumbers w:val="0"/>
            <w:jc w:val="left"/>
          </w:pPr>
        </w:pPrChange>
      </w:pPr>
      <w:ins w:id="775" w:author="随遇而安 [2]" w:date="2024-11-06T08:32:03Z">
        <w:bookmarkStart w:id="9" w:name="_Toc1047"/>
        <w:bookmarkStart w:id="10" w:name="_Toc7295"/>
        <w:r>
          <w:rPr>
            <w:rFonts w:hint="eastAsia" w:ascii="宋体" w:hAnsiTheme="minorHAnsi" w:eastAsiaTheme="minorHAnsi" w:cstheme="minorBidi"/>
            <w:b/>
            <w:bCs w:val="0"/>
            <w:color w:val="auto"/>
            <w:kern w:val="0"/>
            <w:sz w:val="24"/>
            <w:szCs w:val="22"/>
            <w:highlight w:val="none"/>
            <w:lang w:val="en-US" w:eastAsia="zh-CN" w:bidi="ar"/>
            <w:rPrChange w:id="776" w:author="随遇而安 [2]" w:date="2024-11-06T08:32:21Z">
              <w:rPr>
                <w:rFonts w:ascii="瀹嬩綋" w:hAnsi="瀹嬩綋" w:eastAsia="瀹嬩綋" w:cs="瀹嬩綋"/>
                <w:b/>
                <w:bCs/>
                <w:color w:val="000000"/>
                <w:kern w:val="0"/>
                <w:sz w:val="24"/>
                <w:szCs w:val="24"/>
                <w:lang w:val="en-US" w:eastAsia="zh-CN" w:bidi="ar"/>
              </w:rPr>
            </w:rPrChange>
          </w:rPr>
          <w:t>术语与定义</w:t>
        </w:r>
        <w:bookmarkEnd w:id="9"/>
        <w:bookmarkEnd w:id="10"/>
        <w:r>
          <w:rPr>
            <w:rFonts w:hint="eastAsia" w:ascii="宋体" w:hAnsiTheme="minorHAnsi" w:eastAsiaTheme="minorHAnsi" w:cstheme="minorBidi"/>
            <w:b/>
            <w:bCs w:val="0"/>
            <w:color w:val="auto"/>
            <w:kern w:val="0"/>
            <w:sz w:val="24"/>
            <w:szCs w:val="22"/>
            <w:highlight w:val="none"/>
            <w:lang w:val="en-US" w:eastAsia="zh-CN" w:bidi="ar"/>
            <w:rPrChange w:id="776" w:author="随遇而安 [2]" w:date="2024-11-06T08:32:21Z">
              <w:rPr>
                <w:rFonts w:ascii="瀹嬩綋" w:hAnsi="瀹嬩綋" w:eastAsia="瀹嬩綋" w:cs="瀹嬩綋"/>
                <w:b/>
                <w:bCs/>
                <w:color w:val="000000"/>
                <w:kern w:val="0"/>
                <w:sz w:val="24"/>
                <w:szCs w:val="24"/>
                <w:lang w:val="en-US" w:eastAsia="zh-CN" w:bidi="ar"/>
              </w:rPr>
            </w:rPrChange>
          </w:rPr>
          <w:t xml:space="preserve"> </w:t>
        </w:r>
      </w:ins>
    </w:p>
    <w:p w14:paraId="54CB862F">
      <w:pPr>
        <w:keepNext w:val="0"/>
        <w:keepLines w:val="0"/>
        <w:widowControl/>
        <w:suppressLineNumbers w:val="0"/>
        <w:spacing w:line="360" w:lineRule="auto"/>
        <w:ind w:firstLine="480" w:firstLineChars="200"/>
        <w:jc w:val="left"/>
        <w:rPr>
          <w:ins w:id="779" w:author="随遇而安 [2]" w:date="2024-11-06T08:32:03Z"/>
          <w:rFonts w:hint="eastAsia" w:ascii="仿宋" w:hAnsi="仿宋" w:eastAsia="仿宋" w:cs="仿宋"/>
          <w:color w:val="auto"/>
          <w:sz w:val="24"/>
          <w:highlight w:val="none"/>
          <w:lang w:eastAsia="zh-CN" w:bidi="ar"/>
          <w:rPrChange w:id="780" w:author="随遇而安 [2]" w:date="2024-11-06T08:32:13Z">
            <w:rPr>
              <w:ins w:id="781" w:author="随遇而安 [2]" w:date="2024-11-06T08:32:03Z"/>
            </w:rPr>
          </w:rPrChange>
        </w:rPr>
        <w:pPrChange w:id="778" w:author="随遇而安 [2]" w:date="2024-11-06T08:32:13Z">
          <w:pPr>
            <w:keepNext w:val="0"/>
            <w:keepLines w:val="0"/>
            <w:widowControl/>
            <w:suppressLineNumbers w:val="0"/>
            <w:jc w:val="left"/>
          </w:pPr>
        </w:pPrChange>
      </w:pPr>
      <w:ins w:id="782" w:author="随遇而安 [2]" w:date="2024-11-06T08:32:03Z">
        <w:r>
          <w:rPr>
            <w:rFonts w:hint="eastAsia" w:ascii="仿宋" w:hAnsi="仿宋" w:eastAsia="仿宋" w:cs="仿宋"/>
            <w:color w:val="auto"/>
            <w:kern w:val="0"/>
            <w:sz w:val="24"/>
            <w:szCs w:val="22"/>
            <w:highlight w:val="none"/>
            <w:lang w:val="en-US" w:eastAsia="zh-CN" w:bidi="ar"/>
            <w:rPrChange w:id="783" w:author="随遇而安 [2]" w:date="2024-11-06T08:32:13Z">
              <w:rPr>
                <w:rFonts w:hint="default" w:ascii="瀹嬩綋" w:hAnsi="瀹嬩綋" w:eastAsia="瀹嬩綋" w:cs="瀹嬩綋"/>
                <w:color w:val="000000"/>
                <w:kern w:val="0"/>
                <w:sz w:val="24"/>
                <w:szCs w:val="24"/>
                <w:lang w:val="en-US" w:eastAsia="zh-CN" w:bidi="ar"/>
              </w:rPr>
            </w:rPrChange>
          </w:rPr>
          <w:t>3.1HSE：即健康（Health）、安全（Safety）、环境（Environment）的简称，HSE检查包</w:t>
        </w:r>
      </w:ins>
      <w:ins w:id="785" w:author="随遇而安 [2]" w:date="2024-11-06T08:32:03Z">
        <w:r>
          <w:rPr>
            <w:rFonts w:hint="eastAsia" w:ascii="仿宋" w:hAnsi="仿宋" w:eastAsia="仿宋" w:cs="仿宋"/>
            <w:color w:val="auto"/>
            <w:kern w:val="0"/>
            <w:sz w:val="24"/>
            <w:szCs w:val="22"/>
            <w:highlight w:val="none"/>
            <w:lang w:val="en-US" w:eastAsia="zh-CN" w:bidi="ar"/>
            <w:rPrChange w:id="786" w:author="随遇而安 [2]" w:date="2024-11-06T08:32:13Z">
              <w:rPr>
                <w:rFonts w:hint="default" w:ascii="瀹嬩綋" w:hAnsi="瀹嬩綋" w:eastAsia="瀹嬩綋" w:cs="瀹嬩綋"/>
                <w:color w:val="000000"/>
                <w:kern w:val="0"/>
                <w:sz w:val="24"/>
                <w:szCs w:val="24"/>
                <w:lang w:val="en-US" w:eastAsia="zh-CN" w:bidi="ar"/>
              </w:rPr>
            </w:rPrChange>
          </w:rPr>
          <w:t>含职业健康、安全管理、环境安全工作开展情况的综合性、专业性等检查。</w:t>
        </w:r>
      </w:ins>
    </w:p>
    <w:p w14:paraId="45BFA4F1">
      <w:pPr>
        <w:keepNext w:val="0"/>
        <w:keepLines w:val="0"/>
        <w:widowControl/>
        <w:suppressLineNumbers w:val="0"/>
        <w:spacing w:line="360" w:lineRule="auto"/>
        <w:ind w:firstLine="480" w:firstLineChars="200"/>
        <w:jc w:val="left"/>
        <w:rPr>
          <w:ins w:id="789" w:author="随遇而安 [2]" w:date="2024-11-06T08:32:03Z"/>
          <w:rFonts w:hint="eastAsia" w:ascii="仿宋" w:hAnsi="仿宋" w:eastAsia="仿宋" w:cs="仿宋"/>
          <w:color w:val="auto"/>
          <w:sz w:val="24"/>
          <w:highlight w:val="none"/>
          <w:lang w:eastAsia="zh-CN" w:bidi="ar"/>
          <w:rPrChange w:id="790" w:author="随遇而安 [2]" w:date="2024-11-06T08:32:13Z">
            <w:rPr>
              <w:ins w:id="791" w:author="随遇而安 [2]" w:date="2024-11-06T08:32:03Z"/>
            </w:rPr>
          </w:rPrChange>
        </w:rPr>
        <w:pPrChange w:id="788" w:author="随遇而安 [2]" w:date="2024-11-06T08:32:13Z">
          <w:pPr>
            <w:keepNext w:val="0"/>
            <w:keepLines w:val="0"/>
            <w:widowControl/>
            <w:suppressLineNumbers w:val="0"/>
            <w:jc w:val="left"/>
          </w:pPr>
        </w:pPrChange>
      </w:pPr>
      <w:ins w:id="792" w:author="随遇而安 [2]" w:date="2024-11-06T08:32:03Z">
        <w:r>
          <w:rPr>
            <w:rFonts w:hint="eastAsia" w:ascii="仿宋" w:hAnsi="仿宋" w:eastAsia="仿宋" w:cs="仿宋"/>
            <w:color w:val="auto"/>
            <w:kern w:val="0"/>
            <w:sz w:val="24"/>
            <w:szCs w:val="22"/>
            <w:highlight w:val="none"/>
            <w:lang w:val="en-US" w:eastAsia="zh-CN" w:bidi="ar"/>
            <w:rPrChange w:id="793" w:author="随遇而安 [2]" w:date="2024-11-06T08:32:13Z">
              <w:rPr>
                <w:rFonts w:hint="default" w:ascii="瀹嬩綋" w:hAnsi="瀹嬩綋" w:eastAsia="瀹嬩綋" w:cs="瀹嬩綋"/>
                <w:color w:val="000000"/>
                <w:kern w:val="0"/>
                <w:sz w:val="24"/>
                <w:szCs w:val="24"/>
                <w:lang w:val="en-US" w:eastAsia="zh-CN" w:bidi="ar"/>
              </w:rPr>
            </w:rPrChange>
          </w:rPr>
          <w:t>3.2安全生产事故隐患（以下简称事故隐患），是指生产经营单位违反安全生产法律、法</w:t>
        </w:r>
      </w:ins>
      <w:ins w:id="795" w:author="随遇而安 [2]" w:date="2024-11-06T08:32:03Z">
        <w:r>
          <w:rPr>
            <w:rFonts w:hint="eastAsia" w:ascii="仿宋" w:hAnsi="仿宋" w:eastAsia="仿宋" w:cs="仿宋"/>
            <w:color w:val="auto"/>
            <w:kern w:val="0"/>
            <w:sz w:val="24"/>
            <w:szCs w:val="22"/>
            <w:highlight w:val="none"/>
            <w:lang w:val="en-US" w:eastAsia="zh-CN" w:bidi="ar"/>
            <w:rPrChange w:id="796" w:author="随遇而安 [2]" w:date="2024-11-06T08:32:13Z">
              <w:rPr>
                <w:rFonts w:hint="default" w:ascii="瀹嬩綋" w:hAnsi="瀹嬩綋" w:eastAsia="瀹嬩綋" w:cs="瀹嬩綋"/>
                <w:color w:val="000000"/>
                <w:kern w:val="0"/>
                <w:sz w:val="24"/>
                <w:szCs w:val="24"/>
                <w:lang w:val="en-US" w:eastAsia="zh-CN" w:bidi="ar"/>
              </w:rPr>
            </w:rPrChange>
          </w:rPr>
          <w:t>规、规章、标准、规程和安全生产管理制度的规定，或者因其他因素在生产经营活动中</w:t>
        </w:r>
      </w:ins>
      <w:ins w:id="798" w:author="随遇而安 [2]" w:date="2024-11-06T08:32:03Z">
        <w:r>
          <w:rPr>
            <w:rFonts w:hint="eastAsia" w:ascii="仿宋" w:hAnsi="仿宋" w:eastAsia="仿宋" w:cs="仿宋"/>
            <w:color w:val="auto"/>
            <w:kern w:val="0"/>
            <w:sz w:val="24"/>
            <w:szCs w:val="22"/>
            <w:highlight w:val="none"/>
            <w:lang w:val="en-US" w:eastAsia="zh-CN" w:bidi="ar"/>
            <w:rPrChange w:id="799" w:author="随遇而安 [2]" w:date="2024-11-06T08:32:13Z">
              <w:rPr>
                <w:rFonts w:hint="default" w:ascii="瀹嬩綋" w:hAnsi="瀹嬩綋" w:eastAsia="瀹嬩綋" w:cs="瀹嬩綋"/>
                <w:color w:val="000000"/>
                <w:kern w:val="0"/>
                <w:sz w:val="24"/>
                <w:szCs w:val="24"/>
                <w:lang w:val="en-US" w:eastAsia="zh-CN" w:bidi="ar"/>
              </w:rPr>
            </w:rPrChange>
          </w:rPr>
          <w:t xml:space="preserve">存在可能导致事故发生的物的危险状态、人的不安全行为和管理上的缺陷。 </w:t>
        </w:r>
      </w:ins>
    </w:p>
    <w:p w14:paraId="4433A4B8">
      <w:pPr>
        <w:keepNext w:val="0"/>
        <w:keepLines w:val="0"/>
        <w:widowControl/>
        <w:suppressLineNumbers w:val="0"/>
        <w:spacing w:line="360" w:lineRule="auto"/>
        <w:ind w:firstLine="480" w:firstLineChars="200"/>
        <w:jc w:val="left"/>
        <w:rPr>
          <w:ins w:id="802" w:author="随遇而安 [2]" w:date="2024-11-06T08:32:03Z"/>
          <w:rFonts w:hint="eastAsia" w:ascii="仿宋" w:hAnsi="仿宋" w:eastAsia="仿宋" w:cs="仿宋"/>
          <w:color w:val="auto"/>
          <w:sz w:val="24"/>
          <w:highlight w:val="none"/>
          <w:lang w:eastAsia="zh-CN" w:bidi="ar"/>
          <w:rPrChange w:id="803" w:author="随遇而安 [2]" w:date="2024-11-06T08:32:13Z">
            <w:rPr>
              <w:ins w:id="804" w:author="随遇而安 [2]" w:date="2024-11-06T08:32:03Z"/>
            </w:rPr>
          </w:rPrChange>
        </w:rPr>
        <w:pPrChange w:id="801" w:author="随遇而安 [2]" w:date="2024-11-06T08:32:13Z">
          <w:pPr>
            <w:keepNext w:val="0"/>
            <w:keepLines w:val="0"/>
            <w:widowControl/>
            <w:suppressLineNumbers w:val="0"/>
            <w:jc w:val="left"/>
          </w:pPr>
        </w:pPrChange>
      </w:pPr>
      <w:ins w:id="805" w:author="随遇而安 [2]" w:date="2024-11-06T08:32:03Z">
        <w:r>
          <w:rPr>
            <w:rFonts w:hint="eastAsia" w:ascii="仿宋" w:hAnsi="仿宋" w:eastAsia="仿宋" w:cs="仿宋"/>
            <w:color w:val="auto"/>
            <w:kern w:val="0"/>
            <w:sz w:val="24"/>
            <w:szCs w:val="22"/>
            <w:highlight w:val="none"/>
            <w:lang w:val="en-US" w:eastAsia="zh-CN" w:bidi="ar"/>
            <w:rPrChange w:id="806" w:author="随遇而安 [2]" w:date="2024-11-06T08:32:13Z">
              <w:rPr>
                <w:rFonts w:hint="default" w:ascii="瀹嬩綋" w:hAnsi="瀹嬩綋" w:eastAsia="瀹嬩綋" w:cs="瀹嬩綋"/>
                <w:color w:val="000000"/>
                <w:kern w:val="0"/>
                <w:sz w:val="24"/>
                <w:szCs w:val="24"/>
                <w:lang w:val="en-US" w:eastAsia="zh-CN" w:bidi="ar"/>
              </w:rPr>
            </w:rPrChange>
          </w:rPr>
          <w:t>3.3</w:t>
        </w:r>
      </w:ins>
      <w:ins w:id="808" w:author="随遇而安 [2]" w:date="2024-11-06T08:32:56Z">
        <w:r>
          <w:rPr>
            <w:rFonts w:hint="eastAsia" w:ascii="仿宋" w:hAnsi="仿宋" w:eastAsia="仿宋" w:cs="仿宋"/>
            <w:color w:val="auto"/>
            <w:kern w:val="0"/>
            <w:sz w:val="24"/>
            <w:szCs w:val="22"/>
            <w:highlight w:val="none"/>
            <w:lang w:val="en-US" w:eastAsia="zh-CN" w:bidi="ar"/>
          </w:rPr>
          <w:t>一</w:t>
        </w:r>
      </w:ins>
      <w:ins w:id="809" w:author="随遇而安 [2]" w:date="2024-11-06T08:32:03Z">
        <w:r>
          <w:rPr>
            <w:rFonts w:hint="eastAsia" w:ascii="仿宋" w:hAnsi="仿宋" w:eastAsia="仿宋" w:cs="仿宋"/>
            <w:color w:val="auto"/>
            <w:kern w:val="0"/>
            <w:sz w:val="24"/>
            <w:szCs w:val="22"/>
            <w:highlight w:val="none"/>
            <w:lang w:val="en-US" w:eastAsia="zh-CN" w:bidi="ar"/>
            <w:rPrChange w:id="810" w:author="随遇而安 [2]" w:date="2024-11-06T08:32:13Z">
              <w:rPr>
                <w:rFonts w:hint="default" w:ascii="瀹嬩綋" w:hAnsi="瀹嬩綋" w:eastAsia="瀹嬩綋" w:cs="瀹嬩綋"/>
                <w:color w:val="000000"/>
                <w:kern w:val="0"/>
                <w:sz w:val="24"/>
                <w:szCs w:val="24"/>
                <w:lang w:val="en-US" w:eastAsia="zh-CN" w:bidi="ar"/>
              </w:rPr>
            </w:rPrChange>
          </w:rPr>
          <w:t xml:space="preserve">般事故隐患，是指危害和整改难度较小，发现后能够立即整改排除的隐患。 </w:t>
        </w:r>
      </w:ins>
    </w:p>
    <w:p w14:paraId="5D98A8EA">
      <w:pPr>
        <w:keepNext w:val="0"/>
        <w:keepLines w:val="0"/>
        <w:widowControl/>
        <w:suppressLineNumbers w:val="0"/>
        <w:spacing w:line="360" w:lineRule="auto"/>
        <w:ind w:firstLine="480" w:firstLineChars="200"/>
        <w:jc w:val="left"/>
        <w:rPr>
          <w:ins w:id="813" w:author="随遇而安 [2]" w:date="2024-11-06T08:33:11Z"/>
          <w:rFonts w:hint="eastAsia" w:ascii="仿宋" w:hAnsi="仿宋" w:eastAsia="仿宋" w:cs="仿宋"/>
          <w:color w:val="auto"/>
          <w:kern w:val="0"/>
          <w:sz w:val="24"/>
          <w:szCs w:val="22"/>
          <w:highlight w:val="none"/>
          <w:lang w:val="en-US" w:eastAsia="zh-CN" w:bidi="ar"/>
        </w:rPr>
        <w:pPrChange w:id="812" w:author="随遇而安 [2]" w:date="2024-11-06T08:32:13Z">
          <w:pPr>
            <w:keepNext w:val="0"/>
            <w:keepLines w:val="0"/>
            <w:widowControl/>
            <w:suppressLineNumbers w:val="0"/>
            <w:jc w:val="left"/>
          </w:pPr>
        </w:pPrChange>
      </w:pPr>
      <w:ins w:id="814" w:author="随遇而安 [2]" w:date="2024-11-06T08:32:03Z">
        <w:r>
          <w:rPr>
            <w:rFonts w:hint="eastAsia" w:ascii="仿宋" w:hAnsi="仿宋" w:eastAsia="仿宋" w:cs="仿宋"/>
            <w:color w:val="auto"/>
            <w:kern w:val="0"/>
            <w:sz w:val="24"/>
            <w:szCs w:val="22"/>
            <w:highlight w:val="none"/>
            <w:lang w:val="en-US" w:eastAsia="zh-CN" w:bidi="ar"/>
            <w:rPrChange w:id="815" w:author="随遇而安 [2]" w:date="2024-11-06T08:32:13Z">
              <w:rPr>
                <w:rFonts w:hint="default" w:ascii="瀹嬩綋" w:hAnsi="瀹嬩綋" w:eastAsia="瀹嬩綋" w:cs="瀹嬩綋"/>
                <w:color w:val="000000"/>
                <w:kern w:val="0"/>
                <w:sz w:val="24"/>
                <w:szCs w:val="24"/>
                <w:lang w:val="en-US" w:eastAsia="zh-CN" w:bidi="ar"/>
              </w:rPr>
            </w:rPrChange>
          </w:rPr>
          <w:t>3.4重大事故隐患</w:t>
        </w:r>
      </w:ins>
      <w:ins w:id="817" w:author="随遇而安 [2]" w:date="2024-11-06T08:32:03Z">
        <w:r>
          <w:rPr>
            <w:rFonts w:hint="eastAsia" w:ascii="仿宋" w:hAnsi="仿宋" w:eastAsia="仿宋" w:cs="仿宋"/>
            <w:b w:val="0"/>
            <w:bCs w:val="0"/>
            <w:color w:val="auto"/>
            <w:kern w:val="0"/>
            <w:sz w:val="24"/>
            <w:szCs w:val="22"/>
            <w:highlight w:val="none"/>
            <w:lang w:val="en-US" w:eastAsia="zh-CN" w:bidi="ar"/>
            <w:rPrChange w:id="818" w:author="随遇而安 [2]" w:date="2024-11-06T08:32:13Z">
              <w:rPr>
                <w:rFonts w:hint="default" w:ascii="瀹嬩綋" w:hAnsi="瀹嬩綋" w:eastAsia="瀹嬩綋" w:cs="瀹嬩綋"/>
                <w:b/>
                <w:bCs/>
                <w:color w:val="000000"/>
                <w:kern w:val="0"/>
                <w:sz w:val="24"/>
                <w:szCs w:val="24"/>
                <w:lang w:val="en-US" w:eastAsia="zh-CN" w:bidi="ar"/>
              </w:rPr>
            </w:rPrChange>
          </w:rPr>
          <w:t>，</w:t>
        </w:r>
      </w:ins>
      <w:ins w:id="820" w:author="随遇而安 [2]" w:date="2024-11-06T08:32:03Z">
        <w:r>
          <w:rPr>
            <w:rFonts w:hint="eastAsia" w:ascii="仿宋" w:hAnsi="仿宋" w:eastAsia="仿宋" w:cs="仿宋"/>
            <w:color w:val="auto"/>
            <w:kern w:val="0"/>
            <w:sz w:val="24"/>
            <w:szCs w:val="22"/>
            <w:highlight w:val="none"/>
            <w:lang w:val="en-US" w:eastAsia="zh-CN" w:bidi="ar"/>
            <w:rPrChange w:id="821" w:author="随遇而安 [2]" w:date="2024-11-06T08:32:13Z">
              <w:rPr>
                <w:rFonts w:hint="default" w:ascii="瀹嬩綋" w:hAnsi="瀹嬩綋" w:eastAsia="瀹嬩綋" w:cs="瀹嬩綋"/>
                <w:color w:val="000000"/>
                <w:kern w:val="0"/>
                <w:sz w:val="24"/>
                <w:szCs w:val="24"/>
                <w:lang w:val="en-US" w:eastAsia="zh-CN" w:bidi="ar"/>
              </w:rPr>
            </w:rPrChange>
          </w:rPr>
          <w:t>是指危害和整改难度较大，应当全部或者局部停产停业，并经过一</w:t>
        </w:r>
      </w:ins>
      <w:ins w:id="823" w:author="随遇而安 [2]" w:date="2024-11-06T08:32:03Z">
        <w:r>
          <w:rPr>
            <w:rFonts w:hint="eastAsia" w:ascii="仿宋" w:hAnsi="仿宋" w:eastAsia="仿宋" w:cs="仿宋"/>
            <w:color w:val="auto"/>
            <w:kern w:val="0"/>
            <w:sz w:val="24"/>
            <w:szCs w:val="22"/>
            <w:highlight w:val="none"/>
            <w:lang w:val="en-US" w:eastAsia="zh-CN" w:bidi="ar"/>
            <w:rPrChange w:id="824" w:author="随遇而安 [2]" w:date="2024-11-06T08:32:13Z">
              <w:rPr>
                <w:rFonts w:hint="default" w:ascii="瀹嬩綋" w:hAnsi="瀹嬩綋" w:eastAsia="瀹嬩綋" w:cs="瀹嬩綋"/>
                <w:color w:val="000000"/>
                <w:kern w:val="0"/>
                <w:sz w:val="24"/>
                <w:szCs w:val="24"/>
                <w:lang w:val="en-US" w:eastAsia="zh-CN" w:bidi="ar"/>
              </w:rPr>
            </w:rPrChange>
          </w:rPr>
          <w:t>定时间整改治理方能排除的隐患，或者因外部因素影响致使生产经营单位自身难以排除</w:t>
        </w:r>
      </w:ins>
      <w:ins w:id="826" w:author="随遇而安 [2]" w:date="2024-11-06T08:32:03Z">
        <w:r>
          <w:rPr>
            <w:rFonts w:hint="eastAsia" w:ascii="仿宋" w:hAnsi="仿宋" w:eastAsia="仿宋" w:cs="仿宋"/>
            <w:color w:val="auto"/>
            <w:kern w:val="0"/>
            <w:sz w:val="24"/>
            <w:szCs w:val="22"/>
            <w:highlight w:val="none"/>
            <w:lang w:val="en-US" w:eastAsia="zh-CN" w:bidi="ar"/>
            <w:rPrChange w:id="827" w:author="随遇而安 [2]" w:date="2024-11-06T08:32:13Z">
              <w:rPr>
                <w:rFonts w:hint="default" w:ascii="瀹嬩綋" w:hAnsi="瀹嬩綋" w:eastAsia="瀹嬩綋" w:cs="瀹嬩綋"/>
                <w:color w:val="000000"/>
                <w:kern w:val="0"/>
                <w:sz w:val="24"/>
                <w:szCs w:val="24"/>
                <w:lang w:val="en-US" w:eastAsia="zh-CN" w:bidi="ar"/>
              </w:rPr>
            </w:rPrChange>
          </w:rPr>
          <w:t>的隐患。</w:t>
        </w:r>
      </w:ins>
    </w:p>
    <w:p w14:paraId="2C9FF3B5">
      <w:pPr>
        <w:keepNext w:val="0"/>
        <w:keepLines w:val="0"/>
        <w:widowControl/>
        <w:numPr>
          <w:ilvl w:val="0"/>
          <w:numId w:val="1"/>
          <w:ins w:id="830" w:author="随遇而安 [2]" w:date="2024-11-06T08:33:44Z"/>
        </w:numPr>
        <w:suppressLineNumbers w:val="0"/>
        <w:tabs>
          <w:tab w:val="left" w:pos="838"/>
          <w:tab w:val="clear" w:pos="660"/>
        </w:tabs>
        <w:spacing w:after="120" w:line="360" w:lineRule="auto"/>
        <w:ind w:left="1153" w:right="153" w:hanging="1064"/>
        <w:jc w:val="left"/>
        <w:outlineLvl w:val="0"/>
        <w:rPr>
          <w:ins w:id="831" w:author="随遇而安 [2]" w:date="2024-11-06T08:33:47Z"/>
          <w:rFonts w:hint="default" w:ascii="宋体"/>
          <w:b/>
          <w:color w:val="auto"/>
          <w:sz w:val="24"/>
          <w:highlight w:val="none"/>
          <w:lang w:eastAsia="zh-CN" w:bidi="ar"/>
        </w:rPr>
        <w:pPrChange w:id="829" w:author="随遇而安 [2]" w:date="2024-11-06T08:33:44Z">
          <w:pPr>
            <w:keepNext w:val="0"/>
            <w:keepLines w:val="0"/>
            <w:widowControl/>
            <w:suppressLineNumbers w:val="0"/>
            <w:jc w:val="left"/>
          </w:pPr>
        </w:pPrChange>
      </w:pPr>
      <w:ins w:id="832" w:author="随遇而安 [2]" w:date="2024-11-06T08:33:33Z">
        <w:bookmarkStart w:id="11" w:name="_Toc22312"/>
        <w:bookmarkStart w:id="12" w:name="_Toc13526"/>
        <w:r>
          <w:rPr>
            <w:rFonts w:hint="eastAsia" w:ascii="宋体" w:hAnsiTheme="minorHAnsi" w:eastAsiaTheme="minorHAnsi" w:cstheme="minorBidi"/>
            <w:b/>
            <w:color w:val="auto"/>
            <w:kern w:val="0"/>
            <w:sz w:val="24"/>
            <w:szCs w:val="22"/>
            <w:highlight w:val="none"/>
            <w:lang w:val="en-US" w:eastAsia="zh-CN" w:bidi="ar"/>
            <w:rPrChange w:id="833" w:author="随遇而安 [2]" w:date="2024-11-06T08:33:44Z">
              <w:rPr>
                <w:rFonts w:hint="eastAsia" w:ascii="仿宋" w:hAnsi="仿宋" w:eastAsia="仿宋" w:cs="仿宋"/>
                <w:color w:val="auto"/>
                <w:kern w:val="0"/>
                <w:sz w:val="24"/>
                <w:szCs w:val="22"/>
                <w:highlight w:val="none"/>
                <w:lang w:val="en-US" w:eastAsia="zh-CN" w:bidi="ar"/>
              </w:rPr>
            </w:rPrChange>
          </w:rPr>
          <w:t>相关</w:t>
        </w:r>
      </w:ins>
      <w:ins w:id="835" w:author="随遇而安 [2]" w:date="2024-11-06T08:33:34Z">
        <w:r>
          <w:rPr>
            <w:rFonts w:hint="eastAsia" w:ascii="宋体" w:hAnsiTheme="minorHAnsi" w:eastAsiaTheme="minorHAnsi" w:cstheme="minorBidi"/>
            <w:b/>
            <w:color w:val="auto"/>
            <w:kern w:val="0"/>
            <w:sz w:val="24"/>
            <w:szCs w:val="22"/>
            <w:highlight w:val="none"/>
            <w:lang w:val="en-US" w:eastAsia="zh-CN" w:bidi="ar"/>
            <w:rPrChange w:id="836" w:author="随遇而安 [2]" w:date="2024-11-06T08:33:44Z">
              <w:rPr>
                <w:rFonts w:hint="eastAsia" w:ascii="仿宋" w:hAnsi="仿宋" w:eastAsia="仿宋" w:cs="仿宋"/>
                <w:color w:val="auto"/>
                <w:kern w:val="0"/>
                <w:sz w:val="24"/>
                <w:szCs w:val="22"/>
                <w:highlight w:val="none"/>
                <w:lang w:val="en-US" w:eastAsia="zh-CN" w:bidi="ar"/>
              </w:rPr>
            </w:rPrChange>
          </w:rPr>
          <w:t>部门</w:t>
        </w:r>
      </w:ins>
      <w:ins w:id="838" w:author="随遇而安 [2]" w:date="2024-11-06T08:33:35Z">
        <w:r>
          <w:rPr>
            <w:rFonts w:hint="eastAsia" w:ascii="宋体" w:hAnsiTheme="minorHAnsi" w:eastAsiaTheme="minorHAnsi" w:cstheme="minorBidi"/>
            <w:b/>
            <w:color w:val="auto"/>
            <w:kern w:val="0"/>
            <w:sz w:val="24"/>
            <w:szCs w:val="22"/>
            <w:highlight w:val="none"/>
            <w:lang w:val="en-US" w:eastAsia="zh-CN" w:bidi="ar"/>
            <w:rPrChange w:id="839" w:author="随遇而安 [2]" w:date="2024-11-06T08:33:44Z">
              <w:rPr>
                <w:rFonts w:hint="eastAsia" w:ascii="仿宋" w:hAnsi="仿宋" w:eastAsia="仿宋" w:cs="仿宋"/>
                <w:color w:val="auto"/>
                <w:kern w:val="0"/>
                <w:sz w:val="24"/>
                <w:szCs w:val="22"/>
                <w:highlight w:val="none"/>
                <w:lang w:val="en-US" w:eastAsia="zh-CN" w:bidi="ar"/>
              </w:rPr>
            </w:rPrChange>
          </w:rPr>
          <w:t>/</w:t>
        </w:r>
      </w:ins>
      <w:ins w:id="841" w:author="随遇而安 [2]" w:date="2024-11-06T08:33:36Z">
        <w:r>
          <w:rPr>
            <w:rFonts w:hint="eastAsia" w:ascii="宋体" w:hAnsiTheme="minorHAnsi" w:eastAsiaTheme="minorHAnsi" w:cstheme="minorBidi"/>
            <w:b/>
            <w:color w:val="auto"/>
            <w:kern w:val="0"/>
            <w:sz w:val="24"/>
            <w:szCs w:val="22"/>
            <w:highlight w:val="none"/>
            <w:lang w:val="en-US" w:eastAsia="zh-CN" w:bidi="ar"/>
            <w:rPrChange w:id="842" w:author="随遇而安 [2]" w:date="2024-11-06T08:33:44Z">
              <w:rPr>
                <w:rFonts w:hint="eastAsia" w:ascii="仿宋" w:hAnsi="仿宋" w:eastAsia="仿宋" w:cs="仿宋"/>
                <w:color w:val="auto"/>
                <w:kern w:val="0"/>
                <w:sz w:val="24"/>
                <w:szCs w:val="22"/>
                <w:highlight w:val="none"/>
                <w:lang w:val="en-US" w:eastAsia="zh-CN" w:bidi="ar"/>
              </w:rPr>
            </w:rPrChange>
          </w:rPr>
          <w:t>人员</w:t>
        </w:r>
      </w:ins>
      <w:ins w:id="844" w:author="随遇而安 [2]" w:date="2024-11-06T08:33:37Z">
        <w:r>
          <w:rPr>
            <w:rFonts w:hint="eastAsia" w:ascii="宋体" w:hAnsiTheme="minorHAnsi" w:eastAsiaTheme="minorHAnsi" w:cstheme="minorBidi"/>
            <w:b/>
            <w:color w:val="auto"/>
            <w:kern w:val="0"/>
            <w:sz w:val="24"/>
            <w:szCs w:val="22"/>
            <w:highlight w:val="none"/>
            <w:lang w:val="en-US" w:eastAsia="zh-CN" w:bidi="ar"/>
            <w:rPrChange w:id="845" w:author="随遇而安 [2]" w:date="2024-11-06T08:33:44Z">
              <w:rPr>
                <w:rFonts w:hint="eastAsia" w:ascii="仿宋" w:hAnsi="仿宋" w:eastAsia="仿宋" w:cs="仿宋"/>
                <w:color w:val="auto"/>
                <w:kern w:val="0"/>
                <w:sz w:val="24"/>
                <w:szCs w:val="22"/>
                <w:highlight w:val="none"/>
                <w:lang w:val="en-US" w:eastAsia="zh-CN" w:bidi="ar"/>
              </w:rPr>
            </w:rPrChange>
          </w:rPr>
          <w:t>职责</w:t>
        </w:r>
        <w:bookmarkEnd w:id="11"/>
        <w:bookmarkEnd w:id="12"/>
      </w:ins>
    </w:p>
    <w:p w14:paraId="2FFC075D">
      <w:pPr>
        <w:keepNext w:val="0"/>
        <w:keepLines w:val="0"/>
        <w:widowControl/>
        <w:suppressLineNumbers w:val="0"/>
        <w:spacing w:line="360" w:lineRule="auto"/>
        <w:ind w:firstLine="480" w:firstLineChars="200"/>
        <w:jc w:val="left"/>
        <w:rPr>
          <w:ins w:id="848" w:author="随遇而安 [2]" w:date="2024-11-06T08:35:10Z"/>
          <w:rFonts w:hint="eastAsia" w:ascii="仿宋" w:hAnsi="仿宋" w:eastAsia="仿宋" w:cs="仿宋"/>
          <w:b w:val="0"/>
          <w:color w:val="auto"/>
          <w:sz w:val="24"/>
          <w:highlight w:val="none"/>
          <w:lang w:eastAsia="zh-CN" w:bidi="ar"/>
          <w:rPrChange w:id="849" w:author="随遇而安 [2]" w:date="2024-11-06T08:35:18Z">
            <w:rPr>
              <w:ins w:id="850" w:author="随遇而安 [2]" w:date="2024-11-06T08:35:10Z"/>
              <w:rFonts w:hint="default" w:ascii="宋体"/>
              <w:b/>
              <w:color w:val="auto"/>
              <w:sz w:val="24"/>
              <w:highlight w:val="none"/>
              <w:lang w:eastAsia="zh-CN" w:bidi="ar"/>
            </w:rPr>
          </w:rPrChange>
        </w:rPr>
        <w:pPrChange w:id="847" w:author="随遇而安 [2]" w:date="2024-11-06T08:35:18Z">
          <w:pPr>
            <w:keepNext w:val="0"/>
            <w:keepLines w:val="0"/>
            <w:widowControl/>
            <w:suppressLineNumbers w:val="0"/>
            <w:jc w:val="left"/>
          </w:pPr>
        </w:pPrChange>
      </w:pPr>
      <w:ins w:id="851" w:author="随遇而安 [2]" w:date="2024-11-06T08:35:10Z">
        <w:r>
          <w:rPr>
            <w:rFonts w:hint="eastAsia" w:ascii="仿宋" w:hAnsi="仿宋" w:eastAsia="仿宋" w:cs="仿宋"/>
            <w:b w:val="0"/>
            <w:color w:val="auto"/>
            <w:sz w:val="24"/>
            <w:highlight w:val="none"/>
            <w:lang w:eastAsia="zh-CN" w:bidi="ar"/>
            <w:rPrChange w:id="852" w:author="随遇而安 [2]" w:date="2024-11-06T08:35:18Z">
              <w:rPr>
                <w:rFonts w:hint="default" w:ascii="宋体"/>
                <w:b/>
                <w:color w:val="auto"/>
                <w:sz w:val="24"/>
                <w:highlight w:val="none"/>
                <w:lang w:eastAsia="zh-CN" w:bidi="ar"/>
              </w:rPr>
            </w:rPrChange>
          </w:rPr>
          <w:t xml:space="preserve">4.1 </w:t>
        </w:r>
      </w:ins>
      <w:ins w:id="854" w:author="随遇而安 [2]" w:date="2024-11-06T08:35:27Z">
        <w:r>
          <w:rPr>
            <w:rFonts w:hint="eastAsia" w:ascii="仿宋" w:hAnsi="仿宋" w:eastAsia="仿宋" w:cs="仿宋"/>
            <w:b w:val="0"/>
            <w:color w:val="auto"/>
            <w:sz w:val="24"/>
            <w:highlight w:val="none"/>
            <w:lang w:val="en-US" w:eastAsia="zh-CN" w:bidi="ar"/>
          </w:rPr>
          <w:t>安环品质部</w:t>
        </w:r>
      </w:ins>
    </w:p>
    <w:p w14:paraId="61EA8716">
      <w:pPr>
        <w:keepNext w:val="0"/>
        <w:keepLines w:val="0"/>
        <w:widowControl/>
        <w:suppressLineNumbers w:val="0"/>
        <w:spacing w:line="360" w:lineRule="auto"/>
        <w:ind w:firstLine="480" w:firstLineChars="200"/>
        <w:jc w:val="left"/>
        <w:rPr>
          <w:ins w:id="856" w:author="随遇而安 [2]" w:date="2024-11-06T08:35:10Z"/>
          <w:rFonts w:hint="eastAsia" w:ascii="仿宋" w:hAnsi="仿宋" w:eastAsia="仿宋" w:cs="仿宋"/>
          <w:b w:val="0"/>
          <w:color w:val="auto"/>
          <w:sz w:val="24"/>
          <w:highlight w:val="none"/>
          <w:lang w:eastAsia="zh-CN" w:bidi="ar"/>
          <w:rPrChange w:id="857" w:author="随遇而安 [2]" w:date="2024-11-06T08:35:18Z">
            <w:rPr>
              <w:ins w:id="858" w:author="随遇而安 [2]" w:date="2024-11-06T08:35:10Z"/>
              <w:rFonts w:hint="default" w:ascii="宋体"/>
              <w:b/>
              <w:color w:val="auto"/>
              <w:sz w:val="24"/>
              <w:highlight w:val="none"/>
              <w:lang w:eastAsia="zh-CN" w:bidi="ar"/>
            </w:rPr>
          </w:rPrChange>
        </w:rPr>
        <w:pPrChange w:id="855" w:author="随遇而安 [2]" w:date="2024-11-06T08:35:18Z">
          <w:pPr>
            <w:keepNext w:val="0"/>
            <w:keepLines w:val="0"/>
            <w:widowControl/>
            <w:suppressLineNumbers w:val="0"/>
            <w:jc w:val="left"/>
          </w:pPr>
        </w:pPrChange>
      </w:pPr>
      <w:ins w:id="859" w:author="随遇而安 [2]" w:date="2024-11-06T08:35:10Z">
        <w:r>
          <w:rPr>
            <w:rFonts w:hint="eastAsia" w:ascii="仿宋" w:hAnsi="仿宋" w:eastAsia="仿宋" w:cs="仿宋"/>
            <w:b w:val="0"/>
            <w:color w:val="auto"/>
            <w:sz w:val="24"/>
            <w:highlight w:val="none"/>
            <w:lang w:eastAsia="zh-CN" w:bidi="ar"/>
            <w:rPrChange w:id="860" w:author="随遇而安 [2]" w:date="2024-11-06T08:35:18Z">
              <w:rPr>
                <w:rFonts w:hint="default" w:ascii="宋体"/>
                <w:b/>
                <w:color w:val="auto"/>
                <w:sz w:val="24"/>
                <w:highlight w:val="none"/>
                <w:lang w:eastAsia="zh-CN" w:bidi="ar"/>
              </w:rPr>
            </w:rPrChange>
          </w:rPr>
          <w:t>4.1.1 负责统筹组织</w:t>
        </w:r>
      </w:ins>
      <w:ins w:id="862" w:author="随遇而安 [2]" w:date="2024-11-06T08:36:15Z">
        <w:r>
          <w:rPr>
            <w:rFonts w:hint="eastAsia" w:ascii="仿宋" w:hAnsi="仿宋" w:eastAsia="仿宋" w:cs="仿宋"/>
            <w:b w:val="0"/>
            <w:color w:val="auto"/>
            <w:sz w:val="24"/>
            <w:highlight w:val="none"/>
            <w:lang w:val="en-US" w:eastAsia="zh-CN" w:bidi="ar"/>
          </w:rPr>
          <w:t>项目公司</w:t>
        </w:r>
      </w:ins>
      <w:ins w:id="863" w:author="随遇而安 [2]" w:date="2024-11-06T08:35:10Z">
        <w:r>
          <w:rPr>
            <w:rFonts w:hint="eastAsia" w:ascii="仿宋" w:hAnsi="仿宋" w:eastAsia="仿宋" w:cs="仿宋"/>
            <w:b w:val="0"/>
            <w:color w:val="auto"/>
            <w:sz w:val="24"/>
            <w:highlight w:val="none"/>
            <w:lang w:eastAsia="zh-CN" w:bidi="ar"/>
            <w:rPrChange w:id="864" w:author="随遇而安 [2]" w:date="2024-11-06T08:35:18Z">
              <w:rPr>
                <w:rFonts w:hint="default" w:ascii="宋体"/>
                <w:b/>
                <w:color w:val="auto"/>
                <w:sz w:val="24"/>
                <w:highlight w:val="none"/>
                <w:lang w:eastAsia="zh-CN" w:bidi="ar"/>
              </w:rPr>
            </w:rPrChange>
          </w:rPr>
          <w:t>HSE检查及隐患排查及治理工作，监督检查</w:t>
        </w:r>
      </w:ins>
      <w:ins w:id="866" w:author="随遇而安 [2]" w:date="2024-11-06T08:36:30Z">
        <w:r>
          <w:rPr>
            <w:rFonts w:hint="eastAsia" w:ascii="仿宋" w:hAnsi="仿宋" w:eastAsia="仿宋" w:cs="仿宋"/>
            <w:b w:val="0"/>
            <w:color w:val="auto"/>
            <w:sz w:val="24"/>
            <w:highlight w:val="none"/>
            <w:lang w:val="en-US" w:eastAsia="zh-CN" w:bidi="ar"/>
          </w:rPr>
          <w:t>各部门</w:t>
        </w:r>
      </w:ins>
      <w:ins w:id="867" w:author="随遇而安 [2]" w:date="2024-11-06T08:36:31Z">
        <w:r>
          <w:rPr>
            <w:rFonts w:hint="eastAsia" w:ascii="仿宋" w:hAnsi="仿宋" w:eastAsia="仿宋" w:cs="仿宋"/>
            <w:b w:val="0"/>
            <w:color w:val="auto"/>
            <w:sz w:val="24"/>
            <w:highlight w:val="none"/>
            <w:lang w:val="en-US" w:eastAsia="zh-CN" w:bidi="ar"/>
          </w:rPr>
          <w:t>、</w:t>
        </w:r>
      </w:ins>
      <w:ins w:id="868" w:author="随遇而安 [2]" w:date="2024-11-06T08:36:32Z">
        <w:r>
          <w:rPr>
            <w:rFonts w:hint="eastAsia" w:ascii="仿宋" w:hAnsi="仿宋" w:eastAsia="仿宋" w:cs="仿宋"/>
            <w:b w:val="0"/>
            <w:color w:val="auto"/>
            <w:sz w:val="24"/>
            <w:highlight w:val="none"/>
            <w:lang w:val="en-US" w:eastAsia="zh-CN" w:bidi="ar"/>
          </w:rPr>
          <w:t>中心</w:t>
        </w:r>
      </w:ins>
      <w:ins w:id="869" w:author="随遇而安 [2]" w:date="2024-11-06T08:36:33Z">
        <w:r>
          <w:rPr>
            <w:rFonts w:hint="eastAsia" w:ascii="仿宋" w:hAnsi="仿宋" w:eastAsia="仿宋" w:cs="仿宋"/>
            <w:b w:val="0"/>
            <w:color w:val="auto"/>
            <w:sz w:val="24"/>
            <w:highlight w:val="none"/>
            <w:lang w:val="en-US" w:eastAsia="zh-CN" w:bidi="ar"/>
          </w:rPr>
          <w:t>、</w:t>
        </w:r>
      </w:ins>
      <w:ins w:id="870" w:author="随遇而安 [2]" w:date="2024-11-06T08:36:34Z">
        <w:r>
          <w:rPr>
            <w:rFonts w:hint="eastAsia" w:ascii="仿宋" w:hAnsi="仿宋" w:eastAsia="仿宋" w:cs="仿宋"/>
            <w:b w:val="0"/>
            <w:color w:val="auto"/>
            <w:sz w:val="24"/>
            <w:highlight w:val="none"/>
            <w:lang w:val="en-US" w:eastAsia="zh-CN" w:bidi="ar"/>
          </w:rPr>
          <w:t>乡镇</w:t>
        </w:r>
      </w:ins>
      <w:ins w:id="871" w:author="随遇而安 [2]" w:date="2024-11-06T08:35:10Z">
        <w:r>
          <w:rPr>
            <w:rFonts w:hint="eastAsia" w:ascii="仿宋" w:hAnsi="仿宋" w:eastAsia="仿宋" w:cs="仿宋"/>
            <w:b w:val="0"/>
            <w:color w:val="auto"/>
            <w:sz w:val="24"/>
            <w:highlight w:val="none"/>
            <w:lang w:eastAsia="zh-CN" w:bidi="ar"/>
            <w:rPrChange w:id="872" w:author="随遇而安 [2]" w:date="2024-11-06T08:35:18Z">
              <w:rPr>
                <w:rFonts w:hint="default" w:ascii="宋体"/>
                <w:b/>
                <w:color w:val="auto"/>
                <w:sz w:val="24"/>
                <w:highlight w:val="none"/>
                <w:lang w:eastAsia="zh-CN" w:bidi="ar"/>
              </w:rPr>
            </w:rPrChange>
          </w:rPr>
          <w:t>的安全生产状况。</w:t>
        </w:r>
      </w:ins>
    </w:p>
    <w:p w14:paraId="2E42D01F">
      <w:pPr>
        <w:keepNext w:val="0"/>
        <w:keepLines w:val="0"/>
        <w:widowControl/>
        <w:suppressLineNumbers w:val="0"/>
        <w:spacing w:line="360" w:lineRule="auto"/>
        <w:ind w:firstLine="480" w:firstLineChars="200"/>
        <w:jc w:val="left"/>
        <w:rPr>
          <w:ins w:id="875" w:author="随遇而安 [2]" w:date="2024-11-06T08:35:10Z"/>
          <w:rFonts w:hint="eastAsia" w:ascii="仿宋" w:hAnsi="仿宋" w:eastAsia="仿宋" w:cs="仿宋"/>
          <w:b w:val="0"/>
          <w:color w:val="auto"/>
          <w:sz w:val="24"/>
          <w:highlight w:val="none"/>
          <w:lang w:eastAsia="zh-CN" w:bidi="ar"/>
          <w:rPrChange w:id="876" w:author="随遇而安 [2]" w:date="2024-11-06T08:35:18Z">
            <w:rPr>
              <w:ins w:id="877" w:author="随遇而安 [2]" w:date="2024-11-06T08:35:10Z"/>
              <w:rFonts w:hint="default" w:ascii="宋体"/>
              <w:b/>
              <w:color w:val="auto"/>
              <w:sz w:val="24"/>
              <w:highlight w:val="none"/>
              <w:lang w:eastAsia="zh-CN" w:bidi="ar"/>
            </w:rPr>
          </w:rPrChange>
        </w:rPr>
        <w:pPrChange w:id="874" w:author="随遇而安 [2]" w:date="2024-11-06T08:35:18Z">
          <w:pPr>
            <w:keepNext w:val="0"/>
            <w:keepLines w:val="0"/>
            <w:widowControl/>
            <w:suppressLineNumbers w:val="0"/>
            <w:jc w:val="left"/>
          </w:pPr>
        </w:pPrChange>
      </w:pPr>
      <w:ins w:id="878" w:author="随遇而安 [2]" w:date="2024-11-06T08:35:10Z">
        <w:r>
          <w:rPr>
            <w:rFonts w:hint="eastAsia" w:ascii="仿宋" w:hAnsi="仿宋" w:eastAsia="仿宋" w:cs="仿宋"/>
            <w:b w:val="0"/>
            <w:color w:val="auto"/>
            <w:sz w:val="24"/>
            <w:highlight w:val="none"/>
            <w:lang w:eastAsia="zh-CN" w:bidi="ar"/>
            <w:rPrChange w:id="879" w:author="随遇而安 [2]" w:date="2024-11-06T08:35:18Z">
              <w:rPr>
                <w:rFonts w:hint="default" w:ascii="宋体"/>
                <w:b/>
                <w:color w:val="auto"/>
                <w:sz w:val="24"/>
                <w:highlight w:val="none"/>
                <w:lang w:eastAsia="zh-CN" w:bidi="ar"/>
              </w:rPr>
            </w:rPrChange>
          </w:rPr>
          <w:t>4.1.2 负责实施</w:t>
        </w:r>
      </w:ins>
      <w:ins w:id="881" w:author="随遇而安 [2]" w:date="2024-11-06T08:36:58Z">
        <w:r>
          <w:rPr>
            <w:rFonts w:hint="eastAsia" w:ascii="仿宋" w:hAnsi="仿宋" w:eastAsia="仿宋" w:cs="仿宋"/>
            <w:b w:val="0"/>
            <w:color w:val="auto"/>
            <w:sz w:val="24"/>
            <w:highlight w:val="none"/>
            <w:lang w:val="en-US" w:eastAsia="zh-CN" w:bidi="ar"/>
          </w:rPr>
          <w:t>项目公司</w:t>
        </w:r>
      </w:ins>
      <w:ins w:id="882" w:author="随遇而安 [2]" w:date="2024-11-06T08:35:10Z">
        <w:r>
          <w:rPr>
            <w:rFonts w:hint="eastAsia" w:ascii="仿宋" w:hAnsi="仿宋" w:eastAsia="仿宋" w:cs="仿宋"/>
            <w:b w:val="0"/>
            <w:color w:val="auto"/>
            <w:sz w:val="24"/>
            <w:highlight w:val="none"/>
            <w:lang w:eastAsia="zh-CN" w:bidi="ar"/>
            <w:rPrChange w:id="883" w:author="随遇而安 [2]" w:date="2024-11-06T08:35:18Z">
              <w:rPr>
                <w:rFonts w:hint="default" w:ascii="宋体"/>
                <w:b/>
                <w:color w:val="auto"/>
                <w:sz w:val="24"/>
                <w:highlight w:val="none"/>
                <w:lang w:eastAsia="zh-CN" w:bidi="ar"/>
              </w:rPr>
            </w:rPrChange>
          </w:rPr>
          <w:t>HSE检查及事故隐患排查治理，并督促落实整改措施；制止和纠</w:t>
        </w:r>
      </w:ins>
      <w:ins w:id="885" w:author="随遇而安 [2]" w:date="2024-11-06T08:35:10Z">
        <w:r>
          <w:rPr>
            <w:rFonts w:hint="eastAsia" w:ascii="仿宋" w:hAnsi="仿宋" w:eastAsia="仿宋" w:cs="仿宋"/>
            <w:b w:val="0"/>
            <w:color w:val="auto"/>
            <w:sz w:val="24"/>
            <w:highlight w:val="none"/>
            <w:lang w:eastAsia="zh-CN" w:bidi="ar"/>
            <w:rPrChange w:id="886" w:author="随遇而安 [2]" w:date="2024-11-06T08:35:18Z">
              <w:rPr>
                <w:rFonts w:hint="default" w:ascii="宋体"/>
                <w:b/>
                <w:color w:val="auto"/>
                <w:sz w:val="24"/>
                <w:highlight w:val="none"/>
                <w:lang w:eastAsia="zh-CN" w:bidi="ar"/>
              </w:rPr>
            </w:rPrChange>
          </w:rPr>
          <w:t>正违章指挥、强令冒险作业、违反操作规程的行为。</w:t>
        </w:r>
      </w:ins>
    </w:p>
    <w:p w14:paraId="35989DA7">
      <w:pPr>
        <w:keepNext w:val="0"/>
        <w:keepLines w:val="0"/>
        <w:widowControl/>
        <w:suppressLineNumbers w:val="0"/>
        <w:spacing w:line="360" w:lineRule="auto"/>
        <w:ind w:firstLine="480" w:firstLineChars="200"/>
        <w:jc w:val="left"/>
        <w:rPr>
          <w:ins w:id="889" w:author="随遇而安 [2]" w:date="2024-11-06T08:35:10Z"/>
          <w:rFonts w:hint="eastAsia" w:ascii="仿宋" w:hAnsi="仿宋" w:eastAsia="仿宋" w:cs="仿宋"/>
          <w:b w:val="0"/>
          <w:color w:val="auto"/>
          <w:sz w:val="24"/>
          <w:highlight w:val="none"/>
          <w:lang w:eastAsia="zh-CN" w:bidi="ar"/>
          <w:rPrChange w:id="890" w:author="随遇而安 [2]" w:date="2024-11-06T08:35:18Z">
            <w:rPr>
              <w:ins w:id="891" w:author="随遇而安 [2]" w:date="2024-11-06T08:35:10Z"/>
              <w:rFonts w:hint="default" w:ascii="宋体"/>
              <w:b/>
              <w:color w:val="auto"/>
              <w:sz w:val="24"/>
              <w:highlight w:val="none"/>
              <w:lang w:eastAsia="zh-CN" w:bidi="ar"/>
            </w:rPr>
          </w:rPrChange>
        </w:rPr>
        <w:pPrChange w:id="888" w:author="随遇而安 [2]" w:date="2024-11-06T08:35:18Z">
          <w:pPr>
            <w:keepNext w:val="0"/>
            <w:keepLines w:val="0"/>
            <w:widowControl/>
            <w:suppressLineNumbers w:val="0"/>
            <w:jc w:val="left"/>
          </w:pPr>
        </w:pPrChange>
      </w:pPr>
      <w:ins w:id="892" w:author="随遇而安 [2]" w:date="2024-11-06T08:35:10Z">
        <w:r>
          <w:rPr>
            <w:rFonts w:hint="eastAsia" w:ascii="仿宋" w:hAnsi="仿宋" w:eastAsia="仿宋" w:cs="仿宋"/>
            <w:b w:val="0"/>
            <w:color w:val="auto"/>
            <w:sz w:val="24"/>
            <w:highlight w:val="none"/>
            <w:lang w:eastAsia="zh-CN" w:bidi="ar"/>
            <w:rPrChange w:id="893" w:author="随遇而安 [2]" w:date="2024-11-06T08:35:18Z">
              <w:rPr>
                <w:rFonts w:hint="default" w:ascii="宋体"/>
                <w:b/>
                <w:color w:val="auto"/>
                <w:sz w:val="24"/>
                <w:highlight w:val="none"/>
                <w:lang w:eastAsia="zh-CN" w:bidi="ar"/>
              </w:rPr>
            </w:rPrChange>
          </w:rPr>
          <w:t>4.1.3 负责督促和指导</w:t>
        </w:r>
      </w:ins>
      <w:ins w:id="895" w:author="随遇而安 [2]" w:date="2024-11-06T08:37:13Z">
        <w:r>
          <w:rPr>
            <w:rFonts w:hint="eastAsia" w:ascii="仿宋" w:hAnsi="仿宋" w:eastAsia="仿宋" w:cs="仿宋"/>
            <w:b w:val="0"/>
            <w:color w:val="auto"/>
            <w:sz w:val="24"/>
            <w:highlight w:val="none"/>
            <w:lang w:val="en-US" w:eastAsia="zh-CN" w:bidi="ar"/>
          </w:rPr>
          <w:t>各单位</w:t>
        </w:r>
      </w:ins>
      <w:ins w:id="896" w:author="随遇而安 [2]" w:date="2024-11-06T08:35:10Z">
        <w:r>
          <w:rPr>
            <w:rFonts w:hint="eastAsia" w:ascii="仿宋" w:hAnsi="仿宋" w:eastAsia="仿宋" w:cs="仿宋"/>
            <w:b w:val="0"/>
            <w:color w:val="auto"/>
            <w:sz w:val="24"/>
            <w:highlight w:val="none"/>
            <w:lang w:eastAsia="zh-CN" w:bidi="ar"/>
            <w:rPrChange w:id="897" w:author="随遇而安 [2]" w:date="2024-11-06T08:35:18Z">
              <w:rPr>
                <w:rFonts w:hint="default" w:ascii="宋体"/>
                <w:b/>
                <w:color w:val="auto"/>
                <w:sz w:val="24"/>
                <w:highlight w:val="none"/>
                <w:lang w:eastAsia="zh-CN" w:bidi="ar"/>
              </w:rPr>
            </w:rPrChange>
          </w:rPr>
          <w:t>落实重大危险源安全管理措施。</w:t>
        </w:r>
      </w:ins>
    </w:p>
    <w:p w14:paraId="75EC5CC7">
      <w:pPr>
        <w:keepNext w:val="0"/>
        <w:keepLines w:val="0"/>
        <w:widowControl/>
        <w:suppressLineNumbers w:val="0"/>
        <w:spacing w:line="360" w:lineRule="auto"/>
        <w:ind w:firstLine="480" w:firstLineChars="200"/>
        <w:jc w:val="left"/>
        <w:rPr>
          <w:ins w:id="900" w:author="随遇而安 [2]" w:date="2024-11-06T08:39:53Z"/>
          <w:rFonts w:hint="eastAsia" w:ascii="仿宋" w:hAnsi="仿宋" w:eastAsia="仿宋" w:cs="仿宋"/>
          <w:b w:val="0"/>
          <w:color w:val="auto"/>
          <w:sz w:val="24"/>
          <w:highlight w:val="none"/>
          <w:lang w:val="en-US" w:eastAsia="zh-CN" w:bidi="ar"/>
        </w:rPr>
        <w:pPrChange w:id="899" w:author="随遇而安 [2]" w:date="2024-11-06T08:35:18Z">
          <w:pPr>
            <w:keepNext w:val="0"/>
            <w:keepLines w:val="0"/>
            <w:widowControl/>
            <w:suppressLineNumbers w:val="0"/>
            <w:jc w:val="left"/>
          </w:pPr>
        </w:pPrChange>
      </w:pPr>
      <w:ins w:id="901" w:author="随遇而安 [2]" w:date="2024-11-06T08:35:10Z">
        <w:r>
          <w:rPr>
            <w:rFonts w:hint="eastAsia" w:ascii="仿宋" w:hAnsi="仿宋" w:eastAsia="仿宋" w:cs="仿宋"/>
            <w:b w:val="0"/>
            <w:color w:val="auto"/>
            <w:sz w:val="24"/>
            <w:highlight w:val="none"/>
            <w:lang w:eastAsia="zh-CN" w:bidi="ar"/>
            <w:rPrChange w:id="902" w:author="随遇而安 [2]" w:date="2024-11-06T08:35:18Z">
              <w:rPr>
                <w:rFonts w:hint="default" w:ascii="宋体"/>
                <w:b/>
                <w:color w:val="auto"/>
                <w:sz w:val="24"/>
                <w:highlight w:val="none"/>
                <w:lang w:eastAsia="zh-CN" w:bidi="ar"/>
              </w:rPr>
            </w:rPrChange>
          </w:rPr>
          <w:t>4.1.4 负责督办重大事故隐患的整改</w:t>
        </w:r>
      </w:ins>
      <w:ins w:id="904" w:author="随遇而安 [2]" w:date="2024-11-06T08:35:49Z">
        <w:r>
          <w:rPr>
            <w:rFonts w:hint="eastAsia" w:ascii="仿宋" w:hAnsi="仿宋" w:eastAsia="仿宋" w:cs="仿宋"/>
            <w:b w:val="0"/>
            <w:color w:val="auto"/>
            <w:sz w:val="24"/>
            <w:highlight w:val="none"/>
            <w:lang w:eastAsia="zh-CN" w:bidi="ar"/>
          </w:rPr>
          <w:t>，</w:t>
        </w:r>
      </w:ins>
      <w:ins w:id="905" w:author="随遇而安 [2]" w:date="2024-11-06T08:35:58Z">
        <w:r>
          <w:rPr>
            <w:rFonts w:hint="eastAsia" w:ascii="仿宋" w:hAnsi="仿宋" w:eastAsia="仿宋" w:cs="仿宋"/>
            <w:b w:val="0"/>
            <w:color w:val="auto"/>
            <w:sz w:val="24"/>
            <w:highlight w:val="none"/>
            <w:lang w:val="en-US" w:eastAsia="zh-CN" w:bidi="ar"/>
          </w:rPr>
          <w:t>向</w:t>
        </w:r>
      </w:ins>
      <w:ins w:id="906" w:author="随遇而安 [2]" w:date="2024-11-06T08:36:00Z">
        <w:r>
          <w:rPr>
            <w:rFonts w:hint="eastAsia" w:ascii="仿宋" w:hAnsi="仿宋" w:eastAsia="仿宋" w:cs="仿宋"/>
            <w:b w:val="0"/>
            <w:color w:val="auto"/>
            <w:sz w:val="24"/>
            <w:highlight w:val="none"/>
            <w:lang w:val="en-US" w:eastAsia="zh-CN" w:bidi="ar"/>
          </w:rPr>
          <w:t>集团和</w:t>
        </w:r>
      </w:ins>
      <w:ins w:id="907" w:author="随遇而安 [2]" w:date="2024-11-06T08:36:01Z">
        <w:r>
          <w:rPr>
            <w:rFonts w:hint="eastAsia" w:ascii="仿宋" w:hAnsi="仿宋" w:eastAsia="仿宋" w:cs="仿宋"/>
            <w:b w:val="0"/>
            <w:color w:val="auto"/>
            <w:sz w:val="24"/>
            <w:highlight w:val="none"/>
            <w:lang w:val="en-US" w:eastAsia="zh-CN" w:bidi="ar"/>
          </w:rPr>
          <w:t>区域</w:t>
        </w:r>
      </w:ins>
      <w:ins w:id="908" w:author="随遇而安 [2]" w:date="2024-11-06T08:36:02Z">
        <w:r>
          <w:rPr>
            <w:rFonts w:hint="eastAsia" w:ascii="仿宋" w:hAnsi="仿宋" w:eastAsia="仿宋" w:cs="仿宋"/>
            <w:b w:val="0"/>
            <w:color w:val="auto"/>
            <w:sz w:val="24"/>
            <w:highlight w:val="none"/>
            <w:lang w:val="en-US" w:eastAsia="zh-CN" w:bidi="ar"/>
          </w:rPr>
          <w:t>进行</w:t>
        </w:r>
      </w:ins>
      <w:ins w:id="909" w:author="随遇而安 [2]" w:date="2024-11-06T08:36:04Z">
        <w:r>
          <w:rPr>
            <w:rFonts w:hint="eastAsia" w:ascii="仿宋" w:hAnsi="仿宋" w:eastAsia="仿宋" w:cs="仿宋"/>
            <w:b w:val="0"/>
            <w:color w:val="auto"/>
            <w:sz w:val="24"/>
            <w:highlight w:val="none"/>
            <w:lang w:val="en-US" w:eastAsia="zh-CN" w:bidi="ar"/>
          </w:rPr>
          <w:t>备案</w:t>
        </w:r>
      </w:ins>
      <w:ins w:id="910" w:author="随遇而安 [2]" w:date="2024-11-06T08:36:05Z">
        <w:r>
          <w:rPr>
            <w:rFonts w:hint="eastAsia" w:ascii="仿宋" w:hAnsi="仿宋" w:eastAsia="仿宋" w:cs="仿宋"/>
            <w:b w:val="0"/>
            <w:color w:val="auto"/>
            <w:sz w:val="24"/>
            <w:highlight w:val="none"/>
            <w:lang w:val="en-US" w:eastAsia="zh-CN" w:bidi="ar"/>
          </w:rPr>
          <w:t>。</w:t>
        </w:r>
      </w:ins>
    </w:p>
    <w:p w14:paraId="7063B9C1">
      <w:pPr>
        <w:keepNext w:val="0"/>
        <w:keepLines w:val="0"/>
        <w:widowControl/>
        <w:suppressLineNumbers w:val="0"/>
        <w:spacing w:line="360" w:lineRule="auto"/>
        <w:ind w:firstLine="480" w:firstLineChars="200"/>
        <w:jc w:val="left"/>
        <w:rPr>
          <w:ins w:id="912" w:author="随遇而安 [2]" w:date="2024-11-06T08:35:10Z"/>
          <w:rFonts w:hint="default" w:ascii="仿宋" w:hAnsi="仿宋" w:eastAsia="仿宋" w:cs="仿宋"/>
          <w:b w:val="0"/>
          <w:color w:val="auto"/>
          <w:sz w:val="24"/>
          <w:highlight w:val="none"/>
          <w:lang w:eastAsia="zh-CN" w:bidi="ar"/>
          <w:rPrChange w:id="913" w:author="随遇而安 [2]" w:date="2024-11-06T08:35:18Z">
            <w:rPr>
              <w:ins w:id="914" w:author="随遇而安 [2]" w:date="2024-11-06T08:35:10Z"/>
              <w:rFonts w:hint="default" w:ascii="宋体"/>
              <w:b/>
              <w:color w:val="auto"/>
              <w:sz w:val="24"/>
              <w:highlight w:val="none"/>
              <w:lang w:eastAsia="zh-CN" w:bidi="ar"/>
            </w:rPr>
          </w:rPrChange>
        </w:rPr>
        <w:pPrChange w:id="911" w:author="随遇而安 [2]" w:date="2024-11-06T08:35:18Z">
          <w:pPr>
            <w:keepNext w:val="0"/>
            <w:keepLines w:val="0"/>
            <w:widowControl/>
            <w:suppressLineNumbers w:val="0"/>
            <w:jc w:val="left"/>
          </w:pPr>
        </w:pPrChange>
      </w:pPr>
      <w:ins w:id="915" w:author="随遇而安 [2]" w:date="2024-11-06T08:39:54Z">
        <w:r>
          <w:rPr>
            <w:rFonts w:hint="eastAsia" w:ascii="仿宋" w:hAnsi="仿宋" w:eastAsia="仿宋" w:cs="仿宋"/>
            <w:b w:val="0"/>
            <w:color w:val="auto"/>
            <w:sz w:val="24"/>
            <w:highlight w:val="none"/>
            <w:lang w:val="en-US" w:eastAsia="zh-CN" w:bidi="ar"/>
          </w:rPr>
          <w:t>4.</w:t>
        </w:r>
      </w:ins>
      <w:ins w:id="916" w:author="随遇而安 [2]" w:date="2024-11-06T08:39:55Z">
        <w:r>
          <w:rPr>
            <w:rFonts w:hint="eastAsia" w:ascii="仿宋" w:hAnsi="仿宋" w:eastAsia="仿宋" w:cs="仿宋"/>
            <w:b w:val="0"/>
            <w:color w:val="auto"/>
            <w:sz w:val="24"/>
            <w:highlight w:val="none"/>
            <w:lang w:val="en-US" w:eastAsia="zh-CN" w:bidi="ar"/>
          </w:rPr>
          <w:t>1.5</w:t>
        </w:r>
      </w:ins>
      <w:ins w:id="917" w:author="随遇而安 [2]" w:date="2024-11-06T08:39:56Z">
        <w:r>
          <w:rPr>
            <w:rFonts w:hint="eastAsia" w:ascii="仿宋" w:hAnsi="仿宋" w:eastAsia="仿宋" w:cs="仿宋"/>
            <w:b w:val="0"/>
            <w:color w:val="auto"/>
            <w:sz w:val="24"/>
            <w:highlight w:val="none"/>
            <w:lang w:eastAsia="zh-CN" w:bidi="ar"/>
          </w:rPr>
          <w:t xml:space="preserve"> 配合上级单位、政府主管部门的 HSE 检查及隐患排查治理工作，并负责闭环反馈。</w:t>
        </w:r>
      </w:ins>
    </w:p>
    <w:p w14:paraId="60755A48">
      <w:pPr>
        <w:keepNext w:val="0"/>
        <w:keepLines w:val="0"/>
        <w:widowControl/>
        <w:suppressLineNumbers w:val="0"/>
        <w:spacing w:line="360" w:lineRule="auto"/>
        <w:ind w:firstLine="480" w:firstLineChars="200"/>
        <w:jc w:val="left"/>
        <w:rPr>
          <w:ins w:id="919" w:author="随遇而安 [2]" w:date="2024-11-06T08:35:10Z"/>
          <w:rFonts w:hint="default" w:ascii="仿宋" w:hAnsi="仿宋" w:eastAsia="仿宋" w:cs="仿宋"/>
          <w:b w:val="0"/>
          <w:color w:val="auto"/>
          <w:sz w:val="24"/>
          <w:highlight w:val="none"/>
          <w:lang w:eastAsia="zh-CN" w:bidi="ar"/>
          <w:rPrChange w:id="920" w:author="随遇而安 [2]" w:date="2024-11-06T08:35:18Z">
            <w:rPr>
              <w:ins w:id="921" w:author="随遇而安 [2]" w:date="2024-11-06T08:35:10Z"/>
              <w:rFonts w:hint="default" w:ascii="宋体"/>
              <w:b/>
              <w:color w:val="auto"/>
              <w:sz w:val="24"/>
              <w:highlight w:val="none"/>
              <w:lang w:eastAsia="zh-CN" w:bidi="ar"/>
            </w:rPr>
          </w:rPrChange>
        </w:rPr>
        <w:pPrChange w:id="918" w:author="随遇而安 [2]" w:date="2024-11-06T08:35:18Z">
          <w:pPr>
            <w:keepNext w:val="0"/>
            <w:keepLines w:val="0"/>
            <w:widowControl/>
            <w:suppressLineNumbers w:val="0"/>
            <w:jc w:val="left"/>
          </w:pPr>
        </w:pPrChange>
      </w:pPr>
      <w:ins w:id="922" w:author="随遇而安 [2]" w:date="2024-11-06T08:35:10Z">
        <w:r>
          <w:rPr>
            <w:rFonts w:hint="eastAsia" w:ascii="仿宋" w:hAnsi="仿宋" w:eastAsia="仿宋" w:cs="仿宋"/>
            <w:b w:val="0"/>
            <w:color w:val="auto"/>
            <w:sz w:val="24"/>
            <w:highlight w:val="none"/>
            <w:lang w:eastAsia="zh-CN" w:bidi="ar"/>
            <w:rPrChange w:id="923" w:author="随遇而安 [2]" w:date="2024-11-06T08:35:18Z">
              <w:rPr>
                <w:rFonts w:hint="default" w:ascii="宋体"/>
                <w:b/>
                <w:color w:val="auto"/>
                <w:sz w:val="24"/>
                <w:highlight w:val="none"/>
                <w:lang w:eastAsia="zh-CN" w:bidi="ar"/>
              </w:rPr>
            </w:rPrChange>
          </w:rPr>
          <w:t>4.2.</w:t>
        </w:r>
      </w:ins>
      <w:ins w:id="925" w:author="随遇而安 [2]" w:date="2024-11-06T08:50:38Z">
        <w:r>
          <w:rPr>
            <w:rFonts w:hint="eastAsia" w:ascii="仿宋" w:hAnsi="仿宋" w:eastAsia="仿宋" w:cs="仿宋"/>
            <w:b w:val="0"/>
            <w:color w:val="auto"/>
            <w:sz w:val="24"/>
            <w:highlight w:val="none"/>
            <w:lang w:val="en-US" w:eastAsia="zh-CN" w:bidi="ar"/>
          </w:rPr>
          <w:t>各</w:t>
        </w:r>
      </w:ins>
      <w:ins w:id="926" w:author="随遇而安 [2]" w:date="2024-11-06T08:50:39Z">
        <w:r>
          <w:rPr>
            <w:rFonts w:hint="eastAsia" w:ascii="仿宋" w:hAnsi="仿宋" w:eastAsia="仿宋" w:cs="仿宋"/>
            <w:b w:val="0"/>
            <w:color w:val="auto"/>
            <w:sz w:val="24"/>
            <w:highlight w:val="none"/>
            <w:lang w:val="en-US" w:eastAsia="zh-CN" w:bidi="ar"/>
          </w:rPr>
          <w:t>业务</w:t>
        </w:r>
      </w:ins>
      <w:ins w:id="927" w:author="随遇而安 [2]" w:date="2024-11-06T08:50:40Z">
        <w:r>
          <w:rPr>
            <w:rFonts w:hint="eastAsia" w:ascii="仿宋" w:hAnsi="仿宋" w:eastAsia="仿宋" w:cs="仿宋"/>
            <w:b w:val="0"/>
            <w:color w:val="auto"/>
            <w:sz w:val="24"/>
            <w:highlight w:val="none"/>
            <w:lang w:val="en-US" w:eastAsia="zh-CN" w:bidi="ar"/>
          </w:rPr>
          <w:t>部门</w:t>
        </w:r>
      </w:ins>
      <w:ins w:id="928" w:author="随遇而安 [2]" w:date="2024-11-06T08:50:41Z">
        <w:r>
          <w:rPr>
            <w:rFonts w:hint="eastAsia" w:ascii="仿宋" w:hAnsi="仿宋" w:eastAsia="仿宋" w:cs="仿宋"/>
            <w:b w:val="0"/>
            <w:color w:val="auto"/>
            <w:sz w:val="24"/>
            <w:highlight w:val="none"/>
            <w:lang w:val="en-US" w:eastAsia="zh-CN" w:bidi="ar"/>
          </w:rPr>
          <w:t>职责</w:t>
        </w:r>
      </w:ins>
    </w:p>
    <w:p w14:paraId="20F411B5">
      <w:pPr>
        <w:keepNext w:val="0"/>
        <w:keepLines w:val="0"/>
        <w:widowControl/>
        <w:suppressLineNumbers w:val="0"/>
        <w:spacing w:line="360" w:lineRule="auto"/>
        <w:ind w:firstLine="480" w:firstLineChars="200"/>
        <w:jc w:val="left"/>
        <w:rPr>
          <w:ins w:id="930" w:author="随遇而安 [2]" w:date="2024-11-06T08:35:10Z"/>
          <w:rFonts w:hint="eastAsia" w:ascii="仿宋" w:hAnsi="仿宋" w:eastAsia="仿宋" w:cs="仿宋"/>
          <w:b w:val="0"/>
          <w:color w:val="auto"/>
          <w:sz w:val="24"/>
          <w:highlight w:val="none"/>
          <w:lang w:eastAsia="zh-CN" w:bidi="ar"/>
          <w:rPrChange w:id="931" w:author="随遇而安 [2]" w:date="2024-11-06T08:35:18Z">
            <w:rPr>
              <w:ins w:id="932" w:author="随遇而安 [2]" w:date="2024-11-06T08:35:10Z"/>
              <w:rFonts w:hint="default" w:ascii="宋体"/>
              <w:b/>
              <w:color w:val="auto"/>
              <w:sz w:val="24"/>
              <w:highlight w:val="none"/>
              <w:lang w:eastAsia="zh-CN" w:bidi="ar"/>
            </w:rPr>
          </w:rPrChange>
        </w:rPr>
        <w:pPrChange w:id="929" w:author="随遇而安 [2]" w:date="2024-11-06T08:35:18Z">
          <w:pPr>
            <w:keepNext w:val="0"/>
            <w:keepLines w:val="0"/>
            <w:widowControl/>
            <w:suppressLineNumbers w:val="0"/>
            <w:jc w:val="left"/>
          </w:pPr>
        </w:pPrChange>
      </w:pPr>
      <w:ins w:id="933" w:author="随遇而安 [2]" w:date="2024-11-06T08:35:10Z">
        <w:r>
          <w:rPr>
            <w:rFonts w:hint="eastAsia" w:ascii="仿宋" w:hAnsi="仿宋" w:eastAsia="仿宋" w:cs="仿宋"/>
            <w:b w:val="0"/>
            <w:color w:val="auto"/>
            <w:sz w:val="24"/>
            <w:highlight w:val="none"/>
            <w:lang w:eastAsia="zh-CN" w:bidi="ar"/>
            <w:rPrChange w:id="934" w:author="随遇而安 [2]" w:date="2024-11-06T08:35:18Z">
              <w:rPr>
                <w:rFonts w:hint="default" w:ascii="宋体"/>
                <w:b/>
                <w:color w:val="auto"/>
                <w:sz w:val="24"/>
                <w:highlight w:val="none"/>
                <w:lang w:eastAsia="zh-CN" w:bidi="ar"/>
              </w:rPr>
            </w:rPrChange>
          </w:rPr>
          <w:t>4.2.1 负责在业务管辖范围内宣贯、执行本制度；组织开展本部门业务职责范围内的安</w:t>
        </w:r>
      </w:ins>
      <w:ins w:id="936" w:author="随遇而安 [2]" w:date="2024-11-06T08:35:10Z">
        <w:r>
          <w:rPr>
            <w:rFonts w:hint="eastAsia" w:ascii="仿宋" w:hAnsi="仿宋" w:eastAsia="仿宋" w:cs="仿宋"/>
            <w:b w:val="0"/>
            <w:color w:val="auto"/>
            <w:sz w:val="24"/>
            <w:highlight w:val="none"/>
            <w:lang w:eastAsia="zh-CN" w:bidi="ar"/>
            <w:rPrChange w:id="937" w:author="随遇而安 [2]" w:date="2024-11-06T08:35:18Z">
              <w:rPr>
                <w:rFonts w:hint="default" w:ascii="宋体"/>
                <w:b/>
                <w:color w:val="auto"/>
                <w:sz w:val="24"/>
                <w:highlight w:val="none"/>
                <w:lang w:eastAsia="zh-CN" w:bidi="ar"/>
              </w:rPr>
            </w:rPrChange>
          </w:rPr>
          <w:t>全检查及隐患排查治理、及预防措施落实工作。</w:t>
        </w:r>
      </w:ins>
    </w:p>
    <w:p w14:paraId="6C7FAC56">
      <w:pPr>
        <w:keepNext w:val="0"/>
        <w:keepLines w:val="0"/>
        <w:widowControl/>
        <w:suppressLineNumbers w:val="0"/>
        <w:spacing w:line="360" w:lineRule="auto"/>
        <w:ind w:firstLine="480" w:firstLineChars="200"/>
        <w:jc w:val="left"/>
        <w:rPr>
          <w:ins w:id="940" w:author="随遇而安 [2]" w:date="2024-11-06T08:32:03Z"/>
          <w:rFonts w:hint="default" w:ascii="仿宋" w:hAnsi="仿宋" w:eastAsia="仿宋" w:cs="仿宋"/>
          <w:color w:val="auto"/>
          <w:sz w:val="24"/>
          <w:highlight w:val="none"/>
          <w:lang w:eastAsia="zh-CN" w:bidi="ar"/>
          <w:rPrChange w:id="941" w:author="随遇而安 [2]" w:date="2024-11-06T08:35:18Z">
            <w:rPr>
              <w:ins w:id="942" w:author="随遇而安 [2]" w:date="2024-11-06T08:32:03Z"/>
            </w:rPr>
          </w:rPrChange>
        </w:rPr>
        <w:pPrChange w:id="939" w:author="随遇而安 [2]" w:date="2024-11-06T08:35:18Z">
          <w:pPr>
            <w:keepNext w:val="0"/>
            <w:keepLines w:val="0"/>
            <w:widowControl/>
            <w:suppressLineNumbers w:val="0"/>
            <w:jc w:val="left"/>
          </w:pPr>
        </w:pPrChange>
      </w:pPr>
      <w:ins w:id="943" w:author="随遇而安 [2]" w:date="2024-11-06T08:35:10Z">
        <w:r>
          <w:rPr>
            <w:rFonts w:hint="eastAsia" w:ascii="仿宋" w:hAnsi="仿宋" w:eastAsia="仿宋" w:cs="仿宋"/>
            <w:b w:val="0"/>
            <w:color w:val="auto"/>
            <w:sz w:val="24"/>
            <w:highlight w:val="none"/>
            <w:lang w:eastAsia="zh-CN" w:bidi="ar"/>
            <w:rPrChange w:id="944" w:author="随遇而安 [2]" w:date="2024-11-06T08:35:18Z">
              <w:rPr>
                <w:rFonts w:hint="default" w:ascii="宋体"/>
                <w:b/>
                <w:color w:val="auto"/>
                <w:sz w:val="24"/>
                <w:highlight w:val="none"/>
                <w:lang w:eastAsia="zh-CN" w:bidi="ar"/>
              </w:rPr>
            </w:rPrChange>
          </w:rPr>
          <w:t>4.2.</w:t>
        </w:r>
      </w:ins>
      <w:ins w:id="946" w:author="随遇而安 [2]" w:date="2024-11-06T08:40:41Z">
        <w:r>
          <w:rPr>
            <w:rFonts w:hint="eastAsia" w:ascii="仿宋" w:hAnsi="仿宋" w:eastAsia="仿宋" w:cs="仿宋"/>
            <w:b w:val="0"/>
            <w:color w:val="auto"/>
            <w:sz w:val="24"/>
            <w:highlight w:val="none"/>
            <w:lang w:eastAsia="zh-CN" w:bidi="ar"/>
          </w:rPr>
          <w:t>2</w:t>
        </w:r>
      </w:ins>
      <w:ins w:id="947" w:author="随遇而安 [2]" w:date="2024-11-06T08:35:10Z">
        <w:r>
          <w:rPr>
            <w:rFonts w:hint="eastAsia" w:ascii="仿宋" w:hAnsi="仿宋" w:eastAsia="仿宋" w:cs="仿宋"/>
            <w:b w:val="0"/>
            <w:color w:val="auto"/>
            <w:sz w:val="24"/>
            <w:highlight w:val="none"/>
            <w:lang w:eastAsia="zh-CN" w:bidi="ar"/>
            <w:rPrChange w:id="948" w:author="随遇而安 [2]" w:date="2024-11-06T08:35:18Z">
              <w:rPr>
                <w:rFonts w:hint="default" w:ascii="宋体"/>
                <w:b/>
                <w:color w:val="auto"/>
                <w:sz w:val="24"/>
                <w:highlight w:val="none"/>
                <w:lang w:eastAsia="zh-CN" w:bidi="ar"/>
              </w:rPr>
            </w:rPrChange>
          </w:rPr>
          <w:t xml:space="preserve"> </w:t>
        </w:r>
      </w:ins>
      <w:ins w:id="950" w:author="随遇而安 [2]" w:date="2024-11-06T08:41:03Z">
        <w:r>
          <w:rPr>
            <w:rFonts w:hint="eastAsia" w:ascii="仿宋" w:hAnsi="仿宋" w:eastAsia="仿宋" w:cs="仿宋"/>
            <w:b w:val="0"/>
            <w:color w:val="auto"/>
            <w:sz w:val="24"/>
            <w:highlight w:val="none"/>
            <w:lang w:val="en-US" w:eastAsia="zh-CN" w:bidi="ar"/>
          </w:rPr>
          <w:t>负责</w:t>
        </w:r>
      </w:ins>
      <w:ins w:id="951" w:author="随遇而安 [2]" w:date="2024-11-06T08:41:23Z">
        <w:r>
          <w:rPr>
            <w:rFonts w:hint="eastAsia" w:ascii="仿宋" w:hAnsi="仿宋" w:eastAsia="仿宋" w:cs="仿宋"/>
            <w:b w:val="0"/>
            <w:color w:val="auto"/>
            <w:sz w:val="24"/>
            <w:highlight w:val="none"/>
            <w:lang w:val="en-US" w:eastAsia="zh-CN" w:bidi="ar"/>
          </w:rPr>
          <w:t>限期</w:t>
        </w:r>
      </w:ins>
      <w:ins w:id="952" w:author="随遇而安 [2]" w:date="2024-11-06T08:41:24Z">
        <w:r>
          <w:rPr>
            <w:rFonts w:hint="eastAsia" w:ascii="仿宋" w:hAnsi="仿宋" w:eastAsia="仿宋" w:cs="仿宋"/>
            <w:b w:val="0"/>
            <w:color w:val="auto"/>
            <w:sz w:val="24"/>
            <w:highlight w:val="none"/>
            <w:lang w:val="en-US" w:eastAsia="zh-CN" w:bidi="ar"/>
          </w:rPr>
          <w:t>整改</w:t>
        </w:r>
      </w:ins>
      <w:ins w:id="953" w:author="随遇而安 [2]" w:date="2024-11-06T08:41:06Z">
        <w:r>
          <w:rPr>
            <w:rFonts w:hint="eastAsia" w:ascii="仿宋" w:hAnsi="仿宋" w:eastAsia="仿宋" w:cs="仿宋"/>
            <w:b w:val="0"/>
            <w:color w:val="auto"/>
            <w:sz w:val="24"/>
            <w:highlight w:val="none"/>
            <w:lang w:val="en-US" w:eastAsia="zh-CN" w:bidi="ar"/>
          </w:rPr>
          <w:t>各项</w:t>
        </w:r>
      </w:ins>
      <w:ins w:id="954" w:author="随遇而安 [2]" w:date="2024-11-06T08:41:31Z">
        <w:r>
          <w:rPr>
            <w:rFonts w:hint="eastAsia" w:ascii="仿宋" w:hAnsi="仿宋" w:eastAsia="仿宋" w:cs="仿宋"/>
            <w:b w:val="0"/>
            <w:color w:val="auto"/>
            <w:sz w:val="24"/>
            <w:highlight w:val="none"/>
            <w:lang w:val="en-US" w:eastAsia="zh-CN" w:bidi="ar"/>
          </w:rPr>
          <w:t>安全隐患</w:t>
        </w:r>
      </w:ins>
      <w:ins w:id="955" w:author="随遇而安 [2]" w:date="2024-11-06T08:41:32Z">
        <w:r>
          <w:rPr>
            <w:rFonts w:hint="eastAsia" w:ascii="仿宋" w:hAnsi="仿宋" w:eastAsia="仿宋" w:cs="仿宋"/>
            <w:b w:val="0"/>
            <w:color w:val="auto"/>
            <w:sz w:val="24"/>
            <w:highlight w:val="none"/>
            <w:lang w:val="en-US" w:eastAsia="zh-CN" w:bidi="ar"/>
          </w:rPr>
          <w:t>。</w:t>
        </w:r>
      </w:ins>
    </w:p>
    <w:p w14:paraId="129364D7">
      <w:pPr>
        <w:spacing w:line="360" w:lineRule="auto"/>
        <w:ind w:firstLine="480" w:firstLineChars="200"/>
        <w:rPr>
          <w:del w:id="956" w:author="随遇而安 [2]" w:date="2024-11-06T08:33:03Z"/>
          <w:rFonts w:hint="eastAsia" w:ascii="仿宋" w:hAnsi="仿宋" w:eastAsia="仿宋" w:cs="仿宋"/>
          <w:color w:val="auto"/>
          <w:sz w:val="24"/>
          <w:highlight w:val="none"/>
          <w:lang w:eastAsia="zh-CN"/>
          <w:rPrChange w:id="957" w:author="随遇而安 [2]" w:date="2023-08-11T16:50:38Z">
            <w:rPr>
              <w:del w:id="958" w:author="随遇而安 [2]" w:date="2024-11-06T08:33:03Z"/>
              <w:rFonts w:ascii="仿宋" w:hAnsi="仿宋" w:eastAsia="仿宋" w:cs="仿宋"/>
              <w:sz w:val="24"/>
              <w:lang w:eastAsia="zh-CN"/>
            </w:rPr>
          </w:rPrChange>
        </w:rPr>
      </w:pPr>
    </w:p>
    <w:p w14:paraId="32FBC39E">
      <w:pPr>
        <w:numPr>
          <w:ilvl w:val="0"/>
          <w:numId w:val="1"/>
        </w:numPr>
        <w:tabs>
          <w:tab w:val="left" w:pos="838"/>
          <w:tab w:val="clear" w:pos="660"/>
        </w:tabs>
        <w:spacing w:after="120" w:line="360" w:lineRule="auto"/>
        <w:ind w:left="1153" w:right="153" w:hanging="1064"/>
        <w:outlineLvl w:val="0"/>
        <w:rPr>
          <w:del w:id="959" w:author="随遇而安 [2]" w:date="2024-11-06T08:31:57Z"/>
          <w:rFonts w:ascii="宋体"/>
          <w:b/>
          <w:color w:val="auto"/>
          <w:sz w:val="24"/>
          <w:highlight w:val="none"/>
          <w:lang w:eastAsia="zh-CN"/>
          <w:rPrChange w:id="960" w:author="随遇而安 [2]" w:date="2023-08-11T16:50:38Z">
            <w:rPr>
              <w:del w:id="961" w:author="随遇而安 [2]" w:date="2024-11-06T08:31:57Z"/>
              <w:rFonts w:ascii="宋体"/>
              <w:b/>
              <w:sz w:val="24"/>
              <w:lang w:eastAsia="zh-CN"/>
            </w:rPr>
          </w:rPrChange>
        </w:rPr>
      </w:pPr>
      <w:del w:id="962" w:author="随遇而安 [2]" w:date="2024-11-06T08:31:57Z">
        <w:bookmarkStart w:id="13" w:name="_Toc41"/>
        <w:bookmarkStart w:id="14" w:name="_Toc21792"/>
        <w:r>
          <w:rPr>
            <w:rFonts w:hint="eastAsia" w:ascii="宋体"/>
            <w:b/>
            <w:color w:val="auto"/>
            <w:sz w:val="24"/>
            <w:highlight w:val="none"/>
            <w:lang w:eastAsia="zh-CN"/>
            <w:rPrChange w:id="963" w:author="随遇而安 [2]" w:date="2023-08-11T16:50:38Z">
              <w:rPr>
                <w:rFonts w:hint="eastAsia" w:ascii="宋体"/>
                <w:b/>
                <w:sz w:val="24"/>
                <w:lang w:eastAsia="zh-CN"/>
              </w:rPr>
            </w:rPrChange>
          </w:rPr>
          <w:delText>组织机构</w:delText>
        </w:r>
        <w:bookmarkEnd w:id="13"/>
        <w:bookmarkEnd w:id="14"/>
      </w:del>
    </w:p>
    <w:p w14:paraId="6D579D91">
      <w:pPr>
        <w:spacing w:line="360" w:lineRule="auto"/>
        <w:ind w:firstLine="480" w:firstLineChars="200"/>
        <w:rPr>
          <w:del w:id="965" w:author="随遇而安 [2]" w:date="2024-11-06T08:31:55Z"/>
          <w:rFonts w:ascii="仿宋" w:hAnsi="仿宋" w:eastAsia="仿宋" w:cs="仿宋"/>
          <w:color w:val="auto"/>
          <w:sz w:val="24"/>
          <w:highlight w:val="none"/>
          <w:lang w:eastAsia="zh-CN"/>
          <w:rPrChange w:id="966" w:author="随遇而安 [2]" w:date="2023-08-11T16:50:38Z">
            <w:rPr>
              <w:del w:id="967" w:author="随遇而安 [2]" w:date="2024-11-06T08:31:55Z"/>
              <w:rFonts w:ascii="仿宋" w:hAnsi="仿宋" w:eastAsia="仿宋" w:cs="仿宋"/>
              <w:sz w:val="24"/>
              <w:lang w:eastAsia="zh-CN"/>
            </w:rPr>
          </w:rPrChange>
        </w:rPr>
      </w:pPr>
      <w:del w:id="968" w:author="随遇而安 [2]" w:date="2024-11-06T08:31:55Z">
        <w:r>
          <w:rPr>
            <w:rFonts w:hint="eastAsia" w:ascii="仿宋" w:hAnsi="仿宋" w:eastAsia="仿宋" w:cs="仿宋"/>
            <w:color w:val="auto"/>
            <w:sz w:val="24"/>
            <w:highlight w:val="none"/>
            <w:lang w:eastAsia="zh-CN"/>
            <w:rPrChange w:id="969" w:author="随遇而安 [2]" w:date="2023-08-11T16:50:38Z">
              <w:rPr>
                <w:rFonts w:hint="eastAsia" w:ascii="仿宋" w:hAnsi="仿宋" w:eastAsia="仿宋" w:cs="仿宋"/>
                <w:sz w:val="24"/>
                <w:lang w:eastAsia="zh-CN"/>
              </w:rPr>
            </w:rPrChange>
          </w:rPr>
          <w:delText>公司成立安全隐患排查领导小组，公司总经理任组长，副总经理</w:delText>
        </w:r>
      </w:del>
      <w:ins w:id="971" w:author="随遇而安" w:date="2023-08-04T08:43:00Z">
        <w:del w:id="972" w:author="随遇而安 [2]" w:date="2024-11-06T08:31:55Z">
          <w:r>
            <w:rPr>
              <w:rFonts w:hint="eastAsia" w:ascii="仿宋" w:hAnsi="仿宋" w:eastAsia="仿宋" w:cs="仿宋"/>
              <w:color w:val="auto"/>
              <w:sz w:val="24"/>
              <w:highlight w:val="none"/>
              <w:lang w:eastAsia="zh-CN"/>
              <w:rPrChange w:id="973" w:author="随遇而安 [2]" w:date="2023-08-11T16:50:38Z">
                <w:rPr>
                  <w:rFonts w:hint="eastAsia" w:ascii="仿宋" w:hAnsi="仿宋" w:eastAsia="仿宋" w:cs="仿宋"/>
                  <w:sz w:val="24"/>
                  <w:lang w:eastAsia="zh-CN"/>
                </w:rPr>
              </w:rPrChange>
            </w:rPr>
            <w:delText>（总经理助理）</w:delText>
          </w:r>
        </w:del>
      </w:ins>
      <w:del w:id="976" w:author="随遇而安 [2]" w:date="2024-11-06T08:31:55Z">
        <w:r>
          <w:rPr>
            <w:rFonts w:hint="eastAsia" w:ascii="仿宋" w:hAnsi="仿宋" w:eastAsia="仿宋" w:cs="仿宋"/>
            <w:color w:val="auto"/>
            <w:sz w:val="24"/>
            <w:highlight w:val="none"/>
            <w:lang w:eastAsia="zh-CN"/>
            <w:rPrChange w:id="977" w:author="随遇而安 [2]" w:date="2023-08-11T16:50:38Z">
              <w:rPr>
                <w:rFonts w:hint="eastAsia" w:ascii="仿宋" w:hAnsi="仿宋" w:eastAsia="仿宋" w:cs="仿宋"/>
                <w:sz w:val="24"/>
                <w:lang w:eastAsia="zh-CN"/>
              </w:rPr>
            </w:rPrChange>
          </w:rPr>
          <w:delText>任副组长，各部门</w:delText>
        </w:r>
      </w:del>
      <w:ins w:id="979" w:author="随遇而安" w:date="2023-08-04T08:43:00Z">
        <w:del w:id="980" w:author="随遇而安 [2]" w:date="2024-11-06T08:31:55Z">
          <w:r>
            <w:rPr>
              <w:rFonts w:hint="eastAsia" w:ascii="仿宋" w:hAnsi="仿宋" w:eastAsia="仿宋" w:cs="仿宋"/>
              <w:color w:val="auto"/>
              <w:sz w:val="24"/>
              <w:highlight w:val="none"/>
              <w:lang w:eastAsia="zh-CN"/>
              <w:rPrChange w:id="981" w:author="随遇而安 [2]" w:date="2023-08-11T16:50:38Z">
                <w:rPr>
                  <w:rFonts w:hint="eastAsia" w:ascii="仿宋" w:hAnsi="仿宋" w:eastAsia="仿宋" w:cs="仿宋"/>
                  <w:sz w:val="24"/>
                  <w:lang w:eastAsia="zh-CN"/>
                </w:rPr>
              </w:rPrChange>
            </w:rPr>
            <w:delText>（中心）</w:delText>
          </w:r>
        </w:del>
      </w:ins>
      <w:del w:id="984" w:author="随遇而安 [2]" w:date="2024-11-06T08:31:55Z">
        <w:r>
          <w:rPr>
            <w:rFonts w:hint="eastAsia" w:ascii="仿宋" w:hAnsi="仿宋" w:eastAsia="仿宋" w:cs="仿宋"/>
            <w:color w:val="auto"/>
            <w:sz w:val="24"/>
            <w:highlight w:val="none"/>
            <w:lang w:eastAsia="zh-CN"/>
            <w:rPrChange w:id="985" w:author="随遇而安 [2]" w:date="2023-08-11T16:50:38Z">
              <w:rPr>
                <w:rFonts w:hint="eastAsia" w:ascii="仿宋" w:hAnsi="仿宋" w:eastAsia="仿宋" w:cs="仿宋"/>
                <w:sz w:val="24"/>
                <w:lang w:eastAsia="zh-CN"/>
              </w:rPr>
            </w:rPrChange>
          </w:rPr>
          <w:delText>经理、乡镇主管、安全专员为成员。安全隐患排查领导小组办公室设在安环品质部，主要负责活动开展的日常管理工作。</w:delText>
        </w:r>
      </w:del>
    </w:p>
    <w:p w14:paraId="6E2D1EBF">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987" w:author="随遇而安 [2]" w:date="2023-08-11T16:50:38Z">
            <w:rPr>
              <w:rFonts w:ascii="宋体"/>
              <w:b/>
              <w:sz w:val="24"/>
              <w:lang w:eastAsia="zh-CN"/>
            </w:rPr>
          </w:rPrChange>
        </w:rPr>
      </w:pPr>
      <w:bookmarkStart w:id="15" w:name="_Toc18258"/>
      <w:bookmarkStart w:id="16" w:name="_Toc21539"/>
      <w:bookmarkStart w:id="17" w:name="_Toc15275"/>
      <w:bookmarkStart w:id="18" w:name="_Toc12584"/>
      <w:r>
        <w:rPr>
          <w:rFonts w:hint="eastAsia" w:ascii="宋体"/>
          <w:b/>
          <w:color w:val="auto"/>
          <w:sz w:val="24"/>
          <w:highlight w:val="none"/>
          <w:lang w:eastAsia="zh-CN"/>
          <w:rPrChange w:id="988" w:author="随遇而安 [2]" w:date="2023-08-11T16:50:38Z">
            <w:rPr>
              <w:rFonts w:hint="eastAsia" w:ascii="宋体"/>
              <w:b/>
              <w:sz w:val="24"/>
              <w:lang w:eastAsia="zh-CN"/>
            </w:rPr>
          </w:rPrChange>
        </w:rPr>
        <w:t>HSE检查</w:t>
      </w:r>
      <w:bookmarkEnd w:id="15"/>
      <w:bookmarkEnd w:id="16"/>
      <w:bookmarkEnd w:id="17"/>
      <w:bookmarkEnd w:id="18"/>
    </w:p>
    <w:p w14:paraId="2CB2A813">
      <w:pPr>
        <w:spacing w:line="360" w:lineRule="auto"/>
        <w:ind w:firstLine="482" w:firstLineChars="200"/>
        <w:rPr>
          <w:rFonts w:ascii="仿宋" w:hAnsi="仿宋" w:eastAsia="仿宋" w:cs="仿宋"/>
          <w:b/>
          <w:bCs/>
          <w:color w:val="auto"/>
          <w:sz w:val="24"/>
          <w:highlight w:val="none"/>
          <w:lang w:eastAsia="zh-CN"/>
          <w:rPrChange w:id="989" w:author="随遇而安 [2]" w:date="2023-08-11T16:50:38Z">
            <w:rPr>
              <w:rFonts w:ascii="仿宋" w:hAnsi="仿宋" w:eastAsia="仿宋" w:cs="仿宋"/>
              <w:b/>
              <w:bCs/>
              <w:sz w:val="24"/>
              <w:lang w:eastAsia="zh-CN"/>
            </w:rPr>
          </w:rPrChange>
        </w:rPr>
      </w:pPr>
      <w:del w:id="990" w:author="随遇而安 [2]" w:date="2024-11-06T08:43:08Z">
        <w:r>
          <w:rPr>
            <w:rFonts w:hint="default" w:ascii="仿宋" w:hAnsi="仿宋" w:eastAsia="仿宋" w:cs="仿宋"/>
            <w:b/>
            <w:bCs/>
            <w:color w:val="auto"/>
            <w:sz w:val="24"/>
            <w:highlight w:val="none"/>
            <w:lang w:eastAsia="zh-CN"/>
            <w:rPrChange w:id="991" w:author="随遇而安 [2]" w:date="2023-08-11T16:50:38Z">
              <w:rPr>
                <w:rFonts w:hint="eastAsia" w:ascii="仿宋" w:hAnsi="仿宋" w:eastAsia="仿宋" w:cs="仿宋"/>
                <w:b/>
                <w:bCs/>
                <w:sz w:val="24"/>
                <w:lang w:eastAsia="zh-CN"/>
              </w:rPr>
            </w:rPrChange>
          </w:rPr>
          <w:delText>4</w:delText>
        </w:r>
      </w:del>
      <w:ins w:id="993" w:author="随遇而安 [2]" w:date="2024-11-06T08:43:08Z">
        <w:r>
          <w:rPr>
            <w:rFonts w:hint="eastAsia" w:ascii="仿宋" w:hAnsi="仿宋" w:eastAsia="仿宋" w:cs="仿宋"/>
            <w:b/>
            <w:bCs/>
            <w:color w:val="auto"/>
            <w:sz w:val="24"/>
            <w:highlight w:val="none"/>
            <w:lang w:eastAsia="zh-CN"/>
          </w:rPr>
          <w:t>5</w:t>
        </w:r>
      </w:ins>
      <w:r>
        <w:rPr>
          <w:rFonts w:hint="eastAsia" w:ascii="仿宋" w:hAnsi="仿宋" w:eastAsia="仿宋" w:cs="仿宋"/>
          <w:b/>
          <w:bCs/>
          <w:color w:val="auto"/>
          <w:sz w:val="24"/>
          <w:highlight w:val="none"/>
          <w:lang w:eastAsia="zh-CN"/>
          <w:rPrChange w:id="994" w:author="随遇而安 [2]" w:date="2023-08-11T16:50:38Z">
            <w:rPr>
              <w:rFonts w:hint="eastAsia" w:ascii="仿宋" w:hAnsi="仿宋" w:eastAsia="仿宋" w:cs="仿宋"/>
              <w:b/>
              <w:bCs/>
              <w:sz w:val="24"/>
              <w:lang w:eastAsia="zh-CN"/>
            </w:rPr>
          </w:rPrChange>
        </w:rPr>
        <w:t>.1 HSE检查形式</w:t>
      </w:r>
    </w:p>
    <w:p w14:paraId="7C1CF2B7">
      <w:pPr>
        <w:spacing w:line="360" w:lineRule="auto"/>
        <w:ind w:firstLine="480" w:firstLineChars="200"/>
        <w:rPr>
          <w:rFonts w:ascii="仿宋" w:hAnsi="仿宋" w:eastAsia="仿宋" w:cs="仿宋"/>
          <w:color w:val="auto"/>
          <w:sz w:val="24"/>
          <w:highlight w:val="none"/>
          <w:lang w:eastAsia="zh-CN"/>
          <w:rPrChange w:id="995" w:author="随遇而安 [2]" w:date="2023-08-11T16:50:38Z">
            <w:rPr>
              <w:rFonts w:ascii="仿宋" w:hAnsi="仿宋" w:eastAsia="仿宋" w:cs="仿宋"/>
              <w:sz w:val="24"/>
              <w:lang w:eastAsia="zh-CN"/>
            </w:rPr>
          </w:rPrChange>
        </w:rPr>
      </w:pPr>
      <w:del w:id="996" w:author="随遇而安 [2]" w:date="2024-11-06T08:43:03Z">
        <w:r>
          <w:rPr>
            <w:rFonts w:hint="default" w:ascii="仿宋" w:hAnsi="仿宋" w:eastAsia="仿宋" w:cs="仿宋"/>
            <w:color w:val="auto"/>
            <w:sz w:val="24"/>
            <w:highlight w:val="none"/>
            <w:lang w:eastAsia="zh-CN"/>
            <w:rPrChange w:id="997" w:author="随遇而安 [2]" w:date="2023-08-11T16:50:38Z">
              <w:rPr>
                <w:rFonts w:hint="eastAsia" w:ascii="仿宋" w:hAnsi="仿宋" w:eastAsia="仿宋" w:cs="仿宋"/>
                <w:sz w:val="24"/>
                <w:lang w:eastAsia="zh-CN"/>
              </w:rPr>
            </w:rPrChange>
          </w:rPr>
          <w:delText>4</w:delText>
        </w:r>
      </w:del>
      <w:ins w:id="999" w:author="随遇而安 [2]" w:date="2024-11-06T08:43:03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00" w:author="随遇而安 [2]" w:date="2023-08-11T16:50:38Z">
            <w:rPr>
              <w:rFonts w:hint="eastAsia" w:ascii="仿宋" w:hAnsi="仿宋" w:eastAsia="仿宋" w:cs="仿宋"/>
              <w:sz w:val="24"/>
              <w:lang w:eastAsia="zh-CN"/>
            </w:rPr>
          </w:rPrChange>
        </w:rPr>
        <w:t>.1.1综合性检查</w:t>
      </w:r>
    </w:p>
    <w:p w14:paraId="6ADDEF76">
      <w:pPr>
        <w:spacing w:line="360" w:lineRule="auto"/>
        <w:ind w:firstLine="480" w:firstLineChars="200"/>
        <w:rPr>
          <w:rFonts w:ascii="仿宋" w:hAnsi="仿宋" w:eastAsia="仿宋" w:cs="仿宋"/>
          <w:color w:val="auto"/>
          <w:sz w:val="24"/>
          <w:highlight w:val="none"/>
          <w:lang w:eastAsia="zh-CN"/>
          <w:rPrChange w:id="100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02" w:author="随遇而安 [2]" w:date="2023-08-11T16:50:38Z">
            <w:rPr>
              <w:rFonts w:hint="eastAsia" w:ascii="仿宋" w:hAnsi="仿宋" w:eastAsia="仿宋" w:cs="仿宋"/>
              <w:sz w:val="24"/>
              <w:lang w:eastAsia="zh-CN"/>
            </w:rPr>
          </w:rPrChange>
        </w:rPr>
        <w:t>a.指以保障安全生产为目的，以安全生产责任制、各项专业管理制度和安全生产管理制度落实情况为重点，各有关专业和单位(部门)共同参与的全面检查。</w:t>
      </w:r>
    </w:p>
    <w:p w14:paraId="02CC97EC">
      <w:pPr>
        <w:spacing w:line="360" w:lineRule="auto"/>
        <w:ind w:firstLine="480" w:firstLineChars="200"/>
        <w:rPr>
          <w:rFonts w:ascii="仿宋" w:hAnsi="仿宋" w:eastAsia="仿宋" w:cs="仿宋"/>
          <w:color w:val="auto"/>
          <w:sz w:val="24"/>
          <w:highlight w:val="none"/>
          <w:lang w:eastAsia="zh-CN"/>
          <w:rPrChange w:id="100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04" w:author="随遇而安 [2]" w:date="2023-08-11T16:50:38Z">
            <w:rPr>
              <w:rFonts w:hint="eastAsia" w:ascii="仿宋" w:hAnsi="仿宋" w:eastAsia="仿宋" w:cs="仿宋"/>
              <w:sz w:val="24"/>
              <w:lang w:eastAsia="zh-CN"/>
            </w:rPr>
          </w:rPrChange>
        </w:rPr>
        <w:t>b.项目公司综合性HSE检查内容可依照公司要求及本单位实际确定。</w:t>
      </w:r>
    </w:p>
    <w:p w14:paraId="525BD69A">
      <w:pPr>
        <w:spacing w:line="360" w:lineRule="auto"/>
        <w:ind w:firstLine="480" w:firstLineChars="200"/>
        <w:rPr>
          <w:rFonts w:ascii="仿宋" w:hAnsi="仿宋" w:eastAsia="仿宋" w:cs="仿宋"/>
          <w:color w:val="auto"/>
          <w:sz w:val="24"/>
          <w:highlight w:val="none"/>
          <w:lang w:eastAsia="zh-CN"/>
          <w:rPrChange w:id="1005" w:author="随遇而安 [2]" w:date="2023-08-11T16:50:38Z">
            <w:rPr>
              <w:rFonts w:ascii="仿宋" w:hAnsi="仿宋" w:eastAsia="仿宋" w:cs="仿宋"/>
              <w:sz w:val="24"/>
              <w:lang w:eastAsia="zh-CN"/>
            </w:rPr>
          </w:rPrChange>
        </w:rPr>
      </w:pPr>
      <w:del w:id="1006" w:author="随遇而安 [2]" w:date="2024-11-06T08:43:04Z">
        <w:r>
          <w:rPr>
            <w:rFonts w:hint="default" w:ascii="仿宋" w:hAnsi="仿宋" w:eastAsia="仿宋" w:cs="仿宋"/>
            <w:color w:val="auto"/>
            <w:sz w:val="24"/>
            <w:highlight w:val="none"/>
            <w:lang w:eastAsia="zh-CN"/>
            <w:rPrChange w:id="1007" w:author="随遇而安 [2]" w:date="2023-08-11T16:50:38Z">
              <w:rPr>
                <w:rFonts w:hint="eastAsia" w:ascii="仿宋" w:hAnsi="仿宋" w:eastAsia="仿宋" w:cs="仿宋"/>
                <w:sz w:val="24"/>
                <w:lang w:eastAsia="zh-CN"/>
              </w:rPr>
            </w:rPrChange>
          </w:rPr>
          <w:delText>4</w:delText>
        </w:r>
      </w:del>
      <w:ins w:id="1009" w:author="随遇而安 [2]" w:date="2024-11-06T08:43:04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10" w:author="随遇而安 [2]" w:date="2023-08-11T16:50:38Z">
            <w:rPr>
              <w:rFonts w:hint="eastAsia" w:ascii="仿宋" w:hAnsi="仿宋" w:eastAsia="仿宋" w:cs="仿宋"/>
              <w:sz w:val="24"/>
              <w:lang w:eastAsia="zh-CN"/>
            </w:rPr>
          </w:rPrChange>
        </w:rPr>
        <w:t>.1.2专项检查</w:t>
      </w:r>
    </w:p>
    <w:p w14:paraId="53485E01">
      <w:pPr>
        <w:spacing w:line="360" w:lineRule="auto"/>
        <w:ind w:firstLine="480" w:firstLineChars="200"/>
        <w:rPr>
          <w:rFonts w:ascii="仿宋" w:hAnsi="仿宋" w:eastAsia="仿宋" w:cs="仿宋"/>
          <w:color w:val="auto"/>
          <w:sz w:val="24"/>
          <w:highlight w:val="none"/>
          <w:lang w:eastAsia="zh-CN"/>
          <w:rPrChange w:id="101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12" w:author="随遇而安 [2]" w:date="2023-08-11T16:50:38Z">
            <w:rPr>
              <w:rFonts w:hint="eastAsia" w:ascii="仿宋" w:hAnsi="仿宋" w:eastAsia="仿宋" w:cs="仿宋"/>
              <w:sz w:val="24"/>
              <w:lang w:eastAsia="zh-CN"/>
            </w:rPr>
          </w:rPrChange>
        </w:rPr>
        <w:t>专项HSE检查包括季节性检查、节日前后检查和专业性HSE检查。</w:t>
      </w:r>
    </w:p>
    <w:p w14:paraId="641FDA19">
      <w:pPr>
        <w:spacing w:line="360" w:lineRule="auto"/>
        <w:ind w:firstLine="480" w:firstLineChars="200"/>
        <w:rPr>
          <w:rFonts w:ascii="仿宋" w:hAnsi="仿宋" w:eastAsia="仿宋" w:cs="仿宋"/>
          <w:color w:val="auto"/>
          <w:sz w:val="24"/>
          <w:highlight w:val="none"/>
          <w:lang w:eastAsia="zh-CN"/>
          <w:rPrChange w:id="101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14" w:author="随遇而安 [2]" w:date="2023-08-11T16:50:38Z">
            <w:rPr>
              <w:rFonts w:hint="eastAsia" w:ascii="仿宋" w:hAnsi="仿宋" w:eastAsia="仿宋" w:cs="仿宋"/>
              <w:sz w:val="24"/>
              <w:lang w:eastAsia="zh-CN"/>
            </w:rPr>
          </w:rPrChange>
        </w:rPr>
        <w:t>a.季节性检查指根据季节气候特点开展的专项检查，主要检查内容包括：</w:t>
      </w:r>
    </w:p>
    <w:p w14:paraId="1B990C5B">
      <w:pPr>
        <w:spacing w:line="360" w:lineRule="auto"/>
        <w:ind w:firstLine="480" w:firstLineChars="200"/>
        <w:rPr>
          <w:rFonts w:ascii="仿宋" w:hAnsi="仿宋" w:eastAsia="仿宋" w:cs="仿宋"/>
          <w:color w:val="auto"/>
          <w:sz w:val="24"/>
          <w:highlight w:val="none"/>
          <w:lang w:eastAsia="zh-CN"/>
          <w:rPrChange w:id="101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16" w:author="随遇而安 [2]" w:date="2023-08-11T16:50:38Z">
            <w:rPr>
              <w:rFonts w:hint="eastAsia" w:ascii="仿宋" w:hAnsi="仿宋" w:eastAsia="仿宋" w:cs="仿宋"/>
              <w:sz w:val="24"/>
              <w:lang w:eastAsia="zh-CN"/>
            </w:rPr>
          </w:rPrChange>
        </w:rPr>
        <w:t>(1)春季检查以防雷、防解冻坍塌为重点；</w:t>
      </w:r>
    </w:p>
    <w:p w14:paraId="22B6764C">
      <w:pPr>
        <w:spacing w:line="360" w:lineRule="auto"/>
        <w:ind w:firstLine="480" w:firstLineChars="200"/>
        <w:rPr>
          <w:rFonts w:ascii="仿宋" w:hAnsi="仿宋" w:eastAsia="仿宋" w:cs="仿宋"/>
          <w:color w:val="auto"/>
          <w:sz w:val="24"/>
          <w:highlight w:val="none"/>
          <w:lang w:eastAsia="zh-CN"/>
          <w:rPrChange w:id="101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18" w:author="随遇而安 [2]" w:date="2023-08-11T16:50:38Z">
            <w:rPr>
              <w:rFonts w:hint="eastAsia" w:ascii="仿宋" w:hAnsi="仿宋" w:eastAsia="仿宋" w:cs="仿宋"/>
              <w:sz w:val="24"/>
              <w:lang w:eastAsia="zh-CN"/>
            </w:rPr>
          </w:rPrChange>
        </w:rPr>
        <w:t>(2)夏季检查以防雷、防台、防洪防汛、防暑降温为重点；</w:t>
      </w:r>
    </w:p>
    <w:p w14:paraId="34F26161">
      <w:pPr>
        <w:spacing w:line="360" w:lineRule="auto"/>
        <w:ind w:firstLine="480" w:firstLineChars="200"/>
        <w:rPr>
          <w:rFonts w:ascii="仿宋" w:hAnsi="仿宋" w:eastAsia="仿宋" w:cs="仿宋"/>
          <w:color w:val="auto"/>
          <w:sz w:val="24"/>
          <w:highlight w:val="none"/>
          <w:lang w:eastAsia="zh-CN"/>
          <w:rPrChange w:id="1019"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20" w:author="随遇而安 [2]" w:date="2023-08-11T16:50:38Z">
            <w:rPr>
              <w:rFonts w:hint="eastAsia" w:ascii="仿宋" w:hAnsi="仿宋" w:eastAsia="仿宋" w:cs="仿宋"/>
              <w:sz w:val="24"/>
              <w:lang w:eastAsia="zh-CN"/>
            </w:rPr>
          </w:rPrChange>
        </w:rPr>
        <w:t>(3)秋季检查以防雷、防火、防凝保温为重点；</w:t>
      </w:r>
    </w:p>
    <w:p w14:paraId="5C7F91DC">
      <w:pPr>
        <w:spacing w:line="360" w:lineRule="auto"/>
        <w:ind w:firstLine="480" w:firstLineChars="200"/>
        <w:rPr>
          <w:rFonts w:ascii="仿宋" w:hAnsi="仿宋" w:eastAsia="仿宋" w:cs="仿宋"/>
          <w:color w:val="auto"/>
          <w:sz w:val="24"/>
          <w:highlight w:val="none"/>
          <w:lang w:eastAsia="zh-CN"/>
          <w:rPrChange w:id="102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22" w:author="随遇而安 [2]" w:date="2023-08-11T16:50:38Z">
            <w:rPr>
              <w:rFonts w:hint="eastAsia" w:ascii="仿宋" w:hAnsi="仿宋" w:eastAsia="仿宋" w:cs="仿宋"/>
              <w:sz w:val="24"/>
              <w:lang w:eastAsia="zh-CN"/>
            </w:rPr>
          </w:rPrChange>
        </w:rPr>
        <w:t>(4)冬季检查以防火、防爆、防雪、防冻防凝、防滑为重点。</w:t>
      </w:r>
    </w:p>
    <w:p w14:paraId="36E140FC">
      <w:pPr>
        <w:spacing w:line="360" w:lineRule="auto"/>
        <w:ind w:firstLine="480" w:firstLineChars="200"/>
        <w:rPr>
          <w:rFonts w:ascii="仿宋" w:hAnsi="仿宋" w:eastAsia="仿宋" w:cs="仿宋"/>
          <w:color w:val="auto"/>
          <w:sz w:val="24"/>
          <w:highlight w:val="none"/>
          <w:lang w:eastAsia="zh-CN"/>
          <w:rPrChange w:id="102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24" w:author="随遇而安 [2]" w:date="2023-08-11T16:50:38Z">
            <w:rPr>
              <w:rFonts w:hint="eastAsia" w:ascii="仿宋" w:hAnsi="仿宋" w:eastAsia="仿宋" w:cs="仿宋"/>
              <w:sz w:val="24"/>
              <w:lang w:eastAsia="zh-CN"/>
            </w:rPr>
          </w:rPrChange>
        </w:rPr>
        <w:t>b.节假日前后检查</w:t>
      </w:r>
    </w:p>
    <w:p w14:paraId="67DA9EB0">
      <w:pPr>
        <w:spacing w:line="360" w:lineRule="auto"/>
        <w:ind w:firstLine="480" w:firstLineChars="200"/>
        <w:rPr>
          <w:rFonts w:ascii="仿宋" w:hAnsi="仿宋" w:eastAsia="仿宋" w:cs="仿宋"/>
          <w:color w:val="auto"/>
          <w:sz w:val="24"/>
          <w:highlight w:val="none"/>
          <w:lang w:eastAsia="zh-CN"/>
          <w:rPrChange w:id="102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26" w:author="随遇而安 [2]" w:date="2023-08-11T16:50:38Z">
            <w:rPr>
              <w:rFonts w:hint="eastAsia" w:ascii="仿宋" w:hAnsi="仿宋" w:eastAsia="仿宋" w:cs="仿宋"/>
              <w:sz w:val="24"/>
              <w:lang w:eastAsia="zh-CN"/>
            </w:rPr>
          </w:rPrChange>
        </w:rPr>
        <w:t>指在重大活动和节假日前，对生产经营是否存在异常状况和隐患、备用设备设施状态、应急工作等进行的检查，特别是要对节日期间值班及紧急抢修力量安排、各类物资储备和应急工作进行重点检查与排查。</w:t>
      </w:r>
    </w:p>
    <w:p w14:paraId="012FF531">
      <w:pPr>
        <w:spacing w:line="360" w:lineRule="auto"/>
        <w:ind w:firstLine="480" w:firstLineChars="200"/>
        <w:rPr>
          <w:rFonts w:ascii="仿宋" w:hAnsi="仿宋" w:eastAsia="仿宋" w:cs="仿宋"/>
          <w:color w:val="auto"/>
          <w:sz w:val="24"/>
          <w:highlight w:val="none"/>
          <w:lang w:eastAsia="zh-CN"/>
          <w:rPrChange w:id="102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28" w:author="随遇而安 [2]" w:date="2023-08-11T16:50:38Z">
            <w:rPr>
              <w:rFonts w:hint="eastAsia" w:ascii="仿宋" w:hAnsi="仿宋" w:eastAsia="仿宋" w:cs="仿宋"/>
              <w:sz w:val="24"/>
              <w:lang w:eastAsia="zh-CN"/>
            </w:rPr>
          </w:rPrChange>
        </w:rPr>
        <w:t>c.专业性检查</w:t>
      </w:r>
    </w:p>
    <w:p w14:paraId="2CD215E5">
      <w:pPr>
        <w:spacing w:line="360" w:lineRule="auto"/>
        <w:ind w:firstLine="480" w:firstLineChars="200"/>
        <w:rPr>
          <w:rFonts w:ascii="仿宋" w:hAnsi="仿宋" w:eastAsia="仿宋" w:cs="仿宋"/>
          <w:color w:val="auto"/>
          <w:sz w:val="24"/>
          <w:highlight w:val="none"/>
          <w:lang w:eastAsia="zh-CN"/>
          <w:rPrChange w:id="1029"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30" w:author="随遇而安 [2]" w:date="2023-08-11T16:50:38Z">
            <w:rPr>
              <w:rFonts w:hint="eastAsia" w:ascii="仿宋" w:hAnsi="仿宋" w:eastAsia="仿宋" w:cs="仿宋"/>
              <w:sz w:val="24"/>
              <w:lang w:eastAsia="zh-CN"/>
            </w:rPr>
          </w:rPrChange>
        </w:rPr>
        <w:t>指对生产经营紧密相关的设备、设施、监测仪器、场所等分别进行的专业性检查，如针对垃圾清运车辆检查、渗滤液及渗滤液池的检查、消防检查、电气设备设施检查、特种设备检查等。各单位根据实际可采取以下检查方式：</w:t>
      </w:r>
    </w:p>
    <w:p w14:paraId="297DE847">
      <w:pPr>
        <w:spacing w:line="360" w:lineRule="auto"/>
        <w:ind w:firstLine="480" w:firstLineChars="200"/>
        <w:rPr>
          <w:rFonts w:ascii="仿宋" w:hAnsi="仿宋" w:eastAsia="仿宋" w:cs="仿宋"/>
          <w:color w:val="auto"/>
          <w:sz w:val="24"/>
          <w:highlight w:val="none"/>
          <w:lang w:eastAsia="zh-CN"/>
          <w:rPrChange w:id="103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32" w:author="随遇而安 [2]" w:date="2023-08-11T16:50:38Z">
            <w:rPr>
              <w:rFonts w:hint="eastAsia" w:ascii="仿宋" w:hAnsi="仿宋" w:eastAsia="仿宋" w:cs="仿宋"/>
              <w:sz w:val="24"/>
              <w:lang w:eastAsia="zh-CN"/>
            </w:rPr>
          </w:rPrChange>
        </w:rPr>
        <w:t>(1)具备专业技术力量的可自行组织本单位相关专业人员进行检查；</w:t>
      </w:r>
    </w:p>
    <w:p w14:paraId="1B9C6591">
      <w:pPr>
        <w:spacing w:line="360" w:lineRule="auto"/>
        <w:ind w:firstLine="480" w:firstLineChars="200"/>
        <w:rPr>
          <w:rFonts w:ascii="仿宋" w:hAnsi="仿宋" w:eastAsia="仿宋" w:cs="仿宋"/>
          <w:color w:val="auto"/>
          <w:sz w:val="24"/>
          <w:highlight w:val="none"/>
          <w:lang w:eastAsia="zh-CN"/>
          <w:rPrChange w:id="103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34" w:author="随遇而安 [2]" w:date="2023-08-11T16:50:38Z">
            <w:rPr>
              <w:rFonts w:hint="eastAsia" w:ascii="仿宋" w:hAnsi="仿宋" w:eastAsia="仿宋" w:cs="仿宋"/>
              <w:sz w:val="24"/>
              <w:lang w:eastAsia="zh-CN"/>
            </w:rPr>
          </w:rPrChange>
        </w:rPr>
        <w:t>(2)可通过聘请外部相关专业人员，如消防、交警及专业第三方机构等；</w:t>
      </w:r>
    </w:p>
    <w:p w14:paraId="35D4B975">
      <w:pPr>
        <w:spacing w:line="360" w:lineRule="auto"/>
        <w:ind w:firstLine="480" w:firstLineChars="200"/>
        <w:rPr>
          <w:rFonts w:ascii="仿宋" w:hAnsi="仿宋" w:eastAsia="仿宋" w:cs="仿宋"/>
          <w:color w:val="auto"/>
          <w:sz w:val="24"/>
          <w:highlight w:val="none"/>
          <w:lang w:eastAsia="zh-CN"/>
          <w:rPrChange w:id="103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36" w:author="随遇而安 [2]" w:date="2023-08-11T16:50:38Z">
            <w:rPr>
              <w:rFonts w:hint="eastAsia" w:ascii="仿宋" w:hAnsi="仿宋" w:eastAsia="仿宋" w:cs="仿宋"/>
              <w:sz w:val="24"/>
              <w:lang w:eastAsia="zh-CN"/>
            </w:rPr>
          </w:rPrChange>
        </w:rPr>
        <w:t>(3)对于项目公司车辆设备检查，可邀请厂家技术人员、定点合作维修单位技术人员或委托专业检查单位。</w:t>
      </w:r>
    </w:p>
    <w:p w14:paraId="11B010A1">
      <w:pPr>
        <w:spacing w:line="360" w:lineRule="auto"/>
        <w:ind w:firstLine="480" w:firstLineChars="200"/>
        <w:rPr>
          <w:rFonts w:ascii="仿宋" w:hAnsi="仿宋" w:eastAsia="仿宋" w:cs="仿宋"/>
          <w:color w:val="auto"/>
          <w:sz w:val="24"/>
          <w:highlight w:val="none"/>
          <w:lang w:eastAsia="zh-CN"/>
          <w:rPrChange w:id="103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38" w:author="随遇而安 [2]" w:date="2023-08-11T16:50:38Z">
            <w:rPr>
              <w:rFonts w:hint="eastAsia" w:ascii="仿宋" w:hAnsi="仿宋" w:eastAsia="仿宋" w:cs="仿宋"/>
              <w:sz w:val="24"/>
              <w:lang w:eastAsia="zh-CN"/>
            </w:rPr>
          </w:rPrChange>
        </w:rPr>
        <w:t>(4)特种设备的定期检验检测。</w:t>
      </w:r>
    </w:p>
    <w:p w14:paraId="02FF96F1">
      <w:pPr>
        <w:spacing w:line="360" w:lineRule="auto"/>
        <w:ind w:firstLine="480" w:firstLineChars="200"/>
        <w:rPr>
          <w:rFonts w:ascii="仿宋" w:hAnsi="仿宋" w:eastAsia="仿宋" w:cs="仿宋"/>
          <w:color w:val="auto"/>
          <w:sz w:val="24"/>
          <w:highlight w:val="none"/>
          <w:lang w:eastAsia="zh-CN"/>
          <w:rPrChange w:id="1039" w:author="随遇而安 [2]" w:date="2023-08-11T16:50:38Z">
            <w:rPr>
              <w:rFonts w:ascii="仿宋" w:hAnsi="仿宋" w:eastAsia="仿宋" w:cs="仿宋"/>
              <w:sz w:val="24"/>
              <w:lang w:eastAsia="zh-CN"/>
            </w:rPr>
          </w:rPrChange>
        </w:rPr>
      </w:pPr>
      <w:del w:id="1040" w:author="随遇而安 [2]" w:date="2024-11-06T08:43:16Z">
        <w:r>
          <w:rPr>
            <w:rFonts w:hint="default" w:ascii="仿宋" w:hAnsi="仿宋" w:eastAsia="仿宋" w:cs="仿宋"/>
            <w:color w:val="auto"/>
            <w:sz w:val="24"/>
            <w:highlight w:val="none"/>
            <w:lang w:eastAsia="zh-CN"/>
            <w:rPrChange w:id="1041" w:author="随遇而安 [2]" w:date="2023-08-11T16:50:38Z">
              <w:rPr>
                <w:rFonts w:hint="eastAsia" w:ascii="仿宋" w:hAnsi="仿宋" w:eastAsia="仿宋" w:cs="仿宋"/>
                <w:sz w:val="24"/>
                <w:lang w:eastAsia="zh-CN"/>
              </w:rPr>
            </w:rPrChange>
          </w:rPr>
          <w:delText>4</w:delText>
        </w:r>
      </w:del>
      <w:ins w:id="1043" w:author="随遇而安 [2]" w:date="2024-11-06T08:43:16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44" w:author="随遇而安 [2]" w:date="2023-08-11T16:50:38Z">
            <w:rPr>
              <w:rFonts w:hint="eastAsia" w:ascii="仿宋" w:hAnsi="仿宋" w:eastAsia="仿宋" w:cs="仿宋"/>
              <w:sz w:val="24"/>
              <w:lang w:eastAsia="zh-CN"/>
            </w:rPr>
          </w:rPrChange>
        </w:rPr>
        <w:t>.1.3日常性检查</w:t>
      </w:r>
    </w:p>
    <w:p w14:paraId="217DFB42">
      <w:pPr>
        <w:spacing w:line="360" w:lineRule="auto"/>
        <w:ind w:firstLine="480" w:firstLineChars="200"/>
        <w:rPr>
          <w:rFonts w:ascii="仿宋" w:hAnsi="仿宋" w:eastAsia="仿宋" w:cs="仿宋"/>
          <w:color w:val="auto"/>
          <w:sz w:val="24"/>
          <w:highlight w:val="none"/>
          <w:lang w:eastAsia="zh-CN"/>
          <w:rPrChange w:id="104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46" w:author="随遇而安 [2]" w:date="2023-08-11T16:50:38Z">
            <w:rPr>
              <w:rFonts w:hint="eastAsia" w:ascii="仿宋" w:hAnsi="仿宋" w:eastAsia="仿宋" w:cs="仿宋"/>
              <w:sz w:val="24"/>
              <w:lang w:eastAsia="zh-CN"/>
            </w:rPr>
          </w:rPrChange>
        </w:rPr>
        <w:t>a.指项目公司乡镇主管、管理员、驾驶员、转运站操作工的交接班和班中的检查，乡镇主管、管理员和专职安全管理人员等专业技术人员结合生产作业动态的日常性检查，以及项目公司领导及机械、</w:t>
      </w:r>
      <w:del w:id="1047" w:author="金涛 刘" w:date="2023-08-04T09:01:00Z">
        <w:r>
          <w:rPr>
            <w:rFonts w:hint="eastAsia" w:ascii="仿宋" w:hAnsi="仿宋" w:eastAsia="仿宋" w:cs="仿宋"/>
            <w:color w:val="auto"/>
            <w:sz w:val="24"/>
            <w:highlight w:val="none"/>
            <w:lang w:eastAsia="zh-CN"/>
            <w:rPrChange w:id="1048" w:author="随遇而安 [2]" w:date="2023-08-11T16:50:38Z">
              <w:rPr>
                <w:rFonts w:hint="eastAsia" w:ascii="仿宋" w:hAnsi="仿宋" w:eastAsia="仿宋" w:cs="仿宋"/>
                <w:sz w:val="24"/>
                <w:lang w:eastAsia="zh-CN"/>
              </w:rPr>
            </w:rPrChange>
          </w:rPr>
          <w:delText>设备</w:delText>
        </w:r>
      </w:del>
      <w:ins w:id="1049" w:author="金涛 刘" w:date="2023-08-04T09:01:00Z">
        <w:r>
          <w:rPr>
            <w:rFonts w:hint="eastAsia" w:ascii="仿宋" w:hAnsi="仿宋" w:eastAsia="仿宋" w:cs="仿宋"/>
            <w:color w:val="auto"/>
            <w:sz w:val="24"/>
            <w:highlight w:val="none"/>
            <w:lang w:eastAsia="zh-CN"/>
            <w:rPrChange w:id="1050" w:author="随遇而安 [2]" w:date="2023-08-11T16:50:38Z">
              <w:rPr>
                <w:rFonts w:hint="eastAsia" w:ascii="仿宋" w:hAnsi="仿宋" w:eastAsia="仿宋" w:cs="仿宋"/>
                <w:sz w:val="24"/>
                <w:lang w:eastAsia="zh-CN"/>
              </w:rPr>
            </w:rPrChange>
          </w:rPr>
          <w:t>中转站、设备</w:t>
        </w:r>
      </w:ins>
      <w:r>
        <w:rPr>
          <w:rFonts w:hint="eastAsia" w:ascii="仿宋" w:hAnsi="仿宋" w:eastAsia="仿宋" w:cs="仿宋"/>
          <w:color w:val="auto"/>
          <w:sz w:val="24"/>
          <w:highlight w:val="none"/>
          <w:lang w:eastAsia="zh-CN"/>
          <w:rPrChange w:id="1051" w:author="随遇而安 [2]" w:date="2023-08-11T16:50:38Z">
            <w:rPr>
              <w:rFonts w:hint="eastAsia" w:ascii="仿宋" w:hAnsi="仿宋" w:eastAsia="仿宋" w:cs="仿宋"/>
              <w:sz w:val="24"/>
              <w:lang w:eastAsia="zh-CN"/>
            </w:rPr>
          </w:rPrChange>
        </w:rPr>
        <w:t>等生产作业管理部门专业人员开展的经常性检查。</w:t>
      </w:r>
    </w:p>
    <w:p w14:paraId="6EFFE854">
      <w:pPr>
        <w:spacing w:line="360" w:lineRule="auto"/>
        <w:ind w:firstLine="480" w:firstLineChars="200"/>
        <w:rPr>
          <w:rFonts w:ascii="仿宋" w:hAnsi="仿宋" w:eastAsia="仿宋" w:cs="仿宋"/>
          <w:color w:val="auto"/>
          <w:sz w:val="24"/>
          <w:highlight w:val="none"/>
          <w:lang w:eastAsia="zh-CN"/>
          <w:rPrChange w:id="1052"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53" w:author="随遇而安 [2]" w:date="2023-08-11T16:50:38Z">
            <w:rPr>
              <w:rFonts w:hint="eastAsia" w:ascii="仿宋" w:hAnsi="仿宋" w:eastAsia="仿宋" w:cs="仿宋"/>
              <w:sz w:val="24"/>
              <w:lang w:eastAsia="zh-CN"/>
            </w:rPr>
          </w:rPrChange>
        </w:rPr>
        <w:t>b.日常性安全检查要加强对关键区域、关键环节的检查和排查。</w:t>
      </w:r>
    </w:p>
    <w:p w14:paraId="335A6BEA">
      <w:pPr>
        <w:spacing w:line="360" w:lineRule="auto"/>
        <w:ind w:firstLine="480" w:firstLineChars="200"/>
        <w:rPr>
          <w:rFonts w:ascii="仿宋" w:hAnsi="仿宋" w:eastAsia="仿宋" w:cs="仿宋"/>
          <w:color w:val="auto"/>
          <w:sz w:val="24"/>
          <w:highlight w:val="none"/>
          <w:lang w:eastAsia="zh-CN"/>
          <w:rPrChange w:id="1054"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55" w:author="随遇而安 [2]" w:date="2023-08-11T16:50:38Z">
            <w:rPr>
              <w:rFonts w:hint="eastAsia" w:ascii="仿宋" w:hAnsi="仿宋" w:eastAsia="仿宋" w:cs="仿宋"/>
              <w:sz w:val="24"/>
              <w:lang w:eastAsia="zh-CN"/>
            </w:rPr>
          </w:rPrChange>
        </w:rPr>
        <w:t>c.各乡镇主管、安全员应严格履行日常检查制度，特别应对重点设备设施、场所及危险作业行为进行重点检查和巡查，发现问题及时报告有关部门解决，并做好记录：</w:t>
      </w:r>
    </w:p>
    <w:p w14:paraId="1CCB75B0">
      <w:pPr>
        <w:spacing w:line="360" w:lineRule="auto"/>
        <w:ind w:firstLine="480" w:firstLineChars="200"/>
        <w:rPr>
          <w:rFonts w:ascii="仿宋" w:hAnsi="仿宋" w:eastAsia="仿宋" w:cs="仿宋"/>
          <w:color w:val="auto"/>
          <w:sz w:val="24"/>
          <w:highlight w:val="none"/>
          <w:lang w:eastAsia="zh-CN"/>
          <w:rPrChange w:id="1056"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57" w:author="随遇而安 [2]" w:date="2023-08-11T16:50:38Z">
            <w:rPr>
              <w:rFonts w:hint="eastAsia" w:ascii="仿宋" w:hAnsi="仿宋" w:eastAsia="仿宋" w:cs="仿宋"/>
              <w:sz w:val="24"/>
              <w:lang w:eastAsia="zh-CN"/>
            </w:rPr>
          </w:rPrChange>
        </w:rPr>
        <w:t>(1)各项制度和纪律的执行情况，交接班安全检查情况，重点部位防护情况，岗位分管区域内隐患</w:t>
      </w:r>
      <w:ins w:id="1058" w:author="Lenovo" w:date="2023-08-03T15:31:00Z">
        <w:r>
          <w:rPr>
            <w:rFonts w:hint="eastAsia" w:ascii="仿宋" w:hAnsi="仿宋" w:eastAsia="仿宋" w:cs="仿宋"/>
            <w:color w:val="auto"/>
            <w:sz w:val="24"/>
            <w:highlight w:val="none"/>
            <w:lang w:eastAsia="zh-CN"/>
            <w:rPrChange w:id="1059" w:author="随遇而安 [2]" w:date="2023-08-11T16:50:38Z">
              <w:rPr>
                <w:rFonts w:hint="eastAsia" w:ascii="仿宋" w:hAnsi="仿宋" w:eastAsia="仿宋" w:cs="仿宋"/>
                <w:sz w:val="24"/>
                <w:lang w:eastAsia="zh-CN"/>
              </w:rPr>
            </w:rPrChange>
          </w:rPr>
          <w:t>排</w:t>
        </w:r>
      </w:ins>
      <w:del w:id="1060" w:author="Lenovo" w:date="2023-08-03T15:31:00Z">
        <w:r>
          <w:rPr>
            <w:rFonts w:hint="eastAsia" w:ascii="仿宋" w:hAnsi="仿宋" w:eastAsia="仿宋" w:cs="仿宋"/>
            <w:color w:val="auto"/>
            <w:sz w:val="24"/>
            <w:highlight w:val="none"/>
            <w:lang w:eastAsia="zh-CN"/>
            <w:rPrChange w:id="1061" w:author="随遇而安 [2]" w:date="2023-08-11T16:50:38Z">
              <w:rPr>
                <w:rFonts w:hint="eastAsia" w:ascii="仿宋" w:hAnsi="仿宋" w:eastAsia="仿宋" w:cs="仿宋"/>
                <w:sz w:val="24"/>
                <w:lang w:eastAsia="zh-CN"/>
              </w:rPr>
            </w:rPrChange>
          </w:rPr>
          <w:delText>诊</w:delText>
        </w:r>
      </w:del>
      <w:r>
        <w:rPr>
          <w:rFonts w:hint="eastAsia" w:ascii="仿宋" w:hAnsi="仿宋" w:eastAsia="仿宋" w:cs="仿宋"/>
          <w:color w:val="auto"/>
          <w:sz w:val="24"/>
          <w:highlight w:val="none"/>
          <w:lang w:eastAsia="zh-CN"/>
          <w:rPrChange w:id="1062" w:author="随遇而安 [2]" w:date="2023-08-11T16:50:38Z">
            <w:rPr>
              <w:rFonts w:hint="eastAsia" w:ascii="仿宋" w:hAnsi="仿宋" w:eastAsia="仿宋" w:cs="仿宋"/>
              <w:sz w:val="24"/>
              <w:lang w:eastAsia="zh-CN"/>
            </w:rPr>
          </w:rPrChange>
        </w:rPr>
        <w:t>查情况和整改情况等；</w:t>
      </w:r>
    </w:p>
    <w:p w14:paraId="71A307F8">
      <w:pPr>
        <w:spacing w:line="360" w:lineRule="auto"/>
        <w:ind w:firstLine="480" w:firstLineChars="200"/>
        <w:rPr>
          <w:rFonts w:ascii="仿宋" w:hAnsi="仿宋" w:eastAsia="仿宋" w:cs="仿宋"/>
          <w:color w:val="auto"/>
          <w:sz w:val="24"/>
          <w:highlight w:val="none"/>
          <w:lang w:eastAsia="zh-CN"/>
          <w:rPrChange w:id="106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64" w:author="随遇而安 [2]" w:date="2023-08-11T16:50:38Z">
            <w:rPr>
              <w:rFonts w:hint="eastAsia" w:ascii="仿宋" w:hAnsi="仿宋" w:eastAsia="仿宋" w:cs="仿宋"/>
              <w:sz w:val="24"/>
              <w:lang w:eastAsia="zh-CN"/>
            </w:rPr>
          </w:rPrChange>
        </w:rPr>
        <w:t>(2)责任区域内安全设施、防护和消防器材使用和维护情况，岗位应急措施学习及演练情况及相关记录；</w:t>
      </w:r>
    </w:p>
    <w:p w14:paraId="1C9DAAE5">
      <w:pPr>
        <w:spacing w:line="360" w:lineRule="auto"/>
        <w:ind w:firstLine="480" w:firstLineChars="200"/>
        <w:rPr>
          <w:rFonts w:ascii="仿宋" w:hAnsi="仿宋" w:eastAsia="仿宋" w:cs="仿宋"/>
          <w:color w:val="auto"/>
          <w:sz w:val="24"/>
          <w:highlight w:val="none"/>
          <w:lang w:eastAsia="zh-CN"/>
          <w:rPrChange w:id="106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66" w:author="随遇而安 [2]" w:date="2023-08-11T16:50:38Z">
            <w:rPr>
              <w:rFonts w:hint="eastAsia" w:ascii="仿宋" w:hAnsi="仿宋" w:eastAsia="仿宋" w:cs="仿宋"/>
              <w:sz w:val="24"/>
              <w:lang w:eastAsia="zh-CN"/>
            </w:rPr>
          </w:rPrChange>
        </w:rPr>
        <w:t>(3)现场设备运行情况；</w:t>
      </w:r>
    </w:p>
    <w:p w14:paraId="370DD69C">
      <w:pPr>
        <w:spacing w:line="360" w:lineRule="auto"/>
        <w:ind w:firstLine="480" w:firstLineChars="200"/>
        <w:rPr>
          <w:rFonts w:ascii="仿宋" w:hAnsi="仿宋" w:eastAsia="仿宋" w:cs="仿宋"/>
          <w:color w:val="auto"/>
          <w:sz w:val="24"/>
          <w:highlight w:val="none"/>
          <w:lang w:eastAsia="zh-CN"/>
          <w:rPrChange w:id="106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68" w:author="随遇而安 [2]" w:date="2023-08-11T16:50:38Z">
            <w:rPr>
              <w:rFonts w:hint="eastAsia" w:ascii="仿宋" w:hAnsi="仿宋" w:eastAsia="仿宋" w:cs="仿宋"/>
              <w:sz w:val="24"/>
              <w:lang w:eastAsia="zh-CN"/>
            </w:rPr>
          </w:rPrChange>
        </w:rPr>
        <w:t>(4)作业人员是否经过培训，是否具备相关操作的资质，是否知晓岗位风险及现场应急处置措施；</w:t>
      </w:r>
    </w:p>
    <w:p w14:paraId="23DD0121">
      <w:pPr>
        <w:spacing w:line="360" w:lineRule="auto"/>
        <w:ind w:firstLine="480" w:firstLineChars="200"/>
        <w:rPr>
          <w:rFonts w:ascii="仿宋" w:hAnsi="仿宋" w:eastAsia="仿宋" w:cs="仿宋"/>
          <w:color w:val="auto"/>
          <w:sz w:val="24"/>
          <w:highlight w:val="none"/>
          <w:lang w:eastAsia="zh-CN"/>
          <w:rPrChange w:id="1069"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70" w:author="随遇而安 [2]" w:date="2023-08-11T16:50:38Z">
            <w:rPr>
              <w:rFonts w:hint="eastAsia" w:ascii="仿宋" w:hAnsi="仿宋" w:eastAsia="仿宋" w:cs="仿宋"/>
              <w:sz w:val="24"/>
              <w:lang w:eastAsia="zh-CN"/>
            </w:rPr>
          </w:rPrChange>
        </w:rPr>
        <w:t>(5)作业人员是否正确佩戴个人劳动防护用品，个人劳动防护用品是否有损坏，是否符合相关要求。</w:t>
      </w:r>
    </w:p>
    <w:p w14:paraId="46498205">
      <w:pPr>
        <w:spacing w:line="360" w:lineRule="auto"/>
        <w:ind w:firstLine="480" w:firstLineChars="200"/>
        <w:rPr>
          <w:rFonts w:ascii="仿宋" w:hAnsi="仿宋" w:eastAsia="仿宋" w:cs="仿宋"/>
          <w:color w:val="auto"/>
          <w:sz w:val="24"/>
          <w:highlight w:val="none"/>
          <w:lang w:eastAsia="zh-CN"/>
          <w:rPrChange w:id="1071" w:author="随遇而安 [2]" w:date="2023-08-11T16:50:38Z">
            <w:rPr>
              <w:rFonts w:ascii="仿宋" w:hAnsi="仿宋" w:eastAsia="仿宋" w:cs="仿宋"/>
              <w:sz w:val="24"/>
              <w:lang w:eastAsia="zh-CN"/>
            </w:rPr>
          </w:rPrChange>
        </w:rPr>
      </w:pPr>
      <w:del w:id="1072" w:author="随遇而安 [2]" w:date="2024-11-06T08:43:18Z">
        <w:r>
          <w:rPr>
            <w:rFonts w:hint="default" w:ascii="仿宋" w:hAnsi="仿宋" w:eastAsia="仿宋" w:cs="仿宋"/>
            <w:color w:val="auto"/>
            <w:sz w:val="24"/>
            <w:highlight w:val="none"/>
            <w:lang w:eastAsia="zh-CN"/>
            <w:rPrChange w:id="1073" w:author="随遇而安 [2]" w:date="2023-08-11T16:50:38Z">
              <w:rPr>
                <w:rFonts w:hint="eastAsia" w:ascii="仿宋" w:hAnsi="仿宋" w:eastAsia="仿宋" w:cs="仿宋"/>
                <w:sz w:val="24"/>
                <w:lang w:eastAsia="zh-CN"/>
              </w:rPr>
            </w:rPrChange>
          </w:rPr>
          <w:delText>4</w:delText>
        </w:r>
      </w:del>
      <w:ins w:id="1075" w:author="随遇而安 [2]" w:date="2024-11-06T08:43:18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76" w:author="随遇而安 [2]" w:date="2023-08-11T16:50:38Z">
            <w:rPr>
              <w:rFonts w:hint="eastAsia" w:ascii="仿宋" w:hAnsi="仿宋" w:eastAsia="仿宋" w:cs="仿宋"/>
              <w:sz w:val="24"/>
              <w:lang w:eastAsia="zh-CN"/>
            </w:rPr>
          </w:rPrChange>
        </w:rPr>
        <w:t>.1.4不定期安全检查</w:t>
      </w:r>
    </w:p>
    <w:p w14:paraId="7286BF72">
      <w:pPr>
        <w:spacing w:line="360" w:lineRule="auto"/>
        <w:ind w:firstLine="480" w:firstLineChars="200"/>
        <w:rPr>
          <w:rFonts w:ascii="仿宋" w:hAnsi="仿宋" w:eastAsia="仿宋" w:cs="仿宋"/>
          <w:color w:val="auto"/>
          <w:sz w:val="24"/>
          <w:highlight w:val="none"/>
          <w:lang w:eastAsia="zh-CN"/>
          <w:rPrChange w:id="107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78" w:author="随遇而安 [2]" w:date="2023-08-11T16:50:38Z">
            <w:rPr>
              <w:rFonts w:hint="eastAsia" w:ascii="仿宋" w:hAnsi="仿宋" w:eastAsia="仿宋" w:cs="仿宋"/>
              <w:sz w:val="24"/>
              <w:lang w:eastAsia="zh-CN"/>
            </w:rPr>
          </w:rPrChange>
        </w:rPr>
        <w:t>指在设备设施使用前、停用前、检修中、新设备试运行前和试运行时进行的安全检查，以及上级组织临时要求开展的检查项目。</w:t>
      </w:r>
    </w:p>
    <w:p w14:paraId="0158090C">
      <w:pPr>
        <w:spacing w:line="360" w:lineRule="auto"/>
        <w:ind w:firstLine="480" w:firstLineChars="200"/>
        <w:rPr>
          <w:rFonts w:ascii="仿宋" w:hAnsi="仿宋" w:eastAsia="仿宋" w:cs="仿宋"/>
          <w:color w:val="auto"/>
          <w:sz w:val="24"/>
          <w:highlight w:val="none"/>
          <w:lang w:eastAsia="zh-CN"/>
          <w:rPrChange w:id="1079" w:author="随遇而安 [2]" w:date="2023-08-11T16:50:38Z">
            <w:rPr>
              <w:rFonts w:ascii="仿宋" w:hAnsi="仿宋" w:eastAsia="仿宋" w:cs="仿宋"/>
              <w:sz w:val="24"/>
              <w:lang w:eastAsia="zh-CN"/>
            </w:rPr>
          </w:rPrChange>
        </w:rPr>
      </w:pPr>
      <w:del w:id="1080" w:author="随遇而安 [2]" w:date="2024-11-06T08:43:21Z">
        <w:r>
          <w:rPr>
            <w:rFonts w:hint="default" w:ascii="仿宋" w:hAnsi="仿宋" w:eastAsia="仿宋" w:cs="仿宋"/>
            <w:color w:val="auto"/>
            <w:sz w:val="24"/>
            <w:highlight w:val="none"/>
            <w:lang w:eastAsia="zh-CN"/>
            <w:rPrChange w:id="1081" w:author="随遇而安 [2]" w:date="2023-08-11T16:50:38Z">
              <w:rPr>
                <w:rFonts w:hint="eastAsia" w:ascii="仿宋" w:hAnsi="仿宋" w:eastAsia="仿宋" w:cs="仿宋"/>
                <w:sz w:val="24"/>
                <w:lang w:eastAsia="zh-CN"/>
              </w:rPr>
            </w:rPrChange>
          </w:rPr>
          <w:delText>4</w:delText>
        </w:r>
      </w:del>
      <w:ins w:id="1083" w:author="随遇而安 [2]" w:date="2024-11-06T08:43:21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84" w:author="随遇而安 [2]" w:date="2023-08-11T16:50:38Z">
            <w:rPr>
              <w:rFonts w:hint="eastAsia" w:ascii="仿宋" w:hAnsi="仿宋" w:eastAsia="仿宋" w:cs="仿宋"/>
              <w:sz w:val="24"/>
              <w:lang w:eastAsia="zh-CN"/>
            </w:rPr>
          </w:rPrChange>
        </w:rPr>
        <w:t>.1.5事故类比隐患排查</w:t>
      </w:r>
    </w:p>
    <w:p w14:paraId="38643716">
      <w:pPr>
        <w:spacing w:line="360" w:lineRule="auto"/>
        <w:ind w:firstLine="480" w:firstLineChars="200"/>
        <w:rPr>
          <w:rFonts w:ascii="仿宋" w:hAnsi="仿宋" w:eastAsia="仿宋" w:cs="仿宋"/>
          <w:color w:val="auto"/>
          <w:sz w:val="24"/>
          <w:highlight w:val="none"/>
          <w:lang w:eastAsia="zh-CN"/>
          <w:rPrChange w:id="108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86" w:author="随遇而安 [2]" w:date="2023-08-11T16:50:38Z">
            <w:rPr>
              <w:rFonts w:hint="eastAsia" w:ascii="仿宋" w:hAnsi="仿宋" w:eastAsia="仿宋" w:cs="仿宋"/>
              <w:sz w:val="24"/>
              <w:lang w:eastAsia="zh-CN"/>
            </w:rPr>
          </w:rPrChange>
        </w:rPr>
        <w:t>指对企业内和同类企业发生事故后的举一反三的安全检查与排查。</w:t>
      </w:r>
    </w:p>
    <w:p w14:paraId="65078504">
      <w:pPr>
        <w:spacing w:line="360" w:lineRule="auto"/>
        <w:ind w:firstLine="480" w:firstLineChars="200"/>
        <w:rPr>
          <w:rFonts w:ascii="仿宋" w:hAnsi="仿宋" w:eastAsia="仿宋" w:cs="仿宋"/>
          <w:color w:val="auto"/>
          <w:sz w:val="24"/>
          <w:highlight w:val="none"/>
          <w:lang w:eastAsia="zh-CN"/>
          <w:rPrChange w:id="1087" w:author="随遇而安 [2]" w:date="2023-08-11T16:50:38Z">
            <w:rPr>
              <w:rFonts w:ascii="仿宋" w:hAnsi="仿宋" w:eastAsia="仿宋" w:cs="仿宋"/>
              <w:sz w:val="24"/>
              <w:lang w:eastAsia="zh-CN"/>
            </w:rPr>
          </w:rPrChange>
        </w:rPr>
      </w:pPr>
      <w:del w:id="1088" w:author="随遇而安 [2]" w:date="2024-11-06T08:43:22Z">
        <w:r>
          <w:rPr>
            <w:rFonts w:hint="default" w:ascii="仿宋" w:hAnsi="仿宋" w:eastAsia="仿宋" w:cs="仿宋"/>
            <w:color w:val="auto"/>
            <w:sz w:val="24"/>
            <w:highlight w:val="none"/>
            <w:lang w:eastAsia="zh-CN"/>
            <w:rPrChange w:id="1089" w:author="随遇而安 [2]" w:date="2023-08-11T16:50:38Z">
              <w:rPr>
                <w:rFonts w:hint="eastAsia" w:ascii="仿宋" w:hAnsi="仿宋" w:eastAsia="仿宋" w:cs="仿宋"/>
                <w:sz w:val="24"/>
                <w:lang w:eastAsia="zh-CN"/>
              </w:rPr>
            </w:rPrChange>
          </w:rPr>
          <w:delText>4</w:delText>
        </w:r>
      </w:del>
      <w:ins w:id="1091" w:author="随遇而安 [2]" w:date="2024-11-06T08:43:22Z">
        <w:r>
          <w:rPr>
            <w:rFonts w:hint="eastAsia" w:ascii="仿宋" w:hAnsi="仿宋" w:eastAsia="仿宋" w:cs="仿宋"/>
            <w:color w:val="auto"/>
            <w:sz w:val="24"/>
            <w:highlight w:val="none"/>
            <w:lang w:eastAsia="zh-CN"/>
          </w:rPr>
          <w:t>5</w:t>
        </w:r>
      </w:ins>
      <w:r>
        <w:rPr>
          <w:rFonts w:hint="eastAsia" w:ascii="仿宋" w:hAnsi="仿宋" w:eastAsia="仿宋" w:cs="仿宋"/>
          <w:color w:val="auto"/>
          <w:sz w:val="24"/>
          <w:highlight w:val="none"/>
          <w:lang w:eastAsia="zh-CN"/>
          <w:rPrChange w:id="1092" w:author="随遇而安 [2]" w:date="2023-08-11T16:50:38Z">
            <w:rPr>
              <w:rFonts w:hint="eastAsia" w:ascii="仿宋" w:hAnsi="仿宋" w:eastAsia="仿宋" w:cs="仿宋"/>
              <w:sz w:val="24"/>
              <w:lang w:eastAsia="zh-CN"/>
            </w:rPr>
          </w:rPrChange>
        </w:rPr>
        <w:t>.1.6安全状态评估</w:t>
      </w:r>
    </w:p>
    <w:p w14:paraId="58D4FD25">
      <w:pPr>
        <w:spacing w:line="360" w:lineRule="auto"/>
        <w:ind w:firstLine="480" w:firstLineChars="200"/>
        <w:rPr>
          <w:rFonts w:ascii="仿宋" w:hAnsi="仿宋" w:eastAsia="仿宋" w:cs="仿宋"/>
          <w:color w:val="auto"/>
          <w:sz w:val="24"/>
          <w:highlight w:val="none"/>
          <w:lang w:eastAsia="zh-CN"/>
          <w:rPrChange w:id="109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094" w:author="随遇而安 [2]" w:date="2023-08-11T16:50:38Z">
            <w:rPr>
              <w:rFonts w:hint="eastAsia" w:ascii="仿宋" w:hAnsi="仿宋" w:eastAsia="仿宋" w:cs="仿宋"/>
              <w:sz w:val="24"/>
              <w:lang w:eastAsia="zh-CN"/>
            </w:rPr>
          </w:rPrChange>
        </w:rPr>
        <w:t>指对本单位的整体安全运营状态进行综合性评估。</w:t>
      </w:r>
    </w:p>
    <w:p w14:paraId="11A89AFF">
      <w:pPr>
        <w:spacing w:line="360" w:lineRule="auto"/>
        <w:ind w:firstLine="480" w:firstLineChars="200"/>
        <w:rPr>
          <w:rFonts w:ascii="仿宋" w:hAnsi="仿宋" w:eastAsia="仿宋" w:cs="仿宋"/>
          <w:color w:val="auto"/>
          <w:sz w:val="24"/>
          <w:highlight w:val="none"/>
          <w:lang w:eastAsia="zh-CN"/>
          <w:rPrChange w:id="1095" w:author="随遇而安 [2]" w:date="2023-08-11T16:50:38Z">
            <w:rPr>
              <w:rFonts w:ascii="仿宋" w:hAnsi="仿宋" w:eastAsia="仿宋" w:cs="仿宋"/>
              <w:sz w:val="24"/>
              <w:lang w:eastAsia="zh-CN"/>
            </w:rPr>
          </w:rPrChange>
        </w:rPr>
      </w:pPr>
      <w:del w:id="1096" w:author="随遇而安 [2]" w:date="2024-11-06T08:43:25Z">
        <w:r>
          <w:rPr>
            <w:rFonts w:hint="default" w:ascii="仿宋" w:hAnsi="仿宋" w:eastAsia="仿宋" w:cs="仿宋"/>
            <w:color w:val="auto"/>
            <w:sz w:val="24"/>
            <w:highlight w:val="none"/>
            <w:lang w:eastAsia="zh-CN"/>
            <w:rPrChange w:id="1097" w:author="随遇而安 [2]" w:date="2023-08-11T16:50:38Z">
              <w:rPr>
                <w:rFonts w:hint="eastAsia" w:ascii="仿宋" w:hAnsi="仿宋" w:eastAsia="仿宋" w:cs="仿宋"/>
                <w:sz w:val="24"/>
                <w:lang w:eastAsia="zh-CN"/>
              </w:rPr>
            </w:rPrChange>
          </w:rPr>
          <w:delText>4</w:delText>
        </w:r>
      </w:del>
      <w:ins w:id="1099" w:author="随遇而安 [2]" w:date="2024-11-06T08:43:25Z">
        <w:r>
          <w:rPr>
            <w:rFonts w:hint="eastAsia" w:ascii="仿宋" w:hAnsi="仿宋" w:eastAsia="仿宋" w:cs="仿宋"/>
            <w:color w:val="auto"/>
            <w:sz w:val="24"/>
            <w:highlight w:val="none"/>
            <w:lang w:val="en-US" w:eastAsia="zh-CN"/>
          </w:rPr>
          <w:t>5</w:t>
        </w:r>
      </w:ins>
      <w:r>
        <w:rPr>
          <w:rFonts w:hint="eastAsia" w:ascii="仿宋" w:hAnsi="仿宋" w:eastAsia="仿宋" w:cs="仿宋"/>
          <w:color w:val="auto"/>
          <w:sz w:val="24"/>
          <w:highlight w:val="none"/>
          <w:lang w:eastAsia="zh-CN"/>
          <w:rPrChange w:id="1100" w:author="随遇而安 [2]" w:date="2023-08-11T16:50:38Z">
            <w:rPr>
              <w:rFonts w:hint="eastAsia" w:ascii="仿宋" w:hAnsi="仿宋" w:eastAsia="仿宋" w:cs="仿宋"/>
              <w:sz w:val="24"/>
              <w:lang w:eastAsia="zh-CN"/>
            </w:rPr>
          </w:rPrChange>
        </w:rPr>
        <w:t>.1.7各部门</w:t>
      </w:r>
      <w:ins w:id="1101" w:author="金涛 刘" w:date="2023-08-04T09:17:00Z">
        <w:r>
          <w:rPr>
            <w:rFonts w:hint="eastAsia" w:ascii="仿宋" w:hAnsi="仿宋" w:eastAsia="仿宋" w:cs="仿宋"/>
            <w:color w:val="auto"/>
            <w:sz w:val="24"/>
            <w:highlight w:val="none"/>
            <w:lang w:eastAsia="zh-CN"/>
            <w:rPrChange w:id="1102" w:author="随遇而安 [2]" w:date="2023-08-11T16:50:38Z">
              <w:rPr>
                <w:rFonts w:hint="eastAsia" w:ascii="仿宋" w:hAnsi="仿宋" w:eastAsia="仿宋" w:cs="仿宋"/>
                <w:sz w:val="24"/>
                <w:lang w:eastAsia="zh-CN"/>
              </w:rPr>
            </w:rPrChange>
          </w:rPr>
          <w:t>（中心）</w:t>
        </w:r>
      </w:ins>
      <w:r>
        <w:rPr>
          <w:rFonts w:hint="eastAsia" w:ascii="仿宋" w:hAnsi="仿宋" w:eastAsia="仿宋" w:cs="仿宋"/>
          <w:color w:val="auto"/>
          <w:sz w:val="24"/>
          <w:highlight w:val="none"/>
          <w:lang w:eastAsia="zh-CN"/>
          <w:rPrChange w:id="1103" w:author="随遇而安 [2]" w:date="2023-08-11T16:50:38Z">
            <w:rPr>
              <w:rFonts w:hint="eastAsia" w:ascii="仿宋" w:hAnsi="仿宋" w:eastAsia="仿宋" w:cs="仿宋"/>
              <w:sz w:val="24"/>
              <w:lang w:eastAsia="zh-CN"/>
            </w:rPr>
          </w:rPrChange>
        </w:rPr>
        <w:t>应坚持综合检查、日常检查和专项检查相结合的原则，做到HSE检查规范化、标准化、经常化、流程化。</w:t>
      </w:r>
    </w:p>
    <w:p w14:paraId="3213B0FE">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1104" w:author="随遇而安 [2]" w:date="2023-08-11T16:50:38Z">
            <w:rPr>
              <w:rFonts w:ascii="宋体"/>
              <w:b/>
              <w:sz w:val="24"/>
              <w:lang w:eastAsia="zh-CN"/>
            </w:rPr>
          </w:rPrChange>
        </w:rPr>
      </w:pPr>
      <w:bookmarkStart w:id="19" w:name="_Toc31993"/>
      <w:bookmarkStart w:id="20" w:name="_Toc2798"/>
      <w:bookmarkStart w:id="21" w:name="_Toc11695"/>
      <w:bookmarkStart w:id="22" w:name="_Toc6110"/>
      <w:r>
        <w:rPr>
          <w:rFonts w:hint="eastAsia" w:ascii="宋体"/>
          <w:b/>
          <w:color w:val="auto"/>
          <w:sz w:val="24"/>
          <w:highlight w:val="none"/>
          <w:lang w:eastAsia="zh-CN"/>
          <w:rPrChange w:id="1105" w:author="随遇而安 [2]" w:date="2023-08-11T16:50:38Z">
            <w:rPr>
              <w:rFonts w:hint="eastAsia" w:ascii="宋体"/>
              <w:b/>
              <w:sz w:val="24"/>
              <w:lang w:eastAsia="zh-CN"/>
            </w:rPr>
          </w:rPrChange>
        </w:rPr>
        <w:t>HSE检查管理</w:t>
      </w:r>
      <w:bookmarkEnd w:id="19"/>
      <w:bookmarkEnd w:id="20"/>
      <w:bookmarkEnd w:id="21"/>
      <w:bookmarkEnd w:id="22"/>
    </w:p>
    <w:p w14:paraId="7D074521">
      <w:pPr>
        <w:spacing w:line="360" w:lineRule="auto"/>
        <w:ind w:firstLine="482" w:firstLineChars="200"/>
        <w:rPr>
          <w:rFonts w:ascii="仿宋" w:hAnsi="仿宋" w:eastAsia="仿宋" w:cs="仿宋"/>
          <w:b/>
          <w:bCs/>
          <w:color w:val="auto"/>
          <w:sz w:val="24"/>
          <w:highlight w:val="none"/>
          <w:lang w:eastAsia="zh-CN"/>
          <w:rPrChange w:id="1106" w:author="随遇而安 [2]" w:date="2023-08-11T16:50:38Z">
            <w:rPr>
              <w:rFonts w:ascii="仿宋" w:hAnsi="仿宋" w:eastAsia="仿宋" w:cs="仿宋"/>
              <w:b/>
              <w:bCs/>
              <w:sz w:val="24"/>
              <w:lang w:eastAsia="zh-CN"/>
            </w:rPr>
          </w:rPrChange>
        </w:rPr>
      </w:pPr>
      <w:del w:id="1107" w:author="随遇而安 [2]" w:date="2024-11-06T08:48:18Z">
        <w:r>
          <w:rPr>
            <w:rFonts w:hint="default" w:ascii="仿宋" w:hAnsi="仿宋" w:eastAsia="仿宋" w:cs="仿宋"/>
            <w:b/>
            <w:bCs/>
            <w:color w:val="auto"/>
            <w:sz w:val="24"/>
            <w:highlight w:val="none"/>
            <w:lang w:eastAsia="zh-CN"/>
            <w:rPrChange w:id="1108" w:author="随遇而安 [2]" w:date="2023-08-11T16:50:38Z">
              <w:rPr>
                <w:rFonts w:hint="eastAsia" w:ascii="仿宋" w:hAnsi="仿宋" w:eastAsia="仿宋" w:cs="仿宋"/>
                <w:b/>
                <w:bCs/>
                <w:sz w:val="24"/>
                <w:lang w:eastAsia="zh-CN"/>
              </w:rPr>
            </w:rPrChange>
          </w:rPr>
          <w:delText>5</w:delText>
        </w:r>
      </w:del>
      <w:ins w:id="1110" w:author="随遇而安 [2]" w:date="2024-11-06T08:48:18Z">
        <w:r>
          <w:rPr>
            <w:rFonts w:hint="eastAsia" w:ascii="仿宋" w:hAnsi="仿宋" w:eastAsia="仿宋" w:cs="仿宋"/>
            <w:b/>
            <w:bCs/>
            <w:color w:val="auto"/>
            <w:sz w:val="24"/>
            <w:highlight w:val="none"/>
            <w:lang w:eastAsia="zh-CN"/>
          </w:rPr>
          <w:t>6</w:t>
        </w:r>
      </w:ins>
      <w:r>
        <w:rPr>
          <w:rFonts w:hint="eastAsia" w:ascii="仿宋" w:hAnsi="仿宋" w:eastAsia="仿宋" w:cs="仿宋"/>
          <w:b/>
          <w:bCs/>
          <w:color w:val="auto"/>
          <w:sz w:val="24"/>
          <w:highlight w:val="none"/>
          <w:lang w:eastAsia="zh-CN"/>
          <w:rPrChange w:id="1111" w:author="随遇而安 [2]" w:date="2023-08-11T16:50:38Z">
            <w:rPr>
              <w:rFonts w:hint="eastAsia" w:ascii="仿宋" w:hAnsi="仿宋" w:eastAsia="仿宋" w:cs="仿宋"/>
              <w:b/>
              <w:bCs/>
              <w:sz w:val="24"/>
              <w:lang w:eastAsia="zh-CN"/>
            </w:rPr>
          </w:rPrChange>
        </w:rPr>
        <w:t>.1检查频次</w:t>
      </w:r>
    </w:p>
    <w:p w14:paraId="62D6E797">
      <w:pPr>
        <w:spacing w:line="360" w:lineRule="auto"/>
        <w:ind w:firstLine="480" w:firstLineChars="200"/>
        <w:rPr>
          <w:rFonts w:ascii="仿宋" w:hAnsi="仿宋" w:eastAsia="仿宋" w:cs="仿宋"/>
          <w:color w:val="auto"/>
          <w:sz w:val="24"/>
          <w:highlight w:val="none"/>
          <w:lang w:eastAsia="zh-CN"/>
          <w:rPrChange w:id="1112" w:author="随遇而安 [2]" w:date="2023-08-11T16:50:38Z">
            <w:rPr>
              <w:rFonts w:ascii="仿宋" w:hAnsi="仿宋" w:eastAsia="仿宋" w:cs="仿宋"/>
              <w:sz w:val="24"/>
              <w:lang w:eastAsia="zh-CN"/>
            </w:rPr>
          </w:rPrChange>
        </w:rPr>
      </w:pPr>
      <w:del w:id="1113" w:author="随遇而安 [2]" w:date="2024-11-06T08:48:19Z">
        <w:r>
          <w:rPr>
            <w:rFonts w:hint="default" w:ascii="仿宋" w:hAnsi="仿宋" w:eastAsia="仿宋" w:cs="仿宋"/>
            <w:color w:val="auto"/>
            <w:sz w:val="24"/>
            <w:highlight w:val="none"/>
            <w:lang w:eastAsia="zh-CN"/>
            <w:rPrChange w:id="1114" w:author="随遇而安 [2]" w:date="2023-08-11T16:50:38Z">
              <w:rPr>
                <w:rFonts w:hint="eastAsia" w:ascii="仿宋" w:hAnsi="仿宋" w:eastAsia="仿宋" w:cs="仿宋"/>
                <w:sz w:val="24"/>
                <w:lang w:eastAsia="zh-CN"/>
              </w:rPr>
            </w:rPrChange>
          </w:rPr>
          <w:delText>5</w:delText>
        </w:r>
      </w:del>
      <w:ins w:id="1116" w:author="随遇而安 [2]" w:date="2024-11-06T08:48:19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17" w:author="随遇而安 [2]" w:date="2023-08-11T16:50:38Z">
            <w:rPr>
              <w:rFonts w:hint="eastAsia" w:ascii="仿宋" w:hAnsi="仿宋" w:eastAsia="仿宋" w:cs="仿宋"/>
              <w:sz w:val="24"/>
              <w:lang w:eastAsia="zh-CN"/>
            </w:rPr>
          </w:rPrChange>
        </w:rPr>
        <w:t>.1.1综合性检查</w:t>
      </w:r>
    </w:p>
    <w:p w14:paraId="26D8E002">
      <w:pPr>
        <w:spacing w:line="360" w:lineRule="auto"/>
        <w:ind w:firstLine="480" w:firstLineChars="200"/>
        <w:rPr>
          <w:rFonts w:ascii="仿宋" w:hAnsi="仿宋" w:eastAsia="仿宋" w:cs="仿宋"/>
          <w:color w:val="auto"/>
          <w:sz w:val="24"/>
          <w:highlight w:val="none"/>
          <w:lang w:eastAsia="zh-CN"/>
          <w:rPrChange w:id="1118"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19" w:author="随遇而安 [2]" w:date="2023-08-11T16:50:38Z">
            <w:rPr>
              <w:rFonts w:hint="eastAsia" w:ascii="仿宋" w:hAnsi="仿宋" w:eastAsia="仿宋" w:cs="仿宋"/>
              <w:sz w:val="24"/>
              <w:lang w:eastAsia="zh-CN"/>
            </w:rPr>
          </w:rPrChange>
        </w:rPr>
        <w:t>根据安全生产情况，项目公司至少每月组织1次综合性检查。</w:t>
      </w:r>
    </w:p>
    <w:p w14:paraId="502CD20E">
      <w:pPr>
        <w:spacing w:line="360" w:lineRule="auto"/>
        <w:ind w:firstLine="480" w:firstLineChars="200"/>
        <w:rPr>
          <w:rFonts w:ascii="仿宋" w:hAnsi="仿宋" w:eastAsia="仿宋" w:cs="仿宋"/>
          <w:color w:val="auto"/>
          <w:sz w:val="24"/>
          <w:highlight w:val="none"/>
          <w:lang w:eastAsia="zh-CN"/>
          <w:rPrChange w:id="1120" w:author="随遇而安 [2]" w:date="2023-08-11T16:50:38Z">
            <w:rPr>
              <w:rFonts w:ascii="仿宋" w:hAnsi="仿宋" w:eastAsia="仿宋" w:cs="仿宋"/>
              <w:sz w:val="24"/>
              <w:lang w:eastAsia="zh-CN"/>
            </w:rPr>
          </w:rPrChange>
        </w:rPr>
      </w:pPr>
      <w:del w:id="1121" w:author="随遇而安 [2]" w:date="2024-11-06T08:48:22Z">
        <w:r>
          <w:rPr>
            <w:rFonts w:hint="default" w:ascii="仿宋" w:hAnsi="仿宋" w:eastAsia="仿宋" w:cs="仿宋"/>
            <w:color w:val="auto"/>
            <w:sz w:val="24"/>
            <w:highlight w:val="none"/>
            <w:lang w:eastAsia="zh-CN"/>
            <w:rPrChange w:id="1122" w:author="随遇而安 [2]" w:date="2023-08-11T16:50:38Z">
              <w:rPr>
                <w:rFonts w:hint="eastAsia" w:ascii="仿宋" w:hAnsi="仿宋" w:eastAsia="仿宋" w:cs="仿宋"/>
                <w:sz w:val="24"/>
                <w:lang w:eastAsia="zh-CN"/>
              </w:rPr>
            </w:rPrChange>
          </w:rPr>
          <w:delText>5</w:delText>
        </w:r>
      </w:del>
      <w:ins w:id="1124" w:author="随遇而安 [2]" w:date="2024-11-06T08:48:22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25" w:author="随遇而安 [2]" w:date="2023-08-11T16:50:38Z">
            <w:rPr>
              <w:rFonts w:hint="eastAsia" w:ascii="仿宋" w:hAnsi="仿宋" w:eastAsia="仿宋" w:cs="仿宋"/>
              <w:sz w:val="24"/>
              <w:lang w:eastAsia="zh-CN"/>
            </w:rPr>
          </w:rPrChange>
        </w:rPr>
        <w:t>.1.2季节性安全检查</w:t>
      </w:r>
    </w:p>
    <w:p w14:paraId="3C6B56DD">
      <w:pPr>
        <w:spacing w:line="360" w:lineRule="auto"/>
        <w:ind w:firstLine="480" w:firstLineChars="200"/>
        <w:rPr>
          <w:rFonts w:ascii="仿宋" w:hAnsi="仿宋" w:eastAsia="仿宋" w:cs="仿宋"/>
          <w:color w:val="auto"/>
          <w:sz w:val="24"/>
          <w:highlight w:val="none"/>
          <w:lang w:eastAsia="zh-CN"/>
          <w:rPrChange w:id="1126"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27" w:author="随遇而安 [2]" w:date="2023-08-11T16:50:38Z">
            <w:rPr>
              <w:rFonts w:hint="eastAsia" w:ascii="仿宋" w:hAnsi="仿宋" w:eastAsia="仿宋" w:cs="仿宋"/>
              <w:sz w:val="24"/>
              <w:lang w:eastAsia="zh-CN"/>
            </w:rPr>
          </w:rPrChange>
        </w:rPr>
        <w:t>项目公司每季度开展至少开展1次季节性自检自查，可与综合性检查合并。</w:t>
      </w:r>
    </w:p>
    <w:p w14:paraId="0B04FF0C">
      <w:pPr>
        <w:spacing w:line="360" w:lineRule="auto"/>
        <w:ind w:firstLine="480" w:firstLineChars="200"/>
        <w:rPr>
          <w:rFonts w:ascii="仿宋" w:hAnsi="仿宋" w:eastAsia="仿宋" w:cs="仿宋"/>
          <w:color w:val="auto"/>
          <w:sz w:val="24"/>
          <w:highlight w:val="none"/>
          <w:lang w:eastAsia="zh-CN"/>
          <w:rPrChange w:id="1128" w:author="随遇而安 [2]" w:date="2023-08-11T16:50:38Z">
            <w:rPr>
              <w:rFonts w:ascii="仿宋" w:hAnsi="仿宋" w:eastAsia="仿宋" w:cs="仿宋"/>
              <w:sz w:val="24"/>
              <w:lang w:eastAsia="zh-CN"/>
            </w:rPr>
          </w:rPrChange>
        </w:rPr>
      </w:pPr>
      <w:del w:id="1129" w:author="随遇而安 [2]" w:date="2024-11-06T08:48:25Z">
        <w:r>
          <w:rPr>
            <w:rFonts w:hint="default" w:ascii="仿宋" w:hAnsi="仿宋" w:eastAsia="仿宋" w:cs="仿宋"/>
            <w:color w:val="auto"/>
            <w:sz w:val="24"/>
            <w:highlight w:val="none"/>
            <w:lang w:eastAsia="zh-CN"/>
            <w:rPrChange w:id="1130" w:author="随遇而安 [2]" w:date="2023-08-11T16:50:38Z">
              <w:rPr>
                <w:rFonts w:hint="eastAsia" w:ascii="仿宋" w:hAnsi="仿宋" w:eastAsia="仿宋" w:cs="仿宋"/>
                <w:sz w:val="24"/>
                <w:lang w:eastAsia="zh-CN"/>
              </w:rPr>
            </w:rPrChange>
          </w:rPr>
          <w:delText>5</w:delText>
        </w:r>
      </w:del>
      <w:ins w:id="1132" w:author="随遇而安 [2]" w:date="2024-11-06T08:48:25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33" w:author="随遇而安 [2]" w:date="2023-08-11T16:50:38Z">
            <w:rPr>
              <w:rFonts w:hint="eastAsia" w:ascii="仿宋" w:hAnsi="仿宋" w:eastAsia="仿宋" w:cs="仿宋"/>
              <w:sz w:val="24"/>
              <w:lang w:eastAsia="zh-CN"/>
            </w:rPr>
          </w:rPrChange>
        </w:rPr>
        <w:t>.1.3节假日前后检查</w:t>
      </w:r>
    </w:p>
    <w:p w14:paraId="646207DD">
      <w:pPr>
        <w:spacing w:line="360" w:lineRule="auto"/>
        <w:ind w:firstLine="480" w:firstLineChars="200"/>
        <w:rPr>
          <w:rFonts w:ascii="仿宋" w:hAnsi="仿宋" w:eastAsia="仿宋" w:cs="仿宋"/>
          <w:color w:val="auto"/>
          <w:sz w:val="24"/>
          <w:highlight w:val="none"/>
          <w:lang w:eastAsia="zh-CN"/>
          <w:rPrChange w:id="1134"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35" w:author="随遇而安 [2]" w:date="2023-08-11T16:50:38Z">
            <w:rPr>
              <w:rFonts w:hint="eastAsia" w:ascii="仿宋" w:hAnsi="仿宋" w:eastAsia="仿宋" w:cs="仿宋"/>
              <w:sz w:val="24"/>
              <w:lang w:eastAsia="zh-CN"/>
            </w:rPr>
          </w:rPrChange>
        </w:rPr>
        <w:t>项目公司在重大活动及节假日(前、后)或上级组织提出检查要求时，进行重大活动及节假日(前、后)HSE检查。</w:t>
      </w:r>
    </w:p>
    <w:p w14:paraId="74E4172D">
      <w:pPr>
        <w:spacing w:line="360" w:lineRule="auto"/>
        <w:ind w:firstLine="480" w:firstLineChars="200"/>
        <w:rPr>
          <w:rFonts w:ascii="仿宋" w:hAnsi="仿宋" w:eastAsia="仿宋" w:cs="仿宋"/>
          <w:color w:val="auto"/>
          <w:sz w:val="24"/>
          <w:highlight w:val="none"/>
          <w:lang w:eastAsia="zh-CN"/>
          <w:rPrChange w:id="1136" w:author="随遇而安 [2]" w:date="2023-08-11T16:50:38Z">
            <w:rPr>
              <w:rFonts w:ascii="仿宋" w:hAnsi="仿宋" w:eastAsia="仿宋" w:cs="仿宋"/>
              <w:sz w:val="24"/>
              <w:lang w:eastAsia="zh-CN"/>
            </w:rPr>
          </w:rPrChange>
        </w:rPr>
      </w:pPr>
      <w:del w:id="1137" w:author="随遇而安 [2]" w:date="2024-11-06T08:48:26Z">
        <w:r>
          <w:rPr>
            <w:rFonts w:hint="default" w:ascii="仿宋" w:hAnsi="仿宋" w:eastAsia="仿宋" w:cs="仿宋"/>
            <w:color w:val="auto"/>
            <w:sz w:val="24"/>
            <w:highlight w:val="none"/>
            <w:lang w:eastAsia="zh-CN"/>
            <w:rPrChange w:id="1138" w:author="随遇而安 [2]" w:date="2023-08-11T16:50:38Z">
              <w:rPr>
                <w:rFonts w:hint="eastAsia" w:ascii="仿宋" w:hAnsi="仿宋" w:eastAsia="仿宋" w:cs="仿宋"/>
                <w:sz w:val="24"/>
                <w:lang w:eastAsia="zh-CN"/>
              </w:rPr>
            </w:rPrChange>
          </w:rPr>
          <w:delText>5</w:delText>
        </w:r>
      </w:del>
      <w:ins w:id="1140" w:author="随遇而安 [2]" w:date="2024-11-06T08:48:26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41" w:author="随遇而安 [2]" w:date="2023-08-11T16:50:38Z">
            <w:rPr>
              <w:rFonts w:hint="eastAsia" w:ascii="仿宋" w:hAnsi="仿宋" w:eastAsia="仿宋" w:cs="仿宋"/>
              <w:sz w:val="24"/>
              <w:lang w:eastAsia="zh-CN"/>
            </w:rPr>
          </w:rPrChange>
        </w:rPr>
        <w:t>.1.4日常性检查</w:t>
      </w:r>
    </w:p>
    <w:p w14:paraId="2C60D8FA">
      <w:pPr>
        <w:spacing w:line="360" w:lineRule="auto"/>
        <w:ind w:firstLine="480" w:firstLineChars="200"/>
        <w:rPr>
          <w:rFonts w:ascii="仿宋" w:hAnsi="仿宋" w:eastAsia="仿宋" w:cs="仿宋"/>
          <w:color w:val="auto"/>
          <w:sz w:val="24"/>
          <w:highlight w:val="none"/>
          <w:lang w:eastAsia="zh-CN"/>
          <w:rPrChange w:id="1142"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43" w:author="随遇而安 [2]" w:date="2023-08-11T16:50:38Z">
            <w:rPr>
              <w:rFonts w:hint="eastAsia" w:ascii="仿宋" w:hAnsi="仿宋" w:eastAsia="仿宋" w:cs="仿宋"/>
              <w:sz w:val="24"/>
              <w:lang w:eastAsia="zh-CN"/>
            </w:rPr>
          </w:rPrChange>
        </w:rPr>
        <w:t>乡镇主管每日</w:t>
      </w:r>
      <w:del w:id="1144" w:author="随遇而安 [2]" w:date="2023-08-10T18:18:34Z">
        <w:r>
          <w:rPr>
            <w:rFonts w:hint="eastAsia" w:ascii="仿宋" w:hAnsi="仿宋" w:eastAsia="仿宋" w:cs="仿宋"/>
            <w:color w:val="auto"/>
            <w:sz w:val="24"/>
            <w:highlight w:val="none"/>
            <w:lang w:eastAsia="zh-CN"/>
            <w:rPrChange w:id="1145" w:author="随遇而安 [2]" w:date="2023-08-11T16:50:38Z">
              <w:rPr>
                <w:rFonts w:hint="eastAsia" w:ascii="仿宋" w:hAnsi="仿宋" w:eastAsia="仿宋" w:cs="仿宋"/>
                <w:sz w:val="24"/>
                <w:lang w:eastAsia="zh-CN"/>
              </w:rPr>
            </w:rPrChange>
          </w:rPr>
          <w:delText>每班至少</w:delText>
        </w:r>
      </w:del>
      <w:r>
        <w:rPr>
          <w:rFonts w:hint="eastAsia" w:ascii="仿宋" w:hAnsi="仿宋" w:eastAsia="仿宋" w:cs="仿宋"/>
          <w:color w:val="auto"/>
          <w:sz w:val="24"/>
          <w:highlight w:val="none"/>
          <w:lang w:eastAsia="zh-CN"/>
          <w:rPrChange w:id="1146" w:author="随遇而安 [2]" w:date="2023-08-11T16:50:38Z">
            <w:rPr>
              <w:rFonts w:hint="eastAsia" w:ascii="仿宋" w:hAnsi="仿宋" w:eastAsia="仿宋" w:cs="仿宋"/>
              <w:sz w:val="24"/>
              <w:lang w:eastAsia="zh-CN"/>
            </w:rPr>
          </w:rPrChange>
        </w:rPr>
        <w:t>开展1次班组级安全检查，项目公司安全管理人员负责组织、监督、指导各乡镇主管日常安全检查开展情况，并进行安全巡视。</w:t>
      </w:r>
    </w:p>
    <w:p w14:paraId="17B4AC06">
      <w:pPr>
        <w:spacing w:line="360" w:lineRule="auto"/>
        <w:ind w:firstLine="480" w:firstLineChars="200"/>
        <w:rPr>
          <w:rFonts w:ascii="仿宋" w:hAnsi="仿宋" w:eastAsia="仿宋" w:cs="仿宋"/>
          <w:color w:val="auto"/>
          <w:sz w:val="24"/>
          <w:highlight w:val="none"/>
          <w:lang w:eastAsia="zh-CN"/>
          <w:rPrChange w:id="1147" w:author="随遇而安 [2]" w:date="2023-08-11T16:50:38Z">
            <w:rPr>
              <w:rFonts w:ascii="仿宋" w:hAnsi="仿宋" w:eastAsia="仿宋" w:cs="仿宋"/>
              <w:sz w:val="24"/>
              <w:lang w:eastAsia="zh-CN"/>
            </w:rPr>
          </w:rPrChange>
        </w:rPr>
      </w:pPr>
      <w:del w:id="1148" w:author="随遇而安 [2]" w:date="2024-11-06T08:48:27Z">
        <w:r>
          <w:rPr>
            <w:rFonts w:hint="default" w:ascii="仿宋" w:hAnsi="仿宋" w:eastAsia="仿宋" w:cs="仿宋"/>
            <w:color w:val="auto"/>
            <w:sz w:val="24"/>
            <w:highlight w:val="none"/>
            <w:lang w:eastAsia="zh-CN"/>
            <w:rPrChange w:id="1149" w:author="随遇而安 [2]" w:date="2023-08-11T16:50:38Z">
              <w:rPr>
                <w:rFonts w:hint="eastAsia" w:ascii="仿宋" w:hAnsi="仿宋" w:eastAsia="仿宋" w:cs="仿宋"/>
                <w:sz w:val="24"/>
                <w:lang w:eastAsia="zh-CN"/>
              </w:rPr>
            </w:rPrChange>
          </w:rPr>
          <w:delText>5</w:delText>
        </w:r>
      </w:del>
      <w:ins w:id="1151" w:author="随遇而安 [2]" w:date="2024-11-06T08:48:27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52" w:author="随遇而安 [2]" w:date="2023-08-11T16:50:38Z">
            <w:rPr>
              <w:rFonts w:hint="eastAsia" w:ascii="仿宋" w:hAnsi="仿宋" w:eastAsia="仿宋" w:cs="仿宋"/>
              <w:sz w:val="24"/>
              <w:lang w:eastAsia="zh-CN"/>
            </w:rPr>
          </w:rPrChange>
        </w:rPr>
        <w:t>.1.5专业性检查及不定期检查</w:t>
      </w:r>
    </w:p>
    <w:p w14:paraId="654573ED">
      <w:pPr>
        <w:spacing w:line="360" w:lineRule="auto"/>
        <w:ind w:firstLine="480" w:firstLineChars="200"/>
        <w:rPr>
          <w:rFonts w:ascii="仿宋" w:hAnsi="仿宋" w:eastAsia="仿宋" w:cs="仿宋"/>
          <w:color w:val="auto"/>
          <w:sz w:val="24"/>
          <w:highlight w:val="none"/>
          <w:lang w:eastAsia="zh-CN"/>
          <w:rPrChange w:id="115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54" w:author="随遇而安 [2]" w:date="2023-08-11T16:50:38Z">
            <w:rPr>
              <w:rFonts w:hint="eastAsia" w:ascii="仿宋" w:hAnsi="仿宋" w:eastAsia="仿宋" w:cs="仿宋"/>
              <w:sz w:val="24"/>
              <w:lang w:eastAsia="zh-CN"/>
            </w:rPr>
          </w:rPrChange>
        </w:rPr>
        <w:t>a.项目公司根据实际需求以及上级要求开展专业性检查或不定期HSE检查。</w:t>
      </w:r>
    </w:p>
    <w:p w14:paraId="361CC3C3">
      <w:pPr>
        <w:spacing w:line="360" w:lineRule="auto"/>
        <w:ind w:firstLine="480" w:firstLineChars="200"/>
        <w:rPr>
          <w:rFonts w:ascii="仿宋" w:hAnsi="仿宋" w:eastAsia="仿宋" w:cs="仿宋"/>
          <w:color w:val="auto"/>
          <w:sz w:val="24"/>
          <w:highlight w:val="none"/>
          <w:lang w:eastAsia="zh-CN"/>
          <w:rPrChange w:id="115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56" w:author="随遇而安 [2]" w:date="2023-08-11T16:50:38Z">
            <w:rPr>
              <w:rFonts w:hint="eastAsia" w:ascii="仿宋" w:hAnsi="仿宋" w:eastAsia="仿宋" w:cs="仿宋"/>
              <w:sz w:val="24"/>
              <w:lang w:eastAsia="zh-CN"/>
            </w:rPr>
          </w:rPrChange>
        </w:rPr>
        <w:t>b.当发生以下情形之一时，各级组织应及时组织、实施针对性的安全检查：</w:t>
      </w:r>
    </w:p>
    <w:p w14:paraId="63149979">
      <w:pPr>
        <w:spacing w:line="360" w:lineRule="auto"/>
        <w:ind w:firstLine="480" w:firstLineChars="200"/>
        <w:rPr>
          <w:rFonts w:ascii="仿宋" w:hAnsi="仿宋" w:eastAsia="仿宋" w:cs="仿宋"/>
          <w:color w:val="auto"/>
          <w:sz w:val="24"/>
          <w:highlight w:val="none"/>
          <w:lang w:eastAsia="zh-CN"/>
          <w:rPrChange w:id="115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58" w:author="随遇而安 [2]" w:date="2023-08-11T16:50:38Z">
            <w:rPr>
              <w:rFonts w:hint="eastAsia" w:ascii="仿宋" w:hAnsi="仿宋" w:eastAsia="仿宋" w:cs="仿宋"/>
              <w:sz w:val="24"/>
              <w:lang w:eastAsia="zh-CN"/>
            </w:rPr>
          </w:rPrChange>
        </w:rPr>
        <w:t>(1)颁布实施有关新的法律法规、标准规范或原有适用法律法规、标准规范重新修订的；</w:t>
      </w:r>
    </w:p>
    <w:p w14:paraId="64B143F2">
      <w:pPr>
        <w:spacing w:line="360" w:lineRule="auto"/>
        <w:ind w:firstLine="480" w:firstLineChars="200"/>
        <w:rPr>
          <w:rFonts w:ascii="仿宋" w:hAnsi="仿宋" w:eastAsia="仿宋" w:cs="仿宋"/>
          <w:color w:val="auto"/>
          <w:sz w:val="24"/>
          <w:highlight w:val="none"/>
          <w:lang w:eastAsia="zh-CN"/>
          <w:rPrChange w:id="1159"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60" w:author="随遇而安 [2]" w:date="2023-08-11T16:50:38Z">
            <w:rPr>
              <w:rFonts w:hint="eastAsia" w:ascii="仿宋" w:hAnsi="仿宋" w:eastAsia="仿宋" w:cs="仿宋"/>
              <w:sz w:val="24"/>
              <w:lang w:eastAsia="zh-CN"/>
            </w:rPr>
          </w:rPrChange>
        </w:rPr>
        <w:t>(2)组织机构和人员发生重大调整的；</w:t>
      </w:r>
    </w:p>
    <w:p w14:paraId="5F41C961">
      <w:pPr>
        <w:spacing w:line="360" w:lineRule="auto"/>
        <w:ind w:firstLine="480" w:firstLineChars="200"/>
        <w:rPr>
          <w:rFonts w:ascii="仿宋" w:hAnsi="仿宋" w:eastAsia="仿宋" w:cs="仿宋"/>
          <w:color w:val="auto"/>
          <w:sz w:val="24"/>
          <w:highlight w:val="none"/>
          <w:lang w:eastAsia="zh-CN"/>
          <w:rPrChange w:id="116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62" w:author="随遇而安 [2]" w:date="2023-08-11T16:50:38Z">
            <w:rPr>
              <w:rFonts w:hint="eastAsia" w:ascii="仿宋" w:hAnsi="仿宋" w:eastAsia="仿宋" w:cs="仿宋"/>
              <w:sz w:val="24"/>
              <w:lang w:eastAsia="zh-CN"/>
            </w:rPr>
          </w:rPrChange>
        </w:rPr>
        <w:t>(3)生产运营、设备设施等发生重大改变的，应按变更管理要求进行风险评估；</w:t>
      </w:r>
    </w:p>
    <w:p w14:paraId="1D6BB9F1">
      <w:pPr>
        <w:spacing w:line="360" w:lineRule="auto"/>
        <w:ind w:firstLine="480" w:firstLineChars="200"/>
        <w:rPr>
          <w:rFonts w:ascii="仿宋" w:hAnsi="仿宋" w:eastAsia="仿宋" w:cs="仿宋"/>
          <w:color w:val="auto"/>
          <w:sz w:val="24"/>
          <w:highlight w:val="none"/>
          <w:lang w:eastAsia="zh-CN"/>
          <w:rPrChange w:id="116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64" w:author="随遇而安 [2]" w:date="2023-08-11T16:50:38Z">
            <w:rPr>
              <w:rFonts w:hint="eastAsia" w:ascii="仿宋" w:hAnsi="仿宋" w:eastAsia="仿宋" w:cs="仿宋"/>
              <w:sz w:val="24"/>
              <w:lang w:eastAsia="zh-CN"/>
            </w:rPr>
          </w:rPrChange>
        </w:rPr>
        <w:t>(4)外部安全生产环境发生重大变化；</w:t>
      </w:r>
    </w:p>
    <w:p w14:paraId="1DCA6AF1">
      <w:pPr>
        <w:spacing w:line="360" w:lineRule="auto"/>
        <w:ind w:firstLine="480" w:firstLineChars="200"/>
        <w:rPr>
          <w:rFonts w:ascii="仿宋" w:hAnsi="仿宋" w:eastAsia="仿宋" w:cs="仿宋"/>
          <w:color w:val="auto"/>
          <w:sz w:val="24"/>
          <w:highlight w:val="none"/>
          <w:lang w:eastAsia="zh-CN"/>
          <w:rPrChange w:id="116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66" w:author="随遇而安 [2]" w:date="2023-08-11T16:50:38Z">
            <w:rPr>
              <w:rFonts w:hint="eastAsia" w:ascii="仿宋" w:hAnsi="仿宋" w:eastAsia="仿宋" w:cs="仿宋"/>
              <w:sz w:val="24"/>
              <w:lang w:eastAsia="zh-CN"/>
            </w:rPr>
          </w:rPrChange>
        </w:rPr>
        <w:t>(5)企业内外部或同行业发生事故或对事故、事件有新的认识；</w:t>
      </w:r>
    </w:p>
    <w:p w14:paraId="1D9809B3">
      <w:pPr>
        <w:spacing w:line="360" w:lineRule="auto"/>
        <w:ind w:firstLine="480" w:firstLineChars="200"/>
        <w:rPr>
          <w:rFonts w:ascii="仿宋" w:hAnsi="仿宋" w:eastAsia="仿宋" w:cs="仿宋"/>
          <w:color w:val="auto"/>
          <w:sz w:val="24"/>
          <w:highlight w:val="none"/>
          <w:lang w:eastAsia="zh-CN"/>
          <w:rPrChange w:id="1167"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68" w:author="随遇而安 [2]" w:date="2023-08-11T16:50:38Z">
            <w:rPr>
              <w:rFonts w:hint="eastAsia" w:ascii="仿宋" w:hAnsi="仿宋" w:eastAsia="仿宋" w:cs="仿宋"/>
              <w:sz w:val="24"/>
              <w:lang w:eastAsia="zh-CN"/>
            </w:rPr>
          </w:rPrChange>
        </w:rPr>
        <w:t>(6)气候条件发生大的变化或预报可能发生重大自然灾害。</w:t>
      </w:r>
    </w:p>
    <w:p w14:paraId="56CC7C14">
      <w:pPr>
        <w:spacing w:line="360" w:lineRule="auto"/>
        <w:ind w:firstLine="480" w:firstLineChars="200"/>
        <w:rPr>
          <w:rFonts w:ascii="仿宋" w:hAnsi="仿宋" w:eastAsia="仿宋" w:cs="仿宋"/>
          <w:color w:val="auto"/>
          <w:sz w:val="24"/>
          <w:highlight w:val="none"/>
          <w:lang w:eastAsia="zh-CN"/>
          <w:rPrChange w:id="1169" w:author="随遇而安 [2]" w:date="2023-08-11T16:50:38Z">
            <w:rPr>
              <w:rFonts w:ascii="仿宋" w:hAnsi="仿宋" w:eastAsia="仿宋" w:cs="仿宋"/>
              <w:sz w:val="24"/>
              <w:lang w:eastAsia="zh-CN"/>
            </w:rPr>
          </w:rPrChange>
        </w:rPr>
      </w:pPr>
      <w:del w:id="1170" w:author="随遇而安 [2]" w:date="2024-11-06T08:48:30Z">
        <w:r>
          <w:rPr>
            <w:rFonts w:hint="default" w:ascii="仿宋" w:hAnsi="仿宋" w:eastAsia="仿宋" w:cs="仿宋"/>
            <w:color w:val="auto"/>
            <w:sz w:val="24"/>
            <w:highlight w:val="none"/>
            <w:lang w:eastAsia="zh-CN"/>
            <w:rPrChange w:id="1171" w:author="随遇而安 [2]" w:date="2023-08-11T16:50:38Z">
              <w:rPr>
                <w:rFonts w:hint="eastAsia" w:ascii="仿宋" w:hAnsi="仿宋" w:eastAsia="仿宋" w:cs="仿宋"/>
                <w:sz w:val="24"/>
                <w:lang w:eastAsia="zh-CN"/>
              </w:rPr>
            </w:rPrChange>
          </w:rPr>
          <w:delText>5</w:delText>
        </w:r>
      </w:del>
      <w:ins w:id="1173" w:author="随遇而安 [2]" w:date="2024-11-06T08:48:30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74" w:author="随遇而安 [2]" w:date="2023-08-11T16:50:38Z">
            <w:rPr>
              <w:rFonts w:hint="eastAsia" w:ascii="仿宋" w:hAnsi="仿宋" w:eastAsia="仿宋" w:cs="仿宋"/>
              <w:sz w:val="24"/>
              <w:lang w:eastAsia="zh-CN"/>
            </w:rPr>
          </w:rPrChange>
        </w:rPr>
        <w:t>.1.6事故类比隐患排查</w:t>
      </w:r>
    </w:p>
    <w:p w14:paraId="63135283">
      <w:pPr>
        <w:spacing w:line="360" w:lineRule="auto"/>
        <w:ind w:firstLine="480" w:firstLineChars="200"/>
        <w:rPr>
          <w:rFonts w:ascii="仿宋" w:hAnsi="仿宋" w:eastAsia="仿宋" w:cs="仿宋"/>
          <w:color w:val="auto"/>
          <w:sz w:val="24"/>
          <w:highlight w:val="none"/>
          <w:lang w:eastAsia="zh-CN"/>
          <w:rPrChange w:id="1175"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76" w:author="随遇而安 [2]" w:date="2023-08-11T16:50:38Z">
            <w:rPr>
              <w:rFonts w:hint="eastAsia" w:ascii="仿宋" w:hAnsi="仿宋" w:eastAsia="仿宋" w:cs="仿宋"/>
              <w:sz w:val="24"/>
              <w:lang w:eastAsia="zh-CN"/>
            </w:rPr>
          </w:rPrChange>
        </w:rPr>
        <w:t>项目公司获知集团内或同类项目发生伤亡事故、火灾事故后，应及时组织相应层级的专项HSE检查与隐患排查。</w:t>
      </w:r>
    </w:p>
    <w:p w14:paraId="06026123">
      <w:pPr>
        <w:spacing w:line="360" w:lineRule="auto"/>
        <w:ind w:firstLine="480" w:firstLineChars="200"/>
        <w:rPr>
          <w:rFonts w:ascii="仿宋" w:hAnsi="仿宋" w:eastAsia="仿宋" w:cs="仿宋"/>
          <w:color w:val="auto"/>
          <w:sz w:val="24"/>
          <w:highlight w:val="none"/>
          <w:lang w:eastAsia="zh-CN"/>
          <w:rPrChange w:id="1177" w:author="随遇而安 [2]" w:date="2023-08-11T16:50:38Z">
            <w:rPr>
              <w:rFonts w:ascii="仿宋" w:hAnsi="仿宋" w:eastAsia="仿宋" w:cs="仿宋"/>
              <w:sz w:val="24"/>
              <w:lang w:eastAsia="zh-CN"/>
            </w:rPr>
          </w:rPrChange>
        </w:rPr>
      </w:pPr>
      <w:del w:id="1178" w:author="随遇而安 [2]" w:date="2024-11-06T08:48:33Z">
        <w:r>
          <w:rPr>
            <w:rFonts w:hint="default" w:ascii="仿宋" w:hAnsi="仿宋" w:eastAsia="仿宋" w:cs="仿宋"/>
            <w:color w:val="auto"/>
            <w:sz w:val="24"/>
            <w:highlight w:val="none"/>
            <w:lang w:eastAsia="zh-CN"/>
            <w:rPrChange w:id="1179" w:author="随遇而安 [2]" w:date="2023-08-11T16:50:38Z">
              <w:rPr>
                <w:rFonts w:hint="eastAsia" w:ascii="仿宋" w:hAnsi="仿宋" w:eastAsia="仿宋" w:cs="仿宋"/>
                <w:sz w:val="24"/>
                <w:lang w:eastAsia="zh-CN"/>
              </w:rPr>
            </w:rPrChange>
          </w:rPr>
          <w:delText>5</w:delText>
        </w:r>
      </w:del>
      <w:ins w:id="1181" w:author="随遇而安 [2]" w:date="2024-11-06T08:48:33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82" w:author="随遇而安 [2]" w:date="2023-08-11T16:50:38Z">
            <w:rPr>
              <w:rFonts w:hint="eastAsia" w:ascii="仿宋" w:hAnsi="仿宋" w:eastAsia="仿宋" w:cs="仿宋"/>
              <w:sz w:val="24"/>
              <w:lang w:eastAsia="zh-CN"/>
            </w:rPr>
          </w:rPrChange>
        </w:rPr>
        <w:t>.1.7安全状态评估</w:t>
      </w:r>
    </w:p>
    <w:p w14:paraId="5C3BDEE1">
      <w:pPr>
        <w:spacing w:line="360" w:lineRule="auto"/>
        <w:ind w:firstLine="480" w:firstLineChars="200"/>
        <w:rPr>
          <w:rFonts w:ascii="仿宋" w:hAnsi="仿宋" w:eastAsia="仿宋" w:cs="仿宋"/>
          <w:color w:val="auto"/>
          <w:sz w:val="24"/>
          <w:highlight w:val="none"/>
          <w:lang w:eastAsia="zh-CN"/>
          <w:rPrChange w:id="118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184" w:author="随遇而安 [2]" w:date="2023-08-11T16:50:38Z">
            <w:rPr>
              <w:rFonts w:hint="eastAsia" w:ascii="仿宋" w:hAnsi="仿宋" w:eastAsia="仿宋" w:cs="仿宋"/>
              <w:sz w:val="24"/>
              <w:lang w:eastAsia="zh-CN"/>
            </w:rPr>
          </w:rPrChange>
        </w:rPr>
        <w:t>项目公司宜每年对本单位整体安全运营状态进行1次综合性评估。</w:t>
      </w:r>
    </w:p>
    <w:p w14:paraId="4DDF3CAD">
      <w:pPr>
        <w:spacing w:line="360" w:lineRule="auto"/>
        <w:ind w:firstLine="482" w:firstLineChars="200"/>
        <w:rPr>
          <w:rFonts w:ascii="仿宋" w:hAnsi="仿宋" w:eastAsia="仿宋" w:cs="仿宋"/>
          <w:b/>
          <w:bCs/>
          <w:color w:val="auto"/>
          <w:sz w:val="24"/>
          <w:highlight w:val="none"/>
          <w:lang w:eastAsia="zh-CN"/>
          <w:rPrChange w:id="1185" w:author="随遇而安 [2]" w:date="2023-08-11T16:50:38Z">
            <w:rPr>
              <w:rFonts w:ascii="仿宋" w:hAnsi="仿宋" w:eastAsia="仿宋" w:cs="仿宋"/>
              <w:b/>
              <w:bCs/>
              <w:sz w:val="24"/>
              <w:lang w:eastAsia="zh-CN"/>
            </w:rPr>
          </w:rPrChange>
        </w:rPr>
      </w:pPr>
      <w:del w:id="1186" w:author="随遇而安 [2]" w:date="2024-11-06T08:48:38Z">
        <w:r>
          <w:rPr>
            <w:rFonts w:hint="default" w:ascii="仿宋" w:hAnsi="仿宋" w:eastAsia="仿宋" w:cs="仿宋"/>
            <w:b/>
            <w:bCs/>
            <w:color w:val="auto"/>
            <w:sz w:val="24"/>
            <w:highlight w:val="none"/>
            <w:lang w:eastAsia="zh-CN"/>
            <w:rPrChange w:id="1187" w:author="随遇而安 [2]" w:date="2023-08-11T16:50:38Z">
              <w:rPr>
                <w:rFonts w:hint="eastAsia" w:ascii="仿宋" w:hAnsi="仿宋" w:eastAsia="仿宋" w:cs="仿宋"/>
                <w:b/>
                <w:bCs/>
                <w:sz w:val="24"/>
                <w:lang w:eastAsia="zh-CN"/>
              </w:rPr>
            </w:rPrChange>
          </w:rPr>
          <w:delText>5</w:delText>
        </w:r>
      </w:del>
      <w:ins w:id="1189" w:author="随遇而安 [2]" w:date="2024-11-06T08:48:38Z">
        <w:r>
          <w:rPr>
            <w:rFonts w:hint="eastAsia" w:ascii="仿宋" w:hAnsi="仿宋" w:eastAsia="仿宋" w:cs="仿宋"/>
            <w:b/>
            <w:bCs/>
            <w:color w:val="auto"/>
            <w:sz w:val="24"/>
            <w:highlight w:val="none"/>
            <w:lang w:eastAsia="zh-CN"/>
          </w:rPr>
          <w:t>6</w:t>
        </w:r>
      </w:ins>
      <w:r>
        <w:rPr>
          <w:rFonts w:hint="eastAsia" w:ascii="仿宋" w:hAnsi="仿宋" w:eastAsia="仿宋" w:cs="仿宋"/>
          <w:b/>
          <w:bCs/>
          <w:color w:val="auto"/>
          <w:sz w:val="24"/>
          <w:highlight w:val="none"/>
          <w:lang w:eastAsia="zh-CN"/>
          <w:rPrChange w:id="1190" w:author="随遇而安 [2]" w:date="2023-08-11T16:50:38Z">
            <w:rPr>
              <w:rFonts w:hint="eastAsia" w:ascii="仿宋" w:hAnsi="仿宋" w:eastAsia="仿宋" w:cs="仿宋"/>
              <w:b/>
              <w:bCs/>
              <w:sz w:val="24"/>
              <w:lang w:eastAsia="zh-CN"/>
            </w:rPr>
          </w:rPrChange>
        </w:rPr>
        <w:t>.2检查组织</w:t>
      </w:r>
    </w:p>
    <w:p w14:paraId="09E0B436">
      <w:pPr>
        <w:spacing w:line="360" w:lineRule="auto"/>
        <w:ind w:firstLine="480" w:firstLineChars="200"/>
        <w:rPr>
          <w:rFonts w:ascii="仿宋" w:hAnsi="仿宋" w:eastAsia="仿宋" w:cs="仿宋"/>
          <w:color w:val="auto"/>
          <w:sz w:val="24"/>
          <w:highlight w:val="none"/>
          <w:lang w:eastAsia="zh-CN"/>
          <w:rPrChange w:id="1191" w:author="随遇而安 [2]" w:date="2023-08-11T16:50:38Z">
            <w:rPr>
              <w:rFonts w:ascii="仿宋" w:hAnsi="仿宋" w:eastAsia="仿宋" w:cs="仿宋"/>
              <w:sz w:val="24"/>
              <w:lang w:eastAsia="zh-CN"/>
            </w:rPr>
          </w:rPrChange>
        </w:rPr>
      </w:pPr>
      <w:del w:id="1192" w:author="随遇而安 [2]" w:date="2024-11-06T08:48:39Z">
        <w:r>
          <w:rPr>
            <w:rFonts w:hint="default" w:ascii="仿宋" w:hAnsi="仿宋" w:eastAsia="仿宋" w:cs="仿宋"/>
            <w:color w:val="auto"/>
            <w:sz w:val="24"/>
            <w:highlight w:val="none"/>
            <w:lang w:eastAsia="zh-CN"/>
            <w:rPrChange w:id="1193" w:author="随遇而安 [2]" w:date="2023-08-11T16:50:38Z">
              <w:rPr>
                <w:rFonts w:hint="eastAsia" w:ascii="仿宋" w:hAnsi="仿宋" w:eastAsia="仿宋" w:cs="仿宋"/>
                <w:sz w:val="24"/>
                <w:lang w:eastAsia="zh-CN"/>
              </w:rPr>
            </w:rPrChange>
          </w:rPr>
          <w:delText>5</w:delText>
        </w:r>
      </w:del>
      <w:ins w:id="1195" w:author="随遇而安 [2]" w:date="2024-11-06T08:48:39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196" w:author="随遇而安 [2]" w:date="2023-08-11T16:50:38Z">
            <w:rPr>
              <w:rFonts w:hint="eastAsia" w:ascii="仿宋" w:hAnsi="仿宋" w:eastAsia="仿宋" w:cs="仿宋"/>
              <w:sz w:val="24"/>
              <w:lang w:eastAsia="zh-CN"/>
            </w:rPr>
          </w:rPrChange>
        </w:rPr>
        <w:t>.2.1 HSE检查</w:t>
      </w:r>
      <w:ins w:id="1197" w:author="金涛 刘" w:date="2023-08-04T09:13:00Z">
        <w:r>
          <w:rPr>
            <w:rFonts w:hint="eastAsia" w:ascii="仿宋" w:hAnsi="仿宋" w:eastAsia="仿宋" w:cs="仿宋"/>
            <w:color w:val="auto"/>
            <w:sz w:val="24"/>
            <w:highlight w:val="none"/>
            <w:lang w:eastAsia="zh-CN"/>
            <w:rPrChange w:id="1198" w:author="随遇而安 [2]" w:date="2023-08-11T16:50:38Z">
              <w:rPr>
                <w:rFonts w:hint="eastAsia" w:ascii="仿宋" w:hAnsi="仿宋" w:eastAsia="仿宋" w:cs="仿宋"/>
                <w:sz w:val="24"/>
                <w:lang w:eastAsia="zh-CN"/>
              </w:rPr>
            </w:rPrChange>
          </w:rPr>
          <w:t>分为</w:t>
        </w:r>
      </w:ins>
      <w:r>
        <w:rPr>
          <w:rFonts w:hint="eastAsia" w:ascii="仿宋" w:hAnsi="仿宋" w:eastAsia="仿宋" w:cs="仿宋"/>
          <w:color w:val="auto"/>
          <w:sz w:val="24"/>
          <w:highlight w:val="none"/>
          <w:lang w:eastAsia="zh-CN"/>
          <w:rPrChange w:id="1199" w:author="随遇而安 [2]" w:date="2023-08-11T16:50:38Z">
            <w:rPr>
              <w:rFonts w:hint="eastAsia" w:ascii="仿宋" w:hAnsi="仿宋" w:eastAsia="仿宋" w:cs="仿宋"/>
              <w:sz w:val="24"/>
              <w:lang w:eastAsia="zh-CN"/>
            </w:rPr>
          </w:rPrChange>
        </w:rPr>
        <w:t>项目公司级</w:t>
      </w:r>
      <w:del w:id="1200" w:author="金涛 刘" w:date="2023-08-04T09:13:00Z">
        <w:r>
          <w:rPr>
            <w:rFonts w:hint="eastAsia" w:ascii="仿宋" w:hAnsi="仿宋" w:eastAsia="仿宋" w:cs="仿宋"/>
            <w:color w:val="auto"/>
            <w:sz w:val="24"/>
            <w:highlight w:val="none"/>
            <w:lang w:eastAsia="zh-CN"/>
            <w:rPrChange w:id="1201" w:author="随遇而安 [2]" w:date="2023-08-11T16:50:38Z">
              <w:rPr>
                <w:rFonts w:hint="eastAsia" w:ascii="仿宋" w:hAnsi="仿宋" w:eastAsia="仿宋" w:cs="仿宋"/>
                <w:sz w:val="24"/>
                <w:lang w:eastAsia="zh-CN"/>
              </w:rPr>
            </w:rPrChange>
          </w:rPr>
          <w:delText>和</w:delText>
        </w:r>
      </w:del>
      <w:ins w:id="1202" w:author="金涛 刘" w:date="2023-08-04T09:13:00Z">
        <w:r>
          <w:rPr>
            <w:rFonts w:hint="eastAsia" w:ascii="仿宋" w:hAnsi="仿宋" w:eastAsia="仿宋" w:cs="仿宋"/>
            <w:color w:val="auto"/>
            <w:sz w:val="24"/>
            <w:highlight w:val="none"/>
            <w:lang w:eastAsia="zh-CN"/>
            <w:rPrChange w:id="1203" w:author="随遇而安 [2]" w:date="2023-08-11T16:50:38Z">
              <w:rPr>
                <w:rFonts w:hint="eastAsia" w:ascii="仿宋" w:hAnsi="仿宋" w:eastAsia="仿宋" w:cs="仿宋"/>
                <w:sz w:val="24"/>
                <w:lang w:eastAsia="zh-CN"/>
              </w:rPr>
            </w:rPrChange>
          </w:rPr>
          <w:t>、</w:t>
        </w:r>
      </w:ins>
      <w:del w:id="1204" w:author="金涛 刘" w:date="2023-08-04T09:11:00Z">
        <w:r>
          <w:rPr>
            <w:rFonts w:hint="eastAsia" w:ascii="仿宋" w:hAnsi="仿宋" w:eastAsia="仿宋" w:cs="仿宋"/>
            <w:color w:val="auto"/>
            <w:sz w:val="24"/>
            <w:highlight w:val="none"/>
            <w:lang w:eastAsia="zh-CN"/>
            <w:rPrChange w:id="1205" w:author="随遇而安 [2]" w:date="2023-08-11T16:50:38Z">
              <w:rPr>
                <w:rFonts w:hint="eastAsia" w:ascii="仿宋" w:hAnsi="仿宋" w:eastAsia="仿宋" w:cs="仿宋"/>
                <w:sz w:val="24"/>
                <w:lang w:eastAsia="zh-CN"/>
              </w:rPr>
            </w:rPrChange>
          </w:rPr>
          <w:delText>班组</w:delText>
        </w:r>
      </w:del>
      <w:ins w:id="1206" w:author="金涛 刘" w:date="2023-08-04T09:11:00Z">
        <w:r>
          <w:rPr>
            <w:rFonts w:hint="eastAsia" w:ascii="仿宋" w:hAnsi="仿宋" w:eastAsia="仿宋" w:cs="仿宋"/>
            <w:color w:val="auto"/>
            <w:sz w:val="24"/>
            <w:highlight w:val="none"/>
            <w:lang w:eastAsia="zh-CN"/>
            <w:rPrChange w:id="1207" w:author="随遇而安 [2]" w:date="2023-08-11T16:50:38Z">
              <w:rPr>
                <w:rFonts w:hint="eastAsia" w:ascii="仿宋" w:hAnsi="仿宋" w:eastAsia="仿宋" w:cs="仿宋"/>
                <w:sz w:val="24"/>
                <w:lang w:eastAsia="zh-CN"/>
              </w:rPr>
            </w:rPrChange>
          </w:rPr>
          <w:t>部门级</w:t>
        </w:r>
      </w:ins>
      <w:del w:id="1208" w:author="金涛 刘" w:date="2023-08-04T09:13:00Z">
        <w:r>
          <w:rPr>
            <w:rFonts w:hint="eastAsia" w:ascii="仿宋" w:hAnsi="仿宋" w:eastAsia="仿宋" w:cs="仿宋"/>
            <w:color w:val="auto"/>
            <w:sz w:val="24"/>
            <w:highlight w:val="none"/>
            <w:lang w:eastAsia="zh-CN"/>
            <w:rPrChange w:id="1209" w:author="随遇而安 [2]" w:date="2023-08-11T16:50:38Z">
              <w:rPr>
                <w:rFonts w:hint="eastAsia" w:ascii="仿宋" w:hAnsi="仿宋" w:eastAsia="仿宋" w:cs="仿宋"/>
                <w:sz w:val="24"/>
                <w:lang w:eastAsia="zh-CN"/>
              </w:rPr>
            </w:rPrChange>
          </w:rPr>
          <w:delText>级</w:delText>
        </w:r>
      </w:del>
      <w:ins w:id="1210" w:author="金涛 刘" w:date="2023-08-04T09:13:00Z">
        <w:r>
          <w:rPr>
            <w:rFonts w:hint="eastAsia" w:ascii="仿宋" w:hAnsi="仿宋" w:eastAsia="仿宋" w:cs="仿宋"/>
            <w:color w:val="auto"/>
            <w:sz w:val="24"/>
            <w:highlight w:val="none"/>
            <w:lang w:eastAsia="zh-CN"/>
            <w:rPrChange w:id="1211" w:author="随遇而安 [2]" w:date="2023-08-11T16:50:38Z">
              <w:rPr>
                <w:rFonts w:hint="eastAsia" w:ascii="仿宋" w:hAnsi="仿宋" w:eastAsia="仿宋" w:cs="仿宋"/>
                <w:sz w:val="24"/>
                <w:lang w:eastAsia="zh-CN"/>
              </w:rPr>
            </w:rPrChange>
          </w:rPr>
          <w:t>和班组级（乡镇）</w:t>
        </w:r>
      </w:ins>
      <w:r>
        <w:rPr>
          <w:rFonts w:hint="eastAsia" w:ascii="仿宋" w:hAnsi="仿宋" w:eastAsia="仿宋" w:cs="仿宋"/>
          <w:color w:val="auto"/>
          <w:sz w:val="24"/>
          <w:highlight w:val="none"/>
          <w:lang w:eastAsia="zh-CN"/>
          <w:rPrChange w:id="1212" w:author="随遇而安 [2]" w:date="2023-08-11T16:50:38Z">
            <w:rPr>
              <w:rFonts w:hint="eastAsia" w:ascii="仿宋" w:hAnsi="仿宋" w:eastAsia="仿宋" w:cs="仿宋"/>
              <w:sz w:val="24"/>
              <w:lang w:eastAsia="zh-CN"/>
            </w:rPr>
          </w:rPrChange>
        </w:rPr>
        <w:t>，各层级单位逐级建立HSE检查长效机制，相应HSE检查形式如下：</w:t>
      </w:r>
    </w:p>
    <w:p w14:paraId="2F15AA49">
      <w:pPr>
        <w:spacing w:line="360" w:lineRule="auto"/>
        <w:ind w:firstLine="480" w:firstLineChars="200"/>
        <w:rPr>
          <w:rFonts w:ascii="仿宋" w:hAnsi="仿宋" w:eastAsia="仿宋" w:cs="仿宋"/>
          <w:color w:val="auto"/>
          <w:sz w:val="24"/>
          <w:highlight w:val="none"/>
          <w:lang w:eastAsia="zh-CN"/>
          <w:rPrChange w:id="1213"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214" w:author="随遇而安 [2]" w:date="2023-08-11T16:50:38Z">
            <w:rPr>
              <w:rFonts w:hint="eastAsia" w:ascii="仿宋" w:hAnsi="仿宋" w:eastAsia="仿宋" w:cs="仿宋"/>
              <w:sz w:val="24"/>
              <w:lang w:eastAsia="zh-CN"/>
            </w:rPr>
          </w:rPrChange>
        </w:rPr>
        <w:t>a.</w:t>
      </w:r>
      <w:ins w:id="1215" w:author="金涛 刘" w:date="2023-08-04T09:14:00Z">
        <w:r>
          <w:rPr>
            <w:rFonts w:hint="eastAsia" w:ascii="仿宋" w:hAnsi="仿宋" w:eastAsia="仿宋" w:cs="仿宋"/>
            <w:color w:val="auto"/>
            <w:sz w:val="24"/>
            <w:highlight w:val="none"/>
            <w:lang w:eastAsia="zh-CN"/>
            <w:rPrChange w:id="1216" w:author="随遇而安 [2]" w:date="2023-08-11T16:50:38Z">
              <w:rPr>
                <w:rFonts w:hint="eastAsia" w:ascii="仿宋" w:hAnsi="仿宋" w:eastAsia="仿宋" w:cs="仿宋"/>
                <w:sz w:val="24"/>
                <w:lang w:eastAsia="zh-CN"/>
              </w:rPr>
            </w:rPrChange>
          </w:rPr>
          <w:t>公司级、部门级</w:t>
        </w:r>
      </w:ins>
      <w:del w:id="1217" w:author="金涛 刘" w:date="2023-08-04T09:13:00Z">
        <w:r>
          <w:rPr>
            <w:rFonts w:hint="eastAsia" w:ascii="仿宋" w:hAnsi="仿宋" w:eastAsia="仿宋" w:cs="仿宋"/>
            <w:color w:val="auto"/>
            <w:sz w:val="24"/>
            <w:highlight w:val="none"/>
            <w:lang w:eastAsia="zh-CN"/>
            <w:rPrChange w:id="1218" w:author="随遇而安 [2]" w:date="2023-08-11T16:50:38Z">
              <w:rPr>
                <w:rFonts w:hint="eastAsia" w:ascii="仿宋" w:hAnsi="仿宋" w:eastAsia="仿宋" w:cs="仿宋"/>
                <w:sz w:val="24"/>
                <w:lang w:eastAsia="zh-CN"/>
              </w:rPr>
            </w:rPrChange>
          </w:rPr>
          <w:delText>项目公司</w:delText>
        </w:r>
      </w:del>
      <w:r>
        <w:rPr>
          <w:rFonts w:hint="eastAsia" w:ascii="仿宋" w:hAnsi="仿宋" w:eastAsia="仿宋" w:cs="仿宋"/>
          <w:color w:val="auto"/>
          <w:sz w:val="24"/>
          <w:highlight w:val="none"/>
          <w:lang w:eastAsia="zh-CN"/>
          <w:rPrChange w:id="1219" w:author="随遇而安 [2]" w:date="2023-08-11T16:50:38Z">
            <w:rPr>
              <w:rFonts w:hint="eastAsia" w:ascii="仿宋" w:hAnsi="仿宋" w:eastAsia="仿宋" w:cs="仿宋"/>
              <w:sz w:val="24"/>
              <w:lang w:eastAsia="zh-CN"/>
            </w:rPr>
          </w:rPrChange>
        </w:rPr>
        <w:t>应采取日常性、综合性、专业性、季节性、重大活动及节假日(前、后)的HSE检查、事故类比隐患排查、安全状态评估相结合的HSE自检自查形式。</w:t>
      </w:r>
    </w:p>
    <w:p w14:paraId="29A28965">
      <w:pPr>
        <w:spacing w:line="360" w:lineRule="auto"/>
        <w:ind w:firstLine="480" w:firstLineChars="200"/>
        <w:rPr>
          <w:rFonts w:ascii="仿宋" w:hAnsi="仿宋" w:eastAsia="仿宋" w:cs="仿宋"/>
          <w:color w:val="auto"/>
          <w:sz w:val="24"/>
          <w:highlight w:val="none"/>
          <w:lang w:eastAsia="zh-CN"/>
          <w:rPrChange w:id="1220"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221" w:author="随遇而安 [2]" w:date="2023-08-11T16:50:38Z">
            <w:rPr>
              <w:rFonts w:hint="eastAsia" w:ascii="仿宋" w:hAnsi="仿宋" w:eastAsia="仿宋" w:cs="仿宋"/>
              <w:sz w:val="24"/>
              <w:lang w:eastAsia="zh-CN"/>
            </w:rPr>
          </w:rPrChange>
        </w:rPr>
        <w:t>b.</w:t>
      </w:r>
      <w:ins w:id="1222" w:author="金涛 刘" w:date="2023-08-04T09:14:00Z">
        <w:r>
          <w:rPr>
            <w:rFonts w:hint="eastAsia" w:ascii="仿宋" w:hAnsi="仿宋" w:eastAsia="仿宋" w:cs="仿宋"/>
            <w:color w:val="auto"/>
            <w:sz w:val="24"/>
            <w:highlight w:val="none"/>
            <w:lang w:eastAsia="zh-CN"/>
            <w:rPrChange w:id="1223" w:author="随遇而安 [2]" w:date="2023-08-11T16:50:38Z">
              <w:rPr>
                <w:rFonts w:hint="eastAsia" w:ascii="仿宋" w:hAnsi="仿宋" w:eastAsia="仿宋" w:cs="仿宋"/>
                <w:sz w:val="24"/>
                <w:lang w:eastAsia="zh-CN"/>
              </w:rPr>
            </w:rPrChange>
          </w:rPr>
          <w:t xml:space="preserve"> 班组级（乡镇）</w:t>
        </w:r>
      </w:ins>
      <w:del w:id="1224" w:author="金涛 刘" w:date="2023-08-04T09:14:00Z">
        <w:r>
          <w:rPr>
            <w:rFonts w:hint="eastAsia" w:ascii="仿宋" w:hAnsi="仿宋" w:eastAsia="仿宋" w:cs="仿宋"/>
            <w:color w:val="auto"/>
            <w:sz w:val="24"/>
            <w:highlight w:val="none"/>
            <w:lang w:eastAsia="zh-CN"/>
            <w:rPrChange w:id="1225" w:author="随遇而安 [2]" w:date="2023-08-11T16:50:38Z">
              <w:rPr>
                <w:rFonts w:hint="eastAsia" w:ascii="仿宋" w:hAnsi="仿宋" w:eastAsia="仿宋" w:cs="仿宋"/>
                <w:sz w:val="24"/>
                <w:lang w:eastAsia="zh-CN"/>
              </w:rPr>
            </w:rPrChange>
          </w:rPr>
          <w:delText>乡镇主管</w:delText>
        </w:r>
      </w:del>
      <w:r>
        <w:rPr>
          <w:rFonts w:hint="eastAsia" w:ascii="仿宋" w:hAnsi="仿宋" w:eastAsia="仿宋" w:cs="仿宋"/>
          <w:color w:val="auto"/>
          <w:sz w:val="24"/>
          <w:highlight w:val="none"/>
          <w:lang w:eastAsia="zh-CN"/>
          <w:rPrChange w:id="1226" w:author="随遇而安 [2]" w:date="2023-08-11T16:50:38Z">
            <w:rPr>
              <w:rFonts w:hint="eastAsia" w:ascii="仿宋" w:hAnsi="仿宋" w:eastAsia="仿宋" w:cs="仿宋"/>
              <w:sz w:val="24"/>
              <w:lang w:eastAsia="zh-CN"/>
            </w:rPr>
          </w:rPrChange>
        </w:rPr>
        <w:t>应进行日常安全检查以及事故类比隐患排查。</w:t>
      </w:r>
    </w:p>
    <w:p w14:paraId="3DC32DE0">
      <w:pPr>
        <w:spacing w:line="360" w:lineRule="auto"/>
        <w:ind w:firstLine="480" w:firstLineChars="200"/>
        <w:rPr>
          <w:rFonts w:ascii="仿宋" w:hAnsi="仿宋" w:eastAsia="仿宋" w:cs="仿宋"/>
          <w:color w:val="auto"/>
          <w:sz w:val="24"/>
          <w:highlight w:val="none"/>
          <w:lang w:eastAsia="zh-CN"/>
          <w:rPrChange w:id="1227" w:author="随遇而安 [2]" w:date="2023-08-11T16:50:38Z">
            <w:rPr>
              <w:rFonts w:ascii="仿宋" w:hAnsi="仿宋" w:eastAsia="仿宋" w:cs="仿宋"/>
              <w:sz w:val="24"/>
              <w:lang w:eastAsia="zh-CN"/>
            </w:rPr>
          </w:rPrChange>
        </w:rPr>
      </w:pPr>
      <w:del w:id="1228" w:author="随遇而安 [2]" w:date="2024-11-06T08:48:42Z">
        <w:r>
          <w:rPr>
            <w:rFonts w:hint="default" w:ascii="仿宋" w:hAnsi="仿宋" w:eastAsia="仿宋" w:cs="仿宋"/>
            <w:color w:val="auto"/>
            <w:sz w:val="24"/>
            <w:highlight w:val="none"/>
            <w:lang w:eastAsia="zh-CN"/>
            <w:rPrChange w:id="1229" w:author="随遇而安 [2]" w:date="2023-08-11T16:50:38Z">
              <w:rPr>
                <w:rFonts w:hint="eastAsia" w:ascii="仿宋" w:hAnsi="仿宋" w:eastAsia="仿宋" w:cs="仿宋"/>
                <w:sz w:val="24"/>
                <w:lang w:eastAsia="zh-CN"/>
              </w:rPr>
            </w:rPrChange>
          </w:rPr>
          <w:delText>5</w:delText>
        </w:r>
      </w:del>
      <w:ins w:id="1231" w:author="随遇而安 [2]" w:date="2024-11-06T08:48:42Z">
        <w:r>
          <w:rPr>
            <w:rFonts w:hint="eastAsia" w:ascii="仿宋" w:hAnsi="仿宋" w:eastAsia="仿宋" w:cs="仿宋"/>
            <w:color w:val="auto"/>
            <w:sz w:val="24"/>
            <w:highlight w:val="none"/>
            <w:lang w:eastAsia="zh-CN"/>
          </w:rPr>
          <w:t>6</w:t>
        </w:r>
      </w:ins>
      <w:r>
        <w:rPr>
          <w:rFonts w:hint="eastAsia" w:ascii="仿宋" w:hAnsi="仿宋" w:eastAsia="仿宋" w:cs="仿宋"/>
          <w:color w:val="auto"/>
          <w:sz w:val="24"/>
          <w:highlight w:val="none"/>
          <w:lang w:eastAsia="zh-CN"/>
          <w:rPrChange w:id="1232" w:author="随遇而安 [2]" w:date="2023-08-11T16:50:38Z">
            <w:rPr>
              <w:rFonts w:hint="eastAsia" w:ascii="仿宋" w:hAnsi="仿宋" w:eastAsia="仿宋" w:cs="仿宋"/>
              <w:sz w:val="24"/>
              <w:lang w:eastAsia="zh-CN"/>
            </w:rPr>
          </w:rPrChange>
        </w:rPr>
        <w:t>.2.2 HSE检查实行带队领导负责制。项目公司综合性检查应由项目公司负责人或者分管生产安全的领导带队。</w:t>
      </w:r>
    </w:p>
    <w:p w14:paraId="46B9E991">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1233" w:author="随遇而安 [2]" w:date="2023-08-11T16:50:38Z">
            <w:rPr>
              <w:rFonts w:ascii="宋体"/>
              <w:b/>
              <w:sz w:val="24"/>
              <w:lang w:eastAsia="zh-CN"/>
            </w:rPr>
          </w:rPrChange>
        </w:rPr>
      </w:pPr>
      <w:bookmarkStart w:id="23" w:name="_Toc23963"/>
      <w:bookmarkStart w:id="24" w:name="_Toc17395"/>
      <w:bookmarkStart w:id="25" w:name="_Toc3819"/>
      <w:bookmarkStart w:id="26" w:name="_Toc3501"/>
      <w:r>
        <w:rPr>
          <w:rFonts w:hint="eastAsia" w:ascii="宋体"/>
          <w:b/>
          <w:color w:val="auto"/>
          <w:sz w:val="24"/>
          <w:highlight w:val="none"/>
          <w:lang w:eastAsia="zh-CN"/>
          <w:rPrChange w:id="1234" w:author="随遇而安 [2]" w:date="2023-08-11T16:50:38Z">
            <w:rPr>
              <w:rFonts w:hint="eastAsia" w:ascii="宋体"/>
              <w:b/>
              <w:sz w:val="24"/>
              <w:lang w:eastAsia="zh-CN"/>
            </w:rPr>
          </w:rPrChange>
        </w:rPr>
        <w:t>隐患排查治理</w:t>
      </w:r>
      <w:bookmarkEnd w:id="23"/>
      <w:bookmarkEnd w:id="24"/>
      <w:bookmarkEnd w:id="25"/>
      <w:bookmarkEnd w:id="26"/>
    </w:p>
    <w:p w14:paraId="7B1BBD56">
      <w:pPr>
        <w:spacing w:line="360" w:lineRule="auto"/>
        <w:ind w:firstLine="482" w:firstLineChars="200"/>
        <w:rPr>
          <w:rFonts w:ascii="仿宋" w:hAnsi="仿宋" w:eastAsia="仿宋" w:cs="仿宋"/>
          <w:b/>
          <w:bCs/>
          <w:color w:val="auto"/>
          <w:sz w:val="24"/>
          <w:highlight w:val="none"/>
          <w:lang w:eastAsia="zh-CN"/>
          <w:rPrChange w:id="1235" w:author="随遇而安 [2]" w:date="2023-08-11T16:50:38Z">
            <w:rPr>
              <w:rFonts w:ascii="仿宋" w:hAnsi="仿宋" w:eastAsia="仿宋" w:cs="仿宋"/>
              <w:b/>
              <w:bCs/>
              <w:sz w:val="24"/>
              <w:lang w:eastAsia="zh-CN"/>
            </w:rPr>
          </w:rPrChange>
        </w:rPr>
      </w:pPr>
      <w:del w:id="1236" w:author="随遇而安 [2]" w:date="2024-11-06T08:48:53Z">
        <w:r>
          <w:rPr>
            <w:rFonts w:hint="default" w:ascii="仿宋" w:hAnsi="仿宋" w:eastAsia="仿宋" w:cs="仿宋"/>
            <w:b/>
            <w:bCs/>
            <w:color w:val="auto"/>
            <w:sz w:val="24"/>
            <w:highlight w:val="none"/>
            <w:lang w:eastAsia="zh-CN"/>
            <w:rPrChange w:id="1237" w:author="随遇而安 [2]" w:date="2023-08-11T16:50:38Z">
              <w:rPr>
                <w:rFonts w:hint="eastAsia" w:ascii="仿宋" w:hAnsi="仿宋" w:eastAsia="仿宋" w:cs="仿宋"/>
                <w:b/>
                <w:bCs/>
                <w:sz w:val="24"/>
                <w:lang w:eastAsia="zh-CN"/>
              </w:rPr>
            </w:rPrChange>
          </w:rPr>
          <w:delText>6</w:delText>
        </w:r>
      </w:del>
      <w:ins w:id="1239" w:author="随遇而安 [2]" w:date="2024-11-06T08:48:53Z">
        <w:r>
          <w:rPr>
            <w:rFonts w:hint="eastAsia" w:ascii="仿宋" w:hAnsi="仿宋" w:eastAsia="仿宋" w:cs="仿宋"/>
            <w:b/>
            <w:bCs/>
            <w:color w:val="auto"/>
            <w:sz w:val="24"/>
            <w:highlight w:val="none"/>
            <w:lang w:eastAsia="zh-CN"/>
          </w:rPr>
          <w:t>7</w:t>
        </w:r>
      </w:ins>
      <w:r>
        <w:rPr>
          <w:rFonts w:hint="eastAsia" w:ascii="仿宋" w:hAnsi="仿宋" w:eastAsia="仿宋" w:cs="仿宋"/>
          <w:b/>
          <w:bCs/>
          <w:color w:val="auto"/>
          <w:sz w:val="24"/>
          <w:highlight w:val="none"/>
          <w:lang w:eastAsia="zh-CN"/>
          <w:rPrChange w:id="1240" w:author="随遇而安 [2]" w:date="2023-08-11T16:50:38Z">
            <w:rPr>
              <w:rFonts w:hint="eastAsia" w:ascii="仿宋" w:hAnsi="仿宋" w:eastAsia="仿宋" w:cs="仿宋"/>
              <w:b/>
              <w:bCs/>
              <w:sz w:val="24"/>
              <w:lang w:eastAsia="zh-CN"/>
            </w:rPr>
          </w:rPrChange>
        </w:rPr>
        <w:t>.1隐患分级</w:t>
      </w:r>
    </w:p>
    <w:p w14:paraId="150562C9">
      <w:pPr>
        <w:spacing w:line="360" w:lineRule="auto"/>
        <w:ind w:firstLine="480" w:firstLineChars="200"/>
        <w:rPr>
          <w:rFonts w:ascii="仿宋" w:hAnsi="仿宋" w:eastAsia="仿宋" w:cs="仿宋"/>
          <w:color w:val="auto"/>
          <w:sz w:val="24"/>
          <w:highlight w:val="none"/>
          <w:lang w:eastAsia="zh-CN"/>
          <w:rPrChange w:id="124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242" w:author="随遇而安 [2]" w:date="2023-08-11T16:50:38Z">
            <w:rPr>
              <w:rFonts w:hint="eastAsia" w:ascii="仿宋" w:hAnsi="仿宋" w:eastAsia="仿宋" w:cs="仿宋"/>
              <w:sz w:val="24"/>
              <w:lang w:eastAsia="zh-CN"/>
            </w:rPr>
          </w:rPrChange>
        </w:rPr>
        <w:t>项目公司实行隐患分级管理，按照隐患可能导致的后果、整改难易程度、所需费用金额等确定隐患等级。</w:t>
      </w:r>
    </w:p>
    <w:p w14:paraId="6E1CD9E3">
      <w:pPr>
        <w:spacing w:line="360" w:lineRule="auto"/>
        <w:ind w:firstLine="480" w:firstLineChars="200"/>
        <w:rPr>
          <w:rFonts w:ascii="仿宋" w:hAnsi="仿宋" w:eastAsia="仿宋" w:cs="仿宋"/>
          <w:color w:val="auto"/>
          <w:sz w:val="24"/>
          <w:highlight w:val="none"/>
          <w:lang w:eastAsia="zh-CN"/>
          <w:rPrChange w:id="1243" w:author="随遇而安 [2]" w:date="2023-08-11T16:50:38Z">
            <w:rPr>
              <w:rFonts w:ascii="仿宋" w:hAnsi="仿宋" w:eastAsia="仿宋" w:cs="仿宋"/>
              <w:sz w:val="24"/>
              <w:lang w:eastAsia="zh-CN"/>
            </w:rPr>
          </w:rPrChange>
        </w:rPr>
      </w:pPr>
      <w:del w:id="1244" w:author="随遇而安 [2]" w:date="2024-11-06T08:48:55Z">
        <w:r>
          <w:rPr>
            <w:rFonts w:hint="default" w:ascii="仿宋" w:hAnsi="仿宋" w:eastAsia="仿宋" w:cs="仿宋"/>
            <w:color w:val="auto"/>
            <w:sz w:val="24"/>
            <w:highlight w:val="none"/>
            <w:lang w:eastAsia="zh-CN"/>
            <w:rPrChange w:id="1245" w:author="随遇而安 [2]" w:date="2023-08-11T16:50:38Z">
              <w:rPr>
                <w:rFonts w:hint="eastAsia" w:ascii="仿宋" w:hAnsi="仿宋" w:eastAsia="仿宋" w:cs="仿宋"/>
                <w:sz w:val="24"/>
                <w:lang w:eastAsia="zh-CN"/>
              </w:rPr>
            </w:rPrChange>
          </w:rPr>
          <w:delText>6</w:delText>
        </w:r>
      </w:del>
      <w:ins w:id="1247" w:author="随遇而安 [2]" w:date="2024-11-06T08:48:55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48" w:author="随遇而安 [2]" w:date="2023-08-11T16:50:38Z">
            <w:rPr>
              <w:rFonts w:hint="eastAsia" w:ascii="仿宋" w:hAnsi="仿宋" w:eastAsia="仿宋" w:cs="仿宋"/>
              <w:sz w:val="24"/>
              <w:lang w:eastAsia="zh-CN"/>
            </w:rPr>
          </w:rPrChange>
        </w:rPr>
        <w:t>.1.1一级隐患是指危害或整改难度较大，6个月以内不能完成整改，或需要停产，或整改投资需要20万元(含)以上的隐患。</w:t>
      </w:r>
    </w:p>
    <w:p w14:paraId="01EE9961">
      <w:pPr>
        <w:spacing w:line="360" w:lineRule="auto"/>
        <w:ind w:firstLine="480" w:firstLineChars="200"/>
        <w:rPr>
          <w:rFonts w:ascii="仿宋" w:hAnsi="仿宋" w:eastAsia="仿宋" w:cs="仿宋"/>
          <w:color w:val="auto"/>
          <w:sz w:val="24"/>
          <w:highlight w:val="none"/>
          <w:lang w:eastAsia="zh-CN"/>
          <w:rPrChange w:id="1249" w:author="随遇而安 [2]" w:date="2023-08-11T16:50:38Z">
            <w:rPr>
              <w:rFonts w:ascii="仿宋" w:hAnsi="仿宋" w:eastAsia="仿宋" w:cs="仿宋"/>
              <w:sz w:val="24"/>
              <w:lang w:eastAsia="zh-CN"/>
            </w:rPr>
          </w:rPrChange>
        </w:rPr>
      </w:pPr>
      <w:del w:id="1250" w:author="随遇而安 [2]" w:date="2024-11-06T08:48:56Z">
        <w:r>
          <w:rPr>
            <w:rFonts w:hint="default" w:ascii="仿宋" w:hAnsi="仿宋" w:eastAsia="仿宋" w:cs="仿宋"/>
            <w:color w:val="auto"/>
            <w:sz w:val="24"/>
            <w:highlight w:val="none"/>
            <w:lang w:eastAsia="zh-CN"/>
            <w:rPrChange w:id="1251" w:author="随遇而安 [2]" w:date="2023-08-11T16:50:38Z">
              <w:rPr>
                <w:rFonts w:hint="eastAsia" w:ascii="仿宋" w:hAnsi="仿宋" w:eastAsia="仿宋" w:cs="仿宋"/>
                <w:sz w:val="24"/>
                <w:lang w:eastAsia="zh-CN"/>
              </w:rPr>
            </w:rPrChange>
          </w:rPr>
          <w:delText>6</w:delText>
        </w:r>
      </w:del>
      <w:ins w:id="1253" w:author="随遇而安 [2]" w:date="2024-11-06T08:48:56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54" w:author="随遇而安 [2]" w:date="2023-08-11T16:50:38Z">
            <w:rPr>
              <w:rFonts w:hint="eastAsia" w:ascii="仿宋" w:hAnsi="仿宋" w:eastAsia="仿宋" w:cs="仿宋"/>
              <w:sz w:val="24"/>
              <w:lang w:eastAsia="zh-CN"/>
            </w:rPr>
          </w:rPrChange>
        </w:rPr>
        <w:t>.1.2二级隐患是指有一定的危害性或整改难度，3个月以内不能完成整改，或整改投资5万元(含)以上、20万元以下的隐患。</w:t>
      </w:r>
    </w:p>
    <w:p w14:paraId="087FDC9E">
      <w:pPr>
        <w:spacing w:line="360" w:lineRule="auto"/>
        <w:ind w:firstLine="480" w:firstLineChars="200"/>
        <w:rPr>
          <w:rFonts w:ascii="仿宋" w:hAnsi="仿宋" w:eastAsia="仿宋" w:cs="仿宋"/>
          <w:color w:val="auto"/>
          <w:sz w:val="24"/>
          <w:highlight w:val="none"/>
          <w:lang w:eastAsia="zh-CN"/>
          <w:rPrChange w:id="1255" w:author="随遇而安 [2]" w:date="2023-08-11T16:50:38Z">
            <w:rPr>
              <w:rFonts w:ascii="仿宋" w:hAnsi="仿宋" w:eastAsia="仿宋" w:cs="仿宋"/>
              <w:sz w:val="24"/>
              <w:lang w:eastAsia="zh-CN"/>
            </w:rPr>
          </w:rPrChange>
        </w:rPr>
      </w:pPr>
      <w:del w:id="1256" w:author="随遇而安 [2]" w:date="2024-11-06T08:48:57Z">
        <w:r>
          <w:rPr>
            <w:rFonts w:hint="default" w:ascii="仿宋" w:hAnsi="仿宋" w:eastAsia="仿宋" w:cs="仿宋"/>
            <w:color w:val="auto"/>
            <w:sz w:val="24"/>
            <w:highlight w:val="none"/>
            <w:lang w:eastAsia="zh-CN"/>
            <w:rPrChange w:id="1257" w:author="随遇而安 [2]" w:date="2023-08-11T16:50:38Z">
              <w:rPr>
                <w:rFonts w:hint="eastAsia" w:ascii="仿宋" w:hAnsi="仿宋" w:eastAsia="仿宋" w:cs="仿宋"/>
                <w:sz w:val="24"/>
                <w:lang w:eastAsia="zh-CN"/>
              </w:rPr>
            </w:rPrChange>
          </w:rPr>
          <w:delText>6</w:delText>
        </w:r>
      </w:del>
      <w:ins w:id="1259" w:author="随遇而安 [2]" w:date="2024-11-06T08:48:57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60" w:author="随遇而安 [2]" w:date="2023-08-11T16:50:38Z">
            <w:rPr>
              <w:rFonts w:hint="eastAsia" w:ascii="仿宋" w:hAnsi="仿宋" w:eastAsia="仿宋" w:cs="仿宋"/>
              <w:sz w:val="24"/>
              <w:lang w:eastAsia="zh-CN"/>
            </w:rPr>
          </w:rPrChange>
        </w:rPr>
        <w:t>.1.3三级隐患是指除一级、二级隐患以外，未对生产经营造成影响或影响程度十分有限，且整改投资5万元以下，或发现后能够立即整改排除的其它隐患。</w:t>
      </w:r>
    </w:p>
    <w:p w14:paraId="2DC1EB14">
      <w:pPr>
        <w:spacing w:line="360" w:lineRule="auto"/>
        <w:ind w:firstLine="480" w:firstLineChars="200"/>
        <w:rPr>
          <w:rFonts w:ascii="仿宋" w:hAnsi="仿宋" w:eastAsia="仿宋" w:cs="仿宋"/>
          <w:color w:val="auto"/>
          <w:sz w:val="24"/>
          <w:highlight w:val="none"/>
          <w:lang w:eastAsia="zh-CN"/>
          <w:rPrChange w:id="1261" w:author="随遇而安 [2]" w:date="2023-08-11T16:50:38Z">
            <w:rPr>
              <w:rFonts w:ascii="仿宋" w:hAnsi="仿宋" w:eastAsia="仿宋" w:cs="仿宋"/>
              <w:sz w:val="24"/>
              <w:lang w:eastAsia="zh-CN"/>
            </w:rPr>
          </w:rPrChange>
        </w:rPr>
      </w:pPr>
      <w:del w:id="1262" w:author="随遇而安 [2]" w:date="2024-11-06T08:48:58Z">
        <w:r>
          <w:rPr>
            <w:rFonts w:hint="default" w:ascii="仿宋" w:hAnsi="仿宋" w:eastAsia="仿宋" w:cs="仿宋"/>
            <w:color w:val="auto"/>
            <w:sz w:val="24"/>
            <w:highlight w:val="none"/>
            <w:lang w:eastAsia="zh-CN"/>
            <w:rPrChange w:id="1263" w:author="随遇而安 [2]" w:date="2023-08-11T16:50:38Z">
              <w:rPr>
                <w:rFonts w:hint="eastAsia" w:ascii="仿宋" w:hAnsi="仿宋" w:eastAsia="仿宋" w:cs="仿宋"/>
                <w:sz w:val="24"/>
                <w:lang w:eastAsia="zh-CN"/>
              </w:rPr>
            </w:rPrChange>
          </w:rPr>
          <w:delText>6</w:delText>
        </w:r>
      </w:del>
      <w:ins w:id="1265" w:author="随遇而安 [2]" w:date="2024-11-06T08:48:58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66" w:author="随遇而安 [2]" w:date="2023-08-11T16:50:38Z">
            <w:rPr>
              <w:rFonts w:hint="eastAsia" w:ascii="仿宋" w:hAnsi="仿宋" w:eastAsia="仿宋" w:cs="仿宋"/>
              <w:sz w:val="24"/>
              <w:lang w:eastAsia="zh-CN"/>
            </w:rPr>
          </w:rPrChange>
        </w:rPr>
        <w:t>.1.4将一级隐患视为《安全生产事故隐患排查治理暂行规定》中规定的重大事故隐患范畴；二、三级隐患视为一般事故隐患范畴。</w:t>
      </w:r>
    </w:p>
    <w:p w14:paraId="40783BA6">
      <w:pPr>
        <w:spacing w:line="360" w:lineRule="auto"/>
        <w:ind w:firstLine="482" w:firstLineChars="200"/>
        <w:rPr>
          <w:rFonts w:ascii="仿宋" w:hAnsi="仿宋" w:eastAsia="仿宋" w:cs="仿宋"/>
          <w:b/>
          <w:bCs/>
          <w:color w:val="auto"/>
          <w:sz w:val="24"/>
          <w:highlight w:val="none"/>
          <w:lang w:eastAsia="zh-CN"/>
          <w:rPrChange w:id="1267" w:author="随遇而安 [2]" w:date="2023-08-11T16:50:38Z">
            <w:rPr>
              <w:rFonts w:ascii="仿宋" w:hAnsi="仿宋" w:eastAsia="仿宋" w:cs="仿宋"/>
              <w:b/>
              <w:bCs/>
              <w:sz w:val="24"/>
              <w:lang w:eastAsia="zh-CN"/>
            </w:rPr>
          </w:rPrChange>
        </w:rPr>
      </w:pPr>
      <w:del w:id="1268" w:author="随遇而安 [2]" w:date="2024-11-06T08:49:09Z">
        <w:r>
          <w:rPr>
            <w:rFonts w:hint="default" w:ascii="仿宋" w:hAnsi="仿宋" w:eastAsia="仿宋" w:cs="仿宋"/>
            <w:b/>
            <w:bCs/>
            <w:color w:val="auto"/>
            <w:sz w:val="24"/>
            <w:highlight w:val="none"/>
            <w:lang w:eastAsia="zh-CN"/>
            <w:rPrChange w:id="1269" w:author="随遇而安 [2]" w:date="2023-08-11T16:50:38Z">
              <w:rPr>
                <w:rFonts w:hint="eastAsia" w:ascii="仿宋" w:hAnsi="仿宋" w:eastAsia="仿宋" w:cs="仿宋"/>
                <w:b/>
                <w:bCs/>
                <w:sz w:val="24"/>
                <w:lang w:eastAsia="zh-CN"/>
              </w:rPr>
            </w:rPrChange>
          </w:rPr>
          <w:delText>6</w:delText>
        </w:r>
      </w:del>
      <w:ins w:id="1271" w:author="随遇而安 [2]" w:date="2024-11-06T08:49:09Z">
        <w:r>
          <w:rPr>
            <w:rFonts w:hint="eastAsia" w:ascii="仿宋" w:hAnsi="仿宋" w:eastAsia="仿宋" w:cs="仿宋"/>
            <w:b/>
            <w:bCs/>
            <w:color w:val="auto"/>
            <w:sz w:val="24"/>
            <w:highlight w:val="none"/>
            <w:lang w:eastAsia="zh-CN"/>
          </w:rPr>
          <w:t>7</w:t>
        </w:r>
      </w:ins>
      <w:r>
        <w:rPr>
          <w:rFonts w:hint="eastAsia" w:ascii="仿宋" w:hAnsi="仿宋" w:eastAsia="仿宋" w:cs="仿宋"/>
          <w:b/>
          <w:bCs/>
          <w:color w:val="auto"/>
          <w:sz w:val="24"/>
          <w:highlight w:val="none"/>
          <w:lang w:eastAsia="zh-CN"/>
          <w:rPrChange w:id="1272" w:author="随遇而安 [2]" w:date="2023-08-11T16:50:38Z">
            <w:rPr>
              <w:rFonts w:hint="eastAsia" w:ascii="仿宋" w:hAnsi="仿宋" w:eastAsia="仿宋" w:cs="仿宋"/>
              <w:b/>
              <w:bCs/>
              <w:sz w:val="24"/>
              <w:lang w:eastAsia="zh-CN"/>
            </w:rPr>
          </w:rPrChange>
        </w:rPr>
        <w:t>.2隐患上报</w:t>
      </w:r>
    </w:p>
    <w:p w14:paraId="6D5B664D">
      <w:pPr>
        <w:spacing w:line="360" w:lineRule="auto"/>
        <w:ind w:firstLine="480" w:firstLineChars="200"/>
        <w:rPr>
          <w:rFonts w:ascii="仿宋" w:hAnsi="仿宋" w:eastAsia="仿宋" w:cs="仿宋"/>
          <w:color w:val="auto"/>
          <w:sz w:val="24"/>
          <w:highlight w:val="none"/>
          <w:lang w:eastAsia="zh-CN"/>
          <w:rPrChange w:id="1273" w:author="随遇而安 [2]" w:date="2023-08-11T16:50:38Z">
            <w:rPr>
              <w:rFonts w:ascii="仿宋" w:hAnsi="仿宋" w:eastAsia="仿宋" w:cs="仿宋"/>
              <w:sz w:val="24"/>
              <w:lang w:eastAsia="zh-CN"/>
            </w:rPr>
          </w:rPrChange>
        </w:rPr>
      </w:pPr>
      <w:del w:id="1274" w:author="随遇而安 [2]" w:date="2024-11-06T08:49:09Z">
        <w:r>
          <w:rPr>
            <w:rFonts w:hint="default" w:ascii="仿宋" w:hAnsi="仿宋" w:eastAsia="仿宋" w:cs="仿宋"/>
            <w:color w:val="auto"/>
            <w:sz w:val="24"/>
            <w:highlight w:val="none"/>
            <w:lang w:eastAsia="zh-CN"/>
            <w:rPrChange w:id="1275" w:author="随遇而安 [2]" w:date="2023-08-11T16:50:38Z">
              <w:rPr>
                <w:rFonts w:hint="eastAsia" w:ascii="仿宋" w:hAnsi="仿宋" w:eastAsia="仿宋" w:cs="仿宋"/>
                <w:sz w:val="24"/>
                <w:lang w:eastAsia="zh-CN"/>
              </w:rPr>
            </w:rPrChange>
          </w:rPr>
          <w:delText>6</w:delText>
        </w:r>
      </w:del>
      <w:ins w:id="1277" w:author="随遇而安 [2]" w:date="2024-11-06T08:49:09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78" w:author="随遇而安 [2]" w:date="2023-08-11T16:50:38Z">
            <w:rPr>
              <w:rFonts w:hint="eastAsia" w:ascii="仿宋" w:hAnsi="仿宋" w:eastAsia="仿宋" w:cs="仿宋"/>
              <w:sz w:val="24"/>
              <w:lang w:eastAsia="zh-CN"/>
            </w:rPr>
          </w:rPrChange>
        </w:rPr>
        <w:t>.2.1发现隐患，一般采用逐级报告的方法，即员工报各乡镇主管、部门</w:t>
      </w:r>
      <w:ins w:id="1279" w:author="金涛 刘" w:date="2023-08-04T09:16:00Z">
        <w:r>
          <w:rPr>
            <w:rFonts w:hint="eastAsia" w:ascii="仿宋" w:hAnsi="仿宋" w:eastAsia="仿宋" w:cs="仿宋"/>
            <w:color w:val="auto"/>
            <w:sz w:val="24"/>
            <w:highlight w:val="none"/>
            <w:lang w:eastAsia="zh-CN"/>
            <w:rPrChange w:id="1280" w:author="随遇而安 [2]" w:date="2023-08-11T16:50:38Z">
              <w:rPr>
                <w:rFonts w:hint="eastAsia" w:ascii="仿宋" w:hAnsi="仿宋" w:eastAsia="仿宋" w:cs="仿宋"/>
                <w:sz w:val="24"/>
                <w:lang w:eastAsia="zh-CN"/>
              </w:rPr>
            </w:rPrChange>
          </w:rPr>
          <w:t>（中心）</w:t>
        </w:r>
      </w:ins>
      <w:r>
        <w:rPr>
          <w:rFonts w:hint="eastAsia" w:ascii="仿宋" w:hAnsi="仿宋" w:eastAsia="仿宋" w:cs="仿宋"/>
          <w:color w:val="auto"/>
          <w:sz w:val="24"/>
          <w:highlight w:val="none"/>
          <w:lang w:eastAsia="zh-CN"/>
          <w:rPrChange w:id="1281" w:author="随遇而安 [2]" w:date="2023-08-11T16:50:38Z">
            <w:rPr>
              <w:rFonts w:hint="eastAsia" w:ascii="仿宋" w:hAnsi="仿宋" w:eastAsia="仿宋" w:cs="仿宋"/>
              <w:sz w:val="24"/>
              <w:lang w:eastAsia="zh-CN"/>
            </w:rPr>
          </w:rPrChange>
        </w:rPr>
        <w:t>经理或安全专员。各部门</w:t>
      </w:r>
      <w:ins w:id="1282" w:author="金涛 刘" w:date="2023-08-04T09:16:00Z">
        <w:r>
          <w:rPr>
            <w:rFonts w:hint="eastAsia" w:ascii="仿宋" w:hAnsi="仿宋" w:eastAsia="仿宋" w:cs="仿宋"/>
            <w:color w:val="auto"/>
            <w:sz w:val="24"/>
            <w:highlight w:val="none"/>
            <w:lang w:eastAsia="zh-CN"/>
            <w:rPrChange w:id="1283" w:author="随遇而安 [2]" w:date="2023-08-11T16:50:38Z">
              <w:rPr>
                <w:rFonts w:hint="eastAsia" w:ascii="仿宋" w:hAnsi="仿宋" w:eastAsia="仿宋" w:cs="仿宋"/>
                <w:sz w:val="24"/>
                <w:lang w:eastAsia="zh-CN"/>
              </w:rPr>
            </w:rPrChange>
          </w:rPr>
          <w:t>（中心）</w:t>
        </w:r>
      </w:ins>
      <w:r>
        <w:rPr>
          <w:rFonts w:hint="eastAsia" w:ascii="仿宋" w:hAnsi="仿宋" w:eastAsia="仿宋" w:cs="仿宋"/>
          <w:color w:val="auto"/>
          <w:sz w:val="24"/>
          <w:highlight w:val="none"/>
          <w:lang w:eastAsia="zh-CN"/>
          <w:rPrChange w:id="1284" w:author="随遇而安 [2]" w:date="2023-08-11T16:50:38Z">
            <w:rPr>
              <w:rFonts w:hint="eastAsia" w:ascii="仿宋" w:hAnsi="仿宋" w:eastAsia="仿宋" w:cs="仿宋"/>
              <w:sz w:val="24"/>
              <w:lang w:eastAsia="zh-CN"/>
            </w:rPr>
          </w:rPrChange>
        </w:rPr>
        <w:t>、安全员报安环品质部，安环品质部对各类隐患进行登记分类。</w:t>
      </w:r>
    </w:p>
    <w:p w14:paraId="2C473FA4">
      <w:pPr>
        <w:spacing w:line="360" w:lineRule="auto"/>
        <w:ind w:firstLine="480" w:firstLineChars="200"/>
        <w:rPr>
          <w:rFonts w:ascii="仿宋" w:hAnsi="仿宋" w:eastAsia="仿宋" w:cs="仿宋"/>
          <w:color w:val="auto"/>
          <w:sz w:val="24"/>
          <w:highlight w:val="none"/>
          <w:lang w:eastAsia="zh-CN"/>
          <w:rPrChange w:id="1285" w:author="随遇而安 [2]" w:date="2023-08-11T16:50:38Z">
            <w:rPr>
              <w:rFonts w:ascii="仿宋" w:hAnsi="仿宋" w:eastAsia="仿宋" w:cs="仿宋"/>
              <w:sz w:val="24"/>
              <w:lang w:eastAsia="zh-CN"/>
            </w:rPr>
          </w:rPrChange>
        </w:rPr>
      </w:pPr>
      <w:del w:id="1286" w:author="随遇而安 [2]" w:date="2024-11-06T08:49:11Z">
        <w:r>
          <w:rPr>
            <w:rFonts w:hint="default" w:ascii="仿宋" w:hAnsi="仿宋" w:eastAsia="仿宋" w:cs="仿宋"/>
            <w:color w:val="auto"/>
            <w:sz w:val="24"/>
            <w:highlight w:val="none"/>
            <w:lang w:eastAsia="zh-CN"/>
            <w:rPrChange w:id="1287" w:author="随遇而安 [2]" w:date="2023-08-11T16:50:38Z">
              <w:rPr>
                <w:rFonts w:hint="eastAsia" w:ascii="仿宋" w:hAnsi="仿宋" w:eastAsia="仿宋" w:cs="仿宋"/>
                <w:sz w:val="24"/>
                <w:lang w:eastAsia="zh-CN"/>
              </w:rPr>
            </w:rPrChange>
          </w:rPr>
          <w:delText>6</w:delText>
        </w:r>
      </w:del>
      <w:ins w:id="1289" w:author="随遇而安 [2]" w:date="2024-11-06T08:49:11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290" w:author="随遇而安 [2]" w:date="2023-08-11T16:50:38Z">
            <w:rPr>
              <w:rFonts w:hint="eastAsia" w:ascii="仿宋" w:hAnsi="仿宋" w:eastAsia="仿宋" w:cs="仿宋"/>
              <w:sz w:val="24"/>
              <w:lang w:eastAsia="zh-CN"/>
            </w:rPr>
          </w:rPrChange>
        </w:rPr>
        <w:t>.2.2报告形式</w:t>
      </w:r>
    </w:p>
    <w:p w14:paraId="3B52C48D">
      <w:pPr>
        <w:spacing w:line="360" w:lineRule="auto"/>
        <w:ind w:firstLine="480" w:firstLineChars="200"/>
        <w:rPr>
          <w:rFonts w:ascii="仿宋" w:hAnsi="仿宋" w:eastAsia="仿宋" w:cs="仿宋"/>
          <w:color w:val="auto"/>
          <w:sz w:val="24"/>
          <w:highlight w:val="none"/>
          <w:lang w:eastAsia="zh-CN"/>
          <w:rPrChange w:id="129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292" w:author="随遇而安 [2]" w:date="2023-08-11T16:50:38Z">
            <w:rPr>
              <w:rFonts w:hint="eastAsia" w:ascii="仿宋" w:hAnsi="仿宋" w:eastAsia="仿宋" w:cs="仿宋"/>
              <w:sz w:val="24"/>
              <w:lang w:eastAsia="zh-CN"/>
            </w:rPr>
          </w:rPrChange>
        </w:rPr>
        <w:t>一般采用书面形式，特殊情况可采用口头报告。</w:t>
      </w:r>
    </w:p>
    <w:p w14:paraId="7A82B9C4">
      <w:pPr>
        <w:spacing w:line="360" w:lineRule="auto"/>
        <w:ind w:firstLine="480" w:firstLineChars="200"/>
        <w:rPr>
          <w:rFonts w:ascii="仿宋" w:hAnsi="仿宋" w:eastAsia="仿宋" w:cs="仿宋"/>
          <w:color w:val="auto"/>
          <w:sz w:val="24"/>
          <w:highlight w:val="none"/>
          <w:lang w:eastAsia="zh-CN"/>
          <w:rPrChange w:id="1293" w:author="随遇而安 [2]" w:date="2023-08-11T16:50:38Z">
            <w:rPr>
              <w:rFonts w:ascii="仿宋" w:hAnsi="仿宋" w:eastAsia="仿宋" w:cs="仿宋"/>
              <w:color w:val="FF0000"/>
              <w:sz w:val="24"/>
              <w:lang w:eastAsia="zh-CN"/>
            </w:rPr>
          </w:rPrChange>
        </w:rPr>
      </w:pPr>
      <w:r>
        <w:rPr>
          <w:rFonts w:hint="eastAsia" w:ascii="仿宋" w:hAnsi="仿宋" w:eastAsia="仿宋" w:cs="仿宋"/>
          <w:color w:val="auto"/>
          <w:sz w:val="24"/>
          <w:highlight w:val="none"/>
          <w:lang w:eastAsia="zh-CN"/>
          <w:rPrChange w:id="1294" w:author="随遇而安 [2]" w:date="2023-08-11T16:50:38Z">
            <w:rPr>
              <w:rFonts w:hint="eastAsia" w:ascii="仿宋" w:hAnsi="仿宋" w:eastAsia="仿宋" w:cs="仿宋"/>
              <w:sz w:val="24"/>
              <w:lang w:eastAsia="zh-CN"/>
            </w:rPr>
          </w:rPrChange>
        </w:rPr>
        <w:t>书面报告：报告人要把隐患地点、事故隐患内容、拟采取措施建议、报告人姓名、报告接受人姓名、报告时间等写清楚，</w:t>
      </w:r>
      <w:r>
        <w:rPr>
          <w:rFonts w:hint="eastAsia" w:ascii="仿宋" w:hAnsi="仿宋" w:eastAsia="仿宋" w:cs="仿宋"/>
          <w:color w:val="auto"/>
          <w:sz w:val="24"/>
          <w:highlight w:val="none"/>
          <w:lang w:eastAsia="zh-CN"/>
          <w:rPrChange w:id="1295" w:author="随遇而安 [2]" w:date="2023-08-11T16:50:38Z">
            <w:rPr>
              <w:rFonts w:hint="eastAsia" w:ascii="仿宋" w:hAnsi="仿宋" w:eastAsia="仿宋" w:cs="仿宋"/>
              <w:color w:val="FF0000"/>
              <w:sz w:val="24"/>
              <w:lang w:eastAsia="zh-CN"/>
            </w:rPr>
          </w:rPrChange>
        </w:rPr>
        <w:t>一式二份，一份交安环品质部，一份部门留底备查。（附件1）</w:t>
      </w:r>
    </w:p>
    <w:p w14:paraId="6667FDB5">
      <w:pPr>
        <w:spacing w:line="360" w:lineRule="auto"/>
        <w:ind w:firstLine="480" w:firstLineChars="200"/>
        <w:rPr>
          <w:rFonts w:ascii="仿宋" w:hAnsi="仿宋" w:eastAsia="仿宋" w:cs="仿宋"/>
          <w:color w:val="auto"/>
          <w:sz w:val="24"/>
          <w:highlight w:val="none"/>
          <w:lang w:eastAsia="zh-CN"/>
          <w:rPrChange w:id="1296"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297" w:author="随遇而安 [2]" w:date="2023-08-11T16:50:38Z">
            <w:rPr>
              <w:rFonts w:hint="eastAsia" w:ascii="仿宋" w:hAnsi="仿宋" w:eastAsia="仿宋" w:cs="仿宋"/>
              <w:sz w:val="24"/>
              <w:lang w:eastAsia="zh-CN"/>
            </w:rPr>
          </w:rPrChange>
        </w:rPr>
        <w:t>各乡镇进行的</w:t>
      </w:r>
      <w:ins w:id="1298" w:author="金涛 刘" w:date="2023-08-04T09:19:00Z">
        <w:r>
          <w:rPr>
            <w:rFonts w:hint="eastAsia" w:ascii="仿宋" w:hAnsi="仿宋" w:eastAsia="仿宋" w:cs="仿宋"/>
            <w:color w:val="auto"/>
            <w:sz w:val="24"/>
            <w:highlight w:val="none"/>
            <w:lang w:eastAsia="zh-CN"/>
            <w:rPrChange w:id="1299" w:author="随遇而安 [2]" w:date="2023-08-11T16:50:38Z">
              <w:rPr>
                <w:rFonts w:hint="eastAsia" w:ascii="仿宋" w:hAnsi="仿宋" w:eastAsia="仿宋" w:cs="仿宋"/>
                <w:sz w:val="24"/>
                <w:lang w:eastAsia="zh-CN"/>
              </w:rPr>
            </w:rPrChange>
          </w:rPr>
          <w:t>日常性检查</w:t>
        </w:r>
      </w:ins>
      <w:del w:id="1300" w:author="金涛 刘" w:date="2023-08-04T09:19:00Z">
        <w:r>
          <w:rPr>
            <w:rFonts w:hint="eastAsia" w:ascii="仿宋" w:hAnsi="仿宋" w:eastAsia="仿宋" w:cs="仿宋"/>
            <w:color w:val="auto"/>
            <w:sz w:val="24"/>
            <w:highlight w:val="none"/>
            <w:lang w:eastAsia="zh-CN"/>
            <w:rPrChange w:id="1301" w:author="随遇而安 [2]" w:date="2023-08-11T16:50:38Z">
              <w:rPr>
                <w:rFonts w:hint="eastAsia" w:ascii="仿宋" w:hAnsi="仿宋" w:eastAsia="仿宋" w:cs="仿宋"/>
                <w:sz w:val="24"/>
                <w:lang w:eastAsia="zh-CN"/>
              </w:rPr>
            </w:rPrChange>
          </w:rPr>
          <w:delText>专业安全检查</w:delText>
        </w:r>
      </w:del>
      <w:r>
        <w:rPr>
          <w:rFonts w:hint="eastAsia" w:ascii="仿宋" w:hAnsi="仿宋" w:eastAsia="仿宋" w:cs="仿宋"/>
          <w:color w:val="auto"/>
          <w:sz w:val="24"/>
          <w:highlight w:val="none"/>
          <w:lang w:eastAsia="zh-CN"/>
          <w:rPrChange w:id="1302" w:author="随遇而安 [2]" w:date="2023-08-11T16:50:38Z">
            <w:rPr>
              <w:rFonts w:hint="eastAsia" w:ascii="仿宋" w:hAnsi="仿宋" w:eastAsia="仿宋" w:cs="仿宋"/>
              <w:sz w:val="24"/>
              <w:lang w:eastAsia="zh-CN"/>
            </w:rPr>
          </w:rPrChange>
        </w:rPr>
        <w:t>和各部门</w:t>
      </w:r>
      <w:ins w:id="1303" w:author="金涛 刘" w:date="2023-08-04T09:17:00Z">
        <w:r>
          <w:rPr>
            <w:rFonts w:hint="eastAsia" w:ascii="仿宋" w:hAnsi="仿宋" w:eastAsia="仿宋" w:cs="仿宋"/>
            <w:color w:val="auto"/>
            <w:sz w:val="24"/>
            <w:highlight w:val="none"/>
            <w:lang w:eastAsia="zh-CN"/>
            <w:rPrChange w:id="1304" w:author="随遇而安 [2]" w:date="2023-08-11T16:50:38Z">
              <w:rPr>
                <w:rFonts w:hint="eastAsia" w:ascii="仿宋" w:hAnsi="仿宋" w:eastAsia="仿宋" w:cs="仿宋"/>
                <w:sz w:val="24"/>
                <w:lang w:eastAsia="zh-CN"/>
              </w:rPr>
            </w:rPrChange>
          </w:rPr>
          <w:t>（中心）</w:t>
        </w:r>
      </w:ins>
      <w:r>
        <w:rPr>
          <w:rFonts w:hint="eastAsia" w:ascii="仿宋" w:hAnsi="仿宋" w:eastAsia="仿宋" w:cs="仿宋"/>
          <w:color w:val="auto"/>
          <w:sz w:val="24"/>
          <w:highlight w:val="none"/>
          <w:lang w:eastAsia="zh-CN"/>
          <w:rPrChange w:id="1305" w:author="随遇而安 [2]" w:date="2023-08-11T16:50:38Z">
            <w:rPr>
              <w:rFonts w:hint="eastAsia" w:ascii="仿宋" w:hAnsi="仿宋" w:eastAsia="仿宋" w:cs="仿宋"/>
              <w:sz w:val="24"/>
              <w:lang w:eastAsia="zh-CN"/>
            </w:rPr>
          </w:rPrChange>
        </w:rPr>
        <w:t>进行的安全检查中发现的事故隐患也应同时报告安环品质部进行登记备案。</w:t>
      </w:r>
    </w:p>
    <w:p w14:paraId="37EF426D">
      <w:pPr>
        <w:spacing w:line="360" w:lineRule="auto"/>
        <w:ind w:firstLine="482" w:firstLineChars="200"/>
        <w:rPr>
          <w:rFonts w:ascii="仿宋" w:hAnsi="仿宋" w:eastAsia="仿宋" w:cs="仿宋"/>
          <w:b/>
          <w:bCs/>
          <w:color w:val="auto"/>
          <w:sz w:val="24"/>
          <w:highlight w:val="none"/>
          <w:lang w:eastAsia="zh-CN"/>
          <w:rPrChange w:id="1306" w:author="随遇而安 [2]" w:date="2023-08-11T16:50:38Z">
            <w:rPr>
              <w:rFonts w:ascii="仿宋" w:hAnsi="仿宋" w:eastAsia="仿宋" w:cs="仿宋"/>
              <w:b/>
              <w:bCs/>
              <w:sz w:val="24"/>
              <w:lang w:eastAsia="zh-CN"/>
            </w:rPr>
          </w:rPrChange>
        </w:rPr>
      </w:pPr>
      <w:del w:id="1307" w:author="随遇而安 [2]" w:date="2024-11-06T08:49:24Z">
        <w:r>
          <w:rPr>
            <w:rFonts w:hint="default" w:ascii="仿宋" w:hAnsi="仿宋" w:eastAsia="仿宋" w:cs="仿宋"/>
            <w:b/>
            <w:bCs/>
            <w:color w:val="auto"/>
            <w:sz w:val="24"/>
            <w:highlight w:val="none"/>
            <w:lang w:eastAsia="zh-CN"/>
            <w:rPrChange w:id="1308" w:author="随遇而安 [2]" w:date="2023-08-11T16:50:38Z">
              <w:rPr>
                <w:rFonts w:hint="eastAsia" w:ascii="仿宋" w:hAnsi="仿宋" w:eastAsia="仿宋" w:cs="仿宋"/>
                <w:b/>
                <w:bCs/>
                <w:sz w:val="24"/>
                <w:lang w:eastAsia="zh-CN"/>
              </w:rPr>
            </w:rPrChange>
          </w:rPr>
          <w:delText>6</w:delText>
        </w:r>
      </w:del>
      <w:ins w:id="1310" w:author="随遇而安 [2]" w:date="2024-11-06T08:49:24Z">
        <w:r>
          <w:rPr>
            <w:rFonts w:hint="eastAsia" w:ascii="仿宋" w:hAnsi="仿宋" w:eastAsia="仿宋" w:cs="仿宋"/>
            <w:b/>
            <w:bCs/>
            <w:color w:val="auto"/>
            <w:sz w:val="24"/>
            <w:highlight w:val="none"/>
            <w:lang w:eastAsia="zh-CN"/>
          </w:rPr>
          <w:t>7</w:t>
        </w:r>
      </w:ins>
      <w:r>
        <w:rPr>
          <w:rFonts w:hint="eastAsia" w:ascii="仿宋" w:hAnsi="仿宋" w:eastAsia="仿宋" w:cs="仿宋"/>
          <w:b/>
          <w:bCs/>
          <w:color w:val="auto"/>
          <w:sz w:val="24"/>
          <w:highlight w:val="none"/>
          <w:lang w:eastAsia="zh-CN"/>
          <w:rPrChange w:id="1311" w:author="随遇而安 [2]" w:date="2023-08-11T16:50:38Z">
            <w:rPr>
              <w:rFonts w:hint="eastAsia" w:ascii="仿宋" w:hAnsi="仿宋" w:eastAsia="仿宋" w:cs="仿宋"/>
              <w:b/>
              <w:bCs/>
              <w:sz w:val="24"/>
              <w:lang w:eastAsia="zh-CN"/>
            </w:rPr>
          </w:rPrChange>
        </w:rPr>
        <w:t>.3</w:t>
      </w:r>
      <w:r>
        <w:rPr>
          <w:rFonts w:ascii="仿宋" w:hAnsi="仿宋" w:eastAsia="仿宋" w:cs="仿宋"/>
          <w:b/>
          <w:bCs/>
          <w:color w:val="auto"/>
          <w:sz w:val="24"/>
          <w:highlight w:val="none"/>
          <w:lang w:eastAsia="zh-CN"/>
          <w:rPrChange w:id="1312" w:author="随遇而安 [2]" w:date="2023-08-11T16:50:38Z">
            <w:rPr>
              <w:rFonts w:ascii="仿宋" w:hAnsi="仿宋" w:eastAsia="仿宋" w:cs="仿宋"/>
              <w:b/>
              <w:bCs/>
              <w:sz w:val="24"/>
              <w:lang w:eastAsia="zh-CN"/>
            </w:rPr>
          </w:rPrChange>
        </w:rPr>
        <w:t>隐患的整改和验收、隐患信息的核实与处理</w:t>
      </w:r>
    </w:p>
    <w:p w14:paraId="1D59B855">
      <w:pPr>
        <w:spacing w:line="360" w:lineRule="auto"/>
        <w:ind w:firstLine="480" w:firstLineChars="200"/>
        <w:rPr>
          <w:rFonts w:ascii="仿宋" w:hAnsi="仿宋" w:eastAsia="仿宋" w:cs="仿宋"/>
          <w:color w:val="auto"/>
          <w:sz w:val="24"/>
          <w:highlight w:val="none"/>
          <w:lang w:eastAsia="zh-CN"/>
          <w:rPrChange w:id="1313" w:author="随遇而安 [2]" w:date="2023-08-11T16:50:38Z">
            <w:rPr>
              <w:rFonts w:ascii="仿宋" w:hAnsi="仿宋" w:eastAsia="仿宋" w:cs="仿宋"/>
              <w:sz w:val="24"/>
              <w:lang w:eastAsia="zh-CN"/>
            </w:rPr>
          </w:rPrChange>
        </w:rPr>
      </w:pPr>
      <w:del w:id="1314" w:author="随遇而安 [2]" w:date="2024-11-06T08:49:25Z">
        <w:r>
          <w:rPr>
            <w:rFonts w:hint="default" w:ascii="仿宋" w:hAnsi="仿宋" w:eastAsia="仿宋" w:cs="仿宋"/>
            <w:color w:val="auto"/>
            <w:sz w:val="24"/>
            <w:highlight w:val="none"/>
            <w:lang w:eastAsia="zh-CN"/>
            <w:rPrChange w:id="1315" w:author="随遇而安 [2]" w:date="2023-08-11T16:50:38Z">
              <w:rPr>
                <w:rFonts w:hint="eastAsia" w:ascii="仿宋" w:hAnsi="仿宋" w:eastAsia="仿宋" w:cs="仿宋"/>
                <w:sz w:val="24"/>
                <w:lang w:eastAsia="zh-CN"/>
              </w:rPr>
            </w:rPrChange>
          </w:rPr>
          <w:delText>6</w:delText>
        </w:r>
      </w:del>
      <w:ins w:id="1317" w:author="随遇而安 [2]" w:date="2024-11-06T08:49:25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318" w:author="随遇而安 [2]" w:date="2023-08-11T16:50:38Z">
            <w:rPr>
              <w:rFonts w:hint="eastAsia" w:ascii="仿宋" w:hAnsi="仿宋" w:eastAsia="仿宋" w:cs="仿宋"/>
              <w:sz w:val="24"/>
              <w:lang w:eastAsia="zh-CN"/>
            </w:rPr>
          </w:rPrChange>
        </w:rPr>
        <w:t>.3.1各层级对排查出的事故隐患应按照“发现-评估-报告-治理(控制)-验收”的流程形成闭环管理。</w:t>
      </w:r>
    </w:p>
    <w:p w14:paraId="20849ADD">
      <w:pPr>
        <w:spacing w:line="360" w:lineRule="auto"/>
        <w:ind w:firstLine="480" w:firstLineChars="200"/>
        <w:rPr>
          <w:rFonts w:ascii="仿宋" w:hAnsi="仿宋" w:eastAsia="仿宋" w:cs="仿宋"/>
          <w:color w:val="auto"/>
          <w:sz w:val="24"/>
          <w:highlight w:val="none"/>
          <w:lang w:eastAsia="zh-CN"/>
          <w:rPrChange w:id="1319" w:author="随遇而安 [2]" w:date="2023-08-11T16:50:38Z">
            <w:rPr>
              <w:rFonts w:ascii="仿宋" w:hAnsi="仿宋" w:eastAsia="仿宋" w:cs="仿宋"/>
              <w:sz w:val="24"/>
              <w:lang w:eastAsia="zh-CN"/>
            </w:rPr>
          </w:rPrChange>
        </w:rPr>
      </w:pPr>
      <w:del w:id="1320" w:author="随遇而安 [2]" w:date="2024-11-06T08:49:26Z">
        <w:r>
          <w:rPr>
            <w:rFonts w:hint="default" w:ascii="仿宋" w:hAnsi="仿宋" w:eastAsia="仿宋" w:cs="仿宋"/>
            <w:color w:val="auto"/>
            <w:sz w:val="24"/>
            <w:highlight w:val="none"/>
            <w:lang w:eastAsia="zh-CN"/>
            <w:rPrChange w:id="1321" w:author="随遇而安 [2]" w:date="2023-08-11T16:50:38Z">
              <w:rPr>
                <w:rFonts w:hint="eastAsia" w:ascii="仿宋" w:hAnsi="仿宋" w:eastAsia="仿宋" w:cs="仿宋"/>
                <w:sz w:val="24"/>
                <w:lang w:eastAsia="zh-CN"/>
              </w:rPr>
            </w:rPrChange>
          </w:rPr>
          <w:delText>6</w:delText>
        </w:r>
      </w:del>
      <w:ins w:id="1323" w:author="随遇而安 [2]" w:date="2024-11-06T08:49:26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324" w:author="随遇而安 [2]" w:date="2023-08-11T16:50:38Z">
            <w:rPr>
              <w:rFonts w:hint="eastAsia" w:ascii="仿宋" w:hAnsi="仿宋" w:eastAsia="仿宋" w:cs="仿宋"/>
              <w:sz w:val="24"/>
              <w:lang w:eastAsia="zh-CN"/>
            </w:rPr>
          </w:rPrChange>
        </w:rPr>
        <w:t>.3.2对检查中或隐患排查中发现的事故隐患，现场能解决的须立即整改解决</w:t>
      </w:r>
      <w:ins w:id="1325" w:author="金涛 刘" w:date="2023-08-04T09:24:00Z">
        <w:r>
          <w:rPr>
            <w:rFonts w:hint="eastAsia" w:ascii="仿宋" w:hAnsi="仿宋" w:eastAsia="仿宋" w:cs="仿宋"/>
            <w:color w:val="auto"/>
            <w:sz w:val="24"/>
            <w:highlight w:val="none"/>
            <w:lang w:eastAsia="zh-CN"/>
            <w:rPrChange w:id="1326" w:author="随遇而安 [2]" w:date="2023-08-11T16:50:38Z">
              <w:rPr>
                <w:rFonts w:hint="eastAsia" w:ascii="仿宋" w:hAnsi="仿宋" w:eastAsia="仿宋" w:cs="仿宋"/>
                <w:sz w:val="24"/>
                <w:lang w:eastAsia="zh-CN"/>
              </w:rPr>
            </w:rPrChange>
          </w:rPr>
          <w:t>。</w:t>
        </w:r>
      </w:ins>
    </w:p>
    <w:p w14:paraId="5C4FD001">
      <w:pPr>
        <w:spacing w:line="360" w:lineRule="auto"/>
        <w:ind w:firstLine="480" w:firstLineChars="200"/>
        <w:rPr>
          <w:rFonts w:ascii="仿宋" w:hAnsi="仿宋" w:eastAsia="仿宋" w:cs="仿宋"/>
          <w:color w:val="auto"/>
          <w:sz w:val="24"/>
          <w:highlight w:val="none"/>
          <w:lang w:eastAsia="zh-CN"/>
          <w:rPrChange w:id="1327" w:author="随遇而安 [2]" w:date="2023-08-11T16:50:38Z">
            <w:rPr>
              <w:rFonts w:ascii="仿宋" w:hAnsi="仿宋" w:eastAsia="仿宋" w:cs="仿宋"/>
              <w:sz w:val="24"/>
              <w:lang w:eastAsia="zh-CN"/>
            </w:rPr>
          </w:rPrChange>
        </w:rPr>
      </w:pPr>
      <w:del w:id="1328" w:author="随遇而安 [2]" w:date="2024-11-06T08:49:27Z">
        <w:r>
          <w:rPr>
            <w:rFonts w:hint="default" w:ascii="仿宋" w:hAnsi="仿宋" w:eastAsia="仿宋" w:cs="仿宋"/>
            <w:color w:val="auto"/>
            <w:sz w:val="24"/>
            <w:highlight w:val="none"/>
            <w:lang w:eastAsia="zh-CN"/>
            <w:rPrChange w:id="1329" w:author="随遇而安 [2]" w:date="2023-08-11T16:50:38Z">
              <w:rPr>
                <w:rFonts w:hint="eastAsia" w:ascii="仿宋" w:hAnsi="仿宋" w:eastAsia="仿宋" w:cs="仿宋"/>
                <w:sz w:val="24"/>
                <w:lang w:eastAsia="zh-CN"/>
              </w:rPr>
            </w:rPrChange>
          </w:rPr>
          <w:delText>6</w:delText>
        </w:r>
      </w:del>
      <w:ins w:id="1331" w:author="随遇而安 [2]" w:date="2024-11-06T08:49:27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332" w:author="随遇而安 [2]" w:date="2023-08-11T16:50:38Z">
            <w:rPr>
              <w:rFonts w:hint="eastAsia" w:ascii="仿宋" w:hAnsi="仿宋" w:eastAsia="仿宋" w:cs="仿宋"/>
              <w:sz w:val="24"/>
              <w:lang w:eastAsia="zh-CN"/>
            </w:rPr>
          </w:rPrChange>
        </w:rPr>
        <w:t>.3.3对于不能立即整改的一般隐患，应填写</w:t>
      </w:r>
      <w:r>
        <w:rPr>
          <w:rFonts w:hint="eastAsia" w:ascii="仿宋" w:hAnsi="仿宋" w:eastAsia="仿宋" w:cs="仿宋"/>
          <w:color w:val="auto"/>
          <w:sz w:val="24"/>
          <w:highlight w:val="none"/>
          <w:lang w:eastAsia="zh-CN"/>
          <w:rPrChange w:id="1333" w:author="随遇而安 [2]" w:date="2023-08-11T16:50:38Z">
            <w:rPr>
              <w:rFonts w:hint="eastAsia" w:ascii="仿宋" w:hAnsi="仿宋" w:eastAsia="仿宋" w:cs="仿宋"/>
              <w:color w:val="FF0000"/>
              <w:sz w:val="24"/>
              <w:lang w:eastAsia="zh-CN"/>
            </w:rPr>
          </w:rPrChange>
        </w:rPr>
        <w:t>《安全检查(隐患)整改五定表》(附件2)</w:t>
      </w:r>
      <w:r>
        <w:rPr>
          <w:rFonts w:hint="eastAsia" w:ascii="仿宋" w:hAnsi="仿宋" w:eastAsia="仿宋" w:cs="仿宋"/>
          <w:color w:val="auto"/>
          <w:sz w:val="24"/>
          <w:highlight w:val="none"/>
          <w:lang w:eastAsia="zh-CN"/>
          <w:rPrChange w:id="1334" w:author="随遇而安 [2]" w:date="2023-08-11T16:50:38Z">
            <w:rPr>
              <w:rFonts w:hint="eastAsia" w:ascii="仿宋" w:hAnsi="仿宋" w:eastAsia="仿宋" w:cs="仿宋"/>
              <w:sz w:val="24"/>
              <w:lang w:eastAsia="zh-CN"/>
            </w:rPr>
          </w:rPrChange>
        </w:rPr>
        <w:t>，由项目公司属地责任部门负责人整改和验收。</w:t>
      </w:r>
    </w:p>
    <w:p w14:paraId="460400AF">
      <w:pPr>
        <w:spacing w:line="360" w:lineRule="auto"/>
        <w:ind w:firstLine="480" w:firstLineChars="200"/>
        <w:rPr>
          <w:rFonts w:ascii="仿宋" w:hAnsi="仿宋" w:eastAsia="仿宋" w:cs="仿宋"/>
          <w:color w:val="auto"/>
          <w:sz w:val="24"/>
          <w:highlight w:val="none"/>
          <w:lang w:eastAsia="zh-CN"/>
          <w:rPrChange w:id="1335"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36" w:author="随遇而安 [2]" w:date="2023-08-11T16:50:38Z">
            <w:rPr>
              <w:rFonts w:ascii="仿宋" w:hAnsi="仿宋" w:eastAsia="仿宋" w:cs="仿宋"/>
              <w:sz w:val="24"/>
              <w:lang w:eastAsia="zh-CN"/>
            </w:rPr>
          </w:rPrChange>
        </w:rPr>
        <w:t>各部门发现或接到员工事故隐患报告后，应立即按照隐患排查领导小组的职责分工组织本公司</w:t>
      </w:r>
      <w:del w:id="1337" w:author="金涛 刘" w:date="2023-08-04T09:30:00Z">
        <w:r>
          <w:rPr>
            <w:rFonts w:ascii="仿宋" w:hAnsi="仿宋" w:eastAsia="仿宋" w:cs="仿宋"/>
            <w:color w:val="auto"/>
            <w:sz w:val="24"/>
            <w:highlight w:val="none"/>
            <w:lang w:eastAsia="zh-CN"/>
            <w:rPrChange w:id="1338" w:author="随遇而安 [2]" w:date="2023-08-11T16:50:38Z">
              <w:rPr>
                <w:rFonts w:ascii="仿宋" w:hAnsi="仿宋" w:eastAsia="仿宋" w:cs="仿宋"/>
                <w:sz w:val="24"/>
                <w:lang w:eastAsia="zh-CN"/>
              </w:rPr>
            </w:rPrChange>
          </w:rPr>
          <w:delText>专业</w:delText>
        </w:r>
      </w:del>
      <w:r>
        <w:rPr>
          <w:rFonts w:ascii="仿宋" w:hAnsi="仿宋" w:eastAsia="仿宋" w:cs="仿宋"/>
          <w:color w:val="auto"/>
          <w:sz w:val="24"/>
          <w:highlight w:val="none"/>
          <w:lang w:eastAsia="zh-CN"/>
          <w:rPrChange w:id="1339" w:author="随遇而安 [2]" w:date="2023-08-11T16:50:38Z">
            <w:rPr>
              <w:rFonts w:ascii="仿宋" w:hAnsi="仿宋" w:eastAsia="仿宋" w:cs="仿宋"/>
              <w:sz w:val="24"/>
              <w:lang w:eastAsia="zh-CN"/>
            </w:rPr>
          </w:rPrChange>
        </w:rPr>
        <w:t>人员对隐患进行核实，并在</w:t>
      </w:r>
      <w:del w:id="1340" w:author="金涛 刘" w:date="2023-08-04T09:31:00Z">
        <w:r>
          <w:rPr>
            <w:rFonts w:ascii="仿宋" w:hAnsi="仿宋" w:eastAsia="仿宋" w:cs="仿宋"/>
            <w:color w:val="auto"/>
            <w:sz w:val="24"/>
            <w:highlight w:val="none"/>
            <w:lang w:eastAsia="zh-CN"/>
            <w:rPrChange w:id="1341" w:author="随遇而安 [2]" w:date="2023-08-11T16:50:38Z">
              <w:rPr>
                <w:rFonts w:ascii="仿宋" w:hAnsi="仿宋" w:eastAsia="仿宋" w:cs="仿宋"/>
                <w:sz w:val="24"/>
                <w:lang w:eastAsia="zh-CN"/>
              </w:rPr>
            </w:rPrChange>
          </w:rPr>
          <w:delText>8</w:delText>
        </w:r>
      </w:del>
      <w:ins w:id="1342" w:author="金涛 刘" w:date="2023-08-04T09:31:00Z">
        <w:r>
          <w:rPr>
            <w:rFonts w:ascii="仿宋" w:hAnsi="仿宋" w:eastAsia="仿宋" w:cs="仿宋"/>
            <w:color w:val="auto"/>
            <w:sz w:val="24"/>
            <w:highlight w:val="none"/>
            <w:lang w:eastAsia="zh-CN"/>
            <w:rPrChange w:id="1343" w:author="随遇而安 [2]" w:date="2023-08-11T16:50:38Z">
              <w:rPr>
                <w:rFonts w:ascii="仿宋" w:hAnsi="仿宋" w:eastAsia="仿宋" w:cs="仿宋"/>
                <w:sz w:val="24"/>
                <w:lang w:eastAsia="zh-CN"/>
              </w:rPr>
            </w:rPrChange>
          </w:rPr>
          <w:t>24</w:t>
        </w:r>
      </w:ins>
      <w:r>
        <w:rPr>
          <w:rFonts w:ascii="仿宋" w:hAnsi="仿宋" w:eastAsia="仿宋" w:cs="仿宋"/>
          <w:color w:val="auto"/>
          <w:sz w:val="24"/>
          <w:highlight w:val="none"/>
          <w:lang w:eastAsia="zh-CN"/>
          <w:rPrChange w:id="1344" w:author="随遇而安 [2]" w:date="2023-08-11T16:50:38Z">
            <w:rPr>
              <w:rFonts w:ascii="仿宋" w:hAnsi="仿宋" w:eastAsia="仿宋" w:cs="仿宋"/>
              <w:sz w:val="24"/>
              <w:lang w:eastAsia="zh-CN"/>
            </w:rPr>
          </w:rPrChange>
        </w:rPr>
        <w:t>小时内做出书面整改意见。各部门自己能够解决的隐患应立即整改；需其他部门协助解决的，能自己联系解决的自己联系解决，不能自己联系解决的，应立即报安环品质部，根据隐患的种类移交给相关职能部门，由各职能部门负责进行整改并对隐患的整改进行全程跟踪监控，且对整改结果进行验收。</w:t>
      </w:r>
    </w:p>
    <w:p w14:paraId="77B9FD9C">
      <w:pPr>
        <w:spacing w:line="360" w:lineRule="auto"/>
        <w:ind w:firstLine="480" w:firstLineChars="200"/>
        <w:rPr>
          <w:rFonts w:ascii="仿宋" w:hAnsi="仿宋" w:eastAsia="仿宋" w:cs="仿宋"/>
          <w:color w:val="auto"/>
          <w:sz w:val="24"/>
          <w:highlight w:val="none"/>
          <w:lang w:eastAsia="zh-CN"/>
          <w:rPrChange w:id="1345" w:author="随遇而安 [2]" w:date="2023-08-11T16:50:38Z">
            <w:rPr>
              <w:rFonts w:ascii="仿宋" w:hAnsi="仿宋" w:eastAsia="仿宋" w:cs="仿宋"/>
              <w:sz w:val="24"/>
              <w:lang w:eastAsia="zh-CN"/>
            </w:rPr>
          </w:rPrChange>
        </w:rPr>
      </w:pPr>
      <w:del w:id="1346" w:author="随遇而安 [2]" w:date="2024-11-06T08:49:32Z">
        <w:r>
          <w:rPr>
            <w:rFonts w:hint="default" w:ascii="仿宋" w:hAnsi="仿宋" w:eastAsia="仿宋" w:cs="仿宋"/>
            <w:color w:val="auto"/>
            <w:sz w:val="24"/>
            <w:highlight w:val="none"/>
            <w:lang w:eastAsia="zh-CN"/>
            <w:rPrChange w:id="1347" w:author="随遇而安 [2]" w:date="2023-08-11T16:50:38Z">
              <w:rPr>
                <w:rFonts w:hint="eastAsia" w:ascii="仿宋" w:hAnsi="仿宋" w:eastAsia="仿宋" w:cs="仿宋"/>
                <w:sz w:val="24"/>
                <w:lang w:eastAsia="zh-CN"/>
              </w:rPr>
            </w:rPrChange>
          </w:rPr>
          <w:delText>6</w:delText>
        </w:r>
      </w:del>
      <w:ins w:id="1349" w:author="随遇而安 [2]" w:date="2024-11-06T08:49:32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350" w:author="随遇而安 [2]" w:date="2023-08-11T16:50:38Z">
            <w:rPr>
              <w:rFonts w:hint="eastAsia" w:ascii="仿宋" w:hAnsi="仿宋" w:eastAsia="仿宋" w:cs="仿宋"/>
              <w:sz w:val="24"/>
              <w:lang w:eastAsia="zh-CN"/>
            </w:rPr>
          </w:rPrChange>
        </w:rPr>
        <w:t>.3.4</w:t>
      </w:r>
      <w:r>
        <w:rPr>
          <w:rFonts w:ascii="仿宋" w:hAnsi="仿宋" w:eastAsia="仿宋" w:cs="仿宋"/>
          <w:color w:val="auto"/>
          <w:sz w:val="24"/>
          <w:highlight w:val="none"/>
          <w:lang w:eastAsia="zh-CN"/>
          <w:rPrChange w:id="1351" w:author="随遇而安 [2]" w:date="2023-08-11T16:50:38Z">
            <w:rPr>
              <w:rFonts w:ascii="仿宋" w:hAnsi="仿宋" w:eastAsia="仿宋" w:cs="仿宋"/>
              <w:sz w:val="24"/>
              <w:lang w:eastAsia="zh-CN"/>
            </w:rPr>
          </w:rPrChange>
        </w:rPr>
        <w:t>重大隐患的处理。对于重大事故隐患，由公司主要负责人组织制定并实施事故隐患治理方案。明确整改措施、责任人、资金、时限和临时处置措施“五落实”要求。隐患整改方案内容应包括：</w:t>
      </w:r>
    </w:p>
    <w:p w14:paraId="3F2EA3FF">
      <w:pPr>
        <w:spacing w:line="360" w:lineRule="auto"/>
        <w:ind w:firstLine="480" w:firstLineChars="200"/>
        <w:rPr>
          <w:rFonts w:ascii="仿宋" w:hAnsi="仿宋" w:eastAsia="仿宋" w:cs="仿宋"/>
          <w:color w:val="auto"/>
          <w:sz w:val="24"/>
          <w:highlight w:val="none"/>
          <w:lang w:eastAsia="zh-CN"/>
          <w:rPrChange w:id="1352"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53" w:author="随遇而安 [2]" w:date="2023-08-11T16:50:38Z">
            <w:rPr>
              <w:rFonts w:ascii="仿宋" w:hAnsi="仿宋" w:eastAsia="仿宋" w:cs="仿宋"/>
              <w:sz w:val="24"/>
              <w:lang w:eastAsia="zh-CN"/>
            </w:rPr>
          </w:rPrChange>
        </w:rPr>
        <w:t>a.整改目标及任务；</w:t>
      </w:r>
    </w:p>
    <w:p w14:paraId="4A758423">
      <w:pPr>
        <w:spacing w:line="360" w:lineRule="auto"/>
        <w:ind w:firstLine="480" w:firstLineChars="200"/>
        <w:rPr>
          <w:rFonts w:ascii="仿宋" w:hAnsi="仿宋" w:eastAsia="仿宋" w:cs="仿宋"/>
          <w:color w:val="auto"/>
          <w:sz w:val="24"/>
          <w:highlight w:val="none"/>
          <w:lang w:eastAsia="zh-CN"/>
          <w:rPrChange w:id="1354"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55" w:author="随遇而安 [2]" w:date="2023-08-11T16:50:38Z">
            <w:rPr>
              <w:rFonts w:ascii="仿宋" w:hAnsi="仿宋" w:eastAsia="仿宋" w:cs="仿宋"/>
              <w:sz w:val="24"/>
              <w:lang w:eastAsia="zh-CN"/>
            </w:rPr>
          </w:rPrChange>
        </w:rPr>
        <w:t>b.隐患现状及影响程度；</w:t>
      </w:r>
    </w:p>
    <w:p w14:paraId="7F120483">
      <w:pPr>
        <w:spacing w:line="360" w:lineRule="auto"/>
        <w:ind w:firstLine="480" w:firstLineChars="200"/>
        <w:rPr>
          <w:rFonts w:ascii="仿宋" w:hAnsi="仿宋" w:eastAsia="仿宋" w:cs="仿宋"/>
          <w:color w:val="auto"/>
          <w:sz w:val="24"/>
          <w:highlight w:val="none"/>
          <w:lang w:eastAsia="zh-CN"/>
          <w:rPrChange w:id="1356"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57" w:author="随遇而安 [2]" w:date="2023-08-11T16:50:38Z">
            <w:rPr>
              <w:rFonts w:ascii="仿宋" w:hAnsi="仿宋" w:eastAsia="仿宋" w:cs="仿宋"/>
              <w:sz w:val="24"/>
              <w:lang w:eastAsia="zh-CN"/>
            </w:rPr>
          </w:rPrChange>
        </w:rPr>
        <w:t>c.整改方法和措施；</w:t>
      </w:r>
    </w:p>
    <w:p w14:paraId="30E15BC7">
      <w:pPr>
        <w:spacing w:line="360" w:lineRule="auto"/>
        <w:ind w:firstLine="480" w:firstLineChars="200"/>
        <w:rPr>
          <w:rFonts w:ascii="仿宋" w:hAnsi="仿宋" w:eastAsia="仿宋" w:cs="仿宋"/>
          <w:color w:val="auto"/>
          <w:sz w:val="24"/>
          <w:highlight w:val="none"/>
          <w:lang w:eastAsia="zh-CN"/>
          <w:rPrChange w:id="1358"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59" w:author="随遇而安 [2]" w:date="2023-08-11T16:50:38Z">
            <w:rPr>
              <w:rFonts w:ascii="仿宋" w:hAnsi="仿宋" w:eastAsia="仿宋" w:cs="仿宋"/>
              <w:sz w:val="24"/>
              <w:lang w:eastAsia="zh-CN"/>
            </w:rPr>
          </w:rPrChange>
        </w:rPr>
        <w:t>d.经费和物资；</w:t>
      </w:r>
    </w:p>
    <w:p w14:paraId="3A773B2D">
      <w:pPr>
        <w:spacing w:line="360" w:lineRule="auto"/>
        <w:ind w:firstLine="480" w:firstLineChars="200"/>
        <w:rPr>
          <w:rFonts w:ascii="仿宋" w:hAnsi="仿宋" w:eastAsia="仿宋" w:cs="仿宋"/>
          <w:color w:val="auto"/>
          <w:sz w:val="24"/>
          <w:highlight w:val="none"/>
          <w:lang w:eastAsia="zh-CN"/>
          <w:rPrChange w:id="1360"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61" w:author="随遇而安 [2]" w:date="2023-08-11T16:50:38Z">
            <w:rPr>
              <w:rFonts w:ascii="仿宋" w:hAnsi="仿宋" w:eastAsia="仿宋" w:cs="仿宋"/>
              <w:sz w:val="24"/>
              <w:lang w:eastAsia="zh-CN"/>
            </w:rPr>
          </w:rPrChange>
        </w:rPr>
        <w:t>e.责任部门与人员；</w:t>
      </w:r>
    </w:p>
    <w:p w14:paraId="410B740C">
      <w:pPr>
        <w:spacing w:line="360" w:lineRule="auto"/>
        <w:ind w:firstLine="480" w:firstLineChars="200"/>
        <w:rPr>
          <w:rFonts w:ascii="仿宋" w:hAnsi="仿宋" w:eastAsia="仿宋" w:cs="仿宋"/>
          <w:color w:val="auto"/>
          <w:sz w:val="24"/>
          <w:highlight w:val="none"/>
          <w:lang w:eastAsia="zh-CN"/>
          <w:rPrChange w:id="1362"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63" w:author="随遇而安 [2]" w:date="2023-08-11T16:50:38Z">
            <w:rPr>
              <w:rFonts w:ascii="仿宋" w:hAnsi="仿宋" w:eastAsia="仿宋" w:cs="仿宋"/>
              <w:sz w:val="24"/>
              <w:lang w:eastAsia="zh-CN"/>
            </w:rPr>
          </w:rPrChange>
        </w:rPr>
        <w:t>f.整改时限与要求；</w:t>
      </w:r>
    </w:p>
    <w:p w14:paraId="048770DF">
      <w:pPr>
        <w:spacing w:line="360" w:lineRule="auto"/>
        <w:ind w:firstLine="480" w:firstLineChars="200"/>
        <w:rPr>
          <w:rFonts w:ascii="仿宋" w:hAnsi="仿宋" w:eastAsia="仿宋" w:cs="仿宋"/>
          <w:color w:val="auto"/>
          <w:sz w:val="24"/>
          <w:highlight w:val="none"/>
          <w:lang w:eastAsia="zh-CN"/>
          <w:rPrChange w:id="1364"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65" w:author="随遇而安 [2]" w:date="2023-08-11T16:50:38Z">
            <w:rPr>
              <w:rFonts w:ascii="仿宋" w:hAnsi="仿宋" w:eastAsia="仿宋" w:cs="仿宋"/>
              <w:sz w:val="24"/>
              <w:lang w:eastAsia="zh-CN"/>
            </w:rPr>
          </w:rPrChange>
        </w:rPr>
        <w:t>g.临时处置措施和应急预案。</w:t>
      </w:r>
    </w:p>
    <w:p w14:paraId="4098FC17">
      <w:pPr>
        <w:spacing w:line="360" w:lineRule="auto"/>
        <w:ind w:firstLine="480" w:firstLineChars="200"/>
        <w:rPr>
          <w:rFonts w:ascii="仿宋" w:hAnsi="仿宋" w:eastAsia="仿宋" w:cs="仿宋"/>
          <w:color w:val="auto"/>
          <w:sz w:val="24"/>
          <w:highlight w:val="none"/>
          <w:lang w:eastAsia="zh-CN"/>
          <w:rPrChange w:id="1366" w:author="随遇而安 [2]" w:date="2023-08-11T16:50:38Z">
            <w:rPr>
              <w:rFonts w:ascii="仿宋" w:hAnsi="仿宋" w:eastAsia="仿宋" w:cs="仿宋"/>
              <w:sz w:val="24"/>
              <w:lang w:eastAsia="zh-CN"/>
            </w:rPr>
          </w:rPrChange>
        </w:rPr>
      </w:pPr>
      <w:del w:id="1367" w:author="随遇而安 [2]" w:date="2024-11-06T08:49:34Z">
        <w:r>
          <w:rPr>
            <w:rFonts w:hint="default" w:ascii="仿宋" w:hAnsi="仿宋" w:eastAsia="仿宋" w:cs="仿宋"/>
            <w:color w:val="auto"/>
            <w:sz w:val="24"/>
            <w:highlight w:val="none"/>
            <w:lang w:eastAsia="zh-CN"/>
            <w:rPrChange w:id="1368" w:author="随遇而安 [2]" w:date="2023-08-11T16:50:38Z">
              <w:rPr>
                <w:rFonts w:hint="eastAsia" w:ascii="仿宋" w:hAnsi="仿宋" w:eastAsia="仿宋" w:cs="仿宋"/>
                <w:sz w:val="24"/>
                <w:lang w:eastAsia="zh-CN"/>
              </w:rPr>
            </w:rPrChange>
          </w:rPr>
          <w:delText>6</w:delText>
        </w:r>
      </w:del>
      <w:ins w:id="1370" w:author="随遇而安 [2]" w:date="2024-11-06T08:49:34Z">
        <w:r>
          <w:rPr>
            <w:rFonts w:hint="eastAsia" w:ascii="仿宋" w:hAnsi="仿宋" w:eastAsia="仿宋" w:cs="仿宋"/>
            <w:color w:val="auto"/>
            <w:sz w:val="24"/>
            <w:highlight w:val="none"/>
            <w:lang w:eastAsia="zh-CN"/>
          </w:rPr>
          <w:t>7</w:t>
        </w:r>
      </w:ins>
      <w:r>
        <w:rPr>
          <w:rFonts w:hint="eastAsia" w:ascii="仿宋" w:hAnsi="仿宋" w:eastAsia="仿宋" w:cs="仿宋"/>
          <w:color w:val="auto"/>
          <w:sz w:val="24"/>
          <w:highlight w:val="none"/>
          <w:lang w:eastAsia="zh-CN"/>
          <w:rPrChange w:id="1371" w:author="随遇而安 [2]" w:date="2023-08-11T16:50:38Z">
            <w:rPr>
              <w:rFonts w:hint="eastAsia" w:ascii="仿宋" w:hAnsi="仿宋" w:eastAsia="仿宋" w:cs="仿宋"/>
              <w:sz w:val="24"/>
              <w:lang w:eastAsia="zh-CN"/>
            </w:rPr>
          </w:rPrChange>
        </w:rPr>
        <w:t>.3.5</w:t>
      </w:r>
      <w:r>
        <w:rPr>
          <w:rFonts w:ascii="仿宋" w:hAnsi="仿宋" w:eastAsia="仿宋" w:cs="仿宋"/>
          <w:color w:val="auto"/>
          <w:sz w:val="24"/>
          <w:highlight w:val="none"/>
          <w:lang w:eastAsia="zh-CN"/>
          <w:rPrChange w:id="1372" w:author="随遇而安 [2]" w:date="2023-08-11T16:50:38Z">
            <w:rPr>
              <w:rFonts w:ascii="仿宋" w:hAnsi="仿宋" w:eastAsia="仿宋" w:cs="仿宋"/>
              <w:sz w:val="24"/>
              <w:lang w:eastAsia="zh-CN"/>
            </w:rPr>
          </w:rPrChange>
        </w:rPr>
        <w:t>对于项目公司无力解决的一级事故隐患，除采取有效防范措施外，应及时书面逐级向</w:t>
      </w:r>
      <w:r>
        <w:rPr>
          <w:rFonts w:hint="eastAsia" w:ascii="仿宋" w:hAnsi="仿宋" w:eastAsia="仿宋" w:cs="仿宋"/>
          <w:color w:val="auto"/>
          <w:sz w:val="24"/>
          <w:highlight w:val="none"/>
          <w:lang w:eastAsia="zh-CN"/>
          <w:rPrChange w:id="1373" w:author="随遇而安 [2]" w:date="2023-08-11T16:50:38Z">
            <w:rPr>
              <w:rFonts w:hint="eastAsia" w:ascii="仿宋" w:hAnsi="仿宋" w:eastAsia="仿宋" w:cs="仿宋"/>
              <w:sz w:val="24"/>
              <w:lang w:eastAsia="zh-CN"/>
            </w:rPr>
          </w:rPrChange>
        </w:rPr>
        <w:t>区域</w:t>
      </w:r>
      <w:r>
        <w:rPr>
          <w:rFonts w:ascii="仿宋" w:hAnsi="仿宋" w:eastAsia="仿宋" w:cs="仿宋"/>
          <w:color w:val="auto"/>
          <w:sz w:val="24"/>
          <w:highlight w:val="none"/>
          <w:lang w:eastAsia="zh-CN"/>
          <w:rPrChange w:id="1374" w:author="随遇而安 [2]" w:date="2023-08-11T16:50:38Z">
            <w:rPr>
              <w:rFonts w:ascii="仿宋" w:hAnsi="仿宋" w:eastAsia="仿宋" w:cs="仿宋"/>
              <w:sz w:val="24"/>
              <w:lang w:eastAsia="zh-CN"/>
            </w:rPr>
          </w:rPrChange>
        </w:rPr>
        <w:t>、事业部安环</w:t>
      </w:r>
      <w:r>
        <w:rPr>
          <w:rFonts w:hint="eastAsia" w:ascii="仿宋" w:hAnsi="仿宋" w:eastAsia="仿宋" w:cs="仿宋"/>
          <w:color w:val="auto"/>
          <w:sz w:val="24"/>
          <w:highlight w:val="none"/>
          <w:lang w:eastAsia="zh-CN"/>
          <w:rPrChange w:id="1375" w:author="随遇而安 [2]" w:date="2023-08-11T16:50:38Z">
            <w:rPr>
              <w:rFonts w:hint="eastAsia" w:ascii="仿宋" w:hAnsi="仿宋" w:eastAsia="仿宋" w:cs="仿宋"/>
              <w:sz w:val="24"/>
              <w:lang w:eastAsia="zh-CN"/>
            </w:rPr>
          </w:rPrChange>
        </w:rPr>
        <w:t>品质中心</w:t>
      </w:r>
      <w:r>
        <w:rPr>
          <w:rFonts w:ascii="仿宋" w:hAnsi="仿宋" w:eastAsia="仿宋" w:cs="仿宋"/>
          <w:color w:val="auto"/>
          <w:sz w:val="24"/>
          <w:highlight w:val="none"/>
          <w:lang w:eastAsia="zh-CN"/>
          <w:rPrChange w:id="1376" w:author="随遇而安 [2]" w:date="2023-08-11T16:50:38Z">
            <w:rPr>
              <w:rFonts w:ascii="仿宋" w:hAnsi="仿宋" w:eastAsia="仿宋" w:cs="仿宋"/>
              <w:sz w:val="24"/>
              <w:lang w:eastAsia="zh-CN"/>
            </w:rPr>
          </w:rPrChange>
        </w:rPr>
        <w:t>报告</w:t>
      </w:r>
      <w:r>
        <w:rPr>
          <w:rFonts w:hint="eastAsia" w:ascii="仿宋" w:hAnsi="仿宋" w:eastAsia="仿宋" w:cs="仿宋"/>
          <w:color w:val="auto"/>
          <w:sz w:val="24"/>
          <w:highlight w:val="none"/>
          <w:lang w:eastAsia="zh-CN"/>
          <w:rPrChange w:id="1377" w:author="随遇而安 [2]" w:date="2023-08-11T16:50:38Z">
            <w:rPr>
              <w:rFonts w:hint="eastAsia" w:ascii="仿宋" w:hAnsi="仿宋" w:eastAsia="仿宋" w:cs="仿宋"/>
              <w:sz w:val="24"/>
              <w:lang w:eastAsia="zh-CN"/>
            </w:rPr>
          </w:rPrChange>
        </w:rPr>
        <w:t>。</w:t>
      </w:r>
      <w:r>
        <w:rPr>
          <w:rFonts w:ascii="仿宋" w:hAnsi="仿宋" w:eastAsia="仿宋" w:cs="仿宋"/>
          <w:color w:val="auto"/>
          <w:sz w:val="24"/>
          <w:highlight w:val="none"/>
          <w:lang w:eastAsia="zh-CN"/>
          <w:rPrChange w:id="1378" w:author="随遇而安 [2]" w:date="2023-08-11T16:50:38Z">
            <w:rPr>
              <w:rFonts w:ascii="仿宋" w:hAnsi="仿宋" w:eastAsia="仿宋" w:cs="仿宋"/>
              <w:sz w:val="24"/>
              <w:lang w:eastAsia="zh-CN"/>
            </w:rPr>
          </w:rPrChange>
        </w:rPr>
        <w:t>隐患报告应当包括的主要内容：</w:t>
      </w:r>
    </w:p>
    <w:p w14:paraId="6669E9E7">
      <w:pPr>
        <w:spacing w:line="360" w:lineRule="auto"/>
        <w:ind w:firstLine="480" w:firstLineChars="200"/>
        <w:rPr>
          <w:rFonts w:ascii="仿宋" w:hAnsi="仿宋" w:eastAsia="仿宋" w:cs="仿宋"/>
          <w:color w:val="auto"/>
          <w:sz w:val="24"/>
          <w:highlight w:val="none"/>
          <w:lang w:eastAsia="zh-CN"/>
          <w:rPrChange w:id="1379"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80" w:author="随遇而安 [2]" w:date="2023-08-11T16:50:38Z">
            <w:rPr>
              <w:rFonts w:ascii="仿宋" w:hAnsi="仿宋" w:eastAsia="仿宋" w:cs="仿宋"/>
              <w:sz w:val="24"/>
              <w:lang w:eastAsia="zh-CN"/>
            </w:rPr>
          </w:rPrChange>
        </w:rPr>
        <w:t>a.隐患的现状及其产生原因。</w:t>
      </w:r>
    </w:p>
    <w:p w14:paraId="6638CC7B">
      <w:pPr>
        <w:spacing w:line="360" w:lineRule="auto"/>
        <w:ind w:firstLine="480" w:firstLineChars="200"/>
        <w:rPr>
          <w:rFonts w:ascii="仿宋" w:hAnsi="仿宋" w:eastAsia="仿宋" w:cs="仿宋"/>
          <w:color w:val="auto"/>
          <w:sz w:val="24"/>
          <w:highlight w:val="none"/>
          <w:lang w:eastAsia="zh-CN"/>
          <w:rPrChange w:id="1381"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82" w:author="随遇而安 [2]" w:date="2023-08-11T16:50:38Z">
            <w:rPr>
              <w:rFonts w:ascii="仿宋" w:hAnsi="仿宋" w:eastAsia="仿宋" w:cs="仿宋"/>
              <w:sz w:val="24"/>
              <w:lang w:eastAsia="zh-CN"/>
            </w:rPr>
          </w:rPrChange>
        </w:rPr>
        <w:t>b.隐患的危害程度、整改难易程度分析及分类。</w:t>
      </w:r>
    </w:p>
    <w:p w14:paraId="13A7003A">
      <w:pPr>
        <w:spacing w:line="360" w:lineRule="auto"/>
        <w:ind w:firstLine="480" w:firstLineChars="200"/>
        <w:rPr>
          <w:rFonts w:ascii="仿宋" w:hAnsi="仿宋" w:eastAsia="仿宋" w:cs="仿宋"/>
          <w:color w:val="auto"/>
          <w:sz w:val="24"/>
          <w:highlight w:val="none"/>
          <w:lang w:eastAsia="zh-CN"/>
          <w:rPrChange w:id="1383" w:author="随遇而安 [2]" w:date="2023-08-11T16:50:38Z">
            <w:rPr>
              <w:rFonts w:ascii="仿宋" w:hAnsi="仿宋" w:eastAsia="仿宋" w:cs="仿宋"/>
              <w:sz w:val="24"/>
              <w:lang w:eastAsia="zh-CN"/>
            </w:rPr>
          </w:rPrChange>
        </w:rPr>
      </w:pPr>
      <w:r>
        <w:rPr>
          <w:rFonts w:ascii="仿宋" w:hAnsi="仿宋" w:eastAsia="仿宋" w:cs="仿宋"/>
          <w:color w:val="auto"/>
          <w:sz w:val="24"/>
          <w:highlight w:val="none"/>
          <w:lang w:eastAsia="zh-CN"/>
          <w:rPrChange w:id="1384" w:author="随遇而安 [2]" w:date="2023-08-11T16:50:38Z">
            <w:rPr>
              <w:rFonts w:ascii="仿宋" w:hAnsi="仿宋" w:eastAsia="仿宋" w:cs="仿宋"/>
              <w:sz w:val="24"/>
              <w:lang w:eastAsia="zh-CN"/>
            </w:rPr>
          </w:rPrChange>
        </w:rPr>
        <w:t>c.项目公司重大事故隐患整改方案。</w:t>
      </w:r>
    </w:p>
    <w:p w14:paraId="5AD11642">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1385" w:author="随遇而安 [2]" w:date="2023-08-11T16:50:38Z">
            <w:rPr>
              <w:rFonts w:ascii="宋体"/>
              <w:b/>
              <w:sz w:val="24"/>
              <w:lang w:eastAsia="zh-CN"/>
            </w:rPr>
          </w:rPrChange>
        </w:rPr>
      </w:pPr>
      <w:bookmarkStart w:id="27" w:name="_Toc3573"/>
      <w:bookmarkStart w:id="28" w:name="_Toc22021"/>
      <w:bookmarkStart w:id="29" w:name="_Toc17291"/>
      <w:bookmarkStart w:id="30" w:name="_Toc14238"/>
      <w:r>
        <w:rPr>
          <w:rFonts w:hint="eastAsia" w:ascii="宋体"/>
          <w:b/>
          <w:color w:val="auto"/>
          <w:sz w:val="24"/>
          <w:highlight w:val="none"/>
          <w:lang w:eastAsia="zh-CN"/>
          <w:rPrChange w:id="1386" w:author="随遇而安 [2]" w:date="2023-08-11T16:50:38Z">
            <w:rPr>
              <w:rFonts w:hint="eastAsia" w:ascii="宋体"/>
              <w:b/>
              <w:sz w:val="24"/>
              <w:lang w:eastAsia="zh-CN"/>
            </w:rPr>
          </w:rPrChange>
        </w:rPr>
        <w:t>隐患登记与建档</w:t>
      </w:r>
      <w:bookmarkEnd w:id="27"/>
      <w:bookmarkEnd w:id="28"/>
      <w:bookmarkEnd w:id="29"/>
      <w:bookmarkEnd w:id="30"/>
    </w:p>
    <w:p w14:paraId="2DC209A4">
      <w:pPr>
        <w:spacing w:line="360" w:lineRule="auto"/>
        <w:ind w:firstLine="480" w:firstLineChars="200"/>
        <w:rPr>
          <w:rFonts w:ascii="仿宋" w:hAnsi="仿宋" w:eastAsia="仿宋" w:cs="仿宋"/>
          <w:color w:val="auto"/>
          <w:sz w:val="24"/>
          <w:highlight w:val="none"/>
          <w:lang w:eastAsia="zh-CN"/>
          <w:rPrChange w:id="1387" w:author="随遇而安 [2]" w:date="2023-08-11T16:50:38Z">
            <w:rPr>
              <w:rFonts w:ascii="仿宋" w:hAnsi="仿宋" w:eastAsia="仿宋" w:cs="仿宋"/>
              <w:sz w:val="24"/>
              <w:lang w:eastAsia="zh-CN"/>
            </w:rPr>
          </w:rPrChange>
        </w:rPr>
      </w:pPr>
      <w:del w:id="1388" w:author="随遇而安 [2]" w:date="2024-11-06T08:49:37Z">
        <w:r>
          <w:rPr>
            <w:rFonts w:hint="default" w:ascii="仿宋" w:hAnsi="仿宋" w:eastAsia="仿宋" w:cs="仿宋"/>
            <w:color w:val="auto"/>
            <w:sz w:val="24"/>
            <w:highlight w:val="none"/>
            <w:lang w:eastAsia="zh-CN"/>
            <w:rPrChange w:id="1389" w:author="随遇而安 [2]" w:date="2023-08-11T16:50:38Z">
              <w:rPr>
                <w:rFonts w:hint="eastAsia" w:ascii="仿宋" w:hAnsi="仿宋" w:eastAsia="仿宋" w:cs="仿宋"/>
                <w:sz w:val="24"/>
                <w:lang w:eastAsia="zh-CN"/>
              </w:rPr>
            </w:rPrChange>
          </w:rPr>
          <w:delText>7</w:delText>
        </w:r>
      </w:del>
      <w:ins w:id="1391" w:author="随遇而安 [2]" w:date="2024-11-06T08:49:37Z">
        <w:r>
          <w:rPr>
            <w:rFonts w:hint="eastAsia" w:ascii="仿宋" w:hAnsi="仿宋" w:eastAsia="仿宋" w:cs="仿宋"/>
            <w:color w:val="auto"/>
            <w:sz w:val="24"/>
            <w:highlight w:val="none"/>
            <w:lang w:eastAsia="zh-CN"/>
          </w:rPr>
          <w:t>8</w:t>
        </w:r>
      </w:ins>
      <w:r>
        <w:rPr>
          <w:rFonts w:hint="eastAsia" w:ascii="仿宋" w:hAnsi="仿宋" w:eastAsia="仿宋" w:cs="仿宋"/>
          <w:color w:val="auto"/>
          <w:sz w:val="24"/>
          <w:highlight w:val="none"/>
          <w:lang w:eastAsia="zh-CN"/>
          <w:rPrChange w:id="1392" w:author="随遇而安 [2]" w:date="2023-08-11T16:50:38Z">
            <w:rPr>
              <w:rFonts w:hint="eastAsia" w:ascii="仿宋" w:hAnsi="仿宋" w:eastAsia="仿宋" w:cs="仿宋"/>
              <w:sz w:val="24"/>
              <w:lang w:eastAsia="zh-CN"/>
            </w:rPr>
          </w:rPrChange>
        </w:rPr>
        <w:t xml:space="preserve">.1 项目公司安环品质部为 HSE 检查及隐患登记建档归口管理部门。 </w:t>
      </w:r>
    </w:p>
    <w:p w14:paraId="691AA5DA">
      <w:pPr>
        <w:spacing w:line="360" w:lineRule="auto"/>
        <w:ind w:firstLine="480" w:firstLineChars="200"/>
        <w:rPr>
          <w:rFonts w:ascii="仿宋" w:hAnsi="仿宋" w:eastAsia="仿宋" w:cs="仿宋"/>
          <w:color w:val="auto"/>
          <w:sz w:val="24"/>
          <w:highlight w:val="none"/>
          <w:lang w:eastAsia="zh-CN"/>
          <w:rPrChange w:id="1393" w:author="随遇而安 [2]" w:date="2023-08-11T16:50:38Z">
            <w:rPr>
              <w:rFonts w:ascii="仿宋" w:hAnsi="仿宋" w:eastAsia="仿宋" w:cs="仿宋"/>
              <w:sz w:val="24"/>
              <w:lang w:eastAsia="zh-CN"/>
            </w:rPr>
          </w:rPrChange>
        </w:rPr>
      </w:pPr>
      <w:del w:id="1394" w:author="随遇而安 [2]" w:date="2024-11-06T08:49:38Z">
        <w:r>
          <w:rPr>
            <w:rFonts w:hint="default" w:ascii="仿宋" w:hAnsi="仿宋" w:eastAsia="仿宋" w:cs="仿宋"/>
            <w:color w:val="auto"/>
            <w:sz w:val="24"/>
            <w:highlight w:val="none"/>
            <w:lang w:eastAsia="zh-CN"/>
            <w:rPrChange w:id="1395" w:author="随遇而安 [2]" w:date="2023-08-11T16:50:38Z">
              <w:rPr>
                <w:rFonts w:hint="eastAsia" w:ascii="仿宋" w:hAnsi="仿宋" w:eastAsia="仿宋" w:cs="仿宋"/>
                <w:sz w:val="24"/>
                <w:lang w:eastAsia="zh-CN"/>
              </w:rPr>
            </w:rPrChange>
          </w:rPr>
          <w:delText>7</w:delText>
        </w:r>
      </w:del>
      <w:ins w:id="1397" w:author="随遇而安 [2]" w:date="2024-11-06T08:49:38Z">
        <w:r>
          <w:rPr>
            <w:rFonts w:hint="eastAsia" w:ascii="仿宋" w:hAnsi="仿宋" w:eastAsia="仿宋" w:cs="仿宋"/>
            <w:color w:val="auto"/>
            <w:sz w:val="24"/>
            <w:highlight w:val="none"/>
            <w:lang w:eastAsia="zh-CN"/>
          </w:rPr>
          <w:t>8</w:t>
        </w:r>
      </w:ins>
      <w:r>
        <w:rPr>
          <w:rFonts w:hint="eastAsia" w:ascii="仿宋" w:hAnsi="仿宋" w:eastAsia="仿宋" w:cs="仿宋"/>
          <w:color w:val="auto"/>
          <w:sz w:val="24"/>
          <w:highlight w:val="none"/>
          <w:lang w:eastAsia="zh-CN"/>
          <w:rPrChange w:id="1398" w:author="随遇而安 [2]" w:date="2023-08-11T16:50:38Z">
            <w:rPr>
              <w:rFonts w:hint="eastAsia" w:ascii="仿宋" w:hAnsi="仿宋" w:eastAsia="仿宋" w:cs="仿宋"/>
              <w:sz w:val="24"/>
              <w:lang w:eastAsia="zh-CN"/>
            </w:rPr>
          </w:rPrChange>
        </w:rPr>
        <w:t>.2 安环品质部依照本单位各类检查所下达《安全检查（隐患）整改五定表》，将隐患统一汇总至</w:t>
      </w:r>
      <w:r>
        <w:rPr>
          <w:rFonts w:hint="eastAsia" w:ascii="仿宋" w:hAnsi="仿宋" w:eastAsia="仿宋" w:cs="仿宋"/>
          <w:color w:val="auto"/>
          <w:sz w:val="24"/>
          <w:highlight w:val="none"/>
          <w:lang w:eastAsia="zh-CN"/>
          <w:rPrChange w:id="1399" w:author="随遇而安 [2]" w:date="2023-08-11T16:50:38Z">
            <w:rPr>
              <w:rFonts w:hint="eastAsia" w:ascii="仿宋" w:hAnsi="仿宋" w:eastAsia="仿宋" w:cs="仿宋"/>
              <w:color w:val="FF0000"/>
              <w:sz w:val="24"/>
              <w:lang w:eastAsia="zh-CN"/>
            </w:rPr>
          </w:rPrChange>
        </w:rPr>
        <w:t>《生产安全事故隐患排查整改登记表》（附件3）</w:t>
      </w:r>
      <w:r>
        <w:rPr>
          <w:rFonts w:hint="eastAsia" w:ascii="仿宋" w:hAnsi="仿宋" w:eastAsia="仿宋" w:cs="仿宋"/>
          <w:color w:val="auto"/>
          <w:sz w:val="24"/>
          <w:highlight w:val="none"/>
          <w:lang w:eastAsia="zh-CN"/>
          <w:rPrChange w:id="1400" w:author="随遇而安 [2]" w:date="2023-08-11T16:50:38Z">
            <w:rPr>
              <w:rFonts w:hint="eastAsia" w:ascii="仿宋" w:hAnsi="仿宋" w:eastAsia="仿宋" w:cs="仿宋"/>
              <w:sz w:val="24"/>
              <w:lang w:eastAsia="zh-CN"/>
            </w:rPr>
          </w:rPrChange>
        </w:rPr>
        <w:t>，并实时更新整改进度。</w:t>
      </w:r>
    </w:p>
    <w:p w14:paraId="14A84F92">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1401" w:author="随遇而安 [2]" w:date="2023-08-11T16:50:38Z">
            <w:rPr>
              <w:rFonts w:ascii="宋体"/>
              <w:b/>
              <w:sz w:val="24"/>
              <w:lang w:eastAsia="zh-CN"/>
            </w:rPr>
          </w:rPrChange>
        </w:rPr>
      </w:pPr>
      <w:bookmarkStart w:id="31" w:name="_Toc20061"/>
      <w:bookmarkStart w:id="32" w:name="_Toc6934"/>
      <w:bookmarkStart w:id="33" w:name="_Toc25122"/>
      <w:bookmarkStart w:id="34" w:name="_Toc15392"/>
      <w:r>
        <w:rPr>
          <w:rFonts w:hint="eastAsia" w:ascii="宋体"/>
          <w:b/>
          <w:color w:val="auto"/>
          <w:sz w:val="24"/>
          <w:highlight w:val="none"/>
          <w:lang w:eastAsia="zh-CN"/>
          <w:rPrChange w:id="1402" w:author="随遇而安 [2]" w:date="2023-08-11T16:50:38Z">
            <w:rPr>
              <w:rFonts w:hint="eastAsia" w:ascii="宋体"/>
              <w:b/>
              <w:sz w:val="24"/>
              <w:lang w:eastAsia="zh-CN"/>
            </w:rPr>
          </w:rPrChange>
        </w:rPr>
        <w:t>责任追究</w:t>
      </w:r>
      <w:bookmarkEnd w:id="31"/>
      <w:bookmarkEnd w:id="32"/>
      <w:bookmarkEnd w:id="33"/>
      <w:bookmarkEnd w:id="34"/>
    </w:p>
    <w:p w14:paraId="12C457CE">
      <w:pPr>
        <w:spacing w:line="360" w:lineRule="auto"/>
        <w:ind w:firstLine="480" w:firstLineChars="200"/>
        <w:rPr>
          <w:rFonts w:ascii="仿宋" w:hAnsi="仿宋" w:eastAsia="仿宋" w:cs="仿宋"/>
          <w:color w:val="auto"/>
          <w:sz w:val="24"/>
          <w:highlight w:val="none"/>
          <w:lang w:eastAsia="zh-CN"/>
          <w:rPrChange w:id="1403" w:author="随遇而安 [2]" w:date="2023-08-11T16:50:38Z">
            <w:rPr>
              <w:rFonts w:ascii="仿宋" w:hAnsi="仿宋" w:eastAsia="仿宋" w:cs="仿宋"/>
              <w:sz w:val="24"/>
              <w:lang w:eastAsia="zh-CN"/>
            </w:rPr>
          </w:rPrChange>
        </w:rPr>
      </w:pPr>
      <w:del w:id="1404" w:author="随遇而安 [2]" w:date="2024-11-06T08:49:43Z">
        <w:r>
          <w:rPr>
            <w:rFonts w:hint="default" w:ascii="仿宋" w:hAnsi="仿宋" w:eastAsia="仿宋" w:cs="仿宋"/>
            <w:color w:val="auto"/>
            <w:sz w:val="24"/>
            <w:highlight w:val="none"/>
            <w:lang w:eastAsia="zh-CN"/>
            <w:rPrChange w:id="1405" w:author="随遇而安 [2]" w:date="2023-08-11T16:50:38Z">
              <w:rPr>
                <w:rFonts w:hint="eastAsia" w:ascii="仿宋" w:hAnsi="仿宋" w:eastAsia="仿宋" w:cs="仿宋"/>
                <w:sz w:val="24"/>
                <w:lang w:eastAsia="zh-CN"/>
              </w:rPr>
            </w:rPrChange>
          </w:rPr>
          <w:delText>8</w:delText>
        </w:r>
      </w:del>
      <w:ins w:id="1407" w:author="随遇而安 [2]" w:date="2024-11-06T08:49:43Z">
        <w:r>
          <w:rPr>
            <w:rFonts w:hint="eastAsia" w:ascii="仿宋" w:hAnsi="仿宋" w:eastAsia="仿宋" w:cs="仿宋"/>
            <w:color w:val="auto"/>
            <w:sz w:val="24"/>
            <w:highlight w:val="none"/>
            <w:lang w:eastAsia="zh-CN"/>
          </w:rPr>
          <w:t>9</w:t>
        </w:r>
      </w:ins>
      <w:r>
        <w:rPr>
          <w:rFonts w:hint="eastAsia" w:ascii="仿宋" w:hAnsi="仿宋" w:eastAsia="仿宋" w:cs="仿宋"/>
          <w:color w:val="auto"/>
          <w:sz w:val="24"/>
          <w:highlight w:val="none"/>
          <w:lang w:eastAsia="zh-CN"/>
          <w:rPrChange w:id="1408" w:author="随遇而安 [2]" w:date="2023-08-11T16:50:38Z">
            <w:rPr>
              <w:rFonts w:hint="eastAsia" w:ascii="仿宋" w:hAnsi="仿宋" w:eastAsia="仿宋" w:cs="仿宋"/>
              <w:sz w:val="24"/>
              <w:lang w:eastAsia="zh-CN"/>
            </w:rPr>
          </w:rPrChange>
        </w:rPr>
        <w:t>.1 各部门未按本制度规定履行业务职责范围内的 HSE 检查及隐患排查职责或执行不力的，依照</w:t>
      </w:r>
      <w:r>
        <w:rPr>
          <w:rFonts w:hint="eastAsia" w:ascii="仿宋" w:hAnsi="仿宋" w:eastAsia="仿宋" w:cs="仿宋"/>
          <w:color w:val="auto"/>
          <w:sz w:val="24"/>
          <w:highlight w:val="none"/>
          <w:lang w:eastAsia="zh-CN"/>
          <w:rPrChange w:id="1409" w:author="随遇而安 [2]" w:date="2023-08-11T16:50:38Z">
            <w:rPr>
              <w:rFonts w:hint="eastAsia" w:ascii="仿宋" w:hAnsi="仿宋" w:eastAsia="仿宋" w:cs="仿宋"/>
              <w:color w:val="FF0000"/>
              <w:sz w:val="24"/>
              <w:lang w:eastAsia="zh-CN"/>
            </w:rPr>
          </w:rPrChange>
        </w:rPr>
        <w:t>《HSE安全生产管理考核标准》</w:t>
      </w:r>
      <w:r>
        <w:rPr>
          <w:rFonts w:hint="eastAsia" w:ascii="仿宋" w:hAnsi="仿宋" w:eastAsia="仿宋" w:cs="仿宋"/>
          <w:color w:val="auto"/>
          <w:sz w:val="24"/>
          <w:highlight w:val="none"/>
          <w:lang w:eastAsia="zh-CN"/>
          <w:rPrChange w:id="1410" w:author="随遇而安 [2]" w:date="2023-08-11T16:50:38Z">
            <w:rPr>
              <w:rFonts w:hint="eastAsia" w:ascii="仿宋" w:hAnsi="仿宋" w:eastAsia="仿宋" w:cs="仿宋"/>
              <w:sz w:val="24"/>
              <w:lang w:eastAsia="zh-CN"/>
            </w:rPr>
          </w:rPrChange>
        </w:rPr>
        <w:t>对相关责任部门及责任人员进行考核。</w:t>
      </w:r>
    </w:p>
    <w:p w14:paraId="71E19306">
      <w:pPr>
        <w:spacing w:line="360" w:lineRule="auto"/>
        <w:ind w:firstLine="480" w:firstLineChars="200"/>
        <w:rPr>
          <w:rFonts w:ascii="仿宋" w:hAnsi="仿宋" w:eastAsia="仿宋" w:cs="仿宋"/>
          <w:color w:val="auto"/>
          <w:sz w:val="24"/>
          <w:highlight w:val="none"/>
          <w:lang w:eastAsia="zh-CN"/>
          <w:rPrChange w:id="1411" w:author="随遇而安 [2]" w:date="2023-08-11T16:50:38Z">
            <w:rPr>
              <w:rFonts w:ascii="仿宋" w:hAnsi="仿宋" w:eastAsia="仿宋" w:cs="仿宋"/>
              <w:sz w:val="24"/>
              <w:lang w:eastAsia="zh-CN"/>
            </w:rPr>
          </w:rPrChange>
        </w:rPr>
      </w:pPr>
      <w:del w:id="1412" w:author="随遇而安 [2]" w:date="2024-11-06T08:49:44Z">
        <w:r>
          <w:rPr>
            <w:rFonts w:hint="default" w:ascii="仿宋" w:hAnsi="仿宋" w:eastAsia="仿宋" w:cs="仿宋"/>
            <w:color w:val="auto"/>
            <w:sz w:val="24"/>
            <w:highlight w:val="none"/>
            <w:lang w:eastAsia="zh-CN"/>
            <w:rPrChange w:id="1413" w:author="随遇而安 [2]" w:date="2023-08-11T16:50:38Z">
              <w:rPr>
                <w:rFonts w:hint="eastAsia" w:ascii="仿宋" w:hAnsi="仿宋" w:eastAsia="仿宋" w:cs="仿宋"/>
                <w:sz w:val="24"/>
                <w:lang w:eastAsia="zh-CN"/>
              </w:rPr>
            </w:rPrChange>
          </w:rPr>
          <w:delText>8</w:delText>
        </w:r>
      </w:del>
      <w:ins w:id="1415" w:author="随遇而安 [2]" w:date="2024-11-06T08:49:44Z">
        <w:r>
          <w:rPr>
            <w:rFonts w:hint="eastAsia" w:ascii="仿宋" w:hAnsi="仿宋" w:eastAsia="仿宋" w:cs="仿宋"/>
            <w:color w:val="auto"/>
            <w:sz w:val="24"/>
            <w:highlight w:val="none"/>
            <w:lang w:eastAsia="zh-CN"/>
          </w:rPr>
          <w:t>9</w:t>
        </w:r>
      </w:ins>
      <w:r>
        <w:rPr>
          <w:rFonts w:hint="eastAsia" w:ascii="仿宋" w:hAnsi="仿宋" w:eastAsia="仿宋" w:cs="仿宋"/>
          <w:color w:val="auto"/>
          <w:sz w:val="24"/>
          <w:highlight w:val="none"/>
          <w:lang w:eastAsia="zh-CN"/>
          <w:rPrChange w:id="1416" w:author="随遇而安 [2]" w:date="2023-08-11T16:50:38Z">
            <w:rPr>
              <w:rFonts w:hint="eastAsia" w:ascii="仿宋" w:hAnsi="仿宋" w:eastAsia="仿宋" w:cs="仿宋"/>
              <w:sz w:val="24"/>
              <w:lang w:eastAsia="zh-CN"/>
            </w:rPr>
          </w:rPrChange>
        </w:rPr>
        <w:t>.2 因未按规定开展 HSE 检查及隐患排查、或隐患排查和整改不彻底或拒不整改的部门，导致事故发生的，依照</w:t>
      </w:r>
      <w:r>
        <w:rPr>
          <w:rFonts w:hint="eastAsia" w:ascii="仿宋" w:hAnsi="仿宋" w:eastAsia="仿宋" w:cs="仿宋"/>
          <w:color w:val="auto"/>
          <w:sz w:val="24"/>
          <w:highlight w:val="none"/>
          <w:lang w:eastAsia="zh-CN"/>
          <w:rPrChange w:id="1417" w:author="随遇而安 [2]" w:date="2023-08-11T16:50:38Z">
            <w:rPr>
              <w:rFonts w:hint="eastAsia" w:ascii="仿宋" w:hAnsi="仿宋" w:eastAsia="仿宋" w:cs="仿宋"/>
              <w:sz w:val="24"/>
              <w:lang w:eastAsia="zh-CN"/>
            </w:rPr>
          </w:rPrChange>
        </w:rPr>
        <w:t>事业部</w:t>
      </w:r>
      <w:r>
        <w:rPr>
          <w:rFonts w:hint="eastAsia" w:ascii="仿宋" w:hAnsi="仿宋" w:eastAsia="仿宋" w:cs="仿宋"/>
          <w:color w:val="auto"/>
          <w:sz w:val="24"/>
          <w:highlight w:val="none"/>
          <w:lang w:eastAsia="zh-CN"/>
          <w:rPrChange w:id="1418" w:author="随遇而安 [2]" w:date="2023-08-11T16:50:38Z">
            <w:rPr>
              <w:rFonts w:hint="eastAsia" w:ascii="仿宋" w:hAnsi="仿宋" w:eastAsia="仿宋" w:cs="仿宋"/>
              <w:sz w:val="24"/>
              <w:lang w:eastAsia="zh-CN"/>
            </w:rPr>
          </w:rPrChange>
        </w:rPr>
        <w:t>《HSE 事故事件管理制度》等相关制度追究责任。</w:t>
      </w:r>
    </w:p>
    <w:p w14:paraId="705DE68B">
      <w:pPr>
        <w:numPr>
          <w:ilvl w:val="0"/>
          <w:numId w:val="1"/>
        </w:numPr>
        <w:tabs>
          <w:tab w:val="left" w:pos="838"/>
          <w:tab w:val="clear" w:pos="660"/>
        </w:tabs>
        <w:spacing w:after="120" w:line="360" w:lineRule="auto"/>
        <w:ind w:left="1153" w:right="153" w:hanging="1064"/>
        <w:outlineLvl w:val="0"/>
        <w:rPr>
          <w:rFonts w:ascii="宋体"/>
          <w:b/>
          <w:color w:val="auto"/>
          <w:sz w:val="24"/>
          <w:highlight w:val="none"/>
          <w:lang w:eastAsia="zh-CN"/>
          <w:rPrChange w:id="1419" w:author="随遇而安 [2]" w:date="2023-08-11T16:50:38Z">
            <w:rPr>
              <w:rFonts w:ascii="宋体"/>
              <w:b/>
              <w:sz w:val="24"/>
              <w:lang w:eastAsia="zh-CN"/>
            </w:rPr>
          </w:rPrChange>
        </w:rPr>
      </w:pPr>
      <w:bookmarkStart w:id="35" w:name="_Toc26587"/>
      <w:bookmarkStart w:id="36" w:name="_Toc6743"/>
      <w:bookmarkStart w:id="37" w:name="_Toc16550"/>
      <w:bookmarkStart w:id="38" w:name="_Toc31306"/>
      <w:r>
        <w:rPr>
          <w:rFonts w:hint="eastAsia" w:ascii="宋体"/>
          <w:b/>
          <w:color w:val="auto"/>
          <w:sz w:val="24"/>
          <w:highlight w:val="none"/>
          <w:lang w:eastAsia="zh-CN"/>
          <w:rPrChange w:id="1420" w:author="随遇而安 [2]" w:date="2023-08-11T16:50:38Z">
            <w:rPr>
              <w:rFonts w:hint="eastAsia" w:ascii="宋体"/>
              <w:b/>
              <w:sz w:val="24"/>
              <w:lang w:eastAsia="zh-CN"/>
            </w:rPr>
          </w:rPrChange>
        </w:rPr>
        <w:t>附则</w:t>
      </w:r>
      <w:bookmarkEnd w:id="35"/>
      <w:bookmarkEnd w:id="36"/>
      <w:bookmarkEnd w:id="37"/>
      <w:bookmarkEnd w:id="38"/>
    </w:p>
    <w:p w14:paraId="31E4D275">
      <w:pPr>
        <w:spacing w:line="360" w:lineRule="auto"/>
        <w:ind w:firstLine="420"/>
        <w:rPr>
          <w:ins w:id="1421" w:author="随遇而安 [2]" w:date="2023-08-11T16:50:22Z"/>
          <w:rFonts w:hint="eastAsia" w:ascii="仿宋" w:hAnsi="仿宋" w:eastAsia="仿宋" w:cs="仿宋"/>
          <w:color w:val="auto"/>
          <w:sz w:val="24"/>
          <w:highlight w:val="none"/>
          <w:lang w:eastAsia="zh-CN"/>
          <w:rPrChange w:id="1422" w:author="随遇而安 [2]" w:date="2023-08-11T16:50:38Z">
            <w:rPr>
              <w:ins w:id="1423" w:author="随遇而安 [2]" w:date="2023-08-11T16:50:22Z"/>
              <w:rFonts w:hint="eastAsia" w:ascii="仿宋" w:hAnsi="仿宋" w:eastAsia="仿宋" w:cs="仿宋"/>
              <w:color w:val="auto"/>
              <w:sz w:val="24"/>
              <w:lang w:eastAsia="zh-CN"/>
            </w:rPr>
          </w:rPrChange>
        </w:rPr>
      </w:pPr>
      <w:ins w:id="1424" w:author="随遇而安 [2]" w:date="2024-11-06T08:49:47Z">
        <w:r>
          <w:rPr>
            <w:rFonts w:hint="eastAsia" w:ascii="仿宋" w:hAnsi="仿宋" w:eastAsia="仿宋" w:cs="仿宋"/>
            <w:color w:val="auto"/>
            <w:sz w:val="24"/>
            <w:highlight w:val="none"/>
            <w:lang w:val="en-US" w:eastAsia="zh-CN"/>
          </w:rPr>
          <w:t>1</w:t>
        </w:r>
      </w:ins>
      <w:ins w:id="1425" w:author="随遇而安 [2]" w:date="2024-11-06T08:49:48Z">
        <w:r>
          <w:rPr>
            <w:rFonts w:hint="eastAsia" w:ascii="仿宋" w:hAnsi="仿宋" w:eastAsia="仿宋" w:cs="仿宋"/>
            <w:color w:val="auto"/>
            <w:sz w:val="24"/>
            <w:highlight w:val="none"/>
            <w:lang w:val="en-US" w:eastAsia="zh-CN"/>
          </w:rPr>
          <w:t>0</w:t>
        </w:r>
      </w:ins>
      <w:ins w:id="1426" w:author="随遇而安 [2]" w:date="2023-08-11T16:50:26Z">
        <w:r>
          <w:rPr>
            <w:rFonts w:hint="eastAsia" w:ascii="仿宋" w:hAnsi="仿宋" w:eastAsia="仿宋" w:cs="仿宋"/>
            <w:color w:val="auto"/>
            <w:sz w:val="24"/>
            <w:highlight w:val="none"/>
            <w:lang w:val="en-US" w:eastAsia="zh-CN"/>
            <w:rPrChange w:id="1427" w:author="随遇而安 [2]" w:date="2023-08-11T16:50:38Z">
              <w:rPr>
                <w:rFonts w:hint="eastAsia" w:ascii="仿宋" w:hAnsi="仿宋" w:eastAsia="仿宋" w:cs="仿宋"/>
                <w:color w:val="auto"/>
                <w:sz w:val="24"/>
                <w:lang w:val="en-US" w:eastAsia="zh-CN"/>
              </w:rPr>
            </w:rPrChange>
          </w:rPr>
          <w:t>.1</w:t>
        </w:r>
      </w:ins>
      <w:ins w:id="1428" w:author="随遇而安 [2]" w:date="2023-08-11T16:50:22Z">
        <w:r>
          <w:rPr>
            <w:rFonts w:hint="eastAsia" w:ascii="仿宋" w:hAnsi="仿宋" w:eastAsia="仿宋" w:cs="仿宋"/>
            <w:color w:val="auto"/>
            <w:sz w:val="24"/>
            <w:highlight w:val="none"/>
            <w:lang w:eastAsia="zh-CN"/>
            <w:rPrChange w:id="1429" w:author="随遇而安 [2]" w:date="2023-08-11T16:50:38Z">
              <w:rPr>
                <w:rFonts w:hint="eastAsia" w:ascii="仿宋" w:hAnsi="仿宋" w:eastAsia="仿宋" w:cs="仿宋"/>
                <w:color w:val="auto"/>
                <w:sz w:val="24"/>
                <w:lang w:eastAsia="zh-CN"/>
              </w:rPr>
            </w:rPrChange>
          </w:rPr>
          <w:t>本规定最终解释权归安环品质部所有，未尽事宜以安环品质部指导为准。</w:t>
        </w:r>
      </w:ins>
    </w:p>
    <w:p w14:paraId="38E99B0E">
      <w:pPr>
        <w:spacing w:line="360" w:lineRule="auto"/>
        <w:ind w:firstLine="420"/>
        <w:rPr>
          <w:rFonts w:ascii="仿宋" w:hAnsi="仿宋" w:eastAsia="仿宋" w:cs="仿宋"/>
          <w:color w:val="auto"/>
          <w:sz w:val="24"/>
          <w:highlight w:val="none"/>
          <w:lang w:eastAsia="zh-CN"/>
          <w:rPrChange w:id="1430" w:author="随遇而安 [2]" w:date="2023-08-11T16:50:38Z">
            <w:rPr>
              <w:rFonts w:ascii="仿宋" w:hAnsi="仿宋" w:eastAsia="仿宋" w:cs="仿宋"/>
              <w:sz w:val="24"/>
              <w:lang w:eastAsia="zh-CN"/>
            </w:rPr>
          </w:rPrChange>
        </w:rPr>
      </w:pPr>
      <w:ins w:id="1431" w:author="随遇而安 [2]" w:date="2024-11-06T08:49:49Z">
        <w:r>
          <w:rPr>
            <w:rFonts w:hint="eastAsia" w:ascii="仿宋" w:hAnsi="仿宋" w:eastAsia="仿宋" w:cs="仿宋"/>
            <w:color w:val="auto"/>
            <w:sz w:val="24"/>
            <w:highlight w:val="none"/>
            <w:lang w:val="en-US" w:eastAsia="zh-CN"/>
          </w:rPr>
          <w:t>1</w:t>
        </w:r>
      </w:ins>
      <w:ins w:id="1432" w:author="随遇而安 [2]" w:date="2024-11-06T08:49:50Z">
        <w:r>
          <w:rPr>
            <w:rFonts w:hint="eastAsia" w:ascii="仿宋" w:hAnsi="仿宋" w:eastAsia="仿宋" w:cs="仿宋"/>
            <w:color w:val="auto"/>
            <w:sz w:val="24"/>
            <w:highlight w:val="none"/>
            <w:lang w:val="en-US" w:eastAsia="zh-CN"/>
          </w:rPr>
          <w:t>0</w:t>
        </w:r>
      </w:ins>
      <w:ins w:id="1433" w:author="随遇而安 [2]" w:date="2023-08-11T16:50:29Z">
        <w:r>
          <w:rPr>
            <w:rFonts w:hint="eastAsia" w:ascii="仿宋" w:hAnsi="仿宋" w:eastAsia="仿宋" w:cs="仿宋"/>
            <w:color w:val="auto"/>
            <w:sz w:val="24"/>
            <w:highlight w:val="none"/>
            <w:lang w:val="en-US" w:eastAsia="zh-CN"/>
            <w:rPrChange w:id="1434" w:author="随遇而安 [2]" w:date="2023-08-11T16:50:38Z">
              <w:rPr>
                <w:rFonts w:hint="eastAsia" w:ascii="仿宋" w:hAnsi="仿宋" w:eastAsia="仿宋" w:cs="仿宋"/>
                <w:color w:val="auto"/>
                <w:sz w:val="24"/>
                <w:lang w:val="en-US" w:eastAsia="zh-CN"/>
              </w:rPr>
            </w:rPrChange>
          </w:rPr>
          <w:t>.</w:t>
        </w:r>
      </w:ins>
      <w:ins w:id="1435" w:author="随遇而安 [2]" w:date="2023-08-11T16:50:30Z">
        <w:r>
          <w:rPr>
            <w:rFonts w:hint="eastAsia" w:ascii="仿宋" w:hAnsi="仿宋" w:eastAsia="仿宋" w:cs="仿宋"/>
            <w:color w:val="auto"/>
            <w:sz w:val="24"/>
            <w:highlight w:val="none"/>
            <w:lang w:val="en-US" w:eastAsia="zh-CN"/>
            <w:rPrChange w:id="1436" w:author="随遇而安 [2]" w:date="2023-08-11T16:50:38Z">
              <w:rPr>
                <w:rFonts w:hint="eastAsia" w:ascii="仿宋" w:hAnsi="仿宋" w:eastAsia="仿宋" w:cs="仿宋"/>
                <w:color w:val="auto"/>
                <w:sz w:val="24"/>
                <w:lang w:val="en-US" w:eastAsia="zh-CN"/>
              </w:rPr>
            </w:rPrChange>
          </w:rPr>
          <w:t>2</w:t>
        </w:r>
      </w:ins>
      <w:r>
        <w:rPr>
          <w:rFonts w:hint="eastAsia" w:ascii="仿宋" w:hAnsi="仿宋" w:eastAsia="仿宋" w:cs="仿宋"/>
          <w:color w:val="auto"/>
          <w:sz w:val="24"/>
          <w:highlight w:val="none"/>
          <w:lang w:eastAsia="zh-CN"/>
          <w:rPrChange w:id="1437" w:author="随遇而安 [2]" w:date="2023-08-11T16:50:38Z">
            <w:rPr>
              <w:rFonts w:hint="eastAsia" w:ascii="仿宋" w:hAnsi="仿宋" w:eastAsia="仿宋" w:cs="仿宋"/>
              <w:sz w:val="24"/>
              <w:lang w:eastAsia="zh-CN"/>
            </w:rPr>
          </w:rPrChange>
        </w:rPr>
        <w:t>本制度自批准之日起实施。</w:t>
      </w:r>
    </w:p>
    <w:p w14:paraId="0AD74ADC">
      <w:pPr>
        <w:spacing w:line="360" w:lineRule="auto"/>
        <w:ind w:firstLine="420"/>
        <w:rPr>
          <w:rFonts w:ascii="仿宋" w:hAnsi="仿宋" w:eastAsia="仿宋" w:cs="仿宋"/>
          <w:color w:val="auto"/>
          <w:sz w:val="24"/>
          <w:highlight w:val="none"/>
          <w:lang w:eastAsia="zh-CN"/>
          <w:rPrChange w:id="1438"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439" w:author="随遇而安 [2]" w:date="2023-08-11T16:50:38Z">
            <w:rPr>
              <w:rFonts w:hint="eastAsia" w:ascii="仿宋" w:hAnsi="仿宋" w:eastAsia="仿宋" w:cs="仿宋"/>
              <w:sz w:val="24"/>
              <w:lang w:eastAsia="zh-CN"/>
            </w:rPr>
          </w:rPrChange>
        </w:rPr>
        <w:t>附件1：《隐患报告登记表》</w:t>
      </w:r>
    </w:p>
    <w:p w14:paraId="27DDA061">
      <w:pPr>
        <w:spacing w:line="360" w:lineRule="auto"/>
        <w:ind w:firstLine="420"/>
        <w:rPr>
          <w:rFonts w:ascii="仿宋" w:hAnsi="仿宋" w:eastAsia="仿宋" w:cs="仿宋"/>
          <w:color w:val="auto"/>
          <w:sz w:val="24"/>
          <w:highlight w:val="none"/>
          <w:lang w:eastAsia="zh-CN"/>
          <w:rPrChange w:id="1440"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441" w:author="随遇而安 [2]" w:date="2023-08-11T16:50:38Z">
            <w:rPr>
              <w:rFonts w:hint="eastAsia" w:ascii="仿宋" w:hAnsi="仿宋" w:eastAsia="仿宋" w:cs="仿宋"/>
              <w:sz w:val="24"/>
              <w:lang w:eastAsia="zh-CN"/>
            </w:rPr>
          </w:rPrChange>
        </w:rPr>
        <w:t>附件2：《安全检查(隐患)整改五定表》</w:t>
      </w:r>
    </w:p>
    <w:p w14:paraId="1F969E83">
      <w:pPr>
        <w:spacing w:line="360" w:lineRule="auto"/>
        <w:ind w:firstLine="420"/>
        <w:rPr>
          <w:rFonts w:ascii="仿宋" w:hAnsi="仿宋" w:eastAsia="仿宋" w:cs="仿宋"/>
          <w:color w:val="auto"/>
          <w:sz w:val="24"/>
          <w:highlight w:val="none"/>
          <w:lang w:eastAsia="zh-CN"/>
          <w:rPrChange w:id="1442"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443" w:author="随遇而安 [2]" w:date="2023-08-11T16:50:38Z">
            <w:rPr>
              <w:rFonts w:hint="eastAsia" w:ascii="仿宋" w:hAnsi="仿宋" w:eastAsia="仿宋" w:cs="仿宋"/>
              <w:sz w:val="24"/>
              <w:lang w:eastAsia="zh-CN"/>
            </w:rPr>
          </w:rPrChange>
        </w:rPr>
        <w:t>附件3：《生产安全事故隐患排查整改登记表》</w:t>
      </w:r>
    </w:p>
    <w:p w14:paraId="4B23A0B4">
      <w:pPr>
        <w:spacing w:line="360" w:lineRule="auto"/>
        <w:ind w:firstLine="480" w:firstLineChars="200"/>
        <w:rPr>
          <w:rFonts w:ascii="仿宋" w:hAnsi="仿宋" w:eastAsia="仿宋" w:cs="仿宋"/>
          <w:color w:val="auto"/>
          <w:sz w:val="24"/>
          <w:highlight w:val="none"/>
          <w:lang w:eastAsia="zh-CN"/>
          <w:rPrChange w:id="1444" w:author="随遇而安 [2]" w:date="2023-08-11T16:50:38Z">
            <w:rPr>
              <w:rFonts w:ascii="仿宋" w:hAnsi="仿宋" w:eastAsia="仿宋" w:cs="仿宋"/>
              <w:sz w:val="24"/>
              <w:lang w:eastAsia="zh-CN"/>
            </w:rPr>
          </w:rPrChange>
        </w:rPr>
      </w:pPr>
    </w:p>
    <w:p w14:paraId="78C6D0A4">
      <w:pPr>
        <w:spacing w:line="360" w:lineRule="auto"/>
        <w:ind w:firstLine="480" w:firstLineChars="200"/>
        <w:rPr>
          <w:rFonts w:ascii="仿宋" w:hAnsi="仿宋" w:eastAsia="仿宋" w:cs="仿宋"/>
          <w:color w:val="auto"/>
          <w:sz w:val="24"/>
          <w:highlight w:val="none"/>
          <w:lang w:eastAsia="zh-CN"/>
          <w:rPrChange w:id="1445" w:author="随遇而安 [2]" w:date="2023-08-11T16:50:38Z">
            <w:rPr>
              <w:rFonts w:ascii="仿宋" w:hAnsi="仿宋" w:eastAsia="仿宋" w:cs="仿宋"/>
              <w:sz w:val="24"/>
              <w:lang w:eastAsia="zh-CN"/>
            </w:rPr>
          </w:rPrChange>
        </w:rPr>
        <w:sectPr>
          <w:headerReference r:id="rId5" w:type="default"/>
          <w:footerReference r:id="rId6" w:type="default"/>
          <w:pgSz w:w="11907" w:h="16839"/>
          <w:pgMar w:top="1507" w:right="1332" w:bottom="1269" w:left="1390" w:header="852" w:footer="1090" w:gutter="0"/>
          <w:pgNumType w:fmt="decimal"/>
          <w:cols w:space="720" w:num="1"/>
        </w:sectPr>
      </w:pPr>
    </w:p>
    <w:p w14:paraId="0EC83A3D">
      <w:pPr>
        <w:spacing w:before="47" w:line="219" w:lineRule="auto"/>
        <w:ind w:left="56"/>
        <w:rPr>
          <w:rFonts w:ascii="宋体"/>
          <w:b/>
          <w:color w:val="auto"/>
          <w:sz w:val="24"/>
          <w:highlight w:val="none"/>
          <w:lang w:eastAsia="zh-CN"/>
          <w:rPrChange w:id="1446" w:author="随遇而安 [2]" w:date="2023-08-11T16:50:38Z">
            <w:rPr>
              <w:rFonts w:ascii="宋体"/>
              <w:b/>
              <w:sz w:val="24"/>
              <w:lang w:eastAsia="zh-CN"/>
            </w:rPr>
          </w:rPrChange>
        </w:rPr>
      </w:pPr>
      <w:r>
        <w:rPr>
          <w:rFonts w:hint="eastAsia" w:ascii="宋体"/>
          <w:b/>
          <w:color w:val="auto"/>
          <w:sz w:val="24"/>
          <w:highlight w:val="none"/>
          <w:lang w:eastAsia="zh-CN"/>
          <w:rPrChange w:id="1447" w:author="随遇而安 [2]" w:date="2023-08-11T16:50:38Z">
            <w:rPr>
              <w:rFonts w:hint="eastAsia" w:ascii="宋体"/>
              <w:b/>
              <w:sz w:val="24"/>
              <w:lang w:eastAsia="zh-CN"/>
            </w:rPr>
          </w:rPrChange>
        </w:rPr>
        <w:t>附件 1：隐患报告登记表</w:t>
      </w:r>
    </w:p>
    <w:p w14:paraId="73AEC50D">
      <w:pPr>
        <w:spacing w:before="91" w:line="220" w:lineRule="auto"/>
        <w:ind w:left="5218"/>
        <w:rPr>
          <w:rFonts w:ascii="宋体" w:hAnsi="宋体" w:eastAsia="宋体" w:cs="宋体"/>
          <w:color w:val="auto"/>
          <w:spacing w:val="21"/>
          <w:sz w:val="28"/>
          <w:szCs w:val="28"/>
          <w:highlight w:val="none"/>
          <w:lang w:eastAsia="zh-CN"/>
          <w:rPrChange w:id="1448" w:author="随遇而安 [2]" w:date="2023-08-11T16:50:38Z">
            <w:rPr>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pPr>
      <w:bookmarkStart w:id="39" w:name="_Toc2250"/>
      <w:r>
        <w:rPr>
          <w:rFonts w:hint="eastAsia" w:ascii="宋体" w:hAnsi="宋体" w:eastAsia="宋体" w:cs="宋体"/>
          <w:color w:val="auto"/>
          <w:spacing w:val="21"/>
          <w:sz w:val="28"/>
          <w:szCs w:val="28"/>
          <w:highlight w:val="none"/>
          <w:lang w:eastAsia="zh-CN"/>
          <w:rPrChange w:id="1449" w:author="随遇而安 [2]" w:date="2023-08-11T16:50:38Z">
            <w:rPr>
              <w:rFonts w:hint="eastAsia"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t>隐患报告登记表</w:t>
      </w:r>
      <w:bookmarkEnd w:id="39"/>
    </w:p>
    <w:p w14:paraId="302DECD7">
      <w:pPr>
        <w:spacing w:before="91" w:line="220" w:lineRule="auto"/>
        <w:ind w:left="5218"/>
        <w:rPr>
          <w:rFonts w:ascii="宋体" w:hAnsi="宋体" w:eastAsia="宋体" w:cs="宋体"/>
          <w:color w:val="auto"/>
          <w:spacing w:val="21"/>
          <w:sz w:val="28"/>
          <w:szCs w:val="28"/>
          <w:highlight w:val="none"/>
          <w:lang w:eastAsia="zh-CN"/>
          <w:rPrChange w:id="1450" w:author="随遇而安 [2]" w:date="2023-08-11T16:50:38Z">
            <w:rPr>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pPr>
    </w:p>
    <w:tbl>
      <w:tblPr>
        <w:tblStyle w:val="7"/>
        <w:tblpPr w:leftFromText="180" w:rightFromText="180" w:vertAnchor="text" w:horzAnchor="page" w:tblpX="3143" w:tblpY="10"/>
        <w:tblOverlap w:val="never"/>
        <w:tblW w:w="10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267"/>
        <w:gridCol w:w="2033"/>
        <w:gridCol w:w="1712"/>
        <w:gridCol w:w="1088"/>
        <w:gridCol w:w="1217"/>
        <w:gridCol w:w="817"/>
        <w:gridCol w:w="2116"/>
      </w:tblGrid>
      <w:tr w14:paraId="1E36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578" w:type="dxa"/>
          </w:tcPr>
          <w:p w14:paraId="20116B95">
            <w:pPr>
              <w:jc w:val="center"/>
              <w:rPr>
                <w:rFonts w:ascii="仿宋" w:hAnsi="仿宋" w:eastAsia="仿宋" w:cs="仿宋"/>
                <w:color w:val="auto"/>
                <w:sz w:val="24"/>
                <w:highlight w:val="none"/>
                <w:rPrChange w:id="1451"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52" w:author="随遇而安 [2]" w:date="2023-08-11T16:50:38Z">
                  <w:rPr>
                    <w:rFonts w:hint="eastAsia" w:ascii="仿宋" w:hAnsi="仿宋" w:eastAsia="仿宋" w:cs="仿宋"/>
                    <w:sz w:val="24"/>
                  </w:rPr>
                </w:rPrChange>
              </w:rPr>
              <w:t>序号</w:t>
            </w:r>
          </w:p>
        </w:tc>
        <w:tc>
          <w:tcPr>
            <w:tcW w:w="1267" w:type="dxa"/>
          </w:tcPr>
          <w:p w14:paraId="070C013D">
            <w:pPr>
              <w:jc w:val="center"/>
              <w:rPr>
                <w:rFonts w:ascii="仿宋" w:hAnsi="仿宋" w:eastAsia="仿宋" w:cs="仿宋"/>
                <w:color w:val="auto"/>
                <w:sz w:val="24"/>
                <w:highlight w:val="none"/>
                <w:rPrChange w:id="1453"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54" w:author="随遇而安 [2]" w:date="2023-08-11T16:50:38Z">
                  <w:rPr>
                    <w:rFonts w:hint="eastAsia" w:ascii="仿宋" w:hAnsi="仿宋" w:eastAsia="仿宋" w:cs="仿宋"/>
                    <w:sz w:val="24"/>
                  </w:rPr>
                </w:rPrChange>
              </w:rPr>
              <w:t>隐患</w:t>
            </w:r>
          </w:p>
          <w:p w14:paraId="54D45BDE">
            <w:pPr>
              <w:jc w:val="center"/>
              <w:rPr>
                <w:rFonts w:ascii="仿宋" w:hAnsi="仿宋" w:eastAsia="仿宋" w:cs="仿宋"/>
                <w:color w:val="auto"/>
                <w:sz w:val="24"/>
                <w:highlight w:val="none"/>
                <w:rPrChange w:id="1455"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56" w:author="随遇而安 [2]" w:date="2023-08-11T16:50:38Z">
                  <w:rPr>
                    <w:rFonts w:hint="eastAsia" w:ascii="仿宋" w:hAnsi="仿宋" w:eastAsia="仿宋" w:cs="仿宋"/>
                    <w:sz w:val="24"/>
                  </w:rPr>
                </w:rPrChange>
              </w:rPr>
              <w:t>地点</w:t>
            </w:r>
          </w:p>
        </w:tc>
        <w:tc>
          <w:tcPr>
            <w:tcW w:w="2033" w:type="dxa"/>
          </w:tcPr>
          <w:p w14:paraId="014A72A9">
            <w:pPr>
              <w:jc w:val="center"/>
              <w:rPr>
                <w:rFonts w:ascii="仿宋" w:hAnsi="仿宋" w:eastAsia="仿宋" w:cs="仿宋"/>
                <w:color w:val="auto"/>
                <w:sz w:val="24"/>
                <w:highlight w:val="none"/>
                <w:rPrChange w:id="1457"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58" w:author="随遇而安 [2]" w:date="2023-08-11T16:50:38Z">
                  <w:rPr>
                    <w:rFonts w:hint="eastAsia" w:ascii="仿宋" w:hAnsi="仿宋" w:eastAsia="仿宋" w:cs="仿宋"/>
                    <w:sz w:val="24"/>
                  </w:rPr>
                </w:rPrChange>
              </w:rPr>
              <w:t>事故隐患</w:t>
            </w:r>
          </w:p>
          <w:p w14:paraId="31FCD223">
            <w:pPr>
              <w:jc w:val="center"/>
              <w:rPr>
                <w:rFonts w:ascii="仿宋" w:hAnsi="仿宋" w:eastAsia="仿宋" w:cs="仿宋"/>
                <w:color w:val="auto"/>
                <w:sz w:val="24"/>
                <w:highlight w:val="none"/>
                <w:rPrChange w:id="1459"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60" w:author="随遇而安 [2]" w:date="2023-08-11T16:50:38Z">
                  <w:rPr>
                    <w:rFonts w:hint="eastAsia" w:ascii="仿宋" w:hAnsi="仿宋" w:eastAsia="仿宋" w:cs="仿宋"/>
                    <w:sz w:val="24"/>
                  </w:rPr>
                </w:rPrChange>
              </w:rPr>
              <w:t>内容</w:t>
            </w:r>
          </w:p>
        </w:tc>
        <w:tc>
          <w:tcPr>
            <w:tcW w:w="1712" w:type="dxa"/>
          </w:tcPr>
          <w:p w14:paraId="1267F8BC">
            <w:pPr>
              <w:jc w:val="center"/>
              <w:rPr>
                <w:rFonts w:ascii="仿宋" w:hAnsi="仿宋" w:eastAsia="仿宋" w:cs="仿宋"/>
                <w:color w:val="auto"/>
                <w:sz w:val="24"/>
                <w:highlight w:val="none"/>
                <w:rPrChange w:id="1461"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62" w:author="随遇而安 [2]" w:date="2023-08-11T16:50:38Z">
                  <w:rPr>
                    <w:rFonts w:hint="eastAsia" w:ascii="仿宋" w:hAnsi="仿宋" w:eastAsia="仿宋" w:cs="仿宋"/>
                    <w:sz w:val="24"/>
                  </w:rPr>
                </w:rPrChange>
              </w:rPr>
              <w:t>拟采取措施、建议</w:t>
            </w:r>
          </w:p>
        </w:tc>
        <w:tc>
          <w:tcPr>
            <w:tcW w:w="1088" w:type="dxa"/>
          </w:tcPr>
          <w:p w14:paraId="06558005">
            <w:pPr>
              <w:jc w:val="center"/>
              <w:rPr>
                <w:rFonts w:ascii="仿宋" w:hAnsi="仿宋" w:eastAsia="仿宋" w:cs="仿宋"/>
                <w:color w:val="auto"/>
                <w:sz w:val="24"/>
                <w:highlight w:val="none"/>
                <w:rPrChange w:id="1463"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64" w:author="随遇而安 [2]" w:date="2023-08-11T16:50:38Z">
                  <w:rPr>
                    <w:rFonts w:hint="eastAsia" w:ascii="仿宋" w:hAnsi="仿宋" w:eastAsia="仿宋" w:cs="仿宋"/>
                    <w:sz w:val="24"/>
                  </w:rPr>
                </w:rPrChange>
              </w:rPr>
              <w:t>报告人签名</w:t>
            </w:r>
          </w:p>
        </w:tc>
        <w:tc>
          <w:tcPr>
            <w:tcW w:w="1217" w:type="dxa"/>
          </w:tcPr>
          <w:p w14:paraId="4205452C">
            <w:pPr>
              <w:jc w:val="center"/>
              <w:rPr>
                <w:rFonts w:ascii="仿宋" w:hAnsi="仿宋" w:eastAsia="仿宋" w:cs="仿宋"/>
                <w:color w:val="auto"/>
                <w:sz w:val="24"/>
                <w:highlight w:val="none"/>
                <w:rPrChange w:id="1465"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66" w:author="随遇而安 [2]" w:date="2023-08-11T16:50:38Z">
                  <w:rPr>
                    <w:rFonts w:hint="eastAsia" w:ascii="仿宋" w:hAnsi="仿宋" w:eastAsia="仿宋" w:cs="仿宋"/>
                    <w:sz w:val="24"/>
                  </w:rPr>
                </w:rPrChange>
              </w:rPr>
              <w:t>报告接收人签名</w:t>
            </w:r>
          </w:p>
        </w:tc>
        <w:tc>
          <w:tcPr>
            <w:tcW w:w="817" w:type="dxa"/>
          </w:tcPr>
          <w:p w14:paraId="68F63CAF">
            <w:pPr>
              <w:jc w:val="center"/>
              <w:rPr>
                <w:rFonts w:ascii="仿宋" w:hAnsi="仿宋" w:eastAsia="仿宋" w:cs="仿宋"/>
                <w:color w:val="auto"/>
                <w:sz w:val="24"/>
                <w:highlight w:val="none"/>
                <w:rPrChange w:id="1467"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68" w:author="随遇而安 [2]" w:date="2023-08-11T16:50:38Z">
                  <w:rPr>
                    <w:rFonts w:hint="eastAsia" w:ascii="仿宋" w:hAnsi="仿宋" w:eastAsia="仿宋" w:cs="仿宋"/>
                    <w:sz w:val="24"/>
                  </w:rPr>
                </w:rPrChange>
              </w:rPr>
              <w:t>报告时间</w:t>
            </w:r>
          </w:p>
        </w:tc>
        <w:tc>
          <w:tcPr>
            <w:tcW w:w="2116" w:type="dxa"/>
          </w:tcPr>
          <w:p w14:paraId="5FC9DF42">
            <w:pPr>
              <w:jc w:val="center"/>
              <w:rPr>
                <w:rFonts w:ascii="仿宋" w:hAnsi="仿宋" w:eastAsia="仿宋" w:cs="仿宋"/>
                <w:color w:val="auto"/>
                <w:sz w:val="24"/>
                <w:highlight w:val="none"/>
                <w:rPrChange w:id="1469"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70" w:author="随遇而安 [2]" w:date="2023-08-11T16:50:38Z">
                  <w:rPr>
                    <w:rFonts w:hint="eastAsia" w:ascii="仿宋" w:hAnsi="仿宋" w:eastAsia="仿宋" w:cs="仿宋"/>
                    <w:sz w:val="24"/>
                  </w:rPr>
                </w:rPrChange>
              </w:rPr>
              <w:t>整改</w:t>
            </w:r>
          </w:p>
          <w:p w14:paraId="1FC86694">
            <w:pPr>
              <w:jc w:val="center"/>
              <w:rPr>
                <w:rFonts w:ascii="仿宋" w:hAnsi="仿宋" w:eastAsia="仿宋" w:cs="仿宋"/>
                <w:color w:val="auto"/>
                <w:sz w:val="24"/>
                <w:highlight w:val="none"/>
                <w:rPrChange w:id="1471" w:author="随遇而安 [2]" w:date="2023-08-11T16:50:38Z">
                  <w:rPr>
                    <w:rFonts w:ascii="仿宋" w:hAnsi="仿宋" w:eastAsia="仿宋" w:cs="仿宋"/>
                    <w:sz w:val="24"/>
                  </w:rPr>
                </w:rPrChange>
              </w:rPr>
            </w:pPr>
            <w:r>
              <w:rPr>
                <w:rFonts w:hint="eastAsia" w:ascii="仿宋" w:hAnsi="仿宋" w:eastAsia="仿宋" w:cs="仿宋"/>
                <w:color w:val="auto"/>
                <w:sz w:val="24"/>
                <w:highlight w:val="none"/>
                <w:rPrChange w:id="1472" w:author="随遇而安 [2]" w:date="2023-08-11T16:50:38Z">
                  <w:rPr>
                    <w:rFonts w:hint="eastAsia" w:ascii="仿宋" w:hAnsi="仿宋" w:eastAsia="仿宋" w:cs="仿宋"/>
                    <w:sz w:val="24"/>
                  </w:rPr>
                </w:rPrChange>
              </w:rPr>
              <w:t>情况</w:t>
            </w:r>
          </w:p>
        </w:tc>
      </w:tr>
      <w:tr w14:paraId="1D1D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657602A3">
            <w:pPr>
              <w:spacing w:line="360" w:lineRule="auto"/>
              <w:jc w:val="center"/>
              <w:rPr>
                <w:rFonts w:asciiTheme="minorEastAsia" w:hAnsiTheme="minorEastAsia" w:cstheme="minorEastAsia"/>
                <w:color w:val="auto"/>
                <w:sz w:val="24"/>
                <w:highlight w:val="none"/>
                <w:rPrChange w:id="1473" w:author="随遇而安 [2]" w:date="2023-08-11T16:50:38Z">
                  <w:rPr>
                    <w:rFonts w:asciiTheme="minorEastAsia" w:hAnsiTheme="minorEastAsia" w:cstheme="minorEastAsia"/>
                    <w:color w:val="333333"/>
                    <w:sz w:val="24"/>
                  </w:rPr>
                </w:rPrChange>
              </w:rPr>
            </w:pPr>
          </w:p>
        </w:tc>
        <w:tc>
          <w:tcPr>
            <w:tcW w:w="1267" w:type="dxa"/>
          </w:tcPr>
          <w:p w14:paraId="759F28DD">
            <w:pPr>
              <w:spacing w:line="360" w:lineRule="auto"/>
              <w:jc w:val="center"/>
              <w:rPr>
                <w:rFonts w:asciiTheme="minorEastAsia" w:hAnsiTheme="minorEastAsia" w:cstheme="minorEastAsia"/>
                <w:color w:val="auto"/>
                <w:sz w:val="24"/>
                <w:highlight w:val="none"/>
                <w:rPrChange w:id="1474" w:author="随遇而安 [2]" w:date="2023-08-11T16:50:38Z">
                  <w:rPr>
                    <w:rFonts w:asciiTheme="minorEastAsia" w:hAnsiTheme="minorEastAsia" w:cstheme="minorEastAsia"/>
                    <w:color w:val="333333"/>
                    <w:sz w:val="24"/>
                  </w:rPr>
                </w:rPrChange>
              </w:rPr>
            </w:pPr>
          </w:p>
        </w:tc>
        <w:tc>
          <w:tcPr>
            <w:tcW w:w="2033" w:type="dxa"/>
          </w:tcPr>
          <w:p w14:paraId="69B2AD8D">
            <w:pPr>
              <w:spacing w:line="360" w:lineRule="auto"/>
              <w:jc w:val="center"/>
              <w:rPr>
                <w:rFonts w:asciiTheme="minorEastAsia" w:hAnsiTheme="minorEastAsia" w:cstheme="minorEastAsia"/>
                <w:color w:val="auto"/>
                <w:sz w:val="24"/>
                <w:highlight w:val="none"/>
                <w:rPrChange w:id="1475" w:author="随遇而安 [2]" w:date="2023-08-11T16:50:38Z">
                  <w:rPr>
                    <w:rFonts w:asciiTheme="minorEastAsia" w:hAnsiTheme="minorEastAsia" w:cstheme="minorEastAsia"/>
                    <w:color w:val="333333"/>
                    <w:sz w:val="24"/>
                  </w:rPr>
                </w:rPrChange>
              </w:rPr>
            </w:pPr>
          </w:p>
        </w:tc>
        <w:tc>
          <w:tcPr>
            <w:tcW w:w="1712" w:type="dxa"/>
          </w:tcPr>
          <w:p w14:paraId="13D5B324">
            <w:pPr>
              <w:spacing w:line="360" w:lineRule="auto"/>
              <w:jc w:val="center"/>
              <w:rPr>
                <w:rFonts w:asciiTheme="minorEastAsia" w:hAnsiTheme="minorEastAsia" w:cstheme="minorEastAsia"/>
                <w:color w:val="auto"/>
                <w:sz w:val="24"/>
                <w:highlight w:val="none"/>
                <w:rPrChange w:id="1476" w:author="随遇而安 [2]" w:date="2023-08-11T16:50:38Z">
                  <w:rPr>
                    <w:rFonts w:asciiTheme="minorEastAsia" w:hAnsiTheme="minorEastAsia" w:cstheme="minorEastAsia"/>
                    <w:color w:val="333333"/>
                    <w:sz w:val="24"/>
                  </w:rPr>
                </w:rPrChange>
              </w:rPr>
            </w:pPr>
          </w:p>
        </w:tc>
        <w:tc>
          <w:tcPr>
            <w:tcW w:w="1088" w:type="dxa"/>
          </w:tcPr>
          <w:p w14:paraId="1D780446">
            <w:pPr>
              <w:spacing w:line="360" w:lineRule="auto"/>
              <w:jc w:val="center"/>
              <w:rPr>
                <w:rFonts w:asciiTheme="minorEastAsia" w:hAnsiTheme="minorEastAsia" w:cstheme="minorEastAsia"/>
                <w:color w:val="auto"/>
                <w:sz w:val="24"/>
                <w:highlight w:val="none"/>
                <w:rPrChange w:id="1477" w:author="随遇而安 [2]" w:date="2023-08-11T16:50:38Z">
                  <w:rPr>
                    <w:rFonts w:asciiTheme="minorEastAsia" w:hAnsiTheme="minorEastAsia" w:cstheme="minorEastAsia"/>
                    <w:color w:val="333333"/>
                    <w:sz w:val="24"/>
                  </w:rPr>
                </w:rPrChange>
              </w:rPr>
            </w:pPr>
          </w:p>
        </w:tc>
        <w:tc>
          <w:tcPr>
            <w:tcW w:w="1217" w:type="dxa"/>
          </w:tcPr>
          <w:p w14:paraId="53441C0A">
            <w:pPr>
              <w:spacing w:line="360" w:lineRule="auto"/>
              <w:jc w:val="center"/>
              <w:rPr>
                <w:rFonts w:asciiTheme="minorEastAsia" w:hAnsiTheme="minorEastAsia" w:cstheme="minorEastAsia"/>
                <w:color w:val="auto"/>
                <w:sz w:val="24"/>
                <w:highlight w:val="none"/>
                <w:rPrChange w:id="1478" w:author="随遇而安 [2]" w:date="2023-08-11T16:50:38Z">
                  <w:rPr>
                    <w:rFonts w:asciiTheme="minorEastAsia" w:hAnsiTheme="minorEastAsia" w:cstheme="minorEastAsia"/>
                    <w:color w:val="333333"/>
                    <w:sz w:val="24"/>
                  </w:rPr>
                </w:rPrChange>
              </w:rPr>
            </w:pPr>
          </w:p>
        </w:tc>
        <w:tc>
          <w:tcPr>
            <w:tcW w:w="817" w:type="dxa"/>
          </w:tcPr>
          <w:p w14:paraId="5D993057">
            <w:pPr>
              <w:spacing w:line="360" w:lineRule="auto"/>
              <w:jc w:val="center"/>
              <w:rPr>
                <w:rFonts w:asciiTheme="minorEastAsia" w:hAnsiTheme="minorEastAsia" w:cstheme="minorEastAsia"/>
                <w:color w:val="auto"/>
                <w:sz w:val="24"/>
                <w:highlight w:val="none"/>
                <w:rPrChange w:id="1479" w:author="随遇而安 [2]" w:date="2023-08-11T16:50:38Z">
                  <w:rPr>
                    <w:rFonts w:asciiTheme="minorEastAsia" w:hAnsiTheme="minorEastAsia" w:cstheme="minorEastAsia"/>
                    <w:color w:val="333333"/>
                    <w:sz w:val="24"/>
                  </w:rPr>
                </w:rPrChange>
              </w:rPr>
            </w:pPr>
          </w:p>
        </w:tc>
        <w:tc>
          <w:tcPr>
            <w:tcW w:w="2116" w:type="dxa"/>
          </w:tcPr>
          <w:p w14:paraId="7E70D8E4">
            <w:pPr>
              <w:spacing w:line="360" w:lineRule="auto"/>
              <w:jc w:val="center"/>
              <w:rPr>
                <w:rFonts w:asciiTheme="minorEastAsia" w:hAnsiTheme="minorEastAsia" w:cstheme="minorEastAsia"/>
                <w:color w:val="auto"/>
                <w:sz w:val="24"/>
                <w:highlight w:val="none"/>
                <w:rPrChange w:id="1480" w:author="随遇而安 [2]" w:date="2023-08-11T16:50:38Z">
                  <w:rPr>
                    <w:rFonts w:asciiTheme="minorEastAsia" w:hAnsiTheme="minorEastAsia" w:cstheme="minorEastAsia"/>
                    <w:color w:val="333333"/>
                    <w:sz w:val="24"/>
                  </w:rPr>
                </w:rPrChange>
              </w:rPr>
            </w:pPr>
          </w:p>
        </w:tc>
      </w:tr>
      <w:tr w14:paraId="671F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0A8F2316">
            <w:pPr>
              <w:spacing w:line="360" w:lineRule="auto"/>
              <w:jc w:val="center"/>
              <w:rPr>
                <w:rFonts w:asciiTheme="minorEastAsia" w:hAnsiTheme="minorEastAsia" w:cstheme="minorEastAsia"/>
                <w:color w:val="auto"/>
                <w:sz w:val="24"/>
                <w:highlight w:val="none"/>
                <w:rPrChange w:id="1481" w:author="随遇而安 [2]" w:date="2023-08-11T16:50:38Z">
                  <w:rPr>
                    <w:rFonts w:asciiTheme="minorEastAsia" w:hAnsiTheme="minorEastAsia" w:cstheme="minorEastAsia"/>
                    <w:color w:val="333333"/>
                    <w:sz w:val="24"/>
                  </w:rPr>
                </w:rPrChange>
              </w:rPr>
            </w:pPr>
          </w:p>
        </w:tc>
        <w:tc>
          <w:tcPr>
            <w:tcW w:w="1267" w:type="dxa"/>
          </w:tcPr>
          <w:p w14:paraId="1DBDE319">
            <w:pPr>
              <w:spacing w:line="360" w:lineRule="auto"/>
              <w:jc w:val="center"/>
              <w:rPr>
                <w:rFonts w:asciiTheme="minorEastAsia" w:hAnsiTheme="minorEastAsia" w:cstheme="minorEastAsia"/>
                <w:color w:val="auto"/>
                <w:sz w:val="24"/>
                <w:highlight w:val="none"/>
                <w:rPrChange w:id="1482" w:author="随遇而安 [2]" w:date="2023-08-11T16:50:38Z">
                  <w:rPr>
                    <w:rFonts w:asciiTheme="minorEastAsia" w:hAnsiTheme="minorEastAsia" w:cstheme="minorEastAsia"/>
                    <w:color w:val="333333"/>
                    <w:sz w:val="24"/>
                  </w:rPr>
                </w:rPrChange>
              </w:rPr>
            </w:pPr>
          </w:p>
        </w:tc>
        <w:tc>
          <w:tcPr>
            <w:tcW w:w="2033" w:type="dxa"/>
          </w:tcPr>
          <w:p w14:paraId="38E9EA54">
            <w:pPr>
              <w:spacing w:line="360" w:lineRule="auto"/>
              <w:jc w:val="center"/>
              <w:rPr>
                <w:rFonts w:asciiTheme="minorEastAsia" w:hAnsiTheme="minorEastAsia" w:cstheme="minorEastAsia"/>
                <w:color w:val="auto"/>
                <w:sz w:val="24"/>
                <w:highlight w:val="none"/>
                <w:rPrChange w:id="1483" w:author="随遇而安 [2]" w:date="2023-08-11T16:50:38Z">
                  <w:rPr>
                    <w:rFonts w:asciiTheme="minorEastAsia" w:hAnsiTheme="minorEastAsia" w:cstheme="minorEastAsia"/>
                    <w:color w:val="333333"/>
                    <w:sz w:val="24"/>
                  </w:rPr>
                </w:rPrChange>
              </w:rPr>
            </w:pPr>
          </w:p>
        </w:tc>
        <w:tc>
          <w:tcPr>
            <w:tcW w:w="1712" w:type="dxa"/>
          </w:tcPr>
          <w:p w14:paraId="3BD0B46C">
            <w:pPr>
              <w:spacing w:line="360" w:lineRule="auto"/>
              <w:jc w:val="center"/>
              <w:rPr>
                <w:rFonts w:asciiTheme="minorEastAsia" w:hAnsiTheme="minorEastAsia" w:cstheme="minorEastAsia"/>
                <w:color w:val="auto"/>
                <w:sz w:val="24"/>
                <w:highlight w:val="none"/>
                <w:rPrChange w:id="1484" w:author="随遇而安 [2]" w:date="2023-08-11T16:50:38Z">
                  <w:rPr>
                    <w:rFonts w:asciiTheme="minorEastAsia" w:hAnsiTheme="minorEastAsia" w:cstheme="minorEastAsia"/>
                    <w:color w:val="333333"/>
                    <w:sz w:val="24"/>
                  </w:rPr>
                </w:rPrChange>
              </w:rPr>
            </w:pPr>
          </w:p>
        </w:tc>
        <w:tc>
          <w:tcPr>
            <w:tcW w:w="1088" w:type="dxa"/>
          </w:tcPr>
          <w:p w14:paraId="40C47EC4">
            <w:pPr>
              <w:spacing w:line="360" w:lineRule="auto"/>
              <w:jc w:val="center"/>
              <w:rPr>
                <w:rFonts w:asciiTheme="minorEastAsia" w:hAnsiTheme="minorEastAsia" w:cstheme="minorEastAsia"/>
                <w:color w:val="auto"/>
                <w:sz w:val="24"/>
                <w:highlight w:val="none"/>
                <w:rPrChange w:id="1485" w:author="随遇而安 [2]" w:date="2023-08-11T16:50:38Z">
                  <w:rPr>
                    <w:rFonts w:asciiTheme="minorEastAsia" w:hAnsiTheme="minorEastAsia" w:cstheme="minorEastAsia"/>
                    <w:color w:val="333333"/>
                    <w:sz w:val="24"/>
                  </w:rPr>
                </w:rPrChange>
              </w:rPr>
            </w:pPr>
          </w:p>
        </w:tc>
        <w:tc>
          <w:tcPr>
            <w:tcW w:w="1217" w:type="dxa"/>
          </w:tcPr>
          <w:p w14:paraId="25DB695E">
            <w:pPr>
              <w:spacing w:line="360" w:lineRule="auto"/>
              <w:jc w:val="center"/>
              <w:rPr>
                <w:rFonts w:asciiTheme="minorEastAsia" w:hAnsiTheme="minorEastAsia" w:cstheme="minorEastAsia"/>
                <w:color w:val="auto"/>
                <w:sz w:val="24"/>
                <w:highlight w:val="none"/>
                <w:rPrChange w:id="1486" w:author="随遇而安 [2]" w:date="2023-08-11T16:50:38Z">
                  <w:rPr>
                    <w:rFonts w:asciiTheme="minorEastAsia" w:hAnsiTheme="minorEastAsia" w:cstheme="minorEastAsia"/>
                    <w:color w:val="333333"/>
                    <w:sz w:val="24"/>
                  </w:rPr>
                </w:rPrChange>
              </w:rPr>
            </w:pPr>
          </w:p>
        </w:tc>
        <w:tc>
          <w:tcPr>
            <w:tcW w:w="817" w:type="dxa"/>
          </w:tcPr>
          <w:p w14:paraId="4F67E14D">
            <w:pPr>
              <w:spacing w:line="360" w:lineRule="auto"/>
              <w:jc w:val="center"/>
              <w:rPr>
                <w:rFonts w:asciiTheme="minorEastAsia" w:hAnsiTheme="minorEastAsia" w:cstheme="minorEastAsia"/>
                <w:color w:val="auto"/>
                <w:sz w:val="24"/>
                <w:highlight w:val="none"/>
                <w:rPrChange w:id="1487" w:author="随遇而安 [2]" w:date="2023-08-11T16:50:38Z">
                  <w:rPr>
                    <w:rFonts w:asciiTheme="minorEastAsia" w:hAnsiTheme="minorEastAsia" w:cstheme="minorEastAsia"/>
                    <w:color w:val="333333"/>
                    <w:sz w:val="24"/>
                  </w:rPr>
                </w:rPrChange>
              </w:rPr>
            </w:pPr>
          </w:p>
        </w:tc>
        <w:tc>
          <w:tcPr>
            <w:tcW w:w="2116" w:type="dxa"/>
          </w:tcPr>
          <w:p w14:paraId="5CF681CA">
            <w:pPr>
              <w:spacing w:line="360" w:lineRule="auto"/>
              <w:jc w:val="center"/>
              <w:rPr>
                <w:rFonts w:asciiTheme="minorEastAsia" w:hAnsiTheme="minorEastAsia" w:cstheme="minorEastAsia"/>
                <w:color w:val="auto"/>
                <w:sz w:val="24"/>
                <w:highlight w:val="none"/>
                <w:rPrChange w:id="1488" w:author="随遇而安 [2]" w:date="2023-08-11T16:50:38Z">
                  <w:rPr>
                    <w:rFonts w:asciiTheme="minorEastAsia" w:hAnsiTheme="minorEastAsia" w:cstheme="minorEastAsia"/>
                    <w:color w:val="333333"/>
                    <w:sz w:val="24"/>
                  </w:rPr>
                </w:rPrChange>
              </w:rPr>
            </w:pPr>
          </w:p>
        </w:tc>
      </w:tr>
      <w:tr w14:paraId="4B03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73A02379">
            <w:pPr>
              <w:spacing w:line="360" w:lineRule="auto"/>
              <w:jc w:val="center"/>
              <w:rPr>
                <w:rFonts w:asciiTheme="minorEastAsia" w:hAnsiTheme="minorEastAsia" w:cstheme="minorEastAsia"/>
                <w:color w:val="auto"/>
                <w:sz w:val="24"/>
                <w:highlight w:val="none"/>
                <w:rPrChange w:id="1489" w:author="随遇而安 [2]" w:date="2023-08-11T16:50:38Z">
                  <w:rPr>
                    <w:rFonts w:asciiTheme="minorEastAsia" w:hAnsiTheme="minorEastAsia" w:cstheme="minorEastAsia"/>
                    <w:color w:val="333333"/>
                    <w:sz w:val="24"/>
                  </w:rPr>
                </w:rPrChange>
              </w:rPr>
            </w:pPr>
          </w:p>
        </w:tc>
        <w:tc>
          <w:tcPr>
            <w:tcW w:w="1267" w:type="dxa"/>
          </w:tcPr>
          <w:p w14:paraId="3F7F6B32">
            <w:pPr>
              <w:spacing w:line="360" w:lineRule="auto"/>
              <w:jc w:val="center"/>
              <w:rPr>
                <w:rFonts w:asciiTheme="minorEastAsia" w:hAnsiTheme="minorEastAsia" w:cstheme="minorEastAsia"/>
                <w:color w:val="auto"/>
                <w:sz w:val="24"/>
                <w:highlight w:val="none"/>
                <w:rPrChange w:id="1490" w:author="随遇而安 [2]" w:date="2023-08-11T16:50:38Z">
                  <w:rPr>
                    <w:rFonts w:asciiTheme="minorEastAsia" w:hAnsiTheme="minorEastAsia" w:cstheme="minorEastAsia"/>
                    <w:color w:val="333333"/>
                    <w:sz w:val="24"/>
                  </w:rPr>
                </w:rPrChange>
              </w:rPr>
            </w:pPr>
          </w:p>
        </w:tc>
        <w:tc>
          <w:tcPr>
            <w:tcW w:w="2033" w:type="dxa"/>
          </w:tcPr>
          <w:p w14:paraId="37AFAA4D">
            <w:pPr>
              <w:spacing w:line="360" w:lineRule="auto"/>
              <w:jc w:val="center"/>
              <w:rPr>
                <w:rFonts w:asciiTheme="minorEastAsia" w:hAnsiTheme="minorEastAsia" w:cstheme="minorEastAsia"/>
                <w:color w:val="auto"/>
                <w:sz w:val="24"/>
                <w:highlight w:val="none"/>
                <w:rPrChange w:id="1491" w:author="随遇而安 [2]" w:date="2023-08-11T16:50:38Z">
                  <w:rPr>
                    <w:rFonts w:asciiTheme="minorEastAsia" w:hAnsiTheme="minorEastAsia" w:cstheme="minorEastAsia"/>
                    <w:color w:val="333333"/>
                    <w:sz w:val="24"/>
                  </w:rPr>
                </w:rPrChange>
              </w:rPr>
            </w:pPr>
          </w:p>
        </w:tc>
        <w:tc>
          <w:tcPr>
            <w:tcW w:w="1712" w:type="dxa"/>
          </w:tcPr>
          <w:p w14:paraId="4AEF07A5">
            <w:pPr>
              <w:spacing w:line="360" w:lineRule="auto"/>
              <w:jc w:val="center"/>
              <w:rPr>
                <w:rFonts w:asciiTheme="minorEastAsia" w:hAnsiTheme="minorEastAsia" w:cstheme="minorEastAsia"/>
                <w:color w:val="auto"/>
                <w:sz w:val="24"/>
                <w:highlight w:val="none"/>
                <w:rPrChange w:id="1492" w:author="随遇而安 [2]" w:date="2023-08-11T16:50:38Z">
                  <w:rPr>
                    <w:rFonts w:asciiTheme="minorEastAsia" w:hAnsiTheme="minorEastAsia" w:cstheme="minorEastAsia"/>
                    <w:color w:val="333333"/>
                    <w:sz w:val="24"/>
                  </w:rPr>
                </w:rPrChange>
              </w:rPr>
            </w:pPr>
          </w:p>
        </w:tc>
        <w:tc>
          <w:tcPr>
            <w:tcW w:w="1088" w:type="dxa"/>
          </w:tcPr>
          <w:p w14:paraId="46B667A3">
            <w:pPr>
              <w:spacing w:line="360" w:lineRule="auto"/>
              <w:jc w:val="center"/>
              <w:rPr>
                <w:rFonts w:asciiTheme="minorEastAsia" w:hAnsiTheme="minorEastAsia" w:cstheme="minorEastAsia"/>
                <w:color w:val="auto"/>
                <w:sz w:val="24"/>
                <w:highlight w:val="none"/>
                <w:rPrChange w:id="1493" w:author="随遇而安 [2]" w:date="2023-08-11T16:50:38Z">
                  <w:rPr>
                    <w:rFonts w:asciiTheme="minorEastAsia" w:hAnsiTheme="minorEastAsia" w:cstheme="minorEastAsia"/>
                    <w:color w:val="333333"/>
                    <w:sz w:val="24"/>
                  </w:rPr>
                </w:rPrChange>
              </w:rPr>
            </w:pPr>
          </w:p>
        </w:tc>
        <w:tc>
          <w:tcPr>
            <w:tcW w:w="1217" w:type="dxa"/>
          </w:tcPr>
          <w:p w14:paraId="526BCF6E">
            <w:pPr>
              <w:spacing w:line="360" w:lineRule="auto"/>
              <w:jc w:val="center"/>
              <w:rPr>
                <w:rFonts w:asciiTheme="minorEastAsia" w:hAnsiTheme="minorEastAsia" w:cstheme="minorEastAsia"/>
                <w:color w:val="auto"/>
                <w:sz w:val="24"/>
                <w:highlight w:val="none"/>
                <w:rPrChange w:id="1494" w:author="随遇而安 [2]" w:date="2023-08-11T16:50:38Z">
                  <w:rPr>
                    <w:rFonts w:asciiTheme="minorEastAsia" w:hAnsiTheme="minorEastAsia" w:cstheme="minorEastAsia"/>
                    <w:color w:val="333333"/>
                    <w:sz w:val="24"/>
                  </w:rPr>
                </w:rPrChange>
              </w:rPr>
            </w:pPr>
          </w:p>
        </w:tc>
        <w:tc>
          <w:tcPr>
            <w:tcW w:w="817" w:type="dxa"/>
          </w:tcPr>
          <w:p w14:paraId="50E33B80">
            <w:pPr>
              <w:spacing w:line="360" w:lineRule="auto"/>
              <w:jc w:val="center"/>
              <w:rPr>
                <w:rFonts w:asciiTheme="minorEastAsia" w:hAnsiTheme="minorEastAsia" w:cstheme="minorEastAsia"/>
                <w:color w:val="auto"/>
                <w:sz w:val="24"/>
                <w:highlight w:val="none"/>
                <w:rPrChange w:id="1495" w:author="随遇而安 [2]" w:date="2023-08-11T16:50:38Z">
                  <w:rPr>
                    <w:rFonts w:asciiTheme="minorEastAsia" w:hAnsiTheme="minorEastAsia" w:cstheme="minorEastAsia"/>
                    <w:color w:val="333333"/>
                    <w:sz w:val="24"/>
                  </w:rPr>
                </w:rPrChange>
              </w:rPr>
            </w:pPr>
          </w:p>
        </w:tc>
        <w:tc>
          <w:tcPr>
            <w:tcW w:w="2116" w:type="dxa"/>
          </w:tcPr>
          <w:p w14:paraId="0A58F40C">
            <w:pPr>
              <w:spacing w:line="360" w:lineRule="auto"/>
              <w:jc w:val="center"/>
              <w:rPr>
                <w:rFonts w:asciiTheme="minorEastAsia" w:hAnsiTheme="minorEastAsia" w:cstheme="minorEastAsia"/>
                <w:color w:val="auto"/>
                <w:sz w:val="24"/>
                <w:highlight w:val="none"/>
                <w:rPrChange w:id="1496" w:author="随遇而安 [2]" w:date="2023-08-11T16:50:38Z">
                  <w:rPr>
                    <w:rFonts w:asciiTheme="minorEastAsia" w:hAnsiTheme="minorEastAsia" w:cstheme="minorEastAsia"/>
                    <w:color w:val="333333"/>
                    <w:sz w:val="24"/>
                  </w:rPr>
                </w:rPrChange>
              </w:rPr>
            </w:pPr>
          </w:p>
        </w:tc>
      </w:tr>
      <w:tr w14:paraId="7E10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228FE1B8">
            <w:pPr>
              <w:spacing w:line="360" w:lineRule="auto"/>
              <w:jc w:val="center"/>
              <w:rPr>
                <w:rFonts w:asciiTheme="minorEastAsia" w:hAnsiTheme="minorEastAsia" w:cstheme="minorEastAsia"/>
                <w:color w:val="auto"/>
                <w:sz w:val="24"/>
                <w:highlight w:val="none"/>
                <w:rPrChange w:id="1497" w:author="随遇而安 [2]" w:date="2023-08-11T16:50:38Z">
                  <w:rPr>
                    <w:rFonts w:asciiTheme="minorEastAsia" w:hAnsiTheme="minorEastAsia" w:cstheme="minorEastAsia"/>
                    <w:color w:val="333333"/>
                    <w:sz w:val="24"/>
                  </w:rPr>
                </w:rPrChange>
              </w:rPr>
            </w:pPr>
          </w:p>
        </w:tc>
        <w:tc>
          <w:tcPr>
            <w:tcW w:w="1267" w:type="dxa"/>
          </w:tcPr>
          <w:p w14:paraId="65464267">
            <w:pPr>
              <w:spacing w:line="360" w:lineRule="auto"/>
              <w:jc w:val="center"/>
              <w:rPr>
                <w:rFonts w:asciiTheme="minorEastAsia" w:hAnsiTheme="minorEastAsia" w:cstheme="minorEastAsia"/>
                <w:color w:val="auto"/>
                <w:sz w:val="24"/>
                <w:highlight w:val="none"/>
                <w:rPrChange w:id="1498" w:author="随遇而安 [2]" w:date="2023-08-11T16:50:38Z">
                  <w:rPr>
                    <w:rFonts w:asciiTheme="minorEastAsia" w:hAnsiTheme="minorEastAsia" w:cstheme="minorEastAsia"/>
                    <w:color w:val="333333"/>
                    <w:sz w:val="24"/>
                  </w:rPr>
                </w:rPrChange>
              </w:rPr>
            </w:pPr>
          </w:p>
        </w:tc>
        <w:tc>
          <w:tcPr>
            <w:tcW w:w="2033" w:type="dxa"/>
          </w:tcPr>
          <w:p w14:paraId="41E726B2">
            <w:pPr>
              <w:spacing w:line="360" w:lineRule="auto"/>
              <w:jc w:val="center"/>
              <w:rPr>
                <w:rFonts w:asciiTheme="minorEastAsia" w:hAnsiTheme="minorEastAsia" w:cstheme="minorEastAsia"/>
                <w:color w:val="auto"/>
                <w:sz w:val="24"/>
                <w:highlight w:val="none"/>
                <w:rPrChange w:id="1499" w:author="随遇而安 [2]" w:date="2023-08-11T16:50:38Z">
                  <w:rPr>
                    <w:rFonts w:asciiTheme="minorEastAsia" w:hAnsiTheme="minorEastAsia" w:cstheme="minorEastAsia"/>
                    <w:color w:val="333333"/>
                    <w:sz w:val="24"/>
                  </w:rPr>
                </w:rPrChange>
              </w:rPr>
            </w:pPr>
          </w:p>
        </w:tc>
        <w:tc>
          <w:tcPr>
            <w:tcW w:w="1712" w:type="dxa"/>
          </w:tcPr>
          <w:p w14:paraId="08B3943E">
            <w:pPr>
              <w:spacing w:line="360" w:lineRule="auto"/>
              <w:jc w:val="center"/>
              <w:rPr>
                <w:rFonts w:asciiTheme="minorEastAsia" w:hAnsiTheme="minorEastAsia" w:cstheme="minorEastAsia"/>
                <w:color w:val="auto"/>
                <w:sz w:val="24"/>
                <w:highlight w:val="none"/>
                <w:rPrChange w:id="1500" w:author="随遇而安 [2]" w:date="2023-08-11T16:50:38Z">
                  <w:rPr>
                    <w:rFonts w:asciiTheme="minorEastAsia" w:hAnsiTheme="minorEastAsia" w:cstheme="minorEastAsia"/>
                    <w:color w:val="333333"/>
                    <w:sz w:val="24"/>
                  </w:rPr>
                </w:rPrChange>
              </w:rPr>
            </w:pPr>
          </w:p>
        </w:tc>
        <w:tc>
          <w:tcPr>
            <w:tcW w:w="1088" w:type="dxa"/>
          </w:tcPr>
          <w:p w14:paraId="3C2F07D9">
            <w:pPr>
              <w:spacing w:line="360" w:lineRule="auto"/>
              <w:jc w:val="center"/>
              <w:rPr>
                <w:rFonts w:asciiTheme="minorEastAsia" w:hAnsiTheme="minorEastAsia" w:cstheme="minorEastAsia"/>
                <w:color w:val="auto"/>
                <w:sz w:val="24"/>
                <w:highlight w:val="none"/>
                <w:rPrChange w:id="1501" w:author="随遇而安 [2]" w:date="2023-08-11T16:50:38Z">
                  <w:rPr>
                    <w:rFonts w:asciiTheme="minorEastAsia" w:hAnsiTheme="minorEastAsia" w:cstheme="minorEastAsia"/>
                    <w:color w:val="333333"/>
                    <w:sz w:val="24"/>
                  </w:rPr>
                </w:rPrChange>
              </w:rPr>
            </w:pPr>
          </w:p>
        </w:tc>
        <w:tc>
          <w:tcPr>
            <w:tcW w:w="1217" w:type="dxa"/>
          </w:tcPr>
          <w:p w14:paraId="3A3EEE04">
            <w:pPr>
              <w:spacing w:line="360" w:lineRule="auto"/>
              <w:jc w:val="center"/>
              <w:rPr>
                <w:rFonts w:asciiTheme="minorEastAsia" w:hAnsiTheme="minorEastAsia" w:cstheme="minorEastAsia"/>
                <w:color w:val="auto"/>
                <w:sz w:val="24"/>
                <w:highlight w:val="none"/>
                <w:rPrChange w:id="1502" w:author="随遇而安 [2]" w:date="2023-08-11T16:50:38Z">
                  <w:rPr>
                    <w:rFonts w:asciiTheme="minorEastAsia" w:hAnsiTheme="minorEastAsia" w:cstheme="minorEastAsia"/>
                    <w:color w:val="333333"/>
                    <w:sz w:val="24"/>
                  </w:rPr>
                </w:rPrChange>
              </w:rPr>
            </w:pPr>
          </w:p>
        </w:tc>
        <w:tc>
          <w:tcPr>
            <w:tcW w:w="817" w:type="dxa"/>
          </w:tcPr>
          <w:p w14:paraId="6FF72C39">
            <w:pPr>
              <w:spacing w:line="360" w:lineRule="auto"/>
              <w:jc w:val="center"/>
              <w:rPr>
                <w:rFonts w:asciiTheme="minorEastAsia" w:hAnsiTheme="minorEastAsia" w:cstheme="minorEastAsia"/>
                <w:color w:val="auto"/>
                <w:sz w:val="24"/>
                <w:highlight w:val="none"/>
                <w:rPrChange w:id="1503" w:author="随遇而安 [2]" w:date="2023-08-11T16:50:38Z">
                  <w:rPr>
                    <w:rFonts w:asciiTheme="minorEastAsia" w:hAnsiTheme="minorEastAsia" w:cstheme="minorEastAsia"/>
                    <w:color w:val="333333"/>
                    <w:sz w:val="24"/>
                  </w:rPr>
                </w:rPrChange>
              </w:rPr>
            </w:pPr>
          </w:p>
        </w:tc>
        <w:tc>
          <w:tcPr>
            <w:tcW w:w="2116" w:type="dxa"/>
          </w:tcPr>
          <w:p w14:paraId="7533763A">
            <w:pPr>
              <w:spacing w:line="360" w:lineRule="auto"/>
              <w:jc w:val="center"/>
              <w:rPr>
                <w:rFonts w:asciiTheme="minorEastAsia" w:hAnsiTheme="minorEastAsia" w:cstheme="minorEastAsia"/>
                <w:color w:val="auto"/>
                <w:sz w:val="24"/>
                <w:highlight w:val="none"/>
                <w:rPrChange w:id="1504" w:author="随遇而安 [2]" w:date="2023-08-11T16:50:38Z">
                  <w:rPr>
                    <w:rFonts w:asciiTheme="minorEastAsia" w:hAnsiTheme="minorEastAsia" w:cstheme="minorEastAsia"/>
                    <w:color w:val="333333"/>
                    <w:sz w:val="24"/>
                  </w:rPr>
                </w:rPrChange>
              </w:rPr>
            </w:pPr>
          </w:p>
        </w:tc>
      </w:tr>
      <w:tr w14:paraId="7598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4E2E3725">
            <w:pPr>
              <w:spacing w:line="360" w:lineRule="auto"/>
              <w:jc w:val="center"/>
              <w:rPr>
                <w:rFonts w:asciiTheme="minorEastAsia" w:hAnsiTheme="minorEastAsia" w:cstheme="minorEastAsia"/>
                <w:color w:val="auto"/>
                <w:sz w:val="24"/>
                <w:highlight w:val="none"/>
                <w:rPrChange w:id="1505" w:author="随遇而安 [2]" w:date="2023-08-11T16:50:38Z">
                  <w:rPr>
                    <w:rFonts w:asciiTheme="minorEastAsia" w:hAnsiTheme="minorEastAsia" w:cstheme="minorEastAsia"/>
                    <w:color w:val="333333"/>
                    <w:sz w:val="24"/>
                  </w:rPr>
                </w:rPrChange>
              </w:rPr>
            </w:pPr>
          </w:p>
        </w:tc>
        <w:tc>
          <w:tcPr>
            <w:tcW w:w="1267" w:type="dxa"/>
          </w:tcPr>
          <w:p w14:paraId="3484C99C">
            <w:pPr>
              <w:spacing w:line="360" w:lineRule="auto"/>
              <w:jc w:val="center"/>
              <w:rPr>
                <w:rFonts w:asciiTheme="minorEastAsia" w:hAnsiTheme="minorEastAsia" w:cstheme="minorEastAsia"/>
                <w:color w:val="auto"/>
                <w:sz w:val="24"/>
                <w:highlight w:val="none"/>
                <w:rPrChange w:id="1506" w:author="随遇而安 [2]" w:date="2023-08-11T16:50:38Z">
                  <w:rPr>
                    <w:rFonts w:asciiTheme="minorEastAsia" w:hAnsiTheme="minorEastAsia" w:cstheme="minorEastAsia"/>
                    <w:color w:val="333333"/>
                    <w:sz w:val="24"/>
                  </w:rPr>
                </w:rPrChange>
              </w:rPr>
            </w:pPr>
          </w:p>
        </w:tc>
        <w:tc>
          <w:tcPr>
            <w:tcW w:w="2033" w:type="dxa"/>
          </w:tcPr>
          <w:p w14:paraId="17CCE85C">
            <w:pPr>
              <w:spacing w:line="360" w:lineRule="auto"/>
              <w:jc w:val="center"/>
              <w:rPr>
                <w:rFonts w:asciiTheme="minorEastAsia" w:hAnsiTheme="minorEastAsia" w:cstheme="minorEastAsia"/>
                <w:color w:val="auto"/>
                <w:sz w:val="24"/>
                <w:highlight w:val="none"/>
                <w:rPrChange w:id="1507" w:author="随遇而安 [2]" w:date="2023-08-11T16:50:38Z">
                  <w:rPr>
                    <w:rFonts w:asciiTheme="minorEastAsia" w:hAnsiTheme="minorEastAsia" w:cstheme="minorEastAsia"/>
                    <w:color w:val="333333"/>
                    <w:sz w:val="24"/>
                  </w:rPr>
                </w:rPrChange>
              </w:rPr>
            </w:pPr>
          </w:p>
        </w:tc>
        <w:tc>
          <w:tcPr>
            <w:tcW w:w="1712" w:type="dxa"/>
          </w:tcPr>
          <w:p w14:paraId="7FEB523E">
            <w:pPr>
              <w:spacing w:line="360" w:lineRule="auto"/>
              <w:jc w:val="center"/>
              <w:rPr>
                <w:rFonts w:asciiTheme="minorEastAsia" w:hAnsiTheme="minorEastAsia" w:cstheme="minorEastAsia"/>
                <w:color w:val="auto"/>
                <w:sz w:val="24"/>
                <w:highlight w:val="none"/>
                <w:rPrChange w:id="1508" w:author="随遇而安 [2]" w:date="2023-08-11T16:50:38Z">
                  <w:rPr>
                    <w:rFonts w:asciiTheme="minorEastAsia" w:hAnsiTheme="minorEastAsia" w:cstheme="minorEastAsia"/>
                    <w:color w:val="333333"/>
                    <w:sz w:val="24"/>
                  </w:rPr>
                </w:rPrChange>
              </w:rPr>
            </w:pPr>
          </w:p>
        </w:tc>
        <w:tc>
          <w:tcPr>
            <w:tcW w:w="1088" w:type="dxa"/>
          </w:tcPr>
          <w:p w14:paraId="7422F116">
            <w:pPr>
              <w:spacing w:line="360" w:lineRule="auto"/>
              <w:jc w:val="center"/>
              <w:rPr>
                <w:rFonts w:asciiTheme="minorEastAsia" w:hAnsiTheme="minorEastAsia" w:cstheme="minorEastAsia"/>
                <w:color w:val="auto"/>
                <w:sz w:val="24"/>
                <w:highlight w:val="none"/>
                <w:rPrChange w:id="1509" w:author="随遇而安 [2]" w:date="2023-08-11T16:50:38Z">
                  <w:rPr>
                    <w:rFonts w:asciiTheme="minorEastAsia" w:hAnsiTheme="minorEastAsia" w:cstheme="minorEastAsia"/>
                    <w:color w:val="333333"/>
                    <w:sz w:val="24"/>
                  </w:rPr>
                </w:rPrChange>
              </w:rPr>
            </w:pPr>
          </w:p>
        </w:tc>
        <w:tc>
          <w:tcPr>
            <w:tcW w:w="1217" w:type="dxa"/>
          </w:tcPr>
          <w:p w14:paraId="45AEB229">
            <w:pPr>
              <w:spacing w:line="360" w:lineRule="auto"/>
              <w:jc w:val="center"/>
              <w:rPr>
                <w:rFonts w:asciiTheme="minorEastAsia" w:hAnsiTheme="minorEastAsia" w:cstheme="minorEastAsia"/>
                <w:color w:val="auto"/>
                <w:sz w:val="24"/>
                <w:highlight w:val="none"/>
                <w:rPrChange w:id="1510" w:author="随遇而安 [2]" w:date="2023-08-11T16:50:38Z">
                  <w:rPr>
                    <w:rFonts w:asciiTheme="minorEastAsia" w:hAnsiTheme="minorEastAsia" w:cstheme="minorEastAsia"/>
                    <w:color w:val="333333"/>
                    <w:sz w:val="24"/>
                  </w:rPr>
                </w:rPrChange>
              </w:rPr>
            </w:pPr>
          </w:p>
        </w:tc>
        <w:tc>
          <w:tcPr>
            <w:tcW w:w="817" w:type="dxa"/>
          </w:tcPr>
          <w:p w14:paraId="7DA6357D">
            <w:pPr>
              <w:spacing w:line="360" w:lineRule="auto"/>
              <w:jc w:val="center"/>
              <w:rPr>
                <w:rFonts w:asciiTheme="minorEastAsia" w:hAnsiTheme="minorEastAsia" w:cstheme="minorEastAsia"/>
                <w:color w:val="auto"/>
                <w:sz w:val="24"/>
                <w:highlight w:val="none"/>
                <w:rPrChange w:id="1511" w:author="随遇而安 [2]" w:date="2023-08-11T16:50:38Z">
                  <w:rPr>
                    <w:rFonts w:asciiTheme="minorEastAsia" w:hAnsiTheme="minorEastAsia" w:cstheme="minorEastAsia"/>
                    <w:color w:val="333333"/>
                    <w:sz w:val="24"/>
                  </w:rPr>
                </w:rPrChange>
              </w:rPr>
            </w:pPr>
          </w:p>
        </w:tc>
        <w:tc>
          <w:tcPr>
            <w:tcW w:w="2116" w:type="dxa"/>
          </w:tcPr>
          <w:p w14:paraId="012AA107">
            <w:pPr>
              <w:spacing w:line="360" w:lineRule="auto"/>
              <w:jc w:val="center"/>
              <w:rPr>
                <w:rFonts w:asciiTheme="minorEastAsia" w:hAnsiTheme="minorEastAsia" w:cstheme="minorEastAsia"/>
                <w:color w:val="auto"/>
                <w:sz w:val="24"/>
                <w:highlight w:val="none"/>
                <w:rPrChange w:id="1512" w:author="随遇而安 [2]" w:date="2023-08-11T16:50:38Z">
                  <w:rPr>
                    <w:rFonts w:asciiTheme="minorEastAsia" w:hAnsiTheme="minorEastAsia" w:cstheme="minorEastAsia"/>
                    <w:color w:val="333333"/>
                    <w:sz w:val="24"/>
                  </w:rPr>
                </w:rPrChange>
              </w:rPr>
            </w:pPr>
          </w:p>
        </w:tc>
      </w:tr>
      <w:tr w14:paraId="1AAA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7F047762">
            <w:pPr>
              <w:spacing w:line="360" w:lineRule="auto"/>
              <w:jc w:val="center"/>
              <w:rPr>
                <w:rFonts w:asciiTheme="minorEastAsia" w:hAnsiTheme="minorEastAsia" w:cstheme="minorEastAsia"/>
                <w:color w:val="auto"/>
                <w:sz w:val="24"/>
                <w:highlight w:val="none"/>
                <w:rPrChange w:id="1513" w:author="随遇而安 [2]" w:date="2023-08-11T16:50:38Z">
                  <w:rPr>
                    <w:rFonts w:asciiTheme="minorEastAsia" w:hAnsiTheme="minorEastAsia" w:cstheme="minorEastAsia"/>
                    <w:color w:val="333333"/>
                    <w:sz w:val="24"/>
                  </w:rPr>
                </w:rPrChange>
              </w:rPr>
            </w:pPr>
          </w:p>
        </w:tc>
        <w:tc>
          <w:tcPr>
            <w:tcW w:w="1267" w:type="dxa"/>
          </w:tcPr>
          <w:p w14:paraId="76F67E28">
            <w:pPr>
              <w:spacing w:line="360" w:lineRule="auto"/>
              <w:jc w:val="center"/>
              <w:rPr>
                <w:rFonts w:asciiTheme="minorEastAsia" w:hAnsiTheme="minorEastAsia" w:cstheme="minorEastAsia"/>
                <w:color w:val="auto"/>
                <w:sz w:val="24"/>
                <w:highlight w:val="none"/>
                <w:rPrChange w:id="1514" w:author="随遇而安 [2]" w:date="2023-08-11T16:50:38Z">
                  <w:rPr>
                    <w:rFonts w:asciiTheme="minorEastAsia" w:hAnsiTheme="minorEastAsia" w:cstheme="minorEastAsia"/>
                    <w:color w:val="333333"/>
                    <w:sz w:val="24"/>
                  </w:rPr>
                </w:rPrChange>
              </w:rPr>
            </w:pPr>
          </w:p>
        </w:tc>
        <w:tc>
          <w:tcPr>
            <w:tcW w:w="2033" w:type="dxa"/>
          </w:tcPr>
          <w:p w14:paraId="080CADA6">
            <w:pPr>
              <w:spacing w:line="360" w:lineRule="auto"/>
              <w:jc w:val="center"/>
              <w:rPr>
                <w:rFonts w:asciiTheme="minorEastAsia" w:hAnsiTheme="minorEastAsia" w:cstheme="minorEastAsia"/>
                <w:color w:val="auto"/>
                <w:sz w:val="24"/>
                <w:highlight w:val="none"/>
                <w:rPrChange w:id="1515" w:author="随遇而安 [2]" w:date="2023-08-11T16:50:38Z">
                  <w:rPr>
                    <w:rFonts w:asciiTheme="minorEastAsia" w:hAnsiTheme="minorEastAsia" w:cstheme="minorEastAsia"/>
                    <w:color w:val="333333"/>
                    <w:sz w:val="24"/>
                  </w:rPr>
                </w:rPrChange>
              </w:rPr>
            </w:pPr>
          </w:p>
        </w:tc>
        <w:tc>
          <w:tcPr>
            <w:tcW w:w="1712" w:type="dxa"/>
          </w:tcPr>
          <w:p w14:paraId="29E39AB1">
            <w:pPr>
              <w:spacing w:line="360" w:lineRule="auto"/>
              <w:jc w:val="center"/>
              <w:rPr>
                <w:rFonts w:asciiTheme="minorEastAsia" w:hAnsiTheme="minorEastAsia" w:cstheme="minorEastAsia"/>
                <w:color w:val="auto"/>
                <w:sz w:val="24"/>
                <w:highlight w:val="none"/>
                <w:rPrChange w:id="1516" w:author="随遇而安 [2]" w:date="2023-08-11T16:50:38Z">
                  <w:rPr>
                    <w:rFonts w:asciiTheme="minorEastAsia" w:hAnsiTheme="minorEastAsia" w:cstheme="minorEastAsia"/>
                    <w:color w:val="333333"/>
                    <w:sz w:val="24"/>
                  </w:rPr>
                </w:rPrChange>
              </w:rPr>
            </w:pPr>
          </w:p>
        </w:tc>
        <w:tc>
          <w:tcPr>
            <w:tcW w:w="1088" w:type="dxa"/>
          </w:tcPr>
          <w:p w14:paraId="75B1A14A">
            <w:pPr>
              <w:spacing w:line="360" w:lineRule="auto"/>
              <w:jc w:val="center"/>
              <w:rPr>
                <w:rFonts w:asciiTheme="minorEastAsia" w:hAnsiTheme="minorEastAsia" w:cstheme="minorEastAsia"/>
                <w:color w:val="auto"/>
                <w:sz w:val="24"/>
                <w:highlight w:val="none"/>
                <w:rPrChange w:id="1517" w:author="随遇而安 [2]" w:date="2023-08-11T16:50:38Z">
                  <w:rPr>
                    <w:rFonts w:asciiTheme="minorEastAsia" w:hAnsiTheme="minorEastAsia" w:cstheme="minorEastAsia"/>
                    <w:color w:val="333333"/>
                    <w:sz w:val="24"/>
                  </w:rPr>
                </w:rPrChange>
              </w:rPr>
            </w:pPr>
          </w:p>
        </w:tc>
        <w:tc>
          <w:tcPr>
            <w:tcW w:w="1217" w:type="dxa"/>
          </w:tcPr>
          <w:p w14:paraId="29A3AFE0">
            <w:pPr>
              <w:spacing w:line="360" w:lineRule="auto"/>
              <w:jc w:val="center"/>
              <w:rPr>
                <w:rFonts w:asciiTheme="minorEastAsia" w:hAnsiTheme="minorEastAsia" w:cstheme="minorEastAsia"/>
                <w:color w:val="auto"/>
                <w:sz w:val="24"/>
                <w:highlight w:val="none"/>
                <w:rPrChange w:id="1518" w:author="随遇而安 [2]" w:date="2023-08-11T16:50:38Z">
                  <w:rPr>
                    <w:rFonts w:asciiTheme="minorEastAsia" w:hAnsiTheme="minorEastAsia" w:cstheme="minorEastAsia"/>
                    <w:color w:val="333333"/>
                    <w:sz w:val="24"/>
                  </w:rPr>
                </w:rPrChange>
              </w:rPr>
            </w:pPr>
          </w:p>
        </w:tc>
        <w:tc>
          <w:tcPr>
            <w:tcW w:w="817" w:type="dxa"/>
          </w:tcPr>
          <w:p w14:paraId="5E4AD99C">
            <w:pPr>
              <w:spacing w:line="360" w:lineRule="auto"/>
              <w:jc w:val="center"/>
              <w:rPr>
                <w:rFonts w:asciiTheme="minorEastAsia" w:hAnsiTheme="minorEastAsia" w:cstheme="minorEastAsia"/>
                <w:color w:val="auto"/>
                <w:sz w:val="24"/>
                <w:highlight w:val="none"/>
                <w:rPrChange w:id="1519" w:author="随遇而安 [2]" w:date="2023-08-11T16:50:38Z">
                  <w:rPr>
                    <w:rFonts w:asciiTheme="minorEastAsia" w:hAnsiTheme="minorEastAsia" w:cstheme="minorEastAsia"/>
                    <w:color w:val="333333"/>
                    <w:sz w:val="24"/>
                  </w:rPr>
                </w:rPrChange>
              </w:rPr>
            </w:pPr>
          </w:p>
        </w:tc>
        <w:tc>
          <w:tcPr>
            <w:tcW w:w="2116" w:type="dxa"/>
          </w:tcPr>
          <w:p w14:paraId="20D7CD27">
            <w:pPr>
              <w:spacing w:line="360" w:lineRule="auto"/>
              <w:jc w:val="center"/>
              <w:rPr>
                <w:rFonts w:asciiTheme="minorEastAsia" w:hAnsiTheme="minorEastAsia" w:cstheme="minorEastAsia"/>
                <w:color w:val="auto"/>
                <w:sz w:val="24"/>
                <w:highlight w:val="none"/>
                <w:rPrChange w:id="1520" w:author="随遇而安 [2]" w:date="2023-08-11T16:50:38Z">
                  <w:rPr>
                    <w:rFonts w:asciiTheme="minorEastAsia" w:hAnsiTheme="minorEastAsia" w:cstheme="minorEastAsia"/>
                    <w:color w:val="333333"/>
                    <w:sz w:val="24"/>
                  </w:rPr>
                </w:rPrChange>
              </w:rPr>
            </w:pPr>
          </w:p>
        </w:tc>
      </w:tr>
      <w:tr w14:paraId="7CCA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78" w:type="dxa"/>
          </w:tcPr>
          <w:p w14:paraId="7051A1DC">
            <w:pPr>
              <w:spacing w:line="360" w:lineRule="auto"/>
              <w:jc w:val="center"/>
              <w:rPr>
                <w:rFonts w:asciiTheme="minorEastAsia" w:hAnsiTheme="minorEastAsia" w:cstheme="minorEastAsia"/>
                <w:color w:val="auto"/>
                <w:sz w:val="24"/>
                <w:highlight w:val="none"/>
                <w:rPrChange w:id="1521" w:author="随遇而安 [2]" w:date="2023-08-11T16:50:38Z">
                  <w:rPr>
                    <w:rFonts w:asciiTheme="minorEastAsia" w:hAnsiTheme="minorEastAsia" w:cstheme="minorEastAsia"/>
                    <w:color w:val="333333"/>
                    <w:sz w:val="24"/>
                  </w:rPr>
                </w:rPrChange>
              </w:rPr>
            </w:pPr>
          </w:p>
        </w:tc>
        <w:tc>
          <w:tcPr>
            <w:tcW w:w="1267" w:type="dxa"/>
          </w:tcPr>
          <w:p w14:paraId="0C84CCCA">
            <w:pPr>
              <w:spacing w:line="360" w:lineRule="auto"/>
              <w:jc w:val="center"/>
              <w:rPr>
                <w:rFonts w:asciiTheme="minorEastAsia" w:hAnsiTheme="minorEastAsia" w:cstheme="minorEastAsia"/>
                <w:color w:val="auto"/>
                <w:sz w:val="24"/>
                <w:highlight w:val="none"/>
                <w:rPrChange w:id="1522" w:author="随遇而安 [2]" w:date="2023-08-11T16:50:38Z">
                  <w:rPr>
                    <w:rFonts w:asciiTheme="minorEastAsia" w:hAnsiTheme="minorEastAsia" w:cstheme="minorEastAsia"/>
                    <w:color w:val="333333"/>
                    <w:sz w:val="24"/>
                  </w:rPr>
                </w:rPrChange>
              </w:rPr>
            </w:pPr>
          </w:p>
        </w:tc>
        <w:tc>
          <w:tcPr>
            <w:tcW w:w="2033" w:type="dxa"/>
          </w:tcPr>
          <w:p w14:paraId="3A3894E3">
            <w:pPr>
              <w:spacing w:line="360" w:lineRule="auto"/>
              <w:jc w:val="center"/>
              <w:rPr>
                <w:rFonts w:asciiTheme="minorEastAsia" w:hAnsiTheme="minorEastAsia" w:cstheme="minorEastAsia"/>
                <w:color w:val="auto"/>
                <w:sz w:val="24"/>
                <w:highlight w:val="none"/>
                <w:rPrChange w:id="1523" w:author="随遇而安 [2]" w:date="2023-08-11T16:50:38Z">
                  <w:rPr>
                    <w:rFonts w:asciiTheme="minorEastAsia" w:hAnsiTheme="minorEastAsia" w:cstheme="minorEastAsia"/>
                    <w:color w:val="333333"/>
                    <w:sz w:val="24"/>
                  </w:rPr>
                </w:rPrChange>
              </w:rPr>
            </w:pPr>
          </w:p>
        </w:tc>
        <w:tc>
          <w:tcPr>
            <w:tcW w:w="1712" w:type="dxa"/>
          </w:tcPr>
          <w:p w14:paraId="17EA0B3C">
            <w:pPr>
              <w:spacing w:line="360" w:lineRule="auto"/>
              <w:jc w:val="center"/>
              <w:rPr>
                <w:rFonts w:asciiTheme="minorEastAsia" w:hAnsiTheme="minorEastAsia" w:cstheme="minorEastAsia"/>
                <w:color w:val="auto"/>
                <w:sz w:val="24"/>
                <w:highlight w:val="none"/>
                <w:rPrChange w:id="1524" w:author="随遇而安 [2]" w:date="2023-08-11T16:50:38Z">
                  <w:rPr>
                    <w:rFonts w:asciiTheme="minorEastAsia" w:hAnsiTheme="minorEastAsia" w:cstheme="minorEastAsia"/>
                    <w:color w:val="333333"/>
                    <w:sz w:val="24"/>
                  </w:rPr>
                </w:rPrChange>
              </w:rPr>
            </w:pPr>
          </w:p>
        </w:tc>
        <w:tc>
          <w:tcPr>
            <w:tcW w:w="1088" w:type="dxa"/>
          </w:tcPr>
          <w:p w14:paraId="1F72D120">
            <w:pPr>
              <w:spacing w:line="360" w:lineRule="auto"/>
              <w:jc w:val="center"/>
              <w:rPr>
                <w:rFonts w:asciiTheme="minorEastAsia" w:hAnsiTheme="minorEastAsia" w:cstheme="minorEastAsia"/>
                <w:color w:val="auto"/>
                <w:sz w:val="24"/>
                <w:highlight w:val="none"/>
                <w:rPrChange w:id="1525" w:author="随遇而安 [2]" w:date="2023-08-11T16:50:38Z">
                  <w:rPr>
                    <w:rFonts w:asciiTheme="minorEastAsia" w:hAnsiTheme="minorEastAsia" w:cstheme="minorEastAsia"/>
                    <w:color w:val="333333"/>
                    <w:sz w:val="24"/>
                  </w:rPr>
                </w:rPrChange>
              </w:rPr>
            </w:pPr>
          </w:p>
        </w:tc>
        <w:tc>
          <w:tcPr>
            <w:tcW w:w="1217" w:type="dxa"/>
          </w:tcPr>
          <w:p w14:paraId="3E9CFF0C">
            <w:pPr>
              <w:spacing w:line="360" w:lineRule="auto"/>
              <w:jc w:val="center"/>
              <w:rPr>
                <w:rFonts w:asciiTheme="minorEastAsia" w:hAnsiTheme="minorEastAsia" w:cstheme="minorEastAsia"/>
                <w:color w:val="auto"/>
                <w:sz w:val="24"/>
                <w:highlight w:val="none"/>
                <w:rPrChange w:id="1526" w:author="随遇而安 [2]" w:date="2023-08-11T16:50:38Z">
                  <w:rPr>
                    <w:rFonts w:asciiTheme="minorEastAsia" w:hAnsiTheme="minorEastAsia" w:cstheme="minorEastAsia"/>
                    <w:color w:val="333333"/>
                    <w:sz w:val="24"/>
                  </w:rPr>
                </w:rPrChange>
              </w:rPr>
            </w:pPr>
          </w:p>
        </w:tc>
        <w:tc>
          <w:tcPr>
            <w:tcW w:w="817" w:type="dxa"/>
          </w:tcPr>
          <w:p w14:paraId="33511D16">
            <w:pPr>
              <w:spacing w:line="360" w:lineRule="auto"/>
              <w:jc w:val="center"/>
              <w:rPr>
                <w:rFonts w:asciiTheme="minorEastAsia" w:hAnsiTheme="minorEastAsia" w:cstheme="minorEastAsia"/>
                <w:color w:val="auto"/>
                <w:sz w:val="24"/>
                <w:highlight w:val="none"/>
                <w:rPrChange w:id="1527" w:author="随遇而安 [2]" w:date="2023-08-11T16:50:38Z">
                  <w:rPr>
                    <w:rFonts w:asciiTheme="minorEastAsia" w:hAnsiTheme="minorEastAsia" w:cstheme="minorEastAsia"/>
                    <w:color w:val="333333"/>
                    <w:sz w:val="24"/>
                  </w:rPr>
                </w:rPrChange>
              </w:rPr>
            </w:pPr>
          </w:p>
        </w:tc>
        <w:tc>
          <w:tcPr>
            <w:tcW w:w="2116" w:type="dxa"/>
          </w:tcPr>
          <w:p w14:paraId="3E222573">
            <w:pPr>
              <w:spacing w:line="360" w:lineRule="auto"/>
              <w:jc w:val="center"/>
              <w:rPr>
                <w:rFonts w:asciiTheme="minorEastAsia" w:hAnsiTheme="minorEastAsia" w:cstheme="minorEastAsia"/>
                <w:color w:val="auto"/>
                <w:sz w:val="24"/>
                <w:highlight w:val="none"/>
                <w:rPrChange w:id="1528" w:author="随遇而安 [2]" w:date="2023-08-11T16:50:38Z">
                  <w:rPr>
                    <w:rFonts w:asciiTheme="minorEastAsia" w:hAnsiTheme="minorEastAsia" w:cstheme="minorEastAsia"/>
                    <w:color w:val="333333"/>
                    <w:sz w:val="24"/>
                  </w:rPr>
                </w:rPrChange>
              </w:rPr>
            </w:pPr>
          </w:p>
        </w:tc>
      </w:tr>
    </w:tbl>
    <w:p w14:paraId="32B9513B">
      <w:pPr>
        <w:spacing w:line="360" w:lineRule="auto"/>
        <w:ind w:firstLine="1416" w:firstLineChars="590"/>
        <w:jc w:val="both"/>
        <w:rPr>
          <w:rFonts w:ascii="仿宋" w:hAnsi="仿宋" w:eastAsia="仿宋" w:cs="仿宋"/>
          <w:color w:val="auto"/>
          <w:sz w:val="24"/>
          <w:highlight w:val="none"/>
          <w:lang w:eastAsia="zh-CN"/>
          <w:rPrChange w:id="1529"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530" w:author="随遇而安 [2]" w:date="2023-08-11T16:50:38Z">
            <w:rPr>
              <w:rFonts w:hint="eastAsia" w:ascii="仿宋" w:hAnsi="仿宋" w:eastAsia="仿宋" w:cs="仿宋"/>
              <w:sz w:val="24"/>
              <w:lang w:eastAsia="zh-CN"/>
            </w:rPr>
          </w:rPrChange>
        </w:rPr>
        <w:t>注：此表一式二份，一份交安环品质部，一份部门留底备查。</w:t>
      </w:r>
    </w:p>
    <w:p w14:paraId="2648037D">
      <w:pPr>
        <w:rPr>
          <w:rFonts w:ascii="仿宋" w:hAnsi="仿宋" w:eastAsia="仿宋" w:cs="仿宋"/>
          <w:color w:val="auto"/>
          <w:sz w:val="24"/>
          <w:highlight w:val="none"/>
          <w:lang w:eastAsia="zh-CN"/>
          <w:rPrChange w:id="1531" w:author="随遇而安 [2]" w:date="2023-08-11T16:50:38Z">
            <w:rPr>
              <w:rFonts w:ascii="仿宋" w:hAnsi="仿宋" w:eastAsia="仿宋" w:cs="仿宋"/>
              <w:sz w:val="24"/>
              <w:lang w:eastAsia="zh-CN"/>
            </w:rPr>
          </w:rPrChange>
        </w:rPr>
      </w:pPr>
      <w:r>
        <w:rPr>
          <w:rFonts w:hint="eastAsia" w:ascii="仿宋" w:hAnsi="仿宋" w:eastAsia="仿宋" w:cs="仿宋"/>
          <w:color w:val="auto"/>
          <w:sz w:val="24"/>
          <w:highlight w:val="none"/>
          <w:lang w:eastAsia="zh-CN"/>
          <w:rPrChange w:id="1532" w:author="随遇而安 [2]" w:date="2023-08-11T16:50:38Z">
            <w:rPr>
              <w:rFonts w:hint="eastAsia" w:ascii="仿宋" w:hAnsi="仿宋" w:eastAsia="仿宋" w:cs="仿宋"/>
              <w:sz w:val="24"/>
              <w:lang w:eastAsia="zh-CN"/>
            </w:rPr>
          </w:rPrChange>
        </w:rPr>
        <w:br w:type="page"/>
      </w:r>
    </w:p>
    <w:p w14:paraId="3D67AD73">
      <w:pPr>
        <w:spacing w:before="47" w:line="219" w:lineRule="auto"/>
        <w:ind w:left="56"/>
        <w:rPr>
          <w:rFonts w:ascii="宋体"/>
          <w:b/>
          <w:color w:val="auto"/>
          <w:sz w:val="24"/>
          <w:highlight w:val="none"/>
          <w:lang w:eastAsia="zh-CN"/>
          <w:rPrChange w:id="1533" w:author="随遇而安 [2]" w:date="2023-08-11T16:50:38Z">
            <w:rPr>
              <w:rFonts w:ascii="宋体"/>
              <w:b/>
              <w:sz w:val="24"/>
              <w:lang w:eastAsia="zh-CN"/>
            </w:rPr>
          </w:rPrChange>
        </w:rPr>
      </w:pPr>
      <w:r>
        <w:rPr>
          <w:rFonts w:hint="eastAsia" w:ascii="宋体"/>
          <w:b/>
          <w:color w:val="auto"/>
          <w:sz w:val="24"/>
          <w:highlight w:val="none"/>
          <w:lang w:eastAsia="zh-CN"/>
          <w:rPrChange w:id="1534" w:author="随遇而安 [2]" w:date="2023-08-11T16:50:38Z">
            <w:rPr>
              <w:rFonts w:hint="eastAsia" w:ascii="宋体"/>
              <w:b/>
              <w:sz w:val="24"/>
              <w:lang w:eastAsia="zh-CN"/>
            </w:rPr>
          </w:rPrChange>
        </w:rPr>
        <w:t>附件 2：安全检查(隐患)整改五定表</w:t>
      </w:r>
    </w:p>
    <w:p w14:paraId="06ECD25C">
      <w:pPr>
        <w:spacing w:before="91" w:line="220" w:lineRule="auto"/>
        <w:ind w:left="5218"/>
        <w:rPr>
          <w:rFonts w:ascii="宋体" w:hAnsi="宋体" w:eastAsia="宋体" w:cs="宋体"/>
          <w:color w:val="auto"/>
          <w:sz w:val="28"/>
          <w:szCs w:val="28"/>
          <w:highlight w:val="none"/>
          <w:lang w:eastAsia="zh-CN"/>
          <w:rPrChange w:id="1535" w:author="随遇而安 [2]" w:date="2023-08-11T16:50:38Z">
            <w:rPr>
              <w:rFonts w:ascii="宋体" w:hAnsi="宋体" w:eastAsia="宋体" w:cs="宋体"/>
              <w:sz w:val="28"/>
              <w:szCs w:val="28"/>
              <w:lang w:eastAsia="zh-CN"/>
            </w:rPr>
          </w:rPrChange>
        </w:rPr>
      </w:pPr>
      <w:r>
        <w:rPr>
          <w:rFonts w:ascii="宋体" w:hAnsi="宋体" w:eastAsia="宋体" w:cs="宋体"/>
          <w:color w:val="auto"/>
          <w:spacing w:val="26"/>
          <w:sz w:val="28"/>
          <w:szCs w:val="28"/>
          <w:highlight w:val="none"/>
          <w:lang w:eastAsia="zh-CN"/>
          <w:rPrChange w:id="1536" w:author="随遇而安 [2]" w:date="2023-08-11T16:50:38Z">
            <w:rPr>
              <w:rFonts w:ascii="宋体" w:hAnsi="宋体" w:eastAsia="宋体" w:cs="宋体"/>
              <w:spacing w:val="26"/>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t>安</w:t>
      </w:r>
      <w:r>
        <w:rPr>
          <w:rFonts w:ascii="宋体" w:hAnsi="宋体" w:eastAsia="宋体" w:cs="宋体"/>
          <w:color w:val="auto"/>
          <w:spacing w:val="21"/>
          <w:sz w:val="28"/>
          <w:szCs w:val="28"/>
          <w:highlight w:val="none"/>
          <w:lang w:eastAsia="zh-CN"/>
          <w:rPrChange w:id="1537" w:author="随遇而安 [2]" w:date="2023-08-11T16:50:38Z">
            <w:rPr>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t>全检查(隐患)整改五定表</w:t>
      </w:r>
    </w:p>
    <w:p w14:paraId="7DF70AB3">
      <w:pPr>
        <w:spacing w:before="173" w:line="416" w:lineRule="exact"/>
        <w:ind w:left="38"/>
        <w:rPr>
          <w:rFonts w:ascii="宋体" w:hAnsi="宋体" w:eastAsia="宋体" w:cs="宋体"/>
          <w:color w:val="auto"/>
          <w:sz w:val="19"/>
          <w:szCs w:val="19"/>
          <w:highlight w:val="none"/>
          <w:lang w:eastAsia="zh-CN"/>
          <w:rPrChange w:id="1538" w:author="随遇而安 [2]" w:date="2023-08-11T16:50:38Z">
            <w:rPr>
              <w:rFonts w:ascii="宋体" w:hAnsi="宋体" w:eastAsia="宋体" w:cs="宋体"/>
              <w:sz w:val="19"/>
              <w:szCs w:val="19"/>
              <w:lang w:eastAsia="zh-CN"/>
            </w:rPr>
          </w:rPrChange>
        </w:rPr>
      </w:pPr>
      <w:r>
        <w:rPr>
          <w:rFonts w:ascii="宋体" w:hAnsi="宋体" w:eastAsia="宋体" w:cs="宋体"/>
          <w:color w:val="auto"/>
          <w:spacing w:val="4"/>
          <w:position w:val="16"/>
          <w:sz w:val="19"/>
          <w:szCs w:val="19"/>
          <w:highlight w:val="none"/>
          <w:lang w:eastAsia="zh-CN"/>
          <w:rPrChange w:id="1539" w:author="随遇而安 [2]" w:date="2023-08-11T16:50:38Z">
            <w:rPr>
              <w:rFonts w:ascii="宋体" w:hAnsi="宋体" w:eastAsia="宋体" w:cs="宋体"/>
              <w:spacing w:val="4"/>
              <w:position w:val="16"/>
              <w:sz w:val="19"/>
              <w:szCs w:val="19"/>
              <w:lang w:eastAsia="zh-CN"/>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编</w:t>
      </w:r>
      <w:r>
        <w:rPr>
          <w:rFonts w:ascii="宋体" w:hAnsi="宋体" w:eastAsia="宋体" w:cs="宋体"/>
          <w:color w:val="auto"/>
          <w:spacing w:val="2"/>
          <w:position w:val="16"/>
          <w:sz w:val="19"/>
          <w:szCs w:val="19"/>
          <w:highlight w:val="none"/>
          <w:lang w:eastAsia="zh-CN"/>
          <w:rPrChange w:id="1540" w:author="随遇而安 [2]" w:date="2023-08-11T16:50:38Z">
            <w:rPr>
              <w:rFonts w:ascii="宋体" w:hAnsi="宋体" w:eastAsia="宋体" w:cs="宋体"/>
              <w:spacing w:val="2"/>
              <w:position w:val="16"/>
              <w:sz w:val="19"/>
              <w:szCs w:val="19"/>
              <w:lang w:eastAsia="zh-CN"/>
            </w:rPr>
          </w:rPrChange>
        </w:rPr>
        <w:t xml:space="preserve">    </w:t>
      </w:r>
      <w:r>
        <w:rPr>
          <w:rFonts w:ascii="宋体" w:hAnsi="宋体" w:eastAsia="宋体" w:cs="宋体"/>
          <w:color w:val="auto"/>
          <w:spacing w:val="2"/>
          <w:position w:val="16"/>
          <w:sz w:val="19"/>
          <w:szCs w:val="19"/>
          <w:highlight w:val="none"/>
          <w:lang w:eastAsia="zh-CN"/>
          <w:rPrChange w:id="1541" w:author="随遇而安 [2]" w:date="2023-08-11T16:50:38Z">
            <w:rPr>
              <w:rFonts w:ascii="宋体" w:hAnsi="宋体" w:eastAsia="宋体" w:cs="宋体"/>
              <w:spacing w:val="2"/>
              <w:position w:val="16"/>
              <w:sz w:val="19"/>
              <w:szCs w:val="19"/>
              <w:lang w:eastAsia="zh-CN"/>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号：</w:t>
      </w:r>
    </w:p>
    <w:p w14:paraId="2FA28725">
      <w:pPr>
        <w:spacing w:line="193" w:lineRule="auto"/>
        <w:ind w:left="32"/>
        <w:rPr>
          <w:rFonts w:ascii="仿宋" w:hAnsi="仿宋" w:eastAsia="仿宋" w:cs="仿宋"/>
          <w:color w:val="auto"/>
          <w:sz w:val="24"/>
          <w:highlight w:val="none"/>
          <w:lang w:eastAsia="zh-CN"/>
          <w:rPrChange w:id="1542" w:author="随遇而安 [2]" w:date="2023-08-11T16:50:38Z">
            <w:rPr>
              <w:rFonts w:ascii="仿宋" w:hAnsi="仿宋" w:eastAsia="仿宋" w:cs="仿宋"/>
              <w:sz w:val="24"/>
              <w:lang w:eastAsia="zh-CN"/>
            </w:rPr>
          </w:rPrChange>
        </w:rPr>
      </w:pPr>
      <w:r>
        <w:rPr>
          <w:rFonts w:ascii="等线" w:hAnsi="等线" w:eastAsia="等线" w:cs="等线"/>
          <w:b/>
          <w:bCs/>
          <w:color w:val="auto"/>
          <w:spacing w:val="8"/>
          <w:sz w:val="19"/>
          <w:szCs w:val="19"/>
          <w:highlight w:val="none"/>
          <w:lang w:eastAsia="zh-CN"/>
          <w:rPrChange w:id="1543" w:author="随遇而安 [2]" w:date="2023-08-11T16:50:38Z">
            <w:rPr>
              <w:rFonts w:ascii="等线" w:hAnsi="等线" w:eastAsia="等线" w:cs="等线"/>
              <w:b/>
              <w:bCs/>
              <w:spacing w:val="8"/>
              <w:sz w:val="19"/>
              <w:szCs w:val="19"/>
              <w:lang w:eastAsia="zh-CN"/>
            </w:rPr>
          </w:rPrChange>
        </w:rPr>
        <w:t>填</w:t>
      </w:r>
      <w:r>
        <w:rPr>
          <w:rFonts w:ascii="等线" w:hAnsi="等线" w:eastAsia="等线" w:cs="等线"/>
          <w:b/>
          <w:bCs/>
          <w:color w:val="auto"/>
          <w:spacing w:val="6"/>
          <w:sz w:val="19"/>
          <w:szCs w:val="19"/>
          <w:highlight w:val="none"/>
          <w:lang w:eastAsia="zh-CN"/>
          <w:rPrChange w:id="1544" w:author="随遇而安 [2]" w:date="2023-08-11T16:50:38Z">
            <w:rPr>
              <w:rFonts w:ascii="等线" w:hAnsi="等线" w:eastAsia="等线" w:cs="等线"/>
              <w:b/>
              <w:bCs/>
              <w:spacing w:val="6"/>
              <w:sz w:val="19"/>
              <w:szCs w:val="19"/>
              <w:lang w:eastAsia="zh-CN"/>
            </w:rPr>
          </w:rPrChange>
        </w:rPr>
        <w:t>报单位：</w:t>
      </w:r>
      <w:r>
        <w:rPr>
          <w:rFonts w:hint="eastAsia" w:ascii="等线" w:hAnsi="等线" w:eastAsia="等线" w:cs="等线"/>
          <w:b/>
          <w:bCs/>
          <w:color w:val="auto"/>
          <w:spacing w:val="6"/>
          <w:sz w:val="19"/>
          <w:szCs w:val="19"/>
          <w:highlight w:val="none"/>
          <w:lang w:eastAsia="zh-CN"/>
          <w:rPrChange w:id="1545" w:author="随遇而安 [2]" w:date="2023-08-11T16:50:38Z">
            <w:rPr>
              <w:rFonts w:hint="eastAsia" w:ascii="等线" w:hAnsi="等线" w:eastAsia="等线" w:cs="等线"/>
              <w:b/>
              <w:bCs/>
              <w:spacing w:val="6"/>
              <w:sz w:val="19"/>
              <w:szCs w:val="19"/>
              <w:lang w:eastAsia="zh-CN"/>
            </w:rPr>
          </w:rPrChange>
        </w:rPr>
        <w:t xml:space="preserve">                                                                                      </w:t>
      </w:r>
      <w:r>
        <w:rPr>
          <w:rFonts w:ascii="等线" w:hAnsi="等线" w:eastAsia="等线" w:cs="等线"/>
          <w:b/>
          <w:bCs/>
          <w:color w:val="auto"/>
          <w:spacing w:val="1"/>
          <w:sz w:val="19"/>
          <w:szCs w:val="19"/>
          <w:highlight w:val="none"/>
          <w:lang w:eastAsia="zh-CN"/>
          <w:rPrChange w:id="1546" w:author="随遇而安 [2]" w:date="2023-08-11T16:50:38Z">
            <w:rPr>
              <w:rFonts w:ascii="等线" w:hAnsi="等线" w:eastAsia="等线" w:cs="等线"/>
              <w:b/>
              <w:bCs/>
              <w:spacing w:val="1"/>
              <w:sz w:val="19"/>
              <w:szCs w:val="19"/>
              <w:lang w:eastAsia="zh-CN"/>
            </w:rPr>
          </w:rPrChange>
        </w:rPr>
        <w:t>检查日期：</w:t>
      </w:r>
      <w:r>
        <w:rPr>
          <w:rFonts w:ascii="等线" w:hAnsi="等线" w:eastAsia="等线" w:cs="等线"/>
          <w:color w:val="auto"/>
          <w:spacing w:val="1"/>
          <w:sz w:val="19"/>
          <w:szCs w:val="19"/>
          <w:highlight w:val="none"/>
          <w:lang w:eastAsia="zh-CN"/>
          <w:rPrChange w:id="1547" w:author="随遇而安 [2]" w:date="2023-08-11T16:50:38Z">
            <w:rPr>
              <w:rFonts w:ascii="等线" w:hAnsi="等线" w:eastAsia="等线" w:cs="等线"/>
              <w:spacing w:val="1"/>
              <w:sz w:val="19"/>
              <w:szCs w:val="19"/>
              <w:lang w:eastAsia="zh-CN"/>
            </w:rPr>
          </w:rPrChange>
        </w:rPr>
        <w:t xml:space="preserve">     </w:t>
      </w:r>
      <w:r>
        <w:rPr>
          <w:rFonts w:ascii="等线" w:hAnsi="等线" w:eastAsia="等线" w:cs="等线"/>
          <w:b/>
          <w:bCs/>
          <w:color w:val="auto"/>
          <w:spacing w:val="1"/>
          <w:sz w:val="19"/>
          <w:szCs w:val="19"/>
          <w:highlight w:val="none"/>
          <w:lang w:eastAsia="zh-CN"/>
          <w:rPrChange w:id="1548" w:author="随遇而安 [2]" w:date="2023-08-11T16:50:38Z">
            <w:rPr>
              <w:rFonts w:ascii="等线" w:hAnsi="等线" w:eastAsia="等线" w:cs="等线"/>
              <w:b/>
              <w:bCs/>
              <w:spacing w:val="1"/>
              <w:sz w:val="19"/>
              <w:szCs w:val="19"/>
              <w:lang w:eastAsia="zh-CN"/>
            </w:rPr>
          </w:rPrChange>
        </w:rPr>
        <w:t>年</w:t>
      </w:r>
      <w:r>
        <w:rPr>
          <w:rFonts w:ascii="等线" w:hAnsi="等线" w:eastAsia="等线" w:cs="等线"/>
          <w:color w:val="auto"/>
          <w:spacing w:val="1"/>
          <w:sz w:val="19"/>
          <w:szCs w:val="19"/>
          <w:highlight w:val="none"/>
          <w:lang w:eastAsia="zh-CN"/>
          <w:rPrChange w:id="1549" w:author="随遇而安 [2]" w:date="2023-08-11T16:50:38Z">
            <w:rPr>
              <w:rFonts w:ascii="等线" w:hAnsi="等线" w:eastAsia="等线" w:cs="等线"/>
              <w:spacing w:val="1"/>
              <w:sz w:val="19"/>
              <w:szCs w:val="19"/>
              <w:lang w:eastAsia="zh-CN"/>
            </w:rPr>
          </w:rPrChange>
        </w:rPr>
        <w:t xml:space="preserve"> </w:t>
      </w:r>
      <w:r>
        <w:rPr>
          <w:rFonts w:ascii="等线" w:hAnsi="等线" w:eastAsia="等线" w:cs="等线"/>
          <w:color w:val="auto"/>
          <w:sz w:val="19"/>
          <w:szCs w:val="19"/>
          <w:highlight w:val="none"/>
          <w:lang w:eastAsia="zh-CN"/>
          <w:rPrChange w:id="1550" w:author="随遇而安 [2]" w:date="2023-08-11T16:50:38Z">
            <w:rPr>
              <w:rFonts w:ascii="等线" w:hAnsi="等线" w:eastAsia="等线" w:cs="等线"/>
              <w:sz w:val="19"/>
              <w:szCs w:val="19"/>
              <w:lang w:eastAsia="zh-CN"/>
            </w:rPr>
          </w:rPrChange>
        </w:rPr>
        <w:t xml:space="preserve">      </w:t>
      </w:r>
      <w:r>
        <w:rPr>
          <w:rFonts w:ascii="等线" w:hAnsi="等线" w:eastAsia="等线" w:cs="等线"/>
          <w:b/>
          <w:bCs/>
          <w:color w:val="auto"/>
          <w:sz w:val="19"/>
          <w:szCs w:val="19"/>
          <w:highlight w:val="none"/>
          <w:lang w:eastAsia="zh-CN"/>
          <w:rPrChange w:id="1551" w:author="随遇而安 [2]" w:date="2023-08-11T16:50:38Z">
            <w:rPr>
              <w:rFonts w:ascii="等线" w:hAnsi="等线" w:eastAsia="等线" w:cs="等线"/>
              <w:b/>
              <w:bCs/>
              <w:sz w:val="19"/>
              <w:szCs w:val="19"/>
              <w:lang w:eastAsia="zh-CN"/>
            </w:rPr>
          </w:rPrChange>
        </w:rPr>
        <w:t>月</w:t>
      </w:r>
      <w:r>
        <w:rPr>
          <w:rFonts w:ascii="等线" w:hAnsi="等线" w:eastAsia="等线" w:cs="等线"/>
          <w:color w:val="auto"/>
          <w:sz w:val="19"/>
          <w:szCs w:val="19"/>
          <w:highlight w:val="none"/>
          <w:lang w:eastAsia="zh-CN"/>
          <w:rPrChange w:id="1552" w:author="随遇而安 [2]" w:date="2023-08-11T16:50:38Z">
            <w:rPr>
              <w:rFonts w:ascii="等线" w:hAnsi="等线" w:eastAsia="等线" w:cs="等线"/>
              <w:sz w:val="19"/>
              <w:szCs w:val="19"/>
              <w:lang w:eastAsia="zh-CN"/>
            </w:rPr>
          </w:rPrChange>
        </w:rPr>
        <w:t xml:space="preserve">        </w:t>
      </w:r>
      <w:r>
        <w:rPr>
          <w:rFonts w:ascii="等线" w:hAnsi="等线" w:eastAsia="等线" w:cs="等线"/>
          <w:b/>
          <w:bCs/>
          <w:color w:val="auto"/>
          <w:sz w:val="19"/>
          <w:szCs w:val="19"/>
          <w:highlight w:val="none"/>
          <w:lang w:eastAsia="zh-CN"/>
          <w:rPrChange w:id="1553" w:author="随遇而安 [2]" w:date="2023-08-11T16:50:38Z">
            <w:rPr>
              <w:rFonts w:ascii="等线" w:hAnsi="等线" w:eastAsia="等线" w:cs="等线"/>
              <w:b/>
              <w:bCs/>
              <w:sz w:val="19"/>
              <w:szCs w:val="19"/>
              <w:lang w:eastAsia="zh-CN"/>
            </w:rPr>
          </w:rPrChange>
        </w:rPr>
        <w:t>日</w:t>
      </w:r>
    </w:p>
    <w:tbl>
      <w:tblPr>
        <w:tblStyle w:val="9"/>
        <w:tblW w:w="13935" w:type="dxa"/>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5"/>
        <w:gridCol w:w="1672"/>
        <w:gridCol w:w="2420"/>
        <w:gridCol w:w="3053"/>
        <w:gridCol w:w="1044"/>
        <w:gridCol w:w="1042"/>
        <w:gridCol w:w="1042"/>
        <w:gridCol w:w="1043"/>
        <w:gridCol w:w="1045"/>
        <w:gridCol w:w="989"/>
      </w:tblGrid>
      <w:tr w14:paraId="16402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585" w:type="dxa"/>
            <w:vMerge w:val="restart"/>
            <w:tcBorders>
              <w:left w:val="single" w:color="000000" w:sz="10" w:space="0"/>
              <w:bottom w:val="nil"/>
            </w:tcBorders>
            <w:textDirection w:val="tbRlV"/>
          </w:tcPr>
          <w:p w14:paraId="7E959250">
            <w:pPr>
              <w:spacing w:before="199" w:line="218" w:lineRule="auto"/>
              <w:ind w:left="263"/>
              <w:rPr>
                <w:rFonts w:ascii="宋体" w:hAnsi="宋体" w:eastAsia="宋体" w:cs="宋体"/>
                <w:color w:val="auto"/>
                <w:sz w:val="19"/>
                <w:szCs w:val="19"/>
                <w:highlight w:val="none"/>
                <w:rPrChange w:id="1554" w:author="随遇而安 [2]" w:date="2023-08-11T16:50:38Z">
                  <w:rPr>
                    <w:rFonts w:ascii="宋体" w:hAnsi="宋体" w:eastAsia="宋体" w:cs="宋体"/>
                    <w:sz w:val="19"/>
                    <w:szCs w:val="19"/>
                  </w:rPr>
                </w:rPrChange>
              </w:rPr>
            </w:pPr>
            <w:r>
              <w:rPr>
                <w:rFonts w:ascii="宋体" w:hAnsi="宋体" w:eastAsia="宋体" w:cs="宋体"/>
                <w:color w:val="auto"/>
                <w:spacing w:val="12"/>
                <w:sz w:val="19"/>
                <w:szCs w:val="19"/>
                <w:highlight w:val="none"/>
                <w:rPrChange w:id="1555" w:author="随遇而安 [2]" w:date="2023-08-11T16:50:38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序</w:t>
            </w:r>
            <w:r>
              <w:rPr>
                <w:rFonts w:ascii="宋体" w:hAnsi="宋体" w:eastAsia="宋体" w:cs="宋体"/>
                <w:color w:val="auto"/>
                <w:spacing w:val="12"/>
                <w:sz w:val="19"/>
                <w:szCs w:val="19"/>
                <w:highlight w:val="none"/>
                <w:rPrChange w:id="1556" w:author="随遇而安 [2]" w:date="2023-08-11T16:50:38Z">
                  <w:rPr>
                    <w:rFonts w:ascii="宋体" w:hAnsi="宋体" w:eastAsia="宋体" w:cs="宋体"/>
                    <w:spacing w:val="12"/>
                    <w:sz w:val="19"/>
                    <w:szCs w:val="19"/>
                  </w:rPr>
                </w:rPrChange>
              </w:rPr>
              <w:t xml:space="preserve"> </w:t>
            </w:r>
            <w:r>
              <w:rPr>
                <w:rFonts w:ascii="宋体" w:hAnsi="宋体" w:eastAsia="宋体" w:cs="宋体"/>
                <w:color w:val="auto"/>
                <w:spacing w:val="12"/>
                <w:sz w:val="19"/>
                <w:szCs w:val="19"/>
                <w:highlight w:val="none"/>
                <w:rPrChange w:id="1557" w:author="随遇而安 [2]" w:date="2023-08-11T16:50:38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号</w:t>
            </w:r>
          </w:p>
        </w:tc>
        <w:tc>
          <w:tcPr>
            <w:tcW w:w="4092" w:type="dxa"/>
            <w:gridSpan w:val="2"/>
            <w:vMerge w:val="restart"/>
            <w:tcBorders>
              <w:bottom w:val="nil"/>
            </w:tcBorders>
          </w:tcPr>
          <w:p w14:paraId="0D95881A">
            <w:pPr>
              <w:spacing w:line="354" w:lineRule="auto"/>
              <w:rPr>
                <w:rFonts w:ascii="Arial"/>
                <w:color w:val="auto"/>
                <w:sz w:val="21"/>
                <w:highlight w:val="none"/>
                <w:rPrChange w:id="1558" w:author="随遇而安 [2]" w:date="2023-08-11T16:50:38Z">
                  <w:rPr>
                    <w:rFonts w:ascii="Arial"/>
                    <w:sz w:val="21"/>
                  </w:rPr>
                </w:rPrChange>
              </w:rPr>
            </w:pPr>
          </w:p>
          <w:p w14:paraId="780B1229">
            <w:pPr>
              <w:spacing w:before="62" w:line="231" w:lineRule="auto"/>
              <w:ind w:left="1652"/>
              <w:rPr>
                <w:rFonts w:ascii="宋体" w:hAnsi="宋体" w:eastAsia="宋体" w:cs="宋体"/>
                <w:color w:val="auto"/>
                <w:sz w:val="19"/>
                <w:szCs w:val="19"/>
                <w:highlight w:val="none"/>
                <w:rPrChange w:id="1559" w:author="随遇而安 [2]" w:date="2023-08-11T16:50:38Z">
                  <w:rPr>
                    <w:rFonts w:ascii="宋体" w:hAnsi="宋体" w:eastAsia="宋体" w:cs="宋体"/>
                    <w:sz w:val="19"/>
                    <w:szCs w:val="19"/>
                  </w:rPr>
                </w:rPrChange>
              </w:rPr>
            </w:pPr>
            <w:r>
              <w:rPr>
                <w:rFonts w:ascii="宋体" w:hAnsi="宋体" w:eastAsia="宋体" w:cs="宋体"/>
                <w:color w:val="auto"/>
                <w:spacing w:val="6"/>
                <w:sz w:val="19"/>
                <w:szCs w:val="19"/>
                <w:highlight w:val="none"/>
                <w:rPrChange w:id="1560" w:author="随遇而安 [2]" w:date="2023-08-11T16:50:38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隐患描</w:t>
            </w:r>
            <w:r>
              <w:rPr>
                <w:rFonts w:ascii="宋体" w:hAnsi="宋体" w:eastAsia="宋体" w:cs="宋体"/>
                <w:color w:val="auto"/>
                <w:spacing w:val="5"/>
                <w:sz w:val="19"/>
                <w:szCs w:val="19"/>
                <w:highlight w:val="none"/>
                <w:rPrChange w:id="1561"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述</w:t>
            </w:r>
          </w:p>
        </w:tc>
        <w:tc>
          <w:tcPr>
            <w:tcW w:w="3053" w:type="dxa"/>
            <w:vMerge w:val="restart"/>
            <w:tcBorders>
              <w:bottom w:val="nil"/>
            </w:tcBorders>
          </w:tcPr>
          <w:p w14:paraId="358F036B">
            <w:pPr>
              <w:spacing w:line="355" w:lineRule="auto"/>
              <w:rPr>
                <w:rFonts w:ascii="Arial"/>
                <w:color w:val="auto"/>
                <w:sz w:val="21"/>
                <w:highlight w:val="none"/>
                <w:rPrChange w:id="1562" w:author="随遇而安 [2]" w:date="2023-08-11T16:50:38Z">
                  <w:rPr>
                    <w:rFonts w:ascii="Arial"/>
                    <w:sz w:val="21"/>
                  </w:rPr>
                </w:rPrChange>
              </w:rPr>
            </w:pPr>
          </w:p>
          <w:p w14:paraId="6280870B">
            <w:pPr>
              <w:spacing w:before="62" w:line="228" w:lineRule="auto"/>
              <w:ind w:left="1127"/>
              <w:rPr>
                <w:rFonts w:ascii="宋体" w:hAnsi="宋体" w:eastAsia="宋体" w:cs="宋体"/>
                <w:color w:val="auto"/>
                <w:sz w:val="19"/>
                <w:szCs w:val="19"/>
                <w:highlight w:val="none"/>
                <w:rPrChange w:id="1563"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564"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整改措</w:t>
            </w:r>
            <w:r>
              <w:rPr>
                <w:rFonts w:ascii="宋体" w:hAnsi="宋体" w:eastAsia="宋体" w:cs="宋体"/>
                <w:color w:val="auto"/>
                <w:spacing w:val="8"/>
                <w:sz w:val="19"/>
                <w:szCs w:val="19"/>
                <w:highlight w:val="none"/>
                <w:rPrChange w:id="1565"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施</w:t>
            </w:r>
          </w:p>
        </w:tc>
        <w:tc>
          <w:tcPr>
            <w:tcW w:w="1044" w:type="dxa"/>
            <w:vMerge w:val="restart"/>
            <w:tcBorders>
              <w:bottom w:val="nil"/>
              <w:right w:val="single" w:color="000000" w:sz="4" w:space="0"/>
            </w:tcBorders>
          </w:tcPr>
          <w:p w14:paraId="5F6DBE01">
            <w:pPr>
              <w:spacing w:before="263" w:line="312" w:lineRule="exact"/>
              <w:ind w:left="328"/>
              <w:rPr>
                <w:rFonts w:ascii="宋体" w:hAnsi="宋体" w:eastAsia="宋体" w:cs="宋体"/>
                <w:color w:val="auto"/>
                <w:sz w:val="19"/>
                <w:szCs w:val="19"/>
                <w:highlight w:val="none"/>
                <w:rPrChange w:id="1566" w:author="随遇而安 [2]" w:date="2023-08-11T16:50:38Z">
                  <w:rPr>
                    <w:rFonts w:ascii="宋体" w:hAnsi="宋体" w:eastAsia="宋体" w:cs="宋体"/>
                    <w:sz w:val="19"/>
                    <w:szCs w:val="19"/>
                  </w:rPr>
                </w:rPrChange>
              </w:rPr>
            </w:pPr>
            <w:r>
              <w:rPr>
                <w:rFonts w:ascii="宋体" w:hAnsi="宋体" w:eastAsia="宋体" w:cs="宋体"/>
                <w:color w:val="auto"/>
                <w:spacing w:val="6"/>
                <w:position w:val="8"/>
                <w:sz w:val="19"/>
                <w:szCs w:val="19"/>
                <w:highlight w:val="none"/>
                <w:rPrChange w:id="1567" w:author="随遇而安 [2]" w:date="2023-08-11T16:50:38Z">
                  <w:rPr>
                    <w:rFonts w:ascii="宋体" w:hAnsi="宋体" w:eastAsia="宋体" w:cs="宋体"/>
                    <w:spacing w:val="6"/>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w:t>
            </w:r>
          </w:p>
          <w:p w14:paraId="6E20E2FF">
            <w:pPr>
              <w:spacing w:line="229" w:lineRule="auto"/>
              <w:ind w:left="330"/>
              <w:rPr>
                <w:rFonts w:ascii="宋体" w:hAnsi="宋体" w:eastAsia="宋体" w:cs="宋体"/>
                <w:color w:val="auto"/>
                <w:sz w:val="19"/>
                <w:szCs w:val="19"/>
                <w:highlight w:val="none"/>
                <w:rPrChange w:id="1568" w:author="随遇而安 [2]" w:date="2023-08-11T16:50:38Z">
                  <w:rPr>
                    <w:rFonts w:ascii="宋体" w:hAnsi="宋体" w:eastAsia="宋体" w:cs="宋体"/>
                    <w:sz w:val="19"/>
                    <w:szCs w:val="19"/>
                  </w:rPr>
                </w:rPrChange>
              </w:rPr>
            </w:pPr>
            <w:r>
              <w:rPr>
                <w:rFonts w:ascii="宋体" w:hAnsi="宋体" w:eastAsia="宋体" w:cs="宋体"/>
                <w:color w:val="auto"/>
                <w:spacing w:val="5"/>
                <w:sz w:val="19"/>
                <w:szCs w:val="19"/>
                <w:highlight w:val="none"/>
                <w:rPrChange w:id="1569"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期限</w:t>
            </w:r>
          </w:p>
        </w:tc>
        <w:tc>
          <w:tcPr>
            <w:tcW w:w="1042" w:type="dxa"/>
            <w:vMerge w:val="restart"/>
            <w:tcBorders>
              <w:left w:val="single" w:color="000000" w:sz="4" w:space="0"/>
              <w:bottom w:val="nil"/>
            </w:tcBorders>
          </w:tcPr>
          <w:p w14:paraId="0F41A8E8">
            <w:pPr>
              <w:spacing w:before="263" w:line="312" w:lineRule="exact"/>
              <w:ind w:left="225"/>
              <w:rPr>
                <w:rFonts w:ascii="宋体" w:hAnsi="宋体" w:eastAsia="宋体" w:cs="宋体"/>
                <w:color w:val="auto"/>
                <w:sz w:val="19"/>
                <w:szCs w:val="19"/>
                <w:highlight w:val="none"/>
                <w:rPrChange w:id="1570" w:author="随遇而安 [2]" w:date="2023-08-11T16:50:38Z">
                  <w:rPr>
                    <w:rFonts w:ascii="宋体" w:hAnsi="宋体" w:eastAsia="宋体" w:cs="宋体"/>
                    <w:sz w:val="19"/>
                    <w:szCs w:val="19"/>
                  </w:rPr>
                </w:rPrChange>
              </w:rPr>
            </w:pPr>
            <w:r>
              <w:rPr>
                <w:rFonts w:ascii="宋体" w:hAnsi="宋体" w:eastAsia="宋体" w:cs="宋体"/>
                <w:color w:val="auto"/>
                <w:spacing w:val="8"/>
                <w:position w:val="8"/>
                <w:sz w:val="19"/>
                <w:szCs w:val="19"/>
                <w:highlight w:val="none"/>
                <w:rPrChange w:id="1571" w:author="随遇而安 [2]" w:date="2023-08-11T16:50:38Z">
                  <w:rPr>
                    <w:rFonts w:ascii="宋体" w:hAnsi="宋体" w:eastAsia="宋体" w:cs="宋体"/>
                    <w:spacing w:val="8"/>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w:t>
            </w:r>
            <w:r>
              <w:rPr>
                <w:rFonts w:ascii="宋体" w:hAnsi="宋体" w:eastAsia="宋体" w:cs="宋体"/>
                <w:color w:val="auto"/>
                <w:spacing w:val="7"/>
                <w:position w:val="8"/>
                <w:sz w:val="19"/>
                <w:szCs w:val="19"/>
                <w:highlight w:val="none"/>
                <w:rPrChange w:id="1572" w:author="随遇而安 [2]" w:date="2023-08-11T16:50:38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责</w:t>
            </w:r>
          </w:p>
          <w:p w14:paraId="19461BB1">
            <w:pPr>
              <w:spacing w:line="228" w:lineRule="auto"/>
              <w:ind w:left="226"/>
              <w:rPr>
                <w:rFonts w:ascii="宋体" w:hAnsi="宋体" w:eastAsia="宋体" w:cs="宋体"/>
                <w:color w:val="auto"/>
                <w:sz w:val="19"/>
                <w:szCs w:val="19"/>
                <w:highlight w:val="none"/>
                <w:rPrChange w:id="1573"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574"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人</w:t>
            </w:r>
            <w:r>
              <w:rPr>
                <w:rFonts w:ascii="宋体" w:hAnsi="宋体" w:eastAsia="宋体" w:cs="宋体"/>
                <w:color w:val="auto"/>
                <w:spacing w:val="7"/>
                <w:sz w:val="19"/>
                <w:szCs w:val="19"/>
                <w:highlight w:val="none"/>
                <w:rPrChange w:id="1575" w:author="随遇而安 [2]" w:date="2023-08-11T16:50:38Z">
                  <w:rPr>
                    <w:rFonts w:ascii="宋体" w:hAnsi="宋体" w:eastAsia="宋体" w:cs="宋体"/>
                    <w:spacing w:val="7"/>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签字</w:t>
            </w:r>
          </w:p>
        </w:tc>
        <w:tc>
          <w:tcPr>
            <w:tcW w:w="3130" w:type="dxa"/>
            <w:gridSpan w:val="3"/>
          </w:tcPr>
          <w:p w14:paraId="5A588A6A">
            <w:pPr>
              <w:spacing w:before="102" w:line="229" w:lineRule="auto"/>
              <w:ind w:left="1171"/>
              <w:rPr>
                <w:rFonts w:ascii="宋体" w:hAnsi="宋体" w:eastAsia="宋体" w:cs="宋体"/>
                <w:color w:val="auto"/>
                <w:sz w:val="19"/>
                <w:szCs w:val="19"/>
                <w:highlight w:val="none"/>
                <w:rPrChange w:id="1576" w:author="随遇而安 [2]" w:date="2023-08-11T16:50:38Z">
                  <w:rPr>
                    <w:rFonts w:ascii="宋体" w:hAnsi="宋体" w:eastAsia="宋体" w:cs="宋体"/>
                    <w:sz w:val="19"/>
                    <w:szCs w:val="19"/>
                  </w:rPr>
                </w:rPrChange>
              </w:rPr>
            </w:pPr>
            <w:r>
              <w:rPr>
                <w:rFonts w:ascii="宋体" w:hAnsi="宋体" w:eastAsia="宋体" w:cs="宋体"/>
                <w:color w:val="auto"/>
                <w:spacing w:val="10"/>
                <w:sz w:val="19"/>
                <w:szCs w:val="19"/>
                <w:highlight w:val="none"/>
                <w:rPrChange w:id="1577" w:author="随遇而安 [2]" w:date="2023-08-11T16:50:38Z">
                  <w:rPr>
                    <w:rFonts w:ascii="宋体" w:hAnsi="宋体" w:eastAsia="宋体" w:cs="宋体"/>
                    <w:spacing w:val="10"/>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验</w:t>
            </w:r>
            <w:r>
              <w:rPr>
                <w:rFonts w:ascii="宋体" w:hAnsi="宋体" w:eastAsia="宋体" w:cs="宋体"/>
                <w:color w:val="auto"/>
                <w:spacing w:val="9"/>
                <w:sz w:val="19"/>
                <w:szCs w:val="19"/>
                <w:highlight w:val="none"/>
                <w:rPrChange w:id="1578"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证情况</w:t>
            </w:r>
          </w:p>
        </w:tc>
        <w:tc>
          <w:tcPr>
            <w:tcW w:w="989" w:type="dxa"/>
            <w:vMerge w:val="restart"/>
            <w:tcBorders>
              <w:bottom w:val="nil"/>
              <w:right w:val="single" w:color="000000" w:sz="10" w:space="0"/>
            </w:tcBorders>
          </w:tcPr>
          <w:p w14:paraId="72DA3550">
            <w:pPr>
              <w:spacing w:before="263" w:line="312" w:lineRule="exact"/>
              <w:ind w:left="316"/>
              <w:rPr>
                <w:rFonts w:ascii="宋体" w:hAnsi="宋体" w:eastAsia="宋体" w:cs="宋体"/>
                <w:color w:val="auto"/>
                <w:sz w:val="19"/>
                <w:szCs w:val="19"/>
                <w:highlight w:val="none"/>
                <w:rPrChange w:id="1579" w:author="随遇而安 [2]" w:date="2023-08-11T16:50:38Z">
                  <w:rPr>
                    <w:rFonts w:ascii="宋体" w:hAnsi="宋体" w:eastAsia="宋体" w:cs="宋体"/>
                    <w:sz w:val="19"/>
                    <w:szCs w:val="19"/>
                  </w:rPr>
                </w:rPrChange>
              </w:rPr>
            </w:pPr>
            <w:r>
              <w:rPr>
                <w:rFonts w:ascii="宋体" w:hAnsi="宋体" w:eastAsia="宋体" w:cs="宋体"/>
                <w:color w:val="auto"/>
                <w:position w:val="8"/>
                <w:sz w:val="19"/>
                <w:szCs w:val="19"/>
                <w:highlight w:val="none"/>
                <w:rPrChange w:id="1580" w:author="随遇而安 [2]" w:date="2023-08-11T16:50:38Z">
                  <w:rPr>
                    <w:rFonts w:ascii="宋体" w:hAnsi="宋体" w:eastAsia="宋体" w:cs="宋体"/>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隐患</w:t>
            </w:r>
          </w:p>
          <w:p w14:paraId="30944491">
            <w:pPr>
              <w:spacing w:line="228" w:lineRule="auto"/>
              <w:ind w:left="305"/>
              <w:rPr>
                <w:rFonts w:ascii="宋体" w:hAnsi="宋体" w:eastAsia="宋体" w:cs="宋体"/>
                <w:color w:val="auto"/>
                <w:sz w:val="19"/>
                <w:szCs w:val="19"/>
                <w:highlight w:val="none"/>
                <w:rPrChange w:id="1581" w:author="随遇而安 [2]" w:date="2023-08-11T16:50:38Z">
                  <w:rPr>
                    <w:rFonts w:ascii="宋体" w:hAnsi="宋体" w:eastAsia="宋体" w:cs="宋体"/>
                    <w:sz w:val="19"/>
                    <w:szCs w:val="19"/>
                  </w:rPr>
                </w:rPrChange>
              </w:rPr>
            </w:pPr>
            <w:r>
              <w:rPr>
                <w:rFonts w:ascii="宋体" w:hAnsi="宋体" w:eastAsia="宋体" w:cs="宋体"/>
                <w:color w:val="auto"/>
                <w:spacing w:val="6"/>
                <w:sz w:val="19"/>
                <w:szCs w:val="19"/>
                <w:highlight w:val="none"/>
                <w:rPrChange w:id="1582" w:author="随遇而安 [2]" w:date="2023-08-11T16:50:38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等</w:t>
            </w:r>
            <w:r>
              <w:rPr>
                <w:rFonts w:ascii="宋体" w:hAnsi="宋体" w:eastAsia="宋体" w:cs="宋体"/>
                <w:color w:val="auto"/>
                <w:spacing w:val="5"/>
                <w:sz w:val="19"/>
                <w:szCs w:val="19"/>
                <w:highlight w:val="none"/>
                <w:rPrChange w:id="1583"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级</w:t>
            </w:r>
          </w:p>
        </w:tc>
      </w:tr>
      <w:tr w14:paraId="021DD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85" w:type="dxa"/>
            <w:vMerge w:val="continue"/>
            <w:tcBorders>
              <w:top w:val="nil"/>
              <w:left w:val="single" w:color="000000" w:sz="10" w:space="0"/>
            </w:tcBorders>
            <w:textDirection w:val="tbRlV"/>
          </w:tcPr>
          <w:p w14:paraId="345965C4">
            <w:pPr>
              <w:rPr>
                <w:rFonts w:ascii="Arial"/>
                <w:color w:val="auto"/>
                <w:sz w:val="21"/>
                <w:highlight w:val="none"/>
                <w:rPrChange w:id="1584" w:author="随遇而安 [2]" w:date="2023-08-11T16:50:38Z">
                  <w:rPr>
                    <w:rFonts w:ascii="Arial"/>
                    <w:sz w:val="21"/>
                  </w:rPr>
                </w:rPrChange>
              </w:rPr>
            </w:pPr>
          </w:p>
        </w:tc>
        <w:tc>
          <w:tcPr>
            <w:tcW w:w="4092" w:type="dxa"/>
            <w:gridSpan w:val="2"/>
            <w:vMerge w:val="continue"/>
            <w:tcBorders>
              <w:top w:val="nil"/>
            </w:tcBorders>
          </w:tcPr>
          <w:p w14:paraId="58F40851">
            <w:pPr>
              <w:rPr>
                <w:rFonts w:ascii="Arial"/>
                <w:color w:val="auto"/>
                <w:sz w:val="21"/>
                <w:highlight w:val="none"/>
                <w:rPrChange w:id="1585" w:author="随遇而安 [2]" w:date="2023-08-11T16:50:38Z">
                  <w:rPr>
                    <w:rFonts w:ascii="Arial"/>
                    <w:sz w:val="21"/>
                  </w:rPr>
                </w:rPrChange>
              </w:rPr>
            </w:pPr>
          </w:p>
        </w:tc>
        <w:tc>
          <w:tcPr>
            <w:tcW w:w="3053" w:type="dxa"/>
            <w:vMerge w:val="continue"/>
            <w:tcBorders>
              <w:top w:val="nil"/>
            </w:tcBorders>
          </w:tcPr>
          <w:p w14:paraId="64D251BB">
            <w:pPr>
              <w:rPr>
                <w:rFonts w:ascii="Arial"/>
                <w:color w:val="auto"/>
                <w:sz w:val="21"/>
                <w:highlight w:val="none"/>
                <w:rPrChange w:id="1586" w:author="随遇而安 [2]" w:date="2023-08-11T16:50:38Z">
                  <w:rPr>
                    <w:rFonts w:ascii="Arial"/>
                    <w:sz w:val="21"/>
                  </w:rPr>
                </w:rPrChange>
              </w:rPr>
            </w:pPr>
          </w:p>
        </w:tc>
        <w:tc>
          <w:tcPr>
            <w:tcW w:w="1044" w:type="dxa"/>
            <w:vMerge w:val="continue"/>
            <w:tcBorders>
              <w:top w:val="nil"/>
              <w:right w:val="single" w:color="000000" w:sz="4" w:space="0"/>
            </w:tcBorders>
          </w:tcPr>
          <w:p w14:paraId="02175B79">
            <w:pPr>
              <w:rPr>
                <w:rFonts w:ascii="Arial"/>
                <w:color w:val="auto"/>
                <w:sz w:val="21"/>
                <w:highlight w:val="none"/>
                <w:rPrChange w:id="1587" w:author="随遇而安 [2]" w:date="2023-08-11T16:50:38Z">
                  <w:rPr>
                    <w:rFonts w:ascii="Arial"/>
                    <w:sz w:val="21"/>
                  </w:rPr>
                </w:rPrChange>
              </w:rPr>
            </w:pPr>
          </w:p>
        </w:tc>
        <w:tc>
          <w:tcPr>
            <w:tcW w:w="1042" w:type="dxa"/>
            <w:vMerge w:val="continue"/>
            <w:tcBorders>
              <w:top w:val="nil"/>
              <w:left w:val="single" w:color="000000" w:sz="4" w:space="0"/>
            </w:tcBorders>
          </w:tcPr>
          <w:p w14:paraId="369CD32A">
            <w:pPr>
              <w:rPr>
                <w:rFonts w:ascii="Arial"/>
                <w:color w:val="auto"/>
                <w:sz w:val="21"/>
                <w:highlight w:val="none"/>
                <w:rPrChange w:id="1588" w:author="随遇而安 [2]" w:date="2023-08-11T16:50:38Z">
                  <w:rPr>
                    <w:rFonts w:ascii="Arial"/>
                    <w:sz w:val="21"/>
                  </w:rPr>
                </w:rPrChange>
              </w:rPr>
            </w:pPr>
          </w:p>
        </w:tc>
        <w:tc>
          <w:tcPr>
            <w:tcW w:w="1042" w:type="dxa"/>
          </w:tcPr>
          <w:p w14:paraId="21348A0F">
            <w:pPr>
              <w:spacing w:before="57" w:line="312" w:lineRule="exact"/>
              <w:ind w:left="232"/>
              <w:rPr>
                <w:rFonts w:ascii="宋体" w:hAnsi="宋体" w:eastAsia="宋体" w:cs="宋体"/>
                <w:color w:val="auto"/>
                <w:sz w:val="19"/>
                <w:szCs w:val="19"/>
                <w:highlight w:val="none"/>
                <w:rPrChange w:id="1589" w:author="随遇而安 [2]" w:date="2023-08-11T16:50:38Z">
                  <w:rPr>
                    <w:rFonts w:ascii="宋体" w:hAnsi="宋体" w:eastAsia="宋体" w:cs="宋体"/>
                    <w:sz w:val="19"/>
                    <w:szCs w:val="19"/>
                  </w:rPr>
                </w:rPrChange>
              </w:rPr>
            </w:pPr>
            <w:r>
              <w:rPr>
                <w:rFonts w:ascii="宋体" w:hAnsi="宋体" w:eastAsia="宋体" w:cs="宋体"/>
                <w:color w:val="auto"/>
                <w:spacing w:val="7"/>
                <w:position w:val="8"/>
                <w:sz w:val="19"/>
                <w:szCs w:val="19"/>
                <w:highlight w:val="none"/>
                <w:rPrChange w:id="1590" w:author="随遇而安 [2]" w:date="2023-08-11T16:50:38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是否整</w:t>
            </w:r>
          </w:p>
          <w:p w14:paraId="546FF530">
            <w:pPr>
              <w:spacing w:line="228" w:lineRule="auto"/>
              <w:ind w:left="236"/>
              <w:rPr>
                <w:rFonts w:ascii="宋体" w:hAnsi="宋体" w:eastAsia="宋体" w:cs="宋体"/>
                <w:color w:val="auto"/>
                <w:sz w:val="19"/>
                <w:szCs w:val="19"/>
                <w:highlight w:val="none"/>
                <w:rPrChange w:id="1591" w:author="随遇而安 [2]" w:date="2023-08-11T16:50:38Z">
                  <w:rPr>
                    <w:rFonts w:ascii="宋体" w:hAnsi="宋体" w:eastAsia="宋体" w:cs="宋体"/>
                    <w:sz w:val="19"/>
                    <w:szCs w:val="19"/>
                  </w:rPr>
                </w:rPrChange>
              </w:rPr>
            </w:pPr>
            <w:r>
              <w:rPr>
                <w:rFonts w:ascii="宋体" w:hAnsi="宋体" w:eastAsia="宋体" w:cs="宋体"/>
                <w:color w:val="auto"/>
                <w:spacing w:val="6"/>
                <w:sz w:val="19"/>
                <w:szCs w:val="19"/>
                <w:highlight w:val="none"/>
                <w:rPrChange w:id="1592" w:author="随遇而安 [2]" w:date="2023-08-11T16:50:38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改完</w:t>
            </w:r>
            <w:r>
              <w:rPr>
                <w:rFonts w:ascii="宋体" w:hAnsi="宋体" w:eastAsia="宋体" w:cs="宋体"/>
                <w:color w:val="auto"/>
                <w:spacing w:val="5"/>
                <w:sz w:val="19"/>
                <w:szCs w:val="19"/>
                <w:highlight w:val="none"/>
                <w:rPrChange w:id="1593"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成</w:t>
            </w:r>
          </w:p>
        </w:tc>
        <w:tc>
          <w:tcPr>
            <w:tcW w:w="1043" w:type="dxa"/>
            <w:tcBorders>
              <w:right w:val="single" w:color="000000" w:sz="4" w:space="0"/>
            </w:tcBorders>
          </w:tcPr>
          <w:p w14:paraId="2EBEA6E6">
            <w:pPr>
              <w:spacing w:before="213" w:line="231" w:lineRule="auto"/>
              <w:ind w:left="231"/>
              <w:rPr>
                <w:rFonts w:ascii="宋体" w:hAnsi="宋体" w:eastAsia="宋体" w:cs="宋体"/>
                <w:color w:val="auto"/>
                <w:sz w:val="19"/>
                <w:szCs w:val="19"/>
                <w:highlight w:val="none"/>
                <w:rPrChange w:id="1594"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595"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验</w:t>
            </w:r>
            <w:r>
              <w:rPr>
                <w:rFonts w:ascii="宋体" w:hAnsi="宋体" w:eastAsia="宋体" w:cs="宋体"/>
                <w:color w:val="auto"/>
                <w:spacing w:val="8"/>
                <w:sz w:val="19"/>
                <w:szCs w:val="19"/>
                <w:highlight w:val="none"/>
                <w:rPrChange w:id="1596"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证人</w:t>
            </w:r>
          </w:p>
        </w:tc>
        <w:tc>
          <w:tcPr>
            <w:tcW w:w="1045" w:type="dxa"/>
            <w:tcBorders>
              <w:left w:val="single" w:color="000000" w:sz="4" w:space="0"/>
            </w:tcBorders>
          </w:tcPr>
          <w:p w14:paraId="2E271EE8">
            <w:pPr>
              <w:spacing w:before="57" w:line="312" w:lineRule="exact"/>
              <w:ind w:left="330"/>
              <w:rPr>
                <w:rFonts w:ascii="宋体" w:hAnsi="宋体" w:eastAsia="宋体" w:cs="宋体"/>
                <w:color w:val="auto"/>
                <w:sz w:val="19"/>
                <w:szCs w:val="19"/>
                <w:highlight w:val="none"/>
                <w:rPrChange w:id="1597" w:author="随遇而安 [2]" w:date="2023-08-11T16:50:38Z">
                  <w:rPr>
                    <w:rFonts w:ascii="宋体" w:hAnsi="宋体" w:eastAsia="宋体" w:cs="宋体"/>
                    <w:sz w:val="19"/>
                    <w:szCs w:val="19"/>
                  </w:rPr>
                </w:rPrChange>
              </w:rPr>
            </w:pPr>
            <w:r>
              <w:rPr>
                <w:rFonts w:ascii="宋体" w:hAnsi="宋体" w:eastAsia="宋体" w:cs="宋体"/>
                <w:color w:val="auto"/>
                <w:spacing w:val="7"/>
                <w:position w:val="8"/>
                <w:sz w:val="19"/>
                <w:szCs w:val="19"/>
                <w:highlight w:val="none"/>
                <w:rPrChange w:id="1598" w:author="随遇而安 [2]" w:date="2023-08-11T16:50:38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验</w:t>
            </w:r>
            <w:r>
              <w:rPr>
                <w:rFonts w:ascii="宋体" w:hAnsi="宋体" w:eastAsia="宋体" w:cs="宋体"/>
                <w:color w:val="auto"/>
                <w:spacing w:val="6"/>
                <w:position w:val="8"/>
                <w:sz w:val="19"/>
                <w:szCs w:val="19"/>
                <w:highlight w:val="none"/>
                <w:rPrChange w:id="1599" w:author="随遇而安 [2]" w:date="2023-08-11T16:50:38Z">
                  <w:rPr>
                    <w:rFonts w:ascii="宋体" w:hAnsi="宋体" w:eastAsia="宋体" w:cs="宋体"/>
                    <w:spacing w:val="6"/>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证</w:t>
            </w:r>
          </w:p>
          <w:p w14:paraId="107795B7">
            <w:pPr>
              <w:spacing w:line="229" w:lineRule="auto"/>
              <w:ind w:left="365"/>
              <w:rPr>
                <w:rFonts w:ascii="宋体" w:hAnsi="宋体" w:eastAsia="宋体" w:cs="宋体"/>
                <w:color w:val="auto"/>
                <w:sz w:val="19"/>
                <w:szCs w:val="19"/>
                <w:highlight w:val="none"/>
                <w:rPrChange w:id="1600" w:author="随遇而安 [2]" w:date="2023-08-11T16:50:38Z">
                  <w:rPr>
                    <w:rFonts w:ascii="宋体" w:hAnsi="宋体" w:eastAsia="宋体" w:cs="宋体"/>
                    <w:sz w:val="19"/>
                    <w:szCs w:val="19"/>
                  </w:rPr>
                </w:rPrChange>
              </w:rPr>
            </w:pPr>
            <w:r>
              <w:rPr>
                <w:rFonts w:ascii="宋体" w:hAnsi="宋体" w:eastAsia="宋体" w:cs="宋体"/>
                <w:color w:val="auto"/>
                <w:spacing w:val="-6"/>
                <w:sz w:val="19"/>
                <w:szCs w:val="19"/>
                <w:highlight w:val="none"/>
                <w:rPrChange w:id="1601" w:author="随遇而安 [2]" w:date="2023-08-11T16:50:38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日</w:t>
            </w:r>
            <w:r>
              <w:rPr>
                <w:rFonts w:ascii="宋体" w:hAnsi="宋体" w:eastAsia="宋体" w:cs="宋体"/>
                <w:color w:val="auto"/>
                <w:spacing w:val="-5"/>
                <w:sz w:val="19"/>
                <w:szCs w:val="19"/>
                <w:highlight w:val="none"/>
                <w:rPrChange w:id="1602"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期</w:t>
            </w:r>
          </w:p>
        </w:tc>
        <w:tc>
          <w:tcPr>
            <w:tcW w:w="989" w:type="dxa"/>
            <w:vMerge w:val="continue"/>
            <w:tcBorders>
              <w:top w:val="nil"/>
              <w:right w:val="single" w:color="000000" w:sz="10" w:space="0"/>
            </w:tcBorders>
          </w:tcPr>
          <w:p w14:paraId="19191646">
            <w:pPr>
              <w:rPr>
                <w:rFonts w:ascii="Arial"/>
                <w:color w:val="auto"/>
                <w:sz w:val="21"/>
                <w:highlight w:val="none"/>
                <w:rPrChange w:id="1603" w:author="随遇而安 [2]" w:date="2023-08-11T16:50:38Z">
                  <w:rPr>
                    <w:rFonts w:ascii="Arial"/>
                    <w:sz w:val="21"/>
                  </w:rPr>
                </w:rPrChange>
              </w:rPr>
            </w:pPr>
          </w:p>
        </w:tc>
      </w:tr>
      <w:tr w14:paraId="5CDAB7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trPr>
        <w:tc>
          <w:tcPr>
            <w:tcW w:w="585" w:type="dxa"/>
            <w:tcBorders>
              <w:left w:val="single" w:color="000000" w:sz="10" w:space="0"/>
            </w:tcBorders>
          </w:tcPr>
          <w:p w14:paraId="372E2699">
            <w:pPr>
              <w:rPr>
                <w:rFonts w:ascii="Arial"/>
                <w:color w:val="auto"/>
                <w:sz w:val="21"/>
                <w:highlight w:val="none"/>
                <w:rPrChange w:id="1604" w:author="随遇而安 [2]" w:date="2023-08-11T16:50:38Z">
                  <w:rPr>
                    <w:rFonts w:ascii="Arial"/>
                    <w:sz w:val="21"/>
                  </w:rPr>
                </w:rPrChange>
              </w:rPr>
            </w:pPr>
          </w:p>
        </w:tc>
        <w:tc>
          <w:tcPr>
            <w:tcW w:w="4092" w:type="dxa"/>
            <w:gridSpan w:val="2"/>
          </w:tcPr>
          <w:p w14:paraId="29D9E8B1">
            <w:pPr>
              <w:rPr>
                <w:rFonts w:ascii="Arial"/>
                <w:color w:val="auto"/>
                <w:sz w:val="21"/>
                <w:highlight w:val="none"/>
                <w:rPrChange w:id="1605" w:author="随遇而安 [2]" w:date="2023-08-11T16:50:38Z">
                  <w:rPr>
                    <w:rFonts w:ascii="Arial"/>
                    <w:sz w:val="21"/>
                  </w:rPr>
                </w:rPrChange>
              </w:rPr>
            </w:pPr>
          </w:p>
        </w:tc>
        <w:tc>
          <w:tcPr>
            <w:tcW w:w="3053" w:type="dxa"/>
          </w:tcPr>
          <w:p w14:paraId="42213C09">
            <w:pPr>
              <w:rPr>
                <w:rFonts w:ascii="Arial"/>
                <w:color w:val="auto"/>
                <w:sz w:val="21"/>
                <w:highlight w:val="none"/>
                <w:rPrChange w:id="1606" w:author="随遇而安 [2]" w:date="2023-08-11T16:50:38Z">
                  <w:rPr>
                    <w:rFonts w:ascii="Arial"/>
                    <w:sz w:val="21"/>
                  </w:rPr>
                </w:rPrChange>
              </w:rPr>
            </w:pPr>
          </w:p>
        </w:tc>
        <w:tc>
          <w:tcPr>
            <w:tcW w:w="1044" w:type="dxa"/>
            <w:tcBorders>
              <w:right w:val="single" w:color="000000" w:sz="4" w:space="0"/>
            </w:tcBorders>
          </w:tcPr>
          <w:p w14:paraId="133F4C88">
            <w:pPr>
              <w:rPr>
                <w:rFonts w:ascii="Arial"/>
                <w:color w:val="auto"/>
                <w:sz w:val="21"/>
                <w:highlight w:val="none"/>
                <w:rPrChange w:id="1607" w:author="随遇而安 [2]" w:date="2023-08-11T16:50:38Z">
                  <w:rPr>
                    <w:rFonts w:ascii="Arial"/>
                    <w:sz w:val="21"/>
                  </w:rPr>
                </w:rPrChange>
              </w:rPr>
            </w:pPr>
          </w:p>
        </w:tc>
        <w:tc>
          <w:tcPr>
            <w:tcW w:w="1042" w:type="dxa"/>
            <w:tcBorders>
              <w:left w:val="single" w:color="000000" w:sz="4" w:space="0"/>
            </w:tcBorders>
          </w:tcPr>
          <w:p w14:paraId="122B0DA7">
            <w:pPr>
              <w:rPr>
                <w:rFonts w:ascii="Arial"/>
                <w:color w:val="auto"/>
                <w:sz w:val="21"/>
                <w:highlight w:val="none"/>
                <w:rPrChange w:id="1608" w:author="随遇而安 [2]" w:date="2023-08-11T16:50:38Z">
                  <w:rPr>
                    <w:rFonts w:ascii="Arial"/>
                    <w:sz w:val="21"/>
                  </w:rPr>
                </w:rPrChange>
              </w:rPr>
            </w:pPr>
          </w:p>
        </w:tc>
        <w:tc>
          <w:tcPr>
            <w:tcW w:w="1042" w:type="dxa"/>
          </w:tcPr>
          <w:p w14:paraId="2892098F">
            <w:pPr>
              <w:rPr>
                <w:rFonts w:ascii="Arial"/>
                <w:color w:val="auto"/>
                <w:sz w:val="21"/>
                <w:highlight w:val="none"/>
                <w:rPrChange w:id="1609" w:author="随遇而安 [2]" w:date="2023-08-11T16:50:38Z">
                  <w:rPr>
                    <w:rFonts w:ascii="Arial"/>
                    <w:sz w:val="21"/>
                  </w:rPr>
                </w:rPrChange>
              </w:rPr>
            </w:pPr>
          </w:p>
        </w:tc>
        <w:tc>
          <w:tcPr>
            <w:tcW w:w="1043" w:type="dxa"/>
            <w:tcBorders>
              <w:right w:val="single" w:color="000000" w:sz="4" w:space="0"/>
            </w:tcBorders>
          </w:tcPr>
          <w:p w14:paraId="3B873D91">
            <w:pPr>
              <w:rPr>
                <w:rFonts w:ascii="Arial"/>
                <w:color w:val="auto"/>
                <w:sz w:val="21"/>
                <w:highlight w:val="none"/>
                <w:rPrChange w:id="1610" w:author="随遇而安 [2]" w:date="2023-08-11T16:50:38Z">
                  <w:rPr>
                    <w:rFonts w:ascii="Arial"/>
                    <w:sz w:val="21"/>
                  </w:rPr>
                </w:rPrChange>
              </w:rPr>
            </w:pPr>
          </w:p>
        </w:tc>
        <w:tc>
          <w:tcPr>
            <w:tcW w:w="1045" w:type="dxa"/>
            <w:tcBorders>
              <w:left w:val="single" w:color="000000" w:sz="4" w:space="0"/>
            </w:tcBorders>
          </w:tcPr>
          <w:p w14:paraId="3721B512">
            <w:pPr>
              <w:rPr>
                <w:rFonts w:ascii="Arial"/>
                <w:color w:val="auto"/>
                <w:sz w:val="21"/>
                <w:highlight w:val="none"/>
                <w:rPrChange w:id="1611" w:author="随遇而安 [2]" w:date="2023-08-11T16:50:38Z">
                  <w:rPr>
                    <w:rFonts w:ascii="Arial"/>
                    <w:sz w:val="21"/>
                  </w:rPr>
                </w:rPrChange>
              </w:rPr>
            </w:pPr>
          </w:p>
        </w:tc>
        <w:tc>
          <w:tcPr>
            <w:tcW w:w="989" w:type="dxa"/>
            <w:tcBorders>
              <w:right w:val="single" w:color="000000" w:sz="10" w:space="0"/>
            </w:tcBorders>
          </w:tcPr>
          <w:p w14:paraId="7348E89A">
            <w:pPr>
              <w:rPr>
                <w:rFonts w:ascii="Arial"/>
                <w:color w:val="auto"/>
                <w:sz w:val="21"/>
                <w:highlight w:val="none"/>
                <w:rPrChange w:id="1612" w:author="随遇而安 [2]" w:date="2023-08-11T16:50:38Z">
                  <w:rPr>
                    <w:rFonts w:ascii="Arial"/>
                    <w:sz w:val="21"/>
                  </w:rPr>
                </w:rPrChange>
              </w:rPr>
            </w:pPr>
          </w:p>
        </w:tc>
      </w:tr>
      <w:tr w14:paraId="21D532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585" w:type="dxa"/>
            <w:tcBorders>
              <w:left w:val="single" w:color="000000" w:sz="10" w:space="0"/>
            </w:tcBorders>
          </w:tcPr>
          <w:p w14:paraId="667F0C39">
            <w:pPr>
              <w:rPr>
                <w:rFonts w:ascii="Arial"/>
                <w:color w:val="auto"/>
                <w:sz w:val="21"/>
                <w:highlight w:val="none"/>
                <w:rPrChange w:id="1613" w:author="随遇而安 [2]" w:date="2023-08-11T16:50:38Z">
                  <w:rPr>
                    <w:rFonts w:ascii="Arial"/>
                    <w:sz w:val="21"/>
                  </w:rPr>
                </w:rPrChange>
              </w:rPr>
            </w:pPr>
          </w:p>
        </w:tc>
        <w:tc>
          <w:tcPr>
            <w:tcW w:w="4092" w:type="dxa"/>
            <w:gridSpan w:val="2"/>
          </w:tcPr>
          <w:p w14:paraId="309C1415">
            <w:pPr>
              <w:rPr>
                <w:rFonts w:ascii="Arial"/>
                <w:color w:val="auto"/>
                <w:sz w:val="21"/>
                <w:highlight w:val="none"/>
                <w:rPrChange w:id="1614" w:author="随遇而安 [2]" w:date="2023-08-11T16:50:38Z">
                  <w:rPr>
                    <w:rFonts w:ascii="Arial"/>
                    <w:sz w:val="21"/>
                  </w:rPr>
                </w:rPrChange>
              </w:rPr>
            </w:pPr>
          </w:p>
        </w:tc>
        <w:tc>
          <w:tcPr>
            <w:tcW w:w="3053" w:type="dxa"/>
          </w:tcPr>
          <w:p w14:paraId="333990D8">
            <w:pPr>
              <w:rPr>
                <w:rFonts w:ascii="Arial"/>
                <w:color w:val="auto"/>
                <w:sz w:val="21"/>
                <w:highlight w:val="none"/>
                <w:rPrChange w:id="1615" w:author="随遇而安 [2]" w:date="2023-08-11T16:50:38Z">
                  <w:rPr>
                    <w:rFonts w:ascii="Arial"/>
                    <w:sz w:val="21"/>
                  </w:rPr>
                </w:rPrChange>
              </w:rPr>
            </w:pPr>
          </w:p>
        </w:tc>
        <w:tc>
          <w:tcPr>
            <w:tcW w:w="1044" w:type="dxa"/>
            <w:tcBorders>
              <w:right w:val="single" w:color="000000" w:sz="4" w:space="0"/>
            </w:tcBorders>
          </w:tcPr>
          <w:p w14:paraId="339739E5">
            <w:pPr>
              <w:rPr>
                <w:rFonts w:ascii="Arial"/>
                <w:color w:val="auto"/>
                <w:sz w:val="21"/>
                <w:highlight w:val="none"/>
                <w:rPrChange w:id="1616" w:author="随遇而安 [2]" w:date="2023-08-11T16:50:38Z">
                  <w:rPr>
                    <w:rFonts w:ascii="Arial"/>
                    <w:sz w:val="21"/>
                  </w:rPr>
                </w:rPrChange>
              </w:rPr>
            </w:pPr>
          </w:p>
        </w:tc>
        <w:tc>
          <w:tcPr>
            <w:tcW w:w="1042" w:type="dxa"/>
            <w:tcBorders>
              <w:left w:val="single" w:color="000000" w:sz="4" w:space="0"/>
            </w:tcBorders>
          </w:tcPr>
          <w:p w14:paraId="44F766D6">
            <w:pPr>
              <w:rPr>
                <w:rFonts w:ascii="Arial"/>
                <w:color w:val="auto"/>
                <w:sz w:val="21"/>
                <w:highlight w:val="none"/>
                <w:rPrChange w:id="1617" w:author="随遇而安 [2]" w:date="2023-08-11T16:50:38Z">
                  <w:rPr>
                    <w:rFonts w:ascii="Arial"/>
                    <w:sz w:val="21"/>
                  </w:rPr>
                </w:rPrChange>
              </w:rPr>
            </w:pPr>
          </w:p>
        </w:tc>
        <w:tc>
          <w:tcPr>
            <w:tcW w:w="1042" w:type="dxa"/>
          </w:tcPr>
          <w:p w14:paraId="705DD021">
            <w:pPr>
              <w:rPr>
                <w:rFonts w:ascii="Arial"/>
                <w:color w:val="auto"/>
                <w:sz w:val="21"/>
                <w:highlight w:val="none"/>
                <w:rPrChange w:id="1618" w:author="随遇而安 [2]" w:date="2023-08-11T16:50:38Z">
                  <w:rPr>
                    <w:rFonts w:ascii="Arial"/>
                    <w:sz w:val="21"/>
                  </w:rPr>
                </w:rPrChange>
              </w:rPr>
            </w:pPr>
          </w:p>
        </w:tc>
        <w:tc>
          <w:tcPr>
            <w:tcW w:w="1043" w:type="dxa"/>
            <w:tcBorders>
              <w:right w:val="single" w:color="000000" w:sz="4" w:space="0"/>
            </w:tcBorders>
          </w:tcPr>
          <w:p w14:paraId="2560FA07">
            <w:pPr>
              <w:rPr>
                <w:rFonts w:ascii="Arial"/>
                <w:color w:val="auto"/>
                <w:sz w:val="21"/>
                <w:highlight w:val="none"/>
                <w:rPrChange w:id="1619" w:author="随遇而安 [2]" w:date="2023-08-11T16:50:38Z">
                  <w:rPr>
                    <w:rFonts w:ascii="Arial"/>
                    <w:sz w:val="21"/>
                  </w:rPr>
                </w:rPrChange>
              </w:rPr>
            </w:pPr>
          </w:p>
        </w:tc>
        <w:tc>
          <w:tcPr>
            <w:tcW w:w="1045" w:type="dxa"/>
            <w:tcBorders>
              <w:left w:val="single" w:color="000000" w:sz="4" w:space="0"/>
            </w:tcBorders>
          </w:tcPr>
          <w:p w14:paraId="43A31488">
            <w:pPr>
              <w:rPr>
                <w:rFonts w:ascii="Arial"/>
                <w:color w:val="auto"/>
                <w:sz w:val="21"/>
                <w:highlight w:val="none"/>
                <w:rPrChange w:id="1620" w:author="随遇而安 [2]" w:date="2023-08-11T16:50:38Z">
                  <w:rPr>
                    <w:rFonts w:ascii="Arial"/>
                    <w:sz w:val="21"/>
                  </w:rPr>
                </w:rPrChange>
              </w:rPr>
            </w:pPr>
          </w:p>
        </w:tc>
        <w:tc>
          <w:tcPr>
            <w:tcW w:w="989" w:type="dxa"/>
            <w:tcBorders>
              <w:right w:val="single" w:color="000000" w:sz="10" w:space="0"/>
            </w:tcBorders>
          </w:tcPr>
          <w:p w14:paraId="6FC91090">
            <w:pPr>
              <w:rPr>
                <w:rFonts w:ascii="Arial"/>
                <w:color w:val="auto"/>
                <w:sz w:val="21"/>
                <w:highlight w:val="none"/>
                <w:rPrChange w:id="1621" w:author="随遇而安 [2]" w:date="2023-08-11T16:50:38Z">
                  <w:rPr>
                    <w:rFonts w:ascii="Arial"/>
                    <w:sz w:val="21"/>
                  </w:rPr>
                </w:rPrChange>
              </w:rPr>
            </w:pPr>
          </w:p>
        </w:tc>
      </w:tr>
      <w:tr w14:paraId="781C81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trPr>
        <w:tc>
          <w:tcPr>
            <w:tcW w:w="585" w:type="dxa"/>
            <w:tcBorders>
              <w:left w:val="single" w:color="000000" w:sz="10" w:space="0"/>
            </w:tcBorders>
          </w:tcPr>
          <w:p w14:paraId="2302774B">
            <w:pPr>
              <w:rPr>
                <w:rFonts w:ascii="Arial"/>
                <w:color w:val="auto"/>
                <w:sz w:val="21"/>
                <w:highlight w:val="none"/>
                <w:rPrChange w:id="1622" w:author="随遇而安 [2]" w:date="2023-08-11T16:50:38Z">
                  <w:rPr>
                    <w:rFonts w:ascii="Arial"/>
                    <w:sz w:val="21"/>
                  </w:rPr>
                </w:rPrChange>
              </w:rPr>
            </w:pPr>
          </w:p>
        </w:tc>
        <w:tc>
          <w:tcPr>
            <w:tcW w:w="4092" w:type="dxa"/>
            <w:gridSpan w:val="2"/>
          </w:tcPr>
          <w:p w14:paraId="0F8080DB">
            <w:pPr>
              <w:rPr>
                <w:rFonts w:ascii="Arial"/>
                <w:color w:val="auto"/>
                <w:sz w:val="21"/>
                <w:highlight w:val="none"/>
                <w:rPrChange w:id="1623" w:author="随遇而安 [2]" w:date="2023-08-11T16:50:38Z">
                  <w:rPr>
                    <w:rFonts w:ascii="Arial"/>
                    <w:sz w:val="21"/>
                  </w:rPr>
                </w:rPrChange>
              </w:rPr>
            </w:pPr>
          </w:p>
        </w:tc>
        <w:tc>
          <w:tcPr>
            <w:tcW w:w="3053" w:type="dxa"/>
          </w:tcPr>
          <w:p w14:paraId="60B5CC0B">
            <w:pPr>
              <w:rPr>
                <w:rFonts w:ascii="Arial"/>
                <w:color w:val="auto"/>
                <w:sz w:val="21"/>
                <w:highlight w:val="none"/>
                <w:rPrChange w:id="1624" w:author="随遇而安 [2]" w:date="2023-08-11T16:50:38Z">
                  <w:rPr>
                    <w:rFonts w:ascii="Arial"/>
                    <w:sz w:val="21"/>
                  </w:rPr>
                </w:rPrChange>
              </w:rPr>
            </w:pPr>
          </w:p>
        </w:tc>
        <w:tc>
          <w:tcPr>
            <w:tcW w:w="1044" w:type="dxa"/>
            <w:tcBorders>
              <w:right w:val="single" w:color="000000" w:sz="4" w:space="0"/>
            </w:tcBorders>
          </w:tcPr>
          <w:p w14:paraId="4BC120BD">
            <w:pPr>
              <w:rPr>
                <w:rFonts w:ascii="Arial"/>
                <w:color w:val="auto"/>
                <w:sz w:val="21"/>
                <w:highlight w:val="none"/>
                <w:rPrChange w:id="1625" w:author="随遇而安 [2]" w:date="2023-08-11T16:50:38Z">
                  <w:rPr>
                    <w:rFonts w:ascii="Arial"/>
                    <w:sz w:val="21"/>
                  </w:rPr>
                </w:rPrChange>
              </w:rPr>
            </w:pPr>
          </w:p>
        </w:tc>
        <w:tc>
          <w:tcPr>
            <w:tcW w:w="1042" w:type="dxa"/>
            <w:tcBorders>
              <w:left w:val="single" w:color="000000" w:sz="4" w:space="0"/>
            </w:tcBorders>
          </w:tcPr>
          <w:p w14:paraId="146C563F">
            <w:pPr>
              <w:rPr>
                <w:rFonts w:ascii="Arial"/>
                <w:color w:val="auto"/>
                <w:sz w:val="21"/>
                <w:highlight w:val="none"/>
                <w:rPrChange w:id="1626" w:author="随遇而安 [2]" w:date="2023-08-11T16:50:38Z">
                  <w:rPr>
                    <w:rFonts w:ascii="Arial"/>
                    <w:sz w:val="21"/>
                  </w:rPr>
                </w:rPrChange>
              </w:rPr>
            </w:pPr>
          </w:p>
        </w:tc>
        <w:tc>
          <w:tcPr>
            <w:tcW w:w="1042" w:type="dxa"/>
          </w:tcPr>
          <w:p w14:paraId="76E64B8F">
            <w:pPr>
              <w:rPr>
                <w:rFonts w:ascii="Arial"/>
                <w:color w:val="auto"/>
                <w:sz w:val="21"/>
                <w:highlight w:val="none"/>
                <w:rPrChange w:id="1627" w:author="随遇而安 [2]" w:date="2023-08-11T16:50:38Z">
                  <w:rPr>
                    <w:rFonts w:ascii="Arial"/>
                    <w:sz w:val="21"/>
                  </w:rPr>
                </w:rPrChange>
              </w:rPr>
            </w:pPr>
          </w:p>
        </w:tc>
        <w:tc>
          <w:tcPr>
            <w:tcW w:w="1043" w:type="dxa"/>
            <w:tcBorders>
              <w:right w:val="single" w:color="000000" w:sz="4" w:space="0"/>
            </w:tcBorders>
          </w:tcPr>
          <w:p w14:paraId="7894924C">
            <w:pPr>
              <w:rPr>
                <w:rFonts w:ascii="Arial"/>
                <w:color w:val="auto"/>
                <w:sz w:val="21"/>
                <w:highlight w:val="none"/>
                <w:rPrChange w:id="1628" w:author="随遇而安 [2]" w:date="2023-08-11T16:50:38Z">
                  <w:rPr>
                    <w:rFonts w:ascii="Arial"/>
                    <w:sz w:val="21"/>
                  </w:rPr>
                </w:rPrChange>
              </w:rPr>
            </w:pPr>
          </w:p>
        </w:tc>
        <w:tc>
          <w:tcPr>
            <w:tcW w:w="1045" w:type="dxa"/>
            <w:tcBorders>
              <w:left w:val="single" w:color="000000" w:sz="4" w:space="0"/>
            </w:tcBorders>
          </w:tcPr>
          <w:p w14:paraId="44A7C514">
            <w:pPr>
              <w:rPr>
                <w:rFonts w:ascii="Arial"/>
                <w:color w:val="auto"/>
                <w:sz w:val="21"/>
                <w:highlight w:val="none"/>
                <w:rPrChange w:id="1629" w:author="随遇而安 [2]" w:date="2023-08-11T16:50:38Z">
                  <w:rPr>
                    <w:rFonts w:ascii="Arial"/>
                    <w:sz w:val="21"/>
                  </w:rPr>
                </w:rPrChange>
              </w:rPr>
            </w:pPr>
          </w:p>
        </w:tc>
        <w:tc>
          <w:tcPr>
            <w:tcW w:w="989" w:type="dxa"/>
            <w:tcBorders>
              <w:right w:val="single" w:color="000000" w:sz="10" w:space="0"/>
            </w:tcBorders>
          </w:tcPr>
          <w:p w14:paraId="05486088">
            <w:pPr>
              <w:rPr>
                <w:rFonts w:ascii="Arial"/>
                <w:color w:val="auto"/>
                <w:sz w:val="21"/>
                <w:highlight w:val="none"/>
                <w:rPrChange w:id="1630" w:author="随遇而安 [2]" w:date="2023-08-11T16:50:38Z">
                  <w:rPr>
                    <w:rFonts w:ascii="Arial"/>
                    <w:sz w:val="21"/>
                  </w:rPr>
                </w:rPrChange>
              </w:rPr>
            </w:pPr>
          </w:p>
        </w:tc>
      </w:tr>
      <w:tr w14:paraId="67FB88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585" w:type="dxa"/>
            <w:tcBorders>
              <w:left w:val="single" w:color="000000" w:sz="10" w:space="0"/>
            </w:tcBorders>
          </w:tcPr>
          <w:p w14:paraId="1F1D219B">
            <w:pPr>
              <w:rPr>
                <w:rFonts w:ascii="Arial"/>
                <w:color w:val="auto"/>
                <w:sz w:val="21"/>
                <w:highlight w:val="none"/>
                <w:rPrChange w:id="1631" w:author="随遇而安 [2]" w:date="2023-08-11T16:50:38Z">
                  <w:rPr>
                    <w:rFonts w:ascii="Arial"/>
                    <w:sz w:val="21"/>
                  </w:rPr>
                </w:rPrChange>
              </w:rPr>
            </w:pPr>
          </w:p>
        </w:tc>
        <w:tc>
          <w:tcPr>
            <w:tcW w:w="4092" w:type="dxa"/>
            <w:gridSpan w:val="2"/>
          </w:tcPr>
          <w:p w14:paraId="17355A9A">
            <w:pPr>
              <w:rPr>
                <w:rFonts w:ascii="Arial"/>
                <w:color w:val="auto"/>
                <w:sz w:val="21"/>
                <w:highlight w:val="none"/>
                <w:rPrChange w:id="1632" w:author="随遇而安 [2]" w:date="2023-08-11T16:50:38Z">
                  <w:rPr>
                    <w:rFonts w:ascii="Arial"/>
                    <w:sz w:val="21"/>
                  </w:rPr>
                </w:rPrChange>
              </w:rPr>
            </w:pPr>
          </w:p>
        </w:tc>
        <w:tc>
          <w:tcPr>
            <w:tcW w:w="3053" w:type="dxa"/>
          </w:tcPr>
          <w:p w14:paraId="060EAF4D">
            <w:pPr>
              <w:rPr>
                <w:rFonts w:ascii="Arial"/>
                <w:color w:val="auto"/>
                <w:sz w:val="21"/>
                <w:highlight w:val="none"/>
                <w:rPrChange w:id="1633" w:author="随遇而安 [2]" w:date="2023-08-11T16:50:38Z">
                  <w:rPr>
                    <w:rFonts w:ascii="Arial"/>
                    <w:sz w:val="21"/>
                  </w:rPr>
                </w:rPrChange>
              </w:rPr>
            </w:pPr>
          </w:p>
        </w:tc>
        <w:tc>
          <w:tcPr>
            <w:tcW w:w="1044" w:type="dxa"/>
            <w:tcBorders>
              <w:right w:val="single" w:color="000000" w:sz="4" w:space="0"/>
            </w:tcBorders>
          </w:tcPr>
          <w:p w14:paraId="2564698B">
            <w:pPr>
              <w:rPr>
                <w:rFonts w:ascii="Arial"/>
                <w:color w:val="auto"/>
                <w:sz w:val="21"/>
                <w:highlight w:val="none"/>
                <w:rPrChange w:id="1634" w:author="随遇而安 [2]" w:date="2023-08-11T16:50:38Z">
                  <w:rPr>
                    <w:rFonts w:ascii="Arial"/>
                    <w:sz w:val="21"/>
                  </w:rPr>
                </w:rPrChange>
              </w:rPr>
            </w:pPr>
          </w:p>
        </w:tc>
        <w:tc>
          <w:tcPr>
            <w:tcW w:w="1042" w:type="dxa"/>
            <w:tcBorders>
              <w:left w:val="single" w:color="000000" w:sz="4" w:space="0"/>
            </w:tcBorders>
          </w:tcPr>
          <w:p w14:paraId="7397E7D2">
            <w:pPr>
              <w:rPr>
                <w:rFonts w:ascii="Arial"/>
                <w:color w:val="auto"/>
                <w:sz w:val="21"/>
                <w:highlight w:val="none"/>
                <w:rPrChange w:id="1635" w:author="随遇而安 [2]" w:date="2023-08-11T16:50:38Z">
                  <w:rPr>
                    <w:rFonts w:ascii="Arial"/>
                    <w:sz w:val="21"/>
                  </w:rPr>
                </w:rPrChange>
              </w:rPr>
            </w:pPr>
          </w:p>
        </w:tc>
        <w:tc>
          <w:tcPr>
            <w:tcW w:w="1042" w:type="dxa"/>
          </w:tcPr>
          <w:p w14:paraId="0404ADF8">
            <w:pPr>
              <w:rPr>
                <w:rFonts w:ascii="Arial"/>
                <w:color w:val="auto"/>
                <w:sz w:val="21"/>
                <w:highlight w:val="none"/>
                <w:rPrChange w:id="1636" w:author="随遇而安 [2]" w:date="2023-08-11T16:50:38Z">
                  <w:rPr>
                    <w:rFonts w:ascii="Arial"/>
                    <w:sz w:val="21"/>
                  </w:rPr>
                </w:rPrChange>
              </w:rPr>
            </w:pPr>
          </w:p>
        </w:tc>
        <w:tc>
          <w:tcPr>
            <w:tcW w:w="1043" w:type="dxa"/>
            <w:tcBorders>
              <w:right w:val="single" w:color="000000" w:sz="4" w:space="0"/>
            </w:tcBorders>
          </w:tcPr>
          <w:p w14:paraId="1BABBDD5">
            <w:pPr>
              <w:rPr>
                <w:rFonts w:ascii="Arial"/>
                <w:color w:val="auto"/>
                <w:sz w:val="21"/>
                <w:highlight w:val="none"/>
                <w:rPrChange w:id="1637" w:author="随遇而安 [2]" w:date="2023-08-11T16:50:38Z">
                  <w:rPr>
                    <w:rFonts w:ascii="Arial"/>
                    <w:sz w:val="21"/>
                  </w:rPr>
                </w:rPrChange>
              </w:rPr>
            </w:pPr>
          </w:p>
        </w:tc>
        <w:tc>
          <w:tcPr>
            <w:tcW w:w="1045" w:type="dxa"/>
            <w:tcBorders>
              <w:left w:val="single" w:color="000000" w:sz="4" w:space="0"/>
            </w:tcBorders>
          </w:tcPr>
          <w:p w14:paraId="5517B623">
            <w:pPr>
              <w:rPr>
                <w:rFonts w:ascii="Arial"/>
                <w:color w:val="auto"/>
                <w:sz w:val="21"/>
                <w:highlight w:val="none"/>
                <w:rPrChange w:id="1638" w:author="随遇而安 [2]" w:date="2023-08-11T16:50:38Z">
                  <w:rPr>
                    <w:rFonts w:ascii="Arial"/>
                    <w:sz w:val="21"/>
                  </w:rPr>
                </w:rPrChange>
              </w:rPr>
            </w:pPr>
          </w:p>
        </w:tc>
        <w:tc>
          <w:tcPr>
            <w:tcW w:w="989" w:type="dxa"/>
            <w:tcBorders>
              <w:right w:val="single" w:color="000000" w:sz="10" w:space="0"/>
            </w:tcBorders>
          </w:tcPr>
          <w:p w14:paraId="72655338">
            <w:pPr>
              <w:rPr>
                <w:rFonts w:ascii="Arial"/>
                <w:color w:val="auto"/>
                <w:sz w:val="21"/>
                <w:highlight w:val="none"/>
                <w:rPrChange w:id="1639" w:author="随遇而安 [2]" w:date="2023-08-11T16:50:38Z">
                  <w:rPr>
                    <w:rFonts w:ascii="Arial"/>
                    <w:sz w:val="21"/>
                  </w:rPr>
                </w:rPrChange>
              </w:rPr>
            </w:pPr>
          </w:p>
        </w:tc>
      </w:tr>
      <w:tr w14:paraId="33898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585" w:type="dxa"/>
            <w:tcBorders>
              <w:left w:val="single" w:color="000000" w:sz="10" w:space="0"/>
            </w:tcBorders>
          </w:tcPr>
          <w:p w14:paraId="5ABF3474">
            <w:pPr>
              <w:rPr>
                <w:rFonts w:ascii="Arial"/>
                <w:color w:val="auto"/>
                <w:sz w:val="21"/>
                <w:highlight w:val="none"/>
                <w:rPrChange w:id="1640" w:author="随遇而安 [2]" w:date="2023-08-11T16:50:38Z">
                  <w:rPr>
                    <w:rFonts w:ascii="Arial"/>
                    <w:sz w:val="21"/>
                  </w:rPr>
                </w:rPrChange>
              </w:rPr>
            </w:pPr>
          </w:p>
        </w:tc>
        <w:tc>
          <w:tcPr>
            <w:tcW w:w="4092" w:type="dxa"/>
            <w:gridSpan w:val="2"/>
          </w:tcPr>
          <w:p w14:paraId="147F4B80">
            <w:pPr>
              <w:rPr>
                <w:rFonts w:ascii="Arial"/>
                <w:color w:val="auto"/>
                <w:sz w:val="21"/>
                <w:highlight w:val="none"/>
                <w:rPrChange w:id="1641" w:author="随遇而安 [2]" w:date="2023-08-11T16:50:38Z">
                  <w:rPr>
                    <w:rFonts w:ascii="Arial"/>
                    <w:sz w:val="21"/>
                  </w:rPr>
                </w:rPrChange>
              </w:rPr>
            </w:pPr>
          </w:p>
        </w:tc>
        <w:tc>
          <w:tcPr>
            <w:tcW w:w="3053" w:type="dxa"/>
          </w:tcPr>
          <w:p w14:paraId="39B62E32">
            <w:pPr>
              <w:rPr>
                <w:rFonts w:ascii="Arial"/>
                <w:color w:val="auto"/>
                <w:sz w:val="21"/>
                <w:highlight w:val="none"/>
                <w:rPrChange w:id="1642" w:author="随遇而安 [2]" w:date="2023-08-11T16:50:38Z">
                  <w:rPr>
                    <w:rFonts w:ascii="Arial"/>
                    <w:sz w:val="21"/>
                  </w:rPr>
                </w:rPrChange>
              </w:rPr>
            </w:pPr>
          </w:p>
        </w:tc>
        <w:tc>
          <w:tcPr>
            <w:tcW w:w="1044" w:type="dxa"/>
            <w:tcBorders>
              <w:right w:val="single" w:color="000000" w:sz="4" w:space="0"/>
            </w:tcBorders>
          </w:tcPr>
          <w:p w14:paraId="6F44C47E">
            <w:pPr>
              <w:rPr>
                <w:rFonts w:ascii="Arial"/>
                <w:color w:val="auto"/>
                <w:sz w:val="21"/>
                <w:highlight w:val="none"/>
                <w:rPrChange w:id="1643" w:author="随遇而安 [2]" w:date="2023-08-11T16:50:38Z">
                  <w:rPr>
                    <w:rFonts w:ascii="Arial"/>
                    <w:sz w:val="21"/>
                  </w:rPr>
                </w:rPrChange>
              </w:rPr>
            </w:pPr>
          </w:p>
        </w:tc>
        <w:tc>
          <w:tcPr>
            <w:tcW w:w="1042" w:type="dxa"/>
            <w:tcBorders>
              <w:left w:val="single" w:color="000000" w:sz="4" w:space="0"/>
            </w:tcBorders>
          </w:tcPr>
          <w:p w14:paraId="26733F89">
            <w:pPr>
              <w:rPr>
                <w:rFonts w:ascii="Arial"/>
                <w:color w:val="auto"/>
                <w:sz w:val="21"/>
                <w:highlight w:val="none"/>
                <w:rPrChange w:id="1644" w:author="随遇而安 [2]" w:date="2023-08-11T16:50:38Z">
                  <w:rPr>
                    <w:rFonts w:ascii="Arial"/>
                    <w:sz w:val="21"/>
                  </w:rPr>
                </w:rPrChange>
              </w:rPr>
            </w:pPr>
          </w:p>
        </w:tc>
        <w:tc>
          <w:tcPr>
            <w:tcW w:w="1042" w:type="dxa"/>
          </w:tcPr>
          <w:p w14:paraId="65D05BFE">
            <w:pPr>
              <w:rPr>
                <w:rFonts w:ascii="Arial"/>
                <w:color w:val="auto"/>
                <w:sz w:val="21"/>
                <w:highlight w:val="none"/>
                <w:rPrChange w:id="1645" w:author="随遇而安 [2]" w:date="2023-08-11T16:50:38Z">
                  <w:rPr>
                    <w:rFonts w:ascii="Arial"/>
                    <w:sz w:val="21"/>
                  </w:rPr>
                </w:rPrChange>
              </w:rPr>
            </w:pPr>
          </w:p>
        </w:tc>
        <w:tc>
          <w:tcPr>
            <w:tcW w:w="1043" w:type="dxa"/>
            <w:tcBorders>
              <w:right w:val="single" w:color="000000" w:sz="4" w:space="0"/>
            </w:tcBorders>
          </w:tcPr>
          <w:p w14:paraId="5B75559B">
            <w:pPr>
              <w:rPr>
                <w:rFonts w:ascii="Arial"/>
                <w:color w:val="auto"/>
                <w:sz w:val="21"/>
                <w:highlight w:val="none"/>
                <w:rPrChange w:id="1646" w:author="随遇而安 [2]" w:date="2023-08-11T16:50:38Z">
                  <w:rPr>
                    <w:rFonts w:ascii="Arial"/>
                    <w:sz w:val="21"/>
                  </w:rPr>
                </w:rPrChange>
              </w:rPr>
            </w:pPr>
          </w:p>
        </w:tc>
        <w:tc>
          <w:tcPr>
            <w:tcW w:w="1045" w:type="dxa"/>
            <w:tcBorders>
              <w:left w:val="single" w:color="000000" w:sz="4" w:space="0"/>
            </w:tcBorders>
          </w:tcPr>
          <w:p w14:paraId="41C6F3C3">
            <w:pPr>
              <w:rPr>
                <w:rFonts w:ascii="Arial"/>
                <w:color w:val="auto"/>
                <w:sz w:val="21"/>
                <w:highlight w:val="none"/>
                <w:rPrChange w:id="1647" w:author="随遇而安 [2]" w:date="2023-08-11T16:50:38Z">
                  <w:rPr>
                    <w:rFonts w:ascii="Arial"/>
                    <w:sz w:val="21"/>
                  </w:rPr>
                </w:rPrChange>
              </w:rPr>
            </w:pPr>
          </w:p>
        </w:tc>
        <w:tc>
          <w:tcPr>
            <w:tcW w:w="989" w:type="dxa"/>
            <w:tcBorders>
              <w:right w:val="single" w:color="000000" w:sz="10" w:space="0"/>
            </w:tcBorders>
          </w:tcPr>
          <w:p w14:paraId="071CE245">
            <w:pPr>
              <w:rPr>
                <w:rFonts w:ascii="Arial"/>
                <w:color w:val="auto"/>
                <w:sz w:val="21"/>
                <w:highlight w:val="none"/>
                <w:rPrChange w:id="1648" w:author="随遇而安 [2]" w:date="2023-08-11T16:50:38Z">
                  <w:rPr>
                    <w:rFonts w:ascii="Arial"/>
                    <w:sz w:val="21"/>
                  </w:rPr>
                </w:rPrChange>
              </w:rPr>
            </w:pPr>
          </w:p>
        </w:tc>
      </w:tr>
      <w:tr w14:paraId="6BAB39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trPr>
        <w:tc>
          <w:tcPr>
            <w:tcW w:w="585" w:type="dxa"/>
            <w:tcBorders>
              <w:left w:val="single" w:color="000000" w:sz="10" w:space="0"/>
            </w:tcBorders>
          </w:tcPr>
          <w:p w14:paraId="6492A7A0">
            <w:pPr>
              <w:rPr>
                <w:rFonts w:ascii="Arial"/>
                <w:color w:val="auto"/>
                <w:sz w:val="21"/>
                <w:highlight w:val="none"/>
                <w:rPrChange w:id="1649" w:author="随遇而安 [2]" w:date="2023-08-11T16:50:38Z">
                  <w:rPr>
                    <w:rFonts w:ascii="Arial"/>
                    <w:sz w:val="21"/>
                  </w:rPr>
                </w:rPrChange>
              </w:rPr>
            </w:pPr>
          </w:p>
        </w:tc>
        <w:tc>
          <w:tcPr>
            <w:tcW w:w="4092" w:type="dxa"/>
            <w:gridSpan w:val="2"/>
          </w:tcPr>
          <w:p w14:paraId="1D5EC08E">
            <w:pPr>
              <w:rPr>
                <w:rFonts w:ascii="Arial"/>
                <w:color w:val="auto"/>
                <w:sz w:val="21"/>
                <w:highlight w:val="none"/>
                <w:rPrChange w:id="1650" w:author="随遇而安 [2]" w:date="2023-08-11T16:50:38Z">
                  <w:rPr>
                    <w:rFonts w:ascii="Arial"/>
                    <w:sz w:val="21"/>
                  </w:rPr>
                </w:rPrChange>
              </w:rPr>
            </w:pPr>
          </w:p>
        </w:tc>
        <w:tc>
          <w:tcPr>
            <w:tcW w:w="3053" w:type="dxa"/>
          </w:tcPr>
          <w:p w14:paraId="57CBDB42">
            <w:pPr>
              <w:rPr>
                <w:rFonts w:ascii="Arial"/>
                <w:color w:val="auto"/>
                <w:sz w:val="21"/>
                <w:highlight w:val="none"/>
                <w:rPrChange w:id="1651" w:author="随遇而安 [2]" w:date="2023-08-11T16:50:38Z">
                  <w:rPr>
                    <w:rFonts w:ascii="Arial"/>
                    <w:sz w:val="21"/>
                  </w:rPr>
                </w:rPrChange>
              </w:rPr>
            </w:pPr>
          </w:p>
        </w:tc>
        <w:tc>
          <w:tcPr>
            <w:tcW w:w="1044" w:type="dxa"/>
            <w:tcBorders>
              <w:right w:val="single" w:color="000000" w:sz="4" w:space="0"/>
            </w:tcBorders>
          </w:tcPr>
          <w:p w14:paraId="7B870E42">
            <w:pPr>
              <w:rPr>
                <w:rFonts w:ascii="Arial"/>
                <w:color w:val="auto"/>
                <w:sz w:val="21"/>
                <w:highlight w:val="none"/>
                <w:rPrChange w:id="1652" w:author="随遇而安 [2]" w:date="2023-08-11T16:50:38Z">
                  <w:rPr>
                    <w:rFonts w:ascii="Arial"/>
                    <w:sz w:val="21"/>
                  </w:rPr>
                </w:rPrChange>
              </w:rPr>
            </w:pPr>
          </w:p>
        </w:tc>
        <w:tc>
          <w:tcPr>
            <w:tcW w:w="1042" w:type="dxa"/>
            <w:tcBorders>
              <w:left w:val="single" w:color="000000" w:sz="4" w:space="0"/>
            </w:tcBorders>
          </w:tcPr>
          <w:p w14:paraId="0C87A54B">
            <w:pPr>
              <w:rPr>
                <w:rFonts w:ascii="Arial"/>
                <w:color w:val="auto"/>
                <w:sz w:val="21"/>
                <w:highlight w:val="none"/>
                <w:rPrChange w:id="1653" w:author="随遇而安 [2]" w:date="2023-08-11T16:50:38Z">
                  <w:rPr>
                    <w:rFonts w:ascii="Arial"/>
                    <w:sz w:val="21"/>
                  </w:rPr>
                </w:rPrChange>
              </w:rPr>
            </w:pPr>
          </w:p>
        </w:tc>
        <w:tc>
          <w:tcPr>
            <w:tcW w:w="1042" w:type="dxa"/>
          </w:tcPr>
          <w:p w14:paraId="250B1F7D">
            <w:pPr>
              <w:rPr>
                <w:rFonts w:ascii="Arial"/>
                <w:color w:val="auto"/>
                <w:sz w:val="21"/>
                <w:highlight w:val="none"/>
                <w:rPrChange w:id="1654" w:author="随遇而安 [2]" w:date="2023-08-11T16:50:38Z">
                  <w:rPr>
                    <w:rFonts w:ascii="Arial"/>
                    <w:sz w:val="21"/>
                  </w:rPr>
                </w:rPrChange>
              </w:rPr>
            </w:pPr>
          </w:p>
        </w:tc>
        <w:tc>
          <w:tcPr>
            <w:tcW w:w="1043" w:type="dxa"/>
            <w:tcBorders>
              <w:right w:val="single" w:color="000000" w:sz="4" w:space="0"/>
            </w:tcBorders>
          </w:tcPr>
          <w:p w14:paraId="012BE395">
            <w:pPr>
              <w:rPr>
                <w:rFonts w:ascii="Arial"/>
                <w:color w:val="auto"/>
                <w:sz w:val="21"/>
                <w:highlight w:val="none"/>
                <w:rPrChange w:id="1655" w:author="随遇而安 [2]" w:date="2023-08-11T16:50:38Z">
                  <w:rPr>
                    <w:rFonts w:ascii="Arial"/>
                    <w:sz w:val="21"/>
                  </w:rPr>
                </w:rPrChange>
              </w:rPr>
            </w:pPr>
          </w:p>
        </w:tc>
        <w:tc>
          <w:tcPr>
            <w:tcW w:w="1045" w:type="dxa"/>
            <w:tcBorders>
              <w:left w:val="single" w:color="000000" w:sz="4" w:space="0"/>
            </w:tcBorders>
          </w:tcPr>
          <w:p w14:paraId="2A3CC919">
            <w:pPr>
              <w:rPr>
                <w:rFonts w:ascii="Arial"/>
                <w:color w:val="auto"/>
                <w:sz w:val="21"/>
                <w:highlight w:val="none"/>
                <w:rPrChange w:id="1656" w:author="随遇而安 [2]" w:date="2023-08-11T16:50:38Z">
                  <w:rPr>
                    <w:rFonts w:ascii="Arial"/>
                    <w:sz w:val="21"/>
                  </w:rPr>
                </w:rPrChange>
              </w:rPr>
            </w:pPr>
          </w:p>
        </w:tc>
        <w:tc>
          <w:tcPr>
            <w:tcW w:w="989" w:type="dxa"/>
            <w:tcBorders>
              <w:right w:val="single" w:color="000000" w:sz="10" w:space="0"/>
            </w:tcBorders>
          </w:tcPr>
          <w:p w14:paraId="6795A96F">
            <w:pPr>
              <w:rPr>
                <w:rFonts w:ascii="Arial"/>
                <w:color w:val="auto"/>
                <w:sz w:val="21"/>
                <w:highlight w:val="none"/>
                <w:rPrChange w:id="1657" w:author="随遇而安 [2]" w:date="2023-08-11T16:50:38Z">
                  <w:rPr>
                    <w:rFonts w:ascii="Arial"/>
                    <w:sz w:val="21"/>
                  </w:rPr>
                </w:rPrChange>
              </w:rPr>
            </w:pPr>
          </w:p>
        </w:tc>
      </w:tr>
      <w:tr w14:paraId="355B8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585" w:type="dxa"/>
            <w:tcBorders>
              <w:left w:val="single" w:color="000000" w:sz="10" w:space="0"/>
            </w:tcBorders>
          </w:tcPr>
          <w:p w14:paraId="0E8A10E0">
            <w:pPr>
              <w:rPr>
                <w:rFonts w:ascii="Arial"/>
                <w:color w:val="auto"/>
                <w:sz w:val="21"/>
                <w:highlight w:val="none"/>
                <w:rPrChange w:id="1658" w:author="随遇而安 [2]" w:date="2023-08-11T16:50:38Z">
                  <w:rPr>
                    <w:rFonts w:ascii="Arial"/>
                    <w:sz w:val="21"/>
                  </w:rPr>
                </w:rPrChange>
              </w:rPr>
            </w:pPr>
          </w:p>
        </w:tc>
        <w:tc>
          <w:tcPr>
            <w:tcW w:w="4092" w:type="dxa"/>
            <w:gridSpan w:val="2"/>
          </w:tcPr>
          <w:p w14:paraId="36C5AE60">
            <w:pPr>
              <w:rPr>
                <w:rFonts w:ascii="Arial"/>
                <w:color w:val="auto"/>
                <w:sz w:val="21"/>
                <w:highlight w:val="none"/>
                <w:rPrChange w:id="1659" w:author="随遇而安 [2]" w:date="2023-08-11T16:50:38Z">
                  <w:rPr>
                    <w:rFonts w:ascii="Arial"/>
                    <w:sz w:val="21"/>
                  </w:rPr>
                </w:rPrChange>
              </w:rPr>
            </w:pPr>
          </w:p>
        </w:tc>
        <w:tc>
          <w:tcPr>
            <w:tcW w:w="3053" w:type="dxa"/>
          </w:tcPr>
          <w:p w14:paraId="591E8D07">
            <w:pPr>
              <w:rPr>
                <w:rFonts w:ascii="Arial"/>
                <w:color w:val="auto"/>
                <w:sz w:val="21"/>
                <w:highlight w:val="none"/>
                <w:rPrChange w:id="1660" w:author="随遇而安 [2]" w:date="2023-08-11T16:50:38Z">
                  <w:rPr>
                    <w:rFonts w:ascii="Arial"/>
                    <w:sz w:val="21"/>
                  </w:rPr>
                </w:rPrChange>
              </w:rPr>
            </w:pPr>
          </w:p>
        </w:tc>
        <w:tc>
          <w:tcPr>
            <w:tcW w:w="1044" w:type="dxa"/>
            <w:tcBorders>
              <w:right w:val="single" w:color="000000" w:sz="4" w:space="0"/>
            </w:tcBorders>
          </w:tcPr>
          <w:p w14:paraId="10917D3A">
            <w:pPr>
              <w:rPr>
                <w:rFonts w:ascii="Arial"/>
                <w:color w:val="auto"/>
                <w:sz w:val="21"/>
                <w:highlight w:val="none"/>
                <w:rPrChange w:id="1661" w:author="随遇而安 [2]" w:date="2023-08-11T16:50:38Z">
                  <w:rPr>
                    <w:rFonts w:ascii="Arial"/>
                    <w:sz w:val="21"/>
                  </w:rPr>
                </w:rPrChange>
              </w:rPr>
            </w:pPr>
          </w:p>
        </w:tc>
        <w:tc>
          <w:tcPr>
            <w:tcW w:w="1042" w:type="dxa"/>
            <w:tcBorders>
              <w:left w:val="single" w:color="000000" w:sz="4" w:space="0"/>
            </w:tcBorders>
          </w:tcPr>
          <w:p w14:paraId="21876A1C">
            <w:pPr>
              <w:rPr>
                <w:rFonts w:ascii="Arial"/>
                <w:color w:val="auto"/>
                <w:sz w:val="21"/>
                <w:highlight w:val="none"/>
                <w:rPrChange w:id="1662" w:author="随遇而安 [2]" w:date="2023-08-11T16:50:38Z">
                  <w:rPr>
                    <w:rFonts w:ascii="Arial"/>
                    <w:sz w:val="21"/>
                  </w:rPr>
                </w:rPrChange>
              </w:rPr>
            </w:pPr>
          </w:p>
        </w:tc>
        <w:tc>
          <w:tcPr>
            <w:tcW w:w="1042" w:type="dxa"/>
          </w:tcPr>
          <w:p w14:paraId="7EC661CD">
            <w:pPr>
              <w:rPr>
                <w:rFonts w:ascii="Arial"/>
                <w:color w:val="auto"/>
                <w:sz w:val="21"/>
                <w:highlight w:val="none"/>
                <w:rPrChange w:id="1663" w:author="随遇而安 [2]" w:date="2023-08-11T16:50:38Z">
                  <w:rPr>
                    <w:rFonts w:ascii="Arial"/>
                    <w:sz w:val="21"/>
                  </w:rPr>
                </w:rPrChange>
              </w:rPr>
            </w:pPr>
          </w:p>
        </w:tc>
        <w:tc>
          <w:tcPr>
            <w:tcW w:w="1043" w:type="dxa"/>
            <w:tcBorders>
              <w:right w:val="single" w:color="000000" w:sz="4" w:space="0"/>
            </w:tcBorders>
          </w:tcPr>
          <w:p w14:paraId="03BF1C08">
            <w:pPr>
              <w:rPr>
                <w:rFonts w:ascii="Arial"/>
                <w:color w:val="auto"/>
                <w:sz w:val="21"/>
                <w:highlight w:val="none"/>
                <w:rPrChange w:id="1664" w:author="随遇而安 [2]" w:date="2023-08-11T16:50:38Z">
                  <w:rPr>
                    <w:rFonts w:ascii="Arial"/>
                    <w:sz w:val="21"/>
                  </w:rPr>
                </w:rPrChange>
              </w:rPr>
            </w:pPr>
          </w:p>
        </w:tc>
        <w:tc>
          <w:tcPr>
            <w:tcW w:w="1045" w:type="dxa"/>
            <w:tcBorders>
              <w:left w:val="single" w:color="000000" w:sz="4" w:space="0"/>
            </w:tcBorders>
          </w:tcPr>
          <w:p w14:paraId="2D8B5418">
            <w:pPr>
              <w:rPr>
                <w:rFonts w:ascii="Arial"/>
                <w:color w:val="auto"/>
                <w:sz w:val="21"/>
                <w:highlight w:val="none"/>
                <w:rPrChange w:id="1665" w:author="随遇而安 [2]" w:date="2023-08-11T16:50:38Z">
                  <w:rPr>
                    <w:rFonts w:ascii="Arial"/>
                    <w:sz w:val="21"/>
                  </w:rPr>
                </w:rPrChange>
              </w:rPr>
            </w:pPr>
          </w:p>
        </w:tc>
        <w:tc>
          <w:tcPr>
            <w:tcW w:w="989" w:type="dxa"/>
            <w:tcBorders>
              <w:right w:val="single" w:color="000000" w:sz="10" w:space="0"/>
            </w:tcBorders>
          </w:tcPr>
          <w:p w14:paraId="2E0D4EB2">
            <w:pPr>
              <w:rPr>
                <w:rFonts w:ascii="Arial"/>
                <w:color w:val="auto"/>
                <w:sz w:val="21"/>
                <w:highlight w:val="none"/>
                <w:rPrChange w:id="1666" w:author="随遇而安 [2]" w:date="2023-08-11T16:50:38Z">
                  <w:rPr>
                    <w:rFonts w:ascii="Arial"/>
                    <w:sz w:val="21"/>
                  </w:rPr>
                </w:rPrChange>
              </w:rPr>
            </w:pPr>
          </w:p>
        </w:tc>
      </w:tr>
      <w:tr w14:paraId="17C740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trPr>
        <w:tc>
          <w:tcPr>
            <w:tcW w:w="585" w:type="dxa"/>
            <w:tcBorders>
              <w:left w:val="single" w:color="000000" w:sz="10" w:space="0"/>
            </w:tcBorders>
          </w:tcPr>
          <w:p w14:paraId="41F1E0DA">
            <w:pPr>
              <w:rPr>
                <w:rFonts w:ascii="Arial"/>
                <w:color w:val="auto"/>
                <w:sz w:val="21"/>
                <w:highlight w:val="none"/>
                <w:rPrChange w:id="1667" w:author="随遇而安 [2]" w:date="2023-08-11T16:50:38Z">
                  <w:rPr>
                    <w:rFonts w:ascii="Arial"/>
                    <w:sz w:val="21"/>
                  </w:rPr>
                </w:rPrChange>
              </w:rPr>
            </w:pPr>
          </w:p>
        </w:tc>
        <w:tc>
          <w:tcPr>
            <w:tcW w:w="4092" w:type="dxa"/>
            <w:gridSpan w:val="2"/>
          </w:tcPr>
          <w:p w14:paraId="096BC9D0">
            <w:pPr>
              <w:rPr>
                <w:rFonts w:ascii="Arial"/>
                <w:color w:val="auto"/>
                <w:sz w:val="21"/>
                <w:highlight w:val="none"/>
                <w:rPrChange w:id="1668" w:author="随遇而安 [2]" w:date="2023-08-11T16:50:38Z">
                  <w:rPr>
                    <w:rFonts w:ascii="Arial"/>
                    <w:sz w:val="21"/>
                  </w:rPr>
                </w:rPrChange>
              </w:rPr>
            </w:pPr>
          </w:p>
        </w:tc>
        <w:tc>
          <w:tcPr>
            <w:tcW w:w="3053" w:type="dxa"/>
          </w:tcPr>
          <w:p w14:paraId="075BE549">
            <w:pPr>
              <w:rPr>
                <w:rFonts w:ascii="Arial"/>
                <w:color w:val="auto"/>
                <w:sz w:val="21"/>
                <w:highlight w:val="none"/>
                <w:rPrChange w:id="1669" w:author="随遇而安 [2]" w:date="2023-08-11T16:50:38Z">
                  <w:rPr>
                    <w:rFonts w:ascii="Arial"/>
                    <w:sz w:val="21"/>
                  </w:rPr>
                </w:rPrChange>
              </w:rPr>
            </w:pPr>
          </w:p>
        </w:tc>
        <w:tc>
          <w:tcPr>
            <w:tcW w:w="1044" w:type="dxa"/>
            <w:tcBorders>
              <w:right w:val="single" w:color="000000" w:sz="4" w:space="0"/>
            </w:tcBorders>
          </w:tcPr>
          <w:p w14:paraId="21C8FBEA">
            <w:pPr>
              <w:rPr>
                <w:rFonts w:ascii="Arial"/>
                <w:color w:val="auto"/>
                <w:sz w:val="21"/>
                <w:highlight w:val="none"/>
                <w:rPrChange w:id="1670" w:author="随遇而安 [2]" w:date="2023-08-11T16:50:38Z">
                  <w:rPr>
                    <w:rFonts w:ascii="Arial"/>
                    <w:sz w:val="21"/>
                  </w:rPr>
                </w:rPrChange>
              </w:rPr>
            </w:pPr>
          </w:p>
        </w:tc>
        <w:tc>
          <w:tcPr>
            <w:tcW w:w="1042" w:type="dxa"/>
            <w:tcBorders>
              <w:left w:val="single" w:color="000000" w:sz="4" w:space="0"/>
            </w:tcBorders>
          </w:tcPr>
          <w:p w14:paraId="1EEC7BEB">
            <w:pPr>
              <w:rPr>
                <w:rFonts w:ascii="Arial"/>
                <w:color w:val="auto"/>
                <w:sz w:val="21"/>
                <w:highlight w:val="none"/>
                <w:rPrChange w:id="1671" w:author="随遇而安 [2]" w:date="2023-08-11T16:50:38Z">
                  <w:rPr>
                    <w:rFonts w:ascii="Arial"/>
                    <w:sz w:val="21"/>
                  </w:rPr>
                </w:rPrChange>
              </w:rPr>
            </w:pPr>
          </w:p>
        </w:tc>
        <w:tc>
          <w:tcPr>
            <w:tcW w:w="1042" w:type="dxa"/>
          </w:tcPr>
          <w:p w14:paraId="4EED386D">
            <w:pPr>
              <w:rPr>
                <w:rFonts w:ascii="Arial"/>
                <w:color w:val="auto"/>
                <w:sz w:val="21"/>
                <w:highlight w:val="none"/>
                <w:rPrChange w:id="1672" w:author="随遇而安 [2]" w:date="2023-08-11T16:50:38Z">
                  <w:rPr>
                    <w:rFonts w:ascii="Arial"/>
                    <w:sz w:val="21"/>
                  </w:rPr>
                </w:rPrChange>
              </w:rPr>
            </w:pPr>
          </w:p>
        </w:tc>
        <w:tc>
          <w:tcPr>
            <w:tcW w:w="1043" w:type="dxa"/>
            <w:tcBorders>
              <w:right w:val="single" w:color="000000" w:sz="4" w:space="0"/>
            </w:tcBorders>
          </w:tcPr>
          <w:p w14:paraId="016F625E">
            <w:pPr>
              <w:rPr>
                <w:rFonts w:ascii="Arial"/>
                <w:color w:val="auto"/>
                <w:sz w:val="21"/>
                <w:highlight w:val="none"/>
                <w:rPrChange w:id="1673" w:author="随遇而安 [2]" w:date="2023-08-11T16:50:38Z">
                  <w:rPr>
                    <w:rFonts w:ascii="Arial"/>
                    <w:sz w:val="21"/>
                  </w:rPr>
                </w:rPrChange>
              </w:rPr>
            </w:pPr>
          </w:p>
        </w:tc>
        <w:tc>
          <w:tcPr>
            <w:tcW w:w="1045" w:type="dxa"/>
            <w:tcBorders>
              <w:left w:val="single" w:color="000000" w:sz="4" w:space="0"/>
            </w:tcBorders>
          </w:tcPr>
          <w:p w14:paraId="686A04C7">
            <w:pPr>
              <w:rPr>
                <w:rFonts w:ascii="Arial"/>
                <w:color w:val="auto"/>
                <w:sz w:val="21"/>
                <w:highlight w:val="none"/>
                <w:rPrChange w:id="1674" w:author="随遇而安 [2]" w:date="2023-08-11T16:50:38Z">
                  <w:rPr>
                    <w:rFonts w:ascii="Arial"/>
                    <w:sz w:val="21"/>
                  </w:rPr>
                </w:rPrChange>
              </w:rPr>
            </w:pPr>
          </w:p>
        </w:tc>
        <w:tc>
          <w:tcPr>
            <w:tcW w:w="989" w:type="dxa"/>
            <w:tcBorders>
              <w:right w:val="single" w:color="000000" w:sz="10" w:space="0"/>
            </w:tcBorders>
          </w:tcPr>
          <w:p w14:paraId="2BD11634">
            <w:pPr>
              <w:rPr>
                <w:rFonts w:ascii="Arial"/>
                <w:color w:val="auto"/>
                <w:sz w:val="21"/>
                <w:highlight w:val="none"/>
                <w:rPrChange w:id="1675" w:author="随遇而安 [2]" w:date="2023-08-11T16:50:38Z">
                  <w:rPr>
                    <w:rFonts w:ascii="Arial"/>
                    <w:sz w:val="21"/>
                  </w:rPr>
                </w:rPrChange>
              </w:rPr>
            </w:pPr>
          </w:p>
        </w:tc>
      </w:tr>
      <w:tr w14:paraId="689D68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585" w:type="dxa"/>
            <w:tcBorders>
              <w:left w:val="single" w:color="000000" w:sz="10" w:space="0"/>
            </w:tcBorders>
          </w:tcPr>
          <w:p w14:paraId="3C42325F">
            <w:pPr>
              <w:rPr>
                <w:rFonts w:ascii="Arial"/>
                <w:color w:val="auto"/>
                <w:sz w:val="21"/>
                <w:highlight w:val="none"/>
                <w:rPrChange w:id="1676" w:author="随遇而安 [2]" w:date="2023-08-11T16:50:38Z">
                  <w:rPr>
                    <w:rFonts w:ascii="Arial"/>
                    <w:sz w:val="21"/>
                  </w:rPr>
                </w:rPrChange>
              </w:rPr>
            </w:pPr>
          </w:p>
        </w:tc>
        <w:tc>
          <w:tcPr>
            <w:tcW w:w="4092" w:type="dxa"/>
            <w:gridSpan w:val="2"/>
          </w:tcPr>
          <w:p w14:paraId="3174E4E3">
            <w:pPr>
              <w:rPr>
                <w:rFonts w:ascii="Arial"/>
                <w:color w:val="auto"/>
                <w:sz w:val="21"/>
                <w:highlight w:val="none"/>
                <w:rPrChange w:id="1677" w:author="随遇而安 [2]" w:date="2023-08-11T16:50:38Z">
                  <w:rPr>
                    <w:rFonts w:ascii="Arial"/>
                    <w:sz w:val="21"/>
                  </w:rPr>
                </w:rPrChange>
              </w:rPr>
            </w:pPr>
          </w:p>
        </w:tc>
        <w:tc>
          <w:tcPr>
            <w:tcW w:w="3053" w:type="dxa"/>
          </w:tcPr>
          <w:p w14:paraId="6B9A8748">
            <w:pPr>
              <w:rPr>
                <w:rFonts w:ascii="Arial"/>
                <w:color w:val="auto"/>
                <w:sz w:val="21"/>
                <w:highlight w:val="none"/>
                <w:rPrChange w:id="1678" w:author="随遇而安 [2]" w:date="2023-08-11T16:50:38Z">
                  <w:rPr>
                    <w:rFonts w:ascii="Arial"/>
                    <w:sz w:val="21"/>
                  </w:rPr>
                </w:rPrChange>
              </w:rPr>
            </w:pPr>
          </w:p>
        </w:tc>
        <w:tc>
          <w:tcPr>
            <w:tcW w:w="1044" w:type="dxa"/>
            <w:tcBorders>
              <w:right w:val="single" w:color="000000" w:sz="4" w:space="0"/>
            </w:tcBorders>
          </w:tcPr>
          <w:p w14:paraId="43AF4FB3">
            <w:pPr>
              <w:rPr>
                <w:rFonts w:ascii="Arial"/>
                <w:color w:val="auto"/>
                <w:sz w:val="21"/>
                <w:highlight w:val="none"/>
                <w:rPrChange w:id="1679" w:author="随遇而安 [2]" w:date="2023-08-11T16:50:38Z">
                  <w:rPr>
                    <w:rFonts w:ascii="Arial"/>
                    <w:sz w:val="21"/>
                  </w:rPr>
                </w:rPrChange>
              </w:rPr>
            </w:pPr>
          </w:p>
        </w:tc>
        <w:tc>
          <w:tcPr>
            <w:tcW w:w="1042" w:type="dxa"/>
            <w:tcBorders>
              <w:left w:val="single" w:color="000000" w:sz="4" w:space="0"/>
            </w:tcBorders>
          </w:tcPr>
          <w:p w14:paraId="61A4F75D">
            <w:pPr>
              <w:rPr>
                <w:rFonts w:ascii="Arial"/>
                <w:color w:val="auto"/>
                <w:sz w:val="21"/>
                <w:highlight w:val="none"/>
                <w:rPrChange w:id="1680" w:author="随遇而安 [2]" w:date="2023-08-11T16:50:38Z">
                  <w:rPr>
                    <w:rFonts w:ascii="Arial"/>
                    <w:sz w:val="21"/>
                  </w:rPr>
                </w:rPrChange>
              </w:rPr>
            </w:pPr>
          </w:p>
        </w:tc>
        <w:tc>
          <w:tcPr>
            <w:tcW w:w="1042" w:type="dxa"/>
          </w:tcPr>
          <w:p w14:paraId="15CAF5E1">
            <w:pPr>
              <w:rPr>
                <w:rFonts w:ascii="Arial"/>
                <w:color w:val="auto"/>
                <w:sz w:val="21"/>
                <w:highlight w:val="none"/>
                <w:rPrChange w:id="1681" w:author="随遇而安 [2]" w:date="2023-08-11T16:50:38Z">
                  <w:rPr>
                    <w:rFonts w:ascii="Arial"/>
                    <w:sz w:val="21"/>
                  </w:rPr>
                </w:rPrChange>
              </w:rPr>
            </w:pPr>
          </w:p>
        </w:tc>
        <w:tc>
          <w:tcPr>
            <w:tcW w:w="1043" w:type="dxa"/>
            <w:tcBorders>
              <w:right w:val="single" w:color="000000" w:sz="4" w:space="0"/>
            </w:tcBorders>
          </w:tcPr>
          <w:p w14:paraId="735FC330">
            <w:pPr>
              <w:rPr>
                <w:rFonts w:ascii="Arial"/>
                <w:color w:val="auto"/>
                <w:sz w:val="21"/>
                <w:highlight w:val="none"/>
                <w:rPrChange w:id="1682" w:author="随遇而安 [2]" w:date="2023-08-11T16:50:38Z">
                  <w:rPr>
                    <w:rFonts w:ascii="Arial"/>
                    <w:sz w:val="21"/>
                  </w:rPr>
                </w:rPrChange>
              </w:rPr>
            </w:pPr>
          </w:p>
        </w:tc>
        <w:tc>
          <w:tcPr>
            <w:tcW w:w="1045" w:type="dxa"/>
            <w:tcBorders>
              <w:left w:val="single" w:color="000000" w:sz="4" w:space="0"/>
            </w:tcBorders>
          </w:tcPr>
          <w:p w14:paraId="3976DB80">
            <w:pPr>
              <w:rPr>
                <w:rFonts w:ascii="Arial"/>
                <w:color w:val="auto"/>
                <w:sz w:val="21"/>
                <w:highlight w:val="none"/>
                <w:rPrChange w:id="1683" w:author="随遇而安 [2]" w:date="2023-08-11T16:50:38Z">
                  <w:rPr>
                    <w:rFonts w:ascii="Arial"/>
                    <w:sz w:val="21"/>
                  </w:rPr>
                </w:rPrChange>
              </w:rPr>
            </w:pPr>
          </w:p>
        </w:tc>
        <w:tc>
          <w:tcPr>
            <w:tcW w:w="989" w:type="dxa"/>
            <w:tcBorders>
              <w:right w:val="single" w:color="000000" w:sz="10" w:space="0"/>
            </w:tcBorders>
          </w:tcPr>
          <w:p w14:paraId="63B68179">
            <w:pPr>
              <w:rPr>
                <w:rFonts w:ascii="Arial"/>
                <w:color w:val="auto"/>
                <w:sz w:val="21"/>
                <w:highlight w:val="none"/>
                <w:rPrChange w:id="1684" w:author="随遇而安 [2]" w:date="2023-08-11T16:50:38Z">
                  <w:rPr>
                    <w:rFonts w:ascii="Arial"/>
                    <w:sz w:val="21"/>
                  </w:rPr>
                </w:rPrChange>
              </w:rPr>
            </w:pPr>
          </w:p>
        </w:tc>
      </w:tr>
      <w:tr w14:paraId="688CB4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2257" w:type="dxa"/>
            <w:gridSpan w:val="2"/>
            <w:tcBorders>
              <w:left w:val="single" w:color="000000" w:sz="10" w:space="0"/>
            </w:tcBorders>
          </w:tcPr>
          <w:p w14:paraId="0A172946">
            <w:pPr>
              <w:spacing w:line="274" w:lineRule="auto"/>
              <w:rPr>
                <w:rFonts w:ascii="Arial"/>
                <w:color w:val="auto"/>
                <w:sz w:val="21"/>
                <w:highlight w:val="none"/>
                <w:rPrChange w:id="1685" w:author="随遇而安 [2]" w:date="2023-08-11T16:50:38Z">
                  <w:rPr>
                    <w:rFonts w:ascii="Arial"/>
                    <w:sz w:val="21"/>
                  </w:rPr>
                </w:rPrChange>
              </w:rPr>
            </w:pPr>
          </w:p>
          <w:p w14:paraId="072C0DA0">
            <w:pPr>
              <w:spacing w:before="62" w:line="228" w:lineRule="auto"/>
              <w:ind w:left="520"/>
              <w:rPr>
                <w:rFonts w:ascii="宋体" w:hAnsi="宋体" w:eastAsia="宋体" w:cs="宋体"/>
                <w:color w:val="auto"/>
                <w:sz w:val="19"/>
                <w:szCs w:val="19"/>
                <w:highlight w:val="none"/>
                <w:rPrChange w:id="1686"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687" w:author="随遇而安 [2]" w:date="2023-08-11T16:50:38Z">
                  <w:rPr>
                    <w:rFonts w:ascii="宋体" w:hAnsi="宋体" w:eastAsia="宋体" w:cs="宋体"/>
                    <w:spacing w:val="9"/>
                    <w:sz w:val="19"/>
                    <w:szCs w:val="19"/>
                  </w:rPr>
                </w:rPrChange>
              </w:rPr>
              <w:t>检</w:t>
            </w:r>
            <w:r>
              <w:rPr>
                <w:rFonts w:ascii="宋体" w:hAnsi="宋体" w:eastAsia="宋体" w:cs="宋体"/>
                <w:color w:val="auto"/>
                <w:spacing w:val="8"/>
                <w:sz w:val="19"/>
                <w:szCs w:val="19"/>
                <w:highlight w:val="none"/>
                <w:rPrChange w:id="1688" w:author="随遇而安 [2]" w:date="2023-08-11T16:50:38Z">
                  <w:rPr>
                    <w:rFonts w:ascii="宋体" w:hAnsi="宋体" w:eastAsia="宋体" w:cs="宋体"/>
                    <w:spacing w:val="8"/>
                    <w:sz w:val="19"/>
                    <w:szCs w:val="19"/>
                  </w:rPr>
                </w:rPrChange>
              </w:rPr>
              <w:t>查人员签字</w:t>
            </w:r>
          </w:p>
        </w:tc>
        <w:tc>
          <w:tcPr>
            <w:tcW w:w="11678" w:type="dxa"/>
            <w:gridSpan w:val="8"/>
            <w:tcBorders>
              <w:right w:val="single" w:color="000000" w:sz="10" w:space="0"/>
            </w:tcBorders>
          </w:tcPr>
          <w:p w14:paraId="2E9F9003">
            <w:pPr>
              <w:rPr>
                <w:rFonts w:ascii="Arial"/>
                <w:color w:val="auto"/>
                <w:sz w:val="21"/>
                <w:highlight w:val="none"/>
                <w:rPrChange w:id="1689" w:author="随遇而安 [2]" w:date="2023-08-11T16:50:38Z">
                  <w:rPr>
                    <w:rFonts w:ascii="Arial"/>
                    <w:sz w:val="21"/>
                  </w:rPr>
                </w:rPrChange>
              </w:rPr>
            </w:pPr>
          </w:p>
        </w:tc>
      </w:tr>
    </w:tbl>
    <w:p w14:paraId="07CBBDD5">
      <w:pPr>
        <w:rPr>
          <w:rFonts w:ascii="宋体" w:hAnsi="宋体" w:eastAsia="宋体" w:cs="宋体"/>
          <w:color w:val="auto"/>
          <w:spacing w:val="-7"/>
          <w:sz w:val="21"/>
          <w:szCs w:val="21"/>
          <w:highlight w:val="none"/>
          <w:lang w:eastAsia="zh-CN"/>
          <w:rPrChange w:id="1690" w:author="随遇而安 [2]" w:date="2023-08-11T16:50:38Z">
            <w:rPr>
              <w:rFonts w:ascii="宋体" w:hAnsi="宋体" w:eastAsia="宋体" w:cs="宋体"/>
              <w:spacing w:val="-7"/>
              <w:sz w:val="21"/>
              <w:szCs w:val="21"/>
              <w:lang w:eastAsia="zh-CN"/>
            </w:rPr>
          </w:rPrChange>
        </w:rPr>
      </w:pPr>
      <w:r>
        <w:rPr>
          <w:rFonts w:ascii="宋体" w:hAnsi="宋体" w:eastAsia="宋体" w:cs="宋体"/>
          <w:color w:val="auto"/>
          <w:spacing w:val="-14"/>
          <w:sz w:val="21"/>
          <w:szCs w:val="21"/>
          <w:highlight w:val="none"/>
          <w:lang w:eastAsia="zh-CN"/>
          <w:rPrChange w:id="1691" w:author="随遇而安 [2]" w:date="2023-08-11T16:50:38Z">
            <w:rPr>
              <w:rFonts w:ascii="宋体" w:hAnsi="宋体" w:eastAsia="宋体" w:cs="宋体"/>
              <w:spacing w:val="-14"/>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t>备</w:t>
      </w:r>
      <w:r>
        <w:rPr>
          <w:rFonts w:ascii="宋体" w:hAnsi="宋体" w:eastAsia="宋体" w:cs="宋体"/>
          <w:color w:val="auto"/>
          <w:spacing w:val="-11"/>
          <w:sz w:val="21"/>
          <w:szCs w:val="21"/>
          <w:highlight w:val="none"/>
          <w:lang w:eastAsia="zh-CN"/>
          <w:rPrChange w:id="1692" w:author="随遇而安 [2]" w:date="2023-08-11T16:50:38Z">
            <w:rPr>
              <w:rFonts w:ascii="宋体" w:hAnsi="宋体" w:eastAsia="宋体" w:cs="宋体"/>
              <w:spacing w:val="-11"/>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t>注</w:t>
      </w:r>
      <w:r>
        <w:rPr>
          <w:rFonts w:ascii="宋体" w:hAnsi="宋体" w:eastAsia="宋体" w:cs="宋体"/>
          <w:color w:val="auto"/>
          <w:spacing w:val="-7"/>
          <w:sz w:val="21"/>
          <w:szCs w:val="21"/>
          <w:highlight w:val="none"/>
          <w:lang w:eastAsia="zh-CN"/>
          <w:rPrChange w:id="1693" w:author="随遇而安 [2]" w:date="2023-08-11T16:50:38Z">
            <w:rPr>
              <w:rFonts w:ascii="宋体" w:hAnsi="宋体" w:eastAsia="宋体" w:cs="宋体"/>
              <w:spacing w:val="-7"/>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t>：</w:t>
      </w:r>
      <w:r>
        <w:rPr>
          <w:rFonts w:ascii="宋体" w:hAnsi="宋体" w:eastAsia="宋体" w:cs="宋体"/>
          <w:color w:val="auto"/>
          <w:spacing w:val="-7"/>
          <w:sz w:val="21"/>
          <w:szCs w:val="21"/>
          <w:highlight w:val="none"/>
          <w:lang w:eastAsia="zh-CN"/>
          <w:rPrChange w:id="1694" w:author="随遇而安 [2]" w:date="2023-08-11T16:50:38Z">
            <w:rPr>
              <w:rFonts w:ascii="宋体" w:hAnsi="宋体" w:eastAsia="宋体" w:cs="宋体"/>
              <w:spacing w:val="-7"/>
              <w:sz w:val="21"/>
              <w:szCs w:val="21"/>
              <w:lang w:eastAsia="zh-CN"/>
            </w:rPr>
          </w:rPrChange>
        </w:rPr>
        <w:t xml:space="preserve"> 本表为项目公司级、班组级 HSE 检查和隐患排查使用</w:t>
      </w:r>
      <w:r>
        <w:rPr>
          <w:rFonts w:hint="eastAsia" w:ascii="宋体" w:hAnsi="宋体" w:eastAsia="宋体" w:cs="宋体"/>
          <w:color w:val="auto"/>
          <w:spacing w:val="-7"/>
          <w:sz w:val="21"/>
          <w:szCs w:val="21"/>
          <w:highlight w:val="none"/>
          <w:lang w:eastAsia="zh-CN"/>
          <w:rPrChange w:id="1695" w:author="随遇而安 [2]" w:date="2023-08-11T16:50:38Z">
            <w:rPr>
              <w:rFonts w:hint="eastAsia" w:ascii="宋体" w:hAnsi="宋体" w:eastAsia="宋体" w:cs="宋体"/>
              <w:spacing w:val="-7"/>
              <w:sz w:val="21"/>
              <w:szCs w:val="21"/>
              <w:lang w:eastAsia="zh-CN"/>
            </w:rPr>
          </w:rPrChange>
        </w:rPr>
        <w:t>。</w:t>
      </w:r>
    </w:p>
    <w:p w14:paraId="231B1C54">
      <w:pPr>
        <w:rPr>
          <w:rFonts w:ascii="宋体" w:hAnsi="宋体" w:eastAsia="宋体" w:cs="宋体"/>
          <w:color w:val="auto"/>
          <w:spacing w:val="-7"/>
          <w:sz w:val="21"/>
          <w:szCs w:val="21"/>
          <w:highlight w:val="none"/>
          <w:lang w:eastAsia="zh-CN"/>
          <w:rPrChange w:id="1696" w:author="随遇而安 [2]" w:date="2023-08-11T16:50:38Z">
            <w:rPr>
              <w:rFonts w:ascii="宋体" w:hAnsi="宋体" w:eastAsia="宋体" w:cs="宋体"/>
              <w:spacing w:val="-7"/>
              <w:sz w:val="21"/>
              <w:szCs w:val="21"/>
              <w:lang w:eastAsia="zh-CN"/>
            </w:rPr>
          </w:rPrChange>
        </w:rPr>
      </w:pPr>
      <w:r>
        <w:rPr>
          <w:rFonts w:hint="eastAsia" w:ascii="宋体" w:hAnsi="宋体" w:eastAsia="宋体" w:cs="宋体"/>
          <w:color w:val="auto"/>
          <w:spacing w:val="-7"/>
          <w:sz w:val="21"/>
          <w:szCs w:val="21"/>
          <w:highlight w:val="none"/>
          <w:lang w:eastAsia="zh-CN"/>
          <w:rPrChange w:id="1697" w:author="随遇而安 [2]" w:date="2023-08-11T16:50:38Z">
            <w:rPr>
              <w:rFonts w:hint="eastAsia" w:ascii="宋体" w:hAnsi="宋体" w:eastAsia="宋体" w:cs="宋体"/>
              <w:spacing w:val="-7"/>
              <w:sz w:val="21"/>
              <w:szCs w:val="21"/>
              <w:lang w:eastAsia="zh-CN"/>
            </w:rPr>
          </w:rPrChange>
        </w:rPr>
        <w:br w:type="page"/>
      </w:r>
    </w:p>
    <w:p w14:paraId="4D169AE2">
      <w:pPr>
        <w:spacing w:before="47" w:line="219" w:lineRule="auto"/>
        <w:ind w:left="56"/>
        <w:rPr>
          <w:rFonts w:ascii="宋体"/>
          <w:b/>
          <w:color w:val="auto"/>
          <w:sz w:val="24"/>
          <w:highlight w:val="none"/>
          <w:lang w:eastAsia="zh-CN"/>
          <w:rPrChange w:id="1698" w:author="随遇而安 [2]" w:date="2023-08-11T16:50:38Z">
            <w:rPr>
              <w:rFonts w:ascii="宋体"/>
              <w:b/>
              <w:sz w:val="24"/>
              <w:lang w:eastAsia="zh-CN"/>
            </w:rPr>
          </w:rPrChange>
        </w:rPr>
      </w:pPr>
      <w:r>
        <w:rPr>
          <w:rFonts w:hint="eastAsia" w:ascii="宋体"/>
          <w:b/>
          <w:color w:val="auto"/>
          <w:sz w:val="24"/>
          <w:highlight w:val="none"/>
          <w:lang w:eastAsia="zh-CN"/>
          <w:rPrChange w:id="1699" w:author="随遇而安 [2]" w:date="2023-08-11T16:50:38Z">
            <w:rPr>
              <w:rFonts w:hint="eastAsia" w:ascii="宋体"/>
              <w:b/>
              <w:sz w:val="24"/>
              <w:lang w:eastAsia="zh-CN"/>
            </w:rPr>
          </w:rPrChange>
        </w:rPr>
        <w:t>附件 3：生产安全事故隐患排查整改登记表</w:t>
      </w:r>
    </w:p>
    <w:p w14:paraId="36074A35">
      <w:pPr>
        <w:spacing w:before="120" w:line="220" w:lineRule="auto"/>
        <w:ind w:left="5234"/>
        <w:rPr>
          <w:rFonts w:ascii="宋体" w:hAnsi="宋体" w:eastAsia="宋体" w:cs="宋体"/>
          <w:color w:val="auto"/>
          <w:sz w:val="24"/>
          <w:szCs w:val="24"/>
          <w:highlight w:val="none"/>
          <w:lang w:eastAsia="zh-CN"/>
          <w:rPrChange w:id="1700" w:author="随遇而安 [2]" w:date="2023-08-11T16:50:38Z">
            <w:rPr>
              <w:rFonts w:ascii="宋体" w:hAnsi="宋体" w:eastAsia="宋体" w:cs="宋体"/>
              <w:sz w:val="24"/>
              <w:szCs w:val="24"/>
              <w:lang w:eastAsia="zh-CN"/>
            </w:rPr>
          </w:rPrChange>
        </w:rPr>
      </w:pPr>
      <w:r>
        <w:rPr>
          <w:rFonts w:ascii="宋体" w:hAnsi="宋体" w:eastAsia="宋体" w:cs="宋体"/>
          <w:color w:val="auto"/>
          <w:spacing w:val="1"/>
          <w:sz w:val="24"/>
          <w:szCs w:val="24"/>
          <w:highlight w:val="none"/>
          <w:lang w:eastAsia="zh-CN"/>
          <w:rPrChange w:id="1701" w:author="随遇而安 [2]" w:date="2023-08-11T16:50:38Z">
            <w:rPr>
              <w:rFonts w:ascii="宋体" w:hAnsi="宋体" w:eastAsia="宋体" w:cs="宋体"/>
              <w:spacing w:val="1"/>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t>生</w:t>
      </w:r>
      <w:r>
        <w:rPr>
          <w:rFonts w:ascii="宋体" w:hAnsi="宋体" w:eastAsia="宋体" w:cs="宋体"/>
          <w:color w:val="auto"/>
          <w:sz w:val="24"/>
          <w:szCs w:val="24"/>
          <w:highlight w:val="none"/>
          <w:lang w:eastAsia="zh-CN"/>
          <w:rPrChange w:id="1702" w:author="随遇而安 [2]" w:date="2023-08-11T16:50:38Z">
            <w:rPr>
              <w:rFonts w:ascii="宋体" w:hAnsi="宋体" w:eastAsia="宋体" w:cs="宋体"/>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t>产安全事故隐患排查整改登记表</w:t>
      </w:r>
    </w:p>
    <w:p w14:paraId="1495A5E7">
      <w:pPr>
        <w:spacing w:before="119" w:line="220" w:lineRule="auto"/>
        <w:ind w:left="40"/>
        <w:rPr>
          <w:rFonts w:ascii="宋体" w:hAnsi="宋体" w:eastAsia="宋体" w:cs="宋体"/>
          <w:color w:val="auto"/>
          <w:sz w:val="24"/>
          <w:szCs w:val="24"/>
          <w:highlight w:val="none"/>
          <w:rPrChange w:id="1703" w:author="随遇而安 [2]" w:date="2023-08-11T16:50:38Z">
            <w:rPr>
              <w:rFonts w:ascii="宋体" w:hAnsi="宋体" w:eastAsia="宋体" w:cs="宋体"/>
              <w:sz w:val="24"/>
              <w:szCs w:val="24"/>
            </w:rPr>
          </w:rPrChange>
        </w:rPr>
      </w:pPr>
      <w:r>
        <w:rPr>
          <w:rFonts w:ascii="宋体" w:hAnsi="宋体" w:eastAsia="宋体" w:cs="宋体"/>
          <w:color w:val="auto"/>
          <w:spacing w:val="-2"/>
          <w:sz w:val="24"/>
          <w:szCs w:val="24"/>
          <w:highlight w:val="none"/>
          <w:rPrChange w:id="1704" w:author="随遇而安 [2]" w:date="2023-08-11T16:50:38Z">
            <w:rPr>
              <w:rFonts w:ascii="宋体" w:hAnsi="宋体" w:eastAsia="宋体" w:cs="宋体"/>
              <w:spacing w:val="-2"/>
              <w:sz w:val="24"/>
              <w:szCs w:val="24"/>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t>单位</w:t>
      </w:r>
      <w:r>
        <w:rPr>
          <w:rFonts w:ascii="宋体" w:hAnsi="宋体" w:eastAsia="宋体" w:cs="宋体"/>
          <w:color w:val="auto"/>
          <w:spacing w:val="-1"/>
          <w:sz w:val="24"/>
          <w:szCs w:val="24"/>
          <w:highlight w:val="none"/>
          <w:rPrChange w:id="1705" w:author="随遇而安 [2]" w:date="2023-08-11T16:50:38Z">
            <w:rPr>
              <w:rFonts w:ascii="宋体" w:hAnsi="宋体" w:eastAsia="宋体" w:cs="宋体"/>
              <w:spacing w:val="-1"/>
              <w:sz w:val="24"/>
              <w:szCs w:val="24"/>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t>/部门</w:t>
      </w:r>
    </w:p>
    <w:tbl>
      <w:tblPr>
        <w:tblStyle w:val="9"/>
        <w:tblW w:w="13913" w:type="dxa"/>
        <w:tblInd w:w="7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0"/>
        <w:gridCol w:w="3996"/>
        <w:gridCol w:w="2866"/>
        <w:gridCol w:w="1289"/>
        <w:gridCol w:w="1198"/>
        <w:gridCol w:w="1054"/>
        <w:gridCol w:w="1059"/>
        <w:gridCol w:w="1861"/>
      </w:tblGrid>
      <w:tr w14:paraId="3B6402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2" w:hRule="atLeast"/>
        </w:trPr>
        <w:tc>
          <w:tcPr>
            <w:tcW w:w="590" w:type="dxa"/>
            <w:tcBorders>
              <w:left w:val="single" w:color="000000" w:sz="10" w:space="0"/>
            </w:tcBorders>
            <w:textDirection w:val="tbRlV"/>
          </w:tcPr>
          <w:p w14:paraId="14A311E0">
            <w:pPr>
              <w:spacing w:before="199" w:line="218" w:lineRule="auto"/>
              <w:ind w:left="261"/>
              <w:rPr>
                <w:rFonts w:ascii="宋体" w:hAnsi="宋体" w:eastAsia="宋体" w:cs="宋体"/>
                <w:color w:val="auto"/>
                <w:sz w:val="19"/>
                <w:szCs w:val="19"/>
                <w:highlight w:val="none"/>
                <w:rPrChange w:id="1706" w:author="随遇而安 [2]" w:date="2023-08-11T16:50:38Z">
                  <w:rPr>
                    <w:rFonts w:ascii="宋体" w:hAnsi="宋体" w:eastAsia="宋体" w:cs="宋体"/>
                    <w:sz w:val="19"/>
                    <w:szCs w:val="19"/>
                  </w:rPr>
                </w:rPrChange>
              </w:rPr>
            </w:pPr>
            <w:r>
              <w:rPr>
                <w:rFonts w:ascii="宋体" w:hAnsi="宋体" w:eastAsia="宋体" w:cs="宋体"/>
                <w:color w:val="auto"/>
                <w:spacing w:val="12"/>
                <w:sz w:val="19"/>
                <w:szCs w:val="19"/>
                <w:highlight w:val="none"/>
                <w:rPrChange w:id="1707" w:author="随遇而安 [2]" w:date="2023-08-11T16:50:38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序</w:t>
            </w:r>
            <w:r>
              <w:rPr>
                <w:rFonts w:ascii="宋体" w:hAnsi="宋体" w:eastAsia="宋体" w:cs="宋体"/>
                <w:color w:val="auto"/>
                <w:spacing w:val="12"/>
                <w:sz w:val="19"/>
                <w:szCs w:val="19"/>
                <w:highlight w:val="none"/>
                <w:rPrChange w:id="1708" w:author="随遇而安 [2]" w:date="2023-08-11T16:50:38Z">
                  <w:rPr>
                    <w:rFonts w:ascii="宋体" w:hAnsi="宋体" w:eastAsia="宋体" w:cs="宋体"/>
                    <w:spacing w:val="12"/>
                    <w:sz w:val="19"/>
                    <w:szCs w:val="19"/>
                  </w:rPr>
                </w:rPrChange>
              </w:rPr>
              <w:t xml:space="preserve"> </w:t>
            </w:r>
            <w:r>
              <w:rPr>
                <w:rFonts w:ascii="宋体" w:hAnsi="宋体" w:eastAsia="宋体" w:cs="宋体"/>
                <w:color w:val="auto"/>
                <w:spacing w:val="12"/>
                <w:sz w:val="19"/>
                <w:szCs w:val="19"/>
                <w:highlight w:val="none"/>
                <w:rPrChange w:id="1709" w:author="随遇而安 [2]" w:date="2023-08-11T16:50:38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号</w:t>
            </w:r>
          </w:p>
        </w:tc>
        <w:tc>
          <w:tcPr>
            <w:tcW w:w="3996" w:type="dxa"/>
          </w:tcPr>
          <w:p w14:paraId="7BCF7691">
            <w:pPr>
              <w:spacing w:line="352" w:lineRule="auto"/>
              <w:rPr>
                <w:rFonts w:ascii="Arial"/>
                <w:color w:val="auto"/>
                <w:sz w:val="21"/>
                <w:highlight w:val="none"/>
                <w:rPrChange w:id="1710" w:author="随遇而安 [2]" w:date="2023-08-11T16:50:38Z">
                  <w:rPr>
                    <w:rFonts w:ascii="Arial"/>
                    <w:sz w:val="21"/>
                  </w:rPr>
                </w:rPrChange>
              </w:rPr>
            </w:pPr>
          </w:p>
          <w:p w14:paraId="353A32D5">
            <w:pPr>
              <w:spacing w:before="62" w:line="231" w:lineRule="auto"/>
              <w:ind w:left="1604"/>
              <w:rPr>
                <w:rFonts w:ascii="宋体" w:hAnsi="宋体" w:eastAsia="宋体" w:cs="宋体"/>
                <w:color w:val="auto"/>
                <w:sz w:val="19"/>
                <w:szCs w:val="19"/>
                <w:highlight w:val="none"/>
                <w:rPrChange w:id="1711" w:author="随遇而安 [2]" w:date="2023-08-11T16:50:38Z">
                  <w:rPr>
                    <w:rFonts w:ascii="宋体" w:hAnsi="宋体" w:eastAsia="宋体" w:cs="宋体"/>
                    <w:sz w:val="19"/>
                    <w:szCs w:val="19"/>
                  </w:rPr>
                </w:rPrChange>
              </w:rPr>
            </w:pPr>
            <w:r>
              <w:rPr>
                <w:rFonts w:ascii="宋体" w:hAnsi="宋体" w:eastAsia="宋体" w:cs="宋体"/>
                <w:color w:val="auto"/>
                <w:spacing w:val="6"/>
                <w:sz w:val="19"/>
                <w:szCs w:val="19"/>
                <w:highlight w:val="none"/>
                <w:rPrChange w:id="1712" w:author="随遇而安 [2]" w:date="2023-08-11T16:50:38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隐患描</w:t>
            </w:r>
            <w:r>
              <w:rPr>
                <w:rFonts w:ascii="宋体" w:hAnsi="宋体" w:eastAsia="宋体" w:cs="宋体"/>
                <w:color w:val="auto"/>
                <w:spacing w:val="5"/>
                <w:sz w:val="19"/>
                <w:szCs w:val="19"/>
                <w:highlight w:val="none"/>
                <w:rPrChange w:id="1713" w:author="随遇而安 [2]" w:date="2023-08-11T16:50:38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述</w:t>
            </w:r>
          </w:p>
        </w:tc>
        <w:tc>
          <w:tcPr>
            <w:tcW w:w="2866" w:type="dxa"/>
          </w:tcPr>
          <w:p w14:paraId="1990CFF5">
            <w:pPr>
              <w:spacing w:line="353" w:lineRule="auto"/>
              <w:rPr>
                <w:rFonts w:ascii="Arial"/>
                <w:color w:val="auto"/>
                <w:sz w:val="21"/>
                <w:highlight w:val="none"/>
                <w:rPrChange w:id="1714" w:author="随遇而安 [2]" w:date="2023-08-11T16:50:38Z">
                  <w:rPr>
                    <w:rFonts w:ascii="Arial"/>
                    <w:sz w:val="21"/>
                  </w:rPr>
                </w:rPrChange>
              </w:rPr>
            </w:pPr>
          </w:p>
          <w:p w14:paraId="3D18DE40">
            <w:pPr>
              <w:spacing w:before="62" w:line="228" w:lineRule="auto"/>
              <w:ind w:left="1034"/>
              <w:rPr>
                <w:rFonts w:ascii="宋体" w:hAnsi="宋体" w:eastAsia="宋体" w:cs="宋体"/>
                <w:color w:val="auto"/>
                <w:sz w:val="19"/>
                <w:szCs w:val="19"/>
                <w:highlight w:val="none"/>
                <w:rPrChange w:id="1715"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16"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整改措</w:t>
            </w:r>
            <w:r>
              <w:rPr>
                <w:rFonts w:ascii="宋体" w:hAnsi="宋体" w:eastAsia="宋体" w:cs="宋体"/>
                <w:color w:val="auto"/>
                <w:spacing w:val="8"/>
                <w:sz w:val="19"/>
                <w:szCs w:val="19"/>
                <w:highlight w:val="none"/>
                <w:rPrChange w:id="1717"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施</w:t>
            </w:r>
          </w:p>
        </w:tc>
        <w:tc>
          <w:tcPr>
            <w:tcW w:w="1289" w:type="dxa"/>
            <w:tcBorders>
              <w:right w:val="single" w:color="000000" w:sz="4" w:space="0"/>
            </w:tcBorders>
          </w:tcPr>
          <w:p w14:paraId="40EB5F67">
            <w:pPr>
              <w:spacing w:line="353" w:lineRule="auto"/>
              <w:rPr>
                <w:rFonts w:ascii="Arial"/>
                <w:color w:val="auto"/>
                <w:sz w:val="21"/>
                <w:highlight w:val="none"/>
                <w:rPrChange w:id="1718" w:author="随遇而安 [2]" w:date="2023-08-11T16:50:38Z">
                  <w:rPr>
                    <w:rFonts w:ascii="Arial"/>
                    <w:sz w:val="21"/>
                  </w:rPr>
                </w:rPrChange>
              </w:rPr>
            </w:pPr>
          </w:p>
          <w:p w14:paraId="77076C87">
            <w:pPr>
              <w:spacing w:before="62" w:line="228" w:lineRule="auto"/>
              <w:ind w:left="114"/>
              <w:rPr>
                <w:rFonts w:ascii="宋体" w:hAnsi="宋体" w:eastAsia="宋体" w:cs="宋体"/>
                <w:color w:val="auto"/>
                <w:sz w:val="19"/>
                <w:szCs w:val="19"/>
                <w:highlight w:val="none"/>
                <w:rPrChange w:id="1719"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20"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检查时间</w:t>
            </w:r>
          </w:p>
        </w:tc>
        <w:tc>
          <w:tcPr>
            <w:tcW w:w="1198" w:type="dxa"/>
            <w:tcBorders>
              <w:left w:val="single" w:color="000000" w:sz="4" w:space="0"/>
            </w:tcBorders>
          </w:tcPr>
          <w:p w14:paraId="2A40FABD">
            <w:pPr>
              <w:spacing w:line="353" w:lineRule="auto"/>
              <w:rPr>
                <w:rFonts w:ascii="Arial"/>
                <w:color w:val="auto"/>
                <w:sz w:val="21"/>
                <w:highlight w:val="none"/>
                <w:rPrChange w:id="1721" w:author="随遇而安 [2]" w:date="2023-08-11T16:50:38Z">
                  <w:rPr>
                    <w:rFonts w:ascii="Arial"/>
                    <w:sz w:val="21"/>
                  </w:rPr>
                </w:rPrChange>
              </w:rPr>
            </w:pPr>
          </w:p>
          <w:p w14:paraId="22669B57">
            <w:pPr>
              <w:spacing w:before="62" w:line="228" w:lineRule="auto"/>
              <w:ind w:left="116"/>
              <w:rPr>
                <w:rFonts w:ascii="宋体" w:hAnsi="宋体" w:eastAsia="宋体" w:cs="宋体"/>
                <w:color w:val="auto"/>
                <w:sz w:val="19"/>
                <w:szCs w:val="19"/>
                <w:highlight w:val="none"/>
                <w:rPrChange w:id="1722"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23"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检查人员</w:t>
            </w:r>
          </w:p>
        </w:tc>
        <w:tc>
          <w:tcPr>
            <w:tcW w:w="1054" w:type="dxa"/>
          </w:tcPr>
          <w:p w14:paraId="18AC20E4">
            <w:pPr>
              <w:spacing w:line="353" w:lineRule="auto"/>
              <w:rPr>
                <w:rFonts w:ascii="Arial"/>
                <w:color w:val="auto"/>
                <w:sz w:val="21"/>
                <w:highlight w:val="none"/>
                <w:rPrChange w:id="1724" w:author="随遇而安 [2]" w:date="2023-08-11T16:50:38Z">
                  <w:rPr>
                    <w:rFonts w:ascii="Arial"/>
                    <w:sz w:val="21"/>
                  </w:rPr>
                </w:rPrChange>
              </w:rPr>
            </w:pPr>
          </w:p>
          <w:p w14:paraId="49BD922F">
            <w:pPr>
              <w:spacing w:before="62" w:line="228" w:lineRule="auto"/>
              <w:ind w:left="138"/>
              <w:rPr>
                <w:rFonts w:ascii="宋体" w:hAnsi="宋体" w:eastAsia="宋体" w:cs="宋体"/>
                <w:color w:val="auto"/>
                <w:sz w:val="19"/>
                <w:szCs w:val="19"/>
                <w:highlight w:val="none"/>
                <w:rPrChange w:id="1725"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26"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整改人</w:t>
            </w:r>
            <w:r>
              <w:rPr>
                <w:rFonts w:ascii="宋体" w:hAnsi="宋体" w:eastAsia="宋体" w:cs="宋体"/>
                <w:color w:val="auto"/>
                <w:spacing w:val="8"/>
                <w:sz w:val="19"/>
                <w:szCs w:val="19"/>
                <w:highlight w:val="none"/>
                <w:rPrChange w:id="1727"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员</w:t>
            </w:r>
          </w:p>
        </w:tc>
        <w:tc>
          <w:tcPr>
            <w:tcW w:w="1059" w:type="dxa"/>
          </w:tcPr>
          <w:p w14:paraId="1CBAAB8D">
            <w:pPr>
              <w:spacing w:line="353" w:lineRule="auto"/>
              <w:rPr>
                <w:rFonts w:ascii="Arial"/>
                <w:color w:val="auto"/>
                <w:sz w:val="21"/>
                <w:highlight w:val="none"/>
                <w:rPrChange w:id="1728" w:author="随遇而安 [2]" w:date="2023-08-11T16:50:38Z">
                  <w:rPr>
                    <w:rFonts w:ascii="Arial"/>
                    <w:sz w:val="21"/>
                  </w:rPr>
                </w:rPrChange>
              </w:rPr>
            </w:pPr>
          </w:p>
          <w:p w14:paraId="2077797D">
            <w:pPr>
              <w:spacing w:before="62" w:line="228" w:lineRule="auto"/>
              <w:ind w:left="143"/>
              <w:rPr>
                <w:rFonts w:ascii="宋体" w:hAnsi="宋体" w:eastAsia="宋体" w:cs="宋体"/>
                <w:color w:val="auto"/>
                <w:sz w:val="19"/>
                <w:szCs w:val="19"/>
                <w:highlight w:val="none"/>
                <w:rPrChange w:id="1729"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30"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整改时</w:t>
            </w:r>
            <w:r>
              <w:rPr>
                <w:rFonts w:ascii="宋体" w:hAnsi="宋体" w:eastAsia="宋体" w:cs="宋体"/>
                <w:color w:val="auto"/>
                <w:spacing w:val="8"/>
                <w:sz w:val="19"/>
                <w:szCs w:val="19"/>
                <w:highlight w:val="none"/>
                <w:rPrChange w:id="1731"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间</w:t>
            </w:r>
          </w:p>
        </w:tc>
        <w:tc>
          <w:tcPr>
            <w:tcW w:w="1861" w:type="dxa"/>
            <w:tcBorders>
              <w:right w:val="single" w:color="000000" w:sz="10" w:space="0"/>
            </w:tcBorders>
          </w:tcPr>
          <w:p w14:paraId="178A4BD4">
            <w:pPr>
              <w:spacing w:line="353" w:lineRule="auto"/>
              <w:rPr>
                <w:rFonts w:ascii="Arial"/>
                <w:color w:val="auto"/>
                <w:sz w:val="21"/>
                <w:highlight w:val="none"/>
                <w:rPrChange w:id="1732" w:author="随遇而安 [2]" w:date="2023-08-11T16:50:38Z">
                  <w:rPr>
                    <w:rFonts w:ascii="Arial"/>
                    <w:sz w:val="21"/>
                  </w:rPr>
                </w:rPrChange>
              </w:rPr>
            </w:pPr>
          </w:p>
          <w:p w14:paraId="5DC16BAD">
            <w:pPr>
              <w:spacing w:before="62" w:line="228" w:lineRule="auto"/>
              <w:ind w:left="339"/>
              <w:rPr>
                <w:rFonts w:ascii="宋体" w:hAnsi="宋体" w:eastAsia="宋体" w:cs="宋体"/>
                <w:color w:val="auto"/>
                <w:sz w:val="19"/>
                <w:szCs w:val="19"/>
                <w:highlight w:val="none"/>
                <w:rPrChange w:id="1733" w:author="随遇而安 [2]" w:date="2023-08-11T16:50:38Z">
                  <w:rPr>
                    <w:rFonts w:ascii="宋体" w:hAnsi="宋体" w:eastAsia="宋体" w:cs="宋体"/>
                    <w:sz w:val="19"/>
                    <w:szCs w:val="19"/>
                  </w:rPr>
                </w:rPrChange>
              </w:rPr>
            </w:pPr>
            <w:r>
              <w:rPr>
                <w:rFonts w:ascii="宋体" w:hAnsi="宋体" w:eastAsia="宋体" w:cs="宋体"/>
                <w:color w:val="auto"/>
                <w:spacing w:val="9"/>
                <w:sz w:val="19"/>
                <w:szCs w:val="19"/>
                <w:highlight w:val="none"/>
                <w:rPrChange w:id="1734" w:author="随遇而安 [2]" w:date="2023-08-11T16:50:38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是否整改完</w:t>
            </w:r>
            <w:r>
              <w:rPr>
                <w:rFonts w:ascii="宋体" w:hAnsi="宋体" w:eastAsia="宋体" w:cs="宋体"/>
                <w:color w:val="auto"/>
                <w:spacing w:val="8"/>
                <w:sz w:val="19"/>
                <w:szCs w:val="19"/>
                <w:highlight w:val="none"/>
                <w:rPrChange w:id="1735" w:author="随遇而安 [2]" w:date="2023-08-11T16:50:38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t>成</w:t>
            </w:r>
          </w:p>
        </w:tc>
      </w:tr>
      <w:tr w14:paraId="47EB0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6" w:hRule="atLeast"/>
        </w:trPr>
        <w:tc>
          <w:tcPr>
            <w:tcW w:w="590" w:type="dxa"/>
            <w:tcBorders>
              <w:left w:val="single" w:color="000000" w:sz="10" w:space="0"/>
            </w:tcBorders>
          </w:tcPr>
          <w:p w14:paraId="2CB6A6F8">
            <w:pPr>
              <w:rPr>
                <w:rFonts w:ascii="Arial"/>
                <w:color w:val="auto"/>
                <w:sz w:val="21"/>
                <w:highlight w:val="none"/>
                <w:rPrChange w:id="1736" w:author="随遇而安 [2]" w:date="2023-08-11T16:50:38Z">
                  <w:rPr>
                    <w:rFonts w:ascii="Arial"/>
                    <w:sz w:val="21"/>
                  </w:rPr>
                </w:rPrChange>
              </w:rPr>
            </w:pPr>
          </w:p>
        </w:tc>
        <w:tc>
          <w:tcPr>
            <w:tcW w:w="3996" w:type="dxa"/>
          </w:tcPr>
          <w:p w14:paraId="64C1A470">
            <w:pPr>
              <w:rPr>
                <w:rFonts w:ascii="Arial"/>
                <w:color w:val="auto"/>
                <w:sz w:val="21"/>
                <w:highlight w:val="none"/>
                <w:rPrChange w:id="1737" w:author="随遇而安 [2]" w:date="2023-08-11T16:50:38Z">
                  <w:rPr>
                    <w:rFonts w:ascii="Arial"/>
                    <w:sz w:val="21"/>
                  </w:rPr>
                </w:rPrChange>
              </w:rPr>
            </w:pPr>
          </w:p>
        </w:tc>
        <w:tc>
          <w:tcPr>
            <w:tcW w:w="2866" w:type="dxa"/>
          </w:tcPr>
          <w:p w14:paraId="640C2473">
            <w:pPr>
              <w:rPr>
                <w:rFonts w:ascii="Arial"/>
                <w:color w:val="auto"/>
                <w:sz w:val="21"/>
                <w:highlight w:val="none"/>
                <w:rPrChange w:id="1738" w:author="随遇而安 [2]" w:date="2023-08-11T16:50:38Z">
                  <w:rPr>
                    <w:rFonts w:ascii="Arial"/>
                    <w:sz w:val="21"/>
                  </w:rPr>
                </w:rPrChange>
              </w:rPr>
            </w:pPr>
          </w:p>
        </w:tc>
        <w:tc>
          <w:tcPr>
            <w:tcW w:w="1289" w:type="dxa"/>
            <w:tcBorders>
              <w:right w:val="single" w:color="000000" w:sz="4" w:space="0"/>
            </w:tcBorders>
          </w:tcPr>
          <w:p w14:paraId="359B2E2C">
            <w:pPr>
              <w:rPr>
                <w:rFonts w:ascii="Arial"/>
                <w:color w:val="auto"/>
                <w:sz w:val="21"/>
                <w:highlight w:val="none"/>
                <w:rPrChange w:id="1739" w:author="随遇而安 [2]" w:date="2023-08-11T16:50:38Z">
                  <w:rPr>
                    <w:rFonts w:ascii="Arial"/>
                    <w:sz w:val="21"/>
                  </w:rPr>
                </w:rPrChange>
              </w:rPr>
            </w:pPr>
          </w:p>
        </w:tc>
        <w:tc>
          <w:tcPr>
            <w:tcW w:w="1198" w:type="dxa"/>
            <w:tcBorders>
              <w:left w:val="single" w:color="000000" w:sz="4" w:space="0"/>
            </w:tcBorders>
          </w:tcPr>
          <w:p w14:paraId="61ABF426">
            <w:pPr>
              <w:rPr>
                <w:rFonts w:ascii="Arial"/>
                <w:color w:val="auto"/>
                <w:sz w:val="21"/>
                <w:highlight w:val="none"/>
                <w:rPrChange w:id="1740" w:author="随遇而安 [2]" w:date="2023-08-11T16:50:38Z">
                  <w:rPr>
                    <w:rFonts w:ascii="Arial"/>
                    <w:sz w:val="21"/>
                  </w:rPr>
                </w:rPrChange>
              </w:rPr>
            </w:pPr>
          </w:p>
        </w:tc>
        <w:tc>
          <w:tcPr>
            <w:tcW w:w="1054" w:type="dxa"/>
            <w:tcBorders>
              <w:right w:val="single" w:color="000000" w:sz="4" w:space="0"/>
            </w:tcBorders>
          </w:tcPr>
          <w:p w14:paraId="4A802529">
            <w:pPr>
              <w:rPr>
                <w:rFonts w:ascii="Arial"/>
                <w:color w:val="auto"/>
                <w:sz w:val="21"/>
                <w:highlight w:val="none"/>
                <w:rPrChange w:id="1741" w:author="随遇而安 [2]" w:date="2023-08-11T16:50:38Z">
                  <w:rPr>
                    <w:rFonts w:ascii="Arial"/>
                    <w:sz w:val="21"/>
                  </w:rPr>
                </w:rPrChange>
              </w:rPr>
            </w:pPr>
          </w:p>
        </w:tc>
        <w:tc>
          <w:tcPr>
            <w:tcW w:w="1059" w:type="dxa"/>
            <w:tcBorders>
              <w:left w:val="single" w:color="000000" w:sz="4" w:space="0"/>
            </w:tcBorders>
          </w:tcPr>
          <w:p w14:paraId="4179B4FD">
            <w:pPr>
              <w:rPr>
                <w:rFonts w:ascii="Arial"/>
                <w:color w:val="auto"/>
                <w:sz w:val="21"/>
                <w:highlight w:val="none"/>
                <w:rPrChange w:id="1742" w:author="随遇而安 [2]" w:date="2023-08-11T16:50:38Z">
                  <w:rPr>
                    <w:rFonts w:ascii="Arial"/>
                    <w:sz w:val="21"/>
                  </w:rPr>
                </w:rPrChange>
              </w:rPr>
            </w:pPr>
          </w:p>
        </w:tc>
        <w:tc>
          <w:tcPr>
            <w:tcW w:w="1861" w:type="dxa"/>
            <w:tcBorders>
              <w:right w:val="single" w:color="000000" w:sz="10" w:space="0"/>
            </w:tcBorders>
          </w:tcPr>
          <w:p w14:paraId="5AD3AA3B">
            <w:pPr>
              <w:rPr>
                <w:rFonts w:ascii="Arial"/>
                <w:color w:val="auto"/>
                <w:sz w:val="21"/>
                <w:highlight w:val="none"/>
                <w:rPrChange w:id="1743" w:author="随遇而安 [2]" w:date="2023-08-11T16:50:38Z">
                  <w:rPr>
                    <w:rFonts w:ascii="Arial"/>
                    <w:sz w:val="21"/>
                  </w:rPr>
                </w:rPrChange>
              </w:rPr>
            </w:pPr>
          </w:p>
        </w:tc>
      </w:tr>
      <w:tr w14:paraId="74257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67A4E3E0">
            <w:pPr>
              <w:rPr>
                <w:rFonts w:ascii="Arial"/>
                <w:color w:val="auto"/>
                <w:sz w:val="21"/>
                <w:highlight w:val="none"/>
                <w:rPrChange w:id="1744" w:author="随遇而安 [2]" w:date="2023-08-11T16:50:38Z">
                  <w:rPr>
                    <w:rFonts w:ascii="Arial"/>
                    <w:sz w:val="21"/>
                  </w:rPr>
                </w:rPrChange>
              </w:rPr>
            </w:pPr>
          </w:p>
        </w:tc>
        <w:tc>
          <w:tcPr>
            <w:tcW w:w="3996" w:type="dxa"/>
          </w:tcPr>
          <w:p w14:paraId="17E748BE">
            <w:pPr>
              <w:rPr>
                <w:rFonts w:ascii="Arial"/>
                <w:color w:val="auto"/>
                <w:sz w:val="21"/>
                <w:highlight w:val="none"/>
                <w:rPrChange w:id="1745" w:author="随遇而安 [2]" w:date="2023-08-11T16:50:38Z">
                  <w:rPr>
                    <w:rFonts w:ascii="Arial"/>
                    <w:sz w:val="21"/>
                  </w:rPr>
                </w:rPrChange>
              </w:rPr>
            </w:pPr>
          </w:p>
        </w:tc>
        <w:tc>
          <w:tcPr>
            <w:tcW w:w="2866" w:type="dxa"/>
          </w:tcPr>
          <w:p w14:paraId="4B6932D7">
            <w:pPr>
              <w:rPr>
                <w:rFonts w:ascii="Arial"/>
                <w:color w:val="auto"/>
                <w:sz w:val="21"/>
                <w:highlight w:val="none"/>
                <w:rPrChange w:id="1746" w:author="随遇而安 [2]" w:date="2023-08-11T16:50:38Z">
                  <w:rPr>
                    <w:rFonts w:ascii="Arial"/>
                    <w:sz w:val="21"/>
                  </w:rPr>
                </w:rPrChange>
              </w:rPr>
            </w:pPr>
          </w:p>
        </w:tc>
        <w:tc>
          <w:tcPr>
            <w:tcW w:w="1289" w:type="dxa"/>
            <w:tcBorders>
              <w:right w:val="single" w:color="000000" w:sz="4" w:space="0"/>
            </w:tcBorders>
          </w:tcPr>
          <w:p w14:paraId="0A39685C">
            <w:pPr>
              <w:rPr>
                <w:rFonts w:ascii="Arial"/>
                <w:color w:val="auto"/>
                <w:sz w:val="21"/>
                <w:highlight w:val="none"/>
                <w:rPrChange w:id="1747" w:author="随遇而安 [2]" w:date="2023-08-11T16:50:38Z">
                  <w:rPr>
                    <w:rFonts w:ascii="Arial"/>
                    <w:sz w:val="21"/>
                  </w:rPr>
                </w:rPrChange>
              </w:rPr>
            </w:pPr>
          </w:p>
        </w:tc>
        <w:tc>
          <w:tcPr>
            <w:tcW w:w="1198" w:type="dxa"/>
            <w:tcBorders>
              <w:left w:val="single" w:color="000000" w:sz="4" w:space="0"/>
            </w:tcBorders>
          </w:tcPr>
          <w:p w14:paraId="1A79480A">
            <w:pPr>
              <w:rPr>
                <w:rFonts w:ascii="Arial"/>
                <w:color w:val="auto"/>
                <w:sz w:val="21"/>
                <w:highlight w:val="none"/>
                <w:rPrChange w:id="1748" w:author="随遇而安 [2]" w:date="2023-08-11T16:50:38Z">
                  <w:rPr>
                    <w:rFonts w:ascii="Arial"/>
                    <w:sz w:val="21"/>
                  </w:rPr>
                </w:rPrChange>
              </w:rPr>
            </w:pPr>
          </w:p>
        </w:tc>
        <w:tc>
          <w:tcPr>
            <w:tcW w:w="1054" w:type="dxa"/>
            <w:tcBorders>
              <w:right w:val="single" w:color="000000" w:sz="4" w:space="0"/>
            </w:tcBorders>
          </w:tcPr>
          <w:p w14:paraId="44B4E554">
            <w:pPr>
              <w:rPr>
                <w:rFonts w:ascii="Arial"/>
                <w:color w:val="auto"/>
                <w:sz w:val="21"/>
                <w:highlight w:val="none"/>
                <w:rPrChange w:id="1749" w:author="随遇而安 [2]" w:date="2023-08-11T16:50:38Z">
                  <w:rPr>
                    <w:rFonts w:ascii="Arial"/>
                    <w:sz w:val="21"/>
                  </w:rPr>
                </w:rPrChange>
              </w:rPr>
            </w:pPr>
          </w:p>
        </w:tc>
        <w:tc>
          <w:tcPr>
            <w:tcW w:w="1059" w:type="dxa"/>
            <w:tcBorders>
              <w:left w:val="single" w:color="000000" w:sz="4" w:space="0"/>
            </w:tcBorders>
          </w:tcPr>
          <w:p w14:paraId="40D03CEE">
            <w:pPr>
              <w:rPr>
                <w:rFonts w:ascii="Arial"/>
                <w:color w:val="auto"/>
                <w:sz w:val="21"/>
                <w:highlight w:val="none"/>
                <w:rPrChange w:id="1750" w:author="随遇而安 [2]" w:date="2023-08-11T16:50:38Z">
                  <w:rPr>
                    <w:rFonts w:ascii="Arial"/>
                    <w:sz w:val="21"/>
                  </w:rPr>
                </w:rPrChange>
              </w:rPr>
            </w:pPr>
          </w:p>
        </w:tc>
        <w:tc>
          <w:tcPr>
            <w:tcW w:w="1861" w:type="dxa"/>
            <w:tcBorders>
              <w:right w:val="single" w:color="000000" w:sz="10" w:space="0"/>
            </w:tcBorders>
          </w:tcPr>
          <w:p w14:paraId="26F33FCC">
            <w:pPr>
              <w:rPr>
                <w:rFonts w:ascii="Arial"/>
                <w:color w:val="auto"/>
                <w:sz w:val="21"/>
                <w:highlight w:val="none"/>
                <w:rPrChange w:id="1751" w:author="随遇而安 [2]" w:date="2023-08-11T16:50:38Z">
                  <w:rPr>
                    <w:rFonts w:ascii="Arial"/>
                    <w:sz w:val="21"/>
                  </w:rPr>
                </w:rPrChange>
              </w:rPr>
            </w:pPr>
          </w:p>
        </w:tc>
      </w:tr>
      <w:tr w14:paraId="63144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1052ED34">
            <w:pPr>
              <w:rPr>
                <w:rFonts w:ascii="Arial"/>
                <w:color w:val="auto"/>
                <w:sz w:val="21"/>
                <w:highlight w:val="none"/>
                <w:rPrChange w:id="1752" w:author="随遇而安 [2]" w:date="2023-08-11T16:50:38Z">
                  <w:rPr>
                    <w:rFonts w:ascii="Arial"/>
                    <w:sz w:val="21"/>
                  </w:rPr>
                </w:rPrChange>
              </w:rPr>
            </w:pPr>
          </w:p>
        </w:tc>
        <w:tc>
          <w:tcPr>
            <w:tcW w:w="3996" w:type="dxa"/>
          </w:tcPr>
          <w:p w14:paraId="129940C6">
            <w:pPr>
              <w:rPr>
                <w:rFonts w:ascii="Arial"/>
                <w:color w:val="auto"/>
                <w:sz w:val="21"/>
                <w:highlight w:val="none"/>
                <w:rPrChange w:id="1753" w:author="随遇而安 [2]" w:date="2023-08-11T16:50:38Z">
                  <w:rPr>
                    <w:rFonts w:ascii="Arial"/>
                    <w:sz w:val="21"/>
                  </w:rPr>
                </w:rPrChange>
              </w:rPr>
            </w:pPr>
          </w:p>
        </w:tc>
        <w:tc>
          <w:tcPr>
            <w:tcW w:w="2866" w:type="dxa"/>
          </w:tcPr>
          <w:p w14:paraId="17EF2B43">
            <w:pPr>
              <w:rPr>
                <w:rFonts w:ascii="Arial"/>
                <w:color w:val="auto"/>
                <w:sz w:val="21"/>
                <w:highlight w:val="none"/>
                <w:rPrChange w:id="1754" w:author="随遇而安 [2]" w:date="2023-08-11T16:50:38Z">
                  <w:rPr>
                    <w:rFonts w:ascii="Arial"/>
                    <w:sz w:val="21"/>
                  </w:rPr>
                </w:rPrChange>
              </w:rPr>
            </w:pPr>
          </w:p>
        </w:tc>
        <w:tc>
          <w:tcPr>
            <w:tcW w:w="1289" w:type="dxa"/>
            <w:tcBorders>
              <w:right w:val="single" w:color="000000" w:sz="4" w:space="0"/>
            </w:tcBorders>
          </w:tcPr>
          <w:p w14:paraId="7E0F0EC8">
            <w:pPr>
              <w:rPr>
                <w:rFonts w:ascii="Arial"/>
                <w:color w:val="auto"/>
                <w:sz w:val="21"/>
                <w:highlight w:val="none"/>
                <w:rPrChange w:id="1755" w:author="随遇而安 [2]" w:date="2023-08-11T16:50:38Z">
                  <w:rPr>
                    <w:rFonts w:ascii="Arial"/>
                    <w:sz w:val="21"/>
                  </w:rPr>
                </w:rPrChange>
              </w:rPr>
            </w:pPr>
          </w:p>
        </w:tc>
        <w:tc>
          <w:tcPr>
            <w:tcW w:w="1198" w:type="dxa"/>
            <w:tcBorders>
              <w:left w:val="single" w:color="000000" w:sz="4" w:space="0"/>
            </w:tcBorders>
          </w:tcPr>
          <w:p w14:paraId="4F78A220">
            <w:pPr>
              <w:rPr>
                <w:rFonts w:ascii="Arial"/>
                <w:color w:val="auto"/>
                <w:sz w:val="21"/>
                <w:highlight w:val="none"/>
                <w:rPrChange w:id="1756" w:author="随遇而安 [2]" w:date="2023-08-11T16:50:38Z">
                  <w:rPr>
                    <w:rFonts w:ascii="Arial"/>
                    <w:sz w:val="21"/>
                  </w:rPr>
                </w:rPrChange>
              </w:rPr>
            </w:pPr>
          </w:p>
        </w:tc>
        <w:tc>
          <w:tcPr>
            <w:tcW w:w="1054" w:type="dxa"/>
            <w:tcBorders>
              <w:right w:val="single" w:color="000000" w:sz="4" w:space="0"/>
            </w:tcBorders>
          </w:tcPr>
          <w:p w14:paraId="3EFADBFD">
            <w:pPr>
              <w:rPr>
                <w:rFonts w:ascii="Arial"/>
                <w:color w:val="auto"/>
                <w:sz w:val="21"/>
                <w:highlight w:val="none"/>
                <w:rPrChange w:id="1757" w:author="随遇而安 [2]" w:date="2023-08-11T16:50:38Z">
                  <w:rPr>
                    <w:rFonts w:ascii="Arial"/>
                    <w:sz w:val="21"/>
                  </w:rPr>
                </w:rPrChange>
              </w:rPr>
            </w:pPr>
          </w:p>
        </w:tc>
        <w:tc>
          <w:tcPr>
            <w:tcW w:w="1059" w:type="dxa"/>
            <w:tcBorders>
              <w:left w:val="single" w:color="000000" w:sz="4" w:space="0"/>
            </w:tcBorders>
          </w:tcPr>
          <w:p w14:paraId="6FB1B378">
            <w:pPr>
              <w:rPr>
                <w:rFonts w:ascii="Arial"/>
                <w:color w:val="auto"/>
                <w:sz w:val="21"/>
                <w:highlight w:val="none"/>
                <w:rPrChange w:id="1758" w:author="随遇而安 [2]" w:date="2023-08-11T16:50:38Z">
                  <w:rPr>
                    <w:rFonts w:ascii="Arial"/>
                    <w:sz w:val="21"/>
                  </w:rPr>
                </w:rPrChange>
              </w:rPr>
            </w:pPr>
          </w:p>
        </w:tc>
        <w:tc>
          <w:tcPr>
            <w:tcW w:w="1861" w:type="dxa"/>
            <w:tcBorders>
              <w:right w:val="single" w:color="000000" w:sz="10" w:space="0"/>
            </w:tcBorders>
          </w:tcPr>
          <w:p w14:paraId="0CED0F97">
            <w:pPr>
              <w:rPr>
                <w:rFonts w:ascii="Arial"/>
                <w:color w:val="auto"/>
                <w:sz w:val="21"/>
                <w:highlight w:val="none"/>
                <w:rPrChange w:id="1759" w:author="随遇而安 [2]" w:date="2023-08-11T16:50:38Z">
                  <w:rPr>
                    <w:rFonts w:ascii="Arial"/>
                    <w:sz w:val="21"/>
                  </w:rPr>
                </w:rPrChange>
              </w:rPr>
            </w:pPr>
          </w:p>
        </w:tc>
      </w:tr>
      <w:tr w14:paraId="00028F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31F6BAF0">
            <w:pPr>
              <w:rPr>
                <w:rFonts w:ascii="Arial"/>
                <w:color w:val="auto"/>
                <w:sz w:val="21"/>
                <w:highlight w:val="none"/>
                <w:rPrChange w:id="1760" w:author="随遇而安 [2]" w:date="2023-08-11T16:50:38Z">
                  <w:rPr>
                    <w:rFonts w:ascii="Arial"/>
                    <w:sz w:val="21"/>
                  </w:rPr>
                </w:rPrChange>
              </w:rPr>
            </w:pPr>
          </w:p>
        </w:tc>
        <w:tc>
          <w:tcPr>
            <w:tcW w:w="3996" w:type="dxa"/>
          </w:tcPr>
          <w:p w14:paraId="7B75BF15">
            <w:pPr>
              <w:rPr>
                <w:rFonts w:ascii="Arial"/>
                <w:color w:val="auto"/>
                <w:sz w:val="21"/>
                <w:highlight w:val="none"/>
                <w:rPrChange w:id="1761" w:author="随遇而安 [2]" w:date="2023-08-11T16:50:38Z">
                  <w:rPr>
                    <w:rFonts w:ascii="Arial"/>
                    <w:sz w:val="21"/>
                  </w:rPr>
                </w:rPrChange>
              </w:rPr>
            </w:pPr>
          </w:p>
        </w:tc>
        <w:tc>
          <w:tcPr>
            <w:tcW w:w="2866" w:type="dxa"/>
          </w:tcPr>
          <w:p w14:paraId="001D368A">
            <w:pPr>
              <w:rPr>
                <w:rFonts w:ascii="Arial"/>
                <w:color w:val="auto"/>
                <w:sz w:val="21"/>
                <w:highlight w:val="none"/>
                <w:rPrChange w:id="1762" w:author="随遇而安 [2]" w:date="2023-08-11T16:50:38Z">
                  <w:rPr>
                    <w:rFonts w:ascii="Arial"/>
                    <w:sz w:val="21"/>
                  </w:rPr>
                </w:rPrChange>
              </w:rPr>
            </w:pPr>
          </w:p>
        </w:tc>
        <w:tc>
          <w:tcPr>
            <w:tcW w:w="1289" w:type="dxa"/>
            <w:tcBorders>
              <w:right w:val="single" w:color="000000" w:sz="4" w:space="0"/>
            </w:tcBorders>
          </w:tcPr>
          <w:p w14:paraId="03FE55DE">
            <w:pPr>
              <w:rPr>
                <w:rFonts w:ascii="Arial"/>
                <w:color w:val="auto"/>
                <w:sz w:val="21"/>
                <w:highlight w:val="none"/>
                <w:rPrChange w:id="1763" w:author="随遇而安 [2]" w:date="2023-08-11T16:50:38Z">
                  <w:rPr>
                    <w:rFonts w:ascii="Arial"/>
                    <w:sz w:val="21"/>
                  </w:rPr>
                </w:rPrChange>
              </w:rPr>
            </w:pPr>
          </w:p>
        </w:tc>
        <w:tc>
          <w:tcPr>
            <w:tcW w:w="1198" w:type="dxa"/>
            <w:tcBorders>
              <w:left w:val="single" w:color="000000" w:sz="4" w:space="0"/>
            </w:tcBorders>
          </w:tcPr>
          <w:p w14:paraId="672B8059">
            <w:pPr>
              <w:rPr>
                <w:rFonts w:ascii="Arial"/>
                <w:color w:val="auto"/>
                <w:sz w:val="21"/>
                <w:highlight w:val="none"/>
                <w:rPrChange w:id="1764" w:author="随遇而安 [2]" w:date="2023-08-11T16:50:38Z">
                  <w:rPr>
                    <w:rFonts w:ascii="Arial"/>
                    <w:sz w:val="21"/>
                  </w:rPr>
                </w:rPrChange>
              </w:rPr>
            </w:pPr>
          </w:p>
        </w:tc>
        <w:tc>
          <w:tcPr>
            <w:tcW w:w="1054" w:type="dxa"/>
            <w:tcBorders>
              <w:right w:val="single" w:color="000000" w:sz="4" w:space="0"/>
            </w:tcBorders>
          </w:tcPr>
          <w:p w14:paraId="5ED2C278">
            <w:pPr>
              <w:rPr>
                <w:rFonts w:ascii="Arial"/>
                <w:color w:val="auto"/>
                <w:sz w:val="21"/>
                <w:highlight w:val="none"/>
                <w:rPrChange w:id="1765" w:author="随遇而安 [2]" w:date="2023-08-11T16:50:38Z">
                  <w:rPr>
                    <w:rFonts w:ascii="Arial"/>
                    <w:sz w:val="21"/>
                  </w:rPr>
                </w:rPrChange>
              </w:rPr>
            </w:pPr>
          </w:p>
        </w:tc>
        <w:tc>
          <w:tcPr>
            <w:tcW w:w="1059" w:type="dxa"/>
            <w:tcBorders>
              <w:left w:val="single" w:color="000000" w:sz="4" w:space="0"/>
            </w:tcBorders>
          </w:tcPr>
          <w:p w14:paraId="29E0C208">
            <w:pPr>
              <w:rPr>
                <w:rFonts w:ascii="Arial"/>
                <w:color w:val="auto"/>
                <w:sz w:val="21"/>
                <w:highlight w:val="none"/>
                <w:rPrChange w:id="1766" w:author="随遇而安 [2]" w:date="2023-08-11T16:50:38Z">
                  <w:rPr>
                    <w:rFonts w:ascii="Arial"/>
                    <w:sz w:val="21"/>
                  </w:rPr>
                </w:rPrChange>
              </w:rPr>
            </w:pPr>
          </w:p>
        </w:tc>
        <w:tc>
          <w:tcPr>
            <w:tcW w:w="1861" w:type="dxa"/>
            <w:tcBorders>
              <w:right w:val="single" w:color="000000" w:sz="10" w:space="0"/>
            </w:tcBorders>
          </w:tcPr>
          <w:p w14:paraId="4F3DE864">
            <w:pPr>
              <w:rPr>
                <w:rFonts w:ascii="Arial"/>
                <w:color w:val="auto"/>
                <w:sz w:val="21"/>
                <w:highlight w:val="none"/>
                <w:rPrChange w:id="1767" w:author="随遇而安 [2]" w:date="2023-08-11T16:50:38Z">
                  <w:rPr>
                    <w:rFonts w:ascii="Arial"/>
                    <w:sz w:val="21"/>
                  </w:rPr>
                </w:rPrChange>
              </w:rPr>
            </w:pPr>
          </w:p>
        </w:tc>
      </w:tr>
      <w:tr w14:paraId="082C1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5" w:hRule="atLeast"/>
        </w:trPr>
        <w:tc>
          <w:tcPr>
            <w:tcW w:w="590" w:type="dxa"/>
            <w:tcBorders>
              <w:left w:val="single" w:color="000000" w:sz="10" w:space="0"/>
            </w:tcBorders>
          </w:tcPr>
          <w:p w14:paraId="35B1C382">
            <w:pPr>
              <w:rPr>
                <w:rFonts w:ascii="Arial"/>
                <w:color w:val="auto"/>
                <w:sz w:val="21"/>
                <w:highlight w:val="none"/>
                <w:rPrChange w:id="1768" w:author="随遇而安 [2]" w:date="2023-08-11T16:50:38Z">
                  <w:rPr>
                    <w:rFonts w:ascii="Arial"/>
                    <w:sz w:val="21"/>
                  </w:rPr>
                </w:rPrChange>
              </w:rPr>
            </w:pPr>
          </w:p>
        </w:tc>
        <w:tc>
          <w:tcPr>
            <w:tcW w:w="3996" w:type="dxa"/>
          </w:tcPr>
          <w:p w14:paraId="75DB523A">
            <w:pPr>
              <w:rPr>
                <w:rFonts w:ascii="Arial"/>
                <w:color w:val="auto"/>
                <w:sz w:val="21"/>
                <w:highlight w:val="none"/>
                <w:rPrChange w:id="1769" w:author="随遇而安 [2]" w:date="2023-08-11T16:50:38Z">
                  <w:rPr>
                    <w:rFonts w:ascii="Arial"/>
                    <w:sz w:val="21"/>
                  </w:rPr>
                </w:rPrChange>
              </w:rPr>
            </w:pPr>
          </w:p>
        </w:tc>
        <w:tc>
          <w:tcPr>
            <w:tcW w:w="2866" w:type="dxa"/>
          </w:tcPr>
          <w:p w14:paraId="6258F7BF">
            <w:pPr>
              <w:rPr>
                <w:rFonts w:ascii="Arial"/>
                <w:color w:val="auto"/>
                <w:sz w:val="21"/>
                <w:highlight w:val="none"/>
                <w:rPrChange w:id="1770" w:author="随遇而安 [2]" w:date="2023-08-11T16:50:38Z">
                  <w:rPr>
                    <w:rFonts w:ascii="Arial"/>
                    <w:sz w:val="21"/>
                  </w:rPr>
                </w:rPrChange>
              </w:rPr>
            </w:pPr>
          </w:p>
        </w:tc>
        <w:tc>
          <w:tcPr>
            <w:tcW w:w="1289" w:type="dxa"/>
            <w:tcBorders>
              <w:right w:val="single" w:color="000000" w:sz="4" w:space="0"/>
            </w:tcBorders>
          </w:tcPr>
          <w:p w14:paraId="09DC76D9">
            <w:pPr>
              <w:rPr>
                <w:rFonts w:ascii="Arial"/>
                <w:color w:val="auto"/>
                <w:sz w:val="21"/>
                <w:highlight w:val="none"/>
                <w:rPrChange w:id="1771" w:author="随遇而安 [2]" w:date="2023-08-11T16:50:38Z">
                  <w:rPr>
                    <w:rFonts w:ascii="Arial"/>
                    <w:sz w:val="21"/>
                  </w:rPr>
                </w:rPrChange>
              </w:rPr>
            </w:pPr>
          </w:p>
        </w:tc>
        <w:tc>
          <w:tcPr>
            <w:tcW w:w="1198" w:type="dxa"/>
            <w:tcBorders>
              <w:left w:val="single" w:color="000000" w:sz="4" w:space="0"/>
            </w:tcBorders>
          </w:tcPr>
          <w:p w14:paraId="325CC821">
            <w:pPr>
              <w:rPr>
                <w:rFonts w:ascii="Arial"/>
                <w:color w:val="auto"/>
                <w:sz w:val="21"/>
                <w:highlight w:val="none"/>
                <w:rPrChange w:id="1772" w:author="随遇而安 [2]" w:date="2023-08-11T16:50:38Z">
                  <w:rPr>
                    <w:rFonts w:ascii="Arial"/>
                    <w:sz w:val="21"/>
                  </w:rPr>
                </w:rPrChange>
              </w:rPr>
            </w:pPr>
          </w:p>
        </w:tc>
        <w:tc>
          <w:tcPr>
            <w:tcW w:w="1054" w:type="dxa"/>
            <w:tcBorders>
              <w:right w:val="single" w:color="000000" w:sz="4" w:space="0"/>
            </w:tcBorders>
          </w:tcPr>
          <w:p w14:paraId="261C3CD5">
            <w:pPr>
              <w:rPr>
                <w:rFonts w:ascii="Arial"/>
                <w:color w:val="auto"/>
                <w:sz w:val="21"/>
                <w:highlight w:val="none"/>
                <w:rPrChange w:id="1773" w:author="随遇而安 [2]" w:date="2023-08-11T16:50:38Z">
                  <w:rPr>
                    <w:rFonts w:ascii="Arial"/>
                    <w:sz w:val="21"/>
                  </w:rPr>
                </w:rPrChange>
              </w:rPr>
            </w:pPr>
          </w:p>
        </w:tc>
        <w:tc>
          <w:tcPr>
            <w:tcW w:w="1059" w:type="dxa"/>
            <w:tcBorders>
              <w:left w:val="single" w:color="000000" w:sz="4" w:space="0"/>
            </w:tcBorders>
          </w:tcPr>
          <w:p w14:paraId="6F838D04">
            <w:pPr>
              <w:rPr>
                <w:rFonts w:ascii="Arial"/>
                <w:color w:val="auto"/>
                <w:sz w:val="21"/>
                <w:highlight w:val="none"/>
                <w:rPrChange w:id="1774" w:author="随遇而安 [2]" w:date="2023-08-11T16:50:38Z">
                  <w:rPr>
                    <w:rFonts w:ascii="Arial"/>
                    <w:sz w:val="21"/>
                  </w:rPr>
                </w:rPrChange>
              </w:rPr>
            </w:pPr>
          </w:p>
        </w:tc>
        <w:tc>
          <w:tcPr>
            <w:tcW w:w="1861" w:type="dxa"/>
            <w:tcBorders>
              <w:right w:val="single" w:color="000000" w:sz="10" w:space="0"/>
            </w:tcBorders>
          </w:tcPr>
          <w:p w14:paraId="35096670">
            <w:pPr>
              <w:rPr>
                <w:rFonts w:ascii="Arial"/>
                <w:color w:val="auto"/>
                <w:sz w:val="21"/>
                <w:highlight w:val="none"/>
                <w:rPrChange w:id="1775" w:author="随遇而安 [2]" w:date="2023-08-11T16:50:38Z">
                  <w:rPr>
                    <w:rFonts w:ascii="Arial"/>
                    <w:sz w:val="21"/>
                  </w:rPr>
                </w:rPrChange>
              </w:rPr>
            </w:pPr>
          </w:p>
        </w:tc>
      </w:tr>
      <w:tr w14:paraId="433181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41C87924">
            <w:pPr>
              <w:rPr>
                <w:rFonts w:ascii="Arial"/>
                <w:color w:val="auto"/>
                <w:sz w:val="21"/>
                <w:highlight w:val="none"/>
                <w:rPrChange w:id="1776" w:author="随遇而安 [2]" w:date="2023-08-11T16:50:38Z">
                  <w:rPr>
                    <w:rFonts w:ascii="Arial"/>
                    <w:sz w:val="21"/>
                  </w:rPr>
                </w:rPrChange>
              </w:rPr>
            </w:pPr>
          </w:p>
        </w:tc>
        <w:tc>
          <w:tcPr>
            <w:tcW w:w="3996" w:type="dxa"/>
          </w:tcPr>
          <w:p w14:paraId="121CCA7C">
            <w:pPr>
              <w:rPr>
                <w:rFonts w:ascii="Arial"/>
                <w:color w:val="auto"/>
                <w:sz w:val="21"/>
                <w:highlight w:val="none"/>
                <w:rPrChange w:id="1777" w:author="随遇而安 [2]" w:date="2023-08-11T16:50:38Z">
                  <w:rPr>
                    <w:rFonts w:ascii="Arial"/>
                    <w:sz w:val="21"/>
                  </w:rPr>
                </w:rPrChange>
              </w:rPr>
            </w:pPr>
          </w:p>
        </w:tc>
        <w:tc>
          <w:tcPr>
            <w:tcW w:w="2866" w:type="dxa"/>
          </w:tcPr>
          <w:p w14:paraId="1D3FE40B">
            <w:pPr>
              <w:rPr>
                <w:rFonts w:ascii="Arial"/>
                <w:color w:val="auto"/>
                <w:sz w:val="21"/>
                <w:highlight w:val="none"/>
                <w:rPrChange w:id="1778" w:author="随遇而安 [2]" w:date="2023-08-11T16:50:38Z">
                  <w:rPr>
                    <w:rFonts w:ascii="Arial"/>
                    <w:sz w:val="21"/>
                  </w:rPr>
                </w:rPrChange>
              </w:rPr>
            </w:pPr>
          </w:p>
        </w:tc>
        <w:tc>
          <w:tcPr>
            <w:tcW w:w="1289" w:type="dxa"/>
            <w:tcBorders>
              <w:right w:val="single" w:color="000000" w:sz="4" w:space="0"/>
            </w:tcBorders>
          </w:tcPr>
          <w:p w14:paraId="3E0DE5C6">
            <w:pPr>
              <w:rPr>
                <w:rFonts w:ascii="Arial"/>
                <w:color w:val="auto"/>
                <w:sz w:val="21"/>
                <w:highlight w:val="none"/>
                <w:rPrChange w:id="1779" w:author="随遇而安 [2]" w:date="2023-08-11T16:50:38Z">
                  <w:rPr>
                    <w:rFonts w:ascii="Arial"/>
                    <w:sz w:val="21"/>
                  </w:rPr>
                </w:rPrChange>
              </w:rPr>
            </w:pPr>
          </w:p>
        </w:tc>
        <w:tc>
          <w:tcPr>
            <w:tcW w:w="1198" w:type="dxa"/>
            <w:tcBorders>
              <w:left w:val="single" w:color="000000" w:sz="4" w:space="0"/>
            </w:tcBorders>
          </w:tcPr>
          <w:p w14:paraId="027E7373">
            <w:pPr>
              <w:rPr>
                <w:rFonts w:ascii="Arial"/>
                <w:color w:val="auto"/>
                <w:sz w:val="21"/>
                <w:highlight w:val="none"/>
                <w:rPrChange w:id="1780" w:author="随遇而安 [2]" w:date="2023-08-11T16:50:38Z">
                  <w:rPr>
                    <w:rFonts w:ascii="Arial"/>
                    <w:sz w:val="21"/>
                  </w:rPr>
                </w:rPrChange>
              </w:rPr>
            </w:pPr>
          </w:p>
        </w:tc>
        <w:tc>
          <w:tcPr>
            <w:tcW w:w="1054" w:type="dxa"/>
            <w:tcBorders>
              <w:right w:val="single" w:color="000000" w:sz="4" w:space="0"/>
            </w:tcBorders>
          </w:tcPr>
          <w:p w14:paraId="4D851A20">
            <w:pPr>
              <w:rPr>
                <w:rFonts w:ascii="Arial"/>
                <w:color w:val="auto"/>
                <w:sz w:val="21"/>
                <w:highlight w:val="none"/>
                <w:rPrChange w:id="1781" w:author="随遇而安 [2]" w:date="2023-08-11T16:50:38Z">
                  <w:rPr>
                    <w:rFonts w:ascii="Arial"/>
                    <w:sz w:val="21"/>
                  </w:rPr>
                </w:rPrChange>
              </w:rPr>
            </w:pPr>
          </w:p>
        </w:tc>
        <w:tc>
          <w:tcPr>
            <w:tcW w:w="1059" w:type="dxa"/>
            <w:tcBorders>
              <w:left w:val="single" w:color="000000" w:sz="4" w:space="0"/>
            </w:tcBorders>
          </w:tcPr>
          <w:p w14:paraId="5CE344F5">
            <w:pPr>
              <w:rPr>
                <w:rFonts w:ascii="Arial"/>
                <w:color w:val="auto"/>
                <w:sz w:val="21"/>
                <w:highlight w:val="none"/>
                <w:rPrChange w:id="1782" w:author="随遇而安 [2]" w:date="2023-08-11T16:50:38Z">
                  <w:rPr>
                    <w:rFonts w:ascii="Arial"/>
                    <w:sz w:val="21"/>
                  </w:rPr>
                </w:rPrChange>
              </w:rPr>
            </w:pPr>
          </w:p>
        </w:tc>
        <w:tc>
          <w:tcPr>
            <w:tcW w:w="1861" w:type="dxa"/>
            <w:tcBorders>
              <w:right w:val="single" w:color="000000" w:sz="10" w:space="0"/>
            </w:tcBorders>
          </w:tcPr>
          <w:p w14:paraId="44EE211C">
            <w:pPr>
              <w:rPr>
                <w:rFonts w:ascii="Arial"/>
                <w:color w:val="auto"/>
                <w:sz w:val="21"/>
                <w:highlight w:val="none"/>
                <w:rPrChange w:id="1783" w:author="随遇而安 [2]" w:date="2023-08-11T16:50:38Z">
                  <w:rPr>
                    <w:rFonts w:ascii="Arial"/>
                    <w:sz w:val="21"/>
                  </w:rPr>
                </w:rPrChange>
              </w:rPr>
            </w:pPr>
          </w:p>
        </w:tc>
      </w:tr>
      <w:tr w14:paraId="467F6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777B773E">
            <w:pPr>
              <w:rPr>
                <w:rFonts w:ascii="Arial"/>
                <w:color w:val="auto"/>
                <w:sz w:val="21"/>
                <w:highlight w:val="none"/>
                <w:rPrChange w:id="1784" w:author="随遇而安 [2]" w:date="2023-08-11T16:50:38Z">
                  <w:rPr>
                    <w:rFonts w:ascii="Arial"/>
                    <w:sz w:val="21"/>
                  </w:rPr>
                </w:rPrChange>
              </w:rPr>
            </w:pPr>
          </w:p>
        </w:tc>
        <w:tc>
          <w:tcPr>
            <w:tcW w:w="3996" w:type="dxa"/>
          </w:tcPr>
          <w:p w14:paraId="0151381D">
            <w:pPr>
              <w:rPr>
                <w:rFonts w:ascii="Arial"/>
                <w:color w:val="auto"/>
                <w:sz w:val="21"/>
                <w:highlight w:val="none"/>
                <w:rPrChange w:id="1785" w:author="随遇而安 [2]" w:date="2023-08-11T16:50:38Z">
                  <w:rPr>
                    <w:rFonts w:ascii="Arial"/>
                    <w:sz w:val="21"/>
                  </w:rPr>
                </w:rPrChange>
              </w:rPr>
            </w:pPr>
          </w:p>
        </w:tc>
        <w:tc>
          <w:tcPr>
            <w:tcW w:w="2866" w:type="dxa"/>
          </w:tcPr>
          <w:p w14:paraId="17AAE965">
            <w:pPr>
              <w:rPr>
                <w:rFonts w:ascii="Arial"/>
                <w:color w:val="auto"/>
                <w:sz w:val="21"/>
                <w:highlight w:val="none"/>
                <w:rPrChange w:id="1786" w:author="随遇而安 [2]" w:date="2023-08-11T16:50:38Z">
                  <w:rPr>
                    <w:rFonts w:ascii="Arial"/>
                    <w:sz w:val="21"/>
                  </w:rPr>
                </w:rPrChange>
              </w:rPr>
            </w:pPr>
          </w:p>
        </w:tc>
        <w:tc>
          <w:tcPr>
            <w:tcW w:w="1289" w:type="dxa"/>
            <w:tcBorders>
              <w:right w:val="single" w:color="000000" w:sz="4" w:space="0"/>
            </w:tcBorders>
          </w:tcPr>
          <w:p w14:paraId="32296C60">
            <w:pPr>
              <w:rPr>
                <w:rFonts w:ascii="Arial"/>
                <w:color w:val="auto"/>
                <w:sz w:val="21"/>
                <w:highlight w:val="none"/>
                <w:rPrChange w:id="1787" w:author="随遇而安 [2]" w:date="2023-08-11T16:50:38Z">
                  <w:rPr>
                    <w:rFonts w:ascii="Arial"/>
                    <w:sz w:val="21"/>
                  </w:rPr>
                </w:rPrChange>
              </w:rPr>
            </w:pPr>
          </w:p>
        </w:tc>
        <w:tc>
          <w:tcPr>
            <w:tcW w:w="1198" w:type="dxa"/>
            <w:tcBorders>
              <w:left w:val="single" w:color="000000" w:sz="4" w:space="0"/>
            </w:tcBorders>
          </w:tcPr>
          <w:p w14:paraId="416E1028">
            <w:pPr>
              <w:rPr>
                <w:rFonts w:ascii="Arial"/>
                <w:color w:val="auto"/>
                <w:sz w:val="21"/>
                <w:highlight w:val="none"/>
                <w:rPrChange w:id="1788" w:author="随遇而安 [2]" w:date="2023-08-11T16:50:38Z">
                  <w:rPr>
                    <w:rFonts w:ascii="Arial"/>
                    <w:sz w:val="21"/>
                  </w:rPr>
                </w:rPrChange>
              </w:rPr>
            </w:pPr>
          </w:p>
        </w:tc>
        <w:tc>
          <w:tcPr>
            <w:tcW w:w="1054" w:type="dxa"/>
            <w:tcBorders>
              <w:right w:val="single" w:color="000000" w:sz="4" w:space="0"/>
            </w:tcBorders>
          </w:tcPr>
          <w:p w14:paraId="16F1F5D5">
            <w:pPr>
              <w:rPr>
                <w:rFonts w:ascii="Arial"/>
                <w:color w:val="auto"/>
                <w:sz w:val="21"/>
                <w:highlight w:val="none"/>
                <w:rPrChange w:id="1789" w:author="随遇而安 [2]" w:date="2023-08-11T16:50:38Z">
                  <w:rPr>
                    <w:rFonts w:ascii="Arial"/>
                    <w:sz w:val="21"/>
                  </w:rPr>
                </w:rPrChange>
              </w:rPr>
            </w:pPr>
          </w:p>
        </w:tc>
        <w:tc>
          <w:tcPr>
            <w:tcW w:w="1059" w:type="dxa"/>
            <w:tcBorders>
              <w:left w:val="single" w:color="000000" w:sz="4" w:space="0"/>
            </w:tcBorders>
          </w:tcPr>
          <w:p w14:paraId="6CD483A7">
            <w:pPr>
              <w:rPr>
                <w:rFonts w:ascii="Arial"/>
                <w:color w:val="auto"/>
                <w:sz w:val="21"/>
                <w:highlight w:val="none"/>
                <w:rPrChange w:id="1790" w:author="随遇而安 [2]" w:date="2023-08-11T16:50:38Z">
                  <w:rPr>
                    <w:rFonts w:ascii="Arial"/>
                    <w:sz w:val="21"/>
                  </w:rPr>
                </w:rPrChange>
              </w:rPr>
            </w:pPr>
          </w:p>
        </w:tc>
        <w:tc>
          <w:tcPr>
            <w:tcW w:w="1861" w:type="dxa"/>
            <w:tcBorders>
              <w:right w:val="single" w:color="000000" w:sz="10" w:space="0"/>
            </w:tcBorders>
          </w:tcPr>
          <w:p w14:paraId="29B66422">
            <w:pPr>
              <w:rPr>
                <w:rFonts w:ascii="Arial"/>
                <w:color w:val="auto"/>
                <w:sz w:val="21"/>
                <w:highlight w:val="none"/>
                <w:rPrChange w:id="1791" w:author="随遇而安 [2]" w:date="2023-08-11T16:50:38Z">
                  <w:rPr>
                    <w:rFonts w:ascii="Arial"/>
                    <w:sz w:val="21"/>
                  </w:rPr>
                </w:rPrChange>
              </w:rPr>
            </w:pPr>
          </w:p>
        </w:tc>
      </w:tr>
      <w:tr w14:paraId="23EAE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590" w:type="dxa"/>
            <w:tcBorders>
              <w:left w:val="single" w:color="000000" w:sz="10" w:space="0"/>
            </w:tcBorders>
          </w:tcPr>
          <w:p w14:paraId="7FCB679B">
            <w:pPr>
              <w:rPr>
                <w:rFonts w:ascii="Arial"/>
                <w:color w:val="auto"/>
                <w:sz w:val="21"/>
                <w:highlight w:val="none"/>
                <w:rPrChange w:id="1792" w:author="随遇而安 [2]" w:date="2023-08-11T16:50:38Z">
                  <w:rPr>
                    <w:rFonts w:ascii="Arial"/>
                    <w:sz w:val="21"/>
                  </w:rPr>
                </w:rPrChange>
              </w:rPr>
            </w:pPr>
          </w:p>
        </w:tc>
        <w:tc>
          <w:tcPr>
            <w:tcW w:w="3996" w:type="dxa"/>
          </w:tcPr>
          <w:p w14:paraId="682AAD5E">
            <w:pPr>
              <w:rPr>
                <w:rFonts w:ascii="Arial"/>
                <w:color w:val="auto"/>
                <w:sz w:val="21"/>
                <w:highlight w:val="none"/>
                <w:rPrChange w:id="1793" w:author="随遇而安 [2]" w:date="2023-08-11T16:50:38Z">
                  <w:rPr>
                    <w:rFonts w:ascii="Arial"/>
                    <w:sz w:val="21"/>
                  </w:rPr>
                </w:rPrChange>
              </w:rPr>
            </w:pPr>
          </w:p>
        </w:tc>
        <w:tc>
          <w:tcPr>
            <w:tcW w:w="2866" w:type="dxa"/>
          </w:tcPr>
          <w:p w14:paraId="7F71772A">
            <w:pPr>
              <w:rPr>
                <w:rFonts w:ascii="Arial"/>
                <w:color w:val="auto"/>
                <w:sz w:val="21"/>
                <w:highlight w:val="none"/>
                <w:rPrChange w:id="1794" w:author="随遇而安 [2]" w:date="2023-08-11T16:50:38Z">
                  <w:rPr>
                    <w:rFonts w:ascii="Arial"/>
                    <w:sz w:val="21"/>
                  </w:rPr>
                </w:rPrChange>
              </w:rPr>
            </w:pPr>
          </w:p>
        </w:tc>
        <w:tc>
          <w:tcPr>
            <w:tcW w:w="1289" w:type="dxa"/>
            <w:tcBorders>
              <w:right w:val="single" w:color="000000" w:sz="4" w:space="0"/>
            </w:tcBorders>
          </w:tcPr>
          <w:p w14:paraId="42EF02AF">
            <w:pPr>
              <w:rPr>
                <w:rFonts w:ascii="Arial"/>
                <w:color w:val="auto"/>
                <w:sz w:val="21"/>
                <w:highlight w:val="none"/>
                <w:rPrChange w:id="1795" w:author="随遇而安 [2]" w:date="2023-08-11T16:50:38Z">
                  <w:rPr>
                    <w:rFonts w:ascii="Arial"/>
                    <w:sz w:val="21"/>
                  </w:rPr>
                </w:rPrChange>
              </w:rPr>
            </w:pPr>
          </w:p>
        </w:tc>
        <w:tc>
          <w:tcPr>
            <w:tcW w:w="1198" w:type="dxa"/>
            <w:tcBorders>
              <w:left w:val="single" w:color="000000" w:sz="4" w:space="0"/>
            </w:tcBorders>
          </w:tcPr>
          <w:p w14:paraId="382105A1">
            <w:pPr>
              <w:rPr>
                <w:rFonts w:ascii="Arial"/>
                <w:color w:val="auto"/>
                <w:sz w:val="21"/>
                <w:highlight w:val="none"/>
                <w:rPrChange w:id="1796" w:author="随遇而安 [2]" w:date="2023-08-11T16:50:38Z">
                  <w:rPr>
                    <w:rFonts w:ascii="Arial"/>
                    <w:sz w:val="21"/>
                  </w:rPr>
                </w:rPrChange>
              </w:rPr>
            </w:pPr>
          </w:p>
        </w:tc>
        <w:tc>
          <w:tcPr>
            <w:tcW w:w="1054" w:type="dxa"/>
            <w:tcBorders>
              <w:right w:val="single" w:color="000000" w:sz="4" w:space="0"/>
            </w:tcBorders>
          </w:tcPr>
          <w:p w14:paraId="6BC70CF1">
            <w:pPr>
              <w:rPr>
                <w:rFonts w:ascii="Arial"/>
                <w:color w:val="auto"/>
                <w:sz w:val="21"/>
                <w:highlight w:val="none"/>
                <w:rPrChange w:id="1797" w:author="随遇而安 [2]" w:date="2023-08-11T16:50:38Z">
                  <w:rPr>
                    <w:rFonts w:ascii="Arial"/>
                    <w:sz w:val="21"/>
                  </w:rPr>
                </w:rPrChange>
              </w:rPr>
            </w:pPr>
          </w:p>
        </w:tc>
        <w:tc>
          <w:tcPr>
            <w:tcW w:w="1059" w:type="dxa"/>
            <w:tcBorders>
              <w:left w:val="single" w:color="000000" w:sz="4" w:space="0"/>
            </w:tcBorders>
          </w:tcPr>
          <w:p w14:paraId="40519659">
            <w:pPr>
              <w:rPr>
                <w:rFonts w:ascii="Arial"/>
                <w:color w:val="auto"/>
                <w:sz w:val="21"/>
                <w:highlight w:val="none"/>
                <w:rPrChange w:id="1798" w:author="随遇而安 [2]" w:date="2023-08-11T16:50:38Z">
                  <w:rPr>
                    <w:rFonts w:ascii="Arial"/>
                    <w:sz w:val="21"/>
                  </w:rPr>
                </w:rPrChange>
              </w:rPr>
            </w:pPr>
          </w:p>
        </w:tc>
        <w:tc>
          <w:tcPr>
            <w:tcW w:w="1861" w:type="dxa"/>
            <w:tcBorders>
              <w:right w:val="single" w:color="000000" w:sz="10" w:space="0"/>
            </w:tcBorders>
          </w:tcPr>
          <w:p w14:paraId="65A685CE">
            <w:pPr>
              <w:rPr>
                <w:rFonts w:ascii="Arial"/>
                <w:color w:val="auto"/>
                <w:sz w:val="21"/>
                <w:highlight w:val="none"/>
                <w:rPrChange w:id="1799" w:author="随遇而安 [2]" w:date="2023-08-11T16:50:38Z">
                  <w:rPr>
                    <w:rFonts w:ascii="Arial"/>
                    <w:sz w:val="21"/>
                  </w:rPr>
                </w:rPrChange>
              </w:rPr>
            </w:pPr>
          </w:p>
        </w:tc>
      </w:tr>
      <w:tr w14:paraId="4652FE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590" w:type="dxa"/>
            <w:tcBorders>
              <w:left w:val="single" w:color="000000" w:sz="10" w:space="0"/>
            </w:tcBorders>
          </w:tcPr>
          <w:p w14:paraId="54E23623">
            <w:pPr>
              <w:rPr>
                <w:rFonts w:ascii="Arial"/>
                <w:color w:val="auto"/>
                <w:sz w:val="21"/>
                <w:highlight w:val="none"/>
                <w:rPrChange w:id="1800" w:author="随遇而安 [2]" w:date="2023-08-11T16:50:38Z">
                  <w:rPr>
                    <w:rFonts w:ascii="Arial"/>
                    <w:sz w:val="21"/>
                  </w:rPr>
                </w:rPrChange>
              </w:rPr>
            </w:pPr>
          </w:p>
        </w:tc>
        <w:tc>
          <w:tcPr>
            <w:tcW w:w="3996" w:type="dxa"/>
          </w:tcPr>
          <w:p w14:paraId="4957739F">
            <w:pPr>
              <w:rPr>
                <w:rFonts w:ascii="Arial"/>
                <w:color w:val="auto"/>
                <w:sz w:val="21"/>
                <w:highlight w:val="none"/>
                <w:rPrChange w:id="1801" w:author="随遇而安 [2]" w:date="2023-08-11T16:50:38Z">
                  <w:rPr>
                    <w:rFonts w:ascii="Arial"/>
                    <w:sz w:val="21"/>
                  </w:rPr>
                </w:rPrChange>
              </w:rPr>
            </w:pPr>
          </w:p>
        </w:tc>
        <w:tc>
          <w:tcPr>
            <w:tcW w:w="2866" w:type="dxa"/>
          </w:tcPr>
          <w:p w14:paraId="57B68EE2">
            <w:pPr>
              <w:rPr>
                <w:rFonts w:ascii="Arial"/>
                <w:color w:val="auto"/>
                <w:sz w:val="21"/>
                <w:highlight w:val="none"/>
                <w:rPrChange w:id="1802" w:author="随遇而安 [2]" w:date="2023-08-11T16:50:38Z">
                  <w:rPr>
                    <w:rFonts w:ascii="Arial"/>
                    <w:sz w:val="21"/>
                  </w:rPr>
                </w:rPrChange>
              </w:rPr>
            </w:pPr>
          </w:p>
        </w:tc>
        <w:tc>
          <w:tcPr>
            <w:tcW w:w="1289" w:type="dxa"/>
            <w:tcBorders>
              <w:right w:val="single" w:color="000000" w:sz="4" w:space="0"/>
            </w:tcBorders>
          </w:tcPr>
          <w:p w14:paraId="2D5D9A53">
            <w:pPr>
              <w:rPr>
                <w:rFonts w:ascii="Arial"/>
                <w:color w:val="auto"/>
                <w:sz w:val="21"/>
                <w:highlight w:val="none"/>
                <w:rPrChange w:id="1803" w:author="随遇而安 [2]" w:date="2023-08-11T16:50:38Z">
                  <w:rPr>
                    <w:rFonts w:ascii="Arial"/>
                    <w:sz w:val="21"/>
                  </w:rPr>
                </w:rPrChange>
              </w:rPr>
            </w:pPr>
          </w:p>
        </w:tc>
        <w:tc>
          <w:tcPr>
            <w:tcW w:w="1198" w:type="dxa"/>
            <w:tcBorders>
              <w:left w:val="single" w:color="000000" w:sz="4" w:space="0"/>
            </w:tcBorders>
          </w:tcPr>
          <w:p w14:paraId="7ED65E67">
            <w:pPr>
              <w:rPr>
                <w:rFonts w:ascii="Arial"/>
                <w:color w:val="auto"/>
                <w:sz w:val="21"/>
                <w:highlight w:val="none"/>
                <w:rPrChange w:id="1804" w:author="随遇而安 [2]" w:date="2023-08-11T16:50:38Z">
                  <w:rPr>
                    <w:rFonts w:ascii="Arial"/>
                    <w:sz w:val="21"/>
                  </w:rPr>
                </w:rPrChange>
              </w:rPr>
            </w:pPr>
          </w:p>
        </w:tc>
        <w:tc>
          <w:tcPr>
            <w:tcW w:w="1054" w:type="dxa"/>
            <w:tcBorders>
              <w:right w:val="single" w:color="000000" w:sz="4" w:space="0"/>
            </w:tcBorders>
          </w:tcPr>
          <w:p w14:paraId="16F6FA81">
            <w:pPr>
              <w:rPr>
                <w:rFonts w:ascii="Arial"/>
                <w:color w:val="auto"/>
                <w:sz w:val="21"/>
                <w:highlight w:val="none"/>
                <w:rPrChange w:id="1805" w:author="随遇而安 [2]" w:date="2023-08-11T16:50:38Z">
                  <w:rPr>
                    <w:rFonts w:ascii="Arial"/>
                    <w:sz w:val="21"/>
                  </w:rPr>
                </w:rPrChange>
              </w:rPr>
            </w:pPr>
          </w:p>
        </w:tc>
        <w:tc>
          <w:tcPr>
            <w:tcW w:w="1059" w:type="dxa"/>
            <w:tcBorders>
              <w:left w:val="single" w:color="000000" w:sz="4" w:space="0"/>
            </w:tcBorders>
          </w:tcPr>
          <w:p w14:paraId="07CE62AF">
            <w:pPr>
              <w:rPr>
                <w:rFonts w:ascii="Arial"/>
                <w:color w:val="auto"/>
                <w:sz w:val="21"/>
                <w:highlight w:val="none"/>
                <w:rPrChange w:id="1806" w:author="随遇而安 [2]" w:date="2023-08-11T16:50:38Z">
                  <w:rPr>
                    <w:rFonts w:ascii="Arial"/>
                    <w:sz w:val="21"/>
                  </w:rPr>
                </w:rPrChange>
              </w:rPr>
            </w:pPr>
          </w:p>
        </w:tc>
        <w:tc>
          <w:tcPr>
            <w:tcW w:w="1861" w:type="dxa"/>
            <w:tcBorders>
              <w:right w:val="single" w:color="000000" w:sz="10" w:space="0"/>
            </w:tcBorders>
          </w:tcPr>
          <w:p w14:paraId="0A2B2698">
            <w:pPr>
              <w:rPr>
                <w:rFonts w:ascii="Arial"/>
                <w:color w:val="auto"/>
                <w:sz w:val="21"/>
                <w:highlight w:val="none"/>
                <w:rPrChange w:id="1807" w:author="随遇而安 [2]" w:date="2023-08-11T16:50:38Z">
                  <w:rPr>
                    <w:rFonts w:ascii="Arial"/>
                    <w:sz w:val="21"/>
                  </w:rPr>
                </w:rPrChange>
              </w:rPr>
            </w:pPr>
          </w:p>
        </w:tc>
      </w:tr>
    </w:tbl>
    <w:p w14:paraId="2489A046">
      <w:pPr>
        <w:spacing w:before="99" w:line="220" w:lineRule="auto"/>
        <w:ind w:left="39"/>
        <w:rPr>
          <w:rFonts w:ascii="宋体" w:hAnsi="宋体" w:eastAsia="宋体" w:cs="宋体"/>
          <w:color w:val="auto"/>
          <w:sz w:val="21"/>
          <w:szCs w:val="21"/>
          <w:highlight w:val="none"/>
          <w:lang w:eastAsia="zh-CN"/>
          <w:rPrChange w:id="1808" w:author="随遇而安 [2]" w:date="2023-08-11T16:50:38Z">
            <w:rPr>
              <w:rFonts w:ascii="宋体" w:hAnsi="宋体" w:eastAsia="宋体" w:cs="宋体"/>
              <w:sz w:val="21"/>
              <w:szCs w:val="21"/>
              <w:lang w:eastAsia="zh-CN"/>
            </w:rPr>
          </w:rPrChange>
        </w:rPr>
      </w:pPr>
      <w:r>
        <w:rPr>
          <w:rFonts w:ascii="宋体" w:hAnsi="宋体" w:eastAsia="宋体" w:cs="宋体"/>
          <w:color w:val="auto"/>
          <w:spacing w:val="-4"/>
          <w:sz w:val="21"/>
          <w:szCs w:val="21"/>
          <w:highlight w:val="none"/>
          <w:lang w:eastAsia="zh-CN"/>
          <w:rPrChange w:id="1809" w:author="随遇而安 [2]" w:date="2023-08-11T16:50:38Z">
            <w:rPr>
              <w:rFonts w:ascii="宋体" w:hAnsi="宋体" w:eastAsia="宋体" w:cs="宋体"/>
              <w:spacing w:val="-4"/>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t>备注：</w:t>
      </w:r>
      <w:r>
        <w:rPr>
          <w:rFonts w:ascii="宋体" w:hAnsi="宋体" w:eastAsia="宋体" w:cs="宋体"/>
          <w:color w:val="auto"/>
          <w:spacing w:val="-4"/>
          <w:sz w:val="21"/>
          <w:szCs w:val="21"/>
          <w:highlight w:val="none"/>
          <w:lang w:eastAsia="zh-CN"/>
          <w:rPrChange w:id="1810" w:author="随遇而安 [2]" w:date="2023-08-11T16:50:38Z">
            <w:rPr>
              <w:rFonts w:ascii="宋体" w:hAnsi="宋体" w:eastAsia="宋体" w:cs="宋体"/>
              <w:spacing w:val="-4"/>
              <w:sz w:val="21"/>
              <w:szCs w:val="21"/>
              <w:lang w:eastAsia="zh-CN"/>
            </w:rPr>
          </w:rPrChange>
        </w:rPr>
        <w:t xml:space="preserve"> 本表由项目公司安全管理部门负责统一归档和管理</w:t>
      </w:r>
      <w:r>
        <w:rPr>
          <w:rFonts w:ascii="宋体" w:hAnsi="宋体" w:eastAsia="宋体" w:cs="宋体"/>
          <w:color w:val="auto"/>
          <w:spacing w:val="-3"/>
          <w:sz w:val="21"/>
          <w:szCs w:val="21"/>
          <w:highlight w:val="none"/>
          <w:lang w:eastAsia="zh-CN"/>
          <w:rPrChange w:id="1811" w:author="随遇而安 [2]" w:date="2023-08-11T16:50:38Z">
            <w:rPr>
              <w:rFonts w:ascii="宋体" w:hAnsi="宋体" w:eastAsia="宋体" w:cs="宋体"/>
              <w:spacing w:val="-3"/>
              <w:sz w:val="21"/>
              <w:szCs w:val="21"/>
              <w:lang w:eastAsia="zh-CN"/>
            </w:rPr>
          </w:rPrChange>
        </w:rPr>
        <w:t>。</w:t>
      </w:r>
    </w:p>
    <w:p w14:paraId="451E0DE2">
      <w:pPr>
        <w:rPr>
          <w:rFonts w:ascii="宋体" w:hAnsi="宋体" w:eastAsia="宋体" w:cs="宋体"/>
          <w:color w:val="auto"/>
          <w:spacing w:val="-9"/>
          <w:sz w:val="24"/>
          <w:szCs w:val="24"/>
          <w:highlight w:val="none"/>
          <w:lang w:eastAsia="zh-CN"/>
          <w:rPrChange w:id="1812" w:author="随遇而安 [2]" w:date="2023-08-11T16:50:38Z">
            <w:rPr>
              <w:rFonts w:ascii="宋体" w:hAnsi="宋体" w:eastAsia="宋体" w:cs="宋体"/>
              <w:spacing w:val="-9"/>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pPr>
    </w:p>
    <w:sectPr>
      <w:headerReference r:id="rId7" w:type="default"/>
      <w:footerReference r:id="rId8" w:type="default"/>
      <w:pgSz w:w="16840" w:h="11910" w:orient="landscape"/>
      <w:pgMar w:top="1800" w:right="1440" w:bottom="1800" w:left="1440" w:header="820" w:footer="1051" w:gutter="0"/>
      <w:pgNumType w:fmt="decimal"/>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AA7E1">
    <w:pPr>
      <w:pStyle w:val="3"/>
    </w:pPr>
    <w:ins w:id="0" w:author="随遇而安 [2]" w:date="2023-08-11T16:56:01Z">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F47F1">
                            <w:pPr>
                              <w:pStyle w:val="3"/>
                            </w:pPr>
                            <w:ins w:id="2" w:author="随遇而安 [2]" w:date="2023-08-11T16:56:01Z">
                              <w:r>
                                <w:rPr/>
                                <w:fldChar w:fldCharType="begin"/>
                              </w:r>
                            </w:ins>
                            <w:ins w:id="3" w:author="随遇而安 [2]" w:date="2023-08-11T16:56:01Z">
                              <w:r>
                                <w:rPr/>
                                <w:instrText xml:space="preserve"> PAGE  \* MERGEFORMAT </w:instrText>
                              </w:r>
                            </w:ins>
                            <w:ins w:id="4" w:author="随遇而安 [2]" w:date="2023-08-11T16:56:01Z">
                              <w:r>
                                <w:rPr/>
                                <w:fldChar w:fldCharType="separate"/>
                              </w:r>
                            </w:ins>
                            <w:ins w:id="5" w:author="随遇而安 [2]" w:date="2023-08-11T16:56:01Z">
                              <w:r>
                                <w:rPr/>
                                <w:t>1</w:t>
                              </w:r>
                            </w:ins>
                            <w:ins w:id="6" w:author="随遇而安 [2]" w:date="2023-08-11T16:56:01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1AF47F1">
                      <w:pPr>
                        <w:pStyle w:val="3"/>
                      </w:pPr>
                      <w:ins w:id="7" w:author="随遇而安 [2]" w:date="2023-08-11T16:56:01Z">
                        <w:r>
                          <w:rPr/>
                          <w:fldChar w:fldCharType="begin"/>
                        </w:r>
                      </w:ins>
                      <w:ins w:id="8" w:author="随遇而安 [2]" w:date="2023-08-11T16:56:01Z">
                        <w:r>
                          <w:rPr/>
                          <w:instrText xml:space="preserve"> PAGE  \* MERGEFORMAT </w:instrText>
                        </w:r>
                      </w:ins>
                      <w:ins w:id="9" w:author="随遇而安 [2]" w:date="2023-08-11T16:56:01Z">
                        <w:r>
                          <w:rPr/>
                          <w:fldChar w:fldCharType="separate"/>
                        </w:r>
                      </w:ins>
                      <w:ins w:id="10" w:author="随遇而安 [2]" w:date="2023-08-11T16:56:01Z">
                        <w:r>
                          <w:rPr/>
                          <w:t>1</w:t>
                        </w:r>
                      </w:ins>
                      <w:ins w:id="11" w:author="随遇而安 [2]" w:date="2023-08-11T16:56:01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51EFC">
    <w:pPr>
      <w:spacing w:line="184" w:lineRule="auto"/>
      <w:ind w:left="0"/>
      <w:rPr>
        <w:rFonts w:ascii="宋体" w:hAnsi="宋体" w:eastAsia="宋体" w:cs="宋体"/>
        <w:sz w:val="18"/>
        <w:szCs w:val="18"/>
      </w:rPr>
      <w:pPrChange w:id="21" w:author="随遇而安 [2]" w:date="2023-08-11T16:55:56Z">
        <w:pPr>
          <w:spacing w:line="184" w:lineRule="auto"/>
          <w:ind w:left="4524"/>
        </w:pPr>
      </w:pPrChange>
    </w:pPr>
    <w:ins w:id="22" w:author="随遇而安 [2]" w:date="2023-08-11T16:56:01Z">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8B127">
                            <w:pPr>
                              <w:pStyle w:val="3"/>
                            </w:pPr>
                            <w:ins w:id="24" w:author="随遇而安 [2]" w:date="2023-08-11T16:56:01Z">
                              <w:r>
                                <w:rPr/>
                                <w:fldChar w:fldCharType="begin"/>
                              </w:r>
                            </w:ins>
                            <w:ins w:id="25" w:author="随遇而安 [2]" w:date="2023-08-11T16:56:01Z">
                              <w:r>
                                <w:rPr/>
                                <w:instrText xml:space="preserve"> PAGE  \* MERGEFORMAT </w:instrText>
                              </w:r>
                            </w:ins>
                            <w:ins w:id="26" w:author="随遇而安 [2]" w:date="2023-08-11T16:56:01Z">
                              <w:r>
                                <w:rPr/>
                                <w:fldChar w:fldCharType="separate"/>
                              </w:r>
                            </w:ins>
                            <w:ins w:id="27" w:author="随遇而安 [2]" w:date="2023-08-11T16:56:01Z">
                              <w:r>
                                <w:rPr/>
                                <w:t>3</w:t>
                              </w:r>
                            </w:ins>
                            <w:ins w:id="28" w:author="随遇而安 [2]" w:date="2023-08-11T16:56:01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138B127">
                      <w:pPr>
                        <w:pStyle w:val="3"/>
                      </w:pPr>
                      <w:ins w:id="29" w:author="随遇而安 [2]" w:date="2023-08-11T16:56:01Z">
                        <w:r>
                          <w:rPr/>
                          <w:fldChar w:fldCharType="begin"/>
                        </w:r>
                      </w:ins>
                      <w:ins w:id="30" w:author="随遇而安 [2]" w:date="2023-08-11T16:56:01Z">
                        <w:r>
                          <w:rPr/>
                          <w:instrText xml:space="preserve"> PAGE  \* MERGEFORMAT </w:instrText>
                        </w:r>
                      </w:ins>
                      <w:ins w:id="31" w:author="随遇而安 [2]" w:date="2023-08-11T16:56:01Z">
                        <w:r>
                          <w:rPr/>
                          <w:fldChar w:fldCharType="separate"/>
                        </w:r>
                      </w:ins>
                      <w:ins w:id="32" w:author="随遇而安 [2]" w:date="2023-08-11T16:56:01Z">
                        <w:r>
                          <w:rPr/>
                          <w:t>3</w:t>
                        </w:r>
                      </w:ins>
                      <w:ins w:id="33" w:author="随遇而安 [2]" w:date="2023-08-11T16:56:01Z">
                        <w:r>
                          <w:rPr/>
                          <w:fldChar w:fldCharType="end"/>
                        </w:r>
                      </w:ins>
                    </w:p>
                  </w:txbxContent>
                </v:textbox>
              </v:shape>
            </w:pict>
          </mc:Fallback>
        </mc:AlternateContent>
      </w:r>
    </w:ins>
    <w:del w:id="34" w:author="随遇而安 [2]" w:date="2023-08-11T16:55:56Z">
      <w:r>
        <w:rPr>
          <w:rFonts w:ascii="宋体" w:hAnsi="宋体" w:eastAsia="宋体" w:cs="宋体"/>
          <w:sz w:val="18"/>
          <w:szCs w:val="18"/>
        </w:rPr>
        <w:delText>4</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0A636">
    <w:pPr>
      <w:spacing w:line="14" w:lineRule="auto"/>
      <w:rPr>
        <w:sz w:val="20"/>
        <w:szCs w:val="20"/>
      </w:rPr>
    </w:pPr>
    <w:r>
      <w:rPr>
        <w:lang w:eastAsia="zh-C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14:paraId="139E7BFD">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top:0pt;height:11pt;width:13.15pt;mso-position-horizontal:center;mso-position-horizontal-relative:margin;z-index:251661312;mso-width-relative:page;mso-height-relative:page;" filled="f" stroked="f" coordsize="21600,21600" o:gfxdata="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myT9o0wAAAAMBAAAPAAAAAAAAAAEAIAAAACIAAABkcnMvZG93bnJl&#10;di54bWxQSwECFAAUAAAACACHTuJA8SkzgwICAAAUBAAADgAAAAAAAAABACAAAAAiAQAAZHJzL2Uy&#10;b0RvYy54bWxQSwUGAAAAAAYABgBZAQAAlgUAAAAA&#10;">
              <v:fill on="f" focussize="0,0"/>
              <v:stroke on="f"/>
              <v:imagedata o:title=""/>
              <o:lock v:ext="edit" aspectratio="f"/>
              <v:textbox inset="0mm,0mm,0mm,0mm">
                <w:txbxContent>
                  <w:p w14:paraId="139E7BFD">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95010">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0288"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3F00">
    <w:pPr>
      <w:spacing w:line="355" w:lineRule="auto"/>
      <w:jc w:val="center"/>
      <w:rPr>
        <w:del w:id="13" w:author="随遇而安 [2]" w:date="2023-08-11T14:46:29Z"/>
        <w:rFonts w:ascii="Arial"/>
        <w:sz w:val="21"/>
      </w:rPr>
      <w:pPrChange w:id="12" w:author="随遇而安 [2]" w:date="2023-08-11T14:46:32Z">
        <w:pPr>
          <w:spacing w:line="355" w:lineRule="auto"/>
        </w:pPr>
      </w:pPrChange>
    </w:pPr>
    <w:r>
      <mc:AlternateContent>
        <mc:Choice Requires="wps">
          <w:drawing>
            <wp:anchor distT="0" distB="0" distL="114300" distR="114300" simplePos="0" relativeHeight="251663360" behindDoc="0" locked="0" layoutInCell="0" allowOverlap="1">
              <wp:simplePos x="0" y="0"/>
              <wp:positionH relativeFrom="page">
                <wp:posOffset>882650</wp:posOffset>
              </wp:positionH>
              <wp:positionV relativeFrom="page">
                <wp:posOffset>947420</wp:posOffset>
              </wp:positionV>
              <wp:extent cx="5744210" cy="9525"/>
              <wp:effectExtent l="0" t="0" r="0" b="0"/>
              <wp:wrapNone/>
              <wp:docPr id="4" name="任意多边形 4"/>
              <wp:cNvGraphicFramePr/>
              <a:graphic xmlns:a="http://schemas.openxmlformats.org/drawingml/2006/main">
                <a:graphicData uri="http://schemas.microsoft.com/office/word/2010/wordprocessingShape">
                  <wps:wsp>
                    <wps:cNvSpPr/>
                    <wps:spPr>
                      <a:xfrm>
                        <a:off x="0" y="0"/>
                        <a:ext cx="5744210" cy="9525"/>
                      </a:xfrm>
                      <a:custGeom>
                        <a:avLst/>
                        <a:gdLst/>
                        <a:ahLst/>
                        <a:cxnLst/>
                        <a:rect l="0" t="0" r="0" b="0"/>
                        <a:pathLst>
                          <a:path w="9045" h="15">
                            <a:moveTo>
                              <a:pt x="0" y="14"/>
                            </a:moveTo>
                            <a:lnTo>
                              <a:pt x="9045" y="14"/>
                            </a:lnTo>
                            <a:lnTo>
                              <a:pt x="9045"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5pt;margin-top:74.6pt;height:0.75pt;width:452.3pt;mso-position-horizontal-relative:page;mso-position-vertical-relative:page;z-index:251663360;mso-width-relative:page;mso-height-relative:page;" fillcolor="#000000" filled="t" stroked="f" coordsize="9045,15" o:allowincell="f" o:gfxdata="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Z+bcbYAAAADAEA&#10;AA8AAAAAAAAAAQAgAAAAIgAAAGRycy9kb3ducmV2LnhtbFBLAQIUABQAAAAIAIdO4kDLG1Z/GgIA&#10;AJ0EAAAOAAAAAAAAAAEAIAAAACcBAABkcnMvZTJvRG9jLnhtbFBLBQYAAAAABgAGAFkBAACzBQAA&#10;AAA=&#10;" path="m0,14l9045,14,9045,0,0,0,0,14xe">
              <v:fill on="t" focussize="0,0"/>
              <v:stroke on="f"/>
              <v:imagedata o:title=""/>
              <o:lock v:ext="edit" aspectratio="f"/>
            </v:shape>
          </w:pict>
        </mc:Fallback>
      </mc:AlternateContent>
    </w:r>
    <w:ins w:id="14" w:author="随遇而安 [2]" w:date="2023-08-11T14:47:15Z">
      <w:r>
        <w:rPr>
          <w:rFonts w:ascii="楷体" w:hAnsi="楷体" w:eastAsia="楷体"/>
          <w:b/>
          <w:bCs/>
          <w:sz w:val="32"/>
          <w:szCs w:val="32"/>
          <w:lang w:eastAsia="zh-CN"/>
        </w:rPr>
        <w:drawing>
          <wp:anchor distT="0" distB="0" distL="114300" distR="114300" simplePos="0" relativeHeight="251666432" behindDoc="0" locked="0" layoutInCell="1" allowOverlap="1">
            <wp:simplePos x="0" y="0"/>
            <wp:positionH relativeFrom="column">
              <wp:posOffset>5023485</wp:posOffset>
            </wp:positionH>
            <wp:positionV relativeFrom="paragraph">
              <wp:posOffset>-182245</wp:posOffset>
            </wp:positionV>
            <wp:extent cx="499745" cy="485140"/>
            <wp:effectExtent l="0" t="0" r="14605" b="1016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ins>
    <w:del w:id="16" w:author="随遇而安 [2]" w:date="2023-08-11T14:47:17Z">
      <w:r>
        <w:rPr/>
        <w:drawing>
          <wp:anchor distT="0" distB="0" distL="0" distR="0" simplePos="0" relativeHeight="251662336" behindDoc="0" locked="0" layoutInCell="0" allowOverlap="1">
            <wp:simplePos x="0" y="0"/>
            <wp:positionH relativeFrom="page">
              <wp:posOffset>5649595</wp:posOffset>
            </wp:positionH>
            <wp:positionV relativeFrom="page">
              <wp:posOffset>541020</wp:posOffset>
            </wp:positionV>
            <wp:extent cx="955675" cy="353060"/>
            <wp:effectExtent l="0" t="0" r="15875" b="8890"/>
            <wp:wrapNone/>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2"/>
                    <a:stretch>
                      <a:fillRect/>
                    </a:stretch>
                  </pic:blipFill>
                  <pic:spPr>
                    <a:xfrm>
                      <a:off x="0" y="0"/>
                      <a:ext cx="955675" cy="353059"/>
                    </a:xfrm>
                    <a:prstGeom prst="rect">
                      <a:avLst/>
                    </a:prstGeom>
                  </pic:spPr>
                </pic:pic>
              </a:graphicData>
            </a:graphic>
          </wp:anchor>
        </w:drawing>
      </w:r>
    </w:del>
  </w:p>
  <w:p w14:paraId="4C5D9A38">
    <w:pPr>
      <w:spacing w:before="0" w:line="355" w:lineRule="auto"/>
      <w:ind w:left="0"/>
      <w:jc w:val="center"/>
      <w:rPr>
        <w:rFonts w:hint="eastAsia" w:ascii="楷体" w:hAnsi="楷体" w:eastAsia="楷体" w:cs="楷体"/>
        <w:b/>
        <w:bCs/>
        <w:sz w:val="24"/>
        <w:szCs w:val="24"/>
        <w:lang w:eastAsia="zh-CN"/>
        <w:rPrChange w:id="19" w:author="随遇而安 [2]" w:date="2023-08-11T14:48:16Z">
          <w:rPr>
            <w:rFonts w:ascii="宋体" w:hAnsi="宋体" w:eastAsia="宋体" w:cs="宋体"/>
            <w:sz w:val="18"/>
            <w:szCs w:val="18"/>
            <w:lang w:eastAsia="zh-CN"/>
          </w:rPr>
        </w:rPrChange>
      </w:rPr>
      <w:pPrChange w:id="18" w:author="随遇而安 [2]" w:date="2023-08-11T14:46:34Z">
        <w:pPr>
          <w:spacing w:before="58" w:line="220" w:lineRule="auto"/>
          <w:ind w:left="3917"/>
        </w:pPr>
      </w:pPrChange>
    </w:pPr>
    <w:r>
      <w:rPr>
        <w:rFonts w:hint="eastAsia" w:ascii="楷体" w:hAnsi="楷体" w:eastAsia="楷体" w:cs="楷体"/>
        <w:b/>
        <w:bCs/>
        <w:spacing w:val="-2"/>
        <w:sz w:val="24"/>
        <w:szCs w:val="24"/>
        <w:lang w:eastAsia="zh-CN"/>
        <w:rPrChange w:id="20" w:author="随遇而安 [2]" w:date="2023-08-11T14:48:16Z">
          <w:rPr>
            <w:rFonts w:hint="eastAsia" w:ascii="宋体" w:hAnsi="宋体" w:eastAsia="宋体" w:cs="宋体"/>
            <w:spacing w:val="-2"/>
            <w:sz w:val="18"/>
            <w:szCs w:val="18"/>
            <w:lang w:eastAsia="zh-CN"/>
          </w:rPr>
        </w:rPrChange>
      </w:rPr>
      <w:t>宁津北控城市环境服务有限公司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6D4A9">
    <w:pPr>
      <w:spacing w:before="0" w:line="355" w:lineRule="auto"/>
      <w:ind w:left="0"/>
      <w:jc w:val="center"/>
      <w:rPr>
        <w:ins w:id="35" w:author="随遇而安 [2]" w:date="2023-08-11T14:49:04Z"/>
        <w:rFonts w:hint="eastAsia" w:ascii="楷体" w:hAnsi="楷体" w:eastAsia="楷体" w:cs="楷体"/>
        <w:b/>
        <w:bCs/>
        <w:spacing w:val="-2"/>
        <w:sz w:val="24"/>
        <w:szCs w:val="24"/>
        <w:lang w:eastAsia="zh-CN"/>
      </w:rPr>
    </w:pPr>
    <w:ins w:id="36" w:author="随遇而安 [2]" w:date="2023-08-11T14:48:39Z">
      <w:r>
        <w:rPr>
          <w:rFonts w:ascii="楷体" w:hAnsi="楷体" w:eastAsia="楷体"/>
          <w:b/>
          <w:bCs/>
          <w:sz w:val="32"/>
          <w:szCs w:val="32"/>
          <w:lang w:eastAsia="zh-CN"/>
        </w:rPr>
        <w:drawing>
          <wp:anchor distT="0" distB="0" distL="114300" distR="114300" simplePos="0" relativeHeight="251667456" behindDoc="0" locked="0" layoutInCell="1" allowOverlap="1">
            <wp:simplePos x="0" y="0"/>
            <wp:positionH relativeFrom="column">
              <wp:posOffset>7445375</wp:posOffset>
            </wp:positionH>
            <wp:positionV relativeFrom="paragraph">
              <wp:posOffset>75565</wp:posOffset>
            </wp:positionV>
            <wp:extent cx="499745" cy="485140"/>
            <wp:effectExtent l="0" t="0" r="14605" b="1016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ins>
  </w:p>
  <w:p w14:paraId="21E8E42F">
    <w:pPr>
      <w:spacing w:before="0" w:line="355" w:lineRule="auto"/>
      <w:ind w:left="0"/>
      <w:jc w:val="center"/>
      <w:rPr>
        <w:ins w:id="38" w:author="随遇而安 [2]" w:date="2023-08-11T14:48:47Z"/>
        <w:rFonts w:hint="eastAsia" w:ascii="楷体" w:hAnsi="楷体" w:eastAsia="楷体" w:cs="楷体"/>
        <w:b/>
        <w:bCs/>
        <w:sz w:val="24"/>
        <w:szCs w:val="24"/>
        <w:lang w:eastAsia="zh-CN"/>
      </w:rPr>
    </w:pPr>
    <w:ins w:id="39" w:author="随遇而安 [2]" w:date="2023-08-11T14:48:47Z">
      <w:r>
        <w:rPr>
          <w:rFonts w:hint="eastAsia" w:ascii="楷体" w:hAnsi="楷体" w:eastAsia="楷体" w:cs="楷体"/>
          <w:b/>
          <w:bCs/>
          <w:spacing w:val="-2"/>
          <w:sz w:val="24"/>
          <w:szCs w:val="24"/>
          <w:lang w:eastAsia="zh-CN"/>
        </w:rPr>
        <w:t>宁津北控城市环境服务有限公司</w:t>
      </w:r>
    </w:ins>
  </w:p>
  <w:p w14:paraId="399ED26E">
    <w:pPr>
      <w:spacing w:line="355" w:lineRule="auto"/>
      <w:jc w:val="both"/>
      <w:rPr>
        <w:del w:id="41" w:author="随遇而安 [2]" w:date="2023-08-11T14:48:37Z"/>
        <w:rFonts w:ascii="Arial" w:eastAsia="宋体"/>
        <w:sz w:val="21"/>
        <w:lang w:eastAsia="zh-CN"/>
      </w:rPr>
      <w:pPrChange w:id="40" w:author="随遇而安 [2]" w:date="2023-08-11T14:48:38Z">
        <w:pPr>
          <w:spacing w:line="355" w:lineRule="auto"/>
          <w:jc w:val="center"/>
        </w:pPr>
      </w:pPrChange>
    </w:pPr>
    <w:del w:id="42" w:author="随遇而安 [2]" w:date="2023-08-11T14:48:37Z">
      <w:r>
        <w:rPr/>
        <w:drawing>
          <wp:anchor distT="0" distB="0" distL="0" distR="0" simplePos="0" relativeHeight="251664384" behindDoc="0" locked="0" layoutInCell="0" allowOverlap="1">
            <wp:simplePos x="0" y="0"/>
            <wp:positionH relativeFrom="page">
              <wp:posOffset>8788400</wp:posOffset>
            </wp:positionH>
            <wp:positionV relativeFrom="page">
              <wp:posOffset>727710</wp:posOffset>
            </wp:positionV>
            <wp:extent cx="955675" cy="353060"/>
            <wp:effectExtent l="0" t="0" r="15875" b="889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
                    <a:stretch>
                      <a:fillRect/>
                    </a:stretch>
                  </pic:blipFill>
                  <pic:spPr>
                    <a:xfrm>
                      <a:off x="0" y="0"/>
                      <a:ext cx="955675" cy="353059"/>
                    </a:xfrm>
                    <a:prstGeom prst="rect">
                      <a:avLst/>
                    </a:prstGeom>
                  </pic:spPr>
                </pic:pic>
              </a:graphicData>
            </a:graphic>
          </wp:anchor>
        </w:drawing>
      </w:r>
    </w:del>
  </w:p>
  <w:p w14:paraId="2E3D5C0C">
    <w:pPr>
      <w:spacing w:line="355" w:lineRule="auto"/>
      <w:jc w:val="center"/>
      <w:rPr>
        <w:del w:id="44" w:author="随遇而安 [2]" w:date="2023-08-11T14:48:37Z"/>
        <w:rFonts w:ascii="Arial" w:eastAsia="宋体"/>
        <w:sz w:val="21"/>
        <w:lang w:eastAsia="zh-CN"/>
      </w:rPr>
    </w:pPr>
  </w:p>
  <w:p w14:paraId="05C770DC">
    <w:pPr>
      <w:spacing w:line="355" w:lineRule="auto"/>
      <w:jc w:val="center"/>
      <w:rPr>
        <w:rFonts w:ascii="Arial"/>
        <w:sz w:val="21"/>
        <w:lang w:eastAsia="zh-CN"/>
      </w:rPr>
    </w:pPr>
    <w:r>
      <mc:AlternateContent>
        <mc:Choice Requires="wps">
          <w:drawing>
            <wp:anchor distT="0" distB="0" distL="114300" distR="114300" simplePos="0" relativeHeight="251665408" behindDoc="0" locked="0" layoutInCell="0" allowOverlap="1">
              <wp:simplePos x="0" y="0"/>
              <wp:positionH relativeFrom="page">
                <wp:posOffset>882015</wp:posOffset>
              </wp:positionH>
              <wp:positionV relativeFrom="page">
                <wp:posOffset>1129030</wp:posOffset>
              </wp:positionV>
              <wp:extent cx="8876030" cy="9525"/>
              <wp:effectExtent l="0" t="0" r="0" b="0"/>
              <wp:wrapNone/>
              <wp:docPr id="11" name="任意多边形 11"/>
              <wp:cNvGraphicFramePr/>
              <a:graphic xmlns:a="http://schemas.openxmlformats.org/drawingml/2006/main">
                <a:graphicData uri="http://schemas.microsoft.com/office/word/2010/wordprocessingShape">
                  <wps:wsp>
                    <wps:cNvSpPr/>
                    <wps:spPr>
                      <a:xfrm>
                        <a:off x="0" y="0"/>
                        <a:ext cx="8876030" cy="9525"/>
                      </a:xfrm>
                      <a:custGeom>
                        <a:avLst/>
                        <a:gdLst/>
                        <a:ahLst/>
                        <a:cxnLst/>
                        <a:rect l="0" t="0" r="0" b="0"/>
                        <a:pathLst>
                          <a:path w="13978" h="15">
                            <a:moveTo>
                              <a:pt x="0" y="14"/>
                            </a:moveTo>
                            <a:lnTo>
                              <a:pt x="13977" y="14"/>
                            </a:lnTo>
                            <a:lnTo>
                              <a:pt x="13977"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45pt;margin-top:88.9pt;height:0.75pt;width:698.9pt;mso-position-horizontal-relative:page;mso-position-vertical-relative:page;z-index:251665408;mso-width-relative:page;mso-height-relative:page;" fillcolor="#000000" filled="t" stroked="f" coordsize="13978,15" o:allowincell="f" o:gfxdata="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2XSYz2gAA&#10;AAwBAAAPAAAAAAAAAAEAIAAAACIAAABkcnMvZG93bnJldi54bWxQSwECFAAUAAAACACHTuJAPHAJ&#10;vRwCAACiBAAADgAAAAAAAAABACAAAAApAQAAZHJzL2Uyb0RvYy54bWxQSwUGAAAAAAYABgBZAQAA&#10;twUAAAAA&#10;" path="m0,14l13977,14,13977,0,0,0,0,14xe">
              <v:fill on="t" focussize="0,0"/>
              <v:stroke on="f"/>
              <v:imagedata o:title=""/>
              <o:lock v:ext="edit" aspectratio="f"/>
            </v:shape>
          </w:pict>
        </mc:Fallback>
      </mc:AlternateContent>
    </w:r>
    <w:del w:id="45" w:author="随遇而安 [2]" w:date="2023-08-11T14:48:33Z">
      <w:r>
        <w:rPr>
          <w:rFonts w:hint="eastAsia" w:ascii="Arial" w:eastAsia="宋体"/>
          <w:sz w:val="21"/>
          <w:lang w:eastAsia="zh-CN"/>
        </w:rPr>
        <w:delText>宁津北控城市环境服务有限公司</w:delText>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E481D"/>
    <w:multiLevelType w:val="multilevel"/>
    <w:tmpl w:val="233E481D"/>
    <w:lvl w:ilvl="0" w:tentative="0">
      <w:start w:val="1"/>
      <w:numFmt w:val="decimal"/>
      <w:lvlText w:val="%1.0"/>
      <w:lvlJc w:val="left"/>
      <w:pPr>
        <w:tabs>
          <w:tab w:val="left" w:pos="660"/>
        </w:tabs>
        <w:ind w:left="660" w:hanging="540"/>
      </w:pPr>
      <w:rPr>
        <w:rFonts w:hint="eastAsia"/>
      </w:rPr>
    </w:lvl>
    <w:lvl w:ilvl="1" w:tentative="0">
      <w:start w:val="1"/>
      <w:numFmt w:val="decimal"/>
      <w:lvlText w:val="2.%2"/>
      <w:lvlJc w:val="left"/>
      <w:pPr>
        <w:tabs>
          <w:tab w:val="left" w:pos="1085"/>
        </w:tabs>
        <w:ind w:left="1085" w:hanging="540"/>
      </w:pPr>
      <w:rPr>
        <w:rFonts w:hint="eastAsia"/>
      </w:rPr>
    </w:lvl>
    <w:lvl w:ilvl="2" w:tentative="0">
      <w:start w:val="1"/>
      <w:numFmt w:val="decimal"/>
      <w:lvlText w:val="3.%2.%3"/>
      <w:lvlJc w:val="left"/>
      <w:pPr>
        <w:tabs>
          <w:tab w:val="left" w:pos="1690"/>
        </w:tabs>
        <w:ind w:left="1510" w:hanging="540"/>
      </w:pPr>
      <w:rPr>
        <w:rFonts w:hint="eastAsia"/>
      </w:rPr>
    </w:lvl>
    <w:lvl w:ilvl="3" w:tentative="0">
      <w:start w:val="1"/>
      <w:numFmt w:val="decimal"/>
      <w:lvlText w:val="%1.%2.%3.%4"/>
      <w:lvlJc w:val="left"/>
      <w:pPr>
        <w:tabs>
          <w:tab w:val="left" w:pos="1935"/>
        </w:tabs>
        <w:ind w:left="1935" w:hanging="540"/>
      </w:pPr>
      <w:rPr>
        <w:rFonts w:hint="eastAsia"/>
      </w:rPr>
    </w:lvl>
    <w:lvl w:ilvl="4" w:tentative="0">
      <w:start w:val="1"/>
      <w:numFmt w:val="decimal"/>
      <w:lvlText w:val="%1.%2.%3.%4.%5"/>
      <w:lvlJc w:val="left"/>
      <w:pPr>
        <w:tabs>
          <w:tab w:val="left" w:pos="2360"/>
        </w:tabs>
        <w:ind w:left="2360" w:hanging="540"/>
      </w:pPr>
      <w:rPr>
        <w:rFonts w:hint="eastAsia"/>
      </w:rPr>
    </w:lvl>
    <w:lvl w:ilvl="5" w:tentative="0">
      <w:start w:val="1"/>
      <w:numFmt w:val="decimal"/>
      <w:lvlText w:val="%1.%2.%3.%4.%5.%6"/>
      <w:lvlJc w:val="left"/>
      <w:pPr>
        <w:tabs>
          <w:tab w:val="left" w:pos="2785"/>
        </w:tabs>
        <w:ind w:left="2785" w:hanging="540"/>
      </w:pPr>
      <w:rPr>
        <w:rFonts w:hint="eastAsia"/>
      </w:rPr>
    </w:lvl>
    <w:lvl w:ilvl="6" w:tentative="0">
      <w:start w:val="1"/>
      <w:numFmt w:val="decimal"/>
      <w:lvlText w:val="%1.%2.%3.%4.%5.%6.%7"/>
      <w:lvlJc w:val="left"/>
      <w:pPr>
        <w:tabs>
          <w:tab w:val="left" w:pos="3210"/>
        </w:tabs>
        <w:ind w:left="3210" w:hanging="540"/>
      </w:pPr>
      <w:rPr>
        <w:rFonts w:hint="eastAsia"/>
      </w:rPr>
    </w:lvl>
    <w:lvl w:ilvl="7" w:tentative="0">
      <w:start w:val="1"/>
      <w:numFmt w:val="decimal"/>
      <w:lvlText w:val="%1.%2.%3.%4.%5.%6.%7.%8"/>
      <w:lvlJc w:val="left"/>
      <w:pPr>
        <w:tabs>
          <w:tab w:val="left" w:pos="3635"/>
        </w:tabs>
        <w:ind w:left="3635" w:hanging="540"/>
      </w:pPr>
      <w:rPr>
        <w:rFonts w:hint="eastAsia"/>
      </w:rPr>
    </w:lvl>
    <w:lvl w:ilvl="8" w:tentative="0">
      <w:start w:val="1"/>
      <w:numFmt w:val="decimal"/>
      <w:lvlText w:val="%1.%2.%3.%4.%5.%6.%7.%8.%9"/>
      <w:lvlJc w:val="left"/>
      <w:pPr>
        <w:tabs>
          <w:tab w:val="left" w:pos="4060"/>
        </w:tabs>
        <w:ind w:left="4060" w:hanging="54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2]">
    <w15:presenceInfo w15:providerId="WPS Office" w15:userId="205164157"/>
  </w15:person>
  <w15:person w15:author="随遇而安">
    <w15:presenceInfo w15:providerId="None" w15:userId="随遇而安"/>
  </w15:person>
  <w15:person w15:author="金涛 刘">
    <w15:presenceInfo w15:providerId="Windows Live" w15:userId="5ea8080f8f938008"/>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s>
  <w:rsids>
    <w:rsidRoot w:val="512D2194"/>
    <w:rsid w:val="00013397"/>
    <w:rsid w:val="0010675A"/>
    <w:rsid w:val="00137345"/>
    <w:rsid w:val="002C0666"/>
    <w:rsid w:val="002E6671"/>
    <w:rsid w:val="002F3248"/>
    <w:rsid w:val="00360D58"/>
    <w:rsid w:val="004009AD"/>
    <w:rsid w:val="00565F73"/>
    <w:rsid w:val="00697D2C"/>
    <w:rsid w:val="006B4974"/>
    <w:rsid w:val="00703D86"/>
    <w:rsid w:val="007565D0"/>
    <w:rsid w:val="007E76D7"/>
    <w:rsid w:val="00805A2D"/>
    <w:rsid w:val="00833BE1"/>
    <w:rsid w:val="008A021F"/>
    <w:rsid w:val="009C7831"/>
    <w:rsid w:val="009F06E6"/>
    <w:rsid w:val="00B4709D"/>
    <w:rsid w:val="00BF178A"/>
    <w:rsid w:val="00C8246F"/>
    <w:rsid w:val="00C9081A"/>
    <w:rsid w:val="00D6708F"/>
    <w:rsid w:val="00D927AB"/>
    <w:rsid w:val="00DD0111"/>
    <w:rsid w:val="00EF3DBC"/>
    <w:rsid w:val="034E14A1"/>
    <w:rsid w:val="040F2CF2"/>
    <w:rsid w:val="061C15D5"/>
    <w:rsid w:val="0752543B"/>
    <w:rsid w:val="07A133F9"/>
    <w:rsid w:val="0848171E"/>
    <w:rsid w:val="087538DE"/>
    <w:rsid w:val="1082258A"/>
    <w:rsid w:val="11E46932"/>
    <w:rsid w:val="1355148C"/>
    <w:rsid w:val="14BA1BCC"/>
    <w:rsid w:val="15946A0D"/>
    <w:rsid w:val="192D7318"/>
    <w:rsid w:val="1BF82F65"/>
    <w:rsid w:val="1C3965E1"/>
    <w:rsid w:val="1F482513"/>
    <w:rsid w:val="1FE16122"/>
    <w:rsid w:val="22B03956"/>
    <w:rsid w:val="24E764BA"/>
    <w:rsid w:val="27186BE5"/>
    <w:rsid w:val="27BD1CA7"/>
    <w:rsid w:val="37601135"/>
    <w:rsid w:val="37977E1F"/>
    <w:rsid w:val="3CA07775"/>
    <w:rsid w:val="3D1B0EFB"/>
    <w:rsid w:val="3DE75568"/>
    <w:rsid w:val="40F97454"/>
    <w:rsid w:val="429701BD"/>
    <w:rsid w:val="430E5FAF"/>
    <w:rsid w:val="45A83EA1"/>
    <w:rsid w:val="464E0242"/>
    <w:rsid w:val="467321BF"/>
    <w:rsid w:val="469519CD"/>
    <w:rsid w:val="469821B9"/>
    <w:rsid w:val="46F0022E"/>
    <w:rsid w:val="4828061F"/>
    <w:rsid w:val="499248EA"/>
    <w:rsid w:val="4B0703AF"/>
    <w:rsid w:val="4B3732AB"/>
    <w:rsid w:val="4BC55F4C"/>
    <w:rsid w:val="4F557785"/>
    <w:rsid w:val="512D2194"/>
    <w:rsid w:val="513D338D"/>
    <w:rsid w:val="51B54513"/>
    <w:rsid w:val="52C56A7E"/>
    <w:rsid w:val="538C6AFB"/>
    <w:rsid w:val="54CD4A28"/>
    <w:rsid w:val="57461CF2"/>
    <w:rsid w:val="57FD314B"/>
    <w:rsid w:val="5D277F3D"/>
    <w:rsid w:val="6037300A"/>
    <w:rsid w:val="61601F26"/>
    <w:rsid w:val="627806C9"/>
    <w:rsid w:val="680B59F6"/>
    <w:rsid w:val="69670B4F"/>
    <w:rsid w:val="6D760046"/>
    <w:rsid w:val="6EC03808"/>
    <w:rsid w:val="6F191F3F"/>
    <w:rsid w:val="6FA06B69"/>
    <w:rsid w:val="70ED4030"/>
    <w:rsid w:val="74AE23B1"/>
    <w:rsid w:val="74C60B01"/>
    <w:rsid w:val="77953C00"/>
    <w:rsid w:val="7C8A307B"/>
    <w:rsid w:val="7E90249F"/>
    <w:rsid w:val="7FFF2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8"/>
    </w:pPr>
    <w:rPr>
      <w:rFonts w:ascii="宋体" w:hAnsi="宋体" w:eastAsia="宋体"/>
      <w:sz w:val="24"/>
      <w:szCs w:val="24"/>
    </w:rPr>
  </w:style>
  <w:style w:type="paragraph" w:styleId="3">
    <w:name w:val="footer"/>
    <w:basedOn w:val="1"/>
    <w:qFormat/>
    <w:uiPriority w:val="0"/>
    <w:pPr>
      <w:tabs>
        <w:tab w:val="center" w:pos="4153"/>
        <w:tab w:val="right" w:pos="8306"/>
      </w:tabs>
      <w:snapToGrid w:val="0"/>
    </w:pPr>
    <w:rPr>
      <w:sz w:val="18"/>
    </w:rPr>
  </w:style>
  <w:style w:type="paragraph" w:styleId="4">
    <w:name w:val="toc 1"/>
    <w:basedOn w:val="1"/>
    <w:next w:val="1"/>
    <w:qFormat/>
    <w:uiPriority w:val="39"/>
    <w:pPr>
      <w:spacing w:before="120" w:after="120"/>
    </w:pPr>
    <w:rPr>
      <w:rFonts w:cstheme="minorHAnsi"/>
      <w:b/>
      <w:bCs/>
      <w:caps/>
      <w:sz w:val="20"/>
      <w:szCs w:val="20"/>
    </w:rPr>
  </w:style>
  <w:style w:type="paragraph" w:styleId="5">
    <w:name w:val="Normal (Web)"/>
    <w:basedOn w:val="1"/>
    <w:qFormat/>
    <w:uiPriority w:val="0"/>
    <w:pPr>
      <w:widowControl/>
      <w:spacing w:before="100" w:beforeAutospacing="1" w:after="100" w:afterAutospacing="1"/>
    </w:pPr>
    <w:rPr>
      <w:rFonts w:ascii="宋体" w:hAnsi="宋体" w:eastAsia="宋体" w:cs="宋体"/>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Revision"/>
    <w:hidden/>
    <w:unhideWhenUsed/>
    <w:qFormat/>
    <w:uiPriority w:val="99"/>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4243</Words>
  <Characters>4578</Characters>
  <Lines>39</Lines>
  <Paragraphs>11</Paragraphs>
  <TotalTime>0</TotalTime>
  <ScaleCrop>false</ScaleCrop>
  <LinksUpToDate>false</LinksUpToDate>
  <CharactersWithSpaces>4757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2023-04-04T00:40:00Z</dcterms:created>
  <dc:creator>随遇而安</dc:creator>
  <cp:lastModifiedBy>随遇而安</cp:lastModifiedBy>
  <dcterms:modified xsi:type="dcterms:W3CDTF">2024-11-06T00:52:25Z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2E3225F9FC2C4E8C859F577873F32975_13</vt:lpwstr>
  </property>
</Properties>
</file>