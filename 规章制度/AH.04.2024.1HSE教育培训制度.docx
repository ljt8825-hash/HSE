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F39093">
      <w:pPr>
        <w:rPr>
          <w:ins w:id="73" w:author="随遇而安" w:date="2023-08-11T14:54:23Z"/>
          <w:rFonts w:cs="Times New Roman" w:asciiTheme="minorEastAsia" w:hAnsiTheme="minorEastAsia" w:eastAsiaTheme="minorEastAsia"/>
          <w:color w:val="auto"/>
          <w:sz w:val="20"/>
          <w:szCs w:val="20"/>
        </w:rPr>
      </w:pPr>
    </w:p>
    <w:p w14:paraId="7353EE50">
      <w:pPr>
        <w:rPr>
          <w:ins w:id="74" w:author="随遇而安" w:date="2023-08-11T14:54:23Z"/>
          <w:rFonts w:cs="Times New Roman" w:asciiTheme="minorEastAsia" w:hAnsiTheme="minorEastAsia" w:eastAsiaTheme="minorEastAsia"/>
          <w:color w:val="auto"/>
          <w:sz w:val="20"/>
          <w:szCs w:val="20"/>
        </w:rPr>
      </w:pPr>
    </w:p>
    <w:p w14:paraId="4529FE96">
      <w:pPr>
        <w:rPr>
          <w:ins w:id="75" w:author="随遇而安" w:date="2023-08-11T14:54:23Z"/>
          <w:rFonts w:cs="Times New Roman" w:asciiTheme="minorEastAsia" w:hAnsiTheme="minorEastAsia" w:eastAsiaTheme="minorEastAsia"/>
          <w:color w:val="auto"/>
          <w:sz w:val="20"/>
          <w:szCs w:val="20"/>
        </w:rPr>
      </w:pPr>
    </w:p>
    <w:p w14:paraId="638A4C5D">
      <w:pPr>
        <w:spacing w:before="2"/>
        <w:rPr>
          <w:ins w:id="76" w:author="随遇而安" w:date="2023-08-11T14:54:23Z"/>
          <w:rFonts w:cs="Times New Roman" w:asciiTheme="minorEastAsia" w:hAnsiTheme="minorEastAsia" w:eastAsiaTheme="minorEastAsia"/>
          <w:color w:val="auto"/>
          <w:sz w:val="28"/>
          <w:szCs w:val="28"/>
        </w:rPr>
      </w:pPr>
    </w:p>
    <w:p w14:paraId="5E76D80E">
      <w:pPr>
        <w:spacing w:before="275"/>
        <w:ind w:left="523"/>
        <w:jc w:val="center"/>
        <w:rPr>
          <w:ins w:id="77" w:author="随遇而安" w:date="2023-08-11T14:54:23Z"/>
          <w:rFonts w:cs="黑体" w:asciiTheme="minorEastAsia" w:hAnsiTheme="minorEastAsia" w:eastAsiaTheme="minorEastAsia"/>
          <w:b/>
          <w:color w:val="auto"/>
          <w:sz w:val="52"/>
          <w:szCs w:val="52"/>
          <w:lang w:eastAsia="zh-CN"/>
        </w:rPr>
      </w:pPr>
      <w:ins w:id="78" w:author="随遇而安" w:date="2023-08-11T14:54:23Z">
        <w:r>
          <w:rPr>
            <w:rFonts w:hint="eastAsia" w:cs="黑体" w:asciiTheme="minorEastAsia" w:hAnsiTheme="minorEastAsia" w:eastAsiaTheme="minorEastAsia"/>
            <w:b/>
            <w:color w:val="auto"/>
            <w:sz w:val="52"/>
            <w:szCs w:val="52"/>
            <w:lang w:eastAsia="zh-CN"/>
          </w:rPr>
          <w:t>宁津北控城市环境服务有限公司</w:t>
        </w:r>
      </w:ins>
    </w:p>
    <w:p w14:paraId="50F3D143">
      <w:pPr>
        <w:spacing w:before="275"/>
        <w:ind w:left="523"/>
        <w:jc w:val="center"/>
        <w:rPr>
          <w:ins w:id="79" w:author="随遇而安" w:date="2023-08-11T14:54:23Z"/>
          <w:rFonts w:cs="黑体" w:asciiTheme="minorEastAsia" w:hAnsiTheme="minorEastAsia" w:eastAsiaTheme="minorEastAsia"/>
          <w:color w:val="auto"/>
          <w:sz w:val="32"/>
          <w:szCs w:val="32"/>
          <w:lang w:eastAsia="zh-CN"/>
        </w:rPr>
      </w:pPr>
      <w:ins w:id="80" w:author="随遇而安" w:date="2023-08-11T14:54:23Z">
        <w:r>
          <w:rPr>
            <w:rFonts w:cs="黑体" w:asciiTheme="minorEastAsia" w:hAnsiTheme="minorEastAsia" w:eastAsiaTheme="minorEastAsia"/>
            <w:b/>
            <w:bCs/>
            <w:color w:val="auto"/>
            <w:sz w:val="32"/>
            <w:szCs w:val="32"/>
            <w:lang w:eastAsia="zh-CN"/>
          </w:rPr>
          <w:t>企业标准</w:t>
        </w:r>
      </w:ins>
    </w:p>
    <w:p w14:paraId="1A98A857">
      <w:pPr>
        <w:rPr>
          <w:ins w:id="81" w:author="随遇而安" w:date="2023-08-11T14:54:23Z"/>
          <w:rFonts w:cs="黑体" w:asciiTheme="minorEastAsia" w:hAnsiTheme="minorEastAsia" w:eastAsiaTheme="minorEastAsia"/>
          <w:b/>
          <w:bCs/>
          <w:color w:val="auto"/>
          <w:sz w:val="32"/>
          <w:szCs w:val="32"/>
          <w:lang w:eastAsia="zh-CN"/>
        </w:rPr>
      </w:pPr>
    </w:p>
    <w:p w14:paraId="6C6F0D06">
      <w:pPr>
        <w:rPr>
          <w:ins w:id="82" w:author="随遇而安" w:date="2023-08-11T14:54:23Z"/>
          <w:rFonts w:cs="黑体" w:asciiTheme="minorEastAsia" w:hAnsiTheme="minorEastAsia" w:eastAsiaTheme="minorEastAsia"/>
          <w:b/>
          <w:bCs/>
          <w:color w:val="auto"/>
          <w:sz w:val="32"/>
          <w:szCs w:val="32"/>
          <w:lang w:eastAsia="zh-CN"/>
        </w:rPr>
      </w:pPr>
    </w:p>
    <w:p w14:paraId="1E5004FD">
      <w:pPr>
        <w:spacing w:before="9"/>
        <w:rPr>
          <w:ins w:id="83" w:author="随遇而安" w:date="2023-08-11T14:54:23Z"/>
          <w:rFonts w:cs="黑体" w:asciiTheme="minorEastAsia" w:hAnsiTheme="minorEastAsia" w:eastAsiaTheme="minorEastAsia"/>
          <w:b/>
          <w:bCs/>
          <w:color w:val="auto"/>
          <w:sz w:val="24"/>
          <w:szCs w:val="24"/>
          <w:lang w:eastAsia="zh-CN"/>
        </w:rPr>
      </w:pPr>
    </w:p>
    <w:p w14:paraId="112D16CB">
      <w:pPr>
        <w:pStyle w:val="3"/>
        <w:ind w:left="0" w:right="254"/>
        <w:jc w:val="right"/>
        <w:rPr>
          <w:ins w:id="84" w:author="随遇而安" w:date="2023-08-11T14:54:23Z"/>
          <w:rFonts w:cs="黑体" w:asciiTheme="minorEastAsia" w:hAnsiTheme="minorEastAsia" w:eastAsiaTheme="minorEastAsia"/>
          <w:b/>
          <w:color w:val="auto"/>
          <w:lang w:eastAsia="zh-CN"/>
        </w:rPr>
      </w:pPr>
      <w:ins w:id="85" w:author="随遇而安" w:date="2023-08-11T14:54:23Z">
        <w:r>
          <w:rPr>
            <w:rFonts w:cs="黑体" w:asciiTheme="minorEastAsia" w:hAnsiTheme="minorEastAsia" w:eastAsiaTheme="minorEastAsia"/>
            <w:b/>
            <w:color w:val="auto"/>
            <w:lang w:eastAsia="zh-CN"/>
          </w:rPr>
          <w:t>制度编号：</w:t>
        </w:r>
      </w:ins>
      <w:ins w:id="86" w:author="随遇而安" w:date="2023-08-11T14:54:23Z">
        <w:r>
          <w:rPr>
            <w:rFonts w:hint="eastAsia" w:cs="黑体" w:asciiTheme="minorEastAsia" w:hAnsiTheme="minorEastAsia" w:eastAsiaTheme="minorEastAsia"/>
            <w:b/>
            <w:color w:val="auto"/>
            <w:lang w:eastAsia="zh-CN"/>
          </w:rPr>
          <w:t>AH.0</w:t>
        </w:r>
      </w:ins>
      <w:ins w:id="87" w:author="随遇而安" w:date="2023-08-11T14:55:19Z">
        <w:r>
          <w:rPr>
            <w:rFonts w:hint="eastAsia" w:cs="黑体" w:asciiTheme="minorEastAsia" w:hAnsiTheme="minorEastAsia" w:eastAsiaTheme="minorEastAsia"/>
            <w:b/>
            <w:color w:val="auto"/>
            <w:lang w:val="en-US" w:eastAsia="zh-CN"/>
          </w:rPr>
          <w:t>4</w:t>
        </w:r>
      </w:ins>
      <w:ins w:id="88" w:author="随遇而安" w:date="2023-08-11T14:54:23Z">
        <w:r>
          <w:rPr>
            <w:rFonts w:hint="eastAsia" w:cs="黑体" w:asciiTheme="minorEastAsia" w:hAnsiTheme="minorEastAsia" w:eastAsiaTheme="minorEastAsia"/>
            <w:b/>
            <w:color w:val="auto"/>
            <w:lang w:eastAsia="zh-CN"/>
          </w:rPr>
          <w:t>.202</w:t>
        </w:r>
      </w:ins>
      <w:ins w:id="89" w:author="随遇而安" w:date="2024-11-06T10:51:29Z">
        <w:r>
          <w:rPr>
            <w:rFonts w:hint="eastAsia" w:cs="黑体" w:asciiTheme="minorEastAsia" w:hAnsiTheme="minorEastAsia" w:eastAsiaTheme="minorEastAsia"/>
            <w:b/>
            <w:color w:val="auto"/>
            <w:lang w:val="en-US" w:eastAsia="zh-CN"/>
          </w:rPr>
          <w:t>4</w:t>
        </w:r>
      </w:ins>
      <w:ins w:id="90" w:author="随遇而安" w:date="2023-08-11T14:54:23Z">
        <w:r>
          <w:rPr>
            <w:rFonts w:hint="eastAsia" w:cs="黑体" w:asciiTheme="minorEastAsia" w:hAnsiTheme="minorEastAsia" w:eastAsiaTheme="minorEastAsia"/>
            <w:b/>
            <w:color w:val="auto"/>
            <w:lang w:eastAsia="zh-CN"/>
          </w:rPr>
          <w:t>.</w:t>
        </w:r>
      </w:ins>
      <w:ins w:id="91" w:author="随遇而安" w:date="2024-11-06T10:51:30Z">
        <w:r>
          <w:rPr>
            <w:rFonts w:hint="eastAsia" w:cs="黑体" w:asciiTheme="minorEastAsia" w:hAnsiTheme="minorEastAsia" w:eastAsiaTheme="minorEastAsia"/>
            <w:b/>
            <w:color w:val="auto"/>
            <w:lang w:val="en-US" w:eastAsia="zh-CN"/>
          </w:rPr>
          <w:t>1</w:t>
        </w:r>
      </w:ins>
    </w:p>
    <w:p w14:paraId="1CA07CD2">
      <w:pPr>
        <w:spacing w:before="6"/>
        <w:rPr>
          <w:ins w:id="92" w:author="随遇而安" w:date="2023-08-11T14:54:23Z"/>
          <w:rFonts w:cs="黑体" w:asciiTheme="minorEastAsia" w:hAnsiTheme="minorEastAsia" w:eastAsiaTheme="minorEastAsia"/>
          <w:color w:val="auto"/>
          <w:sz w:val="6"/>
          <w:szCs w:val="6"/>
          <w:lang w:eastAsia="zh-CN"/>
        </w:rPr>
      </w:pPr>
    </w:p>
    <w:p w14:paraId="636FC531">
      <w:pPr>
        <w:spacing w:line="40" w:lineRule="exact"/>
        <w:ind w:left="188"/>
        <w:rPr>
          <w:ins w:id="93" w:author="随遇而安" w:date="2023-08-11T14:54:23Z"/>
          <w:rFonts w:cs="黑体" w:asciiTheme="minorEastAsia" w:hAnsiTheme="minorEastAsia" w:eastAsiaTheme="minorEastAsia"/>
          <w:color w:val="auto"/>
          <w:sz w:val="4"/>
          <w:szCs w:val="4"/>
        </w:rPr>
      </w:pPr>
      <w:ins w:id="94" w:author="随遇而安" w:date="2023-08-11T14:54:23Z">
        <w:r>
          <w:rPr>
            <w:rFonts w:cs="黑体" w:asciiTheme="minorEastAsia" w:hAnsiTheme="minorEastAsia" w:eastAsiaTheme="minorEastAsia"/>
            <w:color w:val="auto"/>
            <w:sz w:val="4"/>
            <w:szCs w:val="4"/>
            <w:lang w:eastAsia="zh-CN"/>
          </w:rPr>
          <mc:AlternateContent>
            <mc:Choice Requires="wpg">
              <w:drawing>
                <wp:inline distT="0" distB="0" distL="114300" distR="114300">
                  <wp:extent cx="5043805" cy="45720"/>
                  <wp:effectExtent l="0" t="12700" r="4445" b="0"/>
                  <wp:docPr id="1" name="Group 2"/>
                  <wp:cNvGraphicFramePr/>
                  <a:graphic xmlns:a="http://schemas.openxmlformats.org/drawingml/2006/main">
                    <a:graphicData uri="http://schemas.microsoft.com/office/word/2010/wordprocessingGroup">
                      <wpg:wgp>
                        <wpg:cNvGrpSpPr/>
                        <wpg:grpSpPr>
                          <a:xfrm>
                            <a:off x="0" y="0"/>
                            <a:ext cx="5043805" cy="45720"/>
                            <a:chOff x="20" y="20"/>
                            <a:chExt cx="7943" cy="72203"/>
                          </a:xfrm>
                        </wpg:grpSpPr>
                        <wpg:grpSp>
                          <wpg:cNvPr id="2" name="Group 3"/>
                          <wpg:cNvGrpSpPr/>
                          <wpg:grpSpPr>
                            <a:xfrm>
                              <a:off x="20" y="20"/>
                              <a:ext cx="7943" cy="72"/>
                              <a:chOff x="20" y="20"/>
                              <a:chExt cx="7943" cy="72"/>
                            </a:xfrm>
                          </wpg:grpSpPr>
                          <wps:wsp>
                            <wps:cNvPr id="3" name="Freeform 4"/>
                            <wps:cNvSpPr/>
                            <wps:spPr>
                              <a:xfrm>
                                <a:off x="20" y="20"/>
                                <a:ext cx="7943" cy="72"/>
                              </a:xfrm>
                              <a:custGeom>
                                <a:avLst/>
                                <a:gdLst>
                                  <a:gd name="A1" fmla="val 0"/>
                                  <a:gd name="A2" fmla="val 0"/>
                                  <a:gd name="A3" fmla="val 0"/>
                                </a:gdLst>
                                <a:ahLst/>
                                <a:cxnLst>
                                  <a:cxn ang="0">
                                    <a:pos x="0" y="0"/>
                                  </a:cxn>
                                  <a:cxn ang="0">
                                    <a:pos x="7943"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2" o:spid="_x0000_s1026" o:spt="203" style="height:3.6pt;width:397.15pt;" coordorigin="20,20" coordsize="7943,72203" o:gfxdata="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kJSke1QAAAAMBAAAPAAAAAAAAAAEAIAAAACIAAABkcnMvZG93bnJldi54bWxQSwEC&#10;FAAUAAAACACHTuJAFaNpktsCAADGBwAADgAAAAAAAAABACAAAAAkAQAAZHJzL2Uyb0RvYy54bWxQ&#10;SwUGAAAAAAYABgBZAQAAcQYAAAAA&#10;">
                  <o:lock v:ext="edit" aspectratio="f"/>
                  <v:group id="Group 3" o:spid="_x0000_s1026" o:spt="203" style="position:absolute;left:20;top:20;height:72;width:7943;" coordorigin="20,20" coordsize="7943,72"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shape id="Freeform 4" o:spid="_x0000_s1026" o:spt="100" style="position:absolute;left:20;top:20;height:72;width:7943;" filled="f" stroked="t" coordsize="9000,1" o:gfxdata="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o4CAW5AAAA2gAA&#10;AA8AAAAAAAAAAQAgAAAAIgAAAGRycy9kb3ducmV2LnhtbFBLAQIUABQAAAAIAIdO4kAzLwWeOwAA&#10;ADkAAAAQAAAAAAAAAAEAIAAAAAgBAABkcnMvc2hhcGV4bWwueG1sUEsFBgAAAAAGAAYAWwEAALID&#10;AAAAAA==&#10;" path="m0,0l9000,0e">
                      <v:path o:connectlocs="0,0;7943,0" o:connectangles="0,0"/>
                      <v:fill on="f" focussize="0,0"/>
                      <v:stroke weight="2pt" color="#000000" joinstyle="round"/>
                      <v:imagedata o:title=""/>
                      <o:lock v:ext="edit" aspectratio="f"/>
                    </v:shape>
                  </v:group>
                  <w10:wrap type="none"/>
                  <w10:anchorlock/>
                </v:group>
              </w:pict>
            </mc:Fallback>
          </mc:AlternateContent>
        </w:r>
      </w:ins>
    </w:p>
    <w:p w14:paraId="00EEA28E">
      <w:pPr>
        <w:rPr>
          <w:ins w:id="96" w:author="随遇而安" w:date="2023-08-11T14:54:23Z"/>
          <w:rFonts w:cs="黑体" w:asciiTheme="minorEastAsia" w:hAnsiTheme="minorEastAsia" w:eastAsiaTheme="minorEastAsia"/>
          <w:color w:val="auto"/>
          <w:sz w:val="24"/>
          <w:szCs w:val="24"/>
        </w:rPr>
      </w:pPr>
    </w:p>
    <w:p w14:paraId="0A39B01B">
      <w:pPr>
        <w:rPr>
          <w:ins w:id="97" w:author="随遇而安" w:date="2023-08-11T14:54:23Z"/>
          <w:rFonts w:cs="黑体" w:asciiTheme="minorEastAsia" w:hAnsiTheme="minorEastAsia" w:eastAsiaTheme="minorEastAsia"/>
          <w:color w:val="auto"/>
          <w:sz w:val="24"/>
          <w:szCs w:val="24"/>
        </w:rPr>
      </w:pPr>
    </w:p>
    <w:p w14:paraId="2CCD3A01">
      <w:pPr>
        <w:rPr>
          <w:ins w:id="98" w:author="随遇而安" w:date="2023-08-11T14:54:23Z"/>
          <w:rFonts w:cs="黑体" w:asciiTheme="minorEastAsia" w:hAnsiTheme="minorEastAsia" w:eastAsiaTheme="minorEastAsia"/>
          <w:color w:val="auto"/>
          <w:sz w:val="24"/>
          <w:szCs w:val="24"/>
        </w:rPr>
      </w:pPr>
    </w:p>
    <w:p w14:paraId="3781697C">
      <w:pPr>
        <w:rPr>
          <w:ins w:id="99" w:author="随遇而安" w:date="2023-08-11T14:54:23Z"/>
          <w:rFonts w:cs="黑体" w:asciiTheme="minorEastAsia" w:hAnsiTheme="minorEastAsia" w:eastAsiaTheme="minorEastAsia"/>
          <w:color w:val="auto"/>
          <w:sz w:val="24"/>
          <w:szCs w:val="24"/>
        </w:rPr>
      </w:pPr>
    </w:p>
    <w:p w14:paraId="5A83F92E">
      <w:pPr>
        <w:rPr>
          <w:ins w:id="100" w:author="随遇而安" w:date="2023-08-11T14:54:23Z"/>
          <w:rFonts w:cs="黑体" w:asciiTheme="minorEastAsia" w:hAnsiTheme="minorEastAsia" w:eastAsiaTheme="minorEastAsia"/>
          <w:color w:val="auto"/>
          <w:sz w:val="24"/>
          <w:szCs w:val="24"/>
        </w:rPr>
      </w:pPr>
    </w:p>
    <w:p w14:paraId="44962DA2">
      <w:pPr>
        <w:rPr>
          <w:ins w:id="101" w:author="随遇而安" w:date="2023-08-11T14:54:23Z"/>
          <w:rFonts w:cs="黑体" w:asciiTheme="minorEastAsia" w:hAnsiTheme="minorEastAsia" w:eastAsiaTheme="minorEastAsia"/>
          <w:color w:val="auto"/>
          <w:sz w:val="24"/>
          <w:szCs w:val="24"/>
        </w:rPr>
      </w:pPr>
    </w:p>
    <w:p w14:paraId="12004544">
      <w:pPr>
        <w:rPr>
          <w:ins w:id="102" w:author="随遇而安" w:date="2023-08-11T14:54:23Z"/>
          <w:rFonts w:cs="黑体" w:asciiTheme="minorEastAsia" w:hAnsiTheme="minorEastAsia" w:eastAsiaTheme="minorEastAsia"/>
          <w:color w:val="auto"/>
          <w:sz w:val="24"/>
          <w:szCs w:val="24"/>
        </w:rPr>
      </w:pPr>
    </w:p>
    <w:p w14:paraId="67CDEDBD">
      <w:pPr>
        <w:spacing w:before="9"/>
        <w:rPr>
          <w:ins w:id="103" w:author="随遇而安" w:date="2023-08-11T14:54:23Z"/>
          <w:rFonts w:cs="黑体" w:asciiTheme="minorEastAsia" w:hAnsiTheme="minorEastAsia" w:eastAsiaTheme="minorEastAsia"/>
          <w:color w:val="auto"/>
          <w:sz w:val="23"/>
          <w:szCs w:val="23"/>
        </w:rPr>
      </w:pPr>
    </w:p>
    <w:p w14:paraId="6E3D840A">
      <w:pPr>
        <w:jc w:val="center"/>
        <w:rPr>
          <w:ins w:id="104" w:author="随遇而安" w:date="2023-08-11T14:54:23Z"/>
          <w:rFonts w:ascii="宋体" w:hAnsi="宋体" w:eastAsia="宋体" w:cs="宋体"/>
          <w:b/>
          <w:bCs/>
          <w:color w:val="auto"/>
          <w:sz w:val="52"/>
          <w:szCs w:val="52"/>
          <w:lang w:eastAsia="zh-CN"/>
        </w:rPr>
      </w:pPr>
      <w:ins w:id="105" w:author="随遇而安" w:date="2023-08-11T14:55:14Z">
        <w:r>
          <w:rPr>
            <w:rFonts w:hint="eastAsia" w:ascii="宋体" w:hAnsi="宋体" w:eastAsia="宋体" w:cs="宋体"/>
            <w:b/>
            <w:bCs/>
            <w:color w:val="auto"/>
            <w:sz w:val="52"/>
            <w:szCs w:val="52"/>
            <w:lang w:eastAsia="zh-CN"/>
          </w:rPr>
          <w:t>HSE教育培训制度</w:t>
        </w:r>
      </w:ins>
    </w:p>
    <w:p w14:paraId="294B194C">
      <w:pPr>
        <w:rPr>
          <w:ins w:id="106" w:author="随遇而安" w:date="2023-08-11T14:54:23Z"/>
          <w:rFonts w:cs="黑体" w:asciiTheme="minorEastAsia" w:hAnsiTheme="minorEastAsia" w:eastAsiaTheme="minorEastAsia"/>
          <w:color w:val="auto"/>
          <w:sz w:val="52"/>
          <w:szCs w:val="52"/>
          <w:lang w:eastAsia="zh-CN"/>
        </w:rPr>
      </w:pPr>
    </w:p>
    <w:p w14:paraId="61E0154B">
      <w:pPr>
        <w:rPr>
          <w:ins w:id="107" w:author="随遇而安" w:date="2023-08-11T14:54:23Z"/>
          <w:rFonts w:cs="黑体" w:asciiTheme="minorEastAsia" w:hAnsiTheme="minorEastAsia" w:eastAsiaTheme="minorEastAsia"/>
          <w:color w:val="auto"/>
          <w:sz w:val="52"/>
          <w:szCs w:val="52"/>
          <w:lang w:eastAsia="zh-CN"/>
        </w:rPr>
      </w:pPr>
    </w:p>
    <w:p w14:paraId="399900FA">
      <w:pPr>
        <w:rPr>
          <w:ins w:id="108" w:author="随遇而安" w:date="2023-08-11T14:54:23Z"/>
          <w:rFonts w:cs="黑体" w:asciiTheme="minorEastAsia" w:hAnsiTheme="minorEastAsia" w:eastAsiaTheme="minorEastAsia"/>
          <w:color w:val="auto"/>
          <w:sz w:val="52"/>
          <w:szCs w:val="52"/>
          <w:lang w:eastAsia="zh-CN"/>
        </w:rPr>
      </w:pPr>
    </w:p>
    <w:p w14:paraId="1E618AD4">
      <w:pPr>
        <w:rPr>
          <w:ins w:id="109" w:author="随遇而安" w:date="2023-08-11T14:54:23Z"/>
          <w:rFonts w:cs="黑体" w:asciiTheme="minorEastAsia" w:hAnsiTheme="minorEastAsia" w:eastAsiaTheme="minorEastAsia"/>
          <w:color w:val="auto"/>
          <w:sz w:val="52"/>
          <w:szCs w:val="52"/>
          <w:lang w:eastAsia="zh-CN"/>
        </w:rPr>
      </w:pPr>
    </w:p>
    <w:p w14:paraId="178F20F7">
      <w:pPr>
        <w:rPr>
          <w:ins w:id="110" w:author="随遇而安" w:date="2023-08-11T14:54:23Z"/>
          <w:rFonts w:cs="黑体" w:asciiTheme="minorEastAsia" w:hAnsiTheme="minorEastAsia" w:eastAsiaTheme="minorEastAsia"/>
          <w:color w:val="auto"/>
          <w:sz w:val="52"/>
          <w:szCs w:val="52"/>
          <w:lang w:eastAsia="zh-CN"/>
        </w:rPr>
      </w:pPr>
    </w:p>
    <w:p w14:paraId="153A0C86">
      <w:pPr>
        <w:rPr>
          <w:ins w:id="111" w:author="随遇而安" w:date="2023-08-11T14:54:23Z"/>
          <w:rFonts w:cs="黑体" w:asciiTheme="minorEastAsia" w:hAnsiTheme="minorEastAsia" w:eastAsiaTheme="minorEastAsia"/>
          <w:color w:val="auto"/>
          <w:sz w:val="52"/>
          <w:szCs w:val="52"/>
          <w:lang w:eastAsia="zh-CN"/>
        </w:rPr>
      </w:pPr>
      <w:bookmarkStart w:id="26" w:name="_GoBack"/>
      <w:bookmarkEnd w:id="26"/>
    </w:p>
    <w:p w14:paraId="6C233FCA">
      <w:pPr>
        <w:tabs>
          <w:tab w:val="left" w:pos="6039"/>
        </w:tabs>
        <w:spacing w:before="355"/>
        <w:ind w:left="138" w:right="36"/>
        <w:rPr>
          <w:ins w:id="112" w:author="随遇而安" w:date="2023-08-11T14:54:23Z"/>
          <w:rFonts w:cs="黑体" w:asciiTheme="minorEastAsia" w:hAnsiTheme="minorEastAsia" w:eastAsiaTheme="minorEastAsia"/>
          <w:b/>
          <w:color w:val="auto"/>
          <w:sz w:val="28"/>
          <w:szCs w:val="28"/>
          <w:lang w:eastAsia="zh-CN"/>
        </w:rPr>
      </w:pPr>
      <w:ins w:id="113" w:author="随遇而安" w:date="2023-08-11T14:54:23Z">
        <w:r>
          <w:rPr>
            <w:rFonts w:hint="eastAsia" w:cs="黑体" w:asciiTheme="minorEastAsia" w:hAnsiTheme="minorEastAsia" w:eastAsiaTheme="minorEastAsia"/>
            <w:b/>
            <w:color w:val="auto"/>
            <w:sz w:val="28"/>
            <w:szCs w:val="28"/>
            <w:lang w:eastAsia="zh-CN"/>
          </w:rPr>
          <w:t>202</w:t>
        </w:r>
      </w:ins>
      <w:ins w:id="114" w:author="随遇而安" w:date="2024-11-06T10:51:33Z">
        <w:r>
          <w:rPr>
            <w:rFonts w:hint="eastAsia" w:cs="黑体" w:asciiTheme="minorEastAsia" w:hAnsiTheme="minorEastAsia" w:eastAsiaTheme="minorEastAsia"/>
            <w:b/>
            <w:color w:val="auto"/>
            <w:sz w:val="28"/>
            <w:szCs w:val="28"/>
            <w:lang w:val="en-US" w:eastAsia="zh-CN"/>
          </w:rPr>
          <w:t>4</w:t>
        </w:r>
      </w:ins>
      <w:ins w:id="115" w:author="随遇而安" w:date="2023-08-11T14:54:23Z">
        <w:r>
          <w:rPr>
            <w:rFonts w:hint="eastAsia" w:cs="黑体" w:asciiTheme="minorEastAsia" w:hAnsiTheme="minorEastAsia" w:eastAsiaTheme="minorEastAsia"/>
            <w:b/>
            <w:color w:val="auto"/>
            <w:sz w:val="28"/>
            <w:szCs w:val="28"/>
            <w:lang w:eastAsia="zh-CN"/>
          </w:rPr>
          <w:t>-</w:t>
        </w:r>
      </w:ins>
      <w:ins w:id="116" w:author="随遇而安" w:date="2024-11-06T10:51:34Z">
        <w:r>
          <w:rPr>
            <w:rFonts w:hint="eastAsia" w:cs="黑体" w:asciiTheme="minorEastAsia" w:hAnsiTheme="minorEastAsia" w:eastAsiaTheme="minorEastAsia"/>
            <w:b/>
            <w:color w:val="auto"/>
            <w:sz w:val="28"/>
            <w:szCs w:val="28"/>
            <w:lang w:val="en-US" w:eastAsia="zh-CN"/>
          </w:rPr>
          <w:t>1</w:t>
        </w:r>
      </w:ins>
      <w:ins w:id="117" w:author="随遇而安" w:date="2024-11-06T10:51:35Z">
        <w:r>
          <w:rPr>
            <w:rFonts w:hint="eastAsia" w:cs="黑体" w:asciiTheme="minorEastAsia" w:hAnsiTheme="minorEastAsia" w:eastAsiaTheme="minorEastAsia"/>
            <w:b/>
            <w:color w:val="auto"/>
            <w:sz w:val="28"/>
            <w:szCs w:val="28"/>
            <w:lang w:val="en-US" w:eastAsia="zh-CN"/>
          </w:rPr>
          <w:t>1</w:t>
        </w:r>
      </w:ins>
      <w:ins w:id="118" w:author="随遇而安" w:date="2023-08-11T14:54:23Z">
        <w:r>
          <w:rPr>
            <w:rFonts w:cs="黑体" w:asciiTheme="minorEastAsia" w:hAnsiTheme="minorEastAsia" w:eastAsiaTheme="minorEastAsia"/>
            <w:b/>
            <w:color w:val="auto"/>
            <w:sz w:val="28"/>
            <w:szCs w:val="28"/>
            <w:lang w:eastAsia="zh-CN"/>
          </w:rPr>
          <w:t>发布</w:t>
        </w:r>
      </w:ins>
      <w:ins w:id="119" w:author="随遇而安" w:date="2023-08-11T14:54:23Z">
        <w:r>
          <w:rPr>
            <w:rFonts w:cs="黑体" w:asciiTheme="minorEastAsia" w:hAnsiTheme="minorEastAsia" w:eastAsiaTheme="minorEastAsia"/>
            <w:b/>
            <w:color w:val="auto"/>
            <w:sz w:val="28"/>
            <w:szCs w:val="28"/>
            <w:lang w:eastAsia="zh-CN"/>
          </w:rPr>
          <w:tab/>
        </w:r>
      </w:ins>
      <w:ins w:id="120" w:author="随遇而安" w:date="2023-08-11T14:54:23Z">
        <w:r>
          <w:rPr>
            <w:rFonts w:hint="eastAsia" w:cs="黑体" w:asciiTheme="minorEastAsia" w:hAnsiTheme="minorEastAsia" w:eastAsiaTheme="minorEastAsia"/>
            <w:b/>
            <w:color w:val="auto"/>
            <w:sz w:val="28"/>
            <w:szCs w:val="28"/>
            <w:lang w:eastAsia="zh-CN"/>
          </w:rPr>
          <w:t xml:space="preserve">    </w:t>
        </w:r>
      </w:ins>
      <w:ins w:id="121" w:author="随遇而安" w:date="2023-08-11T14:54:23Z">
        <w:r>
          <w:rPr>
            <w:rFonts w:cs="黑体" w:asciiTheme="minorEastAsia" w:hAnsiTheme="minorEastAsia" w:eastAsiaTheme="minorEastAsia"/>
            <w:b/>
            <w:color w:val="auto"/>
            <w:sz w:val="28"/>
            <w:szCs w:val="28"/>
            <w:lang w:eastAsia="zh-CN"/>
          </w:rPr>
          <w:t>202</w:t>
        </w:r>
      </w:ins>
      <w:ins w:id="122" w:author="随遇而安" w:date="2024-11-06T10:51:37Z">
        <w:r>
          <w:rPr>
            <w:rFonts w:hint="eastAsia" w:cs="黑体" w:asciiTheme="minorEastAsia" w:hAnsiTheme="minorEastAsia" w:eastAsiaTheme="minorEastAsia"/>
            <w:b/>
            <w:color w:val="auto"/>
            <w:sz w:val="28"/>
            <w:szCs w:val="28"/>
            <w:lang w:val="en-US" w:eastAsia="zh-CN"/>
          </w:rPr>
          <w:t>4</w:t>
        </w:r>
      </w:ins>
      <w:ins w:id="123" w:author="随遇而安" w:date="2023-08-11T14:54:23Z">
        <w:r>
          <w:rPr>
            <w:rFonts w:cs="黑体" w:asciiTheme="minorEastAsia" w:hAnsiTheme="minorEastAsia" w:eastAsiaTheme="minorEastAsia"/>
            <w:b/>
            <w:color w:val="auto"/>
            <w:sz w:val="28"/>
            <w:szCs w:val="28"/>
            <w:lang w:eastAsia="zh-CN"/>
          </w:rPr>
          <w:t>-</w:t>
        </w:r>
      </w:ins>
      <w:ins w:id="124" w:author="随遇而安" w:date="2024-11-06T10:51:38Z">
        <w:r>
          <w:rPr>
            <w:rFonts w:hint="eastAsia" w:cs="黑体" w:asciiTheme="minorEastAsia" w:hAnsiTheme="minorEastAsia" w:eastAsiaTheme="minorEastAsia"/>
            <w:b/>
            <w:color w:val="auto"/>
            <w:sz w:val="28"/>
            <w:szCs w:val="28"/>
            <w:lang w:val="en-US" w:eastAsia="zh-CN"/>
          </w:rPr>
          <w:t>11</w:t>
        </w:r>
      </w:ins>
      <w:ins w:id="125" w:author="随遇而安" w:date="2023-08-11T14:54:23Z">
        <w:r>
          <w:rPr>
            <w:rFonts w:cs="黑体" w:asciiTheme="minorEastAsia" w:hAnsiTheme="minorEastAsia" w:eastAsiaTheme="minorEastAsia"/>
            <w:b/>
            <w:color w:val="auto"/>
            <w:spacing w:val="-3"/>
            <w:sz w:val="28"/>
            <w:szCs w:val="28"/>
            <w:lang w:eastAsia="zh-CN"/>
          </w:rPr>
          <w:t>实施</w:t>
        </w:r>
      </w:ins>
    </w:p>
    <w:p w14:paraId="7C114D31">
      <w:pPr>
        <w:spacing w:line="40" w:lineRule="exact"/>
        <w:ind w:left="118"/>
        <w:rPr>
          <w:ins w:id="126" w:author="随遇而安" w:date="2023-08-11T14:54:23Z"/>
          <w:rFonts w:cs="黑体" w:asciiTheme="minorEastAsia" w:hAnsiTheme="minorEastAsia" w:eastAsiaTheme="minorEastAsia"/>
          <w:color w:val="auto"/>
          <w:sz w:val="4"/>
          <w:szCs w:val="4"/>
        </w:rPr>
      </w:pPr>
      <w:ins w:id="127" w:author="随遇而安" w:date="2023-08-11T14:54:23Z">
        <w:r>
          <w:rPr>
            <w:rFonts w:cs="黑体" w:asciiTheme="minorEastAsia" w:hAnsiTheme="minorEastAsia" w:eastAsiaTheme="minorEastAsia"/>
            <w:color w:val="auto"/>
            <w:sz w:val="4"/>
            <w:szCs w:val="4"/>
            <w:lang w:eastAsia="zh-CN"/>
          </w:rPr>
          <mc:AlternateContent>
            <mc:Choice Requires="wpg">
              <w:drawing>
                <wp:inline distT="0" distB="0" distL="114300" distR="114300">
                  <wp:extent cx="5180330" cy="45085"/>
                  <wp:effectExtent l="0" t="12700" r="0" b="0"/>
                  <wp:docPr id="4" name="Group 5"/>
                  <wp:cNvGraphicFramePr/>
                  <a:graphic xmlns:a="http://schemas.openxmlformats.org/drawingml/2006/main">
                    <a:graphicData uri="http://schemas.microsoft.com/office/word/2010/wordprocessingGroup">
                      <wpg:wgp>
                        <wpg:cNvGrpSpPr/>
                        <wpg:grpSpPr>
                          <a:xfrm>
                            <a:off x="0" y="0"/>
                            <a:ext cx="5180330" cy="45085"/>
                            <a:chOff x="0" y="0"/>
                            <a:chExt cx="9040" cy="40203"/>
                          </a:xfrm>
                        </wpg:grpSpPr>
                        <wpg:grpSp>
                          <wpg:cNvPr id="5" name="Group 6"/>
                          <wpg:cNvGrpSpPr/>
                          <wpg:grpSpPr>
                            <a:xfrm>
                              <a:off x="20" y="20"/>
                              <a:ext cx="9000" cy="2"/>
                              <a:chOff x="20" y="20"/>
                              <a:chExt cx="9000" cy="2"/>
                            </a:xfrm>
                          </wpg:grpSpPr>
                          <wps:wsp>
                            <wps:cNvPr id="6" name="Freeform 7"/>
                            <wps:cNvSpPr/>
                            <wps:spPr>
                              <a:xfrm>
                                <a:off x="20" y="20"/>
                                <a:ext cx="9000" cy="2"/>
                              </a:xfrm>
                              <a:custGeom>
                                <a:avLst/>
                                <a:gdLst>
                                  <a:gd name="A1" fmla="val 0"/>
                                  <a:gd name="A2" fmla="val 0"/>
                                  <a:gd name="A3" fmla="val 0"/>
                                </a:gdLst>
                                <a:ahLst/>
                                <a:cxnLst>
                                  <a:cxn ang="0">
                                    <a:pos x="0" y="0"/>
                                  </a:cxn>
                                  <a:cxn ang="0">
                                    <a:pos x="9000"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5" o:spid="_x0000_s1026" o:spt="203" style="height:3.55pt;width:407.9pt;" coordsize="9040,40203" o:gfxdata="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D/XJgl1AAAAAMBAAAPAAAAAAAAAAEAIAAAACIAAABkcnMvZG93bnJldi54bWxQ&#10;SwECFAAUAAAACACHTuJA/cLkht8CAADBBwAADgAAAAAAAAABACAAAAAjAQAAZHJzL2Uyb0RvYy54&#10;bWxQSwUGAAAAAAYABgBZAQAAdAYAAAAA&#10;">
                  <o:lock v:ext="edit" aspectratio="f"/>
                  <v:group id="Group 6" o:spid="_x0000_s1026" o:spt="203" style="position:absolute;left:20;top:20;height:2;width:9000;" coordorigin="20,20" coordsize="9000,2"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shape id="Freeform 7" o:spid="_x0000_s1026" o:spt="100" style="position:absolute;left:20;top:20;height:2;width:9000;" filled="f" stroked="t" coordsize="9000,1" o:gfxdata="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KT6udtwAAANoAAAAP&#10;AAAAAAAAAAEAIAAAACIAAABkcnMvZG93bnJldi54bWxQSwECFAAUAAAACACHTuJAMy8FnjsAAAA5&#10;AAAAEAAAAAAAAAABACAAAAAGAQAAZHJzL3NoYXBleG1sLnhtbFBLBQYAAAAABgAGAFsBAACwAwAA&#10;AAA=&#10;" path="m0,0l9000,0e">
                      <v:path o:connectlocs="0,0;9000,0" o:connectangles="0,0"/>
                      <v:fill on="f" focussize="0,0"/>
                      <v:stroke weight="2pt" color="#000000" joinstyle="round"/>
                      <v:imagedata o:title=""/>
                      <o:lock v:ext="edit" aspectratio="f"/>
                    </v:shape>
                  </v:group>
                  <w10:wrap type="none"/>
                  <w10:anchorlock/>
                </v:group>
              </w:pict>
            </mc:Fallback>
          </mc:AlternateContent>
        </w:r>
      </w:ins>
    </w:p>
    <w:p w14:paraId="26CCAC2F">
      <w:pPr>
        <w:spacing w:before="8"/>
        <w:rPr>
          <w:ins w:id="129" w:author="随遇而安" w:date="2023-08-11T14:54:23Z"/>
          <w:rFonts w:cs="黑体" w:asciiTheme="minorEastAsia" w:hAnsiTheme="minorEastAsia" w:eastAsiaTheme="minorEastAsia"/>
          <w:color w:val="auto"/>
          <w:sz w:val="24"/>
          <w:szCs w:val="24"/>
        </w:rPr>
      </w:pPr>
    </w:p>
    <w:p w14:paraId="2C576C91">
      <w:pPr>
        <w:jc w:val="center"/>
        <w:rPr>
          <w:ins w:id="130" w:author="随遇而安" w:date="2023-08-11T14:54:23Z"/>
          <w:rFonts w:cs="黑体" w:asciiTheme="minorEastAsia" w:hAnsiTheme="minorEastAsia" w:eastAsiaTheme="minorEastAsia"/>
          <w:color w:val="auto"/>
          <w:sz w:val="32"/>
          <w:szCs w:val="32"/>
          <w:lang w:eastAsia="zh-CN"/>
        </w:rPr>
        <w:sectPr>
          <w:headerReference r:id="rId3" w:type="default"/>
          <w:footerReference r:id="rId4" w:type="default"/>
          <w:pgSz w:w="11910" w:h="16840"/>
          <w:pgMar w:top="1440" w:right="1800" w:bottom="1440" w:left="1800" w:header="794" w:footer="1020" w:gutter="0"/>
          <w:pgNumType w:fmt="decimal"/>
          <w:cols w:space="720" w:num="1"/>
          <w:docGrid w:linePitch="299" w:charSpace="0"/>
        </w:sectPr>
      </w:pPr>
      <w:ins w:id="131" w:author="随遇而安" w:date="2023-08-11T14:54:23Z">
        <w:r>
          <w:rPr>
            <w:rFonts w:hint="eastAsia" w:cs="黑体" w:asciiTheme="minorEastAsia" w:hAnsiTheme="minorEastAsia" w:eastAsiaTheme="minorEastAsia"/>
            <w:b/>
            <w:color w:val="auto"/>
            <w:w w:val="95"/>
            <w:sz w:val="32"/>
            <w:szCs w:val="32"/>
            <w:lang w:eastAsia="zh-CN"/>
          </w:rPr>
          <w:t>宁津北控城市环境服务有限公司</w:t>
        </w:r>
      </w:ins>
    </w:p>
    <w:p w14:paraId="63A97674">
      <w:pPr>
        <w:rPr>
          <w:ins w:id="132" w:author="随遇而安" w:date="2023-08-11T14:54:23Z"/>
          <w:color w:val="auto"/>
          <w:lang w:eastAsia="zh-CN"/>
        </w:rPr>
      </w:pPr>
    </w:p>
    <w:p w14:paraId="15ABD4A0">
      <w:pPr>
        <w:spacing w:line="387" w:lineRule="exact"/>
        <w:jc w:val="center"/>
        <w:rPr>
          <w:ins w:id="133" w:author="随遇而安" w:date="2023-08-11T14:54:23Z"/>
          <w:rFonts w:cs="黑体" w:asciiTheme="minorEastAsia" w:hAnsiTheme="minorEastAsia" w:eastAsiaTheme="minorEastAsia"/>
          <w:color w:val="auto"/>
          <w:sz w:val="30"/>
          <w:szCs w:val="30"/>
          <w:lang w:eastAsia="zh-CN"/>
        </w:rPr>
      </w:pPr>
      <w:ins w:id="134" w:author="随遇而安" w:date="2023-08-11T14:54:23Z">
        <w:r>
          <w:rPr>
            <w:rFonts w:cs="黑体" w:asciiTheme="minorEastAsia" w:hAnsiTheme="minorEastAsia" w:eastAsiaTheme="minorEastAsia"/>
            <w:color w:val="auto"/>
            <w:sz w:val="30"/>
            <w:szCs w:val="30"/>
            <w:lang w:eastAsia="zh-CN"/>
          </w:rPr>
          <w:t>制度控制表</w:t>
        </w:r>
      </w:ins>
    </w:p>
    <w:p w14:paraId="451028BA">
      <w:pPr>
        <w:rPr>
          <w:ins w:id="135" w:author="随遇而安" w:date="2023-08-11T14:54:23Z"/>
          <w:color w:val="auto"/>
        </w:rPr>
      </w:pPr>
    </w:p>
    <w:tbl>
      <w:tblPr>
        <w:tblStyle w:val="8"/>
        <w:tblW w:w="5000" w:type="pct"/>
        <w:tblInd w:w="0" w:type="dxa"/>
        <w:tblLayout w:type="autofit"/>
        <w:tblCellMar>
          <w:top w:w="0" w:type="dxa"/>
          <w:left w:w="108" w:type="dxa"/>
          <w:bottom w:w="0" w:type="dxa"/>
          <w:right w:w="108" w:type="dxa"/>
        </w:tblCellMar>
      </w:tblPr>
      <w:tblGrid>
        <w:gridCol w:w="1028"/>
        <w:gridCol w:w="834"/>
        <w:gridCol w:w="1265"/>
        <w:gridCol w:w="1236"/>
        <w:gridCol w:w="622"/>
        <w:gridCol w:w="934"/>
        <w:gridCol w:w="853"/>
        <w:gridCol w:w="991"/>
        <w:gridCol w:w="763"/>
      </w:tblGrid>
      <w:tr w14:paraId="01E61961">
        <w:tblPrEx>
          <w:tblCellMar>
            <w:top w:w="0" w:type="dxa"/>
            <w:left w:w="108" w:type="dxa"/>
            <w:bottom w:w="0" w:type="dxa"/>
            <w:right w:w="108" w:type="dxa"/>
          </w:tblCellMar>
        </w:tblPrEx>
        <w:trPr>
          <w:trHeight w:val="780" w:hRule="atLeast"/>
          <w:ins w:id="136" w:author="随遇而安" w:date="2023-08-11T14:54:23Z"/>
        </w:trPr>
        <w:tc>
          <w:tcPr>
            <w:tcW w:w="603" w:type="pct"/>
            <w:tcBorders>
              <w:top w:val="single" w:color="auto" w:sz="4" w:space="0"/>
              <w:left w:val="single" w:color="auto" w:sz="4" w:space="0"/>
              <w:bottom w:val="single" w:color="auto" w:sz="4" w:space="0"/>
              <w:right w:val="single" w:color="auto" w:sz="4" w:space="0"/>
            </w:tcBorders>
            <w:shd w:val="clear" w:color="auto" w:fill="auto"/>
            <w:vAlign w:val="center"/>
          </w:tcPr>
          <w:p w14:paraId="042DE888">
            <w:pPr>
              <w:widowControl/>
              <w:jc w:val="center"/>
              <w:rPr>
                <w:ins w:id="137" w:author="随遇而安" w:date="2023-08-11T14:54:23Z"/>
                <w:rFonts w:ascii="宋体" w:hAnsi="宋体" w:eastAsia="宋体" w:cs="宋体"/>
                <w:color w:val="auto"/>
                <w:sz w:val="20"/>
                <w:szCs w:val="20"/>
                <w:lang w:eastAsia="zh-CN"/>
              </w:rPr>
            </w:pPr>
            <w:ins w:id="138" w:author="随遇而安" w:date="2023-08-11T14:54:23Z">
              <w:r>
                <w:rPr>
                  <w:rFonts w:hint="eastAsia" w:ascii="宋体" w:hAnsi="宋体" w:eastAsia="宋体" w:cs="宋体"/>
                  <w:color w:val="auto"/>
                  <w:sz w:val="20"/>
                  <w:szCs w:val="20"/>
                  <w:lang w:eastAsia="zh-CN"/>
                </w:rPr>
                <w:t>制度名称</w:t>
              </w:r>
            </w:ins>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5F0228F3">
            <w:pPr>
              <w:widowControl/>
              <w:rPr>
                <w:ins w:id="139" w:author="随遇而安" w:date="2023-08-11T14:54:23Z"/>
                <w:rFonts w:ascii="宋体" w:hAnsi="宋体" w:eastAsia="宋体" w:cs="宋体"/>
                <w:b/>
                <w:bCs/>
                <w:color w:val="auto"/>
                <w:sz w:val="20"/>
                <w:szCs w:val="20"/>
                <w:lang w:eastAsia="zh-CN"/>
              </w:rPr>
            </w:pPr>
            <w:ins w:id="140" w:author="随遇而安" w:date="2023-08-11T14:54:23Z">
              <w:r>
                <w:rPr>
                  <w:rFonts w:hint="eastAsia" w:ascii="宋体" w:hAnsi="宋体" w:eastAsia="宋体" w:cs="宋体"/>
                  <w:b/>
                  <w:bCs/>
                  <w:color w:val="auto"/>
                  <w:sz w:val="20"/>
                  <w:szCs w:val="20"/>
                  <w:lang w:eastAsia="zh-CN"/>
                </w:rPr>
                <w:t>宁津北控城市环境服务有限公司</w:t>
              </w:r>
            </w:ins>
            <w:ins w:id="141" w:author="随遇而安" w:date="2023-08-11T14:55:37Z">
              <w:r>
                <w:rPr>
                  <w:rFonts w:hint="eastAsia" w:ascii="宋体" w:hAnsi="宋体" w:eastAsia="宋体" w:cs="宋体"/>
                  <w:b/>
                  <w:bCs/>
                  <w:color w:val="auto"/>
                  <w:sz w:val="20"/>
                  <w:szCs w:val="20"/>
                  <w:lang w:eastAsia="zh-CN"/>
                  <w:rPrChange w:id="142" w:author="随遇而安" w:date="2023-08-11T14:55:43Z">
                    <w:rPr>
                      <w:rFonts w:hint="eastAsia" w:ascii="宋体" w:hAnsi="宋体" w:eastAsia="宋体" w:cs="宋体"/>
                      <w:b/>
                      <w:bCs/>
                      <w:color w:val="auto"/>
                      <w:sz w:val="52"/>
                      <w:szCs w:val="52"/>
                      <w:lang w:eastAsia="zh-CN"/>
                    </w:rPr>
                  </w:rPrChange>
                </w:rPr>
                <w:t>HSE教育培训制度</w:t>
              </w:r>
            </w:ins>
          </w:p>
        </w:tc>
      </w:tr>
      <w:tr w14:paraId="3DABEA71">
        <w:tblPrEx>
          <w:tblCellMar>
            <w:top w:w="0" w:type="dxa"/>
            <w:left w:w="108" w:type="dxa"/>
            <w:bottom w:w="0" w:type="dxa"/>
            <w:right w:w="108" w:type="dxa"/>
          </w:tblCellMar>
        </w:tblPrEx>
        <w:trPr>
          <w:trHeight w:val="780" w:hRule="atLeast"/>
          <w:ins w:id="143" w:author="随遇而安" w:date="2023-08-11T14:54:23Z"/>
        </w:trPr>
        <w:tc>
          <w:tcPr>
            <w:tcW w:w="603" w:type="pct"/>
            <w:tcBorders>
              <w:top w:val="nil"/>
              <w:left w:val="single" w:color="auto" w:sz="4" w:space="0"/>
              <w:bottom w:val="single" w:color="auto" w:sz="4" w:space="0"/>
              <w:right w:val="single" w:color="auto" w:sz="4" w:space="0"/>
            </w:tcBorders>
            <w:shd w:val="clear" w:color="auto" w:fill="auto"/>
            <w:vAlign w:val="center"/>
          </w:tcPr>
          <w:p w14:paraId="29132D35">
            <w:pPr>
              <w:widowControl/>
              <w:jc w:val="center"/>
              <w:rPr>
                <w:ins w:id="144" w:author="随遇而安" w:date="2023-08-11T14:54:23Z"/>
                <w:rFonts w:ascii="宋体" w:hAnsi="宋体" w:eastAsia="宋体" w:cs="宋体"/>
                <w:color w:val="auto"/>
                <w:sz w:val="20"/>
                <w:szCs w:val="20"/>
                <w:lang w:eastAsia="zh-CN"/>
              </w:rPr>
            </w:pPr>
            <w:ins w:id="145" w:author="随遇而安" w:date="2023-08-11T14:54:23Z">
              <w:r>
                <w:rPr>
                  <w:rFonts w:hint="eastAsia" w:ascii="宋体" w:hAnsi="宋体" w:eastAsia="宋体" w:cs="宋体"/>
                  <w:color w:val="auto"/>
                  <w:sz w:val="20"/>
                  <w:szCs w:val="20"/>
                  <w:lang w:eastAsia="zh-CN"/>
                </w:rPr>
                <w:t>制度编号</w:t>
              </w:r>
            </w:ins>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7B4A8851">
            <w:pPr>
              <w:widowControl/>
              <w:rPr>
                <w:ins w:id="146" w:author="随遇而安" w:date="2023-08-11T14:54:23Z"/>
                <w:rFonts w:ascii="宋体" w:hAnsi="宋体" w:eastAsia="宋体" w:cs="宋体"/>
                <w:color w:val="auto"/>
                <w:sz w:val="20"/>
                <w:szCs w:val="20"/>
                <w:lang w:eastAsia="zh-CN"/>
              </w:rPr>
            </w:pPr>
            <w:ins w:id="147" w:author="随遇而安" w:date="2023-08-11T14:54:23Z">
              <w:r>
                <w:rPr>
                  <w:rFonts w:hint="eastAsia" w:cs="黑体" w:asciiTheme="minorEastAsia" w:hAnsiTheme="minorEastAsia" w:eastAsiaTheme="minorEastAsia"/>
                  <w:b/>
                  <w:color w:val="auto"/>
                  <w:lang w:eastAsia="zh-CN"/>
                </w:rPr>
                <w:t>AH.0</w:t>
              </w:r>
            </w:ins>
            <w:ins w:id="148" w:author="随遇而安" w:date="2023-08-11T14:55:45Z">
              <w:r>
                <w:rPr>
                  <w:rFonts w:hint="eastAsia" w:cs="黑体" w:asciiTheme="minorEastAsia" w:hAnsiTheme="minorEastAsia" w:eastAsiaTheme="minorEastAsia"/>
                  <w:b/>
                  <w:color w:val="auto"/>
                  <w:lang w:val="en-US" w:eastAsia="zh-CN"/>
                </w:rPr>
                <w:t>4</w:t>
              </w:r>
            </w:ins>
            <w:ins w:id="149" w:author="随遇而安" w:date="2023-08-11T14:54:23Z">
              <w:r>
                <w:rPr>
                  <w:rFonts w:hint="eastAsia" w:cs="黑体" w:asciiTheme="minorEastAsia" w:hAnsiTheme="minorEastAsia" w:eastAsiaTheme="minorEastAsia"/>
                  <w:b/>
                  <w:color w:val="auto"/>
                  <w:lang w:eastAsia="zh-CN"/>
                </w:rPr>
                <w:t>.202</w:t>
              </w:r>
            </w:ins>
            <w:ins w:id="150" w:author="随遇而安" w:date="2024-11-06T10:51:25Z">
              <w:r>
                <w:rPr>
                  <w:rFonts w:hint="eastAsia" w:cs="黑体" w:asciiTheme="minorEastAsia" w:hAnsiTheme="minorEastAsia" w:eastAsiaTheme="minorEastAsia"/>
                  <w:b/>
                  <w:color w:val="auto"/>
                  <w:lang w:val="en-US" w:eastAsia="zh-CN"/>
                </w:rPr>
                <w:t>4</w:t>
              </w:r>
            </w:ins>
            <w:ins w:id="151" w:author="随遇而安" w:date="2023-08-11T14:54:23Z">
              <w:r>
                <w:rPr>
                  <w:rFonts w:hint="eastAsia" w:cs="黑体" w:asciiTheme="minorEastAsia" w:hAnsiTheme="minorEastAsia" w:eastAsiaTheme="minorEastAsia"/>
                  <w:b/>
                  <w:color w:val="auto"/>
                  <w:lang w:eastAsia="zh-CN"/>
                </w:rPr>
                <w:t>.</w:t>
              </w:r>
            </w:ins>
            <w:ins w:id="152" w:author="随遇而安" w:date="2024-11-06T10:51:26Z">
              <w:r>
                <w:rPr>
                  <w:rFonts w:hint="eastAsia" w:cs="黑体" w:asciiTheme="minorEastAsia" w:hAnsiTheme="minorEastAsia" w:eastAsiaTheme="minorEastAsia"/>
                  <w:b/>
                  <w:color w:val="auto"/>
                  <w:lang w:val="en-US" w:eastAsia="zh-CN"/>
                </w:rPr>
                <w:t>1</w:t>
              </w:r>
            </w:ins>
          </w:p>
        </w:tc>
      </w:tr>
      <w:tr w14:paraId="30175B80">
        <w:tblPrEx>
          <w:tblCellMar>
            <w:top w:w="0" w:type="dxa"/>
            <w:left w:w="108" w:type="dxa"/>
            <w:bottom w:w="0" w:type="dxa"/>
            <w:right w:w="108" w:type="dxa"/>
          </w:tblCellMar>
        </w:tblPrEx>
        <w:trPr>
          <w:trHeight w:val="780" w:hRule="atLeast"/>
          <w:ins w:id="153" w:author="随遇而安" w:date="2023-08-11T14:54:23Z"/>
        </w:trPr>
        <w:tc>
          <w:tcPr>
            <w:tcW w:w="603" w:type="pct"/>
            <w:tcBorders>
              <w:top w:val="nil"/>
              <w:left w:val="single" w:color="auto" w:sz="4" w:space="0"/>
              <w:bottom w:val="single" w:color="auto" w:sz="4" w:space="0"/>
              <w:right w:val="single" w:color="auto" w:sz="4" w:space="0"/>
            </w:tcBorders>
            <w:shd w:val="clear" w:color="auto" w:fill="auto"/>
            <w:vAlign w:val="center"/>
          </w:tcPr>
          <w:p w14:paraId="5B024BAF">
            <w:pPr>
              <w:widowControl/>
              <w:jc w:val="center"/>
              <w:rPr>
                <w:ins w:id="154" w:author="随遇而安" w:date="2023-08-11T14:54:23Z"/>
                <w:rFonts w:ascii="宋体" w:hAnsi="宋体" w:eastAsia="宋体" w:cs="宋体"/>
                <w:color w:val="auto"/>
                <w:sz w:val="20"/>
                <w:szCs w:val="20"/>
                <w:lang w:eastAsia="zh-CN"/>
              </w:rPr>
            </w:pPr>
            <w:ins w:id="155" w:author="随遇而安" w:date="2023-08-11T14:54:23Z">
              <w:r>
                <w:rPr>
                  <w:rFonts w:hint="eastAsia" w:ascii="宋体" w:hAnsi="宋体" w:eastAsia="宋体" w:cs="宋体"/>
                  <w:color w:val="auto"/>
                  <w:sz w:val="20"/>
                  <w:szCs w:val="20"/>
                  <w:lang w:eastAsia="zh-CN"/>
                </w:rPr>
                <w:t>版本</w:t>
              </w:r>
            </w:ins>
          </w:p>
        </w:tc>
        <w:tc>
          <w:tcPr>
            <w:tcW w:w="489" w:type="pct"/>
            <w:tcBorders>
              <w:top w:val="nil"/>
              <w:left w:val="nil"/>
              <w:bottom w:val="single" w:color="auto" w:sz="4" w:space="0"/>
              <w:right w:val="single" w:color="auto" w:sz="4" w:space="0"/>
            </w:tcBorders>
            <w:shd w:val="clear" w:color="auto" w:fill="auto"/>
            <w:vAlign w:val="center"/>
          </w:tcPr>
          <w:p w14:paraId="24C427EF">
            <w:pPr>
              <w:widowControl/>
              <w:jc w:val="center"/>
              <w:rPr>
                <w:ins w:id="156" w:author="随遇而安" w:date="2023-08-11T14:54:23Z"/>
                <w:rFonts w:ascii="宋体" w:hAnsi="宋体" w:eastAsia="宋体" w:cs="宋体"/>
                <w:color w:val="auto"/>
                <w:sz w:val="20"/>
                <w:szCs w:val="20"/>
                <w:lang w:eastAsia="zh-CN"/>
              </w:rPr>
            </w:pPr>
            <w:ins w:id="157" w:author="随遇而安" w:date="2023-08-11T14:54:23Z">
              <w:r>
                <w:rPr>
                  <w:rFonts w:hint="eastAsia" w:ascii="宋体" w:hAnsi="宋体" w:eastAsia="宋体" w:cs="宋体"/>
                  <w:color w:val="auto"/>
                  <w:sz w:val="20"/>
                  <w:szCs w:val="20"/>
                  <w:lang w:eastAsia="zh-CN"/>
                </w:rPr>
                <w:t>状态</w:t>
              </w:r>
            </w:ins>
          </w:p>
        </w:tc>
        <w:tc>
          <w:tcPr>
            <w:tcW w:w="742" w:type="pct"/>
            <w:tcBorders>
              <w:top w:val="nil"/>
              <w:left w:val="nil"/>
              <w:bottom w:val="single" w:color="auto" w:sz="4" w:space="0"/>
              <w:right w:val="single" w:color="auto" w:sz="4" w:space="0"/>
            </w:tcBorders>
            <w:shd w:val="clear" w:color="auto" w:fill="auto"/>
            <w:vAlign w:val="center"/>
          </w:tcPr>
          <w:p w14:paraId="678E96B3">
            <w:pPr>
              <w:widowControl/>
              <w:jc w:val="center"/>
              <w:rPr>
                <w:ins w:id="158" w:author="随遇而安" w:date="2023-08-11T14:54:23Z"/>
                <w:rFonts w:ascii="宋体" w:hAnsi="宋体" w:eastAsia="宋体" w:cs="宋体"/>
                <w:color w:val="auto"/>
                <w:sz w:val="20"/>
                <w:szCs w:val="20"/>
                <w:lang w:eastAsia="zh-CN"/>
              </w:rPr>
            </w:pPr>
            <w:ins w:id="159" w:author="随遇而安" w:date="2023-08-11T14:54:23Z">
              <w:r>
                <w:rPr>
                  <w:rFonts w:hint="eastAsia" w:ascii="宋体" w:hAnsi="宋体" w:eastAsia="宋体" w:cs="宋体"/>
                  <w:color w:val="auto"/>
                  <w:sz w:val="20"/>
                  <w:szCs w:val="20"/>
                  <w:lang w:eastAsia="zh-CN"/>
                </w:rPr>
                <w:t>实施日期</w:t>
              </w:r>
            </w:ins>
          </w:p>
        </w:tc>
        <w:tc>
          <w:tcPr>
            <w:tcW w:w="725" w:type="pct"/>
            <w:tcBorders>
              <w:top w:val="nil"/>
              <w:left w:val="nil"/>
              <w:bottom w:val="single" w:color="auto" w:sz="4" w:space="0"/>
              <w:right w:val="single" w:color="auto" w:sz="4" w:space="0"/>
            </w:tcBorders>
            <w:shd w:val="clear" w:color="auto" w:fill="auto"/>
            <w:vAlign w:val="center"/>
          </w:tcPr>
          <w:p w14:paraId="5F29BB7F">
            <w:pPr>
              <w:widowControl/>
              <w:jc w:val="center"/>
              <w:rPr>
                <w:ins w:id="160" w:author="随遇而安" w:date="2023-08-11T14:54:23Z"/>
                <w:rFonts w:ascii="宋体" w:hAnsi="宋体" w:eastAsia="宋体" w:cs="宋体"/>
                <w:color w:val="auto"/>
                <w:sz w:val="20"/>
                <w:szCs w:val="20"/>
                <w:lang w:eastAsia="zh-CN"/>
              </w:rPr>
            </w:pPr>
            <w:ins w:id="161" w:author="随遇而安" w:date="2023-08-11T14:54:23Z">
              <w:r>
                <w:rPr>
                  <w:rFonts w:hint="eastAsia" w:ascii="宋体" w:hAnsi="宋体" w:eastAsia="宋体" w:cs="宋体"/>
                  <w:color w:val="auto"/>
                  <w:sz w:val="20"/>
                  <w:szCs w:val="20"/>
                  <w:lang w:eastAsia="zh-CN"/>
                </w:rPr>
                <w:t>起草部门</w:t>
              </w:r>
            </w:ins>
          </w:p>
        </w:tc>
        <w:tc>
          <w:tcPr>
            <w:tcW w:w="365" w:type="pct"/>
            <w:tcBorders>
              <w:top w:val="nil"/>
              <w:left w:val="nil"/>
              <w:bottom w:val="single" w:color="auto" w:sz="4" w:space="0"/>
              <w:right w:val="single" w:color="auto" w:sz="4" w:space="0"/>
            </w:tcBorders>
            <w:shd w:val="clear" w:color="auto" w:fill="auto"/>
            <w:vAlign w:val="center"/>
          </w:tcPr>
          <w:p w14:paraId="63CBA90F">
            <w:pPr>
              <w:widowControl/>
              <w:jc w:val="center"/>
              <w:rPr>
                <w:ins w:id="162" w:author="随遇而安" w:date="2023-08-11T14:54:23Z"/>
                <w:rFonts w:ascii="宋体" w:hAnsi="宋体" w:eastAsia="宋体" w:cs="宋体"/>
                <w:color w:val="auto"/>
                <w:sz w:val="20"/>
                <w:szCs w:val="20"/>
                <w:lang w:eastAsia="zh-CN"/>
              </w:rPr>
            </w:pPr>
            <w:ins w:id="163" w:author="随遇而安" w:date="2023-08-11T14:54:23Z">
              <w:r>
                <w:rPr>
                  <w:rFonts w:hint="eastAsia" w:ascii="宋体" w:hAnsi="宋体" w:eastAsia="宋体" w:cs="宋体"/>
                  <w:color w:val="auto"/>
                  <w:sz w:val="20"/>
                  <w:szCs w:val="20"/>
                  <w:lang w:eastAsia="zh-CN"/>
                </w:rPr>
                <w:t>会签</w:t>
              </w:r>
            </w:ins>
          </w:p>
          <w:p w14:paraId="54ABBA9C">
            <w:pPr>
              <w:widowControl/>
              <w:jc w:val="center"/>
              <w:rPr>
                <w:ins w:id="164" w:author="随遇而安" w:date="2023-08-11T14:54:23Z"/>
                <w:rFonts w:ascii="宋体" w:hAnsi="宋体" w:eastAsia="宋体" w:cs="宋体"/>
                <w:color w:val="auto"/>
                <w:sz w:val="20"/>
                <w:szCs w:val="20"/>
                <w:lang w:eastAsia="zh-CN"/>
              </w:rPr>
            </w:pPr>
            <w:ins w:id="165" w:author="随遇而安" w:date="2023-08-11T14:54:23Z">
              <w:r>
                <w:rPr>
                  <w:rFonts w:hint="eastAsia" w:ascii="宋体" w:hAnsi="宋体" w:eastAsia="宋体" w:cs="宋体"/>
                  <w:color w:val="auto"/>
                  <w:sz w:val="20"/>
                  <w:szCs w:val="20"/>
                  <w:lang w:eastAsia="zh-CN"/>
                </w:rPr>
                <w:t>部门</w:t>
              </w:r>
            </w:ins>
          </w:p>
        </w:tc>
        <w:tc>
          <w:tcPr>
            <w:tcW w:w="548" w:type="pct"/>
            <w:tcBorders>
              <w:top w:val="nil"/>
              <w:left w:val="nil"/>
              <w:bottom w:val="single" w:color="auto" w:sz="4" w:space="0"/>
              <w:right w:val="single" w:color="auto" w:sz="4" w:space="0"/>
            </w:tcBorders>
            <w:shd w:val="clear" w:color="auto" w:fill="auto"/>
            <w:vAlign w:val="center"/>
          </w:tcPr>
          <w:p w14:paraId="0283BF3E">
            <w:pPr>
              <w:widowControl/>
              <w:jc w:val="center"/>
              <w:rPr>
                <w:ins w:id="166" w:author="随遇而安" w:date="2023-08-11T14:54:23Z"/>
                <w:rFonts w:ascii="宋体" w:hAnsi="宋体" w:eastAsia="宋体" w:cs="宋体"/>
                <w:color w:val="auto"/>
                <w:sz w:val="20"/>
                <w:szCs w:val="20"/>
                <w:lang w:eastAsia="zh-CN"/>
              </w:rPr>
            </w:pPr>
            <w:ins w:id="167" w:author="随遇而安" w:date="2023-08-11T14:54:23Z">
              <w:r>
                <w:rPr>
                  <w:rFonts w:hint="eastAsia" w:ascii="宋体" w:hAnsi="宋体" w:eastAsia="宋体" w:cs="宋体"/>
                  <w:color w:val="auto"/>
                  <w:sz w:val="20"/>
                  <w:szCs w:val="20"/>
                  <w:lang w:eastAsia="zh-CN"/>
                </w:rPr>
                <w:t>主管领导审核</w:t>
              </w:r>
            </w:ins>
          </w:p>
        </w:tc>
        <w:tc>
          <w:tcPr>
            <w:tcW w:w="500" w:type="pct"/>
            <w:tcBorders>
              <w:top w:val="nil"/>
              <w:left w:val="nil"/>
              <w:bottom w:val="single" w:color="auto" w:sz="4" w:space="0"/>
              <w:right w:val="single" w:color="auto" w:sz="4" w:space="0"/>
            </w:tcBorders>
            <w:shd w:val="clear" w:color="auto" w:fill="auto"/>
            <w:vAlign w:val="center"/>
          </w:tcPr>
          <w:p w14:paraId="10A8C38D">
            <w:pPr>
              <w:widowControl/>
              <w:jc w:val="center"/>
              <w:rPr>
                <w:ins w:id="168" w:author="随遇而安" w:date="2023-08-11T14:54:23Z"/>
                <w:rFonts w:ascii="宋体" w:hAnsi="宋体" w:eastAsia="宋体" w:cs="宋体"/>
                <w:color w:val="auto"/>
                <w:sz w:val="20"/>
                <w:szCs w:val="20"/>
                <w:lang w:eastAsia="zh-CN"/>
              </w:rPr>
            </w:pPr>
            <w:ins w:id="169" w:author="随遇而安" w:date="2023-08-11T14:54:23Z">
              <w:r>
                <w:rPr>
                  <w:rFonts w:hint="eastAsia" w:ascii="宋体" w:hAnsi="宋体" w:eastAsia="宋体" w:cs="宋体"/>
                  <w:color w:val="auto"/>
                  <w:sz w:val="20"/>
                  <w:szCs w:val="20"/>
                  <w:lang w:eastAsia="zh-CN"/>
                </w:rPr>
                <w:t>审核</w:t>
              </w:r>
            </w:ins>
          </w:p>
          <w:p w14:paraId="71E9BE90">
            <w:pPr>
              <w:widowControl/>
              <w:jc w:val="center"/>
              <w:rPr>
                <w:ins w:id="170" w:author="随遇而安" w:date="2023-08-11T14:54:23Z"/>
                <w:rFonts w:ascii="宋体" w:hAnsi="宋体" w:eastAsia="宋体" w:cs="宋体"/>
                <w:color w:val="auto"/>
                <w:sz w:val="20"/>
                <w:szCs w:val="20"/>
                <w:lang w:eastAsia="zh-CN"/>
              </w:rPr>
            </w:pPr>
            <w:ins w:id="171" w:author="随遇而安" w:date="2023-08-11T14:54:23Z">
              <w:r>
                <w:rPr>
                  <w:rFonts w:hint="eastAsia" w:ascii="宋体" w:hAnsi="宋体" w:eastAsia="宋体" w:cs="宋体"/>
                  <w:color w:val="auto"/>
                  <w:sz w:val="20"/>
                  <w:szCs w:val="20"/>
                  <w:lang w:eastAsia="zh-CN"/>
                </w:rPr>
                <w:t>部门</w:t>
              </w:r>
            </w:ins>
          </w:p>
        </w:tc>
        <w:tc>
          <w:tcPr>
            <w:tcW w:w="581" w:type="pct"/>
            <w:tcBorders>
              <w:top w:val="nil"/>
              <w:left w:val="nil"/>
              <w:bottom w:val="single" w:color="auto" w:sz="4" w:space="0"/>
              <w:right w:val="single" w:color="auto" w:sz="4" w:space="0"/>
            </w:tcBorders>
            <w:shd w:val="clear" w:color="auto" w:fill="auto"/>
            <w:vAlign w:val="center"/>
          </w:tcPr>
          <w:p w14:paraId="483E00B8">
            <w:pPr>
              <w:widowControl/>
              <w:jc w:val="center"/>
              <w:rPr>
                <w:ins w:id="172" w:author="随遇而安" w:date="2023-08-11T14:54:23Z"/>
                <w:rFonts w:ascii="宋体" w:hAnsi="宋体" w:eastAsia="宋体" w:cs="宋体"/>
                <w:color w:val="auto"/>
                <w:sz w:val="20"/>
                <w:szCs w:val="20"/>
                <w:lang w:eastAsia="zh-CN"/>
              </w:rPr>
            </w:pPr>
            <w:ins w:id="173" w:author="随遇而安" w:date="2023-08-11T14:54:23Z">
              <w:r>
                <w:rPr>
                  <w:rFonts w:hint="eastAsia" w:ascii="宋体" w:hAnsi="宋体" w:eastAsia="宋体" w:cs="宋体"/>
                  <w:color w:val="auto"/>
                  <w:sz w:val="20"/>
                  <w:szCs w:val="20"/>
                  <w:lang w:eastAsia="zh-CN"/>
                </w:rPr>
                <w:t>签发人</w:t>
              </w:r>
            </w:ins>
          </w:p>
        </w:tc>
        <w:tc>
          <w:tcPr>
            <w:tcW w:w="447" w:type="pct"/>
            <w:tcBorders>
              <w:top w:val="nil"/>
              <w:left w:val="nil"/>
              <w:bottom w:val="single" w:color="auto" w:sz="4" w:space="0"/>
              <w:right w:val="single" w:color="auto" w:sz="4" w:space="0"/>
            </w:tcBorders>
            <w:shd w:val="clear" w:color="auto" w:fill="auto"/>
            <w:vAlign w:val="center"/>
          </w:tcPr>
          <w:p w14:paraId="72D9DF3B">
            <w:pPr>
              <w:widowControl/>
              <w:jc w:val="center"/>
              <w:rPr>
                <w:ins w:id="174" w:author="随遇而安" w:date="2023-08-11T14:54:23Z"/>
                <w:rFonts w:ascii="宋体" w:hAnsi="宋体" w:eastAsia="宋体" w:cs="宋体"/>
                <w:color w:val="auto"/>
                <w:sz w:val="20"/>
                <w:szCs w:val="20"/>
                <w:lang w:eastAsia="zh-CN"/>
              </w:rPr>
            </w:pPr>
            <w:ins w:id="175" w:author="随遇而安" w:date="2023-08-11T14:54:23Z">
              <w:r>
                <w:rPr>
                  <w:rFonts w:hint="eastAsia" w:ascii="宋体" w:hAnsi="宋体" w:eastAsia="宋体" w:cs="宋体"/>
                  <w:color w:val="auto"/>
                  <w:sz w:val="20"/>
                  <w:szCs w:val="20"/>
                  <w:lang w:eastAsia="zh-CN"/>
                </w:rPr>
                <w:t>是否修订</w:t>
              </w:r>
            </w:ins>
          </w:p>
        </w:tc>
      </w:tr>
      <w:tr w14:paraId="3240522E">
        <w:tblPrEx>
          <w:tblCellMar>
            <w:top w:w="0" w:type="dxa"/>
            <w:left w:w="108" w:type="dxa"/>
            <w:bottom w:w="0" w:type="dxa"/>
            <w:right w:w="108" w:type="dxa"/>
          </w:tblCellMar>
        </w:tblPrEx>
        <w:trPr>
          <w:trHeight w:val="780" w:hRule="atLeast"/>
          <w:ins w:id="176" w:author="随遇而安" w:date="2023-08-11T14:54:23Z"/>
        </w:trPr>
        <w:tc>
          <w:tcPr>
            <w:tcW w:w="1028" w:type="dxa"/>
            <w:tcBorders>
              <w:top w:val="nil"/>
              <w:left w:val="single" w:color="auto" w:sz="4" w:space="0"/>
              <w:bottom w:val="single" w:color="auto" w:sz="4" w:space="0"/>
              <w:right w:val="single" w:color="auto" w:sz="4" w:space="0"/>
            </w:tcBorders>
            <w:shd w:val="clear" w:color="auto" w:fill="auto"/>
            <w:vAlign w:val="center"/>
          </w:tcPr>
          <w:p w14:paraId="58CC592E">
            <w:pPr>
              <w:keepNext w:val="0"/>
              <w:keepLines w:val="0"/>
              <w:widowControl/>
              <w:suppressLineNumbers w:val="0"/>
              <w:spacing w:before="0" w:beforeAutospacing="0" w:after="0" w:afterAutospacing="0"/>
              <w:ind w:left="0" w:leftChars="0" w:right="0" w:rightChars="0"/>
              <w:jc w:val="center"/>
              <w:rPr>
                <w:ins w:id="177" w:author="随遇而安" w:date="2023-08-11T14:54:23Z"/>
                <w:rFonts w:ascii="宋体" w:hAnsi="宋体" w:eastAsia="宋体" w:cs="宋体"/>
                <w:color w:val="auto"/>
                <w:sz w:val="20"/>
                <w:szCs w:val="20"/>
                <w:lang w:eastAsia="zh-CN"/>
              </w:rPr>
            </w:pPr>
            <w:r>
              <w:rPr>
                <w:rFonts w:hint="default" w:ascii="宋体" w:hAnsi="宋体" w:eastAsia="宋体" w:cs="宋体"/>
                <w:sz w:val="20"/>
                <w:szCs w:val="20"/>
                <w:lang w:eastAsia="zh-CN"/>
              </w:rPr>
              <w:t>202</w:t>
            </w:r>
            <w:r>
              <w:rPr>
                <w:rFonts w:hint="eastAsia" w:ascii="宋体" w:hAnsi="宋体" w:eastAsia="宋体" w:cs="宋体"/>
                <w:sz w:val="20"/>
                <w:szCs w:val="20"/>
                <w:lang w:val="en-US" w:eastAsia="zh-CN"/>
              </w:rPr>
              <w:t>3</w:t>
            </w:r>
          </w:p>
        </w:tc>
        <w:tc>
          <w:tcPr>
            <w:tcW w:w="834" w:type="dxa"/>
            <w:tcBorders>
              <w:top w:val="nil"/>
              <w:left w:val="nil"/>
              <w:bottom w:val="single" w:color="auto" w:sz="4" w:space="0"/>
              <w:right w:val="single" w:color="auto" w:sz="4" w:space="0"/>
            </w:tcBorders>
            <w:shd w:val="clear" w:color="auto" w:fill="auto"/>
            <w:vAlign w:val="center"/>
          </w:tcPr>
          <w:p w14:paraId="6A4BF2CB">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试用</w:t>
            </w:r>
          </w:p>
          <w:p w14:paraId="6CEF82EC">
            <w:pPr>
              <w:keepNext w:val="0"/>
              <w:keepLines w:val="0"/>
              <w:widowControl/>
              <w:suppressLineNumbers w:val="0"/>
              <w:spacing w:before="0" w:beforeAutospacing="0" w:after="0" w:afterAutospacing="0"/>
              <w:ind w:left="0" w:leftChars="0" w:right="0" w:rightChars="0"/>
              <w:jc w:val="center"/>
              <w:rPr>
                <w:ins w:id="178" w:author="随遇而安" w:date="2023-08-11T14:54:23Z"/>
                <w:rFonts w:ascii="宋体" w:hAnsi="宋体" w:eastAsia="宋体" w:cs="宋体"/>
                <w:color w:val="auto"/>
                <w:sz w:val="20"/>
                <w:szCs w:val="20"/>
                <w:lang w:eastAsia="zh-CN"/>
              </w:rPr>
            </w:pPr>
            <w:r>
              <w:rPr>
                <w:rFonts w:hint="eastAsia" w:ascii="宋体" w:hAnsi="宋体" w:eastAsia="宋体" w:cs="宋体"/>
                <w:sz w:val="20"/>
                <w:szCs w:val="20"/>
                <w:lang w:eastAsia="zh-CN"/>
              </w:rPr>
              <w:t>执行</w:t>
            </w:r>
          </w:p>
        </w:tc>
        <w:tc>
          <w:tcPr>
            <w:tcW w:w="1265" w:type="dxa"/>
            <w:tcBorders>
              <w:top w:val="nil"/>
              <w:left w:val="nil"/>
              <w:bottom w:val="single" w:color="auto" w:sz="4" w:space="0"/>
              <w:right w:val="single" w:color="auto" w:sz="4" w:space="0"/>
            </w:tcBorders>
            <w:shd w:val="clear" w:color="auto" w:fill="auto"/>
            <w:vAlign w:val="center"/>
          </w:tcPr>
          <w:p w14:paraId="44480916">
            <w:pPr>
              <w:keepNext w:val="0"/>
              <w:keepLines w:val="0"/>
              <w:widowControl/>
              <w:suppressLineNumbers w:val="0"/>
              <w:spacing w:before="0" w:beforeAutospacing="0" w:after="0" w:afterAutospacing="0"/>
              <w:ind w:left="0" w:leftChars="0" w:right="0" w:rightChars="0"/>
              <w:jc w:val="center"/>
              <w:rPr>
                <w:ins w:id="179" w:author="随遇而安" w:date="2023-08-11T14:54:23Z"/>
                <w:rFonts w:ascii="宋体" w:hAnsi="宋体" w:eastAsia="宋体" w:cs="宋体"/>
                <w:color w:val="auto"/>
                <w:sz w:val="20"/>
                <w:szCs w:val="20"/>
                <w:lang w:eastAsia="zh-CN"/>
              </w:rPr>
            </w:pPr>
            <w:r>
              <w:rPr>
                <w:rFonts w:hint="eastAsia" w:ascii="宋体" w:hAnsi="宋体" w:eastAsia="宋体" w:cs="宋体"/>
                <w:sz w:val="20"/>
                <w:szCs w:val="20"/>
                <w:lang w:val="en-US" w:eastAsia="zh-CN"/>
              </w:rPr>
              <w:t>2023.8.15</w:t>
            </w:r>
          </w:p>
        </w:tc>
        <w:tc>
          <w:tcPr>
            <w:tcW w:w="1236" w:type="dxa"/>
            <w:tcBorders>
              <w:top w:val="nil"/>
              <w:left w:val="nil"/>
              <w:bottom w:val="single" w:color="auto" w:sz="4" w:space="0"/>
              <w:right w:val="single" w:color="auto" w:sz="4" w:space="0"/>
            </w:tcBorders>
            <w:shd w:val="clear" w:color="auto" w:fill="auto"/>
            <w:vAlign w:val="center"/>
          </w:tcPr>
          <w:p w14:paraId="2760886C">
            <w:pPr>
              <w:keepNext w:val="0"/>
              <w:keepLines w:val="0"/>
              <w:widowControl/>
              <w:suppressLineNumbers w:val="0"/>
              <w:spacing w:before="0" w:beforeAutospacing="0" w:after="0" w:afterAutospacing="0"/>
              <w:ind w:left="0" w:leftChars="0" w:right="0" w:rightChars="0"/>
              <w:jc w:val="center"/>
              <w:rPr>
                <w:ins w:id="180" w:author="随遇而安" w:date="2023-08-11T14:54:23Z"/>
                <w:rFonts w:ascii="宋体" w:hAnsi="宋体" w:eastAsia="宋体" w:cs="宋体"/>
                <w:color w:val="auto"/>
                <w:sz w:val="20"/>
                <w:szCs w:val="20"/>
                <w:lang w:eastAsia="zh-CN"/>
              </w:rPr>
            </w:pPr>
            <w:r>
              <w:rPr>
                <w:rFonts w:hint="eastAsia" w:ascii="宋体" w:hAnsi="宋体" w:eastAsia="宋体" w:cs="宋体"/>
                <w:sz w:val="20"/>
                <w:szCs w:val="20"/>
                <w:lang w:eastAsia="zh-CN"/>
              </w:rPr>
              <w:t>安环品质部</w:t>
            </w:r>
          </w:p>
        </w:tc>
        <w:tc>
          <w:tcPr>
            <w:tcW w:w="622" w:type="dxa"/>
            <w:tcBorders>
              <w:top w:val="nil"/>
              <w:left w:val="nil"/>
              <w:bottom w:val="single" w:color="auto" w:sz="4" w:space="0"/>
              <w:right w:val="single" w:color="auto" w:sz="4" w:space="0"/>
            </w:tcBorders>
            <w:shd w:val="clear" w:color="auto" w:fill="auto"/>
            <w:vAlign w:val="center"/>
          </w:tcPr>
          <w:p w14:paraId="6CDC971B">
            <w:pPr>
              <w:keepNext w:val="0"/>
              <w:keepLines w:val="0"/>
              <w:widowControl/>
              <w:suppressLineNumbers w:val="0"/>
              <w:spacing w:before="0" w:beforeAutospacing="0" w:after="0" w:afterAutospacing="0"/>
              <w:ind w:left="0" w:leftChars="0" w:right="0" w:rightChars="0"/>
              <w:jc w:val="center"/>
              <w:rPr>
                <w:ins w:id="181" w:author="随遇而安" w:date="2023-08-11T14:54:23Z"/>
                <w:rFonts w:ascii="宋体" w:hAnsi="宋体" w:eastAsia="宋体" w:cs="宋体"/>
                <w:color w:val="auto"/>
                <w:sz w:val="20"/>
                <w:szCs w:val="20"/>
                <w:lang w:eastAsia="zh-CN"/>
              </w:rPr>
            </w:pPr>
            <w:r>
              <w:rPr>
                <w:rFonts w:hint="eastAsia" w:ascii="宋体" w:hAnsi="宋体" w:eastAsia="宋体" w:cs="宋体"/>
                <w:sz w:val="20"/>
                <w:szCs w:val="20"/>
                <w:lang w:eastAsia="zh-CN"/>
              </w:rPr>
              <w:t>是</w:t>
            </w:r>
          </w:p>
        </w:tc>
        <w:tc>
          <w:tcPr>
            <w:tcW w:w="934" w:type="dxa"/>
            <w:tcBorders>
              <w:top w:val="nil"/>
              <w:left w:val="nil"/>
              <w:bottom w:val="single" w:color="auto" w:sz="4" w:space="0"/>
              <w:right w:val="single" w:color="auto" w:sz="4" w:space="0"/>
            </w:tcBorders>
            <w:shd w:val="clear" w:color="auto" w:fill="auto"/>
            <w:vAlign w:val="center"/>
          </w:tcPr>
          <w:p w14:paraId="7D9FFB85">
            <w:pPr>
              <w:keepNext w:val="0"/>
              <w:keepLines w:val="0"/>
              <w:widowControl/>
              <w:suppressLineNumbers w:val="0"/>
              <w:spacing w:before="0" w:beforeAutospacing="0" w:after="0" w:afterAutospacing="0"/>
              <w:ind w:left="0" w:leftChars="0" w:right="0" w:rightChars="0"/>
              <w:jc w:val="center"/>
              <w:rPr>
                <w:ins w:id="182" w:author="随遇而安" w:date="2023-08-11T14:54:23Z"/>
                <w:rFonts w:ascii="宋体" w:hAnsi="宋体" w:eastAsia="宋体" w:cs="宋体"/>
                <w:color w:val="auto"/>
                <w:sz w:val="20"/>
                <w:szCs w:val="20"/>
                <w:lang w:eastAsia="zh-CN"/>
              </w:rPr>
            </w:pPr>
          </w:p>
        </w:tc>
        <w:tc>
          <w:tcPr>
            <w:tcW w:w="853" w:type="dxa"/>
            <w:tcBorders>
              <w:top w:val="nil"/>
              <w:left w:val="nil"/>
              <w:bottom w:val="single" w:color="auto" w:sz="4" w:space="0"/>
              <w:right w:val="single" w:color="auto" w:sz="4" w:space="0"/>
            </w:tcBorders>
            <w:shd w:val="clear" w:color="auto" w:fill="auto"/>
            <w:vAlign w:val="center"/>
          </w:tcPr>
          <w:p w14:paraId="08AB76FA">
            <w:pPr>
              <w:keepNext w:val="0"/>
              <w:keepLines w:val="0"/>
              <w:widowControl/>
              <w:suppressLineNumbers w:val="0"/>
              <w:spacing w:before="0" w:beforeAutospacing="0" w:after="0" w:afterAutospacing="0"/>
              <w:ind w:left="0" w:leftChars="0" w:right="0" w:rightChars="0"/>
              <w:jc w:val="center"/>
              <w:rPr>
                <w:ins w:id="183" w:author="随遇而安" w:date="2023-08-11T14:54:23Z"/>
                <w:rFonts w:ascii="宋体" w:hAnsi="宋体" w:eastAsia="宋体" w:cs="宋体"/>
                <w:color w:val="auto"/>
                <w:sz w:val="20"/>
                <w:szCs w:val="20"/>
                <w:lang w:eastAsia="zh-CN"/>
              </w:rPr>
            </w:pPr>
          </w:p>
        </w:tc>
        <w:tc>
          <w:tcPr>
            <w:tcW w:w="991" w:type="dxa"/>
            <w:tcBorders>
              <w:top w:val="nil"/>
              <w:left w:val="nil"/>
              <w:bottom w:val="single" w:color="auto" w:sz="4" w:space="0"/>
              <w:right w:val="single" w:color="auto" w:sz="4" w:space="0"/>
            </w:tcBorders>
            <w:shd w:val="clear" w:color="auto" w:fill="auto"/>
            <w:vAlign w:val="center"/>
          </w:tcPr>
          <w:p w14:paraId="11AD419A">
            <w:pPr>
              <w:keepNext w:val="0"/>
              <w:keepLines w:val="0"/>
              <w:widowControl/>
              <w:suppressLineNumbers w:val="0"/>
              <w:spacing w:before="0" w:beforeAutospacing="0" w:after="0" w:afterAutospacing="0"/>
              <w:ind w:left="0" w:leftChars="0" w:right="0" w:rightChars="0"/>
              <w:jc w:val="center"/>
              <w:rPr>
                <w:ins w:id="184" w:author="随遇而安" w:date="2023-08-11T14:54:23Z"/>
                <w:rFonts w:ascii="宋体" w:hAnsi="宋体" w:eastAsia="宋体" w:cs="宋体"/>
                <w:color w:val="auto"/>
                <w:sz w:val="20"/>
                <w:szCs w:val="20"/>
                <w:lang w:eastAsia="zh-CN"/>
              </w:rPr>
            </w:pPr>
            <w:r>
              <w:rPr>
                <w:rFonts w:hint="eastAsia" w:ascii="宋体" w:hAnsi="宋体" w:eastAsia="宋体" w:cs="宋体"/>
                <w:sz w:val="20"/>
                <w:szCs w:val="20"/>
                <w:lang w:val="en-US" w:eastAsia="zh-CN"/>
              </w:rPr>
              <w:t>尹善英</w:t>
            </w:r>
          </w:p>
        </w:tc>
        <w:tc>
          <w:tcPr>
            <w:tcW w:w="763" w:type="dxa"/>
            <w:tcBorders>
              <w:top w:val="nil"/>
              <w:left w:val="nil"/>
              <w:bottom w:val="single" w:color="auto" w:sz="4" w:space="0"/>
              <w:right w:val="single" w:color="auto" w:sz="4" w:space="0"/>
            </w:tcBorders>
            <w:shd w:val="clear" w:color="auto" w:fill="auto"/>
            <w:vAlign w:val="center"/>
          </w:tcPr>
          <w:p w14:paraId="55EDB5FE">
            <w:pPr>
              <w:keepNext w:val="0"/>
              <w:keepLines w:val="0"/>
              <w:widowControl/>
              <w:suppressLineNumbers w:val="0"/>
              <w:spacing w:before="0" w:beforeAutospacing="0" w:after="0" w:afterAutospacing="0"/>
              <w:ind w:left="0" w:leftChars="0" w:right="0" w:rightChars="0"/>
              <w:jc w:val="center"/>
              <w:rPr>
                <w:ins w:id="185" w:author="随遇而安" w:date="2023-08-11T14:54:23Z"/>
                <w:rFonts w:ascii="宋体" w:hAnsi="宋体" w:eastAsia="宋体" w:cs="宋体"/>
                <w:color w:val="auto"/>
                <w:sz w:val="20"/>
                <w:szCs w:val="20"/>
                <w:lang w:eastAsia="zh-CN"/>
              </w:rPr>
            </w:pPr>
            <w:r>
              <w:rPr>
                <w:rFonts w:hint="eastAsia" w:ascii="宋体" w:hAnsi="宋体" w:eastAsia="宋体" w:cs="宋体"/>
                <w:sz w:val="20"/>
                <w:szCs w:val="20"/>
                <w:lang w:val="en-US" w:eastAsia="zh-CN"/>
              </w:rPr>
              <w:t>否</w:t>
            </w:r>
          </w:p>
        </w:tc>
      </w:tr>
      <w:tr w14:paraId="35710DC3">
        <w:tblPrEx>
          <w:tblCellMar>
            <w:top w:w="0" w:type="dxa"/>
            <w:left w:w="108" w:type="dxa"/>
            <w:bottom w:w="0" w:type="dxa"/>
            <w:right w:w="108" w:type="dxa"/>
          </w:tblCellMar>
        </w:tblPrEx>
        <w:trPr>
          <w:trHeight w:val="780" w:hRule="atLeast"/>
          <w:ins w:id="186" w:author="随遇而安" w:date="2024-11-06T10:50:52Z"/>
        </w:trPr>
        <w:tc>
          <w:tcPr>
            <w:tcW w:w="1028" w:type="dxa"/>
            <w:tcBorders>
              <w:top w:val="nil"/>
              <w:left w:val="single" w:color="auto" w:sz="4" w:space="0"/>
              <w:bottom w:val="single" w:color="auto" w:sz="4" w:space="0"/>
              <w:right w:val="single" w:color="auto" w:sz="4" w:space="0"/>
            </w:tcBorders>
            <w:shd w:val="clear" w:color="auto" w:fill="auto"/>
            <w:vAlign w:val="center"/>
          </w:tcPr>
          <w:p w14:paraId="596AF7B7">
            <w:pPr>
              <w:keepNext w:val="0"/>
              <w:keepLines w:val="0"/>
              <w:widowControl/>
              <w:suppressLineNumbers w:val="0"/>
              <w:spacing w:before="0" w:beforeAutospacing="0" w:after="0" w:afterAutospacing="0"/>
              <w:ind w:left="0" w:leftChars="0" w:right="0" w:rightChars="0"/>
              <w:jc w:val="center"/>
              <w:rPr>
                <w:ins w:id="187" w:author="随遇而安" w:date="2024-11-06T10:50:52Z"/>
                <w:rFonts w:hint="default" w:ascii="宋体" w:hAnsi="宋体" w:eastAsia="宋体" w:cs="宋体"/>
                <w:sz w:val="20"/>
                <w:szCs w:val="20"/>
                <w:lang w:val="en-US" w:eastAsia="zh-CN"/>
              </w:rPr>
            </w:pPr>
            <w:ins w:id="188" w:author="随遇而安" w:date="2024-11-06T10:50:53Z">
              <w:r>
                <w:rPr>
                  <w:rFonts w:hint="eastAsia" w:ascii="宋体" w:hAnsi="宋体" w:eastAsia="宋体" w:cs="宋体"/>
                  <w:sz w:val="20"/>
                  <w:szCs w:val="20"/>
                  <w:lang w:val="en-US" w:eastAsia="zh-CN"/>
                </w:rPr>
                <w:t>2024</w:t>
              </w:r>
            </w:ins>
          </w:p>
        </w:tc>
        <w:tc>
          <w:tcPr>
            <w:tcW w:w="834" w:type="dxa"/>
            <w:tcBorders>
              <w:top w:val="nil"/>
              <w:left w:val="nil"/>
              <w:bottom w:val="single" w:color="auto" w:sz="4" w:space="0"/>
              <w:right w:val="single" w:color="auto" w:sz="4" w:space="0"/>
            </w:tcBorders>
            <w:shd w:val="clear" w:color="auto" w:fill="auto"/>
            <w:vAlign w:val="center"/>
          </w:tcPr>
          <w:p w14:paraId="2E13F72E">
            <w:pPr>
              <w:keepNext w:val="0"/>
              <w:keepLines w:val="0"/>
              <w:widowControl/>
              <w:suppressLineNumbers w:val="0"/>
              <w:spacing w:before="0" w:beforeAutospacing="0" w:after="0" w:afterAutospacing="0"/>
              <w:ind w:left="0" w:leftChars="0" w:right="0" w:rightChars="0"/>
              <w:jc w:val="center"/>
              <w:rPr>
                <w:ins w:id="189" w:author="随遇而安" w:date="2024-11-06T10:50:52Z"/>
                <w:rFonts w:hint="default" w:ascii="宋体" w:hAnsi="宋体" w:eastAsia="宋体" w:cs="宋体"/>
                <w:sz w:val="20"/>
                <w:szCs w:val="20"/>
                <w:lang w:val="en-US" w:eastAsia="zh-CN"/>
              </w:rPr>
            </w:pPr>
            <w:ins w:id="190" w:author="随遇而安" w:date="2024-11-06T10:51:02Z">
              <w:r>
                <w:rPr>
                  <w:rFonts w:hint="eastAsia" w:ascii="宋体" w:hAnsi="宋体" w:eastAsia="宋体" w:cs="宋体"/>
                  <w:sz w:val="20"/>
                  <w:szCs w:val="20"/>
                  <w:lang w:val="en-US" w:eastAsia="zh-CN"/>
                </w:rPr>
                <w:t>修订执行</w:t>
              </w:r>
            </w:ins>
          </w:p>
        </w:tc>
        <w:tc>
          <w:tcPr>
            <w:tcW w:w="1265" w:type="dxa"/>
            <w:tcBorders>
              <w:top w:val="nil"/>
              <w:left w:val="nil"/>
              <w:bottom w:val="single" w:color="auto" w:sz="4" w:space="0"/>
              <w:right w:val="single" w:color="auto" w:sz="4" w:space="0"/>
            </w:tcBorders>
            <w:shd w:val="clear" w:color="auto" w:fill="auto"/>
            <w:vAlign w:val="center"/>
          </w:tcPr>
          <w:p w14:paraId="684C4B1A">
            <w:pPr>
              <w:keepNext w:val="0"/>
              <w:keepLines w:val="0"/>
              <w:widowControl/>
              <w:suppressLineNumbers w:val="0"/>
              <w:spacing w:before="0" w:beforeAutospacing="0" w:after="0" w:afterAutospacing="0"/>
              <w:ind w:left="0" w:leftChars="0" w:right="0" w:rightChars="0"/>
              <w:jc w:val="center"/>
              <w:rPr>
                <w:ins w:id="191" w:author="随遇而安" w:date="2024-11-06T10:50:52Z"/>
                <w:rFonts w:hint="default" w:ascii="宋体" w:hAnsi="宋体" w:eastAsia="宋体" w:cs="宋体"/>
                <w:sz w:val="20"/>
                <w:szCs w:val="20"/>
                <w:lang w:val="en-US" w:eastAsia="zh-CN"/>
              </w:rPr>
            </w:pPr>
            <w:ins w:id="192" w:author="随遇而安" w:date="2024-11-06T10:51:04Z">
              <w:r>
                <w:rPr>
                  <w:rFonts w:hint="eastAsia" w:ascii="宋体" w:hAnsi="宋体" w:eastAsia="宋体" w:cs="宋体"/>
                  <w:sz w:val="20"/>
                  <w:szCs w:val="20"/>
                  <w:lang w:val="en-US" w:eastAsia="zh-CN"/>
                </w:rPr>
                <w:t>202</w:t>
              </w:r>
            </w:ins>
            <w:ins w:id="193" w:author="随遇而安" w:date="2024-11-06T10:51:05Z">
              <w:r>
                <w:rPr>
                  <w:rFonts w:hint="eastAsia" w:ascii="宋体" w:hAnsi="宋体" w:eastAsia="宋体" w:cs="宋体"/>
                  <w:sz w:val="20"/>
                  <w:szCs w:val="20"/>
                  <w:lang w:val="en-US" w:eastAsia="zh-CN"/>
                </w:rPr>
                <w:t>4.</w:t>
              </w:r>
            </w:ins>
            <w:ins w:id="194" w:author="随遇而安" w:date="2024-11-06T10:51:06Z">
              <w:r>
                <w:rPr>
                  <w:rFonts w:hint="eastAsia" w:ascii="宋体" w:hAnsi="宋体" w:eastAsia="宋体" w:cs="宋体"/>
                  <w:sz w:val="20"/>
                  <w:szCs w:val="20"/>
                  <w:lang w:val="en-US" w:eastAsia="zh-CN"/>
                </w:rPr>
                <w:t>1</w:t>
              </w:r>
            </w:ins>
            <w:ins w:id="195" w:author="随遇而安" w:date="2024-11-06T10:51:07Z">
              <w:r>
                <w:rPr>
                  <w:rFonts w:hint="eastAsia" w:ascii="宋体" w:hAnsi="宋体" w:eastAsia="宋体" w:cs="宋体"/>
                  <w:sz w:val="20"/>
                  <w:szCs w:val="20"/>
                  <w:lang w:val="en-US" w:eastAsia="zh-CN"/>
                </w:rPr>
                <w:t>1.</w:t>
              </w:r>
            </w:ins>
            <w:ins w:id="196" w:author="随遇而安" w:date="2024-11-06T10:51:08Z">
              <w:r>
                <w:rPr>
                  <w:rFonts w:hint="eastAsia" w:ascii="宋体" w:hAnsi="宋体" w:eastAsia="宋体" w:cs="宋体"/>
                  <w:sz w:val="20"/>
                  <w:szCs w:val="20"/>
                  <w:lang w:val="en-US" w:eastAsia="zh-CN"/>
                </w:rPr>
                <w:t>10</w:t>
              </w:r>
            </w:ins>
          </w:p>
        </w:tc>
        <w:tc>
          <w:tcPr>
            <w:tcW w:w="1236" w:type="dxa"/>
            <w:tcBorders>
              <w:top w:val="nil"/>
              <w:left w:val="nil"/>
              <w:bottom w:val="single" w:color="auto" w:sz="4" w:space="0"/>
              <w:right w:val="single" w:color="auto" w:sz="4" w:space="0"/>
            </w:tcBorders>
            <w:shd w:val="clear" w:color="auto" w:fill="auto"/>
            <w:vAlign w:val="center"/>
          </w:tcPr>
          <w:p w14:paraId="6FF1A192">
            <w:pPr>
              <w:keepNext w:val="0"/>
              <w:keepLines w:val="0"/>
              <w:widowControl/>
              <w:suppressLineNumbers w:val="0"/>
              <w:spacing w:before="0" w:beforeAutospacing="0" w:after="0" w:afterAutospacing="0"/>
              <w:ind w:left="0" w:leftChars="0" w:right="0" w:rightChars="0"/>
              <w:jc w:val="center"/>
              <w:rPr>
                <w:ins w:id="197" w:author="随遇而安" w:date="2024-11-06T10:50:52Z"/>
                <w:rFonts w:hint="default" w:ascii="宋体" w:hAnsi="宋体" w:eastAsia="宋体" w:cs="宋体"/>
                <w:sz w:val="20"/>
                <w:szCs w:val="20"/>
                <w:lang w:val="en-US" w:eastAsia="zh-CN"/>
              </w:rPr>
            </w:pPr>
            <w:ins w:id="198" w:author="随遇而安" w:date="2024-11-06T10:51:11Z">
              <w:r>
                <w:rPr>
                  <w:rFonts w:hint="eastAsia" w:ascii="宋体" w:hAnsi="宋体" w:eastAsia="宋体" w:cs="宋体"/>
                  <w:sz w:val="20"/>
                  <w:szCs w:val="20"/>
                  <w:lang w:val="en-US" w:eastAsia="zh-CN"/>
                </w:rPr>
                <w:t>安环品质部</w:t>
              </w:r>
            </w:ins>
          </w:p>
        </w:tc>
        <w:tc>
          <w:tcPr>
            <w:tcW w:w="622" w:type="dxa"/>
            <w:tcBorders>
              <w:top w:val="nil"/>
              <w:left w:val="nil"/>
              <w:bottom w:val="single" w:color="auto" w:sz="4" w:space="0"/>
              <w:right w:val="single" w:color="auto" w:sz="4" w:space="0"/>
            </w:tcBorders>
            <w:shd w:val="clear" w:color="auto" w:fill="auto"/>
            <w:vAlign w:val="center"/>
          </w:tcPr>
          <w:p w14:paraId="2D808458">
            <w:pPr>
              <w:keepNext w:val="0"/>
              <w:keepLines w:val="0"/>
              <w:widowControl/>
              <w:suppressLineNumbers w:val="0"/>
              <w:spacing w:before="0" w:beforeAutospacing="0" w:after="0" w:afterAutospacing="0"/>
              <w:ind w:left="0" w:leftChars="0" w:right="0" w:rightChars="0"/>
              <w:jc w:val="center"/>
              <w:rPr>
                <w:ins w:id="199" w:author="随遇而安" w:date="2024-11-06T10:50:52Z"/>
                <w:rFonts w:hint="default" w:ascii="宋体" w:hAnsi="宋体" w:eastAsia="宋体" w:cs="宋体"/>
                <w:sz w:val="20"/>
                <w:szCs w:val="20"/>
                <w:lang w:val="en-US" w:eastAsia="zh-CN"/>
              </w:rPr>
            </w:pPr>
            <w:ins w:id="200" w:author="随遇而安" w:date="2024-11-06T10:51:12Z">
              <w:r>
                <w:rPr>
                  <w:rFonts w:hint="eastAsia" w:ascii="宋体" w:hAnsi="宋体" w:eastAsia="宋体" w:cs="宋体"/>
                  <w:sz w:val="20"/>
                  <w:szCs w:val="20"/>
                  <w:lang w:val="en-US" w:eastAsia="zh-CN"/>
                </w:rPr>
                <w:t>是</w:t>
              </w:r>
            </w:ins>
          </w:p>
        </w:tc>
        <w:tc>
          <w:tcPr>
            <w:tcW w:w="934" w:type="dxa"/>
            <w:tcBorders>
              <w:top w:val="nil"/>
              <w:left w:val="nil"/>
              <w:bottom w:val="single" w:color="auto" w:sz="4" w:space="0"/>
              <w:right w:val="single" w:color="auto" w:sz="4" w:space="0"/>
            </w:tcBorders>
            <w:shd w:val="clear" w:color="auto" w:fill="auto"/>
            <w:vAlign w:val="center"/>
          </w:tcPr>
          <w:p w14:paraId="6926967E">
            <w:pPr>
              <w:keepNext w:val="0"/>
              <w:keepLines w:val="0"/>
              <w:widowControl/>
              <w:suppressLineNumbers w:val="0"/>
              <w:spacing w:before="0" w:beforeAutospacing="0" w:after="0" w:afterAutospacing="0"/>
              <w:ind w:left="0" w:leftChars="0" w:right="0" w:rightChars="0"/>
              <w:jc w:val="center"/>
              <w:rPr>
                <w:ins w:id="201" w:author="随遇而安" w:date="2024-11-06T10:50:52Z"/>
                <w:rFonts w:ascii="宋体" w:hAnsi="宋体" w:eastAsia="宋体" w:cs="宋体"/>
                <w:color w:val="auto"/>
                <w:sz w:val="20"/>
                <w:szCs w:val="20"/>
                <w:lang w:eastAsia="zh-CN"/>
              </w:rPr>
            </w:pPr>
          </w:p>
        </w:tc>
        <w:tc>
          <w:tcPr>
            <w:tcW w:w="853" w:type="dxa"/>
            <w:tcBorders>
              <w:top w:val="nil"/>
              <w:left w:val="nil"/>
              <w:bottom w:val="single" w:color="auto" w:sz="4" w:space="0"/>
              <w:right w:val="single" w:color="auto" w:sz="4" w:space="0"/>
            </w:tcBorders>
            <w:shd w:val="clear" w:color="auto" w:fill="auto"/>
            <w:vAlign w:val="center"/>
          </w:tcPr>
          <w:p w14:paraId="411A49A7">
            <w:pPr>
              <w:keepNext w:val="0"/>
              <w:keepLines w:val="0"/>
              <w:widowControl/>
              <w:suppressLineNumbers w:val="0"/>
              <w:spacing w:before="0" w:beforeAutospacing="0" w:after="0" w:afterAutospacing="0"/>
              <w:ind w:left="0" w:leftChars="0" w:right="0" w:rightChars="0"/>
              <w:jc w:val="center"/>
              <w:rPr>
                <w:ins w:id="202" w:author="随遇而安" w:date="2024-11-06T10:50:52Z"/>
                <w:rFonts w:ascii="宋体" w:hAnsi="宋体" w:eastAsia="宋体" w:cs="宋体"/>
                <w:color w:val="auto"/>
                <w:sz w:val="20"/>
                <w:szCs w:val="20"/>
                <w:lang w:eastAsia="zh-CN"/>
              </w:rPr>
            </w:pPr>
          </w:p>
        </w:tc>
        <w:tc>
          <w:tcPr>
            <w:tcW w:w="991" w:type="dxa"/>
            <w:tcBorders>
              <w:top w:val="nil"/>
              <w:left w:val="nil"/>
              <w:bottom w:val="single" w:color="auto" w:sz="4" w:space="0"/>
              <w:right w:val="single" w:color="auto" w:sz="4" w:space="0"/>
            </w:tcBorders>
            <w:shd w:val="clear" w:color="auto" w:fill="auto"/>
            <w:vAlign w:val="center"/>
          </w:tcPr>
          <w:p w14:paraId="218D5C2A">
            <w:pPr>
              <w:keepNext w:val="0"/>
              <w:keepLines w:val="0"/>
              <w:widowControl/>
              <w:suppressLineNumbers w:val="0"/>
              <w:spacing w:before="0" w:beforeAutospacing="0" w:after="0" w:afterAutospacing="0"/>
              <w:ind w:left="0" w:leftChars="0" w:right="0" w:rightChars="0"/>
              <w:jc w:val="center"/>
              <w:rPr>
                <w:ins w:id="203" w:author="随遇而安" w:date="2024-11-06T10:50:52Z"/>
                <w:rFonts w:hint="default" w:ascii="宋体" w:hAnsi="宋体" w:eastAsia="宋体" w:cs="宋体"/>
                <w:sz w:val="20"/>
                <w:szCs w:val="20"/>
                <w:lang w:val="en-US" w:eastAsia="zh-CN"/>
              </w:rPr>
            </w:pPr>
            <w:ins w:id="204" w:author="随遇而安" w:date="2024-11-06T10:51:16Z">
              <w:r>
                <w:rPr>
                  <w:rFonts w:hint="eastAsia" w:ascii="宋体" w:hAnsi="宋体" w:eastAsia="宋体" w:cs="宋体"/>
                  <w:sz w:val="20"/>
                  <w:szCs w:val="20"/>
                  <w:lang w:val="en-US" w:eastAsia="zh-CN"/>
                </w:rPr>
                <w:t>黄殿兴</w:t>
              </w:r>
            </w:ins>
          </w:p>
        </w:tc>
        <w:tc>
          <w:tcPr>
            <w:tcW w:w="763" w:type="dxa"/>
            <w:tcBorders>
              <w:top w:val="nil"/>
              <w:left w:val="nil"/>
              <w:bottom w:val="single" w:color="auto" w:sz="4" w:space="0"/>
              <w:right w:val="single" w:color="auto" w:sz="4" w:space="0"/>
            </w:tcBorders>
            <w:shd w:val="clear" w:color="auto" w:fill="auto"/>
            <w:vAlign w:val="center"/>
          </w:tcPr>
          <w:p w14:paraId="2D0C02E8">
            <w:pPr>
              <w:keepNext w:val="0"/>
              <w:keepLines w:val="0"/>
              <w:widowControl/>
              <w:suppressLineNumbers w:val="0"/>
              <w:spacing w:before="0" w:beforeAutospacing="0" w:after="0" w:afterAutospacing="0"/>
              <w:ind w:left="0" w:leftChars="0" w:right="0" w:rightChars="0"/>
              <w:jc w:val="both"/>
              <w:rPr>
                <w:ins w:id="206" w:author="随遇而安" w:date="2024-11-06T10:50:52Z"/>
                <w:rFonts w:hint="default" w:ascii="宋体" w:hAnsi="宋体" w:eastAsia="宋体" w:cs="宋体"/>
                <w:sz w:val="20"/>
                <w:szCs w:val="20"/>
                <w:lang w:val="en-US" w:eastAsia="zh-CN"/>
              </w:rPr>
              <w:pPrChange w:id="205" w:author="随遇而安" w:date="2024-11-06T10:51:13Z">
                <w:pPr>
                  <w:keepNext w:val="0"/>
                  <w:keepLines w:val="0"/>
                  <w:widowControl/>
                  <w:suppressLineNumbers w:val="0"/>
                  <w:spacing w:before="0" w:beforeAutospacing="0" w:after="0" w:afterAutospacing="0"/>
                  <w:ind w:left="0" w:leftChars="0" w:right="0" w:rightChars="0"/>
                  <w:jc w:val="center"/>
                </w:pPr>
              </w:pPrChange>
            </w:pPr>
            <w:ins w:id="207" w:author="随遇而安" w:date="2024-11-06T10:51:19Z">
              <w:r>
                <w:rPr>
                  <w:rFonts w:hint="eastAsia" w:ascii="宋体" w:hAnsi="宋体" w:eastAsia="宋体" w:cs="宋体"/>
                  <w:sz w:val="20"/>
                  <w:szCs w:val="20"/>
                  <w:lang w:val="en-US" w:eastAsia="zh-CN"/>
                </w:rPr>
                <w:t>是</w:t>
              </w:r>
            </w:ins>
          </w:p>
        </w:tc>
      </w:tr>
      <w:tr w14:paraId="721D8329">
        <w:tblPrEx>
          <w:tblCellMar>
            <w:top w:w="0" w:type="dxa"/>
            <w:left w:w="108" w:type="dxa"/>
            <w:bottom w:w="0" w:type="dxa"/>
            <w:right w:w="108" w:type="dxa"/>
          </w:tblCellMar>
        </w:tblPrEx>
        <w:trPr>
          <w:trHeight w:val="4980" w:hRule="atLeast"/>
          <w:ins w:id="208" w:author="随遇而安" w:date="2023-08-11T14:54:23Z"/>
        </w:trPr>
        <w:tc>
          <w:tcPr>
            <w:tcW w:w="603" w:type="pct"/>
            <w:tcBorders>
              <w:top w:val="nil"/>
              <w:left w:val="single" w:color="auto" w:sz="4" w:space="0"/>
              <w:bottom w:val="single" w:color="auto" w:sz="4" w:space="0"/>
              <w:right w:val="single" w:color="auto" w:sz="4" w:space="0"/>
            </w:tcBorders>
            <w:shd w:val="clear" w:color="auto" w:fill="auto"/>
            <w:vAlign w:val="center"/>
          </w:tcPr>
          <w:p w14:paraId="07FC3D06">
            <w:pPr>
              <w:widowControl/>
              <w:jc w:val="center"/>
              <w:rPr>
                <w:ins w:id="209" w:author="随遇而安" w:date="2023-08-11T14:54:23Z"/>
                <w:rFonts w:ascii="宋体" w:hAnsi="宋体" w:eastAsia="宋体" w:cs="宋体"/>
                <w:color w:val="auto"/>
                <w:sz w:val="20"/>
                <w:szCs w:val="20"/>
                <w:lang w:eastAsia="zh-CN"/>
              </w:rPr>
            </w:pPr>
            <w:ins w:id="210" w:author="随遇而安" w:date="2023-08-11T14:54:23Z">
              <w:r>
                <w:rPr>
                  <w:rFonts w:hint="eastAsia" w:ascii="宋体" w:hAnsi="宋体" w:eastAsia="宋体" w:cs="宋体"/>
                  <w:color w:val="auto"/>
                  <w:sz w:val="20"/>
                  <w:szCs w:val="20"/>
                  <w:lang w:eastAsia="zh-CN"/>
                </w:rPr>
                <w:t>此</w:t>
              </w:r>
            </w:ins>
          </w:p>
          <w:p w14:paraId="6763E216">
            <w:pPr>
              <w:widowControl/>
              <w:jc w:val="center"/>
              <w:rPr>
                <w:ins w:id="211" w:author="随遇而安" w:date="2023-08-11T14:54:23Z"/>
                <w:rFonts w:ascii="宋体" w:hAnsi="宋体" w:eastAsia="宋体" w:cs="宋体"/>
                <w:color w:val="auto"/>
                <w:sz w:val="20"/>
                <w:szCs w:val="20"/>
                <w:lang w:eastAsia="zh-CN"/>
              </w:rPr>
            </w:pPr>
          </w:p>
          <w:p w14:paraId="00984436">
            <w:pPr>
              <w:widowControl/>
              <w:jc w:val="center"/>
              <w:rPr>
                <w:ins w:id="212" w:author="随遇而安" w:date="2023-08-11T14:54:23Z"/>
                <w:rFonts w:ascii="宋体" w:hAnsi="宋体" w:eastAsia="宋体" w:cs="宋体"/>
                <w:color w:val="auto"/>
                <w:sz w:val="20"/>
                <w:szCs w:val="20"/>
                <w:lang w:eastAsia="zh-CN"/>
              </w:rPr>
            </w:pPr>
            <w:ins w:id="213" w:author="随遇而安" w:date="2023-08-11T14:54:23Z">
              <w:r>
                <w:rPr>
                  <w:rFonts w:hint="eastAsia" w:ascii="宋体" w:hAnsi="宋体" w:eastAsia="宋体" w:cs="宋体"/>
                  <w:color w:val="auto"/>
                  <w:sz w:val="20"/>
                  <w:szCs w:val="20"/>
                  <w:lang w:eastAsia="zh-CN"/>
                </w:rPr>
                <w:t>次</w:t>
              </w:r>
            </w:ins>
          </w:p>
          <w:p w14:paraId="484DE9F5">
            <w:pPr>
              <w:widowControl/>
              <w:jc w:val="center"/>
              <w:rPr>
                <w:ins w:id="214" w:author="随遇而安" w:date="2023-08-11T14:54:23Z"/>
                <w:rFonts w:ascii="宋体" w:hAnsi="宋体" w:eastAsia="宋体" w:cs="宋体"/>
                <w:color w:val="auto"/>
                <w:sz w:val="20"/>
                <w:szCs w:val="20"/>
                <w:lang w:eastAsia="zh-CN"/>
              </w:rPr>
            </w:pPr>
          </w:p>
          <w:p w14:paraId="0DF11988">
            <w:pPr>
              <w:widowControl/>
              <w:jc w:val="center"/>
              <w:rPr>
                <w:ins w:id="215" w:author="随遇而安" w:date="2023-08-11T14:54:23Z"/>
                <w:rFonts w:ascii="宋体" w:hAnsi="宋体" w:eastAsia="宋体" w:cs="宋体"/>
                <w:color w:val="auto"/>
                <w:sz w:val="20"/>
                <w:szCs w:val="20"/>
                <w:lang w:eastAsia="zh-CN"/>
              </w:rPr>
            </w:pPr>
            <w:ins w:id="216" w:author="随遇而安" w:date="2023-08-11T14:54:23Z">
              <w:r>
                <w:rPr>
                  <w:rFonts w:hint="eastAsia" w:ascii="宋体" w:hAnsi="宋体" w:eastAsia="宋体" w:cs="宋体"/>
                  <w:color w:val="auto"/>
                  <w:sz w:val="20"/>
                  <w:szCs w:val="20"/>
                  <w:lang w:eastAsia="zh-CN"/>
                </w:rPr>
                <w:t>修</w:t>
              </w:r>
            </w:ins>
          </w:p>
          <w:p w14:paraId="37A40935">
            <w:pPr>
              <w:widowControl/>
              <w:jc w:val="center"/>
              <w:rPr>
                <w:ins w:id="217" w:author="随遇而安" w:date="2023-08-11T14:54:23Z"/>
                <w:rFonts w:ascii="宋体" w:hAnsi="宋体" w:eastAsia="宋体" w:cs="宋体"/>
                <w:color w:val="auto"/>
                <w:sz w:val="20"/>
                <w:szCs w:val="20"/>
                <w:lang w:eastAsia="zh-CN"/>
              </w:rPr>
            </w:pPr>
          </w:p>
          <w:p w14:paraId="121E1705">
            <w:pPr>
              <w:widowControl/>
              <w:jc w:val="center"/>
              <w:rPr>
                <w:ins w:id="218" w:author="随遇而安" w:date="2023-08-11T14:54:23Z"/>
                <w:rFonts w:ascii="宋体" w:hAnsi="宋体" w:eastAsia="宋体" w:cs="宋体"/>
                <w:color w:val="auto"/>
                <w:sz w:val="20"/>
                <w:szCs w:val="20"/>
                <w:lang w:eastAsia="zh-CN"/>
              </w:rPr>
            </w:pPr>
            <w:ins w:id="219" w:author="随遇而安" w:date="2023-08-11T14:54:23Z">
              <w:r>
                <w:rPr>
                  <w:rFonts w:hint="eastAsia" w:ascii="宋体" w:hAnsi="宋体" w:eastAsia="宋体" w:cs="宋体"/>
                  <w:color w:val="auto"/>
                  <w:sz w:val="20"/>
                  <w:szCs w:val="20"/>
                  <w:lang w:eastAsia="zh-CN"/>
                </w:rPr>
                <w:t>改</w:t>
              </w:r>
            </w:ins>
          </w:p>
          <w:p w14:paraId="08C13201">
            <w:pPr>
              <w:widowControl/>
              <w:jc w:val="center"/>
              <w:rPr>
                <w:ins w:id="220" w:author="随遇而安" w:date="2023-08-11T14:54:23Z"/>
                <w:rFonts w:ascii="宋体" w:hAnsi="宋体" w:eastAsia="宋体" w:cs="宋体"/>
                <w:color w:val="auto"/>
                <w:sz w:val="20"/>
                <w:szCs w:val="20"/>
                <w:lang w:eastAsia="zh-CN"/>
              </w:rPr>
            </w:pPr>
          </w:p>
          <w:p w14:paraId="78C4F7BF">
            <w:pPr>
              <w:widowControl/>
              <w:jc w:val="center"/>
              <w:rPr>
                <w:ins w:id="221" w:author="随遇而安" w:date="2023-08-11T14:54:23Z"/>
                <w:rFonts w:ascii="宋体" w:hAnsi="宋体" w:eastAsia="宋体" w:cs="宋体"/>
                <w:color w:val="auto"/>
                <w:sz w:val="20"/>
                <w:szCs w:val="20"/>
                <w:lang w:eastAsia="zh-CN"/>
              </w:rPr>
            </w:pPr>
            <w:ins w:id="222" w:author="随遇而安" w:date="2023-08-11T14:54:23Z">
              <w:r>
                <w:rPr>
                  <w:rFonts w:hint="eastAsia" w:ascii="宋体" w:hAnsi="宋体" w:eastAsia="宋体" w:cs="宋体"/>
                  <w:color w:val="auto"/>
                  <w:sz w:val="20"/>
                  <w:szCs w:val="20"/>
                  <w:lang w:eastAsia="zh-CN"/>
                </w:rPr>
                <w:t>的</w:t>
              </w:r>
            </w:ins>
          </w:p>
          <w:p w14:paraId="04246FA1">
            <w:pPr>
              <w:widowControl/>
              <w:jc w:val="center"/>
              <w:rPr>
                <w:ins w:id="223" w:author="随遇而安" w:date="2023-08-11T14:54:23Z"/>
                <w:rFonts w:ascii="宋体" w:hAnsi="宋体" w:eastAsia="宋体" w:cs="宋体"/>
                <w:color w:val="auto"/>
                <w:sz w:val="20"/>
                <w:szCs w:val="20"/>
                <w:lang w:eastAsia="zh-CN"/>
              </w:rPr>
            </w:pPr>
          </w:p>
          <w:p w14:paraId="34EE6545">
            <w:pPr>
              <w:widowControl/>
              <w:jc w:val="center"/>
              <w:rPr>
                <w:ins w:id="224" w:author="随遇而安" w:date="2023-08-11T14:54:23Z"/>
                <w:rFonts w:ascii="宋体" w:hAnsi="宋体" w:eastAsia="宋体" w:cs="宋体"/>
                <w:color w:val="auto"/>
                <w:sz w:val="20"/>
                <w:szCs w:val="20"/>
                <w:lang w:eastAsia="zh-CN"/>
              </w:rPr>
            </w:pPr>
            <w:ins w:id="225" w:author="随遇而安" w:date="2023-08-11T14:54:23Z">
              <w:r>
                <w:rPr>
                  <w:rFonts w:hint="eastAsia" w:ascii="宋体" w:hAnsi="宋体" w:eastAsia="宋体" w:cs="宋体"/>
                  <w:color w:val="auto"/>
                  <w:sz w:val="20"/>
                  <w:szCs w:val="20"/>
                  <w:lang w:eastAsia="zh-CN"/>
                </w:rPr>
                <w:t>主</w:t>
              </w:r>
            </w:ins>
          </w:p>
          <w:p w14:paraId="57E62071">
            <w:pPr>
              <w:widowControl/>
              <w:jc w:val="center"/>
              <w:rPr>
                <w:ins w:id="226" w:author="随遇而安" w:date="2023-08-11T14:54:23Z"/>
                <w:rFonts w:ascii="宋体" w:hAnsi="宋体" w:eastAsia="宋体" w:cs="宋体"/>
                <w:color w:val="auto"/>
                <w:sz w:val="20"/>
                <w:szCs w:val="20"/>
                <w:lang w:eastAsia="zh-CN"/>
              </w:rPr>
            </w:pPr>
          </w:p>
          <w:p w14:paraId="5858C954">
            <w:pPr>
              <w:widowControl/>
              <w:jc w:val="center"/>
              <w:rPr>
                <w:ins w:id="227" w:author="随遇而安" w:date="2023-08-11T14:54:23Z"/>
                <w:rFonts w:ascii="宋体" w:hAnsi="宋体" w:eastAsia="宋体" w:cs="宋体"/>
                <w:color w:val="auto"/>
                <w:sz w:val="20"/>
                <w:szCs w:val="20"/>
                <w:lang w:eastAsia="zh-CN"/>
              </w:rPr>
            </w:pPr>
            <w:ins w:id="228" w:author="随遇而安" w:date="2023-08-11T14:54:23Z">
              <w:r>
                <w:rPr>
                  <w:rFonts w:hint="eastAsia" w:ascii="宋体" w:hAnsi="宋体" w:eastAsia="宋体" w:cs="宋体"/>
                  <w:color w:val="auto"/>
                  <w:sz w:val="20"/>
                  <w:szCs w:val="20"/>
                  <w:lang w:eastAsia="zh-CN"/>
                </w:rPr>
                <w:t>要</w:t>
              </w:r>
            </w:ins>
          </w:p>
          <w:p w14:paraId="1DB07791">
            <w:pPr>
              <w:widowControl/>
              <w:jc w:val="center"/>
              <w:rPr>
                <w:ins w:id="229" w:author="随遇而安" w:date="2023-08-11T14:54:23Z"/>
                <w:rFonts w:ascii="宋体" w:hAnsi="宋体" w:eastAsia="宋体" w:cs="宋体"/>
                <w:color w:val="auto"/>
                <w:sz w:val="20"/>
                <w:szCs w:val="20"/>
                <w:lang w:eastAsia="zh-CN"/>
              </w:rPr>
            </w:pPr>
          </w:p>
          <w:p w14:paraId="61D79590">
            <w:pPr>
              <w:widowControl/>
              <w:jc w:val="center"/>
              <w:rPr>
                <w:ins w:id="230" w:author="随遇而安" w:date="2023-08-11T14:54:23Z"/>
                <w:rFonts w:ascii="宋体" w:hAnsi="宋体" w:eastAsia="宋体" w:cs="宋体"/>
                <w:color w:val="auto"/>
                <w:sz w:val="20"/>
                <w:szCs w:val="20"/>
                <w:lang w:eastAsia="zh-CN"/>
              </w:rPr>
            </w:pPr>
            <w:ins w:id="231" w:author="随遇而安" w:date="2023-08-11T14:54:23Z">
              <w:r>
                <w:rPr>
                  <w:rFonts w:hint="eastAsia" w:ascii="宋体" w:hAnsi="宋体" w:eastAsia="宋体" w:cs="宋体"/>
                  <w:color w:val="auto"/>
                  <w:sz w:val="20"/>
                  <w:szCs w:val="20"/>
                  <w:lang w:eastAsia="zh-CN"/>
                </w:rPr>
                <w:t>内</w:t>
              </w:r>
            </w:ins>
          </w:p>
          <w:p w14:paraId="29966760">
            <w:pPr>
              <w:widowControl/>
              <w:jc w:val="center"/>
              <w:rPr>
                <w:ins w:id="232" w:author="随遇而安" w:date="2023-08-11T14:54:23Z"/>
                <w:rFonts w:ascii="宋体" w:hAnsi="宋体" w:eastAsia="宋体" w:cs="宋体"/>
                <w:color w:val="auto"/>
                <w:sz w:val="20"/>
                <w:szCs w:val="20"/>
                <w:lang w:eastAsia="zh-CN"/>
              </w:rPr>
            </w:pPr>
          </w:p>
          <w:p w14:paraId="1BDD90AD">
            <w:pPr>
              <w:widowControl/>
              <w:jc w:val="center"/>
              <w:rPr>
                <w:ins w:id="233" w:author="随遇而安" w:date="2023-08-11T14:54:23Z"/>
                <w:rFonts w:ascii="宋体" w:hAnsi="宋体" w:eastAsia="宋体" w:cs="宋体"/>
                <w:color w:val="auto"/>
                <w:sz w:val="20"/>
                <w:szCs w:val="20"/>
                <w:lang w:eastAsia="zh-CN"/>
              </w:rPr>
            </w:pPr>
            <w:ins w:id="234" w:author="随遇而安" w:date="2023-08-11T14:54:23Z">
              <w:r>
                <w:rPr>
                  <w:rFonts w:hint="eastAsia" w:ascii="宋体" w:hAnsi="宋体" w:eastAsia="宋体" w:cs="宋体"/>
                  <w:color w:val="auto"/>
                  <w:sz w:val="20"/>
                  <w:szCs w:val="20"/>
                  <w:lang w:eastAsia="zh-CN"/>
                </w:rPr>
                <w:t>容</w:t>
              </w:r>
            </w:ins>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05B415D1">
            <w:pPr>
              <w:widowControl/>
              <w:rPr>
                <w:ins w:id="235" w:author="随遇而安" w:date="2024-11-06T10:50:09Z"/>
                <w:rFonts w:hint="eastAsia" w:ascii="宋体" w:hAnsi="宋体" w:eastAsia="宋体" w:cs="宋体"/>
                <w:color w:val="auto"/>
                <w:sz w:val="20"/>
                <w:szCs w:val="20"/>
                <w:lang w:val="en-US" w:eastAsia="zh-CN"/>
              </w:rPr>
            </w:pPr>
            <w:ins w:id="236" w:author="随遇而安" w:date="2024-11-06T10:50:09Z">
              <w:r>
                <w:rPr>
                  <w:rFonts w:hint="eastAsia" w:ascii="宋体" w:hAnsi="宋体" w:eastAsia="宋体" w:cs="宋体"/>
                  <w:color w:val="auto"/>
                  <w:sz w:val="20"/>
                  <w:szCs w:val="20"/>
                  <w:lang w:val="en-US" w:eastAsia="zh-CN"/>
                </w:rPr>
                <w:t>增加</w:t>
              </w:r>
            </w:ins>
          </w:p>
          <w:p w14:paraId="5F2644A1">
            <w:pPr>
              <w:widowControl/>
              <w:rPr>
                <w:ins w:id="237" w:author="随遇而安" w:date="2024-11-06T10:50:15Z"/>
                <w:rFonts w:hint="eastAsia" w:ascii="宋体" w:hAnsi="宋体" w:eastAsia="宋体" w:cs="宋体"/>
                <w:color w:val="auto"/>
                <w:sz w:val="20"/>
                <w:szCs w:val="20"/>
                <w:lang w:val="en-US" w:eastAsia="zh-CN"/>
              </w:rPr>
            </w:pPr>
            <w:ins w:id="238" w:author="随遇而安" w:date="2024-11-06T10:50:11Z">
              <w:r>
                <w:rPr>
                  <w:rFonts w:hint="eastAsia" w:ascii="宋体" w:hAnsi="宋体" w:eastAsia="宋体" w:cs="宋体"/>
                  <w:color w:val="auto"/>
                  <w:sz w:val="20"/>
                  <w:szCs w:val="20"/>
                  <w:lang w:val="en-US" w:eastAsia="zh-CN"/>
                </w:rPr>
                <w:t>3.0</w:t>
              </w:r>
            </w:ins>
            <w:ins w:id="239" w:author="随遇而安" w:date="2024-11-06T10:50:13Z">
              <w:r>
                <w:rPr>
                  <w:rFonts w:hint="eastAsia" w:ascii="宋体" w:hAnsi="宋体" w:eastAsia="宋体" w:cs="宋体"/>
                  <w:color w:val="auto"/>
                  <w:sz w:val="20"/>
                  <w:szCs w:val="20"/>
                  <w:lang w:val="en-US" w:eastAsia="zh-CN"/>
                </w:rPr>
                <w:t>术语</w:t>
              </w:r>
            </w:ins>
            <w:ins w:id="240" w:author="随遇而安" w:date="2024-11-06T10:50:14Z">
              <w:r>
                <w:rPr>
                  <w:rFonts w:hint="eastAsia" w:ascii="宋体" w:hAnsi="宋体" w:eastAsia="宋体" w:cs="宋体"/>
                  <w:color w:val="auto"/>
                  <w:sz w:val="20"/>
                  <w:szCs w:val="20"/>
                  <w:lang w:val="en-US" w:eastAsia="zh-CN"/>
                </w:rPr>
                <w:t>与</w:t>
              </w:r>
            </w:ins>
            <w:ins w:id="241" w:author="随遇而安" w:date="2024-11-06T10:50:15Z">
              <w:r>
                <w:rPr>
                  <w:rFonts w:hint="eastAsia" w:ascii="宋体" w:hAnsi="宋体" w:eastAsia="宋体" w:cs="宋体"/>
                  <w:color w:val="auto"/>
                  <w:sz w:val="20"/>
                  <w:szCs w:val="20"/>
                  <w:lang w:val="en-US" w:eastAsia="zh-CN"/>
                </w:rPr>
                <w:t>定义</w:t>
              </w:r>
            </w:ins>
          </w:p>
          <w:p w14:paraId="2A40A4F9">
            <w:pPr>
              <w:widowControl/>
              <w:rPr>
                <w:ins w:id="242" w:author="随遇而安" w:date="2024-11-06T10:50:33Z"/>
                <w:rFonts w:hint="eastAsia" w:ascii="宋体" w:hAnsi="宋体" w:eastAsia="宋体" w:cs="宋体"/>
                <w:color w:val="auto"/>
                <w:sz w:val="20"/>
                <w:szCs w:val="20"/>
                <w:lang w:val="en-US" w:eastAsia="zh-CN"/>
              </w:rPr>
            </w:pPr>
            <w:ins w:id="243" w:author="随遇而安" w:date="2024-11-06T10:50:30Z">
              <w:r>
                <w:rPr>
                  <w:rFonts w:hint="eastAsia" w:ascii="宋体" w:hAnsi="宋体" w:eastAsia="宋体" w:cs="宋体"/>
                  <w:color w:val="auto"/>
                  <w:sz w:val="20"/>
                  <w:szCs w:val="20"/>
                  <w:lang w:val="en-US" w:eastAsia="zh-CN"/>
                </w:rPr>
                <w:t>4.1</w:t>
              </w:r>
            </w:ins>
            <w:ins w:id="244" w:author="随遇而安" w:date="2024-11-06T10:50:33Z">
              <w:r>
                <w:rPr>
                  <w:rFonts w:hint="eastAsia" w:ascii="宋体" w:hAnsi="宋体" w:eastAsia="宋体" w:cs="宋体"/>
                  <w:color w:val="auto"/>
                  <w:sz w:val="20"/>
                  <w:szCs w:val="20"/>
                  <w:lang w:val="en-US" w:eastAsia="zh-CN"/>
                </w:rPr>
                <w:t>人力综合部</w:t>
              </w:r>
            </w:ins>
          </w:p>
          <w:p w14:paraId="5BA9AEF9">
            <w:pPr>
              <w:widowControl/>
              <w:rPr>
                <w:ins w:id="245" w:author="随遇而安" w:date="2023-08-11T14:54:23Z"/>
                <w:rFonts w:hint="default" w:ascii="宋体" w:hAnsi="宋体" w:eastAsia="宋体" w:cs="宋体"/>
                <w:color w:val="auto"/>
                <w:sz w:val="20"/>
                <w:szCs w:val="20"/>
                <w:lang w:val="en-US" w:eastAsia="zh-CN"/>
              </w:rPr>
            </w:pPr>
            <w:ins w:id="246" w:author="随遇而安" w:date="2024-11-06T10:50:34Z">
              <w:r>
                <w:rPr>
                  <w:rFonts w:hint="eastAsia" w:ascii="宋体" w:hAnsi="宋体" w:eastAsia="宋体" w:cs="宋体"/>
                  <w:color w:val="auto"/>
                  <w:sz w:val="20"/>
                  <w:szCs w:val="20"/>
                  <w:lang w:val="en-US" w:eastAsia="zh-CN"/>
                </w:rPr>
                <w:t>4.</w:t>
              </w:r>
            </w:ins>
            <w:ins w:id="247" w:author="随遇而安" w:date="2024-11-06T10:50:35Z">
              <w:r>
                <w:rPr>
                  <w:rFonts w:hint="eastAsia" w:ascii="宋体" w:hAnsi="宋体" w:eastAsia="宋体" w:cs="宋体"/>
                  <w:color w:val="auto"/>
                  <w:sz w:val="20"/>
                  <w:szCs w:val="20"/>
                  <w:lang w:val="en-US" w:eastAsia="zh-CN"/>
                </w:rPr>
                <w:t>3</w:t>
              </w:r>
            </w:ins>
            <w:ins w:id="248" w:author="随遇而安" w:date="2024-11-06T10:50:38Z">
              <w:r>
                <w:rPr>
                  <w:rFonts w:hint="eastAsia" w:ascii="宋体" w:hAnsi="宋体" w:eastAsia="宋体" w:cs="宋体"/>
                  <w:color w:val="auto"/>
                  <w:sz w:val="20"/>
                  <w:szCs w:val="20"/>
                  <w:lang w:val="en-US" w:eastAsia="zh-CN"/>
                </w:rPr>
                <w:t>生产运营部</w:t>
              </w:r>
            </w:ins>
          </w:p>
        </w:tc>
      </w:tr>
      <w:tr w14:paraId="01AD686A">
        <w:tblPrEx>
          <w:tblCellMar>
            <w:top w:w="0" w:type="dxa"/>
            <w:left w:w="108" w:type="dxa"/>
            <w:bottom w:w="0" w:type="dxa"/>
            <w:right w:w="108" w:type="dxa"/>
          </w:tblCellMar>
        </w:tblPrEx>
        <w:trPr>
          <w:trHeight w:val="700" w:hRule="atLeast"/>
          <w:ins w:id="249" w:author="随遇而安" w:date="2023-08-11T14:54:23Z"/>
        </w:trPr>
        <w:tc>
          <w:tcPr>
            <w:tcW w:w="603" w:type="pct"/>
            <w:tcBorders>
              <w:top w:val="nil"/>
              <w:left w:val="single" w:color="auto" w:sz="4" w:space="0"/>
              <w:bottom w:val="single" w:color="auto" w:sz="4" w:space="0"/>
              <w:right w:val="single" w:color="auto" w:sz="4" w:space="0"/>
            </w:tcBorders>
            <w:shd w:val="clear" w:color="auto" w:fill="auto"/>
            <w:vAlign w:val="center"/>
          </w:tcPr>
          <w:p w14:paraId="62B7F41E">
            <w:pPr>
              <w:widowControl/>
              <w:jc w:val="center"/>
              <w:rPr>
                <w:ins w:id="250" w:author="随遇而安" w:date="2023-08-11T14:54:23Z"/>
                <w:rFonts w:ascii="宋体" w:hAnsi="宋体" w:eastAsia="宋体" w:cs="宋体"/>
                <w:color w:val="auto"/>
                <w:sz w:val="20"/>
                <w:szCs w:val="20"/>
                <w:lang w:eastAsia="zh-CN"/>
              </w:rPr>
            </w:pPr>
            <w:ins w:id="251" w:author="随遇而安" w:date="2023-08-11T14:54:23Z">
              <w:r>
                <w:rPr>
                  <w:rFonts w:hint="eastAsia" w:ascii="宋体" w:hAnsi="宋体" w:eastAsia="宋体" w:cs="宋体"/>
                  <w:color w:val="auto"/>
                  <w:sz w:val="20"/>
                  <w:szCs w:val="20"/>
                  <w:lang w:eastAsia="zh-CN"/>
                </w:rPr>
                <w:t>解释部门</w:t>
              </w:r>
            </w:ins>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2ED93B3F">
            <w:pPr>
              <w:widowControl/>
              <w:rPr>
                <w:ins w:id="252" w:author="随遇而安" w:date="2023-08-11T14:54:23Z"/>
                <w:rFonts w:ascii="宋体" w:hAnsi="宋体" w:eastAsia="宋体" w:cs="宋体"/>
                <w:color w:val="auto"/>
                <w:sz w:val="20"/>
                <w:szCs w:val="20"/>
                <w:lang w:eastAsia="zh-CN"/>
              </w:rPr>
            </w:pPr>
            <w:ins w:id="253" w:author="随遇而安" w:date="2023-08-11T14:54:23Z">
              <w:r>
                <w:rPr>
                  <w:rFonts w:hint="eastAsia" w:ascii="宋体" w:hAnsi="宋体" w:eastAsia="宋体" w:cs="宋体"/>
                  <w:color w:val="auto"/>
                  <w:sz w:val="20"/>
                  <w:szCs w:val="20"/>
                  <w:lang w:eastAsia="zh-CN"/>
                </w:rPr>
                <w:t>安环品质部</w:t>
              </w:r>
            </w:ins>
          </w:p>
        </w:tc>
      </w:tr>
    </w:tbl>
    <w:p w14:paraId="121F9C57">
      <w:pPr>
        <w:rPr>
          <w:ins w:id="254" w:author="随遇而安" w:date="2023-08-11T14:54:23Z"/>
          <w:color w:val="auto"/>
        </w:rPr>
      </w:pPr>
    </w:p>
    <w:p w14:paraId="24D9BF23">
      <w:pPr>
        <w:rPr>
          <w:ins w:id="255" w:author="随遇而安" w:date="2023-08-11T14:54:23Z"/>
          <w:color w:val="auto"/>
        </w:rPr>
        <w:sectPr>
          <w:pgSz w:w="11910" w:h="16840"/>
          <w:pgMar w:top="1440" w:right="1800" w:bottom="1440" w:left="1800" w:header="820" w:footer="822" w:gutter="0"/>
          <w:pgNumType w:fmt="decimal"/>
          <w:cols w:space="720" w:num="1"/>
          <w:docGrid w:linePitch="299" w:charSpace="0"/>
        </w:sectPr>
      </w:pPr>
    </w:p>
    <w:p w14:paraId="49BD0ED8">
      <w:pPr>
        <w:rPr>
          <w:ins w:id="256" w:author="随遇而安" w:date="2023-08-11T14:54:23Z"/>
          <w:color w:val="auto"/>
        </w:rPr>
      </w:pPr>
    </w:p>
    <w:customXmlInsRangeStart w:id="257" w:author="随遇而安" w:date="2023-08-11T14:54:23Z"/>
    <w:sdt>
      <w:sdtPr>
        <w:rPr>
          <w:rFonts w:ascii="宋体" w:hAnsi="宋体" w:eastAsia="宋体"/>
          <w:color w:val="auto"/>
          <w:sz w:val="21"/>
        </w:rPr>
        <w:id w:val="147476178"/>
        <w15:color w:val="DBDBDB"/>
        <w:docPartObj>
          <w:docPartGallery w:val="Table of Contents"/>
          <w:docPartUnique/>
        </w:docPartObj>
      </w:sdtPr>
      <w:sdtEndPr>
        <w:rPr>
          <w:rFonts w:ascii="宋体" w:hAnsi="宋体" w:eastAsia="宋体"/>
          <w:color w:val="auto"/>
          <w:sz w:val="21"/>
        </w:rPr>
      </w:sdtEndPr>
      <w:sdtContent>
        <w:customXmlInsRangeEnd w:id="257"/>
        <w:p w14:paraId="7B157F41">
          <w:pPr>
            <w:jc w:val="center"/>
            <w:rPr>
              <w:ins w:id="259" w:author="随遇而安" w:date="2023-08-11T14:54:23Z"/>
              <w:color w:val="auto"/>
            </w:rPr>
          </w:pPr>
          <w:ins w:id="261" w:author="随遇而安" w:date="2023-08-11T14:54:23Z">
            <w:r>
              <w:rPr>
                <w:rFonts w:ascii="宋体" w:hAnsi="宋体" w:eastAsia="宋体"/>
                <w:color w:val="auto"/>
                <w:sz w:val="21"/>
              </w:rPr>
              <w:t>目录</w:t>
            </w:r>
          </w:ins>
        </w:p>
        <w:p w14:paraId="14895061">
          <w:pPr>
            <w:pStyle w:val="6"/>
            <w:tabs>
              <w:tab w:val="right" w:leader="dot" w:pos="9046"/>
            </w:tabs>
            <w:rPr>
              <w:ins w:id="262" w:author="随遇而安" w:date="2023-08-11T15:04:41Z"/>
            </w:rPr>
          </w:pPr>
          <w:ins w:id="263" w:author="随遇而安" w:date="2023-08-11T14:54:23Z">
            <w:r>
              <w:rPr>
                <w:color w:val="auto"/>
              </w:rPr>
              <w:fldChar w:fldCharType="begin"/>
            </w:r>
          </w:ins>
          <w:ins w:id="264" w:author="随遇而安" w:date="2023-08-11T14:54:23Z">
            <w:r>
              <w:rPr>
                <w:color w:val="auto"/>
              </w:rPr>
              <w:instrText xml:space="preserve">TOC \o "1-1" \h \u </w:instrText>
            </w:r>
          </w:ins>
          <w:ins w:id="265" w:author="随遇而安" w:date="2023-08-11T14:54:23Z">
            <w:r>
              <w:rPr>
                <w:color w:val="auto"/>
              </w:rPr>
              <w:fldChar w:fldCharType="separate"/>
            </w:r>
          </w:ins>
          <w:ins w:id="266" w:author="随遇而安" w:date="2023-08-11T15:04:41Z">
            <w:r>
              <w:rPr>
                <w:color w:val="auto"/>
              </w:rPr>
              <w:fldChar w:fldCharType="begin"/>
            </w:r>
          </w:ins>
          <w:ins w:id="267" w:author="随遇而安" w:date="2023-08-11T15:04:41Z">
            <w:r>
              <w:rPr/>
              <w:instrText xml:space="preserve"> HYPERLINK \l _Toc7368 </w:instrText>
            </w:r>
          </w:ins>
          <w:ins w:id="268" w:author="随遇而安" w:date="2023-08-11T15:04:41Z">
            <w:r>
              <w:rPr/>
              <w:fldChar w:fldCharType="separate"/>
            </w:r>
          </w:ins>
          <w:ins w:id="269" w:author="随遇而安" w:date="2023-08-11T15:04:41Z">
            <w:r>
              <w:rPr>
                <w:rFonts w:hint="eastAsia" w:ascii="宋体" w:eastAsia="宋体"/>
                <w:lang w:eastAsia="zh-CN"/>
              </w:rPr>
              <w:t>1.0 目的</w:t>
            </w:r>
          </w:ins>
          <w:ins w:id="270" w:author="随遇而安" w:date="2023-08-11T15:04:41Z">
            <w:r>
              <w:rPr/>
              <w:tab/>
            </w:r>
          </w:ins>
          <w:ins w:id="271" w:author="随遇而安" w:date="2023-08-11T15:04:41Z">
            <w:r>
              <w:rPr/>
              <w:fldChar w:fldCharType="begin"/>
            </w:r>
          </w:ins>
          <w:ins w:id="272" w:author="随遇而安" w:date="2023-08-11T15:04:41Z">
            <w:r>
              <w:rPr/>
              <w:instrText xml:space="preserve"> PAGEREF _Toc7368 \h </w:instrText>
            </w:r>
          </w:ins>
          <w:ins w:id="273" w:author="随遇而安" w:date="2023-08-11T15:04:41Z">
            <w:r>
              <w:rPr/>
              <w:fldChar w:fldCharType="separate"/>
            </w:r>
          </w:ins>
          <w:ins w:id="274" w:author="随遇而安" w:date="2023-08-11T15:04:41Z">
            <w:r>
              <w:rPr/>
              <w:t>4</w:t>
            </w:r>
          </w:ins>
          <w:ins w:id="275" w:author="随遇而安" w:date="2023-08-11T15:04:41Z">
            <w:r>
              <w:rPr/>
              <w:fldChar w:fldCharType="end"/>
            </w:r>
          </w:ins>
          <w:ins w:id="276" w:author="随遇而安" w:date="2023-08-11T15:04:41Z">
            <w:r>
              <w:rPr>
                <w:color w:val="auto"/>
              </w:rPr>
              <w:fldChar w:fldCharType="end"/>
            </w:r>
          </w:ins>
        </w:p>
        <w:p w14:paraId="59156746">
          <w:pPr>
            <w:pStyle w:val="6"/>
            <w:tabs>
              <w:tab w:val="right" w:leader="dot" w:pos="9046"/>
            </w:tabs>
            <w:rPr>
              <w:ins w:id="277" w:author="随遇而安" w:date="2023-08-11T15:04:41Z"/>
            </w:rPr>
          </w:pPr>
          <w:ins w:id="278" w:author="随遇而安" w:date="2023-08-11T15:04:41Z">
            <w:r>
              <w:rPr>
                <w:color w:val="auto"/>
              </w:rPr>
              <w:fldChar w:fldCharType="begin"/>
            </w:r>
          </w:ins>
          <w:ins w:id="279" w:author="随遇而安" w:date="2023-08-11T15:04:41Z">
            <w:r>
              <w:rPr/>
              <w:instrText xml:space="preserve"> HYPERLINK \l _Toc20432 </w:instrText>
            </w:r>
          </w:ins>
          <w:ins w:id="280" w:author="随遇而安" w:date="2023-08-11T15:04:41Z">
            <w:r>
              <w:rPr/>
              <w:fldChar w:fldCharType="separate"/>
            </w:r>
          </w:ins>
          <w:ins w:id="281" w:author="随遇而安" w:date="2023-08-11T15:04:41Z">
            <w:r>
              <w:rPr>
                <w:rFonts w:hint="eastAsia" w:ascii="宋体" w:eastAsia="宋体"/>
                <w:lang w:eastAsia="zh-CN"/>
              </w:rPr>
              <w:t>2.0 范围</w:t>
            </w:r>
          </w:ins>
          <w:ins w:id="282" w:author="随遇而安" w:date="2023-08-11T15:04:41Z">
            <w:r>
              <w:rPr/>
              <w:tab/>
            </w:r>
          </w:ins>
          <w:ins w:id="283" w:author="随遇而安" w:date="2023-08-11T15:04:41Z">
            <w:r>
              <w:rPr/>
              <w:fldChar w:fldCharType="begin"/>
            </w:r>
          </w:ins>
          <w:ins w:id="284" w:author="随遇而安" w:date="2023-08-11T15:04:41Z">
            <w:r>
              <w:rPr/>
              <w:instrText xml:space="preserve"> PAGEREF _Toc20432 \h </w:instrText>
            </w:r>
          </w:ins>
          <w:ins w:id="285" w:author="随遇而安" w:date="2023-08-11T15:04:41Z">
            <w:r>
              <w:rPr/>
              <w:fldChar w:fldCharType="separate"/>
            </w:r>
          </w:ins>
          <w:ins w:id="286" w:author="随遇而安" w:date="2023-08-11T15:04:41Z">
            <w:r>
              <w:rPr/>
              <w:t>4</w:t>
            </w:r>
          </w:ins>
          <w:ins w:id="287" w:author="随遇而安" w:date="2023-08-11T15:04:41Z">
            <w:r>
              <w:rPr/>
              <w:fldChar w:fldCharType="end"/>
            </w:r>
          </w:ins>
          <w:ins w:id="288" w:author="随遇而安" w:date="2023-08-11T15:04:41Z">
            <w:r>
              <w:rPr>
                <w:color w:val="auto"/>
              </w:rPr>
              <w:fldChar w:fldCharType="end"/>
            </w:r>
          </w:ins>
        </w:p>
        <w:p w14:paraId="45325CBB">
          <w:pPr>
            <w:pStyle w:val="6"/>
            <w:tabs>
              <w:tab w:val="right" w:leader="dot" w:pos="9046"/>
            </w:tabs>
            <w:rPr>
              <w:ins w:id="289" w:author="随遇而安" w:date="2023-08-11T15:04:41Z"/>
            </w:rPr>
          </w:pPr>
          <w:ins w:id="290" w:author="随遇而安" w:date="2023-08-11T15:04:41Z">
            <w:r>
              <w:rPr>
                <w:color w:val="auto"/>
              </w:rPr>
              <w:fldChar w:fldCharType="begin"/>
            </w:r>
          </w:ins>
          <w:ins w:id="291" w:author="随遇而安" w:date="2023-08-11T15:04:41Z">
            <w:r>
              <w:rPr/>
              <w:instrText xml:space="preserve"> HYPERLINK \l _Toc16384 </w:instrText>
            </w:r>
          </w:ins>
          <w:ins w:id="292" w:author="随遇而安" w:date="2023-08-11T15:04:41Z">
            <w:r>
              <w:rPr/>
              <w:fldChar w:fldCharType="separate"/>
            </w:r>
          </w:ins>
          <w:ins w:id="293" w:author="随遇而安" w:date="2023-08-11T15:04:41Z">
            <w:r>
              <w:rPr>
                <w:rFonts w:hint="eastAsia" w:ascii="宋体" w:eastAsia="宋体"/>
                <w:lang w:eastAsia="zh-CN"/>
              </w:rPr>
              <w:t>3.0 职责</w:t>
            </w:r>
          </w:ins>
          <w:ins w:id="294" w:author="随遇而安" w:date="2023-08-11T15:04:41Z">
            <w:r>
              <w:rPr/>
              <w:tab/>
            </w:r>
          </w:ins>
          <w:ins w:id="295" w:author="随遇而安" w:date="2023-08-11T15:04:41Z">
            <w:r>
              <w:rPr/>
              <w:fldChar w:fldCharType="begin"/>
            </w:r>
          </w:ins>
          <w:ins w:id="296" w:author="随遇而安" w:date="2023-08-11T15:04:41Z">
            <w:r>
              <w:rPr/>
              <w:instrText xml:space="preserve"> PAGEREF _Toc16384 \h </w:instrText>
            </w:r>
          </w:ins>
          <w:ins w:id="297" w:author="随遇而安" w:date="2023-08-11T15:04:41Z">
            <w:r>
              <w:rPr/>
              <w:fldChar w:fldCharType="separate"/>
            </w:r>
          </w:ins>
          <w:ins w:id="298" w:author="随遇而安" w:date="2023-08-11T15:04:41Z">
            <w:r>
              <w:rPr/>
              <w:t>4</w:t>
            </w:r>
          </w:ins>
          <w:ins w:id="299" w:author="随遇而安" w:date="2023-08-11T15:04:41Z">
            <w:r>
              <w:rPr/>
              <w:fldChar w:fldCharType="end"/>
            </w:r>
          </w:ins>
          <w:ins w:id="300" w:author="随遇而安" w:date="2023-08-11T15:04:41Z">
            <w:r>
              <w:rPr>
                <w:color w:val="auto"/>
              </w:rPr>
              <w:fldChar w:fldCharType="end"/>
            </w:r>
          </w:ins>
        </w:p>
        <w:p w14:paraId="355EF45A">
          <w:pPr>
            <w:pStyle w:val="6"/>
            <w:tabs>
              <w:tab w:val="right" w:leader="dot" w:pos="9046"/>
            </w:tabs>
            <w:rPr>
              <w:ins w:id="301" w:author="随遇而安" w:date="2023-08-11T15:04:41Z"/>
            </w:rPr>
          </w:pPr>
          <w:ins w:id="302" w:author="随遇而安" w:date="2023-08-11T15:04:41Z">
            <w:r>
              <w:rPr>
                <w:color w:val="auto"/>
              </w:rPr>
              <w:fldChar w:fldCharType="begin"/>
            </w:r>
          </w:ins>
          <w:ins w:id="303" w:author="随遇而安" w:date="2023-08-11T15:04:41Z">
            <w:r>
              <w:rPr/>
              <w:instrText xml:space="preserve"> HYPERLINK \l _Toc12872 </w:instrText>
            </w:r>
          </w:ins>
          <w:ins w:id="304" w:author="随遇而安" w:date="2023-08-11T15:04:41Z">
            <w:r>
              <w:rPr/>
              <w:fldChar w:fldCharType="separate"/>
            </w:r>
          </w:ins>
          <w:ins w:id="305" w:author="随遇而安" w:date="2023-08-11T15:04:41Z">
            <w:r>
              <w:rPr>
                <w:rFonts w:hint="eastAsia" w:ascii="宋体" w:eastAsia="宋体"/>
                <w:lang w:eastAsia="zh-CN"/>
              </w:rPr>
              <w:t>4.0 培训管理</w:t>
            </w:r>
          </w:ins>
          <w:ins w:id="306" w:author="随遇而安" w:date="2023-08-11T15:04:41Z">
            <w:r>
              <w:rPr/>
              <w:tab/>
            </w:r>
          </w:ins>
          <w:ins w:id="307" w:author="随遇而安" w:date="2023-08-11T15:04:41Z">
            <w:r>
              <w:rPr/>
              <w:fldChar w:fldCharType="begin"/>
            </w:r>
          </w:ins>
          <w:ins w:id="308" w:author="随遇而安" w:date="2023-08-11T15:04:41Z">
            <w:r>
              <w:rPr/>
              <w:instrText xml:space="preserve"> PAGEREF _Toc12872 \h </w:instrText>
            </w:r>
          </w:ins>
          <w:ins w:id="309" w:author="随遇而安" w:date="2023-08-11T15:04:41Z">
            <w:r>
              <w:rPr/>
              <w:fldChar w:fldCharType="separate"/>
            </w:r>
          </w:ins>
          <w:ins w:id="310" w:author="随遇而安" w:date="2023-08-11T15:04:41Z">
            <w:r>
              <w:rPr/>
              <w:t>4</w:t>
            </w:r>
          </w:ins>
          <w:ins w:id="311" w:author="随遇而安" w:date="2023-08-11T15:04:41Z">
            <w:r>
              <w:rPr/>
              <w:fldChar w:fldCharType="end"/>
            </w:r>
          </w:ins>
          <w:ins w:id="312" w:author="随遇而安" w:date="2023-08-11T15:04:41Z">
            <w:r>
              <w:rPr>
                <w:color w:val="auto"/>
              </w:rPr>
              <w:fldChar w:fldCharType="end"/>
            </w:r>
          </w:ins>
        </w:p>
        <w:p w14:paraId="121D5B64">
          <w:pPr>
            <w:pStyle w:val="6"/>
            <w:tabs>
              <w:tab w:val="right" w:leader="dot" w:pos="9046"/>
            </w:tabs>
            <w:rPr>
              <w:ins w:id="313" w:author="随遇而安" w:date="2023-08-11T15:04:41Z"/>
            </w:rPr>
          </w:pPr>
          <w:ins w:id="314" w:author="随遇而安" w:date="2023-08-11T15:04:41Z">
            <w:r>
              <w:rPr>
                <w:color w:val="auto"/>
              </w:rPr>
              <w:fldChar w:fldCharType="begin"/>
            </w:r>
          </w:ins>
          <w:ins w:id="315" w:author="随遇而安" w:date="2023-08-11T15:04:41Z">
            <w:r>
              <w:rPr/>
              <w:instrText xml:space="preserve"> HYPERLINK \l _Toc14039 </w:instrText>
            </w:r>
          </w:ins>
          <w:ins w:id="316" w:author="随遇而安" w:date="2023-08-11T15:04:41Z">
            <w:r>
              <w:rPr/>
              <w:fldChar w:fldCharType="separate"/>
            </w:r>
          </w:ins>
          <w:ins w:id="317" w:author="随遇而安" w:date="2023-08-11T15:04:41Z">
            <w:r>
              <w:rPr>
                <w:rFonts w:hint="eastAsia" w:ascii="宋体" w:eastAsia="宋体"/>
                <w:lang w:eastAsia="zh-CN"/>
              </w:rPr>
              <w:t>5.0 安全教育内容</w:t>
            </w:r>
          </w:ins>
          <w:ins w:id="318" w:author="随遇而安" w:date="2023-08-11T15:04:41Z">
            <w:r>
              <w:rPr/>
              <w:tab/>
            </w:r>
          </w:ins>
          <w:ins w:id="319" w:author="随遇而安" w:date="2023-08-11T15:04:41Z">
            <w:r>
              <w:rPr/>
              <w:fldChar w:fldCharType="begin"/>
            </w:r>
          </w:ins>
          <w:ins w:id="320" w:author="随遇而安" w:date="2023-08-11T15:04:41Z">
            <w:r>
              <w:rPr/>
              <w:instrText xml:space="preserve"> PAGEREF _Toc14039 \h </w:instrText>
            </w:r>
          </w:ins>
          <w:ins w:id="321" w:author="随遇而安" w:date="2023-08-11T15:04:41Z">
            <w:r>
              <w:rPr/>
              <w:fldChar w:fldCharType="separate"/>
            </w:r>
          </w:ins>
          <w:ins w:id="322" w:author="随遇而安" w:date="2023-08-11T15:04:41Z">
            <w:r>
              <w:rPr/>
              <w:t>7</w:t>
            </w:r>
          </w:ins>
          <w:ins w:id="323" w:author="随遇而安" w:date="2023-08-11T15:04:41Z">
            <w:r>
              <w:rPr/>
              <w:fldChar w:fldCharType="end"/>
            </w:r>
          </w:ins>
          <w:ins w:id="324" w:author="随遇而安" w:date="2023-08-11T15:04:41Z">
            <w:r>
              <w:rPr>
                <w:color w:val="auto"/>
              </w:rPr>
              <w:fldChar w:fldCharType="end"/>
            </w:r>
          </w:ins>
        </w:p>
        <w:p w14:paraId="7FCDCA49">
          <w:pPr>
            <w:pStyle w:val="6"/>
            <w:tabs>
              <w:tab w:val="right" w:leader="dot" w:pos="9046"/>
            </w:tabs>
            <w:rPr>
              <w:ins w:id="325" w:author="随遇而安" w:date="2023-08-11T15:04:41Z"/>
            </w:rPr>
          </w:pPr>
          <w:ins w:id="326" w:author="随遇而安" w:date="2023-08-11T15:04:41Z">
            <w:r>
              <w:rPr>
                <w:color w:val="auto"/>
              </w:rPr>
              <w:fldChar w:fldCharType="begin"/>
            </w:r>
          </w:ins>
          <w:ins w:id="327" w:author="随遇而安" w:date="2023-08-11T15:04:41Z">
            <w:r>
              <w:rPr/>
              <w:instrText xml:space="preserve"> HYPERLINK \l _Toc27429 </w:instrText>
            </w:r>
          </w:ins>
          <w:ins w:id="328" w:author="随遇而安" w:date="2023-08-11T15:04:41Z">
            <w:r>
              <w:rPr/>
              <w:fldChar w:fldCharType="separate"/>
            </w:r>
          </w:ins>
          <w:ins w:id="329" w:author="随遇而安" w:date="2023-08-11T15:04:41Z">
            <w:r>
              <w:rPr>
                <w:rFonts w:hint="eastAsia" w:ascii="宋体" w:eastAsia="宋体"/>
                <w:lang w:val="en-US" w:eastAsia="zh-CN"/>
              </w:rPr>
              <w:t>6.0 效果评估</w:t>
            </w:r>
          </w:ins>
          <w:ins w:id="330" w:author="随遇而安" w:date="2023-08-11T15:04:41Z">
            <w:r>
              <w:rPr/>
              <w:tab/>
            </w:r>
          </w:ins>
          <w:ins w:id="331" w:author="随遇而安" w:date="2023-08-11T15:04:41Z">
            <w:r>
              <w:rPr/>
              <w:fldChar w:fldCharType="begin"/>
            </w:r>
          </w:ins>
          <w:ins w:id="332" w:author="随遇而安" w:date="2023-08-11T15:04:41Z">
            <w:r>
              <w:rPr/>
              <w:instrText xml:space="preserve"> PAGEREF _Toc27429 \h </w:instrText>
            </w:r>
          </w:ins>
          <w:ins w:id="333" w:author="随遇而安" w:date="2023-08-11T15:04:41Z">
            <w:r>
              <w:rPr/>
              <w:fldChar w:fldCharType="separate"/>
            </w:r>
          </w:ins>
          <w:ins w:id="334" w:author="随遇而安" w:date="2023-08-11T15:04:41Z">
            <w:r>
              <w:rPr/>
              <w:t>7</w:t>
            </w:r>
          </w:ins>
          <w:ins w:id="335" w:author="随遇而安" w:date="2023-08-11T15:04:41Z">
            <w:r>
              <w:rPr/>
              <w:fldChar w:fldCharType="end"/>
            </w:r>
          </w:ins>
          <w:ins w:id="336" w:author="随遇而安" w:date="2023-08-11T15:04:41Z">
            <w:r>
              <w:rPr>
                <w:color w:val="auto"/>
              </w:rPr>
              <w:fldChar w:fldCharType="end"/>
            </w:r>
          </w:ins>
        </w:p>
        <w:p w14:paraId="5D8CF491">
          <w:pPr>
            <w:pStyle w:val="6"/>
            <w:tabs>
              <w:tab w:val="right" w:leader="dot" w:pos="9046"/>
            </w:tabs>
            <w:rPr>
              <w:ins w:id="337" w:author="随遇而安" w:date="2023-08-11T15:04:41Z"/>
            </w:rPr>
          </w:pPr>
          <w:ins w:id="338" w:author="随遇而安" w:date="2023-08-11T15:04:41Z">
            <w:r>
              <w:rPr>
                <w:color w:val="auto"/>
              </w:rPr>
              <w:fldChar w:fldCharType="begin"/>
            </w:r>
          </w:ins>
          <w:ins w:id="339" w:author="随遇而安" w:date="2023-08-11T15:04:41Z">
            <w:r>
              <w:rPr/>
              <w:instrText xml:space="preserve"> HYPERLINK \l _Toc19388 </w:instrText>
            </w:r>
          </w:ins>
          <w:ins w:id="340" w:author="随遇而安" w:date="2023-08-11T15:04:41Z">
            <w:r>
              <w:rPr/>
              <w:fldChar w:fldCharType="separate"/>
            </w:r>
          </w:ins>
          <w:ins w:id="341" w:author="随遇而安" w:date="2023-08-11T15:04:41Z">
            <w:r>
              <w:rPr>
                <w:rFonts w:hint="eastAsia" w:ascii="宋体" w:eastAsia="宋体"/>
                <w:lang w:val="en-US" w:eastAsia="zh-CN"/>
              </w:rPr>
              <w:t>7.0 培训档案</w:t>
            </w:r>
          </w:ins>
          <w:ins w:id="342" w:author="随遇而安" w:date="2023-08-11T15:04:41Z">
            <w:r>
              <w:rPr/>
              <w:tab/>
            </w:r>
          </w:ins>
          <w:ins w:id="343" w:author="随遇而安" w:date="2023-08-11T15:04:41Z">
            <w:r>
              <w:rPr/>
              <w:fldChar w:fldCharType="begin"/>
            </w:r>
          </w:ins>
          <w:ins w:id="344" w:author="随遇而安" w:date="2023-08-11T15:04:41Z">
            <w:r>
              <w:rPr/>
              <w:instrText xml:space="preserve"> PAGEREF _Toc19388 \h </w:instrText>
            </w:r>
          </w:ins>
          <w:ins w:id="345" w:author="随遇而安" w:date="2023-08-11T15:04:41Z">
            <w:r>
              <w:rPr/>
              <w:fldChar w:fldCharType="separate"/>
            </w:r>
          </w:ins>
          <w:ins w:id="346" w:author="随遇而安" w:date="2023-08-11T15:04:41Z">
            <w:r>
              <w:rPr/>
              <w:t>7</w:t>
            </w:r>
          </w:ins>
          <w:ins w:id="347" w:author="随遇而安" w:date="2023-08-11T15:04:41Z">
            <w:r>
              <w:rPr/>
              <w:fldChar w:fldCharType="end"/>
            </w:r>
          </w:ins>
          <w:ins w:id="348" w:author="随遇而安" w:date="2023-08-11T15:04:41Z">
            <w:r>
              <w:rPr>
                <w:color w:val="auto"/>
              </w:rPr>
              <w:fldChar w:fldCharType="end"/>
            </w:r>
          </w:ins>
        </w:p>
        <w:p w14:paraId="700C80C6">
          <w:pPr>
            <w:pStyle w:val="6"/>
            <w:tabs>
              <w:tab w:val="right" w:leader="dot" w:pos="9046"/>
            </w:tabs>
            <w:rPr>
              <w:ins w:id="349" w:author="随遇而安" w:date="2023-08-11T15:04:41Z"/>
            </w:rPr>
          </w:pPr>
          <w:ins w:id="350" w:author="随遇而安" w:date="2023-08-11T15:04:41Z">
            <w:r>
              <w:rPr>
                <w:color w:val="auto"/>
              </w:rPr>
              <w:fldChar w:fldCharType="begin"/>
            </w:r>
          </w:ins>
          <w:ins w:id="351" w:author="随遇而安" w:date="2023-08-11T15:04:41Z">
            <w:r>
              <w:rPr/>
              <w:instrText xml:space="preserve"> HYPERLINK \l _Toc10018 </w:instrText>
            </w:r>
          </w:ins>
          <w:ins w:id="352" w:author="随遇而安" w:date="2023-08-11T15:04:41Z">
            <w:r>
              <w:rPr/>
              <w:fldChar w:fldCharType="separate"/>
            </w:r>
          </w:ins>
          <w:ins w:id="353" w:author="随遇而安" w:date="2023-08-11T15:04:41Z">
            <w:r>
              <w:rPr>
                <w:rFonts w:hint="eastAsia" w:ascii="宋体" w:eastAsia="宋体"/>
                <w:lang w:eastAsia="zh-CN"/>
              </w:rPr>
              <w:t>8.0 附则</w:t>
            </w:r>
          </w:ins>
          <w:ins w:id="354" w:author="随遇而安" w:date="2023-08-11T15:04:41Z">
            <w:r>
              <w:rPr/>
              <w:tab/>
            </w:r>
          </w:ins>
          <w:ins w:id="355" w:author="随遇而安" w:date="2023-08-11T15:04:41Z">
            <w:r>
              <w:rPr/>
              <w:fldChar w:fldCharType="begin"/>
            </w:r>
          </w:ins>
          <w:ins w:id="356" w:author="随遇而安" w:date="2023-08-11T15:04:41Z">
            <w:r>
              <w:rPr/>
              <w:instrText xml:space="preserve"> PAGEREF _Toc10018 \h </w:instrText>
            </w:r>
          </w:ins>
          <w:ins w:id="357" w:author="随遇而安" w:date="2023-08-11T15:04:41Z">
            <w:r>
              <w:rPr/>
              <w:fldChar w:fldCharType="separate"/>
            </w:r>
          </w:ins>
          <w:ins w:id="358" w:author="随遇而安" w:date="2023-08-11T15:04:41Z">
            <w:r>
              <w:rPr/>
              <w:t>8</w:t>
            </w:r>
          </w:ins>
          <w:ins w:id="359" w:author="随遇而安" w:date="2023-08-11T15:04:41Z">
            <w:r>
              <w:rPr/>
              <w:fldChar w:fldCharType="end"/>
            </w:r>
          </w:ins>
          <w:ins w:id="360" w:author="随遇而安" w:date="2023-08-11T15:04:41Z">
            <w:r>
              <w:rPr>
                <w:color w:val="auto"/>
              </w:rPr>
              <w:fldChar w:fldCharType="end"/>
            </w:r>
          </w:ins>
        </w:p>
        <w:p w14:paraId="1B545686">
          <w:pPr>
            <w:pStyle w:val="6"/>
            <w:tabs>
              <w:tab w:val="right" w:leader="dot" w:pos="9046"/>
            </w:tabs>
            <w:rPr>
              <w:ins w:id="361" w:author="随遇而安" w:date="2023-08-11T15:04:41Z"/>
            </w:rPr>
          </w:pPr>
          <w:ins w:id="362" w:author="随遇而安" w:date="2023-08-11T15:04:41Z">
            <w:r>
              <w:rPr>
                <w:color w:val="auto"/>
              </w:rPr>
              <w:fldChar w:fldCharType="begin"/>
            </w:r>
          </w:ins>
          <w:ins w:id="363" w:author="随遇而安" w:date="2023-08-11T15:04:41Z">
            <w:r>
              <w:rPr/>
              <w:instrText xml:space="preserve"> HYPERLINK \l _Toc31839 </w:instrText>
            </w:r>
          </w:ins>
          <w:ins w:id="364" w:author="随遇而安" w:date="2023-08-11T15:04:41Z">
            <w:r>
              <w:rPr/>
              <w:fldChar w:fldCharType="separate"/>
            </w:r>
          </w:ins>
          <w:ins w:id="365" w:author="随遇而安" w:date="2023-08-11T15:04:41Z">
            <w:r>
              <w:rPr>
                <w:rFonts w:hint="eastAsia" w:ascii="宋体" w:eastAsia="宋体"/>
                <w:lang w:eastAsia="zh-CN"/>
              </w:rPr>
              <w:t>9.0 附件</w:t>
            </w:r>
          </w:ins>
          <w:ins w:id="366" w:author="随遇而安" w:date="2023-08-11T15:04:41Z">
            <w:r>
              <w:rPr/>
              <w:tab/>
            </w:r>
          </w:ins>
          <w:ins w:id="367" w:author="随遇而安" w:date="2023-08-11T15:04:41Z">
            <w:r>
              <w:rPr/>
              <w:fldChar w:fldCharType="begin"/>
            </w:r>
          </w:ins>
          <w:ins w:id="368" w:author="随遇而安" w:date="2023-08-11T15:04:41Z">
            <w:r>
              <w:rPr/>
              <w:instrText xml:space="preserve"> PAGEREF _Toc31839 \h </w:instrText>
            </w:r>
          </w:ins>
          <w:ins w:id="369" w:author="随遇而安" w:date="2023-08-11T15:04:41Z">
            <w:r>
              <w:rPr/>
              <w:fldChar w:fldCharType="separate"/>
            </w:r>
          </w:ins>
          <w:ins w:id="370" w:author="随遇而安" w:date="2023-08-11T15:04:41Z">
            <w:r>
              <w:rPr/>
              <w:t>8</w:t>
            </w:r>
          </w:ins>
          <w:ins w:id="371" w:author="随遇而安" w:date="2023-08-11T15:04:41Z">
            <w:r>
              <w:rPr/>
              <w:fldChar w:fldCharType="end"/>
            </w:r>
          </w:ins>
          <w:ins w:id="372" w:author="随遇而安" w:date="2023-08-11T15:04:41Z">
            <w:r>
              <w:rPr>
                <w:color w:val="auto"/>
              </w:rPr>
              <w:fldChar w:fldCharType="end"/>
            </w:r>
          </w:ins>
        </w:p>
        <w:p w14:paraId="0613D0B0">
          <w:pPr>
            <w:rPr>
              <w:ins w:id="373" w:author="随遇而安" w:date="2023-08-11T14:54:23Z"/>
              <w:color w:val="auto"/>
            </w:rPr>
          </w:pPr>
          <w:ins w:id="374" w:author="随遇而安" w:date="2023-08-11T14:54:23Z">
            <w:r>
              <w:rPr>
                <w:color w:val="auto"/>
              </w:rPr>
              <w:fldChar w:fldCharType="end"/>
            </w:r>
          </w:ins>
        </w:p>
        <w:customXmlInsRangeStart w:id="376" w:author="随遇而安" w:date="2023-08-11T14:54:23Z"/>
      </w:sdtContent>
    </w:sdt>
    <w:customXmlInsRangeEnd w:id="376"/>
    <w:p w14:paraId="6701575A">
      <w:pPr>
        <w:rPr>
          <w:ins w:id="377" w:author="随遇而安" w:date="2023-08-11T14:54:23Z"/>
          <w:rFonts w:ascii="宋体"/>
          <w:b/>
          <w:color w:val="auto"/>
          <w:sz w:val="24"/>
        </w:rPr>
      </w:pPr>
      <w:ins w:id="378" w:author="随遇而安" w:date="2023-08-11T14:54:23Z">
        <w:r>
          <w:rPr>
            <w:rFonts w:ascii="宋体"/>
            <w:b/>
            <w:color w:val="auto"/>
            <w:sz w:val="24"/>
          </w:rPr>
          <w:br w:type="page"/>
        </w:r>
      </w:ins>
    </w:p>
    <w:p w14:paraId="0C25C9ED">
      <w:pPr>
        <w:rPr>
          <w:del w:id="379" w:author="随遇而安" w:date="2023-08-11T14:54:23Z"/>
          <w:rFonts w:cs="Times New Roman" w:asciiTheme="minorEastAsia" w:hAnsiTheme="minorEastAsia" w:eastAsiaTheme="minorEastAsia"/>
          <w:color w:val="auto"/>
          <w:sz w:val="20"/>
          <w:szCs w:val="20"/>
          <w:rPrChange w:id="380" w:author="随遇而安" w:date="2023-08-11T14:56:22Z">
            <w:rPr>
              <w:del w:id="381" w:author="随遇而安" w:date="2023-08-11T14:54:23Z"/>
              <w:rFonts w:cs="Times New Roman" w:asciiTheme="minorEastAsia" w:hAnsiTheme="minorEastAsia" w:eastAsiaTheme="minorEastAsia"/>
              <w:sz w:val="20"/>
              <w:szCs w:val="20"/>
            </w:rPr>
          </w:rPrChange>
        </w:rPr>
      </w:pPr>
    </w:p>
    <w:p w14:paraId="35CC4EBE">
      <w:pPr>
        <w:rPr>
          <w:del w:id="382" w:author="随遇而安" w:date="2023-08-11T14:54:23Z"/>
          <w:rFonts w:cs="Times New Roman" w:asciiTheme="minorEastAsia" w:hAnsiTheme="minorEastAsia" w:eastAsiaTheme="minorEastAsia"/>
          <w:color w:val="auto"/>
          <w:sz w:val="20"/>
          <w:szCs w:val="20"/>
          <w:rPrChange w:id="383" w:author="随遇而安" w:date="2023-08-11T14:56:22Z">
            <w:rPr>
              <w:del w:id="384" w:author="随遇而安" w:date="2023-08-11T14:54:23Z"/>
              <w:rFonts w:cs="Times New Roman" w:asciiTheme="minorEastAsia" w:hAnsiTheme="minorEastAsia" w:eastAsiaTheme="minorEastAsia"/>
              <w:sz w:val="20"/>
              <w:szCs w:val="20"/>
            </w:rPr>
          </w:rPrChange>
        </w:rPr>
      </w:pPr>
    </w:p>
    <w:p w14:paraId="1332793F">
      <w:pPr>
        <w:rPr>
          <w:del w:id="385" w:author="随遇而安" w:date="2023-08-11T14:54:23Z"/>
          <w:rFonts w:cs="Times New Roman" w:asciiTheme="minorEastAsia" w:hAnsiTheme="minorEastAsia" w:eastAsiaTheme="minorEastAsia"/>
          <w:color w:val="auto"/>
          <w:sz w:val="20"/>
          <w:szCs w:val="20"/>
          <w:rPrChange w:id="386" w:author="随遇而安" w:date="2023-08-11T14:56:22Z">
            <w:rPr>
              <w:del w:id="387" w:author="随遇而安" w:date="2023-08-11T14:54:23Z"/>
              <w:rFonts w:cs="Times New Roman" w:asciiTheme="minorEastAsia" w:hAnsiTheme="minorEastAsia" w:eastAsiaTheme="minorEastAsia"/>
              <w:sz w:val="20"/>
              <w:szCs w:val="20"/>
            </w:rPr>
          </w:rPrChange>
        </w:rPr>
      </w:pPr>
    </w:p>
    <w:p w14:paraId="61248B2D">
      <w:pPr>
        <w:spacing w:before="2"/>
        <w:rPr>
          <w:del w:id="388" w:author="随遇而安" w:date="2023-08-11T14:54:23Z"/>
          <w:rFonts w:cs="Times New Roman" w:asciiTheme="minorEastAsia" w:hAnsiTheme="minorEastAsia" w:eastAsiaTheme="minorEastAsia"/>
          <w:color w:val="auto"/>
          <w:sz w:val="28"/>
          <w:szCs w:val="28"/>
          <w:rPrChange w:id="389" w:author="随遇而安" w:date="2023-08-11T14:56:22Z">
            <w:rPr>
              <w:del w:id="390" w:author="随遇而安" w:date="2023-08-11T14:54:23Z"/>
              <w:rFonts w:cs="Times New Roman" w:asciiTheme="minorEastAsia" w:hAnsiTheme="minorEastAsia" w:eastAsiaTheme="minorEastAsia"/>
              <w:sz w:val="28"/>
              <w:szCs w:val="28"/>
            </w:rPr>
          </w:rPrChange>
        </w:rPr>
      </w:pPr>
    </w:p>
    <w:p w14:paraId="5D57B135">
      <w:pPr>
        <w:spacing w:before="275"/>
        <w:ind w:left="523"/>
        <w:jc w:val="center"/>
        <w:rPr>
          <w:del w:id="391" w:author="随遇而安" w:date="2023-08-11T14:54:23Z"/>
          <w:rFonts w:cs="黑体" w:asciiTheme="minorEastAsia" w:hAnsiTheme="minorEastAsia" w:eastAsiaTheme="minorEastAsia"/>
          <w:b/>
          <w:color w:val="auto"/>
          <w:sz w:val="52"/>
          <w:szCs w:val="52"/>
          <w:lang w:eastAsia="zh-CN"/>
          <w:rPrChange w:id="392" w:author="随遇而安" w:date="2023-08-11T14:56:22Z">
            <w:rPr>
              <w:del w:id="393" w:author="随遇而安" w:date="2023-08-11T14:54:23Z"/>
              <w:rFonts w:cs="黑体" w:asciiTheme="minorEastAsia" w:hAnsiTheme="minorEastAsia" w:eastAsiaTheme="minorEastAsia"/>
              <w:b/>
              <w:sz w:val="52"/>
              <w:szCs w:val="52"/>
              <w:lang w:eastAsia="zh-CN"/>
            </w:rPr>
          </w:rPrChange>
        </w:rPr>
      </w:pPr>
      <w:del w:id="394" w:author="随遇而安" w:date="2023-08-11T14:54:23Z">
        <w:r>
          <w:rPr>
            <w:rFonts w:hint="eastAsia" w:cs="黑体" w:asciiTheme="minorEastAsia" w:hAnsiTheme="minorEastAsia" w:eastAsiaTheme="minorEastAsia"/>
            <w:b/>
            <w:color w:val="auto"/>
            <w:sz w:val="52"/>
            <w:szCs w:val="52"/>
            <w:lang w:eastAsia="zh-CN"/>
            <w:rPrChange w:id="395" w:author="随遇而安" w:date="2023-08-11T14:56:22Z">
              <w:rPr>
                <w:rFonts w:hint="eastAsia" w:cs="黑体" w:asciiTheme="minorEastAsia" w:hAnsiTheme="minorEastAsia" w:eastAsiaTheme="minorEastAsia"/>
                <w:b/>
                <w:sz w:val="52"/>
                <w:szCs w:val="52"/>
                <w:lang w:eastAsia="zh-CN"/>
              </w:rPr>
            </w:rPrChange>
          </w:rPr>
          <w:delText>宁津北控城市环境服务有限公司</w:delText>
        </w:r>
      </w:del>
    </w:p>
    <w:p w14:paraId="6A925241">
      <w:pPr>
        <w:spacing w:before="275"/>
        <w:ind w:left="523"/>
        <w:jc w:val="center"/>
        <w:rPr>
          <w:del w:id="396" w:author="随遇而安" w:date="2023-08-11T14:54:23Z"/>
          <w:rFonts w:cs="黑体" w:asciiTheme="minorEastAsia" w:hAnsiTheme="minorEastAsia" w:eastAsiaTheme="minorEastAsia"/>
          <w:color w:val="auto"/>
          <w:sz w:val="32"/>
          <w:szCs w:val="32"/>
          <w:lang w:eastAsia="zh-CN"/>
          <w:rPrChange w:id="397" w:author="随遇而安" w:date="2023-08-11T14:56:22Z">
            <w:rPr>
              <w:del w:id="398" w:author="随遇而安" w:date="2023-08-11T14:54:23Z"/>
              <w:rFonts w:cs="黑体" w:asciiTheme="minorEastAsia" w:hAnsiTheme="minorEastAsia" w:eastAsiaTheme="minorEastAsia"/>
              <w:sz w:val="32"/>
              <w:szCs w:val="32"/>
              <w:lang w:eastAsia="zh-CN"/>
            </w:rPr>
          </w:rPrChange>
        </w:rPr>
      </w:pPr>
      <w:del w:id="399" w:author="随遇而安" w:date="2023-08-11T14:54:23Z">
        <w:r>
          <w:rPr>
            <w:rFonts w:cs="黑体" w:asciiTheme="minorEastAsia" w:hAnsiTheme="minorEastAsia" w:eastAsiaTheme="minorEastAsia"/>
            <w:b/>
            <w:bCs/>
            <w:color w:val="auto"/>
            <w:sz w:val="32"/>
            <w:szCs w:val="32"/>
            <w:lang w:eastAsia="zh-CN"/>
            <w:rPrChange w:id="400" w:author="随遇而安" w:date="2023-08-11T14:56:22Z">
              <w:rPr>
                <w:rFonts w:cs="黑体" w:asciiTheme="minorEastAsia" w:hAnsiTheme="minorEastAsia" w:eastAsiaTheme="minorEastAsia"/>
                <w:b/>
                <w:bCs/>
                <w:sz w:val="32"/>
                <w:szCs w:val="32"/>
                <w:lang w:eastAsia="zh-CN"/>
              </w:rPr>
            </w:rPrChange>
          </w:rPr>
          <w:delText>企业标准</w:delText>
        </w:r>
      </w:del>
    </w:p>
    <w:p w14:paraId="020E6A5D">
      <w:pPr>
        <w:rPr>
          <w:del w:id="401" w:author="随遇而安" w:date="2023-08-11T14:54:23Z"/>
          <w:rFonts w:cs="黑体" w:asciiTheme="minorEastAsia" w:hAnsiTheme="minorEastAsia" w:eastAsiaTheme="minorEastAsia"/>
          <w:b/>
          <w:bCs/>
          <w:color w:val="auto"/>
          <w:sz w:val="32"/>
          <w:szCs w:val="32"/>
          <w:lang w:eastAsia="zh-CN"/>
          <w:rPrChange w:id="402" w:author="随遇而安" w:date="2023-08-11T14:56:22Z">
            <w:rPr>
              <w:del w:id="403" w:author="随遇而安" w:date="2023-08-11T14:54:23Z"/>
              <w:rFonts w:cs="黑体" w:asciiTheme="minorEastAsia" w:hAnsiTheme="minorEastAsia" w:eastAsiaTheme="minorEastAsia"/>
              <w:b/>
              <w:bCs/>
              <w:sz w:val="32"/>
              <w:szCs w:val="32"/>
              <w:lang w:eastAsia="zh-CN"/>
            </w:rPr>
          </w:rPrChange>
        </w:rPr>
      </w:pPr>
    </w:p>
    <w:p w14:paraId="4718AEE3">
      <w:pPr>
        <w:rPr>
          <w:del w:id="404" w:author="随遇而安" w:date="2023-08-11T14:54:23Z"/>
          <w:rFonts w:cs="黑体" w:asciiTheme="minorEastAsia" w:hAnsiTheme="minorEastAsia" w:eastAsiaTheme="minorEastAsia"/>
          <w:b/>
          <w:bCs/>
          <w:color w:val="auto"/>
          <w:sz w:val="32"/>
          <w:szCs w:val="32"/>
          <w:lang w:eastAsia="zh-CN"/>
          <w:rPrChange w:id="405" w:author="随遇而安" w:date="2023-08-11T14:56:22Z">
            <w:rPr>
              <w:del w:id="406" w:author="随遇而安" w:date="2023-08-11T14:54:23Z"/>
              <w:rFonts w:cs="黑体" w:asciiTheme="minorEastAsia" w:hAnsiTheme="minorEastAsia" w:eastAsiaTheme="minorEastAsia"/>
              <w:b/>
              <w:bCs/>
              <w:sz w:val="32"/>
              <w:szCs w:val="32"/>
              <w:lang w:eastAsia="zh-CN"/>
            </w:rPr>
          </w:rPrChange>
        </w:rPr>
      </w:pPr>
    </w:p>
    <w:p w14:paraId="00E5101C">
      <w:pPr>
        <w:spacing w:before="9"/>
        <w:rPr>
          <w:del w:id="407" w:author="随遇而安" w:date="2023-08-11T14:54:23Z"/>
          <w:rFonts w:cs="黑体" w:asciiTheme="minorEastAsia" w:hAnsiTheme="minorEastAsia" w:eastAsiaTheme="minorEastAsia"/>
          <w:b/>
          <w:bCs/>
          <w:color w:val="auto"/>
          <w:sz w:val="24"/>
          <w:szCs w:val="24"/>
          <w:lang w:eastAsia="zh-CN"/>
          <w:rPrChange w:id="408" w:author="随遇而安" w:date="2023-08-11T14:56:22Z">
            <w:rPr>
              <w:del w:id="409" w:author="随遇而安" w:date="2023-08-11T14:54:23Z"/>
              <w:rFonts w:cs="黑体" w:asciiTheme="minorEastAsia" w:hAnsiTheme="minorEastAsia" w:eastAsiaTheme="minorEastAsia"/>
              <w:b/>
              <w:bCs/>
              <w:sz w:val="24"/>
              <w:szCs w:val="24"/>
              <w:lang w:eastAsia="zh-CN"/>
            </w:rPr>
          </w:rPrChange>
        </w:rPr>
      </w:pPr>
    </w:p>
    <w:p w14:paraId="317404FD">
      <w:pPr>
        <w:pStyle w:val="3"/>
        <w:ind w:left="0" w:right="254"/>
        <w:jc w:val="right"/>
        <w:rPr>
          <w:del w:id="410" w:author="随遇而安" w:date="2023-08-11T14:54:23Z"/>
          <w:rFonts w:cs="黑体" w:asciiTheme="minorEastAsia" w:hAnsiTheme="minorEastAsia" w:eastAsiaTheme="minorEastAsia"/>
          <w:b/>
          <w:color w:val="auto"/>
          <w:lang w:eastAsia="zh-CN"/>
          <w:rPrChange w:id="411" w:author="随遇而安" w:date="2023-08-11T14:56:22Z">
            <w:rPr>
              <w:del w:id="412" w:author="随遇而安" w:date="2023-08-11T14:54:23Z"/>
              <w:rFonts w:cs="黑体" w:asciiTheme="minorEastAsia" w:hAnsiTheme="minorEastAsia" w:eastAsiaTheme="minorEastAsia"/>
              <w:b/>
              <w:lang w:eastAsia="zh-CN"/>
            </w:rPr>
          </w:rPrChange>
        </w:rPr>
      </w:pPr>
      <w:del w:id="413" w:author="随遇而安" w:date="2023-08-11T14:54:23Z">
        <w:r>
          <w:rPr>
            <w:rFonts w:cs="黑体" w:asciiTheme="minorEastAsia" w:hAnsiTheme="minorEastAsia" w:eastAsiaTheme="minorEastAsia"/>
            <w:b/>
            <w:color w:val="auto"/>
            <w:lang w:eastAsia="zh-CN"/>
            <w:rPrChange w:id="414" w:author="随遇而安" w:date="2023-08-11T14:56:22Z">
              <w:rPr>
                <w:rFonts w:cs="黑体" w:asciiTheme="minorEastAsia" w:hAnsiTheme="minorEastAsia" w:eastAsiaTheme="minorEastAsia"/>
                <w:b/>
                <w:lang w:eastAsia="zh-CN"/>
              </w:rPr>
            </w:rPrChange>
          </w:rPr>
          <w:delText>制度编号：</w:delText>
        </w:r>
      </w:del>
      <w:del w:id="415" w:author="随遇而安" w:date="2023-08-11T14:54:23Z">
        <w:r>
          <w:rPr>
            <w:rFonts w:hint="eastAsia" w:cs="黑体" w:asciiTheme="minorEastAsia" w:hAnsiTheme="minorEastAsia" w:eastAsiaTheme="minorEastAsia"/>
            <w:b/>
            <w:color w:val="auto"/>
            <w:lang w:val="en-US" w:eastAsia="zh-CN"/>
            <w:rPrChange w:id="416" w:author="随遇而安" w:date="2023-08-11T14:56:22Z">
              <w:rPr>
                <w:rFonts w:hint="eastAsia" w:cs="黑体" w:asciiTheme="minorEastAsia" w:hAnsiTheme="minorEastAsia" w:eastAsiaTheme="minorEastAsia"/>
                <w:b/>
                <w:lang w:val="en-US" w:eastAsia="zh-CN"/>
              </w:rPr>
            </w:rPrChange>
          </w:rPr>
          <w:delText>AH.02.2023.0</w:delText>
        </w:r>
      </w:del>
    </w:p>
    <w:p w14:paraId="35F37A64">
      <w:pPr>
        <w:spacing w:before="6"/>
        <w:rPr>
          <w:del w:id="417" w:author="随遇而安" w:date="2023-08-11T14:54:23Z"/>
          <w:rFonts w:cs="黑体" w:asciiTheme="minorEastAsia" w:hAnsiTheme="minorEastAsia" w:eastAsiaTheme="minorEastAsia"/>
          <w:color w:val="auto"/>
          <w:sz w:val="6"/>
          <w:szCs w:val="6"/>
          <w:lang w:eastAsia="zh-CN"/>
          <w:rPrChange w:id="418" w:author="随遇而安" w:date="2023-08-11T14:56:22Z">
            <w:rPr>
              <w:del w:id="419" w:author="随遇而安" w:date="2023-08-11T14:54:23Z"/>
              <w:rFonts w:cs="黑体" w:asciiTheme="minorEastAsia" w:hAnsiTheme="minorEastAsia" w:eastAsiaTheme="minorEastAsia"/>
              <w:sz w:val="6"/>
              <w:szCs w:val="6"/>
              <w:lang w:eastAsia="zh-CN"/>
            </w:rPr>
          </w:rPrChange>
        </w:rPr>
      </w:pPr>
    </w:p>
    <w:p w14:paraId="29F81E28">
      <w:pPr>
        <w:spacing w:line="40" w:lineRule="exact"/>
        <w:ind w:left="188"/>
        <w:rPr>
          <w:del w:id="420" w:author="随遇而安" w:date="2023-08-11T14:54:23Z"/>
          <w:rFonts w:cs="黑体" w:asciiTheme="minorEastAsia" w:hAnsiTheme="minorEastAsia" w:eastAsiaTheme="minorEastAsia"/>
          <w:color w:val="auto"/>
          <w:sz w:val="4"/>
          <w:szCs w:val="4"/>
          <w:rPrChange w:id="421" w:author="随遇而安" w:date="2023-08-11T14:56:22Z">
            <w:rPr>
              <w:del w:id="422" w:author="随遇而安" w:date="2023-08-11T14:54:23Z"/>
              <w:rFonts w:cs="黑体" w:asciiTheme="minorEastAsia" w:hAnsiTheme="minorEastAsia" w:eastAsiaTheme="minorEastAsia"/>
              <w:sz w:val="4"/>
              <w:szCs w:val="4"/>
            </w:rPr>
          </w:rPrChange>
        </w:rPr>
      </w:pPr>
      <w:del w:id="423" w:author="随遇而安" w:date="2023-08-11T14:54:23Z">
        <w:r>
          <w:rPr>
            <w:rFonts w:cs="黑体" w:asciiTheme="minorEastAsia" w:hAnsiTheme="minorEastAsia" w:eastAsiaTheme="minorEastAsia"/>
            <w:color w:val="auto"/>
            <w:sz w:val="4"/>
            <w:szCs w:val="4"/>
            <w:lang w:eastAsia="zh-CN"/>
            <w:rPrChange w:id="426" w:author="随遇而安" w:date="2023-08-11T14:56:22Z">
              <w:rPr>
                <w:rFonts w:cs="黑体" w:asciiTheme="minorEastAsia" w:hAnsiTheme="minorEastAsia" w:eastAsiaTheme="minorEastAsia"/>
                <w:sz w:val="4"/>
                <w:szCs w:val="4"/>
                <w:lang w:eastAsia="zh-CN"/>
              </w:rPr>
            </w:rPrChange>
          </w:rPr>
          <mc:AlternateContent>
            <mc:Choice Requires="wpg">
              <w:drawing>
                <wp:inline distT="0" distB="0" distL="114300" distR="114300">
                  <wp:extent cx="5043805" cy="45720"/>
                  <wp:effectExtent l="0" t="12700" r="4445" b="0"/>
                  <wp:docPr id="442" name="Group 2"/>
                  <wp:cNvGraphicFramePr/>
                  <a:graphic xmlns:a="http://schemas.openxmlformats.org/drawingml/2006/main">
                    <a:graphicData uri="http://schemas.microsoft.com/office/word/2010/wordprocessingGroup">
                      <wpg:wgp>
                        <wpg:cNvGrpSpPr/>
                        <wpg:grpSpPr>
                          <a:xfrm>
                            <a:off x="0" y="0"/>
                            <a:ext cx="5043805" cy="45720"/>
                            <a:chOff x="20" y="20"/>
                            <a:chExt cx="7943" cy="72203"/>
                          </a:xfrm>
                        </wpg:grpSpPr>
                        <wpg:grpSp>
                          <wpg:cNvPr id="441" name="Group 3"/>
                          <wpg:cNvGrpSpPr/>
                          <wpg:grpSpPr>
                            <a:xfrm>
                              <a:off x="20" y="20"/>
                              <a:ext cx="7943" cy="72"/>
                              <a:chOff x="20" y="20"/>
                              <a:chExt cx="7943" cy="72"/>
                            </a:xfrm>
                          </wpg:grpSpPr>
                          <wps:wsp>
                            <wps:cNvPr id="440" name="Freeform 4"/>
                            <wps:cNvSpPr/>
                            <wps:spPr>
                              <a:xfrm>
                                <a:off x="20" y="20"/>
                                <a:ext cx="7943" cy="72"/>
                              </a:xfrm>
                              <a:custGeom>
                                <a:avLst/>
                                <a:gdLst>
                                  <a:gd name="A1" fmla="val 0"/>
                                  <a:gd name="A2" fmla="val 0"/>
                                  <a:gd name="A3" fmla="val 0"/>
                                </a:gdLst>
                                <a:ahLst/>
                                <a:cxnLst>
                                  <a:cxn ang="0">
                                    <a:pos x="0" y="0"/>
                                  </a:cxn>
                                  <a:cxn ang="0">
                                    <a:pos x="7943"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2" o:spid="_x0000_s1026" o:spt="203" style="height:3.6pt;width:397.15pt;" coordorigin="20,20" coordsize="7943,72203" o:gfxdata="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KQlKR7VAAAAAwEAAA8AAAAAAAAAAQAgAAAAIgAAAGRycy9kb3ducmV2LnhtbFBL&#10;AQIUABQAAAAIAIdO4kDET13S3QIAAMwHAAAOAAAAAAAAAAEAIAAAACQBAABkcnMvZTJvRG9jLnht&#10;bFBLBQYAAAAABgAGAFkBAABzBgAAAAA=&#10;">
                  <o:lock v:ext="edit" aspectratio="f"/>
                  <v:group id="Group 3" o:spid="_x0000_s1026" o:spt="203" style="position:absolute;left:20;top:20;height:72;width:7943;" coordorigin="20,20" coordsize="7943,72" o:gfxdata="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Z0iIOvwAAANwAAAAPAAAAAAAAAAEAIAAAACIAAABkcnMvZG93bnJldi54&#10;bWxQSwECFAAUAAAACACHTuJAMy8FnjsAAAA5AAAAFQAAAAAAAAABACAAAAAOAQAAZHJzL2dyb3Vw&#10;c2hhcGV4bWwueG1sUEsFBgAAAAAGAAYAYAEAAMsDAAAAAA==&#10;">
                    <o:lock v:ext="edit" aspectratio="f"/>
                    <v:shape id="Freeform 4" o:spid="_x0000_s1026" o:spt="100" style="position:absolute;left:20;top:20;height:72;width:7943;" filled="f" stroked="t" coordsize="9000,1" o:gfxdata="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bGiu22AAAA3AAAAA8A&#10;AAAAAAAAAQAgAAAAIgAAAGRycy9kb3ducmV2LnhtbFBLAQIUABQAAAAIAIdO4kAzLwWeOwAAADkA&#10;AAAQAAAAAAAAAAEAIAAAAAUBAABkcnMvc2hhcGV4bWwueG1sUEsFBgAAAAAGAAYAWwEAAK8DAAAA&#10;AA==&#10;" path="m0,0l9000,0e">
                      <v:path o:connectlocs="0,0;7943,0" o:connectangles="0,0"/>
                      <v:fill on="f" focussize="0,0"/>
                      <v:stroke weight="2pt" color="#000000" joinstyle="round"/>
                      <v:imagedata o:title=""/>
                      <o:lock v:ext="edit" aspectratio="f"/>
                    </v:shape>
                  </v:group>
                  <w10:wrap type="none"/>
                  <w10:anchorlock/>
                </v:group>
              </w:pict>
            </mc:Fallback>
          </mc:AlternateContent>
        </w:r>
      </w:del>
    </w:p>
    <w:p w14:paraId="3A32F829">
      <w:pPr>
        <w:rPr>
          <w:del w:id="427" w:author="随遇而安" w:date="2023-08-11T14:54:23Z"/>
          <w:rFonts w:cs="黑体" w:asciiTheme="minorEastAsia" w:hAnsiTheme="minorEastAsia" w:eastAsiaTheme="minorEastAsia"/>
          <w:color w:val="auto"/>
          <w:sz w:val="24"/>
          <w:szCs w:val="24"/>
          <w:rPrChange w:id="428" w:author="随遇而安" w:date="2023-08-11T14:56:22Z">
            <w:rPr>
              <w:del w:id="429" w:author="随遇而安" w:date="2023-08-11T14:54:23Z"/>
              <w:rFonts w:cs="黑体" w:asciiTheme="minorEastAsia" w:hAnsiTheme="minorEastAsia" w:eastAsiaTheme="minorEastAsia"/>
              <w:sz w:val="24"/>
              <w:szCs w:val="24"/>
            </w:rPr>
          </w:rPrChange>
        </w:rPr>
      </w:pPr>
    </w:p>
    <w:p w14:paraId="4CF63091">
      <w:pPr>
        <w:rPr>
          <w:del w:id="430" w:author="随遇而安" w:date="2023-08-11T14:54:23Z"/>
          <w:rFonts w:cs="黑体" w:asciiTheme="minorEastAsia" w:hAnsiTheme="minorEastAsia" w:eastAsiaTheme="minorEastAsia"/>
          <w:color w:val="auto"/>
          <w:sz w:val="24"/>
          <w:szCs w:val="24"/>
          <w:rPrChange w:id="431" w:author="随遇而安" w:date="2023-08-11T14:56:22Z">
            <w:rPr>
              <w:del w:id="432" w:author="随遇而安" w:date="2023-08-11T14:54:23Z"/>
              <w:rFonts w:cs="黑体" w:asciiTheme="minorEastAsia" w:hAnsiTheme="minorEastAsia" w:eastAsiaTheme="minorEastAsia"/>
              <w:sz w:val="24"/>
              <w:szCs w:val="24"/>
            </w:rPr>
          </w:rPrChange>
        </w:rPr>
      </w:pPr>
    </w:p>
    <w:p w14:paraId="35658179">
      <w:pPr>
        <w:rPr>
          <w:del w:id="433" w:author="随遇而安" w:date="2023-08-11T14:54:23Z"/>
          <w:rFonts w:cs="黑体" w:asciiTheme="minorEastAsia" w:hAnsiTheme="minorEastAsia" w:eastAsiaTheme="minorEastAsia"/>
          <w:color w:val="auto"/>
          <w:sz w:val="24"/>
          <w:szCs w:val="24"/>
          <w:rPrChange w:id="434" w:author="随遇而安" w:date="2023-08-11T14:56:22Z">
            <w:rPr>
              <w:del w:id="435" w:author="随遇而安" w:date="2023-08-11T14:54:23Z"/>
              <w:rFonts w:cs="黑体" w:asciiTheme="minorEastAsia" w:hAnsiTheme="minorEastAsia" w:eastAsiaTheme="minorEastAsia"/>
              <w:sz w:val="24"/>
              <w:szCs w:val="24"/>
            </w:rPr>
          </w:rPrChange>
        </w:rPr>
      </w:pPr>
    </w:p>
    <w:p w14:paraId="7B9BE753">
      <w:pPr>
        <w:rPr>
          <w:del w:id="436" w:author="随遇而安" w:date="2023-08-11T14:54:23Z"/>
          <w:rFonts w:cs="黑体" w:asciiTheme="minorEastAsia" w:hAnsiTheme="minorEastAsia" w:eastAsiaTheme="minorEastAsia"/>
          <w:color w:val="auto"/>
          <w:sz w:val="24"/>
          <w:szCs w:val="24"/>
          <w:rPrChange w:id="437" w:author="随遇而安" w:date="2023-08-11T14:56:22Z">
            <w:rPr>
              <w:del w:id="438" w:author="随遇而安" w:date="2023-08-11T14:54:23Z"/>
              <w:rFonts w:cs="黑体" w:asciiTheme="minorEastAsia" w:hAnsiTheme="minorEastAsia" w:eastAsiaTheme="minorEastAsia"/>
              <w:sz w:val="24"/>
              <w:szCs w:val="24"/>
            </w:rPr>
          </w:rPrChange>
        </w:rPr>
      </w:pPr>
    </w:p>
    <w:p w14:paraId="71E91D56">
      <w:pPr>
        <w:rPr>
          <w:del w:id="439" w:author="随遇而安" w:date="2023-08-11T14:54:23Z"/>
          <w:rFonts w:cs="黑体" w:asciiTheme="minorEastAsia" w:hAnsiTheme="minorEastAsia" w:eastAsiaTheme="minorEastAsia"/>
          <w:color w:val="auto"/>
          <w:sz w:val="24"/>
          <w:szCs w:val="24"/>
          <w:rPrChange w:id="440" w:author="随遇而安" w:date="2023-08-11T14:56:22Z">
            <w:rPr>
              <w:del w:id="441" w:author="随遇而安" w:date="2023-08-11T14:54:23Z"/>
              <w:rFonts w:cs="黑体" w:asciiTheme="minorEastAsia" w:hAnsiTheme="minorEastAsia" w:eastAsiaTheme="minorEastAsia"/>
              <w:sz w:val="24"/>
              <w:szCs w:val="24"/>
            </w:rPr>
          </w:rPrChange>
        </w:rPr>
      </w:pPr>
    </w:p>
    <w:p w14:paraId="3606C7BC">
      <w:pPr>
        <w:rPr>
          <w:del w:id="442" w:author="随遇而安" w:date="2023-08-11T14:54:23Z"/>
          <w:rFonts w:cs="黑体" w:asciiTheme="minorEastAsia" w:hAnsiTheme="minorEastAsia" w:eastAsiaTheme="minorEastAsia"/>
          <w:color w:val="auto"/>
          <w:sz w:val="24"/>
          <w:szCs w:val="24"/>
          <w:rPrChange w:id="443" w:author="随遇而安" w:date="2023-08-11T14:56:22Z">
            <w:rPr>
              <w:del w:id="444" w:author="随遇而安" w:date="2023-08-11T14:54:23Z"/>
              <w:rFonts w:cs="黑体" w:asciiTheme="minorEastAsia" w:hAnsiTheme="minorEastAsia" w:eastAsiaTheme="minorEastAsia"/>
              <w:sz w:val="24"/>
              <w:szCs w:val="24"/>
            </w:rPr>
          </w:rPrChange>
        </w:rPr>
      </w:pPr>
    </w:p>
    <w:p w14:paraId="0EE59970">
      <w:pPr>
        <w:rPr>
          <w:del w:id="445" w:author="随遇而安" w:date="2023-08-11T14:54:23Z"/>
          <w:rFonts w:cs="黑体" w:asciiTheme="minorEastAsia" w:hAnsiTheme="minorEastAsia" w:eastAsiaTheme="minorEastAsia"/>
          <w:color w:val="auto"/>
          <w:sz w:val="24"/>
          <w:szCs w:val="24"/>
          <w:rPrChange w:id="446" w:author="随遇而安" w:date="2023-08-11T14:56:22Z">
            <w:rPr>
              <w:del w:id="447" w:author="随遇而安" w:date="2023-08-11T14:54:23Z"/>
              <w:rFonts w:cs="黑体" w:asciiTheme="minorEastAsia" w:hAnsiTheme="minorEastAsia" w:eastAsiaTheme="minorEastAsia"/>
              <w:sz w:val="24"/>
              <w:szCs w:val="24"/>
            </w:rPr>
          </w:rPrChange>
        </w:rPr>
      </w:pPr>
    </w:p>
    <w:p w14:paraId="1AAD0FC7">
      <w:pPr>
        <w:spacing w:before="9"/>
        <w:rPr>
          <w:del w:id="448" w:author="随遇而安" w:date="2023-08-11T14:54:23Z"/>
          <w:rFonts w:cs="黑体" w:asciiTheme="minorEastAsia" w:hAnsiTheme="minorEastAsia" w:eastAsiaTheme="minorEastAsia"/>
          <w:color w:val="auto"/>
          <w:sz w:val="23"/>
          <w:szCs w:val="23"/>
          <w:rPrChange w:id="449" w:author="随遇而安" w:date="2023-08-11T14:56:22Z">
            <w:rPr>
              <w:del w:id="450" w:author="随遇而安" w:date="2023-08-11T14:54:23Z"/>
              <w:rFonts w:cs="黑体" w:asciiTheme="minorEastAsia" w:hAnsiTheme="minorEastAsia" w:eastAsiaTheme="minorEastAsia"/>
              <w:sz w:val="23"/>
              <w:szCs w:val="23"/>
            </w:rPr>
          </w:rPrChange>
        </w:rPr>
      </w:pPr>
    </w:p>
    <w:p w14:paraId="6BCE966A">
      <w:pPr>
        <w:jc w:val="center"/>
        <w:rPr>
          <w:del w:id="451" w:author="随遇而安" w:date="2023-08-11T14:54:23Z"/>
          <w:rFonts w:cs="黑体" w:asciiTheme="minorEastAsia" w:hAnsiTheme="minorEastAsia" w:eastAsiaTheme="minorEastAsia"/>
          <w:color w:val="auto"/>
          <w:sz w:val="52"/>
          <w:szCs w:val="52"/>
          <w:lang w:eastAsia="zh-CN"/>
          <w:rPrChange w:id="452" w:author="随遇而安" w:date="2023-08-11T14:56:22Z">
            <w:rPr>
              <w:del w:id="453" w:author="随遇而安" w:date="2023-08-11T14:54:23Z"/>
              <w:rFonts w:cs="黑体" w:asciiTheme="minorEastAsia" w:hAnsiTheme="minorEastAsia" w:eastAsiaTheme="minorEastAsia"/>
              <w:sz w:val="52"/>
              <w:szCs w:val="52"/>
              <w:lang w:eastAsia="zh-CN"/>
            </w:rPr>
          </w:rPrChange>
        </w:rPr>
      </w:pPr>
      <w:del w:id="454" w:author="随遇而安" w:date="2023-08-11T14:54:23Z">
        <w:r>
          <w:rPr>
            <w:rFonts w:hint="eastAsia" w:ascii="宋体" w:hAnsi="宋体" w:eastAsia="宋体" w:cs="宋体"/>
            <w:b/>
            <w:bCs/>
            <w:color w:val="auto"/>
            <w:sz w:val="52"/>
            <w:szCs w:val="52"/>
            <w:lang w:eastAsia="zh-CN"/>
            <w:rPrChange w:id="455" w:author="随遇而安" w:date="2023-08-11T14:56:22Z">
              <w:rPr>
                <w:rFonts w:hint="eastAsia" w:ascii="宋体" w:hAnsi="宋体" w:eastAsia="宋体" w:cs="宋体"/>
                <w:b/>
                <w:bCs/>
                <w:sz w:val="52"/>
                <w:szCs w:val="52"/>
                <w:lang w:eastAsia="zh-CN"/>
              </w:rPr>
            </w:rPrChange>
          </w:rPr>
          <w:delText>HSE教育培训制度</w:delText>
        </w:r>
      </w:del>
    </w:p>
    <w:p w14:paraId="712F1F09">
      <w:pPr>
        <w:rPr>
          <w:del w:id="456" w:author="随遇而安" w:date="2023-08-11T14:54:23Z"/>
          <w:rFonts w:cs="黑体" w:asciiTheme="minorEastAsia" w:hAnsiTheme="minorEastAsia" w:eastAsiaTheme="minorEastAsia"/>
          <w:color w:val="auto"/>
          <w:sz w:val="52"/>
          <w:szCs w:val="52"/>
          <w:lang w:eastAsia="zh-CN"/>
          <w:rPrChange w:id="457" w:author="随遇而安" w:date="2023-08-11T14:56:22Z">
            <w:rPr>
              <w:del w:id="458" w:author="随遇而安" w:date="2023-08-11T14:54:23Z"/>
              <w:rFonts w:cs="黑体" w:asciiTheme="minorEastAsia" w:hAnsiTheme="minorEastAsia" w:eastAsiaTheme="minorEastAsia"/>
              <w:sz w:val="52"/>
              <w:szCs w:val="52"/>
              <w:lang w:eastAsia="zh-CN"/>
            </w:rPr>
          </w:rPrChange>
        </w:rPr>
      </w:pPr>
    </w:p>
    <w:p w14:paraId="79159541">
      <w:pPr>
        <w:rPr>
          <w:del w:id="459" w:author="随遇而安" w:date="2023-08-11T14:54:23Z"/>
          <w:rFonts w:cs="黑体" w:asciiTheme="minorEastAsia" w:hAnsiTheme="minorEastAsia" w:eastAsiaTheme="minorEastAsia"/>
          <w:color w:val="auto"/>
          <w:sz w:val="52"/>
          <w:szCs w:val="52"/>
          <w:lang w:eastAsia="zh-CN"/>
          <w:rPrChange w:id="460" w:author="随遇而安" w:date="2023-08-11T14:56:22Z">
            <w:rPr>
              <w:del w:id="461" w:author="随遇而安" w:date="2023-08-11T14:54:23Z"/>
              <w:rFonts w:cs="黑体" w:asciiTheme="minorEastAsia" w:hAnsiTheme="minorEastAsia" w:eastAsiaTheme="minorEastAsia"/>
              <w:sz w:val="52"/>
              <w:szCs w:val="52"/>
              <w:lang w:eastAsia="zh-CN"/>
            </w:rPr>
          </w:rPrChange>
        </w:rPr>
      </w:pPr>
    </w:p>
    <w:p w14:paraId="5B4EC741">
      <w:pPr>
        <w:rPr>
          <w:del w:id="462" w:author="随遇而安" w:date="2023-08-11T14:54:23Z"/>
          <w:rFonts w:cs="黑体" w:asciiTheme="minorEastAsia" w:hAnsiTheme="minorEastAsia" w:eastAsiaTheme="minorEastAsia"/>
          <w:color w:val="auto"/>
          <w:sz w:val="52"/>
          <w:szCs w:val="52"/>
          <w:lang w:eastAsia="zh-CN"/>
          <w:rPrChange w:id="463" w:author="随遇而安" w:date="2023-08-11T14:56:22Z">
            <w:rPr>
              <w:del w:id="464" w:author="随遇而安" w:date="2023-08-11T14:54:23Z"/>
              <w:rFonts w:cs="黑体" w:asciiTheme="minorEastAsia" w:hAnsiTheme="minorEastAsia" w:eastAsiaTheme="minorEastAsia"/>
              <w:sz w:val="52"/>
              <w:szCs w:val="52"/>
              <w:lang w:eastAsia="zh-CN"/>
            </w:rPr>
          </w:rPrChange>
        </w:rPr>
      </w:pPr>
    </w:p>
    <w:p w14:paraId="07A57FF4">
      <w:pPr>
        <w:tabs>
          <w:tab w:val="left" w:pos="6039"/>
        </w:tabs>
        <w:spacing w:before="355"/>
        <w:ind w:left="138" w:right="36"/>
        <w:rPr>
          <w:del w:id="465" w:author="随遇而安" w:date="2023-08-11T14:54:23Z"/>
          <w:rFonts w:cs="黑体" w:asciiTheme="minorEastAsia" w:hAnsiTheme="minorEastAsia" w:eastAsiaTheme="minorEastAsia"/>
          <w:b/>
          <w:color w:val="auto"/>
          <w:sz w:val="28"/>
          <w:szCs w:val="28"/>
          <w:lang w:eastAsia="zh-CN"/>
          <w:rPrChange w:id="466" w:author="随遇而安" w:date="2023-08-11T14:56:22Z">
            <w:rPr>
              <w:del w:id="467" w:author="随遇而安" w:date="2023-08-11T14:54:23Z"/>
              <w:rFonts w:cs="黑体" w:asciiTheme="minorEastAsia" w:hAnsiTheme="minorEastAsia" w:eastAsiaTheme="minorEastAsia"/>
              <w:b/>
              <w:sz w:val="28"/>
              <w:szCs w:val="28"/>
              <w:lang w:eastAsia="zh-CN"/>
            </w:rPr>
          </w:rPrChange>
        </w:rPr>
      </w:pPr>
      <w:del w:id="468" w:author="随遇而安" w:date="2023-08-11T14:54:23Z">
        <w:r>
          <w:rPr>
            <w:rFonts w:hint="eastAsia" w:cs="黑体" w:asciiTheme="minorEastAsia" w:hAnsiTheme="minorEastAsia" w:eastAsiaTheme="minorEastAsia"/>
            <w:b/>
            <w:color w:val="auto"/>
            <w:sz w:val="28"/>
            <w:szCs w:val="28"/>
            <w:lang w:eastAsia="zh-CN"/>
            <w:rPrChange w:id="469" w:author="随遇而安" w:date="2023-08-11T14:56:22Z">
              <w:rPr>
                <w:rFonts w:hint="eastAsia" w:cs="黑体" w:asciiTheme="minorEastAsia" w:hAnsiTheme="minorEastAsia" w:eastAsiaTheme="minorEastAsia"/>
                <w:b/>
                <w:sz w:val="28"/>
                <w:szCs w:val="28"/>
                <w:lang w:eastAsia="zh-CN"/>
              </w:rPr>
            </w:rPrChange>
          </w:rPr>
          <w:delText>202</w:delText>
        </w:r>
      </w:del>
      <w:del w:id="470" w:author="随遇而安" w:date="2023-08-11T14:54:23Z">
        <w:r>
          <w:rPr>
            <w:rFonts w:hint="eastAsia" w:cs="黑体" w:asciiTheme="minorEastAsia" w:hAnsiTheme="minorEastAsia" w:eastAsiaTheme="minorEastAsia"/>
            <w:b/>
            <w:color w:val="auto"/>
            <w:sz w:val="28"/>
            <w:szCs w:val="28"/>
            <w:lang w:val="en-US" w:eastAsia="zh-CN"/>
            <w:rPrChange w:id="471" w:author="随遇而安" w:date="2023-08-11T14:56:22Z">
              <w:rPr>
                <w:rFonts w:hint="eastAsia" w:cs="黑体" w:asciiTheme="minorEastAsia" w:hAnsiTheme="minorEastAsia" w:eastAsiaTheme="minorEastAsia"/>
                <w:b/>
                <w:sz w:val="28"/>
                <w:szCs w:val="28"/>
                <w:lang w:val="en-US" w:eastAsia="zh-CN"/>
              </w:rPr>
            </w:rPrChange>
          </w:rPr>
          <w:delText>3</w:delText>
        </w:r>
      </w:del>
      <w:del w:id="472" w:author="随遇而安" w:date="2023-08-11T14:54:23Z">
        <w:r>
          <w:rPr>
            <w:rFonts w:hint="eastAsia" w:cs="黑体" w:asciiTheme="minorEastAsia" w:hAnsiTheme="minorEastAsia" w:eastAsiaTheme="minorEastAsia"/>
            <w:b/>
            <w:color w:val="auto"/>
            <w:sz w:val="28"/>
            <w:szCs w:val="28"/>
            <w:lang w:eastAsia="zh-CN"/>
            <w:rPrChange w:id="473" w:author="随遇而安" w:date="2023-08-11T14:56:22Z">
              <w:rPr>
                <w:rFonts w:hint="eastAsia" w:cs="黑体" w:asciiTheme="minorEastAsia" w:hAnsiTheme="minorEastAsia" w:eastAsiaTheme="minorEastAsia"/>
                <w:b/>
                <w:sz w:val="28"/>
                <w:szCs w:val="28"/>
                <w:lang w:eastAsia="zh-CN"/>
              </w:rPr>
            </w:rPrChange>
          </w:rPr>
          <w:delText>-</w:delText>
        </w:r>
      </w:del>
      <w:del w:id="474" w:author="随遇而安" w:date="2023-08-11T14:54:23Z">
        <w:r>
          <w:rPr>
            <w:rFonts w:hint="eastAsia" w:cs="黑体" w:asciiTheme="minorEastAsia" w:hAnsiTheme="minorEastAsia" w:eastAsiaTheme="minorEastAsia"/>
            <w:b/>
            <w:color w:val="auto"/>
            <w:sz w:val="28"/>
            <w:szCs w:val="28"/>
            <w:lang w:val="en-US" w:eastAsia="zh-CN"/>
            <w:rPrChange w:id="475" w:author="随遇而安" w:date="2023-08-11T14:56:22Z">
              <w:rPr>
                <w:rFonts w:hint="eastAsia" w:cs="黑体" w:asciiTheme="minorEastAsia" w:hAnsiTheme="minorEastAsia" w:eastAsiaTheme="minorEastAsia"/>
                <w:b/>
                <w:sz w:val="28"/>
                <w:szCs w:val="28"/>
                <w:lang w:val="en-US" w:eastAsia="zh-CN"/>
              </w:rPr>
            </w:rPrChange>
          </w:rPr>
          <w:delText>4</w:delText>
        </w:r>
      </w:del>
      <w:del w:id="476" w:author="随遇而安" w:date="2023-08-11T14:54:23Z">
        <w:r>
          <w:rPr>
            <w:rFonts w:cs="黑体" w:asciiTheme="minorEastAsia" w:hAnsiTheme="minorEastAsia" w:eastAsiaTheme="minorEastAsia"/>
            <w:b/>
            <w:color w:val="auto"/>
            <w:sz w:val="28"/>
            <w:szCs w:val="28"/>
            <w:lang w:eastAsia="zh-CN"/>
            <w:rPrChange w:id="477" w:author="随遇而安" w:date="2023-08-11T14:56:22Z">
              <w:rPr>
                <w:rFonts w:cs="黑体" w:asciiTheme="minorEastAsia" w:hAnsiTheme="minorEastAsia" w:eastAsiaTheme="minorEastAsia"/>
                <w:b/>
                <w:sz w:val="28"/>
                <w:szCs w:val="28"/>
                <w:lang w:eastAsia="zh-CN"/>
              </w:rPr>
            </w:rPrChange>
          </w:rPr>
          <w:delText>发布</w:delText>
        </w:r>
      </w:del>
      <w:del w:id="478" w:author="随遇而安" w:date="2023-08-11T14:54:23Z">
        <w:r>
          <w:rPr>
            <w:rFonts w:cs="黑体" w:asciiTheme="minorEastAsia" w:hAnsiTheme="minorEastAsia" w:eastAsiaTheme="minorEastAsia"/>
            <w:b/>
            <w:color w:val="auto"/>
            <w:sz w:val="28"/>
            <w:szCs w:val="28"/>
            <w:lang w:eastAsia="zh-CN"/>
            <w:rPrChange w:id="479" w:author="随遇而安" w:date="2023-08-11T14:56:22Z">
              <w:rPr>
                <w:rFonts w:cs="黑体" w:asciiTheme="minorEastAsia" w:hAnsiTheme="minorEastAsia" w:eastAsiaTheme="minorEastAsia"/>
                <w:b/>
                <w:sz w:val="28"/>
                <w:szCs w:val="28"/>
                <w:lang w:eastAsia="zh-CN"/>
              </w:rPr>
            </w:rPrChange>
          </w:rPr>
          <w:tab/>
        </w:r>
      </w:del>
      <w:del w:id="480" w:author="随遇而安" w:date="2023-08-11T14:54:23Z">
        <w:r>
          <w:rPr>
            <w:rFonts w:cs="黑体" w:asciiTheme="minorEastAsia" w:hAnsiTheme="minorEastAsia" w:eastAsiaTheme="minorEastAsia"/>
            <w:b/>
            <w:color w:val="auto"/>
            <w:sz w:val="28"/>
            <w:szCs w:val="28"/>
            <w:lang w:eastAsia="zh-CN"/>
            <w:rPrChange w:id="481" w:author="随遇而安" w:date="2023-08-11T14:56:22Z">
              <w:rPr>
                <w:rFonts w:cs="黑体" w:asciiTheme="minorEastAsia" w:hAnsiTheme="minorEastAsia" w:eastAsiaTheme="minorEastAsia"/>
                <w:b/>
                <w:sz w:val="28"/>
                <w:szCs w:val="28"/>
                <w:lang w:eastAsia="zh-CN"/>
              </w:rPr>
            </w:rPrChange>
          </w:rPr>
          <w:delText>202</w:delText>
        </w:r>
      </w:del>
      <w:del w:id="482" w:author="随遇而安" w:date="2023-08-11T14:54:23Z">
        <w:r>
          <w:rPr>
            <w:rFonts w:hint="eastAsia" w:cs="黑体" w:asciiTheme="minorEastAsia" w:hAnsiTheme="minorEastAsia" w:eastAsiaTheme="minorEastAsia"/>
            <w:b/>
            <w:color w:val="auto"/>
            <w:sz w:val="28"/>
            <w:szCs w:val="28"/>
            <w:lang w:val="en-US" w:eastAsia="zh-CN"/>
            <w:rPrChange w:id="483" w:author="随遇而安" w:date="2023-08-11T14:56:22Z">
              <w:rPr>
                <w:rFonts w:hint="eastAsia" w:cs="黑体" w:asciiTheme="minorEastAsia" w:hAnsiTheme="minorEastAsia" w:eastAsiaTheme="minorEastAsia"/>
                <w:b/>
                <w:sz w:val="28"/>
                <w:szCs w:val="28"/>
                <w:lang w:val="en-US" w:eastAsia="zh-CN"/>
              </w:rPr>
            </w:rPrChange>
          </w:rPr>
          <w:delText>3</w:delText>
        </w:r>
      </w:del>
      <w:del w:id="484" w:author="随遇而安" w:date="2023-08-11T14:54:23Z">
        <w:r>
          <w:rPr>
            <w:rFonts w:cs="黑体" w:asciiTheme="minorEastAsia" w:hAnsiTheme="minorEastAsia" w:eastAsiaTheme="minorEastAsia"/>
            <w:b/>
            <w:color w:val="auto"/>
            <w:sz w:val="28"/>
            <w:szCs w:val="28"/>
            <w:lang w:eastAsia="zh-CN"/>
            <w:rPrChange w:id="485" w:author="随遇而安" w:date="2023-08-11T14:56:22Z">
              <w:rPr>
                <w:rFonts w:cs="黑体" w:asciiTheme="minorEastAsia" w:hAnsiTheme="minorEastAsia" w:eastAsiaTheme="minorEastAsia"/>
                <w:b/>
                <w:sz w:val="28"/>
                <w:szCs w:val="28"/>
                <w:lang w:eastAsia="zh-CN"/>
              </w:rPr>
            </w:rPrChange>
          </w:rPr>
          <w:delText>-</w:delText>
        </w:r>
      </w:del>
      <w:del w:id="486" w:author="随遇而安" w:date="2023-08-11T14:54:23Z">
        <w:r>
          <w:rPr>
            <w:rFonts w:hint="eastAsia" w:cs="黑体" w:asciiTheme="minorEastAsia" w:hAnsiTheme="minorEastAsia" w:eastAsiaTheme="minorEastAsia"/>
            <w:b/>
            <w:color w:val="auto"/>
            <w:sz w:val="28"/>
            <w:szCs w:val="28"/>
            <w:lang w:val="en-US" w:eastAsia="zh-CN"/>
            <w:rPrChange w:id="487" w:author="随遇而安" w:date="2023-08-11T14:56:22Z">
              <w:rPr>
                <w:rFonts w:hint="eastAsia" w:cs="黑体" w:asciiTheme="minorEastAsia" w:hAnsiTheme="minorEastAsia" w:eastAsiaTheme="minorEastAsia"/>
                <w:b/>
                <w:sz w:val="28"/>
                <w:szCs w:val="28"/>
                <w:lang w:val="en-US" w:eastAsia="zh-CN"/>
              </w:rPr>
            </w:rPrChange>
          </w:rPr>
          <w:delText>4</w:delText>
        </w:r>
      </w:del>
      <w:del w:id="488" w:author="随遇而安" w:date="2023-08-11T14:54:23Z">
        <w:r>
          <w:rPr>
            <w:rFonts w:cs="黑体" w:asciiTheme="minorEastAsia" w:hAnsiTheme="minorEastAsia" w:eastAsiaTheme="minorEastAsia"/>
            <w:b/>
            <w:color w:val="auto"/>
            <w:spacing w:val="-3"/>
            <w:sz w:val="28"/>
            <w:szCs w:val="28"/>
            <w:lang w:eastAsia="zh-CN"/>
            <w:rPrChange w:id="489" w:author="随遇而安" w:date="2023-08-11T14:56:22Z">
              <w:rPr>
                <w:rFonts w:cs="黑体" w:asciiTheme="minorEastAsia" w:hAnsiTheme="minorEastAsia" w:eastAsiaTheme="minorEastAsia"/>
                <w:b/>
                <w:spacing w:val="-3"/>
                <w:sz w:val="28"/>
                <w:szCs w:val="28"/>
                <w:lang w:eastAsia="zh-CN"/>
              </w:rPr>
            </w:rPrChange>
          </w:rPr>
          <w:delText>实施</w:delText>
        </w:r>
      </w:del>
    </w:p>
    <w:p w14:paraId="574CD4DE">
      <w:pPr>
        <w:spacing w:line="40" w:lineRule="exact"/>
        <w:ind w:left="118"/>
        <w:rPr>
          <w:del w:id="490" w:author="随遇而安" w:date="2023-08-11T14:54:23Z"/>
          <w:rFonts w:cs="黑体" w:asciiTheme="minorEastAsia" w:hAnsiTheme="minorEastAsia" w:eastAsiaTheme="minorEastAsia"/>
          <w:color w:val="auto"/>
          <w:sz w:val="4"/>
          <w:szCs w:val="4"/>
          <w:rPrChange w:id="491" w:author="随遇而安" w:date="2023-08-11T14:56:22Z">
            <w:rPr>
              <w:del w:id="492" w:author="随遇而安" w:date="2023-08-11T14:54:23Z"/>
              <w:rFonts w:cs="黑体" w:asciiTheme="minorEastAsia" w:hAnsiTheme="minorEastAsia" w:eastAsiaTheme="minorEastAsia"/>
              <w:sz w:val="4"/>
              <w:szCs w:val="4"/>
            </w:rPr>
          </w:rPrChange>
        </w:rPr>
      </w:pPr>
      <w:del w:id="493" w:author="随遇而安" w:date="2023-08-11T14:54:23Z">
        <w:r>
          <w:rPr>
            <w:rFonts w:cs="黑体" w:asciiTheme="minorEastAsia" w:hAnsiTheme="minorEastAsia" w:eastAsiaTheme="minorEastAsia"/>
            <w:color w:val="auto"/>
            <w:sz w:val="4"/>
            <w:szCs w:val="4"/>
            <w:lang w:eastAsia="zh-CN"/>
            <w:rPrChange w:id="496" w:author="随遇而安" w:date="2023-08-11T14:56:22Z">
              <w:rPr>
                <w:rFonts w:cs="黑体" w:asciiTheme="minorEastAsia" w:hAnsiTheme="minorEastAsia" w:eastAsiaTheme="minorEastAsia"/>
                <w:sz w:val="4"/>
                <w:szCs w:val="4"/>
                <w:lang w:eastAsia="zh-CN"/>
              </w:rPr>
            </w:rPrChange>
          </w:rPr>
          <mc:AlternateContent>
            <mc:Choice Requires="wpg">
              <w:drawing>
                <wp:inline distT="0" distB="0" distL="114300" distR="114300">
                  <wp:extent cx="5180330" cy="45085"/>
                  <wp:effectExtent l="0" t="12700" r="0" b="0"/>
                  <wp:docPr id="445" name="Group 5"/>
                  <wp:cNvGraphicFramePr/>
                  <a:graphic xmlns:a="http://schemas.openxmlformats.org/drawingml/2006/main">
                    <a:graphicData uri="http://schemas.microsoft.com/office/word/2010/wordprocessingGroup">
                      <wpg:wgp>
                        <wpg:cNvGrpSpPr/>
                        <wpg:grpSpPr>
                          <a:xfrm>
                            <a:off x="0" y="0"/>
                            <a:ext cx="5180330" cy="45085"/>
                            <a:chOff x="0" y="0"/>
                            <a:chExt cx="9040" cy="40203"/>
                          </a:xfrm>
                        </wpg:grpSpPr>
                        <wpg:grpSp>
                          <wpg:cNvPr id="444" name="Group 6"/>
                          <wpg:cNvGrpSpPr/>
                          <wpg:grpSpPr>
                            <a:xfrm>
                              <a:off x="20" y="20"/>
                              <a:ext cx="9000" cy="2"/>
                              <a:chOff x="20" y="20"/>
                              <a:chExt cx="9000" cy="2"/>
                            </a:xfrm>
                          </wpg:grpSpPr>
                          <wps:wsp>
                            <wps:cNvPr id="443" name="Freeform 7"/>
                            <wps:cNvSpPr/>
                            <wps:spPr>
                              <a:xfrm>
                                <a:off x="20" y="20"/>
                                <a:ext cx="9000" cy="2"/>
                              </a:xfrm>
                              <a:custGeom>
                                <a:avLst/>
                                <a:gdLst>
                                  <a:gd name="A1" fmla="val 0"/>
                                  <a:gd name="A2" fmla="val 0"/>
                                  <a:gd name="A3" fmla="val 0"/>
                                </a:gdLst>
                                <a:ahLst/>
                                <a:cxnLst>
                                  <a:cxn ang="0">
                                    <a:pos x="0" y="0"/>
                                  </a:cxn>
                                  <a:cxn ang="0">
                                    <a:pos x="9000"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5" o:spid="_x0000_s1026" o:spt="203" style="height:3.55pt;width:407.9pt;" coordsize="9040,40203" o:gfxdata="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XJgl1AAAAAMBAAAPAAAAAAAAAAEAIAAAACIAAABkcnMvZG93bnJldi54&#10;bWxQSwECFAAUAAAACACHTuJADtK4ZuICAADHBwAADgAAAAAAAAABACAAAAAjAQAAZHJzL2Uyb0Rv&#10;Yy54bWxQSwUGAAAAAAYABgBZAQAAdwYAAAAA&#10;">
                  <o:lock v:ext="edit" aspectratio="f"/>
                  <v:group id="Group 6" o:spid="_x0000_s1026" o:spt="203" style="position:absolute;left:20;top:20;height:2;width:9000;" coordorigin="20,20" coordsize="9000,2" o:gfxdata="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mlgZa+AAAA3AAAAA8AAAAAAAAAAQAgAAAAIgAAAGRycy9kb3ducmV2Lnht&#10;bFBLAQIUABQAAAAIAIdO4kAzLwWeOwAAADkAAAAVAAAAAAAAAAEAIAAAAA0BAABkcnMvZ3JvdXBz&#10;aGFwZXhtbC54bWxQSwUGAAAAAAYABgBgAQAAygMAAAAA&#10;">
                    <o:lock v:ext="edit" aspectratio="f"/>
                    <v:shape id="Freeform 7" o:spid="_x0000_s1026" o:spt="100" style="position:absolute;left:20;top:20;height:2;width:9000;" filled="f" stroked="t" coordsize="9000,1" o:gfxdata="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hQUmrsAAADc&#10;AAAADwAAAAAAAAABACAAAAAiAAAAZHJzL2Rvd25yZXYueG1sUEsBAhQAFAAAAAgAh07iQDMvBZ47&#10;AAAAOQAAABAAAAAAAAAAAQAgAAAACgEAAGRycy9zaGFwZXhtbC54bWxQSwUGAAAAAAYABgBbAQAA&#10;tAMAAAAA&#10;" path="m0,0l9000,0e">
                      <v:path o:connectlocs="0,0;9000,0" o:connectangles="0,0"/>
                      <v:fill on="f" focussize="0,0"/>
                      <v:stroke weight="2pt" color="#000000" joinstyle="round"/>
                      <v:imagedata o:title=""/>
                      <o:lock v:ext="edit" aspectratio="f"/>
                    </v:shape>
                  </v:group>
                  <w10:wrap type="none"/>
                  <w10:anchorlock/>
                </v:group>
              </w:pict>
            </mc:Fallback>
          </mc:AlternateContent>
        </w:r>
      </w:del>
    </w:p>
    <w:p w14:paraId="74B308D2">
      <w:pPr>
        <w:spacing w:before="8"/>
        <w:rPr>
          <w:del w:id="497" w:author="随遇而安" w:date="2023-08-11T14:54:23Z"/>
          <w:rFonts w:cs="黑体" w:asciiTheme="minorEastAsia" w:hAnsiTheme="minorEastAsia" w:eastAsiaTheme="minorEastAsia"/>
          <w:color w:val="auto"/>
          <w:sz w:val="24"/>
          <w:szCs w:val="24"/>
          <w:rPrChange w:id="498" w:author="随遇而安" w:date="2023-08-11T14:56:22Z">
            <w:rPr>
              <w:del w:id="499" w:author="随遇而安" w:date="2023-08-11T14:54:23Z"/>
              <w:rFonts w:cs="黑体" w:asciiTheme="minorEastAsia" w:hAnsiTheme="minorEastAsia" w:eastAsiaTheme="minorEastAsia"/>
              <w:sz w:val="24"/>
              <w:szCs w:val="24"/>
            </w:rPr>
          </w:rPrChange>
        </w:rPr>
      </w:pPr>
    </w:p>
    <w:p w14:paraId="6944207E">
      <w:pPr>
        <w:jc w:val="center"/>
        <w:rPr>
          <w:del w:id="500" w:author="随遇而安" w:date="2023-08-11T14:54:23Z"/>
          <w:rFonts w:cs="黑体" w:asciiTheme="minorEastAsia" w:hAnsiTheme="minorEastAsia" w:eastAsiaTheme="minorEastAsia"/>
          <w:color w:val="auto"/>
          <w:sz w:val="32"/>
          <w:szCs w:val="32"/>
          <w:lang w:eastAsia="zh-CN"/>
          <w:rPrChange w:id="501" w:author="随遇而安" w:date="2023-08-11T14:56:22Z">
            <w:rPr>
              <w:del w:id="502" w:author="随遇而安" w:date="2023-08-11T14:54:23Z"/>
              <w:rFonts w:cs="黑体" w:asciiTheme="minorEastAsia" w:hAnsiTheme="minorEastAsia" w:eastAsiaTheme="minorEastAsia"/>
              <w:sz w:val="32"/>
              <w:szCs w:val="32"/>
              <w:lang w:eastAsia="zh-CN"/>
            </w:rPr>
          </w:rPrChange>
        </w:rPr>
        <w:sectPr>
          <w:headerReference r:id="rId5" w:type="default"/>
          <w:footerReference r:id="rId6" w:type="default"/>
          <w:pgSz w:w="11907" w:h="16839"/>
          <w:pgMar w:top="1507" w:right="1471" w:bottom="1268" w:left="1390" w:header="852" w:footer="1091" w:gutter="0"/>
          <w:pgNumType w:fmt="decimal"/>
          <w:cols w:space="720" w:num="1"/>
          <w:docGrid w:linePitch="299" w:charSpace="0"/>
        </w:sectPr>
      </w:pPr>
      <w:del w:id="503" w:author="随遇而安" w:date="2023-08-11T14:54:23Z">
        <w:r>
          <w:rPr>
            <w:rFonts w:hint="eastAsia" w:cs="黑体" w:asciiTheme="minorEastAsia" w:hAnsiTheme="minorEastAsia" w:eastAsiaTheme="minorEastAsia"/>
            <w:b/>
            <w:color w:val="auto"/>
            <w:w w:val="95"/>
            <w:sz w:val="32"/>
            <w:szCs w:val="32"/>
            <w:lang w:eastAsia="zh-CN"/>
            <w:rPrChange w:id="504" w:author="随遇而安" w:date="2023-08-11T14:56:22Z">
              <w:rPr>
                <w:rFonts w:hint="eastAsia" w:cs="黑体" w:asciiTheme="minorEastAsia" w:hAnsiTheme="minorEastAsia" w:eastAsiaTheme="minorEastAsia"/>
                <w:b/>
                <w:w w:val="95"/>
                <w:sz w:val="32"/>
                <w:szCs w:val="32"/>
                <w:lang w:eastAsia="zh-CN"/>
              </w:rPr>
            </w:rPrChange>
          </w:rPr>
          <w:delText>宁津北控城市环境服务有限公司</w:delText>
        </w:r>
      </w:del>
    </w:p>
    <w:p w14:paraId="5F5E4909">
      <w:pPr>
        <w:rPr>
          <w:del w:id="505" w:author="随遇而安" w:date="2023-08-11T14:54:23Z"/>
          <w:color w:val="auto"/>
          <w:lang w:eastAsia="zh-CN"/>
          <w:rPrChange w:id="506" w:author="随遇而安" w:date="2023-08-11T14:56:22Z">
            <w:rPr>
              <w:del w:id="507" w:author="随遇而安" w:date="2023-08-11T14:54:23Z"/>
              <w:lang w:eastAsia="zh-CN"/>
            </w:rPr>
          </w:rPrChange>
        </w:rPr>
      </w:pPr>
    </w:p>
    <w:p w14:paraId="75D0C954">
      <w:pPr>
        <w:spacing w:line="387" w:lineRule="exact"/>
        <w:jc w:val="center"/>
        <w:rPr>
          <w:del w:id="508" w:author="随遇而安" w:date="2023-08-11T14:54:23Z"/>
          <w:rFonts w:cs="黑体" w:asciiTheme="minorEastAsia" w:hAnsiTheme="minorEastAsia" w:eastAsiaTheme="minorEastAsia"/>
          <w:color w:val="auto"/>
          <w:sz w:val="30"/>
          <w:szCs w:val="30"/>
          <w:lang w:eastAsia="zh-CN"/>
          <w:rPrChange w:id="509" w:author="随遇而安" w:date="2023-08-11T14:56:22Z">
            <w:rPr>
              <w:del w:id="510" w:author="随遇而安" w:date="2023-08-11T14:54:23Z"/>
              <w:rFonts w:cs="黑体" w:asciiTheme="minorEastAsia" w:hAnsiTheme="minorEastAsia" w:eastAsiaTheme="minorEastAsia"/>
              <w:sz w:val="30"/>
              <w:szCs w:val="30"/>
              <w:lang w:eastAsia="zh-CN"/>
            </w:rPr>
          </w:rPrChange>
        </w:rPr>
      </w:pPr>
      <w:del w:id="511" w:author="随遇而安" w:date="2023-08-11T14:54:23Z">
        <w:r>
          <w:rPr>
            <w:rFonts w:cs="黑体" w:asciiTheme="minorEastAsia" w:hAnsiTheme="minorEastAsia" w:eastAsiaTheme="minorEastAsia"/>
            <w:color w:val="auto"/>
            <w:sz w:val="30"/>
            <w:szCs w:val="30"/>
            <w:lang w:eastAsia="zh-CN"/>
            <w:rPrChange w:id="512" w:author="随遇而安" w:date="2023-08-11T14:56:22Z">
              <w:rPr>
                <w:rFonts w:cs="黑体" w:asciiTheme="minorEastAsia" w:hAnsiTheme="minorEastAsia" w:eastAsiaTheme="minorEastAsia"/>
                <w:sz w:val="30"/>
                <w:szCs w:val="30"/>
                <w:lang w:eastAsia="zh-CN"/>
              </w:rPr>
            </w:rPrChange>
          </w:rPr>
          <w:delText>制度控制表</w:delText>
        </w:r>
      </w:del>
    </w:p>
    <w:p w14:paraId="2FD571D7">
      <w:pPr>
        <w:rPr>
          <w:del w:id="513" w:author="随遇而安" w:date="2023-08-11T14:54:23Z"/>
          <w:color w:val="auto"/>
          <w:rPrChange w:id="514" w:author="随遇而安" w:date="2023-08-11T14:56:22Z">
            <w:rPr>
              <w:del w:id="515" w:author="随遇而安" w:date="2023-08-11T14:54:23Z"/>
            </w:rPr>
          </w:rPrChange>
        </w:rPr>
      </w:pPr>
    </w:p>
    <w:tbl>
      <w:tblPr>
        <w:tblStyle w:val="8"/>
        <w:tblW w:w="5000" w:type="pct"/>
        <w:tblInd w:w="0" w:type="dxa"/>
        <w:tblLayout w:type="autofit"/>
        <w:tblCellMar>
          <w:top w:w="0" w:type="dxa"/>
          <w:left w:w="108" w:type="dxa"/>
          <w:bottom w:w="0" w:type="dxa"/>
          <w:right w:w="108" w:type="dxa"/>
        </w:tblCellMar>
      </w:tblPr>
      <w:tblGrid>
        <w:gridCol w:w="1117"/>
        <w:gridCol w:w="906"/>
        <w:gridCol w:w="1374"/>
        <w:gridCol w:w="1343"/>
        <w:gridCol w:w="676"/>
        <w:gridCol w:w="1015"/>
        <w:gridCol w:w="926"/>
        <w:gridCol w:w="1076"/>
        <w:gridCol w:w="829"/>
      </w:tblGrid>
      <w:tr w14:paraId="2A9B19D6">
        <w:tblPrEx>
          <w:tblCellMar>
            <w:top w:w="0" w:type="dxa"/>
            <w:left w:w="108" w:type="dxa"/>
            <w:bottom w:w="0" w:type="dxa"/>
            <w:right w:w="108" w:type="dxa"/>
          </w:tblCellMar>
        </w:tblPrEx>
        <w:trPr>
          <w:trHeight w:val="780" w:hRule="atLeast"/>
          <w:del w:id="516" w:author="随遇而安" w:date="2023-08-11T14:54:23Z"/>
        </w:trPr>
        <w:tc>
          <w:tcPr>
            <w:tcW w:w="603" w:type="pct"/>
            <w:tcBorders>
              <w:top w:val="single" w:color="auto" w:sz="4" w:space="0"/>
              <w:left w:val="single" w:color="auto" w:sz="4" w:space="0"/>
              <w:bottom w:val="single" w:color="auto" w:sz="4" w:space="0"/>
              <w:right w:val="single" w:color="auto" w:sz="4" w:space="0"/>
            </w:tcBorders>
            <w:shd w:val="clear" w:color="auto" w:fill="auto"/>
            <w:vAlign w:val="center"/>
          </w:tcPr>
          <w:p w14:paraId="206DBC2D">
            <w:pPr>
              <w:widowControl/>
              <w:jc w:val="center"/>
              <w:rPr>
                <w:del w:id="517" w:author="随遇而安" w:date="2023-08-11T14:54:23Z"/>
                <w:rFonts w:ascii="宋体" w:hAnsi="宋体" w:eastAsia="宋体" w:cs="宋体"/>
                <w:color w:val="auto"/>
                <w:sz w:val="20"/>
                <w:szCs w:val="20"/>
                <w:lang w:eastAsia="zh-CN"/>
                <w:rPrChange w:id="518" w:author="随遇而安" w:date="2023-08-11T14:56:22Z">
                  <w:rPr>
                    <w:del w:id="519" w:author="随遇而安" w:date="2023-08-11T14:54:23Z"/>
                    <w:rFonts w:ascii="宋体" w:hAnsi="宋体" w:eastAsia="宋体" w:cs="宋体"/>
                    <w:sz w:val="20"/>
                    <w:szCs w:val="20"/>
                    <w:lang w:eastAsia="zh-CN"/>
                  </w:rPr>
                </w:rPrChange>
              </w:rPr>
            </w:pPr>
            <w:del w:id="520" w:author="随遇而安" w:date="2023-08-11T14:54:23Z">
              <w:r>
                <w:rPr>
                  <w:rFonts w:hint="eastAsia" w:ascii="宋体" w:hAnsi="宋体" w:eastAsia="宋体" w:cs="宋体"/>
                  <w:color w:val="auto"/>
                  <w:sz w:val="20"/>
                  <w:szCs w:val="20"/>
                  <w:lang w:eastAsia="zh-CN"/>
                  <w:rPrChange w:id="521" w:author="随遇而安" w:date="2023-08-11T14:56:22Z">
                    <w:rPr>
                      <w:rFonts w:hint="eastAsia" w:ascii="宋体" w:hAnsi="宋体" w:eastAsia="宋体" w:cs="宋体"/>
                      <w:sz w:val="20"/>
                      <w:szCs w:val="20"/>
                      <w:lang w:eastAsia="zh-CN"/>
                    </w:rPr>
                  </w:rPrChange>
                </w:rPr>
                <w:delText>制度名称</w:delText>
              </w:r>
            </w:del>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4DDB0355">
            <w:pPr>
              <w:widowControl/>
              <w:rPr>
                <w:del w:id="522" w:author="随遇而安" w:date="2023-08-11T14:54:23Z"/>
                <w:rFonts w:ascii="宋体" w:hAnsi="宋体" w:eastAsia="宋体" w:cs="宋体"/>
                <w:b/>
                <w:bCs/>
                <w:color w:val="auto"/>
                <w:sz w:val="20"/>
                <w:szCs w:val="20"/>
                <w:lang w:eastAsia="zh-CN"/>
                <w:rPrChange w:id="523" w:author="随遇而安" w:date="2023-08-11T14:56:22Z">
                  <w:rPr>
                    <w:del w:id="524" w:author="随遇而安" w:date="2023-08-11T14:54:23Z"/>
                    <w:rFonts w:ascii="宋体" w:hAnsi="宋体" w:eastAsia="宋体" w:cs="宋体"/>
                    <w:b/>
                    <w:bCs/>
                    <w:sz w:val="20"/>
                    <w:szCs w:val="20"/>
                    <w:lang w:eastAsia="zh-CN"/>
                  </w:rPr>
                </w:rPrChange>
              </w:rPr>
            </w:pPr>
            <w:del w:id="525" w:author="随遇而安" w:date="2023-08-11T14:54:23Z">
              <w:r>
                <w:rPr>
                  <w:rFonts w:hint="eastAsia" w:ascii="宋体" w:hAnsi="宋体" w:eastAsia="宋体" w:cs="宋体"/>
                  <w:b/>
                  <w:bCs/>
                  <w:color w:val="auto"/>
                  <w:sz w:val="20"/>
                  <w:szCs w:val="20"/>
                  <w:lang w:eastAsia="zh-CN"/>
                  <w:rPrChange w:id="526" w:author="随遇而安" w:date="2023-08-11T14:56:22Z">
                    <w:rPr>
                      <w:rFonts w:hint="eastAsia" w:ascii="宋体" w:hAnsi="宋体" w:eastAsia="宋体" w:cs="宋体"/>
                      <w:b/>
                      <w:bCs/>
                      <w:sz w:val="20"/>
                      <w:szCs w:val="20"/>
                      <w:lang w:eastAsia="zh-CN"/>
                    </w:rPr>
                  </w:rPrChange>
                </w:rPr>
                <w:delText>宁津北控城市环境服务有限公司HSE教育培训制度</w:delText>
              </w:r>
            </w:del>
          </w:p>
        </w:tc>
      </w:tr>
      <w:tr w14:paraId="3DA87C51">
        <w:tblPrEx>
          <w:tblCellMar>
            <w:top w:w="0" w:type="dxa"/>
            <w:left w:w="108" w:type="dxa"/>
            <w:bottom w:w="0" w:type="dxa"/>
            <w:right w:w="108" w:type="dxa"/>
          </w:tblCellMar>
        </w:tblPrEx>
        <w:trPr>
          <w:trHeight w:val="780" w:hRule="atLeast"/>
          <w:del w:id="527" w:author="随遇而安" w:date="2023-08-11T14:54:23Z"/>
        </w:trPr>
        <w:tc>
          <w:tcPr>
            <w:tcW w:w="603" w:type="pct"/>
            <w:tcBorders>
              <w:top w:val="nil"/>
              <w:left w:val="single" w:color="auto" w:sz="4" w:space="0"/>
              <w:bottom w:val="single" w:color="auto" w:sz="4" w:space="0"/>
              <w:right w:val="single" w:color="auto" w:sz="4" w:space="0"/>
            </w:tcBorders>
            <w:shd w:val="clear" w:color="auto" w:fill="auto"/>
            <w:vAlign w:val="center"/>
          </w:tcPr>
          <w:p w14:paraId="0CF84E01">
            <w:pPr>
              <w:widowControl/>
              <w:jc w:val="center"/>
              <w:rPr>
                <w:del w:id="528" w:author="随遇而安" w:date="2023-08-11T14:54:23Z"/>
                <w:rFonts w:ascii="宋体" w:hAnsi="宋体" w:eastAsia="宋体" w:cs="宋体"/>
                <w:color w:val="auto"/>
                <w:sz w:val="20"/>
                <w:szCs w:val="20"/>
                <w:lang w:eastAsia="zh-CN"/>
                <w:rPrChange w:id="529" w:author="随遇而安" w:date="2023-08-11T14:56:22Z">
                  <w:rPr>
                    <w:del w:id="530" w:author="随遇而安" w:date="2023-08-11T14:54:23Z"/>
                    <w:rFonts w:ascii="宋体" w:hAnsi="宋体" w:eastAsia="宋体" w:cs="宋体"/>
                    <w:sz w:val="20"/>
                    <w:szCs w:val="20"/>
                    <w:lang w:eastAsia="zh-CN"/>
                  </w:rPr>
                </w:rPrChange>
              </w:rPr>
            </w:pPr>
            <w:del w:id="531" w:author="随遇而安" w:date="2023-08-11T14:54:23Z">
              <w:r>
                <w:rPr>
                  <w:rFonts w:hint="eastAsia" w:ascii="宋体" w:hAnsi="宋体" w:eastAsia="宋体" w:cs="宋体"/>
                  <w:color w:val="auto"/>
                  <w:sz w:val="20"/>
                  <w:szCs w:val="20"/>
                  <w:lang w:eastAsia="zh-CN"/>
                  <w:rPrChange w:id="532" w:author="随遇而安" w:date="2023-08-11T14:56:22Z">
                    <w:rPr>
                      <w:rFonts w:hint="eastAsia" w:ascii="宋体" w:hAnsi="宋体" w:eastAsia="宋体" w:cs="宋体"/>
                      <w:sz w:val="20"/>
                      <w:szCs w:val="20"/>
                      <w:lang w:eastAsia="zh-CN"/>
                    </w:rPr>
                  </w:rPrChange>
                </w:rPr>
                <w:delText>制度编号</w:delText>
              </w:r>
            </w:del>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317C81CE">
            <w:pPr>
              <w:widowControl/>
              <w:rPr>
                <w:del w:id="533" w:author="随遇而安" w:date="2023-08-11T14:54:23Z"/>
                <w:rFonts w:ascii="宋体" w:hAnsi="宋体" w:eastAsia="宋体" w:cs="宋体"/>
                <w:color w:val="auto"/>
                <w:sz w:val="20"/>
                <w:szCs w:val="20"/>
                <w:lang w:eastAsia="zh-CN"/>
                <w:rPrChange w:id="534" w:author="随遇而安" w:date="2023-08-11T14:56:22Z">
                  <w:rPr>
                    <w:del w:id="535" w:author="随遇而安" w:date="2023-08-11T14:54:23Z"/>
                    <w:rFonts w:ascii="宋体" w:hAnsi="宋体" w:eastAsia="宋体" w:cs="宋体"/>
                    <w:sz w:val="20"/>
                    <w:szCs w:val="20"/>
                    <w:lang w:eastAsia="zh-CN"/>
                  </w:rPr>
                </w:rPrChange>
              </w:rPr>
            </w:pPr>
          </w:p>
        </w:tc>
      </w:tr>
      <w:tr w14:paraId="649192A4">
        <w:tblPrEx>
          <w:tblCellMar>
            <w:top w:w="0" w:type="dxa"/>
            <w:left w:w="108" w:type="dxa"/>
            <w:bottom w:w="0" w:type="dxa"/>
            <w:right w:w="108" w:type="dxa"/>
          </w:tblCellMar>
        </w:tblPrEx>
        <w:trPr>
          <w:trHeight w:val="780" w:hRule="atLeast"/>
          <w:del w:id="536" w:author="随遇而安" w:date="2023-08-11T14:54:23Z"/>
        </w:trPr>
        <w:tc>
          <w:tcPr>
            <w:tcW w:w="603" w:type="pct"/>
            <w:tcBorders>
              <w:top w:val="nil"/>
              <w:left w:val="single" w:color="auto" w:sz="4" w:space="0"/>
              <w:bottom w:val="single" w:color="auto" w:sz="4" w:space="0"/>
              <w:right w:val="single" w:color="auto" w:sz="4" w:space="0"/>
            </w:tcBorders>
            <w:shd w:val="clear" w:color="auto" w:fill="auto"/>
            <w:vAlign w:val="center"/>
          </w:tcPr>
          <w:p w14:paraId="1F2F2F10">
            <w:pPr>
              <w:widowControl/>
              <w:jc w:val="center"/>
              <w:rPr>
                <w:del w:id="537" w:author="随遇而安" w:date="2023-08-11T14:54:23Z"/>
                <w:rFonts w:ascii="宋体" w:hAnsi="宋体" w:eastAsia="宋体" w:cs="宋体"/>
                <w:color w:val="auto"/>
                <w:sz w:val="20"/>
                <w:szCs w:val="20"/>
                <w:lang w:eastAsia="zh-CN"/>
                <w:rPrChange w:id="538" w:author="随遇而安" w:date="2023-08-11T14:56:22Z">
                  <w:rPr>
                    <w:del w:id="539" w:author="随遇而安" w:date="2023-08-11T14:54:23Z"/>
                    <w:rFonts w:ascii="宋体" w:hAnsi="宋体" w:eastAsia="宋体" w:cs="宋体"/>
                    <w:sz w:val="20"/>
                    <w:szCs w:val="20"/>
                    <w:lang w:eastAsia="zh-CN"/>
                  </w:rPr>
                </w:rPrChange>
              </w:rPr>
            </w:pPr>
            <w:del w:id="540" w:author="随遇而安" w:date="2023-08-11T14:54:23Z">
              <w:r>
                <w:rPr>
                  <w:rFonts w:hint="eastAsia" w:ascii="宋体" w:hAnsi="宋体" w:eastAsia="宋体" w:cs="宋体"/>
                  <w:color w:val="auto"/>
                  <w:sz w:val="20"/>
                  <w:szCs w:val="20"/>
                  <w:lang w:eastAsia="zh-CN"/>
                  <w:rPrChange w:id="541" w:author="随遇而安" w:date="2023-08-11T14:56:22Z">
                    <w:rPr>
                      <w:rFonts w:hint="eastAsia" w:ascii="宋体" w:hAnsi="宋体" w:eastAsia="宋体" w:cs="宋体"/>
                      <w:sz w:val="20"/>
                      <w:szCs w:val="20"/>
                      <w:lang w:eastAsia="zh-CN"/>
                    </w:rPr>
                  </w:rPrChange>
                </w:rPr>
                <w:delText>版本</w:delText>
              </w:r>
            </w:del>
          </w:p>
        </w:tc>
        <w:tc>
          <w:tcPr>
            <w:tcW w:w="489" w:type="pct"/>
            <w:tcBorders>
              <w:top w:val="nil"/>
              <w:left w:val="nil"/>
              <w:bottom w:val="single" w:color="auto" w:sz="4" w:space="0"/>
              <w:right w:val="single" w:color="auto" w:sz="4" w:space="0"/>
            </w:tcBorders>
            <w:shd w:val="clear" w:color="auto" w:fill="auto"/>
            <w:vAlign w:val="center"/>
          </w:tcPr>
          <w:p w14:paraId="202A2D39">
            <w:pPr>
              <w:widowControl/>
              <w:jc w:val="center"/>
              <w:rPr>
                <w:del w:id="542" w:author="随遇而安" w:date="2023-08-11T14:54:23Z"/>
                <w:rFonts w:ascii="宋体" w:hAnsi="宋体" w:eastAsia="宋体" w:cs="宋体"/>
                <w:color w:val="auto"/>
                <w:sz w:val="20"/>
                <w:szCs w:val="20"/>
                <w:lang w:eastAsia="zh-CN"/>
                <w:rPrChange w:id="543" w:author="随遇而安" w:date="2023-08-11T14:56:22Z">
                  <w:rPr>
                    <w:del w:id="544" w:author="随遇而安" w:date="2023-08-11T14:54:23Z"/>
                    <w:rFonts w:ascii="宋体" w:hAnsi="宋体" w:eastAsia="宋体" w:cs="宋体"/>
                    <w:sz w:val="20"/>
                    <w:szCs w:val="20"/>
                    <w:lang w:eastAsia="zh-CN"/>
                  </w:rPr>
                </w:rPrChange>
              </w:rPr>
            </w:pPr>
            <w:del w:id="545" w:author="随遇而安" w:date="2023-08-11T14:54:23Z">
              <w:r>
                <w:rPr>
                  <w:rFonts w:hint="eastAsia" w:ascii="宋体" w:hAnsi="宋体" w:eastAsia="宋体" w:cs="宋体"/>
                  <w:color w:val="auto"/>
                  <w:sz w:val="20"/>
                  <w:szCs w:val="20"/>
                  <w:lang w:eastAsia="zh-CN"/>
                  <w:rPrChange w:id="546" w:author="随遇而安" w:date="2023-08-11T14:56:22Z">
                    <w:rPr>
                      <w:rFonts w:hint="eastAsia" w:ascii="宋体" w:hAnsi="宋体" w:eastAsia="宋体" w:cs="宋体"/>
                      <w:sz w:val="20"/>
                      <w:szCs w:val="20"/>
                      <w:lang w:eastAsia="zh-CN"/>
                    </w:rPr>
                  </w:rPrChange>
                </w:rPr>
                <w:delText>状态</w:delText>
              </w:r>
            </w:del>
          </w:p>
        </w:tc>
        <w:tc>
          <w:tcPr>
            <w:tcW w:w="742" w:type="pct"/>
            <w:tcBorders>
              <w:top w:val="nil"/>
              <w:left w:val="nil"/>
              <w:bottom w:val="single" w:color="auto" w:sz="4" w:space="0"/>
              <w:right w:val="single" w:color="auto" w:sz="4" w:space="0"/>
            </w:tcBorders>
            <w:shd w:val="clear" w:color="auto" w:fill="auto"/>
            <w:vAlign w:val="center"/>
          </w:tcPr>
          <w:p w14:paraId="40D2630A">
            <w:pPr>
              <w:widowControl/>
              <w:jc w:val="center"/>
              <w:rPr>
                <w:del w:id="547" w:author="随遇而安" w:date="2023-08-11T14:54:23Z"/>
                <w:rFonts w:ascii="宋体" w:hAnsi="宋体" w:eastAsia="宋体" w:cs="宋体"/>
                <w:color w:val="auto"/>
                <w:sz w:val="20"/>
                <w:szCs w:val="20"/>
                <w:lang w:eastAsia="zh-CN"/>
                <w:rPrChange w:id="548" w:author="随遇而安" w:date="2023-08-11T14:56:22Z">
                  <w:rPr>
                    <w:del w:id="549" w:author="随遇而安" w:date="2023-08-11T14:54:23Z"/>
                    <w:rFonts w:ascii="宋体" w:hAnsi="宋体" w:eastAsia="宋体" w:cs="宋体"/>
                    <w:sz w:val="20"/>
                    <w:szCs w:val="20"/>
                    <w:lang w:eastAsia="zh-CN"/>
                  </w:rPr>
                </w:rPrChange>
              </w:rPr>
            </w:pPr>
            <w:del w:id="550" w:author="随遇而安" w:date="2023-08-11T14:54:23Z">
              <w:r>
                <w:rPr>
                  <w:rFonts w:hint="eastAsia" w:ascii="宋体" w:hAnsi="宋体" w:eastAsia="宋体" w:cs="宋体"/>
                  <w:color w:val="auto"/>
                  <w:sz w:val="20"/>
                  <w:szCs w:val="20"/>
                  <w:lang w:eastAsia="zh-CN"/>
                  <w:rPrChange w:id="551" w:author="随遇而安" w:date="2023-08-11T14:56:22Z">
                    <w:rPr>
                      <w:rFonts w:hint="eastAsia" w:ascii="宋体" w:hAnsi="宋体" w:eastAsia="宋体" w:cs="宋体"/>
                      <w:sz w:val="20"/>
                      <w:szCs w:val="20"/>
                      <w:lang w:eastAsia="zh-CN"/>
                    </w:rPr>
                  </w:rPrChange>
                </w:rPr>
                <w:delText>实施日期</w:delText>
              </w:r>
            </w:del>
          </w:p>
        </w:tc>
        <w:tc>
          <w:tcPr>
            <w:tcW w:w="725" w:type="pct"/>
            <w:tcBorders>
              <w:top w:val="nil"/>
              <w:left w:val="nil"/>
              <w:bottom w:val="single" w:color="auto" w:sz="4" w:space="0"/>
              <w:right w:val="single" w:color="auto" w:sz="4" w:space="0"/>
            </w:tcBorders>
            <w:shd w:val="clear" w:color="auto" w:fill="auto"/>
            <w:vAlign w:val="center"/>
          </w:tcPr>
          <w:p w14:paraId="49143BBD">
            <w:pPr>
              <w:widowControl/>
              <w:jc w:val="center"/>
              <w:rPr>
                <w:del w:id="552" w:author="随遇而安" w:date="2023-08-11T14:54:23Z"/>
                <w:rFonts w:ascii="宋体" w:hAnsi="宋体" w:eastAsia="宋体" w:cs="宋体"/>
                <w:color w:val="auto"/>
                <w:sz w:val="20"/>
                <w:szCs w:val="20"/>
                <w:lang w:eastAsia="zh-CN"/>
                <w:rPrChange w:id="553" w:author="随遇而安" w:date="2023-08-11T14:56:22Z">
                  <w:rPr>
                    <w:del w:id="554" w:author="随遇而安" w:date="2023-08-11T14:54:23Z"/>
                    <w:rFonts w:ascii="宋体" w:hAnsi="宋体" w:eastAsia="宋体" w:cs="宋体"/>
                    <w:sz w:val="20"/>
                    <w:szCs w:val="20"/>
                    <w:lang w:eastAsia="zh-CN"/>
                  </w:rPr>
                </w:rPrChange>
              </w:rPr>
            </w:pPr>
            <w:del w:id="555" w:author="随遇而安" w:date="2023-08-11T14:54:23Z">
              <w:r>
                <w:rPr>
                  <w:rFonts w:hint="eastAsia" w:ascii="宋体" w:hAnsi="宋体" w:eastAsia="宋体" w:cs="宋体"/>
                  <w:color w:val="auto"/>
                  <w:sz w:val="20"/>
                  <w:szCs w:val="20"/>
                  <w:lang w:eastAsia="zh-CN"/>
                  <w:rPrChange w:id="556" w:author="随遇而安" w:date="2023-08-11T14:56:22Z">
                    <w:rPr>
                      <w:rFonts w:hint="eastAsia" w:ascii="宋体" w:hAnsi="宋体" w:eastAsia="宋体" w:cs="宋体"/>
                      <w:sz w:val="20"/>
                      <w:szCs w:val="20"/>
                      <w:lang w:eastAsia="zh-CN"/>
                    </w:rPr>
                  </w:rPrChange>
                </w:rPr>
                <w:delText>起草部门</w:delText>
              </w:r>
            </w:del>
          </w:p>
        </w:tc>
        <w:tc>
          <w:tcPr>
            <w:tcW w:w="365" w:type="pct"/>
            <w:tcBorders>
              <w:top w:val="nil"/>
              <w:left w:val="nil"/>
              <w:bottom w:val="single" w:color="auto" w:sz="4" w:space="0"/>
              <w:right w:val="single" w:color="auto" w:sz="4" w:space="0"/>
            </w:tcBorders>
            <w:shd w:val="clear" w:color="auto" w:fill="auto"/>
            <w:vAlign w:val="center"/>
          </w:tcPr>
          <w:p w14:paraId="1444FD74">
            <w:pPr>
              <w:widowControl/>
              <w:jc w:val="center"/>
              <w:rPr>
                <w:del w:id="557" w:author="随遇而安" w:date="2023-08-11T14:54:23Z"/>
                <w:rFonts w:ascii="宋体" w:hAnsi="宋体" w:eastAsia="宋体" w:cs="宋体"/>
                <w:color w:val="auto"/>
                <w:sz w:val="20"/>
                <w:szCs w:val="20"/>
                <w:lang w:eastAsia="zh-CN"/>
                <w:rPrChange w:id="558" w:author="随遇而安" w:date="2023-08-11T14:56:22Z">
                  <w:rPr>
                    <w:del w:id="559" w:author="随遇而安" w:date="2023-08-11T14:54:23Z"/>
                    <w:rFonts w:ascii="宋体" w:hAnsi="宋体" w:eastAsia="宋体" w:cs="宋体"/>
                    <w:sz w:val="20"/>
                    <w:szCs w:val="20"/>
                    <w:lang w:eastAsia="zh-CN"/>
                  </w:rPr>
                </w:rPrChange>
              </w:rPr>
            </w:pPr>
            <w:del w:id="560" w:author="随遇而安" w:date="2023-08-11T14:54:23Z">
              <w:r>
                <w:rPr>
                  <w:rFonts w:hint="eastAsia" w:ascii="宋体" w:hAnsi="宋体" w:eastAsia="宋体" w:cs="宋体"/>
                  <w:color w:val="auto"/>
                  <w:sz w:val="20"/>
                  <w:szCs w:val="20"/>
                  <w:lang w:eastAsia="zh-CN"/>
                  <w:rPrChange w:id="561" w:author="随遇而安" w:date="2023-08-11T14:56:22Z">
                    <w:rPr>
                      <w:rFonts w:hint="eastAsia" w:ascii="宋体" w:hAnsi="宋体" w:eastAsia="宋体" w:cs="宋体"/>
                      <w:sz w:val="20"/>
                      <w:szCs w:val="20"/>
                      <w:lang w:eastAsia="zh-CN"/>
                    </w:rPr>
                  </w:rPrChange>
                </w:rPr>
                <w:delText>会签</w:delText>
              </w:r>
            </w:del>
          </w:p>
          <w:p w14:paraId="67237E46">
            <w:pPr>
              <w:widowControl/>
              <w:jc w:val="center"/>
              <w:rPr>
                <w:del w:id="562" w:author="随遇而安" w:date="2023-08-11T14:54:23Z"/>
                <w:rFonts w:ascii="宋体" w:hAnsi="宋体" w:eastAsia="宋体" w:cs="宋体"/>
                <w:color w:val="auto"/>
                <w:sz w:val="20"/>
                <w:szCs w:val="20"/>
                <w:lang w:eastAsia="zh-CN"/>
                <w:rPrChange w:id="563" w:author="随遇而安" w:date="2023-08-11T14:56:22Z">
                  <w:rPr>
                    <w:del w:id="564" w:author="随遇而安" w:date="2023-08-11T14:54:23Z"/>
                    <w:rFonts w:ascii="宋体" w:hAnsi="宋体" w:eastAsia="宋体" w:cs="宋体"/>
                    <w:sz w:val="20"/>
                    <w:szCs w:val="20"/>
                    <w:lang w:eastAsia="zh-CN"/>
                  </w:rPr>
                </w:rPrChange>
              </w:rPr>
            </w:pPr>
            <w:del w:id="565" w:author="随遇而安" w:date="2023-08-11T14:54:23Z">
              <w:r>
                <w:rPr>
                  <w:rFonts w:hint="eastAsia" w:ascii="宋体" w:hAnsi="宋体" w:eastAsia="宋体" w:cs="宋体"/>
                  <w:color w:val="auto"/>
                  <w:sz w:val="20"/>
                  <w:szCs w:val="20"/>
                  <w:lang w:eastAsia="zh-CN"/>
                  <w:rPrChange w:id="566" w:author="随遇而安" w:date="2023-08-11T14:56:22Z">
                    <w:rPr>
                      <w:rFonts w:hint="eastAsia" w:ascii="宋体" w:hAnsi="宋体" w:eastAsia="宋体" w:cs="宋体"/>
                      <w:sz w:val="20"/>
                      <w:szCs w:val="20"/>
                      <w:lang w:eastAsia="zh-CN"/>
                    </w:rPr>
                  </w:rPrChange>
                </w:rPr>
                <w:delText>部门</w:delText>
              </w:r>
            </w:del>
          </w:p>
        </w:tc>
        <w:tc>
          <w:tcPr>
            <w:tcW w:w="548" w:type="pct"/>
            <w:tcBorders>
              <w:top w:val="nil"/>
              <w:left w:val="nil"/>
              <w:bottom w:val="single" w:color="auto" w:sz="4" w:space="0"/>
              <w:right w:val="single" w:color="auto" w:sz="4" w:space="0"/>
            </w:tcBorders>
            <w:shd w:val="clear" w:color="auto" w:fill="auto"/>
            <w:vAlign w:val="center"/>
          </w:tcPr>
          <w:p w14:paraId="35243D98">
            <w:pPr>
              <w:widowControl/>
              <w:jc w:val="center"/>
              <w:rPr>
                <w:del w:id="567" w:author="随遇而安" w:date="2023-08-11T14:54:23Z"/>
                <w:rFonts w:ascii="宋体" w:hAnsi="宋体" w:eastAsia="宋体" w:cs="宋体"/>
                <w:color w:val="auto"/>
                <w:sz w:val="20"/>
                <w:szCs w:val="20"/>
                <w:lang w:eastAsia="zh-CN"/>
                <w:rPrChange w:id="568" w:author="随遇而安" w:date="2023-08-11T14:56:22Z">
                  <w:rPr>
                    <w:del w:id="569" w:author="随遇而安" w:date="2023-08-11T14:54:23Z"/>
                    <w:rFonts w:ascii="宋体" w:hAnsi="宋体" w:eastAsia="宋体" w:cs="宋体"/>
                    <w:sz w:val="20"/>
                    <w:szCs w:val="20"/>
                    <w:lang w:eastAsia="zh-CN"/>
                  </w:rPr>
                </w:rPrChange>
              </w:rPr>
            </w:pPr>
            <w:del w:id="570" w:author="随遇而安" w:date="2023-08-11T14:54:23Z">
              <w:r>
                <w:rPr>
                  <w:rFonts w:hint="eastAsia" w:ascii="宋体" w:hAnsi="宋体" w:eastAsia="宋体" w:cs="宋体"/>
                  <w:color w:val="auto"/>
                  <w:sz w:val="20"/>
                  <w:szCs w:val="20"/>
                  <w:lang w:eastAsia="zh-CN"/>
                  <w:rPrChange w:id="571" w:author="随遇而安" w:date="2023-08-11T14:56:22Z">
                    <w:rPr>
                      <w:rFonts w:hint="eastAsia" w:ascii="宋体" w:hAnsi="宋体" w:eastAsia="宋体" w:cs="宋体"/>
                      <w:sz w:val="20"/>
                      <w:szCs w:val="20"/>
                      <w:lang w:eastAsia="zh-CN"/>
                    </w:rPr>
                  </w:rPrChange>
                </w:rPr>
                <w:delText>主管领导审核</w:delText>
              </w:r>
            </w:del>
          </w:p>
        </w:tc>
        <w:tc>
          <w:tcPr>
            <w:tcW w:w="500" w:type="pct"/>
            <w:tcBorders>
              <w:top w:val="nil"/>
              <w:left w:val="nil"/>
              <w:bottom w:val="single" w:color="auto" w:sz="4" w:space="0"/>
              <w:right w:val="single" w:color="auto" w:sz="4" w:space="0"/>
            </w:tcBorders>
            <w:shd w:val="clear" w:color="auto" w:fill="auto"/>
            <w:vAlign w:val="center"/>
          </w:tcPr>
          <w:p w14:paraId="0FD71160">
            <w:pPr>
              <w:widowControl/>
              <w:jc w:val="center"/>
              <w:rPr>
                <w:del w:id="572" w:author="随遇而安" w:date="2023-08-11T14:54:23Z"/>
                <w:rFonts w:ascii="宋体" w:hAnsi="宋体" w:eastAsia="宋体" w:cs="宋体"/>
                <w:color w:val="auto"/>
                <w:sz w:val="20"/>
                <w:szCs w:val="20"/>
                <w:lang w:eastAsia="zh-CN"/>
                <w:rPrChange w:id="573" w:author="随遇而安" w:date="2023-08-11T14:56:22Z">
                  <w:rPr>
                    <w:del w:id="574" w:author="随遇而安" w:date="2023-08-11T14:54:23Z"/>
                    <w:rFonts w:ascii="宋体" w:hAnsi="宋体" w:eastAsia="宋体" w:cs="宋体"/>
                    <w:sz w:val="20"/>
                    <w:szCs w:val="20"/>
                    <w:lang w:eastAsia="zh-CN"/>
                  </w:rPr>
                </w:rPrChange>
              </w:rPr>
            </w:pPr>
            <w:del w:id="575" w:author="随遇而安" w:date="2023-08-11T14:54:23Z">
              <w:r>
                <w:rPr>
                  <w:rFonts w:hint="eastAsia" w:ascii="宋体" w:hAnsi="宋体" w:eastAsia="宋体" w:cs="宋体"/>
                  <w:color w:val="auto"/>
                  <w:sz w:val="20"/>
                  <w:szCs w:val="20"/>
                  <w:lang w:eastAsia="zh-CN"/>
                  <w:rPrChange w:id="576" w:author="随遇而安" w:date="2023-08-11T14:56:22Z">
                    <w:rPr>
                      <w:rFonts w:hint="eastAsia" w:ascii="宋体" w:hAnsi="宋体" w:eastAsia="宋体" w:cs="宋体"/>
                      <w:sz w:val="20"/>
                      <w:szCs w:val="20"/>
                      <w:lang w:eastAsia="zh-CN"/>
                    </w:rPr>
                  </w:rPrChange>
                </w:rPr>
                <w:delText>审核</w:delText>
              </w:r>
            </w:del>
          </w:p>
          <w:p w14:paraId="4ADA3372">
            <w:pPr>
              <w:widowControl/>
              <w:jc w:val="center"/>
              <w:rPr>
                <w:del w:id="577" w:author="随遇而安" w:date="2023-08-11T14:54:23Z"/>
                <w:rFonts w:ascii="宋体" w:hAnsi="宋体" w:eastAsia="宋体" w:cs="宋体"/>
                <w:color w:val="auto"/>
                <w:sz w:val="20"/>
                <w:szCs w:val="20"/>
                <w:lang w:eastAsia="zh-CN"/>
                <w:rPrChange w:id="578" w:author="随遇而安" w:date="2023-08-11T14:56:22Z">
                  <w:rPr>
                    <w:del w:id="579" w:author="随遇而安" w:date="2023-08-11T14:54:23Z"/>
                    <w:rFonts w:ascii="宋体" w:hAnsi="宋体" w:eastAsia="宋体" w:cs="宋体"/>
                    <w:sz w:val="20"/>
                    <w:szCs w:val="20"/>
                    <w:lang w:eastAsia="zh-CN"/>
                  </w:rPr>
                </w:rPrChange>
              </w:rPr>
            </w:pPr>
            <w:del w:id="580" w:author="随遇而安" w:date="2023-08-11T14:54:23Z">
              <w:r>
                <w:rPr>
                  <w:rFonts w:hint="eastAsia" w:ascii="宋体" w:hAnsi="宋体" w:eastAsia="宋体" w:cs="宋体"/>
                  <w:color w:val="auto"/>
                  <w:sz w:val="20"/>
                  <w:szCs w:val="20"/>
                  <w:lang w:eastAsia="zh-CN"/>
                  <w:rPrChange w:id="581" w:author="随遇而安" w:date="2023-08-11T14:56:22Z">
                    <w:rPr>
                      <w:rFonts w:hint="eastAsia" w:ascii="宋体" w:hAnsi="宋体" w:eastAsia="宋体" w:cs="宋体"/>
                      <w:sz w:val="20"/>
                      <w:szCs w:val="20"/>
                      <w:lang w:eastAsia="zh-CN"/>
                    </w:rPr>
                  </w:rPrChange>
                </w:rPr>
                <w:delText>部门</w:delText>
              </w:r>
            </w:del>
          </w:p>
        </w:tc>
        <w:tc>
          <w:tcPr>
            <w:tcW w:w="581" w:type="pct"/>
            <w:tcBorders>
              <w:top w:val="nil"/>
              <w:left w:val="nil"/>
              <w:bottom w:val="single" w:color="auto" w:sz="4" w:space="0"/>
              <w:right w:val="single" w:color="auto" w:sz="4" w:space="0"/>
            </w:tcBorders>
            <w:shd w:val="clear" w:color="auto" w:fill="auto"/>
            <w:vAlign w:val="center"/>
          </w:tcPr>
          <w:p w14:paraId="6F5CCD90">
            <w:pPr>
              <w:widowControl/>
              <w:jc w:val="center"/>
              <w:rPr>
                <w:del w:id="582" w:author="随遇而安" w:date="2023-08-11T14:54:23Z"/>
                <w:rFonts w:ascii="宋体" w:hAnsi="宋体" w:eastAsia="宋体" w:cs="宋体"/>
                <w:color w:val="auto"/>
                <w:sz w:val="20"/>
                <w:szCs w:val="20"/>
                <w:lang w:eastAsia="zh-CN"/>
                <w:rPrChange w:id="583" w:author="随遇而安" w:date="2023-08-11T14:56:22Z">
                  <w:rPr>
                    <w:del w:id="584" w:author="随遇而安" w:date="2023-08-11T14:54:23Z"/>
                    <w:rFonts w:ascii="宋体" w:hAnsi="宋体" w:eastAsia="宋体" w:cs="宋体"/>
                    <w:sz w:val="20"/>
                    <w:szCs w:val="20"/>
                    <w:lang w:eastAsia="zh-CN"/>
                  </w:rPr>
                </w:rPrChange>
              </w:rPr>
            </w:pPr>
            <w:del w:id="585" w:author="随遇而安" w:date="2023-08-11T14:54:23Z">
              <w:r>
                <w:rPr>
                  <w:rFonts w:hint="eastAsia" w:ascii="宋体" w:hAnsi="宋体" w:eastAsia="宋体" w:cs="宋体"/>
                  <w:color w:val="auto"/>
                  <w:sz w:val="20"/>
                  <w:szCs w:val="20"/>
                  <w:lang w:eastAsia="zh-CN"/>
                  <w:rPrChange w:id="586" w:author="随遇而安" w:date="2023-08-11T14:56:22Z">
                    <w:rPr>
                      <w:rFonts w:hint="eastAsia" w:ascii="宋体" w:hAnsi="宋体" w:eastAsia="宋体" w:cs="宋体"/>
                      <w:sz w:val="20"/>
                      <w:szCs w:val="20"/>
                      <w:lang w:eastAsia="zh-CN"/>
                    </w:rPr>
                  </w:rPrChange>
                </w:rPr>
                <w:delText>签发人</w:delText>
              </w:r>
            </w:del>
          </w:p>
        </w:tc>
        <w:tc>
          <w:tcPr>
            <w:tcW w:w="447" w:type="pct"/>
            <w:tcBorders>
              <w:top w:val="nil"/>
              <w:left w:val="nil"/>
              <w:bottom w:val="single" w:color="auto" w:sz="4" w:space="0"/>
              <w:right w:val="single" w:color="auto" w:sz="4" w:space="0"/>
            </w:tcBorders>
            <w:shd w:val="clear" w:color="auto" w:fill="auto"/>
            <w:vAlign w:val="center"/>
          </w:tcPr>
          <w:p w14:paraId="55CEC42A">
            <w:pPr>
              <w:widowControl/>
              <w:jc w:val="center"/>
              <w:rPr>
                <w:del w:id="587" w:author="随遇而安" w:date="2023-08-11T14:54:23Z"/>
                <w:rFonts w:ascii="宋体" w:hAnsi="宋体" w:eastAsia="宋体" w:cs="宋体"/>
                <w:color w:val="auto"/>
                <w:sz w:val="20"/>
                <w:szCs w:val="20"/>
                <w:lang w:eastAsia="zh-CN"/>
                <w:rPrChange w:id="588" w:author="随遇而安" w:date="2023-08-11T14:56:22Z">
                  <w:rPr>
                    <w:del w:id="589" w:author="随遇而安" w:date="2023-08-11T14:54:23Z"/>
                    <w:rFonts w:ascii="宋体" w:hAnsi="宋体" w:eastAsia="宋体" w:cs="宋体"/>
                    <w:sz w:val="20"/>
                    <w:szCs w:val="20"/>
                    <w:lang w:eastAsia="zh-CN"/>
                  </w:rPr>
                </w:rPrChange>
              </w:rPr>
            </w:pPr>
            <w:del w:id="590" w:author="随遇而安" w:date="2023-08-11T14:54:23Z">
              <w:r>
                <w:rPr>
                  <w:rFonts w:hint="eastAsia" w:ascii="宋体" w:hAnsi="宋体" w:eastAsia="宋体" w:cs="宋体"/>
                  <w:color w:val="auto"/>
                  <w:sz w:val="20"/>
                  <w:szCs w:val="20"/>
                  <w:lang w:eastAsia="zh-CN"/>
                  <w:rPrChange w:id="591" w:author="随遇而安" w:date="2023-08-11T14:56:22Z">
                    <w:rPr>
                      <w:rFonts w:hint="eastAsia" w:ascii="宋体" w:hAnsi="宋体" w:eastAsia="宋体" w:cs="宋体"/>
                      <w:sz w:val="20"/>
                      <w:szCs w:val="20"/>
                      <w:lang w:eastAsia="zh-CN"/>
                    </w:rPr>
                  </w:rPrChange>
                </w:rPr>
                <w:delText>是否修订</w:delText>
              </w:r>
            </w:del>
          </w:p>
        </w:tc>
      </w:tr>
      <w:tr w14:paraId="3B183AD6">
        <w:tblPrEx>
          <w:tblCellMar>
            <w:top w:w="0" w:type="dxa"/>
            <w:left w:w="108" w:type="dxa"/>
            <w:bottom w:w="0" w:type="dxa"/>
            <w:right w:w="108" w:type="dxa"/>
          </w:tblCellMar>
        </w:tblPrEx>
        <w:trPr>
          <w:trHeight w:val="780" w:hRule="atLeast"/>
          <w:del w:id="592" w:author="随遇而安" w:date="2023-08-11T14:54:23Z"/>
        </w:trPr>
        <w:tc>
          <w:tcPr>
            <w:tcW w:w="603" w:type="pct"/>
            <w:tcBorders>
              <w:top w:val="nil"/>
              <w:left w:val="single" w:color="auto" w:sz="4" w:space="0"/>
              <w:bottom w:val="single" w:color="auto" w:sz="4" w:space="0"/>
              <w:right w:val="single" w:color="auto" w:sz="4" w:space="0"/>
            </w:tcBorders>
            <w:shd w:val="clear" w:color="auto" w:fill="auto"/>
            <w:vAlign w:val="center"/>
          </w:tcPr>
          <w:p w14:paraId="175789B6">
            <w:pPr>
              <w:widowControl/>
              <w:jc w:val="center"/>
              <w:rPr>
                <w:del w:id="593" w:author="随遇而安" w:date="2023-08-11T14:54:23Z"/>
                <w:rFonts w:ascii="宋体" w:hAnsi="宋体" w:eastAsia="宋体" w:cs="宋体"/>
                <w:color w:val="auto"/>
                <w:sz w:val="20"/>
                <w:szCs w:val="20"/>
                <w:lang w:eastAsia="zh-CN"/>
                <w:rPrChange w:id="594" w:author="随遇而安" w:date="2023-08-11T14:56:22Z">
                  <w:rPr>
                    <w:del w:id="595" w:author="随遇而安" w:date="2023-08-11T14:54:23Z"/>
                    <w:rFonts w:ascii="宋体" w:hAnsi="宋体" w:eastAsia="宋体" w:cs="宋体"/>
                    <w:sz w:val="20"/>
                    <w:szCs w:val="20"/>
                    <w:lang w:eastAsia="zh-CN"/>
                  </w:rPr>
                </w:rPrChange>
              </w:rPr>
            </w:pPr>
            <w:del w:id="596" w:author="随遇而安" w:date="2023-08-11T14:54:23Z">
              <w:r>
                <w:rPr>
                  <w:rFonts w:ascii="宋体" w:hAnsi="宋体" w:eastAsia="宋体" w:cs="宋体"/>
                  <w:color w:val="auto"/>
                  <w:sz w:val="20"/>
                  <w:szCs w:val="20"/>
                  <w:lang w:eastAsia="zh-CN"/>
                  <w:rPrChange w:id="597" w:author="随遇而安" w:date="2023-08-11T14:56:22Z">
                    <w:rPr>
                      <w:rFonts w:ascii="宋体" w:hAnsi="宋体" w:eastAsia="宋体" w:cs="宋体"/>
                      <w:sz w:val="20"/>
                      <w:szCs w:val="20"/>
                      <w:lang w:eastAsia="zh-CN"/>
                    </w:rPr>
                  </w:rPrChange>
                </w:rPr>
                <w:delText>202</w:delText>
              </w:r>
            </w:del>
            <w:del w:id="598" w:author="随遇而安" w:date="2023-08-11T14:54:23Z">
              <w:r>
                <w:rPr>
                  <w:rFonts w:hint="eastAsia" w:ascii="宋体" w:hAnsi="宋体" w:eastAsia="宋体" w:cs="宋体"/>
                  <w:color w:val="auto"/>
                  <w:sz w:val="20"/>
                  <w:szCs w:val="20"/>
                  <w:lang w:val="en-US" w:eastAsia="zh-CN"/>
                  <w:rPrChange w:id="599" w:author="随遇而安" w:date="2023-08-11T14:56:22Z">
                    <w:rPr>
                      <w:rFonts w:hint="eastAsia" w:ascii="宋体" w:hAnsi="宋体" w:eastAsia="宋体" w:cs="宋体"/>
                      <w:sz w:val="20"/>
                      <w:szCs w:val="20"/>
                      <w:lang w:val="en-US" w:eastAsia="zh-CN"/>
                    </w:rPr>
                  </w:rPrChange>
                </w:rPr>
                <w:delText>3</w:delText>
              </w:r>
            </w:del>
          </w:p>
        </w:tc>
        <w:tc>
          <w:tcPr>
            <w:tcW w:w="489" w:type="pct"/>
            <w:tcBorders>
              <w:top w:val="nil"/>
              <w:left w:val="nil"/>
              <w:bottom w:val="single" w:color="auto" w:sz="4" w:space="0"/>
              <w:right w:val="single" w:color="auto" w:sz="4" w:space="0"/>
            </w:tcBorders>
            <w:shd w:val="clear" w:color="auto" w:fill="auto"/>
            <w:vAlign w:val="center"/>
          </w:tcPr>
          <w:p w14:paraId="505F9053">
            <w:pPr>
              <w:widowControl/>
              <w:jc w:val="center"/>
              <w:rPr>
                <w:del w:id="600" w:author="随遇而安" w:date="2023-08-11T14:54:23Z"/>
                <w:rFonts w:ascii="宋体" w:hAnsi="宋体" w:eastAsia="宋体" w:cs="宋体"/>
                <w:color w:val="auto"/>
                <w:sz w:val="20"/>
                <w:szCs w:val="20"/>
                <w:lang w:eastAsia="zh-CN"/>
                <w:rPrChange w:id="601" w:author="随遇而安" w:date="2023-08-11T14:56:22Z">
                  <w:rPr>
                    <w:del w:id="602" w:author="随遇而安" w:date="2023-08-11T14:54:23Z"/>
                    <w:rFonts w:ascii="宋体" w:hAnsi="宋体" w:eastAsia="宋体" w:cs="宋体"/>
                    <w:sz w:val="20"/>
                    <w:szCs w:val="20"/>
                    <w:lang w:eastAsia="zh-CN"/>
                  </w:rPr>
                </w:rPrChange>
              </w:rPr>
            </w:pPr>
            <w:del w:id="603" w:author="随遇而安" w:date="2023-08-11T14:54:23Z">
              <w:r>
                <w:rPr>
                  <w:rFonts w:hint="eastAsia" w:ascii="宋体" w:hAnsi="宋体" w:eastAsia="宋体" w:cs="宋体"/>
                  <w:color w:val="auto"/>
                  <w:sz w:val="20"/>
                  <w:szCs w:val="20"/>
                  <w:lang w:eastAsia="zh-CN"/>
                  <w:rPrChange w:id="604" w:author="随遇而安" w:date="2023-08-11T14:56:22Z">
                    <w:rPr>
                      <w:rFonts w:hint="eastAsia" w:ascii="宋体" w:hAnsi="宋体" w:eastAsia="宋体" w:cs="宋体"/>
                      <w:sz w:val="20"/>
                      <w:szCs w:val="20"/>
                      <w:lang w:eastAsia="zh-CN"/>
                    </w:rPr>
                  </w:rPrChange>
                </w:rPr>
                <w:delText>试用</w:delText>
              </w:r>
            </w:del>
          </w:p>
          <w:p w14:paraId="1AFF6720">
            <w:pPr>
              <w:widowControl/>
              <w:jc w:val="center"/>
              <w:rPr>
                <w:del w:id="605" w:author="随遇而安" w:date="2023-08-11T14:54:23Z"/>
                <w:rFonts w:ascii="宋体" w:hAnsi="宋体" w:eastAsia="宋体" w:cs="宋体"/>
                <w:color w:val="auto"/>
                <w:sz w:val="20"/>
                <w:szCs w:val="20"/>
                <w:lang w:eastAsia="zh-CN"/>
                <w:rPrChange w:id="606" w:author="随遇而安" w:date="2023-08-11T14:56:22Z">
                  <w:rPr>
                    <w:del w:id="607" w:author="随遇而安" w:date="2023-08-11T14:54:23Z"/>
                    <w:rFonts w:ascii="宋体" w:hAnsi="宋体" w:eastAsia="宋体" w:cs="宋体"/>
                    <w:sz w:val="20"/>
                    <w:szCs w:val="20"/>
                    <w:lang w:eastAsia="zh-CN"/>
                  </w:rPr>
                </w:rPrChange>
              </w:rPr>
            </w:pPr>
            <w:del w:id="608" w:author="随遇而安" w:date="2023-08-11T14:54:23Z">
              <w:r>
                <w:rPr>
                  <w:rFonts w:hint="eastAsia" w:ascii="宋体" w:hAnsi="宋体" w:eastAsia="宋体" w:cs="宋体"/>
                  <w:color w:val="auto"/>
                  <w:sz w:val="20"/>
                  <w:szCs w:val="20"/>
                  <w:lang w:eastAsia="zh-CN"/>
                  <w:rPrChange w:id="609" w:author="随遇而安" w:date="2023-08-11T14:56:22Z">
                    <w:rPr>
                      <w:rFonts w:hint="eastAsia" w:ascii="宋体" w:hAnsi="宋体" w:eastAsia="宋体" w:cs="宋体"/>
                      <w:sz w:val="20"/>
                      <w:szCs w:val="20"/>
                      <w:lang w:eastAsia="zh-CN"/>
                    </w:rPr>
                  </w:rPrChange>
                </w:rPr>
                <w:delText>执行</w:delText>
              </w:r>
            </w:del>
          </w:p>
        </w:tc>
        <w:tc>
          <w:tcPr>
            <w:tcW w:w="742" w:type="pct"/>
            <w:tcBorders>
              <w:top w:val="nil"/>
              <w:left w:val="nil"/>
              <w:bottom w:val="single" w:color="auto" w:sz="4" w:space="0"/>
              <w:right w:val="single" w:color="auto" w:sz="4" w:space="0"/>
            </w:tcBorders>
            <w:shd w:val="clear" w:color="auto" w:fill="auto"/>
            <w:vAlign w:val="center"/>
          </w:tcPr>
          <w:p w14:paraId="0CAEB52D">
            <w:pPr>
              <w:widowControl/>
              <w:jc w:val="center"/>
              <w:rPr>
                <w:del w:id="610" w:author="随遇而安" w:date="2023-08-11T14:54:23Z"/>
                <w:rFonts w:ascii="宋体" w:hAnsi="宋体" w:eastAsia="宋体" w:cs="宋体"/>
                <w:color w:val="auto"/>
                <w:sz w:val="20"/>
                <w:szCs w:val="20"/>
                <w:lang w:eastAsia="zh-CN"/>
                <w:rPrChange w:id="611" w:author="随遇而安" w:date="2023-08-11T14:56:22Z">
                  <w:rPr>
                    <w:del w:id="612" w:author="随遇而安" w:date="2023-08-11T14:54:23Z"/>
                    <w:rFonts w:ascii="宋体" w:hAnsi="宋体" w:eastAsia="宋体" w:cs="宋体"/>
                    <w:sz w:val="20"/>
                    <w:szCs w:val="20"/>
                    <w:lang w:eastAsia="zh-CN"/>
                  </w:rPr>
                </w:rPrChange>
              </w:rPr>
            </w:pPr>
          </w:p>
        </w:tc>
        <w:tc>
          <w:tcPr>
            <w:tcW w:w="725" w:type="pct"/>
            <w:tcBorders>
              <w:top w:val="nil"/>
              <w:left w:val="nil"/>
              <w:bottom w:val="single" w:color="auto" w:sz="4" w:space="0"/>
              <w:right w:val="single" w:color="auto" w:sz="4" w:space="0"/>
            </w:tcBorders>
            <w:shd w:val="clear" w:color="auto" w:fill="auto"/>
            <w:vAlign w:val="center"/>
          </w:tcPr>
          <w:p w14:paraId="1100642D">
            <w:pPr>
              <w:widowControl/>
              <w:jc w:val="center"/>
              <w:rPr>
                <w:del w:id="613" w:author="随遇而安" w:date="2023-08-11T14:54:23Z"/>
                <w:rFonts w:ascii="宋体" w:hAnsi="宋体" w:eastAsia="宋体" w:cs="宋体"/>
                <w:color w:val="auto"/>
                <w:sz w:val="20"/>
                <w:szCs w:val="20"/>
                <w:lang w:eastAsia="zh-CN"/>
                <w:rPrChange w:id="614" w:author="随遇而安" w:date="2023-08-11T14:56:22Z">
                  <w:rPr>
                    <w:del w:id="615" w:author="随遇而安" w:date="2023-08-11T14:54:23Z"/>
                    <w:rFonts w:ascii="宋体" w:hAnsi="宋体" w:eastAsia="宋体" w:cs="宋体"/>
                    <w:sz w:val="20"/>
                    <w:szCs w:val="20"/>
                    <w:lang w:eastAsia="zh-CN"/>
                  </w:rPr>
                </w:rPrChange>
              </w:rPr>
            </w:pPr>
            <w:del w:id="616" w:author="随遇而安" w:date="2023-08-11T14:54:23Z">
              <w:r>
                <w:rPr>
                  <w:rFonts w:hint="eastAsia" w:ascii="宋体" w:hAnsi="宋体" w:eastAsia="宋体" w:cs="宋体"/>
                  <w:color w:val="auto"/>
                  <w:sz w:val="20"/>
                  <w:szCs w:val="20"/>
                  <w:lang w:eastAsia="zh-CN"/>
                  <w:rPrChange w:id="617" w:author="随遇而安" w:date="2023-08-11T14:56:22Z">
                    <w:rPr>
                      <w:rFonts w:hint="eastAsia" w:ascii="宋体" w:hAnsi="宋体" w:eastAsia="宋体" w:cs="宋体"/>
                      <w:sz w:val="20"/>
                      <w:szCs w:val="20"/>
                      <w:lang w:eastAsia="zh-CN"/>
                    </w:rPr>
                  </w:rPrChange>
                </w:rPr>
                <w:delText>安环品质部</w:delText>
              </w:r>
            </w:del>
          </w:p>
        </w:tc>
        <w:tc>
          <w:tcPr>
            <w:tcW w:w="365" w:type="pct"/>
            <w:tcBorders>
              <w:top w:val="nil"/>
              <w:left w:val="nil"/>
              <w:bottom w:val="single" w:color="auto" w:sz="4" w:space="0"/>
              <w:right w:val="single" w:color="auto" w:sz="4" w:space="0"/>
            </w:tcBorders>
            <w:shd w:val="clear" w:color="auto" w:fill="auto"/>
            <w:vAlign w:val="center"/>
          </w:tcPr>
          <w:p w14:paraId="4A0078AB">
            <w:pPr>
              <w:widowControl/>
              <w:jc w:val="center"/>
              <w:rPr>
                <w:del w:id="618" w:author="随遇而安" w:date="2023-08-11T14:54:23Z"/>
                <w:rFonts w:ascii="宋体" w:hAnsi="宋体" w:eastAsia="宋体" w:cs="宋体"/>
                <w:color w:val="auto"/>
                <w:sz w:val="20"/>
                <w:szCs w:val="20"/>
                <w:lang w:eastAsia="zh-CN"/>
                <w:rPrChange w:id="619" w:author="随遇而安" w:date="2023-08-11T14:56:22Z">
                  <w:rPr>
                    <w:del w:id="620" w:author="随遇而安" w:date="2023-08-11T14:54:23Z"/>
                    <w:rFonts w:ascii="宋体" w:hAnsi="宋体" w:eastAsia="宋体" w:cs="宋体"/>
                    <w:sz w:val="20"/>
                    <w:szCs w:val="20"/>
                    <w:lang w:eastAsia="zh-CN"/>
                  </w:rPr>
                </w:rPrChange>
              </w:rPr>
            </w:pPr>
          </w:p>
        </w:tc>
        <w:tc>
          <w:tcPr>
            <w:tcW w:w="548" w:type="pct"/>
            <w:tcBorders>
              <w:top w:val="nil"/>
              <w:left w:val="nil"/>
              <w:bottom w:val="single" w:color="auto" w:sz="4" w:space="0"/>
              <w:right w:val="single" w:color="auto" w:sz="4" w:space="0"/>
            </w:tcBorders>
            <w:shd w:val="clear" w:color="auto" w:fill="auto"/>
            <w:vAlign w:val="center"/>
          </w:tcPr>
          <w:p w14:paraId="3E4700CE">
            <w:pPr>
              <w:widowControl/>
              <w:jc w:val="center"/>
              <w:rPr>
                <w:del w:id="621" w:author="随遇而安" w:date="2023-08-11T14:54:23Z"/>
                <w:rFonts w:ascii="宋体" w:hAnsi="宋体" w:eastAsia="宋体" w:cs="宋体"/>
                <w:color w:val="auto"/>
                <w:sz w:val="20"/>
                <w:szCs w:val="20"/>
                <w:lang w:eastAsia="zh-CN"/>
                <w:rPrChange w:id="622" w:author="随遇而安" w:date="2023-08-11T14:56:22Z">
                  <w:rPr>
                    <w:del w:id="623" w:author="随遇而安" w:date="2023-08-11T14:54:23Z"/>
                    <w:rFonts w:ascii="宋体" w:hAnsi="宋体" w:eastAsia="宋体" w:cs="宋体"/>
                    <w:sz w:val="20"/>
                    <w:szCs w:val="20"/>
                    <w:lang w:eastAsia="zh-CN"/>
                  </w:rPr>
                </w:rPrChange>
              </w:rPr>
            </w:pPr>
          </w:p>
        </w:tc>
        <w:tc>
          <w:tcPr>
            <w:tcW w:w="500" w:type="pct"/>
            <w:tcBorders>
              <w:top w:val="nil"/>
              <w:left w:val="nil"/>
              <w:bottom w:val="single" w:color="auto" w:sz="4" w:space="0"/>
              <w:right w:val="single" w:color="auto" w:sz="4" w:space="0"/>
            </w:tcBorders>
            <w:shd w:val="clear" w:color="auto" w:fill="auto"/>
            <w:vAlign w:val="center"/>
          </w:tcPr>
          <w:p w14:paraId="2F4B19F6">
            <w:pPr>
              <w:widowControl/>
              <w:jc w:val="center"/>
              <w:rPr>
                <w:del w:id="624" w:author="随遇而安" w:date="2023-08-11T14:54:23Z"/>
                <w:rFonts w:ascii="宋体" w:hAnsi="宋体" w:eastAsia="宋体" w:cs="宋体"/>
                <w:color w:val="auto"/>
                <w:sz w:val="20"/>
                <w:szCs w:val="20"/>
                <w:lang w:eastAsia="zh-CN"/>
                <w:rPrChange w:id="625" w:author="随遇而安" w:date="2023-08-11T14:56:22Z">
                  <w:rPr>
                    <w:del w:id="626" w:author="随遇而安" w:date="2023-08-11T14:54:23Z"/>
                    <w:rFonts w:ascii="宋体" w:hAnsi="宋体" w:eastAsia="宋体" w:cs="宋体"/>
                    <w:sz w:val="20"/>
                    <w:szCs w:val="20"/>
                    <w:lang w:eastAsia="zh-CN"/>
                  </w:rPr>
                </w:rPrChange>
              </w:rPr>
            </w:pPr>
          </w:p>
        </w:tc>
        <w:tc>
          <w:tcPr>
            <w:tcW w:w="581" w:type="pct"/>
            <w:tcBorders>
              <w:top w:val="nil"/>
              <w:left w:val="nil"/>
              <w:bottom w:val="single" w:color="auto" w:sz="4" w:space="0"/>
              <w:right w:val="single" w:color="auto" w:sz="4" w:space="0"/>
            </w:tcBorders>
            <w:shd w:val="clear" w:color="auto" w:fill="auto"/>
            <w:vAlign w:val="center"/>
          </w:tcPr>
          <w:p w14:paraId="30B6A31D">
            <w:pPr>
              <w:widowControl/>
              <w:jc w:val="center"/>
              <w:rPr>
                <w:del w:id="627" w:author="随遇而安" w:date="2023-08-11T14:54:23Z"/>
                <w:rFonts w:ascii="宋体" w:hAnsi="宋体" w:eastAsia="宋体" w:cs="宋体"/>
                <w:color w:val="auto"/>
                <w:sz w:val="20"/>
                <w:szCs w:val="20"/>
                <w:lang w:eastAsia="zh-CN"/>
                <w:rPrChange w:id="628" w:author="随遇而安" w:date="2023-08-11T14:56:22Z">
                  <w:rPr>
                    <w:del w:id="629" w:author="随遇而安" w:date="2023-08-11T14:54:23Z"/>
                    <w:rFonts w:ascii="宋体" w:hAnsi="宋体" w:eastAsia="宋体" w:cs="宋体"/>
                    <w:sz w:val="20"/>
                    <w:szCs w:val="20"/>
                    <w:lang w:eastAsia="zh-CN"/>
                  </w:rPr>
                </w:rPrChange>
              </w:rPr>
            </w:pPr>
          </w:p>
        </w:tc>
        <w:tc>
          <w:tcPr>
            <w:tcW w:w="447" w:type="pct"/>
            <w:tcBorders>
              <w:top w:val="nil"/>
              <w:left w:val="nil"/>
              <w:bottom w:val="single" w:color="auto" w:sz="4" w:space="0"/>
              <w:right w:val="single" w:color="auto" w:sz="4" w:space="0"/>
            </w:tcBorders>
            <w:shd w:val="clear" w:color="auto" w:fill="auto"/>
            <w:vAlign w:val="center"/>
          </w:tcPr>
          <w:p w14:paraId="6D8D2296">
            <w:pPr>
              <w:widowControl/>
              <w:jc w:val="center"/>
              <w:rPr>
                <w:del w:id="630" w:author="随遇而安" w:date="2023-08-11T14:54:23Z"/>
                <w:rFonts w:ascii="宋体" w:hAnsi="宋体" w:eastAsia="宋体" w:cs="宋体"/>
                <w:color w:val="auto"/>
                <w:sz w:val="20"/>
                <w:szCs w:val="20"/>
                <w:lang w:eastAsia="zh-CN"/>
                <w:rPrChange w:id="631" w:author="随遇而安" w:date="2023-08-11T14:56:22Z">
                  <w:rPr>
                    <w:del w:id="632" w:author="随遇而安" w:date="2023-08-11T14:54:23Z"/>
                    <w:rFonts w:ascii="宋体" w:hAnsi="宋体" w:eastAsia="宋体" w:cs="宋体"/>
                    <w:sz w:val="20"/>
                    <w:szCs w:val="20"/>
                    <w:lang w:eastAsia="zh-CN"/>
                  </w:rPr>
                </w:rPrChange>
              </w:rPr>
            </w:pPr>
          </w:p>
        </w:tc>
      </w:tr>
      <w:tr w14:paraId="46DAE23C">
        <w:tblPrEx>
          <w:tblCellMar>
            <w:top w:w="0" w:type="dxa"/>
            <w:left w:w="108" w:type="dxa"/>
            <w:bottom w:w="0" w:type="dxa"/>
            <w:right w:w="108" w:type="dxa"/>
          </w:tblCellMar>
        </w:tblPrEx>
        <w:trPr>
          <w:trHeight w:val="4980" w:hRule="atLeast"/>
          <w:del w:id="633" w:author="随遇而安" w:date="2023-08-11T14:54:23Z"/>
        </w:trPr>
        <w:tc>
          <w:tcPr>
            <w:tcW w:w="603" w:type="pct"/>
            <w:tcBorders>
              <w:top w:val="nil"/>
              <w:left w:val="single" w:color="auto" w:sz="4" w:space="0"/>
              <w:bottom w:val="single" w:color="auto" w:sz="4" w:space="0"/>
              <w:right w:val="single" w:color="auto" w:sz="4" w:space="0"/>
            </w:tcBorders>
            <w:shd w:val="clear" w:color="auto" w:fill="auto"/>
            <w:vAlign w:val="center"/>
          </w:tcPr>
          <w:p w14:paraId="33F11C44">
            <w:pPr>
              <w:widowControl/>
              <w:jc w:val="center"/>
              <w:rPr>
                <w:del w:id="634" w:author="随遇而安" w:date="2023-08-11T14:54:23Z"/>
                <w:rFonts w:ascii="宋体" w:hAnsi="宋体" w:eastAsia="宋体" w:cs="宋体"/>
                <w:color w:val="auto"/>
                <w:sz w:val="20"/>
                <w:szCs w:val="20"/>
                <w:lang w:eastAsia="zh-CN"/>
                <w:rPrChange w:id="635" w:author="随遇而安" w:date="2023-08-11T14:56:22Z">
                  <w:rPr>
                    <w:del w:id="636" w:author="随遇而安" w:date="2023-08-11T14:54:23Z"/>
                    <w:rFonts w:ascii="宋体" w:hAnsi="宋体" w:eastAsia="宋体" w:cs="宋体"/>
                    <w:sz w:val="20"/>
                    <w:szCs w:val="20"/>
                    <w:lang w:eastAsia="zh-CN"/>
                  </w:rPr>
                </w:rPrChange>
              </w:rPr>
            </w:pPr>
            <w:del w:id="637" w:author="随遇而安" w:date="2023-08-11T14:54:23Z">
              <w:r>
                <w:rPr>
                  <w:rFonts w:hint="eastAsia" w:ascii="宋体" w:hAnsi="宋体" w:eastAsia="宋体" w:cs="宋体"/>
                  <w:color w:val="auto"/>
                  <w:sz w:val="20"/>
                  <w:szCs w:val="20"/>
                  <w:lang w:eastAsia="zh-CN"/>
                  <w:rPrChange w:id="638" w:author="随遇而安" w:date="2023-08-11T14:56:22Z">
                    <w:rPr>
                      <w:rFonts w:hint="eastAsia" w:ascii="宋体" w:hAnsi="宋体" w:eastAsia="宋体" w:cs="宋体"/>
                      <w:sz w:val="20"/>
                      <w:szCs w:val="20"/>
                      <w:lang w:eastAsia="zh-CN"/>
                    </w:rPr>
                  </w:rPrChange>
                </w:rPr>
                <w:delText>此</w:delText>
              </w:r>
            </w:del>
          </w:p>
          <w:p w14:paraId="08B4B393">
            <w:pPr>
              <w:widowControl/>
              <w:jc w:val="center"/>
              <w:rPr>
                <w:del w:id="639" w:author="随遇而安" w:date="2023-08-11T14:54:23Z"/>
                <w:rFonts w:ascii="宋体" w:hAnsi="宋体" w:eastAsia="宋体" w:cs="宋体"/>
                <w:color w:val="auto"/>
                <w:sz w:val="20"/>
                <w:szCs w:val="20"/>
                <w:lang w:eastAsia="zh-CN"/>
                <w:rPrChange w:id="640" w:author="随遇而安" w:date="2023-08-11T14:56:22Z">
                  <w:rPr>
                    <w:del w:id="641" w:author="随遇而安" w:date="2023-08-11T14:54:23Z"/>
                    <w:rFonts w:ascii="宋体" w:hAnsi="宋体" w:eastAsia="宋体" w:cs="宋体"/>
                    <w:sz w:val="20"/>
                    <w:szCs w:val="20"/>
                    <w:lang w:eastAsia="zh-CN"/>
                  </w:rPr>
                </w:rPrChange>
              </w:rPr>
            </w:pPr>
          </w:p>
          <w:p w14:paraId="43822323">
            <w:pPr>
              <w:widowControl/>
              <w:jc w:val="center"/>
              <w:rPr>
                <w:del w:id="642" w:author="随遇而安" w:date="2023-08-11T14:54:23Z"/>
                <w:rFonts w:ascii="宋体" w:hAnsi="宋体" w:eastAsia="宋体" w:cs="宋体"/>
                <w:color w:val="auto"/>
                <w:sz w:val="20"/>
                <w:szCs w:val="20"/>
                <w:lang w:eastAsia="zh-CN"/>
                <w:rPrChange w:id="643" w:author="随遇而安" w:date="2023-08-11T14:56:22Z">
                  <w:rPr>
                    <w:del w:id="644" w:author="随遇而安" w:date="2023-08-11T14:54:23Z"/>
                    <w:rFonts w:ascii="宋体" w:hAnsi="宋体" w:eastAsia="宋体" w:cs="宋体"/>
                    <w:sz w:val="20"/>
                    <w:szCs w:val="20"/>
                    <w:lang w:eastAsia="zh-CN"/>
                  </w:rPr>
                </w:rPrChange>
              </w:rPr>
            </w:pPr>
            <w:del w:id="645" w:author="随遇而安" w:date="2023-08-11T14:54:23Z">
              <w:r>
                <w:rPr>
                  <w:rFonts w:hint="eastAsia" w:ascii="宋体" w:hAnsi="宋体" w:eastAsia="宋体" w:cs="宋体"/>
                  <w:color w:val="auto"/>
                  <w:sz w:val="20"/>
                  <w:szCs w:val="20"/>
                  <w:lang w:eastAsia="zh-CN"/>
                  <w:rPrChange w:id="646" w:author="随遇而安" w:date="2023-08-11T14:56:22Z">
                    <w:rPr>
                      <w:rFonts w:hint="eastAsia" w:ascii="宋体" w:hAnsi="宋体" w:eastAsia="宋体" w:cs="宋体"/>
                      <w:sz w:val="20"/>
                      <w:szCs w:val="20"/>
                      <w:lang w:eastAsia="zh-CN"/>
                    </w:rPr>
                  </w:rPrChange>
                </w:rPr>
                <w:delText>次</w:delText>
              </w:r>
            </w:del>
          </w:p>
          <w:p w14:paraId="5EA78EDB">
            <w:pPr>
              <w:widowControl/>
              <w:jc w:val="center"/>
              <w:rPr>
                <w:del w:id="647" w:author="随遇而安" w:date="2023-08-11T14:54:23Z"/>
                <w:rFonts w:ascii="宋体" w:hAnsi="宋体" w:eastAsia="宋体" w:cs="宋体"/>
                <w:color w:val="auto"/>
                <w:sz w:val="20"/>
                <w:szCs w:val="20"/>
                <w:lang w:eastAsia="zh-CN"/>
                <w:rPrChange w:id="648" w:author="随遇而安" w:date="2023-08-11T14:56:22Z">
                  <w:rPr>
                    <w:del w:id="649" w:author="随遇而安" w:date="2023-08-11T14:54:23Z"/>
                    <w:rFonts w:ascii="宋体" w:hAnsi="宋体" w:eastAsia="宋体" w:cs="宋体"/>
                    <w:sz w:val="20"/>
                    <w:szCs w:val="20"/>
                    <w:lang w:eastAsia="zh-CN"/>
                  </w:rPr>
                </w:rPrChange>
              </w:rPr>
            </w:pPr>
          </w:p>
          <w:p w14:paraId="57E17BCA">
            <w:pPr>
              <w:widowControl/>
              <w:jc w:val="center"/>
              <w:rPr>
                <w:del w:id="650" w:author="随遇而安" w:date="2023-08-11T14:54:23Z"/>
                <w:rFonts w:ascii="宋体" w:hAnsi="宋体" w:eastAsia="宋体" w:cs="宋体"/>
                <w:color w:val="auto"/>
                <w:sz w:val="20"/>
                <w:szCs w:val="20"/>
                <w:lang w:eastAsia="zh-CN"/>
                <w:rPrChange w:id="651" w:author="随遇而安" w:date="2023-08-11T14:56:22Z">
                  <w:rPr>
                    <w:del w:id="652" w:author="随遇而安" w:date="2023-08-11T14:54:23Z"/>
                    <w:rFonts w:ascii="宋体" w:hAnsi="宋体" w:eastAsia="宋体" w:cs="宋体"/>
                    <w:sz w:val="20"/>
                    <w:szCs w:val="20"/>
                    <w:lang w:eastAsia="zh-CN"/>
                  </w:rPr>
                </w:rPrChange>
              </w:rPr>
            </w:pPr>
            <w:del w:id="653" w:author="随遇而安" w:date="2023-08-11T14:54:23Z">
              <w:r>
                <w:rPr>
                  <w:rFonts w:hint="eastAsia" w:ascii="宋体" w:hAnsi="宋体" w:eastAsia="宋体" w:cs="宋体"/>
                  <w:color w:val="auto"/>
                  <w:sz w:val="20"/>
                  <w:szCs w:val="20"/>
                  <w:lang w:eastAsia="zh-CN"/>
                  <w:rPrChange w:id="654" w:author="随遇而安" w:date="2023-08-11T14:56:22Z">
                    <w:rPr>
                      <w:rFonts w:hint="eastAsia" w:ascii="宋体" w:hAnsi="宋体" w:eastAsia="宋体" w:cs="宋体"/>
                      <w:sz w:val="20"/>
                      <w:szCs w:val="20"/>
                      <w:lang w:eastAsia="zh-CN"/>
                    </w:rPr>
                  </w:rPrChange>
                </w:rPr>
                <w:delText>修</w:delText>
              </w:r>
            </w:del>
          </w:p>
          <w:p w14:paraId="7C8CB7DE">
            <w:pPr>
              <w:widowControl/>
              <w:jc w:val="center"/>
              <w:rPr>
                <w:del w:id="655" w:author="随遇而安" w:date="2023-08-11T14:54:23Z"/>
                <w:rFonts w:ascii="宋体" w:hAnsi="宋体" w:eastAsia="宋体" w:cs="宋体"/>
                <w:color w:val="auto"/>
                <w:sz w:val="20"/>
                <w:szCs w:val="20"/>
                <w:lang w:eastAsia="zh-CN"/>
                <w:rPrChange w:id="656" w:author="随遇而安" w:date="2023-08-11T14:56:22Z">
                  <w:rPr>
                    <w:del w:id="657" w:author="随遇而安" w:date="2023-08-11T14:54:23Z"/>
                    <w:rFonts w:ascii="宋体" w:hAnsi="宋体" w:eastAsia="宋体" w:cs="宋体"/>
                    <w:sz w:val="20"/>
                    <w:szCs w:val="20"/>
                    <w:lang w:eastAsia="zh-CN"/>
                  </w:rPr>
                </w:rPrChange>
              </w:rPr>
            </w:pPr>
          </w:p>
          <w:p w14:paraId="37E9D53E">
            <w:pPr>
              <w:widowControl/>
              <w:jc w:val="center"/>
              <w:rPr>
                <w:del w:id="658" w:author="随遇而安" w:date="2023-08-11T14:54:23Z"/>
                <w:rFonts w:ascii="宋体" w:hAnsi="宋体" w:eastAsia="宋体" w:cs="宋体"/>
                <w:color w:val="auto"/>
                <w:sz w:val="20"/>
                <w:szCs w:val="20"/>
                <w:lang w:eastAsia="zh-CN"/>
                <w:rPrChange w:id="659" w:author="随遇而安" w:date="2023-08-11T14:56:22Z">
                  <w:rPr>
                    <w:del w:id="660" w:author="随遇而安" w:date="2023-08-11T14:54:23Z"/>
                    <w:rFonts w:ascii="宋体" w:hAnsi="宋体" w:eastAsia="宋体" w:cs="宋体"/>
                    <w:sz w:val="20"/>
                    <w:szCs w:val="20"/>
                    <w:lang w:eastAsia="zh-CN"/>
                  </w:rPr>
                </w:rPrChange>
              </w:rPr>
            </w:pPr>
            <w:del w:id="661" w:author="随遇而安" w:date="2023-08-11T14:54:23Z">
              <w:r>
                <w:rPr>
                  <w:rFonts w:hint="eastAsia" w:ascii="宋体" w:hAnsi="宋体" w:eastAsia="宋体" w:cs="宋体"/>
                  <w:color w:val="auto"/>
                  <w:sz w:val="20"/>
                  <w:szCs w:val="20"/>
                  <w:lang w:eastAsia="zh-CN"/>
                  <w:rPrChange w:id="662" w:author="随遇而安" w:date="2023-08-11T14:56:22Z">
                    <w:rPr>
                      <w:rFonts w:hint="eastAsia" w:ascii="宋体" w:hAnsi="宋体" w:eastAsia="宋体" w:cs="宋体"/>
                      <w:sz w:val="20"/>
                      <w:szCs w:val="20"/>
                      <w:lang w:eastAsia="zh-CN"/>
                    </w:rPr>
                  </w:rPrChange>
                </w:rPr>
                <w:delText>改</w:delText>
              </w:r>
            </w:del>
          </w:p>
          <w:p w14:paraId="19D4491C">
            <w:pPr>
              <w:widowControl/>
              <w:jc w:val="center"/>
              <w:rPr>
                <w:del w:id="663" w:author="随遇而安" w:date="2023-08-11T14:54:23Z"/>
                <w:rFonts w:ascii="宋体" w:hAnsi="宋体" w:eastAsia="宋体" w:cs="宋体"/>
                <w:color w:val="auto"/>
                <w:sz w:val="20"/>
                <w:szCs w:val="20"/>
                <w:lang w:eastAsia="zh-CN"/>
                <w:rPrChange w:id="664" w:author="随遇而安" w:date="2023-08-11T14:56:22Z">
                  <w:rPr>
                    <w:del w:id="665" w:author="随遇而安" w:date="2023-08-11T14:54:23Z"/>
                    <w:rFonts w:ascii="宋体" w:hAnsi="宋体" w:eastAsia="宋体" w:cs="宋体"/>
                    <w:sz w:val="20"/>
                    <w:szCs w:val="20"/>
                    <w:lang w:eastAsia="zh-CN"/>
                  </w:rPr>
                </w:rPrChange>
              </w:rPr>
            </w:pPr>
          </w:p>
          <w:p w14:paraId="22097923">
            <w:pPr>
              <w:widowControl/>
              <w:jc w:val="center"/>
              <w:rPr>
                <w:del w:id="666" w:author="随遇而安" w:date="2023-08-11T14:54:23Z"/>
                <w:rFonts w:ascii="宋体" w:hAnsi="宋体" w:eastAsia="宋体" w:cs="宋体"/>
                <w:color w:val="auto"/>
                <w:sz w:val="20"/>
                <w:szCs w:val="20"/>
                <w:lang w:eastAsia="zh-CN"/>
                <w:rPrChange w:id="667" w:author="随遇而安" w:date="2023-08-11T14:56:22Z">
                  <w:rPr>
                    <w:del w:id="668" w:author="随遇而安" w:date="2023-08-11T14:54:23Z"/>
                    <w:rFonts w:ascii="宋体" w:hAnsi="宋体" w:eastAsia="宋体" w:cs="宋体"/>
                    <w:sz w:val="20"/>
                    <w:szCs w:val="20"/>
                    <w:lang w:eastAsia="zh-CN"/>
                  </w:rPr>
                </w:rPrChange>
              </w:rPr>
            </w:pPr>
            <w:del w:id="669" w:author="随遇而安" w:date="2023-08-11T14:54:23Z">
              <w:r>
                <w:rPr>
                  <w:rFonts w:hint="eastAsia" w:ascii="宋体" w:hAnsi="宋体" w:eastAsia="宋体" w:cs="宋体"/>
                  <w:color w:val="auto"/>
                  <w:sz w:val="20"/>
                  <w:szCs w:val="20"/>
                  <w:lang w:eastAsia="zh-CN"/>
                  <w:rPrChange w:id="670" w:author="随遇而安" w:date="2023-08-11T14:56:22Z">
                    <w:rPr>
                      <w:rFonts w:hint="eastAsia" w:ascii="宋体" w:hAnsi="宋体" w:eastAsia="宋体" w:cs="宋体"/>
                      <w:sz w:val="20"/>
                      <w:szCs w:val="20"/>
                      <w:lang w:eastAsia="zh-CN"/>
                    </w:rPr>
                  </w:rPrChange>
                </w:rPr>
                <w:delText>的</w:delText>
              </w:r>
            </w:del>
          </w:p>
          <w:p w14:paraId="72C8CE1D">
            <w:pPr>
              <w:widowControl/>
              <w:jc w:val="center"/>
              <w:rPr>
                <w:del w:id="671" w:author="随遇而安" w:date="2023-08-11T14:54:23Z"/>
                <w:rFonts w:ascii="宋体" w:hAnsi="宋体" w:eastAsia="宋体" w:cs="宋体"/>
                <w:color w:val="auto"/>
                <w:sz w:val="20"/>
                <w:szCs w:val="20"/>
                <w:lang w:eastAsia="zh-CN"/>
                <w:rPrChange w:id="672" w:author="随遇而安" w:date="2023-08-11T14:56:22Z">
                  <w:rPr>
                    <w:del w:id="673" w:author="随遇而安" w:date="2023-08-11T14:54:23Z"/>
                    <w:rFonts w:ascii="宋体" w:hAnsi="宋体" w:eastAsia="宋体" w:cs="宋体"/>
                    <w:sz w:val="20"/>
                    <w:szCs w:val="20"/>
                    <w:lang w:eastAsia="zh-CN"/>
                  </w:rPr>
                </w:rPrChange>
              </w:rPr>
            </w:pPr>
          </w:p>
          <w:p w14:paraId="283D687C">
            <w:pPr>
              <w:widowControl/>
              <w:jc w:val="center"/>
              <w:rPr>
                <w:del w:id="674" w:author="随遇而安" w:date="2023-08-11T14:54:23Z"/>
                <w:rFonts w:ascii="宋体" w:hAnsi="宋体" w:eastAsia="宋体" w:cs="宋体"/>
                <w:color w:val="auto"/>
                <w:sz w:val="20"/>
                <w:szCs w:val="20"/>
                <w:lang w:eastAsia="zh-CN"/>
                <w:rPrChange w:id="675" w:author="随遇而安" w:date="2023-08-11T14:56:22Z">
                  <w:rPr>
                    <w:del w:id="676" w:author="随遇而安" w:date="2023-08-11T14:54:23Z"/>
                    <w:rFonts w:ascii="宋体" w:hAnsi="宋体" w:eastAsia="宋体" w:cs="宋体"/>
                    <w:sz w:val="20"/>
                    <w:szCs w:val="20"/>
                    <w:lang w:eastAsia="zh-CN"/>
                  </w:rPr>
                </w:rPrChange>
              </w:rPr>
            </w:pPr>
            <w:del w:id="677" w:author="随遇而安" w:date="2023-08-11T14:54:23Z">
              <w:r>
                <w:rPr>
                  <w:rFonts w:hint="eastAsia" w:ascii="宋体" w:hAnsi="宋体" w:eastAsia="宋体" w:cs="宋体"/>
                  <w:color w:val="auto"/>
                  <w:sz w:val="20"/>
                  <w:szCs w:val="20"/>
                  <w:lang w:eastAsia="zh-CN"/>
                  <w:rPrChange w:id="678" w:author="随遇而安" w:date="2023-08-11T14:56:22Z">
                    <w:rPr>
                      <w:rFonts w:hint="eastAsia" w:ascii="宋体" w:hAnsi="宋体" w:eastAsia="宋体" w:cs="宋体"/>
                      <w:sz w:val="20"/>
                      <w:szCs w:val="20"/>
                      <w:lang w:eastAsia="zh-CN"/>
                    </w:rPr>
                  </w:rPrChange>
                </w:rPr>
                <w:delText>主</w:delText>
              </w:r>
            </w:del>
          </w:p>
          <w:p w14:paraId="54734434">
            <w:pPr>
              <w:widowControl/>
              <w:jc w:val="center"/>
              <w:rPr>
                <w:del w:id="679" w:author="随遇而安" w:date="2023-08-11T14:54:23Z"/>
                <w:rFonts w:ascii="宋体" w:hAnsi="宋体" w:eastAsia="宋体" w:cs="宋体"/>
                <w:color w:val="auto"/>
                <w:sz w:val="20"/>
                <w:szCs w:val="20"/>
                <w:lang w:eastAsia="zh-CN"/>
                <w:rPrChange w:id="680" w:author="随遇而安" w:date="2023-08-11T14:56:22Z">
                  <w:rPr>
                    <w:del w:id="681" w:author="随遇而安" w:date="2023-08-11T14:54:23Z"/>
                    <w:rFonts w:ascii="宋体" w:hAnsi="宋体" w:eastAsia="宋体" w:cs="宋体"/>
                    <w:sz w:val="20"/>
                    <w:szCs w:val="20"/>
                    <w:lang w:eastAsia="zh-CN"/>
                  </w:rPr>
                </w:rPrChange>
              </w:rPr>
            </w:pPr>
          </w:p>
          <w:p w14:paraId="111B2425">
            <w:pPr>
              <w:widowControl/>
              <w:jc w:val="center"/>
              <w:rPr>
                <w:del w:id="682" w:author="随遇而安" w:date="2023-08-11T14:54:23Z"/>
                <w:rFonts w:ascii="宋体" w:hAnsi="宋体" w:eastAsia="宋体" w:cs="宋体"/>
                <w:color w:val="auto"/>
                <w:sz w:val="20"/>
                <w:szCs w:val="20"/>
                <w:lang w:eastAsia="zh-CN"/>
                <w:rPrChange w:id="683" w:author="随遇而安" w:date="2023-08-11T14:56:22Z">
                  <w:rPr>
                    <w:del w:id="684" w:author="随遇而安" w:date="2023-08-11T14:54:23Z"/>
                    <w:rFonts w:ascii="宋体" w:hAnsi="宋体" w:eastAsia="宋体" w:cs="宋体"/>
                    <w:sz w:val="20"/>
                    <w:szCs w:val="20"/>
                    <w:lang w:eastAsia="zh-CN"/>
                  </w:rPr>
                </w:rPrChange>
              </w:rPr>
            </w:pPr>
            <w:del w:id="685" w:author="随遇而安" w:date="2023-08-11T14:54:23Z">
              <w:r>
                <w:rPr>
                  <w:rFonts w:hint="eastAsia" w:ascii="宋体" w:hAnsi="宋体" w:eastAsia="宋体" w:cs="宋体"/>
                  <w:color w:val="auto"/>
                  <w:sz w:val="20"/>
                  <w:szCs w:val="20"/>
                  <w:lang w:eastAsia="zh-CN"/>
                  <w:rPrChange w:id="686" w:author="随遇而安" w:date="2023-08-11T14:56:22Z">
                    <w:rPr>
                      <w:rFonts w:hint="eastAsia" w:ascii="宋体" w:hAnsi="宋体" w:eastAsia="宋体" w:cs="宋体"/>
                      <w:sz w:val="20"/>
                      <w:szCs w:val="20"/>
                      <w:lang w:eastAsia="zh-CN"/>
                    </w:rPr>
                  </w:rPrChange>
                </w:rPr>
                <w:delText>要</w:delText>
              </w:r>
            </w:del>
          </w:p>
          <w:p w14:paraId="597A7895">
            <w:pPr>
              <w:widowControl/>
              <w:jc w:val="center"/>
              <w:rPr>
                <w:del w:id="687" w:author="随遇而安" w:date="2023-08-11T14:54:23Z"/>
                <w:rFonts w:ascii="宋体" w:hAnsi="宋体" w:eastAsia="宋体" w:cs="宋体"/>
                <w:color w:val="auto"/>
                <w:sz w:val="20"/>
                <w:szCs w:val="20"/>
                <w:lang w:eastAsia="zh-CN"/>
                <w:rPrChange w:id="688" w:author="随遇而安" w:date="2023-08-11T14:56:22Z">
                  <w:rPr>
                    <w:del w:id="689" w:author="随遇而安" w:date="2023-08-11T14:54:23Z"/>
                    <w:rFonts w:ascii="宋体" w:hAnsi="宋体" w:eastAsia="宋体" w:cs="宋体"/>
                    <w:sz w:val="20"/>
                    <w:szCs w:val="20"/>
                    <w:lang w:eastAsia="zh-CN"/>
                  </w:rPr>
                </w:rPrChange>
              </w:rPr>
            </w:pPr>
          </w:p>
          <w:p w14:paraId="26874F39">
            <w:pPr>
              <w:widowControl/>
              <w:jc w:val="center"/>
              <w:rPr>
                <w:del w:id="690" w:author="随遇而安" w:date="2023-08-11T14:54:23Z"/>
                <w:rFonts w:ascii="宋体" w:hAnsi="宋体" w:eastAsia="宋体" w:cs="宋体"/>
                <w:color w:val="auto"/>
                <w:sz w:val="20"/>
                <w:szCs w:val="20"/>
                <w:lang w:eastAsia="zh-CN"/>
                <w:rPrChange w:id="691" w:author="随遇而安" w:date="2023-08-11T14:56:22Z">
                  <w:rPr>
                    <w:del w:id="692" w:author="随遇而安" w:date="2023-08-11T14:54:23Z"/>
                    <w:rFonts w:ascii="宋体" w:hAnsi="宋体" w:eastAsia="宋体" w:cs="宋体"/>
                    <w:sz w:val="20"/>
                    <w:szCs w:val="20"/>
                    <w:lang w:eastAsia="zh-CN"/>
                  </w:rPr>
                </w:rPrChange>
              </w:rPr>
            </w:pPr>
            <w:del w:id="693" w:author="随遇而安" w:date="2023-08-11T14:54:23Z">
              <w:r>
                <w:rPr>
                  <w:rFonts w:hint="eastAsia" w:ascii="宋体" w:hAnsi="宋体" w:eastAsia="宋体" w:cs="宋体"/>
                  <w:color w:val="auto"/>
                  <w:sz w:val="20"/>
                  <w:szCs w:val="20"/>
                  <w:lang w:eastAsia="zh-CN"/>
                  <w:rPrChange w:id="694" w:author="随遇而安" w:date="2023-08-11T14:56:22Z">
                    <w:rPr>
                      <w:rFonts w:hint="eastAsia" w:ascii="宋体" w:hAnsi="宋体" w:eastAsia="宋体" w:cs="宋体"/>
                      <w:sz w:val="20"/>
                      <w:szCs w:val="20"/>
                      <w:lang w:eastAsia="zh-CN"/>
                    </w:rPr>
                  </w:rPrChange>
                </w:rPr>
                <w:delText>内</w:delText>
              </w:r>
            </w:del>
          </w:p>
          <w:p w14:paraId="071004B3">
            <w:pPr>
              <w:widowControl/>
              <w:jc w:val="center"/>
              <w:rPr>
                <w:del w:id="695" w:author="随遇而安" w:date="2023-08-11T14:54:23Z"/>
                <w:rFonts w:ascii="宋体" w:hAnsi="宋体" w:eastAsia="宋体" w:cs="宋体"/>
                <w:color w:val="auto"/>
                <w:sz w:val="20"/>
                <w:szCs w:val="20"/>
                <w:lang w:eastAsia="zh-CN"/>
                <w:rPrChange w:id="696" w:author="随遇而安" w:date="2023-08-11T14:56:22Z">
                  <w:rPr>
                    <w:del w:id="697" w:author="随遇而安" w:date="2023-08-11T14:54:23Z"/>
                    <w:rFonts w:ascii="宋体" w:hAnsi="宋体" w:eastAsia="宋体" w:cs="宋体"/>
                    <w:sz w:val="20"/>
                    <w:szCs w:val="20"/>
                    <w:lang w:eastAsia="zh-CN"/>
                  </w:rPr>
                </w:rPrChange>
              </w:rPr>
            </w:pPr>
          </w:p>
          <w:p w14:paraId="21BCA096">
            <w:pPr>
              <w:widowControl/>
              <w:jc w:val="center"/>
              <w:rPr>
                <w:del w:id="698" w:author="随遇而安" w:date="2023-08-11T14:54:23Z"/>
                <w:rFonts w:ascii="宋体" w:hAnsi="宋体" w:eastAsia="宋体" w:cs="宋体"/>
                <w:color w:val="auto"/>
                <w:sz w:val="20"/>
                <w:szCs w:val="20"/>
                <w:lang w:eastAsia="zh-CN"/>
                <w:rPrChange w:id="699" w:author="随遇而安" w:date="2023-08-11T14:56:22Z">
                  <w:rPr>
                    <w:del w:id="700" w:author="随遇而安" w:date="2023-08-11T14:54:23Z"/>
                    <w:rFonts w:ascii="宋体" w:hAnsi="宋体" w:eastAsia="宋体" w:cs="宋体"/>
                    <w:sz w:val="20"/>
                    <w:szCs w:val="20"/>
                    <w:lang w:eastAsia="zh-CN"/>
                  </w:rPr>
                </w:rPrChange>
              </w:rPr>
            </w:pPr>
            <w:del w:id="701" w:author="随遇而安" w:date="2023-08-11T14:54:23Z">
              <w:r>
                <w:rPr>
                  <w:rFonts w:hint="eastAsia" w:ascii="宋体" w:hAnsi="宋体" w:eastAsia="宋体" w:cs="宋体"/>
                  <w:color w:val="auto"/>
                  <w:sz w:val="20"/>
                  <w:szCs w:val="20"/>
                  <w:lang w:eastAsia="zh-CN"/>
                  <w:rPrChange w:id="702" w:author="随遇而安" w:date="2023-08-11T14:56:22Z">
                    <w:rPr>
                      <w:rFonts w:hint="eastAsia" w:ascii="宋体" w:hAnsi="宋体" w:eastAsia="宋体" w:cs="宋体"/>
                      <w:sz w:val="20"/>
                      <w:szCs w:val="20"/>
                      <w:lang w:eastAsia="zh-CN"/>
                    </w:rPr>
                  </w:rPrChange>
                </w:rPr>
                <w:delText>容</w:delText>
              </w:r>
            </w:del>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17C3E761">
            <w:pPr>
              <w:widowControl/>
              <w:rPr>
                <w:del w:id="703" w:author="随遇而安" w:date="2023-08-11T14:54:23Z"/>
                <w:rFonts w:ascii="宋体" w:hAnsi="宋体" w:eastAsia="宋体" w:cs="宋体"/>
                <w:color w:val="auto"/>
                <w:sz w:val="20"/>
                <w:szCs w:val="20"/>
                <w:lang w:eastAsia="zh-CN"/>
                <w:rPrChange w:id="704" w:author="随遇而安" w:date="2023-08-11T14:56:22Z">
                  <w:rPr>
                    <w:del w:id="705" w:author="随遇而安" w:date="2023-08-11T14:54:23Z"/>
                    <w:rFonts w:ascii="宋体" w:hAnsi="宋体" w:eastAsia="宋体" w:cs="宋体"/>
                    <w:sz w:val="20"/>
                    <w:szCs w:val="20"/>
                    <w:lang w:eastAsia="zh-CN"/>
                  </w:rPr>
                </w:rPrChange>
              </w:rPr>
            </w:pPr>
          </w:p>
        </w:tc>
      </w:tr>
      <w:tr w14:paraId="34E2B8F7">
        <w:tblPrEx>
          <w:tblCellMar>
            <w:top w:w="0" w:type="dxa"/>
            <w:left w:w="108" w:type="dxa"/>
            <w:bottom w:w="0" w:type="dxa"/>
            <w:right w:w="108" w:type="dxa"/>
          </w:tblCellMar>
        </w:tblPrEx>
        <w:trPr>
          <w:trHeight w:val="700" w:hRule="atLeast"/>
          <w:del w:id="706" w:author="随遇而安" w:date="2023-08-11T14:54:23Z"/>
        </w:trPr>
        <w:tc>
          <w:tcPr>
            <w:tcW w:w="603" w:type="pct"/>
            <w:tcBorders>
              <w:top w:val="nil"/>
              <w:left w:val="single" w:color="auto" w:sz="4" w:space="0"/>
              <w:bottom w:val="single" w:color="auto" w:sz="4" w:space="0"/>
              <w:right w:val="single" w:color="auto" w:sz="4" w:space="0"/>
            </w:tcBorders>
            <w:shd w:val="clear" w:color="auto" w:fill="auto"/>
            <w:vAlign w:val="center"/>
          </w:tcPr>
          <w:p w14:paraId="3C254B3D">
            <w:pPr>
              <w:widowControl/>
              <w:jc w:val="center"/>
              <w:rPr>
                <w:del w:id="707" w:author="随遇而安" w:date="2023-08-11T14:54:23Z"/>
                <w:rFonts w:ascii="宋体" w:hAnsi="宋体" w:eastAsia="宋体" w:cs="宋体"/>
                <w:color w:val="auto"/>
                <w:sz w:val="20"/>
                <w:szCs w:val="20"/>
                <w:lang w:eastAsia="zh-CN"/>
                <w:rPrChange w:id="708" w:author="随遇而安" w:date="2023-08-11T14:56:22Z">
                  <w:rPr>
                    <w:del w:id="709" w:author="随遇而安" w:date="2023-08-11T14:54:23Z"/>
                    <w:rFonts w:ascii="宋体" w:hAnsi="宋体" w:eastAsia="宋体" w:cs="宋体"/>
                    <w:sz w:val="20"/>
                    <w:szCs w:val="20"/>
                    <w:lang w:eastAsia="zh-CN"/>
                  </w:rPr>
                </w:rPrChange>
              </w:rPr>
            </w:pPr>
            <w:del w:id="710" w:author="随遇而安" w:date="2023-08-11T14:54:23Z">
              <w:r>
                <w:rPr>
                  <w:rFonts w:hint="eastAsia" w:ascii="宋体" w:hAnsi="宋体" w:eastAsia="宋体" w:cs="宋体"/>
                  <w:color w:val="auto"/>
                  <w:sz w:val="20"/>
                  <w:szCs w:val="20"/>
                  <w:lang w:eastAsia="zh-CN"/>
                  <w:rPrChange w:id="711" w:author="随遇而安" w:date="2023-08-11T14:56:22Z">
                    <w:rPr>
                      <w:rFonts w:hint="eastAsia" w:ascii="宋体" w:hAnsi="宋体" w:eastAsia="宋体" w:cs="宋体"/>
                      <w:sz w:val="20"/>
                      <w:szCs w:val="20"/>
                      <w:lang w:eastAsia="zh-CN"/>
                    </w:rPr>
                  </w:rPrChange>
                </w:rPr>
                <w:delText>解释部门</w:delText>
              </w:r>
            </w:del>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75DD98C1">
            <w:pPr>
              <w:widowControl/>
              <w:rPr>
                <w:del w:id="712" w:author="随遇而安" w:date="2023-08-11T14:54:23Z"/>
                <w:rFonts w:ascii="宋体" w:hAnsi="宋体" w:eastAsia="宋体" w:cs="宋体"/>
                <w:color w:val="auto"/>
                <w:sz w:val="20"/>
                <w:szCs w:val="20"/>
                <w:lang w:eastAsia="zh-CN"/>
                <w:rPrChange w:id="713" w:author="随遇而安" w:date="2023-08-11T14:56:22Z">
                  <w:rPr>
                    <w:del w:id="714" w:author="随遇而安" w:date="2023-08-11T14:54:23Z"/>
                    <w:rFonts w:ascii="宋体" w:hAnsi="宋体" w:eastAsia="宋体" w:cs="宋体"/>
                    <w:sz w:val="20"/>
                    <w:szCs w:val="20"/>
                    <w:lang w:eastAsia="zh-CN"/>
                  </w:rPr>
                </w:rPrChange>
              </w:rPr>
            </w:pPr>
            <w:del w:id="715" w:author="随遇而安" w:date="2023-08-11T14:54:23Z">
              <w:r>
                <w:rPr>
                  <w:rFonts w:hint="eastAsia" w:ascii="宋体" w:hAnsi="宋体" w:eastAsia="宋体" w:cs="宋体"/>
                  <w:color w:val="auto"/>
                  <w:sz w:val="20"/>
                  <w:szCs w:val="20"/>
                  <w:lang w:eastAsia="zh-CN"/>
                  <w:rPrChange w:id="716" w:author="随遇而安" w:date="2023-08-11T14:56:22Z">
                    <w:rPr>
                      <w:rFonts w:hint="eastAsia" w:ascii="宋体" w:hAnsi="宋体" w:eastAsia="宋体" w:cs="宋体"/>
                      <w:sz w:val="20"/>
                      <w:szCs w:val="20"/>
                      <w:lang w:eastAsia="zh-CN"/>
                    </w:rPr>
                  </w:rPrChange>
                </w:rPr>
                <w:delText>安环品质部</w:delText>
              </w:r>
            </w:del>
          </w:p>
        </w:tc>
      </w:tr>
    </w:tbl>
    <w:p w14:paraId="55642608">
      <w:pPr>
        <w:rPr>
          <w:del w:id="717" w:author="随遇而安" w:date="2023-08-11T14:54:23Z"/>
          <w:color w:val="auto"/>
          <w:rPrChange w:id="718" w:author="随遇而安" w:date="2023-08-11T14:56:22Z">
            <w:rPr>
              <w:del w:id="719" w:author="随遇而安" w:date="2023-08-11T14:54:23Z"/>
            </w:rPr>
          </w:rPrChange>
        </w:rPr>
      </w:pPr>
    </w:p>
    <w:p w14:paraId="45274D97">
      <w:pPr>
        <w:rPr>
          <w:del w:id="720" w:author="随遇而安" w:date="2023-08-11T14:54:23Z"/>
          <w:color w:val="auto"/>
          <w:rPrChange w:id="721" w:author="随遇而安" w:date="2023-08-11T14:56:22Z">
            <w:rPr>
              <w:del w:id="722" w:author="随遇而安" w:date="2023-08-11T14:54:23Z"/>
            </w:rPr>
          </w:rPrChange>
        </w:rPr>
        <w:sectPr>
          <w:headerReference r:id="rId7" w:type="default"/>
          <w:footerReference r:id="rId8" w:type="default"/>
          <w:pgSz w:w="11907" w:h="16839"/>
          <w:pgMar w:top="1507" w:right="1471" w:bottom="1268" w:left="1390" w:header="852" w:footer="1091" w:gutter="0"/>
          <w:pgNumType w:fmt="decimal"/>
          <w:cols w:space="720" w:num="1"/>
          <w:docGrid w:linePitch="299" w:charSpace="0"/>
        </w:sectPr>
      </w:pPr>
    </w:p>
    <w:p w14:paraId="71DEE39A">
      <w:pPr>
        <w:rPr>
          <w:del w:id="723" w:author="随遇而安" w:date="2023-08-11T14:54:23Z"/>
          <w:color w:val="auto"/>
          <w:rPrChange w:id="724" w:author="随遇而安" w:date="2023-08-11T14:56:22Z">
            <w:rPr>
              <w:del w:id="725" w:author="随遇而安" w:date="2023-08-11T14:54:23Z"/>
            </w:rPr>
          </w:rPrChange>
        </w:rPr>
      </w:pPr>
    </w:p>
    <w:customXmlDelRangeStart w:id="726" w:author="随遇而安" w:date="2023-08-11T14:54:23Z"/>
    <w:sdt>
      <w:sdtPr>
        <w:rPr>
          <w:rFonts w:ascii="宋体" w:hAnsi="宋体" w:eastAsia="宋体"/>
          <w:color w:val="auto"/>
          <w:sz w:val="21"/>
        </w:rPr>
        <w:id w:val="147459359"/>
        <w15:color w:val="DBDBDB"/>
        <w:docPartObj>
          <w:docPartGallery w:val="Table of Contents"/>
          <w:docPartUnique/>
        </w:docPartObj>
      </w:sdtPr>
      <w:sdtEndPr>
        <w:rPr>
          <w:rFonts w:ascii="宋体" w:hAnsi="宋体" w:eastAsia="宋体"/>
          <w:color w:val="auto"/>
          <w:sz w:val="21"/>
        </w:rPr>
      </w:sdtEndPr>
      <w:sdtContent>
        <w:customXmlDelRangeEnd w:id="726"/>
        <w:p w14:paraId="66593C72">
          <w:pPr>
            <w:jc w:val="center"/>
            <w:rPr>
              <w:del w:id="728" w:author="随遇而安" w:date="2023-08-11T14:54:23Z"/>
              <w:color w:val="auto"/>
              <w:rPrChange w:id="729" w:author="随遇而安" w:date="2023-08-11T14:56:22Z">
                <w:rPr>
                  <w:del w:id="730" w:author="随遇而安" w:date="2023-08-11T14:54:23Z"/>
                </w:rPr>
              </w:rPrChange>
            </w:rPr>
          </w:pPr>
          <w:del w:id="732" w:author="随遇而安" w:date="2023-08-11T14:54:23Z">
            <w:r>
              <w:rPr>
                <w:rFonts w:ascii="宋体" w:hAnsi="宋体" w:eastAsia="宋体"/>
                <w:color w:val="auto"/>
                <w:sz w:val="21"/>
                <w:rPrChange w:id="733" w:author="随遇而安" w:date="2023-08-11T14:56:22Z">
                  <w:rPr>
                    <w:rFonts w:ascii="宋体" w:hAnsi="宋体" w:eastAsia="宋体"/>
                    <w:sz w:val="21"/>
                  </w:rPr>
                </w:rPrChange>
              </w:rPr>
              <w:delText>目录</w:delText>
            </w:r>
          </w:del>
        </w:p>
        <w:p w14:paraId="2BCA02CE">
          <w:pPr>
            <w:pStyle w:val="6"/>
            <w:tabs>
              <w:tab w:val="right" w:leader="dot" w:pos="8310"/>
            </w:tabs>
            <w:rPr>
              <w:del w:id="734" w:author="随遇而安" w:date="2023-08-11T14:54:23Z"/>
              <w:color w:val="auto"/>
              <w:rPrChange w:id="735" w:author="随遇而安" w:date="2023-08-11T14:56:22Z">
                <w:rPr>
                  <w:del w:id="736" w:author="随遇而安" w:date="2023-08-11T14:54:23Z"/>
                </w:rPr>
              </w:rPrChange>
            </w:rPr>
          </w:pPr>
          <w:del w:id="737" w:author="随遇而安" w:date="2023-08-11T14:54:23Z">
            <w:r>
              <w:rPr>
                <w:color w:val="auto"/>
                <w:rPrChange w:id="738" w:author="随遇而安" w:date="2023-08-11T14:56:22Z">
                  <w:rPr/>
                </w:rPrChange>
              </w:rPr>
              <w:fldChar w:fldCharType="begin"/>
            </w:r>
          </w:del>
          <w:del w:id="739" w:author="随遇而安" w:date="2023-08-11T14:54:23Z">
            <w:r>
              <w:rPr>
                <w:color w:val="auto"/>
                <w:rPrChange w:id="740" w:author="随遇而安" w:date="2023-08-11T14:56:22Z">
                  <w:rPr/>
                </w:rPrChange>
              </w:rPr>
              <w:delInstrText xml:space="preserve">TOC \o "1-1" \h \u </w:delInstrText>
            </w:r>
          </w:del>
          <w:del w:id="741" w:author="随遇而安" w:date="2023-08-11T14:54:23Z">
            <w:r>
              <w:rPr>
                <w:color w:val="auto"/>
                <w:rPrChange w:id="742" w:author="随遇而安" w:date="2023-08-11T14:56:22Z">
                  <w:rPr/>
                </w:rPrChange>
              </w:rPr>
              <w:fldChar w:fldCharType="separate"/>
            </w:r>
          </w:del>
          <w:del w:id="743" w:author="随遇而安" w:date="2023-08-11T14:54:23Z">
            <w:r>
              <w:rPr>
                <w:color w:val="auto"/>
                <w:rPrChange w:id="744" w:author="随遇而安" w:date="2023-08-11T14:56:22Z">
                  <w:rPr/>
                </w:rPrChange>
              </w:rPr>
              <w:fldChar w:fldCharType="begin"/>
            </w:r>
          </w:del>
          <w:del w:id="745" w:author="随遇而安" w:date="2023-08-11T14:54:23Z">
            <w:r>
              <w:rPr>
                <w:color w:val="auto"/>
                <w:rPrChange w:id="746" w:author="随遇而安" w:date="2023-08-11T14:56:22Z">
                  <w:rPr/>
                </w:rPrChange>
              </w:rPr>
              <w:delInstrText xml:space="preserve"> HYPERLINK \l _Toc28841 </w:delInstrText>
            </w:r>
          </w:del>
          <w:del w:id="747" w:author="随遇而安" w:date="2023-08-11T14:54:23Z">
            <w:r>
              <w:rPr>
                <w:color w:val="auto"/>
                <w:rPrChange w:id="748" w:author="随遇而安" w:date="2023-08-11T14:56:22Z">
                  <w:rPr/>
                </w:rPrChange>
              </w:rPr>
              <w:fldChar w:fldCharType="separate"/>
            </w:r>
          </w:del>
          <w:del w:id="749" w:author="随遇而安" w:date="2023-08-11T14:54:23Z">
            <w:r>
              <w:rPr>
                <w:rFonts w:hint="eastAsia" w:ascii="宋体" w:eastAsia="宋体"/>
                <w:color w:val="auto"/>
                <w:lang w:eastAsia="zh-CN"/>
                <w:rPrChange w:id="750" w:author="随遇而安" w:date="2023-08-11T14:56:22Z">
                  <w:rPr>
                    <w:rFonts w:hint="eastAsia" w:ascii="宋体" w:eastAsia="宋体"/>
                    <w:lang w:eastAsia="zh-CN"/>
                  </w:rPr>
                </w:rPrChange>
              </w:rPr>
              <w:delText>1.0 目的</w:delText>
            </w:r>
          </w:del>
          <w:del w:id="751" w:author="随遇而安" w:date="2023-08-11T14:54:23Z">
            <w:r>
              <w:rPr>
                <w:color w:val="auto"/>
                <w:rPrChange w:id="752" w:author="随遇而安" w:date="2023-08-11T14:56:22Z">
                  <w:rPr/>
                </w:rPrChange>
              </w:rPr>
              <w:tab/>
            </w:r>
          </w:del>
          <w:del w:id="753" w:author="随遇而安" w:date="2023-08-11T14:54:23Z">
            <w:r>
              <w:rPr>
                <w:color w:val="auto"/>
                <w:rPrChange w:id="754" w:author="随遇而安" w:date="2023-08-11T14:56:22Z">
                  <w:rPr/>
                </w:rPrChange>
              </w:rPr>
              <w:fldChar w:fldCharType="begin"/>
            </w:r>
          </w:del>
          <w:del w:id="755" w:author="随遇而安" w:date="2023-08-11T14:54:23Z">
            <w:r>
              <w:rPr>
                <w:color w:val="auto"/>
                <w:rPrChange w:id="756" w:author="随遇而安" w:date="2023-08-11T14:56:22Z">
                  <w:rPr/>
                </w:rPrChange>
              </w:rPr>
              <w:delInstrText xml:space="preserve"> PAGEREF _Toc28841 \h </w:delInstrText>
            </w:r>
          </w:del>
          <w:del w:id="757" w:author="随遇而安" w:date="2023-08-11T14:54:23Z">
            <w:r>
              <w:rPr>
                <w:color w:val="auto"/>
                <w:rPrChange w:id="758" w:author="随遇而安" w:date="2023-08-11T14:56:22Z">
                  <w:rPr/>
                </w:rPrChange>
              </w:rPr>
              <w:fldChar w:fldCharType="separate"/>
            </w:r>
          </w:del>
          <w:del w:id="759" w:author="随遇而安" w:date="2023-08-11T14:54:23Z">
            <w:r>
              <w:rPr>
                <w:color w:val="auto"/>
                <w:rPrChange w:id="760" w:author="随遇而安" w:date="2023-08-11T14:56:22Z">
                  <w:rPr/>
                </w:rPrChange>
              </w:rPr>
              <w:delText>4</w:delText>
            </w:r>
          </w:del>
          <w:del w:id="761" w:author="随遇而安" w:date="2023-08-11T14:54:23Z">
            <w:r>
              <w:rPr>
                <w:color w:val="auto"/>
                <w:rPrChange w:id="762" w:author="随遇而安" w:date="2023-08-11T14:56:22Z">
                  <w:rPr/>
                </w:rPrChange>
              </w:rPr>
              <w:fldChar w:fldCharType="end"/>
            </w:r>
          </w:del>
          <w:del w:id="763" w:author="随遇而安" w:date="2023-08-11T14:54:23Z">
            <w:r>
              <w:rPr>
                <w:color w:val="auto"/>
                <w:rPrChange w:id="764" w:author="随遇而安" w:date="2023-08-11T14:56:22Z">
                  <w:rPr/>
                </w:rPrChange>
              </w:rPr>
              <w:fldChar w:fldCharType="end"/>
            </w:r>
          </w:del>
        </w:p>
        <w:p w14:paraId="36DB187C">
          <w:pPr>
            <w:pStyle w:val="6"/>
            <w:tabs>
              <w:tab w:val="right" w:leader="dot" w:pos="8310"/>
            </w:tabs>
            <w:rPr>
              <w:del w:id="765" w:author="随遇而安" w:date="2023-08-11T14:54:23Z"/>
              <w:color w:val="auto"/>
              <w:rPrChange w:id="766" w:author="随遇而安" w:date="2023-08-11T14:56:22Z">
                <w:rPr>
                  <w:del w:id="767" w:author="随遇而安" w:date="2023-08-11T14:54:23Z"/>
                </w:rPr>
              </w:rPrChange>
            </w:rPr>
          </w:pPr>
          <w:del w:id="768" w:author="随遇而安" w:date="2023-08-11T14:54:23Z">
            <w:r>
              <w:rPr>
                <w:color w:val="auto"/>
                <w:rPrChange w:id="769" w:author="随遇而安" w:date="2023-08-11T14:56:22Z">
                  <w:rPr/>
                </w:rPrChange>
              </w:rPr>
              <w:fldChar w:fldCharType="begin"/>
            </w:r>
          </w:del>
          <w:del w:id="770" w:author="随遇而安" w:date="2023-08-11T14:54:23Z">
            <w:r>
              <w:rPr>
                <w:color w:val="auto"/>
                <w:rPrChange w:id="771" w:author="随遇而安" w:date="2023-08-11T14:56:22Z">
                  <w:rPr/>
                </w:rPrChange>
              </w:rPr>
              <w:delInstrText xml:space="preserve"> HYPERLINK \l _Toc9842 </w:delInstrText>
            </w:r>
          </w:del>
          <w:del w:id="772" w:author="随遇而安" w:date="2023-08-11T14:54:23Z">
            <w:r>
              <w:rPr>
                <w:color w:val="auto"/>
                <w:rPrChange w:id="773" w:author="随遇而安" w:date="2023-08-11T14:56:22Z">
                  <w:rPr/>
                </w:rPrChange>
              </w:rPr>
              <w:fldChar w:fldCharType="separate"/>
            </w:r>
          </w:del>
          <w:del w:id="774" w:author="随遇而安" w:date="2023-08-11T14:54:23Z">
            <w:r>
              <w:rPr>
                <w:rFonts w:hint="eastAsia" w:ascii="宋体" w:eastAsia="宋体"/>
                <w:color w:val="auto"/>
                <w:lang w:eastAsia="zh-CN"/>
                <w:rPrChange w:id="775" w:author="随遇而安" w:date="2023-08-11T14:56:22Z">
                  <w:rPr>
                    <w:rFonts w:hint="eastAsia" w:ascii="宋体" w:eastAsia="宋体"/>
                    <w:lang w:eastAsia="zh-CN"/>
                  </w:rPr>
                </w:rPrChange>
              </w:rPr>
              <w:delText>2.0 范围</w:delText>
            </w:r>
          </w:del>
          <w:del w:id="776" w:author="随遇而安" w:date="2023-08-11T14:54:23Z">
            <w:r>
              <w:rPr>
                <w:color w:val="auto"/>
                <w:rPrChange w:id="777" w:author="随遇而安" w:date="2023-08-11T14:56:22Z">
                  <w:rPr/>
                </w:rPrChange>
              </w:rPr>
              <w:tab/>
            </w:r>
          </w:del>
          <w:del w:id="778" w:author="随遇而安" w:date="2023-08-11T14:54:23Z">
            <w:r>
              <w:rPr>
                <w:color w:val="auto"/>
                <w:rPrChange w:id="779" w:author="随遇而安" w:date="2023-08-11T14:56:22Z">
                  <w:rPr/>
                </w:rPrChange>
              </w:rPr>
              <w:fldChar w:fldCharType="begin"/>
            </w:r>
          </w:del>
          <w:del w:id="780" w:author="随遇而安" w:date="2023-08-11T14:54:23Z">
            <w:r>
              <w:rPr>
                <w:color w:val="auto"/>
                <w:rPrChange w:id="781" w:author="随遇而安" w:date="2023-08-11T14:56:22Z">
                  <w:rPr/>
                </w:rPrChange>
              </w:rPr>
              <w:delInstrText xml:space="preserve"> PAGEREF _Toc9842 \h </w:delInstrText>
            </w:r>
          </w:del>
          <w:del w:id="782" w:author="随遇而安" w:date="2023-08-11T14:54:23Z">
            <w:r>
              <w:rPr>
                <w:color w:val="auto"/>
                <w:rPrChange w:id="783" w:author="随遇而安" w:date="2023-08-11T14:56:22Z">
                  <w:rPr/>
                </w:rPrChange>
              </w:rPr>
              <w:fldChar w:fldCharType="separate"/>
            </w:r>
          </w:del>
          <w:del w:id="784" w:author="随遇而安" w:date="2023-08-11T14:54:23Z">
            <w:r>
              <w:rPr>
                <w:color w:val="auto"/>
                <w:rPrChange w:id="785" w:author="随遇而安" w:date="2023-08-11T14:56:22Z">
                  <w:rPr/>
                </w:rPrChange>
              </w:rPr>
              <w:delText>4</w:delText>
            </w:r>
          </w:del>
          <w:del w:id="786" w:author="随遇而安" w:date="2023-08-11T14:54:23Z">
            <w:r>
              <w:rPr>
                <w:color w:val="auto"/>
                <w:rPrChange w:id="787" w:author="随遇而安" w:date="2023-08-11T14:56:22Z">
                  <w:rPr/>
                </w:rPrChange>
              </w:rPr>
              <w:fldChar w:fldCharType="end"/>
            </w:r>
          </w:del>
          <w:del w:id="788" w:author="随遇而安" w:date="2023-08-11T14:54:23Z">
            <w:r>
              <w:rPr>
                <w:color w:val="auto"/>
                <w:rPrChange w:id="789" w:author="随遇而安" w:date="2023-08-11T14:56:22Z">
                  <w:rPr/>
                </w:rPrChange>
              </w:rPr>
              <w:fldChar w:fldCharType="end"/>
            </w:r>
          </w:del>
        </w:p>
        <w:p w14:paraId="2235A9D8">
          <w:pPr>
            <w:pStyle w:val="6"/>
            <w:tabs>
              <w:tab w:val="right" w:leader="dot" w:pos="8310"/>
            </w:tabs>
            <w:rPr>
              <w:del w:id="790" w:author="随遇而安" w:date="2023-08-11T14:54:23Z"/>
              <w:color w:val="auto"/>
              <w:rPrChange w:id="791" w:author="随遇而安" w:date="2023-08-11T14:56:22Z">
                <w:rPr>
                  <w:del w:id="792" w:author="随遇而安" w:date="2023-08-11T14:54:23Z"/>
                </w:rPr>
              </w:rPrChange>
            </w:rPr>
          </w:pPr>
          <w:del w:id="793" w:author="随遇而安" w:date="2023-08-11T14:54:23Z">
            <w:r>
              <w:rPr>
                <w:color w:val="auto"/>
                <w:rPrChange w:id="794" w:author="随遇而安" w:date="2023-08-11T14:56:22Z">
                  <w:rPr/>
                </w:rPrChange>
              </w:rPr>
              <w:fldChar w:fldCharType="begin"/>
            </w:r>
          </w:del>
          <w:del w:id="795" w:author="随遇而安" w:date="2023-08-11T14:54:23Z">
            <w:r>
              <w:rPr>
                <w:color w:val="auto"/>
                <w:rPrChange w:id="796" w:author="随遇而安" w:date="2023-08-11T14:56:22Z">
                  <w:rPr/>
                </w:rPrChange>
              </w:rPr>
              <w:delInstrText xml:space="preserve"> HYPERLINK \l _Toc18521 </w:delInstrText>
            </w:r>
          </w:del>
          <w:del w:id="797" w:author="随遇而安" w:date="2023-08-11T14:54:23Z">
            <w:r>
              <w:rPr>
                <w:color w:val="auto"/>
                <w:rPrChange w:id="798" w:author="随遇而安" w:date="2023-08-11T14:56:22Z">
                  <w:rPr/>
                </w:rPrChange>
              </w:rPr>
              <w:fldChar w:fldCharType="separate"/>
            </w:r>
          </w:del>
          <w:del w:id="799" w:author="随遇而安" w:date="2023-08-11T14:54:23Z">
            <w:r>
              <w:rPr>
                <w:rFonts w:hint="eastAsia" w:ascii="宋体" w:eastAsia="宋体"/>
                <w:color w:val="auto"/>
                <w:lang w:eastAsia="zh-CN"/>
                <w:rPrChange w:id="800" w:author="随遇而安" w:date="2023-08-11T14:56:22Z">
                  <w:rPr>
                    <w:rFonts w:hint="eastAsia" w:ascii="宋体" w:eastAsia="宋体"/>
                    <w:lang w:eastAsia="zh-CN"/>
                  </w:rPr>
                </w:rPrChange>
              </w:rPr>
              <w:delText>3.0 职责</w:delText>
            </w:r>
          </w:del>
          <w:del w:id="801" w:author="随遇而安" w:date="2023-08-11T14:54:23Z">
            <w:r>
              <w:rPr>
                <w:color w:val="auto"/>
                <w:rPrChange w:id="802" w:author="随遇而安" w:date="2023-08-11T14:56:22Z">
                  <w:rPr/>
                </w:rPrChange>
              </w:rPr>
              <w:tab/>
            </w:r>
          </w:del>
          <w:del w:id="803" w:author="随遇而安" w:date="2023-08-11T14:54:23Z">
            <w:r>
              <w:rPr>
                <w:color w:val="auto"/>
                <w:rPrChange w:id="804" w:author="随遇而安" w:date="2023-08-11T14:56:22Z">
                  <w:rPr/>
                </w:rPrChange>
              </w:rPr>
              <w:fldChar w:fldCharType="begin"/>
            </w:r>
          </w:del>
          <w:del w:id="805" w:author="随遇而安" w:date="2023-08-11T14:54:23Z">
            <w:r>
              <w:rPr>
                <w:color w:val="auto"/>
                <w:rPrChange w:id="806" w:author="随遇而安" w:date="2023-08-11T14:56:22Z">
                  <w:rPr/>
                </w:rPrChange>
              </w:rPr>
              <w:delInstrText xml:space="preserve"> PAGEREF _Toc18521 \h </w:delInstrText>
            </w:r>
          </w:del>
          <w:del w:id="807" w:author="随遇而安" w:date="2023-08-11T14:54:23Z">
            <w:r>
              <w:rPr>
                <w:color w:val="auto"/>
                <w:rPrChange w:id="808" w:author="随遇而安" w:date="2023-08-11T14:56:22Z">
                  <w:rPr/>
                </w:rPrChange>
              </w:rPr>
              <w:fldChar w:fldCharType="separate"/>
            </w:r>
          </w:del>
          <w:del w:id="809" w:author="随遇而安" w:date="2023-08-11T14:54:23Z">
            <w:r>
              <w:rPr>
                <w:color w:val="auto"/>
                <w:rPrChange w:id="810" w:author="随遇而安" w:date="2023-08-11T14:56:22Z">
                  <w:rPr/>
                </w:rPrChange>
              </w:rPr>
              <w:delText>4</w:delText>
            </w:r>
          </w:del>
          <w:del w:id="811" w:author="随遇而安" w:date="2023-08-11T14:54:23Z">
            <w:r>
              <w:rPr>
                <w:color w:val="auto"/>
                <w:rPrChange w:id="812" w:author="随遇而安" w:date="2023-08-11T14:56:22Z">
                  <w:rPr/>
                </w:rPrChange>
              </w:rPr>
              <w:fldChar w:fldCharType="end"/>
            </w:r>
          </w:del>
          <w:del w:id="813" w:author="随遇而安" w:date="2023-08-11T14:54:23Z">
            <w:r>
              <w:rPr>
                <w:color w:val="auto"/>
                <w:rPrChange w:id="814" w:author="随遇而安" w:date="2023-08-11T14:56:22Z">
                  <w:rPr/>
                </w:rPrChange>
              </w:rPr>
              <w:fldChar w:fldCharType="end"/>
            </w:r>
          </w:del>
        </w:p>
        <w:p w14:paraId="43C74DC4">
          <w:pPr>
            <w:pStyle w:val="6"/>
            <w:tabs>
              <w:tab w:val="right" w:leader="dot" w:pos="8310"/>
            </w:tabs>
            <w:rPr>
              <w:del w:id="815" w:author="随遇而安" w:date="2023-08-11T14:54:23Z"/>
              <w:color w:val="auto"/>
              <w:rPrChange w:id="816" w:author="随遇而安" w:date="2023-08-11T14:56:22Z">
                <w:rPr>
                  <w:del w:id="817" w:author="随遇而安" w:date="2023-08-11T14:54:23Z"/>
                </w:rPr>
              </w:rPrChange>
            </w:rPr>
          </w:pPr>
          <w:del w:id="818" w:author="随遇而安" w:date="2023-08-11T14:54:23Z">
            <w:r>
              <w:rPr>
                <w:color w:val="auto"/>
                <w:rPrChange w:id="819" w:author="随遇而安" w:date="2023-08-11T14:56:22Z">
                  <w:rPr/>
                </w:rPrChange>
              </w:rPr>
              <w:fldChar w:fldCharType="begin"/>
            </w:r>
          </w:del>
          <w:del w:id="820" w:author="随遇而安" w:date="2023-08-11T14:54:23Z">
            <w:r>
              <w:rPr>
                <w:color w:val="auto"/>
                <w:rPrChange w:id="821" w:author="随遇而安" w:date="2023-08-11T14:56:22Z">
                  <w:rPr/>
                </w:rPrChange>
              </w:rPr>
              <w:delInstrText xml:space="preserve"> HYPERLINK \l _Toc11085 </w:delInstrText>
            </w:r>
          </w:del>
          <w:del w:id="822" w:author="随遇而安" w:date="2023-08-11T14:54:23Z">
            <w:r>
              <w:rPr>
                <w:color w:val="auto"/>
                <w:rPrChange w:id="823" w:author="随遇而安" w:date="2023-08-11T14:56:22Z">
                  <w:rPr/>
                </w:rPrChange>
              </w:rPr>
              <w:fldChar w:fldCharType="separate"/>
            </w:r>
          </w:del>
          <w:del w:id="824" w:author="随遇而安" w:date="2023-08-11T14:54:23Z">
            <w:r>
              <w:rPr>
                <w:rFonts w:hint="eastAsia" w:ascii="宋体" w:eastAsia="宋体"/>
                <w:color w:val="auto"/>
                <w:lang w:eastAsia="zh-CN"/>
                <w:rPrChange w:id="825" w:author="随遇而安" w:date="2023-08-11T14:56:22Z">
                  <w:rPr>
                    <w:rFonts w:hint="eastAsia" w:ascii="宋体" w:eastAsia="宋体"/>
                    <w:lang w:eastAsia="zh-CN"/>
                  </w:rPr>
                </w:rPrChange>
              </w:rPr>
              <w:delText>4.0 培训管理</w:delText>
            </w:r>
          </w:del>
          <w:del w:id="826" w:author="随遇而安" w:date="2023-08-11T14:54:23Z">
            <w:r>
              <w:rPr>
                <w:color w:val="auto"/>
                <w:rPrChange w:id="827" w:author="随遇而安" w:date="2023-08-11T14:56:22Z">
                  <w:rPr/>
                </w:rPrChange>
              </w:rPr>
              <w:tab/>
            </w:r>
          </w:del>
          <w:del w:id="828" w:author="随遇而安" w:date="2023-08-11T14:54:23Z">
            <w:r>
              <w:rPr>
                <w:color w:val="auto"/>
                <w:rPrChange w:id="829" w:author="随遇而安" w:date="2023-08-11T14:56:22Z">
                  <w:rPr/>
                </w:rPrChange>
              </w:rPr>
              <w:fldChar w:fldCharType="begin"/>
            </w:r>
          </w:del>
          <w:del w:id="830" w:author="随遇而安" w:date="2023-08-11T14:54:23Z">
            <w:r>
              <w:rPr>
                <w:color w:val="auto"/>
                <w:rPrChange w:id="831" w:author="随遇而安" w:date="2023-08-11T14:56:22Z">
                  <w:rPr/>
                </w:rPrChange>
              </w:rPr>
              <w:delInstrText xml:space="preserve"> PAGEREF _Toc11085 \h </w:delInstrText>
            </w:r>
          </w:del>
          <w:del w:id="832" w:author="随遇而安" w:date="2023-08-11T14:54:23Z">
            <w:r>
              <w:rPr>
                <w:color w:val="auto"/>
                <w:rPrChange w:id="833" w:author="随遇而安" w:date="2023-08-11T14:56:22Z">
                  <w:rPr/>
                </w:rPrChange>
              </w:rPr>
              <w:fldChar w:fldCharType="separate"/>
            </w:r>
          </w:del>
          <w:del w:id="834" w:author="随遇而安" w:date="2023-08-11T14:54:23Z">
            <w:r>
              <w:rPr>
                <w:color w:val="auto"/>
                <w:rPrChange w:id="835" w:author="随遇而安" w:date="2023-08-11T14:56:22Z">
                  <w:rPr/>
                </w:rPrChange>
              </w:rPr>
              <w:delText>4</w:delText>
            </w:r>
          </w:del>
          <w:del w:id="836" w:author="随遇而安" w:date="2023-08-11T14:54:23Z">
            <w:r>
              <w:rPr>
                <w:color w:val="auto"/>
                <w:rPrChange w:id="837" w:author="随遇而安" w:date="2023-08-11T14:56:22Z">
                  <w:rPr/>
                </w:rPrChange>
              </w:rPr>
              <w:fldChar w:fldCharType="end"/>
            </w:r>
          </w:del>
          <w:del w:id="838" w:author="随遇而安" w:date="2023-08-11T14:54:23Z">
            <w:r>
              <w:rPr>
                <w:color w:val="auto"/>
                <w:rPrChange w:id="839" w:author="随遇而安" w:date="2023-08-11T14:56:22Z">
                  <w:rPr/>
                </w:rPrChange>
              </w:rPr>
              <w:fldChar w:fldCharType="end"/>
            </w:r>
          </w:del>
        </w:p>
        <w:p w14:paraId="4FB942ED">
          <w:pPr>
            <w:pStyle w:val="6"/>
            <w:tabs>
              <w:tab w:val="right" w:leader="dot" w:pos="8310"/>
            </w:tabs>
            <w:rPr>
              <w:del w:id="840" w:author="随遇而安" w:date="2023-08-11T14:54:23Z"/>
              <w:color w:val="auto"/>
              <w:rPrChange w:id="841" w:author="随遇而安" w:date="2023-08-11T14:56:22Z">
                <w:rPr>
                  <w:del w:id="842" w:author="随遇而安" w:date="2023-08-11T14:54:23Z"/>
                </w:rPr>
              </w:rPrChange>
            </w:rPr>
          </w:pPr>
          <w:del w:id="843" w:author="随遇而安" w:date="2023-08-11T14:54:23Z">
            <w:r>
              <w:rPr>
                <w:color w:val="auto"/>
                <w:rPrChange w:id="844" w:author="随遇而安" w:date="2023-08-11T14:56:22Z">
                  <w:rPr/>
                </w:rPrChange>
              </w:rPr>
              <w:fldChar w:fldCharType="begin"/>
            </w:r>
          </w:del>
          <w:del w:id="845" w:author="随遇而安" w:date="2023-08-11T14:54:23Z">
            <w:r>
              <w:rPr>
                <w:color w:val="auto"/>
                <w:rPrChange w:id="846" w:author="随遇而安" w:date="2023-08-11T14:56:22Z">
                  <w:rPr/>
                </w:rPrChange>
              </w:rPr>
              <w:delInstrText xml:space="preserve"> HYPERLINK \l _Toc12578 </w:delInstrText>
            </w:r>
          </w:del>
          <w:del w:id="847" w:author="随遇而安" w:date="2023-08-11T14:54:23Z">
            <w:r>
              <w:rPr>
                <w:color w:val="auto"/>
                <w:rPrChange w:id="848" w:author="随遇而安" w:date="2023-08-11T14:56:22Z">
                  <w:rPr/>
                </w:rPrChange>
              </w:rPr>
              <w:fldChar w:fldCharType="separate"/>
            </w:r>
          </w:del>
          <w:del w:id="849" w:author="随遇而安" w:date="2023-08-11T14:54:23Z">
            <w:r>
              <w:rPr>
                <w:rFonts w:hint="eastAsia" w:ascii="宋体" w:eastAsia="宋体"/>
                <w:color w:val="auto"/>
                <w:lang w:eastAsia="zh-CN"/>
                <w:rPrChange w:id="850" w:author="随遇而安" w:date="2023-08-11T14:56:22Z">
                  <w:rPr>
                    <w:rFonts w:hint="eastAsia" w:ascii="宋体" w:eastAsia="宋体"/>
                    <w:lang w:eastAsia="zh-CN"/>
                  </w:rPr>
                </w:rPrChange>
              </w:rPr>
              <w:delText>5.0 安全教育内容</w:delText>
            </w:r>
          </w:del>
          <w:del w:id="851" w:author="随遇而安" w:date="2023-08-11T14:54:23Z">
            <w:r>
              <w:rPr>
                <w:color w:val="auto"/>
                <w:rPrChange w:id="852" w:author="随遇而安" w:date="2023-08-11T14:56:22Z">
                  <w:rPr/>
                </w:rPrChange>
              </w:rPr>
              <w:tab/>
            </w:r>
          </w:del>
          <w:del w:id="853" w:author="随遇而安" w:date="2023-08-11T14:54:23Z">
            <w:r>
              <w:rPr>
                <w:color w:val="auto"/>
                <w:rPrChange w:id="854" w:author="随遇而安" w:date="2023-08-11T14:56:22Z">
                  <w:rPr/>
                </w:rPrChange>
              </w:rPr>
              <w:fldChar w:fldCharType="begin"/>
            </w:r>
          </w:del>
          <w:del w:id="855" w:author="随遇而安" w:date="2023-08-11T14:54:23Z">
            <w:r>
              <w:rPr>
                <w:color w:val="auto"/>
                <w:rPrChange w:id="856" w:author="随遇而安" w:date="2023-08-11T14:56:22Z">
                  <w:rPr/>
                </w:rPrChange>
              </w:rPr>
              <w:delInstrText xml:space="preserve"> PAGEREF _Toc12578 \h </w:delInstrText>
            </w:r>
          </w:del>
          <w:del w:id="857" w:author="随遇而安" w:date="2023-08-11T14:54:23Z">
            <w:r>
              <w:rPr>
                <w:color w:val="auto"/>
                <w:rPrChange w:id="858" w:author="随遇而安" w:date="2023-08-11T14:56:22Z">
                  <w:rPr/>
                </w:rPrChange>
              </w:rPr>
              <w:fldChar w:fldCharType="separate"/>
            </w:r>
          </w:del>
          <w:del w:id="859" w:author="随遇而安" w:date="2023-08-11T14:54:23Z">
            <w:r>
              <w:rPr>
                <w:color w:val="auto"/>
                <w:rPrChange w:id="860" w:author="随遇而安" w:date="2023-08-11T14:56:22Z">
                  <w:rPr/>
                </w:rPrChange>
              </w:rPr>
              <w:delText>7</w:delText>
            </w:r>
          </w:del>
          <w:del w:id="861" w:author="随遇而安" w:date="2023-08-11T14:54:23Z">
            <w:r>
              <w:rPr>
                <w:color w:val="auto"/>
                <w:rPrChange w:id="862" w:author="随遇而安" w:date="2023-08-11T14:56:22Z">
                  <w:rPr/>
                </w:rPrChange>
              </w:rPr>
              <w:fldChar w:fldCharType="end"/>
            </w:r>
          </w:del>
          <w:del w:id="863" w:author="随遇而安" w:date="2023-08-11T14:54:23Z">
            <w:r>
              <w:rPr>
                <w:color w:val="auto"/>
                <w:rPrChange w:id="864" w:author="随遇而安" w:date="2023-08-11T14:56:22Z">
                  <w:rPr/>
                </w:rPrChange>
              </w:rPr>
              <w:fldChar w:fldCharType="end"/>
            </w:r>
          </w:del>
        </w:p>
        <w:p w14:paraId="1C7F6071">
          <w:pPr>
            <w:pStyle w:val="6"/>
            <w:tabs>
              <w:tab w:val="right" w:leader="dot" w:pos="8310"/>
            </w:tabs>
            <w:rPr>
              <w:del w:id="865" w:author="随遇而安" w:date="2023-08-11T14:54:23Z"/>
              <w:color w:val="auto"/>
              <w:rPrChange w:id="866" w:author="随遇而安" w:date="2023-08-11T14:56:22Z">
                <w:rPr>
                  <w:del w:id="867" w:author="随遇而安" w:date="2023-08-11T14:54:23Z"/>
                </w:rPr>
              </w:rPrChange>
            </w:rPr>
          </w:pPr>
          <w:del w:id="868" w:author="随遇而安" w:date="2023-08-11T14:54:23Z">
            <w:r>
              <w:rPr>
                <w:color w:val="auto"/>
                <w:rPrChange w:id="869" w:author="随遇而安" w:date="2023-08-11T14:56:22Z">
                  <w:rPr/>
                </w:rPrChange>
              </w:rPr>
              <w:fldChar w:fldCharType="begin"/>
            </w:r>
          </w:del>
          <w:del w:id="870" w:author="随遇而安" w:date="2023-08-11T14:54:23Z">
            <w:r>
              <w:rPr>
                <w:color w:val="auto"/>
                <w:rPrChange w:id="871" w:author="随遇而安" w:date="2023-08-11T14:56:22Z">
                  <w:rPr/>
                </w:rPrChange>
              </w:rPr>
              <w:delInstrText xml:space="preserve"> HYPERLINK \l _Toc14723 </w:delInstrText>
            </w:r>
          </w:del>
          <w:del w:id="872" w:author="随遇而安" w:date="2023-08-11T14:54:23Z">
            <w:r>
              <w:rPr>
                <w:color w:val="auto"/>
                <w:rPrChange w:id="873" w:author="随遇而安" w:date="2023-08-11T14:56:22Z">
                  <w:rPr/>
                </w:rPrChange>
              </w:rPr>
              <w:fldChar w:fldCharType="separate"/>
            </w:r>
          </w:del>
          <w:del w:id="874" w:author="随遇而安" w:date="2023-08-11T14:54:23Z">
            <w:r>
              <w:rPr>
                <w:rFonts w:hint="eastAsia" w:ascii="宋体" w:eastAsia="宋体"/>
                <w:color w:val="auto"/>
                <w:lang w:val="en-US" w:eastAsia="zh-CN"/>
                <w:rPrChange w:id="875" w:author="随遇而安" w:date="2023-08-11T14:56:22Z">
                  <w:rPr>
                    <w:rFonts w:hint="eastAsia" w:ascii="宋体" w:eastAsia="宋体"/>
                    <w:lang w:val="en-US" w:eastAsia="zh-CN"/>
                  </w:rPr>
                </w:rPrChange>
              </w:rPr>
              <w:delText>6.0 效果评估</w:delText>
            </w:r>
          </w:del>
          <w:del w:id="876" w:author="随遇而安" w:date="2023-08-11T14:54:23Z">
            <w:r>
              <w:rPr>
                <w:color w:val="auto"/>
                <w:rPrChange w:id="877" w:author="随遇而安" w:date="2023-08-11T14:56:22Z">
                  <w:rPr/>
                </w:rPrChange>
              </w:rPr>
              <w:tab/>
            </w:r>
          </w:del>
          <w:del w:id="878" w:author="随遇而安" w:date="2023-08-11T14:54:23Z">
            <w:r>
              <w:rPr>
                <w:color w:val="auto"/>
                <w:rPrChange w:id="879" w:author="随遇而安" w:date="2023-08-11T14:56:22Z">
                  <w:rPr/>
                </w:rPrChange>
              </w:rPr>
              <w:fldChar w:fldCharType="begin"/>
            </w:r>
          </w:del>
          <w:del w:id="880" w:author="随遇而安" w:date="2023-08-11T14:54:23Z">
            <w:r>
              <w:rPr>
                <w:color w:val="auto"/>
                <w:rPrChange w:id="881" w:author="随遇而安" w:date="2023-08-11T14:56:22Z">
                  <w:rPr/>
                </w:rPrChange>
              </w:rPr>
              <w:delInstrText xml:space="preserve"> PAGEREF _Toc14723 \h </w:delInstrText>
            </w:r>
          </w:del>
          <w:del w:id="882" w:author="随遇而安" w:date="2023-08-11T14:54:23Z">
            <w:r>
              <w:rPr>
                <w:color w:val="auto"/>
                <w:rPrChange w:id="883" w:author="随遇而安" w:date="2023-08-11T14:56:22Z">
                  <w:rPr/>
                </w:rPrChange>
              </w:rPr>
              <w:fldChar w:fldCharType="separate"/>
            </w:r>
          </w:del>
          <w:del w:id="884" w:author="随遇而安" w:date="2023-08-11T14:54:23Z">
            <w:r>
              <w:rPr>
                <w:color w:val="auto"/>
                <w:rPrChange w:id="885" w:author="随遇而安" w:date="2023-08-11T14:56:22Z">
                  <w:rPr/>
                </w:rPrChange>
              </w:rPr>
              <w:delText>8</w:delText>
            </w:r>
          </w:del>
          <w:del w:id="886" w:author="随遇而安" w:date="2023-08-11T14:54:23Z">
            <w:r>
              <w:rPr>
                <w:color w:val="auto"/>
                <w:rPrChange w:id="887" w:author="随遇而安" w:date="2023-08-11T14:56:22Z">
                  <w:rPr/>
                </w:rPrChange>
              </w:rPr>
              <w:fldChar w:fldCharType="end"/>
            </w:r>
          </w:del>
          <w:del w:id="888" w:author="随遇而安" w:date="2023-08-11T14:54:23Z">
            <w:r>
              <w:rPr>
                <w:color w:val="auto"/>
                <w:rPrChange w:id="889" w:author="随遇而安" w:date="2023-08-11T14:56:22Z">
                  <w:rPr/>
                </w:rPrChange>
              </w:rPr>
              <w:fldChar w:fldCharType="end"/>
            </w:r>
          </w:del>
        </w:p>
        <w:p w14:paraId="477925F3">
          <w:pPr>
            <w:pStyle w:val="6"/>
            <w:tabs>
              <w:tab w:val="right" w:leader="dot" w:pos="8310"/>
            </w:tabs>
            <w:rPr>
              <w:del w:id="890" w:author="随遇而安" w:date="2023-08-11T14:54:23Z"/>
              <w:color w:val="auto"/>
              <w:rPrChange w:id="891" w:author="随遇而安" w:date="2023-08-11T14:56:22Z">
                <w:rPr>
                  <w:del w:id="892" w:author="随遇而安" w:date="2023-08-11T14:54:23Z"/>
                </w:rPr>
              </w:rPrChange>
            </w:rPr>
          </w:pPr>
          <w:del w:id="893" w:author="随遇而安" w:date="2023-08-11T14:54:23Z">
            <w:r>
              <w:rPr>
                <w:color w:val="auto"/>
                <w:rPrChange w:id="894" w:author="随遇而安" w:date="2023-08-11T14:56:22Z">
                  <w:rPr/>
                </w:rPrChange>
              </w:rPr>
              <w:fldChar w:fldCharType="begin"/>
            </w:r>
          </w:del>
          <w:del w:id="895" w:author="随遇而安" w:date="2023-08-11T14:54:23Z">
            <w:r>
              <w:rPr>
                <w:color w:val="auto"/>
                <w:rPrChange w:id="896" w:author="随遇而安" w:date="2023-08-11T14:56:22Z">
                  <w:rPr/>
                </w:rPrChange>
              </w:rPr>
              <w:delInstrText xml:space="preserve"> HYPERLINK \l _Toc8439 </w:delInstrText>
            </w:r>
          </w:del>
          <w:del w:id="897" w:author="随遇而安" w:date="2023-08-11T14:54:23Z">
            <w:r>
              <w:rPr>
                <w:color w:val="auto"/>
                <w:rPrChange w:id="898" w:author="随遇而安" w:date="2023-08-11T14:56:22Z">
                  <w:rPr/>
                </w:rPrChange>
              </w:rPr>
              <w:fldChar w:fldCharType="separate"/>
            </w:r>
          </w:del>
          <w:del w:id="899" w:author="随遇而安" w:date="2023-08-11T14:54:23Z">
            <w:r>
              <w:rPr>
                <w:rFonts w:hint="eastAsia" w:ascii="宋体" w:eastAsia="宋体"/>
                <w:color w:val="auto"/>
                <w:lang w:val="en-US" w:eastAsia="zh-CN"/>
                <w:rPrChange w:id="900" w:author="随遇而安" w:date="2023-08-11T14:56:22Z">
                  <w:rPr>
                    <w:rFonts w:hint="eastAsia" w:ascii="宋体" w:eastAsia="宋体"/>
                    <w:lang w:val="en-US" w:eastAsia="zh-CN"/>
                  </w:rPr>
                </w:rPrChange>
              </w:rPr>
              <w:delText>7.0 培训档案</w:delText>
            </w:r>
          </w:del>
          <w:del w:id="901" w:author="随遇而安" w:date="2023-08-11T14:54:23Z">
            <w:r>
              <w:rPr>
                <w:color w:val="auto"/>
                <w:rPrChange w:id="902" w:author="随遇而安" w:date="2023-08-11T14:56:22Z">
                  <w:rPr/>
                </w:rPrChange>
              </w:rPr>
              <w:tab/>
            </w:r>
          </w:del>
          <w:del w:id="903" w:author="随遇而安" w:date="2023-08-11T14:54:23Z">
            <w:r>
              <w:rPr>
                <w:color w:val="auto"/>
                <w:rPrChange w:id="904" w:author="随遇而安" w:date="2023-08-11T14:56:22Z">
                  <w:rPr/>
                </w:rPrChange>
              </w:rPr>
              <w:fldChar w:fldCharType="begin"/>
            </w:r>
          </w:del>
          <w:del w:id="905" w:author="随遇而安" w:date="2023-08-11T14:54:23Z">
            <w:r>
              <w:rPr>
                <w:color w:val="auto"/>
                <w:rPrChange w:id="906" w:author="随遇而安" w:date="2023-08-11T14:56:22Z">
                  <w:rPr/>
                </w:rPrChange>
              </w:rPr>
              <w:delInstrText xml:space="preserve"> PAGEREF _Toc8439 \h </w:delInstrText>
            </w:r>
          </w:del>
          <w:del w:id="907" w:author="随遇而安" w:date="2023-08-11T14:54:23Z">
            <w:r>
              <w:rPr>
                <w:color w:val="auto"/>
                <w:rPrChange w:id="908" w:author="随遇而安" w:date="2023-08-11T14:56:22Z">
                  <w:rPr/>
                </w:rPrChange>
              </w:rPr>
              <w:fldChar w:fldCharType="separate"/>
            </w:r>
          </w:del>
          <w:del w:id="909" w:author="随遇而安" w:date="2023-08-11T14:54:23Z">
            <w:r>
              <w:rPr>
                <w:color w:val="auto"/>
                <w:rPrChange w:id="910" w:author="随遇而安" w:date="2023-08-11T14:56:22Z">
                  <w:rPr/>
                </w:rPrChange>
              </w:rPr>
              <w:delText>8</w:delText>
            </w:r>
          </w:del>
          <w:del w:id="911" w:author="随遇而安" w:date="2023-08-11T14:54:23Z">
            <w:r>
              <w:rPr>
                <w:color w:val="auto"/>
                <w:rPrChange w:id="912" w:author="随遇而安" w:date="2023-08-11T14:56:22Z">
                  <w:rPr/>
                </w:rPrChange>
              </w:rPr>
              <w:fldChar w:fldCharType="end"/>
            </w:r>
          </w:del>
          <w:del w:id="913" w:author="随遇而安" w:date="2023-08-11T14:54:23Z">
            <w:r>
              <w:rPr>
                <w:color w:val="auto"/>
                <w:rPrChange w:id="914" w:author="随遇而安" w:date="2023-08-11T14:56:22Z">
                  <w:rPr/>
                </w:rPrChange>
              </w:rPr>
              <w:fldChar w:fldCharType="end"/>
            </w:r>
          </w:del>
        </w:p>
        <w:p w14:paraId="2485008F">
          <w:pPr>
            <w:pStyle w:val="6"/>
            <w:tabs>
              <w:tab w:val="right" w:leader="dot" w:pos="8310"/>
            </w:tabs>
            <w:rPr>
              <w:del w:id="915" w:author="随遇而安" w:date="2023-08-11T14:54:23Z"/>
              <w:color w:val="auto"/>
              <w:rPrChange w:id="916" w:author="随遇而安" w:date="2023-08-11T14:56:22Z">
                <w:rPr>
                  <w:del w:id="917" w:author="随遇而安" w:date="2023-08-11T14:54:23Z"/>
                </w:rPr>
              </w:rPrChange>
            </w:rPr>
          </w:pPr>
          <w:del w:id="918" w:author="随遇而安" w:date="2023-08-11T14:54:23Z">
            <w:r>
              <w:rPr>
                <w:color w:val="auto"/>
                <w:rPrChange w:id="919" w:author="随遇而安" w:date="2023-08-11T14:56:22Z">
                  <w:rPr/>
                </w:rPrChange>
              </w:rPr>
              <w:fldChar w:fldCharType="begin"/>
            </w:r>
          </w:del>
          <w:del w:id="920" w:author="随遇而安" w:date="2023-08-11T14:54:23Z">
            <w:r>
              <w:rPr>
                <w:color w:val="auto"/>
                <w:rPrChange w:id="921" w:author="随遇而安" w:date="2023-08-11T14:56:22Z">
                  <w:rPr/>
                </w:rPrChange>
              </w:rPr>
              <w:delInstrText xml:space="preserve"> HYPERLINK \l _Toc15941 </w:delInstrText>
            </w:r>
          </w:del>
          <w:del w:id="922" w:author="随遇而安" w:date="2023-08-11T14:54:23Z">
            <w:r>
              <w:rPr>
                <w:color w:val="auto"/>
                <w:rPrChange w:id="923" w:author="随遇而安" w:date="2023-08-11T14:56:22Z">
                  <w:rPr/>
                </w:rPrChange>
              </w:rPr>
              <w:fldChar w:fldCharType="separate"/>
            </w:r>
          </w:del>
          <w:del w:id="924" w:author="随遇而安" w:date="2023-08-11T14:54:23Z">
            <w:r>
              <w:rPr>
                <w:rFonts w:hint="eastAsia" w:ascii="宋体" w:eastAsia="宋体"/>
                <w:color w:val="auto"/>
                <w:lang w:eastAsia="zh-CN"/>
                <w:rPrChange w:id="925" w:author="随遇而安" w:date="2023-08-11T14:56:22Z">
                  <w:rPr>
                    <w:rFonts w:hint="eastAsia" w:ascii="宋体" w:eastAsia="宋体"/>
                    <w:lang w:eastAsia="zh-CN"/>
                  </w:rPr>
                </w:rPrChange>
              </w:rPr>
              <w:delText>8.0 附则</w:delText>
            </w:r>
          </w:del>
          <w:del w:id="926" w:author="随遇而安" w:date="2023-08-11T14:54:23Z">
            <w:r>
              <w:rPr>
                <w:color w:val="auto"/>
                <w:rPrChange w:id="927" w:author="随遇而安" w:date="2023-08-11T14:56:22Z">
                  <w:rPr/>
                </w:rPrChange>
              </w:rPr>
              <w:tab/>
            </w:r>
          </w:del>
          <w:del w:id="928" w:author="随遇而安" w:date="2023-08-11T14:54:23Z">
            <w:r>
              <w:rPr>
                <w:color w:val="auto"/>
                <w:rPrChange w:id="929" w:author="随遇而安" w:date="2023-08-11T14:56:22Z">
                  <w:rPr/>
                </w:rPrChange>
              </w:rPr>
              <w:fldChar w:fldCharType="begin"/>
            </w:r>
          </w:del>
          <w:del w:id="930" w:author="随遇而安" w:date="2023-08-11T14:54:23Z">
            <w:r>
              <w:rPr>
                <w:color w:val="auto"/>
                <w:rPrChange w:id="931" w:author="随遇而安" w:date="2023-08-11T14:56:22Z">
                  <w:rPr/>
                </w:rPrChange>
              </w:rPr>
              <w:delInstrText xml:space="preserve"> PAGEREF _Toc15941 \h </w:delInstrText>
            </w:r>
          </w:del>
          <w:del w:id="932" w:author="随遇而安" w:date="2023-08-11T14:54:23Z">
            <w:r>
              <w:rPr>
                <w:color w:val="auto"/>
                <w:rPrChange w:id="933" w:author="随遇而安" w:date="2023-08-11T14:56:22Z">
                  <w:rPr/>
                </w:rPrChange>
              </w:rPr>
              <w:fldChar w:fldCharType="separate"/>
            </w:r>
          </w:del>
          <w:del w:id="934" w:author="随遇而安" w:date="2023-08-11T14:54:23Z">
            <w:r>
              <w:rPr>
                <w:color w:val="auto"/>
                <w:rPrChange w:id="935" w:author="随遇而安" w:date="2023-08-11T14:56:22Z">
                  <w:rPr/>
                </w:rPrChange>
              </w:rPr>
              <w:delText>8</w:delText>
            </w:r>
          </w:del>
          <w:del w:id="936" w:author="随遇而安" w:date="2023-08-11T14:54:23Z">
            <w:r>
              <w:rPr>
                <w:color w:val="auto"/>
                <w:rPrChange w:id="937" w:author="随遇而安" w:date="2023-08-11T14:56:22Z">
                  <w:rPr/>
                </w:rPrChange>
              </w:rPr>
              <w:fldChar w:fldCharType="end"/>
            </w:r>
          </w:del>
          <w:del w:id="938" w:author="随遇而安" w:date="2023-08-11T14:54:23Z">
            <w:r>
              <w:rPr>
                <w:color w:val="auto"/>
                <w:rPrChange w:id="939" w:author="随遇而安" w:date="2023-08-11T14:56:22Z">
                  <w:rPr/>
                </w:rPrChange>
              </w:rPr>
              <w:fldChar w:fldCharType="end"/>
            </w:r>
          </w:del>
        </w:p>
        <w:p w14:paraId="52047A22">
          <w:pPr>
            <w:rPr>
              <w:del w:id="940" w:author="随遇而安" w:date="2023-08-11T14:54:23Z"/>
              <w:color w:val="auto"/>
              <w:rPrChange w:id="941" w:author="随遇而安" w:date="2023-08-11T14:56:22Z">
                <w:rPr>
                  <w:del w:id="942" w:author="随遇而安" w:date="2023-08-11T14:54:23Z"/>
                </w:rPr>
              </w:rPrChange>
            </w:rPr>
          </w:pPr>
          <w:del w:id="943" w:author="随遇而安" w:date="2023-08-11T14:54:23Z">
            <w:r>
              <w:rPr>
                <w:color w:val="auto"/>
                <w:rPrChange w:id="944" w:author="随遇而安" w:date="2023-08-11T14:56:22Z">
                  <w:rPr/>
                </w:rPrChange>
              </w:rPr>
              <w:fldChar w:fldCharType="end"/>
            </w:r>
          </w:del>
        </w:p>
        <w:customXmlDelRangeStart w:id="946" w:author="随遇而安" w:date="2023-08-11T14:54:23Z"/>
      </w:sdtContent>
    </w:sdt>
    <w:customXmlDelRangeEnd w:id="946"/>
    <w:p w14:paraId="52A1F621">
      <w:pPr>
        <w:rPr>
          <w:del w:id="947" w:author="随遇而安" w:date="2023-08-11T14:54:23Z"/>
          <w:rFonts w:hint="eastAsia" w:ascii="宋体"/>
          <w:b/>
          <w:color w:val="auto"/>
          <w:sz w:val="24"/>
          <w:rPrChange w:id="948" w:author="随遇而安" w:date="2023-08-11T14:56:22Z">
            <w:rPr>
              <w:del w:id="949" w:author="随遇而安" w:date="2023-08-11T14:54:23Z"/>
              <w:rFonts w:hint="eastAsia" w:ascii="宋体"/>
              <w:b/>
              <w:sz w:val="24"/>
            </w:rPr>
          </w:rPrChange>
        </w:rPr>
      </w:pPr>
      <w:del w:id="950" w:author="随遇而安" w:date="2023-08-11T14:54:23Z">
        <w:r>
          <w:rPr>
            <w:rFonts w:ascii="宋体"/>
            <w:b/>
            <w:color w:val="auto"/>
            <w:sz w:val="24"/>
            <w:rPrChange w:id="951" w:author="随遇而安" w:date="2023-08-11T14:56:22Z">
              <w:rPr>
                <w:rFonts w:ascii="宋体"/>
                <w:b/>
                <w:sz w:val="24"/>
              </w:rPr>
            </w:rPrChange>
          </w:rPr>
          <w:br w:type="page"/>
        </w:r>
      </w:del>
    </w:p>
    <w:p w14:paraId="230DB733">
      <w:pPr>
        <w:numPr>
          <w:ilvl w:val="0"/>
          <w:numId w:val="1"/>
        </w:numPr>
        <w:tabs>
          <w:tab w:val="left" w:pos="838"/>
          <w:tab w:val="clear" w:pos="660"/>
        </w:tabs>
        <w:spacing w:after="120" w:line="360" w:lineRule="auto"/>
        <w:ind w:left="1153" w:right="153" w:hanging="1064"/>
        <w:outlineLvl w:val="0"/>
        <w:rPr>
          <w:rFonts w:hint="eastAsia" w:ascii="宋体" w:eastAsia="宋体"/>
          <w:b/>
          <w:color w:val="auto"/>
          <w:sz w:val="24"/>
          <w:lang w:eastAsia="zh-CN"/>
          <w:rPrChange w:id="952" w:author="随遇而安" w:date="2023-08-11T14:56:22Z">
            <w:rPr>
              <w:rFonts w:hint="eastAsia" w:ascii="宋体" w:eastAsia="宋体"/>
              <w:b/>
              <w:sz w:val="24"/>
              <w:lang w:eastAsia="zh-CN"/>
            </w:rPr>
          </w:rPrChange>
        </w:rPr>
      </w:pPr>
      <w:bookmarkStart w:id="0" w:name="_Toc7368"/>
      <w:bookmarkStart w:id="1" w:name="_Toc27868"/>
      <w:bookmarkStart w:id="2" w:name="_Toc28841"/>
      <w:r>
        <w:rPr>
          <w:rFonts w:hint="eastAsia" w:ascii="宋体" w:eastAsia="宋体"/>
          <w:b/>
          <w:color w:val="auto"/>
          <w:sz w:val="24"/>
          <w:lang w:eastAsia="zh-CN"/>
          <w:rPrChange w:id="953" w:author="随遇而安" w:date="2023-08-11T14:56:22Z">
            <w:rPr>
              <w:rFonts w:hint="eastAsia" w:ascii="宋体" w:eastAsia="宋体"/>
              <w:b/>
              <w:sz w:val="24"/>
              <w:lang w:eastAsia="zh-CN"/>
            </w:rPr>
          </w:rPrChange>
        </w:rPr>
        <w:t>目的</w:t>
      </w:r>
      <w:bookmarkEnd w:id="0"/>
      <w:bookmarkEnd w:id="1"/>
      <w:bookmarkEnd w:id="2"/>
    </w:p>
    <w:p w14:paraId="3FC8B7D3">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954"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rPrChange w:id="955" w:author="随遇而安" w:date="2023-08-11T14:56:22Z">
            <w:rPr>
              <w:rFonts w:hint="eastAsia" w:ascii="仿宋" w:hAnsi="仿宋" w:eastAsia="仿宋" w:cs="仿宋"/>
              <w:b w:val="0"/>
              <w:bCs/>
              <w:sz w:val="24"/>
              <w:szCs w:val="24"/>
            </w:rPr>
          </w:rPrChange>
        </w:rPr>
        <w:t>为了提高职工安全生产意识、安全生产知识和技能、提高职工自我保护意识与能力、满足职工对安全素质方面的需求，特制定本制度。</w:t>
      </w:r>
    </w:p>
    <w:p w14:paraId="509FF67D">
      <w:pPr>
        <w:numPr>
          <w:ilvl w:val="0"/>
          <w:numId w:val="1"/>
        </w:numPr>
        <w:tabs>
          <w:tab w:val="left" w:pos="838"/>
          <w:tab w:val="clear" w:pos="660"/>
        </w:tabs>
        <w:spacing w:after="120" w:line="360" w:lineRule="auto"/>
        <w:ind w:left="1153" w:right="153" w:hanging="1064"/>
        <w:outlineLvl w:val="0"/>
        <w:rPr>
          <w:rFonts w:hint="eastAsia" w:ascii="宋体" w:eastAsia="宋体"/>
          <w:b/>
          <w:color w:val="auto"/>
          <w:sz w:val="24"/>
          <w:lang w:eastAsia="zh-CN"/>
          <w:rPrChange w:id="956" w:author="随遇而安" w:date="2023-08-11T14:56:22Z">
            <w:rPr>
              <w:rFonts w:hint="eastAsia" w:ascii="宋体" w:eastAsia="宋体"/>
              <w:b/>
              <w:sz w:val="24"/>
              <w:lang w:eastAsia="zh-CN"/>
            </w:rPr>
          </w:rPrChange>
        </w:rPr>
      </w:pPr>
      <w:bookmarkStart w:id="3" w:name="_Toc16363"/>
      <w:bookmarkStart w:id="4" w:name="_Toc9842"/>
      <w:bookmarkStart w:id="5" w:name="_Toc20432"/>
      <w:r>
        <w:rPr>
          <w:rFonts w:hint="eastAsia" w:ascii="宋体" w:eastAsia="宋体"/>
          <w:b/>
          <w:color w:val="auto"/>
          <w:sz w:val="24"/>
          <w:lang w:eastAsia="zh-CN"/>
          <w:rPrChange w:id="957" w:author="随遇而安" w:date="2023-08-11T14:56:22Z">
            <w:rPr>
              <w:rFonts w:hint="eastAsia" w:ascii="宋体" w:eastAsia="宋体"/>
              <w:b/>
              <w:sz w:val="24"/>
              <w:lang w:eastAsia="zh-CN"/>
            </w:rPr>
          </w:rPrChange>
        </w:rPr>
        <w:t>范围</w:t>
      </w:r>
      <w:bookmarkEnd w:id="3"/>
      <w:bookmarkEnd w:id="4"/>
      <w:bookmarkEnd w:id="5"/>
    </w:p>
    <w:p w14:paraId="50A0F36F">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ins w:id="958" w:author="随遇而安" w:date="2024-11-06T08:53:51Z"/>
          <w:rFonts w:hint="eastAsia" w:ascii="仿宋" w:hAnsi="仿宋" w:eastAsia="仿宋" w:cs="仿宋"/>
          <w:b w:val="0"/>
          <w:bCs/>
          <w:color w:val="auto"/>
          <w:sz w:val="24"/>
          <w:szCs w:val="24"/>
        </w:rPr>
      </w:pPr>
      <w:r>
        <w:rPr>
          <w:rFonts w:hint="eastAsia" w:ascii="仿宋" w:hAnsi="仿宋" w:eastAsia="仿宋" w:cs="仿宋"/>
          <w:b w:val="0"/>
          <w:bCs/>
          <w:color w:val="auto"/>
          <w:sz w:val="24"/>
          <w:szCs w:val="24"/>
          <w:rPrChange w:id="959" w:author="随遇而安" w:date="2023-08-11T14:56:22Z">
            <w:rPr>
              <w:rFonts w:hint="eastAsia" w:ascii="仿宋" w:hAnsi="仿宋" w:eastAsia="仿宋" w:cs="仿宋"/>
              <w:b w:val="0"/>
              <w:bCs/>
              <w:sz w:val="24"/>
              <w:szCs w:val="24"/>
            </w:rPr>
          </w:rPrChange>
        </w:rPr>
        <w:t>本制度适用于宁津北控城市环境服务有限公司全体员工的HSE教育培训管理工作。</w:t>
      </w:r>
    </w:p>
    <w:p w14:paraId="0F787B63">
      <w:pPr>
        <w:keepNext w:val="0"/>
        <w:keepLines w:val="0"/>
        <w:pageBreakBefore w:val="0"/>
        <w:widowControl/>
        <w:numPr>
          <w:ilvl w:val="0"/>
          <w:numId w:val="1"/>
          <w:ins w:id="961" w:author="随遇而安" w:date="2024-11-06T08:54:19Z"/>
        </w:numPr>
        <w:tabs>
          <w:tab w:val="left" w:pos="838"/>
          <w:tab w:val="clear" w:pos="660"/>
        </w:tabs>
        <w:kinsoku/>
        <w:wordWrap/>
        <w:overflowPunct/>
        <w:topLinePunct w:val="0"/>
        <w:autoSpaceDE/>
        <w:autoSpaceDN/>
        <w:bidi w:val="0"/>
        <w:adjustRightInd/>
        <w:snapToGrid/>
        <w:spacing w:after="120" w:line="360" w:lineRule="auto"/>
        <w:ind w:left="1153" w:leftChars="0" w:right="153" w:hanging="1064" w:firstLineChars="0"/>
        <w:textAlignment w:val="auto"/>
        <w:outlineLvl w:val="0"/>
        <w:rPr>
          <w:ins w:id="962" w:author="随遇而安" w:date="2024-11-06T08:53:59Z"/>
          <w:rFonts w:hint="eastAsia" w:ascii="宋体" w:eastAsia="宋体" w:hAnsiTheme="minorHAnsi" w:cstheme="minorBidi"/>
          <w:b/>
          <w:bCs w:val="0"/>
          <w:color w:val="auto"/>
          <w:sz w:val="24"/>
          <w:szCs w:val="22"/>
          <w:lang w:val="en-US" w:eastAsia="zh-CN"/>
          <w:rPrChange w:id="963" w:author="随遇而安" w:date="2024-11-06T08:54:19Z">
            <w:rPr>
              <w:ins w:id="964" w:author="随遇而安" w:date="2024-11-06T08:53:59Z"/>
              <w:rFonts w:hint="eastAsia" w:ascii="仿宋" w:hAnsi="仿宋" w:eastAsia="仿宋" w:cs="仿宋"/>
              <w:b w:val="0"/>
              <w:bCs/>
              <w:color w:val="auto"/>
              <w:sz w:val="24"/>
              <w:szCs w:val="24"/>
              <w:lang w:val="en-US" w:eastAsia="zh-CN"/>
            </w:rPr>
          </w:rPrChange>
        </w:rPr>
        <w:pPrChange w:id="960" w:author="随遇而安" w:date="2024-11-06T08:54:19Z">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pPr>
        </w:pPrChange>
      </w:pPr>
      <w:ins w:id="965" w:author="随遇而安" w:date="2024-11-06T08:53:56Z">
        <w:r>
          <w:rPr>
            <w:rFonts w:hint="eastAsia" w:ascii="宋体" w:eastAsia="宋体" w:hAnsiTheme="minorHAnsi" w:cstheme="minorBidi"/>
            <w:b/>
            <w:bCs w:val="0"/>
            <w:color w:val="auto"/>
            <w:sz w:val="24"/>
            <w:szCs w:val="22"/>
            <w:lang w:val="en-US" w:eastAsia="zh-CN"/>
            <w:rPrChange w:id="966" w:author="随遇而安" w:date="2024-11-06T08:54:19Z">
              <w:rPr>
                <w:rFonts w:hint="eastAsia" w:ascii="仿宋" w:hAnsi="仿宋" w:eastAsia="仿宋" w:cs="仿宋"/>
                <w:b w:val="0"/>
                <w:bCs/>
                <w:color w:val="auto"/>
                <w:sz w:val="24"/>
                <w:szCs w:val="24"/>
                <w:lang w:val="en-US" w:eastAsia="zh-CN"/>
              </w:rPr>
            </w:rPrChange>
          </w:rPr>
          <w:t>术语</w:t>
        </w:r>
      </w:ins>
      <w:ins w:id="968" w:author="随遇而安" w:date="2024-11-06T08:53:57Z">
        <w:r>
          <w:rPr>
            <w:rFonts w:hint="eastAsia" w:ascii="宋体" w:eastAsia="宋体" w:hAnsiTheme="minorHAnsi" w:cstheme="minorBidi"/>
            <w:b/>
            <w:bCs w:val="0"/>
            <w:color w:val="auto"/>
            <w:sz w:val="24"/>
            <w:szCs w:val="22"/>
            <w:lang w:val="en-US" w:eastAsia="zh-CN"/>
            <w:rPrChange w:id="969" w:author="随遇而安" w:date="2024-11-06T08:54:19Z">
              <w:rPr>
                <w:rFonts w:hint="eastAsia" w:ascii="仿宋" w:hAnsi="仿宋" w:eastAsia="仿宋" w:cs="仿宋"/>
                <w:b w:val="0"/>
                <w:bCs/>
                <w:color w:val="auto"/>
                <w:sz w:val="24"/>
                <w:szCs w:val="24"/>
                <w:lang w:val="en-US" w:eastAsia="zh-CN"/>
              </w:rPr>
            </w:rPrChange>
          </w:rPr>
          <w:t>与定义</w:t>
        </w:r>
      </w:ins>
    </w:p>
    <w:p w14:paraId="42FD2708">
      <w:pPr>
        <w:keepNext w:val="0"/>
        <w:keepLines w:val="0"/>
        <w:widowControl w:val="0"/>
        <w:suppressLineNumbers w:val="0"/>
        <w:spacing w:line="360" w:lineRule="auto"/>
        <w:ind w:firstLine="439" w:firstLineChars="183"/>
        <w:jc w:val="left"/>
        <w:rPr>
          <w:ins w:id="972" w:author="随遇而安" w:date="2024-11-06T08:54:05Z"/>
          <w:rFonts w:hint="eastAsia" w:ascii="仿宋" w:hAnsi="仿宋" w:eastAsia="仿宋" w:cs="仿宋"/>
          <w:bCs/>
          <w:color w:val="auto"/>
          <w:sz w:val="24"/>
          <w:szCs w:val="24"/>
          <w:rPrChange w:id="973" w:author="随遇而安" w:date="2024-11-06T08:54:14Z">
            <w:rPr>
              <w:ins w:id="974" w:author="随遇而安" w:date="2024-11-06T08:54:05Z"/>
            </w:rPr>
          </w:rPrChange>
        </w:rPr>
        <w:pPrChange w:id="971" w:author="随遇而安" w:date="2024-11-06T08:54:29Z">
          <w:pPr>
            <w:keepNext w:val="0"/>
            <w:keepLines w:val="0"/>
            <w:widowControl/>
            <w:suppressLineNumbers w:val="0"/>
            <w:jc w:val="left"/>
          </w:pPr>
        </w:pPrChange>
      </w:pPr>
      <w:ins w:id="975" w:author="随遇而安" w:date="2024-11-06T08:54:05Z">
        <w:r>
          <w:rPr>
            <w:rFonts w:hint="eastAsia" w:ascii="仿宋" w:hAnsi="仿宋" w:eastAsia="仿宋" w:cs="仿宋"/>
            <w:bCs/>
            <w:color w:val="auto"/>
            <w:kern w:val="0"/>
            <w:sz w:val="24"/>
            <w:szCs w:val="24"/>
            <w:lang w:val="en-US" w:eastAsia="zh-CN" w:bidi="ar"/>
            <w:rPrChange w:id="976" w:author="随遇而安" w:date="2024-11-06T08:54:29Z">
              <w:rPr>
                <w:rFonts w:ascii="瀹嬩綋" w:hAnsi="瀹嬩綋" w:eastAsia="瀹嬩綋" w:cs="瀹嬩綋"/>
                <w:color w:val="000000"/>
                <w:kern w:val="0"/>
                <w:sz w:val="24"/>
                <w:szCs w:val="24"/>
                <w:lang w:val="en-US" w:eastAsia="zh-CN" w:bidi="ar"/>
              </w:rPr>
            </w:rPrChange>
          </w:rPr>
          <w:t>3.1 主要负责人，一般是指有限责任公司或者股份有限公司的董事长、总经理，</w:t>
        </w:r>
      </w:ins>
      <w:ins w:id="978" w:author="随遇而安" w:date="2024-11-06T08:54:05Z">
        <w:r>
          <w:rPr>
            <w:rFonts w:hint="eastAsia" w:ascii="仿宋" w:hAnsi="仿宋" w:eastAsia="仿宋" w:cs="仿宋"/>
            <w:bCs/>
            <w:color w:val="auto"/>
            <w:kern w:val="0"/>
            <w:sz w:val="24"/>
            <w:szCs w:val="24"/>
            <w:lang w:val="en-US" w:eastAsia="zh-CN" w:bidi="ar"/>
            <w:rPrChange w:id="979" w:author="随遇而安" w:date="2024-11-06T08:54:29Z">
              <w:rPr>
                <w:rFonts w:hint="default" w:ascii="瀹嬩綋" w:hAnsi="瀹嬩綋" w:eastAsia="瀹嬩綋" w:cs="瀹嬩綋"/>
                <w:color w:val="000000"/>
                <w:kern w:val="0"/>
                <w:sz w:val="24"/>
                <w:szCs w:val="24"/>
                <w:lang w:val="en-US" w:eastAsia="zh-CN" w:bidi="ar"/>
              </w:rPr>
            </w:rPrChange>
          </w:rPr>
          <w:t>其他生产经营单位的厂长、经理等。</w:t>
        </w:r>
      </w:ins>
    </w:p>
    <w:p w14:paraId="08041044">
      <w:pPr>
        <w:keepNext w:val="0"/>
        <w:keepLines w:val="0"/>
        <w:widowControl w:val="0"/>
        <w:suppressLineNumbers w:val="0"/>
        <w:spacing w:line="360" w:lineRule="auto"/>
        <w:ind w:firstLine="439" w:firstLineChars="183"/>
        <w:jc w:val="left"/>
        <w:rPr>
          <w:ins w:id="982" w:author="随遇而安" w:date="2024-11-06T08:54:05Z"/>
          <w:rFonts w:hint="eastAsia" w:ascii="仿宋" w:hAnsi="仿宋" w:eastAsia="仿宋" w:cs="仿宋"/>
          <w:bCs/>
          <w:color w:val="auto"/>
          <w:sz w:val="24"/>
          <w:szCs w:val="24"/>
          <w:rPrChange w:id="983" w:author="随遇而安" w:date="2024-11-06T08:54:14Z">
            <w:rPr>
              <w:ins w:id="984" w:author="随遇而安" w:date="2024-11-06T08:54:05Z"/>
            </w:rPr>
          </w:rPrChange>
        </w:rPr>
        <w:pPrChange w:id="981" w:author="随遇而安" w:date="2024-11-06T08:54:29Z">
          <w:pPr>
            <w:keepNext w:val="0"/>
            <w:keepLines w:val="0"/>
            <w:widowControl/>
            <w:suppressLineNumbers w:val="0"/>
            <w:jc w:val="left"/>
          </w:pPr>
        </w:pPrChange>
      </w:pPr>
      <w:ins w:id="985" w:author="随遇而安" w:date="2024-11-06T08:54:05Z">
        <w:r>
          <w:rPr>
            <w:rFonts w:hint="eastAsia" w:ascii="仿宋" w:hAnsi="仿宋" w:eastAsia="仿宋" w:cs="仿宋"/>
            <w:bCs/>
            <w:color w:val="auto"/>
            <w:kern w:val="0"/>
            <w:sz w:val="24"/>
            <w:szCs w:val="24"/>
            <w:lang w:val="en-US" w:eastAsia="zh-CN" w:bidi="ar"/>
            <w:rPrChange w:id="986" w:author="随遇而安" w:date="2024-11-06T08:54:29Z">
              <w:rPr>
                <w:rFonts w:hint="default" w:ascii="瀹嬩綋" w:hAnsi="瀹嬩綋" w:eastAsia="瀹嬩綋" w:cs="瀹嬩綋"/>
                <w:color w:val="000000"/>
                <w:kern w:val="0"/>
                <w:sz w:val="24"/>
                <w:szCs w:val="24"/>
                <w:lang w:val="en-US" w:eastAsia="zh-CN" w:bidi="ar"/>
              </w:rPr>
            </w:rPrChange>
          </w:rPr>
          <w:t>本规定主要负责人是指实际领导、区域、项目公司日常生产经营活动、能够</w:t>
        </w:r>
      </w:ins>
      <w:ins w:id="988" w:author="随遇而安" w:date="2024-11-06T08:54:05Z">
        <w:r>
          <w:rPr>
            <w:rFonts w:hint="eastAsia" w:ascii="仿宋" w:hAnsi="仿宋" w:eastAsia="仿宋" w:cs="仿宋"/>
            <w:bCs/>
            <w:color w:val="auto"/>
            <w:kern w:val="0"/>
            <w:sz w:val="24"/>
            <w:szCs w:val="24"/>
            <w:lang w:val="en-US" w:eastAsia="zh-CN" w:bidi="ar"/>
            <w:rPrChange w:id="989" w:author="随遇而安" w:date="2024-11-06T08:54:29Z">
              <w:rPr>
                <w:rFonts w:hint="default" w:ascii="瀹嬩綋" w:hAnsi="瀹嬩綋" w:eastAsia="瀹嬩綋" w:cs="瀹嬩綋"/>
                <w:color w:val="000000"/>
                <w:kern w:val="0"/>
                <w:sz w:val="24"/>
                <w:szCs w:val="24"/>
                <w:lang w:val="en-US" w:eastAsia="zh-CN" w:bidi="ar"/>
              </w:rPr>
            </w:rPrChange>
          </w:rPr>
          <w:t>承担本单位安全生产工作主要领导职责的决策人，如总经理、副总经理、总经理</w:t>
        </w:r>
      </w:ins>
      <w:ins w:id="991" w:author="随遇而安" w:date="2024-11-06T08:54:05Z">
        <w:r>
          <w:rPr>
            <w:rFonts w:hint="eastAsia" w:ascii="仿宋" w:hAnsi="仿宋" w:eastAsia="仿宋" w:cs="仿宋"/>
            <w:bCs/>
            <w:color w:val="auto"/>
            <w:kern w:val="0"/>
            <w:sz w:val="24"/>
            <w:szCs w:val="24"/>
            <w:lang w:val="en-US" w:eastAsia="zh-CN" w:bidi="ar"/>
            <w:rPrChange w:id="992" w:author="随遇而安" w:date="2024-11-06T08:54:29Z">
              <w:rPr>
                <w:rFonts w:hint="default" w:ascii="瀹嬩綋" w:hAnsi="瀹嬩綋" w:eastAsia="瀹嬩綋" w:cs="瀹嬩綋"/>
                <w:color w:val="000000"/>
                <w:kern w:val="0"/>
                <w:sz w:val="24"/>
                <w:szCs w:val="24"/>
                <w:lang w:val="en-US" w:eastAsia="zh-CN" w:bidi="ar"/>
              </w:rPr>
            </w:rPrChange>
          </w:rPr>
          <w:t>助理（主持工作）。</w:t>
        </w:r>
      </w:ins>
    </w:p>
    <w:p w14:paraId="2F613371">
      <w:pPr>
        <w:keepNext w:val="0"/>
        <w:keepLines w:val="0"/>
        <w:widowControl w:val="0"/>
        <w:suppressLineNumbers w:val="0"/>
        <w:spacing w:line="360" w:lineRule="auto"/>
        <w:ind w:firstLine="439" w:firstLineChars="183"/>
        <w:jc w:val="left"/>
        <w:rPr>
          <w:ins w:id="995" w:author="随遇而安" w:date="2024-11-06T08:54:05Z"/>
          <w:rFonts w:hint="eastAsia" w:ascii="仿宋" w:hAnsi="仿宋" w:eastAsia="仿宋" w:cs="仿宋"/>
          <w:bCs/>
          <w:color w:val="auto"/>
          <w:sz w:val="24"/>
          <w:szCs w:val="24"/>
          <w:rPrChange w:id="996" w:author="随遇而安" w:date="2024-11-06T08:54:14Z">
            <w:rPr>
              <w:ins w:id="997" w:author="随遇而安" w:date="2024-11-06T08:54:05Z"/>
            </w:rPr>
          </w:rPrChange>
        </w:rPr>
        <w:pPrChange w:id="994" w:author="随遇而安" w:date="2024-11-06T08:54:29Z">
          <w:pPr>
            <w:keepNext w:val="0"/>
            <w:keepLines w:val="0"/>
            <w:widowControl/>
            <w:suppressLineNumbers w:val="0"/>
            <w:jc w:val="left"/>
          </w:pPr>
        </w:pPrChange>
      </w:pPr>
      <w:ins w:id="998" w:author="随遇而安" w:date="2024-11-06T08:54:05Z">
        <w:r>
          <w:rPr>
            <w:rFonts w:hint="eastAsia" w:ascii="仿宋" w:hAnsi="仿宋" w:eastAsia="仿宋" w:cs="仿宋"/>
            <w:bCs/>
            <w:color w:val="auto"/>
            <w:kern w:val="0"/>
            <w:sz w:val="24"/>
            <w:szCs w:val="24"/>
            <w:lang w:val="en-US" w:eastAsia="zh-CN" w:bidi="ar"/>
            <w:rPrChange w:id="999" w:author="随遇而安" w:date="2024-11-06T08:54:29Z">
              <w:rPr>
                <w:rFonts w:hint="default" w:ascii="瀹嬩綋" w:hAnsi="瀹嬩綋" w:eastAsia="瀹嬩綋" w:cs="瀹嬩綋"/>
                <w:color w:val="000000"/>
                <w:kern w:val="0"/>
                <w:sz w:val="24"/>
                <w:szCs w:val="24"/>
                <w:lang w:val="en-US" w:eastAsia="zh-CN" w:bidi="ar"/>
              </w:rPr>
            </w:rPrChange>
          </w:rPr>
          <w:t>3.2 安全生产管理人员，本规定指各级单位分管安全生产的负责人、安全生产管</w:t>
        </w:r>
      </w:ins>
      <w:ins w:id="1001" w:author="随遇而安" w:date="2024-11-06T08:54:05Z">
        <w:r>
          <w:rPr>
            <w:rFonts w:hint="eastAsia" w:ascii="仿宋" w:hAnsi="仿宋" w:eastAsia="仿宋" w:cs="仿宋"/>
            <w:bCs/>
            <w:color w:val="auto"/>
            <w:kern w:val="0"/>
            <w:sz w:val="24"/>
            <w:szCs w:val="24"/>
            <w:lang w:val="en-US" w:eastAsia="zh-CN" w:bidi="ar"/>
            <w:rPrChange w:id="1002" w:author="随遇而安" w:date="2024-11-06T08:54:29Z">
              <w:rPr>
                <w:rFonts w:hint="default" w:ascii="瀹嬩綋" w:hAnsi="瀹嬩綋" w:eastAsia="瀹嬩綋" w:cs="瀹嬩綋"/>
                <w:color w:val="000000"/>
                <w:kern w:val="0"/>
                <w:sz w:val="24"/>
                <w:szCs w:val="24"/>
                <w:lang w:val="en-US" w:eastAsia="zh-CN" w:bidi="ar"/>
              </w:rPr>
            </w:rPrChange>
          </w:rPr>
          <w:t>理机构负责人及其管理人员，以及未设安全生产管理机构的单位专、兼职安全</w:t>
        </w:r>
      </w:ins>
      <w:ins w:id="1004" w:author="随遇而安" w:date="2024-11-06T08:54:05Z">
        <w:r>
          <w:rPr>
            <w:rFonts w:hint="eastAsia" w:ascii="仿宋" w:hAnsi="仿宋" w:eastAsia="仿宋" w:cs="仿宋"/>
            <w:bCs/>
            <w:color w:val="auto"/>
            <w:kern w:val="0"/>
            <w:sz w:val="24"/>
            <w:szCs w:val="24"/>
            <w:lang w:val="en-US" w:eastAsia="zh-CN" w:bidi="ar"/>
            <w:rPrChange w:id="1005" w:author="随遇而安" w:date="2024-11-06T08:54:29Z">
              <w:rPr>
                <w:rFonts w:hint="default" w:ascii="瀹嬩綋" w:hAnsi="瀹嬩綋" w:eastAsia="瀹嬩綋" w:cs="瀹嬩綋"/>
                <w:color w:val="000000"/>
                <w:kern w:val="0"/>
                <w:sz w:val="24"/>
                <w:szCs w:val="24"/>
                <w:lang w:val="en-US" w:eastAsia="zh-CN" w:bidi="ar"/>
              </w:rPr>
            </w:rPrChange>
          </w:rPr>
          <w:t>产管理人员等。如区域、项目公司分管生产作业部门的副总经理（助理）、安环</w:t>
        </w:r>
      </w:ins>
      <w:ins w:id="1007" w:author="随遇而安" w:date="2024-11-06T08:54:05Z">
        <w:r>
          <w:rPr>
            <w:rFonts w:hint="eastAsia" w:ascii="仿宋" w:hAnsi="仿宋" w:eastAsia="仿宋" w:cs="仿宋"/>
            <w:bCs/>
            <w:color w:val="auto"/>
            <w:kern w:val="0"/>
            <w:sz w:val="24"/>
            <w:szCs w:val="24"/>
            <w:lang w:val="en-US" w:eastAsia="zh-CN" w:bidi="ar"/>
            <w:rPrChange w:id="1008" w:author="随遇而安" w:date="2024-11-06T08:54:29Z">
              <w:rPr>
                <w:rFonts w:hint="default" w:ascii="瀹嬩綋" w:hAnsi="瀹嬩綋" w:eastAsia="瀹嬩綋" w:cs="瀹嬩綋"/>
                <w:color w:val="000000"/>
                <w:kern w:val="0"/>
                <w:sz w:val="24"/>
                <w:szCs w:val="24"/>
                <w:lang w:val="en-US" w:eastAsia="zh-CN" w:bidi="ar"/>
              </w:rPr>
            </w:rPrChange>
          </w:rPr>
          <w:t>部门负责人、专（兼）职安全员等。</w:t>
        </w:r>
      </w:ins>
    </w:p>
    <w:p w14:paraId="7EFD2F86">
      <w:pPr>
        <w:keepNext w:val="0"/>
        <w:keepLines w:val="0"/>
        <w:widowControl w:val="0"/>
        <w:suppressLineNumbers w:val="0"/>
        <w:spacing w:line="360" w:lineRule="auto"/>
        <w:ind w:firstLine="439" w:firstLineChars="183"/>
        <w:jc w:val="left"/>
        <w:rPr>
          <w:ins w:id="1011" w:author="随遇而安" w:date="2024-11-06T08:54:05Z"/>
          <w:rFonts w:hint="eastAsia" w:ascii="仿宋" w:hAnsi="仿宋" w:eastAsia="仿宋" w:cs="仿宋"/>
          <w:bCs/>
          <w:color w:val="auto"/>
          <w:sz w:val="24"/>
          <w:szCs w:val="24"/>
          <w:rPrChange w:id="1012" w:author="随遇而安" w:date="2024-11-06T08:54:14Z">
            <w:rPr>
              <w:ins w:id="1013" w:author="随遇而安" w:date="2024-11-06T08:54:05Z"/>
            </w:rPr>
          </w:rPrChange>
        </w:rPr>
        <w:pPrChange w:id="1010" w:author="随遇而安" w:date="2024-11-06T08:54:29Z">
          <w:pPr>
            <w:keepNext w:val="0"/>
            <w:keepLines w:val="0"/>
            <w:widowControl/>
            <w:suppressLineNumbers w:val="0"/>
            <w:jc w:val="left"/>
          </w:pPr>
        </w:pPrChange>
      </w:pPr>
      <w:ins w:id="1014" w:author="随遇而安" w:date="2024-11-06T08:54:05Z">
        <w:r>
          <w:rPr>
            <w:rFonts w:hint="eastAsia" w:ascii="仿宋" w:hAnsi="仿宋" w:eastAsia="仿宋" w:cs="仿宋"/>
            <w:bCs/>
            <w:color w:val="auto"/>
            <w:kern w:val="0"/>
            <w:sz w:val="24"/>
            <w:szCs w:val="24"/>
            <w:lang w:val="en-US" w:eastAsia="zh-CN" w:bidi="ar"/>
            <w:rPrChange w:id="1015" w:author="随遇而安" w:date="2024-11-06T08:54:29Z">
              <w:rPr>
                <w:rFonts w:hint="default" w:ascii="瀹嬩綋" w:hAnsi="瀹嬩綋" w:eastAsia="瀹嬩綋" w:cs="瀹嬩綋"/>
                <w:color w:val="000000"/>
                <w:kern w:val="0"/>
                <w:sz w:val="24"/>
                <w:szCs w:val="24"/>
                <w:lang w:val="en-US" w:eastAsia="zh-CN" w:bidi="ar"/>
              </w:rPr>
            </w:rPrChange>
          </w:rPr>
          <w:t>3.3 特种作业，本规定是指容易发生事故，对操作者本人、他人的安全健康及设</w:t>
        </w:r>
      </w:ins>
      <w:ins w:id="1017" w:author="随遇而安" w:date="2024-11-06T08:54:05Z">
        <w:r>
          <w:rPr>
            <w:rFonts w:hint="eastAsia" w:ascii="仿宋" w:hAnsi="仿宋" w:eastAsia="仿宋" w:cs="仿宋"/>
            <w:bCs/>
            <w:color w:val="auto"/>
            <w:kern w:val="0"/>
            <w:sz w:val="24"/>
            <w:szCs w:val="24"/>
            <w:lang w:val="en-US" w:eastAsia="zh-CN" w:bidi="ar"/>
            <w:rPrChange w:id="1018" w:author="随遇而安" w:date="2024-11-06T08:54:29Z">
              <w:rPr>
                <w:rFonts w:hint="default" w:ascii="瀹嬩綋" w:hAnsi="瀹嬩綋" w:eastAsia="瀹嬩綋" w:cs="瀹嬩綋"/>
                <w:color w:val="000000"/>
                <w:kern w:val="0"/>
                <w:sz w:val="24"/>
                <w:szCs w:val="24"/>
                <w:lang w:val="en-US" w:eastAsia="zh-CN" w:bidi="ar"/>
              </w:rPr>
            </w:rPrChange>
          </w:rPr>
          <w:t>备、设施的安全可能造成重大危害的作业。特种作业的范围由特种作业目录规定。</w:t>
        </w:r>
      </w:ins>
      <w:ins w:id="1020" w:author="随遇而安" w:date="2024-11-06T08:54:05Z">
        <w:r>
          <w:rPr>
            <w:rFonts w:hint="eastAsia" w:ascii="仿宋" w:hAnsi="仿宋" w:eastAsia="仿宋" w:cs="仿宋"/>
            <w:bCs/>
            <w:color w:val="auto"/>
            <w:kern w:val="0"/>
            <w:sz w:val="24"/>
            <w:szCs w:val="24"/>
            <w:lang w:val="en-US" w:eastAsia="zh-CN" w:bidi="ar"/>
            <w:rPrChange w:id="1021" w:author="随遇而安" w:date="2024-11-06T08:54:29Z">
              <w:rPr>
                <w:rFonts w:hint="default" w:ascii="瀹嬩綋" w:hAnsi="瀹嬩綋" w:eastAsia="瀹嬩綋" w:cs="瀹嬩綋"/>
                <w:color w:val="000000"/>
                <w:kern w:val="0"/>
                <w:sz w:val="24"/>
                <w:szCs w:val="24"/>
                <w:lang w:val="en-US" w:eastAsia="zh-CN" w:bidi="ar"/>
              </w:rPr>
            </w:rPrChange>
          </w:rPr>
          <w:t xml:space="preserve">特种作业人员是指直接从事特种作业的从业人员。 </w:t>
        </w:r>
      </w:ins>
    </w:p>
    <w:p w14:paraId="11D92AC7">
      <w:pPr>
        <w:keepNext w:val="0"/>
        <w:keepLines w:val="0"/>
        <w:widowControl w:val="0"/>
        <w:suppressLineNumbers w:val="0"/>
        <w:spacing w:line="360" w:lineRule="auto"/>
        <w:ind w:firstLine="439" w:firstLineChars="183"/>
        <w:jc w:val="left"/>
        <w:rPr>
          <w:ins w:id="1024" w:author="随遇而安" w:date="2024-11-06T08:54:05Z"/>
          <w:rFonts w:hint="eastAsia" w:ascii="仿宋" w:hAnsi="仿宋" w:eastAsia="仿宋" w:cs="仿宋"/>
          <w:bCs/>
          <w:color w:val="auto"/>
          <w:sz w:val="24"/>
          <w:szCs w:val="24"/>
          <w:rPrChange w:id="1025" w:author="随遇而安" w:date="2024-11-06T08:54:14Z">
            <w:rPr>
              <w:ins w:id="1026" w:author="随遇而安" w:date="2024-11-06T08:54:05Z"/>
            </w:rPr>
          </w:rPrChange>
        </w:rPr>
        <w:pPrChange w:id="1023" w:author="随遇而安" w:date="2024-11-06T08:54:29Z">
          <w:pPr>
            <w:keepNext w:val="0"/>
            <w:keepLines w:val="0"/>
            <w:widowControl/>
            <w:suppressLineNumbers w:val="0"/>
            <w:jc w:val="left"/>
          </w:pPr>
        </w:pPrChange>
      </w:pPr>
      <w:ins w:id="1027" w:author="随遇而安" w:date="2024-11-06T08:54:05Z">
        <w:r>
          <w:rPr>
            <w:rFonts w:hint="eastAsia" w:ascii="仿宋" w:hAnsi="仿宋" w:eastAsia="仿宋" w:cs="仿宋"/>
            <w:bCs/>
            <w:color w:val="auto"/>
            <w:kern w:val="0"/>
            <w:sz w:val="24"/>
            <w:szCs w:val="24"/>
            <w:lang w:val="en-US" w:eastAsia="zh-CN" w:bidi="ar"/>
            <w:rPrChange w:id="1028" w:author="随遇而安" w:date="2024-11-06T08:54:29Z">
              <w:rPr>
                <w:rFonts w:hint="default" w:ascii="瀹嬩綋" w:hAnsi="瀹嬩綋" w:eastAsia="瀹嬩綋" w:cs="瀹嬩綋"/>
                <w:color w:val="000000"/>
                <w:kern w:val="0"/>
                <w:sz w:val="24"/>
                <w:szCs w:val="24"/>
                <w:lang w:val="en-US" w:eastAsia="zh-CN" w:bidi="ar"/>
              </w:rPr>
            </w:rPrChange>
          </w:rPr>
          <w:t>3.4 三级安全教育，本规定是指项目公司对新入职员工进行的公司级、部门级、</w:t>
        </w:r>
      </w:ins>
      <w:ins w:id="1030" w:author="随遇而安" w:date="2024-11-06T08:54:05Z">
        <w:r>
          <w:rPr>
            <w:rFonts w:hint="eastAsia" w:ascii="仿宋" w:hAnsi="仿宋" w:eastAsia="仿宋" w:cs="仿宋"/>
            <w:bCs/>
            <w:color w:val="auto"/>
            <w:kern w:val="0"/>
            <w:sz w:val="24"/>
            <w:szCs w:val="24"/>
            <w:lang w:val="en-US" w:eastAsia="zh-CN" w:bidi="ar"/>
            <w:rPrChange w:id="1031" w:author="随遇而安" w:date="2024-11-06T08:54:29Z">
              <w:rPr>
                <w:rFonts w:hint="default" w:ascii="瀹嬩綋" w:hAnsi="瀹嬩綋" w:eastAsia="瀹嬩綋" w:cs="瀹嬩綋"/>
                <w:color w:val="000000"/>
                <w:kern w:val="0"/>
                <w:sz w:val="24"/>
                <w:szCs w:val="24"/>
                <w:lang w:val="en-US" w:eastAsia="zh-CN" w:bidi="ar"/>
              </w:rPr>
            </w:rPrChange>
          </w:rPr>
          <w:t>岗位（班组）级安全教育；分别由项目公司安环部门、生产作业部门及作业班组</w:t>
        </w:r>
      </w:ins>
      <w:ins w:id="1033" w:author="随遇而安" w:date="2024-11-06T08:54:05Z">
        <w:r>
          <w:rPr>
            <w:rFonts w:hint="eastAsia" w:ascii="仿宋" w:hAnsi="仿宋" w:eastAsia="仿宋" w:cs="仿宋"/>
            <w:bCs/>
            <w:color w:val="auto"/>
            <w:kern w:val="0"/>
            <w:sz w:val="24"/>
            <w:szCs w:val="24"/>
            <w:lang w:val="en-US" w:eastAsia="zh-CN" w:bidi="ar"/>
            <w:rPrChange w:id="1034" w:author="随遇而安" w:date="2024-11-06T08:54:29Z">
              <w:rPr>
                <w:rFonts w:hint="default" w:ascii="瀹嬩綋" w:hAnsi="瀹嬩綋" w:eastAsia="瀹嬩綋" w:cs="瀹嬩綋"/>
                <w:color w:val="000000"/>
                <w:kern w:val="0"/>
                <w:sz w:val="24"/>
                <w:szCs w:val="24"/>
                <w:lang w:val="en-US" w:eastAsia="zh-CN" w:bidi="ar"/>
              </w:rPr>
            </w:rPrChange>
          </w:rPr>
          <w:t>具体实施</w:t>
        </w:r>
      </w:ins>
      <w:ins w:id="1036" w:author="随遇而安" w:date="2024-11-06T08:59:31Z">
        <w:r>
          <w:rPr>
            <w:rFonts w:hint="eastAsia" w:ascii="仿宋" w:hAnsi="仿宋" w:eastAsia="仿宋" w:cs="仿宋"/>
            <w:bCs/>
            <w:color w:val="auto"/>
            <w:kern w:val="0"/>
            <w:sz w:val="24"/>
            <w:szCs w:val="24"/>
            <w:lang w:val="en-US" w:eastAsia="zh-CN" w:bidi="ar"/>
          </w:rPr>
          <w:t>。</w:t>
        </w:r>
      </w:ins>
    </w:p>
    <w:p w14:paraId="3D09C834">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del w:id="1037" w:author="随遇而安" w:date="2024-11-06T08:55:02Z"/>
          <w:rFonts w:hint="default" w:ascii="仿宋" w:hAnsi="仿宋" w:eastAsia="仿宋" w:cs="仿宋"/>
          <w:b w:val="0"/>
          <w:bCs/>
          <w:color w:val="auto"/>
          <w:sz w:val="24"/>
          <w:szCs w:val="24"/>
          <w:lang w:eastAsia="zh-CN"/>
          <w:rPrChange w:id="1038" w:author="随遇而安" w:date="2023-08-11T14:56:22Z">
            <w:rPr>
              <w:del w:id="1039" w:author="随遇而安" w:date="2024-11-06T08:55:02Z"/>
              <w:rFonts w:hint="eastAsia" w:ascii="仿宋" w:hAnsi="仿宋" w:eastAsia="仿宋" w:cs="仿宋"/>
              <w:b w:val="0"/>
              <w:bCs/>
              <w:sz w:val="24"/>
              <w:szCs w:val="24"/>
              <w:lang w:eastAsia="zh-CN"/>
            </w:rPr>
          </w:rPrChange>
        </w:rPr>
      </w:pPr>
    </w:p>
    <w:p w14:paraId="4C49FEF3">
      <w:pPr>
        <w:numPr>
          <w:ilvl w:val="0"/>
          <w:numId w:val="1"/>
        </w:numPr>
        <w:tabs>
          <w:tab w:val="left" w:pos="838"/>
          <w:tab w:val="clear" w:pos="660"/>
        </w:tabs>
        <w:spacing w:after="120" w:line="360" w:lineRule="auto"/>
        <w:ind w:left="1153" w:right="153" w:hanging="1064"/>
        <w:outlineLvl w:val="0"/>
        <w:rPr>
          <w:ins w:id="1040" w:author="随遇而安" w:date="2024-11-06T09:01:12Z"/>
          <w:rFonts w:hint="eastAsia" w:ascii="宋体" w:eastAsia="宋体"/>
          <w:b/>
          <w:color w:val="auto"/>
          <w:sz w:val="24"/>
          <w:lang w:eastAsia="zh-CN"/>
        </w:rPr>
      </w:pPr>
      <w:bookmarkStart w:id="6" w:name="_Toc16384"/>
      <w:bookmarkStart w:id="7" w:name="_Toc10571"/>
      <w:bookmarkStart w:id="8" w:name="_Toc18521"/>
      <w:r>
        <w:rPr>
          <w:rFonts w:hint="eastAsia" w:ascii="宋体" w:eastAsia="宋体"/>
          <w:b/>
          <w:color w:val="auto"/>
          <w:sz w:val="24"/>
          <w:lang w:eastAsia="zh-CN"/>
          <w:rPrChange w:id="1041" w:author="随遇而安" w:date="2023-08-11T14:56:22Z">
            <w:rPr>
              <w:rFonts w:hint="eastAsia" w:ascii="宋体" w:eastAsia="宋体"/>
              <w:b/>
              <w:sz w:val="24"/>
              <w:lang w:eastAsia="zh-CN"/>
            </w:rPr>
          </w:rPrChange>
        </w:rPr>
        <w:t>职责</w:t>
      </w:r>
      <w:bookmarkEnd w:id="6"/>
      <w:bookmarkEnd w:id="7"/>
      <w:bookmarkEnd w:id="8"/>
    </w:p>
    <w:p w14:paraId="612BCDAF">
      <w:pPr>
        <w:numPr>
          <w:ilvl w:val="-1"/>
          <w:numId w:val="0"/>
        </w:numPr>
        <w:spacing w:after="0" w:line="360" w:lineRule="auto"/>
        <w:ind w:left="0" w:right="0" w:firstLine="439" w:firstLineChars="183"/>
        <w:outlineLvl w:val="9"/>
        <w:rPr>
          <w:ins w:id="1043" w:author="随遇而安" w:date="2024-11-06T09:01:22Z"/>
          <w:rFonts w:hint="eastAsia" w:ascii="仿宋" w:hAnsi="仿宋" w:eastAsia="仿宋" w:cs="仿宋"/>
          <w:b w:val="0"/>
          <w:bCs/>
          <w:color w:val="auto"/>
          <w:sz w:val="24"/>
          <w:szCs w:val="24"/>
          <w:lang w:val="en-US" w:eastAsia="zh-CN" w:bidi="ar"/>
          <w:rPrChange w:id="1044" w:author="随遇而安" w:date="2024-11-06T09:02:00Z">
            <w:rPr>
              <w:ins w:id="1045" w:author="随遇而安" w:date="2024-11-06T09:01:22Z"/>
              <w:rFonts w:hint="eastAsia" w:ascii="宋体" w:eastAsia="宋体"/>
              <w:b/>
              <w:color w:val="auto"/>
              <w:sz w:val="24"/>
              <w:lang w:val="en-US" w:eastAsia="zh-CN"/>
            </w:rPr>
          </w:rPrChange>
        </w:rPr>
        <w:pPrChange w:id="1042" w:author="随遇而安" w:date="2024-11-06T09:02:00Z">
          <w:pPr>
            <w:numPr>
              <w:ilvl w:val="0"/>
              <w:numId w:val="1"/>
            </w:numPr>
            <w:tabs>
              <w:tab w:val="left" w:pos="838"/>
              <w:tab w:val="clear" w:pos="660"/>
            </w:tabs>
            <w:spacing w:after="120" w:line="360" w:lineRule="auto"/>
            <w:ind w:left="1153" w:right="153" w:hanging="1064"/>
            <w:outlineLvl w:val="0"/>
          </w:pPr>
        </w:pPrChange>
      </w:pPr>
      <w:ins w:id="1046" w:author="随遇而安" w:date="2024-11-06T09:01:14Z">
        <w:r>
          <w:rPr>
            <w:rFonts w:hint="eastAsia" w:ascii="仿宋" w:hAnsi="仿宋" w:eastAsia="仿宋" w:cs="仿宋"/>
            <w:b w:val="0"/>
            <w:bCs/>
            <w:color w:val="auto"/>
            <w:sz w:val="24"/>
            <w:szCs w:val="24"/>
            <w:lang w:val="en-US" w:eastAsia="zh-CN" w:bidi="ar"/>
            <w:rPrChange w:id="1047" w:author="随遇而安" w:date="2024-11-06T09:02:00Z">
              <w:rPr>
                <w:rFonts w:hint="eastAsia" w:ascii="宋体" w:eastAsia="宋体"/>
                <w:b/>
                <w:color w:val="auto"/>
                <w:sz w:val="24"/>
                <w:lang w:val="en-US" w:eastAsia="zh-CN"/>
              </w:rPr>
            </w:rPrChange>
          </w:rPr>
          <w:t>4</w:t>
        </w:r>
      </w:ins>
      <w:ins w:id="1049" w:author="随遇而安" w:date="2024-11-06T09:01:15Z">
        <w:r>
          <w:rPr>
            <w:rFonts w:hint="eastAsia" w:ascii="仿宋" w:hAnsi="仿宋" w:eastAsia="仿宋" w:cs="仿宋"/>
            <w:b w:val="0"/>
            <w:bCs/>
            <w:color w:val="auto"/>
            <w:sz w:val="24"/>
            <w:szCs w:val="24"/>
            <w:lang w:val="en-US" w:eastAsia="zh-CN" w:bidi="ar"/>
            <w:rPrChange w:id="1050" w:author="随遇而安" w:date="2024-11-06T09:02:00Z">
              <w:rPr>
                <w:rFonts w:hint="eastAsia" w:ascii="宋体" w:eastAsia="宋体"/>
                <w:b/>
                <w:color w:val="auto"/>
                <w:sz w:val="24"/>
                <w:lang w:val="en-US" w:eastAsia="zh-CN"/>
              </w:rPr>
            </w:rPrChange>
          </w:rPr>
          <w:t>.1</w:t>
        </w:r>
      </w:ins>
      <w:ins w:id="1052" w:author="随遇而安" w:date="2024-11-06T09:01:21Z">
        <w:r>
          <w:rPr>
            <w:rFonts w:hint="eastAsia" w:ascii="仿宋" w:hAnsi="仿宋" w:eastAsia="仿宋" w:cs="仿宋"/>
            <w:b w:val="0"/>
            <w:bCs/>
            <w:color w:val="auto"/>
            <w:sz w:val="24"/>
            <w:szCs w:val="24"/>
            <w:lang w:val="en-US" w:eastAsia="zh-CN" w:bidi="ar"/>
            <w:rPrChange w:id="1053" w:author="随遇而安" w:date="2024-11-06T09:02:00Z">
              <w:rPr>
                <w:rFonts w:hint="eastAsia" w:ascii="宋体" w:eastAsia="宋体"/>
                <w:b/>
                <w:color w:val="auto"/>
                <w:sz w:val="24"/>
                <w:lang w:val="en-US" w:eastAsia="zh-CN"/>
              </w:rPr>
            </w:rPrChange>
          </w:rPr>
          <w:t>人力综合部</w:t>
        </w:r>
      </w:ins>
    </w:p>
    <w:p w14:paraId="3D7F5AF2">
      <w:pPr>
        <w:numPr>
          <w:ilvl w:val="-1"/>
          <w:numId w:val="0"/>
        </w:numPr>
        <w:spacing w:after="0" w:line="360" w:lineRule="auto"/>
        <w:ind w:left="0" w:right="0" w:firstLine="439" w:firstLineChars="183"/>
        <w:outlineLvl w:val="9"/>
        <w:rPr>
          <w:ins w:id="1056" w:author="随遇而安" w:date="2024-11-06T09:01:41Z"/>
          <w:rFonts w:hint="eastAsia" w:ascii="仿宋" w:hAnsi="仿宋" w:eastAsia="仿宋" w:cs="仿宋"/>
          <w:b w:val="0"/>
          <w:bCs/>
          <w:color w:val="auto"/>
          <w:sz w:val="24"/>
          <w:szCs w:val="24"/>
          <w:lang w:eastAsia="zh-CN" w:bidi="ar"/>
          <w:rPrChange w:id="1057" w:author="随遇而安" w:date="2024-11-06T09:01:46Z">
            <w:rPr>
              <w:ins w:id="1058" w:author="随遇而安" w:date="2024-11-06T09:01:41Z"/>
              <w:rFonts w:hint="default" w:ascii="宋体" w:eastAsia="宋体"/>
              <w:b/>
              <w:color w:val="auto"/>
              <w:sz w:val="24"/>
              <w:lang w:eastAsia="zh-CN"/>
            </w:rPr>
          </w:rPrChange>
        </w:rPr>
        <w:pPrChange w:id="1055" w:author="随遇而安" w:date="2024-11-06T09:01:46Z">
          <w:pPr>
            <w:numPr>
              <w:ilvl w:val="0"/>
              <w:numId w:val="1"/>
            </w:numPr>
            <w:tabs>
              <w:tab w:val="left" w:pos="838"/>
              <w:tab w:val="clear" w:pos="660"/>
            </w:tabs>
            <w:spacing w:after="120" w:line="360" w:lineRule="auto"/>
            <w:ind w:left="1153" w:right="153" w:hanging="1064"/>
            <w:outlineLvl w:val="0"/>
          </w:pPr>
        </w:pPrChange>
      </w:pPr>
      <w:ins w:id="1059" w:author="随遇而安" w:date="2024-11-06T09:01:41Z">
        <w:r>
          <w:rPr>
            <w:rFonts w:hint="eastAsia" w:ascii="仿宋" w:hAnsi="仿宋" w:eastAsia="仿宋" w:cs="仿宋"/>
            <w:b w:val="0"/>
            <w:bCs/>
            <w:color w:val="auto"/>
            <w:sz w:val="24"/>
            <w:szCs w:val="24"/>
            <w:lang w:eastAsia="zh-CN" w:bidi="ar"/>
            <w:rPrChange w:id="1060" w:author="随遇而安" w:date="2024-11-06T09:01:46Z">
              <w:rPr>
                <w:rFonts w:hint="default" w:ascii="宋体" w:eastAsia="宋体"/>
                <w:b/>
                <w:color w:val="auto"/>
                <w:sz w:val="24"/>
                <w:lang w:eastAsia="zh-CN"/>
              </w:rPr>
            </w:rPrChange>
          </w:rPr>
          <w:t>4.1.1 根据</w:t>
        </w:r>
      </w:ins>
      <w:ins w:id="1062" w:author="随遇而安" w:date="2024-11-06T09:02:16Z">
        <w:r>
          <w:rPr>
            <w:rFonts w:hint="eastAsia" w:ascii="仿宋" w:hAnsi="仿宋" w:eastAsia="仿宋" w:cs="仿宋"/>
            <w:b w:val="0"/>
            <w:bCs/>
            <w:color w:val="auto"/>
            <w:sz w:val="24"/>
            <w:szCs w:val="24"/>
            <w:lang w:val="en-US" w:eastAsia="zh-CN" w:bidi="ar"/>
          </w:rPr>
          <w:t>各部门</w:t>
        </w:r>
      </w:ins>
      <w:ins w:id="1063" w:author="随遇而安" w:date="2024-11-06T09:01:41Z">
        <w:r>
          <w:rPr>
            <w:rFonts w:hint="eastAsia" w:ascii="仿宋" w:hAnsi="仿宋" w:eastAsia="仿宋" w:cs="仿宋"/>
            <w:b w:val="0"/>
            <w:bCs/>
            <w:color w:val="auto"/>
            <w:sz w:val="24"/>
            <w:szCs w:val="24"/>
            <w:lang w:eastAsia="zh-CN" w:bidi="ar"/>
            <w:rPrChange w:id="1064" w:author="随遇而安" w:date="2024-11-06T09:01:46Z">
              <w:rPr>
                <w:rFonts w:hint="default" w:ascii="宋体" w:eastAsia="宋体"/>
                <w:b/>
                <w:color w:val="auto"/>
                <w:sz w:val="24"/>
                <w:lang w:eastAsia="zh-CN"/>
              </w:rPr>
            </w:rPrChange>
          </w:rPr>
          <w:t>对</w:t>
        </w:r>
      </w:ins>
      <w:ins w:id="1066" w:author="随遇而安" w:date="2024-11-06T09:02:11Z">
        <w:r>
          <w:rPr>
            <w:rFonts w:hint="eastAsia" w:ascii="仿宋" w:hAnsi="仿宋" w:eastAsia="仿宋" w:cs="仿宋"/>
            <w:b w:val="0"/>
            <w:bCs/>
            <w:color w:val="auto"/>
            <w:sz w:val="24"/>
            <w:szCs w:val="24"/>
            <w:lang w:val="en-US" w:eastAsia="zh-CN" w:bidi="ar"/>
          </w:rPr>
          <w:t>公司</w:t>
        </w:r>
      </w:ins>
      <w:ins w:id="1067" w:author="随遇而安" w:date="2024-11-06T09:01:41Z">
        <w:r>
          <w:rPr>
            <w:rFonts w:hint="eastAsia" w:ascii="仿宋" w:hAnsi="仿宋" w:eastAsia="仿宋" w:cs="仿宋"/>
            <w:b w:val="0"/>
            <w:bCs/>
            <w:color w:val="auto"/>
            <w:sz w:val="24"/>
            <w:szCs w:val="24"/>
            <w:lang w:eastAsia="zh-CN" w:bidi="ar"/>
            <w:rPrChange w:id="1068" w:author="随遇而安" w:date="2024-11-06T09:01:46Z">
              <w:rPr>
                <w:rFonts w:hint="default" w:ascii="宋体" w:eastAsia="宋体"/>
                <w:b/>
                <w:color w:val="auto"/>
                <w:sz w:val="24"/>
                <w:lang w:eastAsia="zh-CN"/>
              </w:rPr>
            </w:rPrChange>
          </w:rPr>
          <w:t>层面HSE教育培训的需求，将HSE培训计划纳入</w:t>
        </w:r>
      </w:ins>
      <w:ins w:id="1070" w:author="随遇而安" w:date="2024-11-06T09:02:25Z">
        <w:r>
          <w:rPr>
            <w:rFonts w:hint="eastAsia" w:ascii="仿宋" w:hAnsi="仿宋" w:eastAsia="仿宋" w:cs="仿宋"/>
            <w:b w:val="0"/>
            <w:bCs/>
            <w:color w:val="auto"/>
            <w:sz w:val="24"/>
            <w:szCs w:val="24"/>
            <w:lang w:val="en-US" w:eastAsia="zh-CN" w:bidi="ar"/>
          </w:rPr>
          <w:t>公司</w:t>
        </w:r>
      </w:ins>
      <w:ins w:id="1071" w:author="随遇而安" w:date="2024-11-06T09:01:41Z">
        <w:r>
          <w:rPr>
            <w:rFonts w:hint="eastAsia" w:ascii="仿宋" w:hAnsi="仿宋" w:eastAsia="仿宋" w:cs="仿宋"/>
            <w:b w:val="0"/>
            <w:bCs/>
            <w:color w:val="auto"/>
            <w:sz w:val="24"/>
            <w:szCs w:val="24"/>
            <w:lang w:eastAsia="zh-CN" w:bidi="ar"/>
            <w:rPrChange w:id="1072" w:author="随遇而安" w:date="2024-11-06T09:01:46Z">
              <w:rPr>
                <w:rFonts w:hint="default" w:ascii="宋体" w:eastAsia="宋体"/>
                <w:b/>
                <w:color w:val="auto"/>
                <w:sz w:val="24"/>
                <w:lang w:eastAsia="zh-CN"/>
              </w:rPr>
            </w:rPrChange>
          </w:rPr>
          <w:t>教育培训总体计划；</w:t>
        </w:r>
      </w:ins>
    </w:p>
    <w:p w14:paraId="58E221AD">
      <w:pPr>
        <w:numPr>
          <w:ilvl w:val="-1"/>
          <w:numId w:val="0"/>
        </w:numPr>
        <w:spacing w:after="0" w:line="360" w:lineRule="auto"/>
        <w:ind w:left="0" w:right="0" w:firstLine="439" w:firstLineChars="183"/>
        <w:outlineLvl w:val="9"/>
        <w:rPr>
          <w:ins w:id="1075" w:author="随遇而安" w:date="2024-11-06T09:03:10Z"/>
          <w:rFonts w:hint="eastAsia" w:ascii="仿宋" w:hAnsi="仿宋" w:eastAsia="仿宋" w:cs="仿宋"/>
          <w:b w:val="0"/>
          <w:bCs/>
          <w:color w:val="auto"/>
          <w:sz w:val="24"/>
          <w:szCs w:val="24"/>
          <w:lang w:eastAsia="zh-CN" w:bidi="ar"/>
        </w:rPr>
        <w:pPrChange w:id="1074" w:author="随遇而安" w:date="2024-11-06T09:01:46Z">
          <w:pPr>
            <w:numPr>
              <w:ilvl w:val="0"/>
              <w:numId w:val="1"/>
            </w:numPr>
            <w:tabs>
              <w:tab w:val="left" w:pos="838"/>
              <w:tab w:val="clear" w:pos="660"/>
            </w:tabs>
            <w:spacing w:after="120" w:line="360" w:lineRule="auto"/>
            <w:ind w:left="1153" w:right="153" w:hanging="1064"/>
            <w:outlineLvl w:val="0"/>
          </w:pPr>
        </w:pPrChange>
      </w:pPr>
      <w:ins w:id="1076" w:author="随遇而安" w:date="2024-11-06T09:01:41Z">
        <w:r>
          <w:rPr>
            <w:rFonts w:hint="eastAsia" w:ascii="仿宋" w:hAnsi="仿宋" w:eastAsia="仿宋" w:cs="仿宋"/>
            <w:b w:val="0"/>
            <w:bCs/>
            <w:color w:val="auto"/>
            <w:sz w:val="24"/>
            <w:szCs w:val="24"/>
            <w:lang w:eastAsia="zh-CN" w:bidi="ar"/>
            <w:rPrChange w:id="1077" w:author="随遇而安" w:date="2024-11-06T09:01:46Z">
              <w:rPr>
                <w:rFonts w:hint="default" w:ascii="宋体" w:eastAsia="宋体"/>
                <w:b/>
                <w:color w:val="auto"/>
                <w:sz w:val="24"/>
                <w:lang w:eastAsia="zh-CN"/>
              </w:rPr>
            </w:rPrChange>
          </w:rPr>
          <w:t>4.1.2 在制定、实施储备人才、骨干员工、新员工培训计划时，培训内容应涵盖</w:t>
        </w:r>
      </w:ins>
      <w:ins w:id="1079" w:author="随遇而安" w:date="2024-11-06T09:02:39Z">
        <w:r>
          <w:rPr>
            <w:rFonts w:hint="eastAsia" w:ascii="仿宋" w:hAnsi="仿宋" w:eastAsia="仿宋" w:cs="仿宋"/>
            <w:b w:val="0"/>
            <w:bCs/>
            <w:color w:val="auto"/>
            <w:sz w:val="24"/>
            <w:szCs w:val="24"/>
            <w:lang w:val="en-US" w:eastAsia="zh-CN" w:bidi="ar"/>
          </w:rPr>
          <w:t>宁津北控城市环境服务有限公司</w:t>
        </w:r>
      </w:ins>
      <w:ins w:id="1080" w:author="随遇而安" w:date="2024-11-06T09:01:41Z">
        <w:r>
          <w:rPr>
            <w:rFonts w:hint="eastAsia" w:ascii="仿宋" w:hAnsi="仿宋" w:eastAsia="仿宋" w:cs="仿宋"/>
            <w:b w:val="0"/>
            <w:bCs/>
            <w:color w:val="auto"/>
            <w:sz w:val="24"/>
            <w:szCs w:val="24"/>
            <w:lang w:eastAsia="zh-CN" w:bidi="ar"/>
            <w:rPrChange w:id="1081" w:author="随遇而安" w:date="2024-11-06T09:01:46Z">
              <w:rPr>
                <w:rFonts w:hint="default" w:ascii="宋体" w:eastAsia="宋体"/>
                <w:b/>
                <w:color w:val="auto"/>
                <w:sz w:val="24"/>
                <w:lang w:eastAsia="zh-CN"/>
              </w:rPr>
            </w:rPrChange>
          </w:rPr>
          <w:t>HSE专项知识。</w:t>
        </w:r>
      </w:ins>
    </w:p>
    <w:p w14:paraId="7AB047E6">
      <w:pPr>
        <w:numPr>
          <w:ilvl w:val="-1"/>
          <w:numId w:val="0"/>
        </w:numPr>
        <w:spacing w:after="0" w:line="360" w:lineRule="auto"/>
        <w:ind w:left="0" w:right="0" w:firstLine="439" w:firstLineChars="183"/>
        <w:outlineLvl w:val="9"/>
        <w:rPr>
          <w:rFonts w:hint="default" w:ascii="仿宋" w:hAnsi="仿宋" w:eastAsia="仿宋" w:cs="仿宋"/>
          <w:b w:val="0"/>
          <w:bCs/>
          <w:color w:val="auto"/>
          <w:sz w:val="24"/>
          <w:szCs w:val="24"/>
          <w:lang w:eastAsia="zh-CN" w:bidi="ar"/>
          <w:rPrChange w:id="1084" w:author="随遇而安" w:date="2024-11-06T09:01:46Z">
            <w:rPr>
              <w:rFonts w:hint="eastAsia" w:ascii="宋体" w:eastAsia="宋体"/>
              <w:b/>
              <w:sz w:val="24"/>
              <w:lang w:eastAsia="zh-CN"/>
            </w:rPr>
          </w:rPrChange>
        </w:rPr>
        <w:pPrChange w:id="1083" w:author="随遇而安" w:date="2024-11-06T09:01:46Z">
          <w:pPr>
            <w:numPr>
              <w:ilvl w:val="0"/>
              <w:numId w:val="1"/>
            </w:numPr>
            <w:tabs>
              <w:tab w:val="left" w:pos="838"/>
              <w:tab w:val="clear" w:pos="660"/>
            </w:tabs>
            <w:spacing w:after="120" w:line="360" w:lineRule="auto"/>
            <w:ind w:left="1153" w:right="153" w:hanging="1064"/>
            <w:outlineLvl w:val="0"/>
          </w:pPr>
        </w:pPrChange>
      </w:pPr>
      <w:ins w:id="1085" w:author="随遇而安" w:date="2024-11-06T09:03:11Z">
        <w:r>
          <w:rPr>
            <w:rFonts w:hint="eastAsia" w:ascii="仿宋" w:hAnsi="仿宋" w:eastAsia="仿宋" w:cs="仿宋"/>
            <w:b w:val="0"/>
            <w:bCs/>
            <w:color w:val="auto"/>
            <w:sz w:val="24"/>
            <w:szCs w:val="24"/>
            <w:lang w:val="en-US" w:eastAsia="zh-CN" w:bidi="ar"/>
          </w:rPr>
          <w:t>4.2</w:t>
        </w:r>
      </w:ins>
      <w:ins w:id="1086" w:author="随遇而安" w:date="2024-11-06T09:03:14Z">
        <w:r>
          <w:rPr>
            <w:rFonts w:hint="eastAsia" w:ascii="仿宋" w:hAnsi="仿宋" w:eastAsia="仿宋" w:cs="仿宋"/>
            <w:b w:val="0"/>
            <w:bCs/>
            <w:color w:val="auto"/>
            <w:sz w:val="24"/>
            <w:szCs w:val="24"/>
            <w:lang w:val="en-US" w:eastAsia="zh-CN" w:bidi="ar"/>
          </w:rPr>
          <w:t>安环品质部</w:t>
        </w:r>
      </w:ins>
    </w:p>
    <w:p w14:paraId="57010F8C">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087" w:author="随遇而安" w:date="2023-08-11T14:56:22Z">
            <w:rPr>
              <w:rFonts w:hint="eastAsia" w:ascii="仿宋" w:hAnsi="仿宋" w:eastAsia="仿宋" w:cs="仿宋"/>
              <w:b w:val="0"/>
              <w:bCs/>
              <w:sz w:val="24"/>
              <w:szCs w:val="24"/>
            </w:rPr>
          </w:rPrChange>
        </w:rPr>
      </w:pPr>
      <w:del w:id="1088" w:author="随遇而安" w:date="2024-11-06T09:03:18Z">
        <w:r>
          <w:rPr>
            <w:rFonts w:hint="default" w:ascii="仿宋" w:hAnsi="仿宋" w:eastAsia="仿宋" w:cs="仿宋"/>
            <w:b w:val="0"/>
            <w:bCs/>
            <w:color w:val="auto"/>
            <w:sz w:val="24"/>
            <w:szCs w:val="24"/>
            <w:rPrChange w:id="1089" w:author="随遇而安" w:date="2023-08-11T14:56:22Z">
              <w:rPr>
                <w:rFonts w:hint="eastAsia" w:ascii="仿宋" w:hAnsi="仿宋" w:eastAsia="仿宋" w:cs="仿宋"/>
                <w:b w:val="0"/>
                <w:bCs/>
                <w:sz w:val="24"/>
                <w:szCs w:val="24"/>
              </w:rPr>
            </w:rPrChange>
          </w:rPr>
          <w:delText>项目公司安环</w:delText>
        </w:r>
      </w:del>
      <w:del w:id="1091" w:author="随遇而安" w:date="2024-11-06T09:03:18Z">
        <w:r>
          <w:rPr>
            <w:rFonts w:hint="default" w:ascii="仿宋" w:hAnsi="仿宋" w:eastAsia="仿宋" w:cs="仿宋"/>
            <w:b w:val="0"/>
            <w:bCs/>
            <w:color w:val="auto"/>
            <w:sz w:val="24"/>
            <w:szCs w:val="24"/>
            <w:lang w:val="en-US" w:eastAsia="zh-CN"/>
            <w:rPrChange w:id="1092" w:author="随遇而安" w:date="2023-08-11T14:56:22Z">
              <w:rPr>
                <w:rFonts w:hint="eastAsia" w:ascii="仿宋" w:hAnsi="仿宋" w:eastAsia="仿宋" w:cs="仿宋"/>
                <w:b w:val="0"/>
                <w:bCs/>
                <w:sz w:val="24"/>
                <w:szCs w:val="24"/>
                <w:lang w:val="en-US" w:eastAsia="zh-CN"/>
              </w:rPr>
            </w:rPrChange>
          </w:rPr>
          <w:delText>品质部</w:delText>
        </w:r>
      </w:del>
      <w:ins w:id="1094" w:author="随遇而安" w:date="2024-11-06T09:03:18Z">
        <w:r>
          <w:rPr>
            <w:rFonts w:hint="eastAsia" w:ascii="仿宋" w:hAnsi="仿宋" w:eastAsia="仿宋" w:cs="仿宋"/>
            <w:b w:val="0"/>
            <w:bCs/>
            <w:color w:val="auto"/>
            <w:sz w:val="24"/>
            <w:szCs w:val="24"/>
            <w:lang w:eastAsia="zh-CN"/>
          </w:rPr>
          <w:t>4</w:t>
        </w:r>
      </w:ins>
      <w:ins w:id="1095" w:author="随遇而安" w:date="2024-11-06T09:03:18Z">
        <w:r>
          <w:rPr>
            <w:rFonts w:hint="eastAsia" w:ascii="仿宋" w:hAnsi="仿宋" w:eastAsia="仿宋" w:cs="仿宋"/>
            <w:b w:val="0"/>
            <w:bCs/>
            <w:color w:val="auto"/>
            <w:sz w:val="24"/>
            <w:szCs w:val="24"/>
            <w:lang w:val="en-US" w:eastAsia="zh-CN"/>
          </w:rPr>
          <w:t>.2.1</w:t>
        </w:r>
      </w:ins>
      <w:r>
        <w:rPr>
          <w:rFonts w:hint="eastAsia" w:ascii="仿宋" w:hAnsi="仿宋" w:eastAsia="仿宋" w:cs="仿宋"/>
          <w:b w:val="0"/>
          <w:bCs/>
          <w:color w:val="auto"/>
          <w:sz w:val="24"/>
          <w:szCs w:val="24"/>
          <w:rPrChange w:id="1096" w:author="随遇而安" w:date="2023-08-11T14:56:22Z">
            <w:rPr>
              <w:rFonts w:hint="eastAsia" w:ascii="仿宋" w:hAnsi="仿宋" w:eastAsia="仿宋" w:cs="仿宋"/>
              <w:b w:val="0"/>
              <w:bCs/>
              <w:sz w:val="24"/>
              <w:szCs w:val="24"/>
            </w:rPr>
          </w:rPrChange>
        </w:rPr>
        <w:t>为HSE教育培训管理归口部门，应对本单位各部门、班组安全教育培训开展、培训资料归档等工作进行监督和指导。</w:t>
      </w:r>
    </w:p>
    <w:p w14:paraId="62B9FCDC">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097"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lang w:val="en-US" w:eastAsia="zh-CN"/>
          <w:rPrChange w:id="1098" w:author="随遇而安" w:date="2023-08-11T14:56:22Z">
            <w:rPr>
              <w:rFonts w:hint="eastAsia" w:ascii="仿宋" w:hAnsi="仿宋" w:eastAsia="仿宋" w:cs="仿宋"/>
              <w:b w:val="0"/>
              <w:bCs/>
              <w:sz w:val="24"/>
              <w:szCs w:val="24"/>
              <w:lang w:val="en-US" w:eastAsia="zh-CN"/>
            </w:rPr>
          </w:rPrChange>
        </w:rPr>
        <w:t>a.</w:t>
      </w:r>
      <w:r>
        <w:rPr>
          <w:rFonts w:hint="eastAsia" w:ascii="仿宋" w:hAnsi="仿宋" w:eastAsia="仿宋" w:cs="仿宋"/>
          <w:b w:val="0"/>
          <w:bCs/>
          <w:color w:val="auto"/>
          <w:sz w:val="24"/>
          <w:szCs w:val="24"/>
          <w:rPrChange w:id="1099" w:author="随遇而安" w:date="2023-08-11T14:56:22Z">
            <w:rPr>
              <w:rFonts w:hint="eastAsia" w:ascii="仿宋" w:hAnsi="仿宋" w:eastAsia="仿宋" w:cs="仿宋"/>
              <w:b w:val="0"/>
              <w:bCs/>
              <w:sz w:val="24"/>
              <w:szCs w:val="24"/>
            </w:rPr>
          </w:rPrChange>
        </w:rPr>
        <w:t>组织制定并实施项目公司级HSE教育培训管理制度。</w:t>
      </w:r>
    </w:p>
    <w:p w14:paraId="266203EA">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100"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lang w:val="en-US" w:eastAsia="zh-CN"/>
          <w:rPrChange w:id="1101" w:author="随遇而安" w:date="2023-08-11T14:56:22Z">
            <w:rPr>
              <w:rFonts w:hint="eastAsia" w:ascii="仿宋" w:hAnsi="仿宋" w:eastAsia="仿宋" w:cs="仿宋"/>
              <w:b w:val="0"/>
              <w:bCs/>
              <w:sz w:val="24"/>
              <w:szCs w:val="24"/>
              <w:lang w:val="en-US" w:eastAsia="zh-CN"/>
            </w:rPr>
          </w:rPrChange>
        </w:rPr>
        <w:t>b.</w:t>
      </w:r>
      <w:r>
        <w:rPr>
          <w:rFonts w:hint="eastAsia" w:ascii="仿宋" w:hAnsi="仿宋" w:eastAsia="仿宋" w:cs="仿宋"/>
          <w:b w:val="0"/>
          <w:bCs/>
          <w:color w:val="auto"/>
          <w:sz w:val="24"/>
          <w:szCs w:val="24"/>
          <w:rPrChange w:id="1102" w:author="随遇而安" w:date="2023-08-11T14:56:22Z">
            <w:rPr>
              <w:rFonts w:hint="eastAsia" w:ascii="仿宋" w:hAnsi="仿宋" w:eastAsia="仿宋" w:cs="仿宋"/>
              <w:b w:val="0"/>
              <w:bCs/>
              <w:sz w:val="24"/>
              <w:szCs w:val="24"/>
            </w:rPr>
          </w:rPrChange>
        </w:rPr>
        <w:t>组织编制并实施项目公司HSE教育培训计划。</w:t>
      </w:r>
    </w:p>
    <w:p w14:paraId="7187D802">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103"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lang w:val="en-US" w:eastAsia="zh-CN"/>
          <w:rPrChange w:id="1104" w:author="随遇而安" w:date="2023-08-11T14:56:22Z">
            <w:rPr>
              <w:rFonts w:hint="eastAsia" w:ascii="仿宋" w:hAnsi="仿宋" w:eastAsia="仿宋" w:cs="仿宋"/>
              <w:b w:val="0"/>
              <w:bCs/>
              <w:sz w:val="24"/>
              <w:szCs w:val="24"/>
              <w:lang w:val="en-US" w:eastAsia="zh-CN"/>
            </w:rPr>
          </w:rPrChange>
        </w:rPr>
        <w:t>c.</w:t>
      </w:r>
      <w:r>
        <w:rPr>
          <w:rFonts w:hint="eastAsia" w:ascii="仿宋" w:hAnsi="仿宋" w:eastAsia="仿宋" w:cs="仿宋"/>
          <w:b w:val="0"/>
          <w:bCs/>
          <w:color w:val="auto"/>
          <w:sz w:val="24"/>
          <w:szCs w:val="24"/>
          <w:rPrChange w:id="1105" w:author="随遇而安" w:date="2023-08-11T14:56:22Z">
            <w:rPr>
              <w:rFonts w:hint="eastAsia" w:ascii="仿宋" w:hAnsi="仿宋" w:eastAsia="仿宋" w:cs="仿宋"/>
              <w:b w:val="0"/>
              <w:bCs/>
              <w:sz w:val="24"/>
              <w:szCs w:val="24"/>
            </w:rPr>
          </w:rPrChange>
        </w:rPr>
        <w:t>组织开展员工入职三级安全教育、转复岗安全教育、日常安全教育培训、“四新”教育、外来人员教育、驾驶人员实操考核等各类教育培训。</w:t>
      </w:r>
    </w:p>
    <w:p w14:paraId="368CF574">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106"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lang w:val="en-US" w:eastAsia="zh-CN"/>
          <w:rPrChange w:id="1107" w:author="随遇而安" w:date="2023-08-11T14:56:22Z">
            <w:rPr>
              <w:rFonts w:hint="eastAsia" w:ascii="仿宋" w:hAnsi="仿宋" w:eastAsia="仿宋" w:cs="仿宋"/>
              <w:b w:val="0"/>
              <w:bCs/>
              <w:sz w:val="24"/>
              <w:szCs w:val="24"/>
              <w:lang w:val="en-US" w:eastAsia="zh-CN"/>
            </w:rPr>
          </w:rPrChange>
        </w:rPr>
        <w:t>d.</w:t>
      </w:r>
      <w:r>
        <w:rPr>
          <w:rFonts w:hint="eastAsia" w:ascii="仿宋" w:hAnsi="仿宋" w:eastAsia="仿宋" w:cs="仿宋"/>
          <w:b w:val="0"/>
          <w:bCs/>
          <w:color w:val="auto"/>
          <w:sz w:val="24"/>
          <w:szCs w:val="24"/>
          <w:rPrChange w:id="1108" w:author="随遇而安" w:date="2023-08-11T14:56:22Z">
            <w:rPr>
              <w:rFonts w:hint="eastAsia" w:ascii="仿宋" w:hAnsi="仿宋" w:eastAsia="仿宋" w:cs="仿宋"/>
              <w:b w:val="0"/>
              <w:bCs/>
              <w:sz w:val="24"/>
              <w:szCs w:val="24"/>
            </w:rPr>
          </w:rPrChange>
        </w:rPr>
        <w:t>组织项目公司主要负责人及安全管理人员参加政府部门安全生产知识和管理能力考核，取得培训合格证并进行继续教育。</w:t>
      </w:r>
    </w:p>
    <w:p w14:paraId="57565885">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ins w:id="1109" w:author="随遇而安" w:date="2024-11-06T09:03:21Z"/>
          <w:rFonts w:hint="eastAsia" w:ascii="仿宋" w:hAnsi="仿宋" w:eastAsia="仿宋" w:cs="仿宋"/>
          <w:b w:val="0"/>
          <w:bCs/>
          <w:color w:val="auto"/>
          <w:sz w:val="24"/>
          <w:szCs w:val="24"/>
        </w:rPr>
      </w:pPr>
      <w:r>
        <w:rPr>
          <w:rFonts w:hint="eastAsia" w:ascii="仿宋" w:hAnsi="仿宋" w:eastAsia="仿宋" w:cs="仿宋"/>
          <w:b w:val="0"/>
          <w:bCs/>
          <w:color w:val="auto"/>
          <w:sz w:val="24"/>
          <w:szCs w:val="24"/>
          <w:lang w:val="en-US" w:eastAsia="zh-CN"/>
          <w:rPrChange w:id="1110" w:author="随遇而安" w:date="2023-08-11T14:56:22Z">
            <w:rPr>
              <w:rFonts w:hint="eastAsia" w:ascii="仿宋" w:hAnsi="仿宋" w:eastAsia="仿宋" w:cs="仿宋"/>
              <w:b w:val="0"/>
              <w:bCs/>
              <w:sz w:val="24"/>
              <w:szCs w:val="24"/>
              <w:lang w:val="en-US" w:eastAsia="zh-CN"/>
            </w:rPr>
          </w:rPrChange>
        </w:rPr>
        <w:t>e.</w:t>
      </w:r>
      <w:r>
        <w:rPr>
          <w:rFonts w:hint="eastAsia" w:ascii="仿宋" w:hAnsi="仿宋" w:eastAsia="仿宋" w:cs="仿宋"/>
          <w:b w:val="0"/>
          <w:bCs/>
          <w:color w:val="auto"/>
          <w:sz w:val="24"/>
          <w:szCs w:val="24"/>
          <w:rPrChange w:id="1111" w:author="随遇而安" w:date="2023-08-11T14:56:22Z">
            <w:rPr>
              <w:rFonts w:hint="eastAsia" w:ascii="仿宋" w:hAnsi="仿宋" w:eastAsia="仿宋" w:cs="仿宋"/>
              <w:b w:val="0"/>
              <w:bCs/>
              <w:sz w:val="24"/>
              <w:szCs w:val="24"/>
            </w:rPr>
          </w:rPrChange>
        </w:rPr>
        <w:t>组织项目公司特种作业人员、特种设备作业人员上岗取证及证件复审的申报工作。</w:t>
      </w:r>
    </w:p>
    <w:p w14:paraId="6AA078CE">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ins w:id="1112" w:author="随遇而安" w:date="2024-11-06T09:03:41Z"/>
          <w:rFonts w:hint="eastAsia" w:ascii="仿宋" w:hAnsi="仿宋" w:eastAsia="仿宋" w:cs="仿宋"/>
          <w:b w:val="0"/>
          <w:bCs/>
          <w:color w:val="auto"/>
          <w:sz w:val="24"/>
          <w:szCs w:val="24"/>
          <w:lang w:val="en-US" w:eastAsia="zh-CN"/>
        </w:rPr>
      </w:pPr>
      <w:ins w:id="1113" w:author="随遇而安" w:date="2024-11-06T09:03:22Z">
        <w:r>
          <w:rPr>
            <w:rFonts w:hint="eastAsia" w:ascii="仿宋" w:hAnsi="仿宋" w:eastAsia="仿宋" w:cs="仿宋"/>
            <w:b w:val="0"/>
            <w:bCs/>
            <w:color w:val="auto"/>
            <w:sz w:val="24"/>
            <w:szCs w:val="24"/>
            <w:lang w:val="en-US" w:eastAsia="zh-CN"/>
          </w:rPr>
          <w:t>4</w:t>
        </w:r>
      </w:ins>
      <w:ins w:id="1114" w:author="随遇而安" w:date="2024-11-06T09:03:23Z">
        <w:r>
          <w:rPr>
            <w:rFonts w:hint="eastAsia" w:ascii="仿宋" w:hAnsi="仿宋" w:eastAsia="仿宋" w:cs="仿宋"/>
            <w:b w:val="0"/>
            <w:bCs/>
            <w:color w:val="auto"/>
            <w:sz w:val="24"/>
            <w:szCs w:val="24"/>
            <w:lang w:val="en-US" w:eastAsia="zh-CN"/>
          </w:rPr>
          <w:t>.2.2</w:t>
        </w:r>
      </w:ins>
      <w:ins w:id="1115" w:author="随遇而安" w:date="2024-11-06T09:03:41Z">
        <w:r>
          <w:rPr>
            <w:rFonts w:hint="eastAsia" w:ascii="仿宋" w:hAnsi="仿宋" w:eastAsia="仿宋" w:cs="仿宋"/>
            <w:b w:val="0"/>
            <w:bCs/>
            <w:color w:val="auto"/>
            <w:sz w:val="24"/>
            <w:szCs w:val="24"/>
            <w:lang w:val="en-US" w:eastAsia="zh-CN"/>
          </w:rPr>
          <w:t>负责</w:t>
        </w:r>
      </w:ins>
      <w:ins w:id="1116" w:author="随遇而安" w:date="2024-11-06T09:03:57Z">
        <w:r>
          <w:rPr>
            <w:rFonts w:hint="eastAsia" w:ascii="仿宋" w:hAnsi="仿宋" w:eastAsia="仿宋" w:cs="仿宋"/>
            <w:b w:val="0"/>
            <w:bCs/>
            <w:color w:val="auto"/>
            <w:sz w:val="24"/>
            <w:szCs w:val="24"/>
            <w:lang w:val="en-US" w:eastAsia="zh-CN"/>
          </w:rPr>
          <w:t>公司</w:t>
        </w:r>
      </w:ins>
      <w:ins w:id="1117" w:author="随遇而安" w:date="2024-11-06T09:03:41Z">
        <w:r>
          <w:rPr>
            <w:rFonts w:hint="eastAsia" w:ascii="仿宋" w:hAnsi="仿宋" w:eastAsia="仿宋" w:cs="仿宋"/>
            <w:b w:val="0"/>
            <w:bCs/>
            <w:color w:val="auto"/>
            <w:sz w:val="24"/>
            <w:szCs w:val="24"/>
            <w:lang w:val="en-US" w:eastAsia="zh-CN"/>
          </w:rPr>
          <w:t>HSE教育培训管理制度的制定、修订和解释，并监督和指导HSE教育培训工作的落实。</w:t>
        </w:r>
      </w:ins>
    </w:p>
    <w:p w14:paraId="0FF40D02">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ins w:id="1118" w:author="随遇而安" w:date="2024-11-06T09:03:41Z"/>
          <w:rFonts w:hint="eastAsia" w:ascii="仿宋" w:hAnsi="仿宋" w:eastAsia="仿宋" w:cs="仿宋"/>
          <w:b w:val="0"/>
          <w:bCs/>
          <w:color w:val="auto"/>
          <w:sz w:val="24"/>
          <w:szCs w:val="24"/>
          <w:lang w:val="en-US" w:eastAsia="zh-CN"/>
        </w:rPr>
      </w:pPr>
      <w:ins w:id="1119" w:author="随遇而安" w:date="2024-11-06T09:03:41Z">
        <w:r>
          <w:rPr>
            <w:rFonts w:hint="eastAsia" w:ascii="仿宋" w:hAnsi="仿宋" w:eastAsia="仿宋" w:cs="仿宋"/>
            <w:b w:val="0"/>
            <w:bCs/>
            <w:color w:val="auto"/>
            <w:sz w:val="24"/>
            <w:szCs w:val="24"/>
            <w:lang w:val="en-US" w:eastAsia="zh-CN"/>
          </w:rPr>
          <w:t>4.2.</w:t>
        </w:r>
      </w:ins>
      <w:ins w:id="1120" w:author="随遇而安" w:date="2024-11-06T09:03:50Z">
        <w:r>
          <w:rPr>
            <w:rFonts w:hint="eastAsia" w:ascii="仿宋" w:hAnsi="仿宋" w:eastAsia="仿宋" w:cs="仿宋"/>
            <w:b w:val="0"/>
            <w:bCs/>
            <w:color w:val="auto"/>
            <w:sz w:val="24"/>
            <w:szCs w:val="24"/>
            <w:lang w:val="en-US" w:eastAsia="zh-CN"/>
          </w:rPr>
          <w:t>3</w:t>
        </w:r>
      </w:ins>
      <w:ins w:id="1121" w:author="随遇而安" w:date="2024-11-06T09:03:41Z">
        <w:r>
          <w:rPr>
            <w:rFonts w:hint="eastAsia" w:ascii="仿宋" w:hAnsi="仿宋" w:eastAsia="仿宋" w:cs="仿宋"/>
            <w:b w:val="0"/>
            <w:bCs/>
            <w:color w:val="auto"/>
            <w:sz w:val="24"/>
            <w:szCs w:val="24"/>
            <w:lang w:val="en-US" w:eastAsia="zh-CN"/>
          </w:rPr>
          <w:t>负责编制</w:t>
        </w:r>
      </w:ins>
      <w:ins w:id="1122" w:author="随遇而安" w:date="2024-11-06T09:04:18Z">
        <w:r>
          <w:rPr>
            <w:rFonts w:hint="eastAsia" w:ascii="仿宋" w:hAnsi="仿宋" w:eastAsia="仿宋" w:cs="仿宋"/>
            <w:b w:val="0"/>
            <w:bCs/>
            <w:color w:val="auto"/>
            <w:sz w:val="24"/>
            <w:szCs w:val="24"/>
            <w:lang w:val="en-US" w:eastAsia="zh-CN"/>
          </w:rPr>
          <w:t>公司</w:t>
        </w:r>
      </w:ins>
      <w:ins w:id="1123" w:author="随遇而安" w:date="2024-11-06T09:03:41Z">
        <w:r>
          <w:rPr>
            <w:rFonts w:hint="eastAsia" w:ascii="仿宋" w:hAnsi="仿宋" w:eastAsia="仿宋" w:cs="仿宋"/>
            <w:b w:val="0"/>
            <w:bCs/>
            <w:color w:val="auto"/>
            <w:sz w:val="24"/>
            <w:szCs w:val="24"/>
            <w:lang w:val="en-US" w:eastAsia="zh-CN"/>
          </w:rPr>
          <w:t>HSE教育培训计划及组织实施，并协助</w:t>
        </w:r>
      </w:ins>
      <w:ins w:id="1124" w:author="随遇而安" w:date="2024-11-06T09:04:31Z">
        <w:r>
          <w:rPr>
            <w:rFonts w:hint="eastAsia" w:ascii="仿宋" w:hAnsi="仿宋" w:eastAsia="仿宋" w:cs="仿宋"/>
            <w:b w:val="0"/>
            <w:bCs/>
            <w:color w:val="auto"/>
            <w:sz w:val="24"/>
            <w:szCs w:val="24"/>
            <w:lang w:val="en-US" w:eastAsia="zh-CN"/>
          </w:rPr>
          <w:t>人力综合部</w:t>
        </w:r>
      </w:ins>
      <w:ins w:id="1125" w:author="随遇而安" w:date="2024-11-06T09:03:41Z">
        <w:r>
          <w:rPr>
            <w:rFonts w:hint="eastAsia" w:ascii="仿宋" w:hAnsi="仿宋" w:eastAsia="仿宋" w:cs="仿宋"/>
            <w:b w:val="0"/>
            <w:bCs/>
            <w:color w:val="auto"/>
            <w:sz w:val="24"/>
            <w:szCs w:val="24"/>
            <w:lang w:val="en-US" w:eastAsia="zh-CN"/>
          </w:rPr>
          <w:t>、</w:t>
        </w:r>
      </w:ins>
      <w:ins w:id="1126" w:author="随遇而安" w:date="2024-11-06T09:04:40Z">
        <w:r>
          <w:rPr>
            <w:rFonts w:hint="eastAsia" w:ascii="仿宋" w:hAnsi="仿宋" w:eastAsia="仿宋" w:cs="仿宋"/>
            <w:b w:val="0"/>
            <w:bCs/>
            <w:color w:val="auto"/>
            <w:sz w:val="24"/>
            <w:szCs w:val="24"/>
            <w:lang w:val="en-US" w:eastAsia="zh-CN"/>
          </w:rPr>
          <w:t>生产运营部</w:t>
        </w:r>
      </w:ins>
      <w:ins w:id="1127" w:author="随遇而安" w:date="2024-11-06T09:03:41Z">
        <w:r>
          <w:rPr>
            <w:rFonts w:hint="eastAsia" w:ascii="仿宋" w:hAnsi="仿宋" w:eastAsia="仿宋" w:cs="仿宋"/>
            <w:b w:val="0"/>
            <w:bCs/>
            <w:color w:val="auto"/>
            <w:sz w:val="24"/>
            <w:szCs w:val="24"/>
            <w:lang w:val="en-US" w:eastAsia="zh-CN"/>
          </w:rPr>
          <w:t>开展HSE培训。</w:t>
        </w:r>
      </w:ins>
    </w:p>
    <w:p w14:paraId="2735D853">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ins w:id="1128" w:author="随遇而安" w:date="2024-11-06T09:05:30Z"/>
          <w:rFonts w:hint="eastAsia" w:ascii="仿宋" w:hAnsi="仿宋" w:eastAsia="仿宋" w:cs="仿宋"/>
          <w:b w:val="0"/>
          <w:bCs/>
          <w:color w:val="auto"/>
          <w:sz w:val="24"/>
          <w:szCs w:val="24"/>
          <w:lang w:val="en-US" w:eastAsia="zh-CN"/>
        </w:rPr>
      </w:pPr>
      <w:ins w:id="1129" w:author="随遇而安" w:date="2024-11-06T09:03:41Z">
        <w:r>
          <w:rPr>
            <w:rFonts w:hint="eastAsia" w:ascii="仿宋" w:hAnsi="仿宋" w:eastAsia="仿宋" w:cs="仿宋"/>
            <w:b w:val="0"/>
            <w:bCs/>
            <w:color w:val="auto"/>
            <w:sz w:val="24"/>
            <w:szCs w:val="24"/>
            <w:lang w:val="en-US" w:eastAsia="zh-CN"/>
          </w:rPr>
          <w:t>4.2.</w:t>
        </w:r>
      </w:ins>
      <w:ins w:id="1130" w:author="随遇而安" w:date="2024-11-06T09:03:51Z">
        <w:r>
          <w:rPr>
            <w:rFonts w:hint="eastAsia" w:ascii="仿宋" w:hAnsi="仿宋" w:eastAsia="仿宋" w:cs="仿宋"/>
            <w:b w:val="0"/>
            <w:bCs/>
            <w:color w:val="auto"/>
            <w:sz w:val="24"/>
            <w:szCs w:val="24"/>
            <w:lang w:val="en-US" w:eastAsia="zh-CN"/>
          </w:rPr>
          <w:t>4</w:t>
        </w:r>
      </w:ins>
      <w:ins w:id="1131" w:author="随遇而安" w:date="2024-11-06T09:03:41Z">
        <w:r>
          <w:rPr>
            <w:rFonts w:hint="eastAsia" w:ascii="仿宋" w:hAnsi="仿宋" w:eastAsia="仿宋" w:cs="仿宋"/>
            <w:b w:val="0"/>
            <w:bCs/>
            <w:color w:val="auto"/>
            <w:sz w:val="24"/>
            <w:szCs w:val="24"/>
            <w:lang w:val="en-US" w:eastAsia="zh-CN"/>
          </w:rPr>
          <w:t xml:space="preserve"> 负责监督各级单位实施</w:t>
        </w:r>
      </w:ins>
      <w:ins w:id="1132" w:author="随遇而安" w:date="2024-11-06T09:05:24Z">
        <w:r>
          <w:rPr>
            <w:rFonts w:hint="eastAsia" w:ascii="仿宋" w:hAnsi="仿宋" w:eastAsia="仿宋" w:cs="仿宋"/>
            <w:b w:val="0"/>
            <w:bCs/>
            <w:color w:val="auto"/>
            <w:sz w:val="24"/>
            <w:szCs w:val="24"/>
            <w:lang w:val="en-US" w:eastAsia="zh-CN"/>
          </w:rPr>
          <w:t>公司</w:t>
        </w:r>
      </w:ins>
      <w:ins w:id="1133" w:author="随遇而安" w:date="2024-11-06T09:03:41Z">
        <w:r>
          <w:rPr>
            <w:rFonts w:hint="eastAsia" w:ascii="仿宋" w:hAnsi="仿宋" w:eastAsia="仿宋" w:cs="仿宋"/>
            <w:b w:val="0"/>
            <w:bCs/>
            <w:color w:val="auto"/>
            <w:sz w:val="24"/>
            <w:szCs w:val="24"/>
            <w:lang w:val="en-US" w:eastAsia="zh-CN"/>
          </w:rPr>
          <w:t>HSE教育培训计划</w:t>
        </w:r>
      </w:ins>
      <w:ins w:id="1134" w:author="随遇而安" w:date="2024-11-06T09:04:56Z">
        <w:r>
          <w:rPr>
            <w:rFonts w:hint="eastAsia" w:ascii="仿宋" w:hAnsi="仿宋" w:eastAsia="仿宋" w:cs="仿宋"/>
            <w:b w:val="0"/>
            <w:bCs/>
            <w:color w:val="auto"/>
            <w:sz w:val="24"/>
            <w:szCs w:val="24"/>
            <w:lang w:val="en-US" w:eastAsia="zh-CN"/>
          </w:rPr>
          <w:t>。</w:t>
        </w:r>
      </w:ins>
    </w:p>
    <w:p w14:paraId="4145E23D">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ins w:id="1135" w:author="随遇而安" w:date="2024-11-06T09:05:37Z"/>
          <w:rFonts w:hint="eastAsia" w:ascii="仿宋" w:hAnsi="仿宋" w:eastAsia="仿宋" w:cs="仿宋"/>
          <w:b w:val="0"/>
          <w:bCs/>
          <w:color w:val="auto"/>
          <w:sz w:val="24"/>
          <w:szCs w:val="24"/>
          <w:lang w:val="en-US" w:eastAsia="zh-CN"/>
        </w:rPr>
      </w:pPr>
      <w:ins w:id="1136" w:author="随遇而安" w:date="2024-11-06T09:05:31Z">
        <w:r>
          <w:rPr>
            <w:rFonts w:hint="eastAsia" w:ascii="仿宋" w:hAnsi="仿宋" w:eastAsia="仿宋" w:cs="仿宋"/>
            <w:b w:val="0"/>
            <w:bCs/>
            <w:color w:val="auto"/>
            <w:sz w:val="24"/>
            <w:szCs w:val="24"/>
            <w:lang w:val="en-US" w:eastAsia="zh-CN"/>
          </w:rPr>
          <w:t>4</w:t>
        </w:r>
      </w:ins>
      <w:ins w:id="1137" w:author="随遇而安" w:date="2024-11-06T09:05:32Z">
        <w:r>
          <w:rPr>
            <w:rFonts w:hint="eastAsia" w:ascii="仿宋" w:hAnsi="仿宋" w:eastAsia="仿宋" w:cs="仿宋"/>
            <w:b w:val="0"/>
            <w:bCs/>
            <w:color w:val="auto"/>
            <w:sz w:val="24"/>
            <w:szCs w:val="24"/>
            <w:lang w:val="en-US" w:eastAsia="zh-CN"/>
          </w:rPr>
          <w:t>.3</w:t>
        </w:r>
      </w:ins>
      <w:ins w:id="1138" w:author="随遇而安" w:date="2024-11-06T09:05:34Z">
        <w:r>
          <w:rPr>
            <w:rFonts w:hint="eastAsia" w:ascii="仿宋" w:hAnsi="仿宋" w:eastAsia="仿宋" w:cs="仿宋"/>
            <w:b w:val="0"/>
            <w:bCs/>
            <w:color w:val="auto"/>
            <w:sz w:val="24"/>
            <w:szCs w:val="24"/>
            <w:lang w:val="en-US" w:eastAsia="zh-CN"/>
          </w:rPr>
          <w:t>生产</w:t>
        </w:r>
      </w:ins>
      <w:ins w:id="1139" w:author="随遇而安" w:date="2024-11-06T09:05:36Z">
        <w:r>
          <w:rPr>
            <w:rFonts w:hint="eastAsia" w:ascii="仿宋" w:hAnsi="仿宋" w:eastAsia="仿宋" w:cs="仿宋"/>
            <w:b w:val="0"/>
            <w:bCs/>
            <w:color w:val="auto"/>
            <w:sz w:val="24"/>
            <w:szCs w:val="24"/>
            <w:lang w:val="en-US" w:eastAsia="zh-CN"/>
          </w:rPr>
          <w:t>运营部</w:t>
        </w:r>
      </w:ins>
    </w:p>
    <w:p w14:paraId="3C7F60FA">
      <w:pPr>
        <w:keepNext w:val="0"/>
        <w:keepLines w:val="0"/>
        <w:widowControl w:val="0"/>
        <w:suppressLineNumbers w:val="0"/>
        <w:spacing w:line="360" w:lineRule="auto"/>
        <w:ind w:firstLine="439" w:firstLineChars="183"/>
        <w:jc w:val="left"/>
        <w:rPr>
          <w:ins w:id="1141" w:author="随遇而安" w:date="2024-11-06T09:06:05Z"/>
          <w:rFonts w:hint="eastAsia" w:ascii="仿宋" w:hAnsi="仿宋" w:eastAsia="仿宋" w:cs="仿宋"/>
          <w:bCs/>
          <w:color w:val="auto"/>
          <w:sz w:val="24"/>
          <w:szCs w:val="24"/>
          <w:lang w:eastAsia="zh-CN"/>
          <w:rPrChange w:id="1142" w:author="随遇而安" w:date="2024-11-06T09:06:09Z">
            <w:rPr>
              <w:ins w:id="1143" w:author="随遇而安" w:date="2024-11-06T09:06:05Z"/>
            </w:rPr>
          </w:rPrChange>
        </w:rPr>
        <w:pPrChange w:id="1140" w:author="随遇而安" w:date="2024-11-06T09:06:09Z">
          <w:pPr>
            <w:keepNext w:val="0"/>
            <w:keepLines w:val="0"/>
            <w:widowControl/>
            <w:suppressLineNumbers w:val="0"/>
            <w:jc w:val="left"/>
          </w:pPr>
        </w:pPrChange>
      </w:pPr>
      <w:ins w:id="1144" w:author="随遇而安" w:date="2024-11-06T09:06:05Z">
        <w:r>
          <w:rPr>
            <w:rFonts w:hint="eastAsia" w:ascii="仿宋" w:hAnsi="仿宋" w:eastAsia="仿宋" w:cs="仿宋"/>
            <w:bCs/>
            <w:color w:val="auto"/>
            <w:kern w:val="0"/>
            <w:sz w:val="24"/>
            <w:szCs w:val="24"/>
            <w:lang w:val="en-US" w:eastAsia="zh-CN" w:bidi="ar"/>
            <w:rPrChange w:id="1145" w:author="随遇而安" w:date="2024-11-06T09:06:09Z">
              <w:rPr>
                <w:rFonts w:ascii="瀹嬩綋" w:hAnsi="瀹嬩綋" w:eastAsia="瀹嬩綋" w:cs="瀹嬩綋"/>
                <w:color w:val="000000"/>
                <w:kern w:val="0"/>
                <w:sz w:val="24"/>
                <w:szCs w:val="24"/>
                <w:lang w:val="en-US" w:eastAsia="zh-CN" w:bidi="ar"/>
              </w:rPr>
            </w:rPrChange>
          </w:rPr>
          <w:t>4.3.1负责统筹</w:t>
        </w:r>
      </w:ins>
      <w:ins w:id="1147" w:author="随遇而安" w:date="2024-11-06T09:06:35Z">
        <w:r>
          <w:rPr>
            <w:rFonts w:hint="eastAsia" w:ascii="仿宋" w:hAnsi="仿宋" w:eastAsia="仿宋" w:cs="仿宋"/>
            <w:bCs/>
            <w:color w:val="auto"/>
            <w:kern w:val="0"/>
            <w:sz w:val="24"/>
            <w:szCs w:val="24"/>
            <w:lang w:val="en-US" w:eastAsia="zh-CN" w:bidi="ar"/>
          </w:rPr>
          <w:t>生产</w:t>
        </w:r>
      </w:ins>
      <w:ins w:id="1148" w:author="随遇而安" w:date="2024-11-06T09:06:05Z">
        <w:r>
          <w:rPr>
            <w:rFonts w:hint="eastAsia" w:ascii="仿宋" w:hAnsi="仿宋" w:eastAsia="仿宋" w:cs="仿宋"/>
            <w:bCs/>
            <w:color w:val="auto"/>
            <w:kern w:val="0"/>
            <w:sz w:val="24"/>
            <w:szCs w:val="24"/>
            <w:lang w:val="en-US" w:eastAsia="zh-CN" w:bidi="ar"/>
            <w:rPrChange w:id="1149" w:author="随遇而安" w:date="2024-11-06T09:06:09Z">
              <w:rPr>
                <w:rFonts w:ascii="瀹嬩綋" w:hAnsi="瀹嬩綋" w:eastAsia="瀹嬩綋" w:cs="瀹嬩綋"/>
                <w:color w:val="000000"/>
                <w:kern w:val="0"/>
                <w:sz w:val="24"/>
                <w:szCs w:val="24"/>
                <w:lang w:val="en-US" w:eastAsia="zh-CN" w:bidi="ar"/>
              </w:rPr>
            </w:rPrChange>
          </w:rPr>
          <w:t>业务教育培训工作，并应将员工安全教育纳入</w:t>
        </w:r>
      </w:ins>
      <w:ins w:id="1151" w:author="随遇而安" w:date="2024-11-06T09:06:05Z">
        <w:r>
          <w:rPr>
            <w:rFonts w:hint="eastAsia" w:ascii="仿宋" w:hAnsi="仿宋" w:eastAsia="仿宋" w:cs="仿宋"/>
            <w:bCs/>
            <w:color w:val="auto"/>
            <w:kern w:val="0"/>
            <w:sz w:val="24"/>
            <w:szCs w:val="24"/>
            <w:lang w:val="en-US" w:eastAsia="zh-CN" w:bidi="ar"/>
            <w:rPrChange w:id="1152" w:author="随遇而安" w:date="2024-11-06T09:06:09Z">
              <w:rPr>
                <w:rFonts w:hint="default" w:ascii="瀹嬩綋" w:hAnsi="瀹嬩綋" w:eastAsia="瀹嬩綋" w:cs="瀹嬩綋"/>
                <w:color w:val="000000"/>
                <w:kern w:val="0"/>
                <w:sz w:val="24"/>
                <w:szCs w:val="24"/>
                <w:lang w:val="en-US" w:eastAsia="zh-CN" w:bidi="ar"/>
              </w:rPr>
            </w:rPrChange>
          </w:rPr>
          <w:t>员工教育培训计划。负责本部门业务职责范围内的专业安全教育培训工作，并对</w:t>
        </w:r>
      </w:ins>
      <w:ins w:id="1154" w:author="随遇而安" w:date="2024-11-06T09:06:05Z">
        <w:r>
          <w:rPr>
            <w:rFonts w:hint="eastAsia" w:ascii="仿宋" w:hAnsi="仿宋" w:eastAsia="仿宋" w:cs="仿宋"/>
            <w:bCs/>
            <w:color w:val="auto"/>
            <w:kern w:val="0"/>
            <w:sz w:val="24"/>
            <w:szCs w:val="24"/>
            <w:lang w:val="en-US" w:eastAsia="zh-CN" w:bidi="ar"/>
            <w:rPrChange w:id="1155" w:author="随遇而安" w:date="2024-11-06T09:06:09Z">
              <w:rPr>
                <w:rFonts w:hint="default" w:ascii="瀹嬩綋" w:hAnsi="瀹嬩綋" w:eastAsia="瀹嬩綋" w:cs="瀹嬩綋"/>
                <w:color w:val="000000"/>
                <w:kern w:val="0"/>
                <w:sz w:val="24"/>
                <w:szCs w:val="24"/>
                <w:lang w:val="en-US" w:eastAsia="zh-CN" w:bidi="ar"/>
              </w:rPr>
            </w:rPrChange>
          </w:rPr>
          <w:t>本专业领域内的教育培训情况进行监督、检查。</w:t>
        </w:r>
      </w:ins>
    </w:p>
    <w:p w14:paraId="6C8438F4">
      <w:pPr>
        <w:keepNext w:val="0"/>
        <w:keepLines w:val="0"/>
        <w:widowControl w:val="0"/>
        <w:suppressLineNumbers w:val="0"/>
        <w:spacing w:line="360" w:lineRule="auto"/>
        <w:ind w:firstLine="439" w:firstLineChars="183"/>
        <w:jc w:val="left"/>
        <w:rPr>
          <w:ins w:id="1158" w:author="随遇而安" w:date="2024-11-06T09:06:05Z"/>
          <w:rFonts w:hint="eastAsia" w:ascii="仿宋" w:hAnsi="仿宋" w:eastAsia="仿宋" w:cs="仿宋"/>
          <w:bCs/>
          <w:color w:val="auto"/>
          <w:sz w:val="24"/>
          <w:szCs w:val="24"/>
          <w:lang w:eastAsia="zh-CN"/>
          <w:rPrChange w:id="1159" w:author="随遇而安" w:date="2024-11-06T09:06:09Z">
            <w:rPr>
              <w:ins w:id="1160" w:author="随遇而安" w:date="2024-11-06T09:06:05Z"/>
            </w:rPr>
          </w:rPrChange>
        </w:rPr>
        <w:pPrChange w:id="1157" w:author="随遇而安" w:date="2024-11-06T09:06:09Z">
          <w:pPr>
            <w:keepNext w:val="0"/>
            <w:keepLines w:val="0"/>
            <w:widowControl/>
            <w:suppressLineNumbers w:val="0"/>
            <w:jc w:val="left"/>
          </w:pPr>
        </w:pPrChange>
      </w:pPr>
      <w:ins w:id="1161" w:author="随遇而安" w:date="2024-11-06T09:06:05Z">
        <w:r>
          <w:rPr>
            <w:rFonts w:hint="eastAsia" w:ascii="仿宋" w:hAnsi="仿宋" w:eastAsia="仿宋" w:cs="仿宋"/>
            <w:bCs/>
            <w:color w:val="auto"/>
            <w:kern w:val="0"/>
            <w:sz w:val="24"/>
            <w:szCs w:val="24"/>
            <w:lang w:val="en-US" w:eastAsia="zh-CN" w:bidi="ar"/>
            <w:rPrChange w:id="1162" w:author="随遇而安" w:date="2024-11-06T09:06:09Z">
              <w:rPr>
                <w:rFonts w:hint="default" w:ascii="瀹嬩綋" w:hAnsi="瀹嬩綋" w:eastAsia="瀹嬩綋" w:cs="瀹嬩綋"/>
                <w:color w:val="000000"/>
                <w:kern w:val="0"/>
                <w:sz w:val="24"/>
                <w:szCs w:val="24"/>
                <w:lang w:val="en-US" w:eastAsia="zh-CN" w:bidi="ar"/>
              </w:rPr>
            </w:rPrChange>
          </w:rPr>
          <w:t>4.3.2组织本部门员工参加</w:t>
        </w:r>
      </w:ins>
      <w:ins w:id="1164" w:author="随遇而安" w:date="2024-11-06T09:07:16Z">
        <w:r>
          <w:rPr>
            <w:rFonts w:hint="eastAsia" w:ascii="仿宋" w:hAnsi="仿宋" w:eastAsia="仿宋" w:cs="仿宋"/>
            <w:bCs/>
            <w:color w:val="auto"/>
            <w:kern w:val="0"/>
            <w:sz w:val="24"/>
            <w:szCs w:val="24"/>
            <w:lang w:val="en-US" w:eastAsia="zh-CN" w:bidi="ar"/>
          </w:rPr>
          <w:t>公司</w:t>
        </w:r>
      </w:ins>
      <w:ins w:id="1165" w:author="随遇而安" w:date="2024-11-06T09:06:05Z">
        <w:r>
          <w:rPr>
            <w:rFonts w:hint="eastAsia" w:ascii="仿宋" w:hAnsi="仿宋" w:eastAsia="仿宋" w:cs="仿宋"/>
            <w:bCs/>
            <w:color w:val="auto"/>
            <w:kern w:val="0"/>
            <w:sz w:val="24"/>
            <w:szCs w:val="24"/>
            <w:lang w:val="en-US" w:eastAsia="zh-CN" w:bidi="ar"/>
            <w:rPrChange w:id="1166" w:author="随遇而安" w:date="2024-11-06T09:06:09Z">
              <w:rPr>
                <w:rFonts w:hint="default" w:ascii="瀹嬩綋" w:hAnsi="瀹嬩綋" w:eastAsia="瀹嬩綋" w:cs="瀹嬩綋"/>
                <w:color w:val="000000"/>
                <w:kern w:val="0"/>
                <w:sz w:val="24"/>
                <w:szCs w:val="24"/>
                <w:lang w:val="en-US" w:eastAsia="zh-CN" w:bidi="ar"/>
              </w:rPr>
            </w:rPrChange>
          </w:rPr>
          <w:t>组织的各项HSE教</w:t>
        </w:r>
      </w:ins>
      <w:ins w:id="1168" w:author="随遇而安" w:date="2024-11-06T09:06:05Z">
        <w:r>
          <w:rPr>
            <w:rFonts w:hint="eastAsia" w:ascii="仿宋" w:hAnsi="仿宋" w:eastAsia="仿宋" w:cs="仿宋"/>
            <w:bCs/>
            <w:color w:val="auto"/>
            <w:kern w:val="0"/>
            <w:sz w:val="24"/>
            <w:szCs w:val="24"/>
            <w:lang w:val="en-US" w:eastAsia="zh-CN" w:bidi="ar"/>
            <w:rPrChange w:id="1169" w:author="随遇而安" w:date="2024-11-06T09:06:09Z">
              <w:rPr>
                <w:rFonts w:hint="default" w:ascii="瀹嬩綋" w:hAnsi="瀹嬩綋" w:eastAsia="瀹嬩綋" w:cs="瀹嬩綋"/>
                <w:color w:val="000000"/>
                <w:kern w:val="0"/>
                <w:sz w:val="24"/>
                <w:szCs w:val="24"/>
                <w:lang w:val="en-US" w:eastAsia="zh-CN" w:bidi="ar"/>
              </w:rPr>
            </w:rPrChange>
          </w:rPr>
          <w:t>育培训</w:t>
        </w:r>
      </w:ins>
      <w:ins w:id="1171" w:author="随遇而安" w:date="2024-11-06T09:07:45Z">
        <w:r>
          <w:rPr>
            <w:rFonts w:hint="eastAsia" w:ascii="仿宋" w:hAnsi="仿宋" w:eastAsia="仿宋" w:cs="仿宋"/>
            <w:bCs/>
            <w:color w:val="auto"/>
            <w:kern w:val="0"/>
            <w:sz w:val="24"/>
            <w:szCs w:val="24"/>
            <w:lang w:val="en-US" w:eastAsia="zh-CN" w:bidi="ar"/>
          </w:rPr>
          <w:t>。</w:t>
        </w:r>
      </w:ins>
    </w:p>
    <w:p w14:paraId="54C15EBC">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del w:id="1172" w:author="随遇而安" w:date="2024-11-06T09:06:20Z"/>
          <w:rFonts w:hint="default" w:ascii="仿宋" w:hAnsi="仿宋" w:eastAsia="仿宋" w:cs="仿宋"/>
          <w:b w:val="0"/>
          <w:bCs/>
          <w:color w:val="auto"/>
          <w:sz w:val="24"/>
          <w:szCs w:val="24"/>
          <w:lang w:eastAsia="zh-CN"/>
          <w:rPrChange w:id="1173" w:author="随遇而安" w:date="2023-08-11T14:56:22Z">
            <w:rPr>
              <w:del w:id="1174" w:author="随遇而安" w:date="2024-11-06T09:06:20Z"/>
              <w:rFonts w:hint="eastAsia" w:ascii="仿宋" w:hAnsi="仿宋" w:eastAsia="仿宋" w:cs="仿宋"/>
              <w:b w:val="0"/>
              <w:bCs/>
              <w:sz w:val="24"/>
              <w:szCs w:val="24"/>
            </w:rPr>
          </w:rPrChange>
        </w:rPr>
      </w:pPr>
    </w:p>
    <w:p w14:paraId="6FD31874">
      <w:pPr>
        <w:numPr>
          <w:ilvl w:val="0"/>
          <w:numId w:val="1"/>
        </w:numPr>
        <w:tabs>
          <w:tab w:val="left" w:pos="838"/>
          <w:tab w:val="clear" w:pos="660"/>
        </w:tabs>
        <w:spacing w:after="120" w:line="360" w:lineRule="auto"/>
        <w:ind w:left="1153" w:right="153" w:hanging="1064"/>
        <w:outlineLvl w:val="0"/>
        <w:rPr>
          <w:rFonts w:hint="eastAsia" w:ascii="宋体" w:eastAsia="宋体"/>
          <w:b/>
          <w:color w:val="auto"/>
          <w:sz w:val="24"/>
          <w:lang w:eastAsia="zh-CN"/>
          <w:rPrChange w:id="1175" w:author="随遇而安" w:date="2023-08-11T14:56:22Z">
            <w:rPr>
              <w:rFonts w:hint="eastAsia" w:ascii="宋体" w:eastAsia="宋体"/>
              <w:b/>
              <w:sz w:val="24"/>
              <w:lang w:eastAsia="zh-CN"/>
            </w:rPr>
          </w:rPrChange>
        </w:rPr>
      </w:pPr>
      <w:bookmarkStart w:id="9" w:name="_Toc11085"/>
      <w:bookmarkStart w:id="10" w:name="_Toc14766"/>
      <w:bookmarkStart w:id="11" w:name="_Toc12872"/>
      <w:r>
        <w:rPr>
          <w:rFonts w:hint="eastAsia" w:ascii="宋体" w:eastAsia="宋体"/>
          <w:b/>
          <w:color w:val="auto"/>
          <w:sz w:val="24"/>
          <w:lang w:eastAsia="zh-CN"/>
          <w:rPrChange w:id="1176" w:author="随遇而安" w:date="2023-08-11T14:56:22Z">
            <w:rPr>
              <w:rFonts w:hint="eastAsia" w:ascii="宋体" w:eastAsia="宋体"/>
              <w:b/>
              <w:sz w:val="24"/>
              <w:lang w:eastAsia="zh-CN"/>
            </w:rPr>
          </w:rPrChange>
        </w:rPr>
        <w:t>培训管理</w:t>
      </w:r>
      <w:bookmarkEnd w:id="9"/>
      <w:bookmarkEnd w:id="10"/>
      <w:bookmarkEnd w:id="11"/>
    </w:p>
    <w:p w14:paraId="57BF8966">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177" w:author="随遇而安" w:date="2023-08-11T14:56:22Z">
            <w:rPr>
              <w:rFonts w:hint="eastAsia" w:ascii="仿宋" w:hAnsi="仿宋" w:eastAsia="仿宋" w:cs="仿宋"/>
              <w:b w:val="0"/>
              <w:bCs/>
              <w:sz w:val="24"/>
              <w:szCs w:val="24"/>
            </w:rPr>
          </w:rPrChange>
        </w:rPr>
      </w:pPr>
      <w:del w:id="1178" w:author="随遇而安" w:date="2024-11-06T09:08:25Z">
        <w:r>
          <w:rPr>
            <w:rFonts w:hint="default" w:ascii="仿宋" w:hAnsi="仿宋" w:eastAsia="仿宋" w:cs="仿宋"/>
            <w:b w:val="0"/>
            <w:bCs/>
            <w:color w:val="auto"/>
            <w:sz w:val="24"/>
            <w:szCs w:val="24"/>
            <w:lang w:eastAsia="zh-CN"/>
            <w:rPrChange w:id="1179" w:author="随遇而安" w:date="2023-08-11T14:56:22Z">
              <w:rPr>
                <w:rFonts w:hint="eastAsia" w:ascii="仿宋" w:hAnsi="仿宋" w:eastAsia="仿宋" w:cs="仿宋"/>
                <w:b w:val="0"/>
                <w:bCs/>
                <w:sz w:val="24"/>
                <w:szCs w:val="24"/>
                <w:lang w:eastAsia="zh-CN"/>
              </w:rPr>
            </w:rPrChange>
          </w:rPr>
          <w:delText>4</w:delText>
        </w:r>
      </w:del>
      <w:ins w:id="1181" w:author="随遇而安" w:date="2024-11-06T09:08:25Z">
        <w:r>
          <w:rPr>
            <w:rFonts w:hint="eastAsia" w:ascii="仿宋" w:hAnsi="仿宋" w:eastAsia="仿宋" w:cs="仿宋"/>
            <w:b w:val="0"/>
            <w:bCs/>
            <w:color w:val="auto"/>
            <w:sz w:val="24"/>
            <w:szCs w:val="24"/>
            <w:lang w:eastAsia="zh-CN"/>
          </w:rPr>
          <w:t>5</w:t>
        </w:r>
      </w:ins>
      <w:r>
        <w:rPr>
          <w:rFonts w:hint="eastAsia" w:ascii="仿宋" w:hAnsi="仿宋" w:eastAsia="仿宋" w:cs="仿宋"/>
          <w:b w:val="0"/>
          <w:bCs/>
          <w:color w:val="auto"/>
          <w:sz w:val="24"/>
          <w:szCs w:val="24"/>
          <w:rPrChange w:id="1182" w:author="随遇而安" w:date="2023-08-11T14:56:22Z">
            <w:rPr>
              <w:rFonts w:hint="eastAsia" w:ascii="仿宋" w:hAnsi="仿宋" w:eastAsia="仿宋" w:cs="仿宋"/>
              <w:b w:val="0"/>
              <w:bCs/>
              <w:sz w:val="24"/>
              <w:szCs w:val="24"/>
            </w:rPr>
          </w:rPrChange>
        </w:rPr>
        <w:t>.1培训对象及要求</w:t>
      </w:r>
    </w:p>
    <w:p w14:paraId="4A46E30C">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183" w:author="随遇而安" w:date="2023-08-11T14:56:22Z">
            <w:rPr>
              <w:rFonts w:hint="eastAsia" w:ascii="仿宋" w:hAnsi="仿宋" w:eastAsia="仿宋" w:cs="仿宋"/>
              <w:b w:val="0"/>
              <w:bCs/>
              <w:color w:val="0070C0"/>
              <w:sz w:val="24"/>
              <w:szCs w:val="24"/>
            </w:rPr>
          </w:rPrChange>
        </w:rPr>
      </w:pPr>
      <w:del w:id="1184" w:author="随遇而安" w:date="2024-11-06T09:08:25Z">
        <w:r>
          <w:rPr>
            <w:rFonts w:hint="default" w:ascii="仿宋" w:hAnsi="仿宋" w:eastAsia="仿宋" w:cs="仿宋"/>
            <w:b w:val="0"/>
            <w:bCs/>
            <w:color w:val="auto"/>
            <w:sz w:val="24"/>
            <w:szCs w:val="24"/>
            <w:lang w:eastAsia="zh-CN"/>
            <w:rPrChange w:id="1185" w:author="随遇而安" w:date="2023-08-11T14:56:22Z">
              <w:rPr>
                <w:rFonts w:hint="eastAsia" w:ascii="仿宋" w:hAnsi="仿宋" w:eastAsia="仿宋" w:cs="仿宋"/>
                <w:b w:val="0"/>
                <w:bCs/>
                <w:color w:val="0070C0"/>
                <w:sz w:val="24"/>
                <w:szCs w:val="24"/>
                <w:lang w:eastAsia="zh-CN"/>
              </w:rPr>
            </w:rPrChange>
          </w:rPr>
          <w:delText>4</w:delText>
        </w:r>
      </w:del>
      <w:ins w:id="1187" w:author="随遇而安" w:date="2024-11-06T09:08:25Z">
        <w:r>
          <w:rPr>
            <w:rFonts w:hint="eastAsia" w:ascii="仿宋" w:hAnsi="仿宋" w:eastAsia="仿宋" w:cs="仿宋"/>
            <w:b w:val="0"/>
            <w:bCs/>
            <w:color w:val="auto"/>
            <w:sz w:val="24"/>
            <w:szCs w:val="24"/>
            <w:lang w:eastAsia="zh-CN"/>
          </w:rPr>
          <w:t>5</w:t>
        </w:r>
      </w:ins>
      <w:r>
        <w:rPr>
          <w:rFonts w:hint="eastAsia" w:ascii="仿宋" w:hAnsi="仿宋" w:eastAsia="仿宋" w:cs="仿宋"/>
          <w:b w:val="0"/>
          <w:bCs/>
          <w:color w:val="auto"/>
          <w:sz w:val="24"/>
          <w:szCs w:val="24"/>
          <w:rPrChange w:id="1188" w:author="随遇而安" w:date="2023-08-11T14:56:22Z">
            <w:rPr>
              <w:rFonts w:hint="eastAsia" w:ascii="仿宋" w:hAnsi="仿宋" w:eastAsia="仿宋" w:cs="仿宋"/>
              <w:b w:val="0"/>
              <w:bCs/>
              <w:color w:val="0070C0"/>
              <w:sz w:val="24"/>
              <w:szCs w:val="24"/>
            </w:rPr>
          </w:rPrChange>
        </w:rPr>
        <w:t>.1.1主要负责人、安环部门负责人和安全生产管理人员</w:t>
      </w:r>
    </w:p>
    <w:p w14:paraId="38969689">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lang w:eastAsia="zh-CN"/>
          <w:rPrChange w:id="1189" w:author="随遇而安" w:date="2023-08-11T14:56:22Z">
            <w:rPr>
              <w:rFonts w:hint="eastAsia" w:ascii="仿宋" w:hAnsi="仿宋" w:eastAsia="仿宋" w:cs="仿宋"/>
              <w:b w:val="0"/>
              <w:bCs/>
              <w:sz w:val="24"/>
              <w:szCs w:val="24"/>
              <w:lang w:eastAsia="zh-CN"/>
            </w:rPr>
          </w:rPrChange>
        </w:rPr>
      </w:pPr>
      <w:r>
        <w:rPr>
          <w:rFonts w:hint="eastAsia" w:ascii="仿宋" w:hAnsi="仿宋" w:eastAsia="仿宋" w:cs="仿宋"/>
          <w:b w:val="0"/>
          <w:bCs/>
          <w:color w:val="auto"/>
          <w:sz w:val="24"/>
          <w:szCs w:val="24"/>
          <w:lang w:val="en-US" w:eastAsia="zh-CN"/>
          <w:rPrChange w:id="1190" w:author="随遇而安" w:date="2023-08-11T14:56:22Z">
            <w:rPr>
              <w:rFonts w:hint="eastAsia" w:ascii="仿宋" w:hAnsi="仿宋" w:eastAsia="仿宋" w:cs="仿宋"/>
              <w:b w:val="0"/>
              <w:bCs/>
              <w:sz w:val="24"/>
              <w:szCs w:val="24"/>
              <w:lang w:val="en-US" w:eastAsia="zh-CN"/>
            </w:rPr>
          </w:rPrChange>
        </w:rPr>
        <w:t>a.</w:t>
      </w:r>
      <w:r>
        <w:rPr>
          <w:rFonts w:hint="eastAsia" w:ascii="仿宋" w:hAnsi="仿宋" w:eastAsia="仿宋" w:cs="仿宋"/>
          <w:b w:val="0"/>
          <w:bCs/>
          <w:color w:val="auto"/>
          <w:sz w:val="24"/>
          <w:szCs w:val="24"/>
          <w:rPrChange w:id="1191" w:author="随遇而安" w:date="2023-08-11T14:56:22Z">
            <w:rPr>
              <w:rFonts w:hint="eastAsia" w:ascii="仿宋" w:hAnsi="仿宋" w:eastAsia="仿宋" w:cs="仿宋"/>
              <w:b w:val="0"/>
              <w:bCs/>
              <w:sz w:val="24"/>
              <w:szCs w:val="24"/>
            </w:rPr>
          </w:rPrChange>
        </w:rPr>
        <w:t>主要负责人、安环部门负责人和安全生产管理人员应根据国家、行业和地方要求取得安全生产考核合格证书或安全培训合格证书，并定期参加复训</w:t>
      </w:r>
      <w:r>
        <w:rPr>
          <w:rFonts w:hint="eastAsia" w:ascii="仿宋" w:hAnsi="仿宋" w:eastAsia="仿宋" w:cs="仿宋"/>
          <w:b w:val="0"/>
          <w:bCs/>
          <w:color w:val="auto"/>
          <w:sz w:val="24"/>
          <w:szCs w:val="24"/>
          <w:lang w:eastAsia="zh-CN"/>
          <w:rPrChange w:id="1192" w:author="随遇而安" w:date="2023-08-11T14:56:22Z">
            <w:rPr>
              <w:rFonts w:hint="eastAsia" w:ascii="仿宋" w:hAnsi="仿宋" w:eastAsia="仿宋" w:cs="仿宋"/>
              <w:b w:val="0"/>
              <w:bCs/>
              <w:sz w:val="24"/>
              <w:szCs w:val="24"/>
              <w:lang w:eastAsia="zh-CN"/>
            </w:rPr>
          </w:rPrChange>
        </w:rPr>
        <w:t>。</w:t>
      </w:r>
    </w:p>
    <w:p w14:paraId="36079DDF">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lang w:eastAsia="zh-CN"/>
          <w:rPrChange w:id="1193" w:author="随遇而安" w:date="2023-08-11T14:56:22Z">
            <w:rPr>
              <w:rFonts w:hint="eastAsia" w:ascii="仿宋" w:hAnsi="仿宋" w:eastAsia="仿宋" w:cs="仿宋"/>
              <w:b w:val="0"/>
              <w:bCs/>
              <w:sz w:val="24"/>
              <w:szCs w:val="24"/>
              <w:lang w:eastAsia="zh-CN"/>
            </w:rPr>
          </w:rPrChange>
        </w:rPr>
      </w:pPr>
      <w:r>
        <w:rPr>
          <w:rFonts w:hint="eastAsia" w:ascii="仿宋" w:hAnsi="仿宋" w:eastAsia="仿宋" w:cs="仿宋"/>
          <w:b w:val="0"/>
          <w:bCs/>
          <w:color w:val="auto"/>
          <w:sz w:val="24"/>
          <w:szCs w:val="24"/>
          <w:lang w:val="en-US" w:eastAsia="zh-CN"/>
          <w:rPrChange w:id="1194" w:author="随遇而安" w:date="2023-08-11T14:56:22Z">
            <w:rPr>
              <w:rFonts w:hint="eastAsia" w:ascii="仿宋" w:hAnsi="仿宋" w:eastAsia="仿宋" w:cs="仿宋"/>
              <w:b w:val="0"/>
              <w:bCs/>
              <w:sz w:val="24"/>
              <w:szCs w:val="24"/>
              <w:lang w:val="en-US" w:eastAsia="zh-CN"/>
            </w:rPr>
          </w:rPrChange>
        </w:rPr>
        <w:t>b.</w:t>
      </w:r>
      <w:r>
        <w:rPr>
          <w:rFonts w:hint="eastAsia" w:ascii="仿宋" w:hAnsi="仿宋" w:eastAsia="仿宋" w:cs="仿宋"/>
          <w:b w:val="0"/>
          <w:bCs/>
          <w:color w:val="auto"/>
          <w:sz w:val="24"/>
          <w:szCs w:val="24"/>
          <w:rPrChange w:id="1195" w:author="随遇而安" w:date="2023-08-11T14:56:22Z">
            <w:rPr>
              <w:rFonts w:hint="eastAsia" w:ascii="仿宋" w:hAnsi="仿宋" w:eastAsia="仿宋" w:cs="仿宋"/>
              <w:b w:val="0"/>
              <w:bCs/>
              <w:sz w:val="24"/>
              <w:szCs w:val="24"/>
            </w:rPr>
          </w:rPrChange>
        </w:rPr>
        <w:t>项目公司负责人、安环部门负责人、专职安全管理人员，应参加</w:t>
      </w:r>
      <w:r>
        <w:rPr>
          <w:rFonts w:hint="eastAsia" w:ascii="仿宋" w:hAnsi="仿宋" w:eastAsia="仿宋" w:cs="仿宋"/>
          <w:b w:val="0"/>
          <w:bCs/>
          <w:color w:val="auto"/>
          <w:sz w:val="24"/>
          <w:szCs w:val="24"/>
          <w:lang w:val="en-US" w:eastAsia="zh-CN"/>
          <w:rPrChange w:id="1196" w:author="随遇而安" w:date="2023-08-11T14:56:22Z">
            <w:rPr>
              <w:rFonts w:hint="eastAsia" w:ascii="仿宋" w:hAnsi="仿宋" w:eastAsia="仿宋" w:cs="仿宋"/>
              <w:b w:val="0"/>
              <w:bCs/>
              <w:sz w:val="24"/>
              <w:szCs w:val="24"/>
              <w:lang w:val="en-US" w:eastAsia="zh-CN"/>
            </w:rPr>
          </w:rPrChange>
        </w:rPr>
        <w:t>安环品质中心</w:t>
      </w:r>
      <w:r>
        <w:rPr>
          <w:rFonts w:hint="eastAsia" w:ascii="仿宋" w:hAnsi="仿宋" w:eastAsia="仿宋" w:cs="仿宋"/>
          <w:b w:val="0"/>
          <w:bCs/>
          <w:color w:val="auto"/>
          <w:sz w:val="24"/>
          <w:szCs w:val="24"/>
          <w:rPrChange w:id="1197" w:author="随遇而安" w:date="2023-08-11T14:56:22Z">
            <w:rPr>
              <w:rFonts w:hint="eastAsia" w:ascii="仿宋" w:hAnsi="仿宋" w:eastAsia="仿宋" w:cs="仿宋"/>
              <w:b w:val="0"/>
              <w:bCs/>
              <w:sz w:val="24"/>
              <w:szCs w:val="24"/>
            </w:rPr>
          </w:rPrChange>
        </w:rPr>
        <w:t>组织的年度任职资格考核</w:t>
      </w:r>
      <w:r>
        <w:rPr>
          <w:rFonts w:hint="eastAsia" w:ascii="仿宋" w:hAnsi="仿宋" w:eastAsia="仿宋" w:cs="仿宋"/>
          <w:b w:val="0"/>
          <w:bCs/>
          <w:color w:val="auto"/>
          <w:sz w:val="24"/>
          <w:szCs w:val="24"/>
          <w:lang w:eastAsia="zh-CN"/>
          <w:rPrChange w:id="1198" w:author="随遇而安" w:date="2023-08-11T14:56:22Z">
            <w:rPr>
              <w:rFonts w:hint="eastAsia" w:ascii="仿宋" w:hAnsi="仿宋" w:eastAsia="仿宋" w:cs="仿宋"/>
              <w:b w:val="0"/>
              <w:bCs/>
              <w:sz w:val="24"/>
              <w:szCs w:val="24"/>
              <w:lang w:eastAsia="zh-CN"/>
            </w:rPr>
          </w:rPrChange>
        </w:rPr>
        <w:t>。</w:t>
      </w:r>
    </w:p>
    <w:p w14:paraId="40B0F281">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lang w:eastAsia="zh-CN"/>
          <w:rPrChange w:id="1199" w:author="随遇而安" w:date="2023-08-11T14:56:22Z">
            <w:rPr>
              <w:rFonts w:hint="eastAsia" w:ascii="仿宋" w:hAnsi="仿宋" w:eastAsia="仿宋" w:cs="仿宋"/>
              <w:b w:val="0"/>
              <w:bCs/>
              <w:sz w:val="24"/>
              <w:szCs w:val="24"/>
              <w:lang w:eastAsia="zh-CN"/>
            </w:rPr>
          </w:rPrChange>
        </w:rPr>
      </w:pPr>
      <w:r>
        <w:rPr>
          <w:rFonts w:hint="eastAsia" w:ascii="仿宋" w:hAnsi="仿宋" w:eastAsia="仿宋" w:cs="仿宋"/>
          <w:b w:val="0"/>
          <w:bCs/>
          <w:color w:val="auto"/>
          <w:sz w:val="24"/>
          <w:szCs w:val="24"/>
          <w:lang w:val="en-US" w:eastAsia="zh-CN"/>
          <w:rPrChange w:id="1200" w:author="随遇而安" w:date="2023-08-11T14:56:22Z">
            <w:rPr>
              <w:rFonts w:hint="eastAsia" w:ascii="仿宋" w:hAnsi="仿宋" w:eastAsia="仿宋" w:cs="仿宋"/>
              <w:b w:val="0"/>
              <w:bCs/>
              <w:sz w:val="24"/>
              <w:szCs w:val="24"/>
              <w:lang w:val="en-US" w:eastAsia="zh-CN"/>
            </w:rPr>
          </w:rPrChange>
        </w:rPr>
        <w:t>c.</w:t>
      </w:r>
      <w:r>
        <w:rPr>
          <w:rFonts w:hint="eastAsia" w:ascii="仿宋" w:hAnsi="仿宋" w:eastAsia="仿宋" w:cs="仿宋"/>
          <w:b w:val="0"/>
          <w:bCs/>
          <w:color w:val="auto"/>
          <w:sz w:val="24"/>
          <w:szCs w:val="24"/>
          <w:rPrChange w:id="1201" w:author="随遇而安" w:date="2023-08-11T14:56:22Z">
            <w:rPr>
              <w:rFonts w:hint="eastAsia" w:ascii="仿宋" w:hAnsi="仿宋" w:eastAsia="仿宋" w:cs="仿宋"/>
              <w:b w:val="0"/>
              <w:bCs/>
              <w:sz w:val="24"/>
              <w:szCs w:val="24"/>
            </w:rPr>
          </w:rPrChange>
        </w:rPr>
        <w:t>公司</w:t>
      </w:r>
      <w:r>
        <w:rPr>
          <w:rFonts w:hint="eastAsia" w:ascii="仿宋" w:hAnsi="仿宋" w:eastAsia="仿宋" w:cs="仿宋"/>
          <w:b w:val="0"/>
          <w:bCs/>
          <w:color w:val="auto"/>
          <w:sz w:val="24"/>
          <w:szCs w:val="24"/>
          <w:lang w:val="en-US" w:eastAsia="zh-CN"/>
          <w:rPrChange w:id="1202" w:author="随遇而安" w:date="2023-08-11T14:56:22Z">
            <w:rPr>
              <w:rFonts w:hint="eastAsia" w:ascii="仿宋" w:hAnsi="仿宋" w:eastAsia="仿宋" w:cs="仿宋"/>
              <w:b w:val="0"/>
              <w:bCs/>
              <w:sz w:val="24"/>
              <w:szCs w:val="24"/>
              <w:lang w:val="en-US" w:eastAsia="zh-CN"/>
            </w:rPr>
          </w:rPrChange>
        </w:rPr>
        <w:t>主要负责人</w:t>
      </w:r>
      <w:r>
        <w:rPr>
          <w:rFonts w:hint="eastAsia" w:ascii="仿宋" w:hAnsi="仿宋" w:eastAsia="仿宋" w:cs="仿宋"/>
          <w:b w:val="0"/>
          <w:bCs/>
          <w:color w:val="auto"/>
          <w:sz w:val="24"/>
          <w:szCs w:val="24"/>
          <w:rPrChange w:id="1203" w:author="随遇而安" w:date="2023-08-11T14:56:22Z">
            <w:rPr>
              <w:rFonts w:hint="eastAsia" w:ascii="仿宋" w:hAnsi="仿宋" w:eastAsia="仿宋" w:cs="仿宋"/>
              <w:b w:val="0"/>
              <w:bCs/>
              <w:sz w:val="24"/>
              <w:szCs w:val="24"/>
            </w:rPr>
          </w:rPrChange>
        </w:rPr>
        <w:t>、</w:t>
      </w:r>
      <w:r>
        <w:rPr>
          <w:rFonts w:hint="eastAsia" w:ascii="仿宋" w:hAnsi="仿宋" w:eastAsia="仿宋" w:cs="仿宋"/>
          <w:b w:val="0"/>
          <w:bCs/>
          <w:color w:val="auto"/>
          <w:sz w:val="24"/>
          <w:szCs w:val="24"/>
          <w:lang w:val="en-US" w:eastAsia="zh-CN"/>
          <w:rPrChange w:id="1204" w:author="随遇而安" w:date="2023-08-11T14:56:22Z">
            <w:rPr>
              <w:rFonts w:hint="eastAsia" w:ascii="仿宋" w:hAnsi="仿宋" w:eastAsia="仿宋" w:cs="仿宋"/>
              <w:b w:val="0"/>
              <w:bCs/>
              <w:sz w:val="24"/>
              <w:szCs w:val="24"/>
              <w:lang w:val="en-US" w:eastAsia="zh-CN"/>
            </w:rPr>
          </w:rPrChange>
        </w:rPr>
        <w:t>安全生产管理人员</w:t>
      </w:r>
      <w:r>
        <w:rPr>
          <w:rFonts w:hint="eastAsia" w:ascii="仿宋" w:hAnsi="仿宋" w:eastAsia="仿宋" w:cs="仿宋"/>
          <w:b w:val="0"/>
          <w:bCs/>
          <w:color w:val="auto"/>
          <w:sz w:val="24"/>
          <w:szCs w:val="24"/>
          <w:rPrChange w:id="1205" w:author="随遇而安" w:date="2023-08-11T14:56:22Z">
            <w:rPr>
              <w:rFonts w:hint="eastAsia" w:ascii="仿宋" w:hAnsi="仿宋" w:eastAsia="仿宋" w:cs="仿宋"/>
              <w:b w:val="0"/>
              <w:bCs/>
              <w:sz w:val="24"/>
              <w:szCs w:val="24"/>
            </w:rPr>
          </w:rPrChange>
        </w:rPr>
        <w:t>必须接受安全教育，增强安全思想、安全素质，增强法律法规观念履行安全职责，确保生产工作的安全。主要负责人和安全生产管理人员初次安全培训时间不得少于32学时；每年再培训时间不得少于12学时</w:t>
      </w:r>
      <w:r>
        <w:rPr>
          <w:rFonts w:hint="eastAsia" w:ascii="仿宋" w:hAnsi="仿宋" w:eastAsia="仿宋" w:cs="仿宋"/>
          <w:b w:val="0"/>
          <w:bCs/>
          <w:color w:val="auto"/>
          <w:sz w:val="24"/>
          <w:szCs w:val="24"/>
          <w:lang w:eastAsia="zh-CN"/>
          <w:rPrChange w:id="1206" w:author="随遇而安" w:date="2023-08-11T14:56:22Z">
            <w:rPr>
              <w:rFonts w:hint="eastAsia" w:ascii="仿宋" w:hAnsi="仿宋" w:eastAsia="仿宋" w:cs="仿宋"/>
              <w:b w:val="0"/>
              <w:bCs/>
              <w:sz w:val="24"/>
              <w:szCs w:val="24"/>
              <w:lang w:eastAsia="zh-CN"/>
            </w:rPr>
          </w:rPrChange>
        </w:rPr>
        <w:t>。</w:t>
      </w:r>
    </w:p>
    <w:p w14:paraId="3D53D388">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207" w:author="随遇而安" w:date="2023-08-11T14:56:22Z">
            <w:rPr>
              <w:rFonts w:hint="eastAsia" w:ascii="仿宋" w:hAnsi="仿宋" w:eastAsia="仿宋" w:cs="仿宋"/>
              <w:b w:val="0"/>
              <w:bCs/>
              <w:sz w:val="24"/>
              <w:szCs w:val="24"/>
            </w:rPr>
          </w:rPrChange>
        </w:rPr>
      </w:pPr>
      <w:del w:id="1208" w:author="随遇而安" w:date="2024-11-06T09:09:51Z">
        <w:r>
          <w:rPr>
            <w:rFonts w:hint="default" w:ascii="仿宋" w:hAnsi="仿宋" w:eastAsia="仿宋" w:cs="仿宋"/>
            <w:b w:val="0"/>
            <w:bCs/>
            <w:color w:val="auto"/>
            <w:sz w:val="24"/>
            <w:szCs w:val="24"/>
            <w:rPrChange w:id="1209" w:author="随遇而安" w:date="2023-08-11T14:56:22Z">
              <w:rPr>
                <w:rFonts w:hint="eastAsia" w:ascii="仿宋" w:hAnsi="仿宋" w:eastAsia="仿宋" w:cs="仿宋"/>
                <w:b w:val="0"/>
                <w:bCs/>
                <w:sz w:val="24"/>
                <w:szCs w:val="24"/>
              </w:rPr>
            </w:rPrChange>
          </w:rPr>
          <w:delText>5.</w:delText>
        </w:r>
      </w:del>
      <w:del w:id="1211" w:author="随遇而安" w:date="2024-11-06T09:09:51Z">
        <w:r>
          <w:rPr>
            <w:rFonts w:hint="default" w:ascii="仿宋" w:hAnsi="仿宋" w:eastAsia="仿宋" w:cs="仿宋"/>
            <w:b w:val="0"/>
            <w:bCs/>
            <w:color w:val="auto"/>
            <w:sz w:val="24"/>
            <w:szCs w:val="24"/>
            <w:rPrChange w:id="1212" w:author="随遇而安" w:date="2023-08-11T14:56:22Z">
              <w:rPr>
                <w:rFonts w:hint="eastAsia" w:ascii="仿宋" w:hAnsi="仿宋" w:eastAsia="仿宋" w:cs="仿宋"/>
                <w:b w:val="0"/>
                <w:bCs/>
                <w:sz w:val="24"/>
                <w:szCs w:val="24"/>
              </w:rPr>
            </w:rPrChange>
          </w:rPr>
          <w:delText>2</w:delText>
        </w:r>
      </w:del>
      <w:ins w:id="1214" w:author="随遇而安" w:date="2024-11-06T09:09:51Z">
        <w:r>
          <w:rPr>
            <w:rFonts w:hint="eastAsia" w:ascii="仿宋" w:hAnsi="仿宋" w:eastAsia="仿宋" w:cs="仿宋"/>
            <w:b w:val="0"/>
            <w:bCs/>
            <w:color w:val="auto"/>
            <w:sz w:val="24"/>
            <w:szCs w:val="24"/>
            <w:lang w:eastAsia="zh-CN"/>
          </w:rPr>
          <w:t>d</w:t>
        </w:r>
      </w:ins>
      <w:ins w:id="1215" w:author="随遇而安" w:date="2024-11-06T09:09:51Z">
        <w:r>
          <w:rPr>
            <w:rFonts w:hint="eastAsia" w:ascii="仿宋" w:hAnsi="仿宋" w:eastAsia="仿宋" w:cs="仿宋"/>
            <w:b w:val="0"/>
            <w:bCs/>
            <w:color w:val="auto"/>
            <w:sz w:val="24"/>
            <w:szCs w:val="24"/>
            <w:lang w:val="en-US" w:eastAsia="zh-CN"/>
          </w:rPr>
          <w:t>.</w:t>
        </w:r>
      </w:ins>
      <w:r>
        <w:rPr>
          <w:rFonts w:hint="eastAsia" w:ascii="仿宋" w:hAnsi="仿宋" w:eastAsia="仿宋" w:cs="仿宋"/>
          <w:b w:val="0"/>
          <w:bCs/>
          <w:color w:val="auto"/>
          <w:sz w:val="24"/>
          <w:szCs w:val="24"/>
          <w:rPrChange w:id="1216" w:author="随遇而安" w:date="2023-08-11T14:56:22Z">
            <w:rPr>
              <w:rFonts w:hint="eastAsia" w:ascii="仿宋" w:hAnsi="仿宋" w:eastAsia="仿宋" w:cs="仿宋"/>
              <w:b w:val="0"/>
              <w:bCs/>
              <w:sz w:val="24"/>
              <w:szCs w:val="24"/>
            </w:rPr>
          </w:rPrChange>
        </w:rPr>
        <w:t>安全生产管理人员应具备相应安全知识和管理能力，经上级安全主管部门的安全培训合格任职。</w:t>
      </w:r>
    </w:p>
    <w:p w14:paraId="3CDA9F8B">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jc w:val="both"/>
        <w:textAlignment w:val="auto"/>
        <w:rPr>
          <w:rFonts w:hint="eastAsia" w:ascii="仿宋" w:hAnsi="仿宋" w:eastAsia="仿宋" w:cs="仿宋"/>
          <w:b w:val="0"/>
          <w:bCs/>
          <w:color w:val="auto"/>
          <w:sz w:val="24"/>
          <w:szCs w:val="24"/>
          <w:rPrChange w:id="1218" w:author="随遇而安" w:date="2023-08-11T14:56:22Z">
            <w:rPr>
              <w:rFonts w:hint="eastAsia" w:ascii="仿宋" w:hAnsi="仿宋" w:eastAsia="仿宋" w:cs="仿宋"/>
              <w:b w:val="0"/>
              <w:bCs/>
              <w:color w:val="0070C0"/>
              <w:sz w:val="24"/>
              <w:szCs w:val="24"/>
            </w:rPr>
          </w:rPrChange>
        </w:rPr>
        <w:pPrChange w:id="1217" w:author="随遇而安" w:date="2024-11-06T09:56:42Z">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pPr>
        </w:pPrChange>
      </w:pPr>
      <w:del w:id="1219" w:author="随遇而安" w:date="2024-11-06T09:08:33Z">
        <w:r>
          <w:rPr>
            <w:rFonts w:hint="default" w:ascii="仿宋" w:hAnsi="仿宋" w:eastAsia="仿宋" w:cs="仿宋"/>
            <w:b w:val="0"/>
            <w:bCs/>
            <w:color w:val="auto"/>
            <w:sz w:val="24"/>
            <w:szCs w:val="24"/>
            <w:lang w:eastAsia="zh-CN"/>
            <w:rPrChange w:id="1220" w:author="随遇而安" w:date="2023-08-11T14:56:22Z">
              <w:rPr>
                <w:rFonts w:hint="eastAsia" w:ascii="仿宋" w:hAnsi="仿宋" w:eastAsia="仿宋" w:cs="仿宋"/>
                <w:b w:val="0"/>
                <w:bCs/>
                <w:color w:val="0070C0"/>
                <w:sz w:val="24"/>
                <w:szCs w:val="24"/>
                <w:lang w:eastAsia="zh-CN"/>
              </w:rPr>
            </w:rPrChange>
          </w:rPr>
          <w:delText>4</w:delText>
        </w:r>
      </w:del>
      <w:ins w:id="1222" w:author="随遇而安" w:date="2024-11-06T09:08:33Z">
        <w:r>
          <w:rPr>
            <w:rFonts w:hint="eastAsia" w:ascii="仿宋" w:hAnsi="仿宋" w:eastAsia="仿宋" w:cs="仿宋"/>
            <w:b w:val="0"/>
            <w:bCs/>
            <w:color w:val="auto"/>
            <w:sz w:val="24"/>
            <w:szCs w:val="24"/>
            <w:lang w:eastAsia="zh-CN"/>
          </w:rPr>
          <w:t>5</w:t>
        </w:r>
      </w:ins>
      <w:r>
        <w:rPr>
          <w:rFonts w:hint="eastAsia" w:ascii="仿宋" w:hAnsi="仿宋" w:eastAsia="仿宋" w:cs="仿宋"/>
          <w:b w:val="0"/>
          <w:bCs/>
          <w:color w:val="auto"/>
          <w:sz w:val="24"/>
          <w:szCs w:val="24"/>
          <w:rPrChange w:id="1223" w:author="随遇而安" w:date="2023-08-11T14:56:22Z">
            <w:rPr>
              <w:rFonts w:hint="eastAsia" w:ascii="仿宋" w:hAnsi="仿宋" w:eastAsia="仿宋" w:cs="仿宋"/>
              <w:b w:val="0"/>
              <w:bCs/>
              <w:color w:val="0070C0"/>
              <w:sz w:val="24"/>
              <w:szCs w:val="24"/>
            </w:rPr>
          </w:rPrChange>
        </w:rPr>
        <w:t>.1.2新员工、转岗和复岗人员</w:t>
      </w:r>
    </w:p>
    <w:p w14:paraId="5C65A6E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224"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rPrChange w:id="1225" w:author="随遇而安" w:date="2023-08-11T14:56:22Z">
            <w:rPr>
              <w:rFonts w:hint="eastAsia" w:ascii="仿宋" w:hAnsi="仿宋" w:eastAsia="仿宋" w:cs="仿宋"/>
              <w:b w:val="0"/>
              <w:bCs/>
              <w:sz w:val="24"/>
              <w:szCs w:val="24"/>
            </w:rPr>
          </w:rPrChange>
        </w:rPr>
        <w:t>新员工入职后，在分配到岗位前，必须接受岗前三级安全教育，并考试合格后方可上岗。</w:t>
      </w:r>
    </w:p>
    <w:p w14:paraId="748113CB">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226"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lang w:val="en-US" w:eastAsia="zh-CN"/>
          <w:rPrChange w:id="1227" w:author="随遇而安" w:date="2023-08-11T14:56:22Z">
            <w:rPr>
              <w:rFonts w:hint="eastAsia" w:ascii="仿宋" w:hAnsi="仿宋" w:eastAsia="仿宋" w:cs="仿宋"/>
              <w:b w:val="0"/>
              <w:bCs/>
              <w:sz w:val="24"/>
              <w:szCs w:val="24"/>
              <w:lang w:val="en-US" w:eastAsia="zh-CN"/>
            </w:rPr>
          </w:rPrChange>
        </w:rPr>
        <w:t>a</w:t>
      </w:r>
      <w:r>
        <w:rPr>
          <w:rFonts w:hint="eastAsia" w:ascii="仿宋" w:hAnsi="仿宋" w:eastAsia="仿宋" w:cs="仿宋"/>
          <w:b w:val="0"/>
          <w:bCs/>
          <w:color w:val="auto"/>
          <w:sz w:val="24"/>
          <w:szCs w:val="24"/>
          <w:rPrChange w:id="1228" w:author="随遇而安" w:date="2023-08-11T14:56:22Z">
            <w:rPr>
              <w:rFonts w:hint="eastAsia" w:ascii="仿宋" w:hAnsi="仿宋" w:eastAsia="仿宋" w:cs="仿宋"/>
              <w:b w:val="0"/>
              <w:bCs/>
              <w:sz w:val="24"/>
              <w:szCs w:val="24"/>
            </w:rPr>
          </w:rPrChange>
        </w:rPr>
        <w:t>.1凡新进员工必须经过公司、部门、岗位三级安全教育，并经考核合格，方可进入岗位工作</w:t>
      </w:r>
      <w:r>
        <w:rPr>
          <w:rFonts w:hint="eastAsia" w:ascii="仿宋" w:hAnsi="仿宋" w:eastAsia="仿宋" w:cs="仿宋"/>
          <w:b w:val="0"/>
          <w:bCs/>
          <w:color w:val="auto"/>
          <w:sz w:val="24"/>
          <w:szCs w:val="24"/>
          <w:lang w:eastAsia="zh-CN"/>
          <w:rPrChange w:id="1229" w:author="随遇而安" w:date="2023-08-11T14:56:22Z">
            <w:rPr>
              <w:rFonts w:hint="eastAsia" w:ascii="仿宋" w:hAnsi="仿宋" w:eastAsia="仿宋" w:cs="仿宋"/>
              <w:b w:val="0"/>
              <w:bCs/>
              <w:sz w:val="24"/>
              <w:szCs w:val="24"/>
              <w:lang w:eastAsia="zh-CN"/>
            </w:rPr>
          </w:rPrChange>
        </w:rPr>
        <w:t>。</w:t>
      </w:r>
      <w:r>
        <w:rPr>
          <w:rFonts w:hint="eastAsia" w:ascii="仿宋" w:hAnsi="仿宋" w:eastAsia="仿宋" w:cs="仿宋"/>
          <w:b w:val="0"/>
          <w:bCs/>
          <w:color w:val="auto"/>
          <w:sz w:val="24"/>
          <w:szCs w:val="24"/>
          <w:rPrChange w:id="1230" w:author="随遇而安" w:date="2023-08-11T14:56:22Z">
            <w:rPr>
              <w:rFonts w:hint="eastAsia" w:ascii="仿宋" w:hAnsi="仿宋" w:eastAsia="仿宋" w:cs="仿宋"/>
              <w:b w:val="0"/>
              <w:bCs/>
              <w:sz w:val="24"/>
              <w:szCs w:val="24"/>
            </w:rPr>
          </w:rPrChange>
        </w:rPr>
        <w:t>新进员工，在上岗之前，由</w:t>
      </w:r>
      <w:r>
        <w:rPr>
          <w:rFonts w:hint="eastAsia" w:ascii="仿宋" w:hAnsi="仿宋" w:eastAsia="仿宋" w:cs="仿宋"/>
          <w:b w:val="0"/>
          <w:bCs/>
          <w:color w:val="auto"/>
          <w:sz w:val="24"/>
          <w:szCs w:val="24"/>
          <w:lang w:val="en-US" w:eastAsia="zh-CN"/>
          <w:rPrChange w:id="1231" w:author="随遇而安" w:date="2023-08-11T14:56:22Z">
            <w:rPr>
              <w:rFonts w:hint="eastAsia" w:ascii="仿宋" w:hAnsi="仿宋" w:eastAsia="仿宋" w:cs="仿宋"/>
              <w:b w:val="0"/>
              <w:bCs/>
              <w:sz w:val="24"/>
              <w:szCs w:val="24"/>
              <w:lang w:val="en-US" w:eastAsia="zh-CN"/>
            </w:rPr>
          </w:rPrChange>
        </w:rPr>
        <w:t>安环品质部</w:t>
      </w:r>
      <w:r>
        <w:rPr>
          <w:rFonts w:hint="eastAsia" w:ascii="仿宋" w:hAnsi="仿宋" w:eastAsia="仿宋" w:cs="仿宋"/>
          <w:b w:val="0"/>
          <w:bCs/>
          <w:color w:val="auto"/>
          <w:sz w:val="24"/>
          <w:szCs w:val="24"/>
          <w:rPrChange w:id="1232" w:author="随遇而安" w:date="2023-08-11T14:56:22Z">
            <w:rPr>
              <w:rFonts w:hint="eastAsia" w:ascii="仿宋" w:hAnsi="仿宋" w:eastAsia="仿宋" w:cs="仿宋"/>
              <w:b w:val="0"/>
              <w:bCs/>
              <w:sz w:val="24"/>
              <w:szCs w:val="24"/>
            </w:rPr>
          </w:rPrChange>
        </w:rPr>
        <w:t>负责组织</w:t>
      </w:r>
      <w:r>
        <w:rPr>
          <w:rFonts w:hint="eastAsia" w:ascii="仿宋" w:hAnsi="仿宋" w:eastAsia="仿宋" w:cs="仿宋"/>
          <w:b w:val="0"/>
          <w:bCs/>
          <w:color w:val="auto"/>
          <w:sz w:val="24"/>
          <w:szCs w:val="24"/>
          <w:lang w:val="en-US" w:eastAsia="zh-CN"/>
          <w:rPrChange w:id="1233" w:author="随遇而安" w:date="2023-08-11T14:56:22Z">
            <w:rPr>
              <w:rFonts w:hint="eastAsia" w:ascii="仿宋" w:hAnsi="仿宋" w:eastAsia="仿宋" w:cs="仿宋"/>
              <w:b w:val="0"/>
              <w:bCs/>
              <w:sz w:val="24"/>
              <w:szCs w:val="24"/>
              <w:lang w:val="en-US" w:eastAsia="zh-CN"/>
            </w:rPr>
          </w:rPrChange>
        </w:rPr>
        <w:t>公司级</w:t>
      </w:r>
      <w:r>
        <w:rPr>
          <w:rFonts w:hint="eastAsia" w:ascii="仿宋" w:hAnsi="仿宋" w:eastAsia="仿宋" w:cs="仿宋"/>
          <w:b w:val="0"/>
          <w:bCs/>
          <w:color w:val="auto"/>
          <w:sz w:val="24"/>
          <w:szCs w:val="24"/>
          <w:rPrChange w:id="1234" w:author="随遇而安" w:date="2023-08-11T14:56:22Z">
            <w:rPr>
              <w:rFonts w:hint="eastAsia" w:ascii="仿宋" w:hAnsi="仿宋" w:eastAsia="仿宋" w:cs="仿宋"/>
              <w:b w:val="0"/>
              <w:bCs/>
              <w:sz w:val="24"/>
              <w:szCs w:val="24"/>
            </w:rPr>
          </w:rPrChange>
        </w:rPr>
        <w:t>安全教育；培训时间不少于</w:t>
      </w:r>
      <w:r>
        <w:rPr>
          <w:rFonts w:hint="eastAsia" w:ascii="仿宋" w:hAnsi="仿宋" w:eastAsia="仿宋" w:cs="仿宋"/>
          <w:b w:val="0"/>
          <w:bCs/>
          <w:color w:val="auto"/>
          <w:sz w:val="24"/>
          <w:szCs w:val="24"/>
          <w:lang w:val="en-US" w:eastAsia="zh-CN"/>
          <w:rPrChange w:id="1235" w:author="随遇而安" w:date="2023-08-11T14:56:22Z">
            <w:rPr>
              <w:rFonts w:hint="eastAsia" w:ascii="仿宋" w:hAnsi="仿宋" w:eastAsia="仿宋" w:cs="仿宋"/>
              <w:b w:val="0"/>
              <w:bCs/>
              <w:sz w:val="24"/>
              <w:szCs w:val="24"/>
              <w:lang w:val="en-US" w:eastAsia="zh-CN"/>
            </w:rPr>
          </w:rPrChange>
        </w:rPr>
        <w:t>8</w:t>
      </w:r>
      <w:r>
        <w:rPr>
          <w:rFonts w:hint="eastAsia" w:ascii="仿宋" w:hAnsi="仿宋" w:eastAsia="仿宋" w:cs="仿宋"/>
          <w:b w:val="0"/>
          <w:bCs/>
          <w:color w:val="auto"/>
          <w:sz w:val="24"/>
          <w:szCs w:val="24"/>
          <w:rPrChange w:id="1236" w:author="随遇而安" w:date="2023-08-11T14:56:22Z">
            <w:rPr>
              <w:rFonts w:hint="eastAsia" w:ascii="仿宋" w:hAnsi="仿宋" w:eastAsia="仿宋" w:cs="仿宋"/>
              <w:b w:val="0"/>
              <w:bCs/>
              <w:sz w:val="24"/>
              <w:szCs w:val="24"/>
            </w:rPr>
          </w:rPrChange>
        </w:rPr>
        <w:t>学时。其教育内容如下：</w:t>
      </w:r>
    </w:p>
    <w:p w14:paraId="087A1C73">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237"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lang w:eastAsia="zh-CN"/>
          <w:rPrChange w:id="1238" w:author="随遇而安" w:date="2023-08-11T14:56:22Z">
            <w:rPr>
              <w:rFonts w:hint="eastAsia" w:ascii="仿宋" w:hAnsi="仿宋" w:eastAsia="仿宋" w:cs="仿宋"/>
              <w:b w:val="0"/>
              <w:bCs/>
              <w:sz w:val="24"/>
              <w:szCs w:val="24"/>
              <w:lang w:eastAsia="zh-CN"/>
            </w:rPr>
          </w:rPrChange>
        </w:rPr>
        <w:t>a.1</w:t>
      </w:r>
      <w:r>
        <w:rPr>
          <w:rFonts w:hint="eastAsia" w:ascii="仿宋" w:hAnsi="仿宋" w:eastAsia="仿宋" w:cs="仿宋"/>
          <w:b w:val="0"/>
          <w:bCs/>
          <w:color w:val="auto"/>
          <w:sz w:val="24"/>
          <w:szCs w:val="24"/>
          <w:rPrChange w:id="1239" w:author="随遇而安" w:date="2023-08-11T14:56:22Z">
            <w:rPr>
              <w:rFonts w:hint="eastAsia" w:ascii="仿宋" w:hAnsi="仿宋" w:eastAsia="仿宋" w:cs="仿宋"/>
              <w:b w:val="0"/>
              <w:bCs/>
              <w:sz w:val="24"/>
              <w:szCs w:val="24"/>
            </w:rPr>
          </w:rPrChange>
        </w:rPr>
        <w:t>.1国家有关安全生产方针、政策、法规和有关规定；</w:t>
      </w:r>
    </w:p>
    <w:p w14:paraId="46B1C99C">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240"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lang w:eastAsia="zh-CN"/>
          <w:rPrChange w:id="1241" w:author="随遇而安" w:date="2023-08-11T14:56:22Z">
            <w:rPr>
              <w:rFonts w:hint="eastAsia" w:ascii="仿宋" w:hAnsi="仿宋" w:eastAsia="仿宋" w:cs="仿宋"/>
              <w:b w:val="0"/>
              <w:bCs/>
              <w:sz w:val="24"/>
              <w:szCs w:val="24"/>
              <w:lang w:eastAsia="zh-CN"/>
            </w:rPr>
          </w:rPrChange>
        </w:rPr>
        <w:t>a.1</w:t>
      </w:r>
      <w:r>
        <w:rPr>
          <w:rFonts w:hint="eastAsia" w:ascii="仿宋" w:hAnsi="仿宋" w:eastAsia="仿宋" w:cs="仿宋"/>
          <w:b w:val="0"/>
          <w:bCs/>
          <w:color w:val="auto"/>
          <w:sz w:val="24"/>
          <w:szCs w:val="24"/>
          <w:rPrChange w:id="1242" w:author="随遇而安" w:date="2023-08-11T14:56:22Z">
            <w:rPr>
              <w:rFonts w:hint="eastAsia" w:ascii="仿宋" w:hAnsi="仿宋" w:eastAsia="仿宋" w:cs="仿宋"/>
              <w:b w:val="0"/>
              <w:bCs/>
              <w:sz w:val="24"/>
              <w:szCs w:val="24"/>
            </w:rPr>
          </w:rPrChange>
        </w:rPr>
        <w:t>.2本公司安全生产特点及有关安全管理标准和制度；</w:t>
      </w:r>
    </w:p>
    <w:p w14:paraId="0ABAD754">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243"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lang w:eastAsia="zh-CN"/>
          <w:rPrChange w:id="1244" w:author="随遇而安" w:date="2023-08-11T14:56:22Z">
            <w:rPr>
              <w:rFonts w:hint="eastAsia" w:ascii="仿宋" w:hAnsi="仿宋" w:eastAsia="仿宋" w:cs="仿宋"/>
              <w:b w:val="0"/>
              <w:bCs/>
              <w:sz w:val="24"/>
              <w:szCs w:val="24"/>
              <w:lang w:eastAsia="zh-CN"/>
            </w:rPr>
          </w:rPrChange>
        </w:rPr>
        <w:t>a.1</w:t>
      </w:r>
      <w:r>
        <w:rPr>
          <w:rFonts w:hint="eastAsia" w:ascii="仿宋" w:hAnsi="仿宋" w:eastAsia="仿宋" w:cs="仿宋"/>
          <w:b w:val="0"/>
          <w:bCs/>
          <w:color w:val="auto"/>
          <w:sz w:val="24"/>
          <w:szCs w:val="24"/>
          <w:rPrChange w:id="1245" w:author="随遇而安" w:date="2023-08-11T14:56:22Z">
            <w:rPr>
              <w:rFonts w:hint="eastAsia" w:ascii="仿宋" w:hAnsi="仿宋" w:eastAsia="仿宋" w:cs="仿宋"/>
              <w:b w:val="0"/>
              <w:bCs/>
              <w:sz w:val="24"/>
              <w:szCs w:val="24"/>
            </w:rPr>
          </w:rPrChange>
        </w:rPr>
        <w:t>.3安全生产的基本知识（防机械伤害、安全用电、防火防爆、防尘防毒、急救、危险因素、应急预案等）；</w:t>
      </w:r>
    </w:p>
    <w:p w14:paraId="4FF4FDCC">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246"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lang w:eastAsia="zh-CN"/>
          <w:rPrChange w:id="1247" w:author="随遇而安" w:date="2023-08-11T14:56:22Z">
            <w:rPr>
              <w:rFonts w:hint="eastAsia" w:ascii="仿宋" w:hAnsi="仿宋" w:eastAsia="仿宋" w:cs="仿宋"/>
              <w:b w:val="0"/>
              <w:bCs/>
              <w:sz w:val="24"/>
              <w:szCs w:val="24"/>
              <w:lang w:eastAsia="zh-CN"/>
            </w:rPr>
          </w:rPrChange>
        </w:rPr>
        <w:t>a.1</w:t>
      </w:r>
      <w:r>
        <w:rPr>
          <w:rFonts w:hint="eastAsia" w:ascii="仿宋" w:hAnsi="仿宋" w:eastAsia="仿宋" w:cs="仿宋"/>
          <w:b w:val="0"/>
          <w:bCs/>
          <w:color w:val="auto"/>
          <w:sz w:val="24"/>
          <w:szCs w:val="24"/>
          <w:rPrChange w:id="1248" w:author="随遇而安" w:date="2023-08-11T14:56:22Z">
            <w:rPr>
              <w:rFonts w:hint="eastAsia" w:ascii="仿宋" w:hAnsi="仿宋" w:eastAsia="仿宋" w:cs="仿宋"/>
              <w:b w:val="0"/>
              <w:bCs/>
              <w:sz w:val="24"/>
              <w:szCs w:val="24"/>
            </w:rPr>
          </w:rPrChange>
        </w:rPr>
        <w:t>.4安全生产正反方面的经验和教训。</w:t>
      </w:r>
    </w:p>
    <w:p w14:paraId="7BC5E428">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249"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lang w:val="en-US" w:eastAsia="zh-CN"/>
          <w:rPrChange w:id="1250" w:author="随遇而安" w:date="2023-08-11T14:56:22Z">
            <w:rPr>
              <w:rFonts w:hint="eastAsia" w:ascii="仿宋" w:hAnsi="仿宋" w:eastAsia="仿宋" w:cs="仿宋"/>
              <w:b w:val="0"/>
              <w:bCs/>
              <w:sz w:val="24"/>
              <w:szCs w:val="24"/>
              <w:lang w:val="en-US" w:eastAsia="zh-CN"/>
            </w:rPr>
          </w:rPrChange>
        </w:rPr>
        <w:t>a</w:t>
      </w:r>
      <w:r>
        <w:rPr>
          <w:rFonts w:hint="eastAsia" w:ascii="仿宋" w:hAnsi="仿宋" w:eastAsia="仿宋" w:cs="仿宋"/>
          <w:b w:val="0"/>
          <w:bCs/>
          <w:color w:val="auto"/>
          <w:sz w:val="24"/>
          <w:szCs w:val="24"/>
          <w:rPrChange w:id="1251" w:author="随遇而安" w:date="2023-08-11T14:56:22Z">
            <w:rPr>
              <w:rFonts w:hint="eastAsia" w:ascii="仿宋" w:hAnsi="仿宋" w:eastAsia="仿宋" w:cs="仿宋"/>
              <w:b w:val="0"/>
              <w:bCs/>
              <w:sz w:val="24"/>
              <w:szCs w:val="24"/>
            </w:rPr>
          </w:rPrChange>
        </w:rPr>
        <w:t>.2部门级教育新职工或公司调动工作的职工被分配到部门，由部门经理负责教育，培训时间不少于8学时。其教育内容如下：</w:t>
      </w:r>
    </w:p>
    <w:p w14:paraId="4E022C65">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252"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lang w:eastAsia="zh-CN"/>
          <w:rPrChange w:id="1253" w:author="随遇而安" w:date="2023-08-11T14:56:22Z">
            <w:rPr>
              <w:rFonts w:hint="eastAsia" w:ascii="仿宋" w:hAnsi="仿宋" w:eastAsia="仿宋" w:cs="仿宋"/>
              <w:b w:val="0"/>
              <w:bCs/>
              <w:sz w:val="24"/>
              <w:szCs w:val="24"/>
              <w:lang w:eastAsia="zh-CN"/>
            </w:rPr>
          </w:rPrChange>
        </w:rPr>
        <w:t>a.2</w:t>
      </w:r>
      <w:r>
        <w:rPr>
          <w:rFonts w:hint="eastAsia" w:ascii="仿宋" w:hAnsi="仿宋" w:eastAsia="仿宋" w:cs="仿宋"/>
          <w:b w:val="0"/>
          <w:bCs/>
          <w:color w:val="auto"/>
          <w:sz w:val="24"/>
          <w:szCs w:val="24"/>
          <w:rPrChange w:id="1254" w:author="随遇而安" w:date="2023-08-11T14:56:22Z">
            <w:rPr>
              <w:rFonts w:hint="eastAsia" w:ascii="仿宋" w:hAnsi="仿宋" w:eastAsia="仿宋" w:cs="仿宋"/>
              <w:b w:val="0"/>
              <w:bCs/>
              <w:sz w:val="24"/>
              <w:szCs w:val="24"/>
            </w:rPr>
          </w:rPrChange>
        </w:rPr>
        <w:t>.1部门概况、生产或工作特点；</w:t>
      </w:r>
    </w:p>
    <w:p w14:paraId="418F7E8C">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255"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lang w:eastAsia="zh-CN"/>
          <w:rPrChange w:id="1256" w:author="随遇而安" w:date="2023-08-11T14:56:22Z">
            <w:rPr>
              <w:rFonts w:hint="eastAsia" w:ascii="仿宋" w:hAnsi="仿宋" w:eastAsia="仿宋" w:cs="仿宋"/>
              <w:b w:val="0"/>
              <w:bCs/>
              <w:sz w:val="24"/>
              <w:szCs w:val="24"/>
              <w:lang w:eastAsia="zh-CN"/>
            </w:rPr>
          </w:rPrChange>
        </w:rPr>
        <w:t>a.2</w:t>
      </w:r>
      <w:r>
        <w:rPr>
          <w:rFonts w:hint="eastAsia" w:ascii="仿宋" w:hAnsi="仿宋" w:eastAsia="仿宋" w:cs="仿宋"/>
          <w:b w:val="0"/>
          <w:bCs/>
          <w:color w:val="auto"/>
          <w:sz w:val="24"/>
          <w:szCs w:val="24"/>
          <w:rPrChange w:id="1257" w:author="随遇而安" w:date="2023-08-11T14:56:22Z">
            <w:rPr>
              <w:rFonts w:hint="eastAsia" w:ascii="仿宋" w:hAnsi="仿宋" w:eastAsia="仿宋" w:cs="仿宋"/>
              <w:b w:val="0"/>
              <w:bCs/>
              <w:sz w:val="24"/>
              <w:szCs w:val="24"/>
            </w:rPr>
          </w:rPrChange>
        </w:rPr>
        <w:t>.2本部门安全生产管理制度；</w:t>
      </w:r>
    </w:p>
    <w:p w14:paraId="35118216">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258"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lang w:eastAsia="zh-CN"/>
          <w:rPrChange w:id="1259" w:author="随遇而安" w:date="2023-08-11T14:56:22Z">
            <w:rPr>
              <w:rFonts w:hint="eastAsia" w:ascii="仿宋" w:hAnsi="仿宋" w:eastAsia="仿宋" w:cs="仿宋"/>
              <w:b w:val="0"/>
              <w:bCs/>
              <w:sz w:val="24"/>
              <w:szCs w:val="24"/>
              <w:lang w:eastAsia="zh-CN"/>
            </w:rPr>
          </w:rPrChange>
        </w:rPr>
        <w:t>a.2</w:t>
      </w:r>
      <w:r>
        <w:rPr>
          <w:rFonts w:hint="eastAsia" w:ascii="仿宋" w:hAnsi="仿宋" w:eastAsia="仿宋" w:cs="仿宋"/>
          <w:b w:val="0"/>
          <w:bCs/>
          <w:color w:val="auto"/>
          <w:sz w:val="24"/>
          <w:szCs w:val="24"/>
          <w:rPrChange w:id="1260" w:author="随遇而安" w:date="2023-08-11T14:56:22Z">
            <w:rPr>
              <w:rFonts w:hint="eastAsia" w:ascii="仿宋" w:hAnsi="仿宋" w:eastAsia="仿宋" w:cs="仿宋"/>
              <w:b w:val="0"/>
              <w:bCs/>
              <w:sz w:val="24"/>
              <w:szCs w:val="24"/>
            </w:rPr>
          </w:rPrChange>
        </w:rPr>
        <w:t>.3部门危害因素分布、安全通道、应急救缓预案内容；</w:t>
      </w:r>
    </w:p>
    <w:p w14:paraId="0E8CF241">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261"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lang w:eastAsia="zh-CN"/>
          <w:rPrChange w:id="1262" w:author="随遇而安" w:date="2023-08-11T14:56:22Z">
            <w:rPr>
              <w:rFonts w:hint="eastAsia" w:ascii="仿宋" w:hAnsi="仿宋" w:eastAsia="仿宋" w:cs="仿宋"/>
              <w:b w:val="0"/>
              <w:bCs/>
              <w:sz w:val="24"/>
              <w:szCs w:val="24"/>
              <w:lang w:eastAsia="zh-CN"/>
            </w:rPr>
          </w:rPrChange>
        </w:rPr>
        <w:t>a.2</w:t>
      </w:r>
      <w:r>
        <w:rPr>
          <w:rFonts w:hint="eastAsia" w:ascii="仿宋" w:hAnsi="仿宋" w:eastAsia="仿宋" w:cs="仿宋"/>
          <w:b w:val="0"/>
          <w:bCs/>
          <w:color w:val="auto"/>
          <w:sz w:val="24"/>
          <w:szCs w:val="24"/>
          <w:rPrChange w:id="1263" w:author="随遇而安" w:date="2023-08-11T14:56:22Z">
            <w:rPr>
              <w:rFonts w:hint="eastAsia" w:ascii="仿宋" w:hAnsi="仿宋" w:eastAsia="仿宋" w:cs="仿宋"/>
              <w:b w:val="0"/>
              <w:bCs/>
              <w:sz w:val="24"/>
              <w:szCs w:val="24"/>
            </w:rPr>
          </w:rPrChange>
        </w:rPr>
        <w:t>.4部门的安全设施（工具）、急救器材、消防器材和个人防护用品的性能及使用方法；</w:t>
      </w:r>
    </w:p>
    <w:p w14:paraId="0871BD82">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264"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lang w:eastAsia="zh-CN"/>
          <w:rPrChange w:id="1265" w:author="随遇而安" w:date="2023-08-11T14:56:22Z">
            <w:rPr>
              <w:rFonts w:hint="eastAsia" w:ascii="仿宋" w:hAnsi="仿宋" w:eastAsia="仿宋" w:cs="仿宋"/>
              <w:b w:val="0"/>
              <w:bCs/>
              <w:sz w:val="24"/>
              <w:szCs w:val="24"/>
              <w:lang w:eastAsia="zh-CN"/>
            </w:rPr>
          </w:rPrChange>
        </w:rPr>
        <w:t>a.2</w:t>
      </w:r>
      <w:r>
        <w:rPr>
          <w:rFonts w:hint="eastAsia" w:ascii="仿宋" w:hAnsi="仿宋" w:eastAsia="仿宋" w:cs="仿宋"/>
          <w:b w:val="0"/>
          <w:bCs/>
          <w:color w:val="auto"/>
          <w:sz w:val="24"/>
          <w:szCs w:val="24"/>
          <w:rPrChange w:id="1266" w:author="随遇而安" w:date="2023-08-11T14:56:22Z">
            <w:rPr>
              <w:rFonts w:hint="eastAsia" w:ascii="仿宋" w:hAnsi="仿宋" w:eastAsia="仿宋" w:cs="仿宋"/>
              <w:b w:val="0"/>
              <w:bCs/>
              <w:sz w:val="24"/>
              <w:szCs w:val="24"/>
            </w:rPr>
          </w:rPrChange>
        </w:rPr>
        <w:t>.5一般的触电、中暑、中毒的急救知识。</w:t>
      </w:r>
    </w:p>
    <w:p w14:paraId="4FCC3901">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267"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lang w:val="en-US" w:eastAsia="zh-CN"/>
          <w:rPrChange w:id="1268" w:author="随遇而安" w:date="2023-08-11T14:56:22Z">
            <w:rPr>
              <w:rFonts w:hint="eastAsia" w:ascii="仿宋" w:hAnsi="仿宋" w:eastAsia="仿宋" w:cs="仿宋"/>
              <w:b w:val="0"/>
              <w:bCs/>
              <w:sz w:val="24"/>
              <w:szCs w:val="24"/>
              <w:lang w:val="en-US" w:eastAsia="zh-CN"/>
            </w:rPr>
          </w:rPrChange>
        </w:rPr>
        <w:t>a</w:t>
      </w:r>
      <w:r>
        <w:rPr>
          <w:rFonts w:hint="eastAsia" w:ascii="仿宋" w:hAnsi="仿宋" w:eastAsia="仿宋" w:cs="仿宋"/>
          <w:b w:val="0"/>
          <w:bCs/>
          <w:color w:val="auto"/>
          <w:sz w:val="24"/>
          <w:szCs w:val="24"/>
          <w:rPrChange w:id="1269" w:author="随遇而安" w:date="2023-08-11T14:56:22Z">
            <w:rPr>
              <w:rFonts w:hint="eastAsia" w:ascii="仿宋" w:hAnsi="仿宋" w:eastAsia="仿宋" w:cs="仿宋"/>
              <w:b w:val="0"/>
              <w:bCs/>
              <w:sz w:val="24"/>
              <w:szCs w:val="24"/>
            </w:rPr>
          </w:rPrChange>
        </w:rPr>
        <w:t>.3岗位安全教育新职工到岗位之前，采取讲解与实际操作相结合的方式进行，培训时间不少于8学时。其教育内容如下：</w:t>
      </w:r>
    </w:p>
    <w:p w14:paraId="032AB649">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270"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lang w:eastAsia="zh-CN"/>
          <w:rPrChange w:id="1271" w:author="随遇而安" w:date="2023-08-11T14:56:22Z">
            <w:rPr>
              <w:rFonts w:hint="eastAsia" w:ascii="仿宋" w:hAnsi="仿宋" w:eastAsia="仿宋" w:cs="仿宋"/>
              <w:b w:val="0"/>
              <w:bCs/>
              <w:sz w:val="24"/>
              <w:szCs w:val="24"/>
              <w:lang w:eastAsia="zh-CN"/>
            </w:rPr>
          </w:rPrChange>
        </w:rPr>
        <w:t>a.3</w:t>
      </w:r>
      <w:r>
        <w:rPr>
          <w:rFonts w:hint="eastAsia" w:ascii="仿宋" w:hAnsi="仿宋" w:eastAsia="仿宋" w:cs="仿宋"/>
          <w:b w:val="0"/>
          <w:bCs/>
          <w:color w:val="auto"/>
          <w:sz w:val="24"/>
          <w:szCs w:val="24"/>
          <w:rPrChange w:id="1272" w:author="随遇而安" w:date="2023-08-11T14:56:22Z">
            <w:rPr>
              <w:rFonts w:hint="eastAsia" w:ascii="仿宋" w:hAnsi="仿宋" w:eastAsia="仿宋" w:cs="仿宋"/>
              <w:b w:val="0"/>
              <w:bCs/>
              <w:sz w:val="24"/>
              <w:szCs w:val="24"/>
            </w:rPr>
          </w:rPrChange>
        </w:rPr>
        <w:t>.1本岗位工作流程，特点和注意事项；</w:t>
      </w:r>
    </w:p>
    <w:p w14:paraId="412A0E76">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273"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lang w:eastAsia="zh-CN"/>
          <w:rPrChange w:id="1274" w:author="随遇而安" w:date="2023-08-11T14:56:22Z">
            <w:rPr>
              <w:rFonts w:hint="eastAsia" w:ascii="仿宋" w:hAnsi="仿宋" w:eastAsia="仿宋" w:cs="仿宋"/>
              <w:b w:val="0"/>
              <w:bCs/>
              <w:sz w:val="24"/>
              <w:szCs w:val="24"/>
              <w:lang w:eastAsia="zh-CN"/>
            </w:rPr>
          </w:rPrChange>
        </w:rPr>
        <w:t>a.3</w:t>
      </w:r>
      <w:r>
        <w:rPr>
          <w:rFonts w:hint="eastAsia" w:ascii="仿宋" w:hAnsi="仿宋" w:eastAsia="仿宋" w:cs="仿宋"/>
          <w:b w:val="0"/>
          <w:bCs/>
          <w:color w:val="auto"/>
          <w:sz w:val="24"/>
          <w:szCs w:val="24"/>
          <w:rPrChange w:id="1275" w:author="随遇而安" w:date="2023-08-11T14:56:22Z">
            <w:rPr>
              <w:rFonts w:hint="eastAsia" w:ascii="仿宋" w:hAnsi="仿宋" w:eastAsia="仿宋" w:cs="仿宋"/>
              <w:b w:val="0"/>
              <w:bCs/>
              <w:sz w:val="24"/>
              <w:szCs w:val="24"/>
            </w:rPr>
          </w:rPrChange>
        </w:rPr>
        <w:t>.2本岗位设备、工具的性能和安全装置、安全设施的使用方法，防护用品及消防器材的使用和保管方法等；</w:t>
      </w:r>
    </w:p>
    <w:p w14:paraId="3BE625C1">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276"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lang w:eastAsia="zh-CN"/>
          <w:rPrChange w:id="1277" w:author="随遇而安" w:date="2023-08-11T14:56:22Z">
            <w:rPr>
              <w:rFonts w:hint="eastAsia" w:ascii="仿宋" w:hAnsi="仿宋" w:eastAsia="仿宋" w:cs="仿宋"/>
              <w:b w:val="0"/>
              <w:bCs/>
              <w:sz w:val="24"/>
              <w:szCs w:val="24"/>
              <w:lang w:eastAsia="zh-CN"/>
            </w:rPr>
          </w:rPrChange>
        </w:rPr>
        <w:t>a.3</w:t>
      </w:r>
      <w:r>
        <w:rPr>
          <w:rFonts w:hint="eastAsia" w:ascii="仿宋" w:hAnsi="仿宋" w:eastAsia="仿宋" w:cs="仿宋"/>
          <w:b w:val="0"/>
          <w:bCs/>
          <w:color w:val="auto"/>
          <w:sz w:val="24"/>
          <w:szCs w:val="24"/>
          <w:rPrChange w:id="1278" w:author="随遇而安" w:date="2023-08-11T14:56:22Z">
            <w:rPr>
              <w:rFonts w:hint="eastAsia" w:ascii="仿宋" w:hAnsi="仿宋" w:eastAsia="仿宋" w:cs="仿宋"/>
              <w:b w:val="0"/>
              <w:bCs/>
              <w:sz w:val="24"/>
              <w:szCs w:val="24"/>
            </w:rPr>
          </w:rPrChange>
        </w:rPr>
        <w:t>.3危害因素及防范、应急措施、发现紧急情况应采取的急救措施和报告办法。</w:t>
      </w:r>
    </w:p>
    <w:p w14:paraId="4B9828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279"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rPrChange w:id="1280" w:author="随遇而安" w:date="2023-08-11T14:56:22Z">
            <w:rPr>
              <w:rFonts w:hint="eastAsia" w:ascii="仿宋" w:hAnsi="仿宋" w:eastAsia="仿宋" w:cs="仿宋"/>
              <w:b w:val="0"/>
              <w:bCs/>
              <w:sz w:val="24"/>
              <w:szCs w:val="24"/>
            </w:rPr>
          </w:rPrChange>
        </w:rPr>
        <w:t>三级安全教育及考核情况，应记载入《新进员工三级安全教育登记表》内，并由受教育者签名认可，由安环品质部审核后，同意正式上岗。未经三级安全教育或虽经教育但考试不合格者，不得分配上岗，否则，因此而发生的工伤事故要由分配及接收其工作的部门负责人和有关人员负责。</w:t>
      </w:r>
    </w:p>
    <w:p w14:paraId="2E251E73">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lang w:eastAsia="zh-CN"/>
          <w:rPrChange w:id="1281"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rPrChange w:id="1282" w:author="随遇而安" w:date="2023-08-11T14:56:22Z">
            <w:rPr>
              <w:rFonts w:hint="eastAsia" w:ascii="仿宋" w:hAnsi="仿宋" w:eastAsia="仿宋" w:cs="仿宋"/>
              <w:b w:val="0"/>
              <w:bCs/>
              <w:sz w:val="24"/>
              <w:szCs w:val="24"/>
            </w:rPr>
          </w:rPrChange>
        </w:rPr>
        <w:t>b.转岗人员，员工调整工作岗位时，应当重新接受部门级和班组级的安全培训</w:t>
      </w:r>
      <w:r>
        <w:rPr>
          <w:rFonts w:hint="eastAsia" w:ascii="仿宋" w:hAnsi="仿宋" w:eastAsia="仿宋" w:cs="仿宋"/>
          <w:b w:val="0"/>
          <w:bCs/>
          <w:color w:val="auto"/>
          <w:sz w:val="24"/>
          <w:szCs w:val="24"/>
          <w:lang w:eastAsia="zh-CN"/>
          <w:rPrChange w:id="1283" w:author="随遇而安" w:date="2023-08-11T14:56:22Z">
            <w:rPr>
              <w:rFonts w:hint="eastAsia" w:ascii="仿宋" w:hAnsi="仿宋" w:eastAsia="仿宋" w:cs="仿宋"/>
              <w:b w:val="0"/>
              <w:bCs/>
              <w:sz w:val="24"/>
              <w:szCs w:val="24"/>
              <w:lang w:eastAsia="zh-CN"/>
            </w:rPr>
          </w:rPrChange>
        </w:rPr>
        <w:t>，</w:t>
      </w:r>
      <w:r>
        <w:rPr>
          <w:rFonts w:hint="eastAsia" w:ascii="仿宋" w:hAnsi="仿宋" w:eastAsia="仿宋" w:cs="仿宋"/>
          <w:b w:val="0"/>
          <w:bCs/>
          <w:color w:val="auto"/>
          <w:sz w:val="24"/>
          <w:szCs w:val="24"/>
          <w:rPrChange w:id="1284" w:author="随遇而安" w:date="2023-08-11T14:56:22Z">
            <w:rPr>
              <w:rFonts w:hint="eastAsia" w:ascii="仿宋" w:hAnsi="仿宋" w:eastAsia="仿宋" w:cs="仿宋"/>
              <w:b w:val="0"/>
              <w:bCs/>
              <w:sz w:val="24"/>
              <w:szCs w:val="24"/>
            </w:rPr>
          </w:rPrChange>
        </w:rPr>
        <w:t>不少于16学时</w:t>
      </w:r>
      <w:ins w:id="1285" w:author="随遇而安" w:date="2024-11-06T09:13:12Z">
        <w:r>
          <w:rPr>
            <w:rFonts w:hint="eastAsia" w:ascii="仿宋" w:hAnsi="仿宋" w:eastAsia="仿宋" w:cs="仿宋"/>
            <w:b w:val="0"/>
            <w:bCs/>
            <w:color w:val="auto"/>
            <w:sz w:val="24"/>
            <w:szCs w:val="24"/>
            <w:lang w:eastAsia="zh-CN"/>
          </w:rPr>
          <w:t>。</w:t>
        </w:r>
      </w:ins>
    </w:p>
    <w:p w14:paraId="0226A571">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286"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rPrChange w:id="1287" w:author="随遇而安" w:date="2023-08-11T14:56:22Z">
            <w:rPr>
              <w:rFonts w:hint="eastAsia" w:ascii="仿宋" w:hAnsi="仿宋" w:eastAsia="仿宋" w:cs="仿宋"/>
              <w:b w:val="0"/>
              <w:bCs/>
              <w:sz w:val="24"/>
              <w:szCs w:val="24"/>
            </w:rPr>
          </w:rPrChange>
        </w:rPr>
        <w:t>c.离岗一年及以上重新上岗(即复岗)的员工，应按照新员工三级安全教育要求重新进行培训，不少于24学时。</w:t>
      </w:r>
    </w:p>
    <w:p w14:paraId="193E4708">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default" w:ascii="仿宋" w:hAnsi="仿宋" w:eastAsia="仿宋" w:cs="仿宋"/>
          <w:b w:val="0"/>
          <w:bCs/>
          <w:color w:val="auto"/>
          <w:sz w:val="24"/>
          <w:szCs w:val="24"/>
          <w:lang w:val="en-US" w:eastAsia="zh-CN"/>
          <w:rPrChange w:id="1288" w:author="随遇而安" w:date="2023-08-11T14:56:22Z">
            <w:rPr>
              <w:rFonts w:hint="default" w:ascii="仿宋" w:hAnsi="仿宋" w:eastAsia="仿宋" w:cs="仿宋"/>
              <w:b w:val="0"/>
              <w:bCs/>
              <w:sz w:val="24"/>
              <w:szCs w:val="24"/>
              <w:lang w:val="en-US" w:eastAsia="zh-CN"/>
            </w:rPr>
          </w:rPrChange>
        </w:rPr>
      </w:pPr>
      <w:del w:id="1289" w:author="随遇而安" w:date="2024-11-06T09:39:26Z">
        <w:r>
          <w:rPr>
            <w:rFonts w:hint="default" w:ascii="仿宋" w:hAnsi="仿宋" w:eastAsia="仿宋" w:cs="仿宋"/>
            <w:b w:val="0"/>
            <w:bCs/>
            <w:color w:val="auto"/>
            <w:sz w:val="24"/>
            <w:szCs w:val="24"/>
            <w:lang w:eastAsia="zh-CN"/>
            <w:rPrChange w:id="1290" w:author="随遇而安" w:date="2023-08-11T14:56:22Z">
              <w:rPr>
                <w:rFonts w:hint="eastAsia" w:ascii="仿宋" w:hAnsi="仿宋" w:eastAsia="仿宋" w:cs="仿宋"/>
                <w:b w:val="0"/>
                <w:bCs/>
                <w:color w:val="0070C0"/>
                <w:sz w:val="24"/>
                <w:szCs w:val="24"/>
                <w:lang w:eastAsia="zh-CN"/>
              </w:rPr>
            </w:rPrChange>
          </w:rPr>
          <w:delText>4</w:delText>
        </w:r>
      </w:del>
      <w:ins w:id="1292" w:author="随遇而安" w:date="2024-11-06T09:39:26Z">
        <w:r>
          <w:rPr>
            <w:rFonts w:hint="eastAsia" w:ascii="仿宋" w:hAnsi="仿宋" w:eastAsia="仿宋" w:cs="仿宋"/>
            <w:b w:val="0"/>
            <w:bCs/>
            <w:color w:val="auto"/>
            <w:sz w:val="24"/>
            <w:szCs w:val="24"/>
            <w:lang w:eastAsia="zh-CN"/>
          </w:rPr>
          <w:t>5</w:t>
        </w:r>
      </w:ins>
      <w:r>
        <w:rPr>
          <w:rFonts w:hint="eastAsia" w:ascii="仿宋" w:hAnsi="仿宋" w:eastAsia="仿宋" w:cs="仿宋"/>
          <w:b w:val="0"/>
          <w:bCs/>
          <w:color w:val="auto"/>
          <w:sz w:val="24"/>
          <w:szCs w:val="24"/>
          <w:rPrChange w:id="1293" w:author="随遇而安" w:date="2023-08-11T14:56:22Z">
            <w:rPr>
              <w:rFonts w:hint="eastAsia" w:ascii="仿宋" w:hAnsi="仿宋" w:eastAsia="仿宋" w:cs="仿宋"/>
              <w:b w:val="0"/>
              <w:bCs/>
              <w:color w:val="0070C0"/>
              <w:sz w:val="24"/>
              <w:szCs w:val="24"/>
            </w:rPr>
          </w:rPrChange>
        </w:rPr>
        <w:t>.1.</w:t>
      </w:r>
      <w:r>
        <w:rPr>
          <w:rFonts w:hint="eastAsia" w:ascii="仿宋" w:hAnsi="仿宋" w:eastAsia="仿宋" w:cs="仿宋"/>
          <w:b w:val="0"/>
          <w:bCs/>
          <w:color w:val="auto"/>
          <w:sz w:val="24"/>
          <w:szCs w:val="24"/>
          <w:lang w:val="en-US" w:eastAsia="zh-CN"/>
          <w:rPrChange w:id="1294" w:author="随遇而安" w:date="2023-08-11T14:56:22Z">
            <w:rPr>
              <w:rFonts w:hint="eastAsia" w:ascii="仿宋" w:hAnsi="仿宋" w:eastAsia="仿宋" w:cs="仿宋"/>
              <w:b w:val="0"/>
              <w:bCs/>
              <w:color w:val="0070C0"/>
              <w:sz w:val="24"/>
              <w:szCs w:val="24"/>
              <w:lang w:val="en-US" w:eastAsia="zh-CN"/>
            </w:rPr>
          </w:rPrChange>
        </w:rPr>
        <w:t>3从业人员</w:t>
      </w:r>
    </w:p>
    <w:p w14:paraId="26FB6B51">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295"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lang w:val="en-US" w:eastAsia="zh-CN"/>
          <w:rPrChange w:id="1296" w:author="随遇而安" w:date="2023-08-11T14:56:22Z">
            <w:rPr>
              <w:rFonts w:hint="eastAsia" w:ascii="仿宋" w:hAnsi="仿宋" w:eastAsia="仿宋" w:cs="仿宋"/>
              <w:b w:val="0"/>
              <w:bCs/>
              <w:sz w:val="24"/>
              <w:szCs w:val="24"/>
              <w:lang w:val="en-US" w:eastAsia="zh-CN"/>
            </w:rPr>
          </w:rPrChange>
        </w:rPr>
        <w:t>a.</w:t>
      </w:r>
      <w:r>
        <w:rPr>
          <w:rFonts w:hint="eastAsia" w:ascii="仿宋" w:hAnsi="仿宋" w:eastAsia="仿宋" w:cs="仿宋"/>
          <w:b w:val="0"/>
          <w:bCs/>
          <w:color w:val="auto"/>
          <w:sz w:val="24"/>
          <w:szCs w:val="24"/>
          <w:rPrChange w:id="1297" w:author="随遇而安" w:date="2023-08-11T14:56:22Z">
            <w:rPr>
              <w:rFonts w:hint="eastAsia" w:ascii="仿宋" w:hAnsi="仿宋" w:eastAsia="仿宋" w:cs="仿宋"/>
              <w:b w:val="0"/>
              <w:bCs/>
              <w:sz w:val="24"/>
              <w:szCs w:val="24"/>
            </w:rPr>
          </w:rPrChange>
        </w:rPr>
        <w:t>企业应对从业人员进行安全培训教育和基本功训练，并经考核合格，保证其具备必要的安全生产知识和能力，熟悉有关的安全生产规章制度和安全操作规程，掌握本岗位的安全操作技能。</w:t>
      </w:r>
    </w:p>
    <w:p w14:paraId="622AFEDE">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298"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lang w:val="en-US" w:eastAsia="zh-CN"/>
          <w:rPrChange w:id="1299" w:author="随遇而安" w:date="2023-08-11T14:56:22Z">
            <w:rPr>
              <w:rFonts w:hint="eastAsia" w:ascii="仿宋" w:hAnsi="仿宋" w:eastAsia="仿宋" w:cs="仿宋"/>
              <w:b w:val="0"/>
              <w:bCs/>
              <w:sz w:val="24"/>
              <w:szCs w:val="24"/>
              <w:lang w:val="en-US" w:eastAsia="zh-CN"/>
            </w:rPr>
          </w:rPrChange>
        </w:rPr>
        <w:t>b.</w:t>
      </w:r>
      <w:r>
        <w:rPr>
          <w:rFonts w:hint="eastAsia" w:ascii="仿宋" w:hAnsi="仿宋" w:eastAsia="仿宋" w:cs="仿宋"/>
          <w:b w:val="0"/>
          <w:bCs/>
          <w:color w:val="auto"/>
          <w:sz w:val="24"/>
          <w:szCs w:val="24"/>
          <w:rPrChange w:id="1300" w:author="随遇而安" w:date="2023-08-11T14:56:22Z">
            <w:rPr>
              <w:rFonts w:hint="eastAsia" w:ascii="仿宋" w:hAnsi="仿宋" w:eastAsia="仿宋" w:cs="仿宋"/>
              <w:b w:val="0"/>
              <w:bCs/>
              <w:sz w:val="24"/>
              <w:szCs w:val="24"/>
            </w:rPr>
          </w:rPrChange>
        </w:rPr>
        <w:t>未经安全培训教育的从业人员,或培训考核不合格者,不得上岗。</w:t>
      </w:r>
    </w:p>
    <w:p w14:paraId="1C136D8C">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301"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lang w:val="en-US" w:eastAsia="zh-CN"/>
          <w:rPrChange w:id="1302" w:author="随遇而安" w:date="2023-08-11T14:56:22Z">
            <w:rPr>
              <w:rFonts w:hint="eastAsia" w:ascii="仿宋" w:hAnsi="仿宋" w:eastAsia="仿宋" w:cs="仿宋"/>
              <w:b w:val="0"/>
              <w:bCs/>
              <w:sz w:val="24"/>
              <w:szCs w:val="24"/>
              <w:lang w:val="en-US" w:eastAsia="zh-CN"/>
            </w:rPr>
          </w:rPrChange>
        </w:rPr>
        <w:t>c.</w:t>
      </w:r>
      <w:r>
        <w:rPr>
          <w:rFonts w:hint="eastAsia" w:ascii="仿宋" w:hAnsi="仿宋" w:eastAsia="仿宋" w:cs="仿宋"/>
          <w:b w:val="0"/>
          <w:bCs/>
          <w:color w:val="auto"/>
          <w:sz w:val="24"/>
          <w:szCs w:val="24"/>
          <w:rPrChange w:id="1303" w:author="随遇而安" w:date="2023-08-11T14:56:22Z">
            <w:rPr>
              <w:rFonts w:hint="eastAsia" w:ascii="仿宋" w:hAnsi="仿宋" w:eastAsia="仿宋" w:cs="仿宋"/>
              <w:b w:val="0"/>
              <w:bCs/>
              <w:sz w:val="24"/>
              <w:szCs w:val="24"/>
            </w:rPr>
          </w:rPrChange>
        </w:rPr>
        <w:t>安环品质部负责组织管理人员、员工进行安全生产教育。包括利用安全技术培训、安全知识测验、安全电话教育、讲座、墙报等多种形式开展全员安全教育。</w:t>
      </w:r>
    </w:p>
    <w:p w14:paraId="0937D726">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lang w:val="en-US" w:eastAsia="zh-CN"/>
          <w:rPrChange w:id="1304" w:author="随遇而安" w:date="2023-08-11T14:56:22Z">
            <w:rPr>
              <w:rFonts w:hint="eastAsia" w:ascii="仿宋" w:hAnsi="仿宋" w:eastAsia="仿宋" w:cs="仿宋"/>
              <w:b w:val="0"/>
              <w:bCs/>
              <w:color w:val="FF0000"/>
              <w:sz w:val="24"/>
              <w:szCs w:val="24"/>
              <w:lang w:val="en-US" w:eastAsia="zh-CN"/>
            </w:rPr>
          </w:rPrChange>
        </w:rPr>
      </w:pPr>
      <w:r>
        <w:rPr>
          <w:rFonts w:hint="eastAsia" w:ascii="仿宋" w:hAnsi="仿宋" w:eastAsia="仿宋" w:cs="仿宋"/>
          <w:b w:val="0"/>
          <w:bCs/>
          <w:color w:val="auto"/>
          <w:sz w:val="24"/>
          <w:szCs w:val="24"/>
          <w:lang w:val="en-US" w:eastAsia="zh-CN"/>
          <w:rPrChange w:id="1305" w:author="随遇而安" w:date="2023-08-11T14:56:22Z">
            <w:rPr>
              <w:rFonts w:hint="eastAsia" w:ascii="仿宋" w:hAnsi="仿宋" w:eastAsia="仿宋" w:cs="仿宋"/>
              <w:b w:val="0"/>
              <w:bCs/>
              <w:sz w:val="24"/>
              <w:szCs w:val="24"/>
              <w:lang w:val="en-US" w:eastAsia="zh-CN"/>
            </w:rPr>
          </w:rPrChange>
        </w:rPr>
        <w:t>d.乡镇主管</w:t>
      </w:r>
      <w:r>
        <w:rPr>
          <w:rFonts w:hint="eastAsia" w:ascii="仿宋" w:hAnsi="仿宋" w:eastAsia="仿宋" w:cs="仿宋"/>
          <w:b w:val="0"/>
          <w:bCs/>
          <w:color w:val="auto"/>
          <w:sz w:val="24"/>
          <w:szCs w:val="24"/>
          <w:rPrChange w:id="1306" w:author="随遇而安" w:date="2023-08-11T14:56:22Z">
            <w:rPr>
              <w:rFonts w:hint="eastAsia" w:ascii="仿宋" w:hAnsi="仿宋" w:eastAsia="仿宋" w:cs="仿宋"/>
              <w:b w:val="0"/>
              <w:bCs/>
              <w:sz w:val="24"/>
              <w:szCs w:val="24"/>
            </w:rPr>
          </w:rPrChange>
        </w:rPr>
        <w:t>安全教育由</w:t>
      </w:r>
      <w:r>
        <w:rPr>
          <w:rFonts w:hint="eastAsia" w:ascii="仿宋" w:hAnsi="仿宋" w:eastAsia="仿宋" w:cs="仿宋"/>
          <w:b w:val="0"/>
          <w:bCs/>
          <w:color w:val="auto"/>
          <w:sz w:val="24"/>
          <w:szCs w:val="24"/>
          <w:lang w:val="en-US" w:eastAsia="zh-CN"/>
          <w:rPrChange w:id="1307" w:author="随遇而安" w:date="2023-08-11T14:56:22Z">
            <w:rPr>
              <w:rFonts w:hint="eastAsia" w:ascii="仿宋" w:hAnsi="仿宋" w:eastAsia="仿宋" w:cs="仿宋"/>
              <w:b w:val="0"/>
              <w:bCs/>
              <w:sz w:val="24"/>
              <w:szCs w:val="24"/>
              <w:lang w:val="en-US" w:eastAsia="zh-CN"/>
            </w:rPr>
          </w:rPrChange>
        </w:rPr>
        <w:t>安环品质部</w:t>
      </w:r>
      <w:r>
        <w:rPr>
          <w:rFonts w:hint="eastAsia" w:ascii="仿宋" w:hAnsi="仿宋" w:eastAsia="仿宋" w:cs="仿宋"/>
          <w:b w:val="0"/>
          <w:bCs/>
          <w:color w:val="auto"/>
          <w:sz w:val="24"/>
          <w:szCs w:val="24"/>
          <w:rPrChange w:id="1308" w:author="随遇而安" w:date="2023-08-11T14:56:22Z">
            <w:rPr>
              <w:rFonts w:hint="eastAsia" w:ascii="仿宋" w:hAnsi="仿宋" w:eastAsia="仿宋" w:cs="仿宋"/>
              <w:b w:val="0"/>
              <w:bCs/>
              <w:sz w:val="24"/>
              <w:szCs w:val="24"/>
            </w:rPr>
          </w:rPrChange>
        </w:rPr>
        <w:t>组织，</w:t>
      </w:r>
      <w:r>
        <w:rPr>
          <w:rFonts w:hint="eastAsia" w:ascii="仿宋" w:hAnsi="仿宋" w:eastAsia="仿宋" w:cs="仿宋"/>
          <w:b w:val="0"/>
          <w:bCs/>
          <w:color w:val="auto"/>
          <w:sz w:val="24"/>
          <w:szCs w:val="24"/>
          <w:rPrChange w:id="1309" w:author="随遇而安" w:date="2023-08-11T14:56:22Z">
            <w:rPr>
              <w:rFonts w:hint="eastAsia" w:ascii="仿宋" w:hAnsi="仿宋" w:eastAsia="仿宋" w:cs="仿宋"/>
              <w:b w:val="0"/>
              <w:bCs/>
              <w:color w:val="FF0000"/>
              <w:sz w:val="24"/>
              <w:szCs w:val="24"/>
            </w:rPr>
          </w:rPrChange>
        </w:rPr>
        <w:t>每</w:t>
      </w:r>
      <w:r>
        <w:rPr>
          <w:rFonts w:hint="eastAsia" w:ascii="仿宋" w:hAnsi="仿宋" w:eastAsia="仿宋" w:cs="仿宋"/>
          <w:b w:val="0"/>
          <w:bCs/>
          <w:color w:val="auto"/>
          <w:sz w:val="24"/>
          <w:szCs w:val="24"/>
          <w:lang w:val="en-US" w:eastAsia="zh-CN"/>
          <w:rPrChange w:id="1310" w:author="随遇而安" w:date="2023-08-11T14:56:22Z">
            <w:rPr>
              <w:rFonts w:hint="eastAsia" w:ascii="仿宋" w:hAnsi="仿宋" w:eastAsia="仿宋" w:cs="仿宋"/>
              <w:b w:val="0"/>
              <w:bCs/>
              <w:color w:val="FF0000"/>
              <w:sz w:val="24"/>
              <w:szCs w:val="24"/>
              <w:lang w:val="en-US" w:eastAsia="zh-CN"/>
            </w:rPr>
          </w:rPrChange>
        </w:rPr>
        <w:t>月</w:t>
      </w:r>
      <w:r>
        <w:rPr>
          <w:rFonts w:hint="eastAsia" w:ascii="仿宋" w:hAnsi="仿宋" w:eastAsia="仿宋" w:cs="仿宋"/>
          <w:b w:val="0"/>
          <w:bCs/>
          <w:color w:val="auto"/>
          <w:sz w:val="24"/>
          <w:szCs w:val="24"/>
          <w:rPrChange w:id="1311" w:author="随遇而安" w:date="2023-08-11T14:56:22Z">
            <w:rPr>
              <w:rFonts w:hint="eastAsia" w:ascii="仿宋" w:hAnsi="仿宋" w:eastAsia="仿宋" w:cs="仿宋"/>
              <w:b w:val="0"/>
              <w:bCs/>
              <w:color w:val="FF0000"/>
              <w:sz w:val="24"/>
              <w:szCs w:val="24"/>
            </w:rPr>
          </w:rPrChange>
        </w:rPr>
        <w:t>不少于</w:t>
      </w:r>
      <w:del w:id="1312" w:author="随遇而安" w:date="2023-08-07T17:29:29Z">
        <w:r>
          <w:rPr>
            <w:rFonts w:hint="default" w:ascii="仿宋" w:hAnsi="仿宋" w:eastAsia="仿宋" w:cs="仿宋"/>
            <w:b w:val="0"/>
            <w:bCs/>
            <w:color w:val="auto"/>
            <w:sz w:val="24"/>
            <w:szCs w:val="24"/>
            <w:lang w:val="en-US" w:eastAsia="zh-CN"/>
            <w:rPrChange w:id="1313" w:author="随遇而安" w:date="2023-08-11T14:56:22Z">
              <w:rPr>
                <w:rFonts w:hint="default" w:ascii="仿宋" w:hAnsi="仿宋" w:eastAsia="仿宋" w:cs="仿宋"/>
                <w:b w:val="0"/>
                <w:bCs/>
                <w:color w:val="FF0000"/>
                <w:sz w:val="24"/>
                <w:szCs w:val="24"/>
                <w:lang w:val="en-US" w:eastAsia="zh-CN"/>
              </w:rPr>
            </w:rPrChange>
          </w:rPr>
          <w:delText>2</w:delText>
        </w:r>
      </w:del>
      <w:ins w:id="1314" w:author="随遇而安" w:date="2023-08-07T17:29:29Z">
        <w:r>
          <w:rPr>
            <w:rFonts w:hint="eastAsia" w:ascii="仿宋" w:hAnsi="仿宋" w:eastAsia="仿宋" w:cs="仿宋"/>
            <w:b w:val="0"/>
            <w:bCs/>
            <w:color w:val="auto"/>
            <w:sz w:val="24"/>
            <w:szCs w:val="24"/>
            <w:lang w:val="en-US" w:eastAsia="zh-CN"/>
            <w:rPrChange w:id="1315" w:author="随遇而安" w:date="2023-08-11T14:56:22Z">
              <w:rPr>
                <w:rFonts w:hint="eastAsia" w:ascii="仿宋" w:hAnsi="仿宋" w:eastAsia="仿宋" w:cs="仿宋"/>
                <w:b w:val="0"/>
                <w:bCs/>
                <w:color w:val="FF0000"/>
                <w:sz w:val="24"/>
                <w:szCs w:val="24"/>
                <w:lang w:val="en-US" w:eastAsia="zh-CN"/>
              </w:rPr>
            </w:rPrChange>
          </w:rPr>
          <w:t>1</w:t>
        </w:r>
      </w:ins>
      <w:r>
        <w:rPr>
          <w:rFonts w:hint="eastAsia" w:ascii="仿宋" w:hAnsi="仿宋" w:eastAsia="仿宋" w:cs="仿宋"/>
          <w:b w:val="0"/>
          <w:bCs/>
          <w:color w:val="auto"/>
          <w:sz w:val="24"/>
          <w:szCs w:val="24"/>
          <w:rPrChange w:id="1316" w:author="随遇而安" w:date="2023-08-11T14:56:22Z">
            <w:rPr>
              <w:rFonts w:hint="eastAsia" w:ascii="仿宋" w:hAnsi="仿宋" w:eastAsia="仿宋" w:cs="仿宋"/>
              <w:b w:val="0"/>
              <w:bCs/>
              <w:color w:val="FF0000"/>
              <w:sz w:val="24"/>
              <w:szCs w:val="24"/>
            </w:rPr>
          </w:rPrChange>
        </w:rPr>
        <w:t>次</w:t>
      </w:r>
      <w:r>
        <w:rPr>
          <w:rFonts w:hint="eastAsia" w:ascii="仿宋" w:hAnsi="仿宋" w:eastAsia="仿宋" w:cs="仿宋"/>
          <w:b w:val="0"/>
          <w:bCs/>
          <w:color w:val="auto"/>
          <w:sz w:val="24"/>
          <w:szCs w:val="24"/>
          <w:rPrChange w:id="1317" w:author="随遇而安" w:date="2023-08-11T14:56:22Z">
            <w:rPr>
              <w:rFonts w:hint="eastAsia" w:ascii="仿宋" w:hAnsi="仿宋" w:eastAsia="仿宋" w:cs="仿宋"/>
              <w:b w:val="0"/>
              <w:bCs/>
              <w:sz w:val="24"/>
              <w:szCs w:val="24"/>
            </w:rPr>
          </w:rPrChange>
        </w:rPr>
        <w:t>。</w:t>
      </w:r>
      <w:r>
        <w:rPr>
          <w:rFonts w:hint="eastAsia" w:ascii="仿宋" w:hAnsi="仿宋" w:eastAsia="仿宋" w:cs="仿宋"/>
          <w:b w:val="0"/>
          <w:bCs/>
          <w:color w:val="auto"/>
          <w:sz w:val="24"/>
          <w:szCs w:val="24"/>
          <w:lang w:val="en-US" w:eastAsia="zh-CN"/>
          <w:rPrChange w:id="1318" w:author="随遇而安" w:date="2023-08-11T14:56:22Z">
            <w:rPr>
              <w:rFonts w:hint="eastAsia" w:ascii="仿宋" w:hAnsi="仿宋" w:eastAsia="仿宋" w:cs="仿宋"/>
              <w:b w:val="0"/>
              <w:bCs/>
              <w:sz w:val="24"/>
              <w:szCs w:val="24"/>
              <w:lang w:val="en-US" w:eastAsia="zh-CN"/>
            </w:rPr>
          </w:rPrChange>
        </w:rPr>
        <w:t>乡镇管理员的安全教育由各乡镇主管组织，</w:t>
      </w:r>
      <w:r>
        <w:rPr>
          <w:rFonts w:hint="eastAsia" w:ascii="仿宋" w:hAnsi="仿宋" w:eastAsia="仿宋" w:cs="仿宋"/>
          <w:b w:val="0"/>
          <w:bCs/>
          <w:color w:val="auto"/>
          <w:sz w:val="24"/>
          <w:szCs w:val="24"/>
          <w:lang w:val="en-US" w:eastAsia="zh-CN"/>
          <w:rPrChange w:id="1319" w:author="随遇而安" w:date="2023-08-11T14:56:22Z">
            <w:rPr>
              <w:rFonts w:hint="eastAsia" w:ascii="仿宋" w:hAnsi="仿宋" w:eastAsia="仿宋" w:cs="仿宋"/>
              <w:b w:val="0"/>
              <w:bCs/>
              <w:color w:val="FF0000"/>
              <w:sz w:val="24"/>
              <w:szCs w:val="24"/>
              <w:lang w:val="en-US" w:eastAsia="zh-CN"/>
            </w:rPr>
          </w:rPrChange>
        </w:rPr>
        <w:t>每月不少于</w:t>
      </w:r>
      <w:del w:id="1320" w:author="随遇而安" w:date="2023-08-07T17:29:33Z">
        <w:r>
          <w:rPr>
            <w:rFonts w:hint="default" w:ascii="仿宋" w:hAnsi="仿宋" w:eastAsia="仿宋" w:cs="仿宋"/>
            <w:b w:val="0"/>
            <w:bCs/>
            <w:color w:val="auto"/>
            <w:sz w:val="24"/>
            <w:szCs w:val="24"/>
            <w:lang w:val="en-US" w:eastAsia="zh-CN"/>
            <w:rPrChange w:id="1321" w:author="随遇而安" w:date="2023-08-11T14:56:22Z">
              <w:rPr>
                <w:rFonts w:hint="default" w:ascii="仿宋" w:hAnsi="仿宋" w:eastAsia="仿宋" w:cs="仿宋"/>
                <w:b w:val="0"/>
                <w:bCs/>
                <w:color w:val="FF0000"/>
                <w:sz w:val="24"/>
                <w:szCs w:val="24"/>
                <w:lang w:val="en-US" w:eastAsia="zh-CN"/>
              </w:rPr>
            </w:rPrChange>
          </w:rPr>
          <w:delText>2</w:delText>
        </w:r>
      </w:del>
      <w:ins w:id="1322" w:author="随遇而安" w:date="2023-08-07T17:29:33Z">
        <w:r>
          <w:rPr>
            <w:rFonts w:hint="eastAsia" w:ascii="仿宋" w:hAnsi="仿宋" w:eastAsia="仿宋" w:cs="仿宋"/>
            <w:b w:val="0"/>
            <w:bCs/>
            <w:color w:val="auto"/>
            <w:sz w:val="24"/>
            <w:szCs w:val="24"/>
            <w:lang w:val="en-US" w:eastAsia="zh-CN"/>
            <w:rPrChange w:id="1323" w:author="随遇而安" w:date="2023-08-11T14:56:22Z">
              <w:rPr>
                <w:rFonts w:hint="eastAsia" w:ascii="仿宋" w:hAnsi="仿宋" w:eastAsia="仿宋" w:cs="仿宋"/>
                <w:b w:val="0"/>
                <w:bCs/>
                <w:color w:val="FF0000"/>
                <w:sz w:val="24"/>
                <w:szCs w:val="24"/>
                <w:lang w:val="en-US" w:eastAsia="zh-CN"/>
              </w:rPr>
            </w:rPrChange>
          </w:rPr>
          <w:t>1</w:t>
        </w:r>
      </w:ins>
      <w:r>
        <w:rPr>
          <w:rFonts w:hint="eastAsia" w:ascii="仿宋" w:hAnsi="仿宋" w:eastAsia="仿宋" w:cs="仿宋"/>
          <w:b w:val="0"/>
          <w:bCs/>
          <w:color w:val="auto"/>
          <w:sz w:val="24"/>
          <w:szCs w:val="24"/>
          <w:lang w:val="en-US" w:eastAsia="zh-CN"/>
          <w:rPrChange w:id="1324" w:author="随遇而安" w:date="2023-08-11T14:56:22Z">
            <w:rPr>
              <w:rFonts w:hint="eastAsia" w:ascii="仿宋" w:hAnsi="仿宋" w:eastAsia="仿宋" w:cs="仿宋"/>
              <w:b w:val="0"/>
              <w:bCs/>
              <w:color w:val="FF0000"/>
              <w:sz w:val="24"/>
              <w:szCs w:val="24"/>
              <w:lang w:val="en-US" w:eastAsia="zh-CN"/>
            </w:rPr>
          </w:rPrChange>
        </w:rPr>
        <w:t>次</w:t>
      </w:r>
      <w:r>
        <w:rPr>
          <w:rFonts w:hint="eastAsia" w:ascii="仿宋" w:hAnsi="仿宋" w:eastAsia="仿宋" w:cs="仿宋"/>
          <w:b w:val="0"/>
          <w:bCs/>
          <w:color w:val="auto"/>
          <w:sz w:val="24"/>
          <w:szCs w:val="24"/>
          <w:lang w:val="en-US" w:eastAsia="zh-CN"/>
          <w:rPrChange w:id="1325" w:author="随遇而安" w:date="2023-08-11T14:56:22Z">
            <w:rPr>
              <w:rFonts w:hint="eastAsia" w:ascii="仿宋" w:hAnsi="仿宋" w:eastAsia="仿宋" w:cs="仿宋"/>
              <w:b w:val="0"/>
              <w:bCs/>
              <w:sz w:val="24"/>
              <w:szCs w:val="24"/>
              <w:lang w:val="en-US" w:eastAsia="zh-CN"/>
            </w:rPr>
          </w:rPrChange>
        </w:rPr>
        <w:t>。保洁员的安全教育由乡镇管理员组织，</w:t>
      </w:r>
      <w:r>
        <w:rPr>
          <w:rFonts w:hint="eastAsia" w:ascii="仿宋" w:hAnsi="仿宋" w:eastAsia="仿宋" w:cs="仿宋"/>
          <w:b w:val="0"/>
          <w:bCs/>
          <w:color w:val="auto"/>
          <w:sz w:val="24"/>
          <w:szCs w:val="24"/>
          <w:lang w:val="en-US" w:eastAsia="zh-CN"/>
          <w:rPrChange w:id="1326" w:author="随遇而安" w:date="2023-08-11T14:56:22Z">
            <w:rPr>
              <w:rFonts w:hint="eastAsia" w:ascii="仿宋" w:hAnsi="仿宋" w:eastAsia="仿宋" w:cs="仿宋"/>
              <w:b w:val="0"/>
              <w:bCs/>
              <w:color w:val="FF0000"/>
              <w:sz w:val="24"/>
              <w:szCs w:val="24"/>
              <w:lang w:val="en-US" w:eastAsia="zh-CN"/>
            </w:rPr>
          </w:rPrChange>
        </w:rPr>
        <w:t>每</w:t>
      </w:r>
      <w:del w:id="1327" w:author="随遇而安" w:date="2023-08-07T17:29:46Z">
        <w:r>
          <w:rPr>
            <w:rFonts w:hint="default" w:ascii="仿宋" w:hAnsi="仿宋" w:eastAsia="仿宋" w:cs="仿宋"/>
            <w:b w:val="0"/>
            <w:bCs/>
            <w:color w:val="auto"/>
            <w:sz w:val="24"/>
            <w:szCs w:val="24"/>
            <w:lang w:val="en-US" w:eastAsia="zh-CN"/>
            <w:rPrChange w:id="1328" w:author="随遇而安" w:date="2023-08-11T14:56:22Z">
              <w:rPr>
                <w:rFonts w:hint="default" w:ascii="仿宋" w:hAnsi="仿宋" w:eastAsia="仿宋" w:cs="仿宋"/>
                <w:b w:val="0"/>
                <w:bCs/>
                <w:color w:val="FF0000"/>
                <w:sz w:val="24"/>
                <w:szCs w:val="24"/>
                <w:lang w:val="en-US" w:eastAsia="zh-CN"/>
              </w:rPr>
            </w:rPrChange>
          </w:rPr>
          <w:delText>周</w:delText>
        </w:r>
      </w:del>
      <w:ins w:id="1329" w:author="随遇而安" w:date="2023-08-07T17:29:47Z">
        <w:r>
          <w:rPr>
            <w:rFonts w:hint="eastAsia" w:ascii="仿宋" w:hAnsi="仿宋" w:eastAsia="仿宋" w:cs="仿宋"/>
            <w:b w:val="0"/>
            <w:bCs/>
            <w:color w:val="auto"/>
            <w:sz w:val="24"/>
            <w:szCs w:val="24"/>
            <w:lang w:val="en-US" w:eastAsia="zh-CN"/>
            <w:rPrChange w:id="1330" w:author="随遇而安" w:date="2023-08-11T14:56:22Z">
              <w:rPr>
                <w:rFonts w:hint="eastAsia" w:ascii="仿宋" w:hAnsi="仿宋" w:eastAsia="仿宋" w:cs="仿宋"/>
                <w:b w:val="0"/>
                <w:bCs/>
                <w:color w:val="FF0000"/>
                <w:sz w:val="24"/>
                <w:szCs w:val="24"/>
                <w:lang w:val="en-US" w:eastAsia="zh-CN"/>
              </w:rPr>
            </w:rPrChange>
          </w:rPr>
          <w:t>月</w:t>
        </w:r>
      </w:ins>
      <w:r>
        <w:rPr>
          <w:rFonts w:hint="eastAsia" w:ascii="仿宋" w:hAnsi="仿宋" w:eastAsia="仿宋" w:cs="仿宋"/>
          <w:b w:val="0"/>
          <w:bCs/>
          <w:color w:val="auto"/>
          <w:sz w:val="24"/>
          <w:szCs w:val="24"/>
          <w:lang w:val="en-US" w:eastAsia="zh-CN"/>
          <w:rPrChange w:id="1331" w:author="随遇而安" w:date="2023-08-11T14:56:22Z">
            <w:rPr>
              <w:rFonts w:hint="eastAsia" w:ascii="仿宋" w:hAnsi="仿宋" w:eastAsia="仿宋" w:cs="仿宋"/>
              <w:b w:val="0"/>
              <w:bCs/>
              <w:color w:val="FF0000"/>
              <w:sz w:val="24"/>
              <w:szCs w:val="24"/>
              <w:lang w:val="en-US" w:eastAsia="zh-CN"/>
            </w:rPr>
          </w:rPrChange>
        </w:rPr>
        <w:t>不少于</w:t>
      </w:r>
      <w:del w:id="1332" w:author="随遇而安" w:date="2023-08-07T17:29:49Z">
        <w:r>
          <w:rPr>
            <w:rFonts w:hint="default" w:ascii="仿宋" w:hAnsi="仿宋" w:eastAsia="仿宋" w:cs="仿宋"/>
            <w:b w:val="0"/>
            <w:bCs/>
            <w:color w:val="auto"/>
            <w:sz w:val="24"/>
            <w:szCs w:val="24"/>
            <w:lang w:val="en-US" w:eastAsia="zh-CN"/>
            <w:rPrChange w:id="1333" w:author="随遇而安" w:date="2023-08-11T14:56:22Z">
              <w:rPr>
                <w:rFonts w:hint="default" w:ascii="仿宋" w:hAnsi="仿宋" w:eastAsia="仿宋" w:cs="仿宋"/>
                <w:b w:val="0"/>
                <w:bCs/>
                <w:color w:val="FF0000"/>
                <w:sz w:val="24"/>
                <w:szCs w:val="24"/>
                <w:lang w:val="en-US" w:eastAsia="zh-CN"/>
              </w:rPr>
            </w:rPrChange>
          </w:rPr>
          <w:delText>2</w:delText>
        </w:r>
      </w:del>
      <w:ins w:id="1334" w:author="随遇而安" w:date="2023-08-07T17:29:49Z">
        <w:r>
          <w:rPr>
            <w:rFonts w:hint="eastAsia" w:ascii="仿宋" w:hAnsi="仿宋" w:eastAsia="仿宋" w:cs="仿宋"/>
            <w:b w:val="0"/>
            <w:bCs/>
            <w:color w:val="auto"/>
            <w:sz w:val="24"/>
            <w:szCs w:val="24"/>
            <w:lang w:val="en-US" w:eastAsia="zh-CN"/>
            <w:rPrChange w:id="1335" w:author="随遇而安" w:date="2023-08-11T14:56:22Z">
              <w:rPr>
                <w:rFonts w:hint="eastAsia" w:ascii="仿宋" w:hAnsi="仿宋" w:eastAsia="仿宋" w:cs="仿宋"/>
                <w:b w:val="0"/>
                <w:bCs/>
                <w:color w:val="FF0000"/>
                <w:sz w:val="24"/>
                <w:szCs w:val="24"/>
                <w:lang w:val="en-US" w:eastAsia="zh-CN"/>
              </w:rPr>
            </w:rPrChange>
          </w:rPr>
          <w:t>1</w:t>
        </w:r>
      </w:ins>
      <w:r>
        <w:rPr>
          <w:rFonts w:hint="eastAsia" w:ascii="仿宋" w:hAnsi="仿宋" w:eastAsia="仿宋" w:cs="仿宋"/>
          <w:b w:val="0"/>
          <w:bCs/>
          <w:color w:val="auto"/>
          <w:sz w:val="24"/>
          <w:szCs w:val="24"/>
          <w:lang w:val="en-US" w:eastAsia="zh-CN"/>
          <w:rPrChange w:id="1336" w:author="随遇而安" w:date="2023-08-11T14:56:22Z">
            <w:rPr>
              <w:rFonts w:hint="eastAsia" w:ascii="仿宋" w:hAnsi="仿宋" w:eastAsia="仿宋" w:cs="仿宋"/>
              <w:b w:val="0"/>
              <w:bCs/>
              <w:color w:val="FF0000"/>
              <w:sz w:val="24"/>
              <w:szCs w:val="24"/>
              <w:lang w:val="en-US" w:eastAsia="zh-CN"/>
            </w:rPr>
          </w:rPrChange>
        </w:rPr>
        <w:t>次。</w:t>
      </w:r>
      <w:r>
        <w:rPr>
          <w:rFonts w:hint="eastAsia" w:ascii="仿宋" w:hAnsi="仿宋" w:eastAsia="仿宋" w:cs="仿宋"/>
          <w:b w:val="0"/>
          <w:bCs/>
          <w:color w:val="auto"/>
          <w:sz w:val="24"/>
          <w:szCs w:val="24"/>
          <w:lang w:val="en-US" w:eastAsia="zh-CN"/>
          <w:rPrChange w:id="1337" w:author="随遇而安" w:date="2023-08-11T14:56:22Z">
            <w:rPr>
              <w:rFonts w:hint="eastAsia" w:ascii="仿宋" w:hAnsi="仿宋" w:eastAsia="仿宋" w:cs="仿宋"/>
              <w:b w:val="0"/>
              <w:bCs/>
              <w:sz w:val="24"/>
              <w:szCs w:val="24"/>
              <w:lang w:val="en-US" w:eastAsia="zh-CN"/>
            </w:rPr>
          </w:rPrChange>
        </w:rPr>
        <w:t>驾驶员的安全教育由机械作业中心负责人组织，</w:t>
      </w:r>
      <w:r>
        <w:rPr>
          <w:rFonts w:hint="eastAsia" w:ascii="仿宋" w:hAnsi="仿宋" w:eastAsia="仿宋" w:cs="仿宋"/>
          <w:b w:val="0"/>
          <w:bCs/>
          <w:color w:val="auto"/>
          <w:sz w:val="24"/>
          <w:szCs w:val="24"/>
          <w:lang w:val="en-US" w:eastAsia="zh-CN"/>
          <w:rPrChange w:id="1338" w:author="随遇而安" w:date="2023-08-11T14:56:22Z">
            <w:rPr>
              <w:rFonts w:hint="eastAsia" w:ascii="仿宋" w:hAnsi="仿宋" w:eastAsia="仿宋" w:cs="仿宋"/>
              <w:b w:val="0"/>
              <w:bCs/>
              <w:color w:val="FF0000"/>
              <w:sz w:val="24"/>
              <w:szCs w:val="24"/>
              <w:lang w:val="en-US" w:eastAsia="zh-CN"/>
            </w:rPr>
          </w:rPrChange>
        </w:rPr>
        <w:t>每月不少于1次</w:t>
      </w:r>
      <w:r>
        <w:rPr>
          <w:rFonts w:hint="eastAsia" w:ascii="仿宋" w:hAnsi="仿宋" w:eastAsia="仿宋" w:cs="仿宋"/>
          <w:b w:val="0"/>
          <w:bCs/>
          <w:color w:val="auto"/>
          <w:sz w:val="24"/>
          <w:szCs w:val="24"/>
          <w:lang w:val="en-US" w:eastAsia="zh-CN"/>
          <w:rPrChange w:id="1339" w:author="随遇而安" w:date="2023-08-11T14:56:22Z">
            <w:rPr>
              <w:rFonts w:hint="eastAsia" w:ascii="仿宋" w:hAnsi="仿宋" w:eastAsia="仿宋" w:cs="仿宋"/>
              <w:b w:val="0"/>
              <w:bCs/>
              <w:sz w:val="24"/>
              <w:szCs w:val="24"/>
              <w:lang w:val="en-US" w:eastAsia="zh-CN"/>
            </w:rPr>
          </w:rPrChange>
        </w:rPr>
        <w:t>。转运站操作工的安全教育由转运站作业中心负责人组织，</w:t>
      </w:r>
      <w:r>
        <w:rPr>
          <w:rFonts w:hint="eastAsia" w:ascii="仿宋" w:hAnsi="仿宋" w:eastAsia="仿宋" w:cs="仿宋"/>
          <w:b w:val="0"/>
          <w:bCs/>
          <w:color w:val="auto"/>
          <w:sz w:val="24"/>
          <w:szCs w:val="24"/>
          <w:lang w:val="en-US" w:eastAsia="zh-CN"/>
          <w:rPrChange w:id="1340" w:author="随遇而安" w:date="2023-08-11T14:56:22Z">
            <w:rPr>
              <w:rFonts w:hint="eastAsia" w:ascii="仿宋" w:hAnsi="仿宋" w:eastAsia="仿宋" w:cs="仿宋"/>
              <w:b w:val="0"/>
              <w:bCs/>
              <w:color w:val="FF0000"/>
              <w:sz w:val="24"/>
              <w:szCs w:val="24"/>
              <w:lang w:val="en-US" w:eastAsia="zh-CN"/>
            </w:rPr>
          </w:rPrChange>
        </w:rPr>
        <w:t>每月不少于1次。</w:t>
      </w:r>
    </w:p>
    <w:p w14:paraId="4A029A67">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default" w:ascii="仿宋" w:hAnsi="仿宋" w:eastAsia="仿宋" w:cs="仿宋"/>
          <w:b w:val="0"/>
          <w:bCs/>
          <w:color w:val="auto"/>
          <w:sz w:val="24"/>
          <w:szCs w:val="24"/>
          <w:lang w:val="en-US" w:eastAsia="zh-CN"/>
        </w:rPr>
      </w:pPr>
      <w:r>
        <w:rPr>
          <w:rFonts w:hint="eastAsia" w:ascii="仿宋" w:hAnsi="仿宋" w:eastAsia="仿宋" w:cs="仿宋"/>
          <w:b w:val="0"/>
          <w:bCs/>
          <w:color w:val="auto"/>
          <w:sz w:val="24"/>
          <w:szCs w:val="24"/>
          <w:lang w:val="en-US" w:eastAsia="zh-CN"/>
        </w:rPr>
        <w:t>e.所属区域内的人员，安全教育培训每月覆盖一次。</w:t>
      </w:r>
    </w:p>
    <w:p w14:paraId="7AF792E5">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lang w:val="en-US" w:eastAsia="zh-CN"/>
          <w:rPrChange w:id="1341" w:author="随遇而安" w:date="2023-08-11T14:56:22Z">
            <w:rPr>
              <w:rFonts w:hint="eastAsia" w:ascii="仿宋" w:hAnsi="仿宋" w:eastAsia="仿宋" w:cs="仿宋"/>
              <w:b w:val="0"/>
              <w:bCs/>
              <w:color w:val="0070C0"/>
              <w:sz w:val="24"/>
              <w:szCs w:val="24"/>
              <w:lang w:val="en-US" w:eastAsia="zh-CN"/>
            </w:rPr>
          </w:rPrChange>
        </w:rPr>
      </w:pPr>
      <w:del w:id="1342" w:author="随遇而安" w:date="2024-11-06T09:39:33Z">
        <w:r>
          <w:rPr>
            <w:rFonts w:hint="default" w:ascii="仿宋" w:hAnsi="仿宋" w:eastAsia="仿宋" w:cs="仿宋"/>
            <w:b w:val="0"/>
            <w:bCs/>
            <w:color w:val="auto"/>
            <w:sz w:val="24"/>
            <w:szCs w:val="24"/>
            <w:lang w:val="en-US" w:eastAsia="zh-CN"/>
            <w:rPrChange w:id="1343" w:author="随遇而安" w:date="2023-08-11T14:56:22Z">
              <w:rPr>
                <w:rFonts w:hint="eastAsia" w:ascii="仿宋" w:hAnsi="仿宋" w:eastAsia="仿宋" w:cs="仿宋"/>
                <w:b w:val="0"/>
                <w:bCs/>
                <w:color w:val="0070C0"/>
                <w:sz w:val="24"/>
                <w:szCs w:val="24"/>
                <w:lang w:val="en-US" w:eastAsia="zh-CN"/>
              </w:rPr>
            </w:rPrChange>
          </w:rPr>
          <w:delText>4</w:delText>
        </w:r>
      </w:del>
      <w:ins w:id="1345" w:author="随遇而安" w:date="2024-11-06T09:39:33Z">
        <w:r>
          <w:rPr>
            <w:rFonts w:hint="eastAsia" w:ascii="仿宋" w:hAnsi="仿宋" w:eastAsia="仿宋" w:cs="仿宋"/>
            <w:b w:val="0"/>
            <w:bCs/>
            <w:color w:val="auto"/>
            <w:sz w:val="24"/>
            <w:szCs w:val="24"/>
            <w:lang w:val="en-US" w:eastAsia="zh-CN"/>
          </w:rPr>
          <w:t>5</w:t>
        </w:r>
      </w:ins>
      <w:r>
        <w:rPr>
          <w:rFonts w:hint="eastAsia" w:ascii="仿宋" w:hAnsi="仿宋" w:eastAsia="仿宋" w:cs="仿宋"/>
          <w:b w:val="0"/>
          <w:bCs/>
          <w:color w:val="auto"/>
          <w:sz w:val="24"/>
          <w:szCs w:val="24"/>
          <w:lang w:val="en-US" w:eastAsia="zh-CN"/>
          <w:rPrChange w:id="1346" w:author="随遇而安" w:date="2023-08-11T14:56:22Z">
            <w:rPr>
              <w:rFonts w:hint="eastAsia" w:ascii="仿宋" w:hAnsi="仿宋" w:eastAsia="仿宋" w:cs="仿宋"/>
              <w:b w:val="0"/>
              <w:bCs/>
              <w:color w:val="0070C0"/>
              <w:sz w:val="24"/>
              <w:szCs w:val="24"/>
              <w:lang w:val="en-US" w:eastAsia="zh-CN"/>
            </w:rPr>
          </w:rPrChange>
        </w:rPr>
        <w:t>.1.4特种作业及特种设备作业人员</w:t>
      </w:r>
    </w:p>
    <w:p w14:paraId="11BFB77B">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
      </w:pPr>
      <w:r>
        <w:rPr>
          <w:rFonts w:hint="eastAsia" w:ascii="仿宋" w:hAnsi="仿宋" w:eastAsia="仿宋" w:cs="仿宋"/>
          <w:b w:val="0"/>
          <w:bCs/>
          <w:color w:val="auto"/>
          <w:sz w:val="24"/>
          <w:szCs w:val="24"/>
        </w:rPr>
        <w:t>a.特种作业人员，包括电工、焊接与热切割作业等必须按照国家有关法律、法规的规定接受专门的安全培训，经考核合格，取得特种作业操作资格证书方可上岗。</w:t>
      </w:r>
    </w:p>
    <w:p w14:paraId="58DDBCB4">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
      </w:pPr>
      <w:r>
        <w:rPr>
          <w:rFonts w:hint="eastAsia" w:ascii="仿宋" w:hAnsi="仿宋" w:eastAsia="仿宋" w:cs="仿宋"/>
          <w:b w:val="0"/>
          <w:bCs/>
          <w:color w:val="auto"/>
          <w:sz w:val="24"/>
          <w:szCs w:val="24"/>
        </w:rPr>
        <w:t>b.特种设备作业的人员必须经过培训考核合格取得《特种设备作业人员证》，具体取证人员参照《特种设备作业人员资格认定分类与项目》规定。</w:t>
      </w:r>
    </w:p>
    <w:p w14:paraId="33F0435F">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
      </w:pPr>
      <w:r>
        <w:rPr>
          <w:rFonts w:hint="eastAsia" w:ascii="仿宋" w:hAnsi="仿宋" w:eastAsia="仿宋" w:cs="仿宋"/>
          <w:b w:val="0"/>
          <w:bCs/>
          <w:color w:val="auto"/>
          <w:sz w:val="24"/>
          <w:szCs w:val="24"/>
        </w:rPr>
        <w:t>c.特种作业操作证应按照要求进行复审(每3年复审1次)，作业人员参加复审教育，及时更换资格证书。</w:t>
      </w:r>
    </w:p>
    <w:p w14:paraId="67AC2C03">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
      </w:pPr>
      <w:r>
        <w:rPr>
          <w:rFonts w:hint="eastAsia" w:ascii="仿宋" w:hAnsi="仿宋" w:eastAsia="仿宋" w:cs="仿宋"/>
          <w:b w:val="0"/>
          <w:bCs/>
          <w:color w:val="auto"/>
          <w:sz w:val="24"/>
          <w:szCs w:val="24"/>
        </w:rPr>
        <w:t>d.项目公司特种作业人员教育培训管理归口部门为</w:t>
      </w:r>
      <w:r>
        <w:rPr>
          <w:rFonts w:hint="eastAsia" w:ascii="仿宋" w:hAnsi="仿宋" w:eastAsia="仿宋" w:cs="仿宋"/>
          <w:b w:val="0"/>
          <w:bCs/>
          <w:color w:val="auto"/>
          <w:sz w:val="24"/>
          <w:szCs w:val="24"/>
          <w:lang w:val="en-US" w:eastAsia="zh-CN"/>
        </w:rPr>
        <w:t>安环品质部</w:t>
      </w:r>
      <w:r>
        <w:rPr>
          <w:rFonts w:hint="eastAsia" w:ascii="仿宋" w:hAnsi="仿宋" w:eastAsia="仿宋" w:cs="仿宋"/>
          <w:b w:val="0"/>
          <w:bCs/>
          <w:color w:val="auto"/>
          <w:sz w:val="24"/>
          <w:szCs w:val="24"/>
        </w:rPr>
        <w:t>，应在入职时对其证件有效性进行核验，并督促其进行复审教育和证件延期办理。</w:t>
      </w:r>
    </w:p>
    <w:p w14:paraId="25CC0BE4">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347" w:author="随遇而安" w:date="2023-08-11T14:56:22Z">
            <w:rPr>
              <w:rFonts w:hint="eastAsia" w:ascii="仿宋" w:hAnsi="仿宋" w:eastAsia="仿宋" w:cs="仿宋"/>
              <w:b w:val="0"/>
              <w:bCs/>
              <w:color w:val="0070C0"/>
              <w:sz w:val="24"/>
              <w:szCs w:val="24"/>
            </w:rPr>
          </w:rPrChange>
        </w:rPr>
      </w:pPr>
      <w:del w:id="1348" w:author="随遇而安" w:date="2024-11-06T09:39:35Z">
        <w:r>
          <w:rPr>
            <w:rFonts w:hint="default" w:ascii="仿宋" w:hAnsi="仿宋" w:eastAsia="仿宋" w:cs="仿宋"/>
            <w:b w:val="0"/>
            <w:bCs/>
            <w:color w:val="auto"/>
            <w:sz w:val="24"/>
            <w:szCs w:val="24"/>
            <w:lang w:eastAsia="zh-CN"/>
            <w:rPrChange w:id="1349" w:author="随遇而安" w:date="2023-08-11T14:56:22Z">
              <w:rPr>
                <w:rFonts w:hint="eastAsia" w:ascii="仿宋" w:hAnsi="仿宋" w:eastAsia="仿宋" w:cs="仿宋"/>
                <w:b w:val="0"/>
                <w:bCs/>
                <w:color w:val="0070C0"/>
                <w:sz w:val="24"/>
                <w:szCs w:val="24"/>
                <w:lang w:eastAsia="zh-CN"/>
              </w:rPr>
            </w:rPrChange>
          </w:rPr>
          <w:delText>4</w:delText>
        </w:r>
      </w:del>
      <w:ins w:id="1351" w:author="随遇而安" w:date="2024-11-06T09:39:35Z">
        <w:r>
          <w:rPr>
            <w:rFonts w:hint="eastAsia" w:ascii="仿宋" w:hAnsi="仿宋" w:eastAsia="仿宋" w:cs="仿宋"/>
            <w:b w:val="0"/>
            <w:bCs/>
            <w:color w:val="auto"/>
            <w:sz w:val="24"/>
            <w:szCs w:val="24"/>
            <w:lang w:eastAsia="zh-CN"/>
          </w:rPr>
          <w:t>5</w:t>
        </w:r>
      </w:ins>
      <w:r>
        <w:rPr>
          <w:rFonts w:hint="eastAsia" w:ascii="仿宋" w:hAnsi="仿宋" w:eastAsia="仿宋" w:cs="仿宋"/>
          <w:b w:val="0"/>
          <w:bCs/>
          <w:color w:val="auto"/>
          <w:sz w:val="24"/>
          <w:szCs w:val="24"/>
          <w:rPrChange w:id="1352" w:author="随遇而安" w:date="2023-08-11T14:56:22Z">
            <w:rPr>
              <w:rFonts w:hint="eastAsia" w:ascii="仿宋" w:hAnsi="仿宋" w:eastAsia="仿宋" w:cs="仿宋"/>
              <w:b w:val="0"/>
              <w:bCs/>
              <w:color w:val="0070C0"/>
              <w:sz w:val="24"/>
              <w:szCs w:val="24"/>
            </w:rPr>
          </w:rPrChange>
        </w:rPr>
        <w:t>.1.</w:t>
      </w:r>
      <w:r>
        <w:rPr>
          <w:rFonts w:hint="eastAsia" w:ascii="仿宋" w:hAnsi="仿宋" w:eastAsia="仿宋" w:cs="仿宋"/>
          <w:b w:val="0"/>
          <w:bCs/>
          <w:color w:val="auto"/>
          <w:sz w:val="24"/>
          <w:szCs w:val="24"/>
          <w:lang w:val="en-US" w:eastAsia="zh-CN"/>
          <w:rPrChange w:id="1353" w:author="随遇而安" w:date="2023-08-11T14:56:22Z">
            <w:rPr>
              <w:rFonts w:hint="eastAsia" w:ascii="仿宋" w:hAnsi="仿宋" w:eastAsia="仿宋" w:cs="仿宋"/>
              <w:b w:val="0"/>
              <w:bCs/>
              <w:color w:val="0070C0"/>
              <w:sz w:val="24"/>
              <w:szCs w:val="24"/>
              <w:lang w:val="en-US" w:eastAsia="zh-CN"/>
            </w:rPr>
          </w:rPrChange>
        </w:rPr>
        <w:t>5</w:t>
      </w:r>
      <w:r>
        <w:rPr>
          <w:rFonts w:hint="eastAsia" w:ascii="仿宋" w:hAnsi="仿宋" w:eastAsia="仿宋" w:cs="仿宋"/>
          <w:b w:val="0"/>
          <w:bCs/>
          <w:color w:val="auto"/>
          <w:sz w:val="24"/>
          <w:szCs w:val="24"/>
          <w:rPrChange w:id="1354" w:author="随遇而安" w:date="2023-08-11T14:56:22Z">
            <w:rPr>
              <w:rFonts w:hint="eastAsia" w:ascii="仿宋" w:hAnsi="仿宋" w:eastAsia="仿宋" w:cs="仿宋"/>
              <w:b w:val="0"/>
              <w:bCs/>
              <w:color w:val="0070C0"/>
              <w:sz w:val="24"/>
              <w:szCs w:val="24"/>
            </w:rPr>
          </w:rPrChange>
        </w:rPr>
        <w:t>“四新”教育</w:t>
      </w:r>
    </w:p>
    <w:p w14:paraId="584014B0">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355"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rPrChange w:id="1356" w:author="随遇而安" w:date="2023-08-11T14:56:22Z">
            <w:rPr>
              <w:rFonts w:hint="eastAsia" w:ascii="仿宋" w:hAnsi="仿宋" w:eastAsia="仿宋" w:cs="仿宋"/>
              <w:b w:val="0"/>
              <w:bCs/>
              <w:sz w:val="24"/>
              <w:szCs w:val="24"/>
            </w:rPr>
          </w:rPrChange>
        </w:rPr>
        <w:t>采用新工艺、新技术、新材料或者使用新设备时，应当由项目公司业务主管部门组织有关从业人员重新进行有针对性的安全培训，培训合格后方可上岗操作，</w:t>
      </w:r>
      <w:r>
        <w:rPr>
          <w:rFonts w:hint="eastAsia" w:ascii="仿宋" w:hAnsi="仿宋" w:eastAsia="仿宋" w:cs="仿宋"/>
          <w:b w:val="0"/>
          <w:bCs/>
          <w:color w:val="auto"/>
          <w:sz w:val="24"/>
          <w:szCs w:val="24"/>
          <w:lang w:val="en-US" w:eastAsia="zh-CN"/>
          <w:rPrChange w:id="1357" w:author="随遇而安" w:date="2023-08-11T14:56:22Z">
            <w:rPr>
              <w:rFonts w:hint="eastAsia" w:ascii="仿宋" w:hAnsi="仿宋" w:eastAsia="仿宋" w:cs="仿宋"/>
              <w:b w:val="0"/>
              <w:bCs/>
              <w:sz w:val="24"/>
              <w:szCs w:val="24"/>
              <w:lang w:val="en-US" w:eastAsia="zh-CN"/>
            </w:rPr>
          </w:rPrChange>
        </w:rPr>
        <w:t>安环品质部</w:t>
      </w:r>
      <w:r>
        <w:rPr>
          <w:rFonts w:hint="eastAsia" w:ascii="仿宋" w:hAnsi="仿宋" w:eastAsia="仿宋" w:cs="仿宋"/>
          <w:b w:val="0"/>
          <w:bCs/>
          <w:color w:val="auto"/>
          <w:sz w:val="24"/>
          <w:szCs w:val="24"/>
          <w:rPrChange w:id="1358" w:author="随遇而安" w:date="2023-08-11T14:56:22Z">
            <w:rPr>
              <w:rFonts w:hint="eastAsia" w:ascii="仿宋" w:hAnsi="仿宋" w:eastAsia="仿宋" w:cs="仿宋"/>
              <w:b w:val="0"/>
              <w:bCs/>
              <w:sz w:val="24"/>
              <w:szCs w:val="24"/>
            </w:rPr>
          </w:rPrChange>
        </w:rPr>
        <w:t>应对“四新”教育开展进行监督。</w:t>
      </w:r>
    </w:p>
    <w:p w14:paraId="5561266F">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lang w:val="en-US" w:eastAsia="zh-CN"/>
          <w:rPrChange w:id="1359" w:author="随遇而安" w:date="2023-08-11T14:56:22Z">
            <w:rPr>
              <w:rFonts w:hint="eastAsia" w:ascii="仿宋" w:hAnsi="仿宋" w:eastAsia="仿宋" w:cs="仿宋"/>
              <w:b w:val="0"/>
              <w:bCs/>
              <w:color w:val="0070C0"/>
              <w:sz w:val="24"/>
              <w:szCs w:val="24"/>
              <w:lang w:val="en-US" w:eastAsia="zh-CN"/>
            </w:rPr>
          </w:rPrChange>
        </w:rPr>
      </w:pPr>
      <w:del w:id="1360" w:author="随遇而安" w:date="2024-11-06T09:39:38Z">
        <w:r>
          <w:rPr>
            <w:rFonts w:hint="default" w:ascii="仿宋" w:hAnsi="仿宋" w:eastAsia="仿宋" w:cs="仿宋"/>
            <w:b w:val="0"/>
            <w:bCs/>
            <w:color w:val="auto"/>
            <w:sz w:val="24"/>
            <w:szCs w:val="24"/>
            <w:lang w:val="en-US" w:eastAsia="zh-CN"/>
            <w:rPrChange w:id="1361" w:author="随遇而安" w:date="2023-08-11T14:56:22Z">
              <w:rPr>
                <w:rFonts w:hint="eastAsia" w:ascii="仿宋" w:hAnsi="仿宋" w:eastAsia="仿宋" w:cs="仿宋"/>
                <w:b w:val="0"/>
                <w:bCs/>
                <w:color w:val="0070C0"/>
                <w:sz w:val="24"/>
                <w:szCs w:val="24"/>
                <w:lang w:val="en-US" w:eastAsia="zh-CN"/>
              </w:rPr>
            </w:rPrChange>
          </w:rPr>
          <w:delText>4</w:delText>
        </w:r>
      </w:del>
      <w:ins w:id="1363" w:author="随遇而安" w:date="2024-11-06T09:39:38Z">
        <w:r>
          <w:rPr>
            <w:rFonts w:hint="eastAsia" w:ascii="仿宋" w:hAnsi="仿宋" w:eastAsia="仿宋" w:cs="仿宋"/>
            <w:b w:val="0"/>
            <w:bCs/>
            <w:color w:val="auto"/>
            <w:sz w:val="24"/>
            <w:szCs w:val="24"/>
            <w:lang w:val="en-US" w:eastAsia="zh-CN"/>
          </w:rPr>
          <w:t>5</w:t>
        </w:r>
      </w:ins>
      <w:r>
        <w:rPr>
          <w:rFonts w:hint="eastAsia" w:ascii="仿宋" w:hAnsi="仿宋" w:eastAsia="仿宋" w:cs="仿宋"/>
          <w:b w:val="0"/>
          <w:bCs/>
          <w:color w:val="auto"/>
          <w:sz w:val="24"/>
          <w:szCs w:val="24"/>
          <w:lang w:val="en-US" w:eastAsia="zh-CN"/>
          <w:rPrChange w:id="1364" w:author="随遇而安" w:date="2023-08-11T14:56:22Z">
            <w:rPr>
              <w:rFonts w:hint="eastAsia" w:ascii="仿宋" w:hAnsi="仿宋" w:eastAsia="仿宋" w:cs="仿宋"/>
              <w:b w:val="0"/>
              <w:bCs/>
              <w:color w:val="0070C0"/>
              <w:sz w:val="24"/>
              <w:szCs w:val="24"/>
              <w:lang w:val="en-US" w:eastAsia="zh-CN"/>
            </w:rPr>
          </w:rPrChange>
        </w:rPr>
        <w:t>.1.6驾驶人员</w:t>
      </w:r>
    </w:p>
    <w:p w14:paraId="4CC781DF">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365"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rPrChange w:id="1366" w:author="随遇而安" w:date="2023-08-11T14:56:22Z">
            <w:rPr>
              <w:rFonts w:hint="eastAsia" w:ascii="仿宋" w:hAnsi="仿宋" w:eastAsia="仿宋" w:cs="仿宋"/>
              <w:b w:val="0"/>
              <w:bCs/>
              <w:sz w:val="24"/>
              <w:szCs w:val="24"/>
            </w:rPr>
          </w:rPrChange>
        </w:rPr>
        <w:t>a.</w:t>
      </w:r>
      <w:r>
        <w:rPr>
          <w:rFonts w:hint="eastAsia" w:ascii="仿宋" w:hAnsi="仿宋" w:eastAsia="仿宋" w:cs="仿宋"/>
          <w:b w:val="0"/>
          <w:bCs/>
          <w:color w:val="auto"/>
          <w:sz w:val="24"/>
          <w:szCs w:val="24"/>
          <w:lang w:val="en-US" w:eastAsia="zh-CN"/>
          <w:rPrChange w:id="1367" w:author="随遇而安" w:date="2023-08-11T14:56:22Z">
            <w:rPr>
              <w:rFonts w:hint="eastAsia" w:ascii="仿宋" w:hAnsi="仿宋" w:eastAsia="仿宋" w:cs="仿宋"/>
              <w:b w:val="0"/>
              <w:bCs/>
              <w:sz w:val="24"/>
              <w:szCs w:val="24"/>
              <w:lang w:val="en-US" w:eastAsia="zh-CN"/>
            </w:rPr>
          </w:rPrChange>
        </w:rPr>
        <w:t>机械作业中心负责人及安环品质部负责人</w:t>
      </w:r>
      <w:r>
        <w:rPr>
          <w:rFonts w:hint="eastAsia" w:ascii="仿宋" w:hAnsi="仿宋" w:eastAsia="仿宋" w:cs="仿宋"/>
          <w:b w:val="0"/>
          <w:bCs/>
          <w:color w:val="auto"/>
          <w:sz w:val="24"/>
          <w:szCs w:val="24"/>
          <w:rPrChange w:id="1368" w:author="随遇而安" w:date="2023-08-11T14:56:22Z">
            <w:rPr>
              <w:rFonts w:hint="eastAsia" w:ascii="仿宋" w:hAnsi="仿宋" w:eastAsia="仿宋" w:cs="仿宋"/>
              <w:b w:val="0"/>
              <w:bCs/>
              <w:sz w:val="24"/>
              <w:szCs w:val="24"/>
            </w:rPr>
          </w:rPrChange>
        </w:rPr>
        <w:t>应对新入职的各类型作业车辆(含电瓶车)驾驶人员应进行驾驶技能实操考核，驾驶员必须充分熟悉环卫作业车辆的简易构造原理及各部件的功能，并能正常操作，未经考核合格不得进入实习期。</w:t>
      </w:r>
    </w:p>
    <w:p w14:paraId="577572CA">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369"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rPrChange w:id="1370" w:author="随遇而安" w:date="2023-08-11T14:56:22Z">
            <w:rPr>
              <w:rFonts w:hint="eastAsia" w:ascii="仿宋" w:hAnsi="仿宋" w:eastAsia="仿宋" w:cs="仿宋"/>
              <w:b w:val="0"/>
              <w:bCs/>
              <w:sz w:val="24"/>
              <w:szCs w:val="24"/>
            </w:rPr>
          </w:rPrChange>
        </w:rPr>
        <w:t>b.作业车辆驾驶人员考评要求见《北控城市资源集团环卫事业部道路交通安全管理制度》。</w:t>
      </w:r>
    </w:p>
    <w:p w14:paraId="1E008FE6">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371"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lang w:val="en-US" w:eastAsia="zh-CN"/>
          <w:rPrChange w:id="1372" w:author="随遇而安" w:date="2023-08-11T14:56:22Z">
            <w:rPr>
              <w:rFonts w:hint="eastAsia" w:ascii="仿宋" w:hAnsi="仿宋" w:eastAsia="仿宋" w:cs="仿宋"/>
              <w:b w:val="0"/>
              <w:bCs/>
              <w:sz w:val="24"/>
              <w:szCs w:val="24"/>
              <w:lang w:val="en-US" w:eastAsia="zh-CN"/>
            </w:rPr>
          </w:rPrChange>
        </w:rPr>
        <w:t>c.</w:t>
      </w:r>
      <w:r>
        <w:rPr>
          <w:rFonts w:hint="eastAsia" w:ascii="仿宋" w:hAnsi="仿宋" w:eastAsia="仿宋" w:cs="仿宋"/>
          <w:b w:val="0"/>
          <w:bCs/>
          <w:color w:val="auto"/>
          <w:sz w:val="24"/>
          <w:szCs w:val="24"/>
          <w:rPrChange w:id="1373" w:author="随遇而安" w:date="2023-08-11T14:56:22Z">
            <w:rPr>
              <w:rFonts w:hint="eastAsia" w:ascii="仿宋" w:hAnsi="仿宋" w:eastAsia="仿宋" w:cs="仿宋"/>
              <w:b w:val="0"/>
              <w:bCs/>
              <w:sz w:val="24"/>
              <w:szCs w:val="24"/>
            </w:rPr>
          </w:rPrChange>
        </w:rPr>
        <w:t>作业车辆驾驶人员实操培训课时不少于24学时。</w:t>
      </w:r>
    </w:p>
    <w:p w14:paraId="21B6B928">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374" w:author="随遇而安" w:date="2023-08-11T14:56:22Z">
            <w:rPr>
              <w:rFonts w:hint="eastAsia" w:ascii="仿宋" w:hAnsi="仿宋" w:eastAsia="仿宋" w:cs="仿宋"/>
              <w:b w:val="0"/>
              <w:bCs/>
              <w:color w:val="0070C0"/>
              <w:sz w:val="24"/>
              <w:szCs w:val="24"/>
            </w:rPr>
          </w:rPrChange>
        </w:rPr>
      </w:pPr>
      <w:del w:id="1375" w:author="随遇而安" w:date="2024-11-06T09:39:42Z">
        <w:r>
          <w:rPr>
            <w:rFonts w:hint="default" w:ascii="仿宋" w:hAnsi="仿宋" w:eastAsia="仿宋" w:cs="仿宋"/>
            <w:b w:val="0"/>
            <w:bCs/>
            <w:color w:val="auto"/>
            <w:sz w:val="24"/>
            <w:szCs w:val="24"/>
            <w:lang w:eastAsia="zh-CN"/>
            <w:rPrChange w:id="1376" w:author="随遇而安" w:date="2023-08-11T14:56:22Z">
              <w:rPr>
                <w:rFonts w:hint="eastAsia" w:ascii="仿宋" w:hAnsi="仿宋" w:eastAsia="仿宋" w:cs="仿宋"/>
                <w:b w:val="0"/>
                <w:bCs/>
                <w:color w:val="0070C0"/>
                <w:sz w:val="24"/>
                <w:szCs w:val="24"/>
                <w:lang w:eastAsia="zh-CN"/>
              </w:rPr>
            </w:rPrChange>
          </w:rPr>
          <w:delText>4</w:delText>
        </w:r>
      </w:del>
      <w:ins w:id="1378" w:author="随遇而安" w:date="2024-11-06T09:39:42Z">
        <w:r>
          <w:rPr>
            <w:rFonts w:hint="eastAsia" w:ascii="仿宋" w:hAnsi="仿宋" w:eastAsia="仿宋" w:cs="仿宋"/>
            <w:b w:val="0"/>
            <w:bCs/>
            <w:color w:val="auto"/>
            <w:sz w:val="24"/>
            <w:szCs w:val="24"/>
            <w:lang w:eastAsia="zh-CN"/>
          </w:rPr>
          <w:t>5</w:t>
        </w:r>
      </w:ins>
      <w:r>
        <w:rPr>
          <w:rFonts w:hint="eastAsia" w:ascii="仿宋" w:hAnsi="仿宋" w:eastAsia="仿宋" w:cs="仿宋"/>
          <w:b w:val="0"/>
          <w:bCs/>
          <w:color w:val="auto"/>
          <w:sz w:val="24"/>
          <w:szCs w:val="24"/>
          <w:rPrChange w:id="1379" w:author="随遇而安" w:date="2023-08-11T14:56:22Z">
            <w:rPr>
              <w:rFonts w:hint="eastAsia" w:ascii="仿宋" w:hAnsi="仿宋" w:eastAsia="仿宋" w:cs="仿宋"/>
              <w:b w:val="0"/>
              <w:bCs/>
              <w:color w:val="0070C0"/>
              <w:sz w:val="24"/>
              <w:szCs w:val="24"/>
            </w:rPr>
          </w:rPrChange>
        </w:rPr>
        <w:t>.1.</w:t>
      </w:r>
      <w:r>
        <w:rPr>
          <w:rFonts w:hint="eastAsia" w:ascii="仿宋" w:hAnsi="仿宋" w:eastAsia="仿宋" w:cs="仿宋"/>
          <w:b w:val="0"/>
          <w:bCs/>
          <w:color w:val="auto"/>
          <w:sz w:val="24"/>
          <w:szCs w:val="24"/>
          <w:lang w:val="en-US" w:eastAsia="zh-CN"/>
          <w:rPrChange w:id="1380" w:author="随遇而安" w:date="2023-08-11T14:56:22Z">
            <w:rPr>
              <w:rFonts w:hint="eastAsia" w:ascii="仿宋" w:hAnsi="仿宋" w:eastAsia="仿宋" w:cs="仿宋"/>
              <w:b w:val="0"/>
              <w:bCs/>
              <w:color w:val="0070C0"/>
              <w:sz w:val="24"/>
              <w:szCs w:val="24"/>
              <w:lang w:val="en-US" w:eastAsia="zh-CN"/>
            </w:rPr>
          </w:rPrChange>
        </w:rPr>
        <w:t>7</w:t>
      </w:r>
      <w:r>
        <w:rPr>
          <w:rFonts w:hint="eastAsia" w:ascii="仿宋" w:hAnsi="仿宋" w:eastAsia="仿宋" w:cs="仿宋"/>
          <w:b w:val="0"/>
          <w:bCs/>
          <w:color w:val="auto"/>
          <w:sz w:val="24"/>
          <w:szCs w:val="24"/>
          <w:rPrChange w:id="1381" w:author="随遇而安" w:date="2023-08-11T14:56:22Z">
            <w:rPr>
              <w:rFonts w:hint="eastAsia" w:ascii="仿宋" w:hAnsi="仿宋" w:eastAsia="仿宋" w:cs="仿宋"/>
              <w:b w:val="0"/>
              <w:bCs/>
              <w:color w:val="0070C0"/>
              <w:sz w:val="24"/>
              <w:szCs w:val="24"/>
            </w:rPr>
          </w:rPrChange>
        </w:rPr>
        <w:t>其他人员</w:t>
      </w:r>
    </w:p>
    <w:p w14:paraId="46C85B7B">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
      </w:pPr>
      <w:r>
        <w:rPr>
          <w:rFonts w:hint="eastAsia" w:ascii="仿宋" w:hAnsi="仿宋" w:eastAsia="仿宋" w:cs="仿宋"/>
          <w:b w:val="0"/>
          <w:bCs/>
          <w:color w:val="auto"/>
          <w:sz w:val="24"/>
          <w:szCs w:val="24"/>
          <w:lang w:val="en-US" w:eastAsia="zh-CN"/>
        </w:rPr>
        <w:t>a.</w:t>
      </w:r>
      <w:r>
        <w:rPr>
          <w:rFonts w:hint="eastAsia" w:ascii="仿宋" w:hAnsi="仿宋" w:eastAsia="仿宋" w:cs="仿宋"/>
          <w:b w:val="0"/>
          <w:bCs/>
          <w:color w:val="auto"/>
          <w:sz w:val="24"/>
          <w:szCs w:val="24"/>
        </w:rPr>
        <w:t>对相关方外来人员进公司前必须接受公司级安全教育，安全教育由接收和使用部门负责。教育内容：本公司的生产特点、从事工作的性质、有关安全制度、典型事故案例及预防措施等；并在工作中指派专人负责检查，督促遵守各项安全制度。</w:t>
      </w:r>
    </w:p>
    <w:p w14:paraId="6535FD78">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
      </w:pPr>
      <w:r>
        <w:rPr>
          <w:rFonts w:hint="eastAsia" w:ascii="仿宋" w:hAnsi="仿宋" w:eastAsia="仿宋" w:cs="仿宋"/>
          <w:b w:val="0"/>
          <w:bCs/>
          <w:color w:val="auto"/>
          <w:sz w:val="24"/>
          <w:szCs w:val="24"/>
          <w:lang w:val="en-US" w:eastAsia="zh-CN"/>
        </w:rPr>
        <w:t>b.</w:t>
      </w:r>
      <w:r>
        <w:rPr>
          <w:rFonts w:hint="eastAsia" w:ascii="仿宋" w:hAnsi="仿宋" w:eastAsia="仿宋" w:cs="仿宋"/>
          <w:b w:val="0"/>
          <w:bCs/>
          <w:color w:val="auto"/>
          <w:sz w:val="24"/>
          <w:szCs w:val="24"/>
        </w:rPr>
        <w:t>外单位进入公司的施工人员的安全教育分别由承办部门负责，施工前与对方单位签订安全协议，明确安全责任，并知会及征得所在部门同意后，始得进入部门施工；进入公司后应严格遵守公司的各项安全制度，不得违反，承办部门和外包单位负责人应经常检查督促，并对安全生产负全责。</w:t>
      </w:r>
    </w:p>
    <w:p w14:paraId="6A2D0B42">
      <w:pPr>
        <w:numPr>
          <w:ilvl w:val="0"/>
          <w:numId w:val="1"/>
        </w:numPr>
        <w:tabs>
          <w:tab w:val="left" w:pos="838"/>
          <w:tab w:val="clear" w:pos="660"/>
        </w:tabs>
        <w:spacing w:after="120" w:line="360" w:lineRule="auto"/>
        <w:ind w:left="1153" w:right="153" w:hanging="1064"/>
        <w:outlineLvl w:val="0"/>
        <w:rPr>
          <w:rFonts w:hint="eastAsia" w:ascii="宋体" w:eastAsia="宋体"/>
          <w:b/>
          <w:color w:val="auto"/>
          <w:sz w:val="24"/>
          <w:lang w:eastAsia="zh-CN"/>
          <w:rPrChange w:id="1382" w:author="随遇而安" w:date="2023-08-11T14:56:22Z">
            <w:rPr>
              <w:rFonts w:hint="eastAsia" w:ascii="宋体" w:eastAsia="宋体"/>
              <w:b/>
              <w:sz w:val="24"/>
              <w:lang w:eastAsia="zh-CN"/>
            </w:rPr>
          </w:rPrChange>
        </w:rPr>
      </w:pPr>
      <w:bookmarkStart w:id="12" w:name="_Toc12578"/>
      <w:bookmarkStart w:id="13" w:name="_Toc1646"/>
      <w:bookmarkStart w:id="14" w:name="_Toc14039"/>
      <w:r>
        <w:rPr>
          <w:rFonts w:hint="eastAsia" w:ascii="宋体" w:eastAsia="宋体"/>
          <w:b/>
          <w:color w:val="auto"/>
          <w:sz w:val="24"/>
          <w:lang w:eastAsia="zh-CN"/>
          <w:rPrChange w:id="1383" w:author="随遇而安" w:date="2023-08-11T14:56:22Z">
            <w:rPr>
              <w:rFonts w:hint="eastAsia" w:ascii="宋体" w:eastAsia="宋体"/>
              <w:b/>
              <w:sz w:val="24"/>
              <w:lang w:eastAsia="zh-CN"/>
            </w:rPr>
          </w:rPrChange>
        </w:rPr>
        <w:t>安全教育内容</w:t>
      </w:r>
      <w:bookmarkEnd w:id="12"/>
      <w:bookmarkEnd w:id="13"/>
      <w:bookmarkEnd w:id="14"/>
    </w:p>
    <w:p w14:paraId="2ABF1687">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384" w:author="随遇而安" w:date="2023-08-11T14:56:22Z">
            <w:rPr>
              <w:rFonts w:hint="eastAsia" w:ascii="仿宋" w:hAnsi="仿宋" w:eastAsia="仿宋" w:cs="仿宋"/>
              <w:b w:val="0"/>
              <w:bCs/>
              <w:sz w:val="24"/>
              <w:szCs w:val="24"/>
            </w:rPr>
          </w:rPrChange>
        </w:rPr>
      </w:pPr>
      <w:del w:id="1385" w:author="随遇而安" w:date="2024-11-06T09:39:46Z">
        <w:r>
          <w:rPr>
            <w:rFonts w:hint="default" w:ascii="仿宋" w:hAnsi="仿宋" w:eastAsia="仿宋" w:cs="仿宋"/>
            <w:b w:val="0"/>
            <w:bCs/>
            <w:color w:val="auto"/>
            <w:sz w:val="24"/>
            <w:szCs w:val="24"/>
            <w:rPrChange w:id="1386" w:author="随遇而安" w:date="2023-08-11T14:56:22Z">
              <w:rPr>
                <w:rFonts w:hint="eastAsia" w:ascii="仿宋" w:hAnsi="仿宋" w:eastAsia="仿宋" w:cs="仿宋"/>
                <w:b w:val="0"/>
                <w:bCs/>
                <w:sz w:val="24"/>
                <w:szCs w:val="24"/>
              </w:rPr>
            </w:rPrChange>
          </w:rPr>
          <w:delText>4</w:delText>
        </w:r>
      </w:del>
      <w:ins w:id="1388" w:author="随遇而安" w:date="2024-11-06T09:39:46Z">
        <w:r>
          <w:rPr>
            <w:rFonts w:hint="eastAsia" w:ascii="仿宋" w:hAnsi="仿宋" w:eastAsia="仿宋" w:cs="仿宋"/>
            <w:b w:val="0"/>
            <w:bCs/>
            <w:color w:val="auto"/>
            <w:sz w:val="24"/>
            <w:szCs w:val="24"/>
            <w:lang w:eastAsia="zh-CN"/>
          </w:rPr>
          <w:t>6</w:t>
        </w:r>
      </w:ins>
      <w:r>
        <w:rPr>
          <w:rFonts w:hint="eastAsia" w:ascii="仿宋" w:hAnsi="仿宋" w:eastAsia="仿宋" w:cs="仿宋"/>
          <w:b w:val="0"/>
          <w:bCs/>
          <w:color w:val="auto"/>
          <w:sz w:val="24"/>
          <w:szCs w:val="24"/>
          <w:rPrChange w:id="1389" w:author="随遇而安" w:date="2023-08-11T14:56:22Z">
            <w:rPr>
              <w:rFonts w:hint="eastAsia" w:ascii="仿宋" w:hAnsi="仿宋" w:eastAsia="仿宋" w:cs="仿宋"/>
              <w:b w:val="0"/>
              <w:bCs/>
              <w:sz w:val="24"/>
              <w:szCs w:val="24"/>
            </w:rPr>
          </w:rPrChange>
        </w:rPr>
        <w:t>.1政策教育:使员工学习、掌握国家有关安全生产的法律、法规。</w:t>
      </w:r>
    </w:p>
    <w:p w14:paraId="7F60E50A">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390" w:author="随遇而安" w:date="2023-08-11T14:56:22Z">
            <w:rPr>
              <w:rFonts w:hint="eastAsia" w:ascii="仿宋" w:hAnsi="仿宋" w:eastAsia="仿宋" w:cs="仿宋"/>
              <w:b w:val="0"/>
              <w:bCs/>
              <w:sz w:val="24"/>
              <w:szCs w:val="24"/>
            </w:rPr>
          </w:rPrChange>
        </w:rPr>
      </w:pPr>
      <w:del w:id="1391" w:author="随遇而安" w:date="2024-11-06T09:39:48Z">
        <w:r>
          <w:rPr>
            <w:rFonts w:hint="default" w:ascii="仿宋" w:hAnsi="仿宋" w:eastAsia="仿宋" w:cs="仿宋"/>
            <w:b w:val="0"/>
            <w:bCs/>
            <w:color w:val="auto"/>
            <w:sz w:val="24"/>
            <w:szCs w:val="24"/>
            <w:rPrChange w:id="1392" w:author="随遇而安" w:date="2023-08-11T14:56:22Z">
              <w:rPr>
                <w:rFonts w:hint="eastAsia" w:ascii="仿宋" w:hAnsi="仿宋" w:eastAsia="仿宋" w:cs="仿宋"/>
                <w:b w:val="0"/>
                <w:bCs/>
                <w:sz w:val="24"/>
                <w:szCs w:val="24"/>
              </w:rPr>
            </w:rPrChange>
          </w:rPr>
          <w:delText>4</w:delText>
        </w:r>
      </w:del>
      <w:ins w:id="1394" w:author="随遇而安" w:date="2024-11-06T09:39:48Z">
        <w:r>
          <w:rPr>
            <w:rFonts w:hint="eastAsia" w:ascii="仿宋" w:hAnsi="仿宋" w:eastAsia="仿宋" w:cs="仿宋"/>
            <w:b w:val="0"/>
            <w:bCs/>
            <w:color w:val="auto"/>
            <w:sz w:val="24"/>
            <w:szCs w:val="24"/>
            <w:lang w:eastAsia="zh-CN"/>
          </w:rPr>
          <w:t>6</w:t>
        </w:r>
      </w:ins>
      <w:r>
        <w:rPr>
          <w:rFonts w:hint="eastAsia" w:ascii="仿宋" w:hAnsi="仿宋" w:eastAsia="仿宋" w:cs="仿宋"/>
          <w:b w:val="0"/>
          <w:bCs/>
          <w:color w:val="auto"/>
          <w:sz w:val="24"/>
          <w:szCs w:val="24"/>
          <w:rPrChange w:id="1395" w:author="随遇而安" w:date="2023-08-11T14:56:22Z">
            <w:rPr>
              <w:rFonts w:hint="eastAsia" w:ascii="仿宋" w:hAnsi="仿宋" w:eastAsia="仿宋" w:cs="仿宋"/>
              <w:b w:val="0"/>
              <w:bCs/>
              <w:sz w:val="24"/>
              <w:szCs w:val="24"/>
            </w:rPr>
          </w:rPrChange>
        </w:rPr>
        <w:t>.2法制教育:使员工树立牢固的法制观念。</w:t>
      </w:r>
    </w:p>
    <w:p w14:paraId="37EE6F8B">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396" w:author="随遇而安" w:date="2023-08-11T14:56:22Z">
            <w:rPr>
              <w:rFonts w:hint="eastAsia" w:ascii="仿宋" w:hAnsi="仿宋" w:eastAsia="仿宋" w:cs="仿宋"/>
              <w:b w:val="0"/>
              <w:bCs/>
              <w:sz w:val="24"/>
              <w:szCs w:val="24"/>
            </w:rPr>
          </w:rPrChange>
        </w:rPr>
      </w:pPr>
      <w:del w:id="1397" w:author="随遇而安" w:date="2024-11-06T09:39:49Z">
        <w:r>
          <w:rPr>
            <w:rFonts w:hint="default" w:ascii="仿宋" w:hAnsi="仿宋" w:eastAsia="仿宋" w:cs="仿宋"/>
            <w:b w:val="0"/>
            <w:bCs/>
            <w:color w:val="auto"/>
            <w:sz w:val="24"/>
            <w:szCs w:val="24"/>
            <w:rPrChange w:id="1398" w:author="随遇而安" w:date="2023-08-11T14:56:22Z">
              <w:rPr>
                <w:rFonts w:hint="eastAsia" w:ascii="仿宋" w:hAnsi="仿宋" w:eastAsia="仿宋" w:cs="仿宋"/>
                <w:b w:val="0"/>
                <w:bCs/>
                <w:sz w:val="24"/>
                <w:szCs w:val="24"/>
              </w:rPr>
            </w:rPrChange>
          </w:rPr>
          <w:delText>4</w:delText>
        </w:r>
      </w:del>
      <w:ins w:id="1400" w:author="随遇而安" w:date="2024-11-06T09:39:49Z">
        <w:r>
          <w:rPr>
            <w:rFonts w:hint="eastAsia" w:ascii="仿宋" w:hAnsi="仿宋" w:eastAsia="仿宋" w:cs="仿宋"/>
            <w:b w:val="0"/>
            <w:bCs/>
            <w:color w:val="auto"/>
            <w:sz w:val="24"/>
            <w:szCs w:val="24"/>
            <w:lang w:eastAsia="zh-CN"/>
          </w:rPr>
          <w:t>6</w:t>
        </w:r>
      </w:ins>
      <w:r>
        <w:rPr>
          <w:rFonts w:hint="eastAsia" w:ascii="仿宋" w:hAnsi="仿宋" w:eastAsia="仿宋" w:cs="仿宋"/>
          <w:b w:val="0"/>
          <w:bCs/>
          <w:color w:val="auto"/>
          <w:sz w:val="24"/>
          <w:szCs w:val="24"/>
          <w:rPrChange w:id="1401" w:author="随遇而安" w:date="2023-08-11T14:56:22Z">
            <w:rPr>
              <w:rFonts w:hint="eastAsia" w:ascii="仿宋" w:hAnsi="仿宋" w:eastAsia="仿宋" w:cs="仿宋"/>
              <w:b w:val="0"/>
              <w:bCs/>
              <w:sz w:val="24"/>
              <w:szCs w:val="24"/>
            </w:rPr>
          </w:rPrChange>
        </w:rPr>
        <w:t>.3纪律教育:培养员工遵章守纪的自觉性，做到不违章作业，不违章指挥，不违反劳动纪律。</w:t>
      </w:r>
    </w:p>
    <w:p w14:paraId="79F71101">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402" w:author="随遇而安" w:date="2023-08-11T14:56:22Z">
            <w:rPr>
              <w:rFonts w:hint="eastAsia" w:ascii="仿宋" w:hAnsi="仿宋" w:eastAsia="仿宋" w:cs="仿宋"/>
              <w:b w:val="0"/>
              <w:bCs/>
              <w:sz w:val="24"/>
              <w:szCs w:val="24"/>
            </w:rPr>
          </w:rPrChange>
        </w:rPr>
      </w:pPr>
      <w:del w:id="1403" w:author="随遇而安" w:date="2024-11-06T09:39:50Z">
        <w:r>
          <w:rPr>
            <w:rFonts w:hint="default" w:ascii="仿宋" w:hAnsi="仿宋" w:eastAsia="仿宋" w:cs="仿宋"/>
            <w:b w:val="0"/>
            <w:bCs/>
            <w:color w:val="auto"/>
            <w:sz w:val="24"/>
            <w:szCs w:val="24"/>
            <w:rPrChange w:id="1404" w:author="随遇而安" w:date="2023-08-11T14:56:22Z">
              <w:rPr>
                <w:rFonts w:hint="eastAsia" w:ascii="仿宋" w:hAnsi="仿宋" w:eastAsia="仿宋" w:cs="仿宋"/>
                <w:b w:val="0"/>
                <w:bCs/>
                <w:sz w:val="24"/>
                <w:szCs w:val="24"/>
              </w:rPr>
            </w:rPrChange>
          </w:rPr>
          <w:delText>4</w:delText>
        </w:r>
      </w:del>
      <w:ins w:id="1406" w:author="随遇而安" w:date="2024-11-06T09:39:50Z">
        <w:r>
          <w:rPr>
            <w:rFonts w:hint="eastAsia" w:ascii="仿宋" w:hAnsi="仿宋" w:eastAsia="仿宋" w:cs="仿宋"/>
            <w:b w:val="0"/>
            <w:bCs/>
            <w:color w:val="auto"/>
            <w:sz w:val="24"/>
            <w:szCs w:val="24"/>
            <w:lang w:eastAsia="zh-CN"/>
          </w:rPr>
          <w:t>6</w:t>
        </w:r>
      </w:ins>
      <w:r>
        <w:rPr>
          <w:rFonts w:hint="eastAsia" w:ascii="仿宋" w:hAnsi="仿宋" w:eastAsia="仿宋" w:cs="仿宋"/>
          <w:b w:val="0"/>
          <w:bCs/>
          <w:color w:val="auto"/>
          <w:sz w:val="24"/>
          <w:szCs w:val="24"/>
          <w:rPrChange w:id="1407" w:author="随遇而安" w:date="2023-08-11T14:56:22Z">
            <w:rPr>
              <w:rFonts w:hint="eastAsia" w:ascii="仿宋" w:hAnsi="仿宋" w:eastAsia="仿宋" w:cs="仿宋"/>
              <w:b w:val="0"/>
              <w:bCs/>
              <w:sz w:val="24"/>
              <w:szCs w:val="24"/>
            </w:rPr>
          </w:rPrChange>
        </w:rPr>
        <w:t>.4知识教育:通过安全知识和各工种专业安全知识教育，提高员工的安全素质。</w:t>
      </w:r>
    </w:p>
    <w:p w14:paraId="0ADEE5D5">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408" w:author="随遇而安" w:date="2023-08-11T14:56:22Z">
            <w:rPr>
              <w:rFonts w:hint="eastAsia" w:ascii="仿宋" w:hAnsi="仿宋" w:eastAsia="仿宋" w:cs="仿宋"/>
              <w:b w:val="0"/>
              <w:bCs/>
              <w:sz w:val="24"/>
              <w:szCs w:val="24"/>
            </w:rPr>
          </w:rPrChange>
        </w:rPr>
      </w:pPr>
      <w:del w:id="1409" w:author="随遇而安" w:date="2024-11-06T09:39:51Z">
        <w:r>
          <w:rPr>
            <w:rFonts w:hint="default" w:ascii="仿宋" w:hAnsi="仿宋" w:eastAsia="仿宋" w:cs="仿宋"/>
            <w:b w:val="0"/>
            <w:bCs/>
            <w:color w:val="auto"/>
            <w:sz w:val="24"/>
            <w:szCs w:val="24"/>
            <w:rPrChange w:id="1410" w:author="随遇而安" w:date="2023-08-11T14:56:22Z">
              <w:rPr>
                <w:rFonts w:hint="eastAsia" w:ascii="仿宋" w:hAnsi="仿宋" w:eastAsia="仿宋" w:cs="仿宋"/>
                <w:b w:val="0"/>
                <w:bCs/>
                <w:sz w:val="24"/>
                <w:szCs w:val="24"/>
              </w:rPr>
            </w:rPrChange>
          </w:rPr>
          <w:delText>4</w:delText>
        </w:r>
      </w:del>
      <w:ins w:id="1412" w:author="随遇而安" w:date="2024-11-06T09:39:51Z">
        <w:r>
          <w:rPr>
            <w:rFonts w:hint="eastAsia" w:ascii="仿宋" w:hAnsi="仿宋" w:eastAsia="仿宋" w:cs="仿宋"/>
            <w:b w:val="0"/>
            <w:bCs/>
            <w:color w:val="auto"/>
            <w:sz w:val="24"/>
            <w:szCs w:val="24"/>
            <w:lang w:eastAsia="zh-CN"/>
          </w:rPr>
          <w:t>6</w:t>
        </w:r>
      </w:ins>
      <w:r>
        <w:rPr>
          <w:rFonts w:hint="eastAsia" w:ascii="仿宋" w:hAnsi="仿宋" w:eastAsia="仿宋" w:cs="仿宋"/>
          <w:b w:val="0"/>
          <w:bCs/>
          <w:color w:val="auto"/>
          <w:sz w:val="24"/>
          <w:szCs w:val="24"/>
          <w:rPrChange w:id="1413" w:author="随遇而安" w:date="2023-08-11T14:56:22Z">
            <w:rPr>
              <w:rFonts w:hint="eastAsia" w:ascii="仿宋" w:hAnsi="仿宋" w:eastAsia="仿宋" w:cs="仿宋"/>
              <w:b w:val="0"/>
              <w:bCs/>
              <w:sz w:val="24"/>
              <w:szCs w:val="24"/>
            </w:rPr>
          </w:rPrChange>
        </w:rPr>
        <w:t>.5典型教育:利用正反方面的典型事例，教育职工引以为戒，做到警钟长鸣，防患于未然。</w:t>
      </w:r>
    </w:p>
    <w:p w14:paraId="12CE9A6A">
      <w:pPr>
        <w:numPr>
          <w:ilvl w:val="0"/>
          <w:numId w:val="1"/>
        </w:numPr>
        <w:tabs>
          <w:tab w:val="left" w:pos="838"/>
          <w:tab w:val="clear" w:pos="660"/>
        </w:tabs>
        <w:spacing w:after="120" w:line="360" w:lineRule="auto"/>
        <w:ind w:left="1153" w:right="153" w:hanging="1064"/>
        <w:outlineLvl w:val="0"/>
        <w:rPr>
          <w:rFonts w:hint="eastAsia" w:ascii="宋体" w:eastAsia="宋体"/>
          <w:b/>
          <w:color w:val="auto"/>
          <w:sz w:val="24"/>
          <w:lang w:val="en-US" w:eastAsia="zh-CN"/>
          <w:rPrChange w:id="1414" w:author="随遇而安" w:date="2023-08-11T14:56:22Z">
            <w:rPr>
              <w:rFonts w:hint="eastAsia" w:ascii="宋体" w:eastAsia="宋体"/>
              <w:b/>
              <w:sz w:val="24"/>
              <w:lang w:val="en-US" w:eastAsia="zh-CN"/>
            </w:rPr>
          </w:rPrChange>
        </w:rPr>
      </w:pPr>
      <w:bookmarkStart w:id="15" w:name="_Toc27429"/>
      <w:bookmarkStart w:id="16" w:name="_Toc14723"/>
      <w:bookmarkStart w:id="17" w:name="_Toc15393"/>
      <w:r>
        <w:rPr>
          <w:rFonts w:hint="eastAsia" w:ascii="宋体" w:eastAsia="宋体"/>
          <w:b/>
          <w:color w:val="auto"/>
          <w:sz w:val="24"/>
          <w:lang w:val="en-US" w:eastAsia="zh-CN"/>
          <w:rPrChange w:id="1415" w:author="随遇而安" w:date="2023-08-11T14:56:22Z">
            <w:rPr>
              <w:rFonts w:hint="eastAsia" w:ascii="宋体" w:eastAsia="宋体"/>
              <w:b/>
              <w:sz w:val="24"/>
              <w:lang w:val="en-US" w:eastAsia="zh-CN"/>
            </w:rPr>
          </w:rPrChange>
        </w:rPr>
        <w:t>效果评估</w:t>
      </w:r>
      <w:bookmarkEnd w:id="15"/>
      <w:bookmarkEnd w:id="16"/>
      <w:bookmarkEnd w:id="17"/>
    </w:p>
    <w:p w14:paraId="68234707">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416" w:author="随遇而安" w:date="2023-08-11T14:56:22Z">
            <w:rPr>
              <w:rFonts w:hint="eastAsia" w:ascii="仿宋" w:hAnsi="仿宋" w:eastAsia="仿宋" w:cs="仿宋"/>
              <w:b w:val="0"/>
              <w:bCs/>
              <w:sz w:val="24"/>
              <w:szCs w:val="24"/>
            </w:rPr>
          </w:rPrChange>
        </w:rPr>
      </w:pPr>
      <w:del w:id="1417" w:author="随遇而安" w:date="2024-11-06T09:39:55Z">
        <w:r>
          <w:rPr>
            <w:rFonts w:hint="default" w:ascii="仿宋" w:hAnsi="仿宋" w:eastAsia="仿宋" w:cs="仿宋"/>
            <w:b w:val="0"/>
            <w:bCs/>
            <w:color w:val="auto"/>
            <w:sz w:val="24"/>
            <w:szCs w:val="24"/>
            <w:rPrChange w:id="1418" w:author="随遇而安" w:date="2023-08-11T14:56:22Z">
              <w:rPr>
                <w:rFonts w:hint="eastAsia" w:ascii="仿宋" w:hAnsi="仿宋" w:eastAsia="仿宋" w:cs="仿宋"/>
                <w:b w:val="0"/>
                <w:bCs/>
                <w:sz w:val="24"/>
                <w:szCs w:val="24"/>
              </w:rPr>
            </w:rPrChange>
          </w:rPr>
          <w:delText>6</w:delText>
        </w:r>
      </w:del>
      <w:ins w:id="1420" w:author="随遇而安" w:date="2024-11-06T09:39:55Z">
        <w:r>
          <w:rPr>
            <w:rFonts w:hint="eastAsia" w:ascii="仿宋" w:hAnsi="仿宋" w:eastAsia="仿宋" w:cs="仿宋"/>
            <w:b w:val="0"/>
            <w:bCs/>
            <w:color w:val="auto"/>
            <w:sz w:val="24"/>
            <w:szCs w:val="24"/>
            <w:lang w:eastAsia="zh-CN"/>
          </w:rPr>
          <w:t>7</w:t>
        </w:r>
      </w:ins>
      <w:r>
        <w:rPr>
          <w:rFonts w:hint="eastAsia" w:ascii="仿宋" w:hAnsi="仿宋" w:eastAsia="仿宋" w:cs="仿宋"/>
          <w:b w:val="0"/>
          <w:bCs/>
          <w:color w:val="auto"/>
          <w:sz w:val="24"/>
          <w:szCs w:val="24"/>
          <w:rPrChange w:id="1421" w:author="随遇而安" w:date="2023-08-11T14:56:22Z">
            <w:rPr>
              <w:rFonts w:hint="eastAsia" w:ascii="仿宋" w:hAnsi="仿宋" w:eastAsia="仿宋" w:cs="仿宋"/>
              <w:b w:val="0"/>
              <w:bCs/>
              <w:sz w:val="24"/>
              <w:szCs w:val="24"/>
            </w:rPr>
          </w:rPrChange>
        </w:rPr>
        <w:t>.1每次培训(不含班前教育)完成后，应通过考核、调查受培训部门或个人等方式对培训效果作出评价。</w:t>
      </w:r>
    </w:p>
    <w:p w14:paraId="5B8BA4A2">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lang w:eastAsia="zh-CN"/>
          <w:rPrChange w:id="1422" w:author="随遇而安" w:date="2023-08-11T14:56:22Z">
            <w:rPr>
              <w:rFonts w:hint="eastAsia" w:ascii="仿宋" w:hAnsi="仿宋" w:eastAsia="仿宋" w:cs="仿宋"/>
              <w:b w:val="0"/>
              <w:bCs/>
              <w:sz w:val="24"/>
              <w:szCs w:val="24"/>
              <w:lang w:eastAsia="zh-CN"/>
            </w:rPr>
          </w:rPrChange>
        </w:rPr>
      </w:pPr>
      <w:del w:id="1423" w:author="随遇而安" w:date="2024-11-06T09:39:56Z">
        <w:r>
          <w:rPr>
            <w:rFonts w:hint="default" w:ascii="仿宋" w:hAnsi="仿宋" w:eastAsia="仿宋" w:cs="仿宋"/>
            <w:b w:val="0"/>
            <w:bCs/>
            <w:color w:val="auto"/>
            <w:sz w:val="24"/>
            <w:szCs w:val="24"/>
            <w:rPrChange w:id="1424" w:author="随遇而安" w:date="2023-08-11T14:56:22Z">
              <w:rPr>
                <w:rFonts w:hint="eastAsia" w:ascii="仿宋" w:hAnsi="仿宋" w:eastAsia="仿宋" w:cs="仿宋"/>
                <w:b w:val="0"/>
                <w:bCs/>
                <w:sz w:val="24"/>
                <w:szCs w:val="24"/>
              </w:rPr>
            </w:rPrChange>
          </w:rPr>
          <w:delText>6</w:delText>
        </w:r>
      </w:del>
      <w:ins w:id="1426" w:author="随遇而安" w:date="2024-11-06T09:39:56Z">
        <w:r>
          <w:rPr>
            <w:rFonts w:hint="eastAsia" w:ascii="仿宋" w:hAnsi="仿宋" w:eastAsia="仿宋" w:cs="仿宋"/>
            <w:b w:val="0"/>
            <w:bCs/>
            <w:color w:val="auto"/>
            <w:sz w:val="24"/>
            <w:szCs w:val="24"/>
            <w:lang w:eastAsia="zh-CN"/>
          </w:rPr>
          <w:t>7</w:t>
        </w:r>
      </w:ins>
      <w:r>
        <w:rPr>
          <w:rFonts w:hint="eastAsia" w:ascii="仿宋" w:hAnsi="仿宋" w:eastAsia="仿宋" w:cs="仿宋"/>
          <w:b w:val="0"/>
          <w:bCs/>
          <w:color w:val="auto"/>
          <w:sz w:val="24"/>
          <w:szCs w:val="24"/>
          <w:rPrChange w:id="1427" w:author="随遇而安" w:date="2023-08-11T14:56:22Z">
            <w:rPr>
              <w:rFonts w:hint="eastAsia" w:ascii="仿宋" w:hAnsi="仿宋" w:eastAsia="仿宋" w:cs="仿宋"/>
              <w:b w:val="0"/>
              <w:bCs/>
              <w:sz w:val="24"/>
              <w:szCs w:val="24"/>
            </w:rPr>
          </w:rPrChange>
        </w:rPr>
        <w:t>.2培训组织单位应汇总、分析培训效果评价结果，发现不足应及时采取纠正措施，防止类似问题的重复发生，提升培训效果。</w:t>
      </w:r>
    </w:p>
    <w:p w14:paraId="5FBFB1A2">
      <w:pPr>
        <w:numPr>
          <w:ilvl w:val="0"/>
          <w:numId w:val="1"/>
        </w:numPr>
        <w:tabs>
          <w:tab w:val="left" w:pos="838"/>
          <w:tab w:val="clear" w:pos="660"/>
        </w:tabs>
        <w:spacing w:after="120" w:line="360" w:lineRule="auto"/>
        <w:ind w:left="1153" w:right="153" w:hanging="1064"/>
        <w:outlineLvl w:val="0"/>
        <w:rPr>
          <w:rFonts w:hint="eastAsia" w:ascii="宋体" w:eastAsia="宋体"/>
          <w:b/>
          <w:color w:val="auto"/>
          <w:sz w:val="24"/>
          <w:lang w:val="en-US" w:eastAsia="zh-CN"/>
          <w:rPrChange w:id="1428" w:author="随遇而安" w:date="2023-08-11T14:56:22Z">
            <w:rPr>
              <w:rFonts w:hint="eastAsia" w:ascii="宋体" w:eastAsia="宋体"/>
              <w:b/>
              <w:sz w:val="24"/>
              <w:lang w:val="en-US" w:eastAsia="zh-CN"/>
            </w:rPr>
          </w:rPrChange>
        </w:rPr>
      </w:pPr>
      <w:bookmarkStart w:id="18" w:name="_Toc19388"/>
      <w:bookmarkStart w:id="19" w:name="_Toc17952"/>
      <w:bookmarkStart w:id="20" w:name="_Toc8439"/>
      <w:r>
        <w:rPr>
          <w:rFonts w:hint="eastAsia" w:ascii="宋体" w:eastAsia="宋体"/>
          <w:b/>
          <w:color w:val="auto"/>
          <w:sz w:val="24"/>
          <w:lang w:val="en-US" w:eastAsia="zh-CN"/>
          <w:rPrChange w:id="1429" w:author="随遇而安" w:date="2023-08-11T14:56:22Z">
            <w:rPr>
              <w:rFonts w:hint="eastAsia" w:ascii="宋体" w:eastAsia="宋体"/>
              <w:b/>
              <w:sz w:val="24"/>
              <w:lang w:val="en-US" w:eastAsia="zh-CN"/>
            </w:rPr>
          </w:rPrChange>
        </w:rPr>
        <w:t>培训档案</w:t>
      </w:r>
      <w:bookmarkEnd w:id="18"/>
      <w:bookmarkEnd w:id="19"/>
      <w:bookmarkEnd w:id="20"/>
    </w:p>
    <w:p w14:paraId="3DCC678E">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lang w:eastAsia="zh-CN"/>
          <w:rPrChange w:id="1430" w:author="随遇而安" w:date="2023-08-11T14:56:22Z">
            <w:rPr>
              <w:rFonts w:hint="eastAsia" w:ascii="仿宋" w:hAnsi="仿宋" w:eastAsia="仿宋" w:cs="仿宋"/>
              <w:b w:val="0"/>
              <w:bCs/>
              <w:sz w:val="24"/>
              <w:szCs w:val="24"/>
              <w:lang w:eastAsia="zh-CN"/>
            </w:rPr>
          </w:rPrChange>
        </w:rPr>
      </w:pPr>
      <w:del w:id="1431" w:author="随遇而安" w:date="2024-11-06T09:40:04Z">
        <w:r>
          <w:rPr>
            <w:rFonts w:hint="default" w:ascii="仿宋" w:hAnsi="仿宋" w:eastAsia="仿宋" w:cs="仿宋"/>
            <w:b w:val="0"/>
            <w:bCs/>
            <w:color w:val="auto"/>
            <w:sz w:val="24"/>
            <w:szCs w:val="24"/>
            <w:lang w:val="en-US" w:eastAsia="zh-CN"/>
            <w:rPrChange w:id="1432" w:author="随遇而安" w:date="2023-08-11T14:56:22Z">
              <w:rPr>
                <w:rFonts w:hint="eastAsia" w:ascii="仿宋" w:hAnsi="仿宋" w:eastAsia="仿宋" w:cs="仿宋"/>
                <w:b w:val="0"/>
                <w:bCs/>
                <w:sz w:val="24"/>
                <w:szCs w:val="24"/>
                <w:lang w:val="en-US" w:eastAsia="zh-CN"/>
              </w:rPr>
            </w:rPrChange>
          </w:rPr>
          <w:delText>7</w:delText>
        </w:r>
      </w:del>
      <w:ins w:id="1434" w:author="随遇而安" w:date="2024-11-06T09:40:04Z">
        <w:r>
          <w:rPr>
            <w:rFonts w:hint="eastAsia" w:ascii="仿宋" w:hAnsi="仿宋" w:eastAsia="仿宋" w:cs="仿宋"/>
            <w:b w:val="0"/>
            <w:bCs/>
            <w:color w:val="auto"/>
            <w:sz w:val="24"/>
            <w:szCs w:val="24"/>
            <w:lang w:val="en-US" w:eastAsia="zh-CN"/>
          </w:rPr>
          <w:t>8</w:t>
        </w:r>
      </w:ins>
      <w:r>
        <w:rPr>
          <w:rFonts w:hint="eastAsia" w:ascii="仿宋" w:hAnsi="仿宋" w:eastAsia="仿宋" w:cs="仿宋"/>
          <w:b w:val="0"/>
          <w:bCs/>
          <w:color w:val="auto"/>
          <w:sz w:val="24"/>
          <w:szCs w:val="24"/>
          <w:lang w:eastAsia="zh-CN"/>
          <w:rPrChange w:id="1435" w:author="随遇而安" w:date="2023-08-11T14:56:22Z">
            <w:rPr>
              <w:rFonts w:hint="eastAsia" w:ascii="仿宋" w:hAnsi="仿宋" w:eastAsia="仿宋" w:cs="仿宋"/>
              <w:b w:val="0"/>
              <w:bCs/>
              <w:sz w:val="24"/>
              <w:szCs w:val="24"/>
              <w:lang w:eastAsia="zh-CN"/>
            </w:rPr>
          </w:rPrChange>
        </w:rPr>
        <w:t>.1</w:t>
      </w:r>
      <w:r>
        <w:rPr>
          <w:rFonts w:hint="eastAsia" w:ascii="仿宋" w:hAnsi="仿宋" w:eastAsia="仿宋" w:cs="仿宋"/>
          <w:b w:val="0"/>
          <w:bCs/>
          <w:color w:val="auto"/>
          <w:sz w:val="24"/>
          <w:szCs w:val="24"/>
          <w:lang w:val="en-US" w:eastAsia="zh-CN"/>
          <w:rPrChange w:id="1436" w:author="随遇而安" w:date="2023-08-11T14:56:22Z">
            <w:rPr>
              <w:rFonts w:hint="eastAsia" w:ascii="仿宋" w:hAnsi="仿宋" w:eastAsia="仿宋" w:cs="仿宋"/>
              <w:b w:val="0"/>
              <w:bCs/>
              <w:sz w:val="24"/>
              <w:szCs w:val="24"/>
              <w:lang w:val="en-US" w:eastAsia="zh-CN"/>
            </w:rPr>
          </w:rPrChange>
        </w:rPr>
        <w:t>安环品质部</w:t>
      </w:r>
      <w:r>
        <w:rPr>
          <w:rFonts w:hint="eastAsia" w:ascii="仿宋" w:hAnsi="仿宋" w:eastAsia="仿宋" w:cs="仿宋"/>
          <w:b w:val="0"/>
          <w:bCs/>
          <w:color w:val="auto"/>
          <w:sz w:val="24"/>
          <w:szCs w:val="24"/>
          <w:lang w:eastAsia="zh-CN"/>
          <w:rPrChange w:id="1437" w:author="随遇而安" w:date="2023-08-11T14:56:22Z">
            <w:rPr>
              <w:rFonts w:hint="eastAsia" w:ascii="仿宋" w:hAnsi="仿宋" w:eastAsia="仿宋" w:cs="仿宋"/>
              <w:b w:val="0"/>
              <w:bCs/>
              <w:sz w:val="24"/>
              <w:szCs w:val="24"/>
              <w:lang w:eastAsia="zh-CN"/>
            </w:rPr>
          </w:rPrChange>
        </w:rPr>
        <w:t>将新员工三级安全教育、转岗、复岗教育、企业负责人和安全管理人员取证培训、特种作业和特种设备操作人员取证培训、考核资料纳入档案；除上述资料外，执行本制度产生的相关培训记录，需由培训记录/资料产生部门进行分类存档。</w:t>
      </w:r>
    </w:p>
    <w:p w14:paraId="7B79D75E">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lang w:eastAsia="zh-CN"/>
          <w:rPrChange w:id="1438" w:author="随遇而安" w:date="2023-08-11T14:56:22Z">
            <w:rPr>
              <w:rFonts w:hint="eastAsia" w:ascii="仿宋" w:hAnsi="仿宋" w:eastAsia="仿宋" w:cs="仿宋"/>
              <w:b w:val="0"/>
              <w:bCs/>
              <w:sz w:val="24"/>
              <w:szCs w:val="24"/>
              <w:lang w:eastAsia="zh-CN"/>
            </w:rPr>
          </w:rPrChange>
        </w:rPr>
      </w:pPr>
      <w:del w:id="1439" w:author="随遇而安" w:date="2024-11-06T09:40:07Z">
        <w:r>
          <w:rPr>
            <w:rFonts w:hint="default" w:ascii="仿宋" w:hAnsi="仿宋" w:eastAsia="仿宋" w:cs="仿宋"/>
            <w:b w:val="0"/>
            <w:bCs/>
            <w:color w:val="auto"/>
            <w:sz w:val="24"/>
            <w:szCs w:val="24"/>
            <w:lang w:val="en-US" w:eastAsia="zh-CN"/>
            <w:rPrChange w:id="1440" w:author="随遇而安" w:date="2023-08-11T14:56:22Z">
              <w:rPr>
                <w:rFonts w:hint="eastAsia" w:ascii="仿宋" w:hAnsi="仿宋" w:eastAsia="仿宋" w:cs="仿宋"/>
                <w:b w:val="0"/>
                <w:bCs/>
                <w:sz w:val="24"/>
                <w:szCs w:val="24"/>
                <w:lang w:val="en-US" w:eastAsia="zh-CN"/>
              </w:rPr>
            </w:rPrChange>
          </w:rPr>
          <w:delText>7</w:delText>
        </w:r>
      </w:del>
      <w:ins w:id="1442" w:author="随遇而安" w:date="2024-11-06T09:40:07Z">
        <w:r>
          <w:rPr>
            <w:rFonts w:hint="eastAsia" w:ascii="仿宋" w:hAnsi="仿宋" w:eastAsia="仿宋" w:cs="仿宋"/>
            <w:b w:val="0"/>
            <w:bCs/>
            <w:color w:val="auto"/>
            <w:sz w:val="24"/>
            <w:szCs w:val="24"/>
            <w:lang w:val="en-US" w:eastAsia="zh-CN"/>
          </w:rPr>
          <w:t>8</w:t>
        </w:r>
      </w:ins>
      <w:r>
        <w:rPr>
          <w:rFonts w:hint="eastAsia" w:ascii="仿宋" w:hAnsi="仿宋" w:eastAsia="仿宋" w:cs="仿宋"/>
          <w:b w:val="0"/>
          <w:bCs/>
          <w:color w:val="auto"/>
          <w:sz w:val="24"/>
          <w:szCs w:val="24"/>
          <w:lang w:eastAsia="zh-CN"/>
          <w:rPrChange w:id="1443" w:author="随遇而安" w:date="2023-08-11T14:56:22Z">
            <w:rPr>
              <w:rFonts w:hint="eastAsia" w:ascii="仿宋" w:hAnsi="仿宋" w:eastAsia="仿宋" w:cs="仿宋"/>
              <w:b w:val="0"/>
              <w:bCs/>
              <w:sz w:val="24"/>
              <w:szCs w:val="24"/>
              <w:lang w:eastAsia="zh-CN"/>
            </w:rPr>
          </w:rPrChange>
        </w:rPr>
        <w:t>.2公司主要负责人参加政府部门统一组织的安全资格培训取得的证书由安环管理部门保管复印件和扫描件，原件宜由各单位档案管理部门保管。</w:t>
      </w:r>
    </w:p>
    <w:p w14:paraId="624A1D8B">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lang w:eastAsia="zh-CN"/>
          <w:rPrChange w:id="1444" w:author="随遇而安" w:date="2023-08-11T14:56:22Z">
            <w:rPr>
              <w:rFonts w:hint="eastAsia" w:ascii="仿宋" w:hAnsi="仿宋" w:eastAsia="仿宋" w:cs="仿宋"/>
              <w:b w:val="0"/>
              <w:bCs/>
              <w:sz w:val="24"/>
              <w:szCs w:val="24"/>
              <w:lang w:eastAsia="zh-CN"/>
            </w:rPr>
          </w:rPrChange>
        </w:rPr>
      </w:pPr>
      <w:del w:id="1445" w:author="随遇而安" w:date="2024-11-06T09:40:09Z">
        <w:r>
          <w:rPr>
            <w:rFonts w:hint="default" w:ascii="仿宋" w:hAnsi="仿宋" w:eastAsia="仿宋" w:cs="仿宋"/>
            <w:b w:val="0"/>
            <w:bCs/>
            <w:color w:val="auto"/>
            <w:sz w:val="24"/>
            <w:szCs w:val="24"/>
            <w:lang w:val="en-US" w:eastAsia="zh-CN"/>
            <w:rPrChange w:id="1446" w:author="随遇而安" w:date="2023-08-11T14:56:22Z">
              <w:rPr>
                <w:rFonts w:hint="eastAsia" w:ascii="仿宋" w:hAnsi="仿宋" w:eastAsia="仿宋" w:cs="仿宋"/>
                <w:b w:val="0"/>
                <w:bCs/>
                <w:sz w:val="24"/>
                <w:szCs w:val="24"/>
                <w:lang w:val="en-US" w:eastAsia="zh-CN"/>
              </w:rPr>
            </w:rPrChange>
          </w:rPr>
          <w:delText>7</w:delText>
        </w:r>
      </w:del>
      <w:ins w:id="1448" w:author="随遇而安" w:date="2024-11-06T09:40:09Z">
        <w:r>
          <w:rPr>
            <w:rFonts w:hint="eastAsia" w:ascii="仿宋" w:hAnsi="仿宋" w:eastAsia="仿宋" w:cs="仿宋"/>
            <w:b w:val="0"/>
            <w:bCs/>
            <w:color w:val="auto"/>
            <w:sz w:val="24"/>
            <w:szCs w:val="24"/>
            <w:lang w:val="en-US" w:eastAsia="zh-CN"/>
          </w:rPr>
          <w:t>8</w:t>
        </w:r>
      </w:ins>
      <w:r>
        <w:rPr>
          <w:rFonts w:hint="eastAsia" w:ascii="仿宋" w:hAnsi="仿宋" w:eastAsia="仿宋" w:cs="仿宋"/>
          <w:b w:val="0"/>
          <w:bCs/>
          <w:color w:val="auto"/>
          <w:sz w:val="24"/>
          <w:szCs w:val="24"/>
          <w:lang w:eastAsia="zh-CN"/>
          <w:rPrChange w:id="1449" w:author="随遇而安" w:date="2023-08-11T14:56:22Z">
            <w:rPr>
              <w:rFonts w:hint="eastAsia" w:ascii="仿宋" w:hAnsi="仿宋" w:eastAsia="仿宋" w:cs="仿宋"/>
              <w:b w:val="0"/>
              <w:bCs/>
              <w:sz w:val="24"/>
              <w:szCs w:val="24"/>
              <w:lang w:eastAsia="zh-CN"/>
            </w:rPr>
          </w:rPrChange>
        </w:rPr>
        <w:t>.3各级单位每次安全培训时，培训组织部门应组织参加培训人员按要求在《安全教育培训记录表》签到。</w:t>
      </w:r>
    </w:p>
    <w:p w14:paraId="6F001CFD">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lang w:eastAsia="zh-CN"/>
          <w:rPrChange w:id="1450" w:author="随遇而安" w:date="2023-08-11T14:56:22Z">
            <w:rPr>
              <w:rFonts w:hint="eastAsia" w:ascii="仿宋" w:hAnsi="仿宋" w:eastAsia="仿宋" w:cs="仿宋"/>
              <w:b w:val="0"/>
              <w:bCs/>
              <w:sz w:val="24"/>
              <w:szCs w:val="24"/>
              <w:lang w:eastAsia="zh-CN"/>
            </w:rPr>
          </w:rPrChange>
        </w:rPr>
      </w:pPr>
      <w:del w:id="1451" w:author="随遇而安" w:date="2024-11-06T09:40:10Z">
        <w:r>
          <w:rPr>
            <w:rFonts w:hint="default" w:ascii="仿宋" w:hAnsi="仿宋" w:eastAsia="仿宋" w:cs="仿宋"/>
            <w:b w:val="0"/>
            <w:bCs/>
            <w:color w:val="auto"/>
            <w:sz w:val="24"/>
            <w:szCs w:val="24"/>
            <w:lang w:eastAsia="zh-CN"/>
            <w:rPrChange w:id="1452" w:author="随遇而安" w:date="2023-08-11T14:56:22Z">
              <w:rPr>
                <w:rFonts w:hint="eastAsia" w:ascii="仿宋" w:hAnsi="仿宋" w:eastAsia="仿宋" w:cs="仿宋"/>
                <w:b w:val="0"/>
                <w:bCs/>
                <w:sz w:val="24"/>
                <w:szCs w:val="24"/>
                <w:lang w:eastAsia="zh-CN"/>
              </w:rPr>
            </w:rPrChange>
          </w:rPr>
          <w:delText>7</w:delText>
        </w:r>
      </w:del>
      <w:ins w:id="1454" w:author="随遇而安" w:date="2024-11-06T09:40:10Z">
        <w:r>
          <w:rPr>
            <w:rFonts w:hint="eastAsia" w:ascii="仿宋" w:hAnsi="仿宋" w:eastAsia="仿宋" w:cs="仿宋"/>
            <w:b w:val="0"/>
            <w:bCs/>
            <w:color w:val="auto"/>
            <w:sz w:val="24"/>
            <w:szCs w:val="24"/>
            <w:lang w:eastAsia="zh-CN"/>
          </w:rPr>
          <w:t>8</w:t>
        </w:r>
      </w:ins>
      <w:r>
        <w:rPr>
          <w:rFonts w:hint="eastAsia" w:ascii="仿宋" w:hAnsi="仿宋" w:eastAsia="仿宋" w:cs="仿宋"/>
          <w:b w:val="0"/>
          <w:bCs/>
          <w:color w:val="auto"/>
          <w:sz w:val="24"/>
          <w:szCs w:val="24"/>
          <w:lang w:eastAsia="zh-CN"/>
          <w:rPrChange w:id="1455" w:author="随遇而安" w:date="2023-08-11T14:56:22Z">
            <w:rPr>
              <w:rFonts w:hint="eastAsia" w:ascii="仿宋" w:hAnsi="仿宋" w:eastAsia="仿宋" w:cs="仿宋"/>
              <w:b w:val="0"/>
              <w:bCs/>
              <w:sz w:val="24"/>
              <w:szCs w:val="24"/>
              <w:lang w:eastAsia="zh-CN"/>
            </w:rPr>
          </w:rPrChange>
        </w:rPr>
        <w:t>.4各级单位安环管理部门应建立本单位安全教育培训台账(附件3)，统计、汇总教育培训情况。</w:t>
      </w:r>
    </w:p>
    <w:p w14:paraId="06273567">
      <w:pPr>
        <w:numPr>
          <w:ilvl w:val="0"/>
          <w:numId w:val="1"/>
        </w:numPr>
        <w:tabs>
          <w:tab w:val="left" w:pos="838"/>
          <w:tab w:val="clear" w:pos="660"/>
        </w:tabs>
        <w:spacing w:after="120" w:line="360" w:lineRule="auto"/>
        <w:ind w:left="1153" w:right="153" w:hanging="1064"/>
        <w:outlineLvl w:val="0"/>
        <w:rPr>
          <w:rFonts w:hint="eastAsia" w:ascii="宋体" w:eastAsia="宋体"/>
          <w:b/>
          <w:color w:val="auto"/>
          <w:sz w:val="24"/>
          <w:lang w:eastAsia="zh-CN"/>
          <w:rPrChange w:id="1456" w:author="随遇而安" w:date="2023-08-11T14:56:22Z">
            <w:rPr>
              <w:rFonts w:hint="eastAsia" w:ascii="宋体" w:eastAsia="宋体"/>
              <w:b/>
              <w:sz w:val="24"/>
              <w:lang w:eastAsia="zh-CN"/>
            </w:rPr>
          </w:rPrChange>
        </w:rPr>
      </w:pPr>
      <w:bookmarkStart w:id="21" w:name="_Toc27151"/>
      <w:bookmarkStart w:id="22" w:name="_Toc10018"/>
      <w:bookmarkStart w:id="23" w:name="_Toc15941"/>
      <w:r>
        <w:rPr>
          <w:rFonts w:hint="eastAsia" w:ascii="宋体" w:eastAsia="宋体"/>
          <w:b/>
          <w:color w:val="auto"/>
          <w:sz w:val="24"/>
          <w:lang w:eastAsia="zh-CN"/>
          <w:rPrChange w:id="1457" w:author="随遇而安" w:date="2023-08-11T14:56:22Z">
            <w:rPr>
              <w:rFonts w:hint="eastAsia" w:ascii="宋体" w:eastAsia="宋体"/>
              <w:b/>
              <w:sz w:val="24"/>
              <w:lang w:eastAsia="zh-CN"/>
            </w:rPr>
          </w:rPrChange>
        </w:rPr>
        <w:t>附则</w:t>
      </w:r>
      <w:bookmarkEnd w:id="21"/>
      <w:bookmarkEnd w:id="22"/>
      <w:bookmarkEnd w:id="23"/>
    </w:p>
    <w:p w14:paraId="12D6D073">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del w:id="1458" w:author="随遇而安" w:date="2023-08-11T14:58:00Z"/>
          <w:rFonts w:hint="eastAsia" w:ascii="仿宋" w:hAnsi="仿宋" w:eastAsia="仿宋" w:cs="仿宋"/>
          <w:b w:val="0"/>
          <w:bCs/>
          <w:color w:val="auto"/>
          <w:sz w:val="24"/>
          <w:szCs w:val="24"/>
          <w:rPrChange w:id="1459" w:author="随遇而安" w:date="2023-08-11T14:56:22Z">
            <w:rPr>
              <w:del w:id="1460" w:author="随遇而安" w:date="2023-08-11T14:58:00Z"/>
              <w:rFonts w:hint="eastAsia" w:ascii="仿宋" w:hAnsi="仿宋" w:eastAsia="仿宋" w:cs="仿宋"/>
              <w:b w:val="0"/>
              <w:bCs/>
              <w:sz w:val="24"/>
              <w:szCs w:val="24"/>
            </w:rPr>
          </w:rPrChange>
        </w:rPr>
      </w:pPr>
      <w:ins w:id="1461" w:author="随遇而安" w:date="2024-11-06T09:40:12Z">
        <w:r>
          <w:rPr>
            <w:rFonts w:hint="eastAsia" w:ascii="仿宋" w:hAnsi="仿宋" w:eastAsia="仿宋" w:cs="仿宋"/>
            <w:b w:val="0"/>
            <w:bCs/>
            <w:color w:val="auto"/>
            <w:sz w:val="24"/>
            <w:szCs w:val="24"/>
            <w:lang w:val="en-US" w:eastAsia="zh-CN"/>
          </w:rPr>
          <w:t>9</w:t>
        </w:r>
      </w:ins>
      <w:ins w:id="1462" w:author="随遇而安" w:date="2023-08-11T14:57:40Z">
        <w:r>
          <w:rPr>
            <w:rFonts w:hint="eastAsia" w:ascii="仿宋" w:hAnsi="仿宋" w:eastAsia="仿宋" w:cs="仿宋"/>
            <w:b w:val="0"/>
            <w:bCs/>
            <w:color w:val="auto"/>
            <w:sz w:val="24"/>
            <w:szCs w:val="24"/>
            <w:lang w:val="en-US" w:eastAsia="zh-CN"/>
          </w:rPr>
          <w:t>.1</w:t>
        </w:r>
      </w:ins>
      <w:ins w:id="1463" w:author="随遇而安" w:date="2023-08-11T14:58:00Z">
        <w:r>
          <w:rPr>
            <w:rFonts w:hint="eastAsia" w:ascii="仿宋" w:hAnsi="仿宋" w:eastAsia="仿宋" w:cs="仿宋"/>
            <w:b w:val="0"/>
            <w:bCs/>
            <w:color w:val="auto"/>
            <w:sz w:val="24"/>
            <w:szCs w:val="24"/>
          </w:rPr>
          <w:t>本规定最终解释权归</w:t>
        </w:r>
      </w:ins>
      <w:ins w:id="1464" w:author="随遇而安" w:date="2023-08-11T14:58:00Z">
        <w:r>
          <w:rPr>
            <w:rFonts w:hint="eastAsia" w:ascii="仿宋" w:hAnsi="仿宋" w:eastAsia="仿宋" w:cs="仿宋"/>
            <w:b w:val="0"/>
            <w:bCs/>
            <w:color w:val="auto"/>
            <w:sz w:val="24"/>
            <w:szCs w:val="24"/>
            <w:lang w:val="en-US" w:eastAsia="zh-CN"/>
          </w:rPr>
          <w:t>宁津项目公司</w:t>
        </w:r>
      </w:ins>
      <w:ins w:id="1465" w:author="随遇而安" w:date="2023-08-11T14:58:00Z">
        <w:r>
          <w:rPr>
            <w:rFonts w:hint="eastAsia" w:ascii="仿宋" w:hAnsi="仿宋" w:eastAsia="仿宋" w:cs="仿宋"/>
            <w:b w:val="0"/>
            <w:bCs/>
            <w:color w:val="auto"/>
            <w:sz w:val="24"/>
            <w:szCs w:val="24"/>
          </w:rPr>
          <w:t>安环</w:t>
        </w:r>
      </w:ins>
      <w:ins w:id="1466" w:author="随遇而安" w:date="2023-08-11T14:58:00Z">
        <w:r>
          <w:rPr>
            <w:rFonts w:hint="eastAsia" w:ascii="仿宋" w:hAnsi="仿宋" w:eastAsia="仿宋" w:cs="仿宋"/>
            <w:b w:val="0"/>
            <w:bCs/>
            <w:color w:val="auto"/>
            <w:sz w:val="24"/>
            <w:szCs w:val="24"/>
            <w:lang w:val="en-US" w:eastAsia="zh-CN"/>
          </w:rPr>
          <w:t>品质</w:t>
        </w:r>
      </w:ins>
      <w:ins w:id="1467" w:author="随遇而安" w:date="2023-08-11T14:58:00Z">
        <w:r>
          <w:rPr>
            <w:rFonts w:hint="eastAsia" w:ascii="仿宋" w:hAnsi="仿宋" w:eastAsia="仿宋" w:cs="仿宋"/>
            <w:b w:val="0"/>
            <w:bCs/>
            <w:color w:val="auto"/>
            <w:sz w:val="24"/>
            <w:szCs w:val="24"/>
          </w:rPr>
          <w:t>部所有，未尽事宜以安环</w:t>
        </w:r>
      </w:ins>
      <w:ins w:id="1468" w:author="随遇而安" w:date="2023-08-11T14:58:00Z">
        <w:r>
          <w:rPr>
            <w:rFonts w:hint="eastAsia" w:ascii="仿宋" w:hAnsi="仿宋" w:eastAsia="仿宋" w:cs="仿宋"/>
            <w:b w:val="0"/>
            <w:bCs/>
            <w:color w:val="auto"/>
            <w:sz w:val="24"/>
            <w:szCs w:val="24"/>
            <w:lang w:val="en-US" w:eastAsia="zh-CN"/>
          </w:rPr>
          <w:t>品质</w:t>
        </w:r>
      </w:ins>
      <w:ins w:id="1469" w:author="随遇而安" w:date="2023-08-11T14:58:00Z">
        <w:r>
          <w:rPr>
            <w:rFonts w:hint="eastAsia" w:ascii="仿宋" w:hAnsi="仿宋" w:eastAsia="仿宋" w:cs="仿宋"/>
            <w:b w:val="0"/>
            <w:bCs/>
            <w:color w:val="auto"/>
            <w:sz w:val="24"/>
            <w:szCs w:val="24"/>
          </w:rPr>
          <w:t>部指导为准。</w:t>
        </w:r>
      </w:ins>
      <w:del w:id="1470" w:author="随遇而安" w:date="2023-08-11T14:58:00Z">
        <w:r>
          <w:rPr>
            <w:rFonts w:hint="eastAsia" w:ascii="仿宋" w:hAnsi="仿宋" w:eastAsia="仿宋" w:cs="仿宋"/>
            <w:b w:val="0"/>
            <w:bCs/>
            <w:color w:val="auto"/>
            <w:sz w:val="24"/>
            <w:szCs w:val="24"/>
            <w:rPrChange w:id="1471" w:author="随遇而安" w:date="2023-08-11T14:56:22Z">
              <w:rPr>
                <w:rFonts w:hint="eastAsia" w:ascii="仿宋" w:hAnsi="仿宋" w:eastAsia="仿宋" w:cs="仿宋"/>
                <w:b w:val="0"/>
                <w:bCs/>
                <w:sz w:val="24"/>
                <w:szCs w:val="24"/>
              </w:rPr>
            </w:rPrChange>
          </w:rPr>
          <w:delText>本制度自批准之日起实施。</w:delText>
        </w:r>
      </w:del>
    </w:p>
    <w:p w14:paraId="6044E987">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ins w:id="1472" w:author="随遇而安" w:date="2023-08-11T14:58:01Z"/>
          <w:rFonts w:hint="eastAsia" w:ascii="仿宋" w:hAnsi="仿宋" w:eastAsia="仿宋" w:cs="仿宋"/>
          <w:b w:val="0"/>
          <w:bCs/>
          <w:color w:val="auto"/>
          <w:sz w:val="24"/>
          <w:szCs w:val="24"/>
          <w:lang w:val="en-US" w:eastAsia="zh-CN"/>
        </w:rPr>
      </w:pPr>
    </w:p>
    <w:p w14:paraId="0933D99A">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473" w:author="随遇而安" w:date="2023-08-11T14:56:22Z">
            <w:rPr>
              <w:rFonts w:hint="eastAsia" w:ascii="仿宋" w:hAnsi="仿宋" w:eastAsia="仿宋" w:cs="仿宋"/>
              <w:b w:val="0"/>
              <w:bCs/>
              <w:sz w:val="24"/>
              <w:szCs w:val="24"/>
            </w:rPr>
          </w:rPrChange>
        </w:rPr>
      </w:pPr>
      <w:ins w:id="1474" w:author="随遇而安" w:date="2024-11-06T09:40:13Z">
        <w:r>
          <w:rPr>
            <w:rFonts w:hint="eastAsia" w:ascii="仿宋" w:hAnsi="仿宋" w:eastAsia="仿宋" w:cs="仿宋"/>
            <w:b w:val="0"/>
            <w:bCs/>
            <w:color w:val="auto"/>
            <w:sz w:val="24"/>
            <w:szCs w:val="24"/>
            <w:lang w:val="en-US" w:eastAsia="zh-CN"/>
          </w:rPr>
          <w:t>9</w:t>
        </w:r>
      </w:ins>
      <w:ins w:id="1475" w:author="随遇而安" w:date="2023-08-11T14:57:46Z">
        <w:r>
          <w:rPr>
            <w:rFonts w:hint="eastAsia" w:ascii="仿宋" w:hAnsi="仿宋" w:eastAsia="仿宋" w:cs="仿宋"/>
            <w:b w:val="0"/>
            <w:bCs/>
            <w:color w:val="auto"/>
            <w:sz w:val="24"/>
            <w:szCs w:val="24"/>
            <w:lang w:val="en-US" w:eastAsia="zh-CN"/>
          </w:rPr>
          <w:t>.2</w:t>
        </w:r>
      </w:ins>
      <w:del w:id="1476" w:author="随遇而安" w:date="2023-08-11T14:57:57Z">
        <w:r>
          <w:rPr>
            <w:rFonts w:hint="eastAsia" w:ascii="仿宋" w:hAnsi="仿宋" w:eastAsia="仿宋" w:cs="仿宋"/>
            <w:b w:val="0"/>
            <w:bCs/>
            <w:color w:val="auto"/>
            <w:sz w:val="24"/>
            <w:szCs w:val="24"/>
            <w:rPrChange w:id="1477" w:author="随遇而安" w:date="2023-08-11T14:56:22Z">
              <w:rPr>
                <w:rFonts w:hint="eastAsia" w:ascii="仿宋" w:hAnsi="仿宋" w:eastAsia="仿宋" w:cs="仿宋"/>
                <w:b w:val="0"/>
                <w:bCs/>
                <w:sz w:val="24"/>
                <w:szCs w:val="24"/>
              </w:rPr>
            </w:rPrChange>
          </w:rPr>
          <w:delText>本规定最终解释权归</w:delText>
        </w:r>
      </w:del>
      <w:del w:id="1478" w:author="随遇而安" w:date="2023-08-11T14:57:57Z">
        <w:r>
          <w:rPr>
            <w:rFonts w:hint="eastAsia" w:ascii="仿宋" w:hAnsi="仿宋" w:eastAsia="仿宋" w:cs="仿宋"/>
            <w:b w:val="0"/>
            <w:bCs/>
            <w:color w:val="auto"/>
            <w:sz w:val="24"/>
            <w:szCs w:val="24"/>
            <w:rPrChange w:id="1479" w:author="随遇而安" w:date="2023-08-11T14:56:22Z">
              <w:rPr>
                <w:rFonts w:hint="eastAsia" w:ascii="仿宋" w:hAnsi="仿宋" w:eastAsia="仿宋" w:cs="仿宋"/>
                <w:b w:val="0"/>
                <w:bCs/>
                <w:sz w:val="24"/>
                <w:szCs w:val="24"/>
              </w:rPr>
            </w:rPrChange>
          </w:rPr>
          <w:delText>安环</w:delText>
        </w:r>
      </w:del>
      <w:del w:id="1480" w:author="随遇而安" w:date="2023-08-11T14:57:57Z">
        <w:r>
          <w:rPr>
            <w:rFonts w:hint="eastAsia" w:ascii="仿宋" w:hAnsi="仿宋" w:eastAsia="仿宋" w:cs="仿宋"/>
            <w:b w:val="0"/>
            <w:bCs/>
            <w:color w:val="auto"/>
            <w:sz w:val="24"/>
            <w:szCs w:val="24"/>
            <w:lang w:val="en-US" w:eastAsia="zh-CN"/>
            <w:rPrChange w:id="1481" w:author="随遇而安" w:date="2023-08-11T14:56:22Z">
              <w:rPr>
                <w:rFonts w:hint="eastAsia" w:ascii="仿宋" w:hAnsi="仿宋" w:eastAsia="仿宋" w:cs="仿宋"/>
                <w:b w:val="0"/>
                <w:bCs/>
                <w:sz w:val="24"/>
                <w:szCs w:val="24"/>
                <w:lang w:val="en-US" w:eastAsia="zh-CN"/>
              </w:rPr>
            </w:rPrChange>
          </w:rPr>
          <w:delText>品质</w:delText>
        </w:r>
      </w:del>
      <w:del w:id="1482" w:author="随遇而安" w:date="2023-08-11T14:57:57Z">
        <w:r>
          <w:rPr>
            <w:rFonts w:hint="eastAsia" w:ascii="仿宋" w:hAnsi="仿宋" w:eastAsia="仿宋" w:cs="仿宋"/>
            <w:b w:val="0"/>
            <w:bCs/>
            <w:color w:val="auto"/>
            <w:sz w:val="24"/>
            <w:szCs w:val="24"/>
            <w:rPrChange w:id="1483" w:author="随遇而安" w:date="2023-08-11T14:56:22Z">
              <w:rPr>
                <w:rFonts w:hint="eastAsia" w:ascii="仿宋" w:hAnsi="仿宋" w:eastAsia="仿宋" w:cs="仿宋"/>
                <w:b w:val="0"/>
                <w:bCs/>
                <w:sz w:val="24"/>
                <w:szCs w:val="24"/>
              </w:rPr>
            </w:rPrChange>
          </w:rPr>
          <w:delText>部所有，未尽事宜以安环</w:delText>
        </w:r>
      </w:del>
      <w:del w:id="1484" w:author="随遇而安" w:date="2023-08-11T14:57:57Z">
        <w:r>
          <w:rPr>
            <w:rFonts w:hint="eastAsia" w:ascii="仿宋" w:hAnsi="仿宋" w:eastAsia="仿宋" w:cs="仿宋"/>
            <w:b w:val="0"/>
            <w:bCs/>
            <w:color w:val="auto"/>
            <w:sz w:val="24"/>
            <w:szCs w:val="24"/>
            <w:lang w:val="en-US" w:eastAsia="zh-CN"/>
            <w:rPrChange w:id="1485" w:author="随遇而安" w:date="2023-08-11T14:56:22Z">
              <w:rPr>
                <w:rFonts w:hint="eastAsia" w:ascii="仿宋" w:hAnsi="仿宋" w:eastAsia="仿宋" w:cs="仿宋"/>
                <w:b w:val="0"/>
                <w:bCs/>
                <w:sz w:val="24"/>
                <w:szCs w:val="24"/>
                <w:lang w:val="en-US" w:eastAsia="zh-CN"/>
              </w:rPr>
            </w:rPrChange>
          </w:rPr>
          <w:delText>品质</w:delText>
        </w:r>
      </w:del>
      <w:del w:id="1486" w:author="随遇而安" w:date="2023-08-11T14:57:57Z">
        <w:r>
          <w:rPr>
            <w:rFonts w:hint="eastAsia" w:ascii="仿宋" w:hAnsi="仿宋" w:eastAsia="仿宋" w:cs="仿宋"/>
            <w:b w:val="0"/>
            <w:bCs/>
            <w:color w:val="auto"/>
            <w:sz w:val="24"/>
            <w:szCs w:val="24"/>
            <w:rPrChange w:id="1487" w:author="随遇而安" w:date="2023-08-11T14:56:22Z">
              <w:rPr>
                <w:rFonts w:hint="eastAsia" w:ascii="仿宋" w:hAnsi="仿宋" w:eastAsia="仿宋" w:cs="仿宋"/>
                <w:b w:val="0"/>
                <w:bCs/>
                <w:sz w:val="24"/>
                <w:szCs w:val="24"/>
              </w:rPr>
            </w:rPrChange>
          </w:rPr>
          <w:delText>部指导为准。</w:delText>
        </w:r>
      </w:del>
      <w:ins w:id="1488" w:author="随遇而安" w:date="2023-08-11T14:57:55Z">
        <w:r>
          <w:rPr>
            <w:rFonts w:hint="eastAsia" w:ascii="仿宋" w:hAnsi="仿宋" w:eastAsia="仿宋" w:cs="仿宋"/>
            <w:b w:val="0"/>
            <w:bCs/>
            <w:color w:val="auto"/>
            <w:sz w:val="24"/>
            <w:szCs w:val="24"/>
          </w:rPr>
          <w:t>本制度自批准之日起实施。</w:t>
        </w:r>
      </w:ins>
    </w:p>
    <w:p w14:paraId="0DB8BC18">
      <w:pPr>
        <w:numPr>
          <w:ilvl w:val="0"/>
          <w:numId w:val="1"/>
        </w:numPr>
        <w:tabs>
          <w:tab w:val="left" w:pos="838"/>
          <w:tab w:val="clear" w:pos="660"/>
        </w:tabs>
        <w:spacing w:after="120" w:line="360" w:lineRule="auto"/>
        <w:ind w:left="1153" w:right="153" w:hanging="1064"/>
        <w:outlineLvl w:val="0"/>
        <w:rPr>
          <w:rFonts w:hint="eastAsia" w:ascii="宋体" w:eastAsia="宋体"/>
          <w:b/>
          <w:color w:val="auto"/>
          <w:sz w:val="24"/>
          <w:lang w:eastAsia="zh-CN"/>
          <w:rPrChange w:id="1489" w:author="随遇而安" w:date="2023-08-11T14:56:22Z">
            <w:rPr>
              <w:rFonts w:hint="eastAsia" w:ascii="宋体" w:eastAsia="宋体"/>
              <w:b/>
              <w:sz w:val="24"/>
              <w:lang w:eastAsia="zh-CN"/>
            </w:rPr>
          </w:rPrChange>
        </w:rPr>
      </w:pPr>
      <w:bookmarkStart w:id="24" w:name="_Toc12016"/>
      <w:bookmarkStart w:id="25" w:name="_Toc31839"/>
      <w:r>
        <w:rPr>
          <w:rFonts w:hint="eastAsia" w:ascii="宋体" w:eastAsia="宋体"/>
          <w:b/>
          <w:color w:val="auto"/>
          <w:sz w:val="24"/>
          <w:lang w:eastAsia="zh-CN"/>
          <w:rPrChange w:id="1490" w:author="随遇而安" w:date="2023-08-11T14:56:22Z">
            <w:rPr>
              <w:rFonts w:hint="eastAsia" w:ascii="宋体" w:eastAsia="宋体"/>
              <w:b/>
              <w:sz w:val="24"/>
              <w:lang w:eastAsia="zh-CN"/>
            </w:rPr>
          </w:rPrChange>
        </w:rPr>
        <w:t>附件</w:t>
      </w:r>
      <w:bookmarkEnd w:id="24"/>
      <w:bookmarkEnd w:id="25"/>
    </w:p>
    <w:p w14:paraId="1D1DECCD">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491"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rPrChange w:id="1492" w:author="随遇而安" w:date="2023-08-11T14:56:22Z">
            <w:rPr>
              <w:rFonts w:hint="eastAsia" w:ascii="仿宋" w:hAnsi="仿宋" w:eastAsia="仿宋" w:cs="仿宋"/>
              <w:b w:val="0"/>
              <w:bCs/>
              <w:sz w:val="24"/>
              <w:szCs w:val="24"/>
            </w:rPr>
          </w:rPrChange>
        </w:rPr>
        <w:t>附件 1：《三级安全教育培训登记卡》</w:t>
      </w:r>
    </w:p>
    <w:p w14:paraId="6FFB3CCA">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493"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rPrChange w:id="1494" w:author="随遇而安" w:date="2023-08-11T14:56:22Z">
            <w:rPr>
              <w:rFonts w:hint="eastAsia" w:ascii="仿宋" w:hAnsi="仿宋" w:eastAsia="仿宋" w:cs="仿宋"/>
              <w:b w:val="0"/>
              <w:bCs/>
              <w:sz w:val="24"/>
              <w:szCs w:val="24"/>
            </w:rPr>
          </w:rPrChange>
        </w:rPr>
        <w:t>附件 2：《安全教育培训记录表》</w:t>
      </w:r>
    </w:p>
    <w:p w14:paraId="5B68CBDA">
      <w:pPr>
        <w:keepNext w:val="0"/>
        <w:keepLines w:val="0"/>
        <w:pageBreakBefore w:val="0"/>
        <w:widowControl w:val="0"/>
        <w:kinsoku/>
        <w:wordWrap/>
        <w:overflowPunct/>
        <w:topLinePunct w:val="0"/>
        <w:autoSpaceDE/>
        <w:autoSpaceDN/>
        <w:bidi w:val="0"/>
        <w:adjustRightInd/>
        <w:snapToGrid/>
        <w:spacing w:line="360" w:lineRule="auto"/>
        <w:ind w:left="0" w:leftChars="0" w:firstLine="439" w:firstLineChars="183"/>
        <w:textAlignment w:val="auto"/>
        <w:rPr>
          <w:rFonts w:hint="eastAsia" w:ascii="仿宋" w:hAnsi="仿宋" w:eastAsia="仿宋" w:cs="仿宋"/>
          <w:b w:val="0"/>
          <w:bCs/>
          <w:color w:val="auto"/>
          <w:sz w:val="24"/>
          <w:szCs w:val="24"/>
          <w:rPrChange w:id="1495"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rPrChange w:id="1496" w:author="随遇而安" w:date="2023-08-11T14:56:22Z">
            <w:rPr>
              <w:rFonts w:hint="eastAsia" w:ascii="仿宋" w:hAnsi="仿宋" w:eastAsia="仿宋" w:cs="仿宋"/>
              <w:b w:val="0"/>
              <w:bCs/>
              <w:sz w:val="24"/>
              <w:szCs w:val="24"/>
            </w:rPr>
          </w:rPrChange>
        </w:rPr>
        <w:t>附件 3：《安全教育培训台账》</w:t>
      </w:r>
    </w:p>
    <w:p w14:paraId="3FAC3C83">
      <w:pPr>
        <w:rPr>
          <w:rFonts w:hint="eastAsia" w:ascii="仿宋" w:hAnsi="仿宋" w:eastAsia="仿宋" w:cs="仿宋"/>
          <w:b w:val="0"/>
          <w:bCs/>
          <w:color w:val="auto"/>
          <w:sz w:val="24"/>
          <w:szCs w:val="24"/>
          <w:rPrChange w:id="1497" w:author="随遇而安" w:date="2023-08-11T14:56:22Z">
            <w:rPr>
              <w:rFonts w:hint="eastAsia" w:ascii="仿宋" w:hAnsi="仿宋" w:eastAsia="仿宋" w:cs="仿宋"/>
              <w:b w:val="0"/>
              <w:bCs/>
              <w:sz w:val="24"/>
              <w:szCs w:val="24"/>
            </w:rPr>
          </w:rPrChange>
        </w:rPr>
      </w:pPr>
      <w:r>
        <w:rPr>
          <w:rFonts w:hint="eastAsia" w:ascii="仿宋" w:hAnsi="仿宋" w:eastAsia="仿宋" w:cs="仿宋"/>
          <w:b w:val="0"/>
          <w:bCs/>
          <w:color w:val="auto"/>
          <w:sz w:val="24"/>
          <w:szCs w:val="24"/>
          <w:rPrChange w:id="1498" w:author="随遇而安" w:date="2023-08-11T14:56:22Z">
            <w:rPr>
              <w:rFonts w:hint="eastAsia" w:ascii="仿宋" w:hAnsi="仿宋" w:eastAsia="仿宋" w:cs="仿宋"/>
              <w:b w:val="0"/>
              <w:bCs/>
              <w:sz w:val="24"/>
              <w:szCs w:val="24"/>
            </w:rPr>
          </w:rPrChange>
        </w:rPr>
        <w:br w:type="page"/>
      </w:r>
    </w:p>
    <w:p w14:paraId="5B94C774">
      <w:pPr>
        <w:spacing w:before="84" w:line="219" w:lineRule="auto"/>
        <w:ind w:left="56"/>
        <w:rPr>
          <w:rFonts w:ascii="宋体" w:hAnsi="宋体" w:eastAsia="宋体" w:cs="宋体"/>
          <w:color w:val="auto"/>
          <w:sz w:val="24"/>
          <w:szCs w:val="24"/>
          <w:rPrChange w:id="1499" w:author="随遇而安" w:date="2023-08-11T14:56:22Z">
            <w:rPr>
              <w:rFonts w:ascii="宋体" w:hAnsi="宋体" w:eastAsia="宋体" w:cs="宋体"/>
              <w:sz w:val="24"/>
              <w:szCs w:val="24"/>
            </w:rPr>
          </w:rPrChange>
        </w:rPr>
      </w:pPr>
      <w:r>
        <w:rPr>
          <w:rFonts w:ascii="宋体" w:hAnsi="宋体" w:eastAsia="宋体" w:cs="宋体"/>
          <w:color w:val="auto"/>
          <w:spacing w:val="-11"/>
          <w:sz w:val="24"/>
          <w:szCs w:val="24"/>
          <w:rPrChange w:id="1500" w:author="随遇而安" w:date="2023-08-11T14:56:22Z">
            <w:rPr>
              <w:rFonts w:ascii="宋体" w:hAnsi="宋体" w:eastAsia="宋体" w:cs="宋体"/>
              <w:spacing w:val="-11"/>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附件</w:t>
      </w:r>
      <w:r>
        <w:rPr>
          <w:rFonts w:ascii="宋体" w:hAnsi="宋体" w:eastAsia="宋体" w:cs="宋体"/>
          <w:color w:val="auto"/>
          <w:spacing w:val="-11"/>
          <w:sz w:val="24"/>
          <w:szCs w:val="24"/>
          <w:rPrChange w:id="1501" w:author="随遇而安" w:date="2023-08-11T14:56:22Z">
            <w:rPr>
              <w:rFonts w:ascii="宋体" w:hAnsi="宋体" w:eastAsia="宋体" w:cs="宋体"/>
              <w:spacing w:val="-11"/>
              <w:sz w:val="24"/>
              <w:szCs w:val="24"/>
            </w:rPr>
          </w:rPrChange>
        </w:rPr>
        <w:t xml:space="preserve"> </w:t>
      </w:r>
      <w:r>
        <w:rPr>
          <w:rFonts w:ascii="宋体" w:hAnsi="宋体" w:eastAsia="宋体" w:cs="宋体"/>
          <w:color w:val="auto"/>
          <w:spacing w:val="-11"/>
          <w:sz w:val="24"/>
          <w:szCs w:val="24"/>
          <w:rPrChange w:id="1502" w:author="随遇而安" w:date="2023-08-11T14:56:22Z">
            <w:rPr>
              <w:rFonts w:ascii="宋体" w:hAnsi="宋体" w:eastAsia="宋体" w:cs="宋体"/>
              <w:spacing w:val="-11"/>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1：《三级安全教育培训登记卡</w:t>
      </w:r>
      <w:r>
        <w:rPr>
          <w:rFonts w:ascii="宋体" w:hAnsi="宋体" w:eastAsia="宋体" w:cs="宋体"/>
          <w:color w:val="auto"/>
          <w:spacing w:val="-8"/>
          <w:sz w:val="24"/>
          <w:szCs w:val="24"/>
          <w:rPrChange w:id="1503" w:author="随遇而安" w:date="2023-08-11T14:56:22Z">
            <w:rPr>
              <w:rFonts w:ascii="宋体" w:hAnsi="宋体" w:eastAsia="宋体" w:cs="宋体"/>
              <w:spacing w:val="-8"/>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w:t>
      </w:r>
    </w:p>
    <w:p w14:paraId="0B375703">
      <w:pPr>
        <w:spacing w:line="307" w:lineRule="auto"/>
        <w:rPr>
          <w:rFonts w:ascii="Arial"/>
          <w:color w:val="auto"/>
          <w:sz w:val="21"/>
          <w:rPrChange w:id="1504" w:author="随遇而安" w:date="2023-08-11T14:56:22Z">
            <w:rPr>
              <w:rFonts w:ascii="Arial"/>
              <w:sz w:val="21"/>
            </w:rPr>
          </w:rPrChange>
        </w:rPr>
      </w:pPr>
    </w:p>
    <w:p w14:paraId="54D81136">
      <w:pPr>
        <w:spacing w:before="78" w:line="220" w:lineRule="auto"/>
        <w:ind w:left="3247"/>
        <w:rPr>
          <w:rFonts w:ascii="宋体" w:hAnsi="宋体" w:eastAsia="宋体" w:cs="宋体"/>
          <w:color w:val="auto"/>
          <w:sz w:val="24"/>
          <w:szCs w:val="24"/>
          <w:rPrChange w:id="1505" w:author="随遇而安" w:date="2023-08-11T14:56:22Z">
            <w:rPr>
              <w:rFonts w:ascii="宋体" w:hAnsi="宋体" w:eastAsia="宋体" w:cs="宋体"/>
              <w:sz w:val="24"/>
              <w:szCs w:val="24"/>
            </w:rPr>
          </w:rPrChange>
        </w:rPr>
      </w:pPr>
      <w:r>
        <w:rPr>
          <w:rFonts w:ascii="宋体" w:hAnsi="宋体" w:eastAsia="宋体" w:cs="宋体"/>
          <w:color w:val="auto"/>
          <w:sz w:val="24"/>
          <w:szCs w:val="24"/>
          <w:rPrChange w:id="1506" w:author="随遇而安" w:date="2023-08-11T14:56:22Z">
            <w:rPr>
              <w:rFonts w:ascii="宋体" w:hAnsi="宋体" w:eastAsia="宋体" w:cs="宋体"/>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三级安全教育培训登记卡</w:t>
      </w:r>
    </w:p>
    <w:p w14:paraId="4E03207A">
      <w:pPr>
        <w:spacing w:line="177" w:lineRule="exact"/>
        <w:rPr>
          <w:color w:val="auto"/>
          <w:rPrChange w:id="1507" w:author="随遇而安" w:date="2023-08-11T14:56:22Z">
            <w:rPr/>
          </w:rPrChange>
        </w:rPr>
      </w:pPr>
    </w:p>
    <w:tbl>
      <w:tblPr>
        <w:tblStyle w:val="14"/>
        <w:tblW w:w="8058" w:type="dxa"/>
        <w:tblInd w:w="53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91"/>
        <w:gridCol w:w="1603"/>
        <w:gridCol w:w="1398"/>
        <w:gridCol w:w="1504"/>
        <w:gridCol w:w="1236"/>
        <w:gridCol w:w="1226"/>
      </w:tblGrid>
      <w:tr w14:paraId="6902C1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7" w:hRule="atLeast"/>
        </w:trPr>
        <w:tc>
          <w:tcPr>
            <w:tcW w:w="1091" w:type="dxa"/>
            <w:vAlign w:val="top"/>
          </w:tcPr>
          <w:p w14:paraId="636678E3">
            <w:pPr>
              <w:spacing w:before="170" w:line="221" w:lineRule="auto"/>
              <w:ind w:left="130"/>
              <w:rPr>
                <w:rFonts w:ascii="宋体" w:hAnsi="宋体" w:eastAsia="宋体" w:cs="宋体"/>
                <w:color w:val="auto"/>
                <w:sz w:val="21"/>
                <w:szCs w:val="21"/>
                <w:rPrChange w:id="1508"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509"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姓</w:t>
            </w:r>
            <w:r>
              <w:rPr>
                <w:rFonts w:ascii="宋体" w:hAnsi="宋体" w:eastAsia="宋体" w:cs="宋体"/>
                <w:color w:val="auto"/>
                <w:spacing w:val="1"/>
                <w:sz w:val="21"/>
                <w:szCs w:val="21"/>
                <w:rPrChange w:id="1510" w:author="随遇而安" w:date="2023-08-11T14:56:22Z">
                  <w:rPr>
                    <w:rFonts w:ascii="宋体" w:hAnsi="宋体" w:eastAsia="宋体" w:cs="宋体"/>
                    <w:spacing w:val="1"/>
                    <w:sz w:val="21"/>
                    <w:szCs w:val="21"/>
                  </w:rPr>
                </w:rPrChange>
              </w:rPr>
              <w:t xml:space="preserve">    </w:t>
            </w:r>
            <w:r>
              <w:rPr>
                <w:rFonts w:ascii="宋体" w:hAnsi="宋体" w:eastAsia="宋体" w:cs="宋体"/>
                <w:color w:val="auto"/>
                <w:spacing w:val="1"/>
                <w:sz w:val="21"/>
                <w:szCs w:val="21"/>
                <w:rPrChange w:id="1511"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名</w:t>
            </w:r>
          </w:p>
        </w:tc>
        <w:tc>
          <w:tcPr>
            <w:tcW w:w="1603" w:type="dxa"/>
            <w:vAlign w:val="top"/>
          </w:tcPr>
          <w:p w14:paraId="47390DA9">
            <w:pPr>
              <w:rPr>
                <w:rFonts w:ascii="Arial"/>
                <w:color w:val="auto"/>
                <w:sz w:val="21"/>
                <w:rPrChange w:id="1512" w:author="随遇而安" w:date="2023-08-11T14:56:22Z">
                  <w:rPr>
                    <w:rFonts w:ascii="Arial"/>
                    <w:sz w:val="21"/>
                  </w:rPr>
                </w:rPrChange>
              </w:rPr>
            </w:pPr>
          </w:p>
        </w:tc>
        <w:tc>
          <w:tcPr>
            <w:tcW w:w="1398" w:type="dxa"/>
            <w:vAlign w:val="top"/>
          </w:tcPr>
          <w:p w14:paraId="662C5439">
            <w:pPr>
              <w:spacing w:before="170" w:line="221" w:lineRule="auto"/>
              <w:ind w:left="285"/>
              <w:rPr>
                <w:rFonts w:ascii="宋体" w:hAnsi="宋体" w:eastAsia="宋体" w:cs="宋体"/>
                <w:color w:val="auto"/>
                <w:sz w:val="21"/>
                <w:szCs w:val="21"/>
                <w:rPrChange w:id="1513" w:author="随遇而安" w:date="2023-08-11T14:56:22Z">
                  <w:rPr>
                    <w:rFonts w:ascii="宋体" w:hAnsi="宋体" w:eastAsia="宋体" w:cs="宋体"/>
                    <w:sz w:val="21"/>
                    <w:szCs w:val="21"/>
                  </w:rPr>
                </w:rPrChange>
              </w:rPr>
            </w:pPr>
            <w:r>
              <w:rPr>
                <w:rFonts w:ascii="宋体" w:hAnsi="宋体" w:eastAsia="宋体" w:cs="宋体"/>
                <w:color w:val="auto"/>
                <w:spacing w:val="4"/>
                <w:sz w:val="21"/>
                <w:szCs w:val="21"/>
                <w:rPrChange w:id="1514" w:author="随遇而安" w:date="2023-08-11T14:56:22Z">
                  <w:rPr>
                    <w:rFonts w:ascii="宋体" w:hAnsi="宋体" w:eastAsia="宋体" w:cs="宋体"/>
                    <w:spacing w:val="4"/>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部</w:t>
            </w:r>
            <w:r>
              <w:rPr>
                <w:rFonts w:ascii="宋体" w:hAnsi="宋体" w:eastAsia="宋体" w:cs="宋体"/>
                <w:color w:val="auto"/>
                <w:spacing w:val="4"/>
                <w:sz w:val="21"/>
                <w:szCs w:val="21"/>
                <w:rPrChange w:id="1515" w:author="随遇而安" w:date="2023-08-11T14:56:22Z">
                  <w:rPr>
                    <w:rFonts w:ascii="宋体" w:hAnsi="宋体" w:eastAsia="宋体" w:cs="宋体"/>
                    <w:spacing w:val="4"/>
                    <w:sz w:val="21"/>
                    <w:szCs w:val="21"/>
                  </w:rPr>
                </w:rPrChange>
              </w:rPr>
              <w:t xml:space="preserve">    </w:t>
            </w:r>
            <w:r>
              <w:rPr>
                <w:rFonts w:ascii="宋体" w:hAnsi="宋体" w:eastAsia="宋体" w:cs="宋体"/>
                <w:color w:val="auto"/>
                <w:spacing w:val="4"/>
                <w:sz w:val="21"/>
                <w:szCs w:val="21"/>
                <w:rPrChange w:id="1516" w:author="随遇而安" w:date="2023-08-11T14:56:22Z">
                  <w:rPr>
                    <w:rFonts w:ascii="宋体" w:hAnsi="宋体" w:eastAsia="宋体" w:cs="宋体"/>
                    <w:spacing w:val="4"/>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门</w:t>
            </w:r>
          </w:p>
        </w:tc>
        <w:tc>
          <w:tcPr>
            <w:tcW w:w="1504" w:type="dxa"/>
            <w:vAlign w:val="top"/>
          </w:tcPr>
          <w:p w14:paraId="4F13984B">
            <w:pPr>
              <w:rPr>
                <w:rFonts w:ascii="Arial"/>
                <w:color w:val="auto"/>
                <w:sz w:val="21"/>
                <w:rPrChange w:id="1517" w:author="随遇而安" w:date="2023-08-11T14:56:22Z">
                  <w:rPr>
                    <w:rFonts w:ascii="Arial"/>
                    <w:sz w:val="21"/>
                  </w:rPr>
                </w:rPrChange>
              </w:rPr>
            </w:pPr>
          </w:p>
        </w:tc>
        <w:tc>
          <w:tcPr>
            <w:tcW w:w="1236" w:type="dxa"/>
            <w:vAlign w:val="top"/>
          </w:tcPr>
          <w:p w14:paraId="44DFBC4A">
            <w:pPr>
              <w:spacing w:before="170" w:line="221" w:lineRule="auto"/>
              <w:ind w:left="201"/>
              <w:rPr>
                <w:rFonts w:ascii="宋体" w:hAnsi="宋体" w:eastAsia="宋体" w:cs="宋体"/>
                <w:color w:val="auto"/>
                <w:sz w:val="21"/>
                <w:szCs w:val="21"/>
                <w:rPrChange w:id="1518"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519"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健康状</w:t>
            </w:r>
            <w:r>
              <w:rPr>
                <w:rFonts w:ascii="宋体" w:hAnsi="宋体" w:eastAsia="宋体" w:cs="宋体"/>
                <w:color w:val="auto"/>
                <w:sz w:val="21"/>
                <w:szCs w:val="21"/>
                <w:rPrChange w:id="1520" w:author="随遇而安" w:date="2023-08-11T14:56:22Z">
                  <w:rPr>
                    <w:rFonts w:ascii="宋体" w:hAnsi="宋体" w:eastAsia="宋体" w:cs="宋体"/>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况</w:t>
            </w:r>
          </w:p>
        </w:tc>
        <w:tc>
          <w:tcPr>
            <w:tcW w:w="1226" w:type="dxa"/>
            <w:vAlign w:val="top"/>
          </w:tcPr>
          <w:p w14:paraId="00FD36E1">
            <w:pPr>
              <w:rPr>
                <w:rFonts w:ascii="Arial"/>
                <w:color w:val="auto"/>
                <w:sz w:val="21"/>
                <w:rPrChange w:id="1521" w:author="随遇而安" w:date="2023-08-11T14:56:22Z">
                  <w:rPr>
                    <w:rFonts w:ascii="Arial"/>
                    <w:sz w:val="21"/>
                  </w:rPr>
                </w:rPrChange>
              </w:rPr>
            </w:pPr>
          </w:p>
        </w:tc>
      </w:tr>
      <w:tr w14:paraId="396C20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5" w:hRule="atLeast"/>
        </w:trPr>
        <w:tc>
          <w:tcPr>
            <w:tcW w:w="1091" w:type="dxa"/>
            <w:vAlign w:val="top"/>
          </w:tcPr>
          <w:p w14:paraId="1C955A6A">
            <w:pPr>
              <w:spacing w:before="193" w:line="221" w:lineRule="auto"/>
              <w:ind w:left="132"/>
              <w:rPr>
                <w:rFonts w:ascii="宋体" w:hAnsi="宋体" w:eastAsia="宋体" w:cs="宋体"/>
                <w:color w:val="auto"/>
                <w:sz w:val="21"/>
                <w:szCs w:val="21"/>
                <w:rPrChange w:id="1522"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523"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性</w:t>
            </w:r>
            <w:r>
              <w:rPr>
                <w:rFonts w:ascii="宋体" w:hAnsi="宋体" w:eastAsia="宋体" w:cs="宋体"/>
                <w:color w:val="auto"/>
                <w:spacing w:val="1"/>
                <w:sz w:val="21"/>
                <w:szCs w:val="21"/>
                <w:rPrChange w:id="1524" w:author="随遇而安" w:date="2023-08-11T14:56:22Z">
                  <w:rPr>
                    <w:rFonts w:ascii="宋体" w:hAnsi="宋体" w:eastAsia="宋体" w:cs="宋体"/>
                    <w:spacing w:val="1"/>
                    <w:sz w:val="21"/>
                    <w:szCs w:val="21"/>
                  </w:rPr>
                </w:rPrChange>
              </w:rPr>
              <w:t xml:space="preserve">  </w:t>
            </w:r>
            <w:r>
              <w:rPr>
                <w:rFonts w:ascii="宋体" w:hAnsi="宋体" w:eastAsia="宋体" w:cs="宋体"/>
                <w:color w:val="auto"/>
                <w:sz w:val="21"/>
                <w:szCs w:val="21"/>
                <w:rPrChange w:id="1525" w:author="随遇而安" w:date="2023-08-11T14:56:22Z">
                  <w:rPr>
                    <w:rFonts w:ascii="宋体" w:hAnsi="宋体" w:eastAsia="宋体" w:cs="宋体"/>
                    <w:sz w:val="21"/>
                    <w:szCs w:val="21"/>
                  </w:rPr>
                </w:rPrChange>
              </w:rPr>
              <w:t xml:space="preserve">  </w:t>
            </w:r>
            <w:r>
              <w:rPr>
                <w:rFonts w:ascii="宋体" w:hAnsi="宋体" w:eastAsia="宋体" w:cs="宋体"/>
                <w:color w:val="auto"/>
                <w:sz w:val="21"/>
                <w:szCs w:val="21"/>
                <w:rPrChange w:id="1526" w:author="随遇而安" w:date="2023-08-11T14:56:22Z">
                  <w:rPr>
                    <w:rFonts w:ascii="宋体" w:hAnsi="宋体" w:eastAsia="宋体" w:cs="宋体"/>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别</w:t>
            </w:r>
          </w:p>
        </w:tc>
        <w:tc>
          <w:tcPr>
            <w:tcW w:w="1603" w:type="dxa"/>
            <w:vAlign w:val="top"/>
          </w:tcPr>
          <w:p w14:paraId="2C8EE219">
            <w:pPr>
              <w:rPr>
                <w:rFonts w:ascii="Arial"/>
                <w:color w:val="auto"/>
                <w:sz w:val="21"/>
                <w:rPrChange w:id="1527" w:author="随遇而安" w:date="2023-08-11T14:56:22Z">
                  <w:rPr>
                    <w:rFonts w:ascii="Arial"/>
                    <w:sz w:val="21"/>
                  </w:rPr>
                </w:rPrChange>
              </w:rPr>
            </w:pPr>
          </w:p>
        </w:tc>
        <w:tc>
          <w:tcPr>
            <w:tcW w:w="1398" w:type="dxa"/>
            <w:vAlign w:val="top"/>
          </w:tcPr>
          <w:p w14:paraId="6D02E8E6">
            <w:pPr>
              <w:spacing w:before="193" w:line="221" w:lineRule="auto"/>
              <w:ind w:left="306"/>
              <w:rPr>
                <w:rFonts w:ascii="宋体" w:hAnsi="宋体" w:eastAsia="宋体" w:cs="宋体"/>
                <w:color w:val="auto"/>
                <w:sz w:val="21"/>
                <w:szCs w:val="21"/>
                <w:rPrChange w:id="1528" w:author="随遇而安" w:date="2023-08-11T14:56:22Z">
                  <w:rPr>
                    <w:rFonts w:ascii="宋体" w:hAnsi="宋体" w:eastAsia="宋体" w:cs="宋体"/>
                    <w:sz w:val="21"/>
                    <w:szCs w:val="21"/>
                  </w:rPr>
                </w:rPrChange>
              </w:rPr>
            </w:pPr>
            <w:r>
              <w:rPr>
                <w:rFonts w:ascii="宋体" w:hAnsi="宋体" w:eastAsia="宋体" w:cs="宋体"/>
                <w:color w:val="auto"/>
                <w:spacing w:val="-5"/>
                <w:sz w:val="21"/>
                <w:szCs w:val="21"/>
                <w:rPrChange w:id="1529" w:author="随遇而安" w:date="2023-08-11T14:56:22Z">
                  <w:rPr>
                    <w:rFonts w:ascii="宋体" w:hAnsi="宋体" w:eastAsia="宋体" w:cs="宋体"/>
                    <w:spacing w:val="-5"/>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岗</w:t>
            </w:r>
            <w:r>
              <w:rPr>
                <w:rFonts w:ascii="宋体" w:hAnsi="宋体" w:eastAsia="宋体" w:cs="宋体"/>
                <w:color w:val="auto"/>
                <w:spacing w:val="-3"/>
                <w:sz w:val="21"/>
                <w:szCs w:val="21"/>
                <w:rPrChange w:id="1530" w:author="随遇而安" w:date="2023-08-11T14:56:22Z">
                  <w:rPr>
                    <w:rFonts w:ascii="宋体" w:hAnsi="宋体" w:eastAsia="宋体" w:cs="宋体"/>
                    <w:spacing w:val="-3"/>
                    <w:sz w:val="21"/>
                    <w:szCs w:val="21"/>
                  </w:rPr>
                </w:rPrChange>
              </w:rPr>
              <w:t xml:space="preserve">    </w:t>
            </w:r>
            <w:r>
              <w:rPr>
                <w:rFonts w:ascii="宋体" w:hAnsi="宋体" w:eastAsia="宋体" w:cs="宋体"/>
                <w:color w:val="auto"/>
                <w:spacing w:val="-3"/>
                <w:sz w:val="21"/>
                <w:szCs w:val="21"/>
                <w:rPrChange w:id="1531" w:author="随遇而安" w:date="2023-08-11T14:56:22Z">
                  <w:rPr>
                    <w:rFonts w:ascii="宋体" w:hAnsi="宋体" w:eastAsia="宋体" w:cs="宋体"/>
                    <w:spacing w:val="-3"/>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位</w:t>
            </w:r>
          </w:p>
        </w:tc>
        <w:tc>
          <w:tcPr>
            <w:tcW w:w="1504" w:type="dxa"/>
            <w:vAlign w:val="top"/>
          </w:tcPr>
          <w:p w14:paraId="494F04A5">
            <w:pPr>
              <w:rPr>
                <w:rFonts w:ascii="Arial"/>
                <w:color w:val="auto"/>
                <w:sz w:val="21"/>
                <w:rPrChange w:id="1532" w:author="随遇而安" w:date="2023-08-11T14:56:22Z">
                  <w:rPr>
                    <w:rFonts w:ascii="Arial"/>
                    <w:sz w:val="21"/>
                  </w:rPr>
                </w:rPrChange>
              </w:rPr>
            </w:pPr>
          </w:p>
        </w:tc>
        <w:tc>
          <w:tcPr>
            <w:tcW w:w="1236" w:type="dxa"/>
            <w:vAlign w:val="top"/>
          </w:tcPr>
          <w:p w14:paraId="22FA3362">
            <w:pPr>
              <w:spacing w:before="193" w:line="221" w:lineRule="auto"/>
              <w:ind w:left="207"/>
              <w:rPr>
                <w:rFonts w:ascii="宋体" w:hAnsi="宋体" w:eastAsia="宋体" w:cs="宋体"/>
                <w:color w:val="auto"/>
                <w:sz w:val="21"/>
                <w:szCs w:val="21"/>
                <w:rPrChange w:id="1533" w:author="随遇而安" w:date="2023-08-11T14:56:22Z">
                  <w:rPr>
                    <w:rFonts w:ascii="宋体" w:hAnsi="宋体" w:eastAsia="宋体" w:cs="宋体"/>
                    <w:sz w:val="21"/>
                    <w:szCs w:val="21"/>
                  </w:rPr>
                </w:rPrChange>
              </w:rPr>
            </w:pPr>
            <w:r>
              <w:rPr>
                <w:rFonts w:ascii="宋体" w:hAnsi="宋体" w:eastAsia="宋体" w:cs="宋体"/>
                <w:color w:val="auto"/>
                <w:spacing w:val="-2"/>
                <w:sz w:val="21"/>
                <w:szCs w:val="21"/>
                <w:rPrChange w:id="1534" w:author="随遇而安" w:date="2023-08-11T14:56:22Z">
                  <w:rPr>
                    <w:rFonts w:ascii="宋体" w:hAnsi="宋体" w:eastAsia="宋体" w:cs="宋体"/>
                    <w:spacing w:val="-2"/>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到岗时</w:t>
            </w:r>
            <w:r>
              <w:rPr>
                <w:rFonts w:ascii="宋体" w:hAnsi="宋体" w:eastAsia="宋体" w:cs="宋体"/>
                <w:color w:val="auto"/>
                <w:spacing w:val="-1"/>
                <w:sz w:val="21"/>
                <w:szCs w:val="21"/>
                <w:rPrChange w:id="1535"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间</w:t>
            </w:r>
          </w:p>
        </w:tc>
        <w:tc>
          <w:tcPr>
            <w:tcW w:w="1226" w:type="dxa"/>
            <w:vAlign w:val="top"/>
          </w:tcPr>
          <w:p w14:paraId="7B64AC3D">
            <w:pPr>
              <w:rPr>
                <w:rFonts w:ascii="Arial"/>
                <w:color w:val="auto"/>
                <w:sz w:val="21"/>
                <w:rPrChange w:id="1536" w:author="随遇而安" w:date="2023-08-11T14:56:22Z">
                  <w:rPr>
                    <w:rFonts w:ascii="Arial"/>
                    <w:sz w:val="21"/>
                  </w:rPr>
                </w:rPrChange>
              </w:rPr>
            </w:pPr>
          </w:p>
        </w:tc>
      </w:tr>
      <w:tr w14:paraId="24F39C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091" w:type="dxa"/>
            <w:vAlign w:val="top"/>
          </w:tcPr>
          <w:p w14:paraId="01352A10">
            <w:pPr>
              <w:spacing w:before="209" w:line="221" w:lineRule="auto"/>
              <w:ind w:left="131"/>
              <w:rPr>
                <w:rFonts w:ascii="宋体" w:hAnsi="宋体" w:eastAsia="宋体" w:cs="宋体"/>
                <w:color w:val="auto"/>
                <w:sz w:val="21"/>
                <w:szCs w:val="21"/>
                <w:rPrChange w:id="1537"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538"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年</w:t>
            </w:r>
            <w:r>
              <w:rPr>
                <w:rFonts w:ascii="宋体" w:hAnsi="宋体" w:eastAsia="宋体" w:cs="宋体"/>
                <w:color w:val="auto"/>
                <w:sz w:val="21"/>
                <w:szCs w:val="21"/>
                <w:rPrChange w:id="1539" w:author="随遇而安" w:date="2023-08-11T14:56:22Z">
                  <w:rPr>
                    <w:rFonts w:ascii="宋体" w:hAnsi="宋体" w:eastAsia="宋体" w:cs="宋体"/>
                    <w:sz w:val="21"/>
                    <w:szCs w:val="21"/>
                  </w:rPr>
                </w:rPrChange>
              </w:rPr>
              <w:t xml:space="preserve">    </w:t>
            </w:r>
            <w:r>
              <w:rPr>
                <w:rFonts w:ascii="宋体" w:hAnsi="宋体" w:eastAsia="宋体" w:cs="宋体"/>
                <w:color w:val="auto"/>
                <w:sz w:val="21"/>
                <w:szCs w:val="21"/>
                <w:rPrChange w:id="1540" w:author="随遇而安" w:date="2023-08-11T14:56:22Z">
                  <w:rPr>
                    <w:rFonts w:ascii="宋体" w:hAnsi="宋体" w:eastAsia="宋体" w:cs="宋体"/>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龄</w:t>
            </w:r>
          </w:p>
        </w:tc>
        <w:tc>
          <w:tcPr>
            <w:tcW w:w="1603" w:type="dxa"/>
            <w:vAlign w:val="top"/>
          </w:tcPr>
          <w:p w14:paraId="3B673F8A">
            <w:pPr>
              <w:rPr>
                <w:rFonts w:ascii="Arial"/>
                <w:color w:val="auto"/>
                <w:sz w:val="21"/>
                <w:rPrChange w:id="1541" w:author="随遇而安" w:date="2023-08-11T14:56:22Z">
                  <w:rPr>
                    <w:rFonts w:ascii="Arial"/>
                    <w:sz w:val="21"/>
                  </w:rPr>
                </w:rPrChange>
              </w:rPr>
            </w:pPr>
          </w:p>
        </w:tc>
        <w:tc>
          <w:tcPr>
            <w:tcW w:w="1398" w:type="dxa"/>
            <w:vAlign w:val="top"/>
          </w:tcPr>
          <w:p w14:paraId="108F62B0">
            <w:pPr>
              <w:spacing w:before="209" w:line="221" w:lineRule="auto"/>
              <w:ind w:left="285"/>
              <w:rPr>
                <w:rFonts w:ascii="宋体" w:hAnsi="宋体" w:eastAsia="宋体" w:cs="宋体"/>
                <w:color w:val="auto"/>
                <w:sz w:val="21"/>
                <w:szCs w:val="21"/>
                <w:rPrChange w:id="1542"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543"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文化程度</w:t>
            </w:r>
          </w:p>
        </w:tc>
        <w:tc>
          <w:tcPr>
            <w:tcW w:w="1504" w:type="dxa"/>
            <w:vAlign w:val="top"/>
          </w:tcPr>
          <w:p w14:paraId="1F7B52D0">
            <w:pPr>
              <w:rPr>
                <w:rFonts w:ascii="Arial"/>
                <w:color w:val="auto"/>
                <w:sz w:val="21"/>
                <w:rPrChange w:id="1544" w:author="随遇而安" w:date="2023-08-11T14:56:22Z">
                  <w:rPr>
                    <w:rFonts w:ascii="Arial"/>
                    <w:sz w:val="21"/>
                  </w:rPr>
                </w:rPrChange>
              </w:rPr>
            </w:pPr>
          </w:p>
        </w:tc>
        <w:tc>
          <w:tcPr>
            <w:tcW w:w="1236" w:type="dxa"/>
            <w:vAlign w:val="top"/>
          </w:tcPr>
          <w:p w14:paraId="2CAC26BD">
            <w:pPr>
              <w:spacing w:before="209" w:line="221" w:lineRule="auto"/>
              <w:ind w:left="202"/>
              <w:rPr>
                <w:rFonts w:ascii="宋体" w:hAnsi="宋体" w:eastAsia="宋体" w:cs="宋体"/>
                <w:color w:val="auto"/>
                <w:sz w:val="21"/>
                <w:szCs w:val="21"/>
                <w:rPrChange w:id="1545"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546"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培训类型</w:t>
            </w:r>
          </w:p>
        </w:tc>
        <w:tc>
          <w:tcPr>
            <w:tcW w:w="1226" w:type="dxa"/>
            <w:vAlign w:val="top"/>
          </w:tcPr>
          <w:p w14:paraId="62C65719">
            <w:pPr>
              <w:spacing w:before="53" w:line="248" w:lineRule="auto"/>
              <w:ind w:left="270" w:right="134" w:hanging="125"/>
              <w:rPr>
                <w:rFonts w:ascii="宋体" w:hAnsi="宋体" w:eastAsia="宋体" w:cs="宋体"/>
                <w:color w:val="auto"/>
                <w:sz w:val="21"/>
                <w:szCs w:val="21"/>
                <w:rPrChange w:id="1547"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548"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新员工/</w:t>
            </w:r>
            <w:r>
              <w:rPr>
                <w:rFonts w:ascii="宋体" w:hAnsi="宋体" w:eastAsia="宋体" w:cs="宋体"/>
                <w:color w:val="auto"/>
                <w:sz w:val="21"/>
                <w:szCs w:val="21"/>
                <w:rPrChange w:id="1549" w:author="随遇而安" w:date="2023-08-11T14:56:22Z">
                  <w:rPr>
                    <w:rFonts w:ascii="宋体" w:hAnsi="宋体" w:eastAsia="宋体" w:cs="宋体"/>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转</w:t>
            </w:r>
            <w:r>
              <w:rPr>
                <w:rFonts w:ascii="宋体" w:hAnsi="宋体" w:eastAsia="宋体" w:cs="宋体"/>
                <w:color w:val="auto"/>
                <w:sz w:val="21"/>
                <w:szCs w:val="21"/>
                <w:rPrChange w:id="1550" w:author="随遇而安" w:date="2023-08-11T14:56:22Z">
                  <w:rPr>
                    <w:rFonts w:ascii="宋体" w:hAnsi="宋体" w:eastAsia="宋体" w:cs="宋体"/>
                    <w:sz w:val="21"/>
                    <w:szCs w:val="21"/>
                  </w:rPr>
                </w:rPrChange>
              </w:rPr>
              <w:t xml:space="preserve"> </w:t>
            </w:r>
            <w:r>
              <w:rPr>
                <w:rFonts w:ascii="宋体" w:hAnsi="宋体" w:eastAsia="宋体" w:cs="宋体"/>
                <w:color w:val="auto"/>
                <w:spacing w:val="-10"/>
                <w:sz w:val="21"/>
                <w:szCs w:val="21"/>
                <w:rPrChange w:id="1551" w:author="随遇而安" w:date="2023-08-11T14:56:22Z">
                  <w:rPr>
                    <w:rFonts w:ascii="宋体" w:hAnsi="宋体" w:eastAsia="宋体" w:cs="宋体"/>
                    <w:spacing w:val="-10"/>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岗</w:t>
            </w:r>
            <w:r>
              <w:rPr>
                <w:rFonts w:ascii="宋体" w:hAnsi="宋体" w:eastAsia="宋体" w:cs="宋体"/>
                <w:color w:val="auto"/>
                <w:spacing w:val="-6"/>
                <w:sz w:val="21"/>
                <w:szCs w:val="21"/>
                <w:rPrChange w:id="1552" w:author="随遇而安" w:date="2023-08-11T14:56:22Z">
                  <w:rPr>
                    <w:rFonts w:ascii="宋体" w:hAnsi="宋体" w:eastAsia="宋体" w:cs="宋体"/>
                    <w:spacing w:val="-6"/>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/复岗</w:t>
            </w:r>
          </w:p>
        </w:tc>
      </w:tr>
      <w:tr w14:paraId="7C844E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2" w:hRule="atLeast"/>
        </w:trPr>
        <w:tc>
          <w:tcPr>
            <w:tcW w:w="1091" w:type="dxa"/>
            <w:vMerge w:val="restart"/>
            <w:tcBorders>
              <w:bottom w:val="nil"/>
            </w:tcBorders>
            <w:textDirection w:val="tbRlV"/>
            <w:vAlign w:val="top"/>
          </w:tcPr>
          <w:p w14:paraId="136084E0">
            <w:pPr>
              <w:spacing w:line="355" w:lineRule="auto"/>
              <w:rPr>
                <w:rFonts w:ascii="Arial"/>
                <w:color w:val="auto"/>
                <w:sz w:val="21"/>
                <w:rPrChange w:id="1553" w:author="随遇而安" w:date="2023-08-11T14:56:22Z">
                  <w:rPr>
                    <w:rFonts w:ascii="Arial"/>
                    <w:sz w:val="21"/>
                  </w:rPr>
                </w:rPrChange>
              </w:rPr>
            </w:pPr>
          </w:p>
          <w:p w14:paraId="53EEE04B">
            <w:pPr>
              <w:spacing w:before="70" w:line="212" w:lineRule="auto"/>
              <w:ind w:left="377"/>
              <w:rPr>
                <w:rFonts w:ascii="宋体" w:hAnsi="宋体" w:eastAsia="宋体" w:cs="宋体"/>
                <w:color w:val="auto"/>
                <w:sz w:val="21"/>
                <w:szCs w:val="21"/>
                <w:rPrChange w:id="1554" w:author="随遇而安" w:date="2023-08-11T14:56:22Z">
                  <w:rPr>
                    <w:rFonts w:ascii="宋体" w:hAnsi="宋体" w:eastAsia="宋体" w:cs="宋体"/>
                    <w:sz w:val="21"/>
                    <w:szCs w:val="21"/>
                  </w:rPr>
                </w:rPrChange>
              </w:rPr>
            </w:pPr>
            <w:r>
              <w:rPr>
                <w:rFonts w:ascii="宋体" w:hAnsi="宋体" w:eastAsia="宋体" w:cs="宋体"/>
                <w:color w:val="auto"/>
                <w:spacing w:val="32"/>
                <w:sz w:val="21"/>
                <w:szCs w:val="21"/>
                <w:rPrChange w:id="1555" w:author="随遇而安" w:date="2023-08-11T14:56:22Z">
                  <w:rPr>
                    <w:rFonts w:ascii="宋体" w:hAnsi="宋体" w:eastAsia="宋体" w:cs="宋体"/>
                    <w:spacing w:val="32"/>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公司级安全教育</w:t>
            </w:r>
          </w:p>
        </w:tc>
        <w:tc>
          <w:tcPr>
            <w:tcW w:w="4505" w:type="dxa"/>
            <w:gridSpan w:val="3"/>
            <w:vAlign w:val="top"/>
          </w:tcPr>
          <w:p w14:paraId="35729706">
            <w:pPr>
              <w:spacing w:before="161" w:line="221" w:lineRule="auto"/>
              <w:ind w:left="113"/>
              <w:rPr>
                <w:rFonts w:ascii="宋体" w:hAnsi="宋体" w:eastAsia="宋体" w:cs="宋体"/>
                <w:color w:val="auto"/>
                <w:sz w:val="21"/>
                <w:szCs w:val="21"/>
                <w:rPrChange w:id="1556"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557"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培训内容</w:t>
            </w:r>
          </w:p>
        </w:tc>
        <w:tc>
          <w:tcPr>
            <w:tcW w:w="1236" w:type="dxa"/>
            <w:vAlign w:val="top"/>
          </w:tcPr>
          <w:p w14:paraId="456227C9">
            <w:pPr>
              <w:spacing w:before="162" w:line="221" w:lineRule="auto"/>
              <w:ind w:left="202"/>
              <w:rPr>
                <w:rFonts w:ascii="宋体" w:hAnsi="宋体" w:eastAsia="宋体" w:cs="宋体"/>
                <w:color w:val="auto"/>
                <w:sz w:val="21"/>
                <w:szCs w:val="21"/>
                <w:rPrChange w:id="1558"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559"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培训时间</w:t>
            </w:r>
          </w:p>
        </w:tc>
        <w:tc>
          <w:tcPr>
            <w:tcW w:w="1226" w:type="dxa"/>
            <w:vAlign w:val="top"/>
          </w:tcPr>
          <w:p w14:paraId="2F70CD8C">
            <w:pPr>
              <w:rPr>
                <w:rFonts w:ascii="Arial"/>
                <w:color w:val="auto"/>
                <w:sz w:val="21"/>
                <w:rPrChange w:id="1560" w:author="随遇而安" w:date="2023-08-11T14:56:22Z">
                  <w:rPr>
                    <w:rFonts w:ascii="Arial"/>
                    <w:sz w:val="21"/>
                  </w:rPr>
                </w:rPrChange>
              </w:rPr>
            </w:pPr>
          </w:p>
        </w:tc>
      </w:tr>
      <w:tr w14:paraId="47A5AB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trPr>
        <w:tc>
          <w:tcPr>
            <w:tcW w:w="1091" w:type="dxa"/>
            <w:vMerge w:val="continue"/>
            <w:tcBorders>
              <w:top w:val="nil"/>
              <w:bottom w:val="nil"/>
            </w:tcBorders>
            <w:textDirection w:val="tbRlV"/>
            <w:vAlign w:val="top"/>
          </w:tcPr>
          <w:p w14:paraId="265204D6">
            <w:pPr>
              <w:rPr>
                <w:rFonts w:ascii="Arial"/>
                <w:color w:val="auto"/>
                <w:sz w:val="21"/>
                <w:rPrChange w:id="1561" w:author="随遇而安" w:date="2023-08-11T14:56:22Z">
                  <w:rPr>
                    <w:rFonts w:ascii="Arial"/>
                    <w:sz w:val="21"/>
                  </w:rPr>
                </w:rPrChange>
              </w:rPr>
            </w:pPr>
          </w:p>
        </w:tc>
        <w:tc>
          <w:tcPr>
            <w:tcW w:w="4505" w:type="dxa"/>
            <w:gridSpan w:val="3"/>
            <w:vMerge w:val="restart"/>
            <w:tcBorders>
              <w:bottom w:val="nil"/>
            </w:tcBorders>
            <w:vAlign w:val="top"/>
          </w:tcPr>
          <w:p w14:paraId="6F233C6D">
            <w:pPr>
              <w:spacing w:line="333" w:lineRule="auto"/>
              <w:rPr>
                <w:rFonts w:ascii="Arial"/>
                <w:color w:val="auto"/>
                <w:sz w:val="21"/>
                <w:rPrChange w:id="1562" w:author="随遇而安" w:date="2023-08-11T14:56:22Z">
                  <w:rPr>
                    <w:rFonts w:ascii="Arial"/>
                    <w:sz w:val="21"/>
                  </w:rPr>
                </w:rPrChange>
              </w:rPr>
            </w:pPr>
          </w:p>
          <w:p w14:paraId="058B77E7">
            <w:pPr>
              <w:spacing w:before="68" w:line="274" w:lineRule="auto"/>
              <w:ind w:left="113" w:right="451"/>
              <w:rPr>
                <w:rFonts w:ascii="宋体" w:hAnsi="宋体" w:eastAsia="宋体" w:cs="宋体"/>
                <w:color w:val="auto"/>
                <w:sz w:val="21"/>
                <w:szCs w:val="21"/>
                <w:rPrChange w:id="1563" w:author="随遇而安" w:date="2023-08-11T14:56:22Z">
                  <w:rPr>
                    <w:rFonts w:ascii="宋体" w:hAnsi="宋体" w:eastAsia="宋体" w:cs="宋体"/>
                    <w:sz w:val="21"/>
                    <w:szCs w:val="21"/>
                  </w:rPr>
                </w:rPrChange>
              </w:rPr>
            </w:pPr>
            <w:r>
              <w:rPr>
                <w:rFonts w:ascii="宋体" w:hAnsi="宋体" w:eastAsia="宋体" w:cs="宋体"/>
                <w:color w:val="auto"/>
                <w:spacing w:val="-3"/>
                <w:sz w:val="21"/>
                <w:szCs w:val="21"/>
                <w:rPrChange w:id="1564" w:author="随遇而安" w:date="2023-08-11T14:56:22Z">
                  <w:rPr>
                    <w:rFonts w:ascii="宋体" w:hAnsi="宋体" w:eastAsia="宋体" w:cs="宋体"/>
                    <w:spacing w:val="-3"/>
                    <w:sz w:val="21"/>
                    <w:szCs w:val="21"/>
                  </w:rPr>
                </w:rPrChange>
              </w:rPr>
              <w:t>本单位安全生产情况及安全生产基本知识</w:t>
            </w:r>
            <w:r>
              <w:rPr>
                <w:rFonts w:ascii="宋体" w:hAnsi="宋体" w:eastAsia="宋体" w:cs="宋体"/>
                <w:color w:val="auto"/>
                <w:spacing w:val="-1"/>
                <w:sz w:val="21"/>
                <w:szCs w:val="21"/>
                <w:rPrChange w:id="1565" w:author="随遇而安" w:date="2023-08-11T14:56:22Z">
                  <w:rPr>
                    <w:rFonts w:ascii="宋体" w:hAnsi="宋体" w:eastAsia="宋体" w:cs="宋体"/>
                    <w:spacing w:val="-1"/>
                    <w:sz w:val="21"/>
                    <w:szCs w:val="21"/>
                  </w:rPr>
                </w:rPrChange>
              </w:rPr>
              <w:t>；</w:t>
            </w:r>
            <w:r>
              <w:rPr>
                <w:rFonts w:ascii="宋体" w:hAnsi="宋体" w:eastAsia="宋体" w:cs="宋体"/>
                <w:color w:val="auto"/>
                <w:sz w:val="21"/>
                <w:szCs w:val="21"/>
                <w:rPrChange w:id="1566" w:author="随遇而安" w:date="2023-08-11T14:56:22Z">
                  <w:rPr>
                    <w:rFonts w:ascii="宋体" w:hAnsi="宋体" w:eastAsia="宋体" w:cs="宋体"/>
                    <w:sz w:val="21"/>
                    <w:szCs w:val="21"/>
                  </w:rPr>
                </w:rPrChange>
              </w:rPr>
              <w:t xml:space="preserve"> </w:t>
            </w:r>
            <w:r>
              <w:rPr>
                <w:rFonts w:ascii="宋体" w:hAnsi="宋体" w:eastAsia="宋体" w:cs="宋体"/>
                <w:color w:val="auto"/>
                <w:spacing w:val="-1"/>
                <w:sz w:val="21"/>
                <w:szCs w:val="21"/>
                <w:rPrChange w:id="1567" w:author="随遇而安" w:date="2023-08-11T14:56:22Z">
                  <w:rPr>
                    <w:rFonts w:ascii="宋体" w:hAnsi="宋体" w:eastAsia="宋体" w:cs="宋体"/>
                    <w:spacing w:val="-1"/>
                    <w:sz w:val="21"/>
                    <w:szCs w:val="21"/>
                  </w:rPr>
                </w:rPrChange>
              </w:rPr>
              <w:t>本单位安</w:t>
            </w:r>
            <w:r>
              <w:rPr>
                <w:rFonts w:ascii="宋体" w:hAnsi="宋体" w:eastAsia="宋体" w:cs="宋体"/>
                <w:color w:val="auto"/>
                <w:sz w:val="21"/>
                <w:szCs w:val="21"/>
                <w:rPrChange w:id="1568" w:author="随遇而安" w:date="2023-08-11T14:56:22Z">
                  <w:rPr>
                    <w:rFonts w:ascii="宋体" w:hAnsi="宋体" w:eastAsia="宋体" w:cs="宋体"/>
                    <w:sz w:val="21"/>
                    <w:szCs w:val="21"/>
                  </w:rPr>
                </w:rPrChange>
              </w:rPr>
              <w:t>全生产规章制度和劳动纪律；</w:t>
            </w:r>
          </w:p>
          <w:p w14:paraId="35DB3FFA">
            <w:pPr>
              <w:spacing w:line="220" w:lineRule="auto"/>
              <w:ind w:left="114"/>
              <w:rPr>
                <w:rFonts w:ascii="宋体" w:hAnsi="宋体" w:eastAsia="宋体" w:cs="宋体"/>
                <w:color w:val="auto"/>
                <w:sz w:val="21"/>
                <w:szCs w:val="21"/>
                <w:rPrChange w:id="1569" w:author="随遇而安" w:date="2023-08-11T14:56:22Z">
                  <w:rPr>
                    <w:rFonts w:ascii="宋体" w:hAnsi="宋体" w:eastAsia="宋体" w:cs="宋体"/>
                    <w:sz w:val="21"/>
                    <w:szCs w:val="21"/>
                  </w:rPr>
                </w:rPrChange>
              </w:rPr>
            </w:pPr>
            <w:r>
              <w:rPr>
                <w:rFonts w:ascii="宋体" w:hAnsi="宋体" w:eastAsia="宋体" w:cs="宋体"/>
                <w:color w:val="auto"/>
                <w:spacing w:val="-3"/>
                <w:sz w:val="21"/>
                <w:szCs w:val="21"/>
                <w:rPrChange w:id="1570" w:author="随遇而安" w:date="2023-08-11T14:56:22Z">
                  <w:rPr>
                    <w:rFonts w:ascii="宋体" w:hAnsi="宋体" w:eastAsia="宋体" w:cs="宋体"/>
                    <w:spacing w:val="-3"/>
                    <w:sz w:val="21"/>
                    <w:szCs w:val="21"/>
                  </w:rPr>
                </w:rPrChange>
              </w:rPr>
              <w:t>从业人员安全生产权利和义务</w:t>
            </w:r>
            <w:r>
              <w:rPr>
                <w:rFonts w:ascii="宋体" w:hAnsi="宋体" w:eastAsia="宋体" w:cs="宋体"/>
                <w:color w:val="auto"/>
                <w:spacing w:val="-1"/>
                <w:sz w:val="21"/>
                <w:szCs w:val="21"/>
                <w:rPrChange w:id="1571" w:author="随遇而安" w:date="2023-08-11T14:56:22Z">
                  <w:rPr>
                    <w:rFonts w:ascii="宋体" w:hAnsi="宋体" w:eastAsia="宋体" w:cs="宋体"/>
                    <w:spacing w:val="-1"/>
                    <w:sz w:val="21"/>
                    <w:szCs w:val="21"/>
                  </w:rPr>
                </w:rPrChange>
              </w:rPr>
              <w:t>；</w:t>
            </w:r>
          </w:p>
          <w:p w14:paraId="2D4B3EF9">
            <w:pPr>
              <w:spacing w:before="60" w:line="221" w:lineRule="auto"/>
              <w:ind w:left="112"/>
              <w:rPr>
                <w:rFonts w:ascii="宋体" w:hAnsi="宋体" w:eastAsia="宋体" w:cs="宋体"/>
                <w:color w:val="auto"/>
                <w:sz w:val="21"/>
                <w:szCs w:val="21"/>
                <w:rPrChange w:id="1572"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573" w:author="随遇而安" w:date="2023-08-11T14:56:22Z">
                  <w:rPr>
                    <w:rFonts w:ascii="宋体" w:hAnsi="宋体" w:eastAsia="宋体" w:cs="宋体"/>
                    <w:spacing w:val="-1"/>
                    <w:sz w:val="21"/>
                    <w:szCs w:val="21"/>
                  </w:rPr>
                </w:rPrChange>
              </w:rPr>
              <w:t>相关事</w:t>
            </w:r>
            <w:r>
              <w:rPr>
                <w:rFonts w:ascii="宋体" w:hAnsi="宋体" w:eastAsia="宋体" w:cs="宋体"/>
                <w:color w:val="auto"/>
                <w:sz w:val="21"/>
                <w:szCs w:val="21"/>
                <w:rPrChange w:id="1574" w:author="随遇而安" w:date="2023-08-11T14:56:22Z">
                  <w:rPr>
                    <w:rFonts w:ascii="宋体" w:hAnsi="宋体" w:eastAsia="宋体" w:cs="宋体"/>
                    <w:sz w:val="21"/>
                    <w:szCs w:val="21"/>
                  </w:rPr>
                </w:rPrChange>
              </w:rPr>
              <w:t>故案例及其他需要培训的内容。</w:t>
            </w:r>
          </w:p>
        </w:tc>
        <w:tc>
          <w:tcPr>
            <w:tcW w:w="1236" w:type="dxa"/>
            <w:vAlign w:val="center"/>
          </w:tcPr>
          <w:p w14:paraId="1E9261F0">
            <w:pPr>
              <w:spacing w:before="218" w:line="221" w:lineRule="auto"/>
              <w:ind w:left="308"/>
              <w:jc w:val="both"/>
              <w:rPr>
                <w:rFonts w:ascii="宋体" w:hAnsi="宋体" w:eastAsia="宋体" w:cs="宋体"/>
                <w:color w:val="auto"/>
                <w:sz w:val="21"/>
                <w:szCs w:val="21"/>
                <w:rPrChange w:id="1575" w:author="随遇而安" w:date="2023-08-11T14:56:22Z">
                  <w:rPr>
                    <w:rFonts w:ascii="宋体" w:hAnsi="宋体" w:eastAsia="宋体" w:cs="宋体"/>
                    <w:sz w:val="21"/>
                    <w:szCs w:val="21"/>
                  </w:rPr>
                </w:rPrChange>
              </w:rPr>
            </w:pPr>
            <w:r>
              <w:rPr>
                <w:rFonts w:ascii="宋体" w:hAnsi="宋体" w:eastAsia="宋体" w:cs="宋体"/>
                <w:color w:val="auto"/>
                <w:spacing w:val="-2"/>
                <w:sz w:val="21"/>
                <w:szCs w:val="21"/>
                <w:rPrChange w:id="1576" w:author="随遇而安" w:date="2023-08-11T14:56:22Z">
                  <w:rPr>
                    <w:rFonts w:ascii="宋体" w:hAnsi="宋体" w:eastAsia="宋体" w:cs="宋体"/>
                    <w:spacing w:val="-2"/>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培</w:t>
            </w:r>
            <w:r>
              <w:rPr>
                <w:rFonts w:ascii="宋体" w:hAnsi="宋体" w:eastAsia="宋体" w:cs="宋体"/>
                <w:color w:val="auto"/>
                <w:spacing w:val="-1"/>
                <w:sz w:val="21"/>
                <w:szCs w:val="21"/>
                <w:rPrChange w:id="1577"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训人</w:t>
            </w:r>
          </w:p>
        </w:tc>
        <w:tc>
          <w:tcPr>
            <w:tcW w:w="1226" w:type="dxa"/>
            <w:vAlign w:val="top"/>
          </w:tcPr>
          <w:p w14:paraId="24105174">
            <w:pPr>
              <w:rPr>
                <w:rFonts w:ascii="Arial"/>
                <w:color w:val="auto"/>
                <w:sz w:val="21"/>
                <w:rPrChange w:id="1578" w:author="随遇而安" w:date="2023-08-11T14:56:22Z">
                  <w:rPr>
                    <w:rFonts w:ascii="Arial"/>
                    <w:sz w:val="21"/>
                  </w:rPr>
                </w:rPrChange>
              </w:rPr>
            </w:pPr>
          </w:p>
        </w:tc>
      </w:tr>
      <w:tr w14:paraId="7097E0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trPr>
        <w:tc>
          <w:tcPr>
            <w:tcW w:w="1091" w:type="dxa"/>
            <w:vMerge w:val="continue"/>
            <w:tcBorders>
              <w:top w:val="nil"/>
              <w:bottom w:val="nil"/>
            </w:tcBorders>
            <w:textDirection w:val="tbRlV"/>
            <w:vAlign w:val="top"/>
          </w:tcPr>
          <w:p w14:paraId="291DBFE1">
            <w:pPr>
              <w:rPr>
                <w:rFonts w:ascii="Arial"/>
                <w:color w:val="auto"/>
                <w:sz w:val="21"/>
                <w:rPrChange w:id="1579" w:author="随遇而安" w:date="2023-08-11T14:56:22Z">
                  <w:rPr>
                    <w:rFonts w:ascii="Arial"/>
                    <w:sz w:val="21"/>
                  </w:rPr>
                </w:rPrChange>
              </w:rPr>
            </w:pPr>
          </w:p>
        </w:tc>
        <w:tc>
          <w:tcPr>
            <w:tcW w:w="4505" w:type="dxa"/>
            <w:gridSpan w:val="3"/>
            <w:vMerge w:val="continue"/>
            <w:tcBorders>
              <w:top w:val="nil"/>
              <w:bottom w:val="nil"/>
            </w:tcBorders>
            <w:vAlign w:val="top"/>
          </w:tcPr>
          <w:p w14:paraId="4F92613D">
            <w:pPr>
              <w:rPr>
                <w:rFonts w:ascii="Arial"/>
                <w:color w:val="auto"/>
                <w:sz w:val="21"/>
                <w:rPrChange w:id="1580" w:author="随遇而安" w:date="2023-08-11T14:56:22Z">
                  <w:rPr>
                    <w:rFonts w:ascii="Arial"/>
                    <w:sz w:val="21"/>
                  </w:rPr>
                </w:rPrChange>
              </w:rPr>
            </w:pPr>
          </w:p>
        </w:tc>
        <w:tc>
          <w:tcPr>
            <w:tcW w:w="1236" w:type="dxa"/>
            <w:vAlign w:val="center"/>
          </w:tcPr>
          <w:p w14:paraId="4F4F4FE4">
            <w:pPr>
              <w:spacing w:before="209" w:line="221" w:lineRule="auto"/>
              <w:jc w:val="center"/>
              <w:rPr>
                <w:rFonts w:hint="eastAsia" w:ascii="宋体" w:hAnsi="宋体" w:eastAsia="宋体" w:cs="宋体"/>
                <w:color w:val="auto"/>
                <w:sz w:val="21"/>
                <w:szCs w:val="21"/>
                <w:lang w:eastAsia="zh-CN"/>
                <w:rPrChange w:id="1581" w:author="随遇而安" w:date="2023-08-11T14:56:22Z">
                  <w:rPr>
                    <w:rFonts w:hint="eastAsia" w:ascii="宋体" w:hAnsi="宋体" w:eastAsia="宋体" w:cs="宋体"/>
                    <w:sz w:val="21"/>
                    <w:szCs w:val="21"/>
                    <w:lang w:eastAsia="zh-CN"/>
                  </w:rPr>
                </w:rPrChange>
              </w:rPr>
            </w:pPr>
            <w:r>
              <w:rPr>
                <w:rFonts w:hint="eastAsia" w:ascii="宋体" w:hAnsi="宋体" w:eastAsia="宋体" w:cs="宋体"/>
                <w:color w:val="auto"/>
                <w:spacing w:val="-2"/>
                <w:sz w:val="21"/>
                <w:szCs w:val="21"/>
                <w:lang w:eastAsia="zh-CN"/>
                <w:rPrChange w:id="1582" w:author="随遇而安" w:date="2023-08-11T14:56:22Z">
                  <w:rPr>
                    <w:rFonts w:hint="eastAsia" w:ascii="宋体" w:hAnsi="宋体" w:eastAsia="宋体" w:cs="宋体"/>
                    <w:spacing w:val="-2"/>
                    <w:sz w:val="21"/>
                    <w:szCs w:val="21"/>
                    <w:lang w:eastAsia="zh-CN"/>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被培训人</w:t>
            </w:r>
          </w:p>
        </w:tc>
        <w:tc>
          <w:tcPr>
            <w:tcW w:w="1226" w:type="dxa"/>
            <w:vAlign w:val="top"/>
          </w:tcPr>
          <w:p w14:paraId="1E07FB35">
            <w:pPr>
              <w:rPr>
                <w:rFonts w:ascii="Arial"/>
                <w:color w:val="auto"/>
                <w:sz w:val="21"/>
                <w:rPrChange w:id="1583" w:author="随遇而安" w:date="2023-08-11T14:56:22Z">
                  <w:rPr>
                    <w:rFonts w:ascii="Arial"/>
                    <w:sz w:val="21"/>
                  </w:rPr>
                </w:rPrChange>
              </w:rPr>
            </w:pPr>
          </w:p>
        </w:tc>
      </w:tr>
      <w:tr w14:paraId="766336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2" w:hRule="atLeast"/>
        </w:trPr>
        <w:tc>
          <w:tcPr>
            <w:tcW w:w="1091" w:type="dxa"/>
            <w:vMerge w:val="continue"/>
            <w:tcBorders>
              <w:top w:val="nil"/>
            </w:tcBorders>
            <w:textDirection w:val="tbRlV"/>
            <w:vAlign w:val="top"/>
          </w:tcPr>
          <w:p w14:paraId="0A4E6D27">
            <w:pPr>
              <w:rPr>
                <w:rFonts w:ascii="Arial"/>
                <w:color w:val="auto"/>
                <w:sz w:val="21"/>
                <w:rPrChange w:id="1584" w:author="随遇而安" w:date="2023-08-11T14:56:22Z">
                  <w:rPr>
                    <w:rFonts w:ascii="Arial"/>
                    <w:sz w:val="21"/>
                  </w:rPr>
                </w:rPrChange>
              </w:rPr>
            </w:pPr>
          </w:p>
        </w:tc>
        <w:tc>
          <w:tcPr>
            <w:tcW w:w="4505" w:type="dxa"/>
            <w:gridSpan w:val="3"/>
            <w:vMerge w:val="continue"/>
            <w:tcBorders>
              <w:top w:val="nil"/>
            </w:tcBorders>
            <w:vAlign w:val="top"/>
          </w:tcPr>
          <w:p w14:paraId="3DA8254C">
            <w:pPr>
              <w:rPr>
                <w:rFonts w:ascii="Arial"/>
                <w:color w:val="auto"/>
                <w:sz w:val="21"/>
                <w:rPrChange w:id="1585" w:author="随遇而安" w:date="2023-08-11T14:56:22Z">
                  <w:rPr>
                    <w:rFonts w:ascii="Arial"/>
                    <w:sz w:val="21"/>
                  </w:rPr>
                </w:rPrChange>
              </w:rPr>
            </w:pPr>
          </w:p>
        </w:tc>
        <w:tc>
          <w:tcPr>
            <w:tcW w:w="1236" w:type="dxa"/>
            <w:vAlign w:val="center"/>
          </w:tcPr>
          <w:p w14:paraId="75E17CB0">
            <w:pPr>
              <w:spacing w:before="232" w:line="221" w:lineRule="auto"/>
              <w:ind w:left="201"/>
              <w:jc w:val="both"/>
              <w:rPr>
                <w:rFonts w:ascii="宋体" w:hAnsi="宋体" w:eastAsia="宋体" w:cs="宋体"/>
                <w:color w:val="auto"/>
                <w:sz w:val="21"/>
                <w:szCs w:val="21"/>
                <w:rPrChange w:id="1586"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587"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考试成</w:t>
            </w:r>
            <w:r>
              <w:rPr>
                <w:rFonts w:ascii="宋体" w:hAnsi="宋体" w:eastAsia="宋体" w:cs="宋体"/>
                <w:color w:val="auto"/>
                <w:sz w:val="21"/>
                <w:szCs w:val="21"/>
                <w:rPrChange w:id="1588" w:author="随遇而安" w:date="2023-08-11T14:56:22Z">
                  <w:rPr>
                    <w:rFonts w:ascii="宋体" w:hAnsi="宋体" w:eastAsia="宋体" w:cs="宋体"/>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绩</w:t>
            </w:r>
          </w:p>
        </w:tc>
        <w:tc>
          <w:tcPr>
            <w:tcW w:w="1226" w:type="dxa"/>
            <w:vAlign w:val="top"/>
          </w:tcPr>
          <w:p w14:paraId="32D1DBFC">
            <w:pPr>
              <w:rPr>
                <w:rFonts w:ascii="Arial"/>
                <w:color w:val="auto"/>
                <w:sz w:val="21"/>
                <w:rPrChange w:id="1589" w:author="随遇而安" w:date="2023-08-11T14:56:22Z">
                  <w:rPr>
                    <w:rFonts w:ascii="Arial"/>
                    <w:sz w:val="21"/>
                  </w:rPr>
                </w:rPrChange>
              </w:rPr>
            </w:pPr>
          </w:p>
        </w:tc>
      </w:tr>
      <w:tr w14:paraId="60810B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7" w:hRule="atLeast"/>
        </w:trPr>
        <w:tc>
          <w:tcPr>
            <w:tcW w:w="1091" w:type="dxa"/>
            <w:vMerge w:val="restart"/>
            <w:tcBorders>
              <w:bottom w:val="nil"/>
            </w:tcBorders>
            <w:textDirection w:val="tbRlV"/>
            <w:vAlign w:val="top"/>
          </w:tcPr>
          <w:p w14:paraId="31242A9E">
            <w:pPr>
              <w:spacing w:line="355" w:lineRule="auto"/>
              <w:rPr>
                <w:rFonts w:ascii="Arial"/>
                <w:color w:val="auto"/>
                <w:sz w:val="21"/>
                <w:rPrChange w:id="1590" w:author="随遇而安" w:date="2023-08-11T14:56:22Z">
                  <w:rPr>
                    <w:rFonts w:ascii="Arial"/>
                    <w:sz w:val="21"/>
                  </w:rPr>
                </w:rPrChange>
              </w:rPr>
            </w:pPr>
          </w:p>
          <w:p w14:paraId="0BD3F3F2">
            <w:pPr>
              <w:spacing w:before="70" w:line="209" w:lineRule="auto"/>
              <w:ind w:left="1018"/>
              <w:rPr>
                <w:rFonts w:ascii="宋体" w:hAnsi="宋体" w:eastAsia="宋体" w:cs="宋体"/>
                <w:color w:val="auto"/>
                <w:sz w:val="21"/>
                <w:szCs w:val="21"/>
                <w:rPrChange w:id="1591" w:author="随遇而安" w:date="2023-08-11T14:56:22Z">
                  <w:rPr>
                    <w:rFonts w:ascii="宋体" w:hAnsi="宋体" w:eastAsia="宋体" w:cs="宋体"/>
                    <w:sz w:val="21"/>
                    <w:szCs w:val="21"/>
                  </w:rPr>
                </w:rPrChange>
              </w:rPr>
            </w:pPr>
            <w:r>
              <w:rPr>
                <w:rFonts w:ascii="宋体" w:hAnsi="宋体" w:eastAsia="宋体" w:cs="宋体"/>
                <w:color w:val="auto"/>
                <w:spacing w:val="36"/>
                <w:sz w:val="21"/>
                <w:szCs w:val="21"/>
                <w:rPrChange w:id="1592" w:author="随遇而安" w:date="2023-08-11T14:56:22Z">
                  <w:rPr>
                    <w:rFonts w:ascii="宋体" w:hAnsi="宋体" w:eastAsia="宋体" w:cs="宋体"/>
                    <w:spacing w:val="36"/>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部</w:t>
            </w:r>
            <w:r>
              <w:rPr>
                <w:rFonts w:ascii="宋体" w:hAnsi="宋体" w:eastAsia="宋体" w:cs="宋体"/>
                <w:color w:val="auto"/>
                <w:spacing w:val="31"/>
                <w:sz w:val="21"/>
                <w:szCs w:val="21"/>
                <w:rPrChange w:id="1593" w:author="随遇而安" w:date="2023-08-11T14:56:22Z">
                  <w:rPr>
                    <w:rFonts w:ascii="宋体" w:hAnsi="宋体" w:eastAsia="宋体" w:cs="宋体"/>
                    <w:spacing w:val="3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门级安全教育</w:t>
            </w:r>
          </w:p>
        </w:tc>
        <w:tc>
          <w:tcPr>
            <w:tcW w:w="4505" w:type="dxa"/>
            <w:gridSpan w:val="3"/>
            <w:vAlign w:val="top"/>
          </w:tcPr>
          <w:p w14:paraId="76F54993">
            <w:pPr>
              <w:spacing w:before="193" w:line="221" w:lineRule="auto"/>
              <w:ind w:left="113"/>
              <w:rPr>
                <w:rFonts w:ascii="宋体" w:hAnsi="宋体" w:eastAsia="宋体" w:cs="宋体"/>
                <w:color w:val="auto"/>
                <w:sz w:val="21"/>
                <w:szCs w:val="21"/>
                <w:rPrChange w:id="1594"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595"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培训内容</w:t>
            </w:r>
          </w:p>
        </w:tc>
        <w:tc>
          <w:tcPr>
            <w:tcW w:w="1236" w:type="dxa"/>
            <w:vAlign w:val="top"/>
          </w:tcPr>
          <w:p w14:paraId="08D1B2F8">
            <w:pPr>
              <w:spacing w:before="194" w:line="221" w:lineRule="auto"/>
              <w:ind w:left="202"/>
              <w:rPr>
                <w:rFonts w:ascii="宋体" w:hAnsi="宋体" w:eastAsia="宋体" w:cs="宋体"/>
                <w:color w:val="auto"/>
                <w:sz w:val="21"/>
                <w:szCs w:val="21"/>
                <w:rPrChange w:id="1596"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597"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培训时间</w:t>
            </w:r>
          </w:p>
        </w:tc>
        <w:tc>
          <w:tcPr>
            <w:tcW w:w="1226" w:type="dxa"/>
            <w:vAlign w:val="top"/>
          </w:tcPr>
          <w:p w14:paraId="310CB317">
            <w:pPr>
              <w:rPr>
                <w:rFonts w:ascii="Arial"/>
                <w:color w:val="auto"/>
                <w:sz w:val="21"/>
                <w:rPrChange w:id="1598" w:author="随遇而安" w:date="2023-08-11T14:56:22Z">
                  <w:rPr>
                    <w:rFonts w:ascii="Arial"/>
                    <w:sz w:val="21"/>
                  </w:rPr>
                </w:rPrChange>
              </w:rPr>
            </w:pPr>
          </w:p>
        </w:tc>
      </w:tr>
      <w:tr w14:paraId="10C80D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48" w:hRule="atLeast"/>
        </w:trPr>
        <w:tc>
          <w:tcPr>
            <w:tcW w:w="1091" w:type="dxa"/>
            <w:vMerge w:val="continue"/>
            <w:tcBorders>
              <w:top w:val="nil"/>
              <w:bottom w:val="nil"/>
            </w:tcBorders>
            <w:textDirection w:val="tbRlV"/>
            <w:vAlign w:val="top"/>
          </w:tcPr>
          <w:p w14:paraId="52202B6D">
            <w:pPr>
              <w:rPr>
                <w:rFonts w:ascii="Arial"/>
                <w:color w:val="auto"/>
                <w:sz w:val="21"/>
                <w:rPrChange w:id="1599" w:author="随遇而安" w:date="2023-08-11T14:56:22Z">
                  <w:rPr>
                    <w:rFonts w:ascii="Arial"/>
                    <w:sz w:val="21"/>
                  </w:rPr>
                </w:rPrChange>
              </w:rPr>
            </w:pPr>
          </w:p>
        </w:tc>
        <w:tc>
          <w:tcPr>
            <w:tcW w:w="4505" w:type="dxa"/>
            <w:gridSpan w:val="3"/>
            <w:vMerge w:val="restart"/>
            <w:tcBorders>
              <w:bottom w:val="nil"/>
            </w:tcBorders>
            <w:vAlign w:val="top"/>
          </w:tcPr>
          <w:p w14:paraId="0366F427">
            <w:pPr>
              <w:spacing w:before="54" w:line="221" w:lineRule="auto"/>
              <w:ind w:left="114"/>
              <w:rPr>
                <w:rFonts w:ascii="宋体" w:hAnsi="宋体" w:eastAsia="宋体" w:cs="宋体"/>
                <w:color w:val="auto"/>
                <w:sz w:val="21"/>
                <w:szCs w:val="21"/>
                <w:rPrChange w:id="1600"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601" w:author="随遇而安" w:date="2023-08-11T14:56:22Z">
                  <w:rPr>
                    <w:rFonts w:ascii="宋体" w:hAnsi="宋体" w:eastAsia="宋体" w:cs="宋体"/>
                    <w:spacing w:val="-1"/>
                    <w:sz w:val="21"/>
                    <w:szCs w:val="21"/>
                  </w:rPr>
                </w:rPrChange>
              </w:rPr>
              <w:t>工作环境及危险</w:t>
            </w:r>
            <w:r>
              <w:rPr>
                <w:rFonts w:ascii="宋体" w:hAnsi="宋体" w:eastAsia="宋体" w:cs="宋体"/>
                <w:color w:val="auto"/>
                <w:sz w:val="21"/>
                <w:szCs w:val="21"/>
                <w:rPrChange w:id="1602" w:author="随遇而安" w:date="2023-08-11T14:56:22Z">
                  <w:rPr>
                    <w:rFonts w:ascii="宋体" w:hAnsi="宋体" w:eastAsia="宋体" w:cs="宋体"/>
                    <w:sz w:val="21"/>
                    <w:szCs w:val="21"/>
                  </w:rPr>
                </w:rPrChange>
              </w:rPr>
              <w:t>因素；</w:t>
            </w:r>
          </w:p>
          <w:p w14:paraId="704DC9E7">
            <w:pPr>
              <w:spacing w:before="62" w:line="274" w:lineRule="auto"/>
              <w:ind w:left="112" w:right="190"/>
              <w:rPr>
                <w:rFonts w:ascii="宋体" w:hAnsi="宋体" w:eastAsia="宋体" w:cs="宋体"/>
                <w:color w:val="auto"/>
                <w:sz w:val="21"/>
                <w:szCs w:val="21"/>
                <w:rPrChange w:id="1603" w:author="随遇而安" w:date="2023-08-11T14:56:22Z">
                  <w:rPr>
                    <w:rFonts w:ascii="宋体" w:hAnsi="宋体" w:eastAsia="宋体" w:cs="宋体"/>
                    <w:sz w:val="21"/>
                    <w:szCs w:val="21"/>
                  </w:rPr>
                </w:rPrChange>
              </w:rPr>
            </w:pPr>
            <w:r>
              <w:rPr>
                <w:rFonts w:ascii="宋体" w:hAnsi="宋体" w:eastAsia="宋体" w:cs="宋体"/>
                <w:color w:val="auto"/>
                <w:spacing w:val="-4"/>
                <w:sz w:val="21"/>
                <w:szCs w:val="21"/>
                <w:rPrChange w:id="1604" w:author="随遇而安" w:date="2023-08-11T14:56:22Z">
                  <w:rPr>
                    <w:rFonts w:ascii="宋体" w:hAnsi="宋体" w:eastAsia="宋体" w:cs="宋体"/>
                    <w:spacing w:val="-4"/>
                    <w:sz w:val="21"/>
                    <w:szCs w:val="21"/>
                  </w:rPr>
                </w:rPrChange>
              </w:rPr>
              <w:t>所从事工种可</w:t>
            </w:r>
            <w:r>
              <w:rPr>
                <w:rFonts w:ascii="宋体" w:hAnsi="宋体" w:eastAsia="宋体" w:cs="宋体"/>
                <w:color w:val="auto"/>
                <w:spacing w:val="-3"/>
                <w:sz w:val="21"/>
                <w:szCs w:val="21"/>
                <w:rPrChange w:id="1605" w:author="随遇而安" w:date="2023-08-11T14:56:22Z">
                  <w:rPr>
                    <w:rFonts w:ascii="宋体" w:hAnsi="宋体" w:eastAsia="宋体" w:cs="宋体"/>
                    <w:spacing w:val="-3"/>
                    <w:sz w:val="21"/>
                    <w:szCs w:val="21"/>
                  </w:rPr>
                </w:rPrChange>
              </w:rPr>
              <w:t>能</w:t>
            </w:r>
            <w:r>
              <w:rPr>
                <w:rFonts w:ascii="宋体" w:hAnsi="宋体" w:eastAsia="宋体" w:cs="宋体"/>
                <w:color w:val="auto"/>
                <w:spacing w:val="-2"/>
                <w:sz w:val="21"/>
                <w:szCs w:val="21"/>
                <w:rPrChange w:id="1606" w:author="随遇而安" w:date="2023-08-11T14:56:22Z">
                  <w:rPr>
                    <w:rFonts w:ascii="宋体" w:hAnsi="宋体" w:eastAsia="宋体" w:cs="宋体"/>
                    <w:spacing w:val="-2"/>
                    <w:sz w:val="21"/>
                    <w:szCs w:val="21"/>
                  </w:rPr>
                </w:rPrChange>
              </w:rPr>
              <w:t>遭受的职业伤害和伤亡事故；</w:t>
            </w:r>
            <w:r>
              <w:rPr>
                <w:rFonts w:ascii="宋体" w:hAnsi="宋体" w:eastAsia="宋体" w:cs="宋体"/>
                <w:color w:val="auto"/>
                <w:sz w:val="21"/>
                <w:szCs w:val="21"/>
                <w:rPrChange w:id="1607" w:author="随遇而安" w:date="2023-08-11T14:56:22Z">
                  <w:rPr>
                    <w:rFonts w:ascii="宋体" w:hAnsi="宋体" w:eastAsia="宋体" w:cs="宋体"/>
                    <w:sz w:val="21"/>
                    <w:szCs w:val="21"/>
                  </w:rPr>
                </w:rPrChange>
              </w:rPr>
              <w:t xml:space="preserve"> </w:t>
            </w:r>
            <w:r>
              <w:rPr>
                <w:rFonts w:ascii="宋体" w:hAnsi="宋体" w:eastAsia="宋体" w:cs="宋体"/>
                <w:color w:val="auto"/>
                <w:spacing w:val="-1"/>
                <w:sz w:val="21"/>
                <w:szCs w:val="21"/>
                <w:rPrChange w:id="1608" w:author="随遇而安" w:date="2023-08-11T14:56:22Z">
                  <w:rPr>
                    <w:rFonts w:ascii="宋体" w:hAnsi="宋体" w:eastAsia="宋体" w:cs="宋体"/>
                    <w:spacing w:val="-1"/>
                    <w:sz w:val="21"/>
                    <w:szCs w:val="21"/>
                  </w:rPr>
                </w:rPrChange>
              </w:rPr>
              <w:t>所从事</w:t>
            </w:r>
            <w:r>
              <w:rPr>
                <w:rFonts w:ascii="宋体" w:hAnsi="宋体" w:eastAsia="宋体" w:cs="宋体"/>
                <w:color w:val="auto"/>
                <w:sz w:val="21"/>
                <w:szCs w:val="21"/>
                <w:rPrChange w:id="1609" w:author="随遇而安" w:date="2023-08-11T14:56:22Z">
                  <w:rPr>
                    <w:rFonts w:ascii="宋体" w:hAnsi="宋体" w:eastAsia="宋体" w:cs="宋体"/>
                    <w:sz w:val="21"/>
                    <w:szCs w:val="21"/>
                  </w:rPr>
                </w:rPrChange>
              </w:rPr>
              <w:t xml:space="preserve">工种的安全职责、操作技能及强制性标 </w:t>
            </w:r>
            <w:r>
              <w:rPr>
                <w:rFonts w:ascii="宋体" w:hAnsi="宋体" w:eastAsia="宋体" w:cs="宋体"/>
                <w:color w:val="auto"/>
                <w:spacing w:val="-14"/>
                <w:sz w:val="21"/>
                <w:szCs w:val="21"/>
                <w:rPrChange w:id="1610" w:author="随遇而安" w:date="2023-08-11T14:56:22Z">
                  <w:rPr>
                    <w:rFonts w:ascii="宋体" w:hAnsi="宋体" w:eastAsia="宋体" w:cs="宋体"/>
                    <w:spacing w:val="-14"/>
                    <w:sz w:val="21"/>
                    <w:szCs w:val="21"/>
                  </w:rPr>
                </w:rPrChange>
              </w:rPr>
              <w:t>准；</w:t>
            </w:r>
          </w:p>
          <w:p w14:paraId="5A54CD24">
            <w:pPr>
              <w:spacing w:line="274" w:lineRule="auto"/>
              <w:ind w:left="113" w:right="240" w:firstLine="33"/>
              <w:rPr>
                <w:rFonts w:ascii="宋体" w:hAnsi="宋体" w:eastAsia="宋体" w:cs="宋体"/>
                <w:color w:val="auto"/>
                <w:sz w:val="21"/>
                <w:szCs w:val="21"/>
                <w:rPrChange w:id="1611" w:author="随遇而安" w:date="2023-08-11T14:56:22Z">
                  <w:rPr>
                    <w:rFonts w:ascii="宋体" w:hAnsi="宋体" w:eastAsia="宋体" w:cs="宋体"/>
                    <w:sz w:val="21"/>
                    <w:szCs w:val="21"/>
                  </w:rPr>
                </w:rPrChange>
              </w:rPr>
            </w:pPr>
            <w:r>
              <w:rPr>
                <w:rFonts w:ascii="宋体" w:hAnsi="宋体" w:eastAsia="宋体" w:cs="宋体"/>
                <w:color w:val="auto"/>
                <w:spacing w:val="-8"/>
                <w:sz w:val="21"/>
                <w:szCs w:val="21"/>
                <w:rPrChange w:id="1612" w:author="随遇而安" w:date="2023-08-11T14:56:22Z">
                  <w:rPr>
                    <w:rFonts w:ascii="宋体" w:hAnsi="宋体" w:eastAsia="宋体" w:cs="宋体"/>
                    <w:spacing w:val="-8"/>
                    <w:sz w:val="21"/>
                    <w:szCs w:val="21"/>
                  </w:rPr>
                </w:rPrChange>
              </w:rPr>
              <w:t>自救</w:t>
            </w:r>
            <w:r>
              <w:rPr>
                <w:rFonts w:ascii="宋体" w:hAnsi="宋体" w:eastAsia="宋体" w:cs="宋体"/>
                <w:color w:val="auto"/>
                <w:spacing w:val="-4"/>
                <w:sz w:val="21"/>
                <w:szCs w:val="21"/>
                <w:rPrChange w:id="1613" w:author="随遇而安" w:date="2023-08-11T14:56:22Z">
                  <w:rPr>
                    <w:rFonts w:ascii="宋体" w:hAnsi="宋体" w:eastAsia="宋体" w:cs="宋体"/>
                    <w:spacing w:val="-4"/>
                    <w:sz w:val="21"/>
                    <w:szCs w:val="21"/>
                  </w:rPr>
                </w:rPrChange>
              </w:rPr>
              <w:t>互救、急救方法、疏散和紧急情况处理；</w:t>
            </w:r>
            <w:r>
              <w:rPr>
                <w:rFonts w:ascii="宋体" w:hAnsi="宋体" w:eastAsia="宋体" w:cs="宋体"/>
                <w:color w:val="auto"/>
                <w:sz w:val="21"/>
                <w:szCs w:val="21"/>
                <w:rPrChange w:id="1614" w:author="随遇而安" w:date="2023-08-11T14:56:22Z">
                  <w:rPr>
                    <w:rFonts w:ascii="宋体" w:hAnsi="宋体" w:eastAsia="宋体" w:cs="宋体"/>
                    <w:sz w:val="21"/>
                    <w:szCs w:val="21"/>
                  </w:rPr>
                </w:rPrChange>
              </w:rPr>
              <w:t xml:space="preserve"> </w:t>
            </w:r>
            <w:r>
              <w:rPr>
                <w:rFonts w:ascii="宋体" w:hAnsi="宋体" w:eastAsia="宋体" w:cs="宋体"/>
                <w:color w:val="auto"/>
                <w:spacing w:val="-4"/>
                <w:sz w:val="21"/>
                <w:szCs w:val="21"/>
                <w:rPrChange w:id="1615" w:author="随遇而安" w:date="2023-08-11T14:56:22Z">
                  <w:rPr>
                    <w:rFonts w:ascii="宋体" w:hAnsi="宋体" w:eastAsia="宋体" w:cs="宋体"/>
                    <w:spacing w:val="-4"/>
                    <w:sz w:val="21"/>
                    <w:szCs w:val="21"/>
                  </w:rPr>
                </w:rPrChange>
              </w:rPr>
              <w:t>安全设备设施、</w:t>
            </w:r>
            <w:r>
              <w:rPr>
                <w:rFonts w:ascii="宋体" w:hAnsi="宋体" w:eastAsia="宋体" w:cs="宋体"/>
                <w:color w:val="auto"/>
                <w:spacing w:val="-2"/>
                <w:sz w:val="21"/>
                <w:szCs w:val="21"/>
                <w:rPrChange w:id="1616" w:author="随遇而安" w:date="2023-08-11T14:56:22Z">
                  <w:rPr>
                    <w:rFonts w:ascii="宋体" w:hAnsi="宋体" w:eastAsia="宋体" w:cs="宋体"/>
                    <w:spacing w:val="-2"/>
                    <w:sz w:val="21"/>
                    <w:szCs w:val="21"/>
                  </w:rPr>
                </w:rPrChange>
              </w:rPr>
              <w:t>个人防护用品的使用和维护；</w:t>
            </w:r>
            <w:r>
              <w:rPr>
                <w:rFonts w:ascii="宋体" w:hAnsi="宋体" w:eastAsia="宋体" w:cs="宋体"/>
                <w:color w:val="auto"/>
                <w:sz w:val="21"/>
                <w:szCs w:val="21"/>
                <w:rPrChange w:id="1617" w:author="随遇而安" w:date="2023-08-11T14:56:22Z">
                  <w:rPr>
                    <w:rFonts w:ascii="宋体" w:hAnsi="宋体" w:eastAsia="宋体" w:cs="宋体"/>
                    <w:sz w:val="21"/>
                    <w:szCs w:val="21"/>
                  </w:rPr>
                </w:rPrChange>
              </w:rPr>
              <w:t xml:space="preserve"> </w:t>
            </w:r>
            <w:r>
              <w:rPr>
                <w:rFonts w:ascii="宋体" w:hAnsi="宋体" w:eastAsia="宋体" w:cs="宋体"/>
                <w:color w:val="auto"/>
                <w:spacing w:val="-1"/>
                <w:sz w:val="21"/>
                <w:szCs w:val="21"/>
                <w:rPrChange w:id="1618" w:author="随遇而安" w:date="2023-08-11T14:56:22Z">
                  <w:rPr>
                    <w:rFonts w:ascii="宋体" w:hAnsi="宋体" w:eastAsia="宋体" w:cs="宋体"/>
                    <w:spacing w:val="-1"/>
                    <w:sz w:val="21"/>
                    <w:szCs w:val="21"/>
                  </w:rPr>
                </w:rPrChange>
              </w:rPr>
              <w:t>本部门安</w:t>
            </w:r>
            <w:r>
              <w:rPr>
                <w:rFonts w:ascii="宋体" w:hAnsi="宋体" w:eastAsia="宋体" w:cs="宋体"/>
                <w:color w:val="auto"/>
                <w:sz w:val="21"/>
                <w:szCs w:val="21"/>
                <w:rPrChange w:id="1619" w:author="随遇而安" w:date="2023-08-11T14:56:22Z">
                  <w:rPr>
                    <w:rFonts w:ascii="宋体" w:hAnsi="宋体" w:eastAsia="宋体" w:cs="宋体"/>
                    <w:sz w:val="21"/>
                    <w:szCs w:val="21"/>
                  </w:rPr>
                </w:rPrChange>
              </w:rPr>
              <w:t>全生产状况及规章制度；</w:t>
            </w:r>
          </w:p>
          <w:p w14:paraId="663A0669">
            <w:pPr>
              <w:spacing w:line="274" w:lineRule="auto"/>
              <w:ind w:left="113" w:right="240"/>
              <w:rPr>
                <w:rFonts w:ascii="宋体" w:hAnsi="宋体" w:eastAsia="宋体" w:cs="宋体"/>
                <w:color w:val="auto"/>
                <w:sz w:val="21"/>
                <w:szCs w:val="21"/>
                <w:rPrChange w:id="1620" w:author="随遇而安" w:date="2023-08-11T14:56:22Z">
                  <w:rPr>
                    <w:rFonts w:ascii="宋体" w:hAnsi="宋体" w:eastAsia="宋体" w:cs="宋体"/>
                    <w:sz w:val="21"/>
                    <w:szCs w:val="21"/>
                  </w:rPr>
                </w:rPrChange>
              </w:rPr>
            </w:pPr>
            <w:r>
              <w:rPr>
                <w:rFonts w:ascii="宋体" w:hAnsi="宋体" w:eastAsia="宋体" w:cs="宋体"/>
                <w:color w:val="auto"/>
                <w:spacing w:val="-4"/>
                <w:sz w:val="21"/>
                <w:szCs w:val="21"/>
                <w:rPrChange w:id="1621" w:author="随遇而安" w:date="2023-08-11T14:56:22Z">
                  <w:rPr>
                    <w:rFonts w:ascii="宋体" w:hAnsi="宋体" w:eastAsia="宋体" w:cs="宋体"/>
                    <w:spacing w:val="-4"/>
                    <w:sz w:val="21"/>
                    <w:szCs w:val="21"/>
                  </w:rPr>
                </w:rPrChange>
              </w:rPr>
              <w:t>预防事故和职业</w:t>
            </w:r>
            <w:r>
              <w:rPr>
                <w:rFonts w:ascii="宋体" w:hAnsi="宋体" w:eastAsia="宋体" w:cs="宋体"/>
                <w:color w:val="auto"/>
                <w:spacing w:val="-3"/>
                <w:sz w:val="21"/>
                <w:szCs w:val="21"/>
                <w:rPrChange w:id="1622" w:author="随遇而安" w:date="2023-08-11T14:56:22Z">
                  <w:rPr>
                    <w:rFonts w:ascii="宋体" w:hAnsi="宋体" w:eastAsia="宋体" w:cs="宋体"/>
                    <w:spacing w:val="-3"/>
                    <w:sz w:val="21"/>
                    <w:szCs w:val="21"/>
                  </w:rPr>
                </w:rPrChange>
              </w:rPr>
              <w:t>危</w:t>
            </w:r>
            <w:r>
              <w:rPr>
                <w:rFonts w:ascii="宋体" w:hAnsi="宋体" w:eastAsia="宋体" w:cs="宋体"/>
                <w:color w:val="auto"/>
                <w:spacing w:val="-2"/>
                <w:sz w:val="21"/>
                <w:szCs w:val="21"/>
                <w:rPrChange w:id="1623" w:author="随遇而安" w:date="2023-08-11T14:56:22Z">
                  <w:rPr>
                    <w:rFonts w:ascii="宋体" w:hAnsi="宋体" w:eastAsia="宋体" w:cs="宋体"/>
                    <w:spacing w:val="-2"/>
                    <w:sz w:val="21"/>
                    <w:szCs w:val="21"/>
                  </w:rPr>
                </w:rPrChange>
              </w:rPr>
              <w:t>害的措施及安全注意事项；</w:t>
            </w:r>
            <w:r>
              <w:rPr>
                <w:rFonts w:ascii="宋体" w:hAnsi="宋体" w:eastAsia="宋体" w:cs="宋体"/>
                <w:color w:val="auto"/>
                <w:sz w:val="21"/>
                <w:szCs w:val="21"/>
                <w:rPrChange w:id="1624" w:author="随遇而安" w:date="2023-08-11T14:56:22Z">
                  <w:rPr>
                    <w:rFonts w:ascii="宋体" w:hAnsi="宋体" w:eastAsia="宋体" w:cs="宋体"/>
                    <w:sz w:val="21"/>
                    <w:szCs w:val="21"/>
                  </w:rPr>
                </w:rPrChange>
              </w:rPr>
              <w:t xml:space="preserve"> </w:t>
            </w:r>
            <w:r>
              <w:rPr>
                <w:rFonts w:ascii="宋体" w:hAnsi="宋体" w:eastAsia="宋体" w:cs="宋体"/>
                <w:color w:val="auto"/>
                <w:spacing w:val="-7"/>
                <w:sz w:val="21"/>
                <w:szCs w:val="21"/>
                <w:rPrChange w:id="1625" w:author="随遇而安" w:date="2023-08-11T14:56:22Z">
                  <w:rPr>
                    <w:rFonts w:ascii="宋体" w:hAnsi="宋体" w:eastAsia="宋体" w:cs="宋体"/>
                    <w:spacing w:val="-7"/>
                    <w:sz w:val="21"/>
                    <w:szCs w:val="21"/>
                  </w:rPr>
                </w:rPrChange>
              </w:rPr>
              <w:t>有</w:t>
            </w:r>
            <w:r>
              <w:rPr>
                <w:rFonts w:ascii="宋体" w:hAnsi="宋体" w:eastAsia="宋体" w:cs="宋体"/>
                <w:color w:val="auto"/>
                <w:spacing w:val="-4"/>
                <w:sz w:val="21"/>
                <w:szCs w:val="21"/>
                <w:rPrChange w:id="1626" w:author="随遇而安" w:date="2023-08-11T14:56:22Z">
                  <w:rPr>
                    <w:rFonts w:ascii="宋体" w:hAnsi="宋体" w:eastAsia="宋体" w:cs="宋体"/>
                    <w:spacing w:val="-4"/>
                    <w:sz w:val="21"/>
                    <w:szCs w:val="21"/>
                  </w:rPr>
                </w:rPrChange>
              </w:rPr>
              <w:t>关事故案例；</w:t>
            </w:r>
          </w:p>
          <w:p w14:paraId="46DB974A">
            <w:pPr>
              <w:spacing w:before="1" w:line="220" w:lineRule="auto"/>
              <w:ind w:left="113"/>
              <w:rPr>
                <w:rFonts w:ascii="宋体" w:hAnsi="宋体" w:eastAsia="宋体" w:cs="宋体"/>
                <w:color w:val="auto"/>
                <w:sz w:val="21"/>
                <w:szCs w:val="21"/>
                <w:rPrChange w:id="1627"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628" w:author="随遇而安" w:date="2023-08-11T14:56:22Z">
                  <w:rPr>
                    <w:rFonts w:ascii="宋体" w:hAnsi="宋体" w:eastAsia="宋体" w:cs="宋体"/>
                    <w:spacing w:val="-1"/>
                    <w:sz w:val="21"/>
                    <w:szCs w:val="21"/>
                  </w:rPr>
                </w:rPrChange>
              </w:rPr>
              <w:t>其他需要培训</w:t>
            </w:r>
            <w:r>
              <w:rPr>
                <w:rFonts w:ascii="宋体" w:hAnsi="宋体" w:eastAsia="宋体" w:cs="宋体"/>
                <w:color w:val="auto"/>
                <w:sz w:val="21"/>
                <w:szCs w:val="21"/>
                <w:rPrChange w:id="1629" w:author="随遇而安" w:date="2023-08-11T14:56:22Z">
                  <w:rPr>
                    <w:rFonts w:ascii="宋体" w:hAnsi="宋体" w:eastAsia="宋体" w:cs="宋体"/>
                    <w:sz w:val="21"/>
                    <w:szCs w:val="21"/>
                  </w:rPr>
                </w:rPrChange>
              </w:rPr>
              <w:t>的内容。</w:t>
            </w:r>
          </w:p>
        </w:tc>
        <w:tc>
          <w:tcPr>
            <w:tcW w:w="1236" w:type="dxa"/>
            <w:vAlign w:val="center"/>
          </w:tcPr>
          <w:p w14:paraId="4CA7FE59">
            <w:pPr>
              <w:spacing w:before="293" w:line="221" w:lineRule="auto"/>
              <w:ind w:left="308"/>
              <w:jc w:val="both"/>
              <w:rPr>
                <w:rFonts w:ascii="宋体" w:hAnsi="宋体" w:eastAsia="宋体" w:cs="宋体"/>
                <w:color w:val="auto"/>
                <w:sz w:val="21"/>
                <w:szCs w:val="21"/>
                <w:rPrChange w:id="1630" w:author="随遇而安" w:date="2023-08-11T14:56:22Z">
                  <w:rPr>
                    <w:rFonts w:ascii="宋体" w:hAnsi="宋体" w:eastAsia="宋体" w:cs="宋体"/>
                    <w:sz w:val="21"/>
                    <w:szCs w:val="21"/>
                  </w:rPr>
                </w:rPrChange>
              </w:rPr>
            </w:pPr>
            <w:r>
              <w:rPr>
                <w:rFonts w:ascii="宋体" w:hAnsi="宋体" w:eastAsia="宋体" w:cs="宋体"/>
                <w:color w:val="auto"/>
                <w:spacing w:val="-2"/>
                <w:sz w:val="21"/>
                <w:szCs w:val="21"/>
                <w:rPrChange w:id="1631" w:author="随遇而安" w:date="2023-08-11T14:56:22Z">
                  <w:rPr>
                    <w:rFonts w:ascii="宋体" w:hAnsi="宋体" w:eastAsia="宋体" w:cs="宋体"/>
                    <w:spacing w:val="-2"/>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培训人</w:t>
            </w:r>
          </w:p>
        </w:tc>
        <w:tc>
          <w:tcPr>
            <w:tcW w:w="1226" w:type="dxa"/>
            <w:vAlign w:val="top"/>
          </w:tcPr>
          <w:p w14:paraId="4ABB7804">
            <w:pPr>
              <w:rPr>
                <w:rFonts w:ascii="Arial"/>
                <w:color w:val="auto"/>
                <w:sz w:val="21"/>
                <w:rPrChange w:id="1632" w:author="随遇而安" w:date="2023-08-11T14:56:22Z">
                  <w:rPr>
                    <w:rFonts w:ascii="Arial"/>
                    <w:sz w:val="21"/>
                  </w:rPr>
                </w:rPrChange>
              </w:rPr>
            </w:pPr>
          </w:p>
        </w:tc>
      </w:tr>
      <w:tr w14:paraId="7B7B4E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3" w:hRule="atLeast"/>
        </w:trPr>
        <w:tc>
          <w:tcPr>
            <w:tcW w:w="1091" w:type="dxa"/>
            <w:vMerge w:val="continue"/>
            <w:tcBorders>
              <w:top w:val="nil"/>
              <w:bottom w:val="nil"/>
            </w:tcBorders>
            <w:textDirection w:val="tbRlV"/>
            <w:vAlign w:val="top"/>
          </w:tcPr>
          <w:p w14:paraId="12EFB53C">
            <w:pPr>
              <w:rPr>
                <w:rFonts w:ascii="Arial"/>
                <w:color w:val="auto"/>
                <w:sz w:val="21"/>
                <w:rPrChange w:id="1633" w:author="随遇而安" w:date="2023-08-11T14:56:22Z">
                  <w:rPr>
                    <w:rFonts w:ascii="Arial"/>
                    <w:sz w:val="21"/>
                  </w:rPr>
                </w:rPrChange>
              </w:rPr>
            </w:pPr>
          </w:p>
        </w:tc>
        <w:tc>
          <w:tcPr>
            <w:tcW w:w="4505" w:type="dxa"/>
            <w:gridSpan w:val="3"/>
            <w:vMerge w:val="continue"/>
            <w:tcBorders>
              <w:top w:val="nil"/>
              <w:bottom w:val="nil"/>
            </w:tcBorders>
            <w:vAlign w:val="top"/>
          </w:tcPr>
          <w:p w14:paraId="14562261">
            <w:pPr>
              <w:rPr>
                <w:rFonts w:ascii="Arial"/>
                <w:color w:val="auto"/>
                <w:sz w:val="21"/>
                <w:rPrChange w:id="1634" w:author="随遇而安" w:date="2023-08-11T14:56:22Z">
                  <w:rPr>
                    <w:rFonts w:ascii="Arial"/>
                    <w:sz w:val="21"/>
                  </w:rPr>
                </w:rPrChange>
              </w:rPr>
            </w:pPr>
          </w:p>
        </w:tc>
        <w:tc>
          <w:tcPr>
            <w:tcW w:w="1236" w:type="dxa"/>
            <w:vAlign w:val="center"/>
          </w:tcPr>
          <w:p w14:paraId="7635A0FF">
            <w:pPr>
              <w:spacing w:before="176" w:line="221" w:lineRule="auto"/>
              <w:jc w:val="center"/>
              <w:rPr>
                <w:rFonts w:ascii="宋体" w:hAnsi="宋体" w:eastAsia="宋体" w:cs="宋体"/>
                <w:color w:val="auto"/>
                <w:sz w:val="21"/>
                <w:szCs w:val="21"/>
                <w:rPrChange w:id="1635" w:author="随遇而安" w:date="2023-08-11T14:56:22Z">
                  <w:rPr>
                    <w:rFonts w:ascii="宋体" w:hAnsi="宋体" w:eastAsia="宋体" w:cs="宋体"/>
                    <w:sz w:val="21"/>
                    <w:szCs w:val="21"/>
                  </w:rPr>
                </w:rPrChange>
              </w:rPr>
            </w:pPr>
            <w:r>
              <w:rPr>
                <w:rFonts w:hint="eastAsia" w:ascii="宋体" w:hAnsi="宋体" w:eastAsia="宋体" w:cs="宋体"/>
                <w:color w:val="auto"/>
                <w:spacing w:val="-2"/>
                <w:sz w:val="21"/>
                <w:szCs w:val="21"/>
                <w:lang w:val="en-US" w:eastAsia="zh-CN"/>
                <w:rPrChange w:id="1636" w:author="随遇而安" w:date="2023-08-11T14:56:22Z">
                  <w:rPr>
                    <w:rFonts w:hint="eastAsia" w:ascii="宋体" w:hAnsi="宋体" w:eastAsia="宋体" w:cs="宋体"/>
                    <w:spacing w:val="-2"/>
                    <w:sz w:val="21"/>
                    <w:szCs w:val="21"/>
                    <w:lang w:val="en-US" w:eastAsia="zh-CN"/>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被</w:t>
            </w:r>
            <w:r>
              <w:rPr>
                <w:rFonts w:ascii="宋体" w:hAnsi="宋体" w:eastAsia="宋体" w:cs="宋体"/>
                <w:color w:val="auto"/>
                <w:spacing w:val="-2"/>
                <w:sz w:val="21"/>
                <w:szCs w:val="21"/>
                <w:rPrChange w:id="1637" w:author="随遇而安" w:date="2023-08-11T14:56:22Z">
                  <w:rPr>
                    <w:rFonts w:ascii="宋体" w:hAnsi="宋体" w:eastAsia="宋体" w:cs="宋体"/>
                    <w:spacing w:val="-2"/>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培训人</w:t>
            </w:r>
          </w:p>
        </w:tc>
        <w:tc>
          <w:tcPr>
            <w:tcW w:w="1226" w:type="dxa"/>
            <w:vAlign w:val="top"/>
          </w:tcPr>
          <w:p w14:paraId="55B4551C">
            <w:pPr>
              <w:rPr>
                <w:rFonts w:ascii="Arial"/>
                <w:color w:val="auto"/>
                <w:sz w:val="21"/>
                <w:rPrChange w:id="1638" w:author="随遇而安" w:date="2023-08-11T14:56:22Z">
                  <w:rPr>
                    <w:rFonts w:ascii="Arial"/>
                    <w:sz w:val="21"/>
                  </w:rPr>
                </w:rPrChange>
              </w:rPr>
            </w:pPr>
          </w:p>
        </w:tc>
      </w:tr>
      <w:tr w14:paraId="59F233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4" w:hRule="atLeast"/>
        </w:trPr>
        <w:tc>
          <w:tcPr>
            <w:tcW w:w="1091" w:type="dxa"/>
            <w:vMerge w:val="continue"/>
            <w:tcBorders>
              <w:top w:val="nil"/>
            </w:tcBorders>
            <w:textDirection w:val="tbRlV"/>
            <w:vAlign w:val="top"/>
          </w:tcPr>
          <w:p w14:paraId="6195980D">
            <w:pPr>
              <w:rPr>
                <w:rFonts w:ascii="Arial"/>
                <w:color w:val="auto"/>
                <w:sz w:val="21"/>
                <w:rPrChange w:id="1639" w:author="随遇而安" w:date="2023-08-11T14:56:22Z">
                  <w:rPr>
                    <w:rFonts w:ascii="Arial"/>
                    <w:sz w:val="21"/>
                  </w:rPr>
                </w:rPrChange>
              </w:rPr>
            </w:pPr>
          </w:p>
        </w:tc>
        <w:tc>
          <w:tcPr>
            <w:tcW w:w="4505" w:type="dxa"/>
            <w:gridSpan w:val="3"/>
            <w:vMerge w:val="continue"/>
            <w:tcBorders>
              <w:top w:val="nil"/>
            </w:tcBorders>
            <w:vAlign w:val="top"/>
          </w:tcPr>
          <w:p w14:paraId="64B9118D">
            <w:pPr>
              <w:rPr>
                <w:rFonts w:ascii="Arial"/>
                <w:color w:val="auto"/>
                <w:sz w:val="21"/>
                <w:rPrChange w:id="1640" w:author="随遇而安" w:date="2023-08-11T14:56:22Z">
                  <w:rPr>
                    <w:rFonts w:ascii="Arial"/>
                    <w:sz w:val="21"/>
                  </w:rPr>
                </w:rPrChange>
              </w:rPr>
            </w:pPr>
          </w:p>
        </w:tc>
        <w:tc>
          <w:tcPr>
            <w:tcW w:w="1236" w:type="dxa"/>
            <w:vAlign w:val="center"/>
          </w:tcPr>
          <w:p w14:paraId="3E2F97FE">
            <w:pPr>
              <w:spacing w:before="69" w:line="221" w:lineRule="auto"/>
              <w:ind w:left="201"/>
              <w:jc w:val="both"/>
              <w:rPr>
                <w:rFonts w:ascii="宋体" w:hAnsi="宋体" w:eastAsia="宋体" w:cs="宋体"/>
                <w:color w:val="auto"/>
                <w:sz w:val="21"/>
                <w:szCs w:val="21"/>
                <w:rPrChange w:id="1641"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642"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考试成</w:t>
            </w:r>
            <w:r>
              <w:rPr>
                <w:rFonts w:ascii="宋体" w:hAnsi="宋体" w:eastAsia="宋体" w:cs="宋体"/>
                <w:color w:val="auto"/>
                <w:sz w:val="21"/>
                <w:szCs w:val="21"/>
                <w:rPrChange w:id="1643" w:author="随遇而安" w:date="2023-08-11T14:56:22Z">
                  <w:rPr>
                    <w:rFonts w:ascii="宋体" w:hAnsi="宋体" w:eastAsia="宋体" w:cs="宋体"/>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绩</w:t>
            </w:r>
          </w:p>
        </w:tc>
        <w:tc>
          <w:tcPr>
            <w:tcW w:w="1226" w:type="dxa"/>
            <w:vAlign w:val="top"/>
          </w:tcPr>
          <w:p w14:paraId="7B6569B4">
            <w:pPr>
              <w:rPr>
                <w:rFonts w:ascii="Arial"/>
                <w:color w:val="auto"/>
                <w:sz w:val="21"/>
                <w:rPrChange w:id="1644" w:author="随遇而安" w:date="2023-08-11T14:56:22Z">
                  <w:rPr>
                    <w:rFonts w:ascii="Arial"/>
                    <w:sz w:val="21"/>
                  </w:rPr>
                </w:rPrChange>
              </w:rPr>
            </w:pPr>
          </w:p>
        </w:tc>
      </w:tr>
      <w:tr w14:paraId="448811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8" w:hRule="atLeast"/>
        </w:trPr>
        <w:tc>
          <w:tcPr>
            <w:tcW w:w="1091" w:type="dxa"/>
            <w:vMerge w:val="restart"/>
            <w:tcBorders>
              <w:bottom w:val="nil"/>
            </w:tcBorders>
            <w:textDirection w:val="tbRlV"/>
            <w:vAlign w:val="top"/>
          </w:tcPr>
          <w:p w14:paraId="77866E1E">
            <w:pPr>
              <w:spacing w:line="355" w:lineRule="auto"/>
              <w:rPr>
                <w:rFonts w:ascii="Arial"/>
                <w:color w:val="auto"/>
                <w:sz w:val="21"/>
                <w:rPrChange w:id="1645" w:author="随遇而安" w:date="2023-08-11T14:56:22Z">
                  <w:rPr>
                    <w:rFonts w:ascii="Arial"/>
                    <w:sz w:val="21"/>
                  </w:rPr>
                </w:rPrChange>
              </w:rPr>
            </w:pPr>
          </w:p>
          <w:p w14:paraId="20CFAA8D">
            <w:pPr>
              <w:spacing w:before="70" w:line="211" w:lineRule="auto"/>
              <w:ind w:left="603"/>
              <w:rPr>
                <w:rFonts w:ascii="宋体" w:hAnsi="宋体" w:eastAsia="宋体" w:cs="宋体"/>
                <w:color w:val="auto"/>
                <w:sz w:val="21"/>
                <w:szCs w:val="21"/>
                <w:rPrChange w:id="1646" w:author="随遇而安" w:date="2023-08-11T14:56:22Z">
                  <w:rPr>
                    <w:rFonts w:ascii="宋体" w:hAnsi="宋体" w:eastAsia="宋体" w:cs="宋体"/>
                    <w:sz w:val="21"/>
                    <w:szCs w:val="21"/>
                  </w:rPr>
                </w:rPrChange>
              </w:rPr>
            </w:pPr>
            <w:r>
              <w:rPr>
                <w:rFonts w:ascii="宋体" w:hAnsi="宋体" w:eastAsia="宋体" w:cs="宋体"/>
                <w:color w:val="auto"/>
                <w:spacing w:val="32"/>
                <w:sz w:val="21"/>
                <w:szCs w:val="21"/>
                <w:rPrChange w:id="1647" w:author="随遇而安" w:date="2023-08-11T14:56:22Z">
                  <w:rPr>
                    <w:rFonts w:ascii="宋体" w:hAnsi="宋体" w:eastAsia="宋体" w:cs="宋体"/>
                    <w:spacing w:val="32"/>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班组级安全教</w:t>
            </w:r>
            <w:r>
              <w:rPr>
                <w:rFonts w:ascii="宋体" w:hAnsi="宋体" w:eastAsia="宋体" w:cs="宋体"/>
                <w:color w:val="auto"/>
                <w:spacing w:val="30"/>
                <w:sz w:val="21"/>
                <w:szCs w:val="21"/>
                <w:rPrChange w:id="1648" w:author="随遇而安" w:date="2023-08-11T14:56:22Z">
                  <w:rPr>
                    <w:rFonts w:ascii="宋体" w:hAnsi="宋体" w:eastAsia="宋体" w:cs="宋体"/>
                    <w:spacing w:val="30"/>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育</w:t>
            </w:r>
          </w:p>
        </w:tc>
        <w:tc>
          <w:tcPr>
            <w:tcW w:w="4505" w:type="dxa"/>
            <w:gridSpan w:val="3"/>
            <w:vAlign w:val="top"/>
          </w:tcPr>
          <w:p w14:paraId="3DE29E40">
            <w:pPr>
              <w:spacing w:before="184" w:line="221" w:lineRule="auto"/>
              <w:ind w:left="113"/>
              <w:rPr>
                <w:rFonts w:ascii="宋体" w:hAnsi="宋体" w:eastAsia="宋体" w:cs="宋体"/>
                <w:color w:val="auto"/>
                <w:sz w:val="21"/>
                <w:szCs w:val="21"/>
                <w:rPrChange w:id="1649"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650"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培训内容</w:t>
            </w:r>
          </w:p>
        </w:tc>
        <w:tc>
          <w:tcPr>
            <w:tcW w:w="1236" w:type="dxa"/>
            <w:vAlign w:val="top"/>
          </w:tcPr>
          <w:p w14:paraId="2C8AC652">
            <w:pPr>
              <w:spacing w:before="184" w:line="221" w:lineRule="auto"/>
              <w:ind w:left="202"/>
              <w:rPr>
                <w:rFonts w:ascii="宋体" w:hAnsi="宋体" w:eastAsia="宋体" w:cs="宋体"/>
                <w:color w:val="auto"/>
                <w:sz w:val="21"/>
                <w:szCs w:val="21"/>
                <w:rPrChange w:id="1651"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652"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培训时间</w:t>
            </w:r>
          </w:p>
        </w:tc>
        <w:tc>
          <w:tcPr>
            <w:tcW w:w="1226" w:type="dxa"/>
            <w:vAlign w:val="top"/>
          </w:tcPr>
          <w:p w14:paraId="07280634">
            <w:pPr>
              <w:rPr>
                <w:rFonts w:ascii="Arial"/>
                <w:color w:val="auto"/>
                <w:sz w:val="21"/>
                <w:rPrChange w:id="1653" w:author="随遇而安" w:date="2023-08-11T14:56:22Z">
                  <w:rPr>
                    <w:rFonts w:ascii="Arial"/>
                    <w:sz w:val="21"/>
                  </w:rPr>
                </w:rPrChange>
              </w:rPr>
            </w:pPr>
          </w:p>
        </w:tc>
      </w:tr>
      <w:tr w14:paraId="435C39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3" w:hRule="atLeast"/>
        </w:trPr>
        <w:tc>
          <w:tcPr>
            <w:tcW w:w="1091" w:type="dxa"/>
            <w:vMerge w:val="continue"/>
            <w:tcBorders>
              <w:top w:val="nil"/>
              <w:bottom w:val="nil"/>
            </w:tcBorders>
            <w:textDirection w:val="tbRlV"/>
            <w:vAlign w:val="top"/>
          </w:tcPr>
          <w:p w14:paraId="75CC9305">
            <w:pPr>
              <w:rPr>
                <w:rFonts w:ascii="Arial"/>
                <w:color w:val="auto"/>
                <w:sz w:val="21"/>
                <w:rPrChange w:id="1654" w:author="随遇而安" w:date="2023-08-11T14:56:22Z">
                  <w:rPr>
                    <w:rFonts w:ascii="Arial"/>
                    <w:sz w:val="21"/>
                  </w:rPr>
                </w:rPrChange>
              </w:rPr>
            </w:pPr>
          </w:p>
        </w:tc>
        <w:tc>
          <w:tcPr>
            <w:tcW w:w="4505" w:type="dxa"/>
            <w:gridSpan w:val="3"/>
            <w:vMerge w:val="restart"/>
            <w:tcBorders>
              <w:bottom w:val="nil"/>
            </w:tcBorders>
            <w:vAlign w:val="top"/>
          </w:tcPr>
          <w:p w14:paraId="28410938">
            <w:pPr>
              <w:spacing w:line="363" w:lineRule="auto"/>
              <w:rPr>
                <w:rFonts w:ascii="Arial"/>
                <w:color w:val="auto"/>
                <w:sz w:val="21"/>
                <w:rPrChange w:id="1655" w:author="随遇而安" w:date="2023-08-11T14:56:22Z">
                  <w:rPr>
                    <w:rFonts w:ascii="Arial"/>
                    <w:sz w:val="21"/>
                  </w:rPr>
                </w:rPrChange>
              </w:rPr>
            </w:pPr>
          </w:p>
          <w:p w14:paraId="773172E4">
            <w:pPr>
              <w:spacing w:before="68" w:line="275" w:lineRule="auto"/>
              <w:ind w:left="113" w:right="201"/>
              <w:rPr>
                <w:rFonts w:ascii="宋体" w:hAnsi="宋体" w:eastAsia="宋体" w:cs="宋体"/>
                <w:color w:val="auto"/>
                <w:sz w:val="21"/>
                <w:szCs w:val="21"/>
                <w:rPrChange w:id="1656"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657" w:author="随遇而安" w:date="2023-08-11T14:56:22Z">
                  <w:rPr>
                    <w:rFonts w:ascii="宋体" w:hAnsi="宋体" w:eastAsia="宋体" w:cs="宋体"/>
                    <w:spacing w:val="-1"/>
                    <w:sz w:val="21"/>
                    <w:szCs w:val="21"/>
                  </w:rPr>
                </w:rPrChange>
              </w:rPr>
              <w:t>本岗位可能存在的职业危害因素、</w:t>
            </w:r>
            <w:r>
              <w:rPr>
                <w:rFonts w:ascii="宋体" w:hAnsi="宋体" w:eastAsia="宋体" w:cs="宋体"/>
                <w:color w:val="auto"/>
                <w:sz w:val="21"/>
                <w:szCs w:val="21"/>
                <w:rPrChange w:id="1658" w:author="随遇而安" w:date="2023-08-11T14:56:22Z">
                  <w:rPr>
                    <w:rFonts w:ascii="宋体" w:hAnsi="宋体" w:eastAsia="宋体" w:cs="宋体"/>
                    <w:sz w:val="21"/>
                    <w:szCs w:val="21"/>
                  </w:rPr>
                </w:rPrChange>
              </w:rPr>
              <w:t xml:space="preserve">危险源、环 </w:t>
            </w:r>
            <w:r>
              <w:rPr>
                <w:rFonts w:ascii="宋体" w:hAnsi="宋体" w:eastAsia="宋体" w:cs="宋体"/>
                <w:color w:val="auto"/>
                <w:spacing w:val="-6"/>
                <w:sz w:val="21"/>
                <w:szCs w:val="21"/>
                <w:rPrChange w:id="1659" w:author="随遇而安" w:date="2023-08-11T14:56:22Z">
                  <w:rPr>
                    <w:rFonts w:ascii="宋体" w:hAnsi="宋体" w:eastAsia="宋体" w:cs="宋体"/>
                    <w:spacing w:val="-6"/>
                    <w:sz w:val="21"/>
                    <w:szCs w:val="21"/>
                  </w:rPr>
                </w:rPrChange>
              </w:rPr>
              <w:t>境</w:t>
            </w:r>
            <w:r>
              <w:rPr>
                <w:rFonts w:ascii="宋体" w:hAnsi="宋体" w:eastAsia="宋体" w:cs="宋体"/>
                <w:color w:val="auto"/>
                <w:spacing w:val="-4"/>
                <w:sz w:val="21"/>
                <w:szCs w:val="21"/>
                <w:rPrChange w:id="1660" w:author="随遇而安" w:date="2023-08-11T14:56:22Z">
                  <w:rPr>
                    <w:rFonts w:ascii="宋体" w:hAnsi="宋体" w:eastAsia="宋体" w:cs="宋体"/>
                    <w:spacing w:val="-4"/>
                    <w:sz w:val="21"/>
                    <w:szCs w:val="21"/>
                  </w:rPr>
                </w:rPrChange>
              </w:rPr>
              <w:t>因</w:t>
            </w:r>
            <w:r>
              <w:rPr>
                <w:rFonts w:ascii="宋体" w:hAnsi="宋体" w:eastAsia="宋体" w:cs="宋体"/>
                <w:color w:val="auto"/>
                <w:spacing w:val="-3"/>
                <w:sz w:val="21"/>
                <w:szCs w:val="21"/>
                <w:rPrChange w:id="1661" w:author="随遇而安" w:date="2023-08-11T14:56:22Z">
                  <w:rPr>
                    <w:rFonts w:ascii="宋体" w:hAnsi="宋体" w:eastAsia="宋体" w:cs="宋体"/>
                    <w:spacing w:val="-3"/>
                    <w:sz w:val="21"/>
                    <w:szCs w:val="21"/>
                  </w:rPr>
                </w:rPrChange>
              </w:rPr>
              <w:t>素及预防措施；</w:t>
            </w:r>
          </w:p>
          <w:p w14:paraId="27089AE7">
            <w:pPr>
              <w:spacing w:line="219" w:lineRule="auto"/>
              <w:ind w:left="113"/>
              <w:rPr>
                <w:rFonts w:ascii="宋体" w:hAnsi="宋体" w:eastAsia="宋体" w:cs="宋体"/>
                <w:color w:val="auto"/>
                <w:sz w:val="21"/>
                <w:szCs w:val="21"/>
                <w:rPrChange w:id="1662"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663" w:author="随遇而安" w:date="2023-08-11T14:56:22Z">
                  <w:rPr>
                    <w:rFonts w:ascii="宋体" w:hAnsi="宋体" w:eastAsia="宋体" w:cs="宋体"/>
                    <w:spacing w:val="-1"/>
                    <w:sz w:val="21"/>
                    <w:szCs w:val="21"/>
                  </w:rPr>
                </w:rPrChange>
              </w:rPr>
              <w:t>本岗位安全操</w:t>
            </w:r>
            <w:r>
              <w:rPr>
                <w:rFonts w:ascii="宋体" w:hAnsi="宋体" w:eastAsia="宋体" w:cs="宋体"/>
                <w:color w:val="auto"/>
                <w:sz w:val="21"/>
                <w:szCs w:val="21"/>
                <w:rPrChange w:id="1664" w:author="随遇而安" w:date="2023-08-11T14:56:22Z">
                  <w:rPr>
                    <w:rFonts w:ascii="宋体" w:hAnsi="宋体" w:eastAsia="宋体" w:cs="宋体"/>
                    <w:sz w:val="21"/>
                    <w:szCs w:val="21"/>
                  </w:rPr>
                </w:rPrChange>
              </w:rPr>
              <w:t>作规程；</w:t>
            </w:r>
          </w:p>
          <w:p w14:paraId="65E43EC1">
            <w:pPr>
              <w:spacing w:before="62" w:line="287" w:lineRule="auto"/>
              <w:ind w:left="112" w:right="451"/>
              <w:rPr>
                <w:rFonts w:ascii="宋体" w:hAnsi="宋体" w:eastAsia="宋体" w:cs="宋体"/>
                <w:color w:val="auto"/>
                <w:sz w:val="21"/>
                <w:szCs w:val="21"/>
                <w:rPrChange w:id="1665" w:author="随遇而安" w:date="2023-08-11T14:56:22Z">
                  <w:rPr>
                    <w:rFonts w:ascii="宋体" w:hAnsi="宋体" w:eastAsia="宋体" w:cs="宋体"/>
                    <w:sz w:val="21"/>
                    <w:szCs w:val="21"/>
                  </w:rPr>
                </w:rPrChange>
              </w:rPr>
            </w:pPr>
            <w:r>
              <w:rPr>
                <w:rFonts w:ascii="宋体" w:hAnsi="宋体" w:eastAsia="宋体" w:cs="宋体"/>
                <w:color w:val="auto"/>
                <w:spacing w:val="-3"/>
                <w:sz w:val="21"/>
                <w:szCs w:val="21"/>
                <w:rPrChange w:id="1666" w:author="随遇而安" w:date="2023-08-11T14:56:22Z">
                  <w:rPr>
                    <w:rFonts w:ascii="宋体" w:hAnsi="宋体" w:eastAsia="宋体" w:cs="宋体"/>
                    <w:spacing w:val="-3"/>
                    <w:sz w:val="21"/>
                    <w:szCs w:val="21"/>
                  </w:rPr>
                </w:rPrChange>
              </w:rPr>
              <w:t>本岗位应具备的安全生产知识及安全技能</w:t>
            </w:r>
            <w:r>
              <w:rPr>
                <w:rFonts w:ascii="宋体" w:hAnsi="宋体" w:eastAsia="宋体" w:cs="宋体"/>
                <w:color w:val="auto"/>
                <w:spacing w:val="-1"/>
                <w:sz w:val="21"/>
                <w:szCs w:val="21"/>
                <w:rPrChange w:id="1667" w:author="随遇而安" w:date="2023-08-11T14:56:22Z">
                  <w:rPr>
                    <w:rFonts w:ascii="宋体" w:hAnsi="宋体" w:eastAsia="宋体" w:cs="宋体"/>
                    <w:spacing w:val="-1"/>
                    <w:sz w:val="21"/>
                    <w:szCs w:val="21"/>
                  </w:rPr>
                </w:rPrChange>
              </w:rPr>
              <w:t>；</w:t>
            </w:r>
            <w:r>
              <w:rPr>
                <w:rFonts w:ascii="宋体" w:hAnsi="宋体" w:eastAsia="宋体" w:cs="宋体"/>
                <w:color w:val="auto"/>
                <w:sz w:val="21"/>
                <w:szCs w:val="21"/>
                <w:rPrChange w:id="1668" w:author="随遇而安" w:date="2023-08-11T14:56:22Z">
                  <w:rPr>
                    <w:rFonts w:ascii="宋体" w:hAnsi="宋体" w:eastAsia="宋体" w:cs="宋体"/>
                    <w:sz w:val="21"/>
                    <w:szCs w:val="21"/>
                  </w:rPr>
                </w:rPrChange>
              </w:rPr>
              <w:t xml:space="preserve"> </w:t>
            </w:r>
            <w:r>
              <w:rPr>
                <w:rFonts w:ascii="宋体" w:hAnsi="宋体" w:eastAsia="宋体" w:cs="宋体"/>
                <w:color w:val="auto"/>
                <w:spacing w:val="-1"/>
                <w:sz w:val="21"/>
                <w:szCs w:val="21"/>
                <w:rPrChange w:id="1669" w:author="随遇而安" w:date="2023-08-11T14:56:22Z">
                  <w:rPr>
                    <w:rFonts w:ascii="宋体" w:hAnsi="宋体" w:eastAsia="宋体" w:cs="宋体"/>
                    <w:spacing w:val="-1"/>
                    <w:sz w:val="21"/>
                    <w:szCs w:val="21"/>
                  </w:rPr>
                </w:rPrChange>
              </w:rPr>
              <w:t>事故经</w:t>
            </w:r>
            <w:r>
              <w:rPr>
                <w:rFonts w:ascii="宋体" w:hAnsi="宋体" w:eastAsia="宋体" w:cs="宋体"/>
                <w:color w:val="auto"/>
                <w:sz w:val="21"/>
                <w:szCs w:val="21"/>
                <w:rPrChange w:id="1670" w:author="随遇而安" w:date="2023-08-11T14:56:22Z">
                  <w:rPr>
                    <w:rFonts w:ascii="宋体" w:hAnsi="宋体" w:eastAsia="宋体" w:cs="宋体"/>
                    <w:sz w:val="21"/>
                    <w:szCs w:val="21"/>
                  </w:rPr>
                </w:rPrChange>
              </w:rPr>
              <w:t>验反馈及其他需要培训的内容。</w:t>
            </w:r>
          </w:p>
        </w:tc>
        <w:tc>
          <w:tcPr>
            <w:tcW w:w="1236" w:type="dxa"/>
            <w:vAlign w:val="center"/>
          </w:tcPr>
          <w:p w14:paraId="27EC303C">
            <w:pPr>
              <w:spacing w:before="68" w:line="221" w:lineRule="auto"/>
              <w:ind w:left="308"/>
              <w:jc w:val="both"/>
              <w:rPr>
                <w:rFonts w:ascii="宋体" w:hAnsi="宋体" w:eastAsia="宋体" w:cs="宋体"/>
                <w:color w:val="auto"/>
                <w:sz w:val="21"/>
                <w:szCs w:val="21"/>
                <w:rPrChange w:id="1671" w:author="随遇而安" w:date="2023-08-11T14:56:22Z">
                  <w:rPr>
                    <w:rFonts w:ascii="宋体" w:hAnsi="宋体" w:eastAsia="宋体" w:cs="宋体"/>
                    <w:sz w:val="21"/>
                    <w:szCs w:val="21"/>
                  </w:rPr>
                </w:rPrChange>
              </w:rPr>
            </w:pPr>
            <w:r>
              <w:rPr>
                <w:rFonts w:ascii="宋体" w:hAnsi="宋体" w:eastAsia="宋体" w:cs="宋体"/>
                <w:color w:val="auto"/>
                <w:spacing w:val="-2"/>
                <w:sz w:val="21"/>
                <w:szCs w:val="21"/>
                <w:rPrChange w:id="1672" w:author="随遇而安" w:date="2023-08-11T14:56:22Z">
                  <w:rPr>
                    <w:rFonts w:ascii="宋体" w:hAnsi="宋体" w:eastAsia="宋体" w:cs="宋体"/>
                    <w:spacing w:val="-2"/>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培训人</w:t>
            </w:r>
          </w:p>
        </w:tc>
        <w:tc>
          <w:tcPr>
            <w:tcW w:w="1226" w:type="dxa"/>
            <w:vAlign w:val="top"/>
          </w:tcPr>
          <w:p w14:paraId="36BC31A1">
            <w:pPr>
              <w:rPr>
                <w:rFonts w:ascii="Arial"/>
                <w:color w:val="auto"/>
                <w:sz w:val="21"/>
                <w:rPrChange w:id="1673" w:author="随遇而安" w:date="2023-08-11T14:56:22Z">
                  <w:rPr>
                    <w:rFonts w:ascii="Arial"/>
                    <w:sz w:val="21"/>
                  </w:rPr>
                </w:rPrChange>
              </w:rPr>
            </w:pPr>
          </w:p>
        </w:tc>
      </w:tr>
      <w:tr w14:paraId="012F91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8" w:hRule="atLeast"/>
        </w:trPr>
        <w:tc>
          <w:tcPr>
            <w:tcW w:w="1091" w:type="dxa"/>
            <w:vMerge w:val="continue"/>
            <w:tcBorders>
              <w:top w:val="nil"/>
              <w:bottom w:val="nil"/>
            </w:tcBorders>
            <w:textDirection w:val="tbRlV"/>
            <w:vAlign w:val="top"/>
          </w:tcPr>
          <w:p w14:paraId="68BF974E">
            <w:pPr>
              <w:rPr>
                <w:rFonts w:ascii="Arial"/>
                <w:color w:val="auto"/>
                <w:sz w:val="21"/>
                <w:rPrChange w:id="1674" w:author="随遇而安" w:date="2023-08-11T14:56:22Z">
                  <w:rPr>
                    <w:rFonts w:ascii="Arial"/>
                    <w:sz w:val="21"/>
                  </w:rPr>
                </w:rPrChange>
              </w:rPr>
            </w:pPr>
          </w:p>
        </w:tc>
        <w:tc>
          <w:tcPr>
            <w:tcW w:w="4505" w:type="dxa"/>
            <w:gridSpan w:val="3"/>
            <w:vMerge w:val="continue"/>
            <w:tcBorders>
              <w:top w:val="nil"/>
              <w:bottom w:val="nil"/>
            </w:tcBorders>
            <w:vAlign w:val="top"/>
          </w:tcPr>
          <w:p w14:paraId="3EB28F3B">
            <w:pPr>
              <w:rPr>
                <w:rFonts w:ascii="Arial"/>
                <w:color w:val="auto"/>
                <w:sz w:val="21"/>
                <w:rPrChange w:id="1675" w:author="随遇而安" w:date="2023-08-11T14:56:22Z">
                  <w:rPr>
                    <w:rFonts w:ascii="Arial"/>
                    <w:sz w:val="21"/>
                  </w:rPr>
                </w:rPrChange>
              </w:rPr>
            </w:pPr>
          </w:p>
        </w:tc>
        <w:tc>
          <w:tcPr>
            <w:tcW w:w="1236" w:type="dxa"/>
            <w:vAlign w:val="center"/>
          </w:tcPr>
          <w:p w14:paraId="79394A8D">
            <w:pPr>
              <w:spacing w:before="179" w:line="221" w:lineRule="auto"/>
              <w:jc w:val="center"/>
              <w:rPr>
                <w:rFonts w:hint="eastAsia" w:ascii="宋体" w:hAnsi="宋体" w:eastAsia="宋体" w:cs="宋体"/>
                <w:color w:val="auto"/>
                <w:sz w:val="21"/>
                <w:szCs w:val="21"/>
                <w:lang w:eastAsia="zh-CN"/>
                <w:rPrChange w:id="1676" w:author="随遇而安" w:date="2023-08-11T14:56:22Z">
                  <w:rPr>
                    <w:rFonts w:hint="eastAsia" w:ascii="宋体" w:hAnsi="宋体" w:eastAsia="宋体" w:cs="宋体"/>
                    <w:sz w:val="21"/>
                    <w:szCs w:val="21"/>
                    <w:lang w:eastAsia="zh-CN"/>
                  </w:rPr>
                </w:rPrChange>
              </w:rPr>
            </w:pPr>
            <w:r>
              <w:rPr>
                <w:rFonts w:hint="eastAsia" w:ascii="宋体" w:hAnsi="宋体" w:eastAsia="宋体" w:cs="宋体"/>
                <w:color w:val="auto"/>
                <w:spacing w:val="-2"/>
                <w:sz w:val="21"/>
                <w:szCs w:val="21"/>
                <w:lang w:eastAsia="zh-CN"/>
                <w:rPrChange w:id="1677" w:author="随遇而安" w:date="2023-08-11T14:56:22Z">
                  <w:rPr>
                    <w:rFonts w:hint="eastAsia" w:ascii="宋体" w:hAnsi="宋体" w:eastAsia="宋体" w:cs="宋体"/>
                    <w:spacing w:val="-2"/>
                    <w:sz w:val="21"/>
                    <w:szCs w:val="21"/>
                    <w:lang w:eastAsia="zh-CN"/>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被培训人</w:t>
            </w:r>
          </w:p>
        </w:tc>
        <w:tc>
          <w:tcPr>
            <w:tcW w:w="1226" w:type="dxa"/>
            <w:vAlign w:val="top"/>
          </w:tcPr>
          <w:p w14:paraId="3760B51D">
            <w:pPr>
              <w:rPr>
                <w:rFonts w:ascii="Arial"/>
                <w:color w:val="auto"/>
                <w:sz w:val="21"/>
                <w:rPrChange w:id="1678" w:author="随遇而安" w:date="2023-08-11T14:56:22Z">
                  <w:rPr>
                    <w:rFonts w:ascii="Arial"/>
                    <w:sz w:val="21"/>
                  </w:rPr>
                </w:rPrChange>
              </w:rPr>
            </w:pPr>
          </w:p>
        </w:tc>
      </w:tr>
      <w:tr w14:paraId="40A6B6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1091" w:type="dxa"/>
            <w:vMerge w:val="continue"/>
            <w:tcBorders>
              <w:top w:val="nil"/>
            </w:tcBorders>
            <w:textDirection w:val="tbRlV"/>
            <w:vAlign w:val="top"/>
          </w:tcPr>
          <w:p w14:paraId="06CDD3BA">
            <w:pPr>
              <w:rPr>
                <w:rFonts w:ascii="Arial"/>
                <w:color w:val="auto"/>
                <w:sz w:val="21"/>
                <w:rPrChange w:id="1679" w:author="随遇而安" w:date="2023-08-11T14:56:22Z">
                  <w:rPr>
                    <w:rFonts w:ascii="Arial"/>
                    <w:sz w:val="21"/>
                  </w:rPr>
                </w:rPrChange>
              </w:rPr>
            </w:pPr>
          </w:p>
        </w:tc>
        <w:tc>
          <w:tcPr>
            <w:tcW w:w="4505" w:type="dxa"/>
            <w:gridSpan w:val="3"/>
            <w:vMerge w:val="continue"/>
            <w:tcBorders>
              <w:top w:val="nil"/>
            </w:tcBorders>
            <w:vAlign w:val="top"/>
          </w:tcPr>
          <w:p w14:paraId="50AB91F7">
            <w:pPr>
              <w:rPr>
                <w:rFonts w:ascii="Arial"/>
                <w:color w:val="auto"/>
                <w:sz w:val="21"/>
                <w:rPrChange w:id="1680" w:author="随遇而安" w:date="2023-08-11T14:56:22Z">
                  <w:rPr>
                    <w:rFonts w:ascii="Arial"/>
                    <w:sz w:val="21"/>
                  </w:rPr>
                </w:rPrChange>
              </w:rPr>
            </w:pPr>
          </w:p>
        </w:tc>
        <w:tc>
          <w:tcPr>
            <w:tcW w:w="1236" w:type="dxa"/>
            <w:vAlign w:val="center"/>
          </w:tcPr>
          <w:p w14:paraId="4EDD16D6">
            <w:pPr>
              <w:spacing w:before="266" w:line="221" w:lineRule="auto"/>
              <w:ind w:left="201"/>
              <w:jc w:val="both"/>
              <w:rPr>
                <w:rFonts w:ascii="宋体" w:hAnsi="宋体" w:eastAsia="宋体" w:cs="宋体"/>
                <w:color w:val="auto"/>
                <w:sz w:val="21"/>
                <w:szCs w:val="21"/>
                <w:rPrChange w:id="1681"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682"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考试成</w:t>
            </w:r>
            <w:r>
              <w:rPr>
                <w:rFonts w:ascii="宋体" w:hAnsi="宋体" w:eastAsia="宋体" w:cs="宋体"/>
                <w:color w:val="auto"/>
                <w:sz w:val="21"/>
                <w:szCs w:val="21"/>
                <w:rPrChange w:id="1683" w:author="随遇而安" w:date="2023-08-11T14:56:22Z">
                  <w:rPr>
                    <w:rFonts w:ascii="宋体" w:hAnsi="宋体" w:eastAsia="宋体" w:cs="宋体"/>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绩</w:t>
            </w:r>
          </w:p>
        </w:tc>
        <w:tc>
          <w:tcPr>
            <w:tcW w:w="1226" w:type="dxa"/>
            <w:vAlign w:val="top"/>
          </w:tcPr>
          <w:p w14:paraId="0EB41527">
            <w:pPr>
              <w:rPr>
                <w:rFonts w:ascii="Arial"/>
                <w:color w:val="auto"/>
                <w:sz w:val="21"/>
                <w:rPrChange w:id="1684" w:author="随遇而安" w:date="2023-08-11T14:56:22Z">
                  <w:rPr>
                    <w:rFonts w:ascii="Arial"/>
                    <w:sz w:val="21"/>
                  </w:rPr>
                </w:rPrChange>
              </w:rPr>
            </w:pPr>
          </w:p>
        </w:tc>
      </w:tr>
    </w:tbl>
    <w:p w14:paraId="2B420907">
      <w:pPr>
        <w:rPr>
          <w:rFonts w:ascii="Arial"/>
          <w:color w:val="auto"/>
          <w:sz w:val="21"/>
          <w:rPrChange w:id="1685" w:author="随遇而安" w:date="2023-08-11T14:56:22Z">
            <w:rPr>
              <w:rFonts w:ascii="Arial"/>
              <w:sz w:val="21"/>
            </w:rPr>
          </w:rPrChange>
        </w:rPr>
      </w:pPr>
    </w:p>
    <w:p w14:paraId="0ABA43E2">
      <w:pPr>
        <w:rPr>
          <w:color w:val="auto"/>
          <w:rPrChange w:id="1686" w:author="随遇而安" w:date="2023-08-11T14:56:22Z">
            <w:rPr/>
          </w:rPrChange>
        </w:rPr>
        <w:sectPr>
          <w:headerReference r:id="rId9" w:type="default"/>
          <w:footerReference r:id="rId10" w:type="default"/>
          <w:pgSz w:w="11907" w:h="16839"/>
          <w:pgMar w:top="1507" w:right="1471" w:bottom="1268" w:left="1390" w:header="852" w:footer="1091" w:gutter="0"/>
          <w:pgNumType w:fmt="decimal"/>
          <w:cols w:space="720" w:num="1"/>
        </w:sectPr>
      </w:pPr>
    </w:p>
    <w:p w14:paraId="681D748F">
      <w:pPr>
        <w:spacing w:before="84" w:line="219" w:lineRule="auto"/>
        <w:ind w:left="56"/>
        <w:rPr>
          <w:rFonts w:ascii="宋体" w:hAnsi="宋体" w:eastAsia="宋体" w:cs="宋体"/>
          <w:color w:val="auto"/>
          <w:sz w:val="24"/>
          <w:szCs w:val="24"/>
          <w:rPrChange w:id="1687" w:author="随遇而安" w:date="2023-08-11T14:56:22Z">
            <w:rPr>
              <w:rFonts w:ascii="宋体" w:hAnsi="宋体" w:eastAsia="宋体" w:cs="宋体"/>
              <w:sz w:val="24"/>
              <w:szCs w:val="24"/>
            </w:rPr>
          </w:rPrChange>
        </w:rPr>
      </w:pPr>
      <w:r>
        <w:rPr>
          <w:rFonts w:ascii="宋体" w:hAnsi="宋体" w:eastAsia="宋体" w:cs="宋体"/>
          <w:color w:val="auto"/>
          <w:spacing w:val="-21"/>
          <w:sz w:val="24"/>
          <w:szCs w:val="24"/>
          <w:rPrChange w:id="1688" w:author="随遇而安" w:date="2023-08-11T14:56:22Z">
            <w:rPr>
              <w:rFonts w:ascii="宋体" w:hAnsi="宋体" w:eastAsia="宋体" w:cs="宋体"/>
              <w:spacing w:val="-21"/>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附</w:t>
      </w:r>
      <w:r>
        <w:rPr>
          <w:rFonts w:ascii="宋体" w:hAnsi="宋体" w:eastAsia="宋体" w:cs="宋体"/>
          <w:color w:val="auto"/>
          <w:spacing w:val="-12"/>
          <w:sz w:val="24"/>
          <w:szCs w:val="24"/>
          <w:rPrChange w:id="1689" w:author="随遇而安" w:date="2023-08-11T14:56:22Z">
            <w:rPr>
              <w:rFonts w:ascii="宋体" w:hAnsi="宋体" w:eastAsia="宋体" w:cs="宋体"/>
              <w:spacing w:val="-12"/>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件</w:t>
      </w:r>
      <w:r>
        <w:rPr>
          <w:rFonts w:ascii="宋体" w:hAnsi="宋体" w:eastAsia="宋体" w:cs="宋体"/>
          <w:color w:val="auto"/>
          <w:spacing w:val="-12"/>
          <w:sz w:val="24"/>
          <w:szCs w:val="24"/>
          <w:rPrChange w:id="1690" w:author="随遇而安" w:date="2023-08-11T14:56:22Z">
            <w:rPr>
              <w:rFonts w:ascii="宋体" w:hAnsi="宋体" w:eastAsia="宋体" w:cs="宋体"/>
              <w:spacing w:val="-12"/>
              <w:sz w:val="24"/>
              <w:szCs w:val="24"/>
            </w:rPr>
          </w:rPrChange>
        </w:rPr>
        <w:t xml:space="preserve"> </w:t>
      </w:r>
      <w:r>
        <w:rPr>
          <w:rFonts w:ascii="宋体" w:hAnsi="宋体" w:eastAsia="宋体" w:cs="宋体"/>
          <w:color w:val="auto"/>
          <w:spacing w:val="-12"/>
          <w:sz w:val="24"/>
          <w:szCs w:val="24"/>
          <w:rPrChange w:id="1691" w:author="随遇而安" w:date="2023-08-11T14:56:22Z">
            <w:rPr>
              <w:rFonts w:ascii="宋体" w:hAnsi="宋体" w:eastAsia="宋体" w:cs="宋体"/>
              <w:spacing w:val="-12"/>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2：《安全教育培训记录表》</w:t>
      </w:r>
    </w:p>
    <w:p w14:paraId="6CB05F5C">
      <w:pPr>
        <w:spacing w:before="277" w:line="420" w:lineRule="exact"/>
        <w:ind w:left="3492"/>
        <w:rPr>
          <w:rFonts w:ascii="宋体" w:hAnsi="宋体" w:eastAsia="宋体" w:cs="宋体"/>
          <w:color w:val="auto"/>
          <w:sz w:val="24"/>
          <w:szCs w:val="24"/>
          <w:rPrChange w:id="1692" w:author="随遇而安" w:date="2023-08-11T14:56:22Z">
            <w:rPr>
              <w:rFonts w:ascii="宋体" w:hAnsi="宋体" w:eastAsia="宋体" w:cs="宋体"/>
              <w:sz w:val="24"/>
              <w:szCs w:val="24"/>
            </w:rPr>
          </w:rPrChange>
        </w:rPr>
      </w:pPr>
      <w:r>
        <w:rPr>
          <w:rFonts w:ascii="宋体" w:hAnsi="宋体" w:eastAsia="宋体" w:cs="宋体"/>
          <w:color w:val="auto"/>
          <w:spacing w:val="-1"/>
          <w:position w:val="13"/>
          <w:sz w:val="24"/>
          <w:szCs w:val="24"/>
          <w:rPrChange w:id="1693" w:author="随遇而安" w:date="2023-08-11T14:56:22Z">
            <w:rPr>
              <w:rFonts w:ascii="宋体" w:hAnsi="宋体" w:eastAsia="宋体" w:cs="宋体"/>
              <w:spacing w:val="-1"/>
              <w:position w:val="13"/>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安全教育培训</w:t>
      </w:r>
      <w:r>
        <w:rPr>
          <w:rFonts w:ascii="宋体" w:hAnsi="宋体" w:eastAsia="宋体" w:cs="宋体"/>
          <w:color w:val="auto"/>
          <w:position w:val="13"/>
          <w:sz w:val="24"/>
          <w:szCs w:val="24"/>
          <w:rPrChange w:id="1694" w:author="随遇而安" w:date="2023-08-11T14:56:22Z">
            <w:rPr>
              <w:rFonts w:ascii="宋体" w:hAnsi="宋体" w:eastAsia="宋体" w:cs="宋体"/>
              <w:position w:val="13"/>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记录表</w:t>
      </w:r>
    </w:p>
    <w:p w14:paraId="1AF8ABB3">
      <w:pPr>
        <w:spacing w:line="220" w:lineRule="auto"/>
        <w:ind w:left="0"/>
        <w:rPr>
          <w:rFonts w:ascii="宋体" w:hAnsi="宋体" w:eastAsia="宋体" w:cs="宋体"/>
          <w:color w:val="auto"/>
          <w:sz w:val="21"/>
          <w:szCs w:val="21"/>
          <w:rPrChange w:id="1696" w:author="随遇而安" w:date="2023-08-11T14:56:22Z">
            <w:rPr>
              <w:rFonts w:ascii="宋体" w:hAnsi="宋体" w:eastAsia="宋体" w:cs="宋体"/>
              <w:sz w:val="21"/>
              <w:szCs w:val="21"/>
            </w:rPr>
          </w:rPrChange>
        </w:rPr>
        <w:pPrChange w:id="1695" w:author="随遇而安" w:date="2023-08-11T14:57:03Z">
          <w:pPr>
            <w:spacing w:line="220" w:lineRule="auto"/>
            <w:ind w:left="3995"/>
          </w:pPr>
        </w:pPrChange>
      </w:pPr>
      <w:r>
        <w:rPr>
          <w:rFonts w:ascii="宋体" w:hAnsi="宋体" w:eastAsia="宋体" w:cs="宋体"/>
          <w:color w:val="auto"/>
          <w:spacing w:val="-8"/>
          <w:sz w:val="21"/>
          <w:szCs w:val="21"/>
          <w:rPrChange w:id="1697" w:author="随遇而安" w:date="2023-08-11T14:56:22Z">
            <w:rPr>
              <w:rFonts w:ascii="宋体" w:hAnsi="宋体" w:eastAsia="宋体" w:cs="宋体"/>
              <w:spacing w:val="-8"/>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部</w:t>
      </w:r>
      <w:r>
        <w:rPr>
          <w:rFonts w:ascii="宋体" w:hAnsi="宋体" w:eastAsia="宋体" w:cs="宋体"/>
          <w:color w:val="auto"/>
          <w:spacing w:val="-6"/>
          <w:sz w:val="21"/>
          <w:szCs w:val="21"/>
          <w:rPrChange w:id="1698" w:author="随遇而安" w:date="2023-08-11T14:56:22Z">
            <w:rPr>
              <w:rFonts w:ascii="宋体" w:hAnsi="宋体" w:eastAsia="宋体" w:cs="宋体"/>
              <w:spacing w:val="-6"/>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门/班组：</w:t>
      </w:r>
    </w:p>
    <w:p w14:paraId="15342B4C">
      <w:pPr>
        <w:spacing w:line="55" w:lineRule="exact"/>
        <w:rPr>
          <w:color w:val="auto"/>
          <w:rPrChange w:id="1699" w:author="随遇而安" w:date="2023-08-11T14:56:22Z">
            <w:rPr/>
          </w:rPrChange>
        </w:rPr>
      </w:pPr>
    </w:p>
    <w:tbl>
      <w:tblPr>
        <w:tblStyle w:val="14"/>
        <w:tblW w:w="8223"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17"/>
        <w:gridCol w:w="247"/>
        <w:gridCol w:w="1169"/>
        <w:gridCol w:w="1276"/>
        <w:gridCol w:w="142"/>
        <w:gridCol w:w="1276"/>
        <w:gridCol w:w="283"/>
        <w:gridCol w:w="991"/>
        <w:gridCol w:w="1422"/>
      </w:tblGrid>
      <w:tr w14:paraId="3D8891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4" w:hRule="atLeast"/>
        </w:trPr>
        <w:tc>
          <w:tcPr>
            <w:tcW w:w="1664" w:type="dxa"/>
            <w:gridSpan w:val="2"/>
            <w:vAlign w:val="top"/>
          </w:tcPr>
          <w:p w14:paraId="475A4B45">
            <w:pPr>
              <w:spacing w:before="106" w:line="221" w:lineRule="auto"/>
              <w:ind w:left="416"/>
              <w:rPr>
                <w:rFonts w:ascii="宋体" w:hAnsi="宋体" w:eastAsia="宋体" w:cs="宋体"/>
                <w:color w:val="auto"/>
                <w:sz w:val="21"/>
                <w:szCs w:val="21"/>
                <w:rPrChange w:id="1700"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701"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培训地点</w:t>
            </w:r>
          </w:p>
        </w:tc>
        <w:tc>
          <w:tcPr>
            <w:tcW w:w="2445" w:type="dxa"/>
            <w:gridSpan w:val="2"/>
            <w:vAlign w:val="top"/>
          </w:tcPr>
          <w:p w14:paraId="1B1F206E">
            <w:pPr>
              <w:rPr>
                <w:rFonts w:ascii="Arial"/>
                <w:color w:val="auto"/>
                <w:sz w:val="21"/>
                <w:rPrChange w:id="1702" w:author="随遇而安" w:date="2023-08-11T14:56:22Z">
                  <w:rPr>
                    <w:rFonts w:ascii="Arial"/>
                    <w:sz w:val="21"/>
                  </w:rPr>
                </w:rPrChange>
              </w:rPr>
            </w:pPr>
          </w:p>
        </w:tc>
        <w:tc>
          <w:tcPr>
            <w:tcW w:w="1701" w:type="dxa"/>
            <w:gridSpan w:val="3"/>
            <w:vAlign w:val="top"/>
          </w:tcPr>
          <w:p w14:paraId="1101FF56">
            <w:pPr>
              <w:spacing w:before="106" w:line="221" w:lineRule="auto"/>
              <w:ind w:left="436"/>
              <w:rPr>
                <w:rFonts w:ascii="宋体" w:hAnsi="宋体" w:eastAsia="宋体" w:cs="宋体"/>
                <w:color w:val="auto"/>
                <w:sz w:val="21"/>
                <w:szCs w:val="21"/>
                <w:rPrChange w:id="1703"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704"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培训日期</w:t>
            </w:r>
          </w:p>
        </w:tc>
        <w:tc>
          <w:tcPr>
            <w:tcW w:w="2413" w:type="dxa"/>
            <w:gridSpan w:val="2"/>
            <w:vAlign w:val="top"/>
          </w:tcPr>
          <w:p w14:paraId="18847A49">
            <w:pPr>
              <w:rPr>
                <w:rFonts w:ascii="Arial"/>
                <w:color w:val="auto"/>
                <w:sz w:val="21"/>
                <w:rPrChange w:id="1705" w:author="随遇而安" w:date="2023-08-11T14:56:22Z">
                  <w:rPr>
                    <w:rFonts w:ascii="Arial"/>
                    <w:sz w:val="21"/>
                  </w:rPr>
                </w:rPrChange>
              </w:rPr>
            </w:pPr>
          </w:p>
        </w:tc>
      </w:tr>
      <w:tr w14:paraId="5A6422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1664" w:type="dxa"/>
            <w:gridSpan w:val="2"/>
            <w:vAlign w:val="top"/>
          </w:tcPr>
          <w:p w14:paraId="420ADBBE">
            <w:pPr>
              <w:spacing w:before="101" w:line="221" w:lineRule="auto"/>
              <w:ind w:left="416"/>
              <w:rPr>
                <w:rFonts w:ascii="宋体" w:hAnsi="宋体" w:eastAsia="宋体" w:cs="宋体"/>
                <w:color w:val="auto"/>
                <w:sz w:val="21"/>
                <w:szCs w:val="21"/>
                <w:rPrChange w:id="1706"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707"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培训人数</w:t>
            </w:r>
          </w:p>
        </w:tc>
        <w:tc>
          <w:tcPr>
            <w:tcW w:w="2445" w:type="dxa"/>
            <w:gridSpan w:val="2"/>
            <w:vAlign w:val="top"/>
          </w:tcPr>
          <w:p w14:paraId="393B7749">
            <w:pPr>
              <w:rPr>
                <w:rFonts w:ascii="Arial"/>
                <w:color w:val="auto"/>
                <w:sz w:val="21"/>
                <w:rPrChange w:id="1708" w:author="随遇而安" w:date="2023-08-11T14:56:22Z">
                  <w:rPr>
                    <w:rFonts w:ascii="Arial"/>
                    <w:sz w:val="21"/>
                  </w:rPr>
                </w:rPrChange>
              </w:rPr>
            </w:pPr>
          </w:p>
        </w:tc>
        <w:tc>
          <w:tcPr>
            <w:tcW w:w="1701" w:type="dxa"/>
            <w:gridSpan w:val="3"/>
            <w:vAlign w:val="top"/>
          </w:tcPr>
          <w:p w14:paraId="170F600F">
            <w:pPr>
              <w:spacing w:before="102" w:line="221" w:lineRule="auto"/>
              <w:ind w:left="436"/>
              <w:rPr>
                <w:rFonts w:ascii="宋体" w:hAnsi="宋体" w:eastAsia="宋体" w:cs="宋体"/>
                <w:color w:val="auto"/>
                <w:sz w:val="21"/>
                <w:szCs w:val="21"/>
                <w:rPrChange w:id="1709"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710"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培训课时</w:t>
            </w:r>
          </w:p>
        </w:tc>
        <w:tc>
          <w:tcPr>
            <w:tcW w:w="2413" w:type="dxa"/>
            <w:gridSpan w:val="2"/>
            <w:vAlign w:val="top"/>
          </w:tcPr>
          <w:p w14:paraId="1CE6E34E">
            <w:pPr>
              <w:rPr>
                <w:rFonts w:ascii="Arial"/>
                <w:color w:val="auto"/>
                <w:sz w:val="21"/>
                <w:rPrChange w:id="1711" w:author="随遇而安" w:date="2023-08-11T14:56:22Z">
                  <w:rPr>
                    <w:rFonts w:ascii="Arial"/>
                    <w:sz w:val="21"/>
                  </w:rPr>
                </w:rPrChange>
              </w:rPr>
            </w:pPr>
          </w:p>
        </w:tc>
      </w:tr>
      <w:tr w14:paraId="3172C0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2" w:hRule="atLeast"/>
        </w:trPr>
        <w:tc>
          <w:tcPr>
            <w:tcW w:w="1664" w:type="dxa"/>
            <w:gridSpan w:val="2"/>
            <w:vAlign w:val="top"/>
          </w:tcPr>
          <w:p w14:paraId="52727FE8">
            <w:pPr>
              <w:spacing w:before="99" w:line="222" w:lineRule="auto"/>
              <w:ind w:left="415"/>
              <w:rPr>
                <w:rFonts w:ascii="宋体" w:hAnsi="宋体" w:eastAsia="宋体" w:cs="宋体"/>
                <w:color w:val="auto"/>
                <w:sz w:val="21"/>
                <w:szCs w:val="21"/>
                <w:rPrChange w:id="1712" w:author="随遇而安" w:date="2023-08-11T14:56:22Z">
                  <w:rPr>
                    <w:rFonts w:ascii="宋体" w:hAnsi="宋体" w:eastAsia="宋体" w:cs="宋体"/>
                    <w:sz w:val="21"/>
                    <w:szCs w:val="21"/>
                  </w:rPr>
                </w:rPrChange>
              </w:rPr>
            </w:pPr>
            <w:r>
              <w:rPr>
                <w:rFonts w:ascii="宋体" w:hAnsi="宋体" w:eastAsia="宋体" w:cs="宋体"/>
                <w:color w:val="auto"/>
                <w:spacing w:val="2"/>
                <w:sz w:val="21"/>
                <w:szCs w:val="21"/>
                <w:rPrChange w:id="1713" w:author="随遇而安" w:date="2023-08-11T14:56:22Z">
                  <w:rPr>
                    <w:rFonts w:ascii="宋体" w:hAnsi="宋体" w:eastAsia="宋体" w:cs="宋体"/>
                    <w:spacing w:val="2"/>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授</w:t>
            </w:r>
            <w:r>
              <w:rPr>
                <w:rFonts w:ascii="宋体" w:hAnsi="宋体" w:eastAsia="宋体" w:cs="宋体"/>
                <w:color w:val="auto"/>
                <w:spacing w:val="1"/>
                <w:sz w:val="21"/>
                <w:szCs w:val="21"/>
                <w:rPrChange w:id="1714" w:author="随遇而安" w:date="2023-08-11T14:56:22Z">
                  <w:rPr>
                    <w:rFonts w:ascii="宋体" w:hAnsi="宋体" w:eastAsia="宋体" w:cs="宋体"/>
                    <w:spacing w:val="1"/>
                    <w:sz w:val="21"/>
                    <w:szCs w:val="21"/>
                  </w:rPr>
                </w:rPrChange>
              </w:rPr>
              <w:t xml:space="preserve"> </w:t>
            </w:r>
            <w:r>
              <w:rPr>
                <w:rFonts w:ascii="宋体" w:hAnsi="宋体" w:eastAsia="宋体" w:cs="宋体"/>
                <w:color w:val="auto"/>
                <w:spacing w:val="1"/>
                <w:sz w:val="21"/>
                <w:szCs w:val="21"/>
                <w:rPrChange w:id="1715"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课</w:t>
            </w:r>
            <w:r>
              <w:rPr>
                <w:rFonts w:ascii="宋体" w:hAnsi="宋体" w:eastAsia="宋体" w:cs="宋体"/>
                <w:color w:val="auto"/>
                <w:spacing w:val="1"/>
                <w:sz w:val="21"/>
                <w:szCs w:val="21"/>
                <w:rPrChange w:id="1716" w:author="随遇而安" w:date="2023-08-11T14:56:22Z">
                  <w:rPr>
                    <w:rFonts w:ascii="宋体" w:hAnsi="宋体" w:eastAsia="宋体" w:cs="宋体"/>
                    <w:spacing w:val="1"/>
                    <w:sz w:val="21"/>
                    <w:szCs w:val="21"/>
                  </w:rPr>
                </w:rPrChange>
              </w:rPr>
              <w:t xml:space="preserve"> </w:t>
            </w:r>
            <w:r>
              <w:rPr>
                <w:rFonts w:ascii="宋体" w:hAnsi="宋体" w:eastAsia="宋体" w:cs="宋体"/>
                <w:color w:val="auto"/>
                <w:spacing w:val="1"/>
                <w:sz w:val="21"/>
                <w:szCs w:val="21"/>
                <w:rPrChange w:id="1717"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人</w:t>
            </w:r>
          </w:p>
        </w:tc>
        <w:tc>
          <w:tcPr>
            <w:tcW w:w="6559" w:type="dxa"/>
            <w:gridSpan w:val="7"/>
            <w:vAlign w:val="top"/>
          </w:tcPr>
          <w:p w14:paraId="3E16550A">
            <w:pPr>
              <w:rPr>
                <w:rFonts w:ascii="Arial"/>
                <w:color w:val="auto"/>
                <w:sz w:val="21"/>
                <w:rPrChange w:id="1718" w:author="随遇而安" w:date="2023-08-11T14:56:22Z">
                  <w:rPr>
                    <w:rFonts w:ascii="Arial"/>
                    <w:sz w:val="21"/>
                  </w:rPr>
                </w:rPrChange>
              </w:rPr>
            </w:pPr>
          </w:p>
        </w:tc>
      </w:tr>
      <w:tr w14:paraId="5F7A6F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6" w:hRule="atLeast"/>
        </w:trPr>
        <w:tc>
          <w:tcPr>
            <w:tcW w:w="8223" w:type="dxa"/>
            <w:gridSpan w:val="9"/>
            <w:vAlign w:val="top"/>
          </w:tcPr>
          <w:p w14:paraId="787D7366">
            <w:pPr>
              <w:spacing w:before="99" w:line="221" w:lineRule="auto"/>
              <w:ind w:left="3695"/>
              <w:rPr>
                <w:rFonts w:ascii="宋体" w:hAnsi="宋体" w:eastAsia="宋体" w:cs="宋体"/>
                <w:color w:val="auto"/>
                <w:sz w:val="21"/>
                <w:szCs w:val="21"/>
                <w:rPrChange w:id="1719"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720"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培训内容</w:t>
            </w:r>
          </w:p>
        </w:tc>
      </w:tr>
      <w:tr w14:paraId="36F99F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93" w:hRule="atLeast"/>
        </w:trPr>
        <w:tc>
          <w:tcPr>
            <w:tcW w:w="8223" w:type="dxa"/>
            <w:gridSpan w:val="9"/>
            <w:vAlign w:val="top"/>
          </w:tcPr>
          <w:p w14:paraId="626FF14B">
            <w:pPr>
              <w:rPr>
                <w:rFonts w:ascii="Arial"/>
                <w:color w:val="auto"/>
                <w:sz w:val="21"/>
                <w:rPrChange w:id="1721" w:author="随遇而安" w:date="2023-08-11T14:56:22Z">
                  <w:rPr>
                    <w:rFonts w:ascii="Arial"/>
                    <w:sz w:val="21"/>
                  </w:rPr>
                </w:rPrChange>
              </w:rPr>
            </w:pPr>
          </w:p>
        </w:tc>
      </w:tr>
      <w:tr w14:paraId="4A2909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8223" w:type="dxa"/>
            <w:gridSpan w:val="9"/>
            <w:vAlign w:val="top"/>
          </w:tcPr>
          <w:p w14:paraId="2AEC065B">
            <w:pPr>
              <w:spacing w:before="102" w:line="221" w:lineRule="auto"/>
              <w:ind w:left="2645"/>
              <w:rPr>
                <w:rFonts w:ascii="宋体" w:hAnsi="宋体" w:eastAsia="宋体" w:cs="宋体"/>
                <w:color w:val="auto"/>
                <w:sz w:val="21"/>
                <w:szCs w:val="21"/>
                <w:rPrChange w:id="1722" w:author="随遇而安" w:date="2023-08-11T14:56:22Z">
                  <w:rPr>
                    <w:rFonts w:ascii="宋体" w:hAnsi="宋体" w:eastAsia="宋体" w:cs="宋体"/>
                    <w:sz w:val="21"/>
                    <w:szCs w:val="21"/>
                  </w:rPr>
                </w:rPrChange>
              </w:rPr>
            </w:pPr>
            <w:r>
              <w:rPr>
                <w:rFonts w:ascii="宋体" w:hAnsi="宋体" w:eastAsia="宋体" w:cs="宋体"/>
                <w:color w:val="auto"/>
                <w:spacing w:val="-1"/>
                <w:sz w:val="21"/>
                <w:szCs w:val="21"/>
                <w:rPrChange w:id="1723" w:author="随遇而安" w:date="2023-08-11T14:56:22Z">
                  <w:rPr>
                    <w:rFonts w:ascii="宋体" w:hAnsi="宋体" w:eastAsia="宋体" w:cs="宋体"/>
                    <w:spacing w:val="-1"/>
                    <w:sz w:val="21"/>
                    <w:szCs w:val="21"/>
                    <w14:textOutline w14:w="3831" w14:cap="flat" w14:cmpd="sng">
                      <w14:solidFill>
                        <w14:srgbClr w14:val="000000"/>
                      </w14:solidFill>
                      <w14:prstDash w14:val="solid"/>
                      <w14:miter w14:val="0"/>
                    </w14:textOutline>
                  </w:rPr>
                </w:rPrChange>
                <w14:textOutline w14:w="3831" w14:cap="flat" w14:cmpd="sng">
                  <w14:solidFill>
                    <w14:srgbClr w14:val="000000"/>
                  </w14:solidFill>
                  <w14:prstDash w14:val="solid"/>
                  <w14:miter w14:val="0"/>
                </w14:textOutline>
              </w:rPr>
              <w:t>参训人员</w:t>
            </w:r>
            <w:r>
              <w:rPr>
                <w:rFonts w:ascii="宋体" w:hAnsi="宋体" w:eastAsia="宋体" w:cs="宋体"/>
                <w:color w:val="auto"/>
                <w:spacing w:val="-1"/>
                <w:sz w:val="21"/>
                <w:szCs w:val="21"/>
                <w:rPrChange w:id="1724" w:author="随遇而安" w:date="2023-08-11T14:56:22Z">
                  <w:rPr>
                    <w:rFonts w:ascii="宋体" w:hAnsi="宋体" w:eastAsia="宋体" w:cs="宋体"/>
                    <w:spacing w:val="-1"/>
                    <w:sz w:val="21"/>
                    <w:szCs w:val="21"/>
                  </w:rPr>
                </w:rPrChange>
              </w:rPr>
              <w:t xml:space="preserve"> (参加人员必须签名)</w:t>
            </w:r>
          </w:p>
        </w:tc>
      </w:tr>
      <w:tr w14:paraId="2C6B6A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3" w:hRule="atLeast"/>
        </w:trPr>
        <w:tc>
          <w:tcPr>
            <w:tcW w:w="1417" w:type="dxa"/>
            <w:vAlign w:val="top"/>
          </w:tcPr>
          <w:p w14:paraId="5EEECC06">
            <w:pPr>
              <w:rPr>
                <w:rFonts w:ascii="Arial"/>
                <w:color w:val="auto"/>
                <w:sz w:val="21"/>
                <w:rPrChange w:id="1725" w:author="随遇而安" w:date="2023-08-11T14:56:22Z">
                  <w:rPr>
                    <w:rFonts w:ascii="Arial"/>
                    <w:sz w:val="21"/>
                  </w:rPr>
                </w:rPrChange>
              </w:rPr>
            </w:pPr>
          </w:p>
        </w:tc>
        <w:tc>
          <w:tcPr>
            <w:tcW w:w="1416" w:type="dxa"/>
            <w:gridSpan w:val="2"/>
            <w:vAlign w:val="top"/>
          </w:tcPr>
          <w:p w14:paraId="69C535CE">
            <w:pPr>
              <w:rPr>
                <w:rFonts w:ascii="Arial"/>
                <w:color w:val="auto"/>
                <w:sz w:val="21"/>
                <w:rPrChange w:id="1726" w:author="随遇而安" w:date="2023-08-11T14:56:22Z">
                  <w:rPr>
                    <w:rFonts w:ascii="Arial"/>
                    <w:sz w:val="21"/>
                  </w:rPr>
                </w:rPrChange>
              </w:rPr>
            </w:pPr>
          </w:p>
        </w:tc>
        <w:tc>
          <w:tcPr>
            <w:tcW w:w="1418" w:type="dxa"/>
            <w:gridSpan w:val="2"/>
            <w:vAlign w:val="top"/>
          </w:tcPr>
          <w:p w14:paraId="0F4D4C89">
            <w:pPr>
              <w:rPr>
                <w:rFonts w:ascii="Arial"/>
                <w:color w:val="auto"/>
                <w:sz w:val="21"/>
                <w:rPrChange w:id="1727" w:author="随遇而安" w:date="2023-08-11T14:56:22Z">
                  <w:rPr>
                    <w:rFonts w:ascii="Arial"/>
                    <w:sz w:val="21"/>
                  </w:rPr>
                </w:rPrChange>
              </w:rPr>
            </w:pPr>
          </w:p>
        </w:tc>
        <w:tc>
          <w:tcPr>
            <w:tcW w:w="1276" w:type="dxa"/>
            <w:vAlign w:val="top"/>
          </w:tcPr>
          <w:p w14:paraId="4541577C">
            <w:pPr>
              <w:rPr>
                <w:rFonts w:ascii="Arial"/>
                <w:color w:val="auto"/>
                <w:sz w:val="21"/>
                <w:rPrChange w:id="1728" w:author="随遇而安" w:date="2023-08-11T14:56:22Z">
                  <w:rPr>
                    <w:rFonts w:ascii="Arial"/>
                    <w:sz w:val="21"/>
                  </w:rPr>
                </w:rPrChange>
              </w:rPr>
            </w:pPr>
          </w:p>
        </w:tc>
        <w:tc>
          <w:tcPr>
            <w:tcW w:w="1274" w:type="dxa"/>
            <w:gridSpan w:val="2"/>
            <w:vAlign w:val="top"/>
          </w:tcPr>
          <w:p w14:paraId="41B1AFFA">
            <w:pPr>
              <w:rPr>
                <w:rFonts w:ascii="Arial"/>
                <w:color w:val="auto"/>
                <w:sz w:val="21"/>
                <w:rPrChange w:id="1729" w:author="随遇而安" w:date="2023-08-11T14:56:22Z">
                  <w:rPr>
                    <w:rFonts w:ascii="Arial"/>
                    <w:sz w:val="21"/>
                  </w:rPr>
                </w:rPrChange>
              </w:rPr>
            </w:pPr>
          </w:p>
        </w:tc>
        <w:tc>
          <w:tcPr>
            <w:tcW w:w="1422" w:type="dxa"/>
            <w:vAlign w:val="top"/>
          </w:tcPr>
          <w:p w14:paraId="687258AE">
            <w:pPr>
              <w:rPr>
                <w:rFonts w:ascii="Arial"/>
                <w:color w:val="auto"/>
                <w:sz w:val="21"/>
                <w:rPrChange w:id="1730" w:author="随遇而安" w:date="2023-08-11T14:56:22Z">
                  <w:rPr>
                    <w:rFonts w:ascii="Arial"/>
                    <w:sz w:val="21"/>
                  </w:rPr>
                </w:rPrChange>
              </w:rPr>
            </w:pPr>
          </w:p>
        </w:tc>
      </w:tr>
      <w:tr w14:paraId="01B5B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1417" w:type="dxa"/>
            <w:vAlign w:val="top"/>
          </w:tcPr>
          <w:p w14:paraId="3EEA8937">
            <w:pPr>
              <w:rPr>
                <w:rFonts w:ascii="Arial"/>
                <w:color w:val="auto"/>
                <w:sz w:val="21"/>
                <w:rPrChange w:id="1731" w:author="随遇而安" w:date="2023-08-11T14:56:22Z">
                  <w:rPr>
                    <w:rFonts w:ascii="Arial"/>
                    <w:sz w:val="21"/>
                  </w:rPr>
                </w:rPrChange>
              </w:rPr>
            </w:pPr>
          </w:p>
        </w:tc>
        <w:tc>
          <w:tcPr>
            <w:tcW w:w="1416" w:type="dxa"/>
            <w:gridSpan w:val="2"/>
            <w:vAlign w:val="top"/>
          </w:tcPr>
          <w:p w14:paraId="11A9201C">
            <w:pPr>
              <w:rPr>
                <w:rFonts w:ascii="Arial"/>
                <w:color w:val="auto"/>
                <w:sz w:val="21"/>
                <w:rPrChange w:id="1732" w:author="随遇而安" w:date="2023-08-11T14:56:22Z">
                  <w:rPr>
                    <w:rFonts w:ascii="Arial"/>
                    <w:sz w:val="21"/>
                  </w:rPr>
                </w:rPrChange>
              </w:rPr>
            </w:pPr>
          </w:p>
        </w:tc>
        <w:tc>
          <w:tcPr>
            <w:tcW w:w="1418" w:type="dxa"/>
            <w:gridSpan w:val="2"/>
            <w:vAlign w:val="top"/>
          </w:tcPr>
          <w:p w14:paraId="3990A131">
            <w:pPr>
              <w:rPr>
                <w:rFonts w:ascii="Arial"/>
                <w:color w:val="auto"/>
                <w:sz w:val="21"/>
                <w:rPrChange w:id="1733" w:author="随遇而安" w:date="2023-08-11T14:56:22Z">
                  <w:rPr>
                    <w:rFonts w:ascii="Arial"/>
                    <w:sz w:val="21"/>
                  </w:rPr>
                </w:rPrChange>
              </w:rPr>
            </w:pPr>
          </w:p>
        </w:tc>
        <w:tc>
          <w:tcPr>
            <w:tcW w:w="1276" w:type="dxa"/>
            <w:vAlign w:val="top"/>
          </w:tcPr>
          <w:p w14:paraId="3FCE5E02">
            <w:pPr>
              <w:rPr>
                <w:rFonts w:ascii="Arial"/>
                <w:color w:val="auto"/>
                <w:sz w:val="21"/>
                <w:rPrChange w:id="1734" w:author="随遇而安" w:date="2023-08-11T14:56:22Z">
                  <w:rPr>
                    <w:rFonts w:ascii="Arial"/>
                    <w:sz w:val="21"/>
                  </w:rPr>
                </w:rPrChange>
              </w:rPr>
            </w:pPr>
          </w:p>
        </w:tc>
        <w:tc>
          <w:tcPr>
            <w:tcW w:w="1274" w:type="dxa"/>
            <w:gridSpan w:val="2"/>
            <w:vAlign w:val="top"/>
          </w:tcPr>
          <w:p w14:paraId="70A9DBE9">
            <w:pPr>
              <w:rPr>
                <w:rFonts w:ascii="Arial"/>
                <w:color w:val="auto"/>
                <w:sz w:val="21"/>
                <w:rPrChange w:id="1735" w:author="随遇而安" w:date="2023-08-11T14:56:22Z">
                  <w:rPr>
                    <w:rFonts w:ascii="Arial"/>
                    <w:sz w:val="21"/>
                  </w:rPr>
                </w:rPrChange>
              </w:rPr>
            </w:pPr>
          </w:p>
        </w:tc>
        <w:tc>
          <w:tcPr>
            <w:tcW w:w="1422" w:type="dxa"/>
            <w:vAlign w:val="top"/>
          </w:tcPr>
          <w:p w14:paraId="548F5DC2">
            <w:pPr>
              <w:rPr>
                <w:rFonts w:ascii="Arial"/>
                <w:color w:val="auto"/>
                <w:sz w:val="21"/>
                <w:rPrChange w:id="1736" w:author="随遇而安" w:date="2023-08-11T14:56:22Z">
                  <w:rPr>
                    <w:rFonts w:ascii="Arial"/>
                    <w:sz w:val="21"/>
                  </w:rPr>
                </w:rPrChange>
              </w:rPr>
            </w:pPr>
          </w:p>
        </w:tc>
      </w:tr>
      <w:tr w14:paraId="087F6D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1417" w:type="dxa"/>
            <w:vAlign w:val="top"/>
          </w:tcPr>
          <w:p w14:paraId="0D7D3C44">
            <w:pPr>
              <w:rPr>
                <w:rFonts w:ascii="Arial"/>
                <w:color w:val="auto"/>
                <w:sz w:val="21"/>
                <w:rPrChange w:id="1737" w:author="随遇而安" w:date="2023-08-11T14:56:22Z">
                  <w:rPr>
                    <w:rFonts w:ascii="Arial"/>
                    <w:sz w:val="21"/>
                  </w:rPr>
                </w:rPrChange>
              </w:rPr>
            </w:pPr>
          </w:p>
        </w:tc>
        <w:tc>
          <w:tcPr>
            <w:tcW w:w="1416" w:type="dxa"/>
            <w:gridSpan w:val="2"/>
            <w:vAlign w:val="top"/>
          </w:tcPr>
          <w:p w14:paraId="125D2942">
            <w:pPr>
              <w:rPr>
                <w:rFonts w:ascii="Arial"/>
                <w:color w:val="auto"/>
                <w:sz w:val="21"/>
                <w:rPrChange w:id="1738" w:author="随遇而安" w:date="2023-08-11T14:56:22Z">
                  <w:rPr>
                    <w:rFonts w:ascii="Arial"/>
                    <w:sz w:val="21"/>
                  </w:rPr>
                </w:rPrChange>
              </w:rPr>
            </w:pPr>
          </w:p>
        </w:tc>
        <w:tc>
          <w:tcPr>
            <w:tcW w:w="1418" w:type="dxa"/>
            <w:gridSpan w:val="2"/>
            <w:vAlign w:val="top"/>
          </w:tcPr>
          <w:p w14:paraId="797C4B2B">
            <w:pPr>
              <w:rPr>
                <w:rFonts w:ascii="Arial"/>
                <w:color w:val="auto"/>
                <w:sz w:val="21"/>
                <w:rPrChange w:id="1739" w:author="随遇而安" w:date="2023-08-11T14:56:22Z">
                  <w:rPr>
                    <w:rFonts w:ascii="Arial"/>
                    <w:sz w:val="21"/>
                  </w:rPr>
                </w:rPrChange>
              </w:rPr>
            </w:pPr>
          </w:p>
        </w:tc>
        <w:tc>
          <w:tcPr>
            <w:tcW w:w="1276" w:type="dxa"/>
            <w:vAlign w:val="top"/>
          </w:tcPr>
          <w:p w14:paraId="5018B6EE">
            <w:pPr>
              <w:rPr>
                <w:rFonts w:ascii="Arial"/>
                <w:color w:val="auto"/>
                <w:sz w:val="21"/>
                <w:rPrChange w:id="1740" w:author="随遇而安" w:date="2023-08-11T14:56:22Z">
                  <w:rPr>
                    <w:rFonts w:ascii="Arial"/>
                    <w:sz w:val="21"/>
                  </w:rPr>
                </w:rPrChange>
              </w:rPr>
            </w:pPr>
          </w:p>
        </w:tc>
        <w:tc>
          <w:tcPr>
            <w:tcW w:w="1274" w:type="dxa"/>
            <w:gridSpan w:val="2"/>
            <w:vAlign w:val="top"/>
          </w:tcPr>
          <w:p w14:paraId="290F786A">
            <w:pPr>
              <w:rPr>
                <w:rFonts w:ascii="Arial"/>
                <w:color w:val="auto"/>
                <w:sz w:val="21"/>
                <w:rPrChange w:id="1741" w:author="随遇而安" w:date="2023-08-11T14:56:22Z">
                  <w:rPr>
                    <w:rFonts w:ascii="Arial"/>
                    <w:sz w:val="21"/>
                  </w:rPr>
                </w:rPrChange>
              </w:rPr>
            </w:pPr>
          </w:p>
        </w:tc>
        <w:tc>
          <w:tcPr>
            <w:tcW w:w="1422" w:type="dxa"/>
            <w:vAlign w:val="top"/>
          </w:tcPr>
          <w:p w14:paraId="43901E46">
            <w:pPr>
              <w:rPr>
                <w:rFonts w:ascii="Arial"/>
                <w:color w:val="auto"/>
                <w:sz w:val="21"/>
                <w:rPrChange w:id="1742" w:author="随遇而安" w:date="2023-08-11T14:56:22Z">
                  <w:rPr>
                    <w:rFonts w:ascii="Arial"/>
                    <w:sz w:val="21"/>
                  </w:rPr>
                </w:rPrChange>
              </w:rPr>
            </w:pPr>
          </w:p>
        </w:tc>
      </w:tr>
      <w:tr w14:paraId="7C2653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1417" w:type="dxa"/>
            <w:vAlign w:val="top"/>
          </w:tcPr>
          <w:p w14:paraId="79CEA30E">
            <w:pPr>
              <w:rPr>
                <w:rFonts w:ascii="Arial"/>
                <w:color w:val="auto"/>
                <w:sz w:val="21"/>
                <w:rPrChange w:id="1743" w:author="随遇而安" w:date="2023-08-11T14:56:22Z">
                  <w:rPr>
                    <w:rFonts w:ascii="Arial"/>
                    <w:sz w:val="21"/>
                  </w:rPr>
                </w:rPrChange>
              </w:rPr>
            </w:pPr>
          </w:p>
        </w:tc>
        <w:tc>
          <w:tcPr>
            <w:tcW w:w="1416" w:type="dxa"/>
            <w:gridSpan w:val="2"/>
            <w:vAlign w:val="top"/>
          </w:tcPr>
          <w:p w14:paraId="64E3CB2A">
            <w:pPr>
              <w:rPr>
                <w:rFonts w:ascii="Arial"/>
                <w:color w:val="auto"/>
                <w:sz w:val="21"/>
                <w:rPrChange w:id="1744" w:author="随遇而安" w:date="2023-08-11T14:56:22Z">
                  <w:rPr>
                    <w:rFonts w:ascii="Arial"/>
                    <w:sz w:val="21"/>
                  </w:rPr>
                </w:rPrChange>
              </w:rPr>
            </w:pPr>
          </w:p>
        </w:tc>
        <w:tc>
          <w:tcPr>
            <w:tcW w:w="1418" w:type="dxa"/>
            <w:gridSpan w:val="2"/>
            <w:vAlign w:val="top"/>
          </w:tcPr>
          <w:p w14:paraId="05EA146F">
            <w:pPr>
              <w:rPr>
                <w:rFonts w:ascii="Arial"/>
                <w:color w:val="auto"/>
                <w:sz w:val="21"/>
                <w:rPrChange w:id="1745" w:author="随遇而安" w:date="2023-08-11T14:56:22Z">
                  <w:rPr>
                    <w:rFonts w:ascii="Arial"/>
                    <w:sz w:val="21"/>
                  </w:rPr>
                </w:rPrChange>
              </w:rPr>
            </w:pPr>
          </w:p>
        </w:tc>
        <w:tc>
          <w:tcPr>
            <w:tcW w:w="1276" w:type="dxa"/>
            <w:vAlign w:val="top"/>
          </w:tcPr>
          <w:p w14:paraId="02C8C032">
            <w:pPr>
              <w:rPr>
                <w:rFonts w:ascii="Arial"/>
                <w:color w:val="auto"/>
                <w:sz w:val="21"/>
                <w:rPrChange w:id="1746" w:author="随遇而安" w:date="2023-08-11T14:56:22Z">
                  <w:rPr>
                    <w:rFonts w:ascii="Arial"/>
                    <w:sz w:val="21"/>
                  </w:rPr>
                </w:rPrChange>
              </w:rPr>
            </w:pPr>
          </w:p>
        </w:tc>
        <w:tc>
          <w:tcPr>
            <w:tcW w:w="1274" w:type="dxa"/>
            <w:gridSpan w:val="2"/>
            <w:vAlign w:val="top"/>
          </w:tcPr>
          <w:p w14:paraId="60756B4A">
            <w:pPr>
              <w:rPr>
                <w:rFonts w:ascii="Arial"/>
                <w:color w:val="auto"/>
                <w:sz w:val="21"/>
                <w:rPrChange w:id="1747" w:author="随遇而安" w:date="2023-08-11T14:56:22Z">
                  <w:rPr>
                    <w:rFonts w:ascii="Arial"/>
                    <w:sz w:val="21"/>
                  </w:rPr>
                </w:rPrChange>
              </w:rPr>
            </w:pPr>
          </w:p>
        </w:tc>
        <w:tc>
          <w:tcPr>
            <w:tcW w:w="1422" w:type="dxa"/>
            <w:vAlign w:val="top"/>
          </w:tcPr>
          <w:p w14:paraId="11A656DE">
            <w:pPr>
              <w:rPr>
                <w:rFonts w:ascii="Arial"/>
                <w:color w:val="auto"/>
                <w:sz w:val="21"/>
                <w:rPrChange w:id="1748" w:author="随遇而安" w:date="2023-08-11T14:56:22Z">
                  <w:rPr>
                    <w:rFonts w:ascii="Arial"/>
                    <w:sz w:val="21"/>
                  </w:rPr>
                </w:rPrChange>
              </w:rPr>
            </w:pPr>
          </w:p>
        </w:tc>
      </w:tr>
      <w:tr w14:paraId="48B185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1417" w:type="dxa"/>
            <w:vAlign w:val="top"/>
          </w:tcPr>
          <w:p w14:paraId="67E6752C">
            <w:pPr>
              <w:rPr>
                <w:rFonts w:ascii="Arial"/>
                <w:color w:val="auto"/>
                <w:sz w:val="21"/>
                <w:rPrChange w:id="1749" w:author="随遇而安" w:date="2023-08-11T14:56:22Z">
                  <w:rPr>
                    <w:rFonts w:ascii="Arial"/>
                    <w:sz w:val="21"/>
                  </w:rPr>
                </w:rPrChange>
              </w:rPr>
            </w:pPr>
          </w:p>
        </w:tc>
        <w:tc>
          <w:tcPr>
            <w:tcW w:w="1416" w:type="dxa"/>
            <w:gridSpan w:val="2"/>
            <w:vAlign w:val="top"/>
          </w:tcPr>
          <w:p w14:paraId="29E6837E">
            <w:pPr>
              <w:rPr>
                <w:rFonts w:ascii="Arial"/>
                <w:color w:val="auto"/>
                <w:sz w:val="21"/>
                <w:rPrChange w:id="1750" w:author="随遇而安" w:date="2023-08-11T14:56:22Z">
                  <w:rPr>
                    <w:rFonts w:ascii="Arial"/>
                    <w:sz w:val="21"/>
                  </w:rPr>
                </w:rPrChange>
              </w:rPr>
            </w:pPr>
          </w:p>
        </w:tc>
        <w:tc>
          <w:tcPr>
            <w:tcW w:w="1418" w:type="dxa"/>
            <w:gridSpan w:val="2"/>
            <w:vAlign w:val="top"/>
          </w:tcPr>
          <w:p w14:paraId="7B42ECD5">
            <w:pPr>
              <w:rPr>
                <w:rFonts w:ascii="Arial"/>
                <w:color w:val="auto"/>
                <w:sz w:val="21"/>
                <w:rPrChange w:id="1751" w:author="随遇而安" w:date="2023-08-11T14:56:22Z">
                  <w:rPr>
                    <w:rFonts w:ascii="Arial"/>
                    <w:sz w:val="21"/>
                  </w:rPr>
                </w:rPrChange>
              </w:rPr>
            </w:pPr>
          </w:p>
        </w:tc>
        <w:tc>
          <w:tcPr>
            <w:tcW w:w="1276" w:type="dxa"/>
            <w:vAlign w:val="top"/>
          </w:tcPr>
          <w:p w14:paraId="7FA70D19">
            <w:pPr>
              <w:rPr>
                <w:rFonts w:ascii="Arial"/>
                <w:color w:val="auto"/>
                <w:sz w:val="21"/>
                <w:rPrChange w:id="1752" w:author="随遇而安" w:date="2023-08-11T14:56:22Z">
                  <w:rPr>
                    <w:rFonts w:ascii="Arial"/>
                    <w:sz w:val="21"/>
                  </w:rPr>
                </w:rPrChange>
              </w:rPr>
            </w:pPr>
          </w:p>
        </w:tc>
        <w:tc>
          <w:tcPr>
            <w:tcW w:w="1274" w:type="dxa"/>
            <w:gridSpan w:val="2"/>
            <w:vAlign w:val="top"/>
          </w:tcPr>
          <w:p w14:paraId="6AB8A495">
            <w:pPr>
              <w:rPr>
                <w:rFonts w:ascii="Arial"/>
                <w:color w:val="auto"/>
                <w:sz w:val="21"/>
                <w:rPrChange w:id="1753" w:author="随遇而安" w:date="2023-08-11T14:56:22Z">
                  <w:rPr>
                    <w:rFonts w:ascii="Arial"/>
                    <w:sz w:val="21"/>
                  </w:rPr>
                </w:rPrChange>
              </w:rPr>
            </w:pPr>
          </w:p>
        </w:tc>
        <w:tc>
          <w:tcPr>
            <w:tcW w:w="1422" w:type="dxa"/>
            <w:vAlign w:val="top"/>
          </w:tcPr>
          <w:p w14:paraId="1878A5FA">
            <w:pPr>
              <w:rPr>
                <w:rFonts w:ascii="Arial"/>
                <w:color w:val="auto"/>
                <w:sz w:val="21"/>
                <w:rPrChange w:id="1754" w:author="随遇而安" w:date="2023-08-11T14:56:22Z">
                  <w:rPr>
                    <w:rFonts w:ascii="Arial"/>
                    <w:sz w:val="21"/>
                  </w:rPr>
                </w:rPrChange>
              </w:rPr>
            </w:pPr>
          </w:p>
        </w:tc>
      </w:tr>
      <w:tr w14:paraId="32EED1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1417" w:type="dxa"/>
            <w:vAlign w:val="top"/>
          </w:tcPr>
          <w:p w14:paraId="7EA06B64">
            <w:pPr>
              <w:rPr>
                <w:rFonts w:ascii="Arial"/>
                <w:color w:val="auto"/>
                <w:sz w:val="21"/>
                <w:rPrChange w:id="1755" w:author="随遇而安" w:date="2023-08-11T14:56:22Z">
                  <w:rPr>
                    <w:rFonts w:ascii="Arial"/>
                    <w:sz w:val="21"/>
                  </w:rPr>
                </w:rPrChange>
              </w:rPr>
            </w:pPr>
          </w:p>
        </w:tc>
        <w:tc>
          <w:tcPr>
            <w:tcW w:w="1416" w:type="dxa"/>
            <w:gridSpan w:val="2"/>
            <w:vAlign w:val="top"/>
          </w:tcPr>
          <w:p w14:paraId="3582424A">
            <w:pPr>
              <w:rPr>
                <w:rFonts w:ascii="Arial"/>
                <w:color w:val="auto"/>
                <w:sz w:val="21"/>
                <w:rPrChange w:id="1756" w:author="随遇而安" w:date="2023-08-11T14:56:22Z">
                  <w:rPr>
                    <w:rFonts w:ascii="Arial"/>
                    <w:sz w:val="21"/>
                  </w:rPr>
                </w:rPrChange>
              </w:rPr>
            </w:pPr>
          </w:p>
        </w:tc>
        <w:tc>
          <w:tcPr>
            <w:tcW w:w="1418" w:type="dxa"/>
            <w:gridSpan w:val="2"/>
            <w:vAlign w:val="top"/>
          </w:tcPr>
          <w:p w14:paraId="342FAB02">
            <w:pPr>
              <w:rPr>
                <w:rFonts w:ascii="Arial"/>
                <w:color w:val="auto"/>
                <w:sz w:val="21"/>
                <w:rPrChange w:id="1757" w:author="随遇而安" w:date="2023-08-11T14:56:22Z">
                  <w:rPr>
                    <w:rFonts w:ascii="Arial"/>
                    <w:sz w:val="21"/>
                  </w:rPr>
                </w:rPrChange>
              </w:rPr>
            </w:pPr>
          </w:p>
        </w:tc>
        <w:tc>
          <w:tcPr>
            <w:tcW w:w="1276" w:type="dxa"/>
            <w:vAlign w:val="top"/>
          </w:tcPr>
          <w:p w14:paraId="5799A5E3">
            <w:pPr>
              <w:rPr>
                <w:rFonts w:ascii="Arial"/>
                <w:color w:val="auto"/>
                <w:sz w:val="21"/>
                <w:rPrChange w:id="1758" w:author="随遇而安" w:date="2023-08-11T14:56:22Z">
                  <w:rPr>
                    <w:rFonts w:ascii="Arial"/>
                    <w:sz w:val="21"/>
                  </w:rPr>
                </w:rPrChange>
              </w:rPr>
            </w:pPr>
          </w:p>
        </w:tc>
        <w:tc>
          <w:tcPr>
            <w:tcW w:w="1274" w:type="dxa"/>
            <w:gridSpan w:val="2"/>
            <w:vAlign w:val="top"/>
          </w:tcPr>
          <w:p w14:paraId="52C576DC">
            <w:pPr>
              <w:rPr>
                <w:rFonts w:ascii="Arial"/>
                <w:color w:val="auto"/>
                <w:sz w:val="21"/>
                <w:rPrChange w:id="1759" w:author="随遇而安" w:date="2023-08-11T14:56:22Z">
                  <w:rPr>
                    <w:rFonts w:ascii="Arial"/>
                    <w:sz w:val="21"/>
                  </w:rPr>
                </w:rPrChange>
              </w:rPr>
            </w:pPr>
          </w:p>
        </w:tc>
        <w:tc>
          <w:tcPr>
            <w:tcW w:w="1422" w:type="dxa"/>
            <w:vAlign w:val="top"/>
          </w:tcPr>
          <w:p w14:paraId="141B862B">
            <w:pPr>
              <w:rPr>
                <w:rFonts w:ascii="Arial"/>
                <w:color w:val="auto"/>
                <w:sz w:val="21"/>
                <w:rPrChange w:id="1760" w:author="随遇而安" w:date="2023-08-11T14:56:22Z">
                  <w:rPr>
                    <w:rFonts w:ascii="Arial"/>
                    <w:sz w:val="21"/>
                  </w:rPr>
                </w:rPrChange>
              </w:rPr>
            </w:pPr>
          </w:p>
        </w:tc>
      </w:tr>
      <w:tr w14:paraId="75C8AD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1417" w:type="dxa"/>
            <w:vAlign w:val="top"/>
          </w:tcPr>
          <w:p w14:paraId="1B28A8A6">
            <w:pPr>
              <w:rPr>
                <w:rFonts w:ascii="Arial"/>
                <w:color w:val="auto"/>
                <w:sz w:val="21"/>
                <w:rPrChange w:id="1761" w:author="随遇而安" w:date="2023-08-11T14:56:22Z">
                  <w:rPr>
                    <w:rFonts w:ascii="Arial"/>
                    <w:sz w:val="21"/>
                  </w:rPr>
                </w:rPrChange>
              </w:rPr>
            </w:pPr>
          </w:p>
        </w:tc>
        <w:tc>
          <w:tcPr>
            <w:tcW w:w="1416" w:type="dxa"/>
            <w:gridSpan w:val="2"/>
            <w:vAlign w:val="top"/>
          </w:tcPr>
          <w:p w14:paraId="209D4CB7">
            <w:pPr>
              <w:rPr>
                <w:rFonts w:ascii="Arial"/>
                <w:color w:val="auto"/>
                <w:sz w:val="21"/>
                <w:rPrChange w:id="1762" w:author="随遇而安" w:date="2023-08-11T14:56:22Z">
                  <w:rPr>
                    <w:rFonts w:ascii="Arial"/>
                    <w:sz w:val="21"/>
                  </w:rPr>
                </w:rPrChange>
              </w:rPr>
            </w:pPr>
          </w:p>
        </w:tc>
        <w:tc>
          <w:tcPr>
            <w:tcW w:w="1418" w:type="dxa"/>
            <w:gridSpan w:val="2"/>
            <w:vAlign w:val="top"/>
          </w:tcPr>
          <w:p w14:paraId="00A93195">
            <w:pPr>
              <w:rPr>
                <w:rFonts w:ascii="Arial"/>
                <w:color w:val="auto"/>
                <w:sz w:val="21"/>
                <w:rPrChange w:id="1763" w:author="随遇而安" w:date="2023-08-11T14:56:22Z">
                  <w:rPr>
                    <w:rFonts w:ascii="Arial"/>
                    <w:sz w:val="21"/>
                  </w:rPr>
                </w:rPrChange>
              </w:rPr>
            </w:pPr>
          </w:p>
        </w:tc>
        <w:tc>
          <w:tcPr>
            <w:tcW w:w="1276" w:type="dxa"/>
            <w:vAlign w:val="top"/>
          </w:tcPr>
          <w:p w14:paraId="4FF35F24">
            <w:pPr>
              <w:rPr>
                <w:rFonts w:ascii="Arial"/>
                <w:color w:val="auto"/>
                <w:sz w:val="21"/>
                <w:rPrChange w:id="1764" w:author="随遇而安" w:date="2023-08-11T14:56:22Z">
                  <w:rPr>
                    <w:rFonts w:ascii="Arial"/>
                    <w:sz w:val="21"/>
                  </w:rPr>
                </w:rPrChange>
              </w:rPr>
            </w:pPr>
          </w:p>
        </w:tc>
        <w:tc>
          <w:tcPr>
            <w:tcW w:w="1274" w:type="dxa"/>
            <w:gridSpan w:val="2"/>
            <w:vAlign w:val="top"/>
          </w:tcPr>
          <w:p w14:paraId="7EEBF6BE">
            <w:pPr>
              <w:rPr>
                <w:rFonts w:ascii="Arial"/>
                <w:color w:val="auto"/>
                <w:sz w:val="21"/>
                <w:rPrChange w:id="1765" w:author="随遇而安" w:date="2023-08-11T14:56:22Z">
                  <w:rPr>
                    <w:rFonts w:ascii="Arial"/>
                    <w:sz w:val="21"/>
                  </w:rPr>
                </w:rPrChange>
              </w:rPr>
            </w:pPr>
          </w:p>
        </w:tc>
        <w:tc>
          <w:tcPr>
            <w:tcW w:w="1422" w:type="dxa"/>
            <w:vAlign w:val="top"/>
          </w:tcPr>
          <w:p w14:paraId="554402DE">
            <w:pPr>
              <w:rPr>
                <w:rFonts w:ascii="Arial"/>
                <w:color w:val="auto"/>
                <w:sz w:val="21"/>
                <w:rPrChange w:id="1766" w:author="随遇而安" w:date="2023-08-11T14:56:22Z">
                  <w:rPr>
                    <w:rFonts w:ascii="Arial"/>
                    <w:sz w:val="21"/>
                  </w:rPr>
                </w:rPrChange>
              </w:rPr>
            </w:pPr>
          </w:p>
        </w:tc>
      </w:tr>
      <w:tr w14:paraId="39597F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trPr>
        <w:tc>
          <w:tcPr>
            <w:tcW w:w="1417" w:type="dxa"/>
            <w:vAlign w:val="top"/>
          </w:tcPr>
          <w:p w14:paraId="23EC13DA">
            <w:pPr>
              <w:rPr>
                <w:rFonts w:ascii="Arial"/>
                <w:color w:val="auto"/>
                <w:sz w:val="21"/>
                <w:rPrChange w:id="1767" w:author="随遇而安" w:date="2023-08-11T14:56:22Z">
                  <w:rPr>
                    <w:rFonts w:ascii="Arial"/>
                    <w:sz w:val="21"/>
                  </w:rPr>
                </w:rPrChange>
              </w:rPr>
            </w:pPr>
          </w:p>
        </w:tc>
        <w:tc>
          <w:tcPr>
            <w:tcW w:w="1416" w:type="dxa"/>
            <w:gridSpan w:val="2"/>
            <w:vAlign w:val="top"/>
          </w:tcPr>
          <w:p w14:paraId="45A47D5A">
            <w:pPr>
              <w:rPr>
                <w:rFonts w:ascii="Arial"/>
                <w:color w:val="auto"/>
                <w:sz w:val="21"/>
                <w:rPrChange w:id="1768" w:author="随遇而安" w:date="2023-08-11T14:56:22Z">
                  <w:rPr>
                    <w:rFonts w:ascii="Arial"/>
                    <w:sz w:val="21"/>
                  </w:rPr>
                </w:rPrChange>
              </w:rPr>
            </w:pPr>
          </w:p>
        </w:tc>
        <w:tc>
          <w:tcPr>
            <w:tcW w:w="1418" w:type="dxa"/>
            <w:gridSpan w:val="2"/>
            <w:vAlign w:val="top"/>
          </w:tcPr>
          <w:p w14:paraId="50BAEF34">
            <w:pPr>
              <w:rPr>
                <w:rFonts w:ascii="Arial"/>
                <w:color w:val="auto"/>
                <w:sz w:val="21"/>
                <w:rPrChange w:id="1769" w:author="随遇而安" w:date="2023-08-11T14:56:22Z">
                  <w:rPr>
                    <w:rFonts w:ascii="Arial"/>
                    <w:sz w:val="21"/>
                  </w:rPr>
                </w:rPrChange>
              </w:rPr>
            </w:pPr>
          </w:p>
        </w:tc>
        <w:tc>
          <w:tcPr>
            <w:tcW w:w="1276" w:type="dxa"/>
            <w:vAlign w:val="top"/>
          </w:tcPr>
          <w:p w14:paraId="42F8DF15">
            <w:pPr>
              <w:rPr>
                <w:rFonts w:ascii="Arial"/>
                <w:color w:val="auto"/>
                <w:sz w:val="21"/>
                <w:rPrChange w:id="1770" w:author="随遇而安" w:date="2023-08-11T14:56:22Z">
                  <w:rPr>
                    <w:rFonts w:ascii="Arial"/>
                    <w:sz w:val="21"/>
                  </w:rPr>
                </w:rPrChange>
              </w:rPr>
            </w:pPr>
          </w:p>
        </w:tc>
        <w:tc>
          <w:tcPr>
            <w:tcW w:w="1274" w:type="dxa"/>
            <w:gridSpan w:val="2"/>
            <w:vAlign w:val="top"/>
          </w:tcPr>
          <w:p w14:paraId="6D9F7BF7">
            <w:pPr>
              <w:rPr>
                <w:rFonts w:ascii="Arial"/>
                <w:color w:val="auto"/>
                <w:sz w:val="21"/>
                <w:rPrChange w:id="1771" w:author="随遇而安" w:date="2023-08-11T14:56:22Z">
                  <w:rPr>
                    <w:rFonts w:ascii="Arial"/>
                    <w:sz w:val="21"/>
                  </w:rPr>
                </w:rPrChange>
              </w:rPr>
            </w:pPr>
          </w:p>
        </w:tc>
        <w:tc>
          <w:tcPr>
            <w:tcW w:w="1422" w:type="dxa"/>
            <w:vAlign w:val="top"/>
          </w:tcPr>
          <w:p w14:paraId="0B6BA451">
            <w:pPr>
              <w:rPr>
                <w:rFonts w:ascii="Arial"/>
                <w:color w:val="auto"/>
                <w:sz w:val="21"/>
                <w:rPrChange w:id="1772" w:author="随遇而安" w:date="2023-08-11T14:56:22Z">
                  <w:rPr>
                    <w:rFonts w:ascii="Arial"/>
                    <w:sz w:val="21"/>
                  </w:rPr>
                </w:rPrChange>
              </w:rPr>
            </w:pPr>
          </w:p>
        </w:tc>
      </w:tr>
      <w:tr w14:paraId="36E6AC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1" w:hRule="atLeast"/>
        </w:trPr>
        <w:tc>
          <w:tcPr>
            <w:tcW w:w="1417" w:type="dxa"/>
            <w:vAlign w:val="top"/>
          </w:tcPr>
          <w:p w14:paraId="37208F6D">
            <w:pPr>
              <w:rPr>
                <w:rFonts w:ascii="Arial"/>
                <w:color w:val="auto"/>
                <w:sz w:val="21"/>
                <w:rPrChange w:id="1773" w:author="随遇而安" w:date="2023-08-11T14:56:22Z">
                  <w:rPr>
                    <w:rFonts w:ascii="Arial"/>
                    <w:sz w:val="21"/>
                  </w:rPr>
                </w:rPrChange>
              </w:rPr>
            </w:pPr>
          </w:p>
        </w:tc>
        <w:tc>
          <w:tcPr>
            <w:tcW w:w="1416" w:type="dxa"/>
            <w:gridSpan w:val="2"/>
            <w:vAlign w:val="top"/>
          </w:tcPr>
          <w:p w14:paraId="5F44CB09">
            <w:pPr>
              <w:rPr>
                <w:rFonts w:ascii="Arial"/>
                <w:color w:val="auto"/>
                <w:sz w:val="21"/>
                <w:rPrChange w:id="1774" w:author="随遇而安" w:date="2023-08-11T14:56:22Z">
                  <w:rPr>
                    <w:rFonts w:ascii="Arial"/>
                    <w:sz w:val="21"/>
                  </w:rPr>
                </w:rPrChange>
              </w:rPr>
            </w:pPr>
          </w:p>
        </w:tc>
        <w:tc>
          <w:tcPr>
            <w:tcW w:w="1418" w:type="dxa"/>
            <w:gridSpan w:val="2"/>
            <w:vAlign w:val="top"/>
          </w:tcPr>
          <w:p w14:paraId="64C52478">
            <w:pPr>
              <w:rPr>
                <w:rFonts w:ascii="Arial"/>
                <w:color w:val="auto"/>
                <w:sz w:val="21"/>
                <w:rPrChange w:id="1775" w:author="随遇而安" w:date="2023-08-11T14:56:22Z">
                  <w:rPr>
                    <w:rFonts w:ascii="Arial"/>
                    <w:sz w:val="21"/>
                  </w:rPr>
                </w:rPrChange>
              </w:rPr>
            </w:pPr>
          </w:p>
        </w:tc>
        <w:tc>
          <w:tcPr>
            <w:tcW w:w="1276" w:type="dxa"/>
            <w:vAlign w:val="top"/>
          </w:tcPr>
          <w:p w14:paraId="310B6495">
            <w:pPr>
              <w:rPr>
                <w:rFonts w:ascii="Arial"/>
                <w:color w:val="auto"/>
                <w:sz w:val="21"/>
                <w:rPrChange w:id="1776" w:author="随遇而安" w:date="2023-08-11T14:56:22Z">
                  <w:rPr>
                    <w:rFonts w:ascii="Arial"/>
                    <w:sz w:val="21"/>
                  </w:rPr>
                </w:rPrChange>
              </w:rPr>
            </w:pPr>
          </w:p>
        </w:tc>
        <w:tc>
          <w:tcPr>
            <w:tcW w:w="1274" w:type="dxa"/>
            <w:gridSpan w:val="2"/>
            <w:vAlign w:val="top"/>
          </w:tcPr>
          <w:p w14:paraId="47B0A0A0">
            <w:pPr>
              <w:rPr>
                <w:rFonts w:ascii="Arial"/>
                <w:color w:val="auto"/>
                <w:sz w:val="21"/>
                <w:rPrChange w:id="1777" w:author="随遇而安" w:date="2023-08-11T14:56:22Z">
                  <w:rPr>
                    <w:rFonts w:ascii="Arial"/>
                    <w:sz w:val="21"/>
                  </w:rPr>
                </w:rPrChange>
              </w:rPr>
            </w:pPr>
          </w:p>
        </w:tc>
        <w:tc>
          <w:tcPr>
            <w:tcW w:w="1422" w:type="dxa"/>
            <w:vAlign w:val="top"/>
          </w:tcPr>
          <w:p w14:paraId="7CAD5F5E">
            <w:pPr>
              <w:rPr>
                <w:rFonts w:ascii="Arial"/>
                <w:color w:val="auto"/>
                <w:sz w:val="21"/>
                <w:rPrChange w:id="1778" w:author="随遇而安" w:date="2023-08-11T14:56:22Z">
                  <w:rPr>
                    <w:rFonts w:ascii="Arial"/>
                    <w:sz w:val="21"/>
                  </w:rPr>
                </w:rPrChange>
              </w:rPr>
            </w:pPr>
          </w:p>
        </w:tc>
      </w:tr>
      <w:tr w14:paraId="3DED99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1417" w:type="dxa"/>
            <w:vAlign w:val="top"/>
          </w:tcPr>
          <w:p w14:paraId="183B12A5">
            <w:pPr>
              <w:rPr>
                <w:rFonts w:ascii="Arial"/>
                <w:color w:val="auto"/>
                <w:sz w:val="21"/>
                <w:rPrChange w:id="1779" w:author="随遇而安" w:date="2023-08-11T14:56:22Z">
                  <w:rPr>
                    <w:rFonts w:ascii="Arial"/>
                    <w:sz w:val="21"/>
                  </w:rPr>
                </w:rPrChange>
              </w:rPr>
            </w:pPr>
          </w:p>
        </w:tc>
        <w:tc>
          <w:tcPr>
            <w:tcW w:w="1416" w:type="dxa"/>
            <w:gridSpan w:val="2"/>
            <w:vAlign w:val="top"/>
          </w:tcPr>
          <w:p w14:paraId="4A963733">
            <w:pPr>
              <w:rPr>
                <w:rFonts w:ascii="Arial"/>
                <w:color w:val="auto"/>
                <w:sz w:val="21"/>
                <w:rPrChange w:id="1780" w:author="随遇而安" w:date="2023-08-11T14:56:22Z">
                  <w:rPr>
                    <w:rFonts w:ascii="Arial"/>
                    <w:sz w:val="21"/>
                  </w:rPr>
                </w:rPrChange>
              </w:rPr>
            </w:pPr>
          </w:p>
        </w:tc>
        <w:tc>
          <w:tcPr>
            <w:tcW w:w="1418" w:type="dxa"/>
            <w:gridSpan w:val="2"/>
            <w:vAlign w:val="top"/>
          </w:tcPr>
          <w:p w14:paraId="6DD0948B">
            <w:pPr>
              <w:rPr>
                <w:rFonts w:ascii="Arial"/>
                <w:color w:val="auto"/>
                <w:sz w:val="21"/>
                <w:rPrChange w:id="1781" w:author="随遇而安" w:date="2023-08-11T14:56:22Z">
                  <w:rPr>
                    <w:rFonts w:ascii="Arial"/>
                    <w:sz w:val="21"/>
                  </w:rPr>
                </w:rPrChange>
              </w:rPr>
            </w:pPr>
          </w:p>
        </w:tc>
        <w:tc>
          <w:tcPr>
            <w:tcW w:w="1276" w:type="dxa"/>
            <w:vAlign w:val="top"/>
          </w:tcPr>
          <w:p w14:paraId="1405B93B">
            <w:pPr>
              <w:rPr>
                <w:rFonts w:ascii="Arial"/>
                <w:color w:val="auto"/>
                <w:sz w:val="21"/>
                <w:rPrChange w:id="1782" w:author="随遇而安" w:date="2023-08-11T14:56:22Z">
                  <w:rPr>
                    <w:rFonts w:ascii="Arial"/>
                    <w:sz w:val="21"/>
                  </w:rPr>
                </w:rPrChange>
              </w:rPr>
            </w:pPr>
          </w:p>
        </w:tc>
        <w:tc>
          <w:tcPr>
            <w:tcW w:w="1274" w:type="dxa"/>
            <w:gridSpan w:val="2"/>
            <w:vAlign w:val="top"/>
          </w:tcPr>
          <w:p w14:paraId="51B75F05">
            <w:pPr>
              <w:rPr>
                <w:rFonts w:ascii="Arial"/>
                <w:color w:val="auto"/>
                <w:sz w:val="21"/>
                <w:rPrChange w:id="1783" w:author="随遇而安" w:date="2023-08-11T14:56:22Z">
                  <w:rPr>
                    <w:rFonts w:ascii="Arial"/>
                    <w:sz w:val="21"/>
                  </w:rPr>
                </w:rPrChange>
              </w:rPr>
            </w:pPr>
          </w:p>
        </w:tc>
        <w:tc>
          <w:tcPr>
            <w:tcW w:w="1422" w:type="dxa"/>
            <w:vAlign w:val="top"/>
          </w:tcPr>
          <w:p w14:paraId="4696D660">
            <w:pPr>
              <w:rPr>
                <w:rFonts w:ascii="Arial"/>
                <w:color w:val="auto"/>
                <w:sz w:val="21"/>
                <w:rPrChange w:id="1784" w:author="随遇而安" w:date="2023-08-11T14:56:22Z">
                  <w:rPr>
                    <w:rFonts w:ascii="Arial"/>
                    <w:sz w:val="21"/>
                  </w:rPr>
                </w:rPrChange>
              </w:rPr>
            </w:pPr>
          </w:p>
        </w:tc>
      </w:tr>
      <w:tr w14:paraId="463577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1417" w:type="dxa"/>
            <w:vAlign w:val="top"/>
          </w:tcPr>
          <w:p w14:paraId="75F13C92">
            <w:pPr>
              <w:rPr>
                <w:rFonts w:ascii="Arial"/>
                <w:color w:val="auto"/>
                <w:sz w:val="21"/>
                <w:rPrChange w:id="1785" w:author="随遇而安" w:date="2023-08-11T14:56:22Z">
                  <w:rPr>
                    <w:rFonts w:ascii="Arial"/>
                    <w:sz w:val="21"/>
                  </w:rPr>
                </w:rPrChange>
              </w:rPr>
            </w:pPr>
          </w:p>
        </w:tc>
        <w:tc>
          <w:tcPr>
            <w:tcW w:w="1416" w:type="dxa"/>
            <w:gridSpan w:val="2"/>
            <w:vAlign w:val="top"/>
          </w:tcPr>
          <w:p w14:paraId="6553C810">
            <w:pPr>
              <w:rPr>
                <w:rFonts w:ascii="Arial"/>
                <w:color w:val="auto"/>
                <w:sz w:val="21"/>
                <w:rPrChange w:id="1786" w:author="随遇而安" w:date="2023-08-11T14:56:22Z">
                  <w:rPr>
                    <w:rFonts w:ascii="Arial"/>
                    <w:sz w:val="21"/>
                  </w:rPr>
                </w:rPrChange>
              </w:rPr>
            </w:pPr>
          </w:p>
        </w:tc>
        <w:tc>
          <w:tcPr>
            <w:tcW w:w="1418" w:type="dxa"/>
            <w:gridSpan w:val="2"/>
            <w:vAlign w:val="top"/>
          </w:tcPr>
          <w:p w14:paraId="0B9AD58D">
            <w:pPr>
              <w:rPr>
                <w:rFonts w:ascii="Arial"/>
                <w:color w:val="auto"/>
                <w:sz w:val="21"/>
                <w:rPrChange w:id="1787" w:author="随遇而安" w:date="2023-08-11T14:56:22Z">
                  <w:rPr>
                    <w:rFonts w:ascii="Arial"/>
                    <w:sz w:val="21"/>
                  </w:rPr>
                </w:rPrChange>
              </w:rPr>
            </w:pPr>
          </w:p>
        </w:tc>
        <w:tc>
          <w:tcPr>
            <w:tcW w:w="1276" w:type="dxa"/>
            <w:vAlign w:val="top"/>
          </w:tcPr>
          <w:p w14:paraId="2D314793">
            <w:pPr>
              <w:rPr>
                <w:rFonts w:ascii="Arial"/>
                <w:color w:val="auto"/>
                <w:sz w:val="21"/>
                <w:rPrChange w:id="1788" w:author="随遇而安" w:date="2023-08-11T14:56:22Z">
                  <w:rPr>
                    <w:rFonts w:ascii="Arial"/>
                    <w:sz w:val="21"/>
                  </w:rPr>
                </w:rPrChange>
              </w:rPr>
            </w:pPr>
          </w:p>
        </w:tc>
        <w:tc>
          <w:tcPr>
            <w:tcW w:w="1274" w:type="dxa"/>
            <w:gridSpan w:val="2"/>
            <w:vAlign w:val="top"/>
          </w:tcPr>
          <w:p w14:paraId="1BF85639">
            <w:pPr>
              <w:rPr>
                <w:rFonts w:ascii="Arial"/>
                <w:color w:val="auto"/>
                <w:sz w:val="21"/>
                <w:rPrChange w:id="1789" w:author="随遇而安" w:date="2023-08-11T14:56:22Z">
                  <w:rPr>
                    <w:rFonts w:ascii="Arial"/>
                    <w:sz w:val="21"/>
                  </w:rPr>
                </w:rPrChange>
              </w:rPr>
            </w:pPr>
          </w:p>
        </w:tc>
        <w:tc>
          <w:tcPr>
            <w:tcW w:w="1422" w:type="dxa"/>
            <w:vAlign w:val="top"/>
          </w:tcPr>
          <w:p w14:paraId="659DD492">
            <w:pPr>
              <w:rPr>
                <w:rFonts w:ascii="Arial"/>
                <w:color w:val="auto"/>
                <w:sz w:val="21"/>
                <w:rPrChange w:id="1790" w:author="随遇而安" w:date="2023-08-11T14:56:22Z">
                  <w:rPr>
                    <w:rFonts w:ascii="Arial"/>
                    <w:sz w:val="21"/>
                  </w:rPr>
                </w:rPrChange>
              </w:rPr>
            </w:pPr>
          </w:p>
        </w:tc>
      </w:tr>
      <w:tr w14:paraId="1F372F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1417" w:type="dxa"/>
            <w:vAlign w:val="top"/>
          </w:tcPr>
          <w:p w14:paraId="35944438">
            <w:pPr>
              <w:rPr>
                <w:rFonts w:ascii="Arial"/>
                <w:color w:val="auto"/>
                <w:sz w:val="21"/>
                <w:rPrChange w:id="1791" w:author="随遇而安" w:date="2023-08-11T14:56:22Z">
                  <w:rPr>
                    <w:rFonts w:ascii="Arial"/>
                    <w:sz w:val="21"/>
                  </w:rPr>
                </w:rPrChange>
              </w:rPr>
            </w:pPr>
          </w:p>
        </w:tc>
        <w:tc>
          <w:tcPr>
            <w:tcW w:w="1416" w:type="dxa"/>
            <w:gridSpan w:val="2"/>
            <w:vAlign w:val="top"/>
          </w:tcPr>
          <w:p w14:paraId="349F35BD">
            <w:pPr>
              <w:rPr>
                <w:rFonts w:ascii="Arial"/>
                <w:color w:val="auto"/>
                <w:sz w:val="21"/>
                <w:rPrChange w:id="1792" w:author="随遇而安" w:date="2023-08-11T14:56:22Z">
                  <w:rPr>
                    <w:rFonts w:ascii="Arial"/>
                    <w:sz w:val="21"/>
                  </w:rPr>
                </w:rPrChange>
              </w:rPr>
            </w:pPr>
          </w:p>
        </w:tc>
        <w:tc>
          <w:tcPr>
            <w:tcW w:w="1418" w:type="dxa"/>
            <w:gridSpan w:val="2"/>
            <w:vAlign w:val="top"/>
          </w:tcPr>
          <w:p w14:paraId="737FE755">
            <w:pPr>
              <w:rPr>
                <w:rFonts w:ascii="Arial"/>
                <w:color w:val="auto"/>
                <w:sz w:val="21"/>
                <w:rPrChange w:id="1793" w:author="随遇而安" w:date="2023-08-11T14:56:22Z">
                  <w:rPr>
                    <w:rFonts w:ascii="Arial"/>
                    <w:sz w:val="21"/>
                  </w:rPr>
                </w:rPrChange>
              </w:rPr>
            </w:pPr>
          </w:p>
        </w:tc>
        <w:tc>
          <w:tcPr>
            <w:tcW w:w="1276" w:type="dxa"/>
            <w:vAlign w:val="top"/>
          </w:tcPr>
          <w:p w14:paraId="49F3CE83">
            <w:pPr>
              <w:rPr>
                <w:rFonts w:ascii="Arial"/>
                <w:color w:val="auto"/>
                <w:sz w:val="21"/>
                <w:rPrChange w:id="1794" w:author="随遇而安" w:date="2023-08-11T14:56:22Z">
                  <w:rPr>
                    <w:rFonts w:ascii="Arial"/>
                    <w:sz w:val="21"/>
                  </w:rPr>
                </w:rPrChange>
              </w:rPr>
            </w:pPr>
          </w:p>
        </w:tc>
        <w:tc>
          <w:tcPr>
            <w:tcW w:w="1274" w:type="dxa"/>
            <w:gridSpan w:val="2"/>
            <w:vAlign w:val="top"/>
          </w:tcPr>
          <w:p w14:paraId="6FA2F02D">
            <w:pPr>
              <w:rPr>
                <w:rFonts w:ascii="Arial"/>
                <w:color w:val="auto"/>
                <w:sz w:val="21"/>
                <w:rPrChange w:id="1795" w:author="随遇而安" w:date="2023-08-11T14:56:22Z">
                  <w:rPr>
                    <w:rFonts w:ascii="Arial"/>
                    <w:sz w:val="21"/>
                  </w:rPr>
                </w:rPrChange>
              </w:rPr>
            </w:pPr>
          </w:p>
        </w:tc>
        <w:tc>
          <w:tcPr>
            <w:tcW w:w="1422" w:type="dxa"/>
            <w:vAlign w:val="top"/>
          </w:tcPr>
          <w:p w14:paraId="03B8C96A">
            <w:pPr>
              <w:rPr>
                <w:rFonts w:ascii="Arial"/>
                <w:color w:val="auto"/>
                <w:sz w:val="21"/>
                <w:rPrChange w:id="1796" w:author="随遇而安" w:date="2023-08-11T14:56:22Z">
                  <w:rPr>
                    <w:rFonts w:ascii="Arial"/>
                    <w:sz w:val="21"/>
                  </w:rPr>
                </w:rPrChange>
              </w:rPr>
            </w:pPr>
          </w:p>
        </w:tc>
      </w:tr>
      <w:tr w14:paraId="474F98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1417" w:type="dxa"/>
            <w:vAlign w:val="top"/>
          </w:tcPr>
          <w:p w14:paraId="53F7FD2D">
            <w:pPr>
              <w:rPr>
                <w:rFonts w:ascii="Arial"/>
                <w:color w:val="auto"/>
                <w:sz w:val="21"/>
                <w:rPrChange w:id="1797" w:author="随遇而安" w:date="2023-08-11T14:56:22Z">
                  <w:rPr>
                    <w:rFonts w:ascii="Arial"/>
                    <w:sz w:val="21"/>
                  </w:rPr>
                </w:rPrChange>
              </w:rPr>
            </w:pPr>
          </w:p>
        </w:tc>
        <w:tc>
          <w:tcPr>
            <w:tcW w:w="1416" w:type="dxa"/>
            <w:gridSpan w:val="2"/>
            <w:vAlign w:val="top"/>
          </w:tcPr>
          <w:p w14:paraId="0BC37A2C">
            <w:pPr>
              <w:rPr>
                <w:rFonts w:ascii="Arial"/>
                <w:color w:val="auto"/>
                <w:sz w:val="21"/>
                <w:rPrChange w:id="1798" w:author="随遇而安" w:date="2023-08-11T14:56:22Z">
                  <w:rPr>
                    <w:rFonts w:ascii="Arial"/>
                    <w:sz w:val="21"/>
                  </w:rPr>
                </w:rPrChange>
              </w:rPr>
            </w:pPr>
          </w:p>
        </w:tc>
        <w:tc>
          <w:tcPr>
            <w:tcW w:w="1418" w:type="dxa"/>
            <w:gridSpan w:val="2"/>
            <w:vAlign w:val="top"/>
          </w:tcPr>
          <w:p w14:paraId="043DABEA">
            <w:pPr>
              <w:rPr>
                <w:rFonts w:ascii="Arial"/>
                <w:color w:val="auto"/>
                <w:sz w:val="21"/>
                <w:rPrChange w:id="1799" w:author="随遇而安" w:date="2023-08-11T14:56:22Z">
                  <w:rPr>
                    <w:rFonts w:ascii="Arial"/>
                    <w:sz w:val="21"/>
                  </w:rPr>
                </w:rPrChange>
              </w:rPr>
            </w:pPr>
          </w:p>
        </w:tc>
        <w:tc>
          <w:tcPr>
            <w:tcW w:w="1276" w:type="dxa"/>
            <w:vAlign w:val="top"/>
          </w:tcPr>
          <w:p w14:paraId="367E8141">
            <w:pPr>
              <w:rPr>
                <w:rFonts w:ascii="Arial"/>
                <w:color w:val="auto"/>
                <w:sz w:val="21"/>
                <w:rPrChange w:id="1800" w:author="随遇而安" w:date="2023-08-11T14:56:22Z">
                  <w:rPr>
                    <w:rFonts w:ascii="Arial"/>
                    <w:sz w:val="21"/>
                  </w:rPr>
                </w:rPrChange>
              </w:rPr>
            </w:pPr>
          </w:p>
        </w:tc>
        <w:tc>
          <w:tcPr>
            <w:tcW w:w="1274" w:type="dxa"/>
            <w:gridSpan w:val="2"/>
            <w:vAlign w:val="top"/>
          </w:tcPr>
          <w:p w14:paraId="1D8662CA">
            <w:pPr>
              <w:rPr>
                <w:rFonts w:ascii="Arial"/>
                <w:color w:val="auto"/>
                <w:sz w:val="21"/>
                <w:rPrChange w:id="1801" w:author="随遇而安" w:date="2023-08-11T14:56:22Z">
                  <w:rPr>
                    <w:rFonts w:ascii="Arial"/>
                    <w:sz w:val="21"/>
                  </w:rPr>
                </w:rPrChange>
              </w:rPr>
            </w:pPr>
          </w:p>
        </w:tc>
        <w:tc>
          <w:tcPr>
            <w:tcW w:w="1422" w:type="dxa"/>
            <w:vAlign w:val="top"/>
          </w:tcPr>
          <w:p w14:paraId="1D31CA19">
            <w:pPr>
              <w:rPr>
                <w:rFonts w:ascii="Arial"/>
                <w:color w:val="auto"/>
                <w:sz w:val="21"/>
                <w:rPrChange w:id="1802" w:author="随遇而安" w:date="2023-08-11T14:56:22Z">
                  <w:rPr>
                    <w:rFonts w:ascii="Arial"/>
                    <w:sz w:val="21"/>
                  </w:rPr>
                </w:rPrChange>
              </w:rPr>
            </w:pPr>
          </w:p>
        </w:tc>
      </w:tr>
      <w:tr w14:paraId="7B2CCB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trPr>
        <w:tc>
          <w:tcPr>
            <w:tcW w:w="1417" w:type="dxa"/>
            <w:vAlign w:val="top"/>
          </w:tcPr>
          <w:p w14:paraId="75F21A31">
            <w:pPr>
              <w:rPr>
                <w:rFonts w:ascii="Arial"/>
                <w:color w:val="auto"/>
                <w:sz w:val="21"/>
                <w:rPrChange w:id="1803" w:author="随遇而安" w:date="2023-08-11T14:56:22Z">
                  <w:rPr>
                    <w:rFonts w:ascii="Arial"/>
                    <w:sz w:val="21"/>
                  </w:rPr>
                </w:rPrChange>
              </w:rPr>
            </w:pPr>
          </w:p>
        </w:tc>
        <w:tc>
          <w:tcPr>
            <w:tcW w:w="1416" w:type="dxa"/>
            <w:gridSpan w:val="2"/>
            <w:vAlign w:val="top"/>
          </w:tcPr>
          <w:p w14:paraId="3F4A43F6">
            <w:pPr>
              <w:rPr>
                <w:rFonts w:ascii="Arial"/>
                <w:color w:val="auto"/>
                <w:sz w:val="21"/>
                <w:rPrChange w:id="1804" w:author="随遇而安" w:date="2023-08-11T14:56:22Z">
                  <w:rPr>
                    <w:rFonts w:ascii="Arial"/>
                    <w:sz w:val="21"/>
                  </w:rPr>
                </w:rPrChange>
              </w:rPr>
            </w:pPr>
          </w:p>
        </w:tc>
        <w:tc>
          <w:tcPr>
            <w:tcW w:w="1418" w:type="dxa"/>
            <w:gridSpan w:val="2"/>
            <w:vAlign w:val="top"/>
          </w:tcPr>
          <w:p w14:paraId="199F2811">
            <w:pPr>
              <w:rPr>
                <w:rFonts w:ascii="Arial"/>
                <w:color w:val="auto"/>
                <w:sz w:val="21"/>
                <w:rPrChange w:id="1805" w:author="随遇而安" w:date="2023-08-11T14:56:22Z">
                  <w:rPr>
                    <w:rFonts w:ascii="Arial"/>
                    <w:sz w:val="21"/>
                  </w:rPr>
                </w:rPrChange>
              </w:rPr>
            </w:pPr>
          </w:p>
        </w:tc>
        <w:tc>
          <w:tcPr>
            <w:tcW w:w="1276" w:type="dxa"/>
            <w:vAlign w:val="top"/>
          </w:tcPr>
          <w:p w14:paraId="3C33D5FB">
            <w:pPr>
              <w:rPr>
                <w:rFonts w:ascii="Arial"/>
                <w:color w:val="auto"/>
                <w:sz w:val="21"/>
                <w:rPrChange w:id="1806" w:author="随遇而安" w:date="2023-08-11T14:56:22Z">
                  <w:rPr>
                    <w:rFonts w:ascii="Arial"/>
                    <w:sz w:val="21"/>
                  </w:rPr>
                </w:rPrChange>
              </w:rPr>
            </w:pPr>
          </w:p>
        </w:tc>
        <w:tc>
          <w:tcPr>
            <w:tcW w:w="1274" w:type="dxa"/>
            <w:gridSpan w:val="2"/>
            <w:vAlign w:val="top"/>
          </w:tcPr>
          <w:p w14:paraId="64FE99CB">
            <w:pPr>
              <w:rPr>
                <w:rFonts w:ascii="Arial"/>
                <w:color w:val="auto"/>
                <w:sz w:val="21"/>
                <w:rPrChange w:id="1807" w:author="随遇而安" w:date="2023-08-11T14:56:22Z">
                  <w:rPr>
                    <w:rFonts w:ascii="Arial"/>
                    <w:sz w:val="21"/>
                  </w:rPr>
                </w:rPrChange>
              </w:rPr>
            </w:pPr>
          </w:p>
        </w:tc>
        <w:tc>
          <w:tcPr>
            <w:tcW w:w="1422" w:type="dxa"/>
            <w:vAlign w:val="top"/>
          </w:tcPr>
          <w:p w14:paraId="4986287B">
            <w:pPr>
              <w:rPr>
                <w:rFonts w:ascii="Arial"/>
                <w:color w:val="auto"/>
                <w:sz w:val="21"/>
                <w:rPrChange w:id="1808" w:author="随遇而安" w:date="2023-08-11T14:56:22Z">
                  <w:rPr>
                    <w:rFonts w:ascii="Arial"/>
                    <w:sz w:val="21"/>
                  </w:rPr>
                </w:rPrChange>
              </w:rPr>
            </w:pPr>
          </w:p>
        </w:tc>
      </w:tr>
    </w:tbl>
    <w:p w14:paraId="17D20971">
      <w:pPr>
        <w:rPr>
          <w:rFonts w:ascii="Arial"/>
          <w:color w:val="auto"/>
          <w:sz w:val="21"/>
          <w:rPrChange w:id="1809" w:author="随遇而安" w:date="2023-08-11T14:56:22Z">
            <w:rPr>
              <w:rFonts w:ascii="Arial"/>
              <w:sz w:val="21"/>
            </w:rPr>
          </w:rPrChange>
        </w:rPr>
        <w:sectPr>
          <w:headerReference r:id="rId11" w:type="default"/>
          <w:footerReference r:id="rId12" w:type="default"/>
          <w:pgSz w:w="11910" w:h="16840"/>
          <w:pgMar w:top="1440" w:right="1800" w:bottom="1440" w:left="1800" w:header="820" w:footer="1051" w:gutter="0"/>
          <w:pgNumType w:fmt="decimal"/>
          <w:cols w:space="720" w:num="1"/>
          <w:docGrid w:linePitch="299" w:charSpace="0"/>
        </w:sectPr>
      </w:pPr>
    </w:p>
    <w:p w14:paraId="2BE87142">
      <w:pPr>
        <w:spacing w:before="47" w:line="219" w:lineRule="auto"/>
        <w:ind w:left="56"/>
        <w:rPr>
          <w:rFonts w:ascii="宋体" w:hAnsi="宋体" w:eastAsia="宋体" w:cs="宋体"/>
          <w:color w:val="auto"/>
          <w:sz w:val="24"/>
          <w:szCs w:val="24"/>
          <w:rPrChange w:id="1810" w:author="随遇而安" w:date="2023-08-11T14:56:22Z">
            <w:rPr>
              <w:rFonts w:ascii="宋体" w:hAnsi="宋体" w:eastAsia="宋体" w:cs="宋体"/>
              <w:sz w:val="24"/>
              <w:szCs w:val="24"/>
            </w:rPr>
          </w:rPrChange>
        </w:rPr>
      </w:pPr>
      <w:r>
        <w:rPr>
          <w:rFonts w:ascii="宋体" w:hAnsi="宋体" w:eastAsia="宋体" w:cs="宋体"/>
          <w:color w:val="auto"/>
          <w:spacing w:val="-15"/>
          <w:sz w:val="24"/>
          <w:szCs w:val="24"/>
          <w:rPrChange w:id="1811" w:author="随遇而安" w:date="2023-08-11T14:56:22Z">
            <w:rPr>
              <w:rFonts w:ascii="宋体" w:hAnsi="宋体" w:eastAsia="宋体" w:cs="宋体"/>
              <w:spacing w:val="-15"/>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附</w:t>
      </w:r>
      <w:r>
        <w:rPr>
          <w:rFonts w:ascii="宋体" w:hAnsi="宋体" w:eastAsia="宋体" w:cs="宋体"/>
          <w:color w:val="auto"/>
          <w:spacing w:val="-13"/>
          <w:sz w:val="24"/>
          <w:szCs w:val="24"/>
          <w:rPrChange w:id="1812" w:author="随遇而安" w:date="2023-08-11T14:56:22Z">
            <w:rPr>
              <w:rFonts w:ascii="宋体" w:hAnsi="宋体" w:eastAsia="宋体" w:cs="宋体"/>
              <w:spacing w:val="-13"/>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件</w:t>
      </w:r>
      <w:r>
        <w:rPr>
          <w:rFonts w:ascii="宋体" w:hAnsi="宋体" w:eastAsia="宋体" w:cs="宋体"/>
          <w:color w:val="auto"/>
          <w:spacing w:val="-13"/>
          <w:sz w:val="24"/>
          <w:szCs w:val="24"/>
          <w:rPrChange w:id="1813" w:author="随遇而安" w:date="2023-08-11T14:56:22Z">
            <w:rPr>
              <w:rFonts w:ascii="宋体" w:hAnsi="宋体" w:eastAsia="宋体" w:cs="宋体"/>
              <w:spacing w:val="-13"/>
              <w:sz w:val="24"/>
              <w:szCs w:val="24"/>
            </w:rPr>
          </w:rPrChange>
        </w:rPr>
        <w:t xml:space="preserve"> </w:t>
      </w:r>
      <w:r>
        <w:rPr>
          <w:rFonts w:ascii="宋体" w:hAnsi="宋体" w:eastAsia="宋体" w:cs="宋体"/>
          <w:color w:val="auto"/>
          <w:spacing w:val="-13"/>
          <w:sz w:val="24"/>
          <w:szCs w:val="24"/>
          <w:rPrChange w:id="1814" w:author="随遇而安" w:date="2023-08-11T14:56:22Z">
            <w:rPr>
              <w:rFonts w:ascii="宋体" w:hAnsi="宋体" w:eastAsia="宋体" w:cs="宋体"/>
              <w:spacing w:val="-13"/>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3：《安全教育培训台账》</w:t>
      </w:r>
    </w:p>
    <w:p w14:paraId="3414CF37">
      <w:pPr>
        <w:spacing w:before="78" w:line="220" w:lineRule="auto"/>
        <w:jc w:val="center"/>
        <w:rPr>
          <w:rFonts w:ascii="宋体" w:hAnsi="宋体" w:eastAsia="宋体" w:cs="宋体"/>
          <w:color w:val="auto"/>
          <w:sz w:val="24"/>
          <w:szCs w:val="24"/>
          <w:rPrChange w:id="1815" w:author="随遇而安" w:date="2023-08-11T14:56:22Z">
            <w:rPr>
              <w:rFonts w:ascii="宋体" w:hAnsi="宋体" w:eastAsia="宋体" w:cs="宋体"/>
              <w:sz w:val="24"/>
              <w:szCs w:val="24"/>
            </w:rPr>
          </w:rPrChange>
        </w:rPr>
      </w:pPr>
      <w:r>
        <w:rPr>
          <w:rFonts w:ascii="宋体" w:hAnsi="宋体" w:eastAsia="宋体" w:cs="宋体"/>
          <w:color w:val="auto"/>
          <w:spacing w:val="-1"/>
          <w:sz w:val="24"/>
          <w:szCs w:val="24"/>
          <w:rPrChange w:id="1816" w:author="随遇而安" w:date="2023-08-11T14:56:22Z">
            <w:rPr>
              <w:rFonts w:ascii="宋体" w:hAnsi="宋体" w:eastAsia="宋体" w:cs="宋体"/>
              <w:spacing w:val="-1"/>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安全教育培训</w:t>
      </w:r>
      <w:ins w:id="1817" w:author="Lenovo" w:date="2023-08-03T15:42:05Z">
        <w:r>
          <w:rPr>
            <w:rFonts w:hint="eastAsia" w:ascii="宋体" w:hAnsi="宋体" w:eastAsia="宋体" w:cs="宋体"/>
            <w:color w:val="auto"/>
            <w:spacing w:val="-1"/>
            <w:sz w:val="24"/>
            <w:szCs w:val="24"/>
            <w:lang w:eastAsia="zh-CN"/>
            <w:rPrChange w:id="1818" w:author="随遇而安" w:date="2023-08-11T14:56:22Z">
              <w:rPr>
                <w:rFonts w:hint="eastAsia" w:ascii="宋体" w:hAnsi="宋体" w:eastAsia="宋体" w:cs="宋体"/>
                <w:spacing w:val="-1"/>
                <w:sz w:val="24"/>
                <w:szCs w:val="24"/>
                <w:lang w:eastAsia="zh-CN"/>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t>台账</w:t>
        </w:r>
      </w:ins>
      <w:del w:id="1819" w:author="Lenovo" w:date="2023-08-03T15:42:05Z">
        <w:r>
          <w:rPr>
            <w:rFonts w:ascii="宋体" w:hAnsi="宋体" w:eastAsia="宋体" w:cs="宋体"/>
            <w:color w:val="auto"/>
            <w:spacing w:val="-1"/>
            <w:sz w:val="24"/>
            <w:szCs w:val="24"/>
            <w:rPrChange w:id="1820" w:author="随遇而安" w:date="2023-08-11T14:56:22Z">
              <w:rPr>
                <w:rFonts w:ascii="宋体" w:hAnsi="宋体" w:eastAsia="宋体" w:cs="宋体"/>
                <w:spacing w:val="-1"/>
                <w:sz w:val="24"/>
                <w:szCs w:val="24"/>
                <w14:textOutline w14:w="4354" w14:cap="flat" w14:cmpd="sng">
                  <w14:solidFill>
                    <w14:srgbClr w14:val="000000"/>
                  </w14:solidFill>
                  <w14:prstDash w14:val="solid"/>
                  <w14:miter w14:val="0"/>
                </w14:textOutline>
              </w:rPr>
            </w:rPrChange>
            <w14:textOutline w14:w="4354" w14:cap="flat" w14:cmpd="sng">
              <w14:solidFill>
                <w14:srgbClr w14:val="000000"/>
              </w14:solidFill>
              <w14:prstDash w14:val="solid"/>
              <w14:miter w14:val="0"/>
            </w14:textOutline>
          </w:rPr>
          <w:delText>台帐</w:delText>
        </w:r>
      </w:del>
    </w:p>
    <w:p w14:paraId="133B997C">
      <w:pPr>
        <w:spacing w:line="266" w:lineRule="auto"/>
        <w:rPr>
          <w:rFonts w:ascii="Arial"/>
          <w:color w:val="auto"/>
          <w:sz w:val="21"/>
          <w:rPrChange w:id="1821" w:author="随遇而安" w:date="2023-08-11T14:56:22Z">
            <w:rPr>
              <w:rFonts w:ascii="Arial"/>
              <w:sz w:val="21"/>
            </w:rPr>
          </w:rPrChange>
        </w:rPr>
      </w:pPr>
    </w:p>
    <w:p w14:paraId="5A0E4E0C">
      <w:pPr>
        <w:spacing w:before="64" w:line="194" w:lineRule="auto"/>
        <w:jc w:val="left"/>
        <w:rPr>
          <w:rFonts w:hint="default" w:ascii="等线" w:hAnsi="等线" w:eastAsia="等线" w:cs="等线"/>
          <w:color w:val="auto"/>
          <w:sz w:val="19"/>
          <w:szCs w:val="19"/>
          <w:lang w:val="en-US" w:eastAsia="zh-CN"/>
          <w:rPrChange w:id="1822" w:author="随遇而安" w:date="2023-08-11T14:56:22Z">
            <w:rPr>
              <w:rFonts w:hint="default" w:ascii="等线" w:hAnsi="等线" w:eastAsia="等线" w:cs="等线"/>
              <w:sz w:val="19"/>
              <w:szCs w:val="19"/>
              <w:lang w:val="en-US" w:eastAsia="zh-CN"/>
            </w:rPr>
          </w:rPrChange>
        </w:rPr>
      </w:pPr>
      <w:r>
        <w:rPr>
          <w:rFonts w:ascii="等线" w:hAnsi="等线" w:eastAsia="等线" w:cs="等线"/>
          <w:color w:val="auto"/>
          <w:spacing w:val="-8"/>
          <w:sz w:val="19"/>
          <w:szCs w:val="19"/>
          <w:rPrChange w:id="1823" w:author="随遇而安" w:date="2023-08-11T14:56:22Z">
            <w:rPr>
              <w:rFonts w:ascii="等线" w:hAnsi="等线" w:eastAsia="等线" w:cs="等线"/>
              <w:spacing w:val="-8"/>
              <w:sz w:val="19"/>
              <w:szCs w:val="19"/>
            </w:rPr>
          </w:rPrChange>
        </w:rPr>
        <w:t>单位：</w:t>
      </w:r>
      <w:r>
        <w:rPr>
          <w:rFonts w:hint="eastAsia" w:ascii="等线" w:hAnsi="等线" w:eastAsia="等线" w:cs="等线"/>
          <w:color w:val="auto"/>
          <w:spacing w:val="-8"/>
          <w:sz w:val="19"/>
          <w:szCs w:val="19"/>
          <w:lang w:val="en-US" w:eastAsia="zh-CN"/>
          <w:rPrChange w:id="1824" w:author="随遇而安" w:date="2023-08-11T14:56:22Z">
            <w:rPr>
              <w:rFonts w:hint="eastAsia" w:ascii="等线" w:hAnsi="等线" w:eastAsia="等线" w:cs="等线"/>
              <w:spacing w:val="-8"/>
              <w:sz w:val="19"/>
              <w:szCs w:val="19"/>
              <w:lang w:val="en-US" w:eastAsia="zh-CN"/>
            </w:rPr>
          </w:rPrChange>
        </w:rPr>
        <w:t xml:space="preserve">                                                                                                                                 </w:t>
      </w:r>
      <w:r>
        <w:rPr>
          <w:rFonts w:ascii="等线" w:hAnsi="等线" w:eastAsia="等线" w:cs="等线"/>
          <w:color w:val="auto"/>
          <w:spacing w:val="8"/>
          <w:sz w:val="19"/>
          <w:szCs w:val="19"/>
          <w:rPrChange w:id="1825" w:author="随遇而安" w:date="2023-08-11T14:56:22Z">
            <w:rPr>
              <w:rFonts w:ascii="等线" w:hAnsi="等线" w:eastAsia="等线" w:cs="等线"/>
              <w:spacing w:val="8"/>
              <w:sz w:val="19"/>
              <w:szCs w:val="19"/>
            </w:rPr>
          </w:rPrChange>
        </w:rPr>
        <w:t>填报时间：</w:t>
      </w:r>
    </w:p>
    <w:tbl>
      <w:tblPr>
        <w:tblStyle w:val="14"/>
        <w:tblpPr w:leftFromText="180" w:rightFromText="180" w:vertAnchor="text" w:horzAnchor="page" w:tblpX="1237" w:tblpY="246"/>
        <w:tblOverlap w:val="never"/>
        <w:tblW w:w="13834"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59"/>
        <w:gridCol w:w="1262"/>
        <w:gridCol w:w="1617"/>
        <w:gridCol w:w="1131"/>
        <w:gridCol w:w="5704"/>
        <w:gridCol w:w="1139"/>
        <w:gridCol w:w="1239"/>
        <w:gridCol w:w="1083"/>
      </w:tblGrid>
      <w:tr w14:paraId="4031CA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659" w:type="dxa"/>
            <w:tcBorders>
              <w:left w:val="single" w:color="000000" w:sz="10" w:space="0"/>
            </w:tcBorders>
            <w:vAlign w:val="top"/>
          </w:tcPr>
          <w:p w14:paraId="5521AF9E">
            <w:pPr>
              <w:spacing w:before="254" w:line="236" w:lineRule="auto"/>
              <w:ind w:left="118"/>
              <w:rPr>
                <w:rFonts w:ascii="等线" w:hAnsi="等线" w:eastAsia="等线" w:cs="等线"/>
                <w:color w:val="auto"/>
                <w:sz w:val="19"/>
                <w:szCs w:val="19"/>
                <w:rPrChange w:id="1826" w:author="随遇而安" w:date="2023-08-11T14:56:22Z">
                  <w:rPr>
                    <w:rFonts w:ascii="等线" w:hAnsi="等线" w:eastAsia="等线" w:cs="等线"/>
                    <w:sz w:val="19"/>
                    <w:szCs w:val="19"/>
                  </w:rPr>
                </w:rPrChange>
              </w:rPr>
            </w:pPr>
            <w:r>
              <w:rPr>
                <w:rFonts w:ascii="等线" w:hAnsi="等线" w:eastAsia="等线" w:cs="等线"/>
                <w:color w:val="auto"/>
                <w:spacing w:val="6"/>
                <w:sz w:val="19"/>
                <w:szCs w:val="19"/>
                <w:rPrChange w:id="1827" w:author="随遇而安" w:date="2023-08-11T14:56:22Z">
                  <w:rPr>
                    <w:rFonts w:ascii="等线" w:hAnsi="等线" w:eastAsia="等线" w:cs="等线"/>
                    <w:spacing w:val="6"/>
                    <w:sz w:val="19"/>
                    <w:szCs w:val="19"/>
                  </w:rPr>
                </w:rPrChange>
              </w:rPr>
              <w:t>序</w:t>
            </w:r>
            <w:r>
              <w:rPr>
                <w:rFonts w:ascii="等线" w:hAnsi="等线" w:eastAsia="等线" w:cs="等线"/>
                <w:color w:val="auto"/>
                <w:spacing w:val="5"/>
                <w:sz w:val="19"/>
                <w:szCs w:val="19"/>
                <w:rPrChange w:id="1828" w:author="随遇而安" w:date="2023-08-11T14:56:22Z">
                  <w:rPr>
                    <w:rFonts w:ascii="等线" w:hAnsi="等线" w:eastAsia="等线" w:cs="等线"/>
                    <w:spacing w:val="5"/>
                    <w:sz w:val="19"/>
                    <w:szCs w:val="19"/>
                  </w:rPr>
                </w:rPrChange>
              </w:rPr>
              <w:t>号</w:t>
            </w:r>
          </w:p>
        </w:tc>
        <w:tc>
          <w:tcPr>
            <w:tcW w:w="1262" w:type="dxa"/>
            <w:vAlign w:val="top"/>
          </w:tcPr>
          <w:p w14:paraId="258147A2">
            <w:pPr>
              <w:spacing w:before="254" w:line="235" w:lineRule="auto"/>
              <w:ind w:left="227"/>
              <w:rPr>
                <w:rFonts w:ascii="等线" w:hAnsi="等线" w:eastAsia="等线" w:cs="等线"/>
                <w:color w:val="auto"/>
                <w:sz w:val="19"/>
                <w:szCs w:val="19"/>
                <w:rPrChange w:id="1829" w:author="随遇而安" w:date="2023-08-11T14:56:22Z">
                  <w:rPr>
                    <w:rFonts w:ascii="等线" w:hAnsi="等线" w:eastAsia="等线" w:cs="等线"/>
                    <w:sz w:val="19"/>
                    <w:szCs w:val="19"/>
                  </w:rPr>
                </w:rPrChange>
              </w:rPr>
            </w:pPr>
            <w:r>
              <w:rPr>
                <w:rFonts w:ascii="等线" w:hAnsi="等线" w:eastAsia="等线" w:cs="等线"/>
                <w:color w:val="auto"/>
                <w:spacing w:val="7"/>
                <w:sz w:val="19"/>
                <w:szCs w:val="19"/>
                <w:rPrChange w:id="1830" w:author="随遇而安" w:date="2023-08-11T14:56:22Z">
                  <w:rPr>
                    <w:rFonts w:ascii="等线" w:hAnsi="等线" w:eastAsia="等线" w:cs="等线"/>
                    <w:spacing w:val="7"/>
                    <w:sz w:val="19"/>
                    <w:szCs w:val="19"/>
                  </w:rPr>
                </w:rPrChange>
              </w:rPr>
              <w:t>培训日期</w:t>
            </w:r>
          </w:p>
        </w:tc>
        <w:tc>
          <w:tcPr>
            <w:tcW w:w="1617" w:type="dxa"/>
            <w:vAlign w:val="top"/>
          </w:tcPr>
          <w:p w14:paraId="194C9CBA">
            <w:pPr>
              <w:spacing w:before="247" w:line="235" w:lineRule="auto"/>
              <w:ind w:left="155"/>
              <w:rPr>
                <w:rFonts w:ascii="等线" w:hAnsi="等线" w:eastAsia="等线" w:cs="等线"/>
                <w:color w:val="auto"/>
                <w:sz w:val="19"/>
                <w:szCs w:val="19"/>
                <w:rPrChange w:id="1831" w:author="随遇而安" w:date="2023-08-11T14:56:22Z">
                  <w:rPr>
                    <w:rFonts w:ascii="等线" w:hAnsi="等线" w:eastAsia="等线" w:cs="等线"/>
                    <w:sz w:val="19"/>
                    <w:szCs w:val="19"/>
                  </w:rPr>
                </w:rPrChange>
              </w:rPr>
            </w:pPr>
            <w:r>
              <w:rPr>
                <w:rFonts w:ascii="等线" w:hAnsi="等线" w:eastAsia="等线" w:cs="等线"/>
                <w:color w:val="auto"/>
                <w:spacing w:val="8"/>
                <w:sz w:val="19"/>
                <w:szCs w:val="19"/>
                <w:rPrChange w:id="1832" w:author="随遇而安" w:date="2023-08-11T14:56:22Z">
                  <w:rPr>
                    <w:rFonts w:ascii="等线" w:hAnsi="等线" w:eastAsia="等线" w:cs="等线"/>
                    <w:spacing w:val="8"/>
                    <w:sz w:val="19"/>
                    <w:szCs w:val="19"/>
                  </w:rPr>
                </w:rPrChange>
              </w:rPr>
              <w:t>培训部门</w:t>
            </w:r>
            <w:r>
              <w:rPr>
                <w:rFonts w:ascii="宋体" w:hAnsi="宋体" w:eastAsia="宋体" w:cs="宋体"/>
                <w:color w:val="auto"/>
                <w:spacing w:val="8"/>
                <w:sz w:val="19"/>
                <w:szCs w:val="19"/>
                <w:rPrChange w:id="1833" w:author="随遇而安" w:date="2023-08-11T14:56:22Z">
                  <w:rPr>
                    <w:rFonts w:ascii="宋体" w:hAnsi="宋体" w:eastAsia="宋体" w:cs="宋体"/>
                    <w:spacing w:val="8"/>
                    <w:sz w:val="19"/>
                    <w:szCs w:val="19"/>
                  </w:rPr>
                </w:rPrChange>
              </w:rPr>
              <w:t>/</w:t>
            </w:r>
            <w:r>
              <w:rPr>
                <w:rFonts w:ascii="等线" w:hAnsi="等线" w:eastAsia="等线" w:cs="等线"/>
                <w:color w:val="auto"/>
                <w:spacing w:val="8"/>
                <w:sz w:val="19"/>
                <w:szCs w:val="19"/>
                <w:rPrChange w:id="1834" w:author="随遇而安" w:date="2023-08-11T14:56:22Z">
                  <w:rPr>
                    <w:rFonts w:ascii="等线" w:hAnsi="等线" w:eastAsia="等线" w:cs="等线"/>
                    <w:spacing w:val="8"/>
                    <w:sz w:val="19"/>
                    <w:szCs w:val="19"/>
                  </w:rPr>
                </w:rPrChange>
              </w:rPr>
              <w:t>班</w:t>
            </w:r>
            <w:r>
              <w:rPr>
                <w:rFonts w:ascii="等线" w:hAnsi="等线" w:eastAsia="等线" w:cs="等线"/>
                <w:color w:val="auto"/>
                <w:spacing w:val="7"/>
                <w:sz w:val="19"/>
                <w:szCs w:val="19"/>
                <w:rPrChange w:id="1835" w:author="随遇而安" w:date="2023-08-11T14:56:22Z">
                  <w:rPr>
                    <w:rFonts w:ascii="等线" w:hAnsi="等线" w:eastAsia="等线" w:cs="等线"/>
                    <w:spacing w:val="7"/>
                    <w:sz w:val="19"/>
                    <w:szCs w:val="19"/>
                  </w:rPr>
                </w:rPrChange>
              </w:rPr>
              <w:t>组</w:t>
            </w:r>
          </w:p>
        </w:tc>
        <w:tc>
          <w:tcPr>
            <w:tcW w:w="1131" w:type="dxa"/>
            <w:vAlign w:val="top"/>
          </w:tcPr>
          <w:p w14:paraId="2404337C">
            <w:pPr>
              <w:spacing w:before="254" w:line="235" w:lineRule="auto"/>
              <w:ind w:left="264"/>
              <w:rPr>
                <w:rFonts w:ascii="等线" w:hAnsi="等线" w:eastAsia="等线" w:cs="等线"/>
                <w:color w:val="auto"/>
                <w:sz w:val="19"/>
                <w:szCs w:val="19"/>
                <w:rPrChange w:id="1836" w:author="随遇而安" w:date="2023-08-11T14:56:22Z">
                  <w:rPr>
                    <w:rFonts w:ascii="等线" w:hAnsi="等线" w:eastAsia="等线" w:cs="等线"/>
                    <w:sz w:val="19"/>
                    <w:szCs w:val="19"/>
                  </w:rPr>
                </w:rPrChange>
              </w:rPr>
            </w:pPr>
            <w:r>
              <w:rPr>
                <w:rFonts w:ascii="等线" w:hAnsi="等线" w:eastAsia="等线" w:cs="等线"/>
                <w:color w:val="auto"/>
                <w:spacing w:val="7"/>
                <w:sz w:val="19"/>
                <w:szCs w:val="19"/>
                <w:rPrChange w:id="1837" w:author="随遇而安" w:date="2023-08-11T14:56:22Z">
                  <w:rPr>
                    <w:rFonts w:ascii="等线" w:hAnsi="等线" w:eastAsia="等线" w:cs="等线"/>
                    <w:spacing w:val="7"/>
                    <w:sz w:val="19"/>
                    <w:szCs w:val="19"/>
                  </w:rPr>
                </w:rPrChange>
              </w:rPr>
              <w:t>培</w:t>
            </w:r>
            <w:r>
              <w:rPr>
                <w:rFonts w:ascii="等线" w:hAnsi="等线" w:eastAsia="等线" w:cs="等线"/>
                <w:color w:val="auto"/>
                <w:spacing w:val="6"/>
                <w:sz w:val="19"/>
                <w:szCs w:val="19"/>
                <w:rPrChange w:id="1838" w:author="随遇而安" w:date="2023-08-11T14:56:22Z">
                  <w:rPr>
                    <w:rFonts w:ascii="等线" w:hAnsi="等线" w:eastAsia="等线" w:cs="等线"/>
                    <w:spacing w:val="6"/>
                    <w:sz w:val="19"/>
                    <w:szCs w:val="19"/>
                  </w:rPr>
                </w:rPrChange>
              </w:rPr>
              <w:t>训人</w:t>
            </w:r>
          </w:p>
        </w:tc>
        <w:tc>
          <w:tcPr>
            <w:tcW w:w="5704" w:type="dxa"/>
            <w:vAlign w:val="top"/>
          </w:tcPr>
          <w:p w14:paraId="3E9D56C5">
            <w:pPr>
              <w:spacing w:before="254" w:line="234" w:lineRule="auto"/>
              <w:ind w:left="1714"/>
              <w:rPr>
                <w:rFonts w:ascii="等线" w:hAnsi="等线" w:eastAsia="等线" w:cs="等线"/>
                <w:color w:val="auto"/>
                <w:sz w:val="19"/>
                <w:szCs w:val="19"/>
                <w:rPrChange w:id="1839" w:author="随遇而安" w:date="2023-08-11T14:56:22Z">
                  <w:rPr>
                    <w:rFonts w:ascii="等线" w:hAnsi="等线" w:eastAsia="等线" w:cs="等线"/>
                    <w:sz w:val="19"/>
                    <w:szCs w:val="19"/>
                  </w:rPr>
                </w:rPrChange>
              </w:rPr>
            </w:pPr>
            <w:r>
              <w:rPr>
                <w:rFonts w:ascii="等线" w:hAnsi="等线" w:eastAsia="等线" w:cs="等线"/>
                <w:color w:val="auto"/>
                <w:spacing w:val="2"/>
                <w:sz w:val="19"/>
                <w:szCs w:val="19"/>
                <w:rPrChange w:id="1840" w:author="随遇而安" w:date="2023-08-11T14:56:22Z">
                  <w:rPr>
                    <w:rFonts w:ascii="等线" w:hAnsi="等线" w:eastAsia="等线" w:cs="等线"/>
                    <w:spacing w:val="2"/>
                    <w:sz w:val="19"/>
                    <w:szCs w:val="19"/>
                  </w:rPr>
                </w:rPrChange>
              </w:rPr>
              <w:t xml:space="preserve">安  全  教  育  培  </w:t>
            </w:r>
            <w:r>
              <w:rPr>
                <w:rFonts w:ascii="等线" w:hAnsi="等线" w:eastAsia="等线" w:cs="等线"/>
                <w:color w:val="auto"/>
                <w:spacing w:val="1"/>
                <w:sz w:val="19"/>
                <w:szCs w:val="19"/>
                <w:rPrChange w:id="1841" w:author="随遇而安" w:date="2023-08-11T14:56:22Z">
                  <w:rPr>
                    <w:rFonts w:ascii="等线" w:hAnsi="等线" w:eastAsia="等线" w:cs="等线"/>
                    <w:spacing w:val="1"/>
                    <w:sz w:val="19"/>
                    <w:szCs w:val="19"/>
                  </w:rPr>
                </w:rPrChange>
              </w:rPr>
              <w:t>训  内  容</w:t>
            </w:r>
          </w:p>
        </w:tc>
        <w:tc>
          <w:tcPr>
            <w:tcW w:w="1139" w:type="dxa"/>
            <w:vAlign w:val="top"/>
          </w:tcPr>
          <w:p w14:paraId="65BBA3AB">
            <w:pPr>
              <w:spacing w:before="247" w:line="235" w:lineRule="auto"/>
              <w:ind w:left="137"/>
              <w:rPr>
                <w:rFonts w:ascii="等线" w:hAnsi="等线" w:eastAsia="等线" w:cs="等线"/>
                <w:color w:val="auto"/>
                <w:sz w:val="19"/>
                <w:szCs w:val="19"/>
                <w:rPrChange w:id="1842" w:author="随遇而安" w:date="2023-08-11T14:56:22Z">
                  <w:rPr>
                    <w:rFonts w:ascii="等线" w:hAnsi="等线" w:eastAsia="等线" w:cs="等线"/>
                    <w:sz w:val="19"/>
                    <w:szCs w:val="19"/>
                  </w:rPr>
                </w:rPrChange>
              </w:rPr>
            </w:pPr>
            <w:r>
              <w:rPr>
                <w:rFonts w:ascii="等线" w:hAnsi="等线" w:eastAsia="等线" w:cs="等线"/>
                <w:color w:val="auto"/>
                <w:spacing w:val="8"/>
                <w:sz w:val="19"/>
                <w:szCs w:val="19"/>
                <w:rPrChange w:id="1843" w:author="随遇而安" w:date="2023-08-11T14:56:22Z">
                  <w:rPr>
                    <w:rFonts w:ascii="等线" w:hAnsi="等线" w:eastAsia="等线" w:cs="等线"/>
                    <w:spacing w:val="8"/>
                    <w:sz w:val="19"/>
                    <w:szCs w:val="19"/>
                  </w:rPr>
                </w:rPrChange>
              </w:rPr>
              <w:t>工</w:t>
            </w:r>
            <w:r>
              <w:rPr>
                <w:rFonts w:ascii="等线" w:hAnsi="等线" w:eastAsia="等线" w:cs="等线"/>
                <w:color w:val="auto"/>
                <w:spacing w:val="5"/>
                <w:sz w:val="19"/>
                <w:szCs w:val="19"/>
                <w:rPrChange w:id="1844" w:author="随遇而安" w:date="2023-08-11T14:56:22Z">
                  <w:rPr>
                    <w:rFonts w:ascii="等线" w:hAnsi="等线" w:eastAsia="等线" w:cs="等线"/>
                    <w:spacing w:val="5"/>
                    <w:sz w:val="19"/>
                    <w:szCs w:val="19"/>
                  </w:rPr>
                </w:rPrChange>
              </w:rPr>
              <w:t>种</w:t>
            </w:r>
            <w:r>
              <w:rPr>
                <w:rFonts w:ascii="宋体" w:hAnsi="宋体" w:eastAsia="宋体" w:cs="宋体"/>
                <w:color w:val="auto"/>
                <w:spacing w:val="5"/>
                <w:sz w:val="19"/>
                <w:szCs w:val="19"/>
                <w:rPrChange w:id="1845" w:author="随遇而安" w:date="2023-08-11T14:56:22Z">
                  <w:rPr>
                    <w:rFonts w:ascii="宋体" w:hAnsi="宋体" w:eastAsia="宋体" w:cs="宋体"/>
                    <w:spacing w:val="5"/>
                    <w:sz w:val="19"/>
                    <w:szCs w:val="19"/>
                  </w:rPr>
                </w:rPrChange>
              </w:rPr>
              <w:t>/</w:t>
            </w:r>
            <w:r>
              <w:rPr>
                <w:rFonts w:ascii="等线" w:hAnsi="等线" w:eastAsia="等线" w:cs="等线"/>
                <w:color w:val="auto"/>
                <w:spacing w:val="5"/>
                <w:sz w:val="19"/>
                <w:szCs w:val="19"/>
                <w:rPrChange w:id="1846" w:author="随遇而安" w:date="2023-08-11T14:56:22Z">
                  <w:rPr>
                    <w:rFonts w:ascii="等线" w:hAnsi="等线" w:eastAsia="等线" w:cs="等线"/>
                    <w:spacing w:val="5"/>
                    <w:sz w:val="19"/>
                    <w:szCs w:val="19"/>
                  </w:rPr>
                </w:rPrChange>
              </w:rPr>
              <w:t>岗位</w:t>
            </w:r>
          </w:p>
        </w:tc>
        <w:tc>
          <w:tcPr>
            <w:tcW w:w="1239" w:type="dxa"/>
            <w:vAlign w:val="top"/>
          </w:tcPr>
          <w:p w14:paraId="12A0A116">
            <w:pPr>
              <w:spacing w:before="254" w:line="235" w:lineRule="auto"/>
              <w:ind w:left="234"/>
              <w:rPr>
                <w:rFonts w:ascii="等线" w:hAnsi="等线" w:eastAsia="等线" w:cs="等线"/>
                <w:color w:val="auto"/>
                <w:sz w:val="19"/>
                <w:szCs w:val="19"/>
                <w:rPrChange w:id="1847" w:author="随遇而安" w:date="2023-08-11T14:56:22Z">
                  <w:rPr>
                    <w:rFonts w:ascii="等线" w:hAnsi="等线" w:eastAsia="等线" w:cs="等线"/>
                    <w:sz w:val="19"/>
                    <w:szCs w:val="19"/>
                  </w:rPr>
                </w:rPrChange>
              </w:rPr>
            </w:pPr>
            <w:r>
              <w:rPr>
                <w:rFonts w:ascii="等线" w:hAnsi="等线" w:eastAsia="等线" w:cs="等线"/>
                <w:color w:val="auto"/>
                <w:spacing w:val="9"/>
                <w:sz w:val="19"/>
                <w:szCs w:val="19"/>
                <w:rPrChange w:id="1848" w:author="随遇而安" w:date="2023-08-11T14:56:22Z">
                  <w:rPr>
                    <w:rFonts w:ascii="等线" w:hAnsi="等线" w:eastAsia="等线" w:cs="等线"/>
                    <w:spacing w:val="9"/>
                    <w:sz w:val="19"/>
                    <w:szCs w:val="19"/>
                  </w:rPr>
                </w:rPrChange>
              </w:rPr>
              <w:t>参</w:t>
            </w:r>
            <w:r>
              <w:rPr>
                <w:rFonts w:ascii="等线" w:hAnsi="等线" w:eastAsia="等线" w:cs="等线"/>
                <w:color w:val="auto"/>
                <w:spacing w:val="7"/>
                <w:sz w:val="19"/>
                <w:szCs w:val="19"/>
                <w:rPrChange w:id="1849" w:author="随遇而安" w:date="2023-08-11T14:56:22Z">
                  <w:rPr>
                    <w:rFonts w:ascii="等线" w:hAnsi="等线" w:eastAsia="等线" w:cs="等线"/>
                    <w:spacing w:val="7"/>
                    <w:sz w:val="19"/>
                    <w:szCs w:val="19"/>
                  </w:rPr>
                </w:rPrChange>
              </w:rPr>
              <w:t>加人数</w:t>
            </w:r>
          </w:p>
        </w:tc>
        <w:tc>
          <w:tcPr>
            <w:tcW w:w="1083" w:type="dxa"/>
            <w:tcBorders>
              <w:right w:val="single" w:color="000000" w:sz="10" w:space="0"/>
            </w:tcBorders>
            <w:vAlign w:val="top"/>
          </w:tcPr>
          <w:p w14:paraId="27C3246E">
            <w:pPr>
              <w:spacing w:before="254" w:line="234" w:lineRule="auto"/>
              <w:ind w:left="348"/>
              <w:rPr>
                <w:rFonts w:ascii="等线" w:hAnsi="等线" w:eastAsia="等线" w:cs="等线"/>
                <w:color w:val="auto"/>
                <w:sz w:val="19"/>
                <w:szCs w:val="19"/>
                <w:rPrChange w:id="1850" w:author="随遇而安" w:date="2023-08-11T14:56:22Z">
                  <w:rPr>
                    <w:rFonts w:ascii="等线" w:hAnsi="等线" w:eastAsia="等线" w:cs="等线"/>
                    <w:sz w:val="19"/>
                    <w:szCs w:val="19"/>
                  </w:rPr>
                </w:rPrChange>
              </w:rPr>
            </w:pPr>
            <w:r>
              <w:rPr>
                <w:rFonts w:ascii="等线" w:hAnsi="等线" w:eastAsia="等线" w:cs="等线"/>
                <w:color w:val="auto"/>
                <w:spacing w:val="6"/>
                <w:sz w:val="19"/>
                <w:szCs w:val="19"/>
                <w:rPrChange w:id="1851" w:author="随遇而安" w:date="2023-08-11T14:56:22Z">
                  <w:rPr>
                    <w:rFonts w:ascii="等线" w:hAnsi="等线" w:eastAsia="等线" w:cs="等线"/>
                    <w:spacing w:val="6"/>
                    <w:sz w:val="19"/>
                    <w:szCs w:val="19"/>
                  </w:rPr>
                </w:rPrChange>
              </w:rPr>
              <w:t>备注</w:t>
            </w:r>
          </w:p>
        </w:tc>
      </w:tr>
      <w:tr w14:paraId="318F7B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4" w:hRule="atLeast"/>
        </w:trPr>
        <w:tc>
          <w:tcPr>
            <w:tcW w:w="659" w:type="dxa"/>
            <w:tcBorders>
              <w:left w:val="single" w:color="000000" w:sz="10" w:space="0"/>
            </w:tcBorders>
            <w:vAlign w:val="top"/>
          </w:tcPr>
          <w:p w14:paraId="29E69608">
            <w:pPr>
              <w:rPr>
                <w:rFonts w:ascii="Arial"/>
                <w:color w:val="auto"/>
                <w:sz w:val="21"/>
                <w:rPrChange w:id="1852" w:author="随遇而安" w:date="2023-08-11T14:56:22Z">
                  <w:rPr>
                    <w:rFonts w:ascii="Arial"/>
                    <w:sz w:val="21"/>
                  </w:rPr>
                </w:rPrChange>
              </w:rPr>
            </w:pPr>
          </w:p>
        </w:tc>
        <w:tc>
          <w:tcPr>
            <w:tcW w:w="1262" w:type="dxa"/>
            <w:vAlign w:val="top"/>
          </w:tcPr>
          <w:p w14:paraId="5D28B540">
            <w:pPr>
              <w:rPr>
                <w:rFonts w:ascii="Arial"/>
                <w:color w:val="auto"/>
                <w:sz w:val="21"/>
                <w:rPrChange w:id="1853" w:author="随遇而安" w:date="2023-08-11T14:56:22Z">
                  <w:rPr>
                    <w:rFonts w:ascii="Arial"/>
                    <w:sz w:val="21"/>
                  </w:rPr>
                </w:rPrChange>
              </w:rPr>
            </w:pPr>
          </w:p>
        </w:tc>
        <w:tc>
          <w:tcPr>
            <w:tcW w:w="1617" w:type="dxa"/>
            <w:vAlign w:val="top"/>
          </w:tcPr>
          <w:p w14:paraId="7A811AB5">
            <w:pPr>
              <w:rPr>
                <w:rFonts w:ascii="Arial"/>
                <w:color w:val="auto"/>
                <w:sz w:val="21"/>
                <w:rPrChange w:id="1854" w:author="随遇而安" w:date="2023-08-11T14:56:22Z">
                  <w:rPr>
                    <w:rFonts w:ascii="Arial"/>
                    <w:sz w:val="21"/>
                  </w:rPr>
                </w:rPrChange>
              </w:rPr>
            </w:pPr>
          </w:p>
        </w:tc>
        <w:tc>
          <w:tcPr>
            <w:tcW w:w="1131" w:type="dxa"/>
            <w:vAlign w:val="top"/>
          </w:tcPr>
          <w:p w14:paraId="0B1E7032">
            <w:pPr>
              <w:rPr>
                <w:rFonts w:ascii="Arial"/>
                <w:color w:val="auto"/>
                <w:sz w:val="21"/>
                <w:rPrChange w:id="1855" w:author="随遇而安" w:date="2023-08-11T14:56:22Z">
                  <w:rPr>
                    <w:rFonts w:ascii="Arial"/>
                    <w:sz w:val="21"/>
                  </w:rPr>
                </w:rPrChange>
              </w:rPr>
            </w:pPr>
          </w:p>
        </w:tc>
        <w:tc>
          <w:tcPr>
            <w:tcW w:w="5704" w:type="dxa"/>
            <w:vAlign w:val="top"/>
          </w:tcPr>
          <w:p w14:paraId="0D38B98E">
            <w:pPr>
              <w:rPr>
                <w:rFonts w:ascii="Arial"/>
                <w:color w:val="auto"/>
                <w:sz w:val="21"/>
                <w:rPrChange w:id="1856" w:author="随遇而安" w:date="2023-08-11T14:56:22Z">
                  <w:rPr>
                    <w:rFonts w:ascii="Arial"/>
                    <w:sz w:val="21"/>
                  </w:rPr>
                </w:rPrChange>
              </w:rPr>
            </w:pPr>
          </w:p>
        </w:tc>
        <w:tc>
          <w:tcPr>
            <w:tcW w:w="1139" w:type="dxa"/>
            <w:vAlign w:val="top"/>
          </w:tcPr>
          <w:p w14:paraId="137C04B8">
            <w:pPr>
              <w:rPr>
                <w:rFonts w:ascii="Arial"/>
                <w:color w:val="auto"/>
                <w:sz w:val="21"/>
                <w:rPrChange w:id="1857" w:author="随遇而安" w:date="2023-08-11T14:56:22Z">
                  <w:rPr>
                    <w:rFonts w:ascii="Arial"/>
                    <w:sz w:val="21"/>
                  </w:rPr>
                </w:rPrChange>
              </w:rPr>
            </w:pPr>
          </w:p>
        </w:tc>
        <w:tc>
          <w:tcPr>
            <w:tcW w:w="1239" w:type="dxa"/>
            <w:vAlign w:val="top"/>
          </w:tcPr>
          <w:p w14:paraId="7C3D8A3B">
            <w:pPr>
              <w:rPr>
                <w:rFonts w:ascii="Arial"/>
                <w:color w:val="auto"/>
                <w:sz w:val="21"/>
                <w:rPrChange w:id="1858" w:author="随遇而安" w:date="2023-08-11T14:56:22Z">
                  <w:rPr>
                    <w:rFonts w:ascii="Arial"/>
                    <w:sz w:val="21"/>
                  </w:rPr>
                </w:rPrChange>
              </w:rPr>
            </w:pPr>
          </w:p>
        </w:tc>
        <w:tc>
          <w:tcPr>
            <w:tcW w:w="1083" w:type="dxa"/>
            <w:tcBorders>
              <w:right w:val="single" w:color="000000" w:sz="10" w:space="0"/>
            </w:tcBorders>
            <w:vAlign w:val="top"/>
          </w:tcPr>
          <w:p w14:paraId="4B6AB004">
            <w:pPr>
              <w:rPr>
                <w:rFonts w:ascii="Arial"/>
                <w:color w:val="auto"/>
                <w:sz w:val="21"/>
                <w:rPrChange w:id="1859" w:author="随遇而安" w:date="2023-08-11T14:56:22Z">
                  <w:rPr>
                    <w:rFonts w:ascii="Arial"/>
                    <w:sz w:val="21"/>
                  </w:rPr>
                </w:rPrChange>
              </w:rPr>
            </w:pPr>
          </w:p>
        </w:tc>
      </w:tr>
      <w:tr w14:paraId="6BE38E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659" w:type="dxa"/>
            <w:tcBorders>
              <w:left w:val="single" w:color="000000" w:sz="10" w:space="0"/>
            </w:tcBorders>
            <w:vAlign w:val="top"/>
          </w:tcPr>
          <w:p w14:paraId="6B849177">
            <w:pPr>
              <w:rPr>
                <w:rFonts w:ascii="Arial"/>
                <w:color w:val="auto"/>
                <w:sz w:val="21"/>
                <w:rPrChange w:id="1860" w:author="随遇而安" w:date="2023-08-11T14:56:22Z">
                  <w:rPr>
                    <w:rFonts w:ascii="Arial"/>
                    <w:sz w:val="21"/>
                  </w:rPr>
                </w:rPrChange>
              </w:rPr>
            </w:pPr>
          </w:p>
        </w:tc>
        <w:tc>
          <w:tcPr>
            <w:tcW w:w="1262" w:type="dxa"/>
            <w:vAlign w:val="top"/>
          </w:tcPr>
          <w:p w14:paraId="134E6B05">
            <w:pPr>
              <w:rPr>
                <w:rFonts w:ascii="Arial"/>
                <w:color w:val="auto"/>
                <w:sz w:val="21"/>
                <w:rPrChange w:id="1861" w:author="随遇而安" w:date="2023-08-11T14:56:22Z">
                  <w:rPr>
                    <w:rFonts w:ascii="Arial"/>
                    <w:sz w:val="21"/>
                  </w:rPr>
                </w:rPrChange>
              </w:rPr>
            </w:pPr>
          </w:p>
        </w:tc>
        <w:tc>
          <w:tcPr>
            <w:tcW w:w="1617" w:type="dxa"/>
            <w:vAlign w:val="top"/>
          </w:tcPr>
          <w:p w14:paraId="3B7B6AAB">
            <w:pPr>
              <w:rPr>
                <w:rFonts w:ascii="Arial"/>
                <w:color w:val="auto"/>
                <w:sz w:val="21"/>
                <w:rPrChange w:id="1862" w:author="随遇而安" w:date="2023-08-11T14:56:22Z">
                  <w:rPr>
                    <w:rFonts w:ascii="Arial"/>
                    <w:sz w:val="21"/>
                  </w:rPr>
                </w:rPrChange>
              </w:rPr>
            </w:pPr>
          </w:p>
        </w:tc>
        <w:tc>
          <w:tcPr>
            <w:tcW w:w="1131" w:type="dxa"/>
            <w:vAlign w:val="top"/>
          </w:tcPr>
          <w:p w14:paraId="74C579BF">
            <w:pPr>
              <w:rPr>
                <w:rFonts w:ascii="Arial"/>
                <w:color w:val="auto"/>
                <w:sz w:val="21"/>
                <w:rPrChange w:id="1863" w:author="随遇而安" w:date="2023-08-11T14:56:22Z">
                  <w:rPr>
                    <w:rFonts w:ascii="Arial"/>
                    <w:sz w:val="21"/>
                  </w:rPr>
                </w:rPrChange>
              </w:rPr>
            </w:pPr>
          </w:p>
        </w:tc>
        <w:tc>
          <w:tcPr>
            <w:tcW w:w="5704" w:type="dxa"/>
            <w:vAlign w:val="top"/>
          </w:tcPr>
          <w:p w14:paraId="4FB35916">
            <w:pPr>
              <w:rPr>
                <w:rFonts w:ascii="Arial"/>
                <w:color w:val="auto"/>
                <w:sz w:val="21"/>
                <w:rPrChange w:id="1864" w:author="随遇而安" w:date="2023-08-11T14:56:22Z">
                  <w:rPr>
                    <w:rFonts w:ascii="Arial"/>
                    <w:sz w:val="21"/>
                  </w:rPr>
                </w:rPrChange>
              </w:rPr>
            </w:pPr>
          </w:p>
        </w:tc>
        <w:tc>
          <w:tcPr>
            <w:tcW w:w="1139" w:type="dxa"/>
            <w:vAlign w:val="top"/>
          </w:tcPr>
          <w:p w14:paraId="4F666B53">
            <w:pPr>
              <w:rPr>
                <w:rFonts w:ascii="Arial"/>
                <w:color w:val="auto"/>
                <w:sz w:val="21"/>
                <w:rPrChange w:id="1865" w:author="随遇而安" w:date="2023-08-11T14:56:22Z">
                  <w:rPr>
                    <w:rFonts w:ascii="Arial"/>
                    <w:sz w:val="21"/>
                  </w:rPr>
                </w:rPrChange>
              </w:rPr>
            </w:pPr>
          </w:p>
        </w:tc>
        <w:tc>
          <w:tcPr>
            <w:tcW w:w="1239" w:type="dxa"/>
            <w:vAlign w:val="top"/>
          </w:tcPr>
          <w:p w14:paraId="737C9531">
            <w:pPr>
              <w:rPr>
                <w:rFonts w:ascii="Arial"/>
                <w:color w:val="auto"/>
                <w:sz w:val="21"/>
                <w:rPrChange w:id="1866" w:author="随遇而安" w:date="2023-08-11T14:56:22Z">
                  <w:rPr>
                    <w:rFonts w:ascii="Arial"/>
                    <w:sz w:val="21"/>
                  </w:rPr>
                </w:rPrChange>
              </w:rPr>
            </w:pPr>
          </w:p>
        </w:tc>
        <w:tc>
          <w:tcPr>
            <w:tcW w:w="1083" w:type="dxa"/>
            <w:tcBorders>
              <w:right w:val="single" w:color="000000" w:sz="10" w:space="0"/>
            </w:tcBorders>
            <w:vAlign w:val="top"/>
          </w:tcPr>
          <w:p w14:paraId="65EBD03B">
            <w:pPr>
              <w:rPr>
                <w:rFonts w:ascii="Arial"/>
                <w:color w:val="auto"/>
                <w:sz w:val="21"/>
                <w:rPrChange w:id="1867" w:author="随遇而安" w:date="2023-08-11T14:56:22Z">
                  <w:rPr>
                    <w:rFonts w:ascii="Arial"/>
                    <w:sz w:val="21"/>
                  </w:rPr>
                </w:rPrChange>
              </w:rPr>
            </w:pPr>
          </w:p>
        </w:tc>
      </w:tr>
      <w:tr w14:paraId="3372FA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659" w:type="dxa"/>
            <w:tcBorders>
              <w:left w:val="single" w:color="000000" w:sz="10" w:space="0"/>
            </w:tcBorders>
            <w:vAlign w:val="top"/>
          </w:tcPr>
          <w:p w14:paraId="21C51053">
            <w:pPr>
              <w:rPr>
                <w:rFonts w:ascii="Arial"/>
                <w:color w:val="auto"/>
                <w:sz w:val="21"/>
                <w:rPrChange w:id="1868" w:author="随遇而安" w:date="2023-08-11T14:56:22Z">
                  <w:rPr>
                    <w:rFonts w:ascii="Arial"/>
                    <w:sz w:val="21"/>
                  </w:rPr>
                </w:rPrChange>
              </w:rPr>
            </w:pPr>
          </w:p>
        </w:tc>
        <w:tc>
          <w:tcPr>
            <w:tcW w:w="1262" w:type="dxa"/>
            <w:vAlign w:val="top"/>
          </w:tcPr>
          <w:p w14:paraId="5E644BAE">
            <w:pPr>
              <w:rPr>
                <w:rFonts w:ascii="Arial"/>
                <w:color w:val="auto"/>
                <w:sz w:val="21"/>
                <w:rPrChange w:id="1869" w:author="随遇而安" w:date="2023-08-11T14:56:22Z">
                  <w:rPr>
                    <w:rFonts w:ascii="Arial"/>
                    <w:sz w:val="21"/>
                  </w:rPr>
                </w:rPrChange>
              </w:rPr>
            </w:pPr>
          </w:p>
        </w:tc>
        <w:tc>
          <w:tcPr>
            <w:tcW w:w="1617" w:type="dxa"/>
            <w:vAlign w:val="top"/>
          </w:tcPr>
          <w:p w14:paraId="65804DC3">
            <w:pPr>
              <w:rPr>
                <w:rFonts w:ascii="Arial"/>
                <w:color w:val="auto"/>
                <w:sz w:val="21"/>
                <w:rPrChange w:id="1870" w:author="随遇而安" w:date="2023-08-11T14:56:22Z">
                  <w:rPr>
                    <w:rFonts w:ascii="Arial"/>
                    <w:sz w:val="21"/>
                  </w:rPr>
                </w:rPrChange>
              </w:rPr>
            </w:pPr>
          </w:p>
        </w:tc>
        <w:tc>
          <w:tcPr>
            <w:tcW w:w="1131" w:type="dxa"/>
            <w:vAlign w:val="top"/>
          </w:tcPr>
          <w:p w14:paraId="41F3CED5">
            <w:pPr>
              <w:rPr>
                <w:rFonts w:ascii="Arial"/>
                <w:color w:val="auto"/>
                <w:sz w:val="21"/>
                <w:rPrChange w:id="1871" w:author="随遇而安" w:date="2023-08-11T14:56:22Z">
                  <w:rPr>
                    <w:rFonts w:ascii="Arial"/>
                    <w:sz w:val="21"/>
                  </w:rPr>
                </w:rPrChange>
              </w:rPr>
            </w:pPr>
          </w:p>
        </w:tc>
        <w:tc>
          <w:tcPr>
            <w:tcW w:w="5704" w:type="dxa"/>
            <w:vAlign w:val="top"/>
          </w:tcPr>
          <w:p w14:paraId="35D26AB5">
            <w:pPr>
              <w:rPr>
                <w:rFonts w:ascii="Arial"/>
                <w:color w:val="auto"/>
                <w:sz w:val="21"/>
                <w:rPrChange w:id="1872" w:author="随遇而安" w:date="2023-08-11T14:56:22Z">
                  <w:rPr>
                    <w:rFonts w:ascii="Arial"/>
                    <w:sz w:val="21"/>
                  </w:rPr>
                </w:rPrChange>
              </w:rPr>
            </w:pPr>
          </w:p>
        </w:tc>
        <w:tc>
          <w:tcPr>
            <w:tcW w:w="1139" w:type="dxa"/>
            <w:vAlign w:val="top"/>
          </w:tcPr>
          <w:p w14:paraId="2591B91E">
            <w:pPr>
              <w:rPr>
                <w:rFonts w:ascii="Arial"/>
                <w:color w:val="auto"/>
                <w:sz w:val="21"/>
                <w:rPrChange w:id="1873" w:author="随遇而安" w:date="2023-08-11T14:56:22Z">
                  <w:rPr>
                    <w:rFonts w:ascii="Arial"/>
                    <w:sz w:val="21"/>
                  </w:rPr>
                </w:rPrChange>
              </w:rPr>
            </w:pPr>
          </w:p>
        </w:tc>
        <w:tc>
          <w:tcPr>
            <w:tcW w:w="1239" w:type="dxa"/>
            <w:vAlign w:val="top"/>
          </w:tcPr>
          <w:p w14:paraId="73D1E3F6">
            <w:pPr>
              <w:rPr>
                <w:rFonts w:ascii="Arial"/>
                <w:color w:val="auto"/>
                <w:sz w:val="21"/>
                <w:rPrChange w:id="1874" w:author="随遇而安" w:date="2023-08-11T14:56:22Z">
                  <w:rPr>
                    <w:rFonts w:ascii="Arial"/>
                    <w:sz w:val="21"/>
                  </w:rPr>
                </w:rPrChange>
              </w:rPr>
            </w:pPr>
          </w:p>
        </w:tc>
        <w:tc>
          <w:tcPr>
            <w:tcW w:w="1083" w:type="dxa"/>
            <w:tcBorders>
              <w:right w:val="single" w:color="000000" w:sz="10" w:space="0"/>
            </w:tcBorders>
            <w:vAlign w:val="top"/>
          </w:tcPr>
          <w:p w14:paraId="52AABF6A">
            <w:pPr>
              <w:rPr>
                <w:rFonts w:ascii="Arial"/>
                <w:color w:val="auto"/>
                <w:sz w:val="21"/>
                <w:rPrChange w:id="1875" w:author="随遇而安" w:date="2023-08-11T14:56:22Z">
                  <w:rPr>
                    <w:rFonts w:ascii="Arial"/>
                    <w:sz w:val="21"/>
                  </w:rPr>
                </w:rPrChange>
              </w:rPr>
            </w:pPr>
          </w:p>
        </w:tc>
      </w:tr>
      <w:tr w14:paraId="66E992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659" w:type="dxa"/>
            <w:tcBorders>
              <w:left w:val="single" w:color="000000" w:sz="10" w:space="0"/>
            </w:tcBorders>
            <w:vAlign w:val="top"/>
          </w:tcPr>
          <w:p w14:paraId="31AC0E9C">
            <w:pPr>
              <w:rPr>
                <w:rFonts w:ascii="Arial"/>
                <w:color w:val="auto"/>
                <w:sz w:val="21"/>
                <w:rPrChange w:id="1876" w:author="随遇而安" w:date="2023-08-11T14:56:22Z">
                  <w:rPr>
                    <w:rFonts w:ascii="Arial"/>
                    <w:sz w:val="21"/>
                  </w:rPr>
                </w:rPrChange>
              </w:rPr>
            </w:pPr>
          </w:p>
        </w:tc>
        <w:tc>
          <w:tcPr>
            <w:tcW w:w="1262" w:type="dxa"/>
            <w:vAlign w:val="top"/>
          </w:tcPr>
          <w:p w14:paraId="66C17553">
            <w:pPr>
              <w:rPr>
                <w:rFonts w:ascii="Arial"/>
                <w:color w:val="auto"/>
                <w:sz w:val="21"/>
                <w:rPrChange w:id="1877" w:author="随遇而安" w:date="2023-08-11T14:56:22Z">
                  <w:rPr>
                    <w:rFonts w:ascii="Arial"/>
                    <w:sz w:val="21"/>
                  </w:rPr>
                </w:rPrChange>
              </w:rPr>
            </w:pPr>
          </w:p>
        </w:tc>
        <w:tc>
          <w:tcPr>
            <w:tcW w:w="1617" w:type="dxa"/>
            <w:vAlign w:val="top"/>
          </w:tcPr>
          <w:p w14:paraId="68B1FFD7">
            <w:pPr>
              <w:rPr>
                <w:rFonts w:ascii="Arial"/>
                <w:color w:val="auto"/>
                <w:sz w:val="21"/>
                <w:rPrChange w:id="1878" w:author="随遇而安" w:date="2023-08-11T14:56:22Z">
                  <w:rPr>
                    <w:rFonts w:ascii="Arial"/>
                    <w:sz w:val="21"/>
                  </w:rPr>
                </w:rPrChange>
              </w:rPr>
            </w:pPr>
          </w:p>
        </w:tc>
        <w:tc>
          <w:tcPr>
            <w:tcW w:w="1131" w:type="dxa"/>
            <w:vAlign w:val="top"/>
          </w:tcPr>
          <w:p w14:paraId="133B51E7">
            <w:pPr>
              <w:rPr>
                <w:rFonts w:ascii="Arial"/>
                <w:color w:val="auto"/>
                <w:sz w:val="21"/>
                <w:rPrChange w:id="1879" w:author="随遇而安" w:date="2023-08-11T14:56:22Z">
                  <w:rPr>
                    <w:rFonts w:ascii="Arial"/>
                    <w:sz w:val="21"/>
                  </w:rPr>
                </w:rPrChange>
              </w:rPr>
            </w:pPr>
          </w:p>
        </w:tc>
        <w:tc>
          <w:tcPr>
            <w:tcW w:w="5704" w:type="dxa"/>
            <w:vAlign w:val="top"/>
          </w:tcPr>
          <w:p w14:paraId="4C868F1A">
            <w:pPr>
              <w:rPr>
                <w:rFonts w:ascii="Arial"/>
                <w:color w:val="auto"/>
                <w:sz w:val="21"/>
                <w:rPrChange w:id="1880" w:author="随遇而安" w:date="2023-08-11T14:56:22Z">
                  <w:rPr>
                    <w:rFonts w:ascii="Arial"/>
                    <w:sz w:val="21"/>
                  </w:rPr>
                </w:rPrChange>
              </w:rPr>
            </w:pPr>
          </w:p>
        </w:tc>
        <w:tc>
          <w:tcPr>
            <w:tcW w:w="1139" w:type="dxa"/>
            <w:vAlign w:val="top"/>
          </w:tcPr>
          <w:p w14:paraId="71AFB615">
            <w:pPr>
              <w:rPr>
                <w:rFonts w:ascii="Arial"/>
                <w:color w:val="auto"/>
                <w:sz w:val="21"/>
                <w:rPrChange w:id="1881" w:author="随遇而安" w:date="2023-08-11T14:56:22Z">
                  <w:rPr>
                    <w:rFonts w:ascii="Arial"/>
                    <w:sz w:val="21"/>
                  </w:rPr>
                </w:rPrChange>
              </w:rPr>
            </w:pPr>
          </w:p>
        </w:tc>
        <w:tc>
          <w:tcPr>
            <w:tcW w:w="1239" w:type="dxa"/>
            <w:vAlign w:val="top"/>
          </w:tcPr>
          <w:p w14:paraId="18558A8F">
            <w:pPr>
              <w:rPr>
                <w:rFonts w:ascii="Arial"/>
                <w:color w:val="auto"/>
                <w:sz w:val="21"/>
                <w:rPrChange w:id="1882" w:author="随遇而安" w:date="2023-08-11T14:56:22Z">
                  <w:rPr>
                    <w:rFonts w:ascii="Arial"/>
                    <w:sz w:val="21"/>
                  </w:rPr>
                </w:rPrChange>
              </w:rPr>
            </w:pPr>
          </w:p>
        </w:tc>
        <w:tc>
          <w:tcPr>
            <w:tcW w:w="1083" w:type="dxa"/>
            <w:tcBorders>
              <w:right w:val="single" w:color="000000" w:sz="10" w:space="0"/>
            </w:tcBorders>
            <w:vAlign w:val="top"/>
          </w:tcPr>
          <w:p w14:paraId="1A101318">
            <w:pPr>
              <w:rPr>
                <w:rFonts w:ascii="Arial"/>
                <w:color w:val="auto"/>
                <w:sz w:val="21"/>
                <w:rPrChange w:id="1883" w:author="随遇而安" w:date="2023-08-11T14:56:22Z">
                  <w:rPr>
                    <w:rFonts w:ascii="Arial"/>
                    <w:sz w:val="21"/>
                  </w:rPr>
                </w:rPrChange>
              </w:rPr>
            </w:pPr>
          </w:p>
        </w:tc>
      </w:tr>
      <w:tr w14:paraId="0E1912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659" w:type="dxa"/>
            <w:tcBorders>
              <w:left w:val="single" w:color="000000" w:sz="10" w:space="0"/>
            </w:tcBorders>
            <w:vAlign w:val="top"/>
          </w:tcPr>
          <w:p w14:paraId="28FF721F">
            <w:pPr>
              <w:rPr>
                <w:rFonts w:ascii="Arial"/>
                <w:color w:val="auto"/>
                <w:sz w:val="21"/>
                <w:rPrChange w:id="1884" w:author="随遇而安" w:date="2023-08-11T14:56:22Z">
                  <w:rPr>
                    <w:rFonts w:ascii="Arial"/>
                    <w:sz w:val="21"/>
                  </w:rPr>
                </w:rPrChange>
              </w:rPr>
            </w:pPr>
          </w:p>
        </w:tc>
        <w:tc>
          <w:tcPr>
            <w:tcW w:w="1262" w:type="dxa"/>
            <w:vAlign w:val="top"/>
          </w:tcPr>
          <w:p w14:paraId="5B4AB11C">
            <w:pPr>
              <w:rPr>
                <w:rFonts w:ascii="Arial"/>
                <w:color w:val="auto"/>
                <w:sz w:val="21"/>
                <w:rPrChange w:id="1885" w:author="随遇而安" w:date="2023-08-11T14:56:22Z">
                  <w:rPr>
                    <w:rFonts w:ascii="Arial"/>
                    <w:sz w:val="21"/>
                  </w:rPr>
                </w:rPrChange>
              </w:rPr>
            </w:pPr>
          </w:p>
        </w:tc>
        <w:tc>
          <w:tcPr>
            <w:tcW w:w="1617" w:type="dxa"/>
            <w:vAlign w:val="top"/>
          </w:tcPr>
          <w:p w14:paraId="095AAA42">
            <w:pPr>
              <w:rPr>
                <w:rFonts w:ascii="Arial"/>
                <w:color w:val="auto"/>
                <w:sz w:val="21"/>
                <w:rPrChange w:id="1886" w:author="随遇而安" w:date="2023-08-11T14:56:22Z">
                  <w:rPr>
                    <w:rFonts w:ascii="Arial"/>
                    <w:sz w:val="21"/>
                  </w:rPr>
                </w:rPrChange>
              </w:rPr>
            </w:pPr>
          </w:p>
        </w:tc>
        <w:tc>
          <w:tcPr>
            <w:tcW w:w="1131" w:type="dxa"/>
            <w:vAlign w:val="top"/>
          </w:tcPr>
          <w:p w14:paraId="759D12C3">
            <w:pPr>
              <w:rPr>
                <w:rFonts w:ascii="Arial"/>
                <w:color w:val="auto"/>
                <w:sz w:val="21"/>
                <w:rPrChange w:id="1887" w:author="随遇而安" w:date="2023-08-11T14:56:22Z">
                  <w:rPr>
                    <w:rFonts w:ascii="Arial"/>
                    <w:sz w:val="21"/>
                  </w:rPr>
                </w:rPrChange>
              </w:rPr>
            </w:pPr>
          </w:p>
        </w:tc>
        <w:tc>
          <w:tcPr>
            <w:tcW w:w="5704" w:type="dxa"/>
            <w:vAlign w:val="top"/>
          </w:tcPr>
          <w:p w14:paraId="072A172F">
            <w:pPr>
              <w:rPr>
                <w:rFonts w:ascii="Arial"/>
                <w:color w:val="auto"/>
                <w:sz w:val="21"/>
                <w:rPrChange w:id="1888" w:author="随遇而安" w:date="2023-08-11T14:56:22Z">
                  <w:rPr>
                    <w:rFonts w:ascii="Arial"/>
                    <w:sz w:val="21"/>
                  </w:rPr>
                </w:rPrChange>
              </w:rPr>
            </w:pPr>
          </w:p>
        </w:tc>
        <w:tc>
          <w:tcPr>
            <w:tcW w:w="1139" w:type="dxa"/>
            <w:vAlign w:val="top"/>
          </w:tcPr>
          <w:p w14:paraId="736E7264">
            <w:pPr>
              <w:rPr>
                <w:rFonts w:ascii="Arial"/>
                <w:color w:val="auto"/>
                <w:sz w:val="21"/>
                <w:rPrChange w:id="1889" w:author="随遇而安" w:date="2023-08-11T14:56:22Z">
                  <w:rPr>
                    <w:rFonts w:ascii="Arial"/>
                    <w:sz w:val="21"/>
                  </w:rPr>
                </w:rPrChange>
              </w:rPr>
            </w:pPr>
          </w:p>
        </w:tc>
        <w:tc>
          <w:tcPr>
            <w:tcW w:w="1239" w:type="dxa"/>
            <w:vAlign w:val="top"/>
          </w:tcPr>
          <w:p w14:paraId="393FDFF9">
            <w:pPr>
              <w:rPr>
                <w:rFonts w:ascii="Arial"/>
                <w:color w:val="auto"/>
                <w:sz w:val="21"/>
                <w:rPrChange w:id="1890" w:author="随遇而安" w:date="2023-08-11T14:56:22Z">
                  <w:rPr>
                    <w:rFonts w:ascii="Arial"/>
                    <w:sz w:val="21"/>
                  </w:rPr>
                </w:rPrChange>
              </w:rPr>
            </w:pPr>
          </w:p>
        </w:tc>
        <w:tc>
          <w:tcPr>
            <w:tcW w:w="1083" w:type="dxa"/>
            <w:tcBorders>
              <w:right w:val="single" w:color="000000" w:sz="10" w:space="0"/>
            </w:tcBorders>
            <w:vAlign w:val="top"/>
          </w:tcPr>
          <w:p w14:paraId="49D109DA">
            <w:pPr>
              <w:rPr>
                <w:rFonts w:ascii="Arial"/>
                <w:color w:val="auto"/>
                <w:sz w:val="21"/>
                <w:rPrChange w:id="1891" w:author="随遇而安" w:date="2023-08-11T14:56:22Z">
                  <w:rPr>
                    <w:rFonts w:ascii="Arial"/>
                    <w:sz w:val="21"/>
                  </w:rPr>
                </w:rPrChange>
              </w:rPr>
            </w:pPr>
          </w:p>
        </w:tc>
      </w:tr>
      <w:tr w14:paraId="0D314E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659" w:type="dxa"/>
            <w:tcBorders>
              <w:left w:val="single" w:color="000000" w:sz="10" w:space="0"/>
            </w:tcBorders>
            <w:vAlign w:val="top"/>
          </w:tcPr>
          <w:p w14:paraId="31F8FD99">
            <w:pPr>
              <w:rPr>
                <w:rFonts w:ascii="Arial"/>
                <w:color w:val="auto"/>
                <w:sz w:val="21"/>
                <w:rPrChange w:id="1892" w:author="随遇而安" w:date="2023-08-11T14:56:22Z">
                  <w:rPr>
                    <w:rFonts w:ascii="Arial"/>
                    <w:sz w:val="21"/>
                  </w:rPr>
                </w:rPrChange>
              </w:rPr>
            </w:pPr>
          </w:p>
        </w:tc>
        <w:tc>
          <w:tcPr>
            <w:tcW w:w="1262" w:type="dxa"/>
            <w:vAlign w:val="top"/>
          </w:tcPr>
          <w:p w14:paraId="2ADCF6D9">
            <w:pPr>
              <w:rPr>
                <w:rFonts w:ascii="Arial"/>
                <w:color w:val="auto"/>
                <w:sz w:val="21"/>
                <w:rPrChange w:id="1893" w:author="随遇而安" w:date="2023-08-11T14:56:22Z">
                  <w:rPr>
                    <w:rFonts w:ascii="Arial"/>
                    <w:sz w:val="21"/>
                  </w:rPr>
                </w:rPrChange>
              </w:rPr>
            </w:pPr>
          </w:p>
        </w:tc>
        <w:tc>
          <w:tcPr>
            <w:tcW w:w="1617" w:type="dxa"/>
            <w:vAlign w:val="top"/>
          </w:tcPr>
          <w:p w14:paraId="70580D0E">
            <w:pPr>
              <w:rPr>
                <w:rFonts w:ascii="Arial"/>
                <w:color w:val="auto"/>
                <w:sz w:val="21"/>
                <w:rPrChange w:id="1894" w:author="随遇而安" w:date="2023-08-11T14:56:22Z">
                  <w:rPr>
                    <w:rFonts w:ascii="Arial"/>
                    <w:sz w:val="21"/>
                  </w:rPr>
                </w:rPrChange>
              </w:rPr>
            </w:pPr>
          </w:p>
        </w:tc>
        <w:tc>
          <w:tcPr>
            <w:tcW w:w="1131" w:type="dxa"/>
            <w:vAlign w:val="top"/>
          </w:tcPr>
          <w:p w14:paraId="336AE74F">
            <w:pPr>
              <w:rPr>
                <w:rFonts w:ascii="Arial"/>
                <w:color w:val="auto"/>
                <w:sz w:val="21"/>
                <w:rPrChange w:id="1895" w:author="随遇而安" w:date="2023-08-11T14:56:22Z">
                  <w:rPr>
                    <w:rFonts w:ascii="Arial"/>
                    <w:sz w:val="21"/>
                  </w:rPr>
                </w:rPrChange>
              </w:rPr>
            </w:pPr>
          </w:p>
        </w:tc>
        <w:tc>
          <w:tcPr>
            <w:tcW w:w="5704" w:type="dxa"/>
            <w:vAlign w:val="top"/>
          </w:tcPr>
          <w:p w14:paraId="69E87C4C">
            <w:pPr>
              <w:rPr>
                <w:rFonts w:ascii="Arial"/>
                <w:color w:val="auto"/>
                <w:sz w:val="21"/>
                <w:rPrChange w:id="1896" w:author="随遇而安" w:date="2023-08-11T14:56:22Z">
                  <w:rPr>
                    <w:rFonts w:ascii="Arial"/>
                    <w:sz w:val="21"/>
                  </w:rPr>
                </w:rPrChange>
              </w:rPr>
            </w:pPr>
          </w:p>
        </w:tc>
        <w:tc>
          <w:tcPr>
            <w:tcW w:w="1139" w:type="dxa"/>
            <w:vAlign w:val="top"/>
          </w:tcPr>
          <w:p w14:paraId="4CB6609E">
            <w:pPr>
              <w:rPr>
                <w:rFonts w:ascii="Arial"/>
                <w:color w:val="auto"/>
                <w:sz w:val="21"/>
                <w:rPrChange w:id="1897" w:author="随遇而安" w:date="2023-08-11T14:56:22Z">
                  <w:rPr>
                    <w:rFonts w:ascii="Arial"/>
                    <w:sz w:val="21"/>
                  </w:rPr>
                </w:rPrChange>
              </w:rPr>
            </w:pPr>
          </w:p>
        </w:tc>
        <w:tc>
          <w:tcPr>
            <w:tcW w:w="1239" w:type="dxa"/>
            <w:vAlign w:val="top"/>
          </w:tcPr>
          <w:p w14:paraId="4D0823A6">
            <w:pPr>
              <w:rPr>
                <w:rFonts w:ascii="Arial"/>
                <w:color w:val="auto"/>
                <w:sz w:val="21"/>
                <w:rPrChange w:id="1898" w:author="随遇而安" w:date="2023-08-11T14:56:22Z">
                  <w:rPr>
                    <w:rFonts w:ascii="Arial"/>
                    <w:sz w:val="21"/>
                  </w:rPr>
                </w:rPrChange>
              </w:rPr>
            </w:pPr>
          </w:p>
        </w:tc>
        <w:tc>
          <w:tcPr>
            <w:tcW w:w="1083" w:type="dxa"/>
            <w:tcBorders>
              <w:right w:val="single" w:color="000000" w:sz="10" w:space="0"/>
            </w:tcBorders>
            <w:vAlign w:val="top"/>
          </w:tcPr>
          <w:p w14:paraId="54F000EB">
            <w:pPr>
              <w:rPr>
                <w:rFonts w:ascii="Arial"/>
                <w:color w:val="auto"/>
                <w:sz w:val="21"/>
                <w:rPrChange w:id="1899" w:author="随遇而安" w:date="2023-08-11T14:56:22Z">
                  <w:rPr>
                    <w:rFonts w:ascii="Arial"/>
                    <w:sz w:val="21"/>
                  </w:rPr>
                </w:rPrChange>
              </w:rPr>
            </w:pPr>
          </w:p>
        </w:tc>
      </w:tr>
      <w:tr w14:paraId="732C96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659" w:type="dxa"/>
            <w:tcBorders>
              <w:left w:val="single" w:color="000000" w:sz="10" w:space="0"/>
            </w:tcBorders>
            <w:vAlign w:val="top"/>
          </w:tcPr>
          <w:p w14:paraId="4BBF74F7">
            <w:pPr>
              <w:rPr>
                <w:rFonts w:ascii="Arial"/>
                <w:color w:val="auto"/>
                <w:sz w:val="21"/>
                <w:rPrChange w:id="1900" w:author="随遇而安" w:date="2023-08-11T14:56:22Z">
                  <w:rPr>
                    <w:rFonts w:ascii="Arial"/>
                    <w:sz w:val="21"/>
                  </w:rPr>
                </w:rPrChange>
              </w:rPr>
            </w:pPr>
          </w:p>
        </w:tc>
        <w:tc>
          <w:tcPr>
            <w:tcW w:w="1262" w:type="dxa"/>
            <w:vAlign w:val="top"/>
          </w:tcPr>
          <w:p w14:paraId="37778256">
            <w:pPr>
              <w:rPr>
                <w:rFonts w:ascii="Arial"/>
                <w:color w:val="auto"/>
                <w:sz w:val="21"/>
                <w:rPrChange w:id="1901" w:author="随遇而安" w:date="2023-08-11T14:56:22Z">
                  <w:rPr>
                    <w:rFonts w:ascii="Arial"/>
                    <w:sz w:val="21"/>
                  </w:rPr>
                </w:rPrChange>
              </w:rPr>
            </w:pPr>
          </w:p>
        </w:tc>
        <w:tc>
          <w:tcPr>
            <w:tcW w:w="1617" w:type="dxa"/>
            <w:vAlign w:val="top"/>
          </w:tcPr>
          <w:p w14:paraId="6DCC4B44">
            <w:pPr>
              <w:rPr>
                <w:rFonts w:ascii="Arial"/>
                <w:color w:val="auto"/>
                <w:sz w:val="21"/>
                <w:rPrChange w:id="1902" w:author="随遇而安" w:date="2023-08-11T14:56:22Z">
                  <w:rPr>
                    <w:rFonts w:ascii="Arial"/>
                    <w:sz w:val="21"/>
                  </w:rPr>
                </w:rPrChange>
              </w:rPr>
            </w:pPr>
          </w:p>
        </w:tc>
        <w:tc>
          <w:tcPr>
            <w:tcW w:w="1131" w:type="dxa"/>
            <w:vAlign w:val="top"/>
          </w:tcPr>
          <w:p w14:paraId="5AD4012C">
            <w:pPr>
              <w:rPr>
                <w:rFonts w:ascii="Arial"/>
                <w:color w:val="auto"/>
                <w:sz w:val="21"/>
                <w:rPrChange w:id="1903" w:author="随遇而安" w:date="2023-08-11T14:56:22Z">
                  <w:rPr>
                    <w:rFonts w:ascii="Arial"/>
                    <w:sz w:val="21"/>
                  </w:rPr>
                </w:rPrChange>
              </w:rPr>
            </w:pPr>
          </w:p>
        </w:tc>
        <w:tc>
          <w:tcPr>
            <w:tcW w:w="5704" w:type="dxa"/>
            <w:vAlign w:val="top"/>
          </w:tcPr>
          <w:p w14:paraId="71FF3F3E">
            <w:pPr>
              <w:rPr>
                <w:rFonts w:ascii="Arial"/>
                <w:color w:val="auto"/>
                <w:sz w:val="21"/>
                <w:rPrChange w:id="1904" w:author="随遇而安" w:date="2023-08-11T14:56:22Z">
                  <w:rPr>
                    <w:rFonts w:ascii="Arial"/>
                    <w:sz w:val="21"/>
                  </w:rPr>
                </w:rPrChange>
              </w:rPr>
            </w:pPr>
          </w:p>
        </w:tc>
        <w:tc>
          <w:tcPr>
            <w:tcW w:w="1139" w:type="dxa"/>
            <w:vAlign w:val="top"/>
          </w:tcPr>
          <w:p w14:paraId="73596160">
            <w:pPr>
              <w:rPr>
                <w:rFonts w:ascii="Arial"/>
                <w:color w:val="auto"/>
                <w:sz w:val="21"/>
                <w:rPrChange w:id="1905" w:author="随遇而安" w:date="2023-08-11T14:56:22Z">
                  <w:rPr>
                    <w:rFonts w:ascii="Arial"/>
                    <w:sz w:val="21"/>
                  </w:rPr>
                </w:rPrChange>
              </w:rPr>
            </w:pPr>
          </w:p>
        </w:tc>
        <w:tc>
          <w:tcPr>
            <w:tcW w:w="1239" w:type="dxa"/>
            <w:vAlign w:val="top"/>
          </w:tcPr>
          <w:p w14:paraId="09032BF0">
            <w:pPr>
              <w:rPr>
                <w:rFonts w:ascii="Arial"/>
                <w:color w:val="auto"/>
                <w:sz w:val="21"/>
                <w:rPrChange w:id="1906" w:author="随遇而安" w:date="2023-08-11T14:56:22Z">
                  <w:rPr>
                    <w:rFonts w:ascii="Arial"/>
                    <w:sz w:val="21"/>
                  </w:rPr>
                </w:rPrChange>
              </w:rPr>
            </w:pPr>
          </w:p>
        </w:tc>
        <w:tc>
          <w:tcPr>
            <w:tcW w:w="1083" w:type="dxa"/>
            <w:tcBorders>
              <w:right w:val="single" w:color="000000" w:sz="10" w:space="0"/>
            </w:tcBorders>
            <w:vAlign w:val="top"/>
          </w:tcPr>
          <w:p w14:paraId="6063477F">
            <w:pPr>
              <w:rPr>
                <w:rFonts w:ascii="Arial"/>
                <w:color w:val="auto"/>
                <w:sz w:val="21"/>
                <w:rPrChange w:id="1907" w:author="随遇而安" w:date="2023-08-11T14:56:22Z">
                  <w:rPr>
                    <w:rFonts w:ascii="Arial"/>
                    <w:sz w:val="21"/>
                  </w:rPr>
                </w:rPrChange>
              </w:rPr>
            </w:pPr>
          </w:p>
        </w:tc>
      </w:tr>
      <w:tr w14:paraId="7318BF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659" w:type="dxa"/>
            <w:tcBorders>
              <w:left w:val="single" w:color="000000" w:sz="10" w:space="0"/>
            </w:tcBorders>
            <w:vAlign w:val="top"/>
          </w:tcPr>
          <w:p w14:paraId="2218A6CD">
            <w:pPr>
              <w:rPr>
                <w:rFonts w:ascii="Arial"/>
                <w:color w:val="auto"/>
                <w:sz w:val="21"/>
                <w:rPrChange w:id="1908" w:author="随遇而安" w:date="2023-08-11T14:56:22Z">
                  <w:rPr>
                    <w:rFonts w:ascii="Arial"/>
                    <w:sz w:val="21"/>
                  </w:rPr>
                </w:rPrChange>
              </w:rPr>
            </w:pPr>
          </w:p>
        </w:tc>
        <w:tc>
          <w:tcPr>
            <w:tcW w:w="1262" w:type="dxa"/>
            <w:vAlign w:val="top"/>
          </w:tcPr>
          <w:p w14:paraId="3F05FF72">
            <w:pPr>
              <w:rPr>
                <w:rFonts w:ascii="Arial"/>
                <w:color w:val="auto"/>
                <w:sz w:val="21"/>
                <w:rPrChange w:id="1909" w:author="随遇而安" w:date="2023-08-11T14:56:22Z">
                  <w:rPr>
                    <w:rFonts w:ascii="Arial"/>
                    <w:sz w:val="21"/>
                  </w:rPr>
                </w:rPrChange>
              </w:rPr>
            </w:pPr>
          </w:p>
        </w:tc>
        <w:tc>
          <w:tcPr>
            <w:tcW w:w="1617" w:type="dxa"/>
            <w:vAlign w:val="top"/>
          </w:tcPr>
          <w:p w14:paraId="2816E918">
            <w:pPr>
              <w:rPr>
                <w:rFonts w:ascii="Arial"/>
                <w:color w:val="auto"/>
                <w:sz w:val="21"/>
                <w:rPrChange w:id="1910" w:author="随遇而安" w:date="2023-08-11T14:56:22Z">
                  <w:rPr>
                    <w:rFonts w:ascii="Arial"/>
                    <w:sz w:val="21"/>
                  </w:rPr>
                </w:rPrChange>
              </w:rPr>
            </w:pPr>
          </w:p>
        </w:tc>
        <w:tc>
          <w:tcPr>
            <w:tcW w:w="1131" w:type="dxa"/>
            <w:vAlign w:val="top"/>
          </w:tcPr>
          <w:p w14:paraId="6D8CC276">
            <w:pPr>
              <w:rPr>
                <w:rFonts w:ascii="Arial"/>
                <w:color w:val="auto"/>
                <w:sz w:val="21"/>
                <w:rPrChange w:id="1911" w:author="随遇而安" w:date="2023-08-11T14:56:22Z">
                  <w:rPr>
                    <w:rFonts w:ascii="Arial"/>
                    <w:sz w:val="21"/>
                  </w:rPr>
                </w:rPrChange>
              </w:rPr>
            </w:pPr>
          </w:p>
        </w:tc>
        <w:tc>
          <w:tcPr>
            <w:tcW w:w="5704" w:type="dxa"/>
            <w:vAlign w:val="top"/>
          </w:tcPr>
          <w:p w14:paraId="3DBDF8EB">
            <w:pPr>
              <w:rPr>
                <w:rFonts w:ascii="Arial"/>
                <w:color w:val="auto"/>
                <w:sz w:val="21"/>
                <w:rPrChange w:id="1912" w:author="随遇而安" w:date="2023-08-11T14:56:22Z">
                  <w:rPr>
                    <w:rFonts w:ascii="Arial"/>
                    <w:sz w:val="21"/>
                  </w:rPr>
                </w:rPrChange>
              </w:rPr>
            </w:pPr>
          </w:p>
        </w:tc>
        <w:tc>
          <w:tcPr>
            <w:tcW w:w="1139" w:type="dxa"/>
            <w:vAlign w:val="top"/>
          </w:tcPr>
          <w:p w14:paraId="585EF1CF">
            <w:pPr>
              <w:rPr>
                <w:rFonts w:ascii="Arial"/>
                <w:color w:val="auto"/>
                <w:sz w:val="21"/>
                <w:rPrChange w:id="1913" w:author="随遇而安" w:date="2023-08-11T14:56:22Z">
                  <w:rPr>
                    <w:rFonts w:ascii="Arial"/>
                    <w:sz w:val="21"/>
                  </w:rPr>
                </w:rPrChange>
              </w:rPr>
            </w:pPr>
          </w:p>
        </w:tc>
        <w:tc>
          <w:tcPr>
            <w:tcW w:w="1239" w:type="dxa"/>
            <w:vAlign w:val="top"/>
          </w:tcPr>
          <w:p w14:paraId="2EB2F677">
            <w:pPr>
              <w:rPr>
                <w:rFonts w:ascii="Arial"/>
                <w:color w:val="auto"/>
                <w:sz w:val="21"/>
                <w:rPrChange w:id="1914" w:author="随遇而安" w:date="2023-08-11T14:56:22Z">
                  <w:rPr>
                    <w:rFonts w:ascii="Arial"/>
                    <w:sz w:val="21"/>
                  </w:rPr>
                </w:rPrChange>
              </w:rPr>
            </w:pPr>
          </w:p>
        </w:tc>
        <w:tc>
          <w:tcPr>
            <w:tcW w:w="1083" w:type="dxa"/>
            <w:tcBorders>
              <w:right w:val="single" w:color="000000" w:sz="10" w:space="0"/>
            </w:tcBorders>
            <w:vAlign w:val="top"/>
          </w:tcPr>
          <w:p w14:paraId="06121B6C">
            <w:pPr>
              <w:rPr>
                <w:rFonts w:ascii="Arial"/>
                <w:color w:val="auto"/>
                <w:sz w:val="21"/>
                <w:rPrChange w:id="1915" w:author="随遇而安" w:date="2023-08-11T14:56:22Z">
                  <w:rPr>
                    <w:rFonts w:ascii="Arial"/>
                    <w:sz w:val="21"/>
                  </w:rPr>
                </w:rPrChange>
              </w:rPr>
            </w:pPr>
          </w:p>
        </w:tc>
      </w:tr>
      <w:tr w14:paraId="0820F4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659" w:type="dxa"/>
            <w:tcBorders>
              <w:left w:val="single" w:color="000000" w:sz="10" w:space="0"/>
            </w:tcBorders>
            <w:vAlign w:val="top"/>
          </w:tcPr>
          <w:p w14:paraId="7E4558DC">
            <w:pPr>
              <w:rPr>
                <w:rFonts w:ascii="Arial"/>
                <w:color w:val="auto"/>
                <w:sz w:val="21"/>
                <w:rPrChange w:id="1916" w:author="随遇而安" w:date="2023-08-11T14:56:22Z">
                  <w:rPr>
                    <w:rFonts w:ascii="Arial"/>
                    <w:sz w:val="21"/>
                  </w:rPr>
                </w:rPrChange>
              </w:rPr>
            </w:pPr>
          </w:p>
        </w:tc>
        <w:tc>
          <w:tcPr>
            <w:tcW w:w="1262" w:type="dxa"/>
            <w:vAlign w:val="top"/>
          </w:tcPr>
          <w:p w14:paraId="71DF2A0D">
            <w:pPr>
              <w:rPr>
                <w:rFonts w:ascii="Arial"/>
                <w:color w:val="auto"/>
                <w:sz w:val="21"/>
                <w:rPrChange w:id="1917" w:author="随遇而安" w:date="2023-08-11T14:56:22Z">
                  <w:rPr>
                    <w:rFonts w:ascii="Arial"/>
                    <w:sz w:val="21"/>
                  </w:rPr>
                </w:rPrChange>
              </w:rPr>
            </w:pPr>
          </w:p>
        </w:tc>
        <w:tc>
          <w:tcPr>
            <w:tcW w:w="1617" w:type="dxa"/>
            <w:vAlign w:val="top"/>
          </w:tcPr>
          <w:p w14:paraId="2E5CFE57">
            <w:pPr>
              <w:rPr>
                <w:rFonts w:ascii="Arial"/>
                <w:color w:val="auto"/>
                <w:sz w:val="21"/>
                <w:rPrChange w:id="1918" w:author="随遇而安" w:date="2023-08-11T14:56:22Z">
                  <w:rPr>
                    <w:rFonts w:ascii="Arial"/>
                    <w:sz w:val="21"/>
                  </w:rPr>
                </w:rPrChange>
              </w:rPr>
            </w:pPr>
          </w:p>
        </w:tc>
        <w:tc>
          <w:tcPr>
            <w:tcW w:w="1131" w:type="dxa"/>
            <w:vAlign w:val="top"/>
          </w:tcPr>
          <w:p w14:paraId="2587F1BF">
            <w:pPr>
              <w:rPr>
                <w:rFonts w:ascii="Arial"/>
                <w:color w:val="auto"/>
                <w:sz w:val="21"/>
                <w:rPrChange w:id="1919" w:author="随遇而安" w:date="2023-08-11T14:56:22Z">
                  <w:rPr>
                    <w:rFonts w:ascii="Arial"/>
                    <w:sz w:val="21"/>
                  </w:rPr>
                </w:rPrChange>
              </w:rPr>
            </w:pPr>
          </w:p>
        </w:tc>
        <w:tc>
          <w:tcPr>
            <w:tcW w:w="5704" w:type="dxa"/>
            <w:vAlign w:val="top"/>
          </w:tcPr>
          <w:p w14:paraId="3DB335EB">
            <w:pPr>
              <w:rPr>
                <w:rFonts w:ascii="Arial"/>
                <w:color w:val="auto"/>
                <w:sz w:val="21"/>
                <w:rPrChange w:id="1920" w:author="随遇而安" w:date="2023-08-11T14:56:22Z">
                  <w:rPr>
                    <w:rFonts w:ascii="Arial"/>
                    <w:sz w:val="21"/>
                  </w:rPr>
                </w:rPrChange>
              </w:rPr>
            </w:pPr>
          </w:p>
        </w:tc>
        <w:tc>
          <w:tcPr>
            <w:tcW w:w="1139" w:type="dxa"/>
            <w:vAlign w:val="top"/>
          </w:tcPr>
          <w:p w14:paraId="15FB81B7">
            <w:pPr>
              <w:rPr>
                <w:rFonts w:ascii="Arial"/>
                <w:color w:val="auto"/>
                <w:sz w:val="21"/>
                <w:rPrChange w:id="1921" w:author="随遇而安" w:date="2023-08-11T14:56:22Z">
                  <w:rPr>
                    <w:rFonts w:ascii="Arial"/>
                    <w:sz w:val="21"/>
                  </w:rPr>
                </w:rPrChange>
              </w:rPr>
            </w:pPr>
          </w:p>
        </w:tc>
        <w:tc>
          <w:tcPr>
            <w:tcW w:w="1239" w:type="dxa"/>
            <w:vAlign w:val="top"/>
          </w:tcPr>
          <w:p w14:paraId="3C4C6474">
            <w:pPr>
              <w:rPr>
                <w:rFonts w:ascii="Arial"/>
                <w:color w:val="auto"/>
                <w:sz w:val="21"/>
                <w:rPrChange w:id="1922" w:author="随遇而安" w:date="2023-08-11T14:56:22Z">
                  <w:rPr>
                    <w:rFonts w:ascii="Arial"/>
                    <w:sz w:val="21"/>
                  </w:rPr>
                </w:rPrChange>
              </w:rPr>
            </w:pPr>
          </w:p>
        </w:tc>
        <w:tc>
          <w:tcPr>
            <w:tcW w:w="1083" w:type="dxa"/>
            <w:tcBorders>
              <w:right w:val="single" w:color="000000" w:sz="10" w:space="0"/>
            </w:tcBorders>
            <w:vAlign w:val="top"/>
          </w:tcPr>
          <w:p w14:paraId="1DC9500D">
            <w:pPr>
              <w:rPr>
                <w:rFonts w:ascii="Arial"/>
                <w:color w:val="auto"/>
                <w:sz w:val="21"/>
                <w:rPrChange w:id="1923" w:author="随遇而安" w:date="2023-08-11T14:56:22Z">
                  <w:rPr>
                    <w:rFonts w:ascii="Arial"/>
                    <w:sz w:val="21"/>
                  </w:rPr>
                </w:rPrChange>
              </w:rPr>
            </w:pPr>
          </w:p>
        </w:tc>
      </w:tr>
      <w:tr w14:paraId="52C55C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659" w:type="dxa"/>
            <w:tcBorders>
              <w:left w:val="single" w:color="000000" w:sz="10" w:space="0"/>
            </w:tcBorders>
            <w:vAlign w:val="top"/>
          </w:tcPr>
          <w:p w14:paraId="62CFDBB3">
            <w:pPr>
              <w:rPr>
                <w:rFonts w:ascii="Arial"/>
                <w:color w:val="auto"/>
                <w:sz w:val="21"/>
                <w:rPrChange w:id="1924" w:author="随遇而安" w:date="2023-08-11T14:56:22Z">
                  <w:rPr>
                    <w:rFonts w:ascii="Arial"/>
                    <w:sz w:val="21"/>
                  </w:rPr>
                </w:rPrChange>
              </w:rPr>
            </w:pPr>
          </w:p>
        </w:tc>
        <w:tc>
          <w:tcPr>
            <w:tcW w:w="1262" w:type="dxa"/>
            <w:vAlign w:val="top"/>
          </w:tcPr>
          <w:p w14:paraId="344C797E">
            <w:pPr>
              <w:rPr>
                <w:rFonts w:ascii="Arial"/>
                <w:color w:val="auto"/>
                <w:sz w:val="21"/>
                <w:rPrChange w:id="1925" w:author="随遇而安" w:date="2023-08-11T14:56:22Z">
                  <w:rPr>
                    <w:rFonts w:ascii="Arial"/>
                    <w:sz w:val="21"/>
                  </w:rPr>
                </w:rPrChange>
              </w:rPr>
            </w:pPr>
          </w:p>
        </w:tc>
        <w:tc>
          <w:tcPr>
            <w:tcW w:w="1617" w:type="dxa"/>
            <w:vAlign w:val="top"/>
          </w:tcPr>
          <w:p w14:paraId="0E1F8662">
            <w:pPr>
              <w:rPr>
                <w:rFonts w:ascii="Arial"/>
                <w:color w:val="auto"/>
                <w:sz w:val="21"/>
                <w:rPrChange w:id="1926" w:author="随遇而安" w:date="2023-08-11T14:56:22Z">
                  <w:rPr>
                    <w:rFonts w:ascii="Arial"/>
                    <w:sz w:val="21"/>
                  </w:rPr>
                </w:rPrChange>
              </w:rPr>
            </w:pPr>
          </w:p>
        </w:tc>
        <w:tc>
          <w:tcPr>
            <w:tcW w:w="1131" w:type="dxa"/>
            <w:vAlign w:val="top"/>
          </w:tcPr>
          <w:p w14:paraId="2F321D42">
            <w:pPr>
              <w:rPr>
                <w:rFonts w:ascii="Arial"/>
                <w:color w:val="auto"/>
                <w:sz w:val="21"/>
                <w:rPrChange w:id="1927" w:author="随遇而安" w:date="2023-08-11T14:56:22Z">
                  <w:rPr>
                    <w:rFonts w:ascii="Arial"/>
                    <w:sz w:val="21"/>
                  </w:rPr>
                </w:rPrChange>
              </w:rPr>
            </w:pPr>
          </w:p>
        </w:tc>
        <w:tc>
          <w:tcPr>
            <w:tcW w:w="5704" w:type="dxa"/>
            <w:vAlign w:val="top"/>
          </w:tcPr>
          <w:p w14:paraId="5D0EB7DD">
            <w:pPr>
              <w:rPr>
                <w:rFonts w:ascii="Arial"/>
                <w:color w:val="auto"/>
                <w:sz w:val="21"/>
                <w:rPrChange w:id="1928" w:author="随遇而安" w:date="2023-08-11T14:56:22Z">
                  <w:rPr>
                    <w:rFonts w:ascii="Arial"/>
                    <w:sz w:val="21"/>
                  </w:rPr>
                </w:rPrChange>
              </w:rPr>
            </w:pPr>
          </w:p>
        </w:tc>
        <w:tc>
          <w:tcPr>
            <w:tcW w:w="1139" w:type="dxa"/>
            <w:vAlign w:val="top"/>
          </w:tcPr>
          <w:p w14:paraId="0028D795">
            <w:pPr>
              <w:rPr>
                <w:rFonts w:ascii="Arial"/>
                <w:color w:val="auto"/>
                <w:sz w:val="21"/>
                <w:rPrChange w:id="1929" w:author="随遇而安" w:date="2023-08-11T14:56:22Z">
                  <w:rPr>
                    <w:rFonts w:ascii="Arial"/>
                    <w:sz w:val="21"/>
                  </w:rPr>
                </w:rPrChange>
              </w:rPr>
            </w:pPr>
          </w:p>
        </w:tc>
        <w:tc>
          <w:tcPr>
            <w:tcW w:w="1239" w:type="dxa"/>
            <w:vAlign w:val="top"/>
          </w:tcPr>
          <w:p w14:paraId="2AD5DADD">
            <w:pPr>
              <w:rPr>
                <w:rFonts w:ascii="Arial"/>
                <w:color w:val="auto"/>
                <w:sz w:val="21"/>
                <w:rPrChange w:id="1930" w:author="随遇而安" w:date="2023-08-11T14:56:22Z">
                  <w:rPr>
                    <w:rFonts w:ascii="Arial"/>
                    <w:sz w:val="21"/>
                  </w:rPr>
                </w:rPrChange>
              </w:rPr>
            </w:pPr>
          </w:p>
        </w:tc>
        <w:tc>
          <w:tcPr>
            <w:tcW w:w="1083" w:type="dxa"/>
            <w:tcBorders>
              <w:right w:val="single" w:color="000000" w:sz="10" w:space="0"/>
            </w:tcBorders>
            <w:vAlign w:val="top"/>
          </w:tcPr>
          <w:p w14:paraId="48A8A582">
            <w:pPr>
              <w:rPr>
                <w:rFonts w:ascii="Arial"/>
                <w:color w:val="auto"/>
                <w:sz w:val="21"/>
                <w:rPrChange w:id="1931" w:author="随遇而安" w:date="2023-08-11T14:56:22Z">
                  <w:rPr>
                    <w:rFonts w:ascii="Arial"/>
                    <w:sz w:val="21"/>
                  </w:rPr>
                </w:rPrChange>
              </w:rPr>
            </w:pPr>
          </w:p>
        </w:tc>
      </w:tr>
      <w:tr w14:paraId="13731D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659" w:type="dxa"/>
            <w:tcBorders>
              <w:left w:val="single" w:color="000000" w:sz="10" w:space="0"/>
            </w:tcBorders>
            <w:vAlign w:val="top"/>
          </w:tcPr>
          <w:p w14:paraId="78B251F3">
            <w:pPr>
              <w:rPr>
                <w:rFonts w:ascii="Arial"/>
                <w:color w:val="auto"/>
                <w:sz w:val="21"/>
                <w:rPrChange w:id="1932" w:author="随遇而安" w:date="2023-08-11T14:56:22Z">
                  <w:rPr>
                    <w:rFonts w:ascii="Arial"/>
                    <w:sz w:val="21"/>
                  </w:rPr>
                </w:rPrChange>
              </w:rPr>
            </w:pPr>
          </w:p>
        </w:tc>
        <w:tc>
          <w:tcPr>
            <w:tcW w:w="1262" w:type="dxa"/>
            <w:vAlign w:val="top"/>
          </w:tcPr>
          <w:p w14:paraId="72326EF3">
            <w:pPr>
              <w:rPr>
                <w:rFonts w:ascii="Arial"/>
                <w:color w:val="auto"/>
                <w:sz w:val="21"/>
                <w:rPrChange w:id="1933" w:author="随遇而安" w:date="2023-08-11T14:56:22Z">
                  <w:rPr>
                    <w:rFonts w:ascii="Arial"/>
                    <w:sz w:val="21"/>
                  </w:rPr>
                </w:rPrChange>
              </w:rPr>
            </w:pPr>
          </w:p>
        </w:tc>
        <w:tc>
          <w:tcPr>
            <w:tcW w:w="1617" w:type="dxa"/>
            <w:vAlign w:val="top"/>
          </w:tcPr>
          <w:p w14:paraId="7D89527F">
            <w:pPr>
              <w:rPr>
                <w:rFonts w:ascii="Arial"/>
                <w:color w:val="auto"/>
                <w:sz w:val="21"/>
                <w:rPrChange w:id="1934" w:author="随遇而安" w:date="2023-08-11T14:56:22Z">
                  <w:rPr>
                    <w:rFonts w:ascii="Arial"/>
                    <w:sz w:val="21"/>
                  </w:rPr>
                </w:rPrChange>
              </w:rPr>
            </w:pPr>
          </w:p>
        </w:tc>
        <w:tc>
          <w:tcPr>
            <w:tcW w:w="1131" w:type="dxa"/>
            <w:vAlign w:val="top"/>
          </w:tcPr>
          <w:p w14:paraId="46773D40">
            <w:pPr>
              <w:rPr>
                <w:rFonts w:ascii="Arial"/>
                <w:color w:val="auto"/>
                <w:sz w:val="21"/>
                <w:rPrChange w:id="1935" w:author="随遇而安" w:date="2023-08-11T14:56:22Z">
                  <w:rPr>
                    <w:rFonts w:ascii="Arial"/>
                    <w:sz w:val="21"/>
                  </w:rPr>
                </w:rPrChange>
              </w:rPr>
            </w:pPr>
          </w:p>
        </w:tc>
        <w:tc>
          <w:tcPr>
            <w:tcW w:w="5704" w:type="dxa"/>
            <w:vAlign w:val="top"/>
          </w:tcPr>
          <w:p w14:paraId="6D2CD9FF">
            <w:pPr>
              <w:rPr>
                <w:rFonts w:ascii="Arial"/>
                <w:color w:val="auto"/>
                <w:sz w:val="21"/>
                <w:rPrChange w:id="1936" w:author="随遇而安" w:date="2023-08-11T14:56:22Z">
                  <w:rPr>
                    <w:rFonts w:ascii="Arial"/>
                    <w:sz w:val="21"/>
                  </w:rPr>
                </w:rPrChange>
              </w:rPr>
            </w:pPr>
          </w:p>
        </w:tc>
        <w:tc>
          <w:tcPr>
            <w:tcW w:w="1139" w:type="dxa"/>
            <w:vAlign w:val="top"/>
          </w:tcPr>
          <w:p w14:paraId="790323D1">
            <w:pPr>
              <w:rPr>
                <w:rFonts w:ascii="Arial"/>
                <w:color w:val="auto"/>
                <w:sz w:val="21"/>
                <w:rPrChange w:id="1937" w:author="随遇而安" w:date="2023-08-11T14:56:22Z">
                  <w:rPr>
                    <w:rFonts w:ascii="Arial"/>
                    <w:sz w:val="21"/>
                  </w:rPr>
                </w:rPrChange>
              </w:rPr>
            </w:pPr>
          </w:p>
        </w:tc>
        <w:tc>
          <w:tcPr>
            <w:tcW w:w="1239" w:type="dxa"/>
            <w:vAlign w:val="top"/>
          </w:tcPr>
          <w:p w14:paraId="7B36030F">
            <w:pPr>
              <w:rPr>
                <w:rFonts w:ascii="Arial"/>
                <w:color w:val="auto"/>
                <w:sz w:val="21"/>
                <w:rPrChange w:id="1938" w:author="随遇而安" w:date="2023-08-11T14:56:22Z">
                  <w:rPr>
                    <w:rFonts w:ascii="Arial"/>
                    <w:sz w:val="21"/>
                  </w:rPr>
                </w:rPrChange>
              </w:rPr>
            </w:pPr>
          </w:p>
        </w:tc>
        <w:tc>
          <w:tcPr>
            <w:tcW w:w="1083" w:type="dxa"/>
            <w:tcBorders>
              <w:right w:val="single" w:color="000000" w:sz="10" w:space="0"/>
            </w:tcBorders>
            <w:vAlign w:val="top"/>
          </w:tcPr>
          <w:p w14:paraId="5E6F7B9F">
            <w:pPr>
              <w:rPr>
                <w:rFonts w:ascii="Arial"/>
                <w:color w:val="auto"/>
                <w:sz w:val="21"/>
                <w:rPrChange w:id="1939" w:author="随遇而安" w:date="2023-08-11T14:56:22Z">
                  <w:rPr>
                    <w:rFonts w:ascii="Arial"/>
                    <w:sz w:val="21"/>
                  </w:rPr>
                </w:rPrChange>
              </w:rPr>
            </w:pPr>
          </w:p>
        </w:tc>
      </w:tr>
      <w:tr w14:paraId="7E2384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659" w:type="dxa"/>
            <w:tcBorders>
              <w:left w:val="single" w:color="000000" w:sz="10" w:space="0"/>
            </w:tcBorders>
            <w:vAlign w:val="top"/>
          </w:tcPr>
          <w:p w14:paraId="45614ACB">
            <w:pPr>
              <w:rPr>
                <w:rFonts w:ascii="Arial"/>
                <w:color w:val="auto"/>
                <w:sz w:val="21"/>
                <w:rPrChange w:id="1940" w:author="随遇而安" w:date="2023-08-11T14:56:22Z">
                  <w:rPr>
                    <w:rFonts w:ascii="Arial"/>
                    <w:sz w:val="21"/>
                  </w:rPr>
                </w:rPrChange>
              </w:rPr>
            </w:pPr>
          </w:p>
        </w:tc>
        <w:tc>
          <w:tcPr>
            <w:tcW w:w="1262" w:type="dxa"/>
            <w:vAlign w:val="top"/>
          </w:tcPr>
          <w:p w14:paraId="676350FA">
            <w:pPr>
              <w:rPr>
                <w:rFonts w:ascii="Arial"/>
                <w:color w:val="auto"/>
                <w:sz w:val="21"/>
                <w:rPrChange w:id="1941" w:author="随遇而安" w:date="2023-08-11T14:56:22Z">
                  <w:rPr>
                    <w:rFonts w:ascii="Arial"/>
                    <w:sz w:val="21"/>
                  </w:rPr>
                </w:rPrChange>
              </w:rPr>
            </w:pPr>
          </w:p>
        </w:tc>
        <w:tc>
          <w:tcPr>
            <w:tcW w:w="1617" w:type="dxa"/>
            <w:vAlign w:val="top"/>
          </w:tcPr>
          <w:p w14:paraId="6713C242">
            <w:pPr>
              <w:rPr>
                <w:rFonts w:ascii="Arial"/>
                <w:color w:val="auto"/>
                <w:sz w:val="21"/>
                <w:rPrChange w:id="1942" w:author="随遇而安" w:date="2023-08-11T14:56:22Z">
                  <w:rPr>
                    <w:rFonts w:ascii="Arial"/>
                    <w:sz w:val="21"/>
                  </w:rPr>
                </w:rPrChange>
              </w:rPr>
            </w:pPr>
          </w:p>
        </w:tc>
        <w:tc>
          <w:tcPr>
            <w:tcW w:w="1131" w:type="dxa"/>
            <w:vAlign w:val="top"/>
          </w:tcPr>
          <w:p w14:paraId="1ED81C89">
            <w:pPr>
              <w:rPr>
                <w:rFonts w:ascii="Arial"/>
                <w:color w:val="auto"/>
                <w:sz w:val="21"/>
                <w:rPrChange w:id="1943" w:author="随遇而安" w:date="2023-08-11T14:56:22Z">
                  <w:rPr>
                    <w:rFonts w:ascii="Arial"/>
                    <w:sz w:val="21"/>
                  </w:rPr>
                </w:rPrChange>
              </w:rPr>
            </w:pPr>
          </w:p>
        </w:tc>
        <w:tc>
          <w:tcPr>
            <w:tcW w:w="5704" w:type="dxa"/>
            <w:vAlign w:val="top"/>
          </w:tcPr>
          <w:p w14:paraId="7993E2DD">
            <w:pPr>
              <w:rPr>
                <w:rFonts w:ascii="Arial"/>
                <w:color w:val="auto"/>
                <w:sz w:val="21"/>
                <w:rPrChange w:id="1944" w:author="随遇而安" w:date="2023-08-11T14:56:22Z">
                  <w:rPr>
                    <w:rFonts w:ascii="Arial"/>
                    <w:sz w:val="21"/>
                  </w:rPr>
                </w:rPrChange>
              </w:rPr>
            </w:pPr>
          </w:p>
        </w:tc>
        <w:tc>
          <w:tcPr>
            <w:tcW w:w="1139" w:type="dxa"/>
            <w:vAlign w:val="top"/>
          </w:tcPr>
          <w:p w14:paraId="4A1D8E48">
            <w:pPr>
              <w:rPr>
                <w:rFonts w:ascii="Arial"/>
                <w:color w:val="auto"/>
                <w:sz w:val="21"/>
                <w:rPrChange w:id="1945" w:author="随遇而安" w:date="2023-08-11T14:56:22Z">
                  <w:rPr>
                    <w:rFonts w:ascii="Arial"/>
                    <w:sz w:val="21"/>
                  </w:rPr>
                </w:rPrChange>
              </w:rPr>
            </w:pPr>
          </w:p>
        </w:tc>
        <w:tc>
          <w:tcPr>
            <w:tcW w:w="1239" w:type="dxa"/>
            <w:vAlign w:val="top"/>
          </w:tcPr>
          <w:p w14:paraId="47BFE3CA">
            <w:pPr>
              <w:rPr>
                <w:rFonts w:ascii="Arial"/>
                <w:color w:val="auto"/>
                <w:sz w:val="21"/>
                <w:rPrChange w:id="1946" w:author="随遇而安" w:date="2023-08-11T14:56:22Z">
                  <w:rPr>
                    <w:rFonts w:ascii="Arial"/>
                    <w:sz w:val="21"/>
                  </w:rPr>
                </w:rPrChange>
              </w:rPr>
            </w:pPr>
          </w:p>
        </w:tc>
        <w:tc>
          <w:tcPr>
            <w:tcW w:w="1083" w:type="dxa"/>
            <w:tcBorders>
              <w:right w:val="single" w:color="000000" w:sz="10" w:space="0"/>
            </w:tcBorders>
            <w:vAlign w:val="top"/>
          </w:tcPr>
          <w:p w14:paraId="4E9F268B">
            <w:pPr>
              <w:rPr>
                <w:rFonts w:ascii="Arial"/>
                <w:color w:val="auto"/>
                <w:sz w:val="21"/>
                <w:rPrChange w:id="1947" w:author="随遇而安" w:date="2023-08-11T14:56:22Z">
                  <w:rPr>
                    <w:rFonts w:ascii="Arial"/>
                    <w:sz w:val="21"/>
                  </w:rPr>
                </w:rPrChange>
              </w:rPr>
            </w:pPr>
          </w:p>
        </w:tc>
      </w:tr>
    </w:tbl>
    <w:p w14:paraId="6FEA1742">
      <w:pPr>
        <w:spacing w:before="101" w:line="186" w:lineRule="auto"/>
        <w:rPr>
          <w:rFonts w:hint="eastAsia"/>
          <w:color w:val="auto"/>
          <w:lang w:val="en-US" w:eastAsia="zh-CN"/>
          <w:rPrChange w:id="1948" w:author="随遇而安" w:date="2023-08-11T14:56:22Z">
            <w:rPr>
              <w:rFonts w:hint="eastAsia"/>
              <w:lang w:val="en-US" w:eastAsia="zh-CN"/>
            </w:rPr>
          </w:rPrChange>
        </w:rPr>
      </w:pPr>
      <w:r>
        <w:rPr>
          <w:rFonts w:ascii="宋体" w:hAnsi="宋体" w:eastAsia="宋体" w:cs="宋体"/>
          <w:color w:val="auto"/>
          <w:spacing w:val="-5"/>
          <w:sz w:val="21"/>
          <w:szCs w:val="21"/>
          <w:rPrChange w:id="1949" w:author="随遇而安" w:date="2023-08-11T14:56:22Z">
            <w:rPr>
              <w:rFonts w:ascii="宋体" w:hAnsi="宋体" w:eastAsia="宋体" w:cs="宋体"/>
              <w:spacing w:val="-5"/>
              <w:sz w:val="21"/>
              <w:szCs w:val="21"/>
            </w:rPr>
          </w:rPrChange>
        </w:rPr>
        <w:t>备</w:t>
      </w:r>
      <w:r>
        <w:rPr>
          <w:rFonts w:ascii="宋体" w:hAnsi="宋体" w:eastAsia="宋体" w:cs="宋体"/>
          <w:color w:val="auto"/>
          <w:spacing w:val="-4"/>
          <w:sz w:val="21"/>
          <w:szCs w:val="21"/>
          <w:rPrChange w:id="1950" w:author="随遇而安" w:date="2023-08-11T14:56:22Z">
            <w:rPr>
              <w:rFonts w:ascii="宋体" w:hAnsi="宋体" w:eastAsia="宋体" w:cs="宋体"/>
              <w:spacing w:val="-4"/>
              <w:sz w:val="21"/>
              <w:szCs w:val="21"/>
            </w:rPr>
          </w:rPrChange>
        </w:rPr>
        <w:t>注： 本表由各单位安环管理部门负责填写， 将本单位所开展各类型培训情况按上述内容要求进行填报并存档管理。</w:t>
      </w:r>
    </w:p>
    <w:sectPr>
      <w:headerReference r:id="rId13" w:type="default"/>
      <w:pgSz w:w="16840" w:h="11910" w:orient="landscape"/>
      <w:pgMar w:top="1800" w:right="1440" w:bottom="1800" w:left="1440" w:header="820" w:footer="1051" w:gutter="0"/>
      <w:pgNumType w:fmt="decimal"/>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瀹嬩綋">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C3E55">
    <w:pPr>
      <w:pStyle w:val="4"/>
      <w:jc w:val="center"/>
      <w:pPrChange w:id="4" w:author="随遇而安" w:date="2023-08-11T15:07:14Z">
        <w:pPr>
          <w:pStyle w:val="4"/>
        </w:pPr>
      </w:pPrChange>
    </w:pPr>
    <w:ins w:id="5" w:author="随遇而安" w:date="2023-08-11T15:07:37Z">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-6350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6787A7">
                            <w:pPr>
                              <w:pStyle w:val="4"/>
                            </w:pPr>
                            <w:ins w:id="7" w:author="随遇而安" w:date="2023-08-11T15:07:37Z">
                              <w:r>
                                <w:rPr/>
                                <w:fldChar w:fldCharType="begin"/>
                              </w:r>
                            </w:ins>
                            <w:ins w:id="8" w:author="随遇而安" w:date="2023-08-11T15:07:37Z">
                              <w:r>
                                <w:rPr/>
                                <w:instrText xml:space="preserve"> PAGE  \* MERGEFORMAT </w:instrText>
                              </w:r>
                            </w:ins>
                            <w:ins w:id="9" w:author="随遇而安" w:date="2023-08-11T15:07:37Z">
                              <w:r>
                                <w:rPr/>
                                <w:fldChar w:fldCharType="separate"/>
                              </w:r>
                            </w:ins>
                            <w:ins w:id="10" w:author="随遇而安" w:date="2023-08-11T15:07:37Z">
                              <w:r>
                                <w:rPr/>
                                <w:t>1</w:t>
                              </w:r>
                            </w:ins>
                            <w:ins w:id="11" w:author="随遇而安" w:date="2023-08-11T15:07:37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5pt;height:144pt;width:144pt;mso-position-horizontal:center;mso-position-horizontal-relative:margin;mso-wrap-style:none;z-index:251666432;mso-width-relative:page;mso-height-relative:page;" filled="f" stroked="f" coordsize="21600,21600" o:gfxdata="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aRV6d0wAAAAcBAAAPAAAAAAAAAAEAIAAAACIAAABkcnMvZG93bnJldi54bWxQSwEC&#10;FAAUAAAACACHTuJAIwUTnTICAABjBAAADgAAAAAAAAABACAAAAAiAQAAZHJzL2Uyb0RvYy54bWxQ&#10;SwUGAAAAAAYABgBZAQAAxgUAAAAA&#10;">
                <v:fill on="f" focussize="0,0"/>
                <v:stroke on="f" weight="0.5pt"/>
                <v:imagedata o:title=""/>
                <o:lock v:ext="edit" aspectratio="f"/>
                <v:textbox inset="0mm,0mm,0mm,0mm" style="mso-fit-shape-to-text:t;">
                  <w:txbxContent>
                    <w:p w14:paraId="196787A7">
                      <w:pPr>
                        <w:pStyle w:val="4"/>
                      </w:pPr>
                      <w:ins w:id="12" w:author="随遇而安" w:date="2023-08-11T15:07:37Z">
                        <w:r>
                          <w:rPr/>
                          <w:fldChar w:fldCharType="begin"/>
                        </w:r>
                      </w:ins>
                      <w:ins w:id="13" w:author="随遇而安" w:date="2023-08-11T15:07:37Z">
                        <w:r>
                          <w:rPr/>
                          <w:instrText xml:space="preserve"> PAGE  \* MERGEFORMAT </w:instrText>
                        </w:r>
                      </w:ins>
                      <w:ins w:id="14" w:author="随遇而安" w:date="2023-08-11T15:07:37Z">
                        <w:r>
                          <w:rPr/>
                          <w:fldChar w:fldCharType="separate"/>
                        </w:r>
                      </w:ins>
                      <w:ins w:id="15" w:author="随遇而安" w:date="2023-08-11T15:07:37Z">
                        <w:r>
                          <w:rPr/>
                          <w:t>1</w:t>
                        </w:r>
                      </w:ins>
                      <w:ins w:id="16" w:author="随遇而安" w:date="2023-08-11T15:07:37Z">
                        <w:r>
                          <w:rPr/>
                          <w:fldChar w:fldCharType="end"/>
                        </w:r>
                      </w:ins>
                    </w:p>
                  </w:txbxContent>
                </v:textbox>
              </v:shape>
            </w:pict>
          </mc:Fallback>
        </mc:AlternateContent>
      </w:r>
    </w:ins>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27B1A">
    <w:pPr>
      <w:spacing w:line="181" w:lineRule="auto"/>
      <w:ind w:left="4529"/>
      <w:rPr>
        <w:rFonts w:ascii="宋体" w:hAnsi="宋体" w:eastAsia="宋体" w:cs="宋体"/>
        <w:sz w:val="18"/>
        <w:szCs w:val="18"/>
      </w:rPr>
    </w:pPr>
    <w:ins w:id="21" w:author="随遇而安" w:date="2023-08-11T14:56:05Z">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-6350</wp:posOffset>
                </wp:positionV>
                <wp:extent cx="144780" cy="22606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44780" cy="2260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15DC64">
                            <w:pPr>
                              <w:pStyle w:val="4"/>
                            </w:pPr>
                            <w:ins w:id="23" w:author="随遇而安" w:date="2023-08-11T14:56:05Z">
                              <w:r>
                                <w:rPr/>
                                <w:fldChar w:fldCharType="begin"/>
                              </w:r>
                            </w:ins>
                            <w:ins w:id="24" w:author="随遇而安" w:date="2023-08-11T14:56:05Z">
                              <w:r>
                                <w:rPr/>
                                <w:instrText xml:space="preserve"> PAGE  \* MERGEFORMAT </w:instrText>
                              </w:r>
                            </w:ins>
                            <w:ins w:id="25" w:author="随遇而安" w:date="2023-08-11T14:56:05Z">
                              <w:r>
                                <w:rPr/>
                                <w:fldChar w:fldCharType="separate"/>
                              </w:r>
                            </w:ins>
                            <w:ins w:id="26" w:author="随遇而安" w:date="2023-08-11T14:56:05Z">
                              <w:r>
                                <w:rPr/>
                                <w:t>3</w:t>
                              </w:r>
                            </w:ins>
                            <w:ins w:id="27" w:author="随遇而安" w:date="2023-08-11T14:56:05Z">
                              <w:r>
                                <w:rPr/>
                                <w:fldChar w:fldCharType="end"/>
                              </w:r>
                            </w:ins>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5pt;height:17.8pt;width:11.4pt;mso-position-horizontal:center;mso-position-horizontal-relative:margin;z-index:251662336;mso-width-relative:page;mso-height-relative:page;" filled="f" stroked="f" coordsize="21600,21600" o:gfxdata="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pcrajUAAAABQEAAA8AAAAAAAAAAQAgAAAAIgAAAGRycy9kb3ducmV2Lnht&#10;bFBLAQIUABQAAAAIAIdO4kAnYY4uNgIAAGEEAAAOAAAAAAAAAAEAIAAAACMBAABkcnMvZTJvRG9j&#10;LnhtbFBLBQYAAAAABgAGAFkBAADLBQAAAAA=&#10;">
                <v:fill on="f" focussize="0,0"/>
                <v:stroke on="f" weight="0.5pt"/>
                <v:imagedata o:title=""/>
                <o:lock v:ext="edit" aspectratio="f"/>
                <v:textbox inset="0mm,0mm,0mm,0mm">
                  <w:txbxContent>
                    <w:p w14:paraId="0115DC64">
                      <w:pPr>
                        <w:pStyle w:val="4"/>
                      </w:pPr>
                      <w:ins w:id="28" w:author="随遇而安" w:date="2023-08-11T14:56:05Z">
                        <w:r>
                          <w:rPr/>
                          <w:fldChar w:fldCharType="begin"/>
                        </w:r>
                      </w:ins>
                      <w:ins w:id="29" w:author="随遇而安" w:date="2023-08-11T14:56:05Z">
                        <w:r>
                          <w:rPr/>
                          <w:instrText xml:space="preserve"> PAGE  \* MERGEFORMAT </w:instrText>
                        </w:r>
                      </w:ins>
                      <w:ins w:id="30" w:author="随遇而安" w:date="2023-08-11T14:56:05Z">
                        <w:r>
                          <w:rPr/>
                          <w:fldChar w:fldCharType="separate"/>
                        </w:r>
                      </w:ins>
                      <w:ins w:id="31" w:author="随遇而安" w:date="2023-08-11T14:56:05Z">
                        <w:r>
                          <w:rPr/>
                          <w:t>3</w:t>
                        </w:r>
                      </w:ins>
                      <w:ins w:id="32" w:author="随遇而安" w:date="2023-08-11T14:56:05Z">
                        <w:r>
                          <w:rPr/>
                          <w:fldChar w:fldCharType="end"/>
                        </w:r>
                      </w:ins>
                    </w:p>
                  </w:txbxContent>
                </v:textbox>
              </v:shape>
            </w:pict>
          </mc:Fallback>
        </mc:AlternateContent>
      </w:r>
    </w:ins>
    <w:del w:id="33" w:author="随遇而安" w:date="2023-08-11T14:56:03Z">
      <w:r>
        <w:rPr>
          <w:rFonts w:ascii="宋体" w:hAnsi="宋体" w:eastAsia="宋体" w:cs="宋体"/>
          <w:sz w:val="18"/>
          <w:szCs w:val="18"/>
        </w:rPr>
        <w:delText>7</w:delText>
      </w:r>
    </w:del>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EA18C">
    <w:pPr>
      <w:spacing w:line="181" w:lineRule="auto"/>
      <w:ind w:left="4529"/>
      <w:rPr>
        <w:rFonts w:ascii="宋体" w:hAnsi="宋体" w:eastAsia="宋体" w:cs="宋体"/>
        <w:sz w:val="18"/>
        <w:szCs w:val="18"/>
      </w:rPr>
    </w:pPr>
    <w:ins w:id="38" w:author="随遇而安" w:date="2023-08-11T14:56:05Z">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-6350</wp:posOffset>
                </wp:positionV>
                <wp:extent cx="144780" cy="22606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44780" cy="2260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E3EB3B">
                            <w:pPr>
                              <w:pStyle w:val="4"/>
                            </w:pPr>
                            <w:ins w:id="40" w:author="随遇而安" w:date="2023-08-11T14:56:05Z">
                              <w:r>
                                <w:rPr/>
                                <w:fldChar w:fldCharType="begin"/>
                              </w:r>
                            </w:ins>
                            <w:ins w:id="41" w:author="随遇而安" w:date="2023-08-11T14:56:05Z">
                              <w:r>
                                <w:rPr/>
                                <w:instrText xml:space="preserve"> PAGE  \* MERGEFORMAT </w:instrText>
                              </w:r>
                            </w:ins>
                            <w:ins w:id="42" w:author="随遇而安" w:date="2023-08-11T14:56:05Z">
                              <w:r>
                                <w:rPr/>
                                <w:fldChar w:fldCharType="separate"/>
                              </w:r>
                            </w:ins>
                            <w:ins w:id="43" w:author="随遇而安" w:date="2023-08-11T14:56:05Z">
                              <w:r>
                                <w:rPr/>
                                <w:t>3</w:t>
                              </w:r>
                            </w:ins>
                            <w:ins w:id="44" w:author="随遇而安" w:date="2023-08-11T14:56:05Z">
                              <w:r>
                                <w:rPr/>
                                <w:fldChar w:fldCharType="end"/>
                              </w:r>
                            </w:ins>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5pt;height:17.8pt;width:11.4pt;mso-position-horizontal:center;mso-position-horizontal-relative:margin;z-index:251662336;mso-width-relative:page;mso-height-relative:page;" filled="f" stroked="f" coordsize="21600,21600" o:gfxdata="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aXK2o1AAAAAUBAAAPAAAAAAAAAAEAIAAAACIAAABkcnMvZG93bnJldi54&#10;bWxQSwECFAAUAAAACACHTuJASV6UdTcCAABjBAAADgAAAAAAAAABACAAAAAjAQAAZHJzL2Uyb0Rv&#10;Yy54bWxQSwUGAAAAAAYABgBZAQAAzAUAAAAA&#10;">
                <v:fill on="f" focussize="0,0"/>
                <v:stroke on="f" weight="0.5pt"/>
                <v:imagedata o:title=""/>
                <o:lock v:ext="edit" aspectratio="f"/>
                <v:textbox inset="0mm,0mm,0mm,0mm">
                  <w:txbxContent>
                    <w:p w14:paraId="32E3EB3B">
                      <w:pPr>
                        <w:pStyle w:val="4"/>
                      </w:pPr>
                      <w:ins w:id="45" w:author="随遇而安" w:date="2023-08-11T14:56:05Z">
                        <w:r>
                          <w:rPr/>
                          <w:fldChar w:fldCharType="begin"/>
                        </w:r>
                      </w:ins>
                      <w:ins w:id="46" w:author="随遇而安" w:date="2023-08-11T14:56:05Z">
                        <w:r>
                          <w:rPr/>
                          <w:instrText xml:space="preserve"> PAGE  \* MERGEFORMAT </w:instrText>
                        </w:r>
                      </w:ins>
                      <w:ins w:id="47" w:author="随遇而安" w:date="2023-08-11T14:56:05Z">
                        <w:r>
                          <w:rPr/>
                          <w:fldChar w:fldCharType="separate"/>
                        </w:r>
                      </w:ins>
                      <w:ins w:id="48" w:author="随遇而安" w:date="2023-08-11T14:56:05Z">
                        <w:r>
                          <w:rPr/>
                          <w:t>3</w:t>
                        </w:r>
                      </w:ins>
                      <w:ins w:id="49" w:author="随遇而安" w:date="2023-08-11T14:56:05Z">
                        <w:r>
                          <w:rPr/>
                          <w:fldChar w:fldCharType="end"/>
                        </w:r>
                      </w:ins>
                    </w:p>
                  </w:txbxContent>
                </v:textbox>
              </v:shape>
            </w:pict>
          </mc:Fallback>
        </mc:AlternateContent>
      </w:r>
    </w:ins>
    <w:del w:id="50" w:author="随遇而安" w:date="2023-08-11T14:56:03Z">
      <w:r>
        <w:rPr>
          <w:rFonts w:ascii="宋体" w:hAnsi="宋体" w:eastAsia="宋体" w:cs="宋体"/>
          <w:sz w:val="18"/>
          <w:szCs w:val="18"/>
        </w:rPr>
        <w:delText>7</w:delText>
      </w:r>
    </w:del>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4E5F5">
    <w:pPr>
      <w:spacing w:line="181" w:lineRule="auto"/>
      <w:ind w:left="4529"/>
      <w:rPr>
        <w:rFonts w:ascii="宋体" w:hAnsi="宋体" w:eastAsia="宋体" w:cs="宋体"/>
        <w:sz w:val="18"/>
        <w:szCs w:val="18"/>
      </w:rPr>
    </w:pPr>
    <w:ins w:id="55" w:author="随遇而安" w:date="2023-08-11T14:56:05Z">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-6350</wp:posOffset>
                </wp:positionV>
                <wp:extent cx="144780" cy="22606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44780" cy="2260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6B26CA">
                            <w:pPr>
                              <w:pStyle w:val="4"/>
                            </w:pPr>
                            <w:ins w:id="57" w:author="随遇而安" w:date="2023-08-11T14:56:05Z">
                              <w:r>
                                <w:rPr/>
                                <w:fldChar w:fldCharType="begin"/>
                              </w:r>
                            </w:ins>
                            <w:ins w:id="58" w:author="随遇而安" w:date="2023-08-11T14:56:05Z">
                              <w:r>
                                <w:rPr/>
                                <w:instrText xml:space="preserve"> PAGE  \* MERGEFORMAT </w:instrText>
                              </w:r>
                            </w:ins>
                            <w:ins w:id="59" w:author="随遇而安" w:date="2023-08-11T14:56:05Z">
                              <w:r>
                                <w:rPr/>
                                <w:fldChar w:fldCharType="separate"/>
                              </w:r>
                            </w:ins>
                            <w:ins w:id="60" w:author="随遇而安" w:date="2023-08-11T14:56:05Z">
                              <w:r>
                                <w:rPr/>
                                <w:t>3</w:t>
                              </w:r>
                            </w:ins>
                            <w:ins w:id="61" w:author="随遇而安" w:date="2023-08-11T14:56:05Z">
                              <w:r>
                                <w:rPr/>
                                <w:fldChar w:fldCharType="end"/>
                              </w:r>
                            </w:ins>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5pt;height:17.8pt;width:11.4pt;mso-position-horizontal:center;mso-position-horizontal-relative:margin;z-index:251662336;mso-width-relative:page;mso-height-relative:page;" filled="f" stroked="f" coordsize="21600,21600" o:gfxdata="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lytqNQAAAAFAQAADwAAAAAAAAABACAAAAAiAAAAZHJzL2Rvd25yZXYueG1s&#10;UEsBAhQAFAAAAAgAh07iQIwIynE1AgAAYwQAAA4AAAAAAAAAAQAgAAAAIwEAAGRycy9lMm9Eb2Mu&#10;eG1sUEsFBgAAAAAGAAYAWQEAAMoFAAAAAA==&#10;">
                <v:fill on="f" focussize="0,0"/>
                <v:stroke on="f" weight="0.5pt"/>
                <v:imagedata o:title=""/>
                <o:lock v:ext="edit" aspectratio="f"/>
                <v:textbox inset="0mm,0mm,0mm,0mm">
                  <w:txbxContent>
                    <w:p w14:paraId="5A6B26CA">
                      <w:pPr>
                        <w:pStyle w:val="4"/>
                      </w:pPr>
                      <w:ins w:id="62" w:author="随遇而安" w:date="2023-08-11T14:56:05Z">
                        <w:r>
                          <w:rPr/>
                          <w:fldChar w:fldCharType="begin"/>
                        </w:r>
                      </w:ins>
                      <w:ins w:id="63" w:author="随遇而安" w:date="2023-08-11T14:56:05Z">
                        <w:r>
                          <w:rPr/>
                          <w:instrText xml:space="preserve"> PAGE  \* MERGEFORMAT </w:instrText>
                        </w:r>
                      </w:ins>
                      <w:ins w:id="64" w:author="随遇而安" w:date="2023-08-11T14:56:05Z">
                        <w:r>
                          <w:rPr/>
                          <w:fldChar w:fldCharType="separate"/>
                        </w:r>
                      </w:ins>
                      <w:ins w:id="65" w:author="随遇而安" w:date="2023-08-11T14:56:05Z">
                        <w:r>
                          <w:rPr/>
                          <w:t>3</w:t>
                        </w:r>
                      </w:ins>
                      <w:ins w:id="66" w:author="随遇而安" w:date="2023-08-11T14:56:05Z">
                        <w:r>
                          <w:rPr/>
                          <w:fldChar w:fldCharType="end"/>
                        </w:r>
                      </w:ins>
                    </w:p>
                  </w:txbxContent>
                </v:textbox>
              </v:shape>
            </w:pict>
          </mc:Fallback>
        </mc:AlternateContent>
      </w:r>
    </w:ins>
    <w:del w:id="67" w:author="随遇而安" w:date="2023-08-11T14:56:03Z">
      <w:r>
        <w:rPr>
          <w:rFonts w:ascii="宋体" w:hAnsi="宋体" w:eastAsia="宋体" w:cs="宋体"/>
          <w:sz w:val="18"/>
          <w:szCs w:val="18"/>
        </w:rPr>
        <w:delText>7</w:delText>
      </w:r>
    </w:del>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2792C">
    <w:pPr>
      <w:spacing w:line="14" w:lineRule="auto"/>
      <w:rPr>
        <w:sz w:val="20"/>
        <w:szCs w:val="20"/>
      </w:rPr>
    </w:pPr>
    <w:r>
      <w:rPr>
        <w:lang w:eastAsia="zh-C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-6350</wp:posOffset>
              </wp:positionV>
              <wp:extent cx="167005" cy="139700"/>
              <wp:effectExtent l="0" t="0" r="0" b="0"/>
              <wp:wrapNone/>
              <wp:docPr id="1604" name="Text Box 9"/>
              <wp:cNvGraphicFramePr/>
              <a:graphic xmlns:a="http://schemas.openxmlformats.org/drawingml/2006/main">
                <a:graphicData uri="http://schemas.microsoft.com/office/word/2010/wordprocessingShape">
                  <wps:wsp>
                    <wps:cNvSpPr txBox="1">
                      <a:spLocks noChangeArrowheads="1"/>
                    </wps:cNvSpPr>
                    <wps:spPr bwMode="auto">
                      <a:xfrm>
                        <a:off x="0" y="0"/>
                        <a:ext cx="167005" cy="139700"/>
                      </a:xfrm>
                      <a:prstGeom prst="rect">
                        <a:avLst/>
                      </a:prstGeom>
                      <a:noFill/>
                      <a:ln>
                        <a:noFill/>
                      </a:ln>
                      <a:effectLst/>
                    </wps:spPr>
                    <wps:txbx>
                      <w:txbxContent>
                        <w:p w14:paraId="19B43573">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rPr>
                              <w:rFonts w:ascii="Calibri"/>
                              <w:w w:val="99"/>
                              <w:sz w:val="18"/>
                            </w:rPr>
                            <w:t>13</w:t>
                          </w:r>
                          <w:r>
                            <w:fldChar w:fldCharType="end"/>
                          </w:r>
                        </w:p>
                      </w:txbxContent>
                    </wps:txbx>
                    <wps:bodyPr rot="0" vert="horz" wrap="square" lIns="0" tIns="0" rIns="0" bIns="0" anchor="t" anchorCtr="0" upright="1">
                      <a:noAutofit/>
                    </wps:bodyPr>
                  </wps:wsp>
                </a:graphicData>
              </a:graphic>
            </wp:anchor>
          </w:drawing>
        </mc:Choice>
        <mc:Fallback>
          <w:pict>
            <v:shape id="Text Box 9" o:spid="_x0000_s1026" o:spt="202" type="#_x0000_t202" style="position:absolute;left:0pt;margin-top:-0.5pt;height:11pt;width:13.15pt;mso-position-horizontal:center;mso-position-horizontal-relative:margin;z-index:251660288;mso-width-relative:page;mso-height-relative:page;" filled="f" stroked="f" coordsize="21600,21600" o:gfxdata="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JyTgI0wAAAAUBAAAPAAAAAAAAAAEAIAAAACIAAABkcnMvZG93bnJl&#10;di54bWxQSwECFAAUAAAACACHTuJA8SkzgwICAAAUBAAADgAAAAAAAAABACAAAAAiAQAAZHJzL2Uy&#10;b0RvYy54bWxQSwUGAAAAAAYABgBZAQAAlgUAAAAA&#10;">
              <v:fill on="f" focussize="0,0"/>
              <v:stroke on="f"/>
              <v:imagedata o:title=""/>
              <o:lock v:ext="edit" aspectratio="f"/>
              <v:textbox inset="0mm,0mm,0mm,0mm">
                <w:txbxContent>
                  <w:p w14:paraId="19B43573">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rPr>
                        <w:rFonts w:ascii="Calibri"/>
                        <w:w w:val="99"/>
                        <w:sz w:val="18"/>
                      </w:rPr>
                      <w:t>13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858A6">
    <w:pPr>
      <w:pBdr>
        <w:bottom w:val="single" w:color="auto" w:sz="4" w:space="1"/>
      </w:pBdr>
      <w:spacing w:line="520" w:lineRule="exact"/>
      <w:jc w:val="center"/>
      <w:rPr>
        <w:ins w:id="0" w:author="随遇而安" w:date="2023-08-11T14:54:23Z"/>
        <w:rFonts w:ascii="楷体" w:hAnsi="楷体" w:eastAsia="楷体"/>
        <w:b/>
        <w:bCs/>
        <w:sz w:val="24"/>
        <w:szCs w:val="24"/>
        <w:lang w:eastAsia="zh-CN"/>
      </w:rPr>
    </w:pPr>
    <w:ins w:id="1" w:author="随遇而安" w:date="2023-08-11T14:54:23Z">
      <w:r>
        <w:rPr>
          <w:rFonts w:ascii="楷体" w:hAnsi="楷体" w:eastAsia="楷体"/>
          <w:b/>
          <w:bCs/>
          <w:sz w:val="32"/>
          <w:szCs w:val="32"/>
          <w:lang w:eastAsia="zh-CN"/>
        </w:rPr>
        <w:drawing>
          <wp:anchor distT="0" distB="0" distL="114300" distR="114300" simplePos="0" relativeHeight="251661312" behindDoc="0" locked="0" layoutInCell="1" allowOverlap="1">
            <wp:simplePos x="0" y="0"/>
            <wp:positionH relativeFrom="column">
              <wp:posOffset>4763135</wp:posOffset>
            </wp:positionH>
            <wp:positionV relativeFrom="paragraph">
              <wp:posOffset>-145415</wp:posOffset>
            </wp:positionV>
            <wp:extent cx="499745" cy="485140"/>
            <wp:effectExtent l="0" t="0" r="14605" b="10160"/>
            <wp:wrapNone/>
            <wp:docPr id="1612" name="图片 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 name="图片 161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ins>
    <w:ins w:id="3" w:author="随遇而安" w:date="2023-08-11T14:54:23Z">
      <w:r>
        <w:rPr>
          <w:rFonts w:hint="eastAsia" w:ascii="楷体" w:hAnsi="楷体" w:eastAsia="楷体"/>
          <w:b/>
          <w:bCs/>
          <w:sz w:val="24"/>
          <w:szCs w:val="24"/>
          <w:lang w:eastAsia="zh-CN"/>
        </w:rPr>
        <w:t>宁津北控城市环境服务有限公司</w:t>
      </w:r>
    </w:ins>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F2923">
    <w:pPr>
      <w:pBdr>
        <w:bottom w:val="single" w:color="auto" w:sz="4" w:space="1"/>
      </w:pBdr>
      <w:spacing w:line="520" w:lineRule="exact"/>
      <w:jc w:val="center"/>
      <w:rPr>
        <w:ins w:id="17" w:author="随遇而安" w:date="2023-08-11T14:58:20Z"/>
        <w:rFonts w:ascii="楷体" w:hAnsi="楷体" w:eastAsia="楷体"/>
        <w:b/>
        <w:bCs/>
        <w:sz w:val="24"/>
        <w:szCs w:val="24"/>
        <w:lang w:eastAsia="zh-CN"/>
      </w:rPr>
    </w:pPr>
    <w:ins w:id="18" w:author="随遇而安" w:date="2023-08-11T14:58:20Z">
      <w:r>
        <w:rPr>
          <w:rFonts w:ascii="楷体" w:hAnsi="楷体" w:eastAsia="楷体"/>
          <w:b/>
          <w:bCs/>
          <w:sz w:val="32"/>
          <w:szCs w:val="32"/>
          <w:lang w:eastAsia="zh-CN"/>
        </w:rPr>
        <w:drawing>
          <wp:anchor distT="0" distB="0" distL="114300" distR="114300" simplePos="0" relativeHeight="251663360" behindDoc="0" locked="0" layoutInCell="1" allowOverlap="1">
            <wp:simplePos x="0" y="0"/>
            <wp:positionH relativeFrom="column">
              <wp:posOffset>4763135</wp:posOffset>
            </wp:positionH>
            <wp:positionV relativeFrom="paragraph">
              <wp:posOffset>-145415</wp:posOffset>
            </wp:positionV>
            <wp:extent cx="499745" cy="485140"/>
            <wp:effectExtent l="0" t="0" r="14605" b="1016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ins>
    <w:ins w:id="20" w:author="随遇而安" w:date="2023-08-11T14:58:20Z">
      <w:r>
        <w:rPr>
          <w:rFonts w:hint="eastAsia" w:ascii="楷体" w:hAnsi="楷体" w:eastAsia="楷体"/>
          <w:b/>
          <w:bCs/>
          <w:sz w:val="24"/>
          <w:szCs w:val="24"/>
          <w:lang w:eastAsia="zh-CN"/>
        </w:rPr>
        <w:t>宁津北控城市环境服务有限公司</w:t>
      </w:r>
    </w:ins>
  </w:p>
  <w:p w14:paraId="6C7C9D39">
    <w:pPr>
      <w:pStyle w:val="5"/>
      <w:pBdr>
        <w:bottom w:val="single" w:color="FFFFFF" w:sz="6" w:space="1"/>
      </w:pBdr>
      <w:rPr>
        <w:color w:val="auto"/>
        <w14:textFill>
          <w14:noFill/>
        </w14:textFill>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4465D">
    <w:pPr>
      <w:pBdr>
        <w:bottom w:val="single" w:color="auto" w:sz="4" w:space="1"/>
      </w:pBdr>
      <w:spacing w:line="520" w:lineRule="exact"/>
      <w:jc w:val="center"/>
      <w:rPr>
        <w:ins w:id="34" w:author="随遇而安" w:date="2023-08-11T14:58:20Z"/>
        <w:rFonts w:ascii="楷体" w:hAnsi="楷体" w:eastAsia="楷体"/>
        <w:b/>
        <w:bCs/>
        <w:sz w:val="24"/>
        <w:szCs w:val="24"/>
        <w:lang w:eastAsia="zh-CN"/>
      </w:rPr>
    </w:pPr>
    <w:ins w:id="35" w:author="随遇而安" w:date="2023-08-11T14:58:20Z">
      <w:r>
        <w:rPr>
          <w:rFonts w:ascii="楷体" w:hAnsi="楷体" w:eastAsia="楷体"/>
          <w:b/>
          <w:bCs/>
          <w:sz w:val="32"/>
          <w:szCs w:val="32"/>
          <w:lang w:eastAsia="zh-CN"/>
        </w:rPr>
        <w:drawing>
          <wp:anchor distT="0" distB="0" distL="114300" distR="114300" simplePos="0" relativeHeight="251663360" behindDoc="0" locked="0" layoutInCell="1" allowOverlap="1">
            <wp:simplePos x="0" y="0"/>
            <wp:positionH relativeFrom="column">
              <wp:posOffset>4763135</wp:posOffset>
            </wp:positionH>
            <wp:positionV relativeFrom="paragraph">
              <wp:posOffset>-145415</wp:posOffset>
            </wp:positionV>
            <wp:extent cx="499745" cy="485140"/>
            <wp:effectExtent l="0" t="0" r="14605" b="1016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ins>
    <w:ins w:id="37" w:author="随遇而安" w:date="2023-08-11T14:58:20Z">
      <w:r>
        <w:rPr>
          <w:rFonts w:hint="eastAsia" w:ascii="楷体" w:hAnsi="楷体" w:eastAsia="楷体"/>
          <w:b/>
          <w:bCs/>
          <w:sz w:val="24"/>
          <w:szCs w:val="24"/>
          <w:lang w:eastAsia="zh-CN"/>
        </w:rPr>
        <w:t>宁津北控城市环境服务有限公司</w:t>
      </w:r>
    </w:ins>
  </w:p>
  <w:p w14:paraId="30054C92">
    <w:pPr>
      <w:pStyle w:val="5"/>
      <w:pBdr>
        <w:bottom w:val="single" w:color="FFFFFF" w:sz="6" w:space="1"/>
      </w:pBdr>
      <w:rPr>
        <w:color w:val="auto"/>
        <w14:textFill>
          <w14:noFill/>
        </w14:textFill>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AA4DA">
    <w:pPr>
      <w:pBdr>
        <w:bottom w:val="single" w:color="auto" w:sz="4" w:space="1"/>
      </w:pBdr>
      <w:tabs>
        <w:tab w:val="center" w:pos="4153"/>
        <w:tab w:val="right" w:pos="8306"/>
      </w:tabs>
      <w:spacing w:line="520" w:lineRule="exact"/>
      <w:jc w:val="center"/>
      <w:rPr>
        <w:color w:val="auto"/>
        <w14:textFill>
          <w14:noFill/>
        </w14:textFill>
      </w:rPr>
      <w:pPrChange w:id="51" w:author="随遇而安" w:date="2024-11-06T09:08:09Z">
        <w:pPr>
          <w:pStyle w:val="5"/>
          <w:pBdr>
            <w:bottom w:val="single" w:color="FFFFFF" w:sz="6" w:space="1"/>
          </w:pBdr>
        </w:pPr>
      </w:pPrChange>
    </w:pPr>
    <w:ins w:id="52" w:author="随遇而安" w:date="2023-08-11T14:58:20Z">
      <w:r>
        <w:rPr>
          <w:rFonts w:ascii="楷体" w:hAnsi="楷体" w:eastAsia="楷体"/>
          <w:b/>
          <w:bCs/>
          <w:sz w:val="32"/>
          <w:szCs w:val="32"/>
          <w:lang w:eastAsia="zh-CN"/>
        </w:rPr>
        <w:drawing>
          <wp:anchor distT="0" distB="0" distL="114300" distR="114300" simplePos="0" relativeHeight="251663360" behindDoc="0" locked="0" layoutInCell="1" allowOverlap="1">
            <wp:simplePos x="0" y="0"/>
            <wp:positionH relativeFrom="column">
              <wp:posOffset>4763135</wp:posOffset>
            </wp:positionH>
            <wp:positionV relativeFrom="paragraph">
              <wp:posOffset>-145415</wp:posOffset>
            </wp:positionV>
            <wp:extent cx="499745" cy="485140"/>
            <wp:effectExtent l="0" t="0" r="14605" b="1016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ins>
    <w:ins w:id="54" w:author="随遇而安" w:date="2023-08-11T14:58:20Z">
      <w:r>
        <w:rPr>
          <w:rFonts w:hint="eastAsia" w:ascii="楷体" w:hAnsi="楷体" w:eastAsia="楷体"/>
          <w:b/>
          <w:bCs/>
          <w:sz w:val="24"/>
          <w:szCs w:val="24"/>
          <w:lang w:eastAsia="zh-CN"/>
        </w:rPr>
        <w:t>宁津北控城市环境服务有限公司</w:t>
      </w:r>
    </w:ins>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F28F3">
    <w:pPr>
      <w:pStyle w:val="5"/>
      <w:rPr>
        <w:rFonts w:hint="eastAsia" w:ascii="楷体" w:hAnsi="楷体" w:eastAsia="楷体" w:cs="楷体"/>
        <w:b/>
        <w:bCs/>
        <w:sz w:val="24"/>
        <w:szCs w:val="24"/>
        <w:lang w:val="en-US" w:eastAsia="zh-CN"/>
        <w:rPrChange w:id="68" w:author="随遇而安" w:date="2023-08-11T14:59:13Z">
          <w:rPr>
            <w:rFonts w:hint="default"/>
            <w:lang w:val="en-US" w:eastAsia="zh-CN"/>
          </w:rPr>
        </w:rPrChange>
      </w:rPr>
    </w:pPr>
    <w:ins w:id="69" w:author="随遇而安" w:date="2023-08-11T14:59:20Z">
      <w:r>
        <w:rPr>
          <w:rFonts w:ascii="楷体" w:hAnsi="楷体" w:eastAsia="楷体"/>
          <w:b/>
          <w:bCs/>
          <w:sz w:val="32"/>
          <w:szCs w:val="32"/>
          <w:lang w:eastAsia="zh-CN"/>
        </w:rPr>
        <w:drawing>
          <wp:anchor distT="0" distB="0" distL="114300" distR="114300" simplePos="0" relativeHeight="251664384" behindDoc="0" locked="0" layoutInCell="1" allowOverlap="1">
            <wp:simplePos x="0" y="0"/>
            <wp:positionH relativeFrom="column">
              <wp:posOffset>4373880</wp:posOffset>
            </wp:positionH>
            <wp:positionV relativeFrom="paragraph">
              <wp:posOffset>-302260</wp:posOffset>
            </wp:positionV>
            <wp:extent cx="499745" cy="485140"/>
            <wp:effectExtent l="0" t="0" r="14605" b="1016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45" cy="485140"/>
                    </a:xfrm>
                    <a:prstGeom prst="rect">
                      <a:avLst/>
                    </a:prstGeom>
                  </pic:spPr>
                </pic:pic>
              </a:graphicData>
            </a:graphic>
          </wp:anchor>
        </w:drawing>
      </w:r>
    </w:ins>
    <w:ins w:id="71" w:author="随遇而安" w:date="2023-08-11T14:58:59Z">
      <w:r>
        <w:rPr>
          <w:rFonts w:hint="eastAsia" w:ascii="楷体" w:hAnsi="楷体" w:eastAsia="楷体" w:cs="楷体"/>
          <w:b/>
          <w:bCs/>
          <w:sz w:val="24"/>
          <w:szCs w:val="24"/>
          <w:lang w:val="en-US" w:eastAsia="zh-CN"/>
          <w:rPrChange w:id="72" w:author="随遇而安" w:date="2023-08-11T14:59:13Z">
            <w:rPr>
              <w:rFonts w:hint="eastAsia"/>
              <w:lang w:val="en-US" w:eastAsia="zh-CN"/>
            </w:rPr>
          </w:rPrChange>
        </w:rPr>
        <w:t>宁津北控城市环境服务有限公司</w:t>
      </w:r>
    </w:ins>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D5312">
    <w:pPr>
      <w:pStyle w:val="5"/>
      <w:rPr>
        <w:rFonts w:hint="eastAsia" w:ascii="楷体" w:hAnsi="楷体" w:eastAsia="楷体" w:cs="楷体"/>
        <w:b/>
        <w:bCs/>
        <w:sz w:val="24"/>
        <w:szCs w:val="24"/>
        <w:lang w:val="en-US" w:eastAsia="zh-CN"/>
      </w:rPr>
    </w:pPr>
    <w:r>
      <w:rPr>
        <w:rFonts w:ascii="楷体" w:hAnsi="楷体" w:eastAsia="楷体"/>
        <w:b/>
        <w:bCs/>
        <w:sz w:val="32"/>
        <w:szCs w:val="32"/>
        <w:lang w:eastAsia="zh-CN"/>
      </w:rPr>
      <w:drawing>
        <wp:anchor distT="0" distB="0" distL="114300" distR="114300" simplePos="0" relativeHeight="251665408" behindDoc="0" locked="0" layoutInCell="1" allowOverlap="1">
          <wp:simplePos x="0" y="0"/>
          <wp:positionH relativeFrom="column">
            <wp:posOffset>7529830</wp:posOffset>
          </wp:positionH>
          <wp:positionV relativeFrom="paragraph">
            <wp:posOffset>-261620</wp:posOffset>
          </wp:positionV>
          <wp:extent cx="499745" cy="485140"/>
          <wp:effectExtent l="0" t="0" r="14605" b="1016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45" cy="485140"/>
                  </a:xfrm>
                  <a:prstGeom prst="rect">
                    <a:avLst/>
                  </a:prstGeom>
                </pic:spPr>
              </pic:pic>
            </a:graphicData>
          </a:graphic>
        </wp:anchor>
      </w:drawing>
    </w:r>
    <w:r>
      <w:rPr>
        <w:rFonts w:hint="eastAsia" w:ascii="楷体" w:hAnsi="楷体" w:eastAsia="楷体" w:cs="楷体"/>
        <w:b/>
        <w:bCs/>
        <w:sz w:val="24"/>
        <w:szCs w:val="24"/>
        <w:lang w:val="en-US" w:eastAsia="zh-CN"/>
      </w:rPr>
      <w:t>宁津北控城市环境服务有限公司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156931"/>
    <w:multiLevelType w:val="singleLevel"/>
    <w:tmpl w:val="C4156931"/>
    <w:lvl w:ilvl="0" w:tentative="0">
      <w:start w:val="1"/>
      <w:numFmt w:val="lowerLetter"/>
      <w:lvlText w:val="%1."/>
      <w:lvlJc w:val="left"/>
      <w:pPr>
        <w:tabs>
          <w:tab w:val="left" w:pos="312"/>
        </w:tabs>
      </w:pPr>
    </w:lvl>
  </w:abstractNum>
  <w:abstractNum w:abstractNumId="1">
    <w:nsid w:val="233E481D"/>
    <w:multiLevelType w:val="multilevel"/>
    <w:tmpl w:val="233E481D"/>
    <w:lvl w:ilvl="0" w:tentative="0">
      <w:start w:val="1"/>
      <w:numFmt w:val="decimal"/>
      <w:lvlText w:val="%1.0"/>
      <w:lvlJc w:val="left"/>
      <w:pPr>
        <w:tabs>
          <w:tab w:val="left" w:pos="660"/>
        </w:tabs>
        <w:ind w:left="660" w:hanging="540"/>
      </w:pPr>
      <w:rPr>
        <w:rFonts w:hint="eastAsia"/>
      </w:rPr>
    </w:lvl>
    <w:lvl w:ilvl="1" w:tentative="0">
      <w:start w:val="1"/>
      <w:numFmt w:val="decimal"/>
      <w:lvlText w:val="2.%2"/>
      <w:lvlJc w:val="left"/>
      <w:pPr>
        <w:tabs>
          <w:tab w:val="left" w:pos="1085"/>
        </w:tabs>
        <w:ind w:left="1085" w:hanging="540"/>
      </w:pPr>
      <w:rPr>
        <w:rFonts w:hint="eastAsia"/>
      </w:rPr>
    </w:lvl>
    <w:lvl w:ilvl="2" w:tentative="0">
      <w:start w:val="1"/>
      <w:numFmt w:val="decimal"/>
      <w:lvlText w:val="3.%2.%3"/>
      <w:lvlJc w:val="left"/>
      <w:pPr>
        <w:tabs>
          <w:tab w:val="left" w:pos="1690"/>
        </w:tabs>
        <w:ind w:left="1510" w:hanging="540"/>
      </w:pPr>
      <w:rPr>
        <w:rFonts w:hint="eastAsia"/>
      </w:rPr>
    </w:lvl>
    <w:lvl w:ilvl="3" w:tentative="0">
      <w:start w:val="1"/>
      <w:numFmt w:val="decimal"/>
      <w:lvlText w:val="%1.%2.%3.%4"/>
      <w:lvlJc w:val="left"/>
      <w:pPr>
        <w:tabs>
          <w:tab w:val="left" w:pos="1935"/>
        </w:tabs>
        <w:ind w:left="1935" w:hanging="540"/>
      </w:pPr>
      <w:rPr>
        <w:rFonts w:hint="eastAsia"/>
      </w:rPr>
    </w:lvl>
    <w:lvl w:ilvl="4" w:tentative="0">
      <w:start w:val="1"/>
      <w:numFmt w:val="decimal"/>
      <w:lvlText w:val="%1.%2.%3.%4.%5"/>
      <w:lvlJc w:val="left"/>
      <w:pPr>
        <w:tabs>
          <w:tab w:val="left" w:pos="2360"/>
        </w:tabs>
        <w:ind w:left="2360" w:hanging="540"/>
      </w:pPr>
      <w:rPr>
        <w:rFonts w:hint="eastAsia"/>
      </w:rPr>
    </w:lvl>
    <w:lvl w:ilvl="5" w:tentative="0">
      <w:start w:val="1"/>
      <w:numFmt w:val="decimal"/>
      <w:lvlText w:val="%1.%2.%3.%4.%5.%6"/>
      <w:lvlJc w:val="left"/>
      <w:pPr>
        <w:tabs>
          <w:tab w:val="left" w:pos="2785"/>
        </w:tabs>
        <w:ind w:left="2785" w:hanging="540"/>
      </w:pPr>
      <w:rPr>
        <w:rFonts w:hint="eastAsia"/>
      </w:rPr>
    </w:lvl>
    <w:lvl w:ilvl="6" w:tentative="0">
      <w:start w:val="1"/>
      <w:numFmt w:val="decimal"/>
      <w:lvlText w:val="%1.%2.%3.%4.%5.%6.%7"/>
      <w:lvlJc w:val="left"/>
      <w:pPr>
        <w:tabs>
          <w:tab w:val="left" w:pos="3210"/>
        </w:tabs>
        <w:ind w:left="3210" w:hanging="540"/>
      </w:pPr>
      <w:rPr>
        <w:rFonts w:hint="eastAsia"/>
      </w:rPr>
    </w:lvl>
    <w:lvl w:ilvl="7" w:tentative="0">
      <w:start w:val="1"/>
      <w:numFmt w:val="decimal"/>
      <w:lvlText w:val="%1.%2.%3.%4.%5.%6.%7.%8"/>
      <w:lvlJc w:val="left"/>
      <w:pPr>
        <w:tabs>
          <w:tab w:val="left" w:pos="3635"/>
        </w:tabs>
        <w:ind w:left="3635" w:hanging="540"/>
      </w:pPr>
      <w:rPr>
        <w:rFonts w:hint="eastAsia"/>
      </w:rPr>
    </w:lvl>
    <w:lvl w:ilvl="8" w:tentative="0">
      <w:start w:val="1"/>
      <w:numFmt w:val="decimal"/>
      <w:lvlText w:val="%1.%2.%3.%4.%5.%6.%7.%8.%9"/>
      <w:lvlJc w:val="left"/>
      <w:pPr>
        <w:tabs>
          <w:tab w:val="left" w:pos="4060"/>
        </w:tabs>
        <w:ind w:left="4060" w:hanging="540"/>
      </w:pPr>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随遇而安">
    <w15:presenceInfo w15:providerId="WPS Office" w15:userId="205164157"/>
  </w15:person>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revisionView w:markup="0"/>
  <w:trackRevisions w:val="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ZhMGE2YjQ0MDBlNjRiZjAxOTgyNGFjYjQ1NDNmNGUifQ=="/>
  </w:docVars>
  <w:rsids>
    <w:rsidRoot w:val="601A5CD3"/>
    <w:rsid w:val="00464A16"/>
    <w:rsid w:val="00537F20"/>
    <w:rsid w:val="0094688F"/>
    <w:rsid w:val="00F00E4F"/>
    <w:rsid w:val="012F7B8B"/>
    <w:rsid w:val="01B42948"/>
    <w:rsid w:val="0227319D"/>
    <w:rsid w:val="02DC3F04"/>
    <w:rsid w:val="032F62B9"/>
    <w:rsid w:val="03AC38D7"/>
    <w:rsid w:val="04D15412"/>
    <w:rsid w:val="04FC088E"/>
    <w:rsid w:val="04FF2AEC"/>
    <w:rsid w:val="05A94036"/>
    <w:rsid w:val="05E530D0"/>
    <w:rsid w:val="05F1571E"/>
    <w:rsid w:val="06A25465"/>
    <w:rsid w:val="09322AD0"/>
    <w:rsid w:val="0A755519"/>
    <w:rsid w:val="0B09487B"/>
    <w:rsid w:val="0B811AED"/>
    <w:rsid w:val="0D046532"/>
    <w:rsid w:val="0D0A78C0"/>
    <w:rsid w:val="0E8C6BB9"/>
    <w:rsid w:val="10B71B0D"/>
    <w:rsid w:val="1139194B"/>
    <w:rsid w:val="114E7CD7"/>
    <w:rsid w:val="11B50C50"/>
    <w:rsid w:val="11E44B84"/>
    <w:rsid w:val="13EE022B"/>
    <w:rsid w:val="1410477D"/>
    <w:rsid w:val="14593607"/>
    <w:rsid w:val="16256B97"/>
    <w:rsid w:val="175C29C8"/>
    <w:rsid w:val="17F9093B"/>
    <w:rsid w:val="19E51499"/>
    <w:rsid w:val="1A0C5B7C"/>
    <w:rsid w:val="1A231FC1"/>
    <w:rsid w:val="1ABF712E"/>
    <w:rsid w:val="1B100797"/>
    <w:rsid w:val="1DC13403"/>
    <w:rsid w:val="1F8352B0"/>
    <w:rsid w:val="1FC63E81"/>
    <w:rsid w:val="204C1C7F"/>
    <w:rsid w:val="21F63DDD"/>
    <w:rsid w:val="23403F28"/>
    <w:rsid w:val="25922D5C"/>
    <w:rsid w:val="26905A82"/>
    <w:rsid w:val="26D102F8"/>
    <w:rsid w:val="26F5044A"/>
    <w:rsid w:val="274937E1"/>
    <w:rsid w:val="29337F6A"/>
    <w:rsid w:val="29E7300B"/>
    <w:rsid w:val="2A5306A1"/>
    <w:rsid w:val="2CCE400E"/>
    <w:rsid w:val="2D3B1EB9"/>
    <w:rsid w:val="2F0C4875"/>
    <w:rsid w:val="2F8C34F1"/>
    <w:rsid w:val="30806F53"/>
    <w:rsid w:val="31857392"/>
    <w:rsid w:val="31C03186"/>
    <w:rsid w:val="32E91BA2"/>
    <w:rsid w:val="33660F1D"/>
    <w:rsid w:val="338532FD"/>
    <w:rsid w:val="33984304"/>
    <w:rsid w:val="34197BB2"/>
    <w:rsid w:val="366F6560"/>
    <w:rsid w:val="368A71F8"/>
    <w:rsid w:val="378D51FC"/>
    <w:rsid w:val="381C2BC7"/>
    <w:rsid w:val="39D76BF8"/>
    <w:rsid w:val="3A211C22"/>
    <w:rsid w:val="3A2F07E2"/>
    <w:rsid w:val="3D695DB9"/>
    <w:rsid w:val="3DD863C0"/>
    <w:rsid w:val="3EAF27C5"/>
    <w:rsid w:val="3F536D21"/>
    <w:rsid w:val="3F7F7B16"/>
    <w:rsid w:val="42A11473"/>
    <w:rsid w:val="46405B25"/>
    <w:rsid w:val="473A4323"/>
    <w:rsid w:val="481A6918"/>
    <w:rsid w:val="48F65E5E"/>
    <w:rsid w:val="496A2018"/>
    <w:rsid w:val="49FC7FB5"/>
    <w:rsid w:val="4AEB4AC5"/>
    <w:rsid w:val="4B517E8D"/>
    <w:rsid w:val="4C6F07CD"/>
    <w:rsid w:val="4CFE4625"/>
    <w:rsid w:val="4D37591E"/>
    <w:rsid w:val="4E41040B"/>
    <w:rsid w:val="4EA02715"/>
    <w:rsid w:val="4FBA06F6"/>
    <w:rsid w:val="515818C2"/>
    <w:rsid w:val="52582A19"/>
    <w:rsid w:val="53640F7E"/>
    <w:rsid w:val="548B595E"/>
    <w:rsid w:val="5D121B72"/>
    <w:rsid w:val="5EDE7FF5"/>
    <w:rsid w:val="5F0059FA"/>
    <w:rsid w:val="5F3204F9"/>
    <w:rsid w:val="601A5CD3"/>
    <w:rsid w:val="60FE3039"/>
    <w:rsid w:val="650224CC"/>
    <w:rsid w:val="66381A59"/>
    <w:rsid w:val="666A0329"/>
    <w:rsid w:val="68692862"/>
    <w:rsid w:val="68A050D6"/>
    <w:rsid w:val="69AA3132"/>
    <w:rsid w:val="69DB3BE4"/>
    <w:rsid w:val="6A2E53F4"/>
    <w:rsid w:val="6B2018FE"/>
    <w:rsid w:val="6BB07307"/>
    <w:rsid w:val="6BFD54E1"/>
    <w:rsid w:val="6C0134DD"/>
    <w:rsid w:val="6C2947E2"/>
    <w:rsid w:val="6FA9042B"/>
    <w:rsid w:val="70137154"/>
    <w:rsid w:val="70CD3AA8"/>
    <w:rsid w:val="71DD137A"/>
    <w:rsid w:val="76A746CE"/>
    <w:rsid w:val="76B376FA"/>
    <w:rsid w:val="77427F90"/>
    <w:rsid w:val="776F63A6"/>
    <w:rsid w:val="79444A09"/>
    <w:rsid w:val="7AAF0BF5"/>
    <w:rsid w:val="7AD9746D"/>
    <w:rsid w:val="7B6018A2"/>
    <w:rsid w:val="7B9505C4"/>
    <w:rsid w:val="7C231B6A"/>
    <w:rsid w:val="7D9F2B56"/>
    <w:rsid w:val="7D9F44B7"/>
    <w:rsid w:val="7EC1687E"/>
    <w:rsid w:val="7F5D3D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Theme="minorHAnsi" w:hAnsiTheme="minorHAnsi" w:eastAsiaTheme="minorHAnsi" w:cstheme="minorBidi"/>
      <w:sz w:val="22"/>
      <w:szCs w:val="22"/>
      <w:lang w:val="en-US" w:eastAsia="en-US" w:bidi="ar-SA"/>
    </w:rPr>
  </w:style>
  <w:style w:type="paragraph" w:styleId="2">
    <w:name w:val="heading 2"/>
    <w:basedOn w:val="1"/>
    <w:next w:val="1"/>
    <w:unhideWhenUsed/>
    <w:qFormat/>
    <w:uiPriority w:val="0"/>
    <w:pPr>
      <w:keepNext/>
      <w:keepLines/>
      <w:spacing w:before="260" w:after="260" w:line="413" w:lineRule="auto"/>
      <w:jc w:val="center"/>
      <w:outlineLvl w:val="1"/>
    </w:pPr>
    <w:rPr>
      <w:rFonts w:ascii="Arial" w:hAnsi="Arial" w:eastAsia="黑体"/>
      <w:b/>
      <w:sz w:val="30"/>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1"/>
    <w:pPr>
      <w:ind w:left="138"/>
    </w:pPr>
    <w:rPr>
      <w:rFonts w:ascii="宋体" w:hAnsi="宋体" w:eastAsia="宋体"/>
      <w:sz w:val="24"/>
      <w:szCs w:val="24"/>
    </w:rPr>
  </w:style>
  <w:style w:type="paragraph" w:styleId="4">
    <w:name w:val="footer"/>
    <w:basedOn w:val="1"/>
    <w:qFormat/>
    <w:uiPriority w:val="0"/>
    <w:pPr>
      <w:tabs>
        <w:tab w:val="center" w:pos="4153"/>
        <w:tab w:val="right" w:pos="8306"/>
      </w:tabs>
      <w:snapToGrid w:val="0"/>
    </w:pPr>
    <w:rPr>
      <w:sz w:val="18"/>
    </w:rPr>
  </w:style>
  <w:style w:type="paragraph" w:styleId="5">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6">
    <w:name w:val="toc 1"/>
    <w:basedOn w:val="1"/>
    <w:next w:val="1"/>
    <w:qFormat/>
    <w:uiPriority w:val="39"/>
    <w:pPr>
      <w:spacing w:before="120" w:after="120"/>
    </w:pPr>
    <w:rPr>
      <w:rFonts w:cstheme="minorHAnsi"/>
      <w:b/>
      <w:bCs/>
      <w:caps/>
      <w:sz w:val="20"/>
      <w:szCs w:val="20"/>
    </w:rPr>
  </w:style>
  <w:style w:type="paragraph" w:styleId="7">
    <w:name w:val="Normal (Web)"/>
    <w:basedOn w:val="1"/>
    <w:qFormat/>
    <w:uiPriority w:val="0"/>
    <w:pPr>
      <w:widowControl/>
      <w:spacing w:before="100" w:beforeAutospacing="1" w:after="100" w:afterAutospacing="1"/>
    </w:pPr>
    <w:rPr>
      <w:rFonts w:ascii="宋体" w:hAnsi="宋体" w:eastAsia="宋体" w:cs="宋体"/>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unhideWhenUsed/>
    <w:qFormat/>
    <w:uiPriority w:val="99"/>
    <w:pPr>
      <w:ind w:firstLine="420" w:firstLineChars="200"/>
    </w:pPr>
  </w:style>
  <w:style w:type="paragraph" w:customStyle="1" w:styleId="12">
    <w:name w:val="WPSOffice手动目录 1"/>
    <w:qFormat/>
    <w:uiPriority w:val="0"/>
    <w:rPr>
      <w:rFonts w:ascii="Times New Roman" w:hAnsi="Times New Roman" w:eastAsia="宋体" w:cs="Times New Roman"/>
      <w:lang w:val="en-US" w:eastAsia="zh-CN" w:bidi="ar-SA"/>
    </w:rPr>
  </w:style>
  <w:style w:type="character" w:customStyle="1" w:styleId="13">
    <w:name w:val="页眉 字符"/>
    <w:basedOn w:val="10"/>
    <w:link w:val="5"/>
    <w:qFormat/>
    <w:uiPriority w:val="0"/>
    <w:rPr>
      <w:rFonts w:asciiTheme="minorHAnsi" w:hAnsiTheme="minorHAnsi" w:eastAsiaTheme="minorHAnsi" w:cstheme="minorBidi"/>
      <w:sz w:val="18"/>
      <w:szCs w:val="18"/>
      <w:lang w:eastAsia="en-US"/>
    </w:rPr>
  </w:style>
  <w:style w:type="table" w:customStyle="1" w:styleId="1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theme" Target="theme/theme1.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4192</Words>
  <Characters>4451</Characters>
  <Lines>24</Lines>
  <Paragraphs>6</Paragraphs>
  <TotalTime>113</TotalTime>
  <ScaleCrop>false</ScaleCrop>
  <LinksUpToDate>false</LinksUpToDate>
  <CharactersWithSpaces>4673</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2020-11-04T14:21:00Z</dcterms:created>
  <dc:creator>lenovo</dc:creator>
  <cp:lastModifiedBy>随遇而安</cp:lastModifiedBy>
  <cp:lastPrinted>2021-11-17T14:00:00Z</cp:lastPrinted>
  <dcterms:modified xsi:type="dcterms:W3CDTF">2024-11-06T02:51:41Z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256C894C0C044E7FBB1050C4146DE943_13</vt:lpwstr>
  </property>
</Properties>
</file>