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9BBFE">
      <w:pPr>
        <w:tabs>
          <w:tab w:val="left" w:pos="4075"/>
        </w:tabs>
        <w:spacing w:line="360" w:lineRule="auto"/>
        <w:outlineLvl w:val="9"/>
        <w:rPr>
          <w:del w:id="57" w:author="随遇而安" w:date="2023-08-11T15:30:05Z"/>
          <w:rFonts w:ascii="黑体" w:hAnsi="Times New Roman" w:eastAsia="黑体" w:cs="Times New Roman"/>
          <w:b/>
          <w:bCs/>
          <w:color w:val="000000" w:themeColor="text1"/>
          <w:sz w:val="48"/>
          <w:szCs w:val="48"/>
          <w:highlight w:val="none"/>
          <w:rPrChange w:id="58" w:author="随遇而安" w:date="2023-08-11T15:39:24Z">
            <w:rPr>
              <w:del w:id="59" w:author="随遇而安" w:date="2023-08-11T15:30:05Z"/>
              <w:rFonts w:ascii="黑体" w:hAnsi="Times New Roman" w:eastAsia="黑体" w:cs="Times New Roman"/>
              <w:b/>
              <w:bCs/>
              <w:color w:val="000000" w:themeColor="text1"/>
              <w:sz w:val="48"/>
              <w:szCs w:val="48"/>
              <w14:textFill>
                <w14:solidFill>
                  <w14:schemeClr w14:val="tx1"/>
                </w14:solidFill>
              </w14:textFill>
            </w:rPr>
          </w:rPrChange>
          <w14:textFill>
            <w14:solidFill>
              <w14:schemeClr w14:val="tx1"/>
            </w14:solidFill>
          </w14:textFill>
        </w:rPr>
      </w:pPr>
    </w:p>
    <w:p w14:paraId="4D0071F9">
      <w:pPr>
        <w:spacing w:line="360" w:lineRule="auto"/>
        <w:jc w:val="center"/>
        <w:outlineLvl w:val="0"/>
        <w:rPr>
          <w:del w:id="60" w:author="随遇而安" w:date="2023-08-11T15:30:05Z"/>
          <w:rFonts w:hint="eastAsia" w:ascii="黑体" w:hAnsi="Times New Roman" w:eastAsia="黑体" w:cs="Times New Roman"/>
          <w:b/>
          <w:bCs/>
          <w:color w:val="000000" w:themeColor="text1"/>
          <w:sz w:val="52"/>
          <w:szCs w:val="52"/>
          <w:highlight w:val="none"/>
          <w:lang w:eastAsia="zh-CN"/>
          <w:rPrChange w:id="61" w:author="随遇而安" w:date="2023-08-11T15:39:24Z">
            <w:rPr>
              <w:del w:id="62" w:author="随遇而安" w:date="2023-08-11T15:30:05Z"/>
              <w:rFonts w:hint="eastAsia" w:ascii="黑体" w:hAnsi="Times New Roman" w:eastAsia="黑体" w:cs="Times New Roman"/>
              <w:b/>
              <w:bCs/>
              <w:color w:val="000000" w:themeColor="text1"/>
              <w:sz w:val="52"/>
              <w:szCs w:val="52"/>
              <w:lang w:eastAsia="zh-CN"/>
              <w14:textFill>
                <w14:solidFill>
                  <w14:schemeClr w14:val="tx1"/>
                </w14:solidFill>
              </w14:textFill>
            </w:rPr>
          </w:rPrChange>
          <w14:textFill>
            <w14:solidFill>
              <w14:schemeClr w14:val="tx1"/>
            </w14:solidFill>
          </w14:textFill>
        </w:rPr>
      </w:pPr>
      <w:del w:id="63" w:author="随遇而安" w:date="2023-08-11T15:30:05Z">
        <w:bookmarkStart w:id="0" w:name="_Hlk503270419"/>
        <w:r>
          <w:rPr>
            <w:rFonts w:hint="eastAsia" w:ascii="黑体" w:hAnsi="Times New Roman" w:eastAsia="黑体" w:cs="Times New Roman"/>
            <w:b/>
            <w:bCs/>
            <w:color w:val="000000" w:themeColor="text1"/>
            <w:sz w:val="52"/>
            <w:szCs w:val="52"/>
            <w:highlight w:val="none"/>
            <w:lang w:val="en-US" w:eastAsia="zh-CN"/>
            <w:rPrChange w:id="64" w:author="随遇而安" w:date="2023-08-11T15:39:24Z">
              <w:rPr>
                <w:rFonts w:hint="eastAsia" w:ascii="黑体" w:hAnsi="Times New Roman" w:eastAsia="黑体" w:cs="Times New Roman"/>
                <w:b/>
                <w:bCs/>
                <w:color w:val="000000" w:themeColor="text1"/>
                <w:sz w:val="52"/>
                <w:szCs w:val="52"/>
                <w:lang w:val="en-US" w:eastAsia="zh-CN"/>
                <w14:textFill>
                  <w14:solidFill>
                    <w14:schemeClr w14:val="tx1"/>
                  </w14:solidFill>
                </w14:textFill>
              </w:rPr>
            </w:rPrChange>
            <w14:textFill>
              <w14:solidFill>
                <w14:schemeClr w14:val="tx1"/>
              </w14:solidFill>
            </w14:textFill>
          </w:rPr>
          <w:delText>宁津北控城市环境服务有限公司</w:delText>
        </w:r>
      </w:del>
    </w:p>
    <w:p w14:paraId="37E76216">
      <w:pPr>
        <w:snapToGrid w:val="0"/>
        <w:spacing w:line="360" w:lineRule="auto"/>
        <w:jc w:val="center"/>
        <w:outlineLvl w:val="0"/>
        <w:rPr>
          <w:del w:id="65" w:author="随遇而安" w:date="2023-08-11T15:30:05Z"/>
          <w:rFonts w:ascii="黑体" w:hAnsi="Times New Roman" w:eastAsia="黑体" w:cs="Times New Roman"/>
          <w:b/>
          <w:bCs/>
          <w:color w:val="000000" w:themeColor="text1"/>
          <w:sz w:val="24"/>
          <w:szCs w:val="24"/>
          <w:highlight w:val="none"/>
          <w:rPrChange w:id="66" w:author="随遇而安" w:date="2023-08-11T15:39:24Z">
            <w:rPr>
              <w:del w:id="67" w:author="随遇而安" w:date="2023-08-11T15:30:05Z"/>
              <w:rFonts w:ascii="黑体" w:hAnsi="Times New Roman" w:eastAsia="黑体" w:cs="Times New Roman"/>
              <w:b/>
              <w:bCs/>
              <w:color w:val="000000" w:themeColor="text1"/>
              <w:sz w:val="24"/>
              <w:szCs w:val="24"/>
              <w14:textFill>
                <w14:solidFill>
                  <w14:schemeClr w14:val="tx1"/>
                </w14:solidFill>
              </w14:textFill>
            </w:rPr>
          </w:rPrChange>
          <w14:textFill>
            <w14:solidFill>
              <w14:schemeClr w14:val="tx1"/>
            </w14:solidFill>
          </w14:textFill>
        </w:rPr>
      </w:pPr>
      <w:del w:id="68" w:author="随遇而安" w:date="2023-08-11T15:30:05Z">
        <w:r>
          <w:rPr>
            <w:rFonts w:hint="eastAsia" w:ascii="黑体" w:hAnsi="Times New Roman" w:eastAsia="黑体" w:cs="Times New Roman"/>
            <w:b/>
            <w:bCs/>
            <w:color w:val="000000" w:themeColor="text1"/>
            <w:sz w:val="32"/>
            <w:szCs w:val="32"/>
            <w:highlight w:val="none"/>
            <w:rPrChange w:id="69" w:author="随遇而安" w:date="2023-08-11T15:39:24Z">
              <w:rPr>
                <w:rFonts w:hint="eastAsia" w:ascii="黑体" w:hAnsi="Times New Roman" w:eastAsia="黑体" w:cs="Times New Roman"/>
                <w:b/>
                <w:bCs/>
                <w:color w:val="000000" w:themeColor="text1"/>
                <w:sz w:val="32"/>
                <w:szCs w:val="32"/>
                <w14:textFill>
                  <w14:solidFill>
                    <w14:schemeClr w14:val="tx1"/>
                  </w14:solidFill>
                </w14:textFill>
              </w:rPr>
            </w:rPrChange>
            <w14:textFill>
              <w14:solidFill>
                <w14:schemeClr w14:val="tx1"/>
              </w14:solidFill>
            </w14:textFill>
          </w:rPr>
          <w:delText>企 业 标 准</w:delText>
        </w:r>
      </w:del>
    </w:p>
    <w:p w14:paraId="52238729">
      <w:pPr>
        <w:snapToGrid w:val="0"/>
        <w:spacing w:line="360" w:lineRule="auto"/>
        <w:jc w:val="left"/>
        <w:outlineLvl w:val="9"/>
        <w:rPr>
          <w:del w:id="70" w:author="随遇而安" w:date="2023-08-11T15:30:05Z"/>
          <w:rFonts w:ascii="黑体" w:hAnsi="Times New Roman" w:eastAsia="黑体" w:cs="Times New Roman"/>
          <w:b/>
          <w:bCs/>
          <w:color w:val="000000" w:themeColor="text1"/>
          <w:sz w:val="32"/>
          <w:szCs w:val="32"/>
          <w:highlight w:val="none"/>
          <w:rPrChange w:id="71" w:author="随遇而安" w:date="2023-08-11T15:39:24Z">
            <w:rPr>
              <w:del w:id="72" w:author="随遇而安" w:date="2023-08-11T15:30:05Z"/>
              <w:rFonts w:ascii="黑体" w:hAnsi="Times New Roman" w:eastAsia="黑体" w:cs="Times New Roman"/>
              <w:b/>
              <w:bCs/>
              <w:color w:val="000000" w:themeColor="text1"/>
              <w:sz w:val="32"/>
              <w:szCs w:val="32"/>
              <w14:textFill>
                <w14:solidFill>
                  <w14:schemeClr w14:val="tx1"/>
                </w14:solidFill>
              </w14:textFill>
            </w:rPr>
          </w:rPrChange>
          <w14:textFill>
            <w14:solidFill>
              <w14:schemeClr w14:val="tx1"/>
            </w14:solidFill>
          </w14:textFill>
        </w:rPr>
      </w:pPr>
    </w:p>
    <w:p w14:paraId="034976E4">
      <w:pPr>
        <w:spacing w:line="360" w:lineRule="auto"/>
        <w:jc w:val="right"/>
        <w:outlineLvl w:val="0"/>
        <w:rPr>
          <w:del w:id="73" w:author="随遇而安" w:date="2023-08-11T15:30:05Z"/>
          <w:rFonts w:ascii="黑体" w:hAnsi="Times New Roman" w:eastAsia="黑体" w:cs="Times New Roman"/>
          <w:bCs/>
          <w:color w:val="000000" w:themeColor="text1"/>
          <w:sz w:val="24"/>
          <w:szCs w:val="24"/>
          <w:highlight w:val="none"/>
          <w:rPrChange w:id="74" w:author="随遇而安" w:date="2023-08-11T15:39:24Z">
            <w:rPr>
              <w:del w:id="75"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del w:id="76" w:author="随遇而安" w:date="2023-08-11T15:30:05Z">
        <w:r>
          <w:rPr>
            <w:rFonts w:hint="eastAsia" w:ascii="Times New Roman" w:hAnsi="Times New Roman" w:eastAsia="宋体" w:cs="Times New Roman"/>
            <w:color w:val="000000" w:themeColor="text1"/>
            <w:sz w:val="24"/>
            <w:szCs w:val="24"/>
            <w:highlight w:val="none"/>
            <w:rPrChange w:id="79"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292735</wp:posOffset>
                  </wp:positionV>
                  <wp:extent cx="5715000" cy="0"/>
                  <wp:effectExtent l="0" t="0" r="0" b="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25400">
                            <a:solidFill>
                              <a:srgbClr val="000000"/>
                            </a:solidFill>
                            <a:round/>
                          </a:ln>
                        </wps:spPr>
                        <wps:bodyPr/>
                      </wps:wsp>
                    </a:graphicData>
                  </a:graphic>
                </wp:anchor>
              </w:drawing>
            </mc:Choice>
            <mc:Fallback>
              <w:pict>
                <v:line id="_x0000_s1026" o:spid="_x0000_s1026" o:spt="20" style="position:absolute;left:0pt;margin-top:23.05pt;height:0pt;width:450pt;mso-position-horizontal:right;mso-position-horizontal-relative:margin;z-index:251661312;mso-width-relative:page;mso-height-relative:page;" filled="f" stroked="t" coordsize="21600,21600" o:gfxdata="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cvaXS0wAAAAYBAAAPAAAA&#10;AAAAAAEAIAAAACIAAABkcnMvZG93bnJldi54bWxQSwECFAAUAAAACACHTuJAaPP+6+EBAACrAwAA&#10;DgAAAAAAAAABACAAAAAiAQAAZHJzL2Uyb0RvYy54bWxQSwUGAAAAAAYABgBZAQAAdQUAAAAA&#10;">
                  <v:fill on="f" focussize="0,0"/>
                  <v:stroke weight="2pt" color="#000000" joinstyle="round"/>
                  <v:imagedata o:title=""/>
                  <o:lock v:ext="edit" aspectratio="f"/>
                </v:line>
              </w:pict>
            </mc:Fallback>
          </mc:AlternateContent>
        </w:r>
      </w:del>
      <w:del w:id="80" w:author="随遇而安" w:date="2023-08-11T15:30:05Z">
        <w:r>
          <w:rPr>
            <w:rFonts w:hint="eastAsia" w:ascii="黑体" w:hAnsi="Times New Roman" w:eastAsia="黑体" w:cs="Times New Roman"/>
            <w:bCs/>
            <w:color w:val="000000" w:themeColor="text1"/>
            <w:sz w:val="24"/>
            <w:szCs w:val="24"/>
            <w:highlight w:val="none"/>
            <w:rPrChange w:id="81" w:author="随遇而安" w:date="2023-08-11T15:39:24Z">
              <w:rPr>
                <w:rFonts w:hint="eastAsia"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delText>制度编号：由企管数字中心统一编号</w:delText>
        </w:r>
      </w:del>
    </w:p>
    <w:p w14:paraId="3ACEE148">
      <w:pPr>
        <w:spacing w:line="360" w:lineRule="auto"/>
        <w:outlineLvl w:val="9"/>
        <w:rPr>
          <w:del w:id="82" w:author="随遇而安" w:date="2023-08-11T15:30:05Z"/>
          <w:rFonts w:ascii="黑体" w:hAnsi="Times New Roman" w:eastAsia="黑体" w:cs="Times New Roman"/>
          <w:bCs/>
          <w:color w:val="000000" w:themeColor="text1"/>
          <w:sz w:val="24"/>
          <w:szCs w:val="24"/>
          <w:highlight w:val="none"/>
          <w:rPrChange w:id="83" w:author="随遇而安" w:date="2023-08-11T15:39:24Z">
            <w:rPr>
              <w:del w:id="84"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614FC9FA">
      <w:pPr>
        <w:spacing w:line="360" w:lineRule="auto"/>
        <w:outlineLvl w:val="9"/>
        <w:rPr>
          <w:del w:id="85" w:author="随遇而安" w:date="2023-08-11T15:30:05Z"/>
          <w:rFonts w:ascii="黑体" w:hAnsi="Times New Roman" w:eastAsia="黑体" w:cs="Times New Roman"/>
          <w:bCs/>
          <w:color w:val="000000" w:themeColor="text1"/>
          <w:sz w:val="24"/>
          <w:szCs w:val="24"/>
          <w:highlight w:val="none"/>
          <w:rPrChange w:id="86" w:author="随遇而安" w:date="2023-08-11T15:39:24Z">
            <w:rPr>
              <w:del w:id="87"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56C1E108">
      <w:pPr>
        <w:spacing w:line="360" w:lineRule="auto"/>
        <w:outlineLvl w:val="9"/>
        <w:rPr>
          <w:del w:id="88" w:author="随遇而安" w:date="2023-08-11T15:30:05Z"/>
          <w:rFonts w:ascii="黑体" w:hAnsi="Times New Roman" w:eastAsia="黑体" w:cs="Times New Roman"/>
          <w:bCs/>
          <w:color w:val="000000" w:themeColor="text1"/>
          <w:sz w:val="24"/>
          <w:szCs w:val="24"/>
          <w:highlight w:val="none"/>
          <w:rPrChange w:id="89" w:author="随遇而安" w:date="2023-08-11T15:39:24Z">
            <w:rPr>
              <w:del w:id="90"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4774258E">
      <w:pPr>
        <w:spacing w:line="360" w:lineRule="auto"/>
        <w:outlineLvl w:val="9"/>
        <w:rPr>
          <w:del w:id="91" w:author="随遇而安" w:date="2023-08-11T15:30:05Z"/>
          <w:rFonts w:ascii="黑体" w:hAnsi="Times New Roman" w:eastAsia="黑体" w:cs="Times New Roman"/>
          <w:bCs/>
          <w:color w:val="000000" w:themeColor="text1"/>
          <w:sz w:val="24"/>
          <w:szCs w:val="24"/>
          <w:highlight w:val="none"/>
          <w:rPrChange w:id="92" w:author="随遇而安" w:date="2023-08-11T15:39:24Z">
            <w:rPr>
              <w:del w:id="93"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16BF27DB">
      <w:pPr>
        <w:spacing w:line="360" w:lineRule="auto"/>
        <w:jc w:val="center"/>
        <w:outlineLvl w:val="0"/>
        <w:rPr>
          <w:del w:id="94" w:author="随遇而安" w:date="2023-08-11T15:30:05Z"/>
          <w:rFonts w:ascii="黑体" w:hAnsi="Times New Roman" w:eastAsia="黑体" w:cs="Times New Roman"/>
          <w:bCs/>
          <w:color w:val="000000" w:themeColor="text1"/>
          <w:sz w:val="24"/>
          <w:szCs w:val="24"/>
          <w:highlight w:val="none"/>
          <w:rPrChange w:id="95" w:author="随遇而安" w:date="2023-08-11T15:39:24Z">
            <w:rPr>
              <w:del w:id="96"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del w:id="97" w:author="随遇而安" w:date="2023-08-11T15:30:05Z">
        <w:r>
          <w:rPr>
            <w:rFonts w:hint="eastAsia" w:ascii="黑体" w:hAnsi="Times New Roman" w:eastAsia="黑体" w:cs="Times New Roman"/>
            <w:bCs/>
            <w:color w:val="000000" w:themeColor="text1"/>
            <w:sz w:val="52"/>
            <w:szCs w:val="52"/>
            <w:highlight w:val="none"/>
            <w:rPrChange w:id="98" w:author="随遇而安" w:date="2023-08-11T15:39:24Z">
              <w:rPr>
                <w:rFonts w:hint="eastAsia" w:ascii="黑体" w:hAnsi="Times New Roman" w:eastAsia="黑体" w:cs="Times New Roman"/>
                <w:bCs/>
                <w:color w:val="000000" w:themeColor="text1"/>
                <w:sz w:val="52"/>
                <w:szCs w:val="52"/>
                <w14:textFill>
                  <w14:solidFill>
                    <w14:schemeClr w14:val="tx1"/>
                  </w14:solidFill>
                </w14:textFill>
              </w:rPr>
            </w:rPrChange>
            <w14:textFill>
              <w14:solidFill>
                <w14:schemeClr w14:val="tx1"/>
              </w14:solidFill>
            </w14:textFill>
          </w:rPr>
          <w:delText>安全生产费用管理制度</w:delText>
        </w:r>
      </w:del>
    </w:p>
    <w:p w14:paraId="0E7C3BB3">
      <w:pPr>
        <w:spacing w:line="360" w:lineRule="auto"/>
        <w:jc w:val="center"/>
        <w:outlineLvl w:val="9"/>
        <w:rPr>
          <w:del w:id="99" w:author="随遇而安" w:date="2023-08-11T15:30:05Z"/>
          <w:rFonts w:ascii="黑体" w:hAnsi="Times New Roman" w:eastAsia="黑体" w:cs="Times New Roman"/>
          <w:bCs/>
          <w:color w:val="000000" w:themeColor="text1"/>
          <w:sz w:val="24"/>
          <w:szCs w:val="24"/>
          <w:highlight w:val="none"/>
          <w:rPrChange w:id="100" w:author="随遇而安" w:date="2023-08-11T15:39:24Z">
            <w:rPr>
              <w:del w:id="101"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0448C3B9">
      <w:pPr>
        <w:spacing w:line="360" w:lineRule="auto"/>
        <w:jc w:val="center"/>
        <w:outlineLvl w:val="9"/>
        <w:rPr>
          <w:del w:id="102" w:author="随遇而安" w:date="2023-08-11T15:30:05Z"/>
          <w:rFonts w:ascii="黑体" w:hAnsi="Times New Roman" w:eastAsia="黑体" w:cs="Times New Roman"/>
          <w:bCs/>
          <w:color w:val="000000" w:themeColor="text1"/>
          <w:sz w:val="24"/>
          <w:szCs w:val="24"/>
          <w:highlight w:val="none"/>
          <w:rPrChange w:id="103" w:author="随遇而安" w:date="2023-08-11T15:39:24Z">
            <w:rPr>
              <w:del w:id="104"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1B89262F">
      <w:pPr>
        <w:spacing w:line="360" w:lineRule="auto"/>
        <w:jc w:val="center"/>
        <w:outlineLvl w:val="9"/>
        <w:rPr>
          <w:del w:id="105" w:author="随遇而安" w:date="2023-08-11T15:30:05Z"/>
          <w:rFonts w:ascii="黑体" w:hAnsi="Times New Roman" w:eastAsia="黑体" w:cs="Times New Roman"/>
          <w:bCs/>
          <w:color w:val="000000" w:themeColor="text1"/>
          <w:sz w:val="24"/>
          <w:szCs w:val="24"/>
          <w:highlight w:val="none"/>
          <w:rPrChange w:id="106" w:author="随遇而安" w:date="2023-08-11T15:39:24Z">
            <w:rPr>
              <w:del w:id="107"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6DCBCE36">
      <w:pPr>
        <w:spacing w:line="360" w:lineRule="auto"/>
        <w:jc w:val="center"/>
        <w:outlineLvl w:val="9"/>
        <w:rPr>
          <w:del w:id="108" w:author="随遇而安" w:date="2023-08-11T15:30:05Z"/>
          <w:rFonts w:ascii="黑体" w:hAnsi="Times New Roman" w:eastAsia="黑体" w:cs="Times New Roman"/>
          <w:bCs/>
          <w:color w:val="000000" w:themeColor="text1"/>
          <w:sz w:val="24"/>
          <w:szCs w:val="24"/>
          <w:highlight w:val="none"/>
          <w:rPrChange w:id="109" w:author="随遇而安" w:date="2023-08-11T15:39:24Z">
            <w:rPr>
              <w:del w:id="110"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1A563ABB">
      <w:pPr>
        <w:spacing w:line="360" w:lineRule="auto"/>
        <w:jc w:val="center"/>
        <w:outlineLvl w:val="9"/>
        <w:rPr>
          <w:del w:id="111" w:author="随遇而安" w:date="2023-08-11T15:30:05Z"/>
          <w:rFonts w:ascii="黑体" w:hAnsi="Times New Roman" w:eastAsia="黑体" w:cs="Times New Roman"/>
          <w:bCs/>
          <w:color w:val="000000" w:themeColor="text1"/>
          <w:sz w:val="24"/>
          <w:szCs w:val="24"/>
          <w:highlight w:val="none"/>
          <w:rPrChange w:id="112" w:author="随遇而安" w:date="2023-08-11T15:39:24Z">
            <w:rPr>
              <w:del w:id="113"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669E416A">
      <w:pPr>
        <w:spacing w:line="360" w:lineRule="auto"/>
        <w:jc w:val="center"/>
        <w:outlineLvl w:val="9"/>
        <w:rPr>
          <w:del w:id="114" w:author="随遇而安" w:date="2023-08-11T15:30:05Z"/>
          <w:rFonts w:ascii="黑体" w:hAnsi="Times New Roman" w:eastAsia="黑体" w:cs="Times New Roman"/>
          <w:bCs/>
          <w:color w:val="000000" w:themeColor="text1"/>
          <w:sz w:val="24"/>
          <w:szCs w:val="24"/>
          <w:highlight w:val="none"/>
          <w:rPrChange w:id="115" w:author="随遇而安" w:date="2023-08-11T15:39:24Z">
            <w:rPr>
              <w:del w:id="116"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7A762AF7">
      <w:pPr>
        <w:spacing w:line="360" w:lineRule="auto"/>
        <w:jc w:val="center"/>
        <w:outlineLvl w:val="9"/>
        <w:rPr>
          <w:del w:id="117" w:author="随遇而安" w:date="2023-08-11T15:30:05Z"/>
          <w:rFonts w:ascii="黑体" w:hAnsi="Times New Roman" w:eastAsia="黑体" w:cs="Times New Roman"/>
          <w:bCs/>
          <w:color w:val="000000" w:themeColor="text1"/>
          <w:sz w:val="24"/>
          <w:szCs w:val="24"/>
          <w:highlight w:val="none"/>
          <w:rPrChange w:id="118" w:author="随遇而安" w:date="2023-08-11T15:39:24Z">
            <w:rPr>
              <w:del w:id="119"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73918AC6">
      <w:pPr>
        <w:spacing w:line="360" w:lineRule="auto"/>
        <w:jc w:val="center"/>
        <w:outlineLvl w:val="9"/>
        <w:rPr>
          <w:del w:id="120" w:author="随遇而安" w:date="2023-08-11T15:30:05Z"/>
          <w:rFonts w:ascii="黑体" w:hAnsi="Times New Roman" w:eastAsia="黑体" w:cs="Times New Roman"/>
          <w:bCs/>
          <w:color w:val="000000" w:themeColor="text1"/>
          <w:sz w:val="24"/>
          <w:szCs w:val="24"/>
          <w:highlight w:val="none"/>
          <w:rPrChange w:id="121" w:author="随遇而安" w:date="2023-08-11T15:39:24Z">
            <w:rPr>
              <w:del w:id="122"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017BF66F">
      <w:pPr>
        <w:spacing w:line="360" w:lineRule="auto"/>
        <w:jc w:val="center"/>
        <w:outlineLvl w:val="9"/>
        <w:rPr>
          <w:del w:id="123" w:author="随遇而安" w:date="2023-08-11T15:30:05Z"/>
          <w:rFonts w:ascii="黑体" w:hAnsi="Times New Roman" w:eastAsia="黑体" w:cs="Times New Roman"/>
          <w:bCs/>
          <w:color w:val="000000" w:themeColor="text1"/>
          <w:sz w:val="24"/>
          <w:szCs w:val="24"/>
          <w:highlight w:val="none"/>
          <w:rPrChange w:id="124" w:author="随遇而安" w:date="2023-08-11T15:39:24Z">
            <w:rPr>
              <w:del w:id="125"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7F50E111">
      <w:pPr>
        <w:spacing w:line="360" w:lineRule="auto"/>
        <w:jc w:val="center"/>
        <w:outlineLvl w:val="9"/>
        <w:rPr>
          <w:del w:id="126" w:author="随遇而安" w:date="2023-08-11T15:30:05Z"/>
          <w:rFonts w:ascii="黑体" w:hAnsi="Times New Roman" w:eastAsia="黑体" w:cs="Times New Roman"/>
          <w:bCs/>
          <w:color w:val="000000" w:themeColor="text1"/>
          <w:sz w:val="24"/>
          <w:szCs w:val="24"/>
          <w:highlight w:val="none"/>
          <w:rPrChange w:id="127" w:author="随遇而安" w:date="2023-08-11T15:39:24Z">
            <w:rPr>
              <w:del w:id="128"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3558045F">
      <w:pPr>
        <w:spacing w:line="360" w:lineRule="auto"/>
        <w:jc w:val="center"/>
        <w:outlineLvl w:val="9"/>
        <w:rPr>
          <w:del w:id="129" w:author="随遇而安" w:date="2023-08-11T15:30:05Z"/>
          <w:rFonts w:ascii="黑体" w:hAnsi="Times New Roman" w:eastAsia="黑体" w:cs="Times New Roman"/>
          <w:bCs/>
          <w:color w:val="000000" w:themeColor="text1"/>
          <w:sz w:val="24"/>
          <w:szCs w:val="24"/>
          <w:highlight w:val="none"/>
          <w:rPrChange w:id="130" w:author="随遇而安" w:date="2023-08-11T15:39:24Z">
            <w:rPr>
              <w:del w:id="131"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08A1ACA4">
      <w:pPr>
        <w:spacing w:line="360" w:lineRule="auto"/>
        <w:outlineLvl w:val="9"/>
        <w:rPr>
          <w:del w:id="132" w:author="随遇而安" w:date="2023-08-11T15:30:05Z"/>
          <w:rFonts w:ascii="黑体" w:hAnsi="Times New Roman" w:eastAsia="黑体" w:cs="Times New Roman"/>
          <w:bCs/>
          <w:color w:val="000000" w:themeColor="text1"/>
          <w:sz w:val="24"/>
          <w:szCs w:val="24"/>
          <w:highlight w:val="none"/>
          <w:rPrChange w:id="133" w:author="随遇而安" w:date="2023-08-11T15:39:24Z">
            <w:rPr>
              <w:del w:id="134" w:author="随遇而安" w:date="2023-08-11T15:30:05Z"/>
              <w:rFonts w:ascii="黑体" w:hAnsi="Times New Roman" w:eastAsia="黑体" w:cs="Times New Roman"/>
              <w:bCs/>
              <w:color w:val="000000" w:themeColor="text1"/>
              <w:sz w:val="24"/>
              <w:szCs w:val="24"/>
              <w14:textFill>
                <w14:solidFill>
                  <w14:schemeClr w14:val="tx1"/>
                </w14:solidFill>
              </w14:textFill>
            </w:rPr>
          </w:rPrChange>
          <w14:textFill>
            <w14:solidFill>
              <w14:schemeClr w14:val="tx1"/>
            </w14:solidFill>
          </w14:textFill>
        </w:rPr>
      </w:pPr>
    </w:p>
    <w:p w14:paraId="42814453">
      <w:pPr>
        <w:spacing w:line="360" w:lineRule="auto"/>
        <w:ind w:right="84"/>
        <w:jc w:val="left"/>
        <w:outlineLvl w:val="0"/>
        <w:rPr>
          <w:del w:id="135" w:author="随遇而安" w:date="2023-08-11T15:30:05Z"/>
          <w:rFonts w:ascii="黑体" w:hAnsi="黑体" w:eastAsia="黑体" w:cs="Times New Roman"/>
          <w:bCs/>
          <w:color w:val="000000" w:themeColor="text1"/>
          <w:sz w:val="28"/>
          <w:szCs w:val="28"/>
          <w:highlight w:val="none"/>
          <w:rPrChange w:id="136" w:author="随遇而安" w:date="2023-08-11T15:39:24Z">
            <w:rPr>
              <w:del w:id="137" w:author="随遇而安" w:date="2023-08-11T15:30:05Z"/>
              <w:rFonts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pPr>
      <w:del w:id="138" w:author="随遇而安" w:date="2023-08-11T15:30:05Z">
        <w:r>
          <w:rPr>
            <w:rFonts w:hint="eastAsia" w:ascii="宋体" w:hAnsi="宋体" w:eastAsia="宋体" w:cs="Times New Roman"/>
            <w:bCs/>
            <w:color w:val="000000" w:themeColor="text1"/>
            <w:sz w:val="28"/>
            <w:szCs w:val="28"/>
            <w:highlight w:val="none"/>
            <w:rPrChange w:id="141" w:author="随遇而安" w:date="2023-08-11T15:39:24Z">
              <w:rPr>
                <w:rFonts w:hint="eastAsia" w:ascii="宋体" w:hAnsi="宋体" w:eastAsia="宋体" w:cs="Times New Roman"/>
                <w:bCs/>
                <w:color w:val="000000" w:themeColor="text1"/>
                <w:sz w:val="28"/>
                <w:szCs w:val="28"/>
                <w14:textFill>
                  <w14:solidFill>
                    <w14:schemeClr w14:val="tx1"/>
                  </w14:solidFill>
                </w14:textFill>
              </w:rPr>
            </w:rPrChange>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291465</wp:posOffset>
                  </wp:positionV>
                  <wp:extent cx="5715000" cy="0"/>
                  <wp:effectExtent l="0" t="0" r="0" b="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25400">
                            <a:solidFill>
                              <a:srgbClr val="000000"/>
                            </a:solidFill>
                            <a:round/>
                          </a:ln>
                        </wps:spPr>
                        <wps:bodyPr/>
                      </wps:wsp>
                    </a:graphicData>
                  </a:graphic>
                </wp:anchor>
              </w:drawing>
            </mc:Choice>
            <mc:Fallback>
              <w:pict>
                <v:line id="_x0000_s1026" o:spid="_x0000_s1026" o:spt="20" style="position:absolute;left:0pt;margin-top:22.95pt;height:0pt;width:450pt;mso-position-horizontal:left;mso-position-horizontal-relative:margin;z-index:251662336;mso-width-relative:page;mso-height-relative:page;" filled="f" stroked="t" coordsize="21600,21600" o:gfxdata="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1jbF7UAAAABgEAAA8A&#10;AAAAAAAAAQAgAAAAIgAAAGRycy9kb3ducmV2LnhtbFBLAQIUABQAAAAIAIdO4kAu5uRq4gEAAKsD&#10;AAAOAAAAAAAAAAEAIAAAACMBAABkcnMvZTJvRG9jLnhtbFBLBQYAAAAABgAGAFkBAAB3BQAAAAA=&#10;">
                  <v:fill on="f" focussize="0,0"/>
                  <v:stroke weight="2pt" color="#000000" joinstyle="round"/>
                  <v:imagedata o:title=""/>
                  <o:lock v:ext="edit" aspectratio="f"/>
                </v:line>
              </w:pict>
            </mc:Fallback>
          </mc:AlternateContent>
        </w:r>
      </w:del>
      <w:del w:id="142" w:author="随遇而安" w:date="2023-08-11T15:30:05Z">
        <w:r>
          <w:rPr>
            <w:rFonts w:hint="eastAsia" w:ascii="黑体" w:hAnsi="黑体" w:eastAsia="黑体" w:cs="Times New Roman"/>
            <w:bCs/>
            <w:color w:val="000000" w:themeColor="text1"/>
            <w:sz w:val="28"/>
            <w:szCs w:val="28"/>
            <w:highlight w:val="none"/>
            <w:rPrChange w:id="143" w:author="随遇而安" w:date="2023-08-11T15:39:24Z">
              <w:rPr>
                <w:rFonts w:hint="eastAsia"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20</w:delText>
        </w:r>
      </w:del>
      <w:del w:id="144" w:author="随遇而安" w:date="2023-08-11T15:30:05Z">
        <w:r>
          <w:rPr>
            <w:rFonts w:ascii="黑体" w:hAnsi="黑体" w:eastAsia="黑体" w:cs="Times New Roman"/>
            <w:bCs/>
            <w:color w:val="000000" w:themeColor="text1"/>
            <w:sz w:val="28"/>
            <w:szCs w:val="28"/>
            <w:highlight w:val="none"/>
            <w:rPrChange w:id="145" w:author="随遇而安" w:date="2023-08-11T15:39:24Z">
              <w:rPr>
                <w:rFonts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22</w:delText>
        </w:r>
      </w:del>
      <w:del w:id="146" w:author="随遇而安" w:date="2023-08-11T15:30:05Z">
        <w:r>
          <w:rPr>
            <w:rFonts w:hint="eastAsia" w:ascii="黑体" w:hAnsi="黑体" w:eastAsia="黑体" w:cs="Times New Roman"/>
            <w:bCs/>
            <w:color w:val="000000" w:themeColor="text1"/>
            <w:sz w:val="28"/>
            <w:szCs w:val="28"/>
            <w:highlight w:val="none"/>
            <w:rPrChange w:id="147" w:author="随遇而安" w:date="2023-08-11T15:39:24Z">
              <w:rPr>
                <w:rFonts w:hint="eastAsia"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-XX-XX</w:delText>
        </w:r>
      </w:del>
      <w:del w:id="148" w:author="随遇而安" w:date="2023-08-11T15:30:05Z">
        <w:r>
          <w:rPr>
            <w:rFonts w:ascii="黑体" w:hAnsi="黑体" w:eastAsia="黑体" w:cs="Times New Roman"/>
            <w:bCs/>
            <w:color w:val="000000" w:themeColor="text1"/>
            <w:sz w:val="28"/>
            <w:szCs w:val="28"/>
            <w:highlight w:val="none"/>
            <w:rPrChange w:id="149" w:author="随遇而安" w:date="2023-08-11T15:39:24Z">
              <w:rPr>
                <w:rFonts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 xml:space="preserve"> </w:delText>
        </w:r>
      </w:del>
      <w:del w:id="150" w:author="随遇而安" w:date="2023-08-11T15:30:05Z">
        <w:r>
          <w:rPr>
            <w:rFonts w:hint="eastAsia" w:ascii="黑体" w:hAnsi="黑体" w:eastAsia="黑体" w:cs="Times New Roman"/>
            <w:bCs/>
            <w:color w:val="000000" w:themeColor="text1"/>
            <w:sz w:val="28"/>
            <w:szCs w:val="28"/>
            <w:highlight w:val="none"/>
            <w:rPrChange w:id="151" w:author="随遇而安" w:date="2023-08-11T15:39:24Z">
              <w:rPr>
                <w:rFonts w:hint="eastAsia"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 xml:space="preserve">发布 </w:delText>
        </w:r>
      </w:del>
      <w:del w:id="152" w:author="随遇而安" w:date="2023-08-11T15:30:05Z">
        <w:r>
          <w:rPr>
            <w:rFonts w:ascii="黑体" w:hAnsi="黑体" w:eastAsia="黑体" w:cs="Times New Roman"/>
            <w:bCs/>
            <w:color w:val="000000" w:themeColor="text1"/>
            <w:sz w:val="28"/>
            <w:szCs w:val="28"/>
            <w:highlight w:val="none"/>
            <w:rPrChange w:id="153" w:author="随遇而安" w:date="2023-08-11T15:39:24Z">
              <w:rPr>
                <w:rFonts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 xml:space="preserve">      </w:delText>
        </w:r>
      </w:del>
      <w:del w:id="154" w:author="随遇而安" w:date="2023-08-11T15:30:05Z">
        <w:r>
          <w:rPr>
            <w:rFonts w:hint="eastAsia" w:ascii="宋体" w:hAnsi="宋体" w:eastAsia="宋体" w:cs="Times New Roman"/>
            <w:bCs/>
            <w:color w:val="000000" w:themeColor="text1"/>
            <w:sz w:val="28"/>
            <w:szCs w:val="28"/>
            <w:highlight w:val="none"/>
            <w:rPrChange w:id="155" w:author="随遇而安" w:date="2023-08-11T15:39:24Z">
              <w:rPr>
                <w:rFonts w:hint="eastAsia" w:ascii="宋体" w:hAnsi="宋体" w:eastAsia="宋体" w:cs="Times New Roman"/>
                <w:bCs/>
                <w:color w:val="000000" w:themeColor="text1"/>
                <w:sz w:val="28"/>
                <w:szCs w:val="28"/>
                <w14:textFill>
                  <w14:solidFill>
                    <w14:schemeClr w14:val="tx1"/>
                  </w14:solidFill>
                </w14:textFill>
              </w:rPr>
            </w:rPrChange>
            <w14:textFill>
              <w14:solidFill>
                <w14:schemeClr w14:val="tx1"/>
              </w14:solidFill>
            </w14:textFill>
          </w:rPr>
          <w:delText xml:space="preserve">           </w:delText>
        </w:r>
      </w:del>
      <w:del w:id="156" w:author="随遇而安" w:date="2023-08-11T15:30:05Z">
        <w:r>
          <w:rPr>
            <w:rFonts w:ascii="宋体" w:hAnsi="宋体" w:eastAsia="宋体" w:cs="Times New Roman"/>
            <w:bCs/>
            <w:color w:val="000000" w:themeColor="text1"/>
            <w:sz w:val="28"/>
            <w:szCs w:val="28"/>
            <w:highlight w:val="none"/>
            <w:rPrChange w:id="157" w:author="随遇而安" w:date="2023-08-11T15:39:24Z">
              <w:rPr>
                <w:rFonts w:ascii="宋体" w:hAnsi="宋体" w:eastAsia="宋体" w:cs="Times New Roman"/>
                <w:bCs/>
                <w:color w:val="000000" w:themeColor="text1"/>
                <w:sz w:val="28"/>
                <w:szCs w:val="28"/>
                <w14:textFill>
                  <w14:solidFill>
                    <w14:schemeClr w14:val="tx1"/>
                  </w14:solidFill>
                </w14:textFill>
              </w:rPr>
            </w:rPrChange>
            <w14:textFill>
              <w14:solidFill>
                <w14:schemeClr w14:val="tx1"/>
              </w14:solidFill>
            </w14:textFill>
          </w:rPr>
          <w:delText xml:space="preserve">              </w:delText>
        </w:r>
      </w:del>
      <w:del w:id="158" w:author="随遇而安" w:date="2023-08-11T15:30:05Z">
        <w:r>
          <w:rPr>
            <w:rFonts w:hint="eastAsia" w:ascii="宋体" w:hAnsi="宋体" w:eastAsia="宋体" w:cs="Times New Roman"/>
            <w:bCs/>
            <w:color w:val="000000" w:themeColor="text1"/>
            <w:sz w:val="28"/>
            <w:szCs w:val="28"/>
            <w:highlight w:val="none"/>
            <w:rPrChange w:id="159" w:author="随遇而安" w:date="2023-08-11T15:39:24Z">
              <w:rPr>
                <w:rFonts w:hint="eastAsia" w:ascii="宋体" w:hAnsi="宋体" w:eastAsia="宋体" w:cs="Times New Roman"/>
                <w:bCs/>
                <w:color w:val="000000" w:themeColor="text1"/>
                <w:sz w:val="28"/>
                <w:szCs w:val="28"/>
                <w14:textFill>
                  <w14:solidFill>
                    <w14:schemeClr w14:val="tx1"/>
                  </w14:solidFill>
                </w14:textFill>
              </w:rPr>
            </w:rPrChange>
            <w14:textFill>
              <w14:solidFill>
                <w14:schemeClr w14:val="tx1"/>
              </w14:solidFill>
            </w14:textFill>
          </w:rPr>
          <w:delText xml:space="preserve"> </w:delText>
        </w:r>
      </w:del>
      <w:del w:id="160" w:author="随遇而安" w:date="2023-08-11T15:30:05Z">
        <w:r>
          <w:rPr>
            <w:rFonts w:hint="eastAsia" w:ascii="黑体" w:hAnsi="黑体" w:eastAsia="黑体" w:cs="Times New Roman"/>
            <w:bCs/>
            <w:color w:val="000000" w:themeColor="text1"/>
            <w:sz w:val="28"/>
            <w:szCs w:val="28"/>
            <w:highlight w:val="none"/>
            <w:rPrChange w:id="161" w:author="随遇而安" w:date="2023-08-11T15:39:24Z">
              <w:rPr>
                <w:rFonts w:hint="eastAsia"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20</w:delText>
        </w:r>
      </w:del>
      <w:del w:id="162" w:author="随遇而安" w:date="2023-08-11T15:30:05Z">
        <w:r>
          <w:rPr>
            <w:rFonts w:ascii="黑体" w:hAnsi="黑体" w:eastAsia="黑体" w:cs="Times New Roman"/>
            <w:bCs/>
            <w:color w:val="000000" w:themeColor="text1"/>
            <w:sz w:val="28"/>
            <w:szCs w:val="28"/>
            <w:highlight w:val="none"/>
            <w:rPrChange w:id="163" w:author="随遇而安" w:date="2023-08-11T15:39:24Z">
              <w:rPr>
                <w:rFonts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22</w:delText>
        </w:r>
      </w:del>
      <w:del w:id="164" w:author="随遇而安" w:date="2023-08-11T15:30:05Z">
        <w:r>
          <w:rPr>
            <w:rFonts w:hint="eastAsia" w:ascii="黑体" w:hAnsi="黑体" w:eastAsia="黑体" w:cs="Times New Roman"/>
            <w:bCs/>
            <w:color w:val="000000" w:themeColor="text1"/>
            <w:sz w:val="28"/>
            <w:szCs w:val="28"/>
            <w:highlight w:val="none"/>
            <w:rPrChange w:id="165" w:author="随遇而安" w:date="2023-08-11T15:39:24Z">
              <w:rPr>
                <w:rFonts w:hint="eastAsia"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-XX-XX</w:delText>
        </w:r>
      </w:del>
      <w:del w:id="166" w:author="随遇而安" w:date="2023-08-11T15:30:05Z">
        <w:r>
          <w:rPr>
            <w:rFonts w:ascii="黑体" w:hAnsi="黑体" w:eastAsia="黑体" w:cs="Times New Roman"/>
            <w:bCs/>
            <w:color w:val="000000" w:themeColor="text1"/>
            <w:sz w:val="28"/>
            <w:szCs w:val="28"/>
            <w:highlight w:val="none"/>
            <w:rPrChange w:id="167" w:author="随遇而安" w:date="2023-08-11T15:39:24Z">
              <w:rPr>
                <w:rFonts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 xml:space="preserve"> </w:delText>
        </w:r>
      </w:del>
      <w:del w:id="168" w:author="随遇而安" w:date="2023-08-11T15:30:05Z">
        <w:r>
          <w:rPr>
            <w:rFonts w:hint="eastAsia" w:ascii="黑体" w:hAnsi="黑体" w:eastAsia="黑体" w:cs="Times New Roman"/>
            <w:bCs/>
            <w:color w:val="000000" w:themeColor="text1"/>
            <w:sz w:val="28"/>
            <w:szCs w:val="28"/>
            <w:highlight w:val="none"/>
            <w:rPrChange w:id="169" w:author="随遇而安" w:date="2023-08-11T15:39:24Z">
              <w:rPr>
                <w:rFonts w:hint="eastAsia" w:ascii="黑体" w:hAnsi="黑体" w:eastAsia="黑体" w:cs="Times New Roman"/>
                <w:bCs/>
                <w:color w:val="000000" w:themeColor="text1"/>
                <w:sz w:val="28"/>
                <w:szCs w:val="28"/>
                <w14:textFill>
                  <w14:solidFill>
                    <w14:schemeClr w14:val="tx1"/>
                  </w14:solidFill>
                </w14:textFill>
              </w:rPr>
            </w:rPrChange>
            <w14:textFill>
              <w14:solidFill>
                <w14:schemeClr w14:val="tx1"/>
              </w14:solidFill>
            </w14:textFill>
          </w:rPr>
          <w:delText>实施</w:delText>
        </w:r>
      </w:del>
    </w:p>
    <w:p w14:paraId="5BA778FD">
      <w:pPr>
        <w:spacing w:line="360" w:lineRule="auto"/>
        <w:jc w:val="center"/>
        <w:outlineLvl w:val="0"/>
        <w:rPr>
          <w:del w:id="170" w:author="随遇而安" w:date="2023-08-11T15:30:05Z"/>
          <w:rFonts w:ascii="黑体" w:hAnsi="Times New Roman" w:eastAsia="黑体" w:cs="Times New Roman"/>
          <w:b/>
          <w:bCs/>
          <w:color w:val="000000" w:themeColor="text1"/>
          <w:sz w:val="32"/>
          <w:szCs w:val="32"/>
          <w:highlight w:val="none"/>
          <w:rPrChange w:id="171" w:author="随遇而安" w:date="2023-08-11T15:39:24Z">
            <w:rPr>
              <w:del w:id="172" w:author="随遇而安" w:date="2023-08-11T15:30:05Z"/>
              <w:rFonts w:ascii="黑体" w:hAnsi="Times New Roman" w:eastAsia="黑体" w:cs="Times New Roman"/>
              <w:b/>
              <w:bCs/>
              <w:color w:val="000000" w:themeColor="text1"/>
              <w:sz w:val="32"/>
              <w:szCs w:val="32"/>
              <w14:textFill>
                <w14:solidFill>
                  <w14:schemeClr w14:val="tx1"/>
                </w14:solidFill>
              </w14:textFill>
            </w:rPr>
          </w:rPrChange>
          <w14:textFill>
            <w14:solidFill>
              <w14:schemeClr w14:val="tx1"/>
            </w14:solidFill>
          </w14:textFill>
        </w:rPr>
      </w:pPr>
      <w:del w:id="173" w:author="随遇而安" w:date="2023-08-11T15:30:05Z">
        <w:r>
          <w:rPr>
            <w:rFonts w:hint="eastAsia" w:ascii="黑体" w:hAnsi="Times New Roman" w:eastAsia="黑体" w:cs="Times New Roman"/>
            <w:bCs/>
            <w:color w:val="000000" w:themeColor="text1"/>
            <w:sz w:val="32"/>
            <w:szCs w:val="32"/>
            <w:highlight w:val="none"/>
            <w:rPrChange w:id="174" w:author="随遇而安" w:date="2023-08-11T15:39:24Z">
              <w:rPr>
                <w:rFonts w:hint="eastAsia" w:ascii="黑体" w:hAnsi="Times New Roman" w:eastAsia="黑体" w:cs="Times New Roman"/>
                <w:bCs/>
                <w:color w:val="000000" w:themeColor="text1"/>
                <w:sz w:val="32"/>
                <w:szCs w:val="32"/>
                <w14:textFill>
                  <w14:solidFill>
                    <w14:schemeClr w14:val="tx1"/>
                  </w14:solidFill>
                </w14:textFill>
              </w:rPr>
            </w:rPrChange>
            <w14:textFill>
              <w14:solidFill>
                <w14:schemeClr w14:val="tx1"/>
              </w14:solidFill>
            </w14:textFill>
          </w:rPr>
          <w:delText>宁津北控城市环境服务有限公司  发布</w:delText>
        </w:r>
      </w:del>
    </w:p>
    <w:bookmarkEnd w:id="0"/>
    <w:p w14:paraId="5CB44D24">
      <w:pPr>
        <w:outlineLvl w:val="9"/>
        <w:rPr>
          <w:del w:id="175" w:author="随遇而安" w:date="2023-08-11T15:30:05Z"/>
          <w:rFonts w:ascii="黑体" w:eastAsia="黑体"/>
          <w:bCs/>
          <w:color w:val="000000" w:themeColor="text1"/>
          <w:sz w:val="32"/>
          <w:szCs w:val="32"/>
          <w:highlight w:val="none"/>
          <w:rPrChange w:id="176" w:author="随遇而安" w:date="2023-08-11T15:39:24Z">
            <w:rPr>
              <w:del w:id="177" w:author="随遇而安" w:date="2023-08-11T15:30:05Z"/>
              <w:rFonts w:ascii="黑体" w:eastAsia="黑体"/>
              <w:bCs/>
              <w:color w:val="000000" w:themeColor="text1"/>
              <w:sz w:val="32"/>
              <w:szCs w:val="32"/>
              <w14:textFill>
                <w14:solidFill>
                  <w14:schemeClr w14:val="tx1"/>
                </w14:solidFill>
              </w14:textFill>
            </w:rPr>
          </w:rPrChange>
          <w14:textFill>
            <w14:solidFill>
              <w14:schemeClr w14:val="tx1"/>
            </w14:solidFill>
          </w14:textFill>
        </w:rPr>
      </w:pPr>
    </w:p>
    <w:p w14:paraId="35514105">
      <w:pPr>
        <w:snapToGrid w:val="0"/>
        <w:spacing w:line="360" w:lineRule="auto"/>
        <w:jc w:val="center"/>
        <w:outlineLvl w:val="9"/>
        <w:rPr>
          <w:del w:id="178" w:author="随遇而安" w:date="2023-08-11T15:30:05Z"/>
          <w:rFonts w:ascii="黑体" w:hAnsi="Times New Roman" w:eastAsia="黑体" w:cs="Times New Roman"/>
          <w:bCs/>
          <w:color w:val="000000" w:themeColor="text1"/>
          <w:sz w:val="30"/>
          <w:szCs w:val="30"/>
          <w:highlight w:val="none"/>
          <w:rPrChange w:id="179" w:author="随遇而安" w:date="2023-08-11T15:39:24Z">
            <w:rPr>
              <w:del w:id="180" w:author="随遇而安" w:date="2023-08-11T15:30:05Z"/>
              <w:rFonts w:ascii="黑体" w:hAnsi="Times New Roman" w:eastAsia="黑体" w:cs="Times New Roman"/>
              <w:bCs/>
              <w:color w:val="000000" w:themeColor="text1"/>
              <w:sz w:val="30"/>
              <w:szCs w:val="30"/>
              <w14:textFill>
                <w14:solidFill>
                  <w14:schemeClr w14:val="tx1"/>
                </w14:solidFill>
              </w14:textFill>
            </w:rPr>
          </w:rPrChange>
          <w14:textFill>
            <w14:solidFill>
              <w14:schemeClr w14:val="tx1"/>
            </w14:solidFill>
          </w14:textFill>
        </w:rPr>
      </w:pPr>
    </w:p>
    <w:p w14:paraId="5C1387E8">
      <w:pPr>
        <w:snapToGrid w:val="0"/>
        <w:spacing w:line="360" w:lineRule="auto"/>
        <w:jc w:val="center"/>
        <w:outlineLvl w:val="0"/>
        <w:rPr>
          <w:del w:id="181" w:author="随遇而安" w:date="2023-08-11T15:30:05Z"/>
          <w:rFonts w:ascii="黑体" w:hAnsi="Times New Roman" w:eastAsia="黑体" w:cs="Times New Roman"/>
          <w:bCs/>
          <w:color w:val="000000" w:themeColor="text1"/>
          <w:sz w:val="30"/>
          <w:szCs w:val="30"/>
          <w:highlight w:val="none"/>
          <w:rPrChange w:id="182" w:author="随遇而安" w:date="2023-08-11T15:39:24Z">
            <w:rPr>
              <w:del w:id="183" w:author="随遇而安" w:date="2023-08-11T15:30:05Z"/>
              <w:rFonts w:ascii="黑体" w:hAnsi="Times New Roman" w:eastAsia="黑体" w:cs="Times New Roman"/>
              <w:bCs/>
              <w:color w:val="000000" w:themeColor="text1"/>
              <w:sz w:val="30"/>
              <w:szCs w:val="30"/>
              <w14:textFill>
                <w14:solidFill>
                  <w14:schemeClr w14:val="tx1"/>
                </w14:solidFill>
              </w14:textFill>
            </w:rPr>
          </w:rPrChange>
          <w14:textFill>
            <w14:solidFill>
              <w14:schemeClr w14:val="tx1"/>
            </w14:solidFill>
          </w14:textFill>
        </w:rPr>
      </w:pPr>
      <w:del w:id="184" w:author="随遇而安" w:date="2023-08-11T15:30:05Z">
        <w:r>
          <w:rPr>
            <w:rFonts w:hint="eastAsia" w:ascii="黑体" w:hAnsi="Times New Roman" w:eastAsia="黑体" w:cs="Times New Roman"/>
            <w:bCs/>
            <w:color w:val="000000" w:themeColor="text1"/>
            <w:sz w:val="30"/>
            <w:szCs w:val="30"/>
            <w:highlight w:val="none"/>
            <w:rPrChange w:id="185" w:author="随遇而安" w:date="2023-08-11T15:39:24Z">
              <w:rPr>
                <w:rFonts w:hint="eastAsia" w:ascii="黑体" w:hAnsi="Times New Roman" w:eastAsia="黑体" w:cs="Times New Roman"/>
                <w:bCs/>
                <w:color w:val="000000" w:themeColor="text1"/>
                <w:sz w:val="30"/>
                <w:szCs w:val="30"/>
                <w14:textFill>
                  <w14:solidFill>
                    <w14:schemeClr w14:val="tx1"/>
                  </w14:solidFill>
                </w14:textFill>
              </w:rPr>
            </w:rPrChange>
            <w14:textFill>
              <w14:solidFill>
                <w14:schemeClr w14:val="tx1"/>
              </w14:solidFill>
            </w14:textFill>
          </w:rPr>
          <w:delText>制度控制表</w:delText>
        </w:r>
      </w:del>
    </w:p>
    <w:tbl>
      <w:tblPr>
        <w:tblStyle w:val="14"/>
        <w:tblW w:w="104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083"/>
        <w:gridCol w:w="1190"/>
        <w:gridCol w:w="1412"/>
        <w:gridCol w:w="1191"/>
        <w:gridCol w:w="1246"/>
        <w:gridCol w:w="1154"/>
        <w:gridCol w:w="1234"/>
        <w:gridCol w:w="1053"/>
      </w:tblGrid>
      <w:tr w14:paraId="3D92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del w:id="186" w:author="随遇而安" w:date="2023-08-11T15:30:05Z"/>
        </w:trPr>
        <w:tc>
          <w:tcPr>
            <w:tcW w:w="846" w:type="dxa"/>
            <w:vAlign w:val="center"/>
          </w:tcPr>
          <w:p w14:paraId="2BD681E3">
            <w:pPr>
              <w:spacing w:line="360" w:lineRule="auto"/>
              <w:jc w:val="center"/>
              <w:outlineLvl w:val="0"/>
              <w:rPr>
                <w:del w:id="187" w:author="随遇而安" w:date="2023-08-11T15:30:05Z"/>
                <w:rFonts w:ascii="宋体" w:hAnsi="宋体" w:eastAsia="宋体" w:cs="Times New Roman"/>
                <w:color w:val="000000" w:themeColor="text1"/>
                <w:szCs w:val="21"/>
                <w:highlight w:val="none"/>
                <w:rPrChange w:id="188" w:author="随遇而安" w:date="2023-08-11T15:39:24Z">
                  <w:rPr>
                    <w:del w:id="18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190" w:author="随遇而安" w:date="2023-08-11T15:30:05Z">
              <w:r>
                <w:rPr>
                  <w:rFonts w:hint="eastAsia" w:ascii="宋体" w:hAnsi="宋体" w:eastAsia="宋体" w:cs="Times New Roman"/>
                  <w:color w:val="000000" w:themeColor="text1"/>
                  <w:szCs w:val="21"/>
                  <w:highlight w:val="none"/>
                  <w:rPrChange w:id="191"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制度名称</w:delText>
              </w:r>
            </w:del>
          </w:p>
        </w:tc>
        <w:tc>
          <w:tcPr>
            <w:tcW w:w="9563" w:type="dxa"/>
            <w:gridSpan w:val="8"/>
            <w:vAlign w:val="center"/>
          </w:tcPr>
          <w:p w14:paraId="2C4F58BD">
            <w:pPr>
              <w:spacing w:line="360" w:lineRule="auto"/>
              <w:outlineLvl w:val="0"/>
              <w:rPr>
                <w:del w:id="192" w:author="随遇而安" w:date="2023-08-11T15:30:05Z"/>
                <w:rFonts w:ascii="宋体" w:hAnsi="宋体" w:eastAsia="宋体" w:cs="Times New Roman"/>
                <w:b/>
                <w:color w:val="000000" w:themeColor="text1"/>
                <w:szCs w:val="21"/>
                <w:highlight w:val="none"/>
                <w:rPrChange w:id="193" w:author="随遇而安" w:date="2023-08-11T15:39:24Z">
                  <w:rPr>
                    <w:del w:id="194" w:author="随遇而安" w:date="2023-08-11T15:30:05Z"/>
                    <w:rFonts w:ascii="宋体" w:hAnsi="宋体" w:eastAsia="宋体" w:cs="Times New Roman"/>
                    <w:b/>
                    <w:color w:val="000000" w:themeColor="text1"/>
                    <w:szCs w:val="21"/>
                    <w14:textFill>
                      <w14:solidFill>
                        <w14:schemeClr w14:val="tx1"/>
                      </w14:solidFill>
                    </w14:textFill>
                  </w:rPr>
                </w:rPrChange>
                <w14:textFill>
                  <w14:solidFill>
                    <w14:schemeClr w14:val="tx1"/>
                  </w14:solidFill>
                </w14:textFill>
              </w:rPr>
            </w:pPr>
            <w:del w:id="195" w:author="随遇而安" w:date="2023-08-11T15:30:05Z">
              <w:r>
                <w:rPr>
                  <w:rFonts w:hint="eastAsia" w:ascii="宋体" w:hAnsi="宋体" w:eastAsia="宋体" w:cs="Times New Roman"/>
                  <w:b/>
                  <w:color w:val="000000" w:themeColor="text1"/>
                  <w:szCs w:val="21"/>
                  <w:highlight w:val="none"/>
                  <w:rPrChange w:id="196" w:author="随遇而安" w:date="2023-08-11T15:39:24Z">
                    <w:rPr>
                      <w:rFonts w:hint="eastAsia" w:ascii="宋体" w:hAnsi="宋体" w:eastAsia="宋体" w:cs="Times New Roman"/>
                      <w:b/>
                      <w:color w:val="000000" w:themeColor="text1"/>
                      <w:szCs w:val="21"/>
                      <w14:textFill>
                        <w14:solidFill>
                          <w14:schemeClr w14:val="tx1"/>
                        </w14:solidFill>
                      </w14:textFill>
                    </w:rPr>
                  </w:rPrChange>
                  <w14:textFill>
                    <w14:solidFill>
                      <w14:schemeClr w14:val="tx1"/>
                    </w14:solidFill>
                  </w14:textFill>
                </w:rPr>
                <w:delText>宁津北控城市环境服务有限公司安全生产费用管理制度</w:delText>
              </w:r>
            </w:del>
          </w:p>
        </w:tc>
      </w:tr>
      <w:tr w14:paraId="5A94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del w:id="197" w:author="随遇而安" w:date="2023-08-11T15:30:05Z"/>
        </w:trPr>
        <w:tc>
          <w:tcPr>
            <w:tcW w:w="846" w:type="dxa"/>
            <w:vAlign w:val="center"/>
          </w:tcPr>
          <w:p w14:paraId="0B9E71CE">
            <w:pPr>
              <w:spacing w:line="360" w:lineRule="auto"/>
              <w:jc w:val="center"/>
              <w:outlineLvl w:val="0"/>
              <w:rPr>
                <w:del w:id="198" w:author="随遇而安" w:date="2023-08-11T15:30:05Z"/>
                <w:rFonts w:ascii="宋体" w:hAnsi="宋体" w:eastAsia="宋体" w:cs="Times New Roman"/>
                <w:color w:val="000000" w:themeColor="text1"/>
                <w:szCs w:val="21"/>
                <w:highlight w:val="none"/>
                <w:rPrChange w:id="199" w:author="随遇而安" w:date="2023-08-11T15:39:24Z">
                  <w:rPr>
                    <w:del w:id="200"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01" w:author="随遇而安" w:date="2023-08-11T15:30:05Z">
              <w:r>
                <w:rPr>
                  <w:rFonts w:hint="eastAsia" w:ascii="宋体" w:hAnsi="宋体" w:eastAsia="宋体" w:cs="Times New Roman"/>
                  <w:color w:val="000000" w:themeColor="text1"/>
                  <w:szCs w:val="21"/>
                  <w:highlight w:val="none"/>
                  <w:rPrChange w:id="202"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制度编号</w:delText>
              </w:r>
            </w:del>
          </w:p>
        </w:tc>
        <w:tc>
          <w:tcPr>
            <w:tcW w:w="9563" w:type="dxa"/>
            <w:gridSpan w:val="8"/>
            <w:vAlign w:val="center"/>
          </w:tcPr>
          <w:p w14:paraId="436C92E0">
            <w:pPr>
              <w:spacing w:line="360" w:lineRule="auto"/>
              <w:outlineLvl w:val="9"/>
              <w:rPr>
                <w:del w:id="203" w:author="随遇而安" w:date="2023-08-11T15:30:05Z"/>
                <w:rFonts w:ascii="宋体" w:hAnsi="宋体" w:eastAsia="宋体" w:cs="Times New Roman"/>
                <w:bCs/>
                <w:color w:val="000000" w:themeColor="text1"/>
                <w:szCs w:val="21"/>
                <w:highlight w:val="none"/>
                <w:rPrChange w:id="204" w:author="随遇而安" w:date="2023-08-11T15:39:24Z">
                  <w:rPr>
                    <w:del w:id="205" w:author="随遇而安" w:date="2023-08-11T15:30:05Z"/>
                    <w:rFonts w:ascii="宋体" w:hAnsi="宋体" w:eastAsia="宋体" w:cs="Times New Roman"/>
                    <w:bCs/>
                    <w:color w:val="000000" w:themeColor="text1"/>
                    <w:szCs w:val="21"/>
                    <w14:textFill>
                      <w14:solidFill>
                        <w14:schemeClr w14:val="tx1"/>
                      </w14:solidFill>
                    </w14:textFill>
                  </w:rPr>
                </w:rPrChange>
                <w14:textFill>
                  <w14:solidFill>
                    <w14:schemeClr w14:val="tx1"/>
                  </w14:solidFill>
                </w14:textFill>
              </w:rPr>
            </w:pPr>
          </w:p>
        </w:tc>
      </w:tr>
      <w:tr w14:paraId="3B51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del w:id="206" w:author="随遇而安" w:date="2023-08-11T15:30:05Z"/>
        </w:trPr>
        <w:tc>
          <w:tcPr>
            <w:tcW w:w="846" w:type="dxa"/>
            <w:vAlign w:val="center"/>
          </w:tcPr>
          <w:p w14:paraId="763479A5">
            <w:pPr>
              <w:spacing w:line="360" w:lineRule="auto"/>
              <w:jc w:val="center"/>
              <w:outlineLvl w:val="0"/>
              <w:rPr>
                <w:del w:id="207" w:author="随遇而安" w:date="2023-08-11T15:30:05Z"/>
                <w:rFonts w:ascii="宋体" w:hAnsi="宋体" w:eastAsia="宋体" w:cs="Times New Roman"/>
                <w:color w:val="000000" w:themeColor="text1"/>
                <w:szCs w:val="21"/>
                <w:highlight w:val="none"/>
                <w:rPrChange w:id="208" w:author="随遇而安" w:date="2023-08-11T15:39:24Z">
                  <w:rPr>
                    <w:del w:id="20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10" w:author="随遇而安" w:date="2023-08-11T15:30:05Z">
              <w:r>
                <w:rPr>
                  <w:rFonts w:hint="eastAsia" w:ascii="宋体" w:hAnsi="宋体" w:eastAsia="宋体" w:cs="Times New Roman"/>
                  <w:color w:val="000000" w:themeColor="text1"/>
                  <w:szCs w:val="21"/>
                  <w:highlight w:val="none"/>
                  <w:rPrChange w:id="211"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版本</w:delText>
              </w:r>
            </w:del>
          </w:p>
        </w:tc>
        <w:tc>
          <w:tcPr>
            <w:tcW w:w="1083" w:type="dxa"/>
            <w:vAlign w:val="center"/>
          </w:tcPr>
          <w:p w14:paraId="6B3EFE1D">
            <w:pPr>
              <w:spacing w:line="360" w:lineRule="auto"/>
              <w:jc w:val="center"/>
              <w:outlineLvl w:val="0"/>
              <w:rPr>
                <w:del w:id="212" w:author="随遇而安" w:date="2023-08-11T15:30:05Z"/>
                <w:rFonts w:ascii="宋体" w:hAnsi="宋体" w:eastAsia="宋体" w:cs="Times New Roman"/>
                <w:color w:val="000000" w:themeColor="text1"/>
                <w:szCs w:val="21"/>
                <w:highlight w:val="none"/>
                <w:rPrChange w:id="213" w:author="随遇而安" w:date="2023-08-11T15:39:24Z">
                  <w:rPr>
                    <w:del w:id="21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15" w:author="随遇而安" w:date="2023-08-11T15:30:05Z">
              <w:r>
                <w:rPr>
                  <w:rFonts w:hint="eastAsia" w:ascii="宋体" w:hAnsi="宋体" w:eastAsia="宋体" w:cs="Times New Roman"/>
                  <w:color w:val="000000" w:themeColor="text1"/>
                  <w:szCs w:val="21"/>
                  <w:highlight w:val="none"/>
                  <w:rPrChange w:id="216"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状态</w:delText>
              </w:r>
            </w:del>
          </w:p>
        </w:tc>
        <w:tc>
          <w:tcPr>
            <w:tcW w:w="1190" w:type="dxa"/>
            <w:vAlign w:val="center"/>
          </w:tcPr>
          <w:p w14:paraId="6D56C453">
            <w:pPr>
              <w:spacing w:line="360" w:lineRule="auto"/>
              <w:jc w:val="center"/>
              <w:outlineLvl w:val="0"/>
              <w:rPr>
                <w:del w:id="217" w:author="随遇而安" w:date="2023-08-11T15:30:05Z"/>
                <w:rFonts w:ascii="宋体" w:hAnsi="宋体" w:eastAsia="宋体" w:cs="Times New Roman"/>
                <w:color w:val="000000" w:themeColor="text1"/>
                <w:szCs w:val="21"/>
                <w:highlight w:val="none"/>
                <w:rPrChange w:id="218" w:author="随遇而安" w:date="2023-08-11T15:39:24Z">
                  <w:rPr>
                    <w:del w:id="21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20" w:author="随遇而安" w:date="2023-08-11T15:30:05Z">
              <w:r>
                <w:rPr>
                  <w:rFonts w:hint="eastAsia" w:ascii="宋体" w:hAnsi="宋体" w:eastAsia="宋体" w:cs="Times New Roman"/>
                  <w:color w:val="000000" w:themeColor="text1"/>
                  <w:szCs w:val="21"/>
                  <w:highlight w:val="none"/>
                  <w:rPrChange w:id="221"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实施日期</w:delText>
              </w:r>
            </w:del>
          </w:p>
        </w:tc>
        <w:tc>
          <w:tcPr>
            <w:tcW w:w="1412" w:type="dxa"/>
            <w:vAlign w:val="center"/>
          </w:tcPr>
          <w:p w14:paraId="014FA093">
            <w:pPr>
              <w:spacing w:line="360" w:lineRule="auto"/>
              <w:jc w:val="center"/>
              <w:outlineLvl w:val="0"/>
              <w:rPr>
                <w:del w:id="222" w:author="随遇而安" w:date="2023-08-11T15:30:05Z"/>
                <w:rFonts w:ascii="宋体" w:hAnsi="宋体" w:eastAsia="宋体" w:cs="Times New Roman"/>
                <w:color w:val="000000" w:themeColor="text1"/>
                <w:szCs w:val="21"/>
                <w:highlight w:val="none"/>
                <w:rPrChange w:id="223" w:author="随遇而安" w:date="2023-08-11T15:39:24Z">
                  <w:rPr>
                    <w:del w:id="22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25" w:author="随遇而安" w:date="2023-08-11T15:30:05Z">
              <w:r>
                <w:rPr>
                  <w:rFonts w:hint="eastAsia" w:ascii="宋体" w:hAnsi="宋体" w:eastAsia="宋体" w:cs="Times New Roman"/>
                  <w:color w:val="000000" w:themeColor="text1"/>
                  <w:szCs w:val="21"/>
                  <w:highlight w:val="none"/>
                  <w:rPrChange w:id="226"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起草部门</w:delText>
              </w:r>
            </w:del>
          </w:p>
        </w:tc>
        <w:tc>
          <w:tcPr>
            <w:tcW w:w="1191" w:type="dxa"/>
            <w:vAlign w:val="center"/>
          </w:tcPr>
          <w:p w14:paraId="46F6715A">
            <w:pPr>
              <w:spacing w:line="360" w:lineRule="auto"/>
              <w:jc w:val="center"/>
              <w:outlineLvl w:val="0"/>
              <w:rPr>
                <w:del w:id="227" w:author="随遇而安" w:date="2023-08-11T15:30:05Z"/>
                <w:rFonts w:ascii="宋体" w:hAnsi="宋体" w:eastAsia="宋体" w:cs="Times New Roman"/>
                <w:color w:val="000000" w:themeColor="text1"/>
                <w:szCs w:val="21"/>
                <w:highlight w:val="none"/>
                <w:rPrChange w:id="228" w:author="随遇而安" w:date="2023-08-11T15:39:24Z">
                  <w:rPr>
                    <w:del w:id="22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30" w:author="随遇而安" w:date="2023-08-11T15:30:05Z">
              <w:r>
                <w:rPr>
                  <w:rFonts w:hint="eastAsia" w:ascii="宋体" w:hAnsi="宋体" w:eastAsia="宋体" w:cs="Times New Roman"/>
                  <w:color w:val="000000" w:themeColor="text1"/>
                  <w:szCs w:val="21"/>
                  <w:highlight w:val="none"/>
                  <w:rPrChange w:id="231"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会签部门</w:delText>
              </w:r>
            </w:del>
          </w:p>
        </w:tc>
        <w:tc>
          <w:tcPr>
            <w:tcW w:w="1246" w:type="dxa"/>
            <w:vAlign w:val="center"/>
          </w:tcPr>
          <w:p w14:paraId="3C2F2BB4">
            <w:pPr>
              <w:spacing w:line="360" w:lineRule="auto"/>
              <w:jc w:val="center"/>
              <w:outlineLvl w:val="0"/>
              <w:rPr>
                <w:del w:id="232" w:author="随遇而安" w:date="2023-08-11T15:30:05Z"/>
                <w:rFonts w:ascii="宋体" w:hAnsi="宋体" w:eastAsia="宋体" w:cs="Times New Roman"/>
                <w:color w:val="000000" w:themeColor="text1"/>
                <w:szCs w:val="21"/>
                <w:highlight w:val="none"/>
                <w:rPrChange w:id="233" w:author="随遇而安" w:date="2023-08-11T15:39:24Z">
                  <w:rPr>
                    <w:del w:id="23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35" w:author="随遇而安" w:date="2023-08-11T15:30:05Z">
              <w:r>
                <w:rPr>
                  <w:rFonts w:hint="eastAsia" w:ascii="宋体" w:hAnsi="宋体" w:eastAsia="宋体" w:cs="Times New Roman"/>
                  <w:color w:val="000000" w:themeColor="text1"/>
                  <w:szCs w:val="21"/>
                  <w:highlight w:val="none"/>
                  <w:rPrChange w:id="236"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主管领导审核</w:delText>
              </w:r>
            </w:del>
          </w:p>
        </w:tc>
        <w:tc>
          <w:tcPr>
            <w:tcW w:w="1154" w:type="dxa"/>
            <w:vAlign w:val="center"/>
          </w:tcPr>
          <w:p w14:paraId="506D253C">
            <w:pPr>
              <w:spacing w:line="360" w:lineRule="auto"/>
              <w:jc w:val="center"/>
              <w:outlineLvl w:val="0"/>
              <w:rPr>
                <w:del w:id="237" w:author="随遇而安" w:date="2023-08-11T15:30:05Z"/>
                <w:rFonts w:ascii="宋体" w:hAnsi="宋体" w:eastAsia="宋体" w:cs="Times New Roman"/>
                <w:color w:val="000000" w:themeColor="text1"/>
                <w:szCs w:val="21"/>
                <w:highlight w:val="none"/>
                <w:rPrChange w:id="238" w:author="随遇而安" w:date="2023-08-11T15:39:24Z">
                  <w:rPr>
                    <w:del w:id="23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40" w:author="随遇而安" w:date="2023-08-11T15:30:05Z">
              <w:r>
                <w:rPr>
                  <w:rFonts w:hint="eastAsia" w:ascii="宋体" w:hAnsi="宋体" w:eastAsia="宋体" w:cs="Times New Roman"/>
                  <w:color w:val="000000" w:themeColor="text1"/>
                  <w:szCs w:val="21"/>
                  <w:highlight w:val="none"/>
                  <w:rPrChange w:id="241"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审核部门</w:delText>
              </w:r>
            </w:del>
          </w:p>
        </w:tc>
        <w:tc>
          <w:tcPr>
            <w:tcW w:w="1234" w:type="dxa"/>
            <w:vAlign w:val="center"/>
          </w:tcPr>
          <w:p w14:paraId="707462F5">
            <w:pPr>
              <w:spacing w:line="360" w:lineRule="auto"/>
              <w:jc w:val="center"/>
              <w:outlineLvl w:val="0"/>
              <w:rPr>
                <w:del w:id="242" w:author="随遇而安" w:date="2023-08-11T15:30:05Z"/>
                <w:rFonts w:ascii="宋体" w:hAnsi="宋体" w:eastAsia="宋体" w:cs="Times New Roman"/>
                <w:color w:val="000000" w:themeColor="text1"/>
                <w:szCs w:val="21"/>
                <w:highlight w:val="none"/>
                <w:rPrChange w:id="243" w:author="随遇而安" w:date="2023-08-11T15:39:24Z">
                  <w:rPr>
                    <w:del w:id="24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45" w:author="随遇而安" w:date="2023-08-11T15:30:05Z">
              <w:r>
                <w:rPr>
                  <w:rFonts w:hint="eastAsia" w:ascii="宋体" w:hAnsi="宋体" w:eastAsia="宋体" w:cs="Times New Roman"/>
                  <w:color w:val="000000" w:themeColor="text1"/>
                  <w:szCs w:val="21"/>
                  <w:highlight w:val="none"/>
                  <w:rPrChange w:id="246"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签发人</w:delText>
              </w:r>
            </w:del>
          </w:p>
        </w:tc>
        <w:tc>
          <w:tcPr>
            <w:tcW w:w="1053" w:type="dxa"/>
            <w:vAlign w:val="center"/>
          </w:tcPr>
          <w:p w14:paraId="4B2A23F3">
            <w:pPr>
              <w:spacing w:line="360" w:lineRule="auto"/>
              <w:jc w:val="center"/>
              <w:outlineLvl w:val="0"/>
              <w:rPr>
                <w:del w:id="247" w:author="随遇而安" w:date="2023-08-11T15:30:05Z"/>
                <w:rFonts w:ascii="宋体" w:hAnsi="宋体" w:eastAsia="宋体" w:cs="Times New Roman"/>
                <w:color w:val="000000" w:themeColor="text1"/>
                <w:szCs w:val="21"/>
                <w:highlight w:val="none"/>
                <w:rPrChange w:id="248" w:author="随遇而安" w:date="2023-08-11T15:39:24Z">
                  <w:rPr>
                    <w:del w:id="24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50" w:author="随遇而安" w:date="2023-08-11T15:30:05Z">
              <w:r>
                <w:rPr>
                  <w:rFonts w:hint="eastAsia" w:ascii="宋体" w:hAnsi="宋体" w:eastAsia="宋体" w:cs="Times New Roman"/>
                  <w:color w:val="000000" w:themeColor="text1"/>
                  <w:szCs w:val="21"/>
                  <w:highlight w:val="none"/>
                  <w:rPrChange w:id="251"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是否修订</w:delText>
              </w:r>
            </w:del>
          </w:p>
        </w:tc>
      </w:tr>
      <w:tr w14:paraId="6C0A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del w:id="252" w:author="随遇而安" w:date="2023-08-11T15:30:05Z"/>
        </w:trPr>
        <w:tc>
          <w:tcPr>
            <w:tcW w:w="846" w:type="dxa"/>
            <w:vAlign w:val="center"/>
          </w:tcPr>
          <w:p w14:paraId="1CD19B71">
            <w:pPr>
              <w:spacing w:line="360" w:lineRule="auto"/>
              <w:jc w:val="center"/>
              <w:outlineLvl w:val="0"/>
              <w:rPr>
                <w:del w:id="253" w:author="随遇而安" w:date="2023-08-11T15:30:05Z"/>
                <w:rFonts w:hint="eastAsia" w:ascii="宋体" w:hAnsi="宋体" w:eastAsia="宋体" w:cs="Times New Roman"/>
                <w:color w:val="000000" w:themeColor="text1"/>
                <w:szCs w:val="21"/>
                <w:highlight w:val="none"/>
                <w:lang w:eastAsia="zh-CN"/>
                <w:rPrChange w:id="254" w:author="随遇而安" w:date="2023-08-11T15:39:24Z">
                  <w:rPr>
                    <w:del w:id="255" w:author="随遇而安" w:date="2023-08-11T15:30:05Z"/>
                    <w:rFonts w:hint="eastAsia" w:ascii="宋体" w:hAnsi="宋体" w:eastAsia="宋体" w:cs="Times New Roman"/>
                    <w:color w:val="000000" w:themeColor="text1"/>
                    <w:szCs w:val="21"/>
                    <w:lang w:eastAsia="zh-CN"/>
                    <w14:textFill>
                      <w14:solidFill>
                        <w14:schemeClr w14:val="tx1"/>
                      </w14:solidFill>
                    </w14:textFill>
                  </w:rPr>
                </w:rPrChange>
                <w14:textFill>
                  <w14:solidFill>
                    <w14:schemeClr w14:val="tx1"/>
                  </w14:solidFill>
                </w14:textFill>
              </w:rPr>
            </w:pPr>
            <w:del w:id="256" w:author="随遇而安" w:date="2023-08-11T15:30:05Z">
              <w:r>
                <w:rPr>
                  <w:rFonts w:hint="eastAsia" w:ascii="宋体" w:hAnsi="宋体" w:eastAsia="宋体" w:cs="Times New Roman"/>
                  <w:color w:val="000000" w:themeColor="text1"/>
                  <w:szCs w:val="21"/>
                  <w:highlight w:val="none"/>
                  <w:rPrChange w:id="257"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20</w:delText>
              </w:r>
            </w:del>
            <w:del w:id="258" w:author="随遇而安" w:date="2023-08-11T15:30:05Z">
              <w:r>
                <w:rPr>
                  <w:rFonts w:ascii="宋体" w:hAnsi="宋体" w:eastAsia="宋体" w:cs="Times New Roman"/>
                  <w:color w:val="000000" w:themeColor="text1"/>
                  <w:szCs w:val="21"/>
                  <w:highlight w:val="none"/>
                  <w:rPrChange w:id="259" w:author="随遇而安" w:date="2023-08-11T15:39:24Z">
                    <w:rPr>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2</w:delText>
              </w:r>
            </w:del>
            <w:del w:id="260" w:author="随遇而安" w:date="2023-08-11T15:30:05Z">
              <w:r>
                <w:rPr>
                  <w:rFonts w:hint="eastAsia" w:ascii="宋体" w:hAnsi="宋体" w:eastAsia="宋体" w:cs="Times New Roman"/>
                  <w:color w:val="000000" w:themeColor="text1"/>
                  <w:szCs w:val="21"/>
                  <w:highlight w:val="none"/>
                  <w:lang w:val="en-US" w:eastAsia="zh-CN"/>
                  <w:rPrChange w:id="261" w:author="随遇而安" w:date="2023-08-11T15:39:24Z">
                    <w:rPr>
                      <w:rFonts w:hint="eastAsia" w:ascii="宋体" w:hAnsi="宋体" w:eastAsia="宋体" w:cs="Times New Roman"/>
                      <w:color w:val="000000" w:themeColor="text1"/>
                      <w:szCs w:val="21"/>
                      <w:lang w:val="en-US" w:eastAsia="zh-CN"/>
                      <w14:textFill>
                        <w14:solidFill>
                          <w14:schemeClr w14:val="tx1"/>
                        </w14:solidFill>
                      </w14:textFill>
                    </w:rPr>
                  </w:rPrChange>
                  <w14:textFill>
                    <w14:solidFill>
                      <w14:schemeClr w14:val="tx1"/>
                    </w14:solidFill>
                  </w14:textFill>
                </w:rPr>
                <w:delText>3</w:delText>
              </w:r>
            </w:del>
          </w:p>
        </w:tc>
        <w:tc>
          <w:tcPr>
            <w:tcW w:w="1083" w:type="dxa"/>
            <w:vAlign w:val="center"/>
          </w:tcPr>
          <w:p w14:paraId="2ABA84A0">
            <w:pPr>
              <w:spacing w:line="360" w:lineRule="auto"/>
              <w:jc w:val="center"/>
              <w:outlineLvl w:val="0"/>
              <w:rPr>
                <w:del w:id="262" w:author="随遇而安" w:date="2023-08-11T15:30:05Z"/>
                <w:rFonts w:ascii="宋体" w:hAnsi="宋体" w:eastAsia="宋体" w:cs="Times New Roman"/>
                <w:color w:val="000000" w:themeColor="text1"/>
                <w:szCs w:val="21"/>
                <w:highlight w:val="none"/>
                <w:rPrChange w:id="263" w:author="随遇而安" w:date="2023-08-11T15:39:24Z">
                  <w:rPr>
                    <w:del w:id="26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265" w:author="随遇而安" w:date="2023-08-11T15:30:05Z">
              <w:r>
                <w:rPr>
                  <w:rFonts w:hint="eastAsia" w:ascii="宋体" w:hAnsi="宋体" w:eastAsia="宋体" w:cs="Times New Roman"/>
                  <w:color w:val="000000" w:themeColor="text1"/>
                  <w:szCs w:val="21"/>
                  <w:highlight w:val="none"/>
                  <w:rPrChange w:id="266"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试用执行</w:delText>
              </w:r>
            </w:del>
          </w:p>
        </w:tc>
        <w:tc>
          <w:tcPr>
            <w:tcW w:w="1190" w:type="dxa"/>
            <w:vAlign w:val="center"/>
          </w:tcPr>
          <w:p w14:paraId="518751C4">
            <w:pPr>
              <w:spacing w:line="360" w:lineRule="auto"/>
              <w:jc w:val="center"/>
              <w:outlineLvl w:val="9"/>
              <w:rPr>
                <w:del w:id="267" w:author="随遇而安" w:date="2023-08-11T15:30:05Z"/>
                <w:rFonts w:ascii="宋体" w:hAnsi="宋体" w:eastAsia="宋体" w:cs="Times New Roman"/>
                <w:color w:val="000000" w:themeColor="text1"/>
                <w:szCs w:val="21"/>
                <w:highlight w:val="none"/>
                <w:rPrChange w:id="268" w:author="随遇而安" w:date="2023-08-11T15:39:24Z">
                  <w:rPr>
                    <w:del w:id="26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412" w:type="dxa"/>
            <w:vAlign w:val="center"/>
          </w:tcPr>
          <w:p w14:paraId="0A3F3A6D">
            <w:pPr>
              <w:spacing w:line="360" w:lineRule="auto"/>
              <w:jc w:val="center"/>
              <w:outlineLvl w:val="0"/>
              <w:rPr>
                <w:del w:id="270" w:author="随遇而安" w:date="2023-08-11T15:30:05Z"/>
                <w:rFonts w:hint="eastAsia" w:ascii="宋体" w:hAnsi="宋体" w:eastAsia="宋体" w:cs="Times New Roman"/>
                <w:color w:val="000000" w:themeColor="text1"/>
                <w:szCs w:val="21"/>
                <w:highlight w:val="none"/>
                <w:lang w:eastAsia="zh-CN"/>
                <w:rPrChange w:id="271" w:author="随遇而安" w:date="2023-08-11T15:39:24Z">
                  <w:rPr>
                    <w:del w:id="272" w:author="随遇而安" w:date="2023-08-11T15:30:05Z"/>
                    <w:rFonts w:hint="eastAsia" w:ascii="宋体" w:hAnsi="宋体" w:eastAsia="宋体" w:cs="Times New Roman"/>
                    <w:color w:val="000000" w:themeColor="text1"/>
                    <w:szCs w:val="21"/>
                    <w:lang w:eastAsia="zh-CN"/>
                    <w14:textFill>
                      <w14:solidFill>
                        <w14:schemeClr w14:val="tx1"/>
                      </w14:solidFill>
                    </w14:textFill>
                  </w:rPr>
                </w:rPrChange>
                <w14:textFill>
                  <w14:solidFill>
                    <w14:schemeClr w14:val="tx1"/>
                  </w14:solidFill>
                </w14:textFill>
              </w:rPr>
            </w:pPr>
            <w:del w:id="273" w:author="随遇而安" w:date="2023-08-11T15:30:05Z">
              <w:r>
                <w:rPr>
                  <w:rFonts w:hint="eastAsia" w:ascii="宋体" w:hAnsi="宋体" w:eastAsia="宋体" w:cs="Times New Roman"/>
                  <w:color w:val="000000" w:themeColor="text1"/>
                  <w:szCs w:val="21"/>
                  <w:highlight w:val="none"/>
                  <w:lang w:val="en-US" w:eastAsia="zh-CN"/>
                  <w:rPrChange w:id="274" w:author="随遇而安" w:date="2023-08-11T15:39:24Z">
                    <w:rPr>
                      <w:rFonts w:hint="eastAsia" w:ascii="宋体" w:hAnsi="宋体" w:eastAsia="宋体" w:cs="Times New Roman"/>
                      <w:color w:val="000000" w:themeColor="text1"/>
                      <w:szCs w:val="21"/>
                      <w:lang w:val="en-US" w:eastAsia="zh-CN"/>
                      <w14:textFill>
                        <w14:solidFill>
                          <w14:schemeClr w14:val="tx1"/>
                        </w14:solidFill>
                      </w14:textFill>
                    </w:rPr>
                  </w:rPrChange>
                  <w14:textFill>
                    <w14:solidFill>
                      <w14:schemeClr w14:val="tx1"/>
                    </w14:solidFill>
                  </w14:textFill>
                </w:rPr>
                <w:delText>安环品质部</w:delText>
              </w:r>
            </w:del>
          </w:p>
        </w:tc>
        <w:tc>
          <w:tcPr>
            <w:tcW w:w="1191" w:type="dxa"/>
            <w:vAlign w:val="center"/>
          </w:tcPr>
          <w:p w14:paraId="65729101">
            <w:pPr>
              <w:spacing w:line="360" w:lineRule="auto"/>
              <w:jc w:val="center"/>
              <w:outlineLvl w:val="9"/>
              <w:rPr>
                <w:del w:id="275" w:author="随遇而安" w:date="2023-08-11T15:30:05Z"/>
                <w:rFonts w:ascii="宋体" w:hAnsi="宋体" w:eastAsia="宋体" w:cs="Times New Roman"/>
                <w:color w:val="000000" w:themeColor="text1"/>
                <w:szCs w:val="21"/>
                <w:highlight w:val="none"/>
                <w:rPrChange w:id="276" w:author="随遇而安" w:date="2023-08-11T15:39:24Z">
                  <w:rPr>
                    <w:del w:id="27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46" w:type="dxa"/>
            <w:vAlign w:val="center"/>
          </w:tcPr>
          <w:p w14:paraId="3C559C1E">
            <w:pPr>
              <w:spacing w:line="360" w:lineRule="auto"/>
              <w:jc w:val="center"/>
              <w:outlineLvl w:val="9"/>
              <w:rPr>
                <w:del w:id="278" w:author="随遇而安" w:date="2023-08-11T15:30:05Z"/>
                <w:rFonts w:ascii="宋体" w:hAnsi="宋体" w:eastAsia="宋体" w:cs="Times New Roman"/>
                <w:color w:val="000000" w:themeColor="text1"/>
                <w:szCs w:val="21"/>
                <w:highlight w:val="none"/>
                <w:rPrChange w:id="279" w:author="随遇而安" w:date="2023-08-11T15:39:24Z">
                  <w:rPr>
                    <w:del w:id="280"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54" w:type="dxa"/>
            <w:vAlign w:val="center"/>
          </w:tcPr>
          <w:p w14:paraId="525AF114">
            <w:pPr>
              <w:spacing w:line="360" w:lineRule="auto"/>
              <w:jc w:val="center"/>
              <w:outlineLvl w:val="9"/>
              <w:rPr>
                <w:del w:id="281" w:author="随遇而安" w:date="2023-08-11T15:30:05Z"/>
                <w:rFonts w:ascii="宋体" w:hAnsi="宋体" w:eastAsia="宋体" w:cs="Times New Roman"/>
                <w:color w:val="000000" w:themeColor="text1"/>
                <w:szCs w:val="21"/>
                <w:highlight w:val="none"/>
                <w:rPrChange w:id="282" w:author="随遇而安" w:date="2023-08-11T15:39:24Z">
                  <w:rPr>
                    <w:del w:id="283"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34" w:type="dxa"/>
            <w:vAlign w:val="center"/>
          </w:tcPr>
          <w:p w14:paraId="06C2C7D2">
            <w:pPr>
              <w:spacing w:line="360" w:lineRule="auto"/>
              <w:jc w:val="center"/>
              <w:outlineLvl w:val="9"/>
              <w:rPr>
                <w:del w:id="284" w:author="随遇而安" w:date="2023-08-11T15:30:05Z"/>
                <w:rFonts w:ascii="宋体" w:hAnsi="宋体" w:eastAsia="宋体" w:cs="Times New Roman"/>
                <w:color w:val="000000" w:themeColor="text1"/>
                <w:szCs w:val="21"/>
                <w:highlight w:val="none"/>
                <w:rPrChange w:id="285" w:author="随遇而安" w:date="2023-08-11T15:39:24Z">
                  <w:rPr>
                    <w:del w:id="286"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053" w:type="dxa"/>
            <w:vAlign w:val="center"/>
          </w:tcPr>
          <w:p w14:paraId="2FC0A49E">
            <w:pPr>
              <w:spacing w:line="360" w:lineRule="auto"/>
              <w:jc w:val="center"/>
              <w:outlineLvl w:val="9"/>
              <w:rPr>
                <w:del w:id="287" w:author="随遇而安" w:date="2023-08-11T15:30:05Z"/>
                <w:rFonts w:ascii="宋体" w:hAnsi="宋体" w:eastAsia="宋体" w:cs="Times New Roman"/>
                <w:color w:val="000000" w:themeColor="text1"/>
                <w:szCs w:val="21"/>
                <w:highlight w:val="none"/>
                <w:rPrChange w:id="288" w:author="随遇而安" w:date="2023-08-11T15:39:24Z">
                  <w:rPr>
                    <w:del w:id="28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r>
      <w:tr w14:paraId="10B0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del w:id="290" w:author="随遇而安" w:date="2023-08-11T15:30:05Z"/>
        </w:trPr>
        <w:tc>
          <w:tcPr>
            <w:tcW w:w="846" w:type="dxa"/>
            <w:vAlign w:val="center"/>
          </w:tcPr>
          <w:p w14:paraId="3CCB2A0A">
            <w:pPr>
              <w:spacing w:line="360" w:lineRule="auto"/>
              <w:jc w:val="center"/>
              <w:outlineLvl w:val="9"/>
              <w:rPr>
                <w:del w:id="291" w:author="随遇而安" w:date="2023-08-11T15:30:05Z"/>
                <w:rFonts w:ascii="宋体" w:hAnsi="宋体" w:eastAsia="宋体" w:cs="Times New Roman"/>
                <w:color w:val="000000" w:themeColor="text1"/>
                <w:szCs w:val="21"/>
                <w:highlight w:val="none"/>
                <w:rPrChange w:id="292" w:author="随遇而安" w:date="2023-08-11T15:39:24Z">
                  <w:rPr>
                    <w:del w:id="293"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083" w:type="dxa"/>
            <w:vAlign w:val="center"/>
          </w:tcPr>
          <w:p w14:paraId="067EB48A">
            <w:pPr>
              <w:spacing w:line="360" w:lineRule="auto"/>
              <w:jc w:val="center"/>
              <w:outlineLvl w:val="9"/>
              <w:rPr>
                <w:del w:id="294" w:author="随遇而安" w:date="2023-08-11T15:30:05Z"/>
                <w:rFonts w:ascii="宋体" w:hAnsi="宋体" w:eastAsia="宋体" w:cs="Times New Roman"/>
                <w:color w:val="000000" w:themeColor="text1"/>
                <w:szCs w:val="21"/>
                <w:highlight w:val="none"/>
                <w:rPrChange w:id="295" w:author="随遇而安" w:date="2023-08-11T15:39:24Z">
                  <w:rPr>
                    <w:del w:id="296"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90" w:type="dxa"/>
            <w:vAlign w:val="center"/>
          </w:tcPr>
          <w:p w14:paraId="01AACF08">
            <w:pPr>
              <w:spacing w:line="360" w:lineRule="auto"/>
              <w:jc w:val="center"/>
              <w:outlineLvl w:val="9"/>
              <w:rPr>
                <w:del w:id="297" w:author="随遇而安" w:date="2023-08-11T15:30:05Z"/>
                <w:rFonts w:ascii="宋体" w:hAnsi="宋体" w:eastAsia="宋体" w:cs="Times New Roman"/>
                <w:color w:val="000000" w:themeColor="text1"/>
                <w:szCs w:val="21"/>
                <w:highlight w:val="none"/>
                <w:rPrChange w:id="298" w:author="随遇而安" w:date="2023-08-11T15:39:24Z">
                  <w:rPr>
                    <w:del w:id="29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412" w:type="dxa"/>
            <w:vAlign w:val="center"/>
          </w:tcPr>
          <w:p w14:paraId="6DAB5963">
            <w:pPr>
              <w:spacing w:line="360" w:lineRule="auto"/>
              <w:jc w:val="center"/>
              <w:outlineLvl w:val="9"/>
              <w:rPr>
                <w:del w:id="300" w:author="随遇而安" w:date="2023-08-11T15:30:05Z"/>
                <w:rFonts w:ascii="宋体" w:hAnsi="宋体" w:eastAsia="宋体" w:cs="Times New Roman"/>
                <w:color w:val="000000" w:themeColor="text1"/>
                <w:szCs w:val="21"/>
                <w:highlight w:val="none"/>
                <w:rPrChange w:id="301" w:author="随遇而安" w:date="2023-08-11T15:39:24Z">
                  <w:rPr>
                    <w:del w:id="30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91" w:type="dxa"/>
            <w:vAlign w:val="center"/>
          </w:tcPr>
          <w:p w14:paraId="1E6E9584">
            <w:pPr>
              <w:spacing w:line="360" w:lineRule="auto"/>
              <w:jc w:val="center"/>
              <w:outlineLvl w:val="9"/>
              <w:rPr>
                <w:del w:id="303" w:author="随遇而安" w:date="2023-08-11T15:30:05Z"/>
                <w:rFonts w:ascii="宋体" w:hAnsi="宋体" w:eastAsia="宋体" w:cs="Times New Roman"/>
                <w:color w:val="000000" w:themeColor="text1"/>
                <w:szCs w:val="21"/>
                <w:highlight w:val="none"/>
                <w:rPrChange w:id="304" w:author="随遇而安" w:date="2023-08-11T15:39:24Z">
                  <w:rPr>
                    <w:del w:id="305"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46" w:type="dxa"/>
            <w:vAlign w:val="center"/>
          </w:tcPr>
          <w:p w14:paraId="77F32D27">
            <w:pPr>
              <w:spacing w:line="360" w:lineRule="auto"/>
              <w:jc w:val="center"/>
              <w:outlineLvl w:val="9"/>
              <w:rPr>
                <w:del w:id="306" w:author="随遇而安" w:date="2023-08-11T15:30:05Z"/>
                <w:rFonts w:ascii="宋体" w:hAnsi="宋体" w:eastAsia="宋体" w:cs="Times New Roman"/>
                <w:color w:val="000000" w:themeColor="text1"/>
                <w:szCs w:val="21"/>
                <w:highlight w:val="none"/>
                <w:rPrChange w:id="307" w:author="随遇而安" w:date="2023-08-11T15:39:24Z">
                  <w:rPr>
                    <w:del w:id="308"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54" w:type="dxa"/>
            <w:vAlign w:val="center"/>
          </w:tcPr>
          <w:p w14:paraId="5B6FC7F9">
            <w:pPr>
              <w:spacing w:line="360" w:lineRule="auto"/>
              <w:jc w:val="center"/>
              <w:outlineLvl w:val="9"/>
              <w:rPr>
                <w:del w:id="309" w:author="随遇而安" w:date="2023-08-11T15:30:05Z"/>
                <w:rFonts w:ascii="宋体" w:hAnsi="宋体" w:eastAsia="宋体" w:cs="Times New Roman"/>
                <w:color w:val="000000" w:themeColor="text1"/>
                <w:szCs w:val="21"/>
                <w:highlight w:val="none"/>
                <w:rPrChange w:id="310" w:author="随遇而安" w:date="2023-08-11T15:39:24Z">
                  <w:rPr>
                    <w:del w:id="311"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34" w:type="dxa"/>
            <w:vAlign w:val="center"/>
          </w:tcPr>
          <w:p w14:paraId="584F28D4">
            <w:pPr>
              <w:spacing w:line="360" w:lineRule="auto"/>
              <w:jc w:val="center"/>
              <w:outlineLvl w:val="9"/>
              <w:rPr>
                <w:del w:id="312" w:author="随遇而安" w:date="2023-08-11T15:30:05Z"/>
                <w:rFonts w:ascii="宋体" w:hAnsi="宋体" w:eastAsia="宋体" w:cs="Times New Roman"/>
                <w:color w:val="000000" w:themeColor="text1"/>
                <w:szCs w:val="21"/>
                <w:highlight w:val="none"/>
                <w:rPrChange w:id="313" w:author="随遇而安" w:date="2023-08-11T15:39:24Z">
                  <w:rPr>
                    <w:del w:id="31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053" w:type="dxa"/>
            <w:vAlign w:val="center"/>
          </w:tcPr>
          <w:p w14:paraId="109E55A7">
            <w:pPr>
              <w:spacing w:line="360" w:lineRule="auto"/>
              <w:jc w:val="center"/>
              <w:outlineLvl w:val="9"/>
              <w:rPr>
                <w:del w:id="315" w:author="随遇而安" w:date="2023-08-11T15:30:05Z"/>
                <w:rFonts w:ascii="宋体" w:hAnsi="宋体" w:eastAsia="宋体" w:cs="Times New Roman"/>
                <w:color w:val="000000" w:themeColor="text1"/>
                <w:szCs w:val="21"/>
                <w:highlight w:val="none"/>
                <w:rPrChange w:id="316" w:author="随遇而安" w:date="2023-08-11T15:39:24Z">
                  <w:rPr>
                    <w:del w:id="31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r>
      <w:tr w14:paraId="39E9D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del w:id="318" w:author="随遇而安" w:date="2023-08-11T15:30:05Z"/>
        </w:trPr>
        <w:tc>
          <w:tcPr>
            <w:tcW w:w="846" w:type="dxa"/>
            <w:vAlign w:val="center"/>
          </w:tcPr>
          <w:p w14:paraId="0EDFE82D">
            <w:pPr>
              <w:spacing w:line="360" w:lineRule="auto"/>
              <w:jc w:val="center"/>
              <w:outlineLvl w:val="9"/>
              <w:rPr>
                <w:del w:id="319" w:author="随遇而安" w:date="2023-08-11T15:30:05Z"/>
                <w:rFonts w:ascii="宋体" w:hAnsi="宋体" w:eastAsia="宋体" w:cs="Times New Roman"/>
                <w:color w:val="000000" w:themeColor="text1"/>
                <w:szCs w:val="21"/>
                <w:highlight w:val="none"/>
                <w:rPrChange w:id="320" w:author="随遇而安" w:date="2023-08-11T15:39:24Z">
                  <w:rPr>
                    <w:del w:id="321"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083" w:type="dxa"/>
            <w:vAlign w:val="center"/>
          </w:tcPr>
          <w:p w14:paraId="77C64261">
            <w:pPr>
              <w:spacing w:line="360" w:lineRule="auto"/>
              <w:jc w:val="center"/>
              <w:outlineLvl w:val="9"/>
              <w:rPr>
                <w:del w:id="322" w:author="随遇而安" w:date="2023-08-11T15:30:05Z"/>
                <w:rFonts w:ascii="宋体" w:hAnsi="宋体" w:eastAsia="宋体" w:cs="Times New Roman"/>
                <w:color w:val="000000" w:themeColor="text1"/>
                <w:szCs w:val="21"/>
                <w:highlight w:val="none"/>
                <w:rPrChange w:id="323" w:author="随遇而安" w:date="2023-08-11T15:39:24Z">
                  <w:rPr>
                    <w:del w:id="32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90" w:type="dxa"/>
            <w:vAlign w:val="center"/>
          </w:tcPr>
          <w:p w14:paraId="211566C7">
            <w:pPr>
              <w:spacing w:line="360" w:lineRule="auto"/>
              <w:jc w:val="center"/>
              <w:outlineLvl w:val="9"/>
              <w:rPr>
                <w:del w:id="325" w:author="随遇而安" w:date="2023-08-11T15:30:05Z"/>
                <w:rFonts w:ascii="宋体" w:hAnsi="宋体" w:eastAsia="宋体" w:cs="Times New Roman"/>
                <w:color w:val="000000" w:themeColor="text1"/>
                <w:szCs w:val="21"/>
                <w:highlight w:val="none"/>
                <w:rPrChange w:id="326" w:author="随遇而安" w:date="2023-08-11T15:39:24Z">
                  <w:rPr>
                    <w:del w:id="32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412" w:type="dxa"/>
            <w:vAlign w:val="center"/>
          </w:tcPr>
          <w:p w14:paraId="4E61A471">
            <w:pPr>
              <w:spacing w:line="360" w:lineRule="auto"/>
              <w:jc w:val="center"/>
              <w:outlineLvl w:val="9"/>
              <w:rPr>
                <w:del w:id="328" w:author="随遇而安" w:date="2023-08-11T15:30:05Z"/>
                <w:rFonts w:ascii="宋体" w:hAnsi="宋体" w:eastAsia="宋体" w:cs="Times New Roman"/>
                <w:color w:val="000000" w:themeColor="text1"/>
                <w:szCs w:val="21"/>
                <w:highlight w:val="none"/>
                <w:rPrChange w:id="329" w:author="随遇而安" w:date="2023-08-11T15:39:24Z">
                  <w:rPr>
                    <w:del w:id="330"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91" w:type="dxa"/>
            <w:vAlign w:val="center"/>
          </w:tcPr>
          <w:p w14:paraId="3D447E04">
            <w:pPr>
              <w:spacing w:line="360" w:lineRule="auto"/>
              <w:jc w:val="center"/>
              <w:outlineLvl w:val="9"/>
              <w:rPr>
                <w:del w:id="331" w:author="随遇而安" w:date="2023-08-11T15:30:05Z"/>
                <w:rFonts w:ascii="宋体" w:hAnsi="宋体" w:eastAsia="宋体" w:cs="Times New Roman"/>
                <w:color w:val="000000" w:themeColor="text1"/>
                <w:szCs w:val="21"/>
                <w:highlight w:val="none"/>
                <w:rPrChange w:id="332" w:author="随遇而安" w:date="2023-08-11T15:39:24Z">
                  <w:rPr>
                    <w:del w:id="333"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46" w:type="dxa"/>
            <w:vAlign w:val="center"/>
          </w:tcPr>
          <w:p w14:paraId="5561C97F">
            <w:pPr>
              <w:spacing w:line="360" w:lineRule="auto"/>
              <w:jc w:val="center"/>
              <w:outlineLvl w:val="9"/>
              <w:rPr>
                <w:del w:id="334" w:author="随遇而安" w:date="2023-08-11T15:30:05Z"/>
                <w:rFonts w:ascii="宋体" w:hAnsi="宋体" w:eastAsia="宋体" w:cs="Times New Roman"/>
                <w:color w:val="000000" w:themeColor="text1"/>
                <w:szCs w:val="21"/>
                <w:highlight w:val="none"/>
                <w:rPrChange w:id="335" w:author="随遇而安" w:date="2023-08-11T15:39:24Z">
                  <w:rPr>
                    <w:del w:id="336"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54" w:type="dxa"/>
            <w:vAlign w:val="center"/>
          </w:tcPr>
          <w:p w14:paraId="622C6032">
            <w:pPr>
              <w:spacing w:line="360" w:lineRule="auto"/>
              <w:jc w:val="center"/>
              <w:outlineLvl w:val="9"/>
              <w:rPr>
                <w:del w:id="337" w:author="随遇而安" w:date="2023-08-11T15:30:05Z"/>
                <w:rFonts w:ascii="宋体" w:hAnsi="宋体" w:eastAsia="宋体" w:cs="Times New Roman"/>
                <w:color w:val="000000" w:themeColor="text1"/>
                <w:szCs w:val="21"/>
                <w:highlight w:val="none"/>
                <w:rPrChange w:id="338" w:author="随遇而安" w:date="2023-08-11T15:39:24Z">
                  <w:rPr>
                    <w:del w:id="33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34" w:type="dxa"/>
            <w:vAlign w:val="center"/>
          </w:tcPr>
          <w:p w14:paraId="69564E54">
            <w:pPr>
              <w:spacing w:line="360" w:lineRule="auto"/>
              <w:jc w:val="center"/>
              <w:outlineLvl w:val="9"/>
              <w:rPr>
                <w:del w:id="340" w:author="随遇而安" w:date="2023-08-11T15:30:05Z"/>
                <w:rFonts w:ascii="宋体" w:hAnsi="宋体" w:eastAsia="宋体" w:cs="Times New Roman"/>
                <w:color w:val="000000" w:themeColor="text1"/>
                <w:szCs w:val="21"/>
                <w:highlight w:val="none"/>
                <w:rPrChange w:id="341" w:author="随遇而安" w:date="2023-08-11T15:39:24Z">
                  <w:rPr>
                    <w:del w:id="34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053" w:type="dxa"/>
            <w:vAlign w:val="center"/>
          </w:tcPr>
          <w:p w14:paraId="63D9A74C">
            <w:pPr>
              <w:spacing w:line="360" w:lineRule="auto"/>
              <w:jc w:val="center"/>
              <w:outlineLvl w:val="9"/>
              <w:rPr>
                <w:del w:id="343" w:author="随遇而安" w:date="2023-08-11T15:30:05Z"/>
                <w:rFonts w:ascii="宋体" w:hAnsi="宋体" w:eastAsia="宋体" w:cs="Times New Roman"/>
                <w:color w:val="000000" w:themeColor="text1"/>
                <w:szCs w:val="21"/>
                <w:highlight w:val="none"/>
                <w:rPrChange w:id="344" w:author="随遇而安" w:date="2023-08-11T15:39:24Z">
                  <w:rPr>
                    <w:del w:id="345"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r>
      <w:tr w14:paraId="03242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del w:id="346" w:author="随遇而安" w:date="2023-08-11T15:30:05Z"/>
        </w:trPr>
        <w:tc>
          <w:tcPr>
            <w:tcW w:w="846" w:type="dxa"/>
            <w:vAlign w:val="center"/>
          </w:tcPr>
          <w:p w14:paraId="2550C566">
            <w:pPr>
              <w:spacing w:line="360" w:lineRule="auto"/>
              <w:jc w:val="center"/>
              <w:outlineLvl w:val="9"/>
              <w:rPr>
                <w:del w:id="347" w:author="随遇而安" w:date="2023-08-11T15:30:05Z"/>
                <w:rFonts w:ascii="宋体" w:hAnsi="宋体" w:eastAsia="宋体" w:cs="Times New Roman"/>
                <w:color w:val="000000" w:themeColor="text1"/>
                <w:szCs w:val="21"/>
                <w:highlight w:val="none"/>
                <w:rPrChange w:id="348" w:author="随遇而安" w:date="2023-08-11T15:39:24Z">
                  <w:rPr>
                    <w:del w:id="349"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083" w:type="dxa"/>
            <w:vAlign w:val="center"/>
          </w:tcPr>
          <w:p w14:paraId="4ECAB313">
            <w:pPr>
              <w:spacing w:line="360" w:lineRule="auto"/>
              <w:jc w:val="center"/>
              <w:outlineLvl w:val="9"/>
              <w:rPr>
                <w:del w:id="350" w:author="随遇而安" w:date="2023-08-11T15:30:05Z"/>
                <w:rFonts w:ascii="宋体" w:hAnsi="宋体" w:eastAsia="宋体" w:cs="Times New Roman"/>
                <w:color w:val="000000" w:themeColor="text1"/>
                <w:szCs w:val="21"/>
                <w:highlight w:val="none"/>
                <w:rPrChange w:id="351" w:author="随遇而安" w:date="2023-08-11T15:39:24Z">
                  <w:rPr>
                    <w:del w:id="35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90" w:type="dxa"/>
            <w:vAlign w:val="center"/>
          </w:tcPr>
          <w:p w14:paraId="6DB75F6F">
            <w:pPr>
              <w:spacing w:line="360" w:lineRule="auto"/>
              <w:jc w:val="center"/>
              <w:outlineLvl w:val="9"/>
              <w:rPr>
                <w:del w:id="353" w:author="随遇而安" w:date="2023-08-11T15:30:05Z"/>
                <w:rFonts w:ascii="宋体" w:hAnsi="宋体" w:eastAsia="宋体" w:cs="Times New Roman"/>
                <w:color w:val="000000" w:themeColor="text1"/>
                <w:szCs w:val="21"/>
                <w:highlight w:val="none"/>
                <w:rPrChange w:id="354" w:author="随遇而安" w:date="2023-08-11T15:39:24Z">
                  <w:rPr>
                    <w:del w:id="355"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412" w:type="dxa"/>
            <w:vAlign w:val="center"/>
          </w:tcPr>
          <w:p w14:paraId="72F7579F">
            <w:pPr>
              <w:spacing w:line="360" w:lineRule="auto"/>
              <w:jc w:val="center"/>
              <w:outlineLvl w:val="9"/>
              <w:rPr>
                <w:del w:id="356" w:author="随遇而安" w:date="2023-08-11T15:30:05Z"/>
                <w:rFonts w:ascii="宋体" w:hAnsi="宋体" w:eastAsia="宋体" w:cs="Times New Roman"/>
                <w:color w:val="000000" w:themeColor="text1"/>
                <w:szCs w:val="21"/>
                <w:highlight w:val="none"/>
                <w:rPrChange w:id="357" w:author="随遇而安" w:date="2023-08-11T15:39:24Z">
                  <w:rPr>
                    <w:del w:id="358"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91" w:type="dxa"/>
            <w:vAlign w:val="center"/>
          </w:tcPr>
          <w:p w14:paraId="62AFEE77">
            <w:pPr>
              <w:spacing w:line="360" w:lineRule="auto"/>
              <w:jc w:val="center"/>
              <w:outlineLvl w:val="9"/>
              <w:rPr>
                <w:del w:id="359" w:author="随遇而安" w:date="2023-08-11T15:30:05Z"/>
                <w:rFonts w:ascii="宋体" w:hAnsi="宋体" w:eastAsia="宋体" w:cs="Times New Roman"/>
                <w:color w:val="000000" w:themeColor="text1"/>
                <w:szCs w:val="21"/>
                <w:highlight w:val="none"/>
                <w:rPrChange w:id="360" w:author="随遇而安" w:date="2023-08-11T15:39:24Z">
                  <w:rPr>
                    <w:del w:id="361"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46" w:type="dxa"/>
            <w:vAlign w:val="center"/>
          </w:tcPr>
          <w:p w14:paraId="4628898F">
            <w:pPr>
              <w:spacing w:line="360" w:lineRule="auto"/>
              <w:jc w:val="center"/>
              <w:outlineLvl w:val="9"/>
              <w:rPr>
                <w:del w:id="362" w:author="随遇而安" w:date="2023-08-11T15:30:05Z"/>
                <w:rFonts w:ascii="宋体" w:hAnsi="宋体" w:eastAsia="宋体" w:cs="Times New Roman"/>
                <w:color w:val="000000" w:themeColor="text1"/>
                <w:szCs w:val="21"/>
                <w:highlight w:val="none"/>
                <w:rPrChange w:id="363" w:author="随遇而安" w:date="2023-08-11T15:39:24Z">
                  <w:rPr>
                    <w:del w:id="364"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154" w:type="dxa"/>
            <w:vAlign w:val="center"/>
          </w:tcPr>
          <w:p w14:paraId="33BC92DA">
            <w:pPr>
              <w:spacing w:line="360" w:lineRule="auto"/>
              <w:jc w:val="center"/>
              <w:outlineLvl w:val="9"/>
              <w:rPr>
                <w:del w:id="365" w:author="随遇而安" w:date="2023-08-11T15:30:05Z"/>
                <w:rFonts w:ascii="宋体" w:hAnsi="宋体" w:eastAsia="宋体" w:cs="Times New Roman"/>
                <w:color w:val="000000" w:themeColor="text1"/>
                <w:szCs w:val="21"/>
                <w:highlight w:val="none"/>
                <w:rPrChange w:id="366" w:author="随遇而安" w:date="2023-08-11T15:39:24Z">
                  <w:rPr>
                    <w:del w:id="36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234" w:type="dxa"/>
            <w:vAlign w:val="center"/>
          </w:tcPr>
          <w:p w14:paraId="11457D98">
            <w:pPr>
              <w:spacing w:line="360" w:lineRule="auto"/>
              <w:jc w:val="center"/>
              <w:outlineLvl w:val="9"/>
              <w:rPr>
                <w:del w:id="368" w:author="随遇而安" w:date="2023-08-11T15:30:05Z"/>
                <w:rFonts w:ascii="宋体" w:hAnsi="宋体" w:eastAsia="宋体" w:cs="Times New Roman"/>
                <w:color w:val="000000" w:themeColor="text1"/>
                <w:szCs w:val="21"/>
                <w:highlight w:val="none"/>
                <w:rPrChange w:id="369" w:author="随遇而安" w:date="2023-08-11T15:39:24Z">
                  <w:rPr>
                    <w:del w:id="370"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c>
          <w:tcPr>
            <w:tcW w:w="1053" w:type="dxa"/>
            <w:vAlign w:val="center"/>
          </w:tcPr>
          <w:p w14:paraId="59DEF42C">
            <w:pPr>
              <w:spacing w:line="360" w:lineRule="auto"/>
              <w:jc w:val="center"/>
              <w:outlineLvl w:val="9"/>
              <w:rPr>
                <w:del w:id="371" w:author="随遇而安" w:date="2023-08-11T15:30:05Z"/>
                <w:rFonts w:ascii="宋体" w:hAnsi="宋体" w:eastAsia="宋体" w:cs="Times New Roman"/>
                <w:color w:val="000000" w:themeColor="text1"/>
                <w:szCs w:val="21"/>
                <w:highlight w:val="none"/>
                <w:rPrChange w:id="372" w:author="随遇而安" w:date="2023-08-11T15:39:24Z">
                  <w:rPr>
                    <w:del w:id="373"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r>
      <w:tr w14:paraId="629C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8" w:hRule="atLeast"/>
          <w:jc w:val="center"/>
          <w:del w:id="374" w:author="随遇而安" w:date="2023-08-11T15:30:05Z"/>
        </w:trPr>
        <w:tc>
          <w:tcPr>
            <w:tcW w:w="846" w:type="dxa"/>
            <w:vAlign w:val="center"/>
          </w:tcPr>
          <w:p w14:paraId="2CEFD634">
            <w:pPr>
              <w:spacing w:line="360" w:lineRule="auto"/>
              <w:jc w:val="center"/>
              <w:outlineLvl w:val="0"/>
              <w:rPr>
                <w:del w:id="375" w:author="随遇而安" w:date="2023-08-11T15:30:05Z"/>
                <w:rFonts w:ascii="宋体" w:hAnsi="宋体" w:eastAsia="宋体" w:cs="Times New Roman"/>
                <w:color w:val="000000" w:themeColor="text1"/>
                <w:szCs w:val="21"/>
                <w:highlight w:val="none"/>
                <w:rPrChange w:id="376" w:author="随遇而安" w:date="2023-08-11T15:39:24Z">
                  <w:rPr>
                    <w:del w:id="37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378" w:author="随遇而安" w:date="2023-08-11T15:30:05Z">
              <w:r>
                <w:rPr>
                  <w:rFonts w:hint="eastAsia" w:ascii="宋体" w:hAnsi="宋体" w:eastAsia="宋体" w:cs="Times New Roman"/>
                  <w:color w:val="000000" w:themeColor="text1"/>
                  <w:szCs w:val="21"/>
                  <w:highlight w:val="none"/>
                  <w:rPrChange w:id="379"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此</w:delText>
              </w:r>
            </w:del>
          </w:p>
          <w:p w14:paraId="3A57B797">
            <w:pPr>
              <w:spacing w:line="360" w:lineRule="auto"/>
              <w:jc w:val="center"/>
              <w:outlineLvl w:val="0"/>
              <w:rPr>
                <w:del w:id="380" w:author="随遇而安" w:date="2023-08-11T15:30:05Z"/>
                <w:rFonts w:ascii="宋体" w:hAnsi="宋体" w:eastAsia="宋体" w:cs="Times New Roman"/>
                <w:color w:val="000000" w:themeColor="text1"/>
                <w:szCs w:val="21"/>
                <w:highlight w:val="none"/>
                <w:rPrChange w:id="381" w:author="随遇而安" w:date="2023-08-11T15:39:24Z">
                  <w:rPr>
                    <w:del w:id="38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383" w:author="随遇而安" w:date="2023-08-11T15:30:05Z">
              <w:r>
                <w:rPr>
                  <w:rFonts w:hint="eastAsia" w:ascii="宋体" w:hAnsi="宋体" w:eastAsia="宋体" w:cs="Times New Roman"/>
                  <w:color w:val="000000" w:themeColor="text1"/>
                  <w:szCs w:val="21"/>
                  <w:highlight w:val="none"/>
                  <w:rPrChange w:id="384"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次</w:delText>
              </w:r>
            </w:del>
          </w:p>
          <w:p w14:paraId="744B9AF8">
            <w:pPr>
              <w:spacing w:line="360" w:lineRule="auto"/>
              <w:jc w:val="center"/>
              <w:outlineLvl w:val="0"/>
              <w:rPr>
                <w:del w:id="385" w:author="随遇而安" w:date="2023-08-11T15:30:05Z"/>
                <w:rFonts w:ascii="宋体" w:hAnsi="宋体" w:eastAsia="宋体" w:cs="Times New Roman"/>
                <w:color w:val="000000" w:themeColor="text1"/>
                <w:szCs w:val="21"/>
                <w:highlight w:val="none"/>
                <w:rPrChange w:id="386" w:author="随遇而安" w:date="2023-08-11T15:39:24Z">
                  <w:rPr>
                    <w:del w:id="38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388" w:author="随遇而安" w:date="2023-08-11T15:30:05Z">
              <w:r>
                <w:rPr>
                  <w:rFonts w:hint="eastAsia" w:ascii="宋体" w:hAnsi="宋体" w:eastAsia="宋体" w:cs="Times New Roman"/>
                  <w:color w:val="000000" w:themeColor="text1"/>
                  <w:szCs w:val="21"/>
                  <w:highlight w:val="none"/>
                  <w:rPrChange w:id="389"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修</w:delText>
              </w:r>
            </w:del>
          </w:p>
          <w:p w14:paraId="23F0A10A">
            <w:pPr>
              <w:spacing w:line="360" w:lineRule="auto"/>
              <w:jc w:val="center"/>
              <w:outlineLvl w:val="0"/>
              <w:rPr>
                <w:del w:id="390" w:author="随遇而安" w:date="2023-08-11T15:30:05Z"/>
                <w:rFonts w:ascii="宋体" w:hAnsi="宋体" w:eastAsia="宋体" w:cs="Times New Roman"/>
                <w:color w:val="000000" w:themeColor="text1"/>
                <w:szCs w:val="21"/>
                <w:highlight w:val="none"/>
                <w:rPrChange w:id="391" w:author="随遇而安" w:date="2023-08-11T15:39:24Z">
                  <w:rPr>
                    <w:del w:id="39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393" w:author="随遇而安" w:date="2023-08-11T15:30:05Z">
              <w:r>
                <w:rPr>
                  <w:rFonts w:hint="eastAsia" w:ascii="宋体" w:hAnsi="宋体" w:eastAsia="宋体" w:cs="Times New Roman"/>
                  <w:color w:val="000000" w:themeColor="text1"/>
                  <w:szCs w:val="21"/>
                  <w:highlight w:val="none"/>
                  <w:rPrChange w:id="394"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改</w:delText>
              </w:r>
            </w:del>
          </w:p>
          <w:p w14:paraId="0D98DE75">
            <w:pPr>
              <w:spacing w:line="360" w:lineRule="auto"/>
              <w:jc w:val="center"/>
              <w:outlineLvl w:val="0"/>
              <w:rPr>
                <w:del w:id="395" w:author="随遇而安" w:date="2023-08-11T15:30:05Z"/>
                <w:rFonts w:ascii="宋体" w:hAnsi="宋体" w:eastAsia="宋体" w:cs="Times New Roman"/>
                <w:color w:val="000000" w:themeColor="text1"/>
                <w:szCs w:val="21"/>
                <w:highlight w:val="none"/>
                <w:rPrChange w:id="396" w:author="随遇而安" w:date="2023-08-11T15:39:24Z">
                  <w:rPr>
                    <w:del w:id="39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398" w:author="随遇而安" w:date="2023-08-11T15:30:05Z">
              <w:r>
                <w:rPr>
                  <w:rFonts w:hint="eastAsia" w:ascii="宋体" w:hAnsi="宋体" w:eastAsia="宋体" w:cs="Times New Roman"/>
                  <w:color w:val="000000" w:themeColor="text1"/>
                  <w:szCs w:val="21"/>
                  <w:highlight w:val="none"/>
                  <w:rPrChange w:id="399"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的</w:delText>
              </w:r>
            </w:del>
          </w:p>
          <w:p w14:paraId="52100BAF">
            <w:pPr>
              <w:spacing w:line="360" w:lineRule="auto"/>
              <w:jc w:val="center"/>
              <w:outlineLvl w:val="0"/>
              <w:rPr>
                <w:del w:id="400" w:author="随遇而安" w:date="2023-08-11T15:30:05Z"/>
                <w:rFonts w:ascii="宋体" w:hAnsi="宋体" w:eastAsia="宋体" w:cs="Times New Roman"/>
                <w:color w:val="000000" w:themeColor="text1"/>
                <w:szCs w:val="21"/>
                <w:highlight w:val="none"/>
                <w:rPrChange w:id="401" w:author="随遇而安" w:date="2023-08-11T15:39:24Z">
                  <w:rPr>
                    <w:del w:id="40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403" w:author="随遇而安" w:date="2023-08-11T15:30:05Z">
              <w:r>
                <w:rPr>
                  <w:rFonts w:hint="eastAsia" w:ascii="宋体" w:hAnsi="宋体" w:eastAsia="宋体" w:cs="Times New Roman"/>
                  <w:color w:val="000000" w:themeColor="text1"/>
                  <w:szCs w:val="21"/>
                  <w:highlight w:val="none"/>
                  <w:rPrChange w:id="404"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主</w:delText>
              </w:r>
            </w:del>
          </w:p>
          <w:p w14:paraId="39F6AA46">
            <w:pPr>
              <w:spacing w:line="360" w:lineRule="auto"/>
              <w:jc w:val="center"/>
              <w:outlineLvl w:val="0"/>
              <w:rPr>
                <w:del w:id="405" w:author="随遇而安" w:date="2023-08-11T15:30:05Z"/>
                <w:rFonts w:ascii="宋体" w:hAnsi="宋体" w:eastAsia="宋体" w:cs="Times New Roman"/>
                <w:color w:val="000000" w:themeColor="text1"/>
                <w:szCs w:val="21"/>
                <w:highlight w:val="none"/>
                <w:rPrChange w:id="406" w:author="随遇而安" w:date="2023-08-11T15:39:24Z">
                  <w:rPr>
                    <w:del w:id="40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408" w:author="随遇而安" w:date="2023-08-11T15:30:05Z">
              <w:r>
                <w:rPr>
                  <w:rFonts w:hint="eastAsia" w:ascii="宋体" w:hAnsi="宋体" w:eastAsia="宋体" w:cs="Times New Roman"/>
                  <w:color w:val="000000" w:themeColor="text1"/>
                  <w:szCs w:val="21"/>
                  <w:highlight w:val="none"/>
                  <w:rPrChange w:id="409"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要</w:delText>
              </w:r>
            </w:del>
          </w:p>
          <w:p w14:paraId="74FD4E9C">
            <w:pPr>
              <w:spacing w:line="360" w:lineRule="auto"/>
              <w:jc w:val="center"/>
              <w:outlineLvl w:val="0"/>
              <w:rPr>
                <w:del w:id="410" w:author="随遇而安" w:date="2023-08-11T15:30:05Z"/>
                <w:rFonts w:ascii="宋体" w:hAnsi="宋体" w:eastAsia="宋体" w:cs="Times New Roman"/>
                <w:color w:val="000000" w:themeColor="text1"/>
                <w:szCs w:val="21"/>
                <w:highlight w:val="none"/>
                <w:rPrChange w:id="411" w:author="随遇而安" w:date="2023-08-11T15:39:24Z">
                  <w:rPr>
                    <w:del w:id="41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413" w:author="随遇而安" w:date="2023-08-11T15:30:05Z">
              <w:r>
                <w:rPr>
                  <w:rFonts w:hint="eastAsia" w:ascii="宋体" w:hAnsi="宋体" w:eastAsia="宋体" w:cs="Times New Roman"/>
                  <w:color w:val="000000" w:themeColor="text1"/>
                  <w:szCs w:val="21"/>
                  <w:highlight w:val="none"/>
                  <w:rPrChange w:id="414"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内</w:delText>
              </w:r>
            </w:del>
          </w:p>
          <w:p w14:paraId="5F3A4B2C">
            <w:pPr>
              <w:spacing w:line="360" w:lineRule="auto"/>
              <w:jc w:val="center"/>
              <w:outlineLvl w:val="0"/>
              <w:rPr>
                <w:del w:id="415" w:author="随遇而安" w:date="2023-08-11T15:30:05Z"/>
                <w:rFonts w:ascii="宋体" w:hAnsi="宋体" w:eastAsia="宋体" w:cs="Times New Roman"/>
                <w:color w:val="000000" w:themeColor="text1"/>
                <w:szCs w:val="21"/>
                <w:highlight w:val="none"/>
                <w:rPrChange w:id="416" w:author="随遇而安" w:date="2023-08-11T15:39:24Z">
                  <w:rPr>
                    <w:del w:id="417"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418" w:author="随遇而安" w:date="2023-08-11T15:30:05Z">
              <w:r>
                <w:rPr>
                  <w:rFonts w:hint="eastAsia" w:ascii="宋体" w:hAnsi="宋体" w:eastAsia="宋体" w:cs="Times New Roman"/>
                  <w:color w:val="000000" w:themeColor="text1"/>
                  <w:szCs w:val="21"/>
                  <w:highlight w:val="none"/>
                  <w:rPrChange w:id="419"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容</w:delText>
              </w:r>
            </w:del>
          </w:p>
        </w:tc>
        <w:tc>
          <w:tcPr>
            <w:tcW w:w="9563" w:type="dxa"/>
            <w:gridSpan w:val="8"/>
            <w:vAlign w:val="center"/>
          </w:tcPr>
          <w:p w14:paraId="44524C96">
            <w:pPr>
              <w:spacing w:line="360" w:lineRule="auto"/>
              <w:outlineLvl w:val="9"/>
              <w:rPr>
                <w:del w:id="420" w:author="随遇而安" w:date="2023-08-11T15:30:05Z"/>
                <w:rFonts w:ascii="宋体" w:hAnsi="宋体" w:eastAsia="宋体" w:cs="Times New Roman"/>
                <w:color w:val="000000" w:themeColor="text1"/>
                <w:szCs w:val="21"/>
                <w:highlight w:val="none"/>
                <w:rPrChange w:id="421" w:author="随遇而安" w:date="2023-08-11T15:39:24Z">
                  <w:rPr>
                    <w:del w:id="422"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p w14:paraId="3ED837D5">
            <w:pPr>
              <w:spacing w:line="360" w:lineRule="auto"/>
              <w:outlineLvl w:val="9"/>
              <w:rPr>
                <w:del w:id="423" w:author="随遇而安" w:date="2023-08-11T15:30:05Z"/>
                <w:rFonts w:ascii="宋体" w:hAnsi="宋体" w:eastAsia="宋体" w:cs="Times New Roman"/>
                <w:color w:val="000000" w:themeColor="text1"/>
                <w:szCs w:val="21"/>
                <w:highlight w:val="none"/>
                <w:rPrChange w:id="424" w:author="随遇而安" w:date="2023-08-11T15:39:24Z">
                  <w:rPr>
                    <w:del w:id="425"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p w14:paraId="015E3B37">
            <w:pPr>
              <w:spacing w:line="360" w:lineRule="auto"/>
              <w:outlineLvl w:val="9"/>
              <w:rPr>
                <w:del w:id="426" w:author="随遇而安" w:date="2023-08-11T15:30:05Z"/>
                <w:rFonts w:ascii="宋体" w:hAnsi="宋体" w:eastAsia="宋体" w:cs="Times New Roman"/>
                <w:color w:val="000000" w:themeColor="text1"/>
                <w:szCs w:val="21"/>
                <w:highlight w:val="none"/>
                <w:rPrChange w:id="427" w:author="随遇而安" w:date="2023-08-11T15:39:24Z">
                  <w:rPr>
                    <w:del w:id="428"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p w14:paraId="1BA69AE4">
            <w:pPr>
              <w:spacing w:line="360" w:lineRule="auto"/>
              <w:outlineLvl w:val="9"/>
              <w:rPr>
                <w:del w:id="429" w:author="随遇而安" w:date="2023-08-11T15:30:05Z"/>
                <w:rFonts w:ascii="宋体" w:hAnsi="宋体" w:eastAsia="宋体" w:cs="Times New Roman"/>
                <w:color w:val="000000" w:themeColor="text1"/>
                <w:szCs w:val="21"/>
                <w:highlight w:val="none"/>
                <w:rPrChange w:id="430" w:author="随遇而安" w:date="2023-08-11T15:39:24Z">
                  <w:rPr>
                    <w:del w:id="431"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p>
        </w:tc>
      </w:tr>
      <w:tr w14:paraId="42E4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jc w:val="center"/>
          <w:del w:id="432" w:author="随遇而安" w:date="2023-08-11T15:30:05Z"/>
        </w:trPr>
        <w:tc>
          <w:tcPr>
            <w:tcW w:w="846" w:type="dxa"/>
            <w:vAlign w:val="center"/>
          </w:tcPr>
          <w:p w14:paraId="669F0EE1">
            <w:pPr>
              <w:spacing w:line="360" w:lineRule="auto"/>
              <w:jc w:val="center"/>
              <w:outlineLvl w:val="0"/>
              <w:rPr>
                <w:del w:id="433" w:author="随遇而安" w:date="2023-08-11T15:30:05Z"/>
                <w:rFonts w:ascii="宋体" w:hAnsi="宋体" w:eastAsia="宋体" w:cs="Times New Roman"/>
                <w:color w:val="000000" w:themeColor="text1"/>
                <w:szCs w:val="21"/>
                <w:highlight w:val="none"/>
                <w:rPrChange w:id="434" w:author="随遇而安" w:date="2023-08-11T15:39:24Z">
                  <w:rPr>
                    <w:del w:id="435" w:author="随遇而安" w:date="2023-08-11T15:30:05Z"/>
                    <w:rFonts w:ascii="宋体" w:hAnsi="宋体" w:eastAsia="宋体" w:cs="Times New Roman"/>
                    <w:color w:val="000000" w:themeColor="text1"/>
                    <w:szCs w:val="21"/>
                    <w14:textFill>
                      <w14:solidFill>
                        <w14:schemeClr w14:val="tx1"/>
                      </w14:solidFill>
                    </w14:textFill>
                  </w:rPr>
                </w:rPrChange>
                <w14:textFill>
                  <w14:solidFill>
                    <w14:schemeClr w14:val="tx1"/>
                  </w14:solidFill>
                </w14:textFill>
              </w:rPr>
            </w:pPr>
            <w:del w:id="436" w:author="随遇而安" w:date="2023-08-11T15:30:05Z">
              <w:r>
                <w:rPr>
                  <w:rFonts w:hint="eastAsia" w:ascii="宋体" w:hAnsi="宋体" w:eastAsia="宋体" w:cs="Times New Roman"/>
                  <w:color w:val="000000" w:themeColor="text1"/>
                  <w:szCs w:val="21"/>
                  <w:highlight w:val="none"/>
                  <w:rPrChange w:id="437" w:author="随遇而安" w:date="2023-08-11T15:39:24Z">
                    <w:rPr>
                      <w:rFonts w:hint="eastAsia" w:ascii="宋体" w:hAnsi="宋体" w:eastAsia="宋体" w:cs="Times New Roman"/>
                      <w:color w:val="000000" w:themeColor="text1"/>
                      <w:szCs w:val="21"/>
                      <w14:textFill>
                        <w14:solidFill>
                          <w14:schemeClr w14:val="tx1"/>
                        </w14:solidFill>
                      </w14:textFill>
                    </w:rPr>
                  </w:rPrChange>
                  <w14:textFill>
                    <w14:solidFill>
                      <w14:schemeClr w14:val="tx1"/>
                    </w14:solidFill>
                  </w14:textFill>
                </w:rPr>
                <w:delText>解释部门</w:delText>
              </w:r>
            </w:del>
          </w:p>
        </w:tc>
        <w:tc>
          <w:tcPr>
            <w:tcW w:w="9563" w:type="dxa"/>
            <w:gridSpan w:val="8"/>
            <w:vAlign w:val="center"/>
          </w:tcPr>
          <w:p w14:paraId="5DEDC5D0">
            <w:pPr>
              <w:spacing w:line="360" w:lineRule="auto"/>
              <w:outlineLvl w:val="0"/>
              <w:rPr>
                <w:del w:id="438" w:author="随遇而安" w:date="2023-08-11T15:30:05Z"/>
                <w:rFonts w:hint="eastAsia" w:ascii="宋体" w:hAnsi="宋体" w:eastAsia="宋体" w:cs="Times New Roman"/>
                <w:color w:val="000000" w:themeColor="text1"/>
                <w:szCs w:val="21"/>
                <w:highlight w:val="none"/>
                <w:lang w:eastAsia="zh-CN"/>
                <w:rPrChange w:id="439" w:author="随遇而安" w:date="2023-08-11T15:39:24Z">
                  <w:rPr>
                    <w:del w:id="440" w:author="随遇而安" w:date="2023-08-11T15:30:05Z"/>
                    <w:rFonts w:hint="eastAsia" w:ascii="宋体" w:hAnsi="宋体" w:eastAsia="宋体" w:cs="Times New Roman"/>
                    <w:color w:val="000000" w:themeColor="text1"/>
                    <w:szCs w:val="21"/>
                    <w:lang w:eastAsia="zh-CN"/>
                    <w14:textFill>
                      <w14:solidFill>
                        <w14:schemeClr w14:val="tx1"/>
                      </w14:solidFill>
                    </w14:textFill>
                  </w:rPr>
                </w:rPrChange>
                <w14:textFill>
                  <w14:solidFill>
                    <w14:schemeClr w14:val="tx1"/>
                  </w14:solidFill>
                </w14:textFill>
              </w:rPr>
            </w:pPr>
            <w:del w:id="441" w:author="随遇而安" w:date="2023-08-11T15:30:05Z">
              <w:r>
                <w:rPr>
                  <w:rFonts w:hint="eastAsia" w:ascii="宋体" w:hAnsi="宋体" w:eastAsia="宋体" w:cs="Times New Roman"/>
                  <w:color w:val="000000" w:themeColor="text1"/>
                  <w:szCs w:val="21"/>
                  <w:highlight w:val="none"/>
                  <w:lang w:val="en-US" w:eastAsia="zh-CN"/>
                  <w:rPrChange w:id="442" w:author="随遇而安" w:date="2023-08-11T15:39:24Z">
                    <w:rPr>
                      <w:rFonts w:hint="eastAsia" w:ascii="宋体" w:hAnsi="宋体" w:eastAsia="宋体" w:cs="Times New Roman"/>
                      <w:color w:val="000000" w:themeColor="text1"/>
                      <w:szCs w:val="21"/>
                      <w:lang w:val="en-US" w:eastAsia="zh-CN"/>
                      <w14:textFill>
                        <w14:solidFill>
                          <w14:schemeClr w14:val="tx1"/>
                        </w14:solidFill>
                      </w14:textFill>
                    </w:rPr>
                  </w:rPrChange>
                  <w14:textFill>
                    <w14:solidFill>
                      <w14:schemeClr w14:val="tx1"/>
                    </w14:solidFill>
                  </w14:textFill>
                </w:rPr>
                <w:delText>安环品质部</w:delText>
              </w:r>
            </w:del>
          </w:p>
        </w:tc>
      </w:tr>
    </w:tbl>
    <w:customXmlInsRangeStart w:id="443" w:author="随遇而安" w:date="2023-08-11T15:34:43Z"/>
    <w:sdt>
      <w:sdtPr>
        <w:rPr>
          <w:rFonts w:ascii="宋体" w:hAnsi="宋体" w:eastAsia="宋体" w:cstheme="minorBidi"/>
          <w:kern w:val="2"/>
          <w:sz w:val="21"/>
          <w:szCs w:val="22"/>
          <w:highlight w:val="none"/>
          <w:lang w:val="en-US" w:eastAsia="zh-CN" w:bidi="ar-SA"/>
        </w:rPr>
        <w:id w:val="147463147"/>
        <w15:color w:val="DBDBDB"/>
        <w:docPartObj>
          <w:docPartGallery w:val="Table of Contents"/>
          <w:docPartUnique/>
        </w:docPartObj>
      </w:sdtPr>
      <w:sdtEndPr>
        <w:rPr>
          <w:rFonts w:ascii="宋体" w:hAnsi="宋体" w:eastAsia="宋体" w:cstheme="minorBidi"/>
          <w:kern w:val="2"/>
          <w:sz w:val="21"/>
          <w:szCs w:val="22"/>
          <w:highlight w:val="none"/>
          <w:lang w:val="en-US" w:eastAsia="zh-CN" w:bidi="ar-SA"/>
        </w:rPr>
      </w:sdtEndPr>
      <w:sdtContent>
        <w:customXmlInsRangeEnd w:id="443"/>
        <w:p w14:paraId="0F9F1D55">
          <w:pPr>
            <w:rPr>
              <w:ins w:id="445" w:author="随遇而安" w:date="2023-08-11T15:37:59Z"/>
              <w:rFonts w:hint="eastAsia" w:ascii="宋体" w:hAnsi="宋体" w:eastAsia="宋体" w:cs="宋体"/>
              <w:color w:val="auto"/>
              <w:sz w:val="20"/>
              <w:szCs w:val="20"/>
              <w:highlight w:val="none"/>
              <w:rPrChange w:id="446" w:author="随遇而安" w:date="2023-08-11T15:39:24Z">
                <w:rPr>
                  <w:ins w:id="447" w:author="随遇而安" w:date="2023-08-11T15:37:59Z"/>
                  <w:rFonts w:cs="Times New Roman" w:asciiTheme="minorEastAsia" w:hAnsiTheme="minorEastAsia" w:eastAsiaTheme="minorEastAsia"/>
                  <w:color w:val="auto"/>
                  <w:sz w:val="20"/>
                  <w:szCs w:val="20"/>
                </w:rPr>
              </w:rPrChange>
            </w:rPr>
          </w:pPr>
        </w:p>
        <w:p w14:paraId="7567AEF3">
          <w:pPr>
            <w:rPr>
              <w:ins w:id="449" w:author="随遇而安" w:date="2023-08-11T15:37:59Z"/>
              <w:rFonts w:hint="eastAsia" w:ascii="宋体" w:hAnsi="宋体" w:eastAsia="宋体" w:cs="宋体"/>
              <w:color w:val="auto"/>
              <w:sz w:val="20"/>
              <w:szCs w:val="20"/>
              <w:highlight w:val="none"/>
              <w:rPrChange w:id="450" w:author="随遇而安" w:date="2023-08-11T15:39:24Z">
                <w:rPr>
                  <w:ins w:id="451" w:author="随遇而安" w:date="2023-08-11T15:37:59Z"/>
                  <w:rFonts w:cs="Times New Roman" w:asciiTheme="minorEastAsia" w:hAnsiTheme="minorEastAsia" w:eastAsiaTheme="minorEastAsia"/>
                  <w:color w:val="auto"/>
                  <w:sz w:val="20"/>
                  <w:szCs w:val="20"/>
                </w:rPr>
              </w:rPrChange>
            </w:rPr>
          </w:pPr>
        </w:p>
        <w:p w14:paraId="03141451">
          <w:pPr>
            <w:rPr>
              <w:ins w:id="452" w:author="随遇而安" w:date="2023-08-11T15:37:59Z"/>
              <w:rFonts w:hint="eastAsia" w:ascii="宋体" w:hAnsi="宋体" w:eastAsia="宋体" w:cs="宋体"/>
              <w:color w:val="auto"/>
              <w:sz w:val="20"/>
              <w:szCs w:val="20"/>
              <w:highlight w:val="none"/>
              <w:rPrChange w:id="453" w:author="随遇而安" w:date="2023-08-11T15:39:24Z">
                <w:rPr>
                  <w:ins w:id="454" w:author="随遇而安" w:date="2023-08-11T15:37:59Z"/>
                  <w:rFonts w:cs="Times New Roman" w:asciiTheme="minorEastAsia" w:hAnsiTheme="minorEastAsia" w:eastAsiaTheme="minorEastAsia"/>
                  <w:color w:val="auto"/>
                  <w:sz w:val="20"/>
                  <w:szCs w:val="20"/>
                </w:rPr>
              </w:rPrChange>
            </w:rPr>
          </w:pPr>
        </w:p>
        <w:p w14:paraId="690A1293">
          <w:pPr>
            <w:spacing w:before="2"/>
            <w:rPr>
              <w:ins w:id="455" w:author="随遇而安" w:date="2023-08-11T15:37:59Z"/>
              <w:rFonts w:hint="eastAsia" w:ascii="宋体" w:hAnsi="宋体" w:eastAsia="宋体" w:cs="宋体"/>
              <w:color w:val="auto"/>
              <w:sz w:val="28"/>
              <w:szCs w:val="28"/>
              <w:highlight w:val="none"/>
              <w:rPrChange w:id="456" w:author="随遇而安" w:date="2023-08-11T15:39:24Z">
                <w:rPr>
                  <w:ins w:id="457" w:author="随遇而安" w:date="2023-08-11T15:37:59Z"/>
                  <w:rFonts w:cs="Times New Roman" w:asciiTheme="minorEastAsia" w:hAnsiTheme="minorEastAsia" w:eastAsiaTheme="minorEastAsia"/>
                  <w:color w:val="auto"/>
                  <w:sz w:val="28"/>
                  <w:szCs w:val="28"/>
                </w:rPr>
              </w:rPrChange>
            </w:rPr>
          </w:pPr>
        </w:p>
        <w:p w14:paraId="302F0E19">
          <w:pPr>
            <w:spacing w:before="275"/>
            <w:ind w:left="523"/>
            <w:jc w:val="center"/>
            <w:rPr>
              <w:ins w:id="458" w:author="随遇而安" w:date="2023-08-11T15:37:59Z"/>
              <w:rFonts w:hint="eastAsia" w:ascii="宋体" w:hAnsi="宋体" w:eastAsia="宋体" w:cs="宋体"/>
              <w:b/>
              <w:color w:val="auto"/>
              <w:sz w:val="52"/>
              <w:szCs w:val="52"/>
              <w:highlight w:val="none"/>
              <w:lang w:eastAsia="zh-CN"/>
              <w:rPrChange w:id="459" w:author="随遇而安" w:date="2023-08-11T15:39:24Z">
                <w:rPr>
                  <w:ins w:id="460" w:author="随遇而安" w:date="2023-08-11T15:37:59Z"/>
                  <w:rFonts w:cs="黑体" w:asciiTheme="minorEastAsia" w:hAnsiTheme="minorEastAsia" w:eastAsiaTheme="minorEastAsia"/>
                  <w:b/>
                  <w:color w:val="auto"/>
                  <w:sz w:val="52"/>
                  <w:szCs w:val="52"/>
                  <w:lang w:eastAsia="zh-CN"/>
                </w:rPr>
              </w:rPrChange>
            </w:rPr>
          </w:pPr>
          <w:ins w:id="461" w:author="随遇而安" w:date="2023-08-11T15:37:59Z">
            <w:r>
              <w:rPr>
                <w:rFonts w:hint="eastAsia" w:ascii="宋体" w:hAnsi="宋体" w:eastAsia="宋体" w:cs="宋体"/>
                <w:b/>
                <w:color w:val="auto"/>
                <w:sz w:val="52"/>
                <w:szCs w:val="52"/>
                <w:highlight w:val="none"/>
                <w:lang w:eastAsia="zh-CN"/>
                <w:rPrChange w:id="462" w:author="随遇而安" w:date="2023-08-11T15:39:24Z">
                  <w:rPr>
                    <w:rFonts w:hint="eastAsia" w:cs="黑体" w:asciiTheme="minorEastAsia" w:hAnsiTheme="minorEastAsia" w:eastAsiaTheme="minorEastAsia"/>
                    <w:b/>
                    <w:color w:val="auto"/>
                    <w:sz w:val="52"/>
                    <w:szCs w:val="52"/>
                    <w:lang w:eastAsia="zh-CN"/>
                  </w:rPr>
                </w:rPrChange>
              </w:rPr>
              <w:t>宁津北控城市环境服务有限公司</w:t>
            </w:r>
          </w:ins>
        </w:p>
        <w:p w14:paraId="25E61535">
          <w:pPr>
            <w:spacing w:before="275"/>
            <w:ind w:left="523"/>
            <w:jc w:val="center"/>
            <w:rPr>
              <w:ins w:id="463" w:author="随遇而安" w:date="2023-08-11T15:37:59Z"/>
              <w:rFonts w:hint="eastAsia" w:ascii="宋体" w:hAnsi="宋体" w:eastAsia="宋体" w:cs="宋体"/>
              <w:color w:val="auto"/>
              <w:sz w:val="32"/>
              <w:szCs w:val="32"/>
              <w:highlight w:val="none"/>
              <w:lang w:eastAsia="zh-CN"/>
              <w:rPrChange w:id="464" w:author="随遇而安" w:date="2023-08-11T15:39:24Z">
                <w:rPr>
                  <w:ins w:id="465" w:author="随遇而安" w:date="2023-08-11T15:37:59Z"/>
                  <w:rFonts w:cs="黑体" w:asciiTheme="minorEastAsia" w:hAnsiTheme="minorEastAsia" w:eastAsiaTheme="minorEastAsia"/>
                  <w:color w:val="auto"/>
                  <w:sz w:val="32"/>
                  <w:szCs w:val="32"/>
                  <w:lang w:eastAsia="zh-CN"/>
                </w:rPr>
              </w:rPrChange>
            </w:rPr>
          </w:pPr>
          <w:ins w:id="466" w:author="随遇而安" w:date="2023-08-11T15:37:59Z">
            <w:r>
              <w:rPr>
                <w:rFonts w:hint="eastAsia" w:ascii="宋体" w:hAnsi="宋体" w:eastAsia="宋体" w:cs="宋体"/>
                <w:b/>
                <w:bCs/>
                <w:color w:val="auto"/>
                <w:sz w:val="32"/>
                <w:szCs w:val="32"/>
                <w:highlight w:val="none"/>
                <w:lang w:eastAsia="zh-CN"/>
                <w:rPrChange w:id="467" w:author="随遇而安" w:date="2023-08-11T15:39:24Z">
                  <w:rPr>
                    <w:rFonts w:cs="黑体" w:asciiTheme="minorEastAsia" w:hAnsiTheme="minorEastAsia" w:eastAsiaTheme="minorEastAsia"/>
                    <w:b/>
                    <w:bCs/>
                    <w:color w:val="auto"/>
                    <w:sz w:val="32"/>
                    <w:szCs w:val="32"/>
                    <w:lang w:eastAsia="zh-CN"/>
                  </w:rPr>
                </w:rPrChange>
              </w:rPr>
              <w:t>企业标准</w:t>
            </w:r>
          </w:ins>
        </w:p>
        <w:p w14:paraId="0DE7A1BB">
          <w:pPr>
            <w:rPr>
              <w:ins w:id="468" w:author="随遇而安" w:date="2023-08-11T15:37:59Z"/>
              <w:rFonts w:hint="eastAsia" w:ascii="宋体" w:hAnsi="宋体" w:eastAsia="宋体" w:cs="宋体"/>
              <w:b/>
              <w:bCs/>
              <w:color w:val="auto"/>
              <w:sz w:val="32"/>
              <w:szCs w:val="32"/>
              <w:highlight w:val="none"/>
              <w:lang w:eastAsia="zh-CN"/>
              <w:rPrChange w:id="469" w:author="随遇而安" w:date="2023-08-11T15:39:24Z">
                <w:rPr>
                  <w:ins w:id="470" w:author="随遇而安" w:date="2023-08-11T15:37:59Z"/>
                  <w:rFonts w:cs="黑体" w:asciiTheme="minorEastAsia" w:hAnsiTheme="minorEastAsia" w:eastAsiaTheme="minorEastAsia"/>
                  <w:b/>
                  <w:bCs/>
                  <w:color w:val="auto"/>
                  <w:sz w:val="32"/>
                  <w:szCs w:val="32"/>
                  <w:lang w:eastAsia="zh-CN"/>
                </w:rPr>
              </w:rPrChange>
            </w:rPr>
          </w:pPr>
        </w:p>
        <w:p w14:paraId="16C85D11">
          <w:pPr>
            <w:rPr>
              <w:ins w:id="471" w:author="随遇而安" w:date="2023-08-11T15:37:59Z"/>
              <w:rFonts w:hint="eastAsia" w:ascii="宋体" w:hAnsi="宋体" w:eastAsia="宋体" w:cs="宋体"/>
              <w:b/>
              <w:bCs/>
              <w:color w:val="auto"/>
              <w:sz w:val="32"/>
              <w:szCs w:val="32"/>
              <w:highlight w:val="none"/>
              <w:lang w:eastAsia="zh-CN"/>
              <w:rPrChange w:id="472" w:author="随遇而安" w:date="2023-08-11T15:39:24Z">
                <w:rPr>
                  <w:ins w:id="473" w:author="随遇而安" w:date="2023-08-11T15:37:59Z"/>
                  <w:rFonts w:cs="黑体" w:asciiTheme="minorEastAsia" w:hAnsiTheme="minorEastAsia" w:eastAsiaTheme="minorEastAsia"/>
                  <w:b/>
                  <w:bCs/>
                  <w:color w:val="auto"/>
                  <w:sz w:val="32"/>
                  <w:szCs w:val="32"/>
                  <w:lang w:eastAsia="zh-CN"/>
                </w:rPr>
              </w:rPrChange>
            </w:rPr>
          </w:pPr>
        </w:p>
        <w:p w14:paraId="1797E14A">
          <w:pPr>
            <w:spacing w:before="9"/>
            <w:rPr>
              <w:ins w:id="474" w:author="随遇而安" w:date="2023-08-11T15:37:59Z"/>
              <w:rFonts w:hint="eastAsia" w:ascii="宋体" w:hAnsi="宋体" w:eastAsia="宋体" w:cs="宋体"/>
              <w:b/>
              <w:bCs/>
              <w:color w:val="auto"/>
              <w:sz w:val="24"/>
              <w:szCs w:val="24"/>
              <w:highlight w:val="none"/>
              <w:lang w:eastAsia="zh-CN"/>
              <w:rPrChange w:id="475" w:author="随遇而安" w:date="2023-08-11T15:39:24Z">
                <w:rPr>
                  <w:ins w:id="476" w:author="随遇而安" w:date="2023-08-11T15:37:59Z"/>
                  <w:rFonts w:cs="黑体" w:asciiTheme="minorEastAsia" w:hAnsiTheme="minorEastAsia" w:eastAsiaTheme="minorEastAsia"/>
                  <w:b/>
                  <w:bCs/>
                  <w:color w:val="auto"/>
                  <w:sz w:val="24"/>
                  <w:szCs w:val="24"/>
                  <w:lang w:eastAsia="zh-CN"/>
                </w:rPr>
              </w:rPrChange>
            </w:rPr>
          </w:pPr>
        </w:p>
        <w:p w14:paraId="2A9C4B35">
          <w:pPr>
            <w:pStyle w:val="5"/>
            <w:ind w:left="0" w:right="254"/>
            <w:jc w:val="right"/>
            <w:rPr>
              <w:ins w:id="477" w:author="随遇而安" w:date="2023-08-11T15:37:59Z"/>
              <w:rFonts w:hint="eastAsia" w:ascii="宋体" w:hAnsi="宋体" w:eastAsia="宋体" w:cs="宋体"/>
              <w:b/>
              <w:color w:val="auto"/>
              <w:sz w:val="24"/>
              <w:highlight w:val="none"/>
              <w:lang w:eastAsia="zh-CN"/>
              <w:rPrChange w:id="478" w:author="随遇而安" w:date="2023-08-11T15:39:24Z">
                <w:rPr>
                  <w:ins w:id="479" w:author="随遇而安" w:date="2023-08-11T15:37:59Z"/>
                  <w:rFonts w:cs="黑体" w:asciiTheme="minorEastAsia" w:hAnsiTheme="minorEastAsia" w:eastAsiaTheme="minorEastAsia"/>
                  <w:b/>
                  <w:color w:val="auto"/>
                  <w:lang w:eastAsia="zh-CN"/>
                </w:rPr>
              </w:rPrChange>
            </w:rPr>
          </w:pPr>
          <w:ins w:id="480" w:author="随遇而安" w:date="2023-08-11T15:37:59Z">
            <w:r>
              <w:rPr>
                <w:rFonts w:hint="eastAsia" w:ascii="宋体" w:hAnsi="宋体" w:eastAsia="宋体" w:cs="宋体"/>
                <w:b/>
                <w:color w:val="auto"/>
                <w:sz w:val="24"/>
                <w:highlight w:val="none"/>
                <w:lang w:eastAsia="zh-CN"/>
                <w:rPrChange w:id="481" w:author="随遇而安" w:date="2023-08-11T15:39:24Z">
                  <w:rPr>
                    <w:rFonts w:cs="黑体" w:asciiTheme="minorEastAsia" w:hAnsiTheme="minorEastAsia" w:eastAsiaTheme="minorEastAsia"/>
                    <w:b/>
                    <w:color w:val="auto"/>
                    <w:lang w:eastAsia="zh-CN"/>
                  </w:rPr>
                </w:rPrChange>
              </w:rPr>
              <w:t>制度编号：</w:t>
            </w:r>
          </w:ins>
          <w:ins w:id="482" w:author="随遇而安" w:date="2023-08-11T15:37:59Z">
            <w:r>
              <w:rPr>
                <w:rFonts w:hint="eastAsia" w:ascii="宋体" w:hAnsi="宋体" w:eastAsia="宋体" w:cs="宋体"/>
                <w:b/>
                <w:color w:val="auto"/>
                <w:sz w:val="24"/>
                <w:highlight w:val="none"/>
                <w:lang w:eastAsia="zh-CN"/>
                <w:rPrChange w:id="483" w:author="随遇而安" w:date="2023-08-11T15:39:24Z">
                  <w:rPr>
                    <w:rFonts w:hint="eastAsia" w:cs="黑体" w:asciiTheme="minorEastAsia" w:hAnsiTheme="minorEastAsia" w:eastAsiaTheme="minorEastAsia"/>
                    <w:b/>
                    <w:color w:val="auto"/>
                    <w:lang w:eastAsia="zh-CN"/>
                  </w:rPr>
                </w:rPrChange>
              </w:rPr>
              <w:t>AH.0</w:t>
            </w:r>
          </w:ins>
          <w:ins w:id="484" w:author="随遇而安" w:date="2023-08-11T15:38:20Z">
            <w:r>
              <w:rPr>
                <w:rFonts w:hint="eastAsia" w:ascii="宋体" w:hAnsi="宋体" w:cs="宋体"/>
                <w:b/>
                <w:color w:val="auto"/>
                <w:sz w:val="24"/>
                <w:highlight w:val="none"/>
                <w:lang w:val="en-US" w:eastAsia="zh-CN"/>
                <w:rPrChange w:id="485" w:author="随遇而安" w:date="2023-08-11T15:39:24Z">
                  <w:rPr>
                    <w:rFonts w:hint="eastAsia" w:ascii="宋体" w:hAnsi="宋体" w:cs="宋体"/>
                    <w:b/>
                    <w:color w:val="auto"/>
                    <w:sz w:val="24"/>
                    <w:lang w:val="en-US" w:eastAsia="zh-CN"/>
                  </w:rPr>
                </w:rPrChange>
              </w:rPr>
              <w:t>6</w:t>
            </w:r>
          </w:ins>
          <w:ins w:id="486" w:author="随遇而安" w:date="2023-08-11T15:37:59Z">
            <w:r>
              <w:rPr>
                <w:rFonts w:hint="eastAsia" w:ascii="宋体" w:hAnsi="宋体" w:eastAsia="宋体" w:cs="宋体"/>
                <w:b/>
                <w:color w:val="auto"/>
                <w:sz w:val="24"/>
                <w:highlight w:val="none"/>
                <w:lang w:eastAsia="zh-CN"/>
                <w:rPrChange w:id="487" w:author="随遇而安" w:date="2023-08-11T15:39:24Z">
                  <w:rPr>
                    <w:rFonts w:hint="eastAsia" w:cs="黑体" w:asciiTheme="minorEastAsia" w:hAnsiTheme="minorEastAsia" w:eastAsiaTheme="minorEastAsia"/>
                    <w:b/>
                    <w:color w:val="auto"/>
                    <w:lang w:eastAsia="zh-CN"/>
                  </w:rPr>
                </w:rPrChange>
              </w:rPr>
              <w:t>.202</w:t>
            </w:r>
          </w:ins>
          <w:ins w:id="488" w:author="随遇而安" w:date="2024-11-06T14:22:46Z">
            <w:r>
              <w:rPr>
                <w:rFonts w:hint="eastAsia" w:ascii="宋体" w:hAnsi="宋体" w:cs="宋体"/>
                <w:b/>
                <w:color w:val="auto"/>
                <w:sz w:val="24"/>
                <w:highlight w:val="none"/>
                <w:lang w:eastAsia="zh-CN"/>
              </w:rPr>
              <w:t>4</w:t>
            </w:r>
          </w:ins>
          <w:ins w:id="489" w:author="随遇而安" w:date="2023-08-11T15:37:59Z">
            <w:r>
              <w:rPr>
                <w:rFonts w:hint="eastAsia" w:ascii="宋体" w:hAnsi="宋体" w:eastAsia="宋体" w:cs="宋体"/>
                <w:b/>
                <w:color w:val="auto"/>
                <w:sz w:val="24"/>
                <w:highlight w:val="none"/>
                <w:lang w:eastAsia="zh-CN"/>
                <w:rPrChange w:id="490" w:author="随遇而安" w:date="2023-08-11T15:39:24Z">
                  <w:rPr>
                    <w:rFonts w:hint="eastAsia" w:cs="黑体" w:asciiTheme="minorEastAsia" w:hAnsiTheme="minorEastAsia" w:eastAsiaTheme="minorEastAsia"/>
                    <w:b/>
                    <w:color w:val="auto"/>
                    <w:lang w:eastAsia="zh-CN"/>
                  </w:rPr>
                </w:rPrChange>
              </w:rPr>
              <w:t>.</w:t>
            </w:r>
          </w:ins>
          <w:ins w:id="491" w:author="随遇而安" w:date="2024-11-06T14:22:47Z">
            <w:r>
              <w:rPr>
                <w:rFonts w:hint="eastAsia" w:ascii="宋体" w:hAnsi="宋体" w:cs="宋体"/>
                <w:b/>
                <w:color w:val="auto"/>
                <w:sz w:val="24"/>
                <w:highlight w:val="none"/>
                <w:lang w:eastAsia="zh-CN"/>
              </w:rPr>
              <w:t>1</w:t>
            </w:r>
          </w:ins>
        </w:p>
        <w:p w14:paraId="5C20442E">
          <w:pPr>
            <w:spacing w:before="6"/>
            <w:rPr>
              <w:ins w:id="492" w:author="随遇而安" w:date="2023-08-11T15:37:59Z"/>
              <w:rFonts w:hint="eastAsia" w:ascii="宋体" w:hAnsi="宋体" w:eastAsia="宋体" w:cs="宋体"/>
              <w:color w:val="auto"/>
              <w:sz w:val="6"/>
              <w:szCs w:val="6"/>
              <w:highlight w:val="none"/>
              <w:lang w:eastAsia="zh-CN"/>
              <w:rPrChange w:id="493" w:author="随遇而安" w:date="2023-08-11T15:39:24Z">
                <w:rPr>
                  <w:ins w:id="494" w:author="随遇而安" w:date="2023-08-11T15:37:59Z"/>
                  <w:rFonts w:cs="黑体" w:asciiTheme="minorEastAsia" w:hAnsiTheme="minorEastAsia" w:eastAsiaTheme="minorEastAsia"/>
                  <w:color w:val="auto"/>
                  <w:sz w:val="6"/>
                  <w:szCs w:val="6"/>
                  <w:lang w:eastAsia="zh-CN"/>
                </w:rPr>
              </w:rPrChange>
            </w:rPr>
          </w:pPr>
        </w:p>
        <w:p w14:paraId="0AB0A7D7">
          <w:pPr>
            <w:spacing w:line="40" w:lineRule="exact"/>
            <w:ind w:left="188"/>
            <w:rPr>
              <w:ins w:id="495" w:author="随遇而安" w:date="2023-08-11T15:37:59Z"/>
              <w:rFonts w:hint="eastAsia" w:ascii="宋体" w:hAnsi="宋体" w:eastAsia="宋体" w:cs="宋体"/>
              <w:color w:val="auto"/>
              <w:sz w:val="4"/>
              <w:szCs w:val="4"/>
              <w:highlight w:val="none"/>
              <w:rPrChange w:id="496" w:author="随遇而安" w:date="2023-08-11T15:39:24Z">
                <w:rPr>
                  <w:ins w:id="497" w:author="随遇而安" w:date="2023-08-11T15:37:59Z"/>
                  <w:rFonts w:cs="黑体" w:asciiTheme="minorEastAsia" w:hAnsiTheme="minorEastAsia" w:eastAsiaTheme="minorEastAsia"/>
                  <w:color w:val="auto"/>
                  <w:sz w:val="4"/>
                  <w:szCs w:val="4"/>
                </w:rPr>
              </w:rPrChange>
            </w:rPr>
          </w:pPr>
          <w:ins w:id="498" w:author="随遇而安" w:date="2023-08-11T15:37:59Z">
            <w:r>
              <w:rPr>
                <w:rFonts w:hint="eastAsia" w:ascii="宋体" w:hAnsi="宋体" w:eastAsia="宋体" w:cs="宋体"/>
                <w:color w:val="auto"/>
                <w:sz w:val="4"/>
                <w:szCs w:val="4"/>
                <w:highlight w:val="none"/>
                <w:lang w:eastAsia="zh-CN"/>
                <w:rPrChange w:id="501" w:author="随遇而安" w:date="2023-08-11T15:39:24Z">
                  <w:rPr>
                    <w:rFonts w:cs="黑体" w:asciiTheme="minorEastAsia" w:hAnsiTheme="minorEastAsia" w:eastAsiaTheme="minorEastAsia"/>
                    <w:color w:val="auto"/>
                    <w:sz w:val="4"/>
                    <w:szCs w:val="4"/>
                    <w:lang w:eastAsia="zh-CN"/>
                  </w:rPr>
                </w:rPrChange>
              </w:rPr>
              <mc:AlternateContent>
                <mc:Choice Requires="wpg">
                  <w:drawing>
                    <wp:inline distT="0" distB="0" distL="114300" distR="114300">
                      <wp:extent cx="5043805" cy="45720"/>
                      <wp:effectExtent l="0" t="12700" r="4445" b="0"/>
                      <wp:docPr id="1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13"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kJSke1QAAAAMBAAAPAAAAAAAAAAEAIAAAACIAAABkcnMvZG93bnJldi54bWxQ&#10;SwECFAAUAAAACACHTuJAoSXVnd4CAADKBwAADgAAAAAAAAABACAAAAAkAQAAZHJzL2Uyb0RvYy54&#10;bWxQSwUGAAAAAAYABgBZAQAAdAYAAAAA&#10;">
                      <o:lock v:ext="edit" aspectratio="f"/>
                      <v:group id="Group 3" o:spid="_x0000_s1026" o:spt="203" style="position:absolute;left:20;top:20;height:72;width:7943;" coordorigin="20,20" coordsize="7943,72"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ins>
        </w:p>
        <w:p w14:paraId="73B1AD1D">
          <w:pPr>
            <w:rPr>
              <w:ins w:id="502" w:author="随遇而安" w:date="2023-08-11T15:37:59Z"/>
              <w:rFonts w:hint="eastAsia" w:ascii="宋体" w:hAnsi="宋体" w:eastAsia="宋体" w:cs="宋体"/>
              <w:color w:val="auto"/>
              <w:sz w:val="24"/>
              <w:szCs w:val="24"/>
              <w:highlight w:val="none"/>
              <w:rPrChange w:id="503" w:author="随遇而安" w:date="2023-08-11T15:39:24Z">
                <w:rPr>
                  <w:ins w:id="504" w:author="随遇而安" w:date="2023-08-11T15:37:59Z"/>
                  <w:rFonts w:cs="黑体" w:asciiTheme="minorEastAsia" w:hAnsiTheme="minorEastAsia" w:eastAsiaTheme="minorEastAsia"/>
                  <w:color w:val="auto"/>
                  <w:sz w:val="24"/>
                  <w:szCs w:val="24"/>
                </w:rPr>
              </w:rPrChange>
            </w:rPr>
          </w:pPr>
        </w:p>
        <w:p w14:paraId="115B6FCA">
          <w:pPr>
            <w:rPr>
              <w:ins w:id="505" w:author="随遇而安" w:date="2023-08-11T15:37:59Z"/>
              <w:rFonts w:hint="eastAsia" w:ascii="宋体" w:hAnsi="宋体" w:eastAsia="宋体" w:cs="宋体"/>
              <w:color w:val="auto"/>
              <w:sz w:val="24"/>
              <w:szCs w:val="24"/>
              <w:highlight w:val="none"/>
              <w:rPrChange w:id="506" w:author="随遇而安" w:date="2023-08-11T15:39:24Z">
                <w:rPr>
                  <w:ins w:id="507" w:author="随遇而安" w:date="2023-08-11T15:37:59Z"/>
                  <w:rFonts w:cs="黑体" w:asciiTheme="minorEastAsia" w:hAnsiTheme="minorEastAsia" w:eastAsiaTheme="minorEastAsia"/>
                  <w:color w:val="auto"/>
                  <w:sz w:val="24"/>
                  <w:szCs w:val="24"/>
                </w:rPr>
              </w:rPrChange>
            </w:rPr>
          </w:pPr>
        </w:p>
        <w:p w14:paraId="16C9F0FA">
          <w:pPr>
            <w:rPr>
              <w:ins w:id="508" w:author="随遇而安" w:date="2023-08-11T15:37:59Z"/>
              <w:rFonts w:hint="eastAsia" w:ascii="宋体" w:hAnsi="宋体" w:eastAsia="宋体" w:cs="宋体"/>
              <w:color w:val="auto"/>
              <w:sz w:val="24"/>
              <w:szCs w:val="24"/>
              <w:highlight w:val="none"/>
              <w:rPrChange w:id="509" w:author="随遇而安" w:date="2023-08-11T15:39:24Z">
                <w:rPr>
                  <w:ins w:id="510" w:author="随遇而安" w:date="2023-08-11T15:37:59Z"/>
                  <w:rFonts w:cs="黑体" w:asciiTheme="minorEastAsia" w:hAnsiTheme="minorEastAsia" w:eastAsiaTheme="minorEastAsia"/>
                  <w:color w:val="auto"/>
                  <w:sz w:val="24"/>
                  <w:szCs w:val="24"/>
                </w:rPr>
              </w:rPrChange>
            </w:rPr>
          </w:pPr>
        </w:p>
        <w:p w14:paraId="393B39D2">
          <w:pPr>
            <w:rPr>
              <w:ins w:id="511" w:author="随遇而安" w:date="2023-08-11T15:37:59Z"/>
              <w:rFonts w:hint="eastAsia" w:ascii="宋体" w:hAnsi="宋体" w:eastAsia="宋体" w:cs="宋体"/>
              <w:color w:val="auto"/>
              <w:sz w:val="24"/>
              <w:szCs w:val="24"/>
              <w:highlight w:val="none"/>
              <w:rPrChange w:id="512" w:author="随遇而安" w:date="2023-08-11T15:39:24Z">
                <w:rPr>
                  <w:ins w:id="513" w:author="随遇而安" w:date="2023-08-11T15:37:59Z"/>
                  <w:rFonts w:cs="黑体" w:asciiTheme="minorEastAsia" w:hAnsiTheme="minorEastAsia" w:eastAsiaTheme="minorEastAsia"/>
                  <w:color w:val="auto"/>
                  <w:sz w:val="24"/>
                  <w:szCs w:val="24"/>
                </w:rPr>
              </w:rPrChange>
            </w:rPr>
          </w:pPr>
        </w:p>
        <w:p w14:paraId="6581A8A0">
          <w:pPr>
            <w:rPr>
              <w:ins w:id="514" w:author="随遇而安" w:date="2023-08-11T15:37:59Z"/>
              <w:rFonts w:hint="eastAsia" w:ascii="宋体" w:hAnsi="宋体" w:eastAsia="宋体" w:cs="宋体"/>
              <w:color w:val="auto"/>
              <w:sz w:val="24"/>
              <w:szCs w:val="24"/>
              <w:highlight w:val="none"/>
              <w:rPrChange w:id="515" w:author="随遇而安" w:date="2023-08-11T15:39:24Z">
                <w:rPr>
                  <w:ins w:id="516" w:author="随遇而安" w:date="2023-08-11T15:37:59Z"/>
                  <w:rFonts w:cs="黑体" w:asciiTheme="minorEastAsia" w:hAnsiTheme="minorEastAsia" w:eastAsiaTheme="minorEastAsia"/>
                  <w:color w:val="auto"/>
                  <w:sz w:val="24"/>
                  <w:szCs w:val="24"/>
                </w:rPr>
              </w:rPrChange>
            </w:rPr>
          </w:pPr>
        </w:p>
        <w:p w14:paraId="7ABC70CB">
          <w:pPr>
            <w:rPr>
              <w:ins w:id="517" w:author="随遇而安" w:date="2023-08-11T15:37:59Z"/>
              <w:rFonts w:hint="eastAsia" w:ascii="宋体" w:hAnsi="宋体" w:eastAsia="宋体" w:cs="宋体"/>
              <w:color w:val="auto"/>
              <w:sz w:val="24"/>
              <w:szCs w:val="24"/>
              <w:highlight w:val="none"/>
              <w:rPrChange w:id="518" w:author="随遇而安" w:date="2023-08-11T15:39:24Z">
                <w:rPr>
                  <w:ins w:id="519" w:author="随遇而安" w:date="2023-08-11T15:37:59Z"/>
                  <w:rFonts w:cs="黑体" w:asciiTheme="minorEastAsia" w:hAnsiTheme="minorEastAsia" w:eastAsiaTheme="minorEastAsia"/>
                  <w:color w:val="auto"/>
                  <w:sz w:val="24"/>
                  <w:szCs w:val="24"/>
                </w:rPr>
              </w:rPrChange>
            </w:rPr>
          </w:pPr>
        </w:p>
        <w:p w14:paraId="043679EB">
          <w:pPr>
            <w:rPr>
              <w:ins w:id="520" w:author="随遇而安" w:date="2023-08-11T15:37:59Z"/>
              <w:rFonts w:hint="eastAsia" w:ascii="宋体" w:hAnsi="宋体" w:eastAsia="宋体" w:cs="宋体"/>
              <w:color w:val="auto"/>
              <w:sz w:val="24"/>
              <w:szCs w:val="24"/>
              <w:highlight w:val="none"/>
              <w:rPrChange w:id="521" w:author="随遇而安" w:date="2023-08-11T15:39:24Z">
                <w:rPr>
                  <w:ins w:id="522" w:author="随遇而安" w:date="2023-08-11T15:37:59Z"/>
                  <w:rFonts w:cs="黑体" w:asciiTheme="minorEastAsia" w:hAnsiTheme="minorEastAsia" w:eastAsiaTheme="minorEastAsia"/>
                  <w:color w:val="auto"/>
                  <w:sz w:val="24"/>
                  <w:szCs w:val="24"/>
                </w:rPr>
              </w:rPrChange>
            </w:rPr>
          </w:pPr>
        </w:p>
        <w:p w14:paraId="765AA03B">
          <w:pPr>
            <w:spacing w:before="9"/>
            <w:rPr>
              <w:ins w:id="523" w:author="随遇而安" w:date="2023-08-11T15:37:59Z"/>
              <w:rFonts w:hint="eastAsia" w:ascii="宋体" w:hAnsi="宋体" w:eastAsia="宋体" w:cs="宋体"/>
              <w:color w:val="auto"/>
              <w:sz w:val="23"/>
              <w:szCs w:val="23"/>
              <w:highlight w:val="none"/>
              <w:rPrChange w:id="524" w:author="随遇而安" w:date="2023-08-11T15:39:24Z">
                <w:rPr>
                  <w:ins w:id="525" w:author="随遇而安" w:date="2023-08-11T15:37:59Z"/>
                  <w:rFonts w:cs="黑体" w:asciiTheme="minorEastAsia" w:hAnsiTheme="minorEastAsia" w:eastAsiaTheme="minorEastAsia"/>
                  <w:color w:val="auto"/>
                  <w:sz w:val="23"/>
                  <w:szCs w:val="23"/>
                </w:rPr>
              </w:rPrChange>
            </w:rPr>
          </w:pPr>
        </w:p>
        <w:p w14:paraId="1BF43772">
          <w:pPr>
            <w:jc w:val="center"/>
            <w:rPr>
              <w:ins w:id="526" w:author="随遇而安" w:date="2023-08-11T15:37:59Z"/>
              <w:rFonts w:hint="eastAsia" w:ascii="宋体" w:hAnsi="宋体" w:eastAsia="宋体" w:cs="宋体"/>
              <w:b/>
              <w:bCs/>
              <w:color w:val="auto"/>
              <w:sz w:val="52"/>
              <w:szCs w:val="52"/>
              <w:highlight w:val="none"/>
              <w:lang w:eastAsia="zh-CN"/>
              <w:rPrChange w:id="527" w:author="随遇而安" w:date="2023-08-11T15:39:24Z">
                <w:rPr>
                  <w:ins w:id="528" w:author="随遇而安" w:date="2023-08-11T15:37:59Z"/>
                  <w:rFonts w:ascii="宋体" w:hAnsi="宋体" w:eastAsia="宋体" w:cs="宋体"/>
                  <w:b/>
                  <w:bCs/>
                  <w:color w:val="auto"/>
                  <w:sz w:val="52"/>
                  <w:szCs w:val="52"/>
                  <w:lang w:eastAsia="zh-CN"/>
                </w:rPr>
              </w:rPrChange>
            </w:rPr>
          </w:pPr>
          <w:ins w:id="529" w:author="随遇而安" w:date="2023-08-11T16:56:59Z">
            <w:r>
              <w:rPr>
                <w:rFonts w:hint="eastAsia" w:ascii="宋体" w:hAnsi="宋体" w:eastAsia="宋体" w:cs="宋体"/>
                <w:b/>
                <w:bCs/>
                <w:color w:val="auto"/>
                <w:sz w:val="52"/>
                <w:szCs w:val="52"/>
                <w:highlight w:val="none"/>
                <w:lang w:eastAsia="zh-CN"/>
              </w:rPr>
              <w:t>安全生产费用管理制度</w:t>
            </w:r>
          </w:ins>
        </w:p>
        <w:p w14:paraId="061BFCA0">
          <w:pPr>
            <w:rPr>
              <w:ins w:id="530" w:author="随遇而安" w:date="2023-08-11T15:37:59Z"/>
              <w:rFonts w:hint="eastAsia" w:ascii="宋体" w:hAnsi="宋体" w:eastAsia="宋体" w:cs="宋体"/>
              <w:color w:val="auto"/>
              <w:sz w:val="52"/>
              <w:szCs w:val="52"/>
              <w:highlight w:val="none"/>
              <w:lang w:eastAsia="zh-CN"/>
              <w:rPrChange w:id="531" w:author="随遇而安" w:date="2023-08-11T15:39:24Z">
                <w:rPr>
                  <w:ins w:id="532" w:author="随遇而安" w:date="2023-08-11T15:37:59Z"/>
                  <w:rFonts w:cs="黑体" w:asciiTheme="minorEastAsia" w:hAnsiTheme="minorEastAsia" w:eastAsiaTheme="minorEastAsia"/>
                  <w:color w:val="auto"/>
                  <w:sz w:val="52"/>
                  <w:szCs w:val="52"/>
                  <w:lang w:eastAsia="zh-CN"/>
                </w:rPr>
              </w:rPrChange>
            </w:rPr>
          </w:pPr>
        </w:p>
        <w:p w14:paraId="00D0D5FC">
          <w:pPr>
            <w:rPr>
              <w:ins w:id="533" w:author="随遇而安" w:date="2023-08-11T15:37:59Z"/>
              <w:rFonts w:hint="eastAsia" w:ascii="宋体" w:hAnsi="宋体" w:eastAsia="宋体" w:cs="宋体"/>
              <w:color w:val="auto"/>
              <w:sz w:val="52"/>
              <w:szCs w:val="52"/>
              <w:highlight w:val="none"/>
              <w:lang w:eastAsia="zh-CN"/>
              <w:rPrChange w:id="534" w:author="随遇而安" w:date="2023-08-11T15:39:24Z">
                <w:rPr>
                  <w:ins w:id="535" w:author="随遇而安" w:date="2023-08-11T15:37:59Z"/>
                  <w:rFonts w:cs="黑体" w:asciiTheme="minorEastAsia" w:hAnsiTheme="minorEastAsia" w:eastAsiaTheme="minorEastAsia"/>
                  <w:color w:val="auto"/>
                  <w:sz w:val="52"/>
                  <w:szCs w:val="52"/>
                  <w:lang w:eastAsia="zh-CN"/>
                </w:rPr>
              </w:rPrChange>
            </w:rPr>
          </w:pPr>
        </w:p>
        <w:p w14:paraId="3BC5C2ED">
          <w:pPr>
            <w:rPr>
              <w:ins w:id="536" w:author="随遇而安" w:date="2023-08-11T15:37:59Z"/>
              <w:rFonts w:hint="eastAsia" w:ascii="宋体" w:hAnsi="宋体" w:eastAsia="宋体" w:cs="宋体"/>
              <w:color w:val="auto"/>
              <w:sz w:val="52"/>
              <w:szCs w:val="52"/>
              <w:highlight w:val="none"/>
              <w:lang w:eastAsia="zh-CN"/>
              <w:rPrChange w:id="537" w:author="随遇而安" w:date="2023-08-11T15:39:24Z">
                <w:rPr>
                  <w:ins w:id="538" w:author="随遇而安" w:date="2023-08-11T15:37:59Z"/>
                  <w:rFonts w:cs="黑体" w:asciiTheme="minorEastAsia" w:hAnsiTheme="minorEastAsia" w:eastAsiaTheme="minorEastAsia"/>
                  <w:color w:val="auto"/>
                  <w:sz w:val="52"/>
                  <w:szCs w:val="52"/>
                  <w:lang w:eastAsia="zh-CN"/>
                </w:rPr>
              </w:rPrChange>
            </w:rPr>
          </w:pPr>
        </w:p>
        <w:p w14:paraId="11662F20">
          <w:pPr>
            <w:rPr>
              <w:ins w:id="539" w:author="随遇而安" w:date="2023-08-11T15:37:59Z"/>
              <w:rFonts w:hint="eastAsia" w:ascii="宋体" w:hAnsi="宋体" w:eastAsia="宋体" w:cs="宋体"/>
              <w:color w:val="auto"/>
              <w:sz w:val="52"/>
              <w:szCs w:val="52"/>
              <w:highlight w:val="none"/>
              <w:lang w:eastAsia="zh-CN"/>
              <w:rPrChange w:id="540" w:author="随遇而安" w:date="2023-08-11T15:39:24Z">
                <w:rPr>
                  <w:ins w:id="541" w:author="随遇而安" w:date="2023-08-11T15:37:59Z"/>
                  <w:rFonts w:cs="黑体" w:asciiTheme="minorEastAsia" w:hAnsiTheme="minorEastAsia" w:eastAsiaTheme="minorEastAsia"/>
                  <w:color w:val="auto"/>
                  <w:sz w:val="52"/>
                  <w:szCs w:val="52"/>
                  <w:lang w:eastAsia="zh-CN"/>
                </w:rPr>
              </w:rPrChange>
            </w:rPr>
          </w:pPr>
        </w:p>
        <w:p w14:paraId="6BFDA0F9">
          <w:pPr>
            <w:rPr>
              <w:ins w:id="542" w:author="随遇而安" w:date="2023-08-11T15:37:59Z"/>
              <w:rFonts w:hint="eastAsia" w:ascii="宋体" w:hAnsi="宋体" w:eastAsia="宋体" w:cs="宋体"/>
              <w:color w:val="auto"/>
              <w:sz w:val="52"/>
              <w:szCs w:val="52"/>
              <w:highlight w:val="none"/>
              <w:lang w:eastAsia="zh-CN"/>
              <w:rPrChange w:id="543" w:author="随遇而安" w:date="2023-08-11T15:39:24Z">
                <w:rPr>
                  <w:ins w:id="544" w:author="随遇而安" w:date="2023-08-11T15:37:59Z"/>
                  <w:rFonts w:cs="黑体" w:asciiTheme="minorEastAsia" w:hAnsiTheme="minorEastAsia" w:eastAsiaTheme="minorEastAsia"/>
                  <w:color w:val="auto"/>
                  <w:sz w:val="52"/>
                  <w:szCs w:val="52"/>
                  <w:lang w:eastAsia="zh-CN"/>
                </w:rPr>
              </w:rPrChange>
            </w:rPr>
          </w:pPr>
        </w:p>
        <w:p w14:paraId="283EB63A">
          <w:pPr>
            <w:rPr>
              <w:ins w:id="545" w:author="随遇而安" w:date="2023-08-11T15:37:59Z"/>
              <w:rFonts w:hint="eastAsia" w:ascii="宋体" w:hAnsi="宋体" w:eastAsia="宋体" w:cs="宋体"/>
              <w:color w:val="auto"/>
              <w:sz w:val="52"/>
              <w:szCs w:val="52"/>
              <w:highlight w:val="none"/>
              <w:lang w:eastAsia="zh-CN"/>
              <w:rPrChange w:id="546" w:author="随遇而安" w:date="2023-08-11T15:39:24Z">
                <w:rPr>
                  <w:ins w:id="547" w:author="随遇而安" w:date="2023-08-11T15:37:59Z"/>
                  <w:rFonts w:cs="黑体" w:asciiTheme="minorEastAsia" w:hAnsiTheme="minorEastAsia" w:eastAsiaTheme="minorEastAsia"/>
                  <w:color w:val="auto"/>
                  <w:sz w:val="52"/>
                  <w:szCs w:val="52"/>
                  <w:lang w:eastAsia="zh-CN"/>
                </w:rPr>
              </w:rPrChange>
            </w:rPr>
          </w:pPr>
        </w:p>
        <w:p w14:paraId="46505AA5">
          <w:pPr>
            <w:tabs>
              <w:tab w:val="left" w:pos="6039"/>
            </w:tabs>
            <w:spacing w:before="355"/>
            <w:ind w:left="138" w:right="36"/>
            <w:rPr>
              <w:ins w:id="548" w:author="随遇而安" w:date="2023-08-11T15:37:59Z"/>
              <w:rFonts w:hint="eastAsia" w:ascii="宋体" w:hAnsi="宋体" w:eastAsia="宋体" w:cs="宋体"/>
              <w:b/>
              <w:color w:val="auto"/>
              <w:sz w:val="28"/>
              <w:szCs w:val="28"/>
              <w:highlight w:val="none"/>
              <w:lang w:eastAsia="zh-CN"/>
              <w:rPrChange w:id="549" w:author="随遇而安" w:date="2023-08-11T15:39:24Z">
                <w:rPr>
                  <w:ins w:id="550" w:author="随遇而安" w:date="2023-08-11T15:37:59Z"/>
                  <w:rFonts w:cs="黑体" w:asciiTheme="minorEastAsia" w:hAnsiTheme="minorEastAsia" w:eastAsiaTheme="minorEastAsia"/>
                  <w:b/>
                  <w:color w:val="auto"/>
                  <w:sz w:val="28"/>
                  <w:szCs w:val="28"/>
                  <w:lang w:eastAsia="zh-CN"/>
                </w:rPr>
              </w:rPrChange>
            </w:rPr>
          </w:pPr>
          <w:ins w:id="551" w:author="随遇而安" w:date="2023-08-11T15:37:59Z">
            <w:r>
              <w:rPr>
                <w:rFonts w:hint="eastAsia" w:ascii="宋体" w:hAnsi="宋体" w:eastAsia="宋体" w:cs="宋体"/>
                <w:b/>
                <w:color w:val="auto"/>
                <w:sz w:val="28"/>
                <w:szCs w:val="28"/>
                <w:highlight w:val="none"/>
                <w:lang w:eastAsia="zh-CN"/>
                <w:rPrChange w:id="552" w:author="随遇而安" w:date="2023-08-11T15:39:24Z">
                  <w:rPr>
                    <w:rFonts w:hint="eastAsia" w:cs="黑体" w:asciiTheme="minorEastAsia" w:hAnsiTheme="minorEastAsia" w:eastAsiaTheme="minorEastAsia"/>
                    <w:b/>
                    <w:color w:val="auto"/>
                    <w:sz w:val="28"/>
                    <w:szCs w:val="28"/>
                    <w:lang w:eastAsia="zh-CN"/>
                  </w:rPr>
                </w:rPrChange>
              </w:rPr>
              <w:t>202</w:t>
            </w:r>
          </w:ins>
          <w:ins w:id="553" w:author="随遇而安" w:date="2024-11-06T14:22:55Z">
            <w:r>
              <w:rPr>
                <w:rFonts w:hint="eastAsia" w:ascii="宋体" w:hAnsi="宋体" w:eastAsia="宋体" w:cs="宋体"/>
                <w:b/>
                <w:color w:val="auto"/>
                <w:sz w:val="28"/>
                <w:szCs w:val="28"/>
                <w:highlight w:val="none"/>
                <w:lang w:eastAsia="zh-CN"/>
              </w:rPr>
              <w:t>4</w:t>
            </w:r>
          </w:ins>
          <w:ins w:id="554" w:author="随遇而安" w:date="2023-08-11T15:37:59Z">
            <w:r>
              <w:rPr>
                <w:rFonts w:hint="eastAsia" w:ascii="宋体" w:hAnsi="宋体" w:eastAsia="宋体" w:cs="宋体"/>
                <w:b/>
                <w:color w:val="auto"/>
                <w:sz w:val="28"/>
                <w:szCs w:val="28"/>
                <w:highlight w:val="none"/>
                <w:lang w:eastAsia="zh-CN"/>
                <w:rPrChange w:id="555" w:author="随遇而安" w:date="2023-08-11T15:39:24Z">
                  <w:rPr>
                    <w:rFonts w:hint="eastAsia" w:cs="黑体" w:asciiTheme="minorEastAsia" w:hAnsiTheme="minorEastAsia" w:eastAsiaTheme="minorEastAsia"/>
                    <w:b/>
                    <w:color w:val="auto"/>
                    <w:sz w:val="28"/>
                    <w:szCs w:val="28"/>
                    <w:lang w:eastAsia="zh-CN"/>
                  </w:rPr>
                </w:rPrChange>
              </w:rPr>
              <w:t>-</w:t>
            </w:r>
          </w:ins>
          <w:ins w:id="556" w:author="随遇而安" w:date="2024-11-06T14:22:58Z">
            <w:r>
              <w:rPr>
                <w:rFonts w:hint="eastAsia" w:ascii="宋体" w:hAnsi="宋体" w:eastAsia="宋体" w:cs="宋体"/>
                <w:b/>
                <w:color w:val="auto"/>
                <w:sz w:val="28"/>
                <w:szCs w:val="28"/>
                <w:highlight w:val="none"/>
                <w:lang w:eastAsia="zh-CN"/>
              </w:rPr>
              <w:t>1</w:t>
            </w:r>
          </w:ins>
          <w:ins w:id="557" w:author="随遇而安" w:date="2024-11-06T14:22:58Z">
            <w:r>
              <w:rPr>
                <w:rFonts w:hint="eastAsia" w:ascii="宋体" w:hAnsi="宋体" w:eastAsia="宋体" w:cs="宋体"/>
                <w:b/>
                <w:color w:val="auto"/>
                <w:sz w:val="28"/>
                <w:szCs w:val="28"/>
                <w:highlight w:val="none"/>
                <w:lang w:val="en-US" w:eastAsia="zh-CN"/>
              </w:rPr>
              <w:t>1</w:t>
            </w:r>
          </w:ins>
          <w:ins w:id="558" w:author="随遇而安" w:date="2023-08-11T15:37:59Z">
            <w:r>
              <w:rPr>
                <w:rFonts w:hint="eastAsia" w:ascii="宋体" w:hAnsi="宋体" w:eastAsia="宋体" w:cs="宋体"/>
                <w:b/>
                <w:color w:val="auto"/>
                <w:sz w:val="28"/>
                <w:szCs w:val="28"/>
                <w:highlight w:val="none"/>
                <w:lang w:eastAsia="zh-CN"/>
                <w:rPrChange w:id="559" w:author="随遇而安" w:date="2023-08-11T15:39:24Z">
                  <w:rPr>
                    <w:rFonts w:cs="黑体" w:asciiTheme="minorEastAsia" w:hAnsiTheme="minorEastAsia" w:eastAsiaTheme="minorEastAsia"/>
                    <w:b/>
                    <w:color w:val="auto"/>
                    <w:sz w:val="28"/>
                    <w:szCs w:val="28"/>
                    <w:lang w:eastAsia="zh-CN"/>
                  </w:rPr>
                </w:rPrChange>
              </w:rPr>
              <w:t>发布</w:t>
            </w:r>
          </w:ins>
          <w:ins w:id="560" w:author="随遇而安" w:date="2023-08-11T15:37:59Z">
            <w:r>
              <w:rPr>
                <w:rFonts w:hint="eastAsia" w:ascii="宋体" w:hAnsi="宋体" w:eastAsia="宋体" w:cs="宋体"/>
                <w:b/>
                <w:color w:val="auto"/>
                <w:sz w:val="28"/>
                <w:szCs w:val="28"/>
                <w:highlight w:val="none"/>
                <w:lang w:eastAsia="zh-CN"/>
                <w:rPrChange w:id="561" w:author="随遇而安" w:date="2023-08-11T15:39:24Z">
                  <w:rPr>
                    <w:rFonts w:cs="黑体" w:asciiTheme="minorEastAsia" w:hAnsiTheme="minorEastAsia" w:eastAsiaTheme="minorEastAsia"/>
                    <w:b/>
                    <w:color w:val="auto"/>
                    <w:sz w:val="28"/>
                    <w:szCs w:val="28"/>
                    <w:lang w:eastAsia="zh-CN"/>
                  </w:rPr>
                </w:rPrChange>
              </w:rPr>
              <w:tab/>
            </w:r>
          </w:ins>
          <w:ins w:id="562" w:author="随遇而安" w:date="2023-08-11T15:37:59Z">
            <w:r>
              <w:rPr>
                <w:rFonts w:hint="eastAsia" w:ascii="宋体" w:hAnsi="宋体" w:eastAsia="宋体" w:cs="宋体"/>
                <w:b/>
                <w:color w:val="auto"/>
                <w:sz w:val="28"/>
                <w:szCs w:val="28"/>
                <w:highlight w:val="none"/>
                <w:lang w:eastAsia="zh-CN"/>
                <w:rPrChange w:id="563" w:author="随遇而安" w:date="2023-08-11T15:39:24Z">
                  <w:rPr>
                    <w:rFonts w:hint="eastAsia" w:cs="黑体" w:asciiTheme="minorEastAsia" w:hAnsiTheme="minorEastAsia" w:eastAsiaTheme="minorEastAsia"/>
                    <w:b/>
                    <w:color w:val="auto"/>
                    <w:sz w:val="28"/>
                    <w:szCs w:val="28"/>
                    <w:lang w:eastAsia="zh-CN"/>
                  </w:rPr>
                </w:rPrChange>
              </w:rPr>
              <w:t xml:space="preserve">    </w:t>
            </w:r>
          </w:ins>
          <w:ins w:id="564" w:author="随遇而安" w:date="2023-08-11T15:37:59Z">
            <w:r>
              <w:rPr>
                <w:rFonts w:hint="eastAsia" w:ascii="宋体" w:hAnsi="宋体" w:eastAsia="宋体" w:cs="宋体"/>
                <w:b/>
                <w:color w:val="auto"/>
                <w:sz w:val="28"/>
                <w:szCs w:val="28"/>
                <w:highlight w:val="none"/>
                <w:lang w:eastAsia="zh-CN"/>
                <w:rPrChange w:id="565" w:author="随遇而安" w:date="2023-08-11T15:39:24Z">
                  <w:rPr>
                    <w:rFonts w:cs="黑体" w:asciiTheme="minorEastAsia" w:hAnsiTheme="minorEastAsia" w:eastAsiaTheme="minorEastAsia"/>
                    <w:b/>
                    <w:color w:val="auto"/>
                    <w:sz w:val="28"/>
                    <w:szCs w:val="28"/>
                    <w:lang w:eastAsia="zh-CN"/>
                  </w:rPr>
                </w:rPrChange>
              </w:rPr>
              <w:t>202</w:t>
            </w:r>
          </w:ins>
          <w:ins w:id="566" w:author="随遇而安" w:date="2024-11-06T14:23:01Z">
            <w:r>
              <w:rPr>
                <w:rFonts w:hint="eastAsia" w:ascii="宋体" w:hAnsi="宋体" w:eastAsia="宋体" w:cs="宋体"/>
                <w:b/>
                <w:color w:val="auto"/>
                <w:sz w:val="28"/>
                <w:szCs w:val="28"/>
                <w:highlight w:val="none"/>
                <w:lang w:eastAsia="zh-CN"/>
              </w:rPr>
              <w:t>4</w:t>
            </w:r>
          </w:ins>
          <w:ins w:id="567" w:author="随遇而安" w:date="2023-08-11T15:37:59Z">
            <w:r>
              <w:rPr>
                <w:rFonts w:hint="eastAsia" w:ascii="宋体" w:hAnsi="宋体" w:eastAsia="宋体" w:cs="宋体"/>
                <w:b/>
                <w:color w:val="auto"/>
                <w:sz w:val="28"/>
                <w:szCs w:val="28"/>
                <w:highlight w:val="none"/>
                <w:lang w:eastAsia="zh-CN"/>
                <w:rPrChange w:id="568" w:author="随遇而安" w:date="2023-08-11T15:39:24Z">
                  <w:rPr>
                    <w:rFonts w:cs="黑体" w:asciiTheme="minorEastAsia" w:hAnsiTheme="minorEastAsia" w:eastAsiaTheme="minorEastAsia"/>
                    <w:b/>
                    <w:color w:val="auto"/>
                    <w:sz w:val="28"/>
                    <w:szCs w:val="28"/>
                    <w:lang w:eastAsia="zh-CN"/>
                  </w:rPr>
                </w:rPrChange>
              </w:rPr>
              <w:t>-</w:t>
            </w:r>
          </w:ins>
          <w:ins w:id="569" w:author="随遇而安" w:date="2024-11-06T14:23:02Z">
            <w:r>
              <w:rPr>
                <w:rFonts w:hint="eastAsia" w:ascii="宋体" w:hAnsi="宋体" w:eastAsia="宋体" w:cs="宋体"/>
                <w:b/>
                <w:color w:val="auto"/>
                <w:sz w:val="28"/>
                <w:szCs w:val="28"/>
                <w:highlight w:val="none"/>
                <w:lang w:eastAsia="zh-CN"/>
              </w:rPr>
              <w:t>1</w:t>
            </w:r>
          </w:ins>
          <w:ins w:id="570" w:author="随遇而安" w:date="2024-11-06T14:23:02Z">
            <w:r>
              <w:rPr>
                <w:rFonts w:hint="eastAsia" w:ascii="宋体" w:hAnsi="宋体" w:eastAsia="宋体" w:cs="宋体"/>
                <w:b/>
                <w:color w:val="auto"/>
                <w:sz w:val="28"/>
                <w:szCs w:val="28"/>
                <w:highlight w:val="none"/>
                <w:lang w:val="en-US" w:eastAsia="zh-CN"/>
              </w:rPr>
              <w:t>1</w:t>
            </w:r>
          </w:ins>
          <w:ins w:id="571" w:author="随遇而安" w:date="2023-08-11T15:37:59Z">
            <w:r>
              <w:rPr>
                <w:rFonts w:hint="eastAsia" w:ascii="宋体" w:hAnsi="宋体" w:eastAsia="宋体" w:cs="宋体"/>
                <w:b/>
                <w:color w:val="auto"/>
                <w:spacing w:val="-3"/>
                <w:sz w:val="28"/>
                <w:szCs w:val="28"/>
                <w:highlight w:val="none"/>
                <w:lang w:eastAsia="zh-CN"/>
                <w:rPrChange w:id="572" w:author="随遇而安" w:date="2023-08-11T15:39:24Z">
                  <w:rPr>
                    <w:rFonts w:cs="黑体" w:asciiTheme="minorEastAsia" w:hAnsiTheme="minorEastAsia" w:eastAsiaTheme="minorEastAsia"/>
                    <w:b/>
                    <w:color w:val="auto"/>
                    <w:spacing w:val="-3"/>
                    <w:sz w:val="28"/>
                    <w:szCs w:val="28"/>
                    <w:lang w:eastAsia="zh-CN"/>
                  </w:rPr>
                </w:rPrChange>
              </w:rPr>
              <w:t>实施</w:t>
            </w:r>
          </w:ins>
        </w:p>
        <w:p w14:paraId="01A2A6E2">
          <w:pPr>
            <w:spacing w:line="40" w:lineRule="exact"/>
            <w:ind w:left="118"/>
            <w:rPr>
              <w:ins w:id="573" w:author="随遇而安" w:date="2023-08-11T15:37:59Z"/>
              <w:rFonts w:hint="eastAsia" w:ascii="宋体" w:hAnsi="宋体" w:eastAsia="宋体" w:cs="宋体"/>
              <w:color w:val="auto"/>
              <w:sz w:val="4"/>
              <w:szCs w:val="4"/>
              <w:highlight w:val="none"/>
              <w:rPrChange w:id="574" w:author="随遇而安" w:date="2023-08-11T15:39:24Z">
                <w:rPr>
                  <w:ins w:id="575" w:author="随遇而安" w:date="2023-08-11T15:37:59Z"/>
                  <w:rFonts w:cs="黑体" w:asciiTheme="minorEastAsia" w:hAnsiTheme="minorEastAsia" w:eastAsiaTheme="minorEastAsia"/>
                  <w:color w:val="auto"/>
                  <w:sz w:val="4"/>
                  <w:szCs w:val="4"/>
                </w:rPr>
              </w:rPrChange>
            </w:rPr>
          </w:pPr>
          <w:ins w:id="576" w:author="随遇而安" w:date="2023-08-11T15:37:59Z">
            <w:r>
              <w:rPr>
                <w:rFonts w:hint="eastAsia" w:ascii="宋体" w:hAnsi="宋体" w:eastAsia="宋体" w:cs="宋体"/>
                <w:color w:val="auto"/>
                <w:sz w:val="4"/>
                <w:szCs w:val="4"/>
                <w:highlight w:val="none"/>
                <w:lang w:eastAsia="zh-CN"/>
                <w:rPrChange w:id="579" w:author="随遇而安" w:date="2023-08-11T15:39:24Z">
                  <w:rPr>
                    <w:rFonts w:cs="黑体" w:asciiTheme="minorEastAsia" w:hAnsiTheme="minorEastAsia" w:eastAsiaTheme="minorEastAsia"/>
                    <w:color w:val="auto"/>
                    <w:sz w:val="4"/>
                    <w:szCs w:val="4"/>
                    <w:lang w:eastAsia="zh-CN"/>
                  </w:rPr>
                </w:rPrChange>
              </w:rPr>
              <mc:AlternateContent>
                <mc:Choice Requires="wpg">
                  <w:drawing>
                    <wp:inline distT="0" distB="0" distL="114300" distR="114300">
                      <wp:extent cx="5180330" cy="45085"/>
                      <wp:effectExtent l="0" t="12700" r="0" b="0"/>
                      <wp:docPr id="14"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15"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tOleMOICAADF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ins>
        </w:p>
        <w:p w14:paraId="7C49FB08">
          <w:pPr>
            <w:spacing w:before="8"/>
            <w:rPr>
              <w:ins w:id="580" w:author="随遇而安" w:date="2023-08-11T15:37:59Z"/>
              <w:rFonts w:hint="eastAsia" w:ascii="宋体" w:hAnsi="宋体" w:eastAsia="宋体" w:cs="宋体"/>
              <w:color w:val="auto"/>
              <w:sz w:val="24"/>
              <w:szCs w:val="24"/>
              <w:highlight w:val="none"/>
              <w:rPrChange w:id="581" w:author="随遇而安" w:date="2023-08-11T15:39:24Z">
                <w:rPr>
                  <w:ins w:id="582" w:author="随遇而安" w:date="2023-08-11T15:37:59Z"/>
                  <w:rFonts w:cs="黑体" w:asciiTheme="minorEastAsia" w:hAnsiTheme="minorEastAsia" w:eastAsiaTheme="minorEastAsia"/>
                  <w:color w:val="auto"/>
                  <w:sz w:val="24"/>
                  <w:szCs w:val="24"/>
                </w:rPr>
              </w:rPrChange>
            </w:rPr>
          </w:pPr>
        </w:p>
        <w:p w14:paraId="466B500D">
          <w:pPr>
            <w:jc w:val="center"/>
            <w:rPr>
              <w:ins w:id="583" w:author="随遇而安" w:date="2023-08-11T15:37:59Z"/>
              <w:rFonts w:hint="eastAsia" w:ascii="宋体" w:hAnsi="宋体" w:eastAsia="宋体" w:cs="宋体"/>
              <w:color w:val="auto"/>
              <w:sz w:val="32"/>
              <w:szCs w:val="32"/>
              <w:highlight w:val="none"/>
              <w:lang w:eastAsia="zh-CN"/>
              <w:rPrChange w:id="584" w:author="随遇而安" w:date="2023-08-11T15:39:24Z">
                <w:rPr>
                  <w:ins w:id="585" w:author="随遇而安" w:date="2023-08-11T15:37:59Z"/>
                  <w:rFonts w:cs="黑体" w:asciiTheme="minorEastAsia" w:hAnsiTheme="minorEastAsia" w:eastAsiaTheme="minorEastAsia"/>
                  <w:color w:val="auto"/>
                  <w:sz w:val="32"/>
                  <w:szCs w:val="32"/>
                  <w:lang w:eastAsia="zh-CN"/>
                </w:rPr>
              </w:rPrChange>
            </w:rPr>
            <w:sectPr>
              <w:headerReference r:id="rId3" w:type="default"/>
              <w:footerReference r:id="rId4" w:type="default"/>
              <w:pgSz w:w="11910" w:h="16840"/>
              <w:pgMar w:top="1440" w:right="1800" w:bottom="1440" w:left="1800" w:header="794" w:footer="1020" w:gutter="0"/>
              <w:pgNumType w:fmt="decimal"/>
              <w:cols w:space="720" w:num="1"/>
              <w:docGrid w:linePitch="299" w:charSpace="0"/>
            </w:sectPr>
          </w:pPr>
          <w:ins w:id="586" w:author="随遇而安" w:date="2023-08-11T15:37:59Z">
            <w:r>
              <w:rPr>
                <w:rFonts w:hint="eastAsia" w:ascii="宋体" w:hAnsi="宋体" w:eastAsia="宋体" w:cs="宋体"/>
                <w:b/>
                <w:color w:val="auto"/>
                <w:w w:val="95"/>
                <w:sz w:val="32"/>
                <w:szCs w:val="32"/>
                <w:highlight w:val="none"/>
                <w:lang w:eastAsia="zh-CN"/>
                <w:rPrChange w:id="587" w:author="随遇而安" w:date="2023-08-11T15:39:24Z">
                  <w:rPr>
                    <w:rFonts w:hint="eastAsia" w:cs="黑体" w:asciiTheme="minorEastAsia" w:hAnsiTheme="minorEastAsia" w:eastAsiaTheme="minorEastAsia"/>
                    <w:b/>
                    <w:color w:val="auto"/>
                    <w:w w:val="95"/>
                    <w:sz w:val="32"/>
                    <w:szCs w:val="32"/>
                    <w:lang w:eastAsia="zh-CN"/>
                  </w:rPr>
                </w:rPrChange>
              </w:rPr>
              <w:t>宁津北控城市环境服务有限公司</w:t>
            </w:r>
          </w:ins>
        </w:p>
        <w:p w14:paraId="017C023B">
          <w:pPr>
            <w:rPr>
              <w:ins w:id="588" w:author="随遇而安" w:date="2023-08-11T15:37:59Z"/>
              <w:rFonts w:hint="eastAsia" w:ascii="宋体" w:hAnsi="宋体" w:eastAsia="宋体" w:cs="宋体"/>
              <w:color w:val="auto"/>
              <w:highlight w:val="none"/>
              <w:lang w:eastAsia="zh-CN"/>
              <w:rPrChange w:id="589" w:author="随遇而安" w:date="2023-08-11T15:39:24Z">
                <w:rPr>
                  <w:ins w:id="590" w:author="随遇而安" w:date="2023-08-11T15:37:59Z"/>
                  <w:color w:val="auto"/>
                  <w:lang w:eastAsia="zh-CN"/>
                </w:rPr>
              </w:rPrChange>
            </w:rPr>
          </w:pPr>
        </w:p>
        <w:p w14:paraId="578D44AA">
          <w:pPr>
            <w:spacing w:line="387" w:lineRule="exact"/>
            <w:jc w:val="center"/>
            <w:rPr>
              <w:ins w:id="591" w:author="随遇而安" w:date="2023-08-11T15:37:59Z"/>
              <w:rFonts w:hint="eastAsia" w:ascii="宋体" w:hAnsi="宋体" w:eastAsia="宋体" w:cs="宋体"/>
              <w:color w:val="auto"/>
              <w:sz w:val="30"/>
              <w:szCs w:val="30"/>
              <w:highlight w:val="none"/>
              <w:lang w:eastAsia="zh-CN"/>
              <w:rPrChange w:id="592" w:author="随遇而安" w:date="2023-08-11T15:39:24Z">
                <w:rPr>
                  <w:ins w:id="593" w:author="随遇而安" w:date="2023-08-11T15:37:59Z"/>
                  <w:rFonts w:cs="黑体" w:asciiTheme="minorEastAsia" w:hAnsiTheme="minorEastAsia" w:eastAsiaTheme="minorEastAsia"/>
                  <w:color w:val="auto"/>
                  <w:sz w:val="30"/>
                  <w:szCs w:val="30"/>
                  <w:lang w:eastAsia="zh-CN"/>
                </w:rPr>
              </w:rPrChange>
            </w:rPr>
          </w:pPr>
          <w:ins w:id="594" w:author="随遇而安" w:date="2023-08-11T15:37:59Z">
            <w:r>
              <w:rPr>
                <w:rFonts w:hint="eastAsia" w:ascii="宋体" w:hAnsi="宋体" w:eastAsia="宋体" w:cs="宋体"/>
                <w:color w:val="auto"/>
                <w:sz w:val="30"/>
                <w:szCs w:val="30"/>
                <w:highlight w:val="none"/>
                <w:lang w:eastAsia="zh-CN"/>
                <w:rPrChange w:id="595" w:author="随遇而安" w:date="2023-08-11T15:39:24Z">
                  <w:rPr>
                    <w:rFonts w:cs="黑体" w:asciiTheme="minorEastAsia" w:hAnsiTheme="minorEastAsia" w:eastAsiaTheme="minorEastAsia"/>
                    <w:color w:val="auto"/>
                    <w:sz w:val="30"/>
                    <w:szCs w:val="30"/>
                    <w:lang w:eastAsia="zh-CN"/>
                  </w:rPr>
                </w:rPrChange>
              </w:rPr>
              <w:t>制度控制表</w:t>
            </w:r>
          </w:ins>
        </w:p>
        <w:p w14:paraId="78B23E04">
          <w:pPr>
            <w:rPr>
              <w:ins w:id="596" w:author="随遇而安" w:date="2023-08-11T15:37:59Z"/>
              <w:rFonts w:hint="eastAsia" w:ascii="宋体" w:hAnsi="宋体" w:eastAsia="宋体" w:cs="宋体"/>
              <w:color w:val="auto"/>
              <w:highlight w:val="none"/>
              <w:rPrChange w:id="597" w:author="随遇而安" w:date="2023-08-11T15:39:24Z">
                <w:rPr>
                  <w:ins w:id="598" w:author="随遇而安" w:date="2023-08-11T15:37:59Z"/>
                  <w:color w:val="auto"/>
                </w:rPr>
              </w:rPrChange>
            </w:rPr>
          </w:pPr>
        </w:p>
        <w:tbl>
          <w:tblPr>
            <w:tblStyle w:val="14"/>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14:paraId="5349C7B8">
            <w:tblPrEx>
              <w:tblCellMar>
                <w:top w:w="0" w:type="dxa"/>
                <w:left w:w="108" w:type="dxa"/>
                <w:bottom w:w="0" w:type="dxa"/>
                <w:right w:w="108" w:type="dxa"/>
              </w:tblCellMar>
            </w:tblPrEx>
            <w:trPr>
              <w:trHeight w:val="780" w:hRule="atLeast"/>
              <w:ins w:id="599" w:author="随遇而安" w:date="2023-08-11T15:37:59Z"/>
            </w:trPr>
            <w:tc>
              <w:tcPr>
                <w:tcW w:w="603" w:type="pct"/>
                <w:tcBorders>
                  <w:top w:val="single" w:color="auto" w:sz="4" w:space="0"/>
                  <w:left w:val="single" w:color="auto" w:sz="4" w:space="0"/>
                  <w:bottom w:val="single" w:color="auto" w:sz="4" w:space="0"/>
                  <w:right w:val="single" w:color="auto" w:sz="4" w:space="0"/>
                </w:tcBorders>
                <w:shd w:val="clear" w:color="auto" w:fill="auto"/>
                <w:vAlign w:val="center"/>
              </w:tcPr>
              <w:p w14:paraId="26B4F174">
                <w:pPr>
                  <w:widowControl/>
                  <w:jc w:val="center"/>
                  <w:rPr>
                    <w:ins w:id="600" w:author="随遇而安" w:date="2023-08-11T15:37:59Z"/>
                    <w:rFonts w:hint="eastAsia" w:ascii="宋体" w:hAnsi="宋体" w:eastAsia="宋体" w:cs="宋体"/>
                    <w:color w:val="auto"/>
                    <w:sz w:val="20"/>
                    <w:szCs w:val="20"/>
                    <w:highlight w:val="none"/>
                    <w:lang w:eastAsia="zh-CN"/>
                    <w:rPrChange w:id="601" w:author="随遇而安" w:date="2023-08-11T15:39:24Z">
                      <w:rPr>
                        <w:ins w:id="602" w:author="随遇而安" w:date="2023-08-11T15:37:59Z"/>
                        <w:rFonts w:ascii="宋体" w:hAnsi="宋体" w:eastAsia="宋体" w:cs="宋体"/>
                        <w:color w:val="auto"/>
                        <w:sz w:val="20"/>
                        <w:szCs w:val="20"/>
                        <w:lang w:eastAsia="zh-CN"/>
                      </w:rPr>
                    </w:rPrChange>
                  </w:rPr>
                </w:pPr>
                <w:ins w:id="603" w:author="随遇而安" w:date="2023-08-11T15:37:59Z">
                  <w:r>
                    <w:rPr>
                      <w:rFonts w:hint="eastAsia" w:ascii="宋体" w:hAnsi="宋体" w:eastAsia="宋体" w:cs="宋体"/>
                      <w:color w:val="auto"/>
                      <w:sz w:val="20"/>
                      <w:szCs w:val="20"/>
                      <w:highlight w:val="none"/>
                      <w:lang w:eastAsia="zh-CN"/>
                      <w:rPrChange w:id="604" w:author="随遇而安" w:date="2023-08-11T15:39:24Z">
                        <w:rPr>
                          <w:rFonts w:hint="eastAsia" w:ascii="宋体" w:hAnsi="宋体" w:eastAsia="宋体" w:cs="宋体"/>
                          <w:color w:val="auto"/>
                          <w:sz w:val="20"/>
                          <w:szCs w:val="20"/>
                          <w:lang w:eastAsia="zh-CN"/>
                        </w:rPr>
                      </w:rPrChange>
                    </w:rPr>
                    <w:t>制度名称</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134916E7">
                <w:pPr>
                  <w:widowControl/>
                  <w:rPr>
                    <w:ins w:id="605" w:author="随遇而安" w:date="2023-08-11T15:37:59Z"/>
                    <w:rFonts w:hint="eastAsia" w:ascii="宋体" w:hAnsi="宋体" w:eastAsia="宋体" w:cs="宋体"/>
                    <w:b/>
                    <w:bCs/>
                    <w:color w:val="auto"/>
                    <w:sz w:val="20"/>
                    <w:szCs w:val="20"/>
                    <w:highlight w:val="none"/>
                    <w:lang w:eastAsia="zh-CN"/>
                    <w:rPrChange w:id="606" w:author="随遇而安" w:date="2023-08-11T15:39:24Z">
                      <w:rPr>
                        <w:ins w:id="607" w:author="随遇而安" w:date="2023-08-11T15:37:59Z"/>
                        <w:rFonts w:ascii="宋体" w:hAnsi="宋体" w:eastAsia="宋体" w:cs="宋体"/>
                        <w:b/>
                        <w:bCs/>
                        <w:color w:val="auto"/>
                        <w:sz w:val="20"/>
                        <w:szCs w:val="20"/>
                        <w:lang w:eastAsia="zh-CN"/>
                      </w:rPr>
                    </w:rPrChange>
                  </w:rPr>
                </w:pPr>
                <w:ins w:id="608" w:author="随遇而安" w:date="2023-08-11T15:37:59Z">
                  <w:r>
                    <w:rPr>
                      <w:rFonts w:hint="eastAsia" w:ascii="宋体" w:hAnsi="宋体" w:eastAsia="宋体" w:cs="宋体"/>
                      <w:b/>
                      <w:bCs/>
                      <w:color w:val="auto"/>
                      <w:sz w:val="20"/>
                      <w:szCs w:val="20"/>
                      <w:highlight w:val="none"/>
                      <w:lang w:eastAsia="zh-CN"/>
                      <w:rPrChange w:id="609" w:author="随遇而安" w:date="2023-08-11T15:39:24Z">
                        <w:rPr>
                          <w:rFonts w:hint="eastAsia" w:ascii="宋体" w:hAnsi="宋体" w:eastAsia="宋体" w:cs="宋体"/>
                          <w:b/>
                          <w:bCs/>
                          <w:color w:val="auto"/>
                          <w:sz w:val="20"/>
                          <w:szCs w:val="20"/>
                          <w:lang w:eastAsia="zh-CN"/>
                        </w:rPr>
                      </w:rPrChange>
                    </w:rPr>
                    <w:t>宁津北控城市环境服务有限公司</w:t>
                  </w:r>
                </w:ins>
                <w:ins w:id="610" w:author="随遇而安" w:date="2023-08-11T16:57:04Z">
                  <w:r>
                    <w:rPr>
                      <w:rFonts w:hint="eastAsia" w:ascii="宋体" w:hAnsi="宋体" w:eastAsia="宋体" w:cs="宋体"/>
                      <w:b/>
                      <w:bCs/>
                      <w:color w:val="auto"/>
                      <w:sz w:val="20"/>
                      <w:szCs w:val="20"/>
                      <w:highlight w:val="none"/>
                      <w:lang w:eastAsia="zh-CN"/>
                    </w:rPr>
                    <w:t>安全生产费用管理制度</w:t>
                  </w:r>
                </w:ins>
              </w:p>
            </w:tc>
          </w:tr>
          <w:tr w14:paraId="2A475877">
            <w:tblPrEx>
              <w:tblCellMar>
                <w:top w:w="0" w:type="dxa"/>
                <w:left w:w="108" w:type="dxa"/>
                <w:bottom w:w="0" w:type="dxa"/>
                <w:right w:w="108" w:type="dxa"/>
              </w:tblCellMar>
            </w:tblPrEx>
            <w:trPr>
              <w:trHeight w:val="780" w:hRule="atLeast"/>
              <w:ins w:id="611" w:author="随遇而安" w:date="2023-08-11T15:37:59Z"/>
            </w:trPr>
            <w:tc>
              <w:tcPr>
                <w:tcW w:w="603" w:type="pct"/>
                <w:tcBorders>
                  <w:top w:val="nil"/>
                  <w:left w:val="single" w:color="auto" w:sz="4" w:space="0"/>
                  <w:bottom w:val="single" w:color="auto" w:sz="4" w:space="0"/>
                  <w:right w:val="single" w:color="auto" w:sz="4" w:space="0"/>
                </w:tcBorders>
                <w:shd w:val="clear" w:color="auto" w:fill="auto"/>
                <w:vAlign w:val="center"/>
              </w:tcPr>
              <w:p w14:paraId="0592B798">
                <w:pPr>
                  <w:widowControl/>
                  <w:jc w:val="center"/>
                  <w:rPr>
                    <w:ins w:id="612" w:author="随遇而安" w:date="2023-08-11T15:37:59Z"/>
                    <w:rFonts w:hint="eastAsia" w:ascii="宋体" w:hAnsi="宋体" w:eastAsia="宋体" w:cs="宋体"/>
                    <w:color w:val="auto"/>
                    <w:sz w:val="20"/>
                    <w:szCs w:val="20"/>
                    <w:highlight w:val="none"/>
                    <w:lang w:eastAsia="zh-CN"/>
                    <w:rPrChange w:id="613" w:author="随遇而安" w:date="2023-08-11T15:39:24Z">
                      <w:rPr>
                        <w:ins w:id="614" w:author="随遇而安" w:date="2023-08-11T15:37:59Z"/>
                        <w:rFonts w:ascii="宋体" w:hAnsi="宋体" w:eastAsia="宋体" w:cs="宋体"/>
                        <w:color w:val="auto"/>
                        <w:sz w:val="20"/>
                        <w:szCs w:val="20"/>
                        <w:lang w:eastAsia="zh-CN"/>
                      </w:rPr>
                    </w:rPrChange>
                  </w:rPr>
                </w:pPr>
                <w:ins w:id="615" w:author="随遇而安" w:date="2023-08-11T15:37:59Z">
                  <w:r>
                    <w:rPr>
                      <w:rFonts w:hint="eastAsia" w:ascii="宋体" w:hAnsi="宋体" w:eastAsia="宋体" w:cs="宋体"/>
                      <w:color w:val="auto"/>
                      <w:sz w:val="20"/>
                      <w:szCs w:val="20"/>
                      <w:highlight w:val="none"/>
                      <w:lang w:eastAsia="zh-CN"/>
                      <w:rPrChange w:id="616" w:author="随遇而安" w:date="2023-08-11T15:39:24Z">
                        <w:rPr>
                          <w:rFonts w:hint="eastAsia" w:ascii="宋体" w:hAnsi="宋体" w:eastAsia="宋体" w:cs="宋体"/>
                          <w:color w:val="auto"/>
                          <w:sz w:val="20"/>
                          <w:szCs w:val="20"/>
                          <w:lang w:eastAsia="zh-CN"/>
                        </w:rPr>
                      </w:rPrChange>
                    </w:rPr>
                    <w:t>制度编号</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04702C45">
                <w:pPr>
                  <w:widowControl/>
                  <w:rPr>
                    <w:ins w:id="617" w:author="随遇而安" w:date="2023-08-11T15:37:59Z"/>
                    <w:rFonts w:hint="eastAsia" w:ascii="宋体" w:hAnsi="宋体" w:eastAsia="宋体" w:cs="宋体"/>
                    <w:color w:val="auto"/>
                    <w:sz w:val="20"/>
                    <w:szCs w:val="20"/>
                    <w:highlight w:val="none"/>
                    <w:lang w:eastAsia="zh-CN"/>
                    <w:rPrChange w:id="618" w:author="随遇而安" w:date="2023-08-11T15:39:24Z">
                      <w:rPr>
                        <w:ins w:id="619" w:author="随遇而安" w:date="2023-08-11T15:37:59Z"/>
                        <w:rFonts w:ascii="宋体" w:hAnsi="宋体" w:eastAsia="宋体" w:cs="宋体"/>
                        <w:color w:val="auto"/>
                        <w:sz w:val="20"/>
                        <w:szCs w:val="20"/>
                        <w:lang w:eastAsia="zh-CN"/>
                      </w:rPr>
                    </w:rPrChange>
                  </w:rPr>
                </w:pPr>
                <w:ins w:id="620" w:author="随遇而安" w:date="2024-11-06T14:22:52Z">
                  <w:r>
                    <w:rPr>
                      <w:rFonts w:hint="eastAsia" w:ascii="宋体" w:hAnsi="宋体" w:eastAsia="宋体" w:cs="宋体"/>
                      <w:b/>
                      <w:color w:val="auto"/>
                      <w:sz w:val="24"/>
                      <w:highlight w:val="none"/>
                      <w:lang w:eastAsia="zh-CN"/>
                    </w:rPr>
                    <w:t>AH.0</w:t>
                  </w:r>
                </w:ins>
                <w:ins w:id="621" w:author="随遇而安" w:date="2024-11-06T14:22:52Z">
                  <w:r>
                    <w:rPr>
                      <w:rFonts w:hint="eastAsia" w:ascii="宋体" w:hAnsi="宋体" w:cs="宋体"/>
                      <w:b/>
                      <w:color w:val="auto"/>
                      <w:sz w:val="24"/>
                      <w:highlight w:val="none"/>
                      <w:lang w:val="en-US" w:eastAsia="zh-CN"/>
                    </w:rPr>
                    <w:t>6</w:t>
                  </w:r>
                </w:ins>
                <w:ins w:id="622" w:author="随遇而安" w:date="2024-11-06T14:22:52Z">
                  <w:r>
                    <w:rPr>
                      <w:rFonts w:hint="eastAsia" w:ascii="宋体" w:hAnsi="宋体" w:eastAsia="宋体" w:cs="宋体"/>
                      <w:b/>
                      <w:color w:val="auto"/>
                      <w:sz w:val="24"/>
                      <w:highlight w:val="none"/>
                      <w:lang w:eastAsia="zh-CN"/>
                    </w:rPr>
                    <w:t>.202</w:t>
                  </w:r>
                </w:ins>
                <w:ins w:id="623" w:author="随遇而安" w:date="2024-11-06T14:22:52Z">
                  <w:r>
                    <w:rPr>
                      <w:rFonts w:hint="eastAsia" w:ascii="宋体" w:hAnsi="宋体" w:cs="宋体"/>
                      <w:b/>
                      <w:color w:val="auto"/>
                      <w:sz w:val="24"/>
                      <w:highlight w:val="none"/>
                      <w:lang w:eastAsia="zh-CN"/>
                    </w:rPr>
                    <w:t>4</w:t>
                  </w:r>
                </w:ins>
                <w:ins w:id="624" w:author="随遇而安" w:date="2024-11-06T14:22:52Z">
                  <w:r>
                    <w:rPr>
                      <w:rFonts w:hint="eastAsia" w:ascii="宋体" w:hAnsi="宋体" w:eastAsia="宋体" w:cs="宋体"/>
                      <w:b/>
                      <w:color w:val="auto"/>
                      <w:sz w:val="24"/>
                      <w:highlight w:val="none"/>
                      <w:lang w:eastAsia="zh-CN"/>
                    </w:rPr>
                    <w:t>.</w:t>
                  </w:r>
                </w:ins>
                <w:ins w:id="625" w:author="随遇而安" w:date="2024-11-06T14:22:52Z">
                  <w:r>
                    <w:rPr>
                      <w:rFonts w:hint="eastAsia" w:ascii="宋体" w:hAnsi="宋体" w:cs="宋体"/>
                      <w:b/>
                      <w:color w:val="auto"/>
                      <w:sz w:val="24"/>
                      <w:highlight w:val="none"/>
                      <w:lang w:eastAsia="zh-CN"/>
                    </w:rPr>
                    <w:t>1</w:t>
                  </w:r>
                </w:ins>
              </w:p>
            </w:tc>
          </w:tr>
          <w:tr w14:paraId="270FE05F">
            <w:tblPrEx>
              <w:tblCellMar>
                <w:top w:w="0" w:type="dxa"/>
                <w:left w:w="108" w:type="dxa"/>
                <w:bottom w:w="0" w:type="dxa"/>
                <w:right w:w="108" w:type="dxa"/>
              </w:tblCellMar>
            </w:tblPrEx>
            <w:trPr>
              <w:trHeight w:val="780" w:hRule="atLeast"/>
              <w:ins w:id="626" w:author="随遇而安" w:date="2023-08-11T15:37:59Z"/>
            </w:trPr>
            <w:tc>
              <w:tcPr>
                <w:tcW w:w="603" w:type="pct"/>
                <w:tcBorders>
                  <w:top w:val="nil"/>
                  <w:left w:val="single" w:color="auto" w:sz="4" w:space="0"/>
                  <w:bottom w:val="single" w:color="auto" w:sz="4" w:space="0"/>
                  <w:right w:val="single" w:color="auto" w:sz="4" w:space="0"/>
                </w:tcBorders>
                <w:shd w:val="clear" w:color="auto" w:fill="auto"/>
                <w:vAlign w:val="center"/>
              </w:tcPr>
              <w:p w14:paraId="1BCBC0DC">
                <w:pPr>
                  <w:widowControl/>
                  <w:jc w:val="center"/>
                  <w:rPr>
                    <w:ins w:id="627" w:author="随遇而安" w:date="2023-08-11T15:37:59Z"/>
                    <w:rFonts w:hint="eastAsia" w:ascii="宋体" w:hAnsi="宋体" w:eastAsia="宋体" w:cs="宋体"/>
                    <w:color w:val="auto"/>
                    <w:sz w:val="20"/>
                    <w:szCs w:val="20"/>
                    <w:highlight w:val="none"/>
                    <w:lang w:eastAsia="zh-CN"/>
                    <w:rPrChange w:id="628" w:author="随遇而安" w:date="2023-08-11T15:39:24Z">
                      <w:rPr>
                        <w:ins w:id="629" w:author="随遇而安" w:date="2023-08-11T15:37:59Z"/>
                        <w:rFonts w:ascii="宋体" w:hAnsi="宋体" w:eastAsia="宋体" w:cs="宋体"/>
                        <w:color w:val="auto"/>
                        <w:sz w:val="20"/>
                        <w:szCs w:val="20"/>
                        <w:lang w:eastAsia="zh-CN"/>
                      </w:rPr>
                    </w:rPrChange>
                  </w:rPr>
                </w:pPr>
                <w:ins w:id="630" w:author="随遇而安" w:date="2023-08-11T15:37:59Z">
                  <w:r>
                    <w:rPr>
                      <w:rFonts w:hint="eastAsia" w:ascii="宋体" w:hAnsi="宋体" w:eastAsia="宋体" w:cs="宋体"/>
                      <w:color w:val="auto"/>
                      <w:sz w:val="20"/>
                      <w:szCs w:val="20"/>
                      <w:highlight w:val="none"/>
                      <w:lang w:eastAsia="zh-CN"/>
                      <w:rPrChange w:id="631" w:author="随遇而安" w:date="2023-08-11T15:39:24Z">
                        <w:rPr>
                          <w:rFonts w:hint="eastAsia" w:ascii="宋体" w:hAnsi="宋体" w:eastAsia="宋体" w:cs="宋体"/>
                          <w:color w:val="auto"/>
                          <w:sz w:val="20"/>
                          <w:szCs w:val="20"/>
                          <w:lang w:eastAsia="zh-CN"/>
                        </w:rPr>
                      </w:rPrChange>
                    </w:rPr>
                    <w:t>版本</w:t>
                  </w:r>
                </w:ins>
              </w:p>
            </w:tc>
            <w:tc>
              <w:tcPr>
                <w:tcW w:w="489" w:type="pct"/>
                <w:tcBorders>
                  <w:top w:val="nil"/>
                  <w:left w:val="nil"/>
                  <w:bottom w:val="single" w:color="auto" w:sz="4" w:space="0"/>
                  <w:right w:val="single" w:color="auto" w:sz="4" w:space="0"/>
                </w:tcBorders>
                <w:shd w:val="clear" w:color="auto" w:fill="auto"/>
                <w:vAlign w:val="center"/>
              </w:tcPr>
              <w:p w14:paraId="76CB43D2">
                <w:pPr>
                  <w:widowControl/>
                  <w:jc w:val="center"/>
                  <w:rPr>
                    <w:ins w:id="632" w:author="随遇而安" w:date="2023-08-11T15:37:59Z"/>
                    <w:rFonts w:hint="eastAsia" w:ascii="宋体" w:hAnsi="宋体" w:eastAsia="宋体" w:cs="宋体"/>
                    <w:color w:val="auto"/>
                    <w:sz w:val="20"/>
                    <w:szCs w:val="20"/>
                    <w:highlight w:val="none"/>
                    <w:lang w:eastAsia="zh-CN"/>
                    <w:rPrChange w:id="633" w:author="随遇而安" w:date="2023-08-11T15:39:24Z">
                      <w:rPr>
                        <w:ins w:id="634" w:author="随遇而安" w:date="2023-08-11T15:37:59Z"/>
                        <w:rFonts w:ascii="宋体" w:hAnsi="宋体" w:eastAsia="宋体" w:cs="宋体"/>
                        <w:color w:val="auto"/>
                        <w:sz w:val="20"/>
                        <w:szCs w:val="20"/>
                        <w:lang w:eastAsia="zh-CN"/>
                      </w:rPr>
                    </w:rPrChange>
                  </w:rPr>
                </w:pPr>
                <w:ins w:id="635" w:author="随遇而安" w:date="2023-08-11T15:37:59Z">
                  <w:r>
                    <w:rPr>
                      <w:rFonts w:hint="eastAsia" w:ascii="宋体" w:hAnsi="宋体" w:eastAsia="宋体" w:cs="宋体"/>
                      <w:color w:val="auto"/>
                      <w:sz w:val="20"/>
                      <w:szCs w:val="20"/>
                      <w:highlight w:val="none"/>
                      <w:lang w:eastAsia="zh-CN"/>
                      <w:rPrChange w:id="636" w:author="随遇而安" w:date="2023-08-11T15:39:24Z">
                        <w:rPr>
                          <w:rFonts w:hint="eastAsia" w:ascii="宋体" w:hAnsi="宋体" w:eastAsia="宋体" w:cs="宋体"/>
                          <w:color w:val="auto"/>
                          <w:sz w:val="20"/>
                          <w:szCs w:val="20"/>
                          <w:lang w:eastAsia="zh-CN"/>
                        </w:rPr>
                      </w:rPrChange>
                    </w:rPr>
                    <w:t>状态</w:t>
                  </w:r>
                </w:ins>
              </w:p>
            </w:tc>
            <w:tc>
              <w:tcPr>
                <w:tcW w:w="742" w:type="pct"/>
                <w:tcBorders>
                  <w:top w:val="nil"/>
                  <w:left w:val="nil"/>
                  <w:bottom w:val="single" w:color="auto" w:sz="4" w:space="0"/>
                  <w:right w:val="single" w:color="auto" w:sz="4" w:space="0"/>
                </w:tcBorders>
                <w:shd w:val="clear" w:color="auto" w:fill="auto"/>
                <w:vAlign w:val="center"/>
              </w:tcPr>
              <w:p w14:paraId="0CDED3B2">
                <w:pPr>
                  <w:widowControl/>
                  <w:jc w:val="center"/>
                  <w:rPr>
                    <w:ins w:id="637" w:author="随遇而安" w:date="2023-08-11T15:37:59Z"/>
                    <w:rFonts w:hint="eastAsia" w:ascii="宋体" w:hAnsi="宋体" w:eastAsia="宋体" w:cs="宋体"/>
                    <w:color w:val="auto"/>
                    <w:sz w:val="20"/>
                    <w:szCs w:val="20"/>
                    <w:highlight w:val="none"/>
                    <w:lang w:eastAsia="zh-CN"/>
                    <w:rPrChange w:id="638" w:author="随遇而安" w:date="2023-08-11T15:39:24Z">
                      <w:rPr>
                        <w:ins w:id="639" w:author="随遇而安" w:date="2023-08-11T15:37:59Z"/>
                        <w:rFonts w:ascii="宋体" w:hAnsi="宋体" w:eastAsia="宋体" w:cs="宋体"/>
                        <w:color w:val="auto"/>
                        <w:sz w:val="20"/>
                        <w:szCs w:val="20"/>
                        <w:lang w:eastAsia="zh-CN"/>
                      </w:rPr>
                    </w:rPrChange>
                  </w:rPr>
                </w:pPr>
                <w:ins w:id="640" w:author="随遇而安" w:date="2023-08-11T15:37:59Z">
                  <w:r>
                    <w:rPr>
                      <w:rFonts w:hint="eastAsia" w:ascii="宋体" w:hAnsi="宋体" w:eastAsia="宋体" w:cs="宋体"/>
                      <w:color w:val="auto"/>
                      <w:sz w:val="20"/>
                      <w:szCs w:val="20"/>
                      <w:highlight w:val="none"/>
                      <w:lang w:eastAsia="zh-CN"/>
                      <w:rPrChange w:id="641" w:author="随遇而安" w:date="2023-08-11T15:39:24Z">
                        <w:rPr>
                          <w:rFonts w:hint="eastAsia" w:ascii="宋体" w:hAnsi="宋体" w:eastAsia="宋体" w:cs="宋体"/>
                          <w:color w:val="auto"/>
                          <w:sz w:val="20"/>
                          <w:szCs w:val="20"/>
                          <w:lang w:eastAsia="zh-CN"/>
                        </w:rPr>
                      </w:rPrChange>
                    </w:rPr>
                    <w:t>实施日期</w:t>
                  </w:r>
                </w:ins>
              </w:p>
            </w:tc>
            <w:tc>
              <w:tcPr>
                <w:tcW w:w="725" w:type="pct"/>
                <w:tcBorders>
                  <w:top w:val="nil"/>
                  <w:left w:val="nil"/>
                  <w:bottom w:val="single" w:color="auto" w:sz="4" w:space="0"/>
                  <w:right w:val="single" w:color="auto" w:sz="4" w:space="0"/>
                </w:tcBorders>
                <w:shd w:val="clear" w:color="auto" w:fill="auto"/>
                <w:vAlign w:val="center"/>
              </w:tcPr>
              <w:p w14:paraId="035686B4">
                <w:pPr>
                  <w:widowControl/>
                  <w:jc w:val="center"/>
                  <w:rPr>
                    <w:ins w:id="642" w:author="随遇而安" w:date="2023-08-11T15:37:59Z"/>
                    <w:rFonts w:hint="eastAsia" w:ascii="宋体" w:hAnsi="宋体" w:eastAsia="宋体" w:cs="宋体"/>
                    <w:color w:val="auto"/>
                    <w:sz w:val="20"/>
                    <w:szCs w:val="20"/>
                    <w:highlight w:val="none"/>
                    <w:lang w:eastAsia="zh-CN"/>
                    <w:rPrChange w:id="643" w:author="随遇而安" w:date="2023-08-11T15:39:24Z">
                      <w:rPr>
                        <w:ins w:id="644" w:author="随遇而安" w:date="2023-08-11T15:37:59Z"/>
                        <w:rFonts w:ascii="宋体" w:hAnsi="宋体" w:eastAsia="宋体" w:cs="宋体"/>
                        <w:color w:val="auto"/>
                        <w:sz w:val="20"/>
                        <w:szCs w:val="20"/>
                        <w:lang w:eastAsia="zh-CN"/>
                      </w:rPr>
                    </w:rPrChange>
                  </w:rPr>
                </w:pPr>
                <w:ins w:id="645" w:author="随遇而安" w:date="2023-08-11T15:37:59Z">
                  <w:r>
                    <w:rPr>
                      <w:rFonts w:hint="eastAsia" w:ascii="宋体" w:hAnsi="宋体" w:eastAsia="宋体" w:cs="宋体"/>
                      <w:color w:val="auto"/>
                      <w:sz w:val="20"/>
                      <w:szCs w:val="20"/>
                      <w:highlight w:val="none"/>
                      <w:lang w:eastAsia="zh-CN"/>
                      <w:rPrChange w:id="646" w:author="随遇而安" w:date="2023-08-11T15:39:24Z">
                        <w:rPr>
                          <w:rFonts w:hint="eastAsia" w:ascii="宋体" w:hAnsi="宋体" w:eastAsia="宋体" w:cs="宋体"/>
                          <w:color w:val="auto"/>
                          <w:sz w:val="20"/>
                          <w:szCs w:val="20"/>
                          <w:lang w:eastAsia="zh-CN"/>
                        </w:rPr>
                      </w:rPrChange>
                    </w:rPr>
                    <w:t>起草部门</w:t>
                  </w:r>
                </w:ins>
              </w:p>
            </w:tc>
            <w:tc>
              <w:tcPr>
                <w:tcW w:w="365" w:type="pct"/>
                <w:tcBorders>
                  <w:top w:val="nil"/>
                  <w:left w:val="nil"/>
                  <w:bottom w:val="single" w:color="auto" w:sz="4" w:space="0"/>
                  <w:right w:val="single" w:color="auto" w:sz="4" w:space="0"/>
                </w:tcBorders>
                <w:shd w:val="clear" w:color="auto" w:fill="auto"/>
                <w:vAlign w:val="center"/>
              </w:tcPr>
              <w:p w14:paraId="65EA83E5">
                <w:pPr>
                  <w:widowControl/>
                  <w:jc w:val="center"/>
                  <w:rPr>
                    <w:ins w:id="647" w:author="随遇而安" w:date="2023-08-11T15:37:59Z"/>
                    <w:rFonts w:hint="eastAsia" w:ascii="宋体" w:hAnsi="宋体" w:eastAsia="宋体" w:cs="宋体"/>
                    <w:color w:val="auto"/>
                    <w:sz w:val="20"/>
                    <w:szCs w:val="20"/>
                    <w:highlight w:val="none"/>
                    <w:lang w:eastAsia="zh-CN"/>
                    <w:rPrChange w:id="648" w:author="随遇而安" w:date="2023-08-11T15:39:24Z">
                      <w:rPr>
                        <w:ins w:id="649" w:author="随遇而安" w:date="2023-08-11T15:37:59Z"/>
                        <w:rFonts w:ascii="宋体" w:hAnsi="宋体" w:eastAsia="宋体" w:cs="宋体"/>
                        <w:color w:val="auto"/>
                        <w:sz w:val="20"/>
                        <w:szCs w:val="20"/>
                        <w:lang w:eastAsia="zh-CN"/>
                      </w:rPr>
                    </w:rPrChange>
                  </w:rPr>
                </w:pPr>
                <w:ins w:id="650" w:author="随遇而安" w:date="2023-08-11T15:37:59Z">
                  <w:r>
                    <w:rPr>
                      <w:rFonts w:hint="eastAsia" w:ascii="宋体" w:hAnsi="宋体" w:eastAsia="宋体" w:cs="宋体"/>
                      <w:color w:val="auto"/>
                      <w:sz w:val="20"/>
                      <w:szCs w:val="20"/>
                      <w:highlight w:val="none"/>
                      <w:lang w:eastAsia="zh-CN"/>
                      <w:rPrChange w:id="651" w:author="随遇而安" w:date="2023-08-11T15:39:24Z">
                        <w:rPr>
                          <w:rFonts w:hint="eastAsia" w:ascii="宋体" w:hAnsi="宋体" w:eastAsia="宋体" w:cs="宋体"/>
                          <w:color w:val="auto"/>
                          <w:sz w:val="20"/>
                          <w:szCs w:val="20"/>
                          <w:lang w:eastAsia="zh-CN"/>
                        </w:rPr>
                      </w:rPrChange>
                    </w:rPr>
                    <w:t>会签</w:t>
                  </w:r>
                </w:ins>
              </w:p>
              <w:p w14:paraId="5D03852C">
                <w:pPr>
                  <w:widowControl/>
                  <w:jc w:val="center"/>
                  <w:rPr>
                    <w:ins w:id="652" w:author="随遇而安" w:date="2023-08-11T15:37:59Z"/>
                    <w:rFonts w:hint="eastAsia" w:ascii="宋体" w:hAnsi="宋体" w:eastAsia="宋体" w:cs="宋体"/>
                    <w:color w:val="auto"/>
                    <w:sz w:val="20"/>
                    <w:szCs w:val="20"/>
                    <w:highlight w:val="none"/>
                    <w:lang w:eastAsia="zh-CN"/>
                    <w:rPrChange w:id="653" w:author="随遇而安" w:date="2023-08-11T15:39:24Z">
                      <w:rPr>
                        <w:ins w:id="654" w:author="随遇而安" w:date="2023-08-11T15:37:59Z"/>
                        <w:rFonts w:ascii="宋体" w:hAnsi="宋体" w:eastAsia="宋体" w:cs="宋体"/>
                        <w:color w:val="auto"/>
                        <w:sz w:val="20"/>
                        <w:szCs w:val="20"/>
                        <w:lang w:eastAsia="zh-CN"/>
                      </w:rPr>
                    </w:rPrChange>
                  </w:rPr>
                </w:pPr>
                <w:ins w:id="655" w:author="随遇而安" w:date="2023-08-11T15:37:59Z">
                  <w:r>
                    <w:rPr>
                      <w:rFonts w:hint="eastAsia" w:ascii="宋体" w:hAnsi="宋体" w:eastAsia="宋体" w:cs="宋体"/>
                      <w:color w:val="auto"/>
                      <w:sz w:val="20"/>
                      <w:szCs w:val="20"/>
                      <w:highlight w:val="none"/>
                      <w:lang w:eastAsia="zh-CN"/>
                      <w:rPrChange w:id="656" w:author="随遇而安" w:date="2023-08-11T15:39:24Z">
                        <w:rPr>
                          <w:rFonts w:hint="eastAsia" w:ascii="宋体" w:hAnsi="宋体" w:eastAsia="宋体" w:cs="宋体"/>
                          <w:color w:val="auto"/>
                          <w:sz w:val="20"/>
                          <w:szCs w:val="20"/>
                          <w:lang w:eastAsia="zh-CN"/>
                        </w:rPr>
                      </w:rPrChange>
                    </w:rPr>
                    <w:t>部门</w:t>
                  </w:r>
                </w:ins>
              </w:p>
            </w:tc>
            <w:tc>
              <w:tcPr>
                <w:tcW w:w="548" w:type="pct"/>
                <w:tcBorders>
                  <w:top w:val="nil"/>
                  <w:left w:val="nil"/>
                  <w:bottom w:val="single" w:color="auto" w:sz="4" w:space="0"/>
                  <w:right w:val="single" w:color="auto" w:sz="4" w:space="0"/>
                </w:tcBorders>
                <w:shd w:val="clear" w:color="auto" w:fill="auto"/>
                <w:vAlign w:val="center"/>
              </w:tcPr>
              <w:p w14:paraId="1DDE882D">
                <w:pPr>
                  <w:widowControl/>
                  <w:jc w:val="center"/>
                  <w:rPr>
                    <w:ins w:id="657" w:author="随遇而安" w:date="2023-08-11T15:37:59Z"/>
                    <w:rFonts w:hint="eastAsia" w:ascii="宋体" w:hAnsi="宋体" w:eastAsia="宋体" w:cs="宋体"/>
                    <w:color w:val="auto"/>
                    <w:sz w:val="20"/>
                    <w:szCs w:val="20"/>
                    <w:highlight w:val="none"/>
                    <w:lang w:eastAsia="zh-CN"/>
                    <w:rPrChange w:id="658" w:author="随遇而安" w:date="2023-08-11T15:39:24Z">
                      <w:rPr>
                        <w:ins w:id="659" w:author="随遇而安" w:date="2023-08-11T15:37:59Z"/>
                        <w:rFonts w:ascii="宋体" w:hAnsi="宋体" w:eastAsia="宋体" w:cs="宋体"/>
                        <w:color w:val="auto"/>
                        <w:sz w:val="20"/>
                        <w:szCs w:val="20"/>
                        <w:lang w:eastAsia="zh-CN"/>
                      </w:rPr>
                    </w:rPrChange>
                  </w:rPr>
                </w:pPr>
                <w:ins w:id="660" w:author="随遇而安" w:date="2023-08-11T15:37:59Z">
                  <w:r>
                    <w:rPr>
                      <w:rFonts w:hint="eastAsia" w:ascii="宋体" w:hAnsi="宋体" w:eastAsia="宋体" w:cs="宋体"/>
                      <w:color w:val="auto"/>
                      <w:sz w:val="20"/>
                      <w:szCs w:val="20"/>
                      <w:highlight w:val="none"/>
                      <w:lang w:eastAsia="zh-CN"/>
                      <w:rPrChange w:id="661" w:author="随遇而安" w:date="2023-08-11T15:39:24Z">
                        <w:rPr>
                          <w:rFonts w:hint="eastAsia" w:ascii="宋体" w:hAnsi="宋体" w:eastAsia="宋体" w:cs="宋体"/>
                          <w:color w:val="auto"/>
                          <w:sz w:val="20"/>
                          <w:szCs w:val="20"/>
                          <w:lang w:eastAsia="zh-CN"/>
                        </w:rPr>
                      </w:rPrChange>
                    </w:rPr>
                    <w:t>主管领导审核</w:t>
                  </w:r>
                </w:ins>
              </w:p>
            </w:tc>
            <w:tc>
              <w:tcPr>
                <w:tcW w:w="500" w:type="pct"/>
                <w:tcBorders>
                  <w:top w:val="nil"/>
                  <w:left w:val="nil"/>
                  <w:bottom w:val="single" w:color="auto" w:sz="4" w:space="0"/>
                  <w:right w:val="single" w:color="auto" w:sz="4" w:space="0"/>
                </w:tcBorders>
                <w:shd w:val="clear" w:color="auto" w:fill="auto"/>
                <w:vAlign w:val="center"/>
              </w:tcPr>
              <w:p w14:paraId="3F611080">
                <w:pPr>
                  <w:widowControl/>
                  <w:jc w:val="center"/>
                  <w:rPr>
                    <w:ins w:id="662" w:author="随遇而安" w:date="2023-08-11T15:37:59Z"/>
                    <w:rFonts w:hint="eastAsia" w:ascii="宋体" w:hAnsi="宋体" w:eastAsia="宋体" w:cs="宋体"/>
                    <w:color w:val="auto"/>
                    <w:sz w:val="20"/>
                    <w:szCs w:val="20"/>
                    <w:highlight w:val="none"/>
                    <w:lang w:eastAsia="zh-CN"/>
                    <w:rPrChange w:id="663" w:author="随遇而安" w:date="2023-08-11T15:39:24Z">
                      <w:rPr>
                        <w:ins w:id="664" w:author="随遇而安" w:date="2023-08-11T15:37:59Z"/>
                        <w:rFonts w:ascii="宋体" w:hAnsi="宋体" w:eastAsia="宋体" w:cs="宋体"/>
                        <w:color w:val="auto"/>
                        <w:sz w:val="20"/>
                        <w:szCs w:val="20"/>
                        <w:lang w:eastAsia="zh-CN"/>
                      </w:rPr>
                    </w:rPrChange>
                  </w:rPr>
                </w:pPr>
                <w:ins w:id="665" w:author="随遇而安" w:date="2023-08-11T15:37:59Z">
                  <w:r>
                    <w:rPr>
                      <w:rFonts w:hint="eastAsia" w:ascii="宋体" w:hAnsi="宋体" w:eastAsia="宋体" w:cs="宋体"/>
                      <w:color w:val="auto"/>
                      <w:sz w:val="20"/>
                      <w:szCs w:val="20"/>
                      <w:highlight w:val="none"/>
                      <w:lang w:eastAsia="zh-CN"/>
                      <w:rPrChange w:id="666" w:author="随遇而安" w:date="2023-08-11T15:39:24Z">
                        <w:rPr>
                          <w:rFonts w:hint="eastAsia" w:ascii="宋体" w:hAnsi="宋体" w:eastAsia="宋体" w:cs="宋体"/>
                          <w:color w:val="auto"/>
                          <w:sz w:val="20"/>
                          <w:szCs w:val="20"/>
                          <w:lang w:eastAsia="zh-CN"/>
                        </w:rPr>
                      </w:rPrChange>
                    </w:rPr>
                    <w:t>审核</w:t>
                  </w:r>
                </w:ins>
              </w:p>
              <w:p w14:paraId="69F072B5">
                <w:pPr>
                  <w:widowControl/>
                  <w:jc w:val="center"/>
                  <w:rPr>
                    <w:ins w:id="667" w:author="随遇而安" w:date="2023-08-11T15:37:59Z"/>
                    <w:rFonts w:hint="eastAsia" w:ascii="宋体" w:hAnsi="宋体" w:eastAsia="宋体" w:cs="宋体"/>
                    <w:color w:val="auto"/>
                    <w:sz w:val="20"/>
                    <w:szCs w:val="20"/>
                    <w:highlight w:val="none"/>
                    <w:lang w:eastAsia="zh-CN"/>
                    <w:rPrChange w:id="668" w:author="随遇而安" w:date="2023-08-11T15:39:24Z">
                      <w:rPr>
                        <w:ins w:id="669" w:author="随遇而安" w:date="2023-08-11T15:37:59Z"/>
                        <w:rFonts w:ascii="宋体" w:hAnsi="宋体" w:eastAsia="宋体" w:cs="宋体"/>
                        <w:color w:val="auto"/>
                        <w:sz w:val="20"/>
                        <w:szCs w:val="20"/>
                        <w:lang w:eastAsia="zh-CN"/>
                      </w:rPr>
                    </w:rPrChange>
                  </w:rPr>
                </w:pPr>
                <w:ins w:id="670" w:author="随遇而安" w:date="2023-08-11T15:37:59Z">
                  <w:r>
                    <w:rPr>
                      <w:rFonts w:hint="eastAsia" w:ascii="宋体" w:hAnsi="宋体" w:eastAsia="宋体" w:cs="宋体"/>
                      <w:color w:val="auto"/>
                      <w:sz w:val="20"/>
                      <w:szCs w:val="20"/>
                      <w:highlight w:val="none"/>
                      <w:lang w:eastAsia="zh-CN"/>
                      <w:rPrChange w:id="671" w:author="随遇而安" w:date="2023-08-11T15:39:24Z">
                        <w:rPr>
                          <w:rFonts w:hint="eastAsia" w:ascii="宋体" w:hAnsi="宋体" w:eastAsia="宋体" w:cs="宋体"/>
                          <w:color w:val="auto"/>
                          <w:sz w:val="20"/>
                          <w:szCs w:val="20"/>
                          <w:lang w:eastAsia="zh-CN"/>
                        </w:rPr>
                      </w:rPrChange>
                    </w:rPr>
                    <w:t>部门</w:t>
                  </w:r>
                </w:ins>
              </w:p>
            </w:tc>
            <w:tc>
              <w:tcPr>
                <w:tcW w:w="581" w:type="pct"/>
                <w:tcBorders>
                  <w:top w:val="nil"/>
                  <w:left w:val="nil"/>
                  <w:bottom w:val="single" w:color="auto" w:sz="4" w:space="0"/>
                  <w:right w:val="single" w:color="auto" w:sz="4" w:space="0"/>
                </w:tcBorders>
                <w:shd w:val="clear" w:color="auto" w:fill="auto"/>
                <w:vAlign w:val="center"/>
              </w:tcPr>
              <w:p w14:paraId="65FCBC5D">
                <w:pPr>
                  <w:widowControl/>
                  <w:jc w:val="center"/>
                  <w:rPr>
                    <w:ins w:id="672" w:author="随遇而安" w:date="2023-08-11T15:37:59Z"/>
                    <w:rFonts w:hint="eastAsia" w:ascii="宋体" w:hAnsi="宋体" w:eastAsia="宋体" w:cs="宋体"/>
                    <w:color w:val="auto"/>
                    <w:sz w:val="20"/>
                    <w:szCs w:val="20"/>
                    <w:highlight w:val="none"/>
                    <w:lang w:eastAsia="zh-CN"/>
                    <w:rPrChange w:id="673" w:author="随遇而安" w:date="2023-08-11T15:39:24Z">
                      <w:rPr>
                        <w:ins w:id="674" w:author="随遇而安" w:date="2023-08-11T15:37:59Z"/>
                        <w:rFonts w:ascii="宋体" w:hAnsi="宋体" w:eastAsia="宋体" w:cs="宋体"/>
                        <w:color w:val="auto"/>
                        <w:sz w:val="20"/>
                        <w:szCs w:val="20"/>
                        <w:lang w:eastAsia="zh-CN"/>
                      </w:rPr>
                    </w:rPrChange>
                  </w:rPr>
                </w:pPr>
                <w:ins w:id="675" w:author="随遇而安" w:date="2023-08-11T15:37:59Z">
                  <w:r>
                    <w:rPr>
                      <w:rFonts w:hint="eastAsia" w:ascii="宋体" w:hAnsi="宋体" w:eastAsia="宋体" w:cs="宋体"/>
                      <w:color w:val="auto"/>
                      <w:sz w:val="20"/>
                      <w:szCs w:val="20"/>
                      <w:highlight w:val="none"/>
                      <w:lang w:eastAsia="zh-CN"/>
                      <w:rPrChange w:id="676" w:author="随遇而安" w:date="2023-08-11T15:39:24Z">
                        <w:rPr>
                          <w:rFonts w:hint="eastAsia" w:ascii="宋体" w:hAnsi="宋体" w:eastAsia="宋体" w:cs="宋体"/>
                          <w:color w:val="auto"/>
                          <w:sz w:val="20"/>
                          <w:szCs w:val="20"/>
                          <w:lang w:eastAsia="zh-CN"/>
                        </w:rPr>
                      </w:rPrChange>
                    </w:rPr>
                    <w:t>签发人</w:t>
                  </w:r>
                </w:ins>
              </w:p>
            </w:tc>
            <w:tc>
              <w:tcPr>
                <w:tcW w:w="447" w:type="pct"/>
                <w:tcBorders>
                  <w:top w:val="nil"/>
                  <w:left w:val="nil"/>
                  <w:bottom w:val="single" w:color="auto" w:sz="4" w:space="0"/>
                  <w:right w:val="single" w:color="auto" w:sz="4" w:space="0"/>
                </w:tcBorders>
                <w:shd w:val="clear" w:color="auto" w:fill="auto"/>
                <w:vAlign w:val="center"/>
              </w:tcPr>
              <w:p w14:paraId="72203319">
                <w:pPr>
                  <w:widowControl/>
                  <w:jc w:val="center"/>
                  <w:rPr>
                    <w:ins w:id="677" w:author="随遇而安" w:date="2023-08-11T15:37:59Z"/>
                    <w:rFonts w:hint="eastAsia" w:ascii="宋体" w:hAnsi="宋体" w:eastAsia="宋体" w:cs="宋体"/>
                    <w:color w:val="auto"/>
                    <w:sz w:val="20"/>
                    <w:szCs w:val="20"/>
                    <w:highlight w:val="none"/>
                    <w:lang w:eastAsia="zh-CN"/>
                    <w:rPrChange w:id="678" w:author="随遇而安" w:date="2023-08-11T15:39:24Z">
                      <w:rPr>
                        <w:ins w:id="679" w:author="随遇而安" w:date="2023-08-11T15:37:59Z"/>
                        <w:rFonts w:ascii="宋体" w:hAnsi="宋体" w:eastAsia="宋体" w:cs="宋体"/>
                        <w:color w:val="auto"/>
                        <w:sz w:val="20"/>
                        <w:szCs w:val="20"/>
                        <w:lang w:eastAsia="zh-CN"/>
                      </w:rPr>
                    </w:rPrChange>
                  </w:rPr>
                </w:pPr>
                <w:ins w:id="680" w:author="随遇而安" w:date="2023-08-11T15:37:59Z">
                  <w:r>
                    <w:rPr>
                      <w:rFonts w:hint="eastAsia" w:ascii="宋体" w:hAnsi="宋体" w:eastAsia="宋体" w:cs="宋体"/>
                      <w:color w:val="auto"/>
                      <w:sz w:val="20"/>
                      <w:szCs w:val="20"/>
                      <w:highlight w:val="none"/>
                      <w:lang w:eastAsia="zh-CN"/>
                      <w:rPrChange w:id="681" w:author="随遇而安" w:date="2023-08-11T15:39:24Z">
                        <w:rPr>
                          <w:rFonts w:hint="eastAsia" w:ascii="宋体" w:hAnsi="宋体" w:eastAsia="宋体" w:cs="宋体"/>
                          <w:color w:val="auto"/>
                          <w:sz w:val="20"/>
                          <w:szCs w:val="20"/>
                          <w:lang w:eastAsia="zh-CN"/>
                        </w:rPr>
                      </w:rPrChange>
                    </w:rPr>
                    <w:t>是否修订</w:t>
                  </w:r>
                </w:ins>
              </w:p>
            </w:tc>
          </w:tr>
          <w:tr w14:paraId="0D84B3BD">
            <w:tblPrEx>
              <w:tblCellMar>
                <w:top w:w="0" w:type="dxa"/>
                <w:left w:w="108" w:type="dxa"/>
                <w:bottom w:w="0" w:type="dxa"/>
                <w:right w:w="108" w:type="dxa"/>
              </w:tblCellMar>
            </w:tblPrEx>
            <w:trPr>
              <w:trHeight w:val="780" w:hRule="atLeast"/>
              <w:ins w:id="682" w:author="随遇而安" w:date="2023-08-11T15:37:59Z"/>
            </w:trPr>
            <w:tc>
              <w:tcPr>
                <w:tcW w:w="1028" w:type="dxa"/>
                <w:tcBorders>
                  <w:top w:val="nil"/>
                  <w:left w:val="single" w:color="auto" w:sz="4" w:space="0"/>
                  <w:bottom w:val="single" w:color="auto" w:sz="4" w:space="0"/>
                  <w:right w:val="single" w:color="auto" w:sz="4" w:space="0"/>
                </w:tcBorders>
                <w:shd w:val="clear" w:color="auto" w:fill="auto"/>
                <w:vAlign w:val="center"/>
              </w:tcPr>
              <w:p w14:paraId="5AE72991">
                <w:pPr>
                  <w:keepNext w:val="0"/>
                  <w:keepLines w:val="0"/>
                  <w:widowControl/>
                  <w:suppressLineNumbers w:val="0"/>
                  <w:spacing w:before="0" w:beforeAutospacing="0" w:after="0" w:afterAutospacing="0"/>
                  <w:ind w:left="0" w:leftChars="0" w:right="0" w:rightChars="0"/>
                  <w:jc w:val="center"/>
                  <w:rPr>
                    <w:ins w:id="683" w:author="随遇而安" w:date="2023-08-11T15:37:59Z"/>
                    <w:rFonts w:hint="eastAsia" w:ascii="宋体" w:hAnsi="宋体" w:eastAsia="宋体" w:cs="宋体"/>
                    <w:color w:val="auto"/>
                    <w:sz w:val="20"/>
                    <w:szCs w:val="20"/>
                    <w:highlight w:val="none"/>
                    <w:lang w:eastAsia="zh-CN"/>
                    <w:rPrChange w:id="684" w:author="随遇而安" w:date="2023-08-11T15:39:24Z">
                      <w:rPr>
                        <w:ins w:id="685" w:author="随遇而安" w:date="2023-08-11T15:37:59Z"/>
                        <w:rFonts w:ascii="宋体" w:hAnsi="宋体" w:eastAsia="宋体" w:cs="宋体"/>
                        <w:color w:val="auto"/>
                        <w:sz w:val="20"/>
                        <w:szCs w:val="20"/>
                        <w:lang w:eastAsia="zh-CN"/>
                      </w:rPr>
                    </w:rPrChange>
                  </w:rPr>
                </w:pPr>
                <w:r>
                  <w:rPr>
                    <w:rFonts w:hint="default" w:ascii="宋体" w:hAnsi="宋体" w:eastAsia="宋体" w:cs="宋体"/>
                    <w:sz w:val="20"/>
                    <w:szCs w:val="20"/>
                    <w:lang w:eastAsia="zh-CN"/>
                  </w:rPr>
                  <w:t>202</w:t>
                </w:r>
                <w:r>
                  <w:rPr>
                    <w:rFonts w:hint="eastAsia" w:ascii="宋体" w:hAnsi="宋体" w:eastAsia="宋体" w:cs="宋体"/>
                    <w:sz w:val="20"/>
                    <w:szCs w:val="20"/>
                    <w:lang w:val="en-US" w:eastAsia="zh-CN"/>
                  </w:rPr>
                  <w:t>3</w:t>
                </w:r>
              </w:p>
            </w:tc>
            <w:tc>
              <w:tcPr>
                <w:tcW w:w="834" w:type="dxa"/>
                <w:tcBorders>
                  <w:top w:val="nil"/>
                  <w:left w:val="nil"/>
                  <w:bottom w:val="single" w:color="auto" w:sz="4" w:space="0"/>
                  <w:right w:val="single" w:color="auto" w:sz="4" w:space="0"/>
                </w:tcBorders>
                <w:shd w:val="clear" w:color="auto" w:fill="auto"/>
                <w:vAlign w:val="center"/>
              </w:tcPr>
              <w:p w14:paraId="3BBC1864">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试用</w:t>
                </w:r>
              </w:p>
              <w:p w14:paraId="0FE3B994">
                <w:pPr>
                  <w:keepNext w:val="0"/>
                  <w:keepLines w:val="0"/>
                  <w:widowControl/>
                  <w:suppressLineNumbers w:val="0"/>
                  <w:spacing w:before="0" w:beforeAutospacing="0" w:after="0" w:afterAutospacing="0"/>
                  <w:ind w:left="0" w:leftChars="0" w:right="0" w:rightChars="0"/>
                  <w:jc w:val="center"/>
                  <w:rPr>
                    <w:ins w:id="686" w:author="随遇而安" w:date="2023-08-11T15:37:59Z"/>
                    <w:rFonts w:hint="eastAsia" w:ascii="宋体" w:hAnsi="宋体" w:eastAsia="宋体" w:cs="宋体"/>
                    <w:color w:val="auto"/>
                    <w:sz w:val="20"/>
                    <w:szCs w:val="20"/>
                    <w:highlight w:val="none"/>
                    <w:lang w:eastAsia="zh-CN"/>
                    <w:rPrChange w:id="687" w:author="随遇而安" w:date="2023-08-11T15:39:24Z">
                      <w:rPr>
                        <w:ins w:id="688" w:author="随遇而安" w:date="2023-08-11T15:37:59Z"/>
                        <w:rFonts w:ascii="宋体" w:hAnsi="宋体" w:eastAsia="宋体" w:cs="宋体"/>
                        <w:color w:val="auto"/>
                        <w:sz w:val="20"/>
                        <w:szCs w:val="20"/>
                        <w:lang w:eastAsia="zh-CN"/>
                      </w:rPr>
                    </w:rPrChange>
                  </w:rPr>
                </w:pPr>
                <w:r>
                  <w:rPr>
                    <w:rFonts w:hint="eastAsia" w:ascii="宋体" w:hAnsi="宋体" w:eastAsia="宋体" w:cs="宋体"/>
                    <w:sz w:val="20"/>
                    <w:szCs w:val="20"/>
                    <w:lang w:eastAsia="zh-CN"/>
                  </w:rPr>
                  <w:t>执行</w:t>
                </w:r>
              </w:p>
            </w:tc>
            <w:tc>
              <w:tcPr>
                <w:tcW w:w="1265" w:type="dxa"/>
                <w:tcBorders>
                  <w:top w:val="nil"/>
                  <w:left w:val="nil"/>
                  <w:bottom w:val="single" w:color="auto" w:sz="4" w:space="0"/>
                  <w:right w:val="single" w:color="auto" w:sz="4" w:space="0"/>
                </w:tcBorders>
                <w:shd w:val="clear" w:color="auto" w:fill="auto"/>
                <w:vAlign w:val="center"/>
              </w:tcPr>
              <w:p w14:paraId="5DD2CD2F">
                <w:pPr>
                  <w:keepNext w:val="0"/>
                  <w:keepLines w:val="0"/>
                  <w:widowControl/>
                  <w:suppressLineNumbers w:val="0"/>
                  <w:spacing w:before="0" w:beforeAutospacing="0" w:after="0" w:afterAutospacing="0"/>
                  <w:ind w:left="0" w:leftChars="0" w:right="0" w:rightChars="0"/>
                  <w:jc w:val="center"/>
                  <w:rPr>
                    <w:ins w:id="689" w:author="随遇而安" w:date="2023-08-11T15:37:59Z"/>
                    <w:rFonts w:hint="eastAsia" w:ascii="宋体" w:hAnsi="宋体" w:eastAsia="宋体" w:cs="宋体"/>
                    <w:color w:val="auto"/>
                    <w:sz w:val="20"/>
                    <w:szCs w:val="20"/>
                    <w:highlight w:val="none"/>
                    <w:lang w:eastAsia="zh-CN"/>
                    <w:rPrChange w:id="690" w:author="随遇而安" w:date="2023-08-11T15:39:24Z">
                      <w:rPr>
                        <w:ins w:id="691" w:author="随遇而安" w:date="2023-08-11T15:37:59Z"/>
                        <w:rFonts w:ascii="宋体" w:hAnsi="宋体" w:eastAsia="宋体" w:cs="宋体"/>
                        <w:color w:val="auto"/>
                        <w:sz w:val="20"/>
                        <w:szCs w:val="20"/>
                        <w:lang w:eastAsia="zh-CN"/>
                      </w:rPr>
                    </w:rPrChange>
                  </w:rPr>
                </w:pPr>
                <w:r>
                  <w:rPr>
                    <w:rFonts w:hint="eastAsia" w:ascii="宋体" w:hAnsi="宋体" w:eastAsia="宋体" w:cs="宋体"/>
                    <w:sz w:val="20"/>
                    <w:szCs w:val="20"/>
                    <w:lang w:val="en-US" w:eastAsia="zh-CN"/>
                  </w:rPr>
                  <w:t>2023.8.15</w:t>
                </w:r>
              </w:p>
            </w:tc>
            <w:tc>
              <w:tcPr>
                <w:tcW w:w="1236" w:type="dxa"/>
                <w:tcBorders>
                  <w:top w:val="nil"/>
                  <w:left w:val="nil"/>
                  <w:bottom w:val="single" w:color="auto" w:sz="4" w:space="0"/>
                  <w:right w:val="single" w:color="auto" w:sz="4" w:space="0"/>
                </w:tcBorders>
                <w:shd w:val="clear" w:color="auto" w:fill="auto"/>
                <w:vAlign w:val="center"/>
              </w:tcPr>
              <w:p w14:paraId="16DEDE5E">
                <w:pPr>
                  <w:keepNext w:val="0"/>
                  <w:keepLines w:val="0"/>
                  <w:widowControl/>
                  <w:suppressLineNumbers w:val="0"/>
                  <w:spacing w:before="0" w:beforeAutospacing="0" w:after="0" w:afterAutospacing="0"/>
                  <w:ind w:left="0" w:leftChars="0" w:right="0" w:rightChars="0"/>
                  <w:jc w:val="center"/>
                  <w:rPr>
                    <w:ins w:id="692" w:author="随遇而安" w:date="2023-08-11T15:37:59Z"/>
                    <w:rFonts w:hint="eastAsia" w:ascii="宋体" w:hAnsi="宋体" w:eastAsia="宋体" w:cs="宋体"/>
                    <w:color w:val="auto"/>
                    <w:sz w:val="20"/>
                    <w:szCs w:val="20"/>
                    <w:highlight w:val="none"/>
                    <w:lang w:eastAsia="zh-CN"/>
                    <w:rPrChange w:id="693" w:author="随遇而安" w:date="2023-08-11T15:39:24Z">
                      <w:rPr>
                        <w:ins w:id="694" w:author="随遇而安" w:date="2023-08-11T15:37:59Z"/>
                        <w:rFonts w:ascii="宋体" w:hAnsi="宋体" w:eastAsia="宋体" w:cs="宋体"/>
                        <w:color w:val="auto"/>
                        <w:sz w:val="20"/>
                        <w:szCs w:val="20"/>
                        <w:lang w:eastAsia="zh-CN"/>
                      </w:rPr>
                    </w:rPrChange>
                  </w:rPr>
                </w:pPr>
                <w:r>
                  <w:rPr>
                    <w:rFonts w:hint="eastAsia" w:ascii="宋体" w:hAnsi="宋体" w:eastAsia="宋体" w:cs="宋体"/>
                    <w:sz w:val="20"/>
                    <w:szCs w:val="20"/>
                    <w:lang w:eastAsia="zh-CN"/>
                  </w:rPr>
                  <w:t>安环品质部</w:t>
                </w:r>
              </w:p>
            </w:tc>
            <w:tc>
              <w:tcPr>
                <w:tcW w:w="622" w:type="dxa"/>
                <w:tcBorders>
                  <w:top w:val="nil"/>
                  <w:left w:val="nil"/>
                  <w:bottom w:val="single" w:color="auto" w:sz="4" w:space="0"/>
                  <w:right w:val="single" w:color="auto" w:sz="4" w:space="0"/>
                </w:tcBorders>
                <w:shd w:val="clear" w:color="auto" w:fill="auto"/>
                <w:vAlign w:val="center"/>
              </w:tcPr>
              <w:p w14:paraId="53DD0B11">
                <w:pPr>
                  <w:keepNext w:val="0"/>
                  <w:keepLines w:val="0"/>
                  <w:widowControl/>
                  <w:suppressLineNumbers w:val="0"/>
                  <w:spacing w:before="0" w:beforeAutospacing="0" w:after="0" w:afterAutospacing="0"/>
                  <w:ind w:left="0" w:leftChars="0" w:right="0" w:rightChars="0"/>
                  <w:jc w:val="center"/>
                  <w:rPr>
                    <w:ins w:id="695" w:author="随遇而安" w:date="2023-08-11T15:37:59Z"/>
                    <w:rFonts w:hint="eastAsia" w:ascii="宋体" w:hAnsi="宋体" w:eastAsia="宋体" w:cs="宋体"/>
                    <w:color w:val="auto"/>
                    <w:sz w:val="20"/>
                    <w:szCs w:val="20"/>
                    <w:highlight w:val="none"/>
                    <w:lang w:eastAsia="zh-CN"/>
                    <w:rPrChange w:id="696" w:author="随遇而安" w:date="2023-08-11T15:39:24Z">
                      <w:rPr>
                        <w:ins w:id="697" w:author="随遇而安" w:date="2023-08-11T15:37:59Z"/>
                        <w:rFonts w:ascii="宋体" w:hAnsi="宋体" w:eastAsia="宋体" w:cs="宋体"/>
                        <w:color w:val="auto"/>
                        <w:sz w:val="20"/>
                        <w:szCs w:val="20"/>
                        <w:lang w:eastAsia="zh-CN"/>
                      </w:rPr>
                    </w:rPrChange>
                  </w:rPr>
                </w:pPr>
                <w:r>
                  <w:rPr>
                    <w:rFonts w:hint="eastAsia" w:ascii="宋体" w:hAnsi="宋体" w:eastAsia="宋体" w:cs="宋体"/>
                    <w:sz w:val="20"/>
                    <w:szCs w:val="20"/>
                    <w:lang w:eastAsia="zh-CN"/>
                  </w:rPr>
                  <w:t>是</w:t>
                </w:r>
              </w:p>
            </w:tc>
            <w:tc>
              <w:tcPr>
                <w:tcW w:w="934" w:type="dxa"/>
                <w:tcBorders>
                  <w:top w:val="nil"/>
                  <w:left w:val="nil"/>
                  <w:bottom w:val="single" w:color="auto" w:sz="4" w:space="0"/>
                  <w:right w:val="single" w:color="auto" w:sz="4" w:space="0"/>
                </w:tcBorders>
                <w:shd w:val="clear" w:color="auto" w:fill="auto"/>
                <w:vAlign w:val="center"/>
              </w:tcPr>
              <w:p w14:paraId="4A0BE8FC">
                <w:pPr>
                  <w:keepNext w:val="0"/>
                  <w:keepLines w:val="0"/>
                  <w:widowControl/>
                  <w:suppressLineNumbers w:val="0"/>
                  <w:spacing w:before="0" w:beforeAutospacing="0" w:after="0" w:afterAutospacing="0"/>
                  <w:ind w:left="0" w:leftChars="0" w:right="0" w:rightChars="0"/>
                  <w:jc w:val="center"/>
                  <w:rPr>
                    <w:ins w:id="698" w:author="随遇而安" w:date="2023-08-11T15:37:59Z"/>
                    <w:rFonts w:hint="eastAsia" w:ascii="宋体" w:hAnsi="宋体" w:eastAsia="宋体" w:cs="宋体"/>
                    <w:color w:val="auto"/>
                    <w:sz w:val="20"/>
                    <w:szCs w:val="20"/>
                    <w:highlight w:val="none"/>
                    <w:lang w:eastAsia="zh-CN"/>
                    <w:rPrChange w:id="699" w:author="随遇而安" w:date="2023-08-11T15:39:24Z">
                      <w:rPr>
                        <w:ins w:id="700" w:author="随遇而安" w:date="2023-08-11T15:37:59Z"/>
                        <w:rFonts w:ascii="宋体" w:hAnsi="宋体" w:eastAsia="宋体" w:cs="宋体"/>
                        <w:color w:val="auto"/>
                        <w:sz w:val="20"/>
                        <w:szCs w:val="20"/>
                        <w:lang w:eastAsia="zh-CN"/>
                      </w:rPr>
                    </w:rPrChange>
                  </w:rPr>
                </w:pPr>
              </w:p>
            </w:tc>
            <w:tc>
              <w:tcPr>
                <w:tcW w:w="853" w:type="dxa"/>
                <w:tcBorders>
                  <w:top w:val="nil"/>
                  <w:left w:val="nil"/>
                  <w:bottom w:val="single" w:color="auto" w:sz="4" w:space="0"/>
                  <w:right w:val="single" w:color="auto" w:sz="4" w:space="0"/>
                </w:tcBorders>
                <w:shd w:val="clear" w:color="auto" w:fill="auto"/>
                <w:vAlign w:val="center"/>
              </w:tcPr>
              <w:p w14:paraId="4AA58E21">
                <w:pPr>
                  <w:keepNext w:val="0"/>
                  <w:keepLines w:val="0"/>
                  <w:widowControl/>
                  <w:suppressLineNumbers w:val="0"/>
                  <w:spacing w:before="0" w:beforeAutospacing="0" w:after="0" w:afterAutospacing="0"/>
                  <w:ind w:left="0" w:leftChars="0" w:right="0" w:rightChars="0"/>
                  <w:jc w:val="center"/>
                  <w:rPr>
                    <w:ins w:id="701" w:author="随遇而安" w:date="2023-08-11T15:37:59Z"/>
                    <w:rFonts w:hint="eastAsia" w:ascii="宋体" w:hAnsi="宋体" w:eastAsia="宋体" w:cs="宋体"/>
                    <w:color w:val="auto"/>
                    <w:sz w:val="20"/>
                    <w:szCs w:val="20"/>
                    <w:highlight w:val="none"/>
                    <w:lang w:eastAsia="zh-CN"/>
                    <w:rPrChange w:id="702" w:author="随遇而安" w:date="2023-08-11T15:39:24Z">
                      <w:rPr>
                        <w:ins w:id="703" w:author="随遇而安" w:date="2023-08-11T15:37:59Z"/>
                        <w:rFonts w:ascii="宋体" w:hAnsi="宋体" w:eastAsia="宋体" w:cs="宋体"/>
                        <w:color w:val="auto"/>
                        <w:sz w:val="20"/>
                        <w:szCs w:val="20"/>
                        <w:lang w:eastAsia="zh-CN"/>
                      </w:rPr>
                    </w:rPrChange>
                  </w:rPr>
                </w:pPr>
              </w:p>
            </w:tc>
            <w:tc>
              <w:tcPr>
                <w:tcW w:w="991" w:type="dxa"/>
                <w:tcBorders>
                  <w:top w:val="nil"/>
                  <w:left w:val="nil"/>
                  <w:bottom w:val="single" w:color="auto" w:sz="4" w:space="0"/>
                  <w:right w:val="single" w:color="auto" w:sz="4" w:space="0"/>
                </w:tcBorders>
                <w:shd w:val="clear" w:color="auto" w:fill="auto"/>
                <w:vAlign w:val="center"/>
              </w:tcPr>
              <w:p w14:paraId="31AD90EC">
                <w:pPr>
                  <w:keepNext w:val="0"/>
                  <w:keepLines w:val="0"/>
                  <w:widowControl/>
                  <w:suppressLineNumbers w:val="0"/>
                  <w:spacing w:before="0" w:beforeAutospacing="0" w:after="0" w:afterAutospacing="0"/>
                  <w:ind w:left="0" w:leftChars="0" w:right="0" w:rightChars="0"/>
                  <w:jc w:val="center"/>
                  <w:rPr>
                    <w:ins w:id="704" w:author="随遇而安" w:date="2023-08-11T15:37:59Z"/>
                    <w:rFonts w:hint="eastAsia" w:ascii="宋体" w:hAnsi="宋体" w:eastAsia="宋体" w:cs="宋体"/>
                    <w:color w:val="auto"/>
                    <w:sz w:val="20"/>
                    <w:szCs w:val="20"/>
                    <w:highlight w:val="none"/>
                    <w:lang w:eastAsia="zh-CN"/>
                    <w:rPrChange w:id="705" w:author="随遇而安" w:date="2023-08-11T15:39:24Z">
                      <w:rPr>
                        <w:ins w:id="706" w:author="随遇而安" w:date="2023-08-11T15:37:59Z"/>
                        <w:rFonts w:ascii="宋体" w:hAnsi="宋体" w:eastAsia="宋体" w:cs="宋体"/>
                        <w:color w:val="auto"/>
                        <w:sz w:val="20"/>
                        <w:szCs w:val="20"/>
                        <w:lang w:eastAsia="zh-CN"/>
                      </w:rPr>
                    </w:rPrChange>
                  </w:rPr>
                </w:pPr>
                <w:r>
                  <w:rPr>
                    <w:rFonts w:hint="eastAsia" w:ascii="宋体" w:hAnsi="宋体" w:eastAsia="宋体" w:cs="宋体"/>
                    <w:sz w:val="20"/>
                    <w:szCs w:val="20"/>
                    <w:lang w:val="en-US" w:eastAsia="zh-CN"/>
                  </w:rPr>
                  <w:t>尹善英</w:t>
                </w:r>
              </w:p>
            </w:tc>
            <w:tc>
              <w:tcPr>
                <w:tcW w:w="763" w:type="dxa"/>
                <w:tcBorders>
                  <w:top w:val="nil"/>
                  <w:left w:val="nil"/>
                  <w:bottom w:val="single" w:color="auto" w:sz="4" w:space="0"/>
                  <w:right w:val="single" w:color="auto" w:sz="4" w:space="0"/>
                </w:tcBorders>
                <w:shd w:val="clear" w:color="auto" w:fill="auto"/>
                <w:vAlign w:val="center"/>
              </w:tcPr>
              <w:p w14:paraId="4E98D590">
                <w:pPr>
                  <w:keepNext w:val="0"/>
                  <w:keepLines w:val="0"/>
                  <w:widowControl/>
                  <w:suppressLineNumbers w:val="0"/>
                  <w:spacing w:before="0" w:beforeAutospacing="0" w:after="0" w:afterAutospacing="0"/>
                  <w:ind w:left="0" w:leftChars="0" w:right="0" w:rightChars="0"/>
                  <w:jc w:val="center"/>
                  <w:rPr>
                    <w:ins w:id="707" w:author="随遇而安" w:date="2023-08-11T15:37:59Z"/>
                    <w:rFonts w:hint="eastAsia" w:ascii="宋体" w:hAnsi="宋体" w:eastAsia="宋体" w:cs="宋体"/>
                    <w:color w:val="auto"/>
                    <w:sz w:val="20"/>
                    <w:szCs w:val="20"/>
                    <w:highlight w:val="none"/>
                    <w:lang w:eastAsia="zh-CN"/>
                    <w:rPrChange w:id="708" w:author="随遇而安" w:date="2023-08-11T15:39:24Z">
                      <w:rPr>
                        <w:ins w:id="709" w:author="随遇而安" w:date="2023-08-11T15:37:59Z"/>
                        <w:rFonts w:ascii="宋体" w:hAnsi="宋体" w:eastAsia="宋体" w:cs="宋体"/>
                        <w:color w:val="auto"/>
                        <w:sz w:val="20"/>
                        <w:szCs w:val="20"/>
                        <w:lang w:eastAsia="zh-CN"/>
                      </w:rPr>
                    </w:rPrChange>
                  </w:rPr>
                </w:pPr>
                <w:r>
                  <w:rPr>
                    <w:rFonts w:hint="eastAsia" w:ascii="宋体" w:hAnsi="宋体" w:eastAsia="宋体" w:cs="宋体"/>
                    <w:sz w:val="20"/>
                    <w:szCs w:val="20"/>
                    <w:lang w:val="en-US" w:eastAsia="zh-CN"/>
                  </w:rPr>
                  <w:t>否</w:t>
                </w:r>
              </w:p>
            </w:tc>
          </w:tr>
          <w:tr w14:paraId="40DF52BD">
            <w:tblPrEx>
              <w:tblCellMar>
                <w:top w:w="0" w:type="dxa"/>
                <w:left w:w="108" w:type="dxa"/>
                <w:bottom w:w="0" w:type="dxa"/>
                <w:right w:w="108" w:type="dxa"/>
              </w:tblCellMar>
            </w:tblPrEx>
            <w:trPr>
              <w:trHeight w:val="780" w:hRule="atLeast"/>
              <w:ins w:id="710" w:author="随遇而安" w:date="2024-11-06T14:23:07Z"/>
            </w:trPr>
            <w:tc>
              <w:tcPr>
                <w:tcW w:w="1028" w:type="dxa"/>
                <w:tcBorders>
                  <w:top w:val="nil"/>
                  <w:left w:val="single" w:color="auto" w:sz="4" w:space="0"/>
                  <w:bottom w:val="single" w:color="auto" w:sz="4" w:space="0"/>
                  <w:right w:val="single" w:color="auto" w:sz="4" w:space="0"/>
                </w:tcBorders>
                <w:shd w:val="clear" w:color="auto" w:fill="auto"/>
                <w:vAlign w:val="center"/>
              </w:tcPr>
              <w:p w14:paraId="794D23B0">
                <w:pPr>
                  <w:keepNext w:val="0"/>
                  <w:keepLines w:val="0"/>
                  <w:widowControl/>
                  <w:suppressLineNumbers w:val="0"/>
                  <w:spacing w:before="0" w:beforeAutospacing="0" w:after="0" w:afterAutospacing="0"/>
                  <w:ind w:left="0" w:leftChars="0" w:right="0" w:rightChars="0"/>
                  <w:jc w:val="center"/>
                  <w:rPr>
                    <w:ins w:id="711" w:author="随遇而安" w:date="2024-11-06T14:23:07Z"/>
                    <w:rFonts w:hint="default" w:ascii="宋体" w:hAnsi="宋体" w:eastAsia="宋体" w:cs="宋体"/>
                    <w:sz w:val="20"/>
                    <w:szCs w:val="20"/>
                    <w:lang w:val="en-US" w:eastAsia="zh-CN"/>
                  </w:rPr>
                </w:pPr>
                <w:ins w:id="712" w:author="随遇而安" w:date="2024-11-06T14:23:09Z">
                  <w:r>
                    <w:rPr>
                      <w:rFonts w:hint="eastAsia" w:ascii="宋体" w:hAnsi="宋体" w:eastAsia="宋体" w:cs="宋体"/>
                      <w:sz w:val="20"/>
                      <w:szCs w:val="20"/>
                      <w:lang w:val="en-US" w:eastAsia="zh-CN"/>
                    </w:rPr>
                    <w:t>202</w:t>
                  </w:r>
                </w:ins>
                <w:ins w:id="713" w:author="随遇而安" w:date="2024-11-06T14:23:10Z">
                  <w:r>
                    <w:rPr>
                      <w:rFonts w:hint="eastAsia" w:ascii="宋体" w:hAnsi="宋体" w:eastAsia="宋体" w:cs="宋体"/>
                      <w:sz w:val="20"/>
                      <w:szCs w:val="20"/>
                      <w:lang w:val="en-US" w:eastAsia="zh-CN"/>
                    </w:rPr>
                    <w:t>4</w:t>
                  </w:r>
                </w:ins>
              </w:p>
            </w:tc>
            <w:tc>
              <w:tcPr>
                <w:tcW w:w="834" w:type="dxa"/>
                <w:tcBorders>
                  <w:top w:val="nil"/>
                  <w:left w:val="nil"/>
                  <w:bottom w:val="single" w:color="auto" w:sz="4" w:space="0"/>
                  <w:right w:val="single" w:color="auto" w:sz="4" w:space="0"/>
                </w:tcBorders>
                <w:shd w:val="clear" w:color="auto" w:fill="auto"/>
                <w:vAlign w:val="center"/>
              </w:tcPr>
              <w:p w14:paraId="0AAC91E5">
                <w:pPr>
                  <w:keepNext w:val="0"/>
                  <w:keepLines w:val="0"/>
                  <w:widowControl/>
                  <w:suppressLineNumbers w:val="0"/>
                  <w:spacing w:before="0" w:beforeAutospacing="0" w:after="0" w:afterAutospacing="0"/>
                  <w:ind w:left="0" w:leftChars="0" w:right="0" w:rightChars="0"/>
                  <w:jc w:val="center"/>
                  <w:rPr>
                    <w:ins w:id="714" w:author="随遇而安" w:date="2024-11-21T13:34:03Z"/>
                    <w:rFonts w:hint="eastAsia" w:ascii="宋体" w:hAnsi="宋体" w:eastAsia="宋体" w:cs="宋体"/>
                    <w:sz w:val="20"/>
                    <w:szCs w:val="20"/>
                    <w:lang w:val="en-US" w:eastAsia="zh-CN"/>
                  </w:rPr>
                </w:pPr>
                <w:ins w:id="715" w:author="随遇而安" w:date="2024-11-06T14:23:12Z">
                  <w:r>
                    <w:rPr>
                      <w:rFonts w:hint="eastAsia" w:ascii="宋体" w:hAnsi="宋体" w:eastAsia="宋体" w:cs="宋体"/>
                      <w:sz w:val="20"/>
                      <w:szCs w:val="20"/>
                      <w:lang w:val="en-US" w:eastAsia="zh-CN"/>
                    </w:rPr>
                    <w:t>修订</w:t>
                  </w:r>
                </w:ins>
              </w:p>
              <w:p w14:paraId="3379ABB4">
                <w:pPr>
                  <w:keepNext w:val="0"/>
                  <w:keepLines w:val="0"/>
                  <w:widowControl/>
                  <w:suppressLineNumbers w:val="0"/>
                  <w:spacing w:before="0" w:beforeAutospacing="0" w:after="0" w:afterAutospacing="0"/>
                  <w:ind w:left="0" w:leftChars="0" w:right="0" w:rightChars="0"/>
                  <w:jc w:val="center"/>
                  <w:rPr>
                    <w:ins w:id="716" w:author="随遇而安" w:date="2024-11-06T14:23:07Z"/>
                    <w:rFonts w:hint="default" w:ascii="宋体" w:hAnsi="宋体" w:eastAsia="宋体" w:cs="宋体"/>
                    <w:sz w:val="20"/>
                    <w:szCs w:val="20"/>
                    <w:lang w:val="en-US" w:eastAsia="zh-CN"/>
                  </w:rPr>
                </w:pPr>
                <w:ins w:id="717" w:author="随遇而安" w:date="2024-11-06T14:23:12Z">
                  <w:r>
                    <w:rPr>
                      <w:rFonts w:hint="eastAsia" w:ascii="宋体" w:hAnsi="宋体" w:eastAsia="宋体" w:cs="宋体"/>
                      <w:sz w:val="20"/>
                      <w:szCs w:val="20"/>
                      <w:lang w:val="en-US" w:eastAsia="zh-CN"/>
                    </w:rPr>
                    <w:t>执行</w:t>
                  </w:r>
                </w:ins>
              </w:p>
            </w:tc>
            <w:tc>
              <w:tcPr>
                <w:tcW w:w="1265" w:type="dxa"/>
                <w:tcBorders>
                  <w:top w:val="nil"/>
                  <w:left w:val="nil"/>
                  <w:bottom w:val="single" w:color="auto" w:sz="4" w:space="0"/>
                  <w:right w:val="single" w:color="auto" w:sz="4" w:space="0"/>
                </w:tcBorders>
                <w:shd w:val="clear" w:color="auto" w:fill="auto"/>
                <w:vAlign w:val="center"/>
              </w:tcPr>
              <w:p w14:paraId="59B86B3E">
                <w:pPr>
                  <w:keepNext w:val="0"/>
                  <w:keepLines w:val="0"/>
                  <w:widowControl/>
                  <w:suppressLineNumbers w:val="0"/>
                  <w:spacing w:before="0" w:beforeAutospacing="0" w:after="0" w:afterAutospacing="0"/>
                  <w:ind w:left="0" w:leftChars="0" w:right="0" w:rightChars="0"/>
                  <w:jc w:val="center"/>
                  <w:rPr>
                    <w:ins w:id="718" w:author="随遇而安" w:date="2024-11-06T14:23:07Z"/>
                    <w:rFonts w:hint="default" w:ascii="宋体" w:hAnsi="宋体" w:eastAsia="宋体" w:cs="宋体"/>
                    <w:sz w:val="20"/>
                    <w:szCs w:val="20"/>
                    <w:lang w:val="en-US" w:eastAsia="zh-CN"/>
                  </w:rPr>
                </w:pPr>
                <w:ins w:id="719" w:author="随遇而安" w:date="2024-11-06T14:23:14Z">
                  <w:r>
                    <w:rPr>
                      <w:rFonts w:hint="eastAsia" w:ascii="宋体" w:hAnsi="宋体" w:eastAsia="宋体" w:cs="宋体"/>
                      <w:sz w:val="20"/>
                      <w:szCs w:val="20"/>
                      <w:lang w:val="en-US" w:eastAsia="zh-CN"/>
                    </w:rPr>
                    <w:t>2024.</w:t>
                  </w:r>
                </w:ins>
                <w:ins w:id="720" w:author="随遇而安" w:date="2024-11-06T14:23:15Z">
                  <w:r>
                    <w:rPr>
                      <w:rFonts w:hint="eastAsia" w:ascii="宋体" w:hAnsi="宋体" w:eastAsia="宋体" w:cs="宋体"/>
                      <w:sz w:val="20"/>
                      <w:szCs w:val="20"/>
                      <w:lang w:val="en-US" w:eastAsia="zh-CN"/>
                    </w:rPr>
                    <w:t>11.10</w:t>
                  </w:r>
                </w:ins>
              </w:p>
            </w:tc>
            <w:tc>
              <w:tcPr>
                <w:tcW w:w="1236" w:type="dxa"/>
                <w:tcBorders>
                  <w:top w:val="nil"/>
                  <w:left w:val="nil"/>
                  <w:bottom w:val="single" w:color="auto" w:sz="4" w:space="0"/>
                  <w:right w:val="single" w:color="auto" w:sz="4" w:space="0"/>
                </w:tcBorders>
                <w:shd w:val="clear" w:color="auto" w:fill="auto"/>
                <w:vAlign w:val="center"/>
              </w:tcPr>
              <w:p w14:paraId="73F6796F">
                <w:pPr>
                  <w:keepNext w:val="0"/>
                  <w:keepLines w:val="0"/>
                  <w:widowControl/>
                  <w:suppressLineNumbers w:val="0"/>
                  <w:spacing w:before="0" w:beforeAutospacing="0" w:after="0" w:afterAutospacing="0"/>
                  <w:ind w:left="0" w:leftChars="0" w:right="0" w:rightChars="0"/>
                  <w:jc w:val="center"/>
                  <w:rPr>
                    <w:ins w:id="721" w:author="随遇而安" w:date="2024-11-06T14:23:07Z"/>
                    <w:rFonts w:hint="default" w:ascii="宋体" w:hAnsi="宋体" w:eastAsia="宋体" w:cs="宋体"/>
                    <w:sz w:val="20"/>
                    <w:szCs w:val="20"/>
                    <w:lang w:val="en-US" w:eastAsia="zh-CN"/>
                  </w:rPr>
                </w:pPr>
                <w:ins w:id="722" w:author="随遇而安" w:date="2024-11-06T14:23:18Z">
                  <w:r>
                    <w:rPr>
                      <w:rFonts w:hint="eastAsia" w:ascii="宋体" w:hAnsi="宋体" w:eastAsia="宋体" w:cs="宋体"/>
                      <w:sz w:val="20"/>
                      <w:szCs w:val="20"/>
                      <w:lang w:val="en-US" w:eastAsia="zh-CN"/>
                    </w:rPr>
                    <w:t>安环品质部</w:t>
                  </w:r>
                </w:ins>
              </w:p>
            </w:tc>
            <w:tc>
              <w:tcPr>
                <w:tcW w:w="622" w:type="dxa"/>
                <w:tcBorders>
                  <w:top w:val="nil"/>
                  <w:left w:val="nil"/>
                  <w:bottom w:val="single" w:color="auto" w:sz="4" w:space="0"/>
                  <w:right w:val="single" w:color="auto" w:sz="4" w:space="0"/>
                </w:tcBorders>
                <w:shd w:val="clear" w:color="auto" w:fill="auto"/>
                <w:vAlign w:val="center"/>
              </w:tcPr>
              <w:p w14:paraId="31451156">
                <w:pPr>
                  <w:keepNext w:val="0"/>
                  <w:keepLines w:val="0"/>
                  <w:widowControl/>
                  <w:suppressLineNumbers w:val="0"/>
                  <w:spacing w:before="0" w:beforeAutospacing="0" w:after="0" w:afterAutospacing="0"/>
                  <w:ind w:left="0" w:leftChars="0" w:right="0" w:rightChars="0"/>
                  <w:jc w:val="center"/>
                  <w:rPr>
                    <w:ins w:id="723" w:author="随遇而安" w:date="2024-11-06T14:23:07Z"/>
                    <w:rFonts w:hint="eastAsia" w:ascii="宋体" w:hAnsi="宋体" w:eastAsia="宋体" w:cs="宋体"/>
                    <w:sz w:val="20"/>
                    <w:szCs w:val="20"/>
                    <w:lang w:eastAsia="zh-CN"/>
                  </w:rPr>
                </w:pPr>
                <w:ins w:id="724" w:author="随遇而安" w:date="2024-11-06T14:23:24Z">
                  <w:r>
                    <w:rPr>
                      <w:rFonts w:hint="eastAsia" w:ascii="宋体" w:hAnsi="宋体" w:eastAsia="宋体" w:cs="宋体"/>
                      <w:sz w:val="20"/>
                      <w:szCs w:val="20"/>
                      <w:lang w:eastAsia="zh-CN"/>
                    </w:rPr>
                    <w:t>是</w:t>
                  </w:r>
                </w:ins>
              </w:p>
            </w:tc>
            <w:tc>
              <w:tcPr>
                <w:tcW w:w="934" w:type="dxa"/>
                <w:tcBorders>
                  <w:top w:val="nil"/>
                  <w:left w:val="nil"/>
                  <w:bottom w:val="single" w:color="auto" w:sz="4" w:space="0"/>
                  <w:right w:val="single" w:color="auto" w:sz="4" w:space="0"/>
                </w:tcBorders>
                <w:shd w:val="clear" w:color="auto" w:fill="auto"/>
                <w:vAlign w:val="center"/>
              </w:tcPr>
              <w:p w14:paraId="65FA0D0D">
                <w:pPr>
                  <w:keepNext w:val="0"/>
                  <w:keepLines w:val="0"/>
                  <w:widowControl/>
                  <w:suppressLineNumbers w:val="0"/>
                  <w:spacing w:before="0" w:beforeAutospacing="0" w:after="0" w:afterAutospacing="0"/>
                  <w:ind w:left="0" w:leftChars="0" w:right="0" w:rightChars="0"/>
                  <w:jc w:val="center"/>
                  <w:rPr>
                    <w:ins w:id="725" w:author="随遇而安" w:date="2024-11-06T14:23:07Z"/>
                    <w:rFonts w:hint="eastAsia" w:ascii="宋体" w:hAnsi="宋体" w:eastAsia="宋体" w:cs="宋体"/>
                    <w:color w:val="auto"/>
                    <w:sz w:val="20"/>
                    <w:szCs w:val="20"/>
                    <w:highlight w:val="none"/>
                    <w:lang w:eastAsia="zh-CN"/>
                  </w:rPr>
                </w:pPr>
              </w:p>
            </w:tc>
            <w:tc>
              <w:tcPr>
                <w:tcW w:w="853" w:type="dxa"/>
                <w:tcBorders>
                  <w:top w:val="nil"/>
                  <w:left w:val="nil"/>
                  <w:bottom w:val="single" w:color="auto" w:sz="4" w:space="0"/>
                  <w:right w:val="single" w:color="auto" w:sz="4" w:space="0"/>
                </w:tcBorders>
                <w:shd w:val="clear" w:color="auto" w:fill="auto"/>
                <w:vAlign w:val="center"/>
              </w:tcPr>
              <w:p w14:paraId="36B5C6A9">
                <w:pPr>
                  <w:keepNext w:val="0"/>
                  <w:keepLines w:val="0"/>
                  <w:widowControl/>
                  <w:suppressLineNumbers w:val="0"/>
                  <w:spacing w:before="0" w:beforeAutospacing="0" w:after="0" w:afterAutospacing="0"/>
                  <w:ind w:left="0" w:leftChars="0" w:right="0" w:rightChars="0"/>
                  <w:jc w:val="center"/>
                  <w:rPr>
                    <w:ins w:id="726" w:author="随遇而安" w:date="2024-11-06T14:23:07Z"/>
                    <w:rFonts w:hint="eastAsia" w:ascii="宋体" w:hAnsi="宋体" w:eastAsia="宋体" w:cs="宋体"/>
                    <w:color w:val="auto"/>
                    <w:sz w:val="20"/>
                    <w:szCs w:val="20"/>
                    <w:highlight w:val="none"/>
                    <w:lang w:eastAsia="zh-CN"/>
                  </w:rPr>
                </w:pPr>
              </w:p>
            </w:tc>
            <w:tc>
              <w:tcPr>
                <w:tcW w:w="991" w:type="dxa"/>
                <w:tcBorders>
                  <w:top w:val="nil"/>
                  <w:left w:val="nil"/>
                  <w:bottom w:val="single" w:color="auto" w:sz="4" w:space="0"/>
                  <w:right w:val="single" w:color="auto" w:sz="4" w:space="0"/>
                </w:tcBorders>
                <w:shd w:val="clear" w:color="auto" w:fill="auto"/>
                <w:vAlign w:val="center"/>
              </w:tcPr>
              <w:p w14:paraId="12D5C23B">
                <w:pPr>
                  <w:keepNext w:val="0"/>
                  <w:keepLines w:val="0"/>
                  <w:widowControl/>
                  <w:suppressLineNumbers w:val="0"/>
                  <w:spacing w:before="0" w:beforeAutospacing="0" w:after="0" w:afterAutospacing="0"/>
                  <w:ind w:left="0" w:leftChars="0" w:right="0" w:rightChars="0"/>
                  <w:jc w:val="center"/>
                  <w:rPr>
                    <w:ins w:id="727" w:author="随遇而安" w:date="2024-11-06T14:23:07Z"/>
                    <w:rFonts w:hint="default" w:ascii="宋体" w:hAnsi="宋体" w:eastAsia="宋体" w:cs="宋体"/>
                    <w:sz w:val="20"/>
                    <w:szCs w:val="20"/>
                    <w:lang w:val="en-US" w:eastAsia="zh-CN"/>
                  </w:rPr>
                </w:pPr>
                <w:ins w:id="728" w:author="随遇而安" w:date="2024-11-06T14:23:28Z">
                  <w:r>
                    <w:rPr>
                      <w:rFonts w:hint="eastAsia" w:ascii="宋体" w:hAnsi="宋体" w:eastAsia="宋体" w:cs="宋体"/>
                      <w:sz w:val="20"/>
                      <w:szCs w:val="20"/>
                      <w:lang w:val="en-US" w:eastAsia="zh-CN"/>
                    </w:rPr>
                    <w:t>黄殿兴</w:t>
                  </w:r>
                </w:ins>
              </w:p>
            </w:tc>
            <w:tc>
              <w:tcPr>
                <w:tcW w:w="763" w:type="dxa"/>
                <w:tcBorders>
                  <w:top w:val="nil"/>
                  <w:left w:val="nil"/>
                  <w:bottom w:val="single" w:color="auto" w:sz="4" w:space="0"/>
                  <w:right w:val="single" w:color="auto" w:sz="4" w:space="0"/>
                </w:tcBorders>
                <w:shd w:val="clear" w:color="auto" w:fill="auto"/>
                <w:vAlign w:val="center"/>
              </w:tcPr>
              <w:p w14:paraId="02852EBA">
                <w:pPr>
                  <w:keepNext w:val="0"/>
                  <w:keepLines w:val="0"/>
                  <w:widowControl/>
                  <w:suppressLineNumbers w:val="0"/>
                  <w:spacing w:before="0" w:beforeAutospacing="0" w:after="0" w:afterAutospacing="0"/>
                  <w:ind w:left="0" w:leftChars="0" w:right="0" w:rightChars="0"/>
                  <w:jc w:val="center"/>
                  <w:rPr>
                    <w:ins w:id="729" w:author="随遇而安" w:date="2024-11-06T14:23:07Z"/>
                    <w:rFonts w:hint="default" w:ascii="宋体" w:hAnsi="宋体" w:eastAsia="宋体" w:cs="宋体"/>
                    <w:sz w:val="20"/>
                    <w:szCs w:val="20"/>
                    <w:lang w:val="en-US" w:eastAsia="zh-CN"/>
                  </w:rPr>
                </w:pPr>
                <w:ins w:id="730" w:author="随遇而安" w:date="2024-11-06T14:23:31Z">
                  <w:r>
                    <w:rPr>
                      <w:rFonts w:hint="eastAsia" w:ascii="宋体" w:hAnsi="宋体" w:eastAsia="宋体" w:cs="宋体"/>
                      <w:sz w:val="20"/>
                      <w:szCs w:val="20"/>
                      <w:lang w:val="en-US" w:eastAsia="zh-CN"/>
                    </w:rPr>
                    <w:t>是</w:t>
                  </w:r>
                </w:ins>
              </w:p>
            </w:tc>
          </w:tr>
          <w:tr w14:paraId="50458F99">
            <w:tblPrEx>
              <w:tblCellMar>
                <w:top w:w="0" w:type="dxa"/>
                <w:left w:w="108" w:type="dxa"/>
                <w:bottom w:w="0" w:type="dxa"/>
                <w:right w:w="108" w:type="dxa"/>
              </w:tblCellMar>
            </w:tblPrEx>
            <w:trPr>
              <w:trHeight w:val="4980" w:hRule="atLeast"/>
              <w:ins w:id="731" w:author="随遇而安" w:date="2023-08-11T15:37:59Z"/>
            </w:trPr>
            <w:tc>
              <w:tcPr>
                <w:tcW w:w="603" w:type="pct"/>
                <w:tcBorders>
                  <w:top w:val="nil"/>
                  <w:left w:val="single" w:color="auto" w:sz="4" w:space="0"/>
                  <w:bottom w:val="single" w:color="auto" w:sz="4" w:space="0"/>
                  <w:right w:val="single" w:color="auto" w:sz="4" w:space="0"/>
                </w:tcBorders>
                <w:shd w:val="clear" w:color="auto" w:fill="auto"/>
                <w:vAlign w:val="center"/>
              </w:tcPr>
              <w:p w14:paraId="0D001FCF">
                <w:pPr>
                  <w:widowControl/>
                  <w:jc w:val="center"/>
                  <w:rPr>
                    <w:ins w:id="732" w:author="随遇而安" w:date="2023-08-11T15:37:59Z"/>
                    <w:rFonts w:hint="eastAsia" w:ascii="宋体" w:hAnsi="宋体" w:eastAsia="宋体" w:cs="宋体"/>
                    <w:color w:val="auto"/>
                    <w:sz w:val="20"/>
                    <w:szCs w:val="20"/>
                    <w:highlight w:val="none"/>
                    <w:lang w:eastAsia="zh-CN"/>
                    <w:rPrChange w:id="733" w:author="随遇而安" w:date="2023-08-11T15:39:24Z">
                      <w:rPr>
                        <w:ins w:id="734" w:author="随遇而安" w:date="2023-08-11T15:37:59Z"/>
                        <w:rFonts w:ascii="宋体" w:hAnsi="宋体" w:eastAsia="宋体" w:cs="宋体"/>
                        <w:color w:val="auto"/>
                        <w:sz w:val="20"/>
                        <w:szCs w:val="20"/>
                        <w:lang w:eastAsia="zh-CN"/>
                      </w:rPr>
                    </w:rPrChange>
                  </w:rPr>
                </w:pPr>
                <w:ins w:id="735" w:author="随遇而安" w:date="2023-08-11T15:37:59Z">
                  <w:r>
                    <w:rPr>
                      <w:rFonts w:hint="eastAsia" w:ascii="宋体" w:hAnsi="宋体" w:eastAsia="宋体" w:cs="宋体"/>
                      <w:color w:val="auto"/>
                      <w:sz w:val="20"/>
                      <w:szCs w:val="20"/>
                      <w:highlight w:val="none"/>
                      <w:lang w:eastAsia="zh-CN"/>
                      <w:rPrChange w:id="736" w:author="随遇而安" w:date="2023-08-11T15:39:24Z">
                        <w:rPr>
                          <w:rFonts w:hint="eastAsia" w:ascii="宋体" w:hAnsi="宋体" w:eastAsia="宋体" w:cs="宋体"/>
                          <w:color w:val="auto"/>
                          <w:sz w:val="20"/>
                          <w:szCs w:val="20"/>
                          <w:lang w:eastAsia="zh-CN"/>
                        </w:rPr>
                      </w:rPrChange>
                    </w:rPr>
                    <w:t>此</w:t>
                  </w:r>
                </w:ins>
              </w:p>
              <w:p w14:paraId="4397F6D1">
                <w:pPr>
                  <w:widowControl/>
                  <w:jc w:val="center"/>
                  <w:rPr>
                    <w:ins w:id="737" w:author="随遇而安" w:date="2023-08-11T15:37:59Z"/>
                    <w:rFonts w:hint="eastAsia" w:ascii="宋体" w:hAnsi="宋体" w:eastAsia="宋体" w:cs="宋体"/>
                    <w:color w:val="auto"/>
                    <w:sz w:val="20"/>
                    <w:szCs w:val="20"/>
                    <w:highlight w:val="none"/>
                    <w:lang w:eastAsia="zh-CN"/>
                    <w:rPrChange w:id="738" w:author="随遇而安" w:date="2023-08-11T15:39:24Z">
                      <w:rPr>
                        <w:ins w:id="739" w:author="随遇而安" w:date="2023-08-11T15:37:59Z"/>
                        <w:rFonts w:ascii="宋体" w:hAnsi="宋体" w:eastAsia="宋体" w:cs="宋体"/>
                        <w:color w:val="auto"/>
                        <w:sz w:val="20"/>
                        <w:szCs w:val="20"/>
                        <w:lang w:eastAsia="zh-CN"/>
                      </w:rPr>
                    </w:rPrChange>
                  </w:rPr>
                </w:pPr>
              </w:p>
              <w:p w14:paraId="7275F597">
                <w:pPr>
                  <w:widowControl/>
                  <w:jc w:val="center"/>
                  <w:rPr>
                    <w:ins w:id="740" w:author="随遇而安" w:date="2023-08-11T15:37:59Z"/>
                    <w:rFonts w:hint="eastAsia" w:ascii="宋体" w:hAnsi="宋体" w:eastAsia="宋体" w:cs="宋体"/>
                    <w:color w:val="auto"/>
                    <w:sz w:val="20"/>
                    <w:szCs w:val="20"/>
                    <w:highlight w:val="none"/>
                    <w:lang w:eastAsia="zh-CN"/>
                    <w:rPrChange w:id="741" w:author="随遇而安" w:date="2023-08-11T15:39:24Z">
                      <w:rPr>
                        <w:ins w:id="742" w:author="随遇而安" w:date="2023-08-11T15:37:59Z"/>
                        <w:rFonts w:ascii="宋体" w:hAnsi="宋体" w:eastAsia="宋体" w:cs="宋体"/>
                        <w:color w:val="auto"/>
                        <w:sz w:val="20"/>
                        <w:szCs w:val="20"/>
                        <w:lang w:eastAsia="zh-CN"/>
                      </w:rPr>
                    </w:rPrChange>
                  </w:rPr>
                </w:pPr>
                <w:ins w:id="743" w:author="随遇而安" w:date="2023-08-11T15:37:59Z">
                  <w:r>
                    <w:rPr>
                      <w:rFonts w:hint="eastAsia" w:ascii="宋体" w:hAnsi="宋体" w:eastAsia="宋体" w:cs="宋体"/>
                      <w:color w:val="auto"/>
                      <w:sz w:val="20"/>
                      <w:szCs w:val="20"/>
                      <w:highlight w:val="none"/>
                      <w:lang w:eastAsia="zh-CN"/>
                      <w:rPrChange w:id="744" w:author="随遇而安" w:date="2023-08-11T15:39:24Z">
                        <w:rPr>
                          <w:rFonts w:hint="eastAsia" w:ascii="宋体" w:hAnsi="宋体" w:eastAsia="宋体" w:cs="宋体"/>
                          <w:color w:val="auto"/>
                          <w:sz w:val="20"/>
                          <w:szCs w:val="20"/>
                          <w:lang w:eastAsia="zh-CN"/>
                        </w:rPr>
                      </w:rPrChange>
                    </w:rPr>
                    <w:t>次</w:t>
                  </w:r>
                </w:ins>
              </w:p>
              <w:p w14:paraId="18C4DA97">
                <w:pPr>
                  <w:widowControl/>
                  <w:jc w:val="center"/>
                  <w:rPr>
                    <w:ins w:id="745" w:author="随遇而安" w:date="2023-08-11T15:37:59Z"/>
                    <w:rFonts w:hint="eastAsia" w:ascii="宋体" w:hAnsi="宋体" w:eastAsia="宋体" w:cs="宋体"/>
                    <w:color w:val="auto"/>
                    <w:sz w:val="20"/>
                    <w:szCs w:val="20"/>
                    <w:highlight w:val="none"/>
                    <w:lang w:eastAsia="zh-CN"/>
                    <w:rPrChange w:id="746" w:author="随遇而安" w:date="2023-08-11T15:39:24Z">
                      <w:rPr>
                        <w:ins w:id="747" w:author="随遇而安" w:date="2023-08-11T15:37:59Z"/>
                        <w:rFonts w:ascii="宋体" w:hAnsi="宋体" w:eastAsia="宋体" w:cs="宋体"/>
                        <w:color w:val="auto"/>
                        <w:sz w:val="20"/>
                        <w:szCs w:val="20"/>
                        <w:lang w:eastAsia="zh-CN"/>
                      </w:rPr>
                    </w:rPrChange>
                  </w:rPr>
                </w:pPr>
              </w:p>
              <w:p w14:paraId="0001C40F">
                <w:pPr>
                  <w:widowControl/>
                  <w:jc w:val="center"/>
                  <w:rPr>
                    <w:ins w:id="748" w:author="随遇而安" w:date="2023-08-11T15:37:59Z"/>
                    <w:rFonts w:hint="eastAsia" w:ascii="宋体" w:hAnsi="宋体" w:eastAsia="宋体" w:cs="宋体"/>
                    <w:color w:val="auto"/>
                    <w:sz w:val="20"/>
                    <w:szCs w:val="20"/>
                    <w:highlight w:val="none"/>
                    <w:lang w:eastAsia="zh-CN"/>
                    <w:rPrChange w:id="749" w:author="随遇而安" w:date="2023-08-11T15:39:24Z">
                      <w:rPr>
                        <w:ins w:id="750" w:author="随遇而安" w:date="2023-08-11T15:37:59Z"/>
                        <w:rFonts w:ascii="宋体" w:hAnsi="宋体" w:eastAsia="宋体" w:cs="宋体"/>
                        <w:color w:val="auto"/>
                        <w:sz w:val="20"/>
                        <w:szCs w:val="20"/>
                        <w:lang w:eastAsia="zh-CN"/>
                      </w:rPr>
                    </w:rPrChange>
                  </w:rPr>
                </w:pPr>
                <w:ins w:id="751" w:author="随遇而安" w:date="2023-08-11T15:37:59Z">
                  <w:r>
                    <w:rPr>
                      <w:rFonts w:hint="eastAsia" w:ascii="宋体" w:hAnsi="宋体" w:eastAsia="宋体" w:cs="宋体"/>
                      <w:color w:val="auto"/>
                      <w:sz w:val="20"/>
                      <w:szCs w:val="20"/>
                      <w:highlight w:val="none"/>
                      <w:lang w:eastAsia="zh-CN"/>
                      <w:rPrChange w:id="752" w:author="随遇而安" w:date="2023-08-11T15:39:24Z">
                        <w:rPr>
                          <w:rFonts w:hint="eastAsia" w:ascii="宋体" w:hAnsi="宋体" w:eastAsia="宋体" w:cs="宋体"/>
                          <w:color w:val="auto"/>
                          <w:sz w:val="20"/>
                          <w:szCs w:val="20"/>
                          <w:lang w:eastAsia="zh-CN"/>
                        </w:rPr>
                      </w:rPrChange>
                    </w:rPr>
                    <w:t>修</w:t>
                  </w:r>
                </w:ins>
              </w:p>
              <w:p w14:paraId="2BC06647">
                <w:pPr>
                  <w:widowControl/>
                  <w:jc w:val="center"/>
                  <w:rPr>
                    <w:ins w:id="753" w:author="随遇而安" w:date="2023-08-11T15:37:59Z"/>
                    <w:rFonts w:hint="eastAsia" w:ascii="宋体" w:hAnsi="宋体" w:eastAsia="宋体" w:cs="宋体"/>
                    <w:color w:val="auto"/>
                    <w:sz w:val="20"/>
                    <w:szCs w:val="20"/>
                    <w:highlight w:val="none"/>
                    <w:lang w:eastAsia="zh-CN"/>
                    <w:rPrChange w:id="754" w:author="随遇而安" w:date="2023-08-11T15:39:24Z">
                      <w:rPr>
                        <w:ins w:id="755" w:author="随遇而安" w:date="2023-08-11T15:37:59Z"/>
                        <w:rFonts w:ascii="宋体" w:hAnsi="宋体" w:eastAsia="宋体" w:cs="宋体"/>
                        <w:color w:val="auto"/>
                        <w:sz w:val="20"/>
                        <w:szCs w:val="20"/>
                        <w:lang w:eastAsia="zh-CN"/>
                      </w:rPr>
                    </w:rPrChange>
                  </w:rPr>
                </w:pPr>
              </w:p>
              <w:p w14:paraId="1B1508B1">
                <w:pPr>
                  <w:widowControl/>
                  <w:jc w:val="center"/>
                  <w:rPr>
                    <w:ins w:id="756" w:author="随遇而安" w:date="2023-08-11T15:37:59Z"/>
                    <w:rFonts w:hint="eastAsia" w:ascii="宋体" w:hAnsi="宋体" w:eastAsia="宋体" w:cs="宋体"/>
                    <w:color w:val="auto"/>
                    <w:sz w:val="20"/>
                    <w:szCs w:val="20"/>
                    <w:highlight w:val="none"/>
                    <w:lang w:eastAsia="zh-CN"/>
                    <w:rPrChange w:id="757" w:author="随遇而安" w:date="2023-08-11T15:39:24Z">
                      <w:rPr>
                        <w:ins w:id="758" w:author="随遇而安" w:date="2023-08-11T15:37:59Z"/>
                        <w:rFonts w:ascii="宋体" w:hAnsi="宋体" w:eastAsia="宋体" w:cs="宋体"/>
                        <w:color w:val="auto"/>
                        <w:sz w:val="20"/>
                        <w:szCs w:val="20"/>
                        <w:lang w:eastAsia="zh-CN"/>
                      </w:rPr>
                    </w:rPrChange>
                  </w:rPr>
                </w:pPr>
                <w:ins w:id="759" w:author="随遇而安" w:date="2023-08-11T15:37:59Z">
                  <w:r>
                    <w:rPr>
                      <w:rFonts w:hint="eastAsia" w:ascii="宋体" w:hAnsi="宋体" w:eastAsia="宋体" w:cs="宋体"/>
                      <w:color w:val="auto"/>
                      <w:sz w:val="20"/>
                      <w:szCs w:val="20"/>
                      <w:highlight w:val="none"/>
                      <w:lang w:eastAsia="zh-CN"/>
                      <w:rPrChange w:id="760" w:author="随遇而安" w:date="2023-08-11T15:39:24Z">
                        <w:rPr>
                          <w:rFonts w:hint="eastAsia" w:ascii="宋体" w:hAnsi="宋体" w:eastAsia="宋体" w:cs="宋体"/>
                          <w:color w:val="auto"/>
                          <w:sz w:val="20"/>
                          <w:szCs w:val="20"/>
                          <w:lang w:eastAsia="zh-CN"/>
                        </w:rPr>
                      </w:rPrChange>
                    </w:rPr>
                    <w:t>改</w:t>
                  </w:r>
                </w:ins>
              </w:p>
              <w:p w14:paraId="55A7C15D">
                <w:pPr>
                  <w:widowControl/>
                  <w:jc w:val="center"/>
                  <w:rPr>
                    <w:ins w:id="761" w:author="随遇而安" w:date="2023-08-11T15:37:59Z"/>
                    <w:rFonts w:hint="eastAsia" w:ascii="宋体" w:hAnsi="宋体" w:eastAsia="宋体" w:cs="宋体"/>
                    <w:color w:val="auto"/>
                    <w:sz w:val="20"/>
                    <w:szCs w:val="20"/>
                    <w:highlight w:val="none"/>
                    <w:lang w:eastAsia="zh-CN"/>
                    <w:rPrChange w:id="762" w:author="随遇而安" w:date="2023-08-11T15:39:24Z">
                      <w:rPr>
                        <w:ins w:id="763" w:author="随遇而安" w:date="2023-08-11T15:37:59Z"/>
                        <w:rFonts w:ascii="宋体" w:hAnsi="宋体" w:eastAsia="宋体" w:cs="宋体"/>
                        <w:color w:val="auto"/>
                        <w:sz w:val="20"/>
                        <w:szCs w:val="20"/>
                        <w:lang w:eastAsia="zh-CN"/>
                      </w:rPr>
                    </w:rPrChange>
                  </w:rPr>
                </w:pPr>
              </w:p>
              <w:p w14:paraId="017089E6">
                <w:pPr>
                  <w:widowControl/>
                  <w:jc w:val="center"/>
                  <w:rPr>
                    <w:ins w:id="764" w:author="随遇而安" w:date="2023-08-11T15:37:59Z"/>
                    <w:rFonts w:hint="eastAsia" w:ascii="宋体" w:hAnsi="宋体" w:eastAsia="宋体" w:cs="宋体"/>
                    <w:color w:val="auto"/>
                    <w:sz w:val="20"/>
                    <w:szCs w:val="20"/>
                    <w:highlight w:val="none"/>
                    <w:lang w:eastAsia="zh-CN"/>
                    <w:rPrChange w:id="765" w:author="随遇而安" w:date="2023-08-11T15:39:24Z">
                      <w:rPr>
                        <w:ins w:id="766" w:author="随遇而安" w:date="2023-08-11T15:37:59Z"/>
                        <w:rFonts w:ascii="宋体" w:hAnsi="宋体" w:eastAsia="宋体" w:cs="宋体"/>
                        <w:color w:val="auto"/>
                        <w:sz w:val="20"/>
                        <w:szCs w:val="20"/>
                        <w:lang w:eastAsia="zh-CN"/>
                      </w:rPr>
                    </w:rPrChange>
                  </w:rPr>
                </w:pPr>
                <w:ins w:id="767" w:author="随遇而安" w:date="2023-08-11T15:37:59Z">
                  <w:r>
                    <w:rPr>
                      <w:rFonts w:hint="eastAsia" w:ascii="宋体" w:hAnsi="宋体" w:eastAsia="宋体" w:cs="宋体"/>
                      <w:color w:val="auto"/>
                      <w:sz w:val="20"/>
                      <w:szCs w:val="20"/>
                      <w:highlight w:val="none"/>
                      <w:lang w:eastAsia="zh-CN"/>
                      <w:rPrChange w:id="768" w:author="随遇而安" w:date="2023-08-11T15:39:24Z">
                        <w:rPr>
                          <w:rFonts w:hint="eastAsia" w:ascii="宋体" w:hAnsi="宋体" w:eastAsia="宋体" w:cs="宋体"/>
                          <w:color w:val="auto"/>
                          <w:sz w:val="20"/>
                          <w:szCs w:val="20"/>
                          <w:lang w:eastAsia="zh-CN"/>
                        </w:rPr>
                      </w:rPrChange>
                    </w:rPr>
                    <w:t>的</w:t>
                  </w:r>
                </w:ins>
              </w:p>
              <w:p w14:paraId="4C8E4F12">
                <w:pPr>
                  <w:widowControl/>
                  <w:jc w:val="center"/>
                  <w:rPr>
                    <w:ins w:id="769" w:author="随遇而安" w:date="2023-08-11T15:37:59Z"/>
                    <w:rFonts w:hint="eastAsia" w:ascii="宋体" w:hAnsi="宋体" w:eastAsia="宋体" w:cs="宋体"/>
                    <w:color w:val="auto"/>
                    <w:sz w:val="20"/>
                    <w:szCs w:val="20"/>
                    <w:highlight w:val="none"/>
                    <w:lang w:eastAsia="zh-CN"/>
                    <w:rPrChange w:id="770" w:author="随遇而安" w:date="2023-08-11T15:39:24Z">
                      <w:rPr>
                        <w:ins w:id="771" w:author="随遇而安" w:date="2023-08-11T15:37:59Z"/>
                        <w:rFonts w:ascii="宋体" w:hAnsi="宋体" w:eastAsia="宋体" w:cs="宋体"/>
                        <w:color w:val="auto"/>
                        <w:sz w:val="20"/>
                        <w:szCs w:val="20"/>
                        <w:lang w:eastAsia="zh-CN"/>
                      </w:rPr>
                    </w:rPrChange>
                  </w:rPr>
                </w:pPr>
              </w:p>
              <w:p w14:paraId="61711A2B">
                <w:pPr>
                  <w:widowControl/>
                  <w:jc w:val="center"/>
                  <w:rPr>
                    <w:ins w:id="772" w:author="随遇而安" w:date="2023-08-11T15:37:59Z"/>
                    <w:rFonts w:hint="eastAsia" w:ascii="宋体" w:hAnsi="宋体" w:eastAsia="宋体" w:cs="宋体"/>
                    <w:color w:val="auto"/>
                    <w:sz w:val="20"/>
                    <w:szCs w:val="20"/>
                    <w:highlight w:val="none"/>
                    <w:lang w:eastAsia="zh-CN"/>
                    <w:rPrChange w:id="773" w:author="随遇而安" w:date="2023-08-11T15:39:24Z">
                      <w:rPr>
                        <w:ins w:id="774" w:author="随遇而安" w:date="2023-08-11T15:37:59Z"/>
                        <w:rFonts w:ascii="宋体" w:hAnsi="宋体" w:eastAsia="宋体" w:cs="宋体"/>
                        <w:color w:val="auto"/>
                        <w:sz w:val="20"/>
                        <w:szCs w:val="20"/>
                        <w:lang w:eastAsia="zh-CN"/>
                      </w:rPr>
                    </w:rPrChange>
                  </w:rPr>
                </w:pPr>
                <w:ins w:id="775" w:author="随遇而安" w:date="2023-08-11T15:37:59Z">
                  <w:r>
                    <w:rPr>
                      <w:rFonts w:hint="eastAsia" w:ascii="宋体" w:hAnsi="宋体" w:eastAsia="宋体" w:cs="宋体"/>
                      <w:color w:val="auto"/>
                      <w:sz w:val="20"/>
                      <w:szCs w:val="20"/>
                      <w:highlight w:val="none"/>
                      <w:lang w:eastAsia="zh-CN"/>
                      <w:rPrChange w:id="776" w:author="随遇而安" w:date="2023-08-11T15:39:24Z">
                        <w:rPr>
                          <w:rFonts w:hint="eastAsia" w:ascii="宋体" w:hAnsi="宋体" w:eastAsia="宋体" w:cs="宋体"/>
                          <w:color w:val="auto"/>
                          <w:sz w:val="20"/>
                          <w:szCs w:val="20"/>
                          <w:lang w:eastAsia="zh-CN"/>
                        </w:rPr>
                      </w:rPrChange>
                    </w:rPr>
                    <w:t>主</w:t>
                  </w:r>
                </w:ins>
              </w:p>
              <w:p w14:paraId="7EA90F03">
                <w:pPr>
                  <w:widowControl/>
                  <w:jc w:val="center"/>
                  <w:rPr>
                    <w:ins w:id="777" w:author="随遇而安" w:date="2023-08-11T15:37:59Z"/>
                    <w:rFonts w:hint="eastAsia" w:ascii="宋体" w:hAnsi="宋体" w:eastAsia="宋体" w:cs="宋体"/>
                    <w:color w:val="auto"/>
                    <w:sz w:val="20"/>
                    <w:szCs w:val="20"/>
                    <w:highlight w:val="none"/>
                    <w:lang w:eastAsia="zh-CN"/>
                    <w:rPrChange w:id="778" w:author="随遇而安" w:date="2023-08-11T15:39:24Z">
                      <w:rPr>
                        <w:ins w:id="779" w:author="随遇而安" w:date="2023-08-11T15:37:59Z"/>
                        <w:rFonts w:ascii="宋体" w:hAnsi="宋体" w:eastAsia="宋体" w:cs="宋体"/>
                        <w:color w:val="auto"/>
                        <w:sz w:val="20"/>
                        <w:szCs w:val="20"/>
                        <w:lang w:eastAsia="zh-CN"/>
                      </w:rPr>
                    </w:rPrChange>
                  </w:rPr>
                </w:pPr>
              </w:p>
              <w:p w14:paraId="448AAAFE">
                <w:pPr>
                  <w:widowControl/>
                  <w:jc w:val="center"/>
                  <w:rPr>
                    <w:ins w:id="780" w:author="随遇而安" w:date="2023-08-11T15:37:59Z"/>
                    <w:rFonts w:hint="eastAsia" w:ascii="宋体" w:hAnsi="宋体" w:eastAsia="宋体" w:cs="宋体"/>
                    <w:color w:val="auto"/>
                    <w:sz w:val="20"/>
                    <w:szCs w:val="20"/>
                    <w:highlight w:val="none"/>
                    <w:lang w:eastAsia="zh-CN"/>
                    <w:rPrChange w:id="781" w:author="随遇而安" w:date="2023-08-11T15:39:24Z">
                      <w:rPr>
                        <w:ins w:id="782" w:author="随遇而安" w:date="2023-08-11T15:37:59Z"/>
                        <w:rFonts w:ascii="宋体" w:hAnsi="宋体" w:eastAsia="宋体" w:cs="宋体"/>
                        <w:color w:val="auto"/>
                        <w:sz w:val="20"/>
                        <w:szCs w:val="20"/>
                        <w:lang w:eastAsia="zh-CN"/>
                      </w:rPr>
                    </w:rPrChange>
                  </w:rPr>
                </w:pPr>
                <w:ins w:id="783" w:author="随遇而安" w:date="2023-08-11T15:37:59Z">
                  <w:r>
                    <w:rPr>
                      <w:rFonts w:hint="eastAsia" w:ascii="宋体" w:hAnsi="宋体" w:eastAsia="宋体" w:cs="宋体"/>
                      <w:color w:val="auto"/>
                      <w:sz w:val="20"/>
                      <w:szCs w:val="20"/>
                      <w:highlight w:val="none"/>
                      <w:lang w:eastAsia="zh-CN"/>
                      <w:rPrChange w:id="784" w:author="随遇而安" w:date="2023-08-11T15:39:24Z">
                        <w:rPr>
                          <w:rFonts w:hint="eastAsia" w:ascii="宋体" w:hAnsi="宋体" w:eastAsia="宋体" w:cs="宋体"/>
                          <w:color w:val="auto"/>
                          <w:sz w:val="20"/>
                          <w:szCs w:val="20"/>
                          <w:lang w:eastAsia="zh-CN"/>
                        </w:rPr>
                      </w:rPrChange>
                    </w:rPr>
                    <w:t>要</w:t>
                  </w:r>
                </w:ins>
              </w:p>
              <w:p w14:paraId="2B7052B6">
                <w:pPr>
                  <w:widowControl/>
                  <w:jc w:val="center"/>
                  <w:rPr>
                    <w:ins w:id="785" w:author="随遇而安" w:date="2023-08-11T15:37:59Z"/>
                    <w:rFonts w:hint="eastAsia" w:ascii="宋体" w:hAnsi="宋体" w:eastAsia="宋体" w:cs="宋体"/>
                    <w:color w:val="auto"/>
                    <w:sz w:val="20"/>
                    <w:szCs w:val="20"/>
                    <w:highlight w:val="none"/>
                    <w:lang w:eastAsia="zh-CN"/>
                    <w:rPrChange w:id="786" w:author="随遇而安" w:date="2023-08-11T15:39:24Z">
                      <w:rPr>
                        <w:ins w:id="787" w:author="随遇而安" w:date="2023-08-11T15:37:59Z"/>
                        <w:rFonts w:ascii="宋体" w:hAnsi="宋体" w:eastAsia="宋体" w:cs="宋体"/>
                        <w:color w:val="auto"/>
                        <w:sz w:val="20"/>
                        <w:szCs w:val="20"/>
                        <w:lang w:eastAsia="zh-CN"/>
                      </w:rPr>
                    </w:rPrChange>
                  </w:rPr>
                </w:pPr>
              </w:p>
              <w:p w14:paraId="04F38A9E">
                <w:pPr>
                  <w:widowControl/>
                  <w:jc w:val="center"/>
                  <w:rPr>
                    <w:ins w:id="788" w:author="随遇而安" w:date="2023-08-11T15:37:59Z"/>
                    <w:rFonts w:hint="eastAsia" w:ascii="宋体" w:hAnsi="宋体" w:eastAsia="宋体" w:cs="宋体"/>
                    <w:color w:val="auto"/>
                    <w:sz w:val="20"/>
                    <w:szCs w:val="20"/>
                    <w:highlight w:val="none"/>
                    <w:lang w:eastAsia="zh-CN"/>
                    <w:rPrChange w:id="789" w:author="随遇而安" w:date="2023-08-11T15:39:24Z">
                      <w:rPr>
                        <w:ins w:id="790" w:author="随遇而安" w:date="2023-08-11T15:37:59Z"/>
                        <w:rFonts w:ascii="宋体" w:hAnsi="宋体" w:eastAsia="宋体" w:cs="宋体"/>
                        <w:color w:val="auto"/>
                        <w:sz w:val="20"/>
                        <w:szCs w:val="20"/>
                        <w:lang w:eastAsia="zh-CN"/>
                      </w:rPr>
                    </w:rPrChange>
                  </w:rPr>
                </w:pPr>
                <w:ins w:id="791" w:author="随遇而安" w:date="2023-08-11T15:37:59Z">
                  <w:r>
                    <w:rPr>
                      <w:rFonts w:hint="eastAsia" w:ascii="宋体" w:hAnsi="宋体" w:eastAsia="宋体" w:cs="宋体"/>
                      <w:color w:val="auto"/>
                      <w:sz w:val="20"/>
                      <w:szCs w:val="20"/>
                      <w:highlight w:val="none"/>
                      <w:lang w:eastAsia="zh-CN"/>
                      <w:rPrChange w:id="792" w:author="随遇而安" w:date="2023-08-11T15:39:24Z">
                        <w:rPr>
                          <w:rFonts w:hint="eastAsia" w:ascii="宋体" w:hAnsi="宋体" w:eastAsia="宋体" w:cs="宋体"/>
                          <w:color w:val="auto"/>
                          <w:sz w:val="20"/>
                          <w:szCs w:val="20"/>
                          <w:lang w:eastAsia="zh-CN"/>
                        </w:rPr>
                      </w:rPrChange>
                    </w:rPr>
                    <w:t>内</w:t>
                  </w:r>
                </w:ins>
              </w:p>
              <w:p w14:paraId="2DF0D4A5">
                <w:pPr>
                  <w:widowControl/>
                  <w:jc w:val="center"/>
                  <w:rPr>
                    <w:ins w:id="793" w:author="随遇而安" w:date="2023-08-11T15:37:59Z"/>
                    <w:rFonts w:hint="eastAsia" w:ascii="宋体" w:hAnsi="宋体" w:eastAsia="宋体" w:cs="宋体"/>
                    <w:color w:val="auto"/>
                    <w:sz w:val="20"/>
                    <w:szCs w:val="20"/>
                    <w:highlight w:val="none"/>
                    <w:lang w:eastAsia="zh-CN"/>
                    <w:rPrChange w:id="794" w:author="随遇而安" w:date="2023-08-11T15:39:24Z">
                      <w:rPr>
                        <w:ins w:id="795" w:author="随遇而安" w:date="2023-08-11T15:37:59Z"/>
                        <w:rFonts w:ascii="宋体" w:hAnsi="宋体" w:eastAsia="宋体" w:cs="宋体"/>
                        <w:color w:val="auto"/>
                        <w:sz w:val="20"/>
                        <w:szCs w:val="20"/>
                        <w:lang w:eastAsia="zh-CN"/>
                      </w:rPr>
                    </w:rPrChange>
                  </w:rPr>
                </w:pPr>
              </w:p>
              <w:p w14:paraId="3A6F9F33">
                <w:pPr>
                  <w:widowControl/>
                  <w:jc w:val="center"/>
                  <w:rPr>
                    <w:ins w:id="796" w:author="随遇而安" w:date="2023-08-11T15:37:59Z"/>
                    <w:rFonts w:hint="eastAsia" w:ascii="宋体" w:hAnsi="宋体" w:eastAsia="宋体" w:cs="宋体"/>
                    <w:color w:val="auto"/>
                    <w:sz w:val="20"/>
                    <w:szCs w:val="20"/>
                    <w:highlight w:val="none"/>
                    <w:lang w:eastAsia="zh-CN"/>
                    <w:rPrChange w:id="797" w:author="随遇而安" w:date="2023-08-11T15:39:24Z">
                      <w:rPr>
                        <w:ins w:id="798" w:author="随遇而安" w:date="2023-08-11T15:37:59Z"/>
                        <w:rFonts w:ascii="宋体" w:hAnsi="宋体" w:eastAsia="宋体" w:cs="宋体"/>
                        <w:color w:val="auto"/>
                        <w:sz w:val="20"/>
                        <w:szCs w:val="20"/>
                        <w:lang w:eastAsia="zh-CN"/>
                      </w:rPr>
                    </w:rPrChange>
                  </w:rPr>
                </w:pPr>
                <w:ins w:id="799" w:author="随遇而安" w:date="2023-08-11T15:37:59Z">
                  <w:r>
                    <w:rPr>
                      <w:rFonts w:hint="eastAsia" w:ascii="宋体" w:hAnsi="宋体" w:eastAsia="宋体" w:cs="宋体"/>
                      <w:color w:val="auto"/>
                      <w:sz w:val="20"/>
                      <w:szCs w:val="20"/>
                      <w:highlight w:val="none"/>
                      <w:lang w:eastAsia="zh-CN"/>
                      <w:rPrChange w:id="800" w:author="随遇而安" w:date="2023-08-11T15:39:24Z">
                        <w:rPr>
                          <w:rFonts w:hint="eastAsia" w:ascii="宋体" w:hAnsi="宋体" w:eastAsia="宋体" w:cs="宋体"/>
                          <w:color w:val="auto"/>
                          <w:sz w:val="20"/>
                          <w:szCs w:val="20"/>
                          <w:lang w:eastAsia="zh-CN"/>
                        </w:rPr>
                      </w:rPrChange>
                    </w:rPr>
                    <w:t>容</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270FAA06">
                <w:pPr>
                  <w:pStyle w:val="44"/>
                  <w:spacing w:before="137" w:line="360" w:lineRule="auto"/>
                  <w:ind w:left="0"/>
                  <w:rPr>
                    <w:ins w:id="802" w:author="随遇而安" w:date="2024-11-06T14:22:27Z"/>
                  </w:rPr>
                  <w:pPrChange w:id="801" w:author="随遇而安" w:date="2024-11-21T13:33:39Z">
                    <w:pPr>
                      <w:pStyle w:val="44"/>
                      <w:spacing w:before="137" w:line="221" w:lineRule="auto"/>
                      <w:ind w:left="112"/>
                    </w:pPr>
                  </w:pPrChange>
                </w:pPr>
                <w:ins w:id="803" w:author="随遇而安" w:date="2024-11-06T14:22:27Z">
                  <w:r>
                    <w:rPr>
                      <w:spacing w:val="-4"/>
                    </w:rPr>
                    <w:t>此次修改主要内容：</w:t>
                  </w:r>
                </w:ins>
              </w:p>
              <w:p w14:paraId="7337C562">
                <w:pPr>
                  <w:pStyle w:val="44"/>
                  <w:spacing w:before="30" w:line="360" w:lineRule="auto"/>
                  <w:ind w:left="0"/>
                  <w:rPr>
                    <w:ins w:id="805" w:author="随遇而安" w:date="2024-11-06T14:22:26Z"/>
                    <w:spacing w:val="-1"/>
                  </w:rPr>
                  <w:pPrChange w:id="804" w:author="随遇而安" w:date="2024-11-21T13:33:39Z">
                    <w:pPr>
                      <w:pStyle w:val="44"/>
                      <w:spacing w:before="30" w:line="221" w:lineRule="auto"/>
                      <w:ind w:left="114"/>
                    </w:pPr>
                  </w:pPrChange>
                </w:pPr>
              </w:p>
              <w:p w14:paraId="26E2CC78">
                <w:pPr>
                  <w:pStyle w:val="44"/>
                  <w:spacing w:before="30" w:line="360" w:lineRule="auto"/>
                  <w:ind w:left="0" w:right="0" w:firstLine="0"/>
                  <w:jc w:val="left"/>
                  <w:rPr>
                    <w:ins w:id="807" w:author="随遇而安" w:date="2024-11-21T13:33:48Z"/>
                    <w:spacing w:val="-2"/>
                  </w:rPr>
                  <w:pPrChange w:id="806" w:author="随遇而安" w:date="2024-11-21T13:33:47Z">
                    <w:pPr>
                      <w:pStyle w:val="44"/>
                      <w:spacing w:before="218" w:line="401" w:lineRule="auto"/>
                      <w:ind w:left="110" w:right="104" w:firstLine="5"/>
                      <w:jc w:val="both"/>
                    </w:pPr>
                  </w:pPrChange>
                </w:pPr>
                <w:ins w:id="808" w:author="随遇而安" w:date="2024-11-06T14:22:18Z">
                  <w:r>
                    <w:rPr>
                      <w:spacing w:val="-1"/>
                    </w:rPr>
                    <w:t>2.5.2</w:t>
                  </w:r>
                </w:ins>
                <w:ins w:id="809" w:author="随遇而安" w:date="2024-11-06T14:22:18Z">
                  <w:r>
                    <w:rPr>
                      <w:spacing w:val="-46"/>
                    </w:rPr>
                    <w:t xml:space="preserve"> </w:t>
                  </w:r>
                </w:ins>
                <w:ins w:id="810" w:author="随遇而安" w:date="2024-11-06T14:22:18Z">
                  <w:r>
                    <w:rPr>
                      <w:spacing w:val="-1"/>
                    </w:rPr>
                    <w:t>房屋建筑工程的安全费用标准由</w:t>
                  </w:r>
                </w:ins>
                <w:ins w:id="811" w:author="随遇而安" w:date="2024-11-06T14:22:18Z">
                  <w:r>
                    <w:rPr>
                      <w:spacing w:val="-41"/>
                    </w:rPr>
                    <w:t xml:space="preserve"> </w:t>
                  </w:r>
                </w:ins>
                <w:ins w:id="812" w:author="随遇而安" w:date="2024-11-06T14:22:18Z">
                  <w:r>
                    <w:rPr>
                      <w:spacing w:val="-1"/>
                    </w:rPr>
                    <w:t>2.5%调整至最新国标要求的</w:t>
                  </w:r>
                </w:ins>
                <w:ins w:id="813" w:author="随遇而安" w:date="2024-11-06T14:22:18Z">
                  <w:r>
                    <w:rPr>
                      <w:spacing w:val="-40"/>
                    </w:rPr>
                    <w:t xml:space="preserve"> </w:t>
                  </w:r>
                </w:ins>
                <w:ins w:id="814" w:author="随遇而安" w:date="2024-11-06T14:22:18Z">
                  <w:r>
                    <w:rPr>
                      <w:spacing w:val="-2"/>
                    </w:rPr>
                    <w:t>3%。</w:t>
                  </w:r>
                </w:ins>
              </w:p>
              <w:p w14:paraId="3E5BABF8">
                <w:pPr>
                  <w:pStyle w:val="44"/>
                  <w:spacing w:before="30" w:line="360" w:lineRule="auto"/>
                  <w:ind w:left="0" w:right="0" w:firstLine="0"/>
                  <w:jc w:val="left"/>
                  <w:rPr>
                    <w:ins w:id="816" w:author="随遇而安" w:date="2024-11-06T14:22:18Z"/>
                  </w:rPr>
                  <w:pPrChange w:id="815" w:author="随遇而安" w:date="2024-11-21T13:33:47Z">
                    <w:pPr>
                      <w:pStyle w:val="44"/>
                      <w:spacing w:before="218" w:line="401" w:lineRule="auto"/>
                      <w:ind w:left="110" w:right="104" w:firstLine="5"/>
                      <w:jc w:val="both"/>
                    </w:pPr>
                  </w:pPrChange>
                </w:pPr>
                <w:ins w:id="817" w:author="随遇而安" w:date="2024-11-06T14:22:18Z">
                  <w:r>
                    <w:rPr>
                      <w:spacing w:val="-1"/>
                    </w:rPr>
                    <w:t>3.原安全费用支出申请表（附件</w:t>
                  </w:r>
                </w:ins>
                <w:ins w:id="818" w:author="随遇而安" w:date="2024-11-06T14:22:18Z">
                  <w:r>
                    <w:rPr>
                      <w:spacing w:val="-13"/>
                    </w:rPr>
                    <w:t xml:space="preserve"> </w:t>
                  </w:r>
                </w:ins>
                <w:ins w:id="819" w:author="随遇而安" w:date="2024-11-06T14:22:18Z">
                  <w:r>
                    <w:rPr>
                      <w:spacing w:val="-1"/>
                    </w:rPr>
                    <w:t>4）为线下审批，现</w:t>
                  </w:r>
                </w:ins>
                <w:ins w:id="820" w:author="随遇而安" w:date="2024-11-06T14:22:18Z">
                  <w:r>
                    <w:rPr>
                      <w:spacing w:val="-28"/>
                    </w:rPr>
                    <w:t xml:space="preserve"> </w:t>
                  </w:r>
                </w:ins>
                <w:ins w:id="821" w:author="随遇而安" w:date="2024-11-06T14:22:18Z">
                  <w:r>
                    <w:rPr>
                      <w:spacing w:val="-1"/>
                    </w:rPr>
                    <w:t>OA</w:t>
                  </w:r>
                </w:ins>
                <w:ins w:id="822" w:author="随遇而安" w:date="2024-11-06T14:22:18Z">
                  <w:r>
                    <w:rPr>
                      <w:spacing w:val="-23"/>
                    </w:rPr>
                    <w:t xml:space="preserve"> </w:t>
                  </w:r>
                </w:ins>
                <w:ins w:id="823" w:author="随遇而安" w:date="2024-11-06T14:22:18Z">
                  <w:r>
                    <w:rPr>
                      <w:spacing w:val="-1"/>
                    </w:rPr>
                    <w:t>系统中安全生产费用申请流程已上线，6.4.3</w:t>
                  </w:r>
                </w:ins>
                <w:ins w:id="824" w:author="随遇而安" w:date="2024-11-06T14:22:18Z">
                  <w:r>
                    <w:rPr/>
                    <w:t xml:space="preserve"> </w:t>
                  </w:r>
                </w:ins>
                <w:ins w:id="825" w:author="随遇而安" w:date="2024-11-06T14:22:18Z">
                  <w:r>
                    <w:rPr>
                      <w:spacing w:val="-2"/>
                    </w:rPr>
                    <w:t>调整为实际开支时将安全费用支出申请表（附件</w:t>
                  </w:r>
                </w:ins>
                <w:ins w:id="826" w:author="随遇而安" w:date="2024-11-06T14:22:18Z">
                  <w:r>
                    <w:rPr>
                      <w:spacing w:val="-35"/>
                    </w:rPr>
                    <w:t xml:space="preserve"> </w:t>
                  </w:r>
                </w:ins>
                <w:ins w:id="827" w:author="随遇而安" w:date="2024-11-06T14:22:18Z">
                  <w:r>
                    <w:rPr>
                      <w:spacing w:val="-2"/>
                    </w:rPr>
                    <w:t>4）作为附件，通过集团</w:t>
                  </w:r>
                </w:ins>
                <w:ins w:id="828" w:author="随遇而安" w:date="2024-11-06T14:22:18Z">
                  <w:r>
                    <w:rPr>
                      <w:spacing w:val="-44"/>
                    </w:rPr>
                    <w:t xml:space="preserve"> </w:t>
                  </w:r>
                </w:ins>
                <w:ins w:id="829" w:author="随遇而安" w:date="2024-11-06T14:22:18Z">
                  <w:r>
                    <w:rPr>
                      <w:spacing w:val="-2"/>
                    </w:rPr>
                    <w:t>OA</w:t>
                  </w:r>
                </w:ins>
                <w:ins w:id="830" w:author="随遇而安" w:date="2024-11-06T14:22:18Z">
                  <w:r>
                    <w:rPr>
                      <w:spacing w:val="-42"/>
                    </w:rPr>
                    <w:t xml:space="preserve"> </w:t>
                  </w:r>
                </w:ins>
                <w:ins w:id="831" w:author="随遇而安" w:date="2024-11-06T14:22:18Z">
                  <w:r>
                    <w:rPr>
                      <w:spacing w:val="-2"/>
                    </w:rPr>
                    <w:t>系统安全生产费用使用申</w:t>
                  </w:r>
                </w:ins>
                <w:ins w:id="832" w:author="随遇而安" w:date="2024-11-06T14:22:18Z">
                  <w:r>
                    <w:rPr/>
                    <w:t xml:space="preserve"> </w:t>
                  </w:r>
                </w:ins>
                <w:ins w:id="833" w:author="随遇而安" w:date="2024-11-06T14:22:18Z">
                  <w:r>
                    <w:rPr>
                      <w:spacing w:val="-3"/>
                    </w:rPr>
                    <w:t>请流程审批后使用。</w:t>
                  </w:r>
                </w:ins>
              </w:p>
              <w:p w14:paraId="57712301">
                <w:pPr>
                  <w:widowControl/>
                  <w:spacing w:line="360" w:lineRule="auto"/>
                  <w:rPr>
                    <w:ins w:id="835" w:author="随遇而安" w:date="2023-08-11T15:37:59Z"/>
                    <w:rFonts w:hint="eastAsia" w:ascii="宋体" w:hAnsi="宋体" w:eastAsia="宋体" w:cs="宋体"/>
                    <w:color w:val="auto"/>
                    <w:sz w:val="20"/>
                    <w:szCs w:val="20"/>
                    <w:highlight w:val="none"/>
                    <w:lang w:eastAsia="zh-CN"/>
                    <w:rPrChange w:id="836" w:author="随遇而安" w:date="2023-08-11T15:39:24Z">
                      <w:rPr>
                        <w:ins w:id="837" w:author="随遇而安" w:date="2023-08-11T15:37:59Z"/>
                        <w:rFonts w:ascii="宋体" w:hAnsi="宋体" w:eastAsia="宋体" w:cs="宋体"/>
                        <w:color w:val="auto"/>
                        <w:sz w:val="20"/>
                        <w:szCs w:val="20"/>
                        <w:lang w:eastAsia="zh-CN"/>
                      </w:rPr>
                    </w:rPrChange>
                  </w:rPr>
                  <w:pPrChange w:id="834" w:author="随遇而安" w:date="2024-11-21T13:33:35Z">
                    <w:pPr>
                      <w:widowControl/>
                    </w:pPr>
                  </w:pPrChange>
                </w:pPr>
                <w:ins w:id="838" w:author="随遇而安" w:date="2024-11-06T14:22:18Z">
                  <w:r>
                    <w:rPr>
                      <w:rFonts w:ascii="宋体" w:hAnsi="宋体" w:eastAsia="宋体" w:cs="宋体"/>
                      <w:spacing w:val="-1"/>
                      <w:szCs w:val="21"/>
                      <w:lang w:eastAsia="en-US"/>
                      <w:rPrChange w:id="839" w:author="随遇而安" w:date="2024-11-21T13:33:19Z">
                        <w:rPr>
                          <w:spacing w:val="-2"/>
                        </w:rPr>
                      </w:rPrChange>
                    </w:rPr>
                    <w:t>4</w:t>
                  </w:r>
                </w:ins>
                <w:ins w:id="841" w:author="随遇而安" w:date="2024-11-06T14:22:18Z">
                  <w:r>
                    <w:rPr>
                      <w:rFonts w:ascii="宋体" w:hAnsi="宋体" w:eastAsia="宋体" w:cs="宋体"/>
                      <w:spacing w:val="-1"/>
                      <w:szCs w:val="21"/>
                      <w:lang w:eastAsia="en-US"/>
                      <w:rPrChange w:id="842" w:author="随遇而安" w:date="2024-11-21T13:33:19Z">
                        <w:rPr>
                          <w:spacing w:val="-2"/>
                        </w:rPr>
                      </w:rPrChange>
                    </w:rPr>
                    <w:t>.对《附件</w:t>
                  </w:r>
                </w:ins>
                <w:ins w:id="844" w:author="随遇而安" w:date="2024-11-06T14:22:18Z">
                  <w:r>
                    <w:rPr>
                      <w:rFonts w:ascii="宋体" w:hAnsi="宋体" w:eastAsia="宋体" w:cs="宋体"/>
                      <w:spacing w:val="-1"/>
                      <w:szCs w:val="21"/>
                      <w:lang w:eastAsia="en-US"/>
                      <w:rPrChange w:id="845" w:author="随遇而安" w:date="2024-11-21T13:33:19Z">
                        <w:rPr>
                          <w:spacing w:val="-44"/>
                        </w:rPr>
                      </w:rPrChange>
                    </w:rPr>
                    <w:t xml:space="preserve"> </w:t>
                  </w:r>
                </w:ins>
                <w:ins w:id="847" w:author="随遇而安" w:date="2024-11-06T14:22:18Z">
                  <w:r>
                    <w:rPr>
                      <w:rFonts w:ascii="宋体" w:hAnsi="宋体" w:eastAsia="宋体" w:cs="宋体"/>
                      <w:spacing w:val="-1"/>
                      <w:szCs w:val="21"/>
                      <w:lang w:eastAsia="en-US"/>
                      <w:rPrChange w:id="848" w:author="随遇而安" w:date="2024-11-21T13:33:19Z">
                        <w:rPr>
                          <w:spacing w:val="-2"/>
                        </w:rPr>
                      </w:rPrChange>
                    </w:rPr>
                    <w:t>2</w:t>
                  </w:r>
                </w:ins>
                <w:ins w:id="850" w:author="随遇而安" w:date="2024-11-06T14:22:18Z">
                  <w:r>
                    <w:rPr>
                      <w:rFonts w:ascii="宋体" w:hAnsi="宋体" w:eastAsia="宋体" w:cs="宋体"/>
                      <w:spacing w:val="-1"/>
                      <w:szCs w:val="21"/>
                      <w:lang w:eastAsia="en-US"/>
                      <w:rPrChange w:id="851" w:author="随遇而安" w:date="2024-11-21T13:33:19Z">
                        <w:rPr>
                          <w:spacing w:val="-40"/>
                        </w:rPr>
                      </w:rPrChange>
                    </w:rPr>
                    <w:t xml:space="preserve"> </w:t>
                  </w:r>
                </w:ins>
                <w:ins w:id="853" w:author="随遇而安" w:date="2024-11-06T14:22:18Z">
                  <w:r>
                    <w:rPr>
                      <w:rFonts w:ascii="宋体" w:hAnsi="宋体" w:eastAsia="宋体" w:cs="宋体"/>
                      <w:spacing w:val="-1"/>
                      <w:szCs w:val="21"/>
                      <w:lang w:eastAsia="en-US"/>
                      <w:rPrChange w:id="854" w:author="随遇而安" w:date="2024-11-21T13:33:19Z">
                        <w:rPr>
                          <w:spacing w:val="-2"/>
                        </w:rPr>
                      </w:rPrChange>
                    </w:rPr>
                    <w:t>安全投入计划表》和《附件</w:t>
                  </w:r>
                </w:ins>
                <w:ins w:id="856" w:author="随遇而安" w:date="2024-11-06T14:22:18Z">
                  <w:r>
                    <w:rPr>
                      <w:rFonts w:ascii="宋体" w:hAnsi="宋体" w:eastAsia="宋体" w:cs="宋体"/>
                      <w:spacing w:val="-1"/>
                      <w:szCs w:val="21"/>
                      <w:lang w:eastAsia="en-US"/>
                      <w:rPrChange w:id="857" w:author="随遇而安" w:date="2024-11-21T13:33:19Z">
                        <w:rPr>
                          <w:spacing w:val="-46"/>
                        </w:rPr>
                      </w:rPrChange>
                    </w:rPr>
                    <w:t xml:space="preserve"> </w:t>
                  </w:r>
                </w:ins>
                <w:ins w:id="859" w:author="随遇而安" w:date="2024-11-06T14:22:18Z">
                  <w:r>
                    <w:rPr>
                      <w:rFonts w:ascii="宋体" w:hAnsi="宋体" w:eastAsia="宋体" w:cs="宋体"/>
                      <w:spacing w:val="-1"/>
                      <w:szCs w:val="21"/>
                      <w:lang w:eastAsia="en-US"/>
                      <w:rPrChange w:id="860" w:author="随遇而安" w:date="2024-11-21T13:33:19Z">
                        <w:rPr>
                          <w:spacing w:val="-2"/>
                        </w:rPr>
                      </w:rPrChange>
                    </w:rPr>
                    <w:t>4</w:t>
                  </w:r>
                </w:ins>
                <w:ins w:id="862" w:author="随遇而安" w:date="2024-11-06T14:22:18Z">
                  <w:r>
                    <w:rPr>
                      <w:rFonts w:ascii="宋体" w:hAnsi="宋体" w:eastAsia="宋体" w:cs="宋体"/>
                      <w:spacing w:val="-1"/>
                      <w:szCs w:val="21"/>
                      <w:lang w:eastAsia="en-US"/>
                      <w:rPrChange w:id="863" w:author="随遇而安" w:date="2024-11-21T13:33:19Z">
                        <w:rPr>
                          <w:spacing w:val="-40"/>
                        </w:rPr>
                      </w:rPrChange>
                    </w:rPr>
                    <w:t xml:space="preserve"> </w:t>
                  </w:r>
                </w:ins>
                <w:ins w:id="865" w:author="随遇而安" w:date="2024-11-06T14:22:18Z">
                  <w:r>
                    <w:rPr>
                      <w:rFonts w:ascii="宋体" w:hAnsi="宋体" w:eastAsia="宋体" w:cs="宋体"/>
                      <w:spacing w:val="-1"/>
                      <w:szCs w:val="21"/>
                      <w:lang w:eastAsia="en-US"/>
                      <w:rPrChange w:id="866" w:author="随遇而安" w:date="2024-11-21T13:33:19Z">
                        <w:rPr>
                          <w:spacing w:val="-2"/>
                        </w:rPr>
                      </w:rPrChange>
                    </w:rPr>
                    <w:t>安全支出申请表》进行了调整。附件</w:t>
                  </w:r>
                </w:ins>
                <w:ins w:id="868" w:author="随遇而安" w:date="2024-11-06T14:22:18Z">
                  <w:r>
                    <w:rPr>
                      <w:rFonts w:ascii="宋体" w:hAnsi="宋体" w:eastAsia="宋体" w:cs="宋体"/>
                      <w:spacing w:val="-1"/>
                      <w:szCs w:val="21"/>
                      <w:lang w:eastAsia="en-US"/>
                      <w:rPrChange w:id="869" w:author="随遇而安" w:date="2024-11-21T13:33:19Z">
                        <w:rPr>
                          <w:spacing w:val="-41"/>
                        </w:rPr>
                      </w:rPrChange>
                    </w:rPr>
                    <w:t xml:space="preserve"> </w:t>
                  </w:r>
                </w:ins>
                <w:ins w:id="871" w:author="随遇而安" w:date="2024-11-06T14:22:18Z">
                  <w:r>
                    <w:rPr>
                      <w:rFonts w:ascii="宋体" w:hAnsi="宋体" w:eastAsia="宋体" w:cs="宋体"/>
                      <w:spacing w:val="-1"/>
                      <w:szCs w:val="21"/>
                      <w:lang w:eastAsia="en-US"/>
                      <w:rPrChange w:id="872" w:author="随遇而安" w:date="2024-11-21T13:33:19Z">
                        <w:rPr>
                          <w:spacing w:val="-2"/>
                        </w:rPr>
                      </w:rPrChange>
                    </w:rPr>
                    <w:t>2</w:t>
                  </w:r>
                </w:ins>
                <w:ins w:id="874" w:author="随遇而安" w:date="2024-11-06T14:22:18Z">
                  <w:r>
                    <w:rPr>
                      <w:rFonts w:ascii="宋体" w:hAnsi="宋体" w:eastAsia="宋体" w:cs="宋体"/>
                      <w:spacing w:val="-1"/>
                      <w:szCs w:val="21"/>
                      <w:lang w:eastAsia="en-US"/>
                      <w:rPrChange w:id="875" w:author="随遇而安" w:date="2024-11-21T13:33:19Z">
                        <w:rPr>
                          <w:spacing w:val="-45"/>
                        </w:rPr>
                      </w:rPrChange>
                    </w:rPr>
                    <w:t xml:space="preserve"> </w:t>
                  </w:r>
                </w:ins>
                <w:ins w:id="877" w:author="随遇而安" w:date="2024-11-06T14:22:18Z">
                  <w:r>
                    <w:rPr>
                      <w:rFonts w:ascii="宋体" w:hAnsi="宋体" w:eastAsia="宋体" w:cs="宋体"/>
                      <w:spacing w:val="-1"/>
                      <w:szCs w:val="21"/>
                      <w:lang w:eastAsia="en-US"/>
                      <w:rPrChange w:id="878" w:author="随遇而安" w:date="2024-11-21T13:33:19Z">
                        <w:rPr>
                          <w:spacing w:val="-2"/>
                        </w:rPr>
                      </w:rPrChange>
                    </w:rPr>
                    <w:t>调整了计划数量、</w:t>
                  </w:r>
                </w:ins>
                <w:ins w:id="880" w:author="随遇而安" w:date="2024-11-06T14:22:18Z">
                  <w:r>
                    <w:rPr>
                      <w:rFonts w:ascii="宋体" w:hAnsi="宋体" w:eastAsia="宋体" w:cs="宋体"/>
                      <w:spacing w:val="-1"/>
                      <w:szCs w:val="21"/>
                      <w:lang w:eastAsia="en-US"/>
                      <w:rPrChange w:id="881" w:author="随遇而安" w:date="2024-11-21T13:33:19Z">
                        <w:rPr/>
                      </w:rPrChange>
                    </w:rPr>
                    <w:t xml:space="preserve"> </w:t>
                  </w:r>
                </w:ins>
                <w:ins w:id="883" w:author="随遇而安" w:date="2024-11-06T14:22:18Z">
                  <w:r>
                    <w:rPr>
                      <w:rFonts w:ascii="宋体" w:hAnsi="宋体" w:eastAsia="宋体" w:cs="宋体"/>
                      <w:spacing w:val="-1"/>
                      <w:szCs w:val="21"/>
                      <w:lang w:eastAsia="en-US"/>
                      <w:rPrChange w:id="884" w:author="随遇而安" w:date="2024-11-21T13:33:19Z">
                        <w:rPr>
                          <w:spacing w:val="-1"/>
                        </w:rPr>
                      </w:rPrChange>
                    </w:rPr>
                    <w:t>单价及</w:t>
                  </w:r>
                  <w:bookmarkStart w:id="107" w:name="_GoBack"/>
                  <w:bookmarkEnd w:id="107"/>
                  <w:r>
                    <w:rPr>
                      <w:rFonts w:ascii="宋体" w:hAnsi="宋体" w:eastAsia="宋体" w:cs="宋体"/>
                      <w:spacing w:val="-1"/>
                      <w:szCs w:val="21"/>
                      <w:lang w:eastAsia="en-US"/>
                      <w:rPrChange w:id="884" w:author="随遇而安" w:date="2024-11-21T13:33:19Z">
                        <w:rPr>
                          <w:spacing w:val="-1"/>
                        </w:rPr>
                      </w:rPrChange>
                    </w:rPr>
                    <w:t>总价的统计字段，新增年度安全费用预算计划总额；附件</w:t>
                  </w:r>
                </w:ins>
                <w:ins w:id="886" w:author="随遇而安" w:date="2024-11-06T14:22:18Z">
                  <w:r>
                    <w:rPr>
                      <w:rFonts w:ascii="宋体" w:hAnsi="宋体" w:eastAsia="宋体" w:cs="宋体"/>
                      <w:spacing w:val="-1"/>
                      <w:szCs w:val="21"/>
                      <w:lang w:eastAsia="en-US"/>
                      <w:rPrChange w:id="887" w:author="随遇而安" w:date="2024-11-21T13:33:19Z">
                        <w:rPr>
                          <w:spacing w:val="-44"/>
                        </w:rPr>
                      </w:rPrChange>
                    </w:rPr>
                    <w:t xml:space="preserve"> </w:t>
                  </w:r>
                </w:ins>
                <w:ins w:id="889" w:author="随遇而安" w:date="2024-11-06T14:22:18Z">
                  <w:r>
                    <w:rPr>
                      <w:rFonts w:ascii="宋体" w:hAnsi="宋体" w:eastAsia="宋体" w:cs="宋体"/>
                      <w:spacing w:val="-1"/>
                      <w:szCs w:val="21"/>
                      <w:lang w:eastAsia="en-US"/>
                      <w:rPrChange w:id="890" w:author="随遇而安" w:date="2024-11-21T13:33:19Z">
                        <w:rPr>
                          <w:spacing w:val="-1"/>
                        </w:rPr>
                      </w:rPrChange>
                    </w:rPr>
                    <w:t>4</w:t>
                  </w:r>
                </w:ins>
                <w:ins w:id="892" w:author="随遇而安" w:date="2024-11-06T14:22:18Z">
                  <w:r>
                    <w:rPr>
                      <w:rFonts w:ascii="宋体" w:hAnsi="宋体" w:eastAsia="宋体" w:cs="宋体"/>
                      <w:spacing w:val="-1"/>
                      <w:szCs w:val="21"/>
                      <w:lang w:eastAsia="en-US"/>
                      <w:rPrChange w:id="893" w:author="随遇而安" w:date="2024-11-21T13:33:19Z">
                        <w:rPr>
                          <w:spacing w:val="-47"/>
                        </w:rPr>
                      </w:rPrChange>
                    </w:rPr>
                    <w:t xml:space="preserve"> </w:t>
                  </w:r>
                </w:ins>
                <w:ins w:id="895" w:author="随遇而安" w:date="2024-11-06T14:22:18Z">
                  <w:r>
                    <w:rPr>
                      <w:rFonts w:ascii="宋体" w:hAnsi="宋体" w:eastAsia="宋体" w:cs="宋体"/>
                      <w:spacing w:val="-1"/>
                      <w:szCs w:val="21"/>
                      <w:lang w:eastAsia="en-US"/>
                      <w:rPrChange w:id="896" w:author="随遇而安" w:date="2024-11-21T13:33:19Z">
                        <w:rPr>
                          <w:spacing w:val="-1"/>
                        </w:rPr>
                      </w:rPrChange>
                    </w:rPr>
                    <w:t>在附件</w:t>
                  </w:r>
                </w:ins>
                <w:ins w:id="898" w:author="随遇而安" w:date="2024-11-06T14:22:18Z">
                  <w:r>
                    <w:rPr>
                      <w:rFonts w:ascii="宋体" w:hAnsi="宋体" w:eastAsia="宋体" w:cs="宋体"/>
                      <w:spacing w:val="-1"/>
                      <w:szCs w:val="21"/>
                      <w:lang w:eastAsia="en-US"/>
                      <w:rPrChange w:id="899" w:author="随遇而安" w:date="2024-11-21T13:33:19Z">
                        <w:rPr>
                          <w:spacing w:val="-44"/>
                        </w:rPr>
                      </w:rPrChange>
                    </w:rPr>
                    <w:t xml:space="preserve"> </w:t>
                  </w:r>
                </w:ins>
                <w:ins w:id="901" w:author="随遇而安" w:date="2024-11-06T14:22:18Z">
                  <w:r>
                    <w:rPr>
                      <w:rFonts w:ascii="宋体" w:hAnsi="宋体" w:eastAsia="宋体" w:cs="宋体"/>
                      <w:spacing w:val="-1"/>
                      <w:szCs w:val="21"/>
                      <w:lang w:eastAsia="en-US"/>
                      <w:rPrChange w:id="902" w:author="随遇而安" w:date="2024-11-21T13:33:19Z">
                        <w:rPr>
                          <w:spacing w:val="-1"/>
                        </w:rPr>
                      </w:rPrChange>
                    </w:rPr>
                    <w:t>2</w:t>
                  </w:r>
                </w:ins>
                <w:ins w:id="904" w:author="随遇而安" w:date="2024-11-06T14:22:18Z">
                  <w:r>
                    <w:rPr>
                      <w:rFonts w:ascii="宋体" w:hAnsi="宋体" w:eastAsia="宋体" w:cs="宋体"/>
                      <w:spacing w:val="-1"/>
                      <w:szCs w:val="21"/>
                      <w:lang w:eastAsia="en-US"/>
                      <w:rPrChange w:id="905" w:author="随遇而安" w:date="2024-11-21T13:33:19Z">
                        <w:rPr>
                          <w:spacing w:val="-29"/>
                        </w:rPr>
                      </w:rPrChange>
                    </w:rPr>
                    <w:t xml:space="preserve"> </w:t>
                  </w:r>
                </w:ins>
                <w:ins w:id="907" w:author="随遇而安" w:date="2024-11-06T14:22:18Z">
                  <w:r>
                    <w:rPr>
                      <w:rFonts w:ascii="宋体" w:hAnsi="宋体" w:eastAsia="宋体" w:cs="宋体"/>
                      <w:spacing w:val="-1"/>
                      <w:szCs w:val="21"/>
                      <w:lang w:eastAsia="en-US"/>
                      <w:rPrChange w:id="908" w:author="随遇而安" w:date="2024-11-21T13:33:19Z">
                        <w:rPr>
                          <w:spacing w:val="-1"/>
                        </w:rPr>
                      </w:rPrChange>
                    </w:rPr>
                    <w:t>的基础上，新增了</w:t>
                  </w:r>
                </w:ins>
                <w:ins w:id="910" w:author="随遇而安" w:date="2024-11-06T14:22:18Z">
                  <w:r>
                    <w:rPr>
                      <w:rFonts w:ascii="宋体" w:hAnsi="宋体" w:eastAsia="宋体" w:cs="宋体"/>
                      <w:spacing w:val="-1"/>
                      <w:szCs w:val="21"/>
                      <w:lang w:eastAsia="en-US"/>
                      <w:rPrChange w:id="911" w:author="随遇而安" w:date="2024-11-21T13:33:19Z">
                        <w:rPr>
                          <w:spacing w:val="-2"/>
                        </w:rPr>
                      </w:rPrChange>
                    </w:rPr>
                    <w:t>支出数</w:t>
                  </w:r>
                </w:ins>
                <w:ins w:id="913" w:author="随遇而安" w:date="2024-11-06T14:22:18Z">
                  <w:r>
                    <w:rPr>
                      <w:rFonts w:ascii="宋体" w:hAnsi="宋体" w:eastAsia="宋体" w:cs="宋体"/>
                      <w:spacing w:val="-1"/>
                      <w:szCs w:val="21"/>
                      <w:lang w:eastAsia="en-US"/>
                      <w:rPrChange w:id="914" w:author="随遇而安" w:date="2024-11-21T13:33:19Z">
                        <w:rPr/>
                      </w:rPrChange>
                    </w:rPr>
                    <w:t xml:space="preserve"> 量、单价及总价，年度安全费用预算计划结余、年度安全费用实际支出总额及年度安全费用实际支出 </w:t>
                  </w:r>
                </w:ins>
                <w:ins w:id="916" w:author="随遇而安" w:date="2024-11-06T14:22:18Z">
                  <w:r>
                    <w:rPr>
                      <w:rFonts w:ascii="宋体" w:hAnsi="宋体" w:eastAsia="宋体" w:cs="宋体"/>
                      <w:spacing w:val="-1"/>
                      <w:szCs w:val="21"/>
                      <w:lang w:eastAsia="en-US"/>
                      <w:rPrChange w:id="917" w:author="随遇而安" w:date="2024-11-21T13:33:19Z">
                        <w:rPr>
                          <w:spacing w:val="-1"/>
                        </w:rPr>
                      </w:rPrChange>
                    </w:rPr>
                    <w:t>结余等字段。</w:t>
                  </w:r>
                </w:ins>
              </w:p>
            </w:tc>
          </w:tr>
          <w:tr w14:paraId="5AD6E979">
            <w:tblPrEx>
              <w:tblCellMar>
                <w:top w:w="0" w:type="dxa"/>
                <w:left w:w="108" w:type="dxa"/>
                <w:bottom w:w="0" w:type="dxa"/>
                <w:right w:w="108" w:type="dxa"/>
              </w:tblCellMar>
            </w:tblPrEx>
            <w:trPr>
              <w:trHeight w:val="700" w:hRule="atLeast"/>
              <w:ins w:id="919" w:author="随遇而安" w:date="2023-08-11T15:37:59Z"/>
            </w:trPr>
            <w:tc>
              <w:tcPr>
                <w:tcW w:w="603" w:type="pct"/>
                <w:tcBorders>
                  <w:top w:val="nil"/>
                  <w:left w:val="single" w:color="auto" w:sz="4" w:space="0"/>
                  <w:bottom w:val="single" w:color="auto" w:sz="4" w:space="0"/>
                  <w:right w:val="single" w:color="auto" w:sz="4" w:space="0"/>
                </w:tcBorders>
                <w:shd w:val="clear" w:color="auto" w:fill="auto"/>
                <w:vAlign w:val="center"/>
              </w:tcPr>
              <w:p w14:paraId="3B357B1E">
                <w:pPr>
                  <w:widowControl/>
                  <w:jc w:val="center"/>
                  <w:rPr>
                    <w:ins w:id="920" w:author="随遇而安" w:date="2023-08-11T15:37:59Z"/>
                    <w:rFonts w:hint="eastAsia" w:ascii="宋体" w:hAnsi="宋体" w:eastAsia="宋体" w:cs="宋体"/>
                    <w:color w:val="auto"/>
                    <w:sz w:val="20"/>
                    <w:szCs w:val="20"/>
                    <w:highlight w:val="none"/>
                    <w:lang w:eastAsia="zh-CN"/>
                    <w:rPrChange w:id="921" w:author="随遇而安" w:date="2023-08-11T15:39:24Z">
                      <w:rPr>
                        <w:ins w:id="922" w:author="随遇而安" w:date="2023-08-11T15:37:59Z"/>
                        <w:rFonts w:ascii="宋体" w:hAnsi="宋体" w:eastAsia="宋体" w:cs="宋体"/>
                        <w:color w:val="auto"/>
                        <w:sz w:val="20"/>
                        <w:szCs w:val="20"/>
                        <w:lang w:eastAsia="zh-CN"/>
                      </w:rPr>
                    </w:rPrChange>
                  </w:rPr>
                </w:pPr>
                <w:ins w:id="923" w:author="随遇而安" w:date="2023-08-11T15:37:59Z">
                  <w:r>
                    <w:rPr>
                      <w:rFonts w:hint="eastAsia" w:ascii="宋体" w:hAnsi="宋体" w:eastAsia="宋体" w:cs="宋体"/>
                      <w:color w:val="auto"/>
                      <w:sz w:val="20"/>
                      <w:szCs w:val="20"/>
                      <w:highlight w:val="none"/>
                      <w:lang w:eastAsia="zh-CN"/>
                      <w:rPrChange w:id="924" w:author="随遇而安" w:date="2023-08-11T15:39:24Z">
                        <w:rPr>
                          <w:rFonts w:hint="eastAsia" w:ascii="宋体" w:hAnsi="宋体" w:eastAsia="宋体" w:cs="宋体"/>
                          <w:color w:val="auto"/>
                          <w:sz w:val="20"/>
                          <w:szCs w:val="20"/>
                          <w:lang w:eastAsia="zh-CN"/>
                        </w:rPr>
                      </w:rPrChange>
                    </w:rPr>
                    <w:t>解释部门</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4A755FB9">
                <w:pPr>
                  <w:widowControl/>
                  <w:rPr>
                    <w:ins w:id="925" w:author="随遇而安" w:date="2023-08-11T15:37:59Z"/>
                    <w:rFonts w:hint="eastAsia" w:ascii="宋体" w:hAnsi="宋体" w:eastAsia="宋体" w:cs="宋体"/>
                    <w:color w:val="auto"/>
                    <w:sz w:val="20"/>
                    <w:szCs w:val="20"/>
                    <w:highlight w:val="none"/>
                    <w:lang w:eastAsia="zh-CN"/>
                    <w:rPrChange w:id="926" w:author="随遇而安" w:date="2023-08-11T15:39:24Z">
                      <w:rPr>
                        <w:ins w:id="927" w:author="随遇而安" w:date="2023-08-11T15:37:59Z"/>
                        <w:rFonts w:ascii="宋体" w:hAnsi="宋体" w:eastAsia="宋体" w:cs="宋体"/>
                        <w:color w:val="auto"/>
                        <w:sz w:val="20"/>
                        <w:szCs w:val="20"/>
                        <w:lang w:eastAsia="zh-CN"/>
                      </w:rPr>
                    </w:rPrChange>
                  </w:rPr>
                </w:pPr>
                <w:ins w:id="928" w:author="随遇而安" w:date="2023-08-11T15:37:59Z">
                  <w:r>
                    <w:rPr>
                      <w:rFonts w:hint="eastAsia" w:ascii="宋体" w:hAnsi="宋体" w:eastAsia="宋体" w:cs="宋体"/>
                      <w:color w:val="auto"/>
                      <w:sz w:val="20"/>
                      <w:szCs w:val="20"/>
                      <w:highlight w:val="none"/>
                      <w:lang w:eastAsia="zh-CN"/>
                      <w:rPrChange w:id="929" w:author="随遇而安" w:date="2023-08-11T15:39:24Z">
                        <w:rPr>
                          <w:rFonts w:hint="eastAsia" w:ascii="宋体" w:hAnsi="宋体" w:eastAsia="宋体" w:cs="宋体"/>
                          <w:color w:val="auto"/>
                          <w:sz w:val="20"/>
                          <w:szCs w:val="20"/>
                          <w:lang w:eastAsia="zh-CN"/>
                        </w:rPr>
                      </w:rPrChange>
                    </w:rPr>
                    <w:t>安环品质部</w:t>
                  </w:r>
                </w:ins>
              </w:p>
            </w:tc>
          </w:tr>
        </w:tbl>
        <w:p w14:paraId="22C896E7">
          <w:pPr>
            <w:rPr>
              <w:ins w:id="930" w:author="随遇而安" w:date="2023-08-11T15:37:59Z"/>
              <w:rFonts w:hint="eastAsia" w:ascii="宋体" w:hAnsi="宋体" w:eastAsia="宋体" w:cs="宋体"/>
              <w:color w:val="auto"/>
              <w:highlight w:val="none"/>
              <w:rPrChange w:id="931" w:author="随遇而安" w:date="2023-08-11T15:39:24Z">
                <w:rPr>
                  <w:ins w:id="932" w:author="随遇而安" w:date="2023-08-11T15:37:59Z"/>
                  <w:color w:val="auto"/>
                </w:rPr>
              </w:rPrChange>
            </w:rPr>
          </w:pPr>
        </w:p>
        <w:p w14:paraId="14258E60">
          <w:pPr>
            <w:rPr>
              <w:ins w:id="933" w:author="随遇而安" w:date="2023-08-11T15:37:59Z"/>
              <w:color w:val="auto"/>
              <w:highlight w:val="none"/>
              <w:rPrChange w:id="934" w:author="随遇而安" w:date="2023-08-11T15:39:24Z">
                <w:rPr>
                  <w:ins w:id="935" w:author="随遇而安" w:date="2023-08-11T15:37:59Z"/>
                  <w:color w:val="auto"/>
                </w:rPr>
              </w:rPrChange>
            </w:rPr>
            <w:sectPr>
              <w:pgSz w:w="11910" w:h="16840"/>
              <w:pgMar w:top="1440" w:right="1800" w:bottom="1440" w:left="1800" w:header="820" w:footer="822" w:gutter="0"/>
              <w:pgNumType w:fmt="decimal"/>
              <w:cols w:space="720" w:num="1"/>
              <w:docGrid w:linePitch="299" w:charSpace="0"/>
            </w:sectPr>
          </w:pPr>
        </w:p>
        <w:p w14:paraId="6FB09BB4">
          <w:pPr>
            <w:spacing w:before="0" w:beforeLines="0" w:after="0" w:afterLines="0" w:line="240" w:lineRule="auto"/>
            <w:ind w:left="0" w:leftChars="0" w:right="0" w:rightChars="0" w:firstLine="0" w:firstLineChars="0"/>
            <w:jc w:val="center"/>
            <w:rPr>
              <w:ins w:id="936" w:author="随遇而安" w:date="2023-08-11T15:34:43Z"/>
              <w:highlight w:val="none"/>
              <w:rPrChange w:id="937" w:author="随遇而安" w:date="2023-08-11T15:39:24Z">
                <w:rPr>
                  <w:ins w:id="938" w:author="随遇而安" w:date="2023-08-11T15:34:43Z"/>
                </w:rPr>
              </w:rPrChange>
            </w:rPr>
          </w:pPr>
          <w:ins w:id="939" w:author="随遇而安" w:date="2023-08-11T15:34:43Z">
            <w:r>
              <w:rPr>
                <w:rFonts w:ascii="宋体" w:hAnsi="宋体" w:eastAsia="宋体"/>
                <w:sz w:val="21"/>
                <w:highlight w:val="none"/>
                <w:rPrChange w:id="940" w:author="随遇而安" w:date="2023-08-11T15:39:24Z">
                  <w:rPr>
                    <w:rFonts w:ascii="宋体" w:hAnsi="宋体" w:eastAsia="宋体"/>
                    <w:sz w:val="21"/>
                  </w:rPr>
                </w:rPrChange>
              </w:rPr>
              <w:t>目录</w:t>
            </w:r>
          </w:ins>
        </w:p>
        <w:p w14:paraId="5CD648A4">
          <w:pPr>
            <w:pStyle w:val="10"/>
            <w:tabs>
              <w:tab w:val="right" w:leader="dot" w:pos="9070"/>
              <w:tab w:val="clear" w:pos="8302"/>
            </w:tabs>
            <w:rPr>
              <w:ins w:id="941" w:author="随遇而安" w:date="2024-11-06T14:22:06Z"/>
            </w:rPr>
          </w:pPr>
          <w:ins w:id="942" w:author="随遇而安" w:date="2023-08-11T15:34:43Z">
            <w:r>
              <w:rPr>
                <w:rFonts w:ascii="Calibri" w:hAnsi="Calibri" w:cs="Calibri"/>
                <w:b/>
                <w:bCs/>
                <w:highlight w:val="none"/>
                <w:rPrChange w:id="943" w:author="随遇而安" w:date="2023-08-11T15:39:24Z">
                  <w:rPr/>
                </w:rPrChange>
              </w:rPr>
              <w:fldChar w:fldCharType="begin"/>
            </w:r>
          </w:ins>
          <w:ins w:id="944" w:author="随遇而安" w:date="2023-08-11T15:34:43Z">
            <w:r>
              <w:rPr>
                <w:rFonts w:ascii="Calibri" w:hAnsi="Calibri" w:cs="Calibri"/>
                <w:b/>
                <w:bCs/>
                <w:highlight w:val="none"/>
                <w:rPrChange w:id="945" w:author="随遇而安" w:date="2023-08-11T15:39:24Z">
                  <w:rPr/>
                </w:rPrChange>
              </w:rPr>
              <w:instrText xml:space="preserve">TOC \o "1-1" \h \u </w:instrText>
            </w:r>
          </w:ins>
          <w:ins w:id="946" w:author="随遇而安" w:date="2023-08-11T15:34:43Z">
            <w:r>
              <w:rPr>
                <w:rFonts w:ascii="Calibri" w:hAnsi="Calibri" w:cs="Calibri"/>
                <w:b/>
                <w:bCs/>
                <w:highlight w:val="none"/>
                <w:rPrChange w:id="947" w:author="随遇而安" w:date="2023-08-11T15:39:24Z">
                  <w:rPr/>
                </w:rPrChange>
              </w:rPr>
              <w:fldChar w:fldCharType="separate"/>
            </w:r>
          </w:ins>
          <w:ins w:id="948" w:author="随遇而安" w:date="2024-11-06T14:22:06Z">
            <w:r>
              <w:rPr>
                <w:rFonts w:ascii="Calibri" w:hAnsi="Calibri" w:cs="Calibri"/>
                <w:bCs/>
                <w:highlight w:val="none"/>
              </w:rPr>
              <w:fldChar w:fldCharType="begin"/>
            </w:r>
          </w:ins>
          <w:ins w:id="949" w:author="随遇而安" w:date="2024-11-06T14:22:06Z">
            <w:r>
              <w:rPr>
                <w:rFonts w:ascii="Calibri" w:hAnsi="Calibri" w:cs="Calibri"/>
                <w:bCs/>
                <w:highlight w:val="none"/>
              </w:rPr>
              <w:instrText xml:space="preserve"> HYPERLINK \l _Toc30658 </w:instrText>
            </w:r>
          </w:ins>
          <w:ins w:id="950" w:author="随遇而安" w:date="2024-11-06T14:22:06Z">
            <w:r>
              <w:rPr>
                <w:rFonts w:ascii="Calibri" w:hAnsi="Calibri" w:cs="Calibri"/>
                <w:bCs/>
                <w:highlight w:val="none"/>
              </w:rPr>
              <w:fldChar w:fldCharType="separate"/>
            </w:r>
          </w:ins>
          <w:ins w:id="951" w:author="随遇而安" w:date="2024-11-06T14:22:06Z">
            <w:r>
              <w:rPr>
                <w:rFonts w:hint="eastAsia" w:ascii="宋体" w:eastAsiaTheme="minorHAnsi"/>
                <w:kern w:val="0"/>
                <w:lang w:eastAsia="en-US"/>
              </w:rPr>
              <w:t xml:space="preserve">1.0 </w:t>
            </w:r>
          </w:ins>
          <w:ins w:id="952" w:author="随遇而安" w:date="2024-11-06T14:22:06Z">
            <w:r>
              <w:rPr>
                <w:rFonts w:hint="eastAsia" w:ascii="宋体" w:eastAsiaTheme="minorHAnsi"/>
                <w:kern w:val="0"/>
                <w:highlight w:val="none"/>
                <w:lang w:eastAsia="en-US"/>
              </w:rPr>
              <w:t>目的</w:t>
            </w:r>
          </w:ins>
          <w:ins w:id="953" w:author="随遇而安" w:date="2024-11-06T14:22:06Z">
            <w:r>
              <w:rPr/>
              <w:tab/>
            </w:r>
          </w:ins>
          <w:ins w:id="954" w:author="随遇而安" w:date="2024-11-06T14:22:06Z">
            <w:r>
              <w:rPr/>
              <w:fldChar w:fldCharType="begin"/>
            </w:r>
          </w:ins>
          <w:ins w:id="955" w:author="随遇而安" w:date="2024-11-06T14:22:06Z">
            <w:r>
              <w:rPr/>
              <w:instrText xml:space="preserve"> PAGEREF _Toc30658 \h </w:instrText>
            </w:r>
          </w:ins>
          <w:ins w:id="956" w:author="随遇而安" w:date="2024-11-06T14:22:06Z">
            <w:r>
              <w:rPr/>
              <w:fldChar w:fldCharType="separate"/>
            </w:r>
          </w:ins>
          <w:ins w:id="957" w:author="随遇而安" w:date="2024-11-06T14:22:06Z">
            <w:r>
              <w:rPr/>
              <w:t>4</w:t>
            </w:r>
          </w:ins>
          <w:ins w:id="958" w:author="随遇而安" w:date="2024-11-06T14:22:06Z">
            <w:r>
              <w:rPr/>
              <w:fldChar w:fldCharType="end"/>
            </w:r>
          </w:ins>
          <w:ins w:id="959" w:author="随遇而安" w:date="2024-11-06T14:22:06Z">
            <w:r>
              <w:rPr>
                <w:rFonts w:ascii="Calibri" w:hAnsi="Calibri" w:cs="Calibri"/>
                <w:bCs/>
                <w:highlight w:val="none"/>
              </w:rPr>
              <w:fldChar w:fldCharType="end"/>
            </w:r>
          </w:ins>
        </w:p>
        <w:p w14:paraId="57D37CB4">
          <w:pPr>
            <w:pStyle w:val="10"/>
            <w:tabs>
              <w:tab w:val="right" w:leader="dot" w:pos="9070"/>
              <w:tab w:val="clear" w:pos="8302"/>
            </w:tabs>
            <w:rPr>
              <w:ins w:id="960" w:author="随遇而安" w:date="2024-11-06T14:22:06Z"/>
            </w:rPr>
          </w:pPr>
          <w:ins w:id="961" w:author="随遇而安" w:date="2024-11-06T14:22:06Z">
            <w:r>
              <w:rPr>
                <w:rFonts w:ascii="Calibri" w:hAnsi="Calibri" w:cs="Calibri"/>
                <w:bCs/>
                <w:highlight w:val="none"/>
              </w:rPr>
              <w:fldChar w:fldCharType="begin"/>
            </w:r>
          </w:ins>
          <w:ins w:id="962" w:author="随遇而安" w:date="2024-11-06T14:22:06Z">
            <w:r>
              <w:rPr>
                <w:rFonts w:ascii="Calibri" w:hAnsi="Calibri" w:cs="Calibri"/>
                <w:bCs/>
                <w:highlight w:val="none"/>
              </w:rPr>
              <w:instrText xml:space="preserve"> HYPERLINK \l _Toc26592 </w:instrText>
            </w:r>
          </w:ins>
          <w:ins w:id="963" w:author="随遇而安" w:date="2024-11-06T14:22:06Z">
            <w:r>
              <w:rPr>
                <w:rFonts w:ascii="Calibri" w:hAnsi="Calibri" w:cs="Calibri"/>
                <w:bCs/>
                <w:highlight w:val="none"/>
              </w:rPr>
              <w:fldChar w:fldCharType="separate"/>
            </w:r>
          </w:ins>
          <w:ins w:id="964" w:author="随遇而安" w:date="2024-11-06T14:22:06Z">
            <w:r>
              <w:rPr>
                <w:rFonts w:hint="eastAsia" w:ascii="宋体" w:hAnsiTheme="minorHAnsi" w:eastAsiaTheme="minorHAnsi" w:cstheme="minorBidi"/>
                <w:kern w:val="0"/>
                <w:szCs w:val="22"/>
                <w:lang w:eastAsia="en-US"/>
              </w:rPr>
              <w:t xml:space="preserve">2.0 </w:t>
            </w:r>
          </w:ins>
          <w:ins w:id="965" w:author="随遇而安" w:date="2024-11-06T14:22:06Z">
            <w:r>
              <w:rPr>
                <w:rFonts w:hint="eastAsia" w:ascii="宋体" w:hAnsiTheme="minorHAnsi" w:eastAsiaTheme="minorHAnsi" w:cstheme="minorBidi"/>
                <w:kern w:val="0"/>
                <w:szCs w:val="22"/>
                <w:highlight w:val="none"/>
                <w:lang w:eastAsia="en-US"/>
              </w:rPr>
              <w:t>适用范围</w:t>
            </w:r>
          </w:ins>
          <w:ins w:id="966" w:author="随遇而安" w:date="2024-11-06T14:22:06Z">
            <w:r>
              <w:rPr/>
              <w:tab/>
            </w:r>
          </w:ins>
          <w:ins w:id="967" w:author="随遇而安" w:date="2024-11-06T14:22:06Z">
            <w:r>
              <w:rPr/>
              <w:fldChar w:fldCharType="begin"/>
            </w:r>
          </w:ins>
          <w:ins w:id="968" w:author="随遇而安" w:date="2024-11-06T14:22:06Z">
            <w:r>
              <w:rPr/>
              <w:instrText xml:space="preserve"> PAGEREF _Toc26592 \h </w:instrText>
            </w:r>
          </w:ins>
          <w:ins w:id="969" w:author="随遇而安" w:date="2024-11-06T14:22:06Z">
            <w:r>
              <w:rPr/>
              <w:fldChar w:fldCharType="separate"/>
            </w:r>
          </w:ins>
          <w:ins w:id="970" w:author="随遇而安" w:date="2024-11-06T14:22:06Z">
            <w:r>
              <w:rPr/>
              <w:t>4</w:t>
            </w:r>
          </w:ins>
          <w:ins w:id="971" w:author="随遇而安" w:date="2024-11-06T14:22:06Z">
            <w:r>
              <w:rPr/>
              <w:fldChar w:fldCharType="end"/>
            </w:r>
          </w:ins>
          <w:ins w:id="972" w:author="随遇而安" w:date="2024-11-06T14:22:06Z">
            <w:r>
              <w:rPr>
                <w:rFonts w:ascii="Calibri" w:hAnsi="Calibri" w:cs="Calibri"/>
                <w:bCs/>
                <w:highlight w:val="none"/>
              </w:rPr>
              <w:fldChar w:fldCharType="end"/>
            </w:r>
          </w:ins>
        </w:p>
        <w:p w14:paraId="0903EA6A">
          <w:pPr>
            <w:pStyle w:val="10"/>
            <w:tabs>
              <w:tab w:val="right" w:leader="dot" w:pos="9070"/>
              <w:tab w:val="clear" w:pos="8302"/>
            </w:tabs>
            <w:rPr>
              <w:ins w:id="973" w:author="随遇而安" w:date="2024-11-06T14:22:06Z"/>
            </w:rPr>
          </w:pPr>
          <w:ins w:id="974" w:author="随遇而安" w:date="2024-11-06T14:22:06Z">
            <w:r>
              <w:rPr>
                <w:rFonts w:ascii="Calibri" w:hAnsi="Calibri" w:cs="Calibri"/>
                <w:bCs/>
                <w:highlight w:val="none"/>
              </w:rPr>
              <w:fldChar w:fldCharType="begin"/>
            </w:r>
          </w:ins>
          <w:ins w:id="975" w:author="随遇而安" w:date="2024-11-06T14:22:06Z">
            <w:r>
              <w:rPr>
                <w:rFonts w:ascii="Calibri" w:hAnsi="Calibri" w:cs="Calibri"/>
                <w:bCs/>
                <w:highlight w:val="none"/>
              </w:rPr>
              <w:instrText xml:space="preserve"> HYPERLINK \l _Toc8516 </w:instrText>
            </w:r>
          </w:ins>
          <w:ins w:id="976" w:author="随遇而安" w:date="2024-11-06T14:22:06Z">
            <w:r>
              <w:rPr>
                <w:rFonts w:ascii="Calibri" w:hAnsi="Calibri" w:cs="Calibri"/>
                <w:bCs/>
                <w:highlight w:val="none"/>
              </w:rPr>
              <w:fldChar w:fldCharType="separate"/>
            </w:r>
          </w:ins>
          <w:ins w:id="977" w:author="随遇而安" w:date="2024-11-06T14:22:06Z">
            <w:r>
              <w:rPr>
                <w:rFonts w:hint="eastAsia" w:ascii="宋体" w:hAnsiTheme="minorHAnsi" w:eastAsiaTheme="minorHAnsi" w:cstheme="minorBidi"/>
                <w:kern w:val="0"/>
                <w:szCs w:val="22"/>
                <w:lang w:eastAsia="en-US"/>
              </w:rPr>
              <w:t xml:space="preserve">3.0 </w:t>
            </w:r>
          </w:ins>
          <w:ins w:id="978" w:author="随遇而安" w:date="2024-11-06T14:22:06Z">
            <w:r>
              <w:rPr>
                <w:rFonts w:hint="eastAsia" w:ascii="宋体" w:hAnsiTheme="minorHAnsi" w:eastAsiaTheme="minorHAnsi" w:cstheme="minorBidi"/>
                <w:kern w:val="0"/>
                <w:szCs w:val="22"/>
                <w:highlight w:val="none"/>
                <w:lang w:eastAsia="en-US"/>
              </w:rPr>
              <w:t>术语与定义</w:t>
            </w:r>
          </w:ins>
          <w:ins w:id="979" w:author="随遇而安" w:date="2024-11-06T14:22:06Z">
            <w:r>
              <w:rPr/>
              <w:tab/>
            </w:r>
          </w:ins>
          <w:ins w:id="980" w:author="随遇而安" w:date="2024-11-06T14:22:06Z">
            <w:r>
              <w:rPr/>
              <w:fldChar w:fldCharType="begin"/>
            </w:r>
          </w:ins>
          <w:ins w:id="981" w:author="随遇而安" w:date="2024-11-06T14:22:06Z">
            <w:r>
              <w:rPr/>
              <w:instrText xml:space="preserve"> PAGEREF _Toc8516 \h </w:instrText>
            </w:r>
          </w:ins>
          <w:ins w:id="982" w:author="随遇而安" w:date="2024-11-06T14:22:06Z">
            <w:r>
              <w:rPr/>
              <w:fldChar w:fldCharType="separate"/>
            </w:r>
          </w:ins>
          <w:ins w:id="983" w:author="随遇而安" w:date="2024-11-06T14:22:06Z">
            <w:r>
              <w:rPr/>
              <w:t>4</w:t>
            </w:r>
          </w:ins>
          <w:ins w:id="984" w:author="随遇而安" w:date="2024-11-06T14:22:06Z">
            <w:r>
              <w:rPr/>
              <w:fldChar w:fldCharType="end"/>
            </w:r>
          </w:ins>
          <w:ins w:id="985" w:author="随遇而安" w:date="2024-11-06T14:22:06Z">
            <w:r>
              <w:rPr>
                <w:rFonts w:ascii="Calibri" w:hAnsi="Calibri" w:cs="Calibri"/>
                <w:bCs/>
                <w:highlight w:val="none"/>
              </w:rPr>
              <w:fldChar w:fldCharType="end"/>
            </w:r>
          </w:ins>
        </w:p>
        <w:p w14:paraId="645EC039">
          <w:pPr>
            <w:pStyle w:val="10"/>
            <w:tabs>
              <w:tab w:val="right" w:leader="dot" w:pos="9070"/>
              <w:tab w:val="clear" w:pos="8302"/>
            </w:tabs>
            <w:rPr>
              <w:ins w:id="986" w:author="随遇而安" w:date="2024-11-06T14:22:06Z"/>
            </w:rPr>
          </w:pPr>
          <w:ins w:id="987" w:author="随遇而安" w:date="2024-11-06T14:22:06Z">
            <w:r>
              <w:rPr>
                <w:rFonts w:ascii="Calibri" w:hAnsi="Calibri" w:cs="Calibri"/>
                <w:bCs/>
                <w:highlight w:val="none"/>
              </w:rPr>
              <w:fldChar w:fldCharType="begin"/>
            </w:r>
          </w:ins>
          <w:ins w:id="988" w:author="随遇而安" w:date="2024-11-06T14:22:06Z">
            <w:r>
              <w:rPr>
                <w:rFonts w:ascii="Calibri" w:hAnsi="Calibri" w:cs="Calibri"/>
                <w:bCs/>
                <w:highlight w:val="none"/>
              </w:rPr>
              <w:instrText xml:space="preserve"> HYPERLINK \l _Toc25804 </w:instrText>
            </w:r>
          </w:ins>
          <w:ins w:id="989" w:author="随遇而安" w:date="2024-11-06T14:22:06Z">
            <w:r>
              <w:rPr>
                <w:rFonts w:ascii="Calibri" w:hAnsi="Calibri" w:cs="Calibri"/>
                <w:bCs/>
                <w:highlight w:val="none"/>
              </w:rPr>
              <w:fldChar w:fldCharType="separate"/>
            </w:r>
          </w:ins>
          <w:ins w:id="990" w:author="随遇而安" w:date="2024-11-06T14:22:06Z">
            <w:r>
              <w:rPr>
                <w:rFonts w:hint="eastAsia" w:ascii="宋体" w:hAnsiTheme="minorHAnsi" w:eastAsiaTheme="minorHAnsi" w:cstheme="minorBidi"/>
                <w:kern w:val="0"/>
                <w:szCs w:val="22"/>
                <w:lang w:eastAsia="en-US"/>
              </w:rPr>
              <w:t xml:space="preserve">4.0 </w:t>
            </w:r>
          </w:ins>
          <w:ins w:id="991" w:author="随遇而安" w:date="2024-11-06T14:22:06Z">
            <w:r>
              <w:rPr>
                <w:rFonts w:hint="eastAsia" w:ascii="宋体" w:hAnsiTheme="minorHAnsi" w:eastAsiaTheme="minorHAnsi" w:cstheme="minorBidi"/>
                <w:kern w:val="0"/>
                <w:szCs w:val="22"/>
                <w:highlight w:val="none"/>
                <w:lang w:eastAsia="en-US"/>
              </w:rPr>
              <w:t>相关部门/人员职责</w:t>
            </w:r>
          </w:ins>
          <w:ins w:id="992" w:author="随遇而安" w:date="2024-11-06T14:22:06Z">
            <w:r>
              <w:rPr/>
              <w:tab/>
            </w:r>
          </w:ins>
          <w:ins w:id="993" w:author="随遇而安" w:date="2024-11-06T14:22:06Z">
            <w:r>
              <w:rPr/>
              <w:fldChar w:fldCharType="begin"/>
            </w:r>
          </w:ins>
          <w:ins w:id="994" w:author="随遇而安" w:date="2024-11-06T14:22:06Z">
            <w:r>
              <w:rPr/>
              <w:instrText xml:space="preserve"> PAGEREF _Toc25804 \h </w:instrText>
            </w:r>
          </w:ins>
          <w:ins w:id="995" w:author="随遇而安" w:date="2024-11-06T14:22:06Z">
            <w:r>
              <w:rPr/>
              <w:fldChar w:fldCharType="separate"/>
            </w:r>
          </w:ins>
          <w:ins w:id="996" w:author="随遇而安" w:date="2024-11-06T14:22:06Z">
            <w:r>
              <w:rPr/>
              <w:t>4</w:t>
            </w:r>
          </w:ins>
          <w:ins w:id="997" w:author="随遇而安" w:date="2024-11-06T14:22:06Z">
            <w:r>
              <w:rPr/>
              <w:fldChar w:fldCharType="end"/>
            </w:r>
          </w:ins>
          <w:ins w:id="998" w:author="随遇而安" w:date="2024-11-06T14:22:06Z">
            <w:r>
              <w:rPr>
                <w:rFonts w:ascii="Calibri" w:hAnsi="Calibri" w:cs="Calibri"/>
                <w:bCs/>
                <w:highlight w:val="none"/>
              </w:rPr>
              <w:fldChar w:fldCharType="end"/>
            </w:r>
          </w:ins>
        </w:p>
        <w:p w14:paraId="578662A7">
          <w:pPr>
            <w:pStyle w:val="10"/>
            <w:tabs>
              <w:tab w:val="right" w:leader="dot" w:pos="9070"/>
              <w:tab w:val="clear" w:pos="8302"/>
            </w:tabs>
            <w:rPr>
              <w:ins w:id="999" w:author="随遇而安" w:date="2024-11-06T14:22:06Z"/>
            </w:rPr>
          </w:pPr>
          <w:ins w:id="1000" w:author="随遇而安" w:date="2024-11-06T14:22:06Z">
            <w:r>
              <w:rPr>
                <w:rFonts w:ascii="Calibri" w:hAnsi="Calibri" w:cs="Calibri"/>
                <w:bCs/>
                <w:highlight w:val="none"/>
              </w:rPr>
              <w:fldChar w:fldCharType="begin"/>
            </w:r>
          </w:ins>
          <w:ins w:id="1001" w:author="随遇而安" w:date="2024-11-06T14:22:06Z">
            <w:r>
              <w:rPr>
                <w:rFonts w:ascii="Calibri" w:hAnsi="Calibri" w:cs="Calibri"/>
                <w:bCs/>
                <w:highlight w:val="none"/>
              </w:rPr>
              <w:instrText xml:space="preserve"> HYPERLINK \l _Toc25672 </w:instrText>
            </w:r>
          </w:ins>
          <w:ins w:id="1002" w:author="随遇而安" w:date="2024-11-06T14:22:06Z">
            <w:r>
              <w:rPr>
                <w:rFonts w:ascii="Calibri" w:hAnsi="Calibri" w:cs="Calibri"/>
                <w:bCs/>
                <w:highlight w:val="none"/>
              </w:rPr>
              <w:fldChar w:fldCharType="separate"/>
            </w:r>
          </w:ins>
          <w:ins w:id="1003" w:author="随遇而安" w:date="2024-11-06T14:22:06Z">
            <w:r>
              <w:rPr>
                <w:rFonts w:hint="eastAsia" w:ascii="宋体" w:hAnsiTheme="minorHAnsi" w:eastAsiaTheme="minorHAnsi" w:cstheme="minorBidi"/>
                <w:kern w:val="0"/>
                <w:szCs w:val="22"/>
                <w:lang w:eastAsia="en-US"/>
              </w:rPr>
              <w:t xml:space="preserve">5.0 </w:t>
            </w:r>
          </w:ins>
          <w:ins w:id="1004" w:author="随遇而安" w:date="2024-11-06T14:22:06Z">
            <w:r>
              <w:rPr>
                <w:rFonts w:hint="eastAsia" w:ascii="宋体" w:hAnsiTheme="minorHAnsi" w:eastAsiaTheme="minorHAnsi" w:cstheme="minorBidi"/>
                <w:kern w:val="0"/>
                <w:szCs w:val="22"/>
                <w:highlight w:val="none"/>
                <w:lang w:eastAsia="en-US"/>
              </w:rPr>
              <w:t>安全费用预算计划</w:t>
            </w:r>
          </w:ins>
          <w:ins w:id="1005" w:author="随遇而安" w:date="2024-11-06T14:22:06Z">
            <w:r>
              <w:rPr/>
              <w:tab/>
            </w:r>
          </w:ins>
          <w:ins w:id="1006" w:author="随遇而安" w:date="2024-11-06T14:22:06Z">
            <w:r>
              <w:rPr/>
              <w:fldChar w:fldCharType="begin"/>
            </w:r>
          </w:ins>
          <w:ins w:id="1007" w:author="随遇而安" w:date="2024-11-06T14:22:06Z">
            <w:r>
              <w:rPr/>
              <w:instrText xml:space="preserve"> PAGEREF _Toc25672 \h </w:instrText>
            </w:r>
          </w:ins>
          <w:ins w:id="1008" w:author="随遇而安" w:date="2024-11-06T14:22:06Z">
            <w:r>
              <w:rPr/>
              <w:fldChar w:fldCharType="separate"/>
            </w:r>
          </w:ins>
          <w:ins w:id="1009" w:author="随遇而安" w:date="2024-11-06T14:22:06Z">
            <w:r>
              <w:rPr/>
              <w:t>5</w:t>
            </w:r>
          </w:ins>
          <w:ins w:id="1010" w:author="随遇而安" w:date="2024-11-06T14:22:06Z">
            <w:r>
              <w:rPr/>
              <w:fldChar w:fldCharType="end"/>
            </w:r>
          </w:ins>
          <w:ins w:id="1011" w:author="随遇而安" w:date="2024-11-06T14:22:06Z">
            <w:r>
              <w:rPr>
                <w:rFonts w:ascii="Calibri" w:hAnsi="Calibri" w:cs="Calibri"/>
                <w:bCs/>
                <w:highlight w:val="none"/>
              </w:rPr>
              <w:fldChar w:fldCharType="end"/>
            </w:r>
          </w:ins>
        </w:p>
        <w:p w14:paraId="5896E6F0">
          <w:pPr>
            <w:pStyle w:val="10"/>
            <w:tabs>
              <w:tab w:val="right" w:leader="dot" w:pos="9070"/>
              <w:tab w:val="clear" w:pos="8302"/>
            </w:tabs>
            <w:rPr>
              <w:ins w:id="1012" w:author="随遇而安" w:date="2024-11-06T14:22:06Z"/>
            </w:rPr>
          </w:pPr>
          <w:ins w:id="1013" w:author="随遇而安" w:date="2024-11-06T14:22:06Z">
            <w:r>
              <w:rPr>
                <w:rFonts w:ascii="Calibri" w:hAnsi="Calibri" w:cs="Calibri"/>
                <w:bCs/>
                <w:highlight w:val="none"/>
              </w:rPr>
              <w:fldChar w:fldCharType="begin"/>
            </w:r>
          </w:ins>
          <w:ins w:id="1014" w:author="随遇而安" w:date="2024-11-06T14:22:06Z">
            <w:r>
              <w:rPr>
                <w:rFonts w:ascii="Calibri" w:hAnsi="Calibri" w:cs="Calibri"/>
                <w:bCs/>
                <w:highlight w:val="none"/>
              </w:rPr>
              <w:instrText xml:space="preserve"> HYPERLINK \l _Toc31756 </w:instrText>
            </w:r>
          </w:ins>
          <w:ins w:id="1015" w:author="随遇而安" w:date="2024-11-06T14:22:06Z">
            <w:r>
              <w:rPr>
                <w:rFonts w:ascii="Calibri" w:hAnsi="Calibri" w:cs="Calibri"/>
                <w:bCs/>
                <w:highlight w:val="none"/>
              </w:rPr>
              <w:fldChar w:fldCharType="separate"/>
            </w:r>
          </w:ins>
          <w:ins w:id="1016" w:author="随遇而安" w:date="2024-11-06T14:22:06Z">
            <w:r>
              <w:rPr>
                <w:rFonts w:hint="eastAsia" w:ascii="宋体" w:hAnsiTheme="minorHAnsi" w:eastAsiaTheme="minorHAnsi" w:cstheme="minorBidi"/>
                <w:kern w:val="0"/>
                <w:szCs w:val="22"/>
                <w:lang w:eastAsia="en-US"/>
              </w:rPr>
              <w:t xml:space="preserve">6.0 </w:t>
            </w:r>
          </w:ins>
          <w:ins w:id="1017" w:author="随遇而安" w:date="2024-11-06T14:22:06Z">
            <w:r>
              <w:rPr>
                <w:rFonts w:hint="eastAsia" w:ascii="宋体" w:hAnsiTheme="minorHAnsi" w:eastAsiaTheme="minorHAnsi" w:cstheme="minorBidi"/>
                <w:kern w:val="0"/>
                <w:szCs w:val="22"/>
                <w:highlight w:val="none"/>
                <w:lang w:eastAsia="en-US"/>
              </w:rPr>
              <w:t>安全费用使用及管理</w:t>
            </w:r>
          </w:ins>
          <w:ins w:id="1018" w:author="随遇而安" w:date="2024-11-06T14:22:06Z">
            <w:r>
              <w:rPr/>
              <w:tab/>
            </w:r>
          </w:ins>
          <w:ins w:id="1019" w:author="随遇而安" w:date="2024-11-06T14:22:06Z">
            <w:r>
              <w:rPr/>
              <w:fldChar w:fldCharType="begin"/>
            </w:r>
          </w:ins>
          <w:ins w:id="1020" w:author="随遇而安" w:date="2024-11-06T14:22:06Z">
            <w:r>
              <w:rPr/>
              <w:instrText xml:space="preserve"> PAGEREF _Toc31756 \h </w:instrText>
            </w:r>
          </w:ins>
          <w:ins w:id="1021" w:author="随遇而安" w:date="2024-11-06T14:22:06Z">
            <w:r>
              <w:rPr/>
              <w:fldChar w:fldCharType="separate"/>
            </w:r>
          </w:ins>
          <w:ins w:id="1022" w:author="随遇而安" w:date="2024-11-06T14:22:06Z">
            <w:r>
              <w:rPr/>
              <w:t>5</w:t>
            </w:r>
          </w:ins>
          <w:ins w:id="1023" w:author="随遇而安" w:date="2024-11-06T14:22:06Z">
            <w:r>
              <w:rPr/>
              <w:fldChar w:fldCharType="end"/>
            </w:r>
          </w:ins>
          <w:ins w:id="1024" w:author="随遇而安" w:date="2024-11-06T14:22:06Z">
            <w:r>
              <w:rPr>
                <w:rFonts w:ascii="Calibri" w:hAnsi="Calibri" w:cs="Calibri"/>
                <w:bCs/>
                <w:highlight w:val="none"/>
              </w:rPr>
              <w:fldChar w:fldCharType="end"/>
            </w:r>
          </w:ins>
        </w:p>
        <w:p w14:paraId="3FAAB53C">
          <w:pPr>
            <w:pStyle w:val="10"/>
            <w:tabs>
              <w:tab w:val="right" w:leader="dot" w:pos="9070"/>
              <w:tab w:val="clear" w:pos="8302"/>
            </w:tabs>
            <w:rPr>
              <w:ins w:id="1025" w:author="随遇而安" w:date="2024-11-06T14:22:06Z"/>
            </w:rPr>
          </w:pPr>
          <w:ins w:id="1026" w:author="随遇而安" w:date="2024-11-06T14:22:06Z">
            <w:r>
              <w:rPr>
                <w:rFonts w:ascii="Calibri" w:hAnsi="Calibri" w:cs="Calibri"/>
                <w:bCs/>
                <w:highlight w:val="none"/>
              </w:rPr>
              <w:fldChar w:fldCharType="begin"/>
            </w:r>
          </w:ins>
          <w:ins w:id="1027" w:author="随遇而安" w:date="2024-11-06T14:22:06Z">
            <w:r>
              <w:rPr>
                <w:rFonts w:ascii="Calibri" w:hAnsi="Calibri" w:cs="Calibri"/>
                <w:bCs/>
                <w:highlight w:val="none"/>
              </w:rPr>
              <w:instrText xml:space="preserve"> HYPERLINK \l _Toc21703 </w:instrText>
            </w:r>
          </w:ins>
          <w:ins w:id="1028" w:author="随遇而安" w:date="2024-11-06T14:22:06Z">
            <w:r>
              <w:rPr>
                <w:rFonts w:ascii="Calibri" w:hAnsi="Calibri" w:cs="Calibri"/>
                <w:bCs/>
                <w:highlight w:val="none"/>
              </w:rPr>
              <w:fldChar w:fldCharType="separate"/>
            </w:r>
          </w:ins>
          <w:ins w:id="1029" w:author="随遇而安" w:date="2024-11-06T14:22:06Z">
            <w:r>
              <w:rPr>
                <w:rFonts w:hint="eastAsia" w:ascii="宋体" w:hAnsiTheme="minorHAnsi" w:eastAsiaTheme="minorHAnsi" w:cstheme="minorBidi"/>
                <w:kern w:val="0"/>
                <w:szCs w:val="22"/>
                <w:lang w:eastAsia="en-US"/>
              </w:rPr>
              <w:t xml:space="preserve">7.0 </w:t>
            </w:r>
          </w:ins>
          <w:ins w:id="1030" w:author="随遇而安" w:date="2024-11-06T14:22:06Z">
            <w:r>
              <w:rPr>
                <w:rFonts w:hint="eastAsia" w:ascii="宋体" w:hAnsiTheme="minorHAnsi" w:eastAsiaTheme="minorHAnsi" w:cstheme="minorBidi"/>
                <w:kern w:val="0"/>
                <w:szCs w:val="22"/>
                <w:highlight w:val="none"/>
                <w:lang w:eastAsia="en-US"/>
              </w:rPr>
              <w:t>监督检查</w:t>
            </w:r>
          </w:ins>
          <w:ins w:id="1031" w:author="随遇而安" w:date="2024-11-06T14:22:06Z">
            <w:r>
              <w:rPr/>
              <w:tab/>
            </w:r>
          </w:ins>
          <w:ins w:id="1032" w:author="随遇而安" w:date="2024-11-06T14:22:06Z">
            <w:r>
              <w:rPr/>
              <w:fldChar w:fldCharType="begin"/>
            </w:r>
          </w:ins>
          <w:ins w:id="1033" w:author="随遇而安" w:date="2024-11-06T14:22:06Z">
            <w:r>
              <w:rPr/>
              <w:instrText xml:space="preserve"> PAGEREF _Toc21703 \h </w:instrText>
            </w:r>
          </w:ins>
          <w:ins w:id="1034" w:author="随遇而安" w:date="2024-11-06T14:22:06Z">
            <w:r>
              <w:rPr/>
              <w:fldChar w:fldCharType="separate"/>
            </w:r>
          </w:ins>
          <w:ins w:id="1035" w:author="随遇而安" w:date="2024-11-06T14:22:06Z">
            <w:r>
              <w:rPr/>
              <w:t>7</w:t>
            </w:r>
          </w:ins>
          <w:ins w:id="1036" w:author="随遇而安" w:date="2024-11-06T14:22:06Z">
            <w:r>
              <w:rPr/>
              <w:fldChar w:fldCharType="end"/>
            </w:r>
          </w:ins>
          <w:ins w:id="1037" w:author="随遇而安" w:date="2024-11-06T14:22:06Z">
            <w:r>
              <w:rPr>
                <w:rFonts w:ascii="Calibri" w:hAnsi="Calibri" w:cs="Calibri"/>
                <w:bCs/>
                <w:highlight w:val="none"/>
              </w:rPr>
              <w:fldChar w:fldCharType="end"/>
            </w:r>
          </w:ins>
        </w:p>
        <w:p w14:paraId="31F696EC">
          <w:pPr>
            <w:pStyle w:val="10"/>
            <w:tabs>
              <w:tab w:val="right" w:leader="dot" w:pos="9070"/>
              <w:tab w:val="clear" w:pos="8302"/>
            </w:tabs>
            <w:rPr>
              <w:ins w:id="1038" w:author="随遇而安" w:date="2024-11-06T14:22:06Z"/>
            </w:rPr>
          </w:pPr>
          <w:ins w:id="1039" w:author="随遇而安" w:date="2024-11-06T14:22:06Z">
            <w:r>
              <w:rPr>
                <w:rFonts w:ascii="Calibri" w:hAnsi="Calibri" w:cs="Calibri"/>
                <w:bCs/>
                <w:highlight w:val="none"/>
              </w:rPr>
              <w:fldChar w:fldCharType="begin"/>
            </w:r>
          </w:ins>
          <w:ins w:id="1040" w:author="随遇而安" w:date="2024-11-06T14:22:06Z">
            <w:r>
              <w:rPr>
                <w:rFonts w:ascii="Calibri" w:hAnsi="Calibri" w:cs="Calibri"/>
                <w:bCs/>
                <w:highlight w:val="none"/>
              </w:rPr>
              <w:instrText xml:space="preserve"> HYPERLINK \l _Toc630 </w:instrText>
            </w:r>
          </w:ins>
          <w:ins w:id="1041" w:author="随遇而安" w:date="2024-11-06T14:22:06Z">
            <w:r>
              <w:rPr>
                <w:rFonts w:ascii="Calibri" w:hAnsi="Calibri" w:cs="Calibri"/>
                <w:bCs/>
                <w:highlight w:val="none"/>
              </w:rPr>
              <w:fldChar w:fldCharType="separate"/>
            </w:r>
          </w:ins>
          <w:ins w:id="1042" w:author="随遇而安" w:date="2024-11-06T14:22:06Z">
            <w:r>
              <w:rPr>
                <w:rFonts w:hint="eastAsia" w:ascii="宋体" w:hAnsiTheme="minorHAnsi" w:eastAsiaTheme="minorHAnsi" w:cstheme="minorBidi"/>
                <w:kern w:val="0"/>
                <w:szCs w:val="22"/>
                <w:lang w:eastAsia="en-US"/>
              </w:rPr>
              <w:t xml:space="preserve">8.0 </w:t>
            </w:r>
          </w:ins>
          <w:ins w:id="1043" w:author="随遇而安" w:date="2024-11-06T14:22:06Z">
            <w:r>
              <w:rPr>
                <w:rFonts w:hint="eastAsia" w:ascii="宋体" w:hAnsiTheme="minorHAnsi" w:eastAsiaTheme="minorHAnsi" w:cstheme="minorBidi"/>
                <w:kern w:val="0"/>
                <w:szCs w:val="22"/>
                <w:highlight w:val="none"/>
                <w:lang w:eastAsia="en-US"/>
              </w:rPr>
              <w:t>附则</w:t>
            </w:r>
          </w:ins>
          <w:ins w:id="1044" w:author="随遇而安" w:date="2024-11-06T14:22:06Z">
            <w:r>
              <w:rPr/>
              <w:tab/>
            </w:r>
          </w:ins>
          <w:ins w:id="1045" w:author="随遇而安" w:date="2024-11-06T14:22:06Z">
            <w:r>
              <w:rPr/>
              <w:fldChar w:fldCharType="begin"/>
            </w:r>
          </w:ins>
          <w:ins w:id="1046" w:author="随遇而安" w:date="2024-11-06T14:22:06Z">
            <w:r>
              <w:rPr/>
              <w:instrText xml:space="preserve"> PAGEREF _Toc630 \h </w:instrText>
            </w:r>
          </w:ins>
          <w:ins w:id="1047" w:author="随遇而安" w:date="2024-11-06T14:22:06Z">
            <w:r>
              <w:rPr/>
              <w:fldChar w:fldCharType="separate"/>
            </w:r>
          </w:ins>
          <w:ins w:id="1048" w:author="随遇而安" w:date="2024-11-06T14:22:06Z">
            <w:r>
              <w:rPr/>
              <w:t>7</w:t>
            </w:r>
          </w:ins>
          <w:ins w:id="1049" w:author="随遇而安" w:date="2024-11-06T14:22:06Z">
            <w:r>
              <w:rPr/>
              <w:fldChar w:fldCharType="end"/>
            </w:r>
          </w:ins>
          <w:ins w:id="1050" w:author="随遇而安" w:date="2024-11-06T14:22:06Z">
            <w:r>
              <w:rPr>
                <w:rFonts w:ascii="Calibri" w:hAnsi="Calibri" w:cs="Calibri"/>
                <w:bCs/>
                <w:highlight w:val="none"/>
              </w:rPr>
              <w:fldChar w:fldCharType="end"/>
            </w:r>
          </w:ins>
        </w:p>
        <w:p w14:paraId="5B14479E">
          <w:pPr>
            <w:pStyle w:val="10"/>
            <w:tabs>
              <w:tab w:val="right" w:leader="dot" w:pos="9070"/>
              <w:tab w:val="clear" w:pos="8302"/>
            </w:tabs>
            <w:rPr>
              <w:ins w:id="1051" w:author="随遇而安" w:date="2024-11-06T14:22:06Z"/>
            </w:rPr>
          </w:pPr>
          <w:ins w:id="1052" w:author="随遇而安" w:date="2024-11-06T14:22:06Z">
            <w:r>
              <w:rPr>
                <w:rFonts w:ascii="Calibri" w:hAnsi="Calibri" w:cs="Calibri"/>
                <w:bCs/>
                <w:highlight w:val="none"/>
              </w:rPr>
              <w:fldChar w:fldCharType="begin"/>
            </w:r>
          </w:ins>
          <w:ins w:id="1053" w:author="随遇而安" w:date="2024-11-06T14:22:06Z">
            <w:r>
              <w:rPr>
                <w:rFonts w:ascii="Calibri" w:hAnsi="Calibri" w:cs="Calibri"/>
                <w:bCs/>
                <w:highlight w:val="none"/>
              </w:rPr>
              <w:instrText xml:space="preserve"> HYPERLINK \l _Toc18935 </w:instrText>
            </w:r>
          </w:ins>
          <w:ins w:id="1054" w:author="随遇而安" w:date="2024-11-06T14:22:06Z">
            <w:r>
              <w:rPr>
                <w:rFonts w:ascii="Calibri" w:hAnsi="Calibri" w:cs="Calibri"/>
                <w:bCs/>
                <w:highlight w:val="none"/>
              </w:rPr>
              <w:fldChar w:fldCharType="separate"/>
            </w:r>
          </w:ins>
          <w:ins w:id="1055" w:author="随遇而安" w:date="2024-11-06T14:22:06Z">
            <w:r>
              <w:rPr>
                <w:rFonts w:hint="eastAsia" w:ascii="宋体" w:hAnsiTheme="minorHAnsi" w:eastAsiaTheme="minorHAnsi" w:cstheme="minorBidi"/>
                <w:kern w:val="0"/>
                <w:szCs w:val="22"/>
                <w:lang w:eastAsia="en-US"/>
              </w:rPr>
              <w:t xml:space="preserve">9.0 </w:t>
            </w:r>
          </w:ins>
          <w:ins w:id="1056" w:author="随遇而安" w:date="2024-11-06T14:22:06Z">
            <w:r>
              <w:rPr>
                <w:rFonts w:hint="eastAsia" w:ascii="宋体" w:hAnsiTheme="minorHAnsi" w:eastAsiaTheme="minorHAnsi" w:cstheme="minorBidi"/>
                <w:kern w:val="0"/>
                <w:szCs w:val="22"/>
                <w:highlight w:val="none"/>
                <w:lang w:eastAsia="en-US"/>
              </w:rPr>
              <w:t>附件</w:t>
            </w:r>
          </w:ins>
          <w:ins w:id="1057" w:author="随遇而安" w:date="2024-11-06T14:22:06Z">
            <w:r>
              <w:rPr/>
              <w:tab/>
            </w:r>
          </w:ins>
          <w:ins w:id="1058" w:author="随遇而安" w:date="2024-11-06T14:22:06Z">
            <w:r>
              <w:rPr/>
              <w:fldChar w:fldCharType="begin"/>
            </w:r>
          </w:ins>
          <w:ins w:id="1059" w:author="随遇而安" w:date="2024-11-06T14:22:06Z">
            <w:r>
              <w:rPr/>
              <w:instrText xml:space="preserve"> PAGEREF _Toc18935 \h </w:instrText>
            </w:r>
          </w:ins>
          <w:ins w:id="1060" w:author="随遇而安" w:date="2024-11-06T14:22:06Z">
            <w:r>
              <w:rPr/>
              <w:fldChar w:fldCharType="separate"/>
            </w:r>
          </w:ins>
          <w:ins w:id="1061" w:author="随遇而安" w:date="2024-11-06T14:22:06Z">
            <w:r>
              <w:rPr/>
              <w:t>7</w:t>
            </w:r>
          </w:ins>
          <w:ins w:id="1062" w:author="随遇而安" w:date="2024-11-06T14:22:06Z">
            <w:r>
              <w:rPr/>
              <w:fldChar w:fldCharType="end"/>
            </w:r>
          </w:ins>
          <w:ins w:id="1063" w:author="随遇而安" w:date="2024-11-06T14:22:06Z">
            <w:r>
              <w:rPr>
                <w:rFonts w:ascii="Calibri" w:hAnsi="Calibri" w:cs="Calibri"/>
                <w:bCs/>
                <w:highlight w:val="none"/>
              </w:rPr>
              <w:fldChar w:fldCharType="end"/>
            </w:r>
          </w:ins>
        </w:p>
        <w:p w14:paraId="29250B99">
          <w:pPr>
            <w:pStyle w:val="10"/>
            <w:tabs>
              <w:tab w:val="right" w:leader="dot" w:pos="9070"/>
              <w:tab w:val="clear" w:pos="8302"/>
            </w:tabs>
            <w:rPr>
              <w:ins w:id="1064" w:author="随遇而安" w:date="2024-11-06T14:22:06Z"/>
            </w:rPr>
          </w:pPr>
          <w:ins w:id="1065" w:author="随遇而安" w:date="2024-11-06T14:22:06Z">
            <w:r>
              <w:rPr>
                <w:rFonts w:ascii="Calibri" w:hAnsi="Calibri" w:cs="Calibri"/>
                <w:bCs/>
                <w:highlight w:val="none"/>
              </w:rPr>
              <w:fldChar w:fldCharType="begin"/>
            </w:r>
          </w:ins>
          <w:ins w:id="1066" w:author="随遇而安" w:date="2024-11-06T14:22:06Z">
            <w:r>
              <w:rPr>
                <w:rFonts w:ascii="Calibri" w:hAnsi="Calibri" w:cs="Calibri"/>
                <w:bCs/>
                <w:highlight w:val="none"/>
              </w:rPr>
              <w:instrText xml:space="preserve"> HYPERLINK \l _Toc22838 </w:instrText>
            </w:r>
          </w:ins>
          <w:ins w:id="1067" w:author="随遇而安" w:date="2024-11-06T14:22:06Z">
            <w:r>
              <w:rPr>
                <w:rFonts w:ascii="Calibri" w:hAnsi="Calibri" w:cs="Calibri"/>
                <w:bCs/>
                <w:highlight w:val="none"/>
              </w:rPr>
              <w:fldChar w:fldCharType="separate"/>
            </w:r>
          </w:ins>
          <w:ins w:id="1068" w:author="随遇而安" w:date="2024-11-06T14:22:06Z">
            <w:r>
              <w:rPr>
                <w:rFonts w:hint="eastAsia" w:ascii="Times New Roman" w:hAnsi="Times New Roman" w:eastAsia="宋体" w:cs="Times New Roman"/>
                <w:highlight w:val="none"/>
              </w:rPr>
              <w:t>XX项目公司（区域）安全费用使用台账</w:t>
            </w:r>
          </w:ins>
          <w:ins w:id="1069" w:author="随遇而安" w:date="2024-11-06T14:22:06Z">
            <w:r>
              <w:rPr/>
              <w:tab/>
            </w:r>
          </w:ins>
          <w:ins w:id="1070" w:author="随遇而安" w:date="2024-11-06T14:22:06Z">
            <w:r>
              <w:rPr/>
              <w:fldChar w:fldCharType="begin"/>
            </w:r>
          </w:ins>
          <w:ins w:id="1071" w:author="随遇而安" w:date="2024-11-06T14:22:06Z">
            <w:r>
              <w:rPr/>
              <w:instrText xml:space="preserve"> PAGEREF _Toc22838 \h </w:instrText>
            </w:r>
          </w:ins>
          <w:ins w:id="1072" w:author="随遇而安" w:date="2024-11-06T14:22:06Z">
            <w:r>
              <w:rPr/>
              <w:fldChar w:fldCharType="separate"/>
            </w:r>
          </w:ins>
          <w:ins w:id="1073" w:author="随遇而安" w:date="2024-11-06T14:22:06Z">
            <w:r>
              <w:rPr/>
              <w:t>12</w:t>
            </w:r>
          </w:ins>
          <w:ins w:id="1074" w:author="随遇而安" w:date="2024-11-06T14:22:06Z">
            <w:r>
              <w:rPr/>
              <w:fldChar w:fldCharType="end"/>
            </w:r>
          </w:ins>
          <w:ins w:id="1075" w:author="随遇而安" w:date="2024-11-06T14:22:06Z">
            <w:r>
              <w:rPr>
                <w:rFonts w:ascii="Calibri" w:hAnsi="Calibri" w:cs="Calibri"/>
                <w:bCs/>
                <w:highlight w:val="none"/>
              </w:rPr>
              <w:fldChar w:fldCharType="end"/>
            </w:r>
          </w:ins>
        </w:p>
        <w:p w14:paraId="3E2099AD">
          <w:pPr>
            <w:rPr>
              <w:ins w:id="1076" w:author="随遇而安" w:date="2023-08-11T15:34:43Z"/>
              <w:highlight w:val="none"/>
              <w:rPrChange w:id="1077" w:author="随遇而安" w:date="2023-08-11T15:39:24Z">
                <w:rPr>
                  <w:ins w:id="1078" w:author="随遇而安" w:date="2023-08-11T15:34:43Z"/>
                </w:rPr>
              </w:rPrChange>
            </w:rPr>
          </w:pPr>
          <w:ins w:id="1079" w:author="随遇而安" w:date="2023-08-11T15:34:43Z">
            <w:r>
              <w:rPr>
                <w:rFonts w:ascii="Calibri" w:hAnsi="Calibri" w:cs="Calibri"/>
                <w:bCs/>
                <w:highlight w:val="none"/>
                <w:rPrChange w:id="1080" w:author="随遇而安" w:date="2023-08-11T15:39:24Z">
                  <w:rPr/>
                </w:rPrChange>
              </w:rPr>
              <w:fldChar w:fldCharType="end"/>
            </w:r>
          </w:ins>
        </w:p>
        <w:customXmlInsRangeStart w:id="1082" w:author="随遇而安" w:date="2023-08-11T15:34:43Z"/>
      </w:sdtContent>
    </w:sdt>
    <w:customXmlInsRangeEnd w:id="1082"/>
    <w:p w14:paraId="430E2386">
      <w:pPr>
        <w:pStyle w:val="35"/>
        <w:spacing w:after="240"/>
        <w:jc w:val="center"/>
        <w:outlineLvl w:val="0"/>
        <w:rPr>
          <w:del w:id="1083" w:author="随遇而安" w:date="2023-08-11T15:34:43Z"/>
          <w:rFonts w:hint="eastAsia" w:ascii="宋体" w:hAnsi="宋体" w:eastAsia="宋体" w:cs="宋体"/>
          <w:b/>
          <w:color w:val="000000" w:themeColor="text1"/>
          <w:sz w:val="28"/>
          <w:szCs w:val="28"/>
          <w:highlight w:val="none"/>
          <w:rPrChange w:id="1084" w:author="随遇而安" w:date="2023-08-11T15:39:24Z">
            <w:rPr>
              <w:del w:id="1085" w:author="随遇而安" w:date="2023-08-11T15:34:43Z"/>
              <w:rFonts w:ascii="黑体" w:hAnsi="黑体" w:eastAsia="黑体"/>
              <w:b/>
              <w:color w:val="000000" w:themeColor="text1"/>
              <w:sz w:val="28"/>
              <w:szCs w:val="28"/>
              <w14:textFill>
                <w14:solidFill>
                  <w14:schemeClr w14:val="tx1"/>
                </w14:solidFill>
              </w14:textFill>
            </w:rPr>
          </w:rPrChange>
          <w14:textFill>
            <w14:solidFill>
              <w14:schemeClr w14:val="tx1"/>
            </w14:solidFill>
          </w14:textFill>
        </w:rPr>
      </w:pPr>
      <w:del w:id="1086" w:author="随遇而安" w:date="2023-08-11T15:34:43Z">
        <w:r>
          <w:rPr>
            <w:rFonts w:hint="eastAsia" w:ascii="宋体" w:hAnsi="宋体" w:eastAsia="宋体" w:cs="宋体"/>
            <w:b/>
            <w:color w:val="000000" w:themeColor="text1"/>
            <w:sz w:val="28"/>
            <w:szCs w:val="28"/>
            <w:highlight w:val="none"/>
            <w:lang w:val="zh-CN"/>
            <w:rPrChange w:id="1087" w:author="随遇而安" w:date="2023-08-11T15:39:24Z">
              <w:rPr>
                <w:rFonts w:ascii="黑体" w:hAnsi="黑体" w:eastAsia="黑体"/>
                <w:b/>
                <w:color w:val="000000" w:themeColor="text1"/>
                <w:sz w:val="28"/>
                <w:szCs w:val="28"/>
                <w:lang w:val="zh-CN"/>
                <w14:textFill>
                  <w14:solidFill>
                    <w14:schemeClr w14:val="tx1"/>
                  </w14:solidFill>
                </w14:textFill>
              </w:rPr>
            </w:rPrChange>
            <w14:textFill>
              <w14:solidFill>
                <w14:schemeClr w14:val="tx1"/>
              </w14:solidFill>
            </w14:textFill>
          </w:rPr>
          <w:delText>目</w:delText>
        </w:r>
      </w:del>
      <w:del w:id="1088" w:author="随遇而安" w:date="2023-08-11T15:34:43Z">
        <w:r>
          <w:rPr>
            <w:rFonts w:hint="eastAsia" w:ascii="宋体" w:hAnsi="宋体" w:eastAsia="宋体" w:cs="宋体"/>
            <w:b/>
            <w:color w:val="000000" w:themeColor="text1"/>
            <w:sz w:val="28"/>
            <w:szCs w:val="28"/>
            <w:highlight w:val="none"/>
            <w:lang w:val="zh-CN"/>
            <w:rPrChange w:id="1089" w:author="随遇而安" w:date="2023-08-11T15:39:24Z">
              <w:rPr>
                <w:rFonts w:hint="eastAsia" w:ascii="黑体" w:hAnsi="黑体" w:eastAsia="黑体"/>
                <w:b/>
                <w:color w:val="000000" w:themeColor="text1"/>
                <w:sz w:val="28"/>
                <w:szCs w:val="28"/>
                <w:lang w:val="zh-CN"/>
                <w14:textFill>
                  <w14:solidFill>
                    <w14:schemeClr w14:val="tx1"/>
                  </w14:solidFill>
                </w14:textFill>
              </w:rPr>
            </w:rPrChange>
            <w14:textFill>
              <w14:solidFill>
                <w14:schemeClr w14:val="tx1"/>
              </w14:solidFill>
            </w14:textFill>
          </w:rPr>
          <w:delText xml:space="preserve"> </w:delText>
        </w:r>
      </w:del>
      <w:del w:id="1090" w:author="随遇而安" w:date="2023-08-11T15:34:43Z">
        <w:r>
          <w:rPr>
            <w:rFonts w:hint="eastAsia" w:ascii="宋体" w:hAnsi="宋体" w:eastAsia="宋体" w:cs="宋体"/>
            <w:b/>
            <w:color w:val="000000" w:themeColor="text1"/>
            <w:sz w:val="28"/>
            <w:szCs w:val="28"/>
            <w:highlight w:val="none"/>
            <w:lang w:val="zh-CN"/>
            <w:rPrChange w:id="1091" w:author="随遇而安" w:date="2023-08-11T15:39:24Z">
              <w:rPr>
                <w:rFonts w:ascii="黑体" w:hAnsi="黑体" w:eastAsia="黑体"/>
                <w:b/>
                <w:color w:val="000000" w:themeColor="text1"/>
                <w:sz w:val="28"/>
                <w:szCs w:val="28"/>
                <w:lang w:val="zh-CN"/>
                <w14:textFill>
                  <w14:solidFill>
                    <w14:schemeClr w14:val="tx1"/>
                  </w14:solidFill>
                </w14:textFill>
              </w:rPr>
            </w:rPrChange>
            <w14:textFill>
              <w14:solidFill>
                <w14:schemeClr w14:val="tx1"/>
              </w14:solidFill>
            </w14:textFill>
          </w:rPr>
          <w:delText xml:space="preserve"> 录</w:delText>
        </w:r>
      </w:del>
    </w:p>
    <w:p w14:paraId="7E8C5486">
      <w:pPr>
        <w:pStyle w:val="10"/>
        <w:tabs>
          <w:tab w:val="right" w:leader="dot" w:pos="9070"/>
          <w:tab w:val="clear" w:pos="8302"/>
        </w:tabs>
        <w:outlineLvl w:val="9"/>
        <w:rPr>
          <w:del w:id="1092" w:author="随遇而安" w:date="2023-08-11T15:34:43Z"/>
          <w:rFonts w:hint="eastAsia" w:ascii="宋体" w:hAnsi="宋体" w:eastAsia="宋体" w:cs="宋体"/>
          <w:highlight w:val="none"/>
          <w:rPrChange w:id="1093" w:author="随遇而安" w:date="2023-08-11T15:39:24Z">
            <w:rPr>
              <w:del w:id="1094" w:author="随遇而安" w:date="2023-08-11T15:34:43Z"/>
            </w:rPr>
          </w:rPrChange>
        </w:rPr>
      </w:pPr>
      <w:del w:id="1095" w:author="随遇而安" w:date="2023-08-11T15:34:43Z">
        <w:r>
          <w:rPr>
            <w:rFonts w:hint="eastAsia" w:ascii="宋体" w:hAnsi="宋体" w:eastAsia="宋体" w:cs="宋体"/>
            <w:b/>
            <w:color w:val="000000" w:themeColor="text1"/>
            <w:sz w:val="24"/>
            <w:szCs w:val="24"/>
            <w:highlight w:val="none"/>
            <w:rPrChange w:id="1096" w:author="随遇而安" w:date="2023-08-11T15:39:24Z">
              <w:rPr>
                <w:rFonts w:ascii="Times New Roman" w:hAnsi="Times New Roman" w:eastAsia="黑体" w:cs="Times New Roman"/>
                <w:b/>
                <w:color w:val="000000" w:themeColor="text1"/>
                <w:sz w:val="24"/>
                <w:szCs w:val="24"/>
                <w14:textFill>
                  <w14:solidFill>
                    <w14:schemeClr w14:val="tx1"/>
                  </w14:solidFill>
                </w14:textFill>
              </w:rPr>
            </w:rPrChange>
            <w14:textFill>
              <w14:solidFill>
                <w14:schemeClr w14:val="tx1"/>
              </w14:solidFill>
            </w14:textFill>
          </w:rPr>
          <w:fldChar w:fldCharType="begin"/>
        </w:r>
      </w:del>
      <w:del w:id="1097" w:author="随遇而安" w:date="2023-08-11T15:34:43Z">
        <w:r>
          <w:rPr>
            <w:rFonts w:hint="eastAsia" w:ascii="宋体" w:hAnsi="宋体" w:eastAsia="宋体" w:cs="宋体"/>
            <w:b/>
            <w:color w:val="000000" w:themeColor="text1"/>
            <w:sz w:val="24"/>
            <w:szCs w:val="24"/>
            <w:highlight w:val="none"/>
            <w:rPrChange w:id="1098" w:author="随遇而安" w:date="2023-08-11T15:39:24Z">
              <w:rPr>
                <w:rFonts w:ascii="Times New Roman" w:hAnsi="Times New Roman" w:eastAsia="黑体" w:cs="Times New Roman"/>
                <w:b/>
                <w:color w:val="000000" w:themeColor="text1"/>
                <w:sz w:val="24"/>
                <w:szCs w:val="24"/>
                <w14:textFill>
                  <w14:solidFill>
                    <w14:schemeClr w14:val="tx1"/>
                  </w14:solidFill>
                </w14:textFill>
              </w:rPr>
            </w:rPrChange>
            <w14:textFill>
              <w14:solidFill>
                <w14:schemeClr w14:val="tx1"/>
              </w14:solidFill>
            </w14:textFill>
          </w:rPr>
          <w:delInstrText xml:space="preserve"> TOC \o "1-3" \h \z \u </w:delInstrText>
        </w:r>
      </w:del>
      <w:del w:id="1099" w:author="随遇而安" w:date="2023-08-11T15:34:43Z">
        <w:r>
          <w:rPr>
            <w:rFonts w:hint="eastAsia" w:ascii="宋体" w:hAnsi="宋体" w:eastAsia="宋体" w:cs="宋体"/>
            <w:b/>
            <w:color w:val="000000" w:themeColor="text1"/>
            <w:sz w:val="24"/>
            <w:szCs w:val="24"/>
            <w:highlight w:val="none"/>
            <w:rPrChange w:id="1100" w:author="随遇而安" w:date="2023-08-11T15:39:24Z">
              <w:rPr>
                <w:rFonts w:ascii="Times New Roman" w:hAnsi="Times New Roman" w:eastAsia="黑体" w:cs="Times New Roman"/>
                <w:b/>
                <w:color w:val="000000" w:themeColor="text1"/>
                <w:sz w:val="24"/>
                <w:szCs w:val="24"/>
                <w14:textFill>
                  <w14:solidFill>
                    <w14:schemeClr w14:val="tx1"/>
                  </w14:solidFill>
                </w14:textFill>
              </w:rPr>
            </w:rPrChange>
            <w14:textFill>
              <w14:solidFill>
                <w14:schemeClr w14:val="tx1"/>
              </w14:solidFill>
            </w14:textFill>
          </w:rPr>
          <w:fldChar w:fldCharType="separate"/>
        </w:r>
      </w:del>
      <w:del w:id="1101" w:author="随遇而安" w:date="2023-08-11T15:34:43Z">
        <w:r>
          <w:rPr>
            <w:rFonts w:hint="eastAsia" w:ascii="宋体" w:hAnsi="宋体" w:eastAsia="宋体" w:cs="宋体"/>
            <w:highlight w:val="none"/>
            <w:rPrChange w:id="1102" w:author="随遇而安" w:date="2023-08-11T15:39:24Z">
              <w:rPr/>
            </w:rPrChange>
          </w:rPr>
          <w:fldChar w:fldCharType="begin"/>
        </w:r>
      </w:del>
      <w:del w:id="1103" w:author="随遇而安" w:date="2023-08-11T15:34:43Z">
        <w:r>
          <w:rPr>
            <w:rFonts w:hint="eastAsia" w:ascii="宋体" w:hAnsi="宋体" w:eastAsia="宋体" w:cs="宋体"/>
            <w:highlight w:val="none"/>
            <w:rPrChange w:id="1104" w:author="随遇而安" w:date="2023-08-11T15:39:24Z">
              <w:rPr/>
            </w:rPrChange>
          </w:rPr>
          <w:delInstrText xml:space="preserve"> HYPERLINK \l "_Toc15110" </w:delInstrText>
        </w:r>
      </w:del>
      <w:del w:id="1105" w:author="随遇而安" w:date="2023-08-11T15:34:43Z">
        <w:r>
          <w:rPr>
            <w:rFonts w:hint="eastAsia" w:ascii="宋体" w:hAnsi="宋体" w:eastAsia="宋体" w:cs="宋体"/>
            <w:highlight w:val="none"/>
            <w:rPrChange w:id="1106" w:author="随遇而安" w:date="2023-08-11T15:39:24Z">
              <w:rPr/>
            </w:rPrChange>
          </w:rPr>
          <w:fldChar w:fldCharType="separate"/>
        </w:r>
      </w:del>
      <w:del w:id="1107" w:author="随遇而安" w:date="2023-08-11T15:34:43Z">
        <w:r>
          <w:rPr>
            <w:rFonts w:hint="eastAsia" w:ascii="宋体" w:hAnsi="宋体" w:eastAsia="宋体" w:cs="宋体"/>
            <w:szCs w:val="24"/>
            <w:highlight w:val="none"/>
            <w:rPrChange w:id="1108" w:author="随遇而安" w:date="2023-08-11T15:39:24Z">
              <w:rPr>
                <w:rFonts w:ascii="Times New Roman" w:hAnsi="Times New Roman" w:eastAsia="宋体" w:cs="Times New Roman"/>
                <w:szCs w:val="24"/>
              </w:rPr>
            </w:rPrChange>
          </w:rPr>
          <w:delText>1.目的</w:delText>
        </w:r>
      </w:del>
      <w:del w:id="1109" w:author="随遇而安" w:date="2023-08-11T15:34:43Z">
        <w:r>
          <w:rPr>
            <w:rFonts w:hint="eastAsia" w:ascii="宋体" w:hAnsi="宋体" w:eastAsia="宋体" w:cs="宋体"/>
            <w:highlight w:val="none"/>
            <w:rPrChange w:id="1110" w:author="随遇而安" w:date="2023-08-11T15:39:24Z">
              <w:rPr/>
            </w:rPrChange>
          </w:rPr>
          <w:tab/>
        </w:r>
      </w:del>
      <w:del w:id="1111" w:author="随遇而安" w:date="2023-08-11T15:34:43Z">
        <w:r>
          <w:rPr>
            <w:rFonts w:hint="eastAsia" w:ascii="宋体" w:hAnsi="宋体" w:eastAsia="宋体" w:cs="宋体"/>
            <w:highlight w:val="none"/>
            <w:rPrChange w:id="1112" w:author="随遇而安" w:date="2023-08-11T15:39:24Z">
              <w:rPr/>
            </w:rPrChange>
          </w:rPr>
          <w:fldChar w:fldCharType="begin"/>
        </w:r>
      </w:del>
      <w:del w:id="1113" w:author="随遇而安" w:date="2023-08-11T15:34:43Z">
        <w:r>
          <w:rPr>
            <w:rFonts w:hint="eastAsia" w:ascii="宋体" w:hAnsi="宋体" w:eastAsia="宋体" w:cs="宋体"/>
            <w:highlight w:val="none"/>
            <w:rPrChange w:id="1114" w:author="随遇而安" w:date="2023-08-11T15:39:24Z">
              <w:rPr/>
            </w:rPrChange>
          </w:rPr>
          <w:delInstrText xml:space="preserve"> PAGEREF _Toc15110 \h </w:delInstrText>
        </w:r>
      </w:del>
      <w:del w:id="1115" w:author="随遇而安" w:date="2023-08-11T15:34:43Z">
        <w:r>
          <w:rPr>
            <w:rFonts w:hint="eastAsia" w:ascii="宋体" w:hAnsi="宋体" w:eastAsia="宋体" w:cs="宋体"/>
            <w:highlight w:val="none"/>
            <w:rPrChange w:id="1116" w:author="随遇而安" w:date="2023-08-11T15:39:24Z">
              <w:rPr/>
            </w:rPrChange>
          </w:rPr>
          <w:fldChar w:fldCharType="separate"/>
        </w:r>
      </w:del>
      <w:del w:id="1117" w:author="随遇而安" w:date="2023-08-11T15:34:43Z">
        <w:r>
          <w:rPr>
            <w:rFonts w:hint="eastAsia" w:ascii="宋体" w:hAnsi="宋体" w:eastAsia="宋体" w:cs="宋体"/>
            <w:highlight w:val="none"/>
            <w:rPrChange w:id="1118" w:author="随遇而安" w:date="2023-08-11T15:39:24Z">
              <w:rPr/>
            </w:rPrChange>
          </w:rPr>
          <w:delText>1</w:delText>
        </w:r>
      </w:del>
      <w:del w:id="1119" w:author="随遇而安" w:date="2023-08-11T15:34:43Z">
        <w:r>
          <w:rPr>
            <w:rFonts w:hint="eastAsia" w:ascii="宋体" w:hAnsi="宋体" w:eastAsia="宋体" w:cs="宋体"/>
            <w:highlight w:val="none"/>
            <w:rPrChange w:id="1120" w:author="随遇而安" w:date="2023-08-11T15:39:24Z">
              <w:rPr/>
            </w:rPrChange>
          </w:rPr>
          <w:fldChar w:fldCharType="end"/>
        </w:r>
      </w:del>
      <w:del w:id="1121" w:author="随遇而安" w:date="2023-08-11T15:34:43Z">
        <w:r>
          <w:rPr>
            <w:rFonts w:hint="eastAsia" w:ascii="宋体" w:hAnsi="宋体" w:eastAsia="宋体" w:cs="宋体"/>
            <w:highlight w:val="none"/>
            <w:rPrChange w:id="1122" w:author="随遇而安" w:date="2023-08-11T15:39:24Z">
              <w:rPr/>
            </w:rPrChange>
          </w:rPr>
          <w:fldChar w:fldCharType="end"/>
        </w:r>
      </w:del>
    </w:p>
    <w:p w14:paraId="43D4C18D">
      <w:pPr>
        <w:pStyle w:val="10"/>
        <w:tabs>
          <w:tab w:val="right" w:leader="dot" w:pos="9070"/>
          <w:tab w:val="clear" w:pos="8302"/>
        </w:tabs>
        <w:outlineLvl w:val="9"/>
        <w:rPr>
          <w:del w:id="1123" w:author="随遇而安" w:date="2023-08-11T15:34:43Z"/>
          <w:rFonts w:hint="eastAsia" w:ascii="宋体" w:hAnsi="宋体" w:eastAsia="宋体" w:cs="宋体"/>
          <w:highlight w:val="none"/>
          <w:rPrChange w:id="1124" w:author="随遇而安" w:date="2023-08-11T15:39:24Z">
            <w:rPr>
              <w:del w:id="1125" w:author="随遇而安" w:date="2023-08-11T15:34:43Z"/>
            </w:rPr>
          </w:rPrChange>
        </w:rPr>
      </w:pPr>
      <w:del w:id="1126" w:author="随遇而安" w:date="2023-08-11T15:34:43Z">
        <w:r>
          <w:rPr>
            <w:rFonts w:hint="eastAsia" w:ascii="宋体" w:hAnsi="宋体" w:eastAsia="宋体" w:cs="宋体"/>
            <w:highlight w:val="none"/>
            <w:rPrChange w:id="1127" w:author="随遇而安" w:date="2023-08-11T15:39:24Z">
              <w:rPr/>
            </w:rPrChange>
          </w:rPr>
          <w:fldChar w:fldCharType="begin"/>
        </w:r>
      </w:del>
      <w:del w:id="1128" w:author="随遇而安" w:date="2023-08-11T15:34:43Z">
        <w:r>
          <w:rPr>
            <w:rFonts w:hint="eastAsia" w:ascii="宋体" w:hAnsi="宋体" w:eastAsia="宋体" w:cs="宋体"/>
            <w:highlight w:val="none"/>
            <w:rPrChange w:id="1129" w:author="随遇而安" w:date="2023-08-11T15:39:24Z">
              <w:rPr/>
            </w:rPrChange>
          </w:rPr>
          <w:delInstrText xml:space="preserve"> HYPERLINK \l "_Toc17332" </w:delInstrText>
        </w:r>
      </w:del>
      <w:del w:id="1130" w:author="随遇而安" w:date="2023-08-11T15:34:43Z">
        <w:r>
          <w:rPr>
            <w:rFonts w:hint="eastAsia" w:ascii="宋体" w:hAnsi="宋体" w:eastAsia="宋体" w:cs="宋体"/>
            <w:highlight w:val="none"/>
            <w:rPrChange w:id="1131" w:author="随遇而安" w:date="2023-08-11T15:39:24Z">
              <w:rPr/>
            </w:rPrChange>
          </w:rPr>
          <w:fldChar w:fldCharType="separate"/>
        </w:r>
      </w:del>
      <w:del w:id="1132" w:author="随遇而安" w:date="2023-08-11T15:34:43Z">
        <w:r>
          <w:rPr>
            <w:rFonts w:hint="eastAsia" w:ascii="宋体" w:hAnsi="宋体" w:eastAsia="宋体" w:cs="宋体"/>
            <w:szCs w:val="24"/>
            <w:highlight w:val="none"/>
            <w:rPrChange w:id="1133" w:author="随遇而安" w:date="2023-08-11T15:39:24Z">
              <w:rPr>
                <w:rFonts w:ascii="Times New Roman" w:hAnsi="Times New Roman" w:eastAsia="宋体" w:cs="Times New Roman"/>
                <w:szCs w:val="24"/>
              </w:rPr>
            </w:rPrChange>
          </w:rPr>
          <w:delText>2.适用范围</w:delText>
        </w:r>
      </w:del>
      <w:del w:id="1134" w:author="随遇而安" w:date="2023-08-11T15:34:43Z">
        <w:r>
          <w:rPr>
            <w:rFonts w:hint="eastAsia" w:ascii="宋体" w:hAnsi="宋体" w:eastAsia="宋体" w:cs="宋体"/>
            <w:highlight w:val="none"/>
            <w:rPrChange w:id="1135" w:author="随遇而安" w:date="2023-08-11T15:39:24Z">
              <w:rPr/>
            </w:rPrChange>
          </w:rPr>
          <w:tab/>
        </w:r>
      </w:del>
      <w:del w:id="1136" w:author="随遇而安" w:date="2023-08-11T15:34:43Z">
        <w:r>
          <w:rPr>
            <w:rFonts w:hint="eastAsia" w:ascii="宋体" w:hAnsi="宋体" w:eastAsia="宋体" w:cs="宋体"/>
            <w:highlight w:val="none"/>
            <w:rPrChange w:id="1137" w:author="随遇而安" w:date="2023-08-11T15:39:24Z">
              <w:rPr/>
            </w:rPrChange>
          </w:rPr>
          <w:fldChar w:fldCharType="begin"/>
        </w:r>
      </w:del>
      <w:del w:id="1138" w:author="随遇而安" w:date="2023-08-11T15:34:43Z">
        <w:r>
          <w:rPr>
            <w:rFonts w:hint="eastAsia" w:ascii="宋体" w:hAnsi="宋体" w:eastAsia="宋体" w:cs="宋体"/>
            <w:highlight w:val="none"/>
            <w:rPrChange w:id="1139" w:author="随遇而安" w:date="2023-08-11T15:39:24Z">
              <w:rPr/>
            </w:rPrChange>
          </w:rPr>
          <w:delInstrText xml:space="preserve"> PAGEREF _Toc17332 \h </w:delInstrText>
        </w:r>
      </w:del>
      <w:del w:id="1140" w:author="随遇而安" w:date="2023-08-11T15:34:43Z">
        <w:r>
          <w:rPr>
            <w:rFonts w:hint="eastAsia" w:ascii="宋体" w:hAnsi="宋体" w:eastAsia="宋体" w:cs="宋体"/>
            <w:highlight w:val="none"/>
            <w:rPrChange w:id="1141" w:author="随遇而安" w:date="2023-08-11T15:39:24Z">
              <w:rPr/>
            </w:rPrChange>
          </w:rPr>
          <w:fldChar w:fldCharType="separate"/>
        </w:r>
      </w:del>
      <w:del w:id="1142" w:author="随遇而安" w:date="2023-08-11T15:34:43Z">
        <w:r>
          <w:rPr>
            <w:rFonts w:hint="eastAsia" w:ascii="宋体" w:hAnsi="宋体" w:eastAsia="宋体" w:cs="宋体"/>
            <w:highlight w:val="none"/>
            <w:rPrChange w:id="1143" w:author="随遇而安" w:date="2023-08-11T15:39:24Z">
              <w:rPr/>
            </w:rPrChange>
          </w:rPr>
          <w:delText>1</w:delText>
        </w:r>
      </w:del>
      <w:del w:id="1144" w:author="随遇而安" w:date="2023-08-11T15:34:43Z">
        <w:r>
          <w:rPr>
            <w:rFonts w:hint="eastAsia" w:ascii="宋体" w:hAnsi="宋体" w:eastAsia="宋体" w:cs="宋体"/>
            <w:highlight w:val="none"/>
            <w:rPrChange w:id="1145" w:author="随遇而安" w:date="2023-08-11T15:39:24Z">
              <w:rPr/>
            </w:rPrChange>
          </w:rPr>
          <w:fldChar w:fldCharType="end"/>
        </w:r>
      </w:del>
      <w:del w:id="1146" w:author="随遇而安" w:date="2023-08-11T15:34:43Z">
        <w:r>
          <w:rPr>
            <w:rFonts w:hint="eastAsia" w:ascii="宋体" w:hAnsi="宋体" w:eastAsia="宋体" w:cs="宋体"/>
            <w:highlight w:val="none"/>
            <w:rPrChange w:id="1147" w:author="随遇而安" w:date="2023-08-11T15:39:24Z">
              <w:rPr/>
            </w:rPrChange>
          </w:rPr>
          <w:fldChar w:fldCharType="end"/>
        </w:r>
      </w:del>
    </w:p>
    <w:p w14:paraId="44CCC06D">
      <w:pPr>
        <w:pStyle w:val="10"/>
        <w:tabs>
          <w:tab w:val="right" w:leader="dot" w:pos="9070"/>
          <w:tab w:val="clear" w:pos="8302"/>
        </w:tabs>
        <w:outlineLvl w:val="9"/>
        <w:rPr>
          <w:del w:id="1148" w:author="随遇而安" w:date="2023-08-11T15:34:43Z"/>
          <w:rFonts w:hint="eastAsia" w:ascii="宋体" w:hAnsi="宋体" w:eastAsia="宋体" w:cs="宋体"/>
          <w:highlight w:val="none"/>
          <w:rPrChange w:id="1149" w:author="随遇而安" w:date="2023-08-11T15:39:24Z">
            <w:rPr>
              <w:del w:id="1150" w:author="随遇而安" w:date="2023-08-11T15:34:43Z"/>
            </w:rPr>
          </w:rPrChange>
        </w:rPr>
      </w:pPr>
      <w:del w:id="1151" w:author="随遇而安" w:date="2023-08-11T15:34:43Z">
        <w:r>
          <w:rPr>
            <w:rFonts w:hint="eastAsia" w:ascii="宋体" w:hAnsi="宋体" w:eastAsia="宋体" w:cs="宋体"/>
            <w:highlight w:val="none"/>
            <w:rPrChange w:id="1152" w:author="随遇而安" w:date="2023-08-11T15:39:24Z">
              <w:rPr/>
            </w:rPrChange>
          </w:rPr>
          <w:fldChar w:fldCharType="begin"/>
        </w:r>
      </w:del>
      <w:del w:id="1153" w:author="随遇而安" w:date="2023-08-11T15:34:43Z">
        <w:r>
          <w:rPr>
            <w:rFonts w:hint="eastAsia" w:ascii="宋体" w:hAnsi="宋体" w:eastAsia="宋体" w:cs="宋体"/>
            <w:highlight w:val="none"/>
            <w:rPrChange w:id="1154" w:author="随遇而安" w:date="2023-08-11T15:39:24Z">
              <w:rPr/>
            </w:rPrChange>
          </w:rPr>
          <w:delInstrText xml:space="preserve"> HYPERLINK \l "_Toc5413" </w:delInstrText>
        </w:r>
      </w:del>
      <w:del w:id="1155" w:author="随遇而安" w:date="2023-08-11T15:34:43Z">
        <w:r>
          <w:rPr>
            <w:rFonts w:hint="eastAsia" w:ascii="宋体" w:hAnsi="宋体" w:eastAsia="宋体" w:cs="宋体"/>
            <w:highlight w:val="none"/>
            <w:rPrChange w:id="1156" w:author="随遇而安" w:date="2023-08-11T15:39:24Z">
              <w:rPr/>
            </w:rPrChange>
          </w:rPr>
          <w:fldChar w:fldCharType="separate"/>
        </w:r>
      </w:del>
      <w:del w:id="1157" w:author="随遇而安" w:date="2023-08-11T15:34:43Z">
        <w:r>
          <w:rPr>
            <w:rFonts w:hint="eastAsia" w:ascii="宋体" w:hAnsi="宋体" w:eastAsia="宋体" w:cs="宋体"/>
            <w:szCs w:val="24"/>
            <w:highlight w:val="none"/>
            <w:rPrChange w:id="1158" w:author="随遇而安" w:date="2023-08-11T15:39:24Z">
              <w:rPr>
                <w:rFonts w:ascii="Times New Roman" w:hAnsi="Times New Roman" w:eastAsia="宋体" w:cs="Times New Roman"/>
                <w:szCs w:val="24"/>
              </w:rPr>
            </w:rPrChange>
          </w:rPr>
          <w:delText>3.术语与定义</w:delText>
        </w:r>
      </w:del>
      <w:del w:id="1159" w:author="随遇而安" w:date="2023-08-11T15:34:43Z">
        <w:r>
          <w:rPr>
            <w:rFonts w:hint="eastAsia" w:ascii="宋体" w:hAnsi="宋体" w:eastAsia="宋体" w:cs="宋体"/>
            <w:highlight w:val="none"/>
            <w:rPrChange w:id="1160" w:author="随遇而安" w:date="2023-08-11T15:39:24Z">
              <w:rPr/>
            </w:rPrChange>
          </w:rPr>
          <w:tab/>
        </w:r>
      </w:del>
      <w:del w:id="1161" w:author="随遇而安" w:date="2023-08-11T15:34:43Z">
        <w:r>
          <w:rPr>
            <w:rFonts w:hint="eastAsia" w:ascii="宋体" w:hAnsi="宋体" w:eastAsia="宋体" w:cs="宋体"/>
            <w:highlight w:val="none"/>
            <w:rPrChange w:id="1162" w:author="随遇而安" w:date="2023-08-11T15:39:24Z">
              <w:rPr/>
            </w:rPrChange>
          </w:rPr>
          <w:fldChar w:fldCharType="begin"/>
        </w:r>
      </w:del>
      <w:del w:id="1163" w:author="随遇而安" w:date="2023-08-11T15:34:43Z">
        <w:r>
          <w:rPr>
            <w:rFonts w:hint="eastAsia" w:ascii="宋体" w:hAnsi="宋体" w:eastAsia="宋体" w:cs="宋体"/>
            <w:highlight w:val="none"/>
            <w:rPrChange w:id="1164" w:author="随遇而安" w:date="2023-08-11T15:39:24Z">
              <w:rPr/>
            </w:rPrChange>
          </w:rPr>
          <w:delInstrText xml:space="preserve"> PAGEREF _Toc5413 \h </w:delInstrText>
        </w:r>
      </w:del>
      <w:del w:id="1165" w:author="随遇而安" w:date="2023-08-11T15:34:43Z">
        <w:r>
          <w:rPr>
            <w:rFonts w:hint="eastAsia" w:ascii="宋体" w:hAnsi="宋体" w:eastAsia="宋体" w:cs="宋体"/>
            <w:highlight w:val="none"/>
            <w:rPrChange w:id="1166" w:author="随遇而安" w:date="2023-08-11T15:39:24Z">
              <w:rPr/>
            </w:rPrChange>
          </w:rPr>
          <w:fldChar w:fldCharType="separate"/>
        </w:r>
      </w:del>
      <w:del w:id="1167" w:author="随遇而安" w:date="2023-08-11T15:34:43Z">
        <w:r>
          <w:rPr>
            <w:rFonts w:hint="eastAsia" w:ascii="宋体" w:hAnsi="宋体" w:eastAsia="宋体" w:cs="宋体"/>
            <w:highlight w:val="none"/>
            <w:rPrChange w:id="1168" w:author="随遇而安" w:date="2023-08-11T15:39:24Z">
              <w:rPr/>
            </w:rPrChange>
          </w:rPr>
          <w:delText>1</w:delText>
        </w:r>
      </w:del>
      <w:del w:id="1169" w:author="随遇而安" w:date="2023-08-11T15:34:43Z">
        <w:r>
          <w:rPr>
            <w:rFonts w:hint="eastAsia" w:ascii="宋体" w:hAnsi="宋体" w:eastAsia="宋体" w:cs="宋体"/>
            <w:highlight w:val="none"/>
            <w:rPrChange w:id="1170" w:author="随遇而安" w:date="2023-08-11T15:39:24Z">
              <w:rPr/>
            </w:rPrChange>
          </w:rPr>
          <w:fldChar w:fldCharType="end"/>
        </w:r>
      </w:del>
      <w:del w:id="1171" w:author="随遇而安" w:date="2023-08-11T15:34:43Z">
        <w:r>
          <w:rPr>
            <w:rFonts w:hint="eastAsia" w:ascii="宋体" w:hAnsi="宋体" w:eastAsia="宋体" w:cs="宋体"/>
            <w:highlight w:val="none"/>
            <w:rPrChange w:id="1172" w:author="随遇而安" w:date="2023-08-11T15:39:24Z">
              <w:rPr/>
            </w:rPrChange>
          </w:rPr>
          <w:fldChar w:fldCharType="end"/>
        </w:r>
      </w:del>
    </w:p>
    <w:p w14:paraId="12F5C52C">
      <w:pPr>
        <w:pStyle w:val="10"/>
        <w:tabs>
          <w:tab w:val="right" w:leader="dot" w:pos="9070"/>
          <w:tab w:val="clear" w:pos="8302"/>
        </w:tabs>
        <w:outlineLvl w:val="9"/>
        <w:rPr>
          <w:del w:id="1173" w:author="随遇而安" w:date="2023-08-11T15:34:43Z"/>
          <w:rFonts w:hint="eastAsia" w:ascii="宋体" w:hAnsi="宋体" w:eastAsia="宋体" w:cs="宋体"/>
          <w:highlight w:val="none"/>
          <w:rPrChange w:id="1174" w:author="随遇而安" w:date="2023-08-11T15:39:24Z">
            <w:rPr>
              <w:del w:id="1175" w:author="随遇而安" w:date="2023-08-11T15:34:43Z"/>
            </w:rPr>
          </w:rPrChange>
        </w:rPr>
      </w:pPr>
      <w:del w:id="1176" w:author="随遇而安" w:date="2023-08-11T15:34:43Z">
        <w:r>
          <w:rPr>
            <w:rFonts w:hint="eastAsia" w:ascii="宋体" w:hAnsi="宋体" w:eastAsia="宋体" w:cs="宋体"/>
            <w:highlight w:val="none"/>
            <w:rPrChange w:id="1177" w:author="随遇而安" w:date="2023-08-11T15:39:24Z">
              <w:rPr/>
            </w:rPrChange>
          </w:rPr>
          <w:fldChar w:fldCharType="begin"/>
        </w:r>
      </w:del>
      <w:del w:id="1178" w:author="随遇而安" w:date="2023-08-11T15:34:43Z">
        <w:r>
          <w:rPr>
            <w:rFonts w:hint="eastAsia" w:ascii="宋体" w:hAnsi="宋体" w:eastAsia="宋体" w:cs="宋体"/>
            <w:highlight w:val="none"/>
            <w:rPrChange w:id="1179" w:author="随遇而安" w:date="2023-08-11T15:39:24Z">
              <w:rPr/>
            </w:rPrChange>
          </w:rPr>
          <w:delInstrText xml:space="preserve"> HYPERLINK \l "_Toc2643" </w:delInstrText>
        </w:r>
      </w:del>
      <w:del w:id="1180" w:author="随遇而安" w:date="2023-08-11T15:34:43Z">
        <w:r>
          <w:rPr>
            <w:rFonts w:hint="eastAsia" w:ascii="宋体" w:hAnsi="宋体" w:eastAsia="宋体" w:cs="宋体"/>
            <w:highlight w:val="none"/>
            <w:rPrChange w:id="1181" w:author="随遇而安" w:date="2023-08-11T15:39:24Z">
              <w:rPr/>
            </w:rPrChange>
          </w:rPr>
          <w:fldChar w:fldCharType="separate"/>
        </w:r>
      </w:del>
      <w:del w:id="1182" w:author="随遇而安" w:date="2023-08-11T15:34:43Z">
        <w:r>
          <w:rPr>
            <w:rFonts w:hint="eastAsia" w:ascii="宋体" w:hAnsi="宋体" w:eastAsia="宋体" w:cs="宋体"/>
            <w:szCs w:val="24"/>
            <w:highlight w:val="none"/>
            <w:rPrChange w:id="1183" w:author="随遇而安" w:date="2023-08-11T15:39:24Z">
              <w:rPr>
                <w:rFonts w:ascii="Times New Roman" w:hAnsi="Times New Roman" w:eastAsia="宋体" w:cs="Times New Roman"/>
                <w:szCs w:val="24"/>
              </w:rPr>
            </w:rPrChange>
          </w:rPr>
          <w:delText>4.相关部门/人员职责</w:delText>
        </w:r>
      </w:del>
      <w:del w:id="1184" w:author="随遇而安" w:date="2023-08-11T15:34:43Z">
        <w:r>
          <w:rPr>
            <w:rFonts w:hint="eastAsia" w:ascii="宋体" w:hAnsi="宋体" w:eastAsia="宋体" w:cs="宋体"/>
            <w:highlight w:val="none"/>
            <w:rPrChange w:id="1185" w:author="随遇而安" w:date="2023-08-11T15:39:24Z">
              <w:rPr/>
            </w:rPrChange>
          </w:rPr>
          <w:tab/>
        </w:r>
      </w:del>
      <w:del w:id="1186" w:author="随遇而安" w:date="2023-08-11T15:34:43Z">
        <w:r>
          <w:rPr>
            <w:rFonts w:hint="eastAsia" w:ascii="宋体" w:hAnsi="宋体" w:eastAsia="宋体" w:cs="宋体"/>
            <w:highlight w:val="none"/>
            <w:rPrChange w:id="1187" w:author="随遇而安" w:date="2023-08-11T15:39:24Z">
              <w:rPr/>
            </w:rPrChange>
          </w:rPr>
          <w:fldChar w:fldCharType="begin"/>
        </w:r>
      </w:del>
      <w:del w:id="1188" w:author="随遇而安" w:date="2023-08-11T15:34:43Z">
        <w:r>
          <w:rPr>
            <w:rFonts w:hint="eastAsia" w:ascii="宋体" w:hAnsi="宋体" w:eastAsia="宋体" w:cs="宋体"/>
            <w:highlight w:val="none"/>
            <w:rPrChange w:id="1189" w:author="随遇而安" w:date="2023-08-11T15:39:24Z">
              <w:rPr/>
            </w:rPrChange>
          </w:rPr>
          <w:delInstrText xml:space="preserve"> PAGEREF _Toc2643 \h </w:delInstrText>
        </w:r>
      </w:del>
      <w:del w:id="1190" w:author="随遇而安" w:date="2023-08-11T15:34:43Z">
        <w:r>
          <w:rPr>
            <w:rFonts w:hint="eastAsia" w:ascii="宋体" w:hAnsi="宋体" w:eastAsia="宋体" w:cs="宋体"/>
            <w:highlight w:val="none"/>
            <w:rPrChange w:id="1191" w:author="随遇而安" w:date="2023-08-11T15:39:24Z">
              <w:rPr/>
            </w:rPrChange>
          </w:rPr>
          <w:fldChar w:fldCharType="separate"/>
        </w:r>
      </w:del>
      <w:del w:id="1192" w:author="随遇而安" w:date="2023-08-11T15:34:43Z">
        <w:r>
          <w:rPr>
            <w:rFonts w:hint="eastAsia" w:ascii="宋体" w:hAnsi="宋体" w:eastAsia="宋体" w:cs="宋体"/>
            <w:highlight w:val="none"/>
            <w:rPrChange w:id="1193" w:author="随遇而安" w:date="2023-08-11T15:39:24Z">
              <w:rPr/>
            </w:rPrChange>
          </w:rPr>
          <w:delText>1</w:delText>
        </w:r>
      </w:del>
      <w:del w:id="1194" w:author="随遇而安" w:date="2023-08-11T15:34:43Z">
        <w:r>
          <w:rPr>
            <w:rFonts w:hint="eastAsia" w:ascii="宋体" w:hAnsi="宋体" w:eastAsia="宋体" w:cs="宋体"/>
            <w:highlight w:val="none"/>
            <w:rPrChange w:id="1195" w:author="随遇而安" w:date="2023-08-11T15:39:24Z">
              <w:rPr/>
            </w:rPrChange>
          </w:rPr>
          <w:fldChar w:fldCharType="end"/>
        </w:r>
      </w:del>
      <w:del w:id="1196" w:author="随遇而安" w:date="2023-08-11T15:34:43Z">
        <w:r>
          <w:rPr>
            <w:rFonts w:hint="eastAsia" w:ascii="宋体" w:hAnsi="宋体" w:eastAsia="宋体" w:cs="宋体"/>
            <w:highlight w:val="none"/>
            <w:rPrChange w:id="1197" w:author="随遇而安" w:date="2023-08-11T15:39:24Z">
              <w:rPr/>
            </w:rPrChange>
          </w:rPr>
          <w:fldChar w:fldCharType="end"/>
        </w:r>
      </w:del>
    </w:p>
    <w:p w14:paraId="0B318186">
      <w:pPr>
        <w:pStyle w:val="10"/>
        <w:tabs>
          <w:tab w:val="right" w:leader="dot" w:pos="9070"/>
          <w:tab w:val="clear" w:pos="8302"/>
        </w:tabs>
        <w:outlineLvl w:val="9"/>
        <w:rPr>
          <w:del w:id="1198" w:author="随遇而安" w:date="2023-08-11T15:34:43Z"/>
          <w:rFonts w:hint="eastAsia" w:ascii="宋体" w:hAnsi="宋体" w:eastAsia="宋体" w:cs="宋体"/>
          <w:highlight w:val="none"/>
          <w:rPrChange w:id="1199" w:author="随遇而安" w:date="2023-08-11T15:39:24Z">
            <w:rPr>
              <w:del w:id="1200" w:author="随遇而安" w:date="2023-08-11T15:34:43Z"/>
            </w:rPr>
          </w:rPrChange>
        </w:rPr>
      </w:pPr>
      <w:del w:id="1201" w:author="随遇而安" w:date="2023-08-11T15:34:43Z">
        <w:r>
          <w:rPr>
            <w:rFonts w:hint="eastAsia" w:ascii="宋体" w:hAnsi="宋体" w:eastAsia="宋体" w:cs="宋体"/>
            <w:highlight w:val="none"/>
            <w:rPrChange w:id="1202" w:author="随遇而安" w:date="2023-08-11T15:39:24Z">
              <w:rPr/>
            </w:rPrChange>
          </w:rPr>
          <w:fldChar w:fldCharType="begin"/>
        </w:r>
      </w:del>
      <w:del w:id="1203" w:author="随遇而安" w:date="2023-08-11T15:34:43Z">
        <w:r>
          <w:rPr>
            <w:rFonts w:hint="eastAsia" w:ascii="宋体" w:hAnsi="宋体" w:eastAsia="宋体" w:cs="宋体"/>
            <w:highlight w:val="none"/>
            <w:rPrChange w:id="1204" w:author="随遇而安" w:date="2023-08-11T15:39:24Z">
              <w:rPr/>
            </w:rPrChange>
          </w:rPr>
          <w:delInstrText xml:space="preserve"> HYPERLINK \l "_Toc10868" </w:delInstrText>
        </w:r>
      </w:del>
      <w:del w:id="1205" w:author="随遇而安" w:date="2023-08-11T15:34:43Z">
        <w:r>
          <w:rPr>
            <w:rFonts w:hint="eastAsia" w:ascii="宋体" w:hAnsi="宋体" w:eastAsia="宋体" w:cs="宋体"/>
            <w:highlight w:val="none"/>
            <w:rPrChange w:id="1206" w:author="随遇而安" w:date="2023-08-11T15:39:24Z">
              <w:rPr/>
            </w:rPrChange>
          </w:rPr>
          <w:fldChar w:fldCharType="separate"/>
        </w:r>
      </w:del>
      <w:del w:id="1207" w:author="随遇而安" w:date="2023-08-11T15:34:43Z">
        <w:r>
          <w:rPr>
            <w:rFonts w:hint="eastAsia" w:ascii="宋体" w:hAnsi="宋体" w:eastAsia="宋体" w:cs="宋体"/>
            <w:szCs w:val="24"/>
            <w:highlight w:val="none"/>
            <w:rPrChange w:id="1208" w:author="随遇而安" w:date="2023-08-11T15:39:24Z">
              <w:rPr>
                <w:rFonts w:ascii="Times New Roman" w:hAnsi="Times New Roman" w:eastAsia="宋体" w:cs="Times New Roman"/>
                <w:szCs w:val="24"/>
              </w:rPr>
            </w:rPrChange>
          </w:rPr>
          <w:delText>5.</w:delText>
        </w:r>
      </w:del>
      <w:del w:id="1209" w:author="随遇而安" w:date="2023-08-11T15:34:43Z">
        <w:r>
          <w:rPr>
            <w:rFonts w:hint="eastAsia" w:ascii="宋体" w:hAnsi="宋体" w:eastAsia="宋体" w:cs="宋体"/>
            <w:szCs w:val="24"/>
            <w:highlight w:val="none"/>
            <w:rPrChange w:id="1210" w:author="随遇而安" w:date="2023-08-11T15:39:24Z">
              <w:rPr>
                <w:rFonts w:hint="eastAsia" w:ascii="Times New Roman" w:hAnsi="Times New Roman" w:eastAsia="宋体" w:cs="Times New Roman"/>
                <w:szCs w:val="24"/>
              </w:rPr>
            </w:rPrChange>
          </w:rPr>
          <w:delText>安全费用预算计划</w:delText>
        </w:r>
      </w:del>
      <w:del w:id="1211" w:author="随遇而安" w:date="2023-08-11T15:34:43Z">
        <w:r>
          <w:rPr>
            <w:rFonts w:hint="eastAsia" w:ascii="宋体" w:hAnsi="宋体" w:eastAsia="宋体" w:cs="宋体"/>
            <w:highlight w:val="none"/>
            <w:rPrChange w:id="1212" w:author="随遇而安" w:date="2023-08-11T15:39:24Z">
              <w:rPr/>
            </w:rPrChange>
          </w:rPr>
          <w:tab/>
        </w:r>
      </w:del>
      <w:del w:id="1213" w:author="随遇而安" w:date="2023-08-11T15:34:43Z">
        <w:r>
          <w:rPr>
            <w:rFonts w:hint="eastAsia" w:ascii="宋体" w:hAnsi="宋体" w:eastAsia="宋体" w:cs="宋体"/>
            <w:highlight w:val="none"/>
            <w:rPrChange w:id="1214" w:author="随遇而安" w:date="2023-08-11T15:39:24Z">
              <w:rPr/>
            </w:rPrChange>
          </w:rPr>
          <w:fldChar w:fldCharType="begin"/>
        </w:r>
      </w:del>
      <w:del w:id="1215" w:author="随遇而安" w:date="2023-08-11T15:34:43Z">
        <w:r>
          <w:rPr>
            <w:rFonts w:hint="eastAsia" w:ascii="宋体" w:hAnsi="宋体" w:eastAsia="宋体" w:cs="宋体"/>
            <w:highlight w:val="none"/>
            <w:rPrChange w:id="1216" w:author="随遇而安" w:date="2023-08-11T15:39:24Z">
              <w:rPr/>
            </w:rPrChange>
          </w:rPr>
          <w:delInstrText xml:space="preserve"> PAGEREF _Toc10868 \h </w:delInstrText>
        </w:r>
      </w:del>
      <w:del w:id="1217" w:author="随遇而安" w:date="2023-08-11T15:34:43Z">
        <w:r>
          <w:rPr>
            <w:rFonts w:hint="eastAsia" w:ascii="宋体" w:hAnsi="宋体" w:eastAsia="宋体" w:cs="宋体"/>
            <w:highlight w:val="none"/>
            <w:rPrChange w:id="1218" w:author="随遇而安" w:date="2023-08-11T15:39:24Z">
              <w:rPr/>
            </w:rPrChange>
          </w:rPr>
          <w:fldChar w:fldCharType="separate"/>
        </w:r>
      </w:del>
      <w:del w:id="1219" w:author="随遇而安" w:date="2023-08-11T15:34:43Z">
        <w:r>
          <w:rPr>
            <w:rFonts w:hint="eastAsia" w:ascii="宋体" w:hAnsi="宋体" w:eastAsia="宋体" w:cs="宋体"/>
            <w:highlight w:val="none"/>
            <w:rPrChange w:id="1220" w:author="随遇而安" w:date="2023-08-11T15:39:24Z">
              <w:rPr/>
            </w:rPrChange>
          </w:rPr>
          <w:delText>2</w:delText>
        </w:r>
      </w:del>
      <w:del w:id="1221" w:author="随遇而安" w:date="2023-08-11T15:34:43Z">
        <w:r>
          <w:rPr>
            <w:rFonts w:hint="eastAsia" w:ascii="宋体" w:hAnsi="宋体" w:eastAsia="宋体" w:cs="宋体"/>
            <w:highlight w:val="none"/>
            <w:rPrChange w:id="1222" w:author="随遇而安" w:date="2023-08-11T15:39:24Z">
              <w:rPr/>
            </w:rPrChange>
          </w:rPr>
          <w:fldChar w:fldCharType="end"/>
        </w:r>
      </w:del>
      <w:del w:id="1223" w:author="随遇而安" w:date="2023-08-11T15:34:43Z">
        <w:r>
          <w:rPr>
            <w:rFonts w:hint="eastAsia" w:ascii="宋体" w:hAnsi="宋体" w:eastAsia="宋体" w:cs="宋体"/>
            <w:highlight w:val="none"/>
            <w:rPrChange w:id="1224" w:author="随遇而安" w:date="2023-08-11T15:39:24Z">
              <w:rPr/>
            </w:rPrChange>
          </w:rPr>
          <w:fldChar w:fldCharType="end"/>
        </w:r>
      </w:del>
    </w:p>
    <w:p w14:paraId="15C23DCD">
      <w:pPr>
        <w:pStyle w:val="10"/>
        <w:tabs>
          <w:tab w:val="right" w:leader="dot" w:pos="9070"/>
          <w:tab w:val="clear" w:pos="8302"/>
        </w:tabs>
        <w:outlineLvl w:val="9"/>
        <w:rPr>
          <w:del w:id="1225" w:author="随遇而安" w:date="2023-08-11T15:34:43Z"/>
          <w:rFonts w:hint="eastAsia" w:ascii="宋体" w:hAnsi="宋体" w:eastAsia="宋体" w:cs="宋体"/>
          <w:highlight w:val="none"/>
          <w:rPrChange w:id="1226" w:author="随遇而安" w:date="2023-08-11T15:39:24Z">
            <w:rPr>
              <w:del w:id="1227" w:author="随遇而安" w:date="2023-08-11T15:34:43Z"/>
            </w:rPr>
          </w:rPrChange>
        </w:rPr>
      </w:pPr>
      <w:del w:id="1228" w:author="随遇而安" w:date="2023-08-11T15:34:43Z">
        <w:r>
          <w:rPr>
            <w:rFonts w:hint="eastAsia" w:ascii="宋体" w:hAnsi="宋体" w:eastAsia="宋体" w:cs="宋体"/>
            <w:highlight w:val="none"/>
            <w:rPrChange w:id="1229" w:author="随遇而安" w:date="2023-08-11T15:39:24Z">
              <w:rPr/>
            </w:rPrChange>
          </w:rPr>
          <w:fldChar w:fldCharType="begin"/>
        </w:r>
      </w:del>
      <w:del w:id="1230" w:author="随遇而安" w:date="2023-08-11T15:34:43Z">
        <w:r>
          <w:rPr>
            <w:rFonts w:hint="eastAsia" w:ascii="宋体" w:hAnsi="宋体" w:eastAsia="宋体" w:cs="宋体"/>
            <w:highlight w:val="none"/>
            <w:rPrChange w:id="1231" w:author="随遇而安" w:date="2023-08-11T15:39:24Z">
              <w:rPr/>
            </w:rPrChange>
          </w:rPr>
          <w:delInstrText xml:space="preserve"> HYPERLINK \l "_Toc22141" </w:delInstrText>
        </w:r>
      </w:del>
      <w:del w:id="1232" w:author="随遇而安" w:date="2023-08-11T15:34:43Z">
        <w:r>
          <w:rPr>
            <w:rFonts w:hint="eastAsia" w:ascii="宋体" w:hAnsi="宋体" w:eastAsia="宋体" w:cs="宋体"/>
            <w:highlight w:val="none"/>
            <w:rPrChange w:id="1233" w:author="随遇而安" w:date="2023-08-11T15:39:24Z">
              <w:rPr/>
            </w:rPrChange>
          </w:rPr>
          <w:fldChar w:fldCharType="separate"/>
        </w:r>
      </w:del>
      <w:del w:id="1234" w:author="随遇而安" w:date="2023-08-11T15:34:43Z">
        <w:r>
          <w:rPr>
            <w:rFonts w:hint="eastAsia" w:ascii="宋体" w:hAnsi="宋体" w:eastAsia="宋体" w:cs="宋体"/>
            <w:szCs w:val="24"/>
            <w:highlight w:val="none"/>
            <w:rPrChange w:id="1235" w:author="随遇而安" w:date="2023-08-11T15:39:24Z">
              <w:rPr>
                <w:rFonts w:ascii="Times New Roman" w:hAnsi="Times New Roman" w:eastAsia="宋体" w:cs="Times New Roman"/>
                <w:szCs w:val="24"/>
              </w:rPr>
            </w:rPrChange>
          </w:rPr>
          <w:delText>6.</w:delText>
        </w:r>
      </w:del>
      <w:del w:id="1236" w:author="随遇而安" w:date="2023-08-11T15:34:43Z">
        <w:r>
          <w:rPr>
            <w:rFonts w:hint="eastAsia" w:ascii="宋体" w:hAnsi="宋体" w:eastAsia="宋体" w:cs="宋体"/>
            <w:szCs w:val="24"/>
            <w:highlight w:val="none"/>
            <w:rPrChange w:id="1237" w:author="随遇而安" w:date="2023-08-11T15:39:24Z">
              <w:rPr>
                <w:rFonts w:hint="eastAsia" w:ascii="Times New Roman" w:hAnsi="Times New Roman" w:eastAsia="宋体" w:cs="Times New Roman"/>
                <w:szCs w:val="24"/>
              </w:rPr>
            </w:rPrChange>
          </w:rPr>
          <w:delText>安全费用使用及管理</w:delText>
        </w:r>
      </w:del>
      <w:del w:id="1238" w:author="随遇而安" w:date="2023-08-11T15:34:43Z">
        <w:r>
          <w:rPr>
            <w:rFonts w:hint="eastAsia" w:ascii="宋体" w:hAnsi="宋体" w:eastAsia="宋体" w:cs="宋体"/>
            <w:highlight w:val="none"/>
            <w:rPrChange w:id="1239" w:author="随遇而安" w:date="2023-08-11T15:39:24Z">
              <w:rPr/>
            </w:rPrChange>
          </w:rPr>
          <w:tab/>
        </w:r>
      </w:del>
      <w:del w:id="1240" w:author="随遇而安" w:date="2023-08-11T15:34:43Z">
        <w:r>
          <w:rPr>
            <w:rFonts w:hint="eastAsia" w:ascii="宋体" w:hAnsi="宋体" w:eastAsia="宋体" w:cs="宋体"/>
            <w:highlight w:val="none"/>
            <w:rPrChange w:id="1241" w:author="随遇而安" w:date="2023-08-11T15:39:24Z">
              <w:rPr/>
            </w:rPrChange>
          </w:rPr>
          <w:fldChar w:fldCharType="begin"/>
        </w:r>
      </w:del>
      <w:del w:id="1242" w:author="随遇而安" w:date="2023-08-11T15:34:43Z">
        <w:r>
          <w:rPr>
            <w:rFonts w:hint="eastAsia" w:ascii="宋体" w:hAnsi="宋体" w:eastAsia="宋体" w:cs="宋体"/>
            <w:highlight w:val="none"/>
            <w:rPrChange w:id="1243" w:author="随遇而安" w:date="2023-08-11T15:39:24Z">
              <w:rPr/>
            </w:rPrChange>
          </w:rPr>
          <w:delInstrText xml:space="preserve"> PAGEREF _Toc22141 \h </w:delInstrText>
        </w:r>
      </w:del>
      <w:del w:id="1244" w:author="随遇而安" w:date="2023-08-11T15:34:43Z">
        <w:r>
          <w:rPr>
            <w:rFonts w:hint="eastAsia" w:ascii="宋体" w:hAnsi="宋体" w:eastAsia="宋体" w:cs="宋体"/>
            <w:highlight w:val="none"/>
            <w:rPrChange w:id="1245" w:author="随遇而安" w:date="2023-08-11T15:39:24Z">
              <w:rPr/>
            </w:rPrChange>
          </w:rPr>
          <w:fldChar w:fldCharType="separate"/>
        </w:r>
      </w:del>
      <w:del w:id="1246" w:author="随遇而安" w:date="2023-08-11T15:34:43Z">
        <w:r>
          <w:rPr>
            <w:rFonts w:hint="eastAsia" w:ascii="宋体" w:hAnsi="宋体" w:eastAsia="宋体" w:cs="宋体"/>
            <w:highlight w:val="none"/>
            <w:rPrChange w:id="1247" w:author="随遇而安" w:date="2023-08-11T15:39:24Z">
              <w:rPr/>
            </w:rPrChange>
          </w:rPr>
          <w:delText>2</w:delText>
        </w:r>
      </w:del>
      <w:del w:id="1248" w:author="随遇而安" w:date="2023-08-11T15:34:43Z">
        <w:r>
          <w:rPr>
            <w:rFonts w:hint="eastAsia" w:ascii="宋体" w:hAnsi="宋体" w:eastAsia="宋体" w:cs="宋体"/>
            <w:highlight w:val="none"/>
            <w:rPrChange w:id="1249" w:author="随遇而安" w:date="2023-08-11T15:39:24Z">
              <w:rPr/>
            </w:rPrChange>
          </w:rPr>
          <w:fldChar w:fldCharType="end"/>
        </w:r>
      </w:del>
      <w:del w:id="1250" w:author="随遇而安" w:date="2023-08-11T15:34:43Z">
        <w:r>
          <w:rPr>
            <w:rFonts w:hint="eastAsia" w:ascii="宋体" w:hAnsi="宋体" w:eastAsia="宋体" w:cs="宋体"/>
            <w:highlight w:val="none"/>
            <w:rPrChange w:id="1251" w:author="随遇而安" w:date="2023-08-11T15:39:24Z">
              <w:rPr/>
            </w:rPrChange>
          </w:rPr>
          <w:fldChar w:fldCharType="end"/>
        </w:r>
      </w:del>
    </w:p>
    <w:p w14:paraId="71D9DD0D">
      <w:pPr>
        <w:pStyle w:val="10"/>
        <w:tabs>
          <w:tab w:val="right" w:leader="dot" w:pos="9070"/>
          <w:tab w:val="clear" w:pos="8302"/>
        </w:tabs>
        <w:outlineLvl w:val="9"/>
        <w:rPr>
          <w:del w:id="1252" w:author="随遇而安" w:date="2023-08-11T15:34:43Z"/>
          <w:rFonts w:hint="eastAsia" w:ascii="宋体" w:hAnsi="宋体" w:eastAsia="宋体" w:cs="宋体"/>
          <w:highlight w:val="none"/>
          <w:rPrChange w:id="1253" w:author="随遇而安" w:date="2023-08-11T15:39:24Z">
            <w:rPr>
              <w:del w:id="1254" w:author="随遇而安" w:date="2023-08-11T15:34:43Z"/>
            </w:rPr>
          </w:rPrChange>
        </w:rPr>
      </w:pPr>
      <w:del w:id="1255" w:author="随遇而安" w:date="2023-08-11T15:34:43Z">
        <w:r>
          <w:rPr>
            <w:rFonts w:hint="eastAsia" w:ascii="宋体" w:hAnsi="宋体" w:eastAsia="宋体" w:cs="宋体"/>
            <w:highlight w:val="none"/>
            <w:rPrChange w:id="1256" w:author="随遇而安" w:date="2023-08-11T15:39:24Z">
              <w:rPr/>
            </w:rPrChange>
          </w:rPr>
          <w:fldChar w:fldCharType="begin"/>
        </w:r>
      </w:del>
      <w:del w:id="1257" w:author="随遇而安" w:date="2023-08-11T15:34:43Z">
        <w:r>
          <w:rPr>
            <w:rFonts w:hint="eastAsia" w:ascii="宋体" w:hAnsi="宋体" w:eastAsia="宋体" w:cs="宋体"/>
            <w:highlight w:val="none"/>
            <w:rPrChange w:id="1258" w:author="随遇而安" w:date="2023-08-11T15:39:24Z">
              <w:rPr/>
            </w:rPrChange>
          </w:rPr>
          <w:delInstrText xml:space="preserve"> HYPERLINK \l "_Toc19152" </w:delInstrText>
        </w:r>
      </w:del>
      <w:del w:id="1259" w:author="随遇而安" w:date="2023-08-11T15:34:43Z">
        <w:r>
          <w:rPr>
            <w:rFonts w:hint="eastAsia" w:ascii="宋体" w:hAnsi="宋体" w:eastAsia="宋体" w:cs="宋体"/>
            <w:highlight w:val="none"/>
            <w:rPrChange w:id="1260" w:author="随遇而安" w:date="2023-08-11T15:39:24Z">
              <w:rPr/>
            </w:rPrChange>
          </w:rPr>
          <w:fldChar w:fldCharType="separate"/>
        </w:r>
      </w:del>
      <w:del w:id="1261" w:author="随遇而安" w:date="2023-08-11T15:34:43Z">
        <w:r>
          <w:rPr>
            <w:rFonts w:hint="eastAsia" w:ascii="宋体" w:hAnsi="宋体" w:eastAsia="宋体" w:cs="宋体"/>
            <w:szCs w:val="24"/>
            <w:highlight w:val="none"/>
            <w:rPrChange w:id="1262" w:author="随遇而安" w:date="2023-08-11T15:39:24Z">
              <w:rPr>
                <w:rFonts w:hint="eastAsia" w:ascii="Times New Roman" w:hAnsi="Times New Roman" w:eastAsia="宋体" w:cs="Times New Roman"/>
                <w:szCs w:val="24"/>
              </w:rPr>
            </w:rPrChange>
          </w:rPr>
          <w:delText>7</w:delText>
        </w:r>
      </w:del>
      <w:del w:id="1263" w:author="随遇而安" w:date="2023-08-11T15:34:43Z">
        <w:r>
          <w:rPr>
            <w:rFonts w:hint="eastAsia" w:ascii="宋体" w:hAnsi="宋体" w:eastAsia="宋体" w:cs="宋体"/>
            <w:szCs w:val="24"/>
            <w:highlight w:val="none"/>
            <w:rPrChange w:id="1264" w:author="随遇而安" w:date="2023-08-11T15:39:24Z">
              <w:rPr>
                <w:rFonts w:ascii="Times New Roman" w:hAnsi="Times New Roman" w:eastAsia="宋体" w:cs="Times New Roman"/>
                <w:szCs w:val="24"/>
              </w:rPr>
            </w:rPrChange>
          </w:rPr>
          <w:delText>.</w:delText>
        </w:r>
      </w:del>
      <w:del w:id="1265" w:author="随遇而安" w:date="2023-08-11T15:34:43Z">
        <w:r>
          <w:rPr>
            <w:rFonts w:hint="eastAsia" w:ascii="宋体" w:hAnsi="宋体" w:eastAsia="宋体" w:cs="宋体"/>
            <w:szCs w:val="24"/>
            <w:highlight w:val="none"/>
            <w:rPrChange w:id="1266" w:author="随遇而安" w:date="2023-08-11T15:39:24Z">
              <w:rPr>
                <w:rFonts w:hint="eastAsia" w:ascii="Times New Roman" w:hAnsi="Times New Roman" w:eastAsia="宋体" w:cs="Times New Roman"/>
                <w:szCs w:val="24"/>
              </w:rPr>
            </w:rPrChange>
          </w:rPr>
          <w:delText>监督检查</w:delText>
        </w:r>
      </w:del>
      <w:del w:id="1267" w:author="随遇而安" w:date="2023-08-11T15:34:43Z">
        <w:r>
          <w:rPr>
            <w:rFonts w:hint="eastAsia" w:ascii="宋体" w:hAnsi="宋体" w:eastAsia="宋体" w:cs="宋体"/>
            <w:highlight w:val="none"/>
            <w:rPrChange w:id="1268" w:author="随遇而安" w:date="2023-08-11T15:39:24Z">
              <w:rPr/>
            </w:rPrChange>
          </w:rPr>
          <w:tab/>
        </w:r>
      </w:del>
      <w:del w:id="1269" w:author="随遇而安" w:date="2023-08-11T15:34:43Z">
        <w:r>
          <w:rPr>
            <w:rFonts w:hint="eastAsia" w:ascii="宋体" w:hAnsi="宋体" w:eastAsia="宋体" w:cs="宋体"/>
            <w:highlight w:val="none"/>
            <w:rPrChange w:id="1270" w:author="随遇而安" w:date="2023-08-11T15:39:24Z">
              <w:rPr/>
            </w:rPrChange>
          </w:rPr>
          <w:fldChar w:fldCharType="begin"/>
        </w:r>
      </w:del>
      <w:del w:id="1271" w:author="随遇而安" w:date="2023-08-11T15:34:43Z">
        <w:r>
          <w:rPr>
            <w:rFonts w:hint="eastAsia" w:ascii="宋体" w:hAnsi="宋体" w:eastAsia="宋体" w:cs="宋体"/>
            <w:highlight w:val="none"/>
            <w:rPrChange w:id="1272" w:author="随遇而安" w:date="2023-08-11T15:39:24Z">
              <w:rPr/>
            </w:rPrChange>
          </w:rPr>
          <w:delInstrText xml:space="preserve"> PAGEREF _Toc19152 \h </w:delInstrText>
        </w:r>
      </w:del>
      <w:del w:id="1273" w:author="随遇而安" w:date="2023-08-11T15:34:43Z">
        <w:r>
          <w:rPr>
            <w:rFonts w:hint="eastAsia" w:ascii="宋体" w:hAnsi="宋体" w:eastAsia="宋体" w:cs="宋体"/>
            <w:highlight w:val="none"/>
            <w:rPrChange w:id="1274" w:author="随遇而安" w:date="2023-08-11T15:39:24Z">
              <w:rPr/>
            </w:rPrChange>
          </w:rPr>
          <w:fldChar w:fldCharType="separate"/>
        </w:r>
      </w:del>
      <w:del w:id="1275" w:author="随遇而安" w:date="2023-08-11T15:34:43Z">
        <w:r>
          <w:rPr>
            <w:rFonts w:hint="eastAsia" w:ascii="宋体" w:hAnsi="宋体" w:eastAsia="宋体" w:cs="宋体"/>
            <w:highlight w:val="none"/>
            <w:rPrChange w:id="1276" w:author="随遇而安" w:date="2023-08-11T15:39:24Z">
              <w:rPr/>
            </w:rPrChange>
          </w:rPr>
          <w:delText>4</w:delText>
        </w:r>
      </w:del>
      <w:del w:id="1277" w:author="随遇而安" w:date="2023-08-11T15:34:43Z">
        <w:r>
          <w:rPr>
            <w:rFonts w:hint="eastAsia" w:ascii="宋体" w:hAnsi="宋体" w:eastAsia="宋体" w:cs="宋体"/>
            <w:highlight w:val="none"/>
            <w:rPrChange w:id="1278" w:author="随遇而安" w:date="2023-08-11T15:39:24Z">
              <w:rPr/>
            </w:rPrChange>
          </w:rPr>
          <w:fldChar w:fldCharType="end"/>
        </w:r>
      </w:del>
      <w:del w:id="1279" w:author="随遇而安" w:date="2023-08-11T15:34:43Z">
        <w:r>
          <w:rPr>
            <w:rFonts w:hint="eastAsia" w:ascii="宋体" w:hAnsi="宋体" w:eastAsia="宋体" w:cs="宋体"/>
            <w:highlight w:val="none"/>
            <w:rPrChange w:id="1280" w:author="随遇而安" w:date="2023-08-11T15:39:24Z">
              <w:rPr/>
            </w:rPrChange>
          </w:rPr>
          <w:fldChar w:fldCharType="end"/>
        </w:r>
      </w:del>
    </w:p>
    <w:p w14:paraId="45187036">
      <w:pPr>
        <w:pStyle w:val="10"/>
        <w:tabs>
          <w:tab w:val="right" w:leader="dot" w:pos="9070"/>
          <w:tab w:val="clear" w:pos="8302"/>
        </w:tabs>
        <w:outlineLvl w:val="9"/>
        <w:rPr>
          <w:del w:id="1281" w:author="随遇而安" w:date="2023-08-11T15:34:43Z"/>
          <w:rFonts w:hint="eastAsia" w:ascii="宋体" w:hAnsi="宋体" w:eastAsia="宋体" w:cs="宋体"/>
          <w:highlight w:val="none"/>
          <w:rPrChange w:id="1282" w:author="随遇而安" w:date="2023-08-11T15:39:24Z">
            <w:rPr>
              <w:del w:id="1283" w:author="随遇而安" w:date="2023-08-11T15:34:43Z"/>
            </w:rPr>
          </w:rPrChange>
        </w:rPr>
      </w:pPr>
      <w:del w:id="1284" w:author="随遇而安" w:date="2023-08-11T15:34:43Z">
        <w:r>
          <w:rPr>
            <w:rFonts w:hint="eastAsia" w:ascii="宋体" w:hAnsi="宋体" w:eastAsia="宋体" w:cs="宋体"/>
            <w:highlight w:val="none"/>
            <w:rPrChange w:id="1285" w:author="随遇而安" w:date="2023-08-11T15:39:24Z">
              <w:rPr/>
            </w:rPrChange>
          </w:rPr>
          <w:fldChar w:fldCharType="begin"/>
        </w:r>
      </w:del>
      <w:del w:id="1286" w:author="随遇而安" w:date="2023-08-11T15:34:43Z">
        <w:r>
          <w:rPr>
            <w:rFonts w:hint="eastAsia" w:ascii="宋体" w:hAnsi="宋体" w:eastAsia="宋体" w:cs="宋体"/>
            <w:highlight w:val="none"/>
            <w:rPrChange w:id="1287" w:author="随遇而安" w:date="2023-08-11T15:39:24Z">
              <w:rPr/>
            </w:rPrChange>
          </w:rPr>
          <w:delInstrText xml:space="preserve"> HYPERLINK \l "_Toc27522" </w:delInstrText>
        </w:r>
      </w:del>
      <w:del w:id="1288" w:author="随遇而安" w:date="2023-08-11T15:34:43Z">
        <w:r>
          <w:rPr>
            <w:rFonts w:hint="eastAsia" w:ascii="宋体" w:hAnsi="宋体" w:eastAsia="宋体" w:cs="宋体"/>
            <w:highlight w:val="none"/>
            <w:rPrChange w:id="1289" w:author="随遇而安" w:date="2023-08-11T15:39:24Z">
              <w:rPr/>
            </w:rPrChange>
          </w:rPr>
          <w:fldChar w:fldCharType="separate"/>
        </w:r>
      </w:del>
      <w:del w:id="1290" w:author="随遇而安" w:date="2023-08-11T15:34:43Z">
        <w:r>
          <w:rPr>
            <w:rFonts w:hint="eastAsia" w:ascii="宋体" w:hAnsi="宋体" w:eastAsia="宋体" w:cs="宋体"/>
            <w:szCs w:val="24"/>
            <w:highlight w:val="none"/>
            <w:rPrChange w:id="1291" w:author="随遇而安" w:date="2023-08-11T15:39:24Z">
              <w:rPr>
                <w:rFonts w:hint="eastAsia" w:ascii="Times New Roman" w:hAnsi="Times New Roman" w:eastAsia="宋体" w:cs="Times New Roman"/>
                <w:szCs w:val="24"/>
              </w:rPr>
            </w:rPrChange>
          </w:rPr>
          <w:delText>8.附则</w:delText>
        </w:r>
      </w:del>
      <w:del w:id="1292" w:author="随遇而安" w:date="2023-08-11T15:34:43Z">
        <w:r>
          <w:rPr>
            <w:rFonts w:hint="eastAsia" w:ascii="宋体" w:hAnsi="宋体" w:eastAsia="宋体" w:cs="宋体"/>
            <w:highlight w:val="none"/>
            <w:rPrChange w:id="1293" w:author="随遇而安" w:date="2023-08-11T15:39:24Z">
              <w:rPr/>
            </w:rPrChange>
          </w:rPr>
          <w:tab/>
        </w:r>
      </w:del>
      <w:del w:id="1294" w:author="随遇而安" w:date="2023-08-11T15:34:43Z">
        <w:r>
          <w:rPr>
            <w:rFonts w:hint="eastAsia" w:ascii="宋体" w:hAnsi="宋体" w:eastAsia="宋体" w:cs="宋体"/>
            <w:highlight w:val="none"/>
            <w:rPrChange w:id="1295" w:author="随遇而安" w:date="2023-08-11T15:39:24Z">
              <w:rPr/>
            </w:rPrChange>
          </w:rPr>
          <w:fldChar w:fldCharType="begin"/>
        </w:r>
      </w:del>
      <w:del w:id="1296" w:author="随遇而安" w:date="2023-08-11T15:34:43Z">
        <w:r>
          <w:rPr>
            <w:rFonts w:hint="eastAsia" w:ascii="宋体" w:hAnsi="宋体" w:eastAsia="宋体" w:cs="宋体"/>
            <w:highlight w:val="none"/>
            <w:rPrChange w:id="1297" w:author="随遇而安" w:date="2023-08-11T15:39:24Z">
              <w:rPr/>
            </w:rPrChange>
          </w:rPr>
          <w:delInstrText xml:space="preserve"> PAGEREF _Toc27522 \h </w:delInstrText>
        </w:r>
      </w:del>
      <w:del w:id="1298" w:author="随遇而安" w:date="2023-08-11T15:34:43Z">
        <w:r>
          <w:rPr>
            <w:rFonts w:hint="eastAsia" w:ascii="宋体" w:hAnsi="宋体" w:eastAsia="宋体" w:cs="宋体"/>
            <w:highlight w:val="none"/>
            <w:rPrChange w:id="1299" w:author="随遇而安" w:date="2023-08-11T15:39:24Z">
              <w:rPr/>
            </w:rPrChange>
          </w:rPr>
          <w:fldChar w:fldCharType="separate"/>
        </w:r>
      </w:del>
      <w:del w:id="1300" w:author="随遇而安" w:date="2023-08-11T15:34:43Z">
        <w:r>
          <w:rPr>
            <w:rFonts w:hint="eastAsia" w:ascii="宋体" w:hAnsi="宋体" w:eastAsia="宋体" w:cs="宋体"/>
            <w:highlight w:val="none"/>
            <w:rPrChange w:id="1301" w:author="随遇而安" w:date="2023-08-11T15:39:24Z">
              <w:rPr/>
            </w:rPrChange>
          </w:rPr>
          <w:delText>4</w:delText>
        </w:r>
      </w:del>
      <w:del w:id="1302" w:author="随遇而安" w:date="2023-08-11T15:34:43Z">
        <w:r>
          <w:rPr>
            <w:rFonts w:hint="eastAsia" w:ascii="宋体" w:hAnsi="宋体" w:eastAsia="宋体" w:cs="宋体"/>
            <w:highlight w:val="none"/>
            <w:rPrChange w:id="1303" w:author="随遇而安" w:date="2023-08-11T15:39:24Z">
              <w:rPr/>
            </w:rPrChange>
          </w:rPr>
          <w:fldChar w:fldCharType="end"/>
        </w:r>
      </w:del>
      <w:del w:id="1304" w:author="随遇而安" w:date="2023-08-11T15:34:43Z">
        <w:r>
          <w:rPr>
            <w:rFonts w:hint="eastAsia" w:ascii="宋体" w:hAnsi="宋体" w:eastAsia="宋体" w:cs="宋体"/>
            <w:highlight w:val="none"/>
            <w:rPrChange w:id="1305" w:author="随遇而安" w:date="2023-08-11T15:39:24Z">
              <w:rPr/>
            </w:rPrChange>
          </w:rPr>
          <w:fldChar w:fldCharType="end"/>
        </w:r>
      </w:del>
    </w:p>
    <w:p w14:paraId="177064A0">
      <w:pPr>
        <w:pStyle w:val="10"/>
        <w:tabs>
          <w:tab w:val="right" w:leader="dot" w:pos="9070"/>
          <w:tab w:val="clear" w:pos="8302"/>
        </w:tabs>
        <w:outlineLvl w:val="9"/>
        <w:rPr>
          <w:del w:id="1306" w:author="随遇而安" w:date="2023-08-11T15:34:43Z"/>
          <w:rFonts w:hint="eastAsia" w:ascii="宋体" w:hAnsi="宋体" w:eastAsia="宋体" w:cs="宋体"/>
          <w:highlight w:val="none"/>
          <w:rPrChange w:id="1307" w:author="随遇而安" w:date="2023-08-11T15:39:24Z">
            <w:rPr>
              <w:del w:id="1308" w:author="随遇而安" w:date="2023-08-11T15:34:43Z"/>
            </w:rPr>
          </w:rPrChange>
        </w:rPr>
      </w:pPr>
      <w:del w:id="1309" w:author="随遇而安" w:date="2023-08-11T15:34:43Z">
        <w:r>
          <w:rPr>
            <w:rFonts w:hint="eastAsia" w:ascii="宋体" w:hAnsi="宋体" w:eastAsia="宋体" w:cs="宋体"/>
            <w:highlight w:val="none"/>
            <w:rPrChange w:id="1310" w:author="随遇而安" w:date="2023-08-11T15:39:24Z">
              <w:rPr/>
            </w:rPrChange>
          </w:rPr>
          <w:fldChar w:fldCharType="begin"/>
        </w:r>
      </w:del>
      <w:del w:id="1311" w:author="随遇而安" w:date="2023-08-11T15:34:43Z">
        <w:r>
          <w:rPr>
            <w:rFonts w:hint="eastAsia" w:ascii="宋体" w:hAnsi="宋体" w:eastAsia="宋体" w:cs="宋体"/>
            <w:highlight w:val="none"/>
            <w:rPrChange w:id="1312" w:author="随遇而安" w:date="2023-08-11T15:39:24Z">
              <w:rPr/>
            </w:rPrChange>
          </w:rPr>
          <w:delInstrText xml:space="preserve"> HYPERLINK \l "_Toc7073" </w:delInstrText>
        </w:r>
      </w:del>
      <w:del w:id="1313" w:author="随遇而安" w:date="2023-08-11T15:34:43Z">
        <w:r>
          <w:rPr>
            <w:rFonts w:hint="eastAsia" w:ascii="宋体" w:hAnsi="宋体" w:eastAsia="宋体" w:cs="宋体"/>
            <w:highlight w:val="none"/>
            <w:rPrChange w:id="1314" w:author="随遇而安" w:date="2023-08-11T15:39:24Z">
              <w:rPr/>
            </w:rPrChange>
          </w:rPr>
          <w:fldChar w:fldCharType="separate"/>
        </w:r>
      </w:del>
      <w:del w:id="1315" w:author="随遇而安" w:date="2023-08-11T15:34:43Z">
        <w:r>
          <w:rPr>
            <w:rFonts w:hint="eastAsia" w:ascii="宋体" w:hAnsi="宋体" w:eastAsia="宋体" w:cs="宋体"/>
            <w:szCs w:val="24"/>
            <w:highlight w:val="none"/>
            <w:rPrChange w:id="1316" w:author="随遇而安" w:date="2023-08-11T15:39:24Z">
              <w:rPr>
                <w:rFonts w:hint="eastAsia" w:ascii="Times New Roman" w:hAnsi="Times New Roman" w:eastAsia="宋体" w:cs="Times New Roman"/>
                <w:szCs w:val="24"/>
              </w:rPr>
            </w:rPrChange>
          </w:rPr>
          <w:delText>9.附件</w:delText>
        </w:r>
      </w:del>
      <w:del w:id="1317" w:author="随遇而安" w:date="2023-08-11T15:34:43Z">
        <w:r>
          <w:rPr>
            <w:rFonts w:hint="eastAsia" w:ascii="宋体" w:hAnsi="宋体" w:eastAsia="宋体" w:cs="宋体"/>
            <w:highlight w:val="none"/>
            <w:rPrChange w:id="1318" w:author="随遇而安" w:date="2023-08-11T15:39:24Z">
              <w:rPr/>
            </w:rPrChange>
          </w:rPr>
          <w:tab/>
        </w:r>
      </w:del>
      <w:del w:id="1319" w:author="随遇而安" w:date="2023-08-11T15:34:43Z">
        <w:r>
          <w:rPr>
            <w:rFonts w:hint="eastAsia" w:ascii="宋体" w:hAnsi="宋体" w:eastAsia="宋体" w:cs="宋体"/>
            <w:highlight w:val="none"/>
            <w:rPrChange w:id="1320" w:author="随遇而安" w:date="2023-08-11T15:39:24Z">
              <w:rPr/>
            </w:rPrChange>
          </w:rPr>
          <w:fldChar w:fldCharType="begin"/>
        </w:r>
      </w:del>
      <w:del w:id="1321" w:author="随遇而安" w:date="2023-08-11T15:34:43Z">
        <w:r>
          <w:rPr>
            <w:rFonts w:hint="eastAsia" w:ascii="宋体" w:hAnsi="宋体" w:eastAsia="宋体" w:cs="宋体"/>
            <w:highlight w:val="none"/>
            <w:rPrChange w:id="1322" w:author="随遇而安" w:date="2023-08-11T15:39:24Z">
              <w:rPr/>
            </w:rPrChange>
          </w:rPr>
          <w:delInstrText xml:space="preserve"> PAGEREF _Toc7073 \h </w:delInstrText>
        </w:r>
      </w:del>
      <w:del w:id="1323" w:author="随遇而安" w:date="2023-08-11T15:34:43Z">
        <w:r>
          <w:rPr>
            <w:rFonts w:hint="eastAsia" w:ascii="宋体" w:hAnsi="宋体" w:eastAsia="宋体" w:cs="宋体"/>
            <w:highlight w:val="none"/>
            <w:rPrChange w:id="1324" w:author="随遇而安" w:date="2023-08-11T15:39:24Z">
              <w:rPr/>
            </w:rPrChange>
          </w:rPr>
          <w:fldChar w:fldCharType="separate"/>
        </w:r>
      </w:del>
      <w:del w:id="1325" w:author="随遇而安" w:date="2023-08-11T15:34:43Z">
        <w:r>
          <w:rPr>
            <w:rFonts w:hint="eastAsia" w:ascii="宋体" w:hAnsi="宋体" w:eastAsia="宋体" w:cs="宋体"/>
            <w:highlight w:val="none"/>
            <w:rPrChange w:id="1326" w:author="随遇而安" w:date="2023-08-11T15:39:24Z">
              <w:rPr/>
            </w:rPrChange>
          </w:rPr>
          <w:delText>5</w:delText>
        </w:r>
      </w:del>
      <w:del w:id="1327" w:author="随遇而安" w:date="2023-08-11T15:34:43Z">
        <w:r>
          <w:rPr>
            <w:rFonts w:hint="eastAsia" w:ascii="宋体" w:hAnsi="宋体" w:eastAsia="宋体" w:cs="宋体"/>
            <w:highlight w:val="none"/>
            <w:rPrChange w:id="1328" w:author="随遇而安" w:date="2023-08-11T15:39:24Z">
              <w:rPr/>
            </w:rPrChange>
          </w:rPr>
          <w:fldChar w:fldCharType="end"/>
        </w:r>
      </w:del>
      <w:del w:id="1329" w:author="随遇而安" w:date="2023-08-11T15:34:43Z">
        <w:r>
          <w:rPr>
            <w:rFonts w:hint="eastAsia" w:ascii="宋体" w:hAnsi="宋体" w:eastAsia="宋体" w:cs="宋体"/>
            <w:highlight w:val="none"/>
            <w:rPrChange w:id="1330" w:author="随遇而安" w:date="2023-08-11T15:39:24Z">
              <w:rPr/>
            </w:rPrChange>
          </w:rPr>
          <w:fldChar w:fldCharType="end"/>
        </w:r>
      </w:del>
    </w:p>
    <w:p w14:paraId="1BB73034">
      <w:pPr>
        <w:spacing w:line="360" w:lineRule="auto"/>
        <w:outlineLvl w:val="9"/>
        <w:rPr>
          <w:del w:id="1331" w:author="随遇而安" w:date="2023-08-11T15:34:43Z"/>
          <w:rFonts w:asciiTheme="minorEastAsia" w:hAnsiTheme="minorEastAsia"/>
          <w:color w:val="000000" w:themeColor="text1"/>
          <w:szCs w:val="24"/>
          <w:highlight w:val="none"/>
          <w:rPrChange w:id="1332" w:author="随遇而安" w:date="2023-08-11T15:39:24Z">
            <w:rPr>
              <w:del w:id="1333" w:author="随遇而安" w:date="2023-08-11T15:34:43Z"/>
              <w:rFonts w:asciiTheme="minorEastAsia" w:hAnsiTheme="minorEastAsia"/>
              <w:color w:val="000000" w:themeColor="text1"/>
              <w:szCs w:val="24"/>
              <w14:textFill>
                <w14:solidFill>
                  <w14:schemeClr w14:val="tx1"/>
                </w14:solidFill>
              </w14:textFill>
            </w:rPr>
          </w:rPrChange>
          <w14:textFill>
            <w14:solidFill>
              <w14:schemeClr w14:val="tx1"/>
            </w14:solidFill>
          </w14:textFill>
        </w:rPr>
      </w:pPr>
      <w:del w:id="1334" w:author="随遇而安" w:date="2023-08-11T15:34:43Z">
        <w:r>
          <w:rPr>
            <w:rFonts w:hint="eastAsia" w:ascii="宋体" w:hAnsi="宋体" w:eastAsia="宋体" w:cs="宋体"/>
            <w:bCs/>
            <w:color w:val="000000" w:themeColor="text1"/>
            <w:szCs w:val="24"/>
            <w:highlight w:val="none"/>
            <w:lang w:val="zh-CN"/>
            <w:rPrChange w:id="1335" w:author="随遇而安" w:date="2023-08-11T15:39:24Z">
              <w:rPr>
                <w:rFonts w:ascii="Times New Roman" w:hAnsi="Times New Roman" w:eastAsia="黑体" w:cs="Times New Roman"/>
                <w:bCs/>
                <w:color w:val="000000" w:themeColor="text1"/>
                <w:szCs w:val="24"/>
                <w:lang w:val="zh-CN"/>
                <w14:textFill>
                  <w14:solidFill>
                    <w14:schemeClr w14:val="tx1"/>
                  </w14:solidFill>
                </w14:textFill>
              </w:rPr>
            </w:rPrChange>
            <w14:textFill>
              <w14:solidFill>
                <w14:schemeClr w14:val="tx1"/>
              </w14:solidFill>
            </w14:textFill>
          </w:rPr>
          <w:fldChar w:fldCharType="end"/>
        </w:r>
      </w:del>
    </w:p>
    <w:p w14:paraId="644BB992">
      <w:pPr>
        <w:spacing w:line="312" w:lineRule="auto"/>
        <w:outlineLvl w:val="9"/>
        <w:rPr>
          <w:del w:id="1336" w:author="随遇而安" w:date="2023-08-11T15:30:05Z"/>
          <w:rFonts w:ascii="宋体" w:hAnsi="宋体" w:eastAsia="宋体"/>
          <w:b/>
          <w:color w:val="000000" w:themeColor="text1"/>
          <w:highlight w:val="none"/>
          <w:rPrChange w:id="1337" w:author="随遇而安" w:date="2023-08-11T15:39:24Z">
            <w:rPr>
              <w:del w:id="1338" w:author="随遇而安" w:date="2023-08-11T15:30:05Z"/>
              <w:rFonts w:ascii="宋体" w:hAnsi="宋体" w:eastAsia="宋体"/>
              <w:b/>
              <w:color w:val="000000" w:themeColor="text1"/>
              <w14:textFill>
                <w14:solidFill>
                  <w14:schemeClr w14:val="tx1"/>
                </w14:solidFill>
              </w14:textFill>
            </w:rPr>
          </w:rPrChange>
          <w14:textFill>
            <w14:solidFill>
              <w14:schemeClr w14:val="tx1"/>
            </w14:solidFill>
          </w14:textFill>
        </w:rPr>
      </w:pPr>
    </w:p>
    <w:p w14:paraId="03041462">
      <w:pPr>
        <w:tabs>
          <w:tab w:val="left" w:pos="5785"/>
        </w:tabs>
        <w:jc w:val="left"/>
        <w:outlineLvl w:val="9"/>
        <w:rPr>
          <w:del w:id="1339" w:author="随遇而安" w:date="2023-08-11T15:30:05Z"/>
          <w:rFonts w:ascii="宋体" w:hAnsi="宋体" w:eastAsia="宋体"/>
          <w:color w:val="000000" w:themeColor="text1"/>
          <w:highlight w:val="none"/>
          <w:rPrChange w:id="1340" w:author="随遇而安" w:date="2023-08-11T15:39:24Z">
            <w:rPr>
              <w:del w:id="1341" w:author="随遇而安" w:date="2023-08-11T15:30:05Z"/>
              <w:rFonts w:ascii="宋体" w:hAnsi="宋体" w:eastAsia="宋体"/>
              <w:color w:val="000000" w:themeColor="text1"/>
              <w14:textFill>
                <w14:solidFill>
                  <w14:schemeClr w14:val="tx1"/>
                </w14:solidFill>
              </w14:textFill>
            </w:rPr>
          </w:rPrChange>
          <w14:textFill>
            <w14:solidFill>
              <w14:schemeClr w14:val="tx1"/>
            </w14:solidFill>
          </w14:textFill>
        </w:rPr>
      </w:pPr>
      <w:del w:id="1342" w:author="随遇而安" w:date="2023-08-11T15:30:05Z">
        <w:r>
          <w:rPr>
            <w:rFonts w:ascii="宋体" w:hAnsi="宋体" w:eastAsia="宋体"/>
            <w:color w:val="000000" w:themeColor="text1"/>
            <w:highlight w:val="none"/>
            <w:rPrChange w:id="1343" w:author="随遇而安" w:date="2023-08-11T15:39:24Z">
              <w:rPr>
                <w:rFonts w:ascii="宋体" w:hAnsi="宋体" w:eastAsia="宋体"/>
                <w:color w:val="000000" w:themeColor="text1"/>
                <w14:textFill>
                  <w14:solidFill>
                    <w14:schemeClr w14:val="tx1"/>
                  </w14:solidFill>
                </w14:textFill>
              </w:rPr>
            </w:rPrChange>
            <w14:textFill>
              <w14:solidFill>
                <w14:schemeClr w14:val="tx1"/>
              </w14:solidFill>
            </w14:textFill>
          </w:rPr>
          <w:tab/>
        </w:r>
      </w:del>
    </w:p>
    <w:p w14:paraId="7C655EE6">
      <w:pPr>
        <w:tabs>
          <w:tab w:val="left" w:pos="1715"/>
          <w:tab w:val="left" w:pos="4771"/>
        </w:tabs>
        <w:outlineLvl w:val="9"/>
        <w:rPr>
          <w:del w:id="1344" w:author="随遇而安" w:date="2023-08-11T15:30:05Z"/>
          <w:rFonts w:ascii="宋体" w:hAnsi="宋体" w:eastAsia="宋体"/>
          <w:color w:val="000000" w:themeColor="text1"/>
          <w:highlight w:val="none"/>
          <w:rPrChange w:id="1345" w:author="随遇而安" w:date="2023-08-11T15:39:24Z">
            <w:rPr>
              <w:del w:id="1346" w:author="随遇而安" w:date="2023-08-11T15:30:05Z"/>
              <w:rFonts w:ascii="宋体" w:hAnsi="宋体" w:eastAsia="宋体"/>
              <w:color w:val="000000" w:themeColor="text1"/>
              <w14:textFill>
                <w14:solidFill>
                  <w14:schemeClr w14:val="tx1"/>
                </w14:solidFill>
              </w14:textFill>
            </w:rPr>
          </w:rPrChange>
          <w14:textFill>
            <w14:solidFill>
              <w14:schemeClr w14:val="tx1"/>
            </w14:solidFill>
          </w14:textFill>
        </w:rPr>
      </w:pPr>
      <w:del w:id="1347" w:author="随遇而安" w:date="2023-08-11T15:30:05Z">
        <w:r>
          <w:rPr>
            <w:rFonts w:ascii="宋体" w:hAnsi="宋体" w:eastAsia="宋体"/>
            <w:color w:val="000000" w:themeColor="text1"/>
            <w:highlight w:val="none"/>
            <w:rPrChange w:id="1348" w:author="随遇而安" w:date="2023-08-11T15:39:24Z">
              <w:rPr>
                <w:rFonts w:ascii="宋体" w:hAnsi="宋体" w:eastAsia="宋体"/>
                <w:color w:val="000000" w:themeColor="text1"/>
                <w14:textFill>
                  <w14:solidFill>
                    <w14:schemeClr w14:val="tx1"/>
                  </w14:solidFill>
                </w14:textFill>
              </w:rPr>
            </w:rPrChange>
            <w14:textFill>
              <w14:solidFill>
                <w14:schemeClr w14:val="tx1"/>
              </w14:solidFill>
            </w14:textFill>
          </w:rPr>
          <w:tab/>
        </w:r>
      </w:del>
      <w:del w:id="1349" w:author="随遇而安" w:date="2023-08-11T15:30:05Z">
        <w:r>
          <w:rPr>
            <w:rFonts w:ascii="宋体" w:hAnsi="宋体" w:eastAsia="宋体"/>
            <w:color w:val="000000" w:themeColor="text1"/>
            <w:highlight w:val="none"/>
            <w:rPrChange w:id="1350" w:author="随遇而安" w:date="2023-08-11T15:39:24Z">
              <w:rPr>
                <w:rFonts w:ascii="宋体" w:hAnsi="宋体" w:eastAsia="宋体"/>
                <w:color w:val="000000" w:themeColor="text1"/>
                <w14:textFill>
                  <w14:solidFill>
                    <w14:schemeClr w14:val="tx1"/>
                  </w14:solidFill>
                </w14:textFill>
              </w:rPr>
            </w:rPrChange>
            <w14:textFill>
              <w14:solidFill>
                <w14:schemeClr w14:val="tx1"/>
              </w14:solidFill>
            </w14:textFill>
          </w:rPr>
          <w:tab/>
        </w:r>
      </w:del>
    </w:p>
    <w:p w14:paraId="2FD83F7B">
      <w:pPr>
        <w:tabs>
          <w:tab w:val="left" w:pos="1436"/>
        </w:tabs>
        <w:outlineLvl w:val="9"/>
        <w:rPr>
          <w:del w:id="1351" w:author="随遇而安" w:date="2023-08-11T15:30:05Z"/>
          <w:rFonts w:ascii="宋体" w:hAnsi="宋体" w:eastAsia="宋体"/>
          <w:color w:val="000000" w:themeColor="text1"/>
          <w:highlight w:val="none"/>
          <w:rPrChange w:id="1352" w:author="随遇而安" w:date="2023-08-11T15:39:24Z">
            <w:rPr>
              <w:del w:id="1353" w:author="随遇而安" w:date="2023-08-11T15:30:05Z"/>
              <w:rFonts w:ascii="宋体" w:hAnsi="宋体" w:eastAsia="宋体"/>
              <w:color w:val="000000" w:themeColor="text1"/>
              <w14:textFill>
                <w14:solidFill>
                  <w14:schemeClr w14:val="tx1"/>
                </w14:solidFill>
              </w14:textFill>
            </w:rPr>
          </w:rPrChange>
          <w14:textFill>
            <w14:solidFill>
              <w14:schemeClr w14:val="tx1"/>
            </w14:solidFill>
          </w14:textFill>
        </w:rPr>
        <w:sectPr>
          <w:footerReference r:id="rId5" w:type="default"/>
          <w:pgSz w:w="11906" w:h="16838"/>
          <w:pgMar w:top="1418" w:right="1418" w:bottom="1134" w:left="1418" w:header="851" w:footer="851" w:gutter="0"/>
          <w:pgNumType w:fmt="decimal" w:start="3"/>
          <w:cols w:space="425" w:num="1"/>
          <w:titlePg/>
          <w:docGrid w:type="linesAndChars" w:linePitch="312" w:charSpace="0"/>
        </w:sectPr>
      </w:pPr>
      <w:del w:id="1354" w:author="随遇而安" w:date="2023-08-11T15:30:05Z">
        <w:r>
          <w:rPr>
            <w:rFonts w:ascii="宋体" w:hAnsi="宋体" w:eastAsia="宋体"/>
            <w:color w:val="000000" w:themeColor="text1"/>
            <w:highlight w:val="none"/>
            <w:rPrChange w:id="1355" w:author="随遇而安" w:date="2023-08-11T15:39:24Z">
              <w:rPr>
                <w:rFonts w:ascii="宋体" w:hAnsi="宋体" w:eastAsia="宋体"/>
                <w:color w:val="000000" w:themeColor="text1"/>
                <w14:textFill>
                  <w14:solidFill>
                    <w14:schemeClr w14:val="tx1"/>
                  </w14:solidFill>
                </w14:textFill>
              </w:rPr>
            </w:rPrChange>
            <w14:textFill>
              <w14:solidFill>
                <w14:schemeClr w14:val="tx1"/>
              </w14:solidFill>
            </w14:textFill>
          </w:rPr>
          <w:tab/>
        </w:r>
      </w:del>
    </w:p>
    <w:p w14:paraId="501F5AA4">
      <w:pPr>
        <w:spacing w:before="0" w:beforeLines="-2147483648" w:after="0" w:afterLines="-2147483648" w:line="240" w:lineRule="auto"/>
        <w:jc w:val="left"/>
        <w:outlineLvl w:val="9"/>
        <w:rPr>
          <w:ins w:id="1357" w:author="随遇而安" w:date="2023-08-11T15:37:45Z"/>
          <w:rFonts w:hint="eastAsia" w:ascii="宋体" w:hAnsi="宋体" w:eastAsia="宋体" w:cs="Times New Roman"/>
          <w:b/>
          <w:color w:val="000000" w:themeColor="text1"/>
          <w:szCs w:val="21"/>
          <w:highlight w:val="none"/>
          <w:rPrChange w:id="1358" w:author="随遇而安" w:date="2023-08-11T15:39:24Z">
            <w:rPr>
              <w:ins w:id="1359" w:author="随遇而安" w:date="2023-08-11T15:37:45Z"/>
              <w:rFonts w:hint="eastAsia" w:ascii="宋体" w:hAnsi="宋体" w:eastAsia="宋体" w:cs="Times New Roman"/>
              <w:b/>
              <w:color w:val="000000" w:themeColor="text1"/>
              <w:szCs w:val="21"/>
              <w14:textFill>
                <w14:solidFill>
                  <w14:schemeClr w14:val="tx1"/>
                </w14:solidFill>
              </w14:textFill>
            </w:rPr>
          </w:rPrChange>
          <w14:textFill>
            <w14:solidFill>
              <w14:schemeClr w14:val="tx1"/>
            </w14:solidFill>
          </w14:textFill>
        </w:rPr>
        <w:pPrChange w:id="1356" w:author="随遇而安" w:date="2023-08-11T15:37:45Z">
          <w:pPr>
            <w:spacing w:before="312" w:beforeLines="100" w:after="156" w:afterLines="50" w:line="360" w:lineRule="auto"/>
            <w:jc w:val="center"/>
            <w:outlineLvl w:val="0"/>
          </w:pPr>
        </w:pPrChange>
      </w:pPr>
      <w:ins w:id="1360" w:author="随遇而安" w:date="2023-08-11T15:37:45Z">
        <w:bookmarkStart w:id="1" w:name="_Toc3198"/>
        <w:bookmarkStart w:id="2" w:name="_Toc10244"/>
        <w:bookmarkStart w:id="3" w:name="_Toc2563"/>
        <w:bookmarkStart w:id="4" w:name="_Toc16827"/>
        <w:bookmarkStart w:id="5" w:name="_Toc17270"/>
        <w:bookmarkStart w:id="6" w:name="_Toc19984"/>
        <w:r>
          <w:rPr>
            <w:rFonts w:hint="eastAsia" w:ascii="宋体" w:hAnsi="宋体" w:eastAsia="宋体" w:cs="Times New Roman"/>
            <w:b/>
            <w:color w:val="000000" w:themeColor="text1"/>
            <w:szCs w:val="21"/>
            <w:highlight w:val="none"/>
            <w:rPrChange w:id="1361" w:author="随遇而安" w:date="2023-08-11T15:39:24Z">
              <w:rPr>
                <w:rFonts w:hint="eastAsia" w:ascii="宋体" w:hAnsi="宋体" w:eastAsia="宋体" w:cs="Times New Roman"/>
                <w:b/>
                <w:color w:val="000000" w:themeColor="text1"/>
                <w:szCs w:val="21"/>
                <w14:textFill>
                  <w14:solidFill>
                    <w14:schemeClr w14:val="tx1"/>
                  </w14:solidFill>
                </w14:textFill>
              </w:rPr>
            </w:rPrChange>
            <w14:textFill>
              <w14:solidFill>
                <w14:schemeClr w14:val="tx1"/>
              </w14:solidFill>
            </w14:textFill>
          </w:rPr>
          <w:br w:type="page"/>
        </w:r>
      </w:ins>
    </w:p>
    <w:p w14:paraId="609BC646">
      <w:pPr>
        <w:spacing w:before="312" w:beforeLines="100" w:after="156" w:afterLines="50" w:line="360" w:lineRule="auto"/>
        <w:jc w:val="center"/>
        <w:outlineLvl w:val="0"/>
        <w:rPr>
          <w:del w:id="1362" w:author="随遇而安" w:date="2023-08-11T15:39:04Z"/>
          <w:rFonts w:ascii="宋体" w:hAnsi="宋体" w:eastAsia="宋体"/>
          <w:b/>
          <w:color w:val="000000" w:themeColor="text1"/>
          <w:highlight w:val="none"/>
          <w:rPrChange w:id="1363" w:author="随遇而安" w:date="2023-08-11T15:39:24Z">
            <w:rPr>
              <w:del w:id="1364" w:author="随遇而安" w:date="2023-08-11T15:39:04Z"/>
              <w:rFonts w:ascii="宋体" w:hAnsi="宋体" w:eastAsia="宋体"/>
              <w:b/>
              <w:color w:val="000000" w:themeColor="text1"/>
              <w14:textFill>
                <w14:solidFill>
                  <w14:schemeClr w14:val="tx1"/>
                </w14:solidFill>
              </w14:textFill>
            </w:rPr>
          </w:rPrChange>
          <w14:textFill>
            <w14:solidFill>
              <w14:schemeClr w14:val="tx1"/>
            </w14:solidFill>
          </w14:textFill>
        </w:rPr>
      </w:pPr>
      <w:del w:id="1365" w:author="随遇而安" w:date="2023-08-11T15:39:04Z">
        <w:r>
          <w:rPr>
            <w:rFonts w:hint="eastAsia" w:ascii="宋体" w:hAnsi="宋体" w:eastAsia="宋体" w:cs="Times New Roman"/>
            <w:b/>
            <w:color w:val="000000" w:themeColor="text1"/>
            <w:szCs w:val="21"/>
            <w:highlight w:val="none"/>
            <w:rPrChange w:id="1366" w:author="随遇而安" w:date="2023-08-11T15:39:24Z">
              <w:rPr>
                <w:rFonts w:hint="eastAsia" w:ascii="宋体" w:hAnsi="宋体" w:eastAsia="宋体" w:cs="Times New Roman"/>
                <w:b/>
                <w:color w:val="000000" w:themeColor="text1"/>
                <w:szCs w:val="21"/>
                <w14:textFill>
                  <w14:solidFill>
                    <w14:schemeClr w14:val="tx1"/>
                  </w14:solidFill>
                </w14:textFill>
              </w:rPr>
            </w:rPrChange>
            <w14:textFill>
              <w14:solidFill>
                <w14:schemeClr w14:val="tx1"/>
              </w14:solidFill>
            </w14:textFill>
          </w:rPr>
          <w:delText>安全生产费用管理制度</w:delText>
        </w:r>
        <w:bookmarkEnd w:id="1"/>
        <w:bookmarkEnd w:id="2"/>
        <w:bookmarkEnd w:id="3"/>
        <w:bookmarkEnd w:id="4"/>
        <w:bookmarkEnd w:id="5"/>
        <w:bookmarkEnd w:id="6"/>
      </w:del>
    </w:p>
    <w:p w14:paraId="0DF819F7">
      <w:pPr>
        <w:keepNext w:val="0"/>
        <w:keepLines w:val="0"/>
        <w:numPr>
          <w:ilvl w:val="0"/>
          <w:numId w:val="1"/>
          <w:ins w:id="1368" w:author="随遇而安" w:date="2023-08-11T15:33:46Z"/>
        </w:numPr>
        <w:tabs>
          <w:tab w:val="left" w:pos="838"/>
          <w:tab w:val="clear" w:pos="660"/>
        </w:tabs>
        <w:spacing w:before="0" w:after="120" w:line="360" w:lineRule="auto"/>
        <w:ind w:left="838" w:right="153" w:hanging="749"/>
        <w:jc w:val="left"/>
        <w:outlineLvl w:val="0"/>
        <w:rPr>
          <w:rFonts w:hint="eastAsia" w:ascii="宋体" w:eastAsiaTheme="minorHAnsi"/>
          <w:b/>
          <w:color w:val="auto"/>
          <w:kern w:val="0"/>
          <w:sz w:val="24"/>
          <w:highlight w:val="none"/>
          <w:lang w:eastAsia="en-US"/>
          <w:rPrChange w:id="1369" w:author="随遇而安" w:date="2023-08-11T15:39:24Z">
            <w:rPr/>
          </w:rPrChange>
        </w:rPr>
        <w:pPrChange w:id="1367" w:author="随遇而安" w:date="2023-08-11T15:33:46Z">
          <w:pPr>
            <w:pStyle w:val="2"/>
            <w:keepNext w:val="0"/>
            <w:keepLines w:val="0"/>
            <w:spacing w:before="0" w:after="0" w:line="360" w:lineRule="auto"/>
          </w:pPr>
        </w:pPrChange>
      </w:pPr>
      <w:del w:id="1370" w:author="随遇而安" w:date="2023-08-11T15:33:50Z">
        <w:bookmarkStart w:id="7" w:name="_Toc21566"/>
        <w:bookmarkStart w:id="8" w:name="_Toc30658"/>
        <w:bookmarkStart w:id="9" w:name="_Toc30050"/>
        <w:bookmarkStart w:id="10" w:name="_Toc12522"/>
        <w:bookmarkStart w:id="11" w:name="_Toc835"/>
        <w:bookmarkStart w:id="12" w:name="_Toc20096"/>
        <w:bookmarkStart w:id="13" w:name="_Toc6888"/>
        <w:bookmarkStart w:id="14" w:name="_Toc20270"/>
        <w:r>
          <w:rPr>
            <w:rFonts w:hint="eastAsia" w:ascii="宋体" w:eastAsiaTheme="minorHAnsi"/>
            <w:b/>
            <w:color w:val="auto"/>
            <w:kern w:val="0"/>
            <w:sz w:val="24"/>
            <w:highlight w:val="none"/>
            <w:lang w:eastAsia="en-US"/>
            <w:rPrChange w:id="1371" w:author="随遇而安" w:date="2023-08-11T15:39:24Z">
              <w:rPr/>
            </w:rPrChange>
          </w:rPr>
          <w:delText>1</w:delText>
        </w:r>
      </w:del>
      <w:del w:id="1372" w:author="随遇而安" w:date="2023-08-11T15:33:49Z">
        <w:r>
          <w:rPr>
            <w:rFonts w:hint="eastAsia" w:ascii="宋体" w:eastAsiaTheme="minorHAnsi"/>
            <w:b/>
            <w:color w:val="auto"/>
            <w:kern w:val="0"/>
            <w:sz w:val="24"/>
            <w:highlight w:val="none"/>
            <w:lang w:eastAsia="en-US"/>
            <w:rPrChange w:id="1373" w:author="随遇而安" w:date="2023-08-11T15:39:24Z">
              <w:rPr/>
            </w:rPrChange>
          </w:rPr>
          <w:delText>.</w:delText>
        </w:r>
      </w:del>
      <w:r>
        <w:rPr>
          <w:rFonts w:hint="eastAsia" w:ascii="宋体" w:eastAsiaTheme="minorHAnsi"/>
          <w:b/>
          <w:color w:val="auto"/>
          <w:kern w:val="0"/>
          <w:sz w:val="24"/>
          <w:highlight w:val="none"/>
          <w:lang w:eastAsia="en-US"/>
          <w:rPrChange w:id="1374" w:author="随遇而安" w:date="2023-08-11T15:39:24Z">
            <w:rPr/>
          </w:rPrChange>
        </w:rPr>
        <w:t>目的</w:t>
      </w:r>
      <w:bookmarkEnd w:id="7"/>
      <w:bookmarkEnd w:id="8"/>
      <w:bookmarkEnd w:id="9"/>
      <w:bookmarkEnd w:id="10"/>
      <w:bookmarkEnd w:id="11"/>
      <w:bookmarkEnd w:id="12"/>
      <w:bookmarkEnd w:id="13"/>
      <w:bookmarkEnd w:id="14"/>
    </w:p>
    <w:p w14:paraId="69900128">
      <w:pPr>
        <w:spacing w:line="360" w:lineRule="auto"/>
        <w:ind w:firstLine="480" w:firstLineChars="200"/>
        <w:rPr>
          <w:rFonts w:ascii="Times New Roman" w:hAnsi="Times New Roman" w:eastAsia="宋体" w:cs="Times New Roman"/>
          <w:color w:val="000000" w:themeColor="text1"/>
          <w:sz w:val="24"/>
          <w:highlight w:val="none"/>
          <w:rPrChange w:id="137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37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为了建立项目公司安全生产投入长效机制，加强安全生产费用管理，保障企业安全生产资金投入，维护企业、职工以及社会公共利益，依据《中华人民共和国安全生产法》等有关法律法规，参</w:t>
      </w:r>
      <w:ins w:id="1377" w:author="随遇而安" w:date="2024-11-06T13:50:13Z">
        <w:r>
          <w:rPr>
            <w:rFonts w:hint="eastAsia" w:ascii="Times New Roman" w:hAnsi="Times New Roman" w:eastAsia="宋体" w:cs="Times New Roman"/>
            <w:color w:val="000000" w:themeColor="text1"/>
            <w:sz w:val="24"/>
            <w:highlight w:val="none"/>
            <w14:textFill>
              <w14:solidFill>
                <w14:schemeClr w14:val="tx1"/>
              </w14:solidFill>
            </w14:textFill>
          </w:rPr>
          <w:t>照《企业安全生产费用提取和使用管理办法》（财资〔2022〕136号），</w:t>
        </w:r>
      </w:ins>
      <w:del w:id="1378" w:author="随遇而安" w:date="2024-11-06T13:50:13Z">
        <w:r>
          <w:rPr>
            <w:rFonts w:hint="eastAsia" w:ascii="Times New Roman" w:hAnsi="Times New Roman" w:eastAsia="宋体" w:cs="Times New Roman"/>
            <w:color w:val="000000" w:themeColor="text1"/>
            <w:sz w:val="24"/>
            <w:highlight w:val="none"/>
            <w:rPrChange w:id="137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照《企业安全生产费用提取和使用管理办法》（财企〔</w:delText>
        </w:r>
      </w:del>
      <w:del w:id="1380" w:author="随遇而安" w:date="2024-11-06T13:50:13Z">
        <w:r>
          <w:rPr>
            <w:rFonts w:hint="eastAsia" w:ascii="Times New Roman" w:hAnsi="Times New Roman" w:eastAsia="宋体" w:cs="Times New Roman"/>
            <w:color w:val="000000" w:themeColor="text1"/>
            <w:sz w:val="24"/>
            <w:highlight w:val="none"/>
            <w:rPrChange w:id="138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2012</w:delText>
        </w:r>
      </w:del>
      <w:del w:id="1382" w:author="随遇而安" w:date="2024-11-06T13:50:13Z">
        <w:r>
          <w:rPr>
            <w:rFonts w:hint="eastAsia" w:ascii="Times New Roman" w:hAnsi="Times New Roman" w:eastAsia="宋体" w:cs="Times New Roman"/>
            <w:color w:val="000000" w:themeColor="text1"/>
            <w:sz w:val="24"/>
            <w:highlight w:val="none"/>
            <w:rPrChange w:id="138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w:delText>
        </w:r>
      </w:del>
      <w:del w:id="1384" w:author="随遇而安" w:date="2024-11-06T13:50:13Z">
        <w:r>
          <w:rPr>
            <w:rFonts w:hint="eastAsia" w:ascii="Times New Roman" w:hAnsi="Times New Roman" w:eastAsia="宋体" w:cs="Times New Roman"/>
            <w:color w:val="000000" w:themeColor="text1"/>
            <w:sz w:val="24"/>
            <w:highlight w:val="none"/>
            <w:rPrChange w:id="138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16</w:delText>
        </w:r>
      </w:del>
      <w:del w:id="1386" w:author="随遇而安" w:date="2024-11-06T13:50:13Z">
        <w:r>
          <w:rPr>
            <w:rFonts w:hint="eastAsia" w:ascii="Times New Roman" w:hAnsi="Times New Roman" w:eastAsia="宋体" w:cs="Times New Roman"/>
            <w:color w:val="000000" w:themeColor="text1"/>
            <w:sz w:val="24"/>
            <w:highlight w:val="none"/>
            <w:rPrChange w:id="138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号）、</w:delText>
        </w:r>
      </w:del>
      <w:r>
        <w:rPr>
          <w:rFonts w:hint="eastAsia" w:ascii="Times New Roman" w:hAnsi="Times New Roman" w:eastAsia="宋体" w:cs="Times New Roman"/>
          <w:color w:val="000000" w:themeColor="text1"/>
          <w:sz w:val="24"/>
          <w:highlight w:val="none"/>
          <w:rPrChange w:id="138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《北控城市资源集团城服事业部安全生产费用管理制度</w:t>
      </w:r>
      <w:del w:id="1389" w:author="随遇而安" w:date="2024-11-06T13:50:42Z">
        <w:r>
          <w:rPr>
            <w:rFonts w:hint="eastAsia" w:ascii="Times New Roman" w:hAnsi="Times New Roman" w:eastAsia="宋体" w:cs="Times New Roman"/>
            <w:color w:val="000000" w:themeColor="text1"/>
            <w:sz w:val="24"/>
            <w:highlight w:val="none"/>
            <w:rPrChange w:id="139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w:delText>
        </w:r>
      </w:del>
      <w:ins w:id="1391" w:author="随遇而安" w:date="2024-11-06T13:50:42Z">
        <w:r>
          <w:rPr>
            <w:rFonts w:hint="eastAsia" w:ascii="Times New Roman" w:hAnsi="Times New Roman" w:eastAsia="宋体" w:cs="Times New Roman"/>
            <w:color w:val="000000" w:themeColor="text1"/>
            <w:sz w:val="24"/>
            <w:highlight w:val="none"/>
            <w:lang w:eastAsia="zh-CN"/>
            <w14:textFill>
              <w14:solidFill>
                <w14:schemeClr w14:val="tx1"/>
              </w14:solidFill>
            </w14:textFill>
          </w:rPr>
          <w:t>》</w:t>
        </w:r>
      </w:ins>
      <w:del w:id="1392" w:author="随遇而安" w:date="2024-11-06T13:50:35Z">
        <w:r>
          <w:rPr>
            <w:rFonts w:hint="eastAsia" w:ascii="Times New Roman" w:hAnsi="Times New Roman" w:eastAsia="宋体" w:cs="Times New Roman"/>
            <w:color w:val="000000" w:themeColor="text1"/>
            <w:sz w:val="24"/>
            <w:highlight w:val="none"/>
            <w:rPrChange w:id="139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w:delText>
        </w:r>
      </w:del>
      <w:ins w:id="1394" w:author="随遇而安" w:date="2024-11-06T13:50:35Z">
        <w:r>
          <w:rPr>
            <w:rFonts w:hint="eastAsia" w:ascii="Times New Roman" w:hAnsi="Times New Roman" w:eastAsia="宋体" w:cs="Times New Roman"/>
            <w:color w:val="000000" w:themeColor="text1"/>
            <w:sz w:val="24"/>
            <w:highlight w:val="none"/>
            <w:lang w:eastAsia="zh-CN"/>
            <w14:textFill>
              <w14:solidFill>
                <w14:schemeClr w14:val="tx1"/>
              </w14:solidFill>
            </w14:textFill>
          </w:rPr>
          <w:t>，</w:t>
        </w:r>
      </w:ins>
      <w:r>
        <w:rPr>
          <w:rFonts w:hint="eastAsia" w:ascii="Times New Roman" w:hAnsi="Times New Roman" w:eastAsia="宋体" w:cs="Times New Roman"/>
          <w:color w:val="000000" w:themeColor="text1"/>
          <w:sz w:val="24"/>
          <w:highlight w:val="none"/>
          <w:rPrChange w:id="139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结合公司实际，特制订本制度。</w:t>
      </w:r>
    </w:p>
    <w:p w14:paraId="5C9A741B">
      <w:pPr>
        <w:keepNext w:val="0"/>
        <w:keepLines w:val="0"/>
        <w:numPr>
          <w:ilvl w:val="0"/>
          <w:numId w:val="1"/>
          <w:ins w:id="1397" w:author="随遇而安" w:date="2023-08-11T15:33:54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398"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396" w:author="随遇而安" w:date="2023-08-11T15:33:54Z">
          <w:pPr>
            <w:pStyle w:val="2"/>
            <w:keepNext w:val="0"/>
            <w:keepLines w:val="0"/>
            <w:spacing w:before="0" w:after="0" w:line="360" w:lineRule="auto"/>
          </w:pPr>
        </w:pPrChange>
      </w:pPr>
      <w:del w:id="1399" w:author="随遇而安" w:date="2023-08-11T15:34:27Z">
        <w:bookmarkStart w:id="15" w:name="_Toc20561"/>
        <w:bookmarkStart w:id="16" w:name="_Toc26592"/>
        <w:bookmarkStart w:id="17" w:name="_Toc6231"/>
        <w:bookmarkStart w:id="18" w:name="_Toc23256"/>
        <w:bookmarkStart w:id="19" w:name="_Toc15514"/>
        <w:bookmarkStart w:id="20" w:name="_Toc32725"/>
        <w:bookmarkStart w:id="21" w:name="_Toc8579"/>
        <w:bookmarkStart w:id="22" w:name="_Toc20306"/>
        <w:r>
          <w:rPr>
            <w:rFonts w:hint="eastAsia" w:ascii="宋体" w:hAnsiTheme="minorHAnsi" w:eastAsiaTheme="minorHAnsi" w:cstheme="minorBidi"/>
            <w:b/>
            <w:color w:val="auto"/>
            <w:kern w:val="0"/>
            <w:sz w:val="24"/>
            <w:szCs w:val="22"/>
            <w:highlight w:val="none"/>
            <w:lang w:eastAsia="en-US"/>
            <w:rPrChange w:id="1400"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2</w:delText>
        </w:r>
      </w:del>
      <w:del w:id="1401" w:author="随遇而安" w:date="2023-08-11T15:34:27Z">
        <w:r>
          <w:rPr>
            <w:rFonts w:hint="eastAsia" w:ascii="宋体" w:hAnsiTheme="minorHAnsi" w:eastAsiaTheme="minorHAnsi" w:cstheme="minorBidi"/>
            <w:b/>
            <w:color w:val="auto"/>
            <w:kern w:val="0"/>
            <w:sz w:val="24"/>
            <w:szCs w:val="22"/>
            <w:highlight w:val="none"/>
            <w:lang w:eastAsia="en-US"/>
            <w:rPrChange w:id="1402"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403"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t>适用范围</w:t>
      </w:r>
      <w:bookmarkEnd w:id="15"/>
      <w:bookmarkEnd w:id="16"/>
      <w:bookmarkEnd w:id="17"/>
      <w:bookmarkEnd w:id="18"/>
      <w:bookmarkEnd w:id="19"/>
      <w:bookmarkEnd w:id="20"/>
      <w:bookmarkEnd w:id="21"/>
      <w:bookmarkEnd w:id="22"/>
    </w:p>
    <w:p w14:paraId="43487829">
      <w:pPr>
        <w:spacing w:line="360" w:lineRule="auto"/>
        <w:ind w:firstLine="480" w:firstLineChars="200"/>
        <w:rPr>
          <w:rFonts w:ascii="Times New Roman" w:hAnsi="Times New Roman" w:eastAsia="宋体" w:cs="Times New Roman"/>
          <w:color w:val="000000" w:themeColor="text1"/>
          <w:sz w:val="24"/>
          <w:highlight w:val="none"/>
          <w:rPrChange w:id="140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40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本</w:t>
      </w:r>
      <w:r>
        <w:rPr>
          <w:rFonts w:hint="eastAsia" w:ascii="Times New Roman" w:hAnsi="Times New Roman" w:eastAsia="宋体" w:cs="Times New Roman"/>
          <w:color w:val="000000" w:themeColor="text1"/>
          <w:sz w:val="24"/>
          <w:highlight w:val="none"/>
          <w:rPrChange w:id="140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制度</w:t>
      </w:r>
      <w:r>
        <w:rPr>
          <w:rFonts w:ascii="Times New Roman" w:hAnsi="Times New Roman" w:eastAsia="宋体" w:cs="Times New Roman"/>
          <w:color w:val="000000" w:themeColor="text1"/>
          <w:sz w:val="24"/>
          <w:highlight w:val="none"/>
          <w:rPrChange w:id="140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适用于</w:t>
      </w:r>
      <w:r>
        <w:rPr>
          <w:rFonts w:hint="eastAsia" w:ascii="Times New Roman" w:hAnsi="Times New Roman" w:eastAsia="宋体" w:cs="Times New Roman"/>
          <w:color w:val="000000" w:themeColor="text1"/>
          <w:sz w:val="24"/>
          <w:highlight w:val="none"/>
          <w:rPrChange w:id="140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宁津</w:t>
      </w:r>
      <w:r>
        <w:rPr>
          <w:rFonts w:ascii="Times New Roman" w:hAnsi="Times New Roman" w:eastAsia="宋体" w:cs="Times New Roman"/>
          <w:color w:val="000000" w:themeColor="text1"/>
          <w:sz w:val="24"/>
          <w:highlight w:val="none"/>
          <w:rPrChange w:id="140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项目公司</w:t>
      </w:r>
      <w:r>
        <w:rPr>
          <w:rFonts w:hint="eastAsia" w:ascii="Times New Roman" w:hAnsi="Times New Roman" w:eastAsia="宋体" w:cs="Times New Roman"/>
          <w:color w:val="000000" w:themeColor="text1"/>
          <w:sz w:val="24"/>
          <w:highlight w:val="none"/>
          <w:rPrChange w:id="141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安全生产费用的计划和使用管理</w:t>
      </w:r>
      <w:r>
        <w:rPr>
          <w:rFonts w:ascii="Times New Roman" w:hAnsi="Times New Roman" w:eastAsia="宋体" w:cs="Times New Roman"/>
          <w:color w:val="000000" w:themeColor="text1"/>
          <w:sz w:val="24"/>
          <w:highlight w:val="none"/>
          <w:rPrChange w:id="141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p>
    <w:p w14:paraId="69360327">
      <w:pPr>
        <w:keepNext w:val="0"/>
        <w:keepLines w:val="0"/>
        <w:numPr>
          <w:ilvl w:val="0"/>
          <w:numId w:val="1"/>
          <w:ins w:id="1413" w:author="随遇而安" w:date="2023-08-11T15:33:55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414"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412" w:author="随遇而安" w:date="2023-08-11T15:33:55Z">
          <w:pPr>
            <w:pStyle w:val="2"/>
            <w:keepNext w:val="0"/>
            <w:keepLines w:val="0"/>
            <w:spacing w:before="0" w:after="0" w:line="360" w:lineRule="auto"/>
          </w:pPr>
        </w:pPrChange>
      </w:pPr>
      <w:del w:id="1415" w:author="随遇而安" w:date="2023-08-11T15:34:25Z">
        <w:bookmarkStart w:id="23" w:name="_Toc16612"/>
        <w:bookmarkStart w:id="24" w:name="_Toc5087"/>
        <w:bookmarkStart w:id="25" w:name="_Toc16020"/>
        <w:bookmarkStart w:id="26" w:name="_Toc8516"/>
        <w:bookmarkStart w:id="27" w:name="_Toc14395"/>
        <w:bookmarkStart w:id="28" w:name="_Toc13617"/>
        <w:bookmarkStart w:id="29" w:name="_Toc11293"/>
        <w:bookmarkStart w:id="30" w:name="_Toc26683"/>
        <w:r>
          <w:rPr>
            <w:rFonts w:hint="eastAsia" w:ascii="宋体" w:hAnsiTheme="minorHAnsi" w:eastAsiaTheme="minorHAnsi" w:cstheme="minorBidi"/>
            <w:b/>
            <w:color w:val="auto"/>
            <w:kern w:val="0"/>
            <w:sz w:val="24"/>
            <w:szCs w:val="22"/>
            <w:highlight w:val="none"/>
            <w:lang w:eastAsia="en-US"/>
            <w:rPrChange w:id="1416"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3</w:delText>
        </w:r>
      </w:del>
      <w:del w:id="1417" w:author="随遇而安" w:date="2023-08-11T15:34:25Z">
        <w:r>
          <w:rPr>
            <w:rFonts w:hint="eastAsia" w:ascii="宋体" w:hAnsiTheme="minorHAnsi" w:eastAsiaTheme="minorHAnsi" w:cstheme="minorBidi"/>
            <w:b/>
            <w:color w:val="auto"/>
            <w:kern w:val="0"/>
            <w:sz w:val="24"/>
            <w:szCs w:val="22"/>
            <w:highlight w:val="none"/>
            <w:lang w:eastAsia="en-US"/>
            <w:rPrChange w:id="1418"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419"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t>术语与定义</w:t>
      </w:r>
      <w:bookmarkEnd w:id="23"/>
      <w:bookmarkEnd w:id="24"/>
      <w:bookmarkEnd w:id="25"/>
      <w:bookmarkEnd w:id="26"/>
      <w:bookmarkEnd w:id="27"/>
      <w:bookmarkEnd w:id="28"/>
      <w:bookmarkEnd w:id="29"/>
      <w:bookmarkEnd w:id="30"/>
    </w:p>
    <w:p w14:paraId="6BDD1219">
      <w:pPr>
        <w:spacing w:line="360" w:lineRule="auto"/>
        <w:ind w:firstLine="480" w:firstLineChars="200"/>
        <w:rPr>
          <w:rFonts w:ascii="Times New Roman" w:hAnsi="Times New Roman" w:eastAsia="宋体" w:cs="Times New Roman"/>
          <w:color w:val="000000" w:themeColor="text1"/>
          <w:sz w:val="24"/>
          <w:highlight w:val="none"/>
          <w:rPrChange w:id="142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42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安全生产费用：以下简称“安全费用”，是指宁津项目公司按照规定标准提前做好预算计划，专门用于完善和改进项目公司安全生产条件的资金。</w:t>
      </w:r>
    </w:p>
    <w:p w14:paraId="42E7732B">
      <w:pPr>
        <w:keepNext w:val="0"/>
        <w:keepLines w:val="0"/>
        <w:numPr>
          <w:ilvl w:val="0"/>
          <w:numId w:val="1"/>
          <w:ins w:id="1423" w:author="随遇而安" w:date="2023-08-11T15:36:53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424"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422" w:author="随遇而安" w:date="2023-08-11T15:36:53Z">
          <w:pPr>
            <w:pStyle w:val="2"/>
            <w:keepNext w:val="0"/>
            <w:keepLines w:val="0"/>
            <w:spacing w:before="0" w:after="0" w:line="360" w:lineRule="auto"/>
          </w:pPr>
        </w:pPrChange>
      </w:pPr>
      <w:del w:id="1425" w:author="随遇而安" w:date="2023-08-11T15:34:24Z">
        <w:bookmarkStart w:id="31" w:name="_Toc3965"/>
        <w:bookmarkStart w:id="32" w:name="_Toc14657"/>
        <w:bookmarkStart w:id="33" w:name="_Toc11378"/>
        <w:bookmarkStart w:id="34" w:name="_Toc25804"/>
        <w:r>
          <w:rPr>
            <w:rFonts w:hint="eastAsia" w:ascii="宋体" w:hAnsiTheme="minorHAnsi" w:eastAsiaTheme="minorHAnsi" w:cstheme="minorBidi"/>
            <w:b/>
            <w:color w:val="auto"/>
            <w:kern w:val="0"/>
            <w:sz w:val="24"/>
            <w:szCs w:val="22"/>
            <w:highlight w:val="none"/>
            <w:lang w:eastAsia="en-US"/>
            <w:rPrChange w:id="1426"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4</w:delText>
        </w:r>
      </w:del>
      <w:del w:id="1427" w:author="随遇而安" w:date="2023-08-11T15:34:24Z">
        <w:r>
          <w:rPr>
            <w:rFonts w:hint="eastAsia" w:ascii="宋体" w:hAnsiTheme="minorHAnsi" w:eastAsiaTheme="minorHAnsi" w:cstheme="minorBidi"/>
            <w:b/>
            <w:color w:val="auto"/>
            <w:kern w:val="0"/>
            <w:sz w:val="24"/>
            <w:szCs w:val="22"/>
            <w:highlight w:val="none"/>
            <w:lang w:eastAsia="en-US"/>
            <w:rPrChange w:id="1428"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429"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t>相关部门/人员职责</w:t>
      </w:r>
      <w:bookmarkEnd w:id="31"/>
      <w:bookmarkEnd w:id="32"/>
      <w:bookmarkEnd w:id="33"/>
      <w:bookmarkEnd w:id="34"/>
    </w:p>
    <w:p w14:paraId="44CAD01E">
      <w:pPr>
        <w:spacing w:line="360" w:lineRule="auto"/>
        <w:ind w:left="0" w:leftChars="0" w:firstLine="420" w:firstLineChars="175"/>
        <w:rPr>
          <w:rFonts w:ascii="Times New Roman" w:hAnsi="Times New Roman" w:eastAsia="宋体" w:cs="Times New Roman"/>
          <w:color w:val="000000" w:themeColor="text1"/>
          <w:sz w:val="24"/>
          <w:highlight w:val="none"/>
          <w:rPrChange w:id="143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43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4.1</w:t>
      </w:r>
      <w:r>
        <w:rPr>
          <w:rFonts w:hint="eastAsia" w:ascii="Times New Roman" w:hAnsi="Times New Roman" w:eastAsia="宋体" w:cs="Times New Roman"/>
          <w:color w:val="000000" w:themeColor="text1"/>
          <w:sz w:val="24"/>
          <w:highlight w:val="none"/>
          <w:rPrChange w:id="143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项目负责人</w:t>
      </w:r>
    </w:p>
    <w:p w14:paraId="56047C65">
      <w:pPr>
        <w:spacing w:line="360" w:lineRule="auto"/>
        <w:ind w:left="0" w:leftChars="0" w:firstLine="420" w:firstLineChars="175"/>
        <w:rPr>
          <w:rFonts w:ascii="Times New Roman" w:hAnsi="Times New Roman" w:eastAsia="宋体" w:cs="Times New Roman"/>
          <w:color w:val="000000" w:themeColor="text1"/>
          <w:sz w:val="24"/>
          <w:highlight w:val="none"/>
          <w:rPrChange w:id="143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43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ascii="Times New Roman" w:hAnsi="Times New Roman" w:eastAsia="宋体" w:cs="Times New Roman"/>
          <w:color w:val="000000" w:themeColor="text1"/>
          <w:sz w:val="24"/>
          <w:highlight w:val="none"/>
          <w:rPrChange w:id="143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.1.1</w:t>
      </w:r>
      <w:r>
        <w:rPr>
          <w:rFonts w:hint="eastAsia" w:ascii="Times New Roman" w:hAnsi="Times New Roman" w:eastAsia="宋体" w:cs="Times New Roman"/>
          <w:color w:val="000000" w:themeColor="text1"/>
          <w:sz w:val="24"/>
          <w:highlight w:val="none"/>
          <w:rPrChange w:id="143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由项目负责人负责，安环品质部门牵头编制本单位安全投入计划，编制安全费用预算，</w:t>
      </w:r>
      <w:r>
        <w:rPr>
          <w:rFonts w:ascii="Times New Roman" w:hAnsi="Times New Roman" w:eastAsia="宋体" w:cs="Times New Roman"/>
          <w:color w:val="000000" w:themeColor="text1"/>
          <w:sz w:val="24"/>
          <w:highlight w:val="none"/>
          <w:rPrChange w:id="143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建立安全费用</w:t>
      </w:r>
      <w:r>
        <w:rPr>
          <w:rFonts w:hint="eastAsia" w:ascii="Times New Roman" w:hAnsi="Times New Roman" w:eastAsia="宋体" w:cs="Times New Roman"/>
          <w:color w:val="000000" w:themeColor="text1"/>
          <w:sz w:val="24"/>
          <w:highlight w:val="none"/>
          <w:rPrChange w:id="143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使用</w:t>
      </w:r>
      <w:r>
        <w:rPr>
          <w:rFonts w:ascii="Times New Roman" w:hAnsi="Times New Roman" w:eastAsia="宋体" w:cs="Times New Roman"/>
          <w:color w:val="000000" w:themeColor="text1"/>
          <w:sz w:val="24"/>
          <w:highlight w:val="none"/>
          <w:rPrChange w:id="143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台帐</w:t>
      </w:r>
      <w:r>
        <w:rPr>
          <w:rFonts w:hint="eastAsia" w:ascii="Times New Roman" w:hAnsi="Times New Roman" w:eastAsia="宋体" w:cs="Times New Roman"/>
          <w:color w:val="000000" w:themeColor="text1"/>
          <w:sz w:val="24"/>
          <w:highlight w:val="none"/>
          <w:rPrChange w:id="144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p>
    <w:p w14:paraId="1E756560">
      <w:pPr>
        <w:spacing w:line="360" w:lineRule="auto"/>
        <w:ind w:left="0" w:leftChars="0" w:firstLine="420" w:firstLineChars="175"/>
        <w:rPr>
          <w:rFonts w:hint="eastAsia" w:ascii="Times New Roman" w:hAnsi="Times New Roman" w:eastAsia="宋体" w:cs="Times New Roman"/>
          <w:color w:val="000000" w:themeColor="text1"/>
          <w:sz w:val="24"/>
          <w:highlight w:val="none"/>
          <w:rPrChange w:id="144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44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ascii="Times New Roman" w:hAnsi="Times New Roman" w:eastAsia="宋体" w:cs="Times New Roman"/>
          <w:color w:val="000000" w:themeColor="text1"/>
          <w:sz w:val="24"/>
          <w:highlight w:val="none"/>
          <w:rPrChange w:id="144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.1.2</w:t>
      </w:r>
      <w:r>
        <w:rPr>
          <w:rFonts w:hint="eastAsia" w:ascii="Times New Roman" w:hAnsi="Times New Roman" w:eastAsia="宋体" w:cs="Times New Roman"/>
          <w:color w:val="000000" w:themeColor="text1"/>
          <w:sz w:val="24"/>
          <w:highlight w:val="none"/>
          <w:rPrChange w:id="144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项目负责人审核项目安全投入计划和安全费用落实情况，不得挪用或挤占安全费用。</w:t>
      </w:r>
    </w:p>
    <w:p w14:paraId="0B8E1EE7">
      <w:pPr>
        <w:spacing w:line="360" w:lineRule="auto"/>
        <w:ind w:left="0" w:leftChars="0" w:firstLine="420" w:firstLineChars="175"/>
        <w:outlineLvl w:val="9"/>
        <w:rPr>
          <w:rFonts w:hint="eastAsia" w:ascii="Times New Roman" w:hAnsi="Times New Roman" w:eastAsia="宋体" w:cs="Times New Roman"/>
          <w:color w:val="000000" w:themeColor="text1"/>
          <w:sz w:val="24"/>
          <w:highlight w:val="none"/>
          <w:rPrChange w:id="144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Change w:id="1445" w:author="随遇而安" w:date="2023-08-11T15:35:41Z">
          <w:pPr>
            <w:spacing w:line="360" w:lineRule="auto"/>
            <w:ind w:left="0" w:leftChars="0" w:firstLine="420" w:firstLineChars="175"/>
            <w:outlineLvl w:val="0"/>
          </w:pPr>
        </w:pPrChange>
      </w:pPr>
      <w:bookmarkStart w:id="35" w:name="_Toc28048"/>
      <w:bookmarkStart w:id="36" w:name="_Toc23389"/>
      <w:r>
        <w:rPr>
          <w:rFonts w:hint="eastAsia" w:ascii="Times New Roman" w:hAnsi="Times New Roman" w:eastAsia="宋体" w:cs="Times New Roman"/>
          <w:color w:val="000000" w:themeColor="text1"/>
          <w:sz w:val="24"/>
          <w:highlight w:val="none"/>
          <w:rPrChange w:id="144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hint="eastAsia" w:ascii="Times New Roman" w:hAnsi="Times New Roman" w:eastAsia="宋体" w:cs="Times New Roman"/>
          <w:color w:val="000000" w:themeColor="text1"/>
          <w:sz w:val="24"/>
          <w:highlight w:val="none"/>
          <w:rPrChange w:id="144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hint="eastAsia" w:ascii="Times New Roman" w:hAnsi="Times New Roman" w:eastAsia="宋体" w:cs="Times New Roman"/>
          <w:color w:val="000000" w:themeColor="text1"/>
          <w:sz w:val="24"/>
          <w:highlight w:val="none"/>
          <w:rPrChange w:id="144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安环品质部</w:t>
      </w:r>
      <w:bookmarkEnd w:id="35"/>
      <w:bookmarkEnd w:id="36"/>
    </w:p>
    <w:p w14:paraId="403C9939">
      <w:pPr>
        <w:spacing w:line="360" w:lineRule="auto"/>
        <w:ind w:left="0" w:leftChars="0" w:firstLine="420" w:firstLineChars="175"/>
        <w:rPr>
          <w:rFonts w:ascii="仿宋" w:hAnsi="仿宋" w:cs="仿宋"/>
          <w:color w:val="000000" w:themeColor="text1"/>
          <w:kern w:val="0"/>
          <w:sz w:val="23"/>
          <w:szCs w:val="23"/>
          <w:highlight w:val="none"/>
          <w:rPrChange w:id="1450" w:author="随遇而安" w:date="2023-08-11T15:39:24Z">
            <w:rPr>
              <w:rFonts w:ascii="仿宋" w:hAnsi="仿宋" w:cs="仿宋"/>
              <w:color w:val="000000" w:themeColor="text1"/>
              <w:kern w:val="0"/>
              <w:sz w:val="23"/>
              <w:szCs w:val="23"/>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45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4.2.1</w:t>
      </w:r>
      <w:r>
        <w:rPr>
          <w:rFonts w:hint="eastAsia" w:ascii="Times New Roman" w:hAnsi="Times New Roman" w:eastAsia="宋体" w:cs="Times New Roman"/>
          <w:color w:val="000000" w:themeColor="text1"/>
          <w:sz w:val="24"/>
          <w:highlight w:val="none"/>
          <w:rPrChange w:id="145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负责</w:t>
      </w:r>
      <w:r>
        <w:rPr>
          <w:rFonts w:ascii="Times New Roman" w:hAnsi="Times New Roman" w:eastAsia="宋体" w:cs="Times New Roman"/>
          <w:color w:val="000000" w:themeColor="text1"/>
          <w:sz w:val="24"/>
          <w:highlight w:val="none"/>
          <w:rPrChange w:id="145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会同</w:t>
      </w:r>
      <w:r>
        <w:rPr>
          <w:rFonts w:hint="eastAsia" w:ascii="Times New Roman" w:hAnsi="Times New Roman" w:eastAsia="宋体" w:cs="Times New Roman"/>
          <w:color w:val="000000" w:themeColor="text1"/>
          <w:sz w:val="24"/>
          <w:highlight w:val="none"/>
          <w:rPrChange w:id="145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生产运营部、财务部</w:t>
      </w:r>
      <w:r>
        <w:rPr>
          <w:rFonts w:ascii="Times New Roman" w:hAnsi="Times New Roman" w:eastAsia="宋体" w:cs="Times New Roman"/>
          <w:color w:val="000000" w:themeColor="text1"/>
          <w:sz w:val="24"/>
          <w:highlight w:val="none"/>
          <w:rPrChange w:id="145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制定安全生产费用使用范围和</w:t>
      </w:r>
      <w:r>
        <w:rPr>
          <w:rFonts w:hint="eastAsia" w:ascii="Times New Roman" w:hAnsi="Times New Roman" w:eastAsia="宋体" w:cs="Times New Roman"/>
          <w:color w:val="000000" w:themeColor="text1"/>
          <w:sz w:val="24"/>
          <w:highlight w:val="none"/>
          <w:rPrChange w:id="145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使用</w:t>
      </w:r>
      <w:r>
        <w:rPr>
          <w:rFonts w:ascii="Times New Roman" w:hAnsi="Times New Roman" w:eastAsia="宋体" w:cs="Times New Roman"/>
          <w:color w:val="000000" w:themeColor="text1"/>
          <w:sz w:val="24"/>
          <w:highlight w:val="none"/>
          <w:rPrChange w:id="145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管理制度。</w:t>
      </w:r>
    </w:p>
    <w:p w14:paraId="6B63642E">
      <w:pPr>
        <w:spacing w:line="360" w:lineRule="auto"/>
        <w:ind w:left="0" w:leftChars="0" w:firstLine="420" w:firstLineChars="175"/>
        <w:rPr>
          <w:rFonts w:ascii="Times New Roman" w:hAnsi="Times New Roman" w:eastAsia="宋体" w:cs="Times New Roman"/>
          <w:color w:val="000000" w:themeColor="text1"/>
          <w:sz w:val="24"/>
          <w:highlight w:val="none"/>
          <w:rPrChange w:id="145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45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4.2.2</w:t>
      </w:r>
      <w:r>
        <w:rPr>
          <w:rFonts w:hint="eastAsia" w:ascii="Times New Roman" w:hAnsi="Times New Roman" w:eastAsia="宋体" w:cs="Times New Roman"/>
          <w:color w:val="000000" w:themeColor="text1"/>
          <w:sz w:val="24"/>
          <w:highlight w:val="none"/>
          <w:rPrChange w:id="146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项目公司组织年度全面预算编制时，参与项目公司安全生产费用预算编制审核。</w:t>
      </w:r>
    </w:p>
    <w:p w14:paraId="32CD66E4">
      <w:pPr>
        <w:spacing w:line="360" w:lineRule="auto"/>
        <w:ind w:left="0" w:leftChars="0" w:firstLine="420" w:firstLineChars="175"/>
        <w:outlineLvl w:val="9"/>
        <w:rPr>
          <w:rFonts w:hint="eastAsia" w:ascii="Times New Roman" w:hAnsi="Times New Roman" w:eastAsia="宋体" w:cs="Times New Roman"/>
          <w:color w:val="000000" w:themeColor="text1"/>
          <w:sz w:val="24"/>
          <w:highlight w:val="none"/>
          <w:rPrChange w:id="146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Change w:id="1461" w:author="随遇而安" w:date="2023-08-11T15:35:43Z">
          <w:pPr>
            <w:spacing w:line="360" w:lineRule="auto"/>
            <w:ind w:left="0" w:leftChars="0" w:firstLine="420" w:firstLineChars="175"/>
            <w:outlineLvl w:val="0"/>
          </w:pPr>
        </w:pPrChange>
      </w:pPr>
      <w:bookmarkStart w:id="37" w:name="_Toc237"/>
      <w:bookmarkStart w:id="38" w:name="_Toc26886"/>
      <w:r>
        <w:rPr>
          <w:rFonts w:hint="eastAsia" w:ascii="Times New Roman" w:hAnsi="Times New Roman" w:eastAsia="宋体" w:cs="Times New Roman"/>
          <w:color w:val="000000" w:themeColor="text1"/>
          <w:sz w:val="24"/>
          <w:highlight w:val="none"/>
          <w:rPrChange w:id="146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hint="eastAsia" w:ascii="Times New Roman" w:hAnsi="Times New Roman" w:eastAsia="宋体" w:cs="Times New Roman"/>
          <w:color w:val="000000" w:themeColor="text1"/>
          <w:sz w:val="24"/>
          <w:highlight w:val="none"/>
          <w:rPrChange w:id="146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w:t>
      </w:r>
      <w:r>
        <w:rPr>
          <w:rFonts w:hint="eastAsia" w:ascii="Times New Roman" w:hAnsi="Times New Roman" w:eastAsia="宋体" w:cs="Times New Roman"/>
          <w:color w:val="000000" w:themeColor="text1"/>
          <w:sz w:val="24"/>
          <w:highlight w:val="none"/>
          <w:rPrChange w:id="146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人力综合部</w:t>
      </w:r>
      <w:bookmarkEnd w:id="37"/>
      <w:bookmarkEnd w:id="38"/>
    </w:p>
    <w:p w14:paraId="5865F385">
      <w:pPr>
        <w:spacing w:line="360" w:lineRule="auto"/>
        <w:ind w:left="0" w:leftChars="0" w:firstLine="420" w:firstLineChars="175"/>
        <w:rPr>
          <w:rFonts w:ascii="Times New Roman" w:hAnsi="Times New Roman" w:eastAsia="宋体" w:cs="Times New Roman"/>
          <w:color w:val="000000" w:themeColor="text1"/>
          <w:sz w:val="24"/>
          <w:highlight w:val="none"/>
          <w:rPrChange w:id="146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46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ascii="Times New Roman" w:hAnsi="Times New Roman" w:eastAsia="宋体" w:cs="Times New Roman"/>
          <w:color w:val="000000" w:themeColor="text1"/>
          <w:sz w:val="24"/>
          <w:highlight w:val="none"/>
          <w:rPrChange w:id="146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.3.1</w:t>
      </w:r>
      <w:r>
        <w:rPr>
          <w:rFonts w:hint="eastAsia" w:ascii="Times New Roman" w:hAnsi="Times New Roman" w:eastAsia="宋体" w:cs="Times New Roman"/>
          <w:color w:val="000000" w:themeColor="text1"/>
          <w:sz w:val="24"/>
          <w:highlight w:val="none"/>
          <w:rPrChange w:id="146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负责将安全费用预算纳入全面预算编制，确保安全费用于项目生产成本中列支。</w:t>
      </w:r>
    </w:p>
    <w:p w14:paraId="0E011FAE">
      <w:pPr>
        <w:spacing w:line="360" w:lineRule="auto"/>
        <w:ind w:left="0" w:leftChars="0" w:firstLine="420" w:firstLineChars="175"/>
        <w:rPr>
          <w:rFonts w:ascii="Times New Roman" w:hAnsi="Times New Roman" w:eastAsia="宋体" w:cs="Times New Roman"/>
          <w:color w:val="000000" w:themeColor="text1"/>
          <w:sz w:val="24"/>
          <w:highlight w:val="none"/>
          <w:rPrChange w:id="147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47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ascii="Times New Roman" w:hAnsi="Times New Roman" w:eastAsia="宋体" w:cs="Times New Roman"/>
          <w:color w:val="000000" w:themeColor="text1"/>
          <w:sz w:val="24"/>
          <w:highlight w:val="none"/>
          <w:rPrChange w:id="147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.3.2</w:t>
      </w:r>
      <w:r>
        <w:rPr>
          <w:rFonts w:hint="eastAsia" w:ascii="Times New Roman" w:hAnsi="Times New Roman" w:eastAsia="宋体" w:cs="Times New Roman"/>
          <w:color w:val="000000" w:themeColor="text1"/>
          <w:sz w:val="24"/>
          <w:highlight w:val="none"/>
          <w:rPrChange w:id="147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组织审核安全费用预算，确保成本指标包含安全费用。</w:t>
      </w:r>
    </w:p>
    <w:p w14:paraId="27B6F843">
      <w:pPr>
        <w:spacing w:line="360" w:lineRule="auto"/>
        <w:ind w:left="0" w:leftChars="0" w:firstLine="420" w:firstLineChars="175"/>
        <w:outlineLvl w:val="9"/>
        <w:rPr>
          <w:rFonts w:hint="eastAsia" w:ascii="Times New Roman" w:hAnsi="Times New Roman" w:eastAsia="宋体" w:cs="Times New Roman"/>
          <w:color w:val="000000" w:themeColor="text1"/>
          <w:sz w:val="24"/>
          <w:highlight w:val="none"/>
          <w:rPrChange w:id="147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Change w:id="1474" w:author="随遇而安" w:date="2023-08-11T15:35:48Z">
          <w:pPr>
            <w:spacing w:line="360" w:lineRule="auto"/>
            <w:ind w:left="0" w:leftChars="0" w:firstLine="420" w:firstLineChars="175"/>
            <w:outlineLvl w:val="0"/>
          </w:pPr>
        </w:pPrChange>
      </w:pPr>
      <w:bookmarkStart w:id="39" w:name="_Toc5130"/>
      <w:bookmarkStart w:id="40" w:name="_Toc26792"/>
      <w:r>
        <w:rPr>
          <w:rFonts w:hint="eastAsia" w:ascii="Times New Roman" w:hAnsi="Times New Roman" w:eastAsia="宋体" w:cs="Times New Roman"/>
          <w:color w:val="000000" w:themeColor="text1"/>
          <w:sz w:val="24"/>
          <w:highlight w:val="none"/>
          <w:rPrChange w:id="147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hint="eastAsia" w:ascii="Times New Roman" w:hAnsi="Times New Roman" w:eastAsia="宋体" w:cs="Times New Roman"/>
          <w:color w:val="000000" w:themeColor="text1"/>
          <w:sz w:val="24"/>
          <w:highlight w:val="none"/>
          <w:rPrChange w:id="147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hint="eastAsia" w:ascii="Times New Roman" w:hAnsi="Times New Roman" w:eastAsia="宋体" w:cs="Times New Roman"/>
          <w:color w:val="000000" w:themeColor="text1"/>
          <w:sz w:val="24"/>
          <w:highlight w:val="none"/>
          <w:rPrChange w:id="147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财务部</w:t>
      </w:r>
      <w:bookmarkEnd w:id="39"/>
      <w:bookmarkEnd w:id="40"/>
    </w:p>
    <w:p w14:paraId="094C0620">
      <w:pPr>
        <w:spacing w:line="360" w:lineRule="auto"/>
        <w:ind w:left="0" w:leftChars="0" w:firstLine="420" w:firstLineChars="175"/>
        <w:rPr>
          <w:rFonts w:ascii="Times New Roman" w:hAnsi="Times New Roman" w:eastAsia="宋体" w:cs="Times New Roman"/>
          <w:color w:val="000000" w:themeColor="text1"/>
          <w:sz w:val="24"/>
          <w:highlight w:val="none"/>
          <w:rPrChange w:id="147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48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4.4.1负责监督</w:t>
      </w:r>
      <w:r>
        <w:rPr>
          <w:rFonts w:hint="eastAsia" w:ascii="Times New Roman" w:hAnsi="Times New Roman" w:eastAsia="宋体" w:cs="Times New Roman"/>
          <w:color w:val="000000" w:themeColor="text1"/>
          <w:sz w:val="24"/>
          <w:highlight w:val="none"/>
          <w:rPrChange w:id="148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项目公司</w:t>
      </w:r>
      <w:r>
        <w:rPr>
          <w:rFonts w:ascii="Times New Roman" w:hAnsi="Times New Roman" w:eastAsia="宋体" w:cs="Times New Roman"/>
          <w:color w:val="000000" w:themeColor="text1"/>
          <w:sz w:val="24"/>
          <w:highlight w:val="none"/>
          <w:rPrChange w:id="148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安全生产费用预算</w:t>
      </w:r>
      <w:r>
        <w:rPr>
          <w:rFonts w:hint="eastAsia" w:ascii="Times New Roman" w:hAnsi="Times New Roman" w:eastAsia="宋体" w:cs="Times New Roman"/>
          <w:color w:val="000000" w:themeColor="text1"/>
          <w:sz w:val="24"/>
          <w:highlight w:val="none"/>
          <w:rPrChange w:id="148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编审与预算</w:t>
      </w:r>
      <w:r>
        <w:rPr>
          <w:rFonts w:ascii="Times New Roman" w:hAnsi="Times New Roman" w:eastAsia="宋体" w:cs="Times New Roman"/>
          <w:color w:val="000000" w:themeColor="text1"/>
          <w:sz w:val="24"/>
          <w:highlight w:val="none"/>
          <w:rPrChange w:id="148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执行情况。</w:t>
      </w:r>
    </w:p>
    <w:p w14:paraId="64592C02">
      <w:pPr>
        <w:spacing w:line="360" w:lineRule="auto"/>
        <w:ind w:left="0" w:leftChars="0" w:firstLine="420" w:firstLineChars="175"/>
        <w:rPr>
          <w:rFonts w:ascii="Times New Roman" w:hAnsi="Times New Roman" w:eastAsia="宋体" w:cs="Times New Roman"/>
          <w:color w:val="000000" w:themeColor="text1"/>
          <w:sz w:val="24"/>
          <w:highlight w:val="none"/>
          <w:rPrChange w:id="148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48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4.4.2负责监督</w:t>
      </w:r>
      <w:r>
        <w:rPr>
          <w:rFonts w:hint="eastAsia" w:ascii="Times New Roman" w:hAnsi="Times New Roman" w:eastAsia="宋体" w:cs="Times New Roman"/>
          <w:color w:val="000000" w:themeColor="text1"/>
          <w:sz w:val="24"/>
          <w:highlight w:val="none"/>
          <w:rPrChange w:id="148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安环品质部</w:t>
      </w:r>
      <w:r>
        <w:rPr>
          <w:rFonts w:ascii="Times New Roman" w:hAnsi="Times New Roman" w:eastAsia="宋体" w:cs="Times New Roman"/>
          <w:color w:val="000000" w:themeColor="text1"/>
          <w:sz w:val="24"/>
          <w:highlight w:val="none"/>
          <w:rPrChange w:id="148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安全生产费用的管理，确保安全生产费用在成本中据实、单独列支与核算</w:t>
      </w:r>
      <w:r>
        <w:rPr>
          <w:rFonts w:hint="eastAsia" w:ascii="Times New Roman" w:hAnsi="Times New Roman" w:eastAsia="宋体" w:cs="Times New Roman"/>
          <w:color w:val="000000" w:themeColor="text1"/>
          <w:sz w:val="24"/>
          <w:highlight w:val="none"/>
          <w:rPrChange w:id="148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，在预算内支付。</w:t>
      </w:r>
    </w:p>
    <w:p w14:paraId="7301CFD9">
      <w:pPr>
        <w:spacing w:line="360" w:lineRule="auto"/>
        <w:ind w:left="0" w:leftChars="0" w:firstLine="420" w:firstLineChars="175"/>
        <w:rPr>
          <w:rFonts w:hint="eastAsia" w:ascii="Times New Roman" w:hAnsi="Times New Roman" w:eastAsia="宋体" w:cs="Times New Roman"/>
          <w:color w:val="000000" w:themeColor="text1"/>
          <w:sz w:val="24"/>
          <w:highlight w:val="none"/>
          <w:rPrChange w:id="149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49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ascii="Times New Roman" w:hAnsi="Times New Roman" w:eastAsia="宋体" w:cs="Times New Roman"/>
          <w:color w:val="000000" w:themeColor="text1"/>
          <w:sz w:val="24"/>
          <w:highlight w:val="none"/>
          <w:rPrChange w:id="149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.4.3负责安全费用</w:t>
      </w:r>
      <w:r>
        <w:rPr>
          <w:rFonts w:hint="eastAsia" w:ascii="Times New Roman" w:hAnsi="Times New Roman" w:eastAsia="宋体" w:cs="Times New Roman"/>
          <w:color w:val="000000" w:themeColor="text1"/>
          <w:sz w:val="24"/>
          <w:highlight w:val="none"/>
          <w:rPrChange w:id="149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的核算，协助项目安环品质部门审核安全预算和安全费用使用</w:t>
      </w:r>
      <w:r>
        <w:rPr>
          <w:rFonts w:ascii="Times New Roman" w:hAnsi="Times New Roman" w:eastAsia="宋体" w:cs="Times New Roman"/>
          <w:color w:val="000000" w:themeColor="text1"/>
          <w:sz w:val="24"/>
          <w:highlight w:val="none"/>
          <w:rPrChange w:id="149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p>
    <w:p w14:paraId="5012D0D3">
      <w:pPr>
        <w:keepNext w:val="0"/>
        <w:keepLines w:val="0"/>
        <w:numPr>
          <w:ilvl w:val="0"/>
          <w:numId w:val="1"/>
          <w:ins w:id="1496" w:author="随遇而安" w:date="2023-08-11T15:33:58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497"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495" w:author="随遇而安" w:date="2023-08-11T15:33:58Z">
          <w:pPr>
            <w:pStyle w:val="2"/>
            <w:keepNext w:val="0"/>
            <w:keepLines w:val="0"/>
            <w:spacing w:before="0" w:after="0" w:line="360" w:lineRule="auto"/>
          </w:pPr>
        </w:pPrChange>
      </w:pPr>
      <w:del w:id="1498" w:author="随遇而安" w:date="2023-08-11T15:34:22Z">
        <w:bookmarkStart w:id="41" w:name="_Toc29464"/>
        <w:bookmarkStart w:id="42" w:name="_Toc14398"/>
        <w:bookmarkStart w:id="43" w:name="_Toc15219"/>
        <w:bookmarkStart w:id="44" w:name="_Toc31740"/>
        <w:bookmarkStart w:id="45" w:name="_Toc25672"/>
        <w:bookmarkStart w:id="46" w:name="_Toc383"/>
        <w:bookmarkStart w:id="47" w:name="_Toc6768"/>
        <w:bookmarkStart w:id="48" w:name="_Toc4408"/>
        <w:r>
          <w:rPr>
            <w:rFonts w:hint="eastAsia" w:ascii="宋体" w:hAnsiTheme="minorHAnsi" w:eastAsiaTheme="minorHAnsi" w:cstheme="minorBidi"/>
            <w:b/>
            <w:color w:val="auto"/>
            <w:kern w:val="0"/>
            <w:sz w:val="24"/>
            <w:szCs w:val="22"/>
            <w:highlight w:val="none"/>
            <w:lang w:eastAsia="en-US"/>
            <w:rPrChange w:id="1499"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5</w:delText>
        </w:r>
      </w:del>
      <w:del w:id="1500" w:author="随遇而安" w:date="2023-08-11T15:34:22Z">
        <w:r>
          <w:rPr>
            <w:rFonts w:hint="eastAsia" w:ascii="宋体" w:hAnsiTheme="minorHAnsi" w:eastAsiaTheme="minorHAnsi" w:cstheme="minorBidi"/>
            <w:b/>
            <w:color w:val="auto"/>
            <w:kern w:val="0"/>
            <w:sz w:val="24"/>
            <w:szCs w:val="22"/>
            <w:highlight w:val="none"/>
            <w:lang w:eastAsia="en-US"/>
            <w:rPrChange w:id="1501"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502"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t>安全费用预算计划</w:t>
      </w:r>
      <w:bookmarkEnd w:id="41"/>
      <w:bookmarkEnd w:id="42"/>
      <w:bookmarkEnd w:id="43"/>
      <w:bookmarkEnd w:id="44"/>
      <w:bookmarkEnd w:id="45"/>
      <w:bookmarkEnd w:id="46"/>
      <w:bookmarkEnd w:id="47"/>
      <w:bookmarkEnd w:id="48"/>
    </w:p>
    <w:p w14:paraId="1A03C38C">
      <w:pPr>
        <w:widowControl/>
        <w:spacing w:line="360" w:lineRule="auto"/>
        <w:ind w:left="0" w:leftChars="0" w:firstLine="420" w:firstLineChars="175"/>
        <w:jc w:val="left"/>
        <w:rPr>
          <w:rFonts w:ascii="Times New Roman" w:hAnsi="Times New Roman" w:eastAsia="宋体" w:cs="Times New Roman"/>
          <w:color w:val="000000" w:themeColor="text1"/>
          <w:sz w:val="24"/>
          <w:highlight w:val="none"/>
          <w:rPrChange w:id="150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Change w:id="1503" w:author="随遇而安" w:date="2024-11-06T14:15:55Z">
          <w:pPr>
            <w:spacing w:line="360" w:lineRule="auto"/>
            <w:ind w:left="0" w:leftChars="0" w:firstLine="420" w:firstLineChars="175"/>
          </w:pPr>
        </w:pPrChange>
      </w:pPr>
      <w:r>
        <w:rPr>
          <w:rFonts w:ascii="Times New Roman" w:hAnsi="Times New Roman" w:eastAsia="宋体" w:cs="Times New Roman"/>
          <w:color w:val="000000" w:themeColor="text1"/>
          <w:sz w:val="24"/>
          <w:highlight w:val="none"/>
          <w:rPrChange w:id="150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5.1</w:t>
      </w:r>
      <w:r>
        <w:rPr>
          <w:rFonts w:hint="eastAsia" w:ascii="Times New Roman" w:hAnsi="Times New Roman" w:eastAsia="宋体" w:cs="Times New Roman"/>
          <w:color w:val="000000" w:themeColor="text1"/>
          <w:sz w:val="24"/>
          <w:highlight w:val="none"/>
          <w:rPrChange w:id="150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宁津项目公司结合生产实际编制安全费用预算，</w:t>
      </w:r>
      <w:ins w:id="1507" w:author="随遇而安" w:date="2024-11-06T14:15:45Z">
        <w:r>
          <w:rPr>
            <w:rFonts w:hint="eastAsia" w:ascii="Times New Roman" w:hAnsi="Times New Roman" w:eastAsia="宋体" w:cs="Times New Roman"/>
            <w:color w:val="000000" w:themeColor="text1"/>
            <w:kern w:val="2"/>
            <w:sz w:val="24"/>
            <w:szCs w:val="22"/>
            <w:highlight w:val="none"/>
            <w:lang w:val="en-US" w:eastAsia="zh-CN" w:bidi="ar"/>
            <w:rPrChange w:id="1508" w:author="随遇而安" w:date="2024-11-06T14:15:50Z">
              <w:rPr>
                <w:rFonts w:ascii="瀹嬩綋" w:hAnsi="瀹嬩綋" w:eastAsia="瀹嬩綋" w:cs="瀹嬩綋"/>
                <w:color w:val="000000"/>
                <w:kern w:val="0"/>
                <w:sz w:val="24"/>
                <w:szCs w:val="24"/>
                <w:lang w:val="en-US" w:eastAsia="zh-CN" w:bidi="ar"/>
              </w:rPr>
            </w:rPrChange>
            <w14:textFill>
              <w14:solidFill>
                <w14:schemeClr w14:val="tx1"/>
              </w14:solidFill>
            </w14:textFill>
          </w:rPr>
          <w:t>“城市大管家”项目、一般环卫项目、</w:t>
        </w:r>
      </w:ins>
      <w:ins w:id="1509" w:author="随遇而安" w:date="2024-11-06T14:15:45Z">
        <w:r>
          <w:rPr>
            <w:rFonts w:hint="eastAsia" w:ascii="Times New Roman" w:hAnsi="Times New Roman" w:eastAsia="宋体" w:cs="Times New Roman"/>
            <w:color w:val="000000" w:themeColor="text1"/>
            <w:kern w:val="2"/>
            <w:sz w:val="24"/>
            <w:szCs w:val="22"/>
            <w:highlight w:val="none"/>
            <w:lang w:val="en-US" w:eastAsia="zh-CN" w:bidi="ar"/>
            <w:rPrChange w:id="1510" w:author="随遇而安" w:date="2024-11-06T14:15:50Z">
              <w:rPr>
                <w:rFonts w:hint="default" w:ascii="瀹嬩綋" w:hAnsi="瀹嬩綋" w:eastAsia="瀹嬩綋" w:cs="瀹嬩綋"/>
                <w:color w:val="000000"/>
                <w:kern w:val="0"/>
                <w:sz w:val="24"/>
                <w:szCs w:val="24"/>
                <w:lang w:val="en-US" w:eastAsia="zh-CN" w:bidi="ar"/>
              </w:rPr>
            </w:rPrChange>
            <w14:textFill>
              <w14:solidFill>
                <w14:schemeClr w14:val="tx1"/>
              </w14:solidFill>
            </w14:textFill>
          </w:rPr>
          <w:t>园林绿化项目</w:t>
        </w:r>
      </w:ins>
      <w:del w:id="1511" w:author="随遇而安" w:date="2024-11-06T14:15:45Z">
        <w:r>
          <w:rPr>
            <w:rFonts w:hint="eastAsia" w:ascii="Times New Roman" w:hAnsi="Times New Roman" w:eastAsia="宋体" w:cs="Times New Roman"/>
            <w:color w:val="000000" w:themeColor="text1"/>
            <w:sz w:val="24"/>
            <w:highlight w:val="none"/>
            <w:rPrChange w:id="151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一般环卫项目</w:delText>
        </w:r>
      </w:del>
      <w:r>
        <w:rPr>
          <w:rFonts w:hint="eastAsia" w:ascii="Times New Roman" w:hAnsi="Times New Roman" w:eastAsia="宋体" w:cs="Times New Roman"/>
          <w:color w:val="000000" w:themeColor="text1"/>
          <w:sz w:val="24"/>
          <w:highlight w:val="none"/>
          <w:rPrChange w:id="151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年度安全相关的费用类支出标准不得低于当年收入的0</w:t>
      </w:r>
      <w:r>
        <w:rPr>
          <w:rFonts w:ascii="Times New Roman" w:hAnsi="Times New Roman" w:eastAsia="宋体" w:cs="Times New Roman"/>
          <w:color w:val="000000" w:themeColor="text1"/>
          <w:sz w:val="24"/>
          <w:highlight w:val="none"/>
          <w:rPrChange w:id="151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.15</w:t>
      </w:r>
      <w:r>
        <w:rPr>
          <w:rFonts w:hint="eastAsia" w:ascii="Times New Roman" w:hAnsi="Times New Roman" w:eastAsia="宋体" w:cs="Times New Roman"/>
          <w:color w:val="000000" w:themeColor="text1"/>
          <w:sz w:val="24"/>
          <w:highlight w:val="none"/>
          <w:rPrChange w:id="151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%，计入安全生产费科目；安全相关的资本类支出计入固定资产预算科目，应按照集团《固定资产管理制度》管理。</w:t>
      </w:r>
    </w:p>
    <w:p w14:paraId="210764CA">
      <w:pPr>
        <w:spacing w:line="360" w:lineRule="auto"/>
        <w:ind w:left="0" w:leftChars="0" w:firstLine="420" w:firstLineChars="175"/>
        <w:rPr>
          <w:rFonts w:ascii="Times New Roman" w:hAnsi="Times New Roman" w:eastAsia="宋体" w:cs="Times New Roman"/>
          <w:color w:val="000000" w:themeColor="text1"/>
          <w:sz w:val="24"/>
          <w:highlight w:val="none"/>
          <w:rPrChange w:id="151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1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5.</w:t>
      </w:r>
      <w:r>
        <w:rPr>
          <w:rFonts w:hint="eastAsia" w:ascii="Times New Roman" w:hAnsi="Times New Roman" w:eastAsia="宋体" w:cs="Times New Roman"/>
          <w:color w:val="000000" w:themeColor="text1"/>
          <w:sz w:val="24"/>
          <w:highlight w:val="none"/>
          <w:rPrChange w:id="151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2房屋建筑工程的安全费用（含费用类支出与资本类支出）按照工程造价</w:t>
      </w:r>
      <w:del w:id="1519" w:author="随遇而安" w:date="2024-11-06T14:16:02Z">
        <w:r>
          <w:rPr>
            <w:rFonts w:hint="default" w:ascii="Times New Roman" w:hAnsi="Times New Roman" w:eastAsia="宋体" w:cs="Times New Roman"/>
            <w:color w:val="000000" w:themeColor="text1"/>
            <w:sz w:val="24"/>
            <w:highlight w:val="none"/>
            <w:rPrChange w:id="152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2</w:delText>
        </w:r>
      </w:del>
      <w:del w:id="1521" w:author="随遇而安" w:date="2024-11-06T14:16:02Z">
        <w:r>
          <w:rPr>
            <w:rFonts w:ascii="Times New Roman" w:hAnsi="Times New Roman" w:eastAsia="宋体" w:cs="Times New Roman"/>
            <w:color w:val="000000" w:themeColor="text1"/>
            <w:sz w:val="24"/>
            <w:highlight w:val="none"/>
            <w:rPrChange w:id="152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.5</w:delText>
        </w:r>
      </w:del>
      <w:ins w:id="1523" w:author="随遇而安" w:date="2024-11-06T14:16:02Z">
        <w:r>
          <w:rPr>
            <w:rFonts w:hint="eastAsia" w:ascii="Times New Roman" w:hAnsi="Times New Roman" w:eastAsia="宋体" w:cs="Times New Roman"/>
            <w:color w:val="000000" w:themeColor="text1"/>
            <w:sz w:val="24"/>
            <w:highlight w:val="none"/>
            <w:lang w:eastAsia="zh-CN"/>
            <w14:textFill>
              <w14:solidFill>
                <w14:schemeClr w14:val="tx1"/>
              </w14:solidFill>
            </w14:textFill>
          </w:rPr>
          <w:t>3</w:t>
        </w:r>
      </w:ins>
      <w:r>
        <w:rPr>
          <w:rFonts w:hint="eastAsia" w:ascii="Times New Roman" w:hAnsi="Times New Roman" w:eastAsia="宋体" w:cs="Times New Roman"/>
          <w:color w:val="000000" w:themeColor="text1"/>
          <w:sz w:val="24"/>
          <w:highlight w:val="none"/>
          <w:rPrChange w:id="152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%标准。</w:t>
      </w:r>
    </w:p>
    <w:p w14:paraId="5844047B">
      <w:pPr>
        <w:spacing w:line="360" w:lineRule="auto"/>
        <w:ind w:left="0" w:leftChars="0" w:firstLine="420" w:firstLineChars="175"/>
        <w:rPr>
          <w:rFonts w:ascii="Times New Roman" w:hAnsi="Times New Roman" w:eastAsia="宋体" w:cs="Times New Roman"/>
          <w:color w:val="000000" w:themeColor="text1"/>
          <w:sz w:val="24"/>
          <w:highlight w:val="none"/>
          <w:rPrChange w:id="152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52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5</w:t>
      </w:r>
      <w:r>
        <w:rPr>
          <w:rFonts w:ascii="Times New Roman" w:hAnsi="Times New Roman" w:eastAsia="宋体" w:cs="Times New Roman"/>
          <w:color w:val="000000" w:themeColor="text1"/>
          <w:sz w:val="24"/>
          <w:highlight w:val="none"/>
          <w:rPrChange w:id="152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color w:val="000000" w:themeColor="text1"/>
          <w:sz w:val="24"/>
          <w:highlight w:val="none"/>
          <w:rPrChange w:id="152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3不在上述业务范围的项目，应根据宁津项目实际需要在生产总成本据实编制预算，经集团安环品质中心审批同意后执行。</w:t>
      </w:r>
      <w:del w:id="1529" w:author="随遇而安" w:date="2024-11-06T14:16:22Z">
        <w:r>
          <w:rPr>
            <w:rFonts w:hint="eastAsia" w:ascii="Times New Roman" w:hAnsi="Times New Roman" w:eastAsia="宋体" w:cs="Times New Roman"/>
            <w:color w:val="000000" w:themeColor="text1"/>
            <w:sz w:val="24"/>
            <w:highlight w:val="none"/>
            <w:rPrChange w:id="153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 xml:space="preserve"> </w:delText>
        </w:r>
      </w:del>
    </w:p>
    <w:p w14:paraId="214A5142">
      <w:pPr>
        <w:spacing w:line="360" w:lineRule="auto"/>
        <w:ind w:left="0" w:leftChars="0" w:firstLine="420" w:firstLineChars="175"/>
        <w:rPr>
          <w:rFonts w:ascii="Times New Roman" w:hAnsi="Times New Roman" w:eastAsia="宋体" w:cs="Times New Roman"/>
          <w:color w:val="000000" w:themeColor="text1"/>
          <w:sz w:val="24"/>
          <w:highlight w:val="none"/>
          <w:rPrChange w:id="153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53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5.4</w:t>
      </w:r>
      <w:del w:id="1533" w:author="随遇而安" w:date="2024-11-06T14:16:30Z">
        <w:r>
          <w:rPr>
            <w:rFonts w:hint="eastAsia" w:ascii="Times New Roman" w:hAnsi="Times New Roman" w:eastAsia="宋体" w:cs="Times New Roman"/>
            <w:color w:val="000000" w:themeColor="text1"/>
            <w:sz w:val="24"/>
            <w:highlight w:val="none"/>
            <w:rPrChange w:id="153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宁津项目</w:delText>
        </w:r>
      </w:del>
      <w:r>
        <w:rPr>
          <w:rFonts w:hint="eastAsia" w:ascii="Times New Roman" w:hAnsi="Times New Roman" w:eastAsia="宋体" w:cs="Times New Roman"/>
          <w:color w:val="000000" w:themeColor="text1"/>
          <w:sz w:val="24"/>
          <w:highlight w:val="none"/>
          <w:rPrChange w:id="153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公司应组织制定年度安全投入计划（附件2），由区域审核后报集团安环管理部，安全投入计划须经集团安环管理部线下审批同意后执行。</w:t>
      </w:r>
    </w:p>
    <w:p w14:paraId="272EAC38">
      <w:pPr>
        <w:spacing w:line="360" w:lineRule="auto"/>
        <w:ind w:left="0" w:leftChars="0" w:firstLine="420" w:firstLineChars="175"/>
        <w:rPr>
          <w:rFonts w:ascii="Times New Roman" w:hAnsi="Times New Roman" w:eastAsia="宋体" w:cs="Times New Roman"/>
          <w:color w:val="000000" w:themeColor="text1"/>
          <w:sz w:val="24"/>
          <w:highlight w:val="none"/>
          <w:rPrChange w:id="153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53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5.5安全费用应专款专用，不得挪用，其他费用超支时不得使用安全费用的节约额度。安全费用超支时，超出部分需调整预算后，在预算内执行。同时，当年的安全生产费预算结余额度，不计入项目当期利润，考核时从利润中核减。</w:t>
      </w:r>
    </w:p>
    <w:p w14:paraId="39E5A6F8">
      <w:pPr>
        <w:keepNext w:val="0"/>
        <w:keepLines w:val="0"/>
        <w:numPr>
          <w:ilvl w:val="0"/>
          <w:numId w:val="1"/>
          <w:ins w:id="1539" w:author="随遇而安" w:date="2023-08-11T15:37:07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540"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538" w:author="随遇而安" w:date="2023-08-11T15:37:07Z">
          <w:pPr>
            <w:pStyle w:val="2"/>
            <w:keepNext w:val="0"/>
            <w:keepLines w:val="0"/>
            <w:spacing w:before="0" w:after="0" w:line="360" w:lineRule="auto"/>
          </w:pPr>
        </w:pPrChange>
      </w:pPr>
      <w:del w:id="1541" w:author="随遇而安" w:date="2023-08-11T15:34:21Z">
        <w:bookmarkStart w:id="49" w:name="_Toc2219"/>
        <w:bookmarkStart w:id="50" w:name="_Toc3228"/>
        <w:bookmarkStart w:id="51" w:name="_Toc31756"/>
        <w:r>
          <w:rPr>
            <w:rFonts w:hint="eastAsia" w:ascii="宋体" w:hAnsiTheme="minorHAnsi" w:eastAsiaTheme="minorHAnsi" w:cstheme="minorBidi"/>
            <w:b/>
            <w:color w:val="auto"/>
            <w:kern w:val="0"/>
            <w:sz w:val="24"/>
            <w:szCs w:val="22"/>
            <w:highlight w:val="none"/>
            <w:lang w:eastAsia="en-US"/>
            <w:rPrChange w:id="1542"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6</w:delText>
        </w:r>
      </w:del>
      <w:del w:id="1543" w:author="随遇而安" w:date="2023-08-11T15:34:20Z">
        <w:r>
          <w:rPr>
            <w:rFonts w:hint="eastAsia" w:ascii="宋体" w:hAnsiTheme="minorHAnsi" w:eastAsiaTheme="minorHAnsi" w:cstheme="minorBidi"/>
            <w:b/>
            <w:color w:val="auto"/>
            <w:kern w:val="0"/>
            <w:sz w:val="24"/>
            <w:szCs w:val="22"/>
            <w:highlight w:val="none"/>
            <w:lang w:eastAsia="en-US"/>
            <w:rPrChange w:id="1544"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545"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t>安全费用使用及管理</w:t>
      </w:r>
      <w:bookmarkEnd w:id="49"/>
      <w:bookmarkEnd w:id="50"/>
      <w:bookmarkEnd w:id="51"/>
    </w:p>
    <w:p w14:paraId="4547A312">
      <w:pPr>
        <w:spacing w:line="360" w:lineRule="auto"/>
        <w:ind w:left="0" w:leftChars="0" w:firstLine="420" w:firstLineChars="175"/>
        <w:rPr>
          <w:rFonts w:ascii="Times New Roman" w:hAnsi="Times New Roman" w:eastAsia="宋体" w:cs="Times New Roman"/>
          <w:color w:val="000000" w:themeColor="text1"/>
          <w:sz w:val="24"/>
          <w:highlight w:val="none"/>
          <w:rPrChange w:id="154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4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w:t>
      </w:r>
      <w:r>
        <w:rPr>
          <w:rFonts w:hint="eastAsia" w:ascii="Times New Roman" w:hAnsi="Times New Roman" w:eastAsia="宋体" w:cs="Times New Roman"/>
          <w:color w:val="000000" w:themeColor="text1"/>
          <w:sz w:val="24"/>
          <w:highlight w:val="none"/>
          <w:rPrChange w:id="154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使用范围</w:t>
      </w:r>
    </w:p>
    <w:p w14:paraId="0D72809A">
      <w:pPr>
        <w:spacing w:line="360" w:lineRule="auto"/>
        <w:ind w:left="0" w:leftChars="0" w:firstLine="420" w:firstLineChars="175"/>
        <w:rPr>
          <w:rFonts w:ascii="Times New Roman" w:hAnsi="Times New Roman" w:eastAsia="宋体" w:cs="Times New Roman"/>
          <w:color w:val="000000" w:themeColor="text1"/>
          <w:sz w:val="24"/>
          <w:highlight w:val="none"/>
          <w:rPrChange w:id="154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5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6.1.1</w:t>
      </w:r>
      <w:r>
        <w:rPr>
          <w:rFonts w:hint="eastAsia" w:ascii="Times New Roman" w:hAnsi="Times New Roman" w:eastAsia="宋体" w:cs="Times New Roman"/>
          <w:color w:val="000000" w:themeColor="text1"/>
          <w:sz w:val="24"/>
          <w:highlight w:val="none"/>
          <w:rPrChange w:id="155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完善、改造和维护安全防护设施设备支出（不含</w:t>
      </w:r>
      <w:r>
        <w:rPr>
          <w:rFonts w:ascii="宋体" w:hAnsi="宋体" w:eastAsia="宋体" w:cs="Times New Roman"/>
          <w:color w:val="000000" w:themeColor="text1"/>
          <w:sz w:val="24"/>
          <w:highlight w:val="none"/>
          <w:rPrChange w:id="1552" w:author="随遇而安" w:date="2023-08-11T15:39:24Z">
            <w:rPr>
              <w:rFonts w:ascii="宋体" w:hAnsi="宋体"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宋体" w:hAnsi="宋体" w:eastAsia="宋体" w:cs="Times New Roman"/>
          <w:color w:val="000000" w:themeColor="text1"/>
          <w:sz w:val="24"/>
          <w:highlight w:val="none"/>
          <w:rPrChange w:id="1553" w:author="随遇而安" w:date="2023-08-11T15:39:24Z">
            <w:rPr>
              <w:rFonts w:hint="eastAsia" w:ascii="宋体" w:hAnsi="宋体" w:eastAsia="宋体" w:cs="Times New Roman"/>
              <w:color w:val="000000" w:themeColor="text1"/>
              <w:sz w:val="24"/>
              <w14:textFill>
                <w14:solidFill>
                  <w14:schemeClr w14:val="tx1"/>
                </w14:solidFill>
              </w14:textFill>
            </w:rPr>
          </w:rPrChange>
          <w14:textFill>
            <w14:solidFill>
              <w14:schemeClr w14:val="tx1"/>
            </w14:solidFill>
          </w14:textFill>
        </w:rPr>
        <w:t>三同时</w:t>
      </w:r>
      <w:r>
        <w:rPr>
          <w:rFonts w:ascii="宋体" w:hAnsi="宋体" w:eastAsia="宋体" w:cs="Times New Roman"/>
          <w:color w:val="000000" w:themeColor="text1"/>
          <w:sz w:val="24"/>
          <w:highlight w:val="none"/>
          <w:rPrChange w:id="1554" w:author="随遇而安" w:date="2023-08-11T15:39:24Z">
            <w:rPr>
              <w:rFonts w:ascii="宋体" w:hAnsi="宋体"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color w:val="000000" w:themeColor="text1"/>
          <w:sz w:val="24"/>
          <w:highlight w:val="none"/>
          <w:rPrChange w:id="155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要求初期投入的安全设施），其中包括不限于：</w:t>
      </w:r>
    </w:p>
    <w:p w14:paraId="6FB33A9C">
      <w:pPr>
        <w:spacing w:line="360" w:lineRule="auto"/>
        <w:ind w:left="0" w:leftChars="0" w:firstLine="420" w:firstLineChars="175"/>
        <w:rPr>
          <w:rFonts w:ascii="Times New Roman" w:hAnsi="Times New Roman" w:eastAsia="宋体" w:cs="Times New Roman"/>
          <w:color w:val="000000" w:themeColor="text1"/>
          <w:sz w:val="24"/>
          <w:highlight w:val="none"/>
          <w:rPrChange w:id="155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55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（1）机械作业车辆的道路、水域保洁船只的水路运输设施设备和装卸工具安全状况检测及维护系统、运输设施设备和装卸工具附属安全设备等支出。</w:t>
      </w:r>
    </w:p>
    <w:p w14:paraId="17736035">
      <w:pPr>
        <w:spacing w:line="360" w:lineRule="auto"/>
        <w:ind w:left="0" w:leftChars="0" w:firstLine="420" w:firstLineChars="175"/>
        <w:rPr>
          <w:rFonts w:ascii="Times New Roman" w:hAnsi="Times New Roman" w:eastAsia="宋体" w:cs="Times New Roman"/>
          <w:color w:val="000000" w:themeColor="text1"/>
          <w:sz w:val="24"/>
          <w:highlight w:val="none"/>
          <w:rPrChange w:id="155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55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对垃圾转运站、卫生填埋场、停车场、公厕，绿化修剪，特殊道路及场所的等施工现场临时用电系统、机械设备、高处作业防护、交叉作业防护、防火、防尘、防毒、防雷、防台风、防噪声、防地质灾害、地下工程有害气体监测、通风、临时安全防护等设施设备支出。</w:t>
      </w:r>
    </w:p>
    <w:p w14:paraId="699AA372">
      <w:pPr>
        <w:spacing w:line="360" w:lineRule="auto"/>
        <w:ind w:left="0" w:leftChars="0" w:firstLine="420" w:firstLineChars="175"/>
        <w:rPr>
          <w:rFonts w:ascii="Times New Roman" w:hAnsi="Times New Roman" w:eastAsia="宋体" w:cs="Times New Roman"/>
          <w:color w:val="000000" w:themeColor="text1"/>
          <w:sz w:val="24"/>
          <w:highlight w:val="none"/>
          <w:rPrChange w:id="156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61" w:author="随遇而安" w:date="2023-08-11T15:39:24Z">
            <w:rPr>
              <w:rFonts w:ascii="Times New Roman" w:hAnsi="Times New Roman" w:eastAsia="宋体" w:cs="Times New Roman"/>
              <w:color w:val="000000" w:themeColor="text1"/>
              <w:sz w:val="24"/>
              <w:highlight w:val="yellow"/>
              <w14:textFill>
                <w14:solidFill>
                  <w14:schemeClr w14:val="tx1"/>
                </w14:solidFill>
              </w14:textFill>
            </w:rPr>
          </w:rPrChange>
          <w14:textFill>
            <w14:solidFill>
              <w14:schemeClr w14:val="tx1"/>
            </w14:solidFill>
          </w14:textFill>
        </w:rPr>
        <w:t>6.1.2</w:t>
      </w:r>
      <w:r>
        <w:rPr>
          <w:rFonts w:hint="eastAsia" w:ascii="Times New Roman" w:hAnsi="Times New Roman" w:eastAsia="宋体" w:cs="Times New Roman"/>
          <w:color w:val="000000" w:themeColor="text1"/>
          <w:sz w:val="24"/>
          <w:highlight w:val="none"/>
          <w:rPrChange w:id="1562" w:author="随遇而安" w:date="2023-08-11T15:39:24Z">
            <w:rPr>
              <w:rFonts w:hint="eastAsia" w:ascii="Times New Roman" w:hAnsi="Times New Roman" w:eastAsia="宋体" w:cs="Times New Roman"/>
              <w:color w:val="000000" w:themeColor="text1"/>
              <w:sz w:val="24"/>
              <w:highlight w:val="yellow"/>
              <w14:textFill>
                <w14:solidFill>
                  <w14:schemeClr w14:val="tx1"/>
                </w14:solidFill>
              </w14:textFill>
            </w:rPr>
          </w:rPrChange>
          <w14:textFill>
            <w14:solidFill>
              <w14:schemeClr w14:val="tx1"/>
            </w14:solidFill>
          </w14:textFill>
        </w:rPr>
        <w:t>购置、安装和使用具有行驶记录功能的车辆卫星定位装置、船舶通信导航定位和自动识别系统等支出。</w:t>
      </w:r>
    </w:p>
    <w:p w14:paraId="1C29A6F4">
      <w:pPr>
        <w:spacing w:line="360" w:lineRule="auto"/>
        <w:ind w:left="0" w:leftChars="0" w:firstLine="420" w:firstLineChars="175"/>
        <w:rPr>
          <w:rFonts w:ascii="Times New Roman" w:hAnsi="Times New Roman" w:eastAsia="宋体" w:cs="Times New Roman"/>
          <w:color w:val="000000" w:themeColor="text1"/>
          <w:sz w:val="24"/>
          <w:highlight w:val="none"/>
          <w:rPrChange w:id="156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6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6.1.3</w:t>
      </w:r>
      <w:r>
        <w:rPr>
          <w:rFonts w:hint="eastAsia" w:ascii="Times New Roman" w:hAnsi="Times New Roman" w:eastAsia="宋体" w:cs="Times New Roman"/>
          <w:color w:val="000000" w:themeColor="text1"/>
          <w:sz w:val="24"/>
          <w:highlight w:val="none"/>
          <w:rPrChange w:id="156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配备、维护、保养应急救援器材、设备支出和应急演练支出。</w:t>
      </w:r>
    </w:p>
    <w:p w14:paraId="35E94B59">
      <w:pPr>
        <w:spacing w:line="360" w:lineRule="auto"/>
        <w:ind w:left="0" w:leftChars="0" w:firstLine="420" w:firstLineChars="175"/>
        <w:rPr>
          <w:rFonts w:ascii="Times New Roman" w:hAnsi="Times New Roman" w:eastAsia="宋体" w:cs="Times New Roman"/>
          <w:color w:val="000000" w:themeColor="text1"/>
          <w:sz w:val="24"/>
          <w:highlight w:val="none"/>
          <w:rPrChange w:id="156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6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6.1.4</w:t>
      </w:r>
      <w:r>
        <w:rPr>
          <w:rFonts w:hint="eastAsia" w:ascii="Times New Roman" w:hAnsi="Times New Roman" w:eastAsia="宋体" w:cs="Times New Roman"/>
          <w:color w:val="000000" w:themeColor="text1"/>
          <w:sz w:val="24"/>
          <w:highlight w:val="none"/>
          <w:rPrChange w:id="156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开展重大危险源和事故隐患评估、监控和整改支出。</w:t>
      </w:r>
    </w:p>
    <w:p w14:paraId="2EF7AA4E">
      <w:pPr>
        <w:spacing w:line="360" w:lineRule="auto"/>
        <w:ind w:left="0" w:leftChars="0" w:firstLine="420" w:firstLineChars="175"/>
        <w:rPr>
          <w:rFonts w:ascii="Times New Roman" w:hAnsi="Times New Roman" w:eastAsia="宋体" w:cs="Times New Roman"/>
          <w:color w:val="000000" w:themeColor="text1"/>
          <w:sz w:val="24"/>
          <w:highlight w:val="none"/>
          <w:rPrChange w:id="156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7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6.1.5</w:t>
      </w:r>
      <w:r>
        <w:rPr>
          <w:rFonts w:hint="eastAsia" w:ascii="Times New Roman" w:hAnsi="Times New Roman" w:eastAsia="宋体" w:cs="Times New Roman"/>
          <w:color w:val="000000" w:themeColor="text1"/>
          <w:sz w:val="24"/>
          <w:highlight w:val="none"/>
          <w:rPrChange w:id="157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安全生产检查、评价（不包括新建、改建、扩建项目安全评价）、咨询和标准化建设支出。</w:t>
      </w:r>
    </w:p>
    <w:p w14:paraId="5F8419B4">
      <w:pPr>
        <w:spacing w:line="360" w:lineRule="auto"/>
        <w:ind w:left="0" w:leftChars="0" w:firstLine="420" w:firstLineChars="175"/>
        <w:rPr>
          <w:rFonts w:ascii="Times New Roman" w:hAnsi="Times New Roman" w:eastAsia="宋体" w:cs="Times New Roman"/>
          <w:color w:val="000000" w:themeColor="text1"/>
          <w:sz w:val="24"/>
          <w:highlight w:val="none"/>
          <w:rPrChange w:id="157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7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6.1.6</w:t>
      </w:r>
      <w:r>
        <w:rPr>
          <w:rFonts w:hint="eastAsia" w:ascii="Times New Roman" w:hAnsi="Times New Roman" w:eastAsia="宋体" w:cs="Times New Roman"/>
          <w:color w:val="000000" w:themeColor="text1"/>
          <w:sz w:val="24"/>
          <w:highlight w:val="none"/>
          <w:rPrChange w:id="157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配备和更新现场作业人员安全防护用品支出。</w:t>
      </w:r>
    </w:p>
    <w:p w14:paraId="3CC822C9">
      <w:pPr>
        <w:spacing w:line="360" w:lineRule="auto"/>
        <w:ind w:left="0" w:leftChars="0" w:firstLine="420" w:firstLineChars="175"/>
        <w:rPr>
          <w:rFonts w:ascii="Times New Roman" w:hAnsi="Times New Roman" w:eastAsia="宋体" w:cs="Times New Roman"/>
          <w:color w:val="000000" w:themeColor="text1"/>
          <w:sz w:val="24"/>
          <w:highlight w:val="none"/>
          <w:rPrChange w:id="157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7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6.1.7</w:t>
      </w:r>
      <w:r>
        <w:rPr>
          <w:rFonts w:hint="eastAsia" w:ascii="Times New Roman" w:hAnsi="Times New Roman" w:eastAsia="宋体" w:cs="Times New Roman"/>
          <w:color w:val="000000" w:themeColor="text1"/>
          <w:sz w:val="24"/>
          <w:highlight w:val="none"/>
          <w:rPrChange w:id="157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安全生产宣传、教育、培训支出。</w:t>
      </w:r>
    </w:p>
    <w:p w14:paraId="09D803F9">
      <w:pPr>
        <w:spacing w:line="360" w:lineRule="auto"/>
        <w:ind w:left="0" w:leftChars="0" w:firstLine="420" w:firstLineChars="175"/>
        <w:rPr>
          <w:rFonts w:ascii="Times New Roman" w:hAnsi="Times New Roman" w:eastAsia="宋体" w:cs="Times New Roman"/>
          <w:color w:val="000000" w:themeColor="text1"/>
          <w:sz w:val="24"/>
          <w:highlight w:val="none"/>
          <w:rPrChange w:id="157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7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6.1.8</w:t>
      </w:r>
      <w:r>
        <w:rPr>
          <w:rFonts w:hint="eastAsia" w:ascii="Times New Roman" w:hAnsi="Times New Roman" w:eastAsia="宋体" w:cs="Times New Roman"/>
          <w:color w:val="000000" w:themeColor="text1"/>
          <w:sz w:val="24"/>
          <w:highlight w:val="none"/>
          <w:rPrChange w:id="158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安全生产适用的新技术、新标准、新工艺、新装备的推广应用支出。</w:t>
      </w:r>
    </w:p>
    <w:p w14:paraId="67744977">
      <w:pPr>
        <w:spacing w:line="360" w:lineRule="auto"/>
        <w:ind w:left="0" w:leftChars="0" w:firstLine="420" w:firstLineChars="175"/>
        <w:rPr>
          <w:rFonts w:ascii="Times New Roman" w:hAnsi="Times New Roman" w:eastAsia="宋体" w:cs="Times New Roman"/>
          <w:color w:val="000000" w:themeColor="text1"/>
          <w:sz w:val="24"/>
          <w:highlight w:val="none"/>
          <w:rPrChange w:id="158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8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6.1.9</w:t>
      </w:r>
      <w:r>
        <w:rPr>
          <w:rFonts w:hint="eastAsia" w:ascii="Times New Roman" w:hAnsi="Times New Roman" w:eastAsia="宋体" w:cs="Times New Roman"/>
          <w:color w:val="000000" w:themeColor="text1"/>
          <w:sz w:val="24"/>
          <w:highlight w:val="none"/>
          <w:rPrChange w:id="158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安全设施及特种设备检测检验支出。</w:t>
      </w:r>
    </w:p>
    <w:p w14:paraId="6624C1B1">
      <w:pPr>
        <w:spacing w:line="360" w:lineRule="auto"/>
        <w:ind w:left="0" w:leftChars="0" w:firstLine="420" w:firstLineChars="175"/>
        <w:rPr>
          <w:rFonts w:ascii="Times New Roman" w:hAnsi="Times New Roman" w:eastAsia="宋体" w:cs="Times New Roman"/>
          <w:color w:val="000000" w:themeColor="text1"/>
          <w:sz w:val="24"/>
          <w:highlight w:val="none"/>
          <w:rPrChange w:id="158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58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ascii="Times New Roman" w:hAnsi="Times New Roman" w:eastAsia="宋体" w:cs="Times New Roman"/>
          <w:color w:val="000000" w:themeColor="text1"/>
          <w:sz w:val="24"/>
          <w:highlight w:val="none"/>
          <w:rPrChange w:id="158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.1.10</w:t>
      </w:r>
      <w:r>
        <w:rPr>
          <w:rFonts w:hint="eastAsia" w:ascii="Times New Roman" w:hAnsi="Times New Roman" w:eastAsia="宋体" w:cs="Times New Roman"/>
          <w:color w:val="000000" w:themeColor="text1"/>
          <w:sz w:val="24"/>
          <w:highlight w:val="none"/>
          <w:rPrChange w:id="158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安全生产责任保险。</w:t>
      </w:r>
    </w:p>
    <w:p w14:paraId="54DFC5C3">
      <w:pPr>
        <w:spacing w:line="360" w:lineRule="auto"/>
        <w:ind w:left="0" w:leftChars="0" w:firstLine="420" w:firstLineChars="175"/>
        <w:rPr>
          <w:rFonts w:ascii="Times New Roman" w:hAnsi="Times New Roman" w:eastAsia="宋体" w:cs="Times New Roman"/>
          <w:color w:val="000000" w:themeColor="text1"/>
          <w:sz w:val="24"/>
          <w:highlight w:val="none"/>
          <w:rPrChange w:id="158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58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6.1.11</w:t>
      </w:r>
      <w:r>
        <w:rPr>
          <w:rFonts w:hint="eastAsia" w:ascii="Times New Roman" w:hAnsi="Times New Roman" w:eastAsia="宋体" w:cs="Times New Roman"/>
          <w:color w:val="000000" w:themeColor="text1"/>
          <w:sz w:val="24"/>
          <w:highlight w:val="none"/>
          <w:rPrChange w:id="159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其他与安全生产直接相关的支出。</w:t>
      </w:r>
    </w:p>
    <w:p w14:paraId="5AE19D8E">
      <w:pPr>
        <w:spacing w:line="360" w:lineRule="auto"/>
        <w:ind w:left="0" w:leftChars="0" w:firstLine="420" w:firstLineChars="175"/>
        <w:outlineLvl w:val="9"/>
        <w:rPr>
          <w:rFonts w:ascii="Times New Roman" w:hAnsi="Times New Roman" w:eastAsia="宋体" w:cs="Times New Roman"/>
          <w:color w:val="000000" w:themeColor="text1"/>
          <w:sz w:val="24"/>
          <w:highlight w:val="none"/>
          <w:rPrChange w:id="159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Change w:id="1591" w:author="随遇而安" w:date="2023-08-11T15:36:07Z">
          <w:pPr>
            <w:spacing w:line="360" w:lineRule="auto"/>
            <w:ind w:left="0" w:leftChars="0" w:firstLine="420" w:firstLineChars="175"/>
            <w:outlineLvl w:val="0"/>
          </w:pPr>
        </w:pPrChange>
      </w:pPr>
      <w:bookmarkStart w:id="52" w:name="_Toc7817"/>
      <w:bookmarkStart w:id="53" w:name="_Toc21577"/>
      <w:bookmarkStart w:id="54" w:name="_Toc26802"/>
      <w:r>
        <w:rPr>
          <w:rFonts w:hint="default" w:ascii="Times New Roman" w:hAnsi="Times New Roman" w:eastAsia="宋体" w:cs="Times New Roman"/>
          <w:color w:val="000000" w:themeColor="text1"/>
          <w:sz w:val="24"/>
          <w:highlight w:val="none"/>
          <w:rPrChange w:id="159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ascii="Times New Roman" w:hAnsi="Times New Roman" w:eastAsia="宋体" w:cs="Times New Roman"/>
          <w:color w:val="000000" w:themeColor="text1"/>
          <w:sz w:val="24"/>
          <w:highlight w:val="none"/>
          <w:rPrChange w:id="159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r>
        <w:rPr>
          <w:rFonts w:hint="default" w:ascii="Times New Roman" w:hAnsi="Times New Roman" w:eastAsia="宋体" w:cs="Times New Roman"/>
          <w:color w:val="000000" w:themeColor="text1"/>
          <w:sz w:val="24"/>
          <w:highlight w:val="none"/>
          <w:rPrChange w:id="159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2特别规定</w:t>
      </w:r>
      <w:bookmarkEnd w:id="52"/>
      <w:bookmarkEnd w:id="53"/>
      <w:bookmarkEnd w:id="54"/>
    </w:p>
    <w:p w14:paraId="272C030F">
      <w:pPr>
        <w:spacing w:line="360" w:lineRule="auto"/>
        <w:ind w:left="0" w:leftChars="0" w:firstLine="420" w:firstLineChars="175"/>
        <w:rPr>
          <w:rFonts w:ascii="Times New Roman" w:hAnsi="Times New Roman" w:eastAsia="宋体" w:cs="Times New Roman"/>
          <w:color w:val="000000" w:themeColor="text1"/>
          <w:sz w:val="24"/>
          <w:highlight w:val="none"/>
          <w:rPrChange w:id="159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59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ascii="Times New Roman" w:hAnsi="Times New Roman" w:eastAsia="宋体" w:cs="Times New Roman"/>
          <w:color w:val="000000" w:themeColor="text1"/>
          <w:sz w:val="24"/>
          <w:highlight w:val="none"/>
          <w:rPrChange w:id="159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color w:val="000000" w:themeColor="text1"/>
          <w:sz w:val="24"/>
          <w:highlight w:val="none"/>
          <w:rPrChange w:id="159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ascii="Times New Roman" w:hAnsi="Times New Roman" w:eastAsia="宋体" w:cs="Times New Roman"/>
          <w:color w:val="000000" w:themeColor="text1"/>
          <w:sz w:val="24"/>
          <w:highlight w:val="none"/>
          <w:rPrChange w:id="160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w:t>
      </w:r>
      <w:r>
        <w:rPr>
          <w:rFonts w:hint="eastAsia" w:ascii="Times New Roman" w:hAnsi="Times New Roman" w:eastAsia="宋体" w:cs="Times New Roman"/>
          <w:color w:val="000000" w:themeColor="text1"/>
          <w:sz w:val="24"/>
          <w:highlight w:val="none"/>
          <w:rPrChange w:id="160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关于配备和更新现场作业人员安全防护用品支出，员工安全防护防御及警示类用品列入安全费用（附表1）：</w:t>
      </w:r>
    </w:p>
    <w:p w14:paraId="0CEF6B7B">
      <w:pPr>
        <w:spacing w:line="360" w:lineRule="auto"/>
        <w:ind w:left="0" w:leftChars="0" w:firstLine="420" w:firstLineChars="175"/>
        <w:rPr>
          <w:rFonts w:ascii="Times New Roman" w:hAnsi="Times New Roman" w:eastAsia="宋体" w:cs="Times New Roman"/>
          <w:color w:val="000000" w:themeColor="text1"/>
          <w:sz w:val="24"/>
          <w:highlight w:val="none"/>
          <w:rPrChange w:id="160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0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（1）如防御物理有害因素对头部伤害的头部防护用品，安全帽或安全头盔；</w:t>
      </w:r>
    </w:p>
    <w:p w14:paraId="4BEFAD04">
      <w:pPr>
        <w:spacing w:line="360" w:lineRule="auto"/>
        <w:ind w:left="0" w:leftChars="0" w:firstLine="420" w:firstLineChars="175"/>
        <w:rPr>
          <w:rFonts w:ascii="Times New Roman" w:hAnsi="Times New Roman" w:eastAsia="宋体" w:cs="Times New Roman"/>
          <w:color w:val="000000" w:themeColor="text1"/>
          <w:sz w:val="24"/>
          <w:highlight w:val="none"/>
          <w:rPrChange w:id="160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0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（2）防御物理和化学危险、有害因素对眼面部伤害的眼面部防护用品，护目镜或面罩等；</w:t>
      </w:r>
    </w:p>
    <w:p w14:paraId="71944CF2">
      <w:pPr>
        <w:spacing w:line="360" w:lineRule="auto"/>
        <w:ind w:left="0" w:leftChars="0" w:firstLine="420" w:firstLineChars="175"/>
        <w:rPr>
          <w:rFonts w:ascii="Times New Roman" w:hAnsi="Times New Roman" w:eastAsia="宋体" w:cs="Times New Roman"/>
          <w:color w:val="000000" w:themeColor="text1"/>
          <w:sz w:val="24"/>
          <w:highlight w:val="none"/>
          <w:rPrChange w:id="160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0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（3）防御缺氧空气和空气污染物进入呼吸道的呼吸防护用品，防尘口罩、过滤式防毒面具等；</w:t>
      </w:r>
    </w:p>
    <w:p w14:paraId="7E166BD8">
      <w:pPr>
        <w:spacing w:line="360" w:lineRule="auto"/>
        <w:ind w:left="0" w:leftChars="0" w:firstLine="420" w:firstLineChars="175"/>
        <w:rPr>
          <w:rFonts w:ascii="Times New Roman" w:hAnsi="Times New Roman" w:eastAsia="宋体" w:cs="Times New Roman"/>
          <w:color w:val="000000" w:themeColor="text1"/>
          <w:sz w:val="24"/>
          <w:highlight w:val="none"/>
          <w:rPrChange w:id="160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0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（4）防御物理、化学和生物危险、有害因素对手部伤害的手部防护用品，绝缘手套、防腐蚀及防滑手套等；</w:t>
      </w:r>
    </w:p>
    <w:p w14:paraId="2BFFE5E6">
      <w:pPr>
        <w:spacing w:line="360" w:lineRule="auto"/>
        <w:ind w:left="0" w:leftChars="0" w:firstLine="420" w:firstLineChars="175"/>
        <w:rPr>
          <w:rFonts w:ascii="Times New Roman" w:hAnsi="Times New Roman" w:eastAsia="宋体" w:cs="Times New Roman"/>
          <w:color w:val="000000" w:themeColor="text1"/>
          <w:sz w:val="24"/>
          <w:highlight w:val="none"/>
          <w:rPrChange w:id="161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1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（5）防御物理、化学和生物危险、有害因素对躯干伤害的躯干防护及警示用品，护膝、肩部警示灯等；</w:t>
      </w:r>
    </w:p>
    <w:p w14:paraId="59B3B83E">
      <w:pPr>
        <w:spacing w:line="360" w:lineRule="auto"/>
        <w:ind w:left="0" w:leftChars="0" w:firstLine="420" w:firstLineChars="175"/>
        <w:rPr>
          <w:ins w:id="1612" w:author="随遇而安" w:date="2024-11-06T14:17:10Z"/>
          <w:rFonts w:hint="eastAsia" w:ascii="Times New Roman" w:hAnsi="Times New Roman" w:eastAsia="宋体" w:cs="Times New Roman"/>
          <w:color w:val="000000" w:themeColor="text1"/>
          <w:sz w:val="24"/>
          <w:highlight w:val="none"/>
          <w:lang w:eastAsia="zh-CN"/>
          <w14:textFill>
            <w14:solidFill>
              <w14:schemeClr w14:val="tx1"/>
            </w14:solidFill>
          </w14:textFill>
        </w:rPr>
      </w:pPr>
      <w:r>
        <w:rPr>
          <w:rFonts w:hint="eastAsia" w:ascii="Times New Roman" w:hAnsi="Times New Roman" w:eastAsia="宋体" w:cs="Times New Roman"/>
          <w:color w:val="000000" w:themeColor="text1"/>
          <w:sz w:val="24"/>
          <w:highlight w:val="none"/>
          <w:rPrChange w:id="161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（6）防止高处作业劳动者坠落或者高处落物伤害的坠落防护用品，安全绳或安全网等</w:t>
      </w:r>
      <w:del w:id="1614" w:author="随遇而安" w:date="2024-11-06T14:17:09Z">
        <w:r>
          <w:rPr>
            <w:rFonts w:hint="eastAsia" w:ascii="Times New Roman" w:hAnsi="Times New Roman" w:eastAsia="宋体" w:cs="Times New Roman"/>
            <w:color w:val="000000" w:themeColor="text1"/>
            <w:sz w:val="24"/>
            <w:highlight w:val="none"/>
            <w:rPrChange w:id="161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w:delText>
        </w:r>
      </w:del>
      <w:ins w:id="1616" w:author="随遇而安" w:date="2024-11-06T14:17:09Z">
        <w:r>
          <w:rPr>
            <w:rFonts w:hint="eastAsia" w:ascii="Times New Roman" w:hAnsi="Times New Roman" w:eastAsia="宋体" w:cs="Times New Roman"/>
            <w:color w:val="000000" w:themeColor="text1"/>
            <w:sz w:val="24"/>
            <w:highlight w:val="none"/>
            <w:lang w:eastAsia="zh-CN"/>
            <w14:textFill>
              <w14:solidFill>
                <w14:schemeClr w14:val="tx1"/>
              </w14:solidFill>
            </w14:textFill>
          </w:rPr>
          <w:t>；</w:t>
        </w:r>
      </w:ins>
    </w:p>
    <w:p w14:paraId="2A0D38E4">
      <w:pPr>
        <w:spacing w:line="360" w:lineRule="auto"/>
        <w:ind w:left="0" w:leftChars="0" w:firstLine="420" w:firstLineChars="175"/>
        <w:rPr>
          <w:rFonts w:ascii="Times New Roman" w:hAnsi="Times New Roman" w:eastAsia="宋体" w:cs="Times New Roman"/>
          <w:color w:val="000000" w:themeColor="text1"/>
          <w:sz w:val="24"/>
          <w:highlight w:val="none"/>
          <w:rPrChange w:id="161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1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（7）其他防御危险、有害因素的劳动防护用品。</w:t>
      </w:r>
    </w:p>
    <w:p w14:paraId="0251B7CE">
      <w:pPr>
        <w:spacing w:line="360" w:lineRule="auto"/>
        <w:ind w:left="0" w:leftChars="0" w:firstLine="420" w:firstLineChars="175"/>
        <w:rPr>
          <w:rFonts w:ascii="Times New Roman" w:hAnsi="Times New Roman" w:eastAsia="宋体" w:cs="Times New Roman"/>
          <w:color w:val="000000" w:themeColor="text1"/>
          <w:sz w:val="24"/>
          <w:highlight w:val="none"/>
          <w:rPrChange w:id="161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2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ascii="Times New Roman" w:hAnsi="Times New Roman" w:eastAsia="宋体" w:cs="Times New Roman"/>
          <w:color w:val="000000" w:themeColor="text1"/>
          <w:sz w:val="24"/>
          <w:highlight w:val="none"/>
          <w:rPrChange w:id="162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color w:val="000000" w:themeColor="text1"/>
          <w:sz w:val="24"/>
          <w:highlight w:val="none"/>
          <w:rPrChange w:id="162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ascii="Times New Roman" w:hAnsi="Times New Roman" w:eastAsia="宋体" w:cs="Times New Roman"/>
          <w:color w:val="000000" w:themeColor="text1"/>
          <w:sz w:val="24"/>
          <w:highlight w:val="none"/>
          <w:rPrChange w:id="162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hint="eastAsia" w:ascii="Times New Roman" w:hAnsi="Times New Roman" w:eastAsia="宋体" w:cs="Times New Roman"/>
          <w:color w:val="000000" w:themeColor="text1"/>
          <w:sz w:val="24"/>
          <w:highlight w:val="none"/>
          <w:rPrChange w:id="162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车辆及设备设施常规维护费用不得列入安全费用。但集中性、专项性车辆及设备设施安全整改或一次性涉及金额较大，应编写隐患专项整改立项报告，经事业部安环管理部审核通过后可列入</w:t>
      </w:r>
      <w:r>
        <w:rPr>
          <w:rFonts w:hint="eastAsia" w:ascii="宋体" w:hAnsi="宋体" w:eastAsia="宋体" w:cs="Times New Roman"/>
          <w:color w:val="000000" w:themeColor="text1"/>
          <w:sz w:val="24"/>
          <w:highlight w:val="none"/>
          <w:rPrChange w:id="1625" w:author="随遇而安" w:date="2023-08-11T15:39:24Z">
            <w:rPr>
              <w:rFonts w:hint="eastAsia" w:ascii="宋体" w:hAnsi="宋体" w:eastAsia="宋体" w:cs="Times New Roman"/>
              <w:color w:val="000000" w:themeColor="text1"/>
              <w:sz w:val="24"/>
              <w14:textFill>
                <w14:solidFill>
                  <w14:schemeClr w14:val="tx1"/>
                </w14:solidFill>
              </w14:textFill>
            </w:rPr>
          </w:rPrChange>
          <w14:textFill>
            <w14:solidFill>
              <w14:schemeClr w14:val="tx1"/>
            </w14:solidFill>
          </w14:textFill>
        </w:rPr>
        <w:t>安全费用</w:t>
      </w:r>
      <w:r>
        <w:rPr>
          <w:rFonts w:hint="eastAsia" w:ascii="Times New Roman" w:hAnsi="Times New Roman" w:eastAsia="宋体" w:cs="Times New Roman"/>
          <w:color w:val="000000" w:themeColor="text1"/>
          <w:sz w:val="24"/>
          <w:highlight w:val="none"/>
          <w:rPrChange w:id="162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p>
    <w:p w14:paraId="709454A2">
      <w:pPr>
        <w:spacing w:line="360" w:lineRule="auto"/>
        <w:ind w:left="0" w:leftChars="0" w:firstLine="420" w:firstLineChars="175"/>
        <w:rPr>
          <w:rFonts w:ascii="Times New Roman" w:hAnsi="Times New Roman" w:eastAsia="宋体" w:cs="Times New Roman"/>
          <w:color w:val="000000" w:themeColor="text1"/>
          <w:sz w:val="24"/>
          <w:highlight w:val="none"/>
          <w:rPrChange w:id="162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2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ascii="Times New Roman" w:hAnsi="Times New Roman" w:eastAsia="宋体" w:cs="Times New Roman"/>
          <w:color w:val="000000" w:themeColor="text1"/>
          <w:sz w:val="24"/>
          <w:highlight w:val="none"/>
          <w:rPrChange w:id="162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color w:val="000000" w:themeColor="text1"/>
          <w:sz w:val="24"/>
          <w:highlight w:val="none"/>
          <w:rPrChange w:id="163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ascii="Times New Roman" w:hAnsi="Times New Roman" w:eastAsia="宋体" w:cs="Times New Roman"/>
          <w:color w:val="000000" w:themeColor="text1"/>
          <w:sz w:val="24"/>
          <w:highlight w:val="none"/>
          <w:rPrChange w:id="163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w:t>
      </w:r>
      <w:r>
        <w:rPr>
          <w:rFonts w:hint="eastAsia" w:ascii="Times New Roman" w:hAnsi="Times New Roman" w:eastAsia="宋体" w:cs="Times New Roman"/>
          <w:color w:val="000000" w:themeColor="text1"/>
          <w:sz w:val="24"/>
          <w:highlight w:val="none"/>
          <w:rPrChange w:id="163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关于配备、维护、保养应急救援器材、设备支出和应急演练支出，如有灭火器等消防器材、应急物资新增等需求，应列</w:t>
      </w:r>
      <w:r>
        <w:rPr>
          <w:rFonts w:hint="eastAsia" w:ascii="宋体" w:hAnsi="宋体" w:eastAsia="宋体" w:cs="Times New Roman"/>
          <w:color w:val="000000" w:themeColor="text1"/>
          <w:sz w:val="24"/>
          <w:highlight w:val="none"/>
          <w:rPrChange w:id="1633" w:author="随遇而安" w:date="2023-08-11T15:39:24Z">
            <w:rPr>
              <w:rFonts w:hint="eastAsia" w:ascii="宋体" w:hAnsi="宋体" w:eastAsia="宋体" w:cs="Times New Roman"/>
              <w:color w:val="000000" w:themeColor="text1"/>
              <w:sz w:val="24"/>
              <w14:textFill>
                <w14:solidFill>
                  <w14:schemeClr w14:val="tx1"/>
                </w14:solidFill>
              </w14:textFill>
            </w:rPr>
          </w:rPrChange>
          <w14:textFill>
            <w14:solidFill>
              <w14:schemeClr w14:val="tx1"/>
            </w14:solidFill>
          </w14:textFill>
        </w:rPr>
        <w:t>入安全费用</w:t>
      </w:r>
      <w:r>
        <w:rPr>
          <w:rFonts w:hint="eastAsia" w:ascii="Times New Roman" w:hAnsi="Times New Roman" w:eastAsia="宋体" w:cs="Times New Roman"/>
          <w:color w:val="000000" w:themeColor="text1"/>
          <w:sz w:val="24"/>
          <w:highlight w:val="none"/>
          <w:rPrChange w:id="163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p>
    <w:p w14:paraId="51F2FE75">
      <w:pPr>
        <w:spacing w:line="360" w:lineRule="auto"/>
        <w:ind w:left="0" w:leftChars="0" w:firstLine="420" w:firstLineChars="175"/>
        <w:rPr>
          <w:rFonts w:ascii="Times New Roman" w:hAnsi="Times New Roman" w:eastAsia="宋体" w:cs="Times New Roman"/>
          <w:color w:val="000000" w:themeColor="text1"/>
          <w:sz w:val="24"/>
          <w:highlight w:val="none"/>
          <w:rPrChange w:id="163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3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ascii="Times New Roman" w:hAnsi="Times New Roman" w:eastAsia="宋体" w:cs="Times New Roman"/>
          <w:color w:val="000000" w:themeColor="text1"/>
          <w:sz w:val="24"/>
          <w:highlight w:val="none"/>
          <w:rPrChange w:id="163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color w:val="000000" w:themeColor="text1"/>
          <w:sz w:val="24"/>
          <w:highlight w:val="none"/>
          <w:rPrChange w:id="163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ascii="Times New Roman" w:hAnsi="Times New Roman" w:eastAsia="宋体" w:cs="Times New Roman"/>
          <w:color w:val="000000" w:themeColor="text1"/>
          <w:sz w:val="24"/>
          <w:highlight w:val="none"/>
          <w:rPrChange w:id="163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w:t>
      </w:r>
      <w:r>
        <w:rPr>
          <w:rFonts w:hint="eastAsia" w:ascii="Times New Roman" w:hAnsi="Times New Roman" w:eastAsia="宋体" w:cs="Times New Roman"/>
          <w:color w:val="000000" w:themeColor="text1"/>
          <w:sz w:val="24"/>
          <w:highlight w:val="none"/>
          <w:rPrChange w:id="164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关于安全生产宣传、教育、培训支出，除外聘安全培训机构、国家安全专项主题活动外，其它培训费用列入管理费，不得列入安全生产宣传、教育、培训支出。</w:t>
      </w:r>
    </w:p>
    <w:p w14:paraId="734BA44D">
      <w:pPr>
        <w:spacing w:line="360" w:lineRule="auto"/>
        <w:ind w:left="0" w:leftChars="0" w:firstLine="420" w:firstLineChars="175"/>
        <w:rPr>
          <w:rFonts w:ascii="Times New Roman" w:hAnsi="Times New Roman" w:eastAsia="宋体" w:cs="Times New Roman"/>
          <w:color w:val="000000" w:themeColor="text1"/>
          <w:sz w:val="24"/>
          <w:highlight w:val="none"/>
          <w:rPrChange w:id="164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64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hint="eastAsia" w:ascii="Times New Roman" w:hAnsi="Times New Roman" w:eastAsia="宋体" w:cs="Times New Roman"/>
          <w:color w:val="000000" w:themeColor="text1"/>
          <w:sz w:val="24"/>
          <w:highlight w:val="none"/>
          <w:rPrChange w:id="164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ascii="Times New Roman" w:hAnsi="Times New Roman" w:eastAsia="宋体" w:cs="Times New Roman"/>
          <w:color w:val="000000" w:themeColor="text1"/>
          <w:sz w:val="24"/>
          <w:highlight w:val="none"/>
          <w:rPrChange w:id="164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.5</w:t>
      </w:r>
      <w:r>
        <w:rPr>
          <w:rFonts w:hint="eastAsia" w:ascii="Times New Roman" w:hAnsi="Times New Roman" w:eastAsia="宋体" w:cs="Times New Roman"/>
          <w:color w:val="000000" w:themeColor="text1"/>
          <w:sz w:val="24"/>
          <w:highlight w:val="none"/>
          <w:rPrChange w:id="164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保险类费用不得列入安全费用。</w:t>
      </w:r>
    </w:p>
    <w:p w14:paraId="461B68BF">
      <w:pPr>
        <w:spacing w:line="360" w:lineRule="auto"/>
        <w:ind w:left="0" w:leftChars="0" w:firstLine="420" w:firstLineChars="175"/>
        <w:rPr>
          <w:rFonts w:ascii="Times New Roman" w:hAnsi="Times New Roman" w:eastAsia="宋体" w:cs="Times New Roman"/>
          <w:color w:val="000000" w:themeColor="text1"/>
          <w:sz w:val="24"/>
          <w:highlight w:val="none"/>
          <w:rPrChange w:id="164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4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（1）除安全生产责任险外，</w:t>
      </w:r>
      <w:ins w:id="1648" w:author="Lenovo" w:date="2023-08-03T15:39:18Z">
        <w:r>
          <w:rPr>
            <w:rFonts w:hint="eastAsia" w:ascii="Times New Roman" w:hAnsi="Times New Roman" w:eastAsia="宋体" w:cs="Times New Roman"/>
            <w:color w:val="000000" w:themeColor="text1"/>
            <w:sz w:val="24"/>
            <w:highlight w:val="none"/>
            <w:lang w:eastAsia="zh-CN"/>
            <w:rPrChange w:id="1649" w:author="随遇而安" w:date="2023-08-11T15:39:24Z">
              <w:rPr>
                <w:rFonts w:hint="eastAsia" w:ascii="Times New Roman" w:hAnsi="Times New Roman" w:eastAsia="宋体" w:cs="Times New Roman"/>
                <w:color w:val="000000" w:themeColor="text1"/>
                <w:sz w:val="24"/>
                <w:lang w:eastAsia="zh-CN"/>
                <w14:textFill>
                  <w14:solidFill>
                    <w14:schemeClr w14:val="tx1"/>
                  </w14:solidFill>
                </w14:textFill>
              </w:rPr>
            </w:rPrChange>
            <w14:textFill>
              <w14:solidFill>
                <w14:schemeClr w14:val="tx1"/>
              </w14:solidFill>
            </w14:textFill>
          </w:rPr>
          <w:t>其他</w:t>
        </w:r>
      </w:ins>
      <w:del w:id="1650" w:author="Lenovo" w:date="2023-08-03T15:39:18Z">
        <w:r>
          <w:rPr>
            <w:rFonts w:hint="eastAsia" w:ascii="Times New Roman" w:hAnsi="Times New Roman" w:eastAsia="宋体" w:cs="Times New Roman"/>
            <w:color w:val="000000" w:themeColor="text1"/>
            <w:sz w:val="24"/>
            <w:highlight w:val="none"/>
            <w:rPrChange w:id="165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其它</w:delText>
        </w:r>
      </w:del>
      <w:r>
        <w:rPr>
          <w:rFonts w:hint="eastAsia" w:ascii="Times New Roman" w:hAnsi="Times New Roman" w:eastAsia="宋体" w:cs="Times New Roman"/>
          <w:color w:val="000000" w:themeColor="text1"/>
          <w:sz w:val="24"/>
          <w:highlight w:val="none"/>
          <w:rPrChange w:id="165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保险费用不得列入安全费用预算，如劳动保险、员工商业险，且遵循优先缴纳工伤保险，商业保险为辅的原则；车辆保险；绿化养护中其他生产成本（树木公众责任险）。</w:t>
      </w:r>
    </w:p>
    <w:p w14:paraId="198208A0">
      <w:pPr>
        <w:spacing w:line="360" w:lineRule="auto"/>
        <w:ind w:left="0" w:leftChars="0" w:firstLine="420" w:firstLineChars="175"/>
        <w:rPr>
          <w:rFonts w:ascii="Times New Roman" w:hAnsi="Times New Roman" w:eastAsia="宋体" w:cs="Times New Roman"/>
          <w:color w:val="000000" w:themeColor="text1"/>
          <w:sz w:val="24"/>
          <w:highlight w:val="none"/>
          <w:rPrChange w:id="165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5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（2）其它公责险列入管理费用。</w:t>
      </w:r>
    </w:p>
    <w:p w14:paraId="6FAFEE38">
      <w:pPr>
        <w:spacing w:line="360" w:lineRule="auto"/>
        <w:ind w:left="0" w:leftChars="0" w:firstLine="420" w:firstLineChars="175"/>
        <w:outlineLvl w:val="9"/>
        <w:rPr>
          <w:rFonts w:ascii="Times New Roman" w:hAnsi="Times New Roman" w:eastAsia="宋体" w:cs="Times New Roman"/>
          <w:color w:val="000000" w:themeColor="text1"/>
          <w:sz w:val="24"/>
          <w:highlight w:val="none"/>
          <w:rPrChange w:id="165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Change w:id="1655" w:author="随遇而安" w:date="2023-08-11T15:36:10Z">
          <w:pPr>
            <w:spacing w:line="360" w:lineRule="auto"/>
            <w:ind w:left="0" w:leftChars="0" w:firstLine="420" w:firstLineChars="175"/>
            <w:outlineLvl w:val="0"/>
          </w:pPr>
        </w:pPrChange>
      </w:pPr>
      <w:bookmarkStart w:id="55" w:name="_Toc12613"/>
      <w:bookmarkStart w:id="56" w:name="_Toc23920"/>
      <w:bookmarkStart w:id="57" w:name="_Toc17317"/>
      <w:r>
        <w:rPr>
          <w:rFonts w:ascii="Times New Roman" w:hAnsi="Times New Roman" w:eastAsia="宋体" w:cs="Times New Roman"/>
          <w:color w:val="000000" w:themeColor="text1"/>
          <w:sz w:val="24"/>
          <w:highlight w:val="none"/>
          <w:rPrChange w:id="165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hint="default" w:ascii="Times New Roman" w:hAnsi="Times New Roman" w:eastAsia="宋体" w:cs="Times New Roman"/>
          <w:color w:val="000000" w:themeColor="text1"/>
          <w:sz w:val="24"/>
          <w:highlight w:val="none"/>
          <w:rPrChange w:id="165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3使用要求</w:t>
      </w:r>
      <w:bookmarkEnd w:id="55"/>
      <w:bookmarkEnd w:id="56"/>
      <w:bookmarkEnd w:id="57"/>
    </w:p>
    <w:p w14:paraId="509BB2DD">
      <w:pPr>
        <w:spacing w:line="360" w:lineRule="auto"/>
        <w:ind w:left="0" w:leftChars="0" w:firstLine="420" w:firstLineChars="175"/>
        <w:rPr>
          <w:rFonts w:ascii="Times New Roman" w:hAnsi="Times New Roman" w:eastAsia="宋体" w:cs="Times New Roman"/>
          <w:color w:val="000000" w:themeColor="text1"/>
          <w:sz w:val="24"/>
          <w:highlight w:val="none"/>
          <w:rPrChange w:id="165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66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hint="eastAsia" w:ascii="Times New Roman" w:hAnsi="Times New Roman" w:eastAsia="宋体" w:cs="Times New Roman"/>
          <w:color w:val="000000" w:themeColor="text1"/>
          <w:sz w:val="24"/>
          <w:highlight w:val="none"/>
          <w:rPrChange w:id="166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w:t>
      </w:r>
      <w:r>
        <w:rPr>
          <w:rFonts w:ascii="Times New Roman" w:hAnsi="Times New Roman" w:eastAsia="宋体" w:cs="Times New Roman"/>
          <w:color w:val="000000" w:themeColor="text1"/>
          <w:sz w:val="24"/>
          <w:highlight w:val="none"/>
          <w:rPrChange w:id="166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w:t>
      </w:r>
      <w:r>
        <w:rPr>
          <w:rFonts w:hint="eastAsia" w:ascii="Times New Roman" w:hAnsi="Times New Roman" w:eastAsia="宋体" w:cs="Times New Roman"/>
          <w:color w:val="000000" w:themeColor="text1"/>
          <w:sz w:val="24"/>
          <w:highlight w:val="none"/>
          <w:rPrChange w:id="166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安全费用按照“项目计划、集团审批、确保需要、规范使用”的原则进行管理。</w:t>
      </w:r>
    </w:p>
    <w:p w14:paraId="740D1FB5">
      <w:pPr>
        <w:spacing w:line="360" w:lineRule="auto"/>
        <w:ind w:left="0" w:leftChars="0" w:firstLine="420" w:firstLineChars="175"/>
        <w:rPr>
          <w:rFonts w:ascii="Times New Roman" w:hAnsi="Times New Roman" w:eastAsia="宋体" w:cs="Times New Roman"/>
          <w:color w:val="000000" w:themeColor="text1"/>
          <w:sz w:val="24"/>
          <w:highlight w:val="none"/>
          <w:rPrChange w:id="166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66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hint="eastAsia" w:ascii="Times New Roman" w:hAnsi="Times New Roman" w:eastAsia="宋体" w:cs="Times New Roman"/>
          <w:color w:val="000000" w:themeColor="text1"/>
          <w:sz w:val="24"/>
          <w:highlight w:val="none"/>
          <w:rPrChange w:id="166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w:t>
      </w:r>
      <w:r>
        <w:rPr>
          <w:rFonts w:ascii="Times New Roman" w:hAnsi="Times New Roman" w:eastAsia="宋体" w:cs="Times New Roman"/>
          <w:color w:val="000000" w:themeColor="text1"/>
          <w:sz w:val="24"/>
          <w:highlight w:val="none"/>
          <w:rPrChange w:id="166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hint="eastAsia" w:ascii="Times New Roman" w:hAnsi="Times New Roman" w:eastAsia="宋体" w:cs="Times New Roman"/>
          <w:color w:val="000000" w:themeColor="text1"/>
          <w:sz w:val="24"/>
          <w:highlight w:val="none"/>
          <w:rPrChange w:id="166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项目公司应当将安全费用优先用于满足安全生产监督管理部门以及行业主管部门对企业安全生产提出的整改措施或者达到安全生产标准所需的支出。</w:t>
      </w:r>
    </w:p>
    <w:p w14:paraId="0C70A822">
      <w:pPr>
        <w:spacing w:line="360" w:lineRule="auto"/>
        <w:ind w:left="0" w:leftChars="0" w:firstLine="420" w:firstLineChars="175"/>
        <w:outlineLvl w:val="9"/>
        <w:rPr>
          <w:rFonts w:ascii="Times New Roman" w:hAnsi="Times New Roman" w:eastAsia="宋体" w:cs="Times New Roman"/>
          <w:color w:val="000000" w:themeColor="text1"/>
          <w:sz w:val="24"/>
          <w:highlight w:val="none"/>
          <w:rPrChange w:id="167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Change w:id="1669" w:author="随遇而安" w:date="2023-08-11T15:36:19Z">
          <w:pPr>
            <w:spacing w:line="360" w:lineRule="auto"/>
            <w:ind w:left="0" w:leftChars="0" w:firstLine="420" w:firstLineChars="175"/>
            <w:outlineLvl w:val="0"/>
          </w:pPr>
        </w:pPrChange>
      </w:pPr>
      <w:bookmarkStart w:id="58" w:name="_Toc417"/>
      <w:bookmarkStart w:id="59" w:name="_Toc20028"/>
      <w:bookmarkStart w:id="60" w:name="_Toc11595"/>
      <w:r>
        <w:rPr>
          <w:rFonts w:ascii="Times New Roman" w:hAnsi="Times New Roman" w:eastAsia="宋体" w:cs="Times New Roman"/>
          <w:color w:val="000000" w:themeColor="text1"/>
          <w:sz w:val="24"/>
          <w:highlight w:val="none"/>
          <w:rPrChange w:id="167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w:t>
      </w:r>
      <w:r>
        <w:rPr>
          <w:rFonts w:hint="default" w:ascii="Times New Roman" w:hAnsi="Times New Roman" w:eastAsia="宋体" w:cs="Times New Roman"/>
          <w:color w:val="000000" w:themeColor="text1"/>
          <w:sz w:val="24"/>
          <w:highlight w:val="none"/>
          <w:rPrChange w:id="1672"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4费用管理</w:t>
      </w:r>
      <w:bookmarkEnd w:id="58"/>
      <w:bookmarkEnd w:id="59"/>
      <w:bookmarkEnd w:id="60"/>
    </w:p>
    <w:p w14:paraId="414C1750">
      <w:pPr>
        <w:spacing w:line="360" w:lineRule="auto"/>
        <w:ind w:left="0" w:leftChars="0" w:firstLine="420" w:firstLineChars="175"/>
        <w:rPr>
          <w:rFonts w:ascii="Times New Roman" w:hAnsi="Times New Roman" w:eastAsia="宋体" w:cs="Times New Roman"/>
          <w:color w:val="000000" w:themeColor="text1"/>
          <w:sz w:val="24"/>
          <w:highlight w:val="none"/>
          <w:rPrChange w:id="167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7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6.4.1项目公司安环管理部门应建立安全费用使用台账（附件3），按照安全投入计划和实际需要使用安全费用。</w:t>
      </w:r>
    </w:p>
    <w:p w14:paraId="42697E79">
      <w:pPr>
        <w:spacing w:line="360" w:lineRule="auto"/>
        <w:ind w:left="0" w:leftChars="0" w:firstLine="420" w:firstLineChars="175"/>
        <w:rPr>
          <w:rFonts w:ascii="Times New Roman" w:hAnsi="Times New Roman" w:eastAsia="宋体" w:cs="Times New Roman"/>
          <w:color w:val="000000" w:themeColor="text1"/>
          <w:sz w:val="24"/>
          <w:szCs w:val="24"/>
          <w:highlight w:val="none"/>
          <w:rPrChange w:id="1675"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76"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6.4</w:t>
      </w:r>
      <w:r>
        <w:rPr>
          <w:rFonts w:ascii="Times New Roman" w:hAnsi="Times New Roman" w:eastAsia="宋体" w:cs="Times New Roman"/>
          <w:color w:val="000000" w:themeColor="text1"/>
          <w:sz w:val="24"/>
          <w:highlight w:val="none"/>
          <w:rPrChange w:id="167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color w:val="000000" w:themeColor="text1"/>
          <w:sz w:val="24"/>
          <w:highlight w:val="none"/>
          <w:rPrChange w:id="167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2项目公司财务部门应将安全生产费用列入独立科目进行核算及预算管理。</w:t>
      </w:r>
    </w:p>
    <w:p w14:paraId="07D1F557">
      <w:pPr>
        <w:spacing w:line="360" w:lineRule="auto"/>
        <w:ind w:left="0" w:leftChars="0" w:firstLine="420" w:firstLineChars="175"/>
        <w:rPr>
          <w:rFonts w:ascii="Times New Roman" w:hAnsi="Times New Roman" w:eastAsia="宋体" w:cs="Times New Roman"/>
          <w:color w:val="000000" w:themeColor="text1"/>
          <w:sz w:val="24"/>
          <w:highlight w:val="none"/>
          <w:rPrChange w:id="167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80"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6.4.3</w:t>
      </w:r>
      <w:ins w:id="1681" w:author="随遇而安" w:date="2024-11-06T14:19:48Z">
        <w:r>
          <w:rPr>
            <w:rFonts w:hint="eastAsia" w:ascii="Times New Roman" w:hAnsi="Times New Roman" w:eastAsia="宋体" w:cs="Times New Roman"/>
            <w:color w:val="000000" w:themeColor="text1"/>
            <w:sz w:val="24"/>
            <w:highlight w:val="none"/>
            <w14:textFill>
              <w14:solidFill>
                <w14:schemeClr w14:val="tx1"/>
              </w14:solidFill>
            </w14:textFill>
          </w:rPr>
          <w:t>安全费用由项目安环管理部门或相关部门按计划支取使用；年初编制安环使用计划，实际开支时将安全费用支出申请表（附件 4）作为附件，通过集团 OA 系统安全生产费用使用申请流程审批后使用。</w:t>
        </w:r>
      </w:ins>
      <w:del w:id="1682" w:author="随遇而安" w:date="2024-11-06T14:19:48Z">
        <w:r>
          <w:rPr>
            <w:rFonts w:hint="eastAsia" w:ascii="Times New Roman" w:hAnsi="Times New Roman" w:eastAsia="宋体" w:cs="Times New Roman"/>
            <w:color w:val="000000" w:themeColor="text1"/>
            <w:sz w:val="24"/>
            <w:highlight w:val="none"/>
            <w:rPrChange w:id="168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原则上，安全费用由项目安环管理部门或相关部门按计划支取使用；年初编制使用计划，实际开支时将安全费用支出申请表（附件4）报项目安环管理部门负责人、项目负责人、区域安环管理部门负责人、区域负责人审批后使用。事业部也将不定期对审批情况采取线下检查的方式进行核验。</w:delText>
        </w:r>
      </w:del>
    </w:p>
    <w:p w14:paraId="6FFE4A74">
      <w:pPr>
        <w:keepNext w:val="0"/>
        <w:keepLines w:val="0"/>
        <w:numPr>
          <w:ilvl w:val="0"/>
          <w:numId w:val="1"/>
          <w:ins w:id="1685" w:author="随遇而安" w:date="2023-08-11T15:34:04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686"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684" w:author="随遇而安" w:date="2023-08-11T15:34:04Z">
          <w:pPr>
            <w:pStyle w:val="2"/>
            <w:keepNext w:val="0"/>
            <w:keepLines w:val="0"/>
            <w:spacing w:before="0" w:after="0" w:line="360" w:lineRule="auto"/>
          </w:pPr>
        </w:pPrChange>
      </w:pPr>
      <w:del w:id="1687" w:author="随遇而安" w:date="2023-08-11T15:34:16Z">
        <w:bookmarkStart w:id="61" w:name="_Toc8229"/>
        <w:bookmarkStart w:id="62" w:name="_Toc29181"/>
        <w:bookmarkStart w:id="63" w:name="_Toc23660"/>
        <w:bookmarkStart w:id="64" w:name="_Toc21703"/>
        <w:bookmarkStart w:id="65" w:name="_Toc9207"/>
        <w:bookmarkStart w:id="66" w:name="_Toc8168"/>
        <w:bookmarkStart w:id="67" w:name="_Toc25564"/>
        <w:bookmarkStart w:id="68" w:name="_Toc28064"/>
        <w:r>
          <w:rPr>
            <w:rFonts w:hint="eastAsia" w:ascii="宋体" w:hAnsiTheme="minorHAnsi" w:eastAsiaTheme="minorHAnsi" w:cstheme="minorBidi"/>
            <w:b/>
            <w:color w:val="auto"/>
            <w:kern w:val="0"/>
            <w:sz w:val="24"/>
            <w:szCs w:val="22"/>
            <w:highlight w:val="none"/>
            <w:lang w:eastAsia="en-US"/>
            <w:rPrChange w:id="1688"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delText>7</w:delText>
        </w:r>
      </w:del>
      <w:del w:id="1689" w:author="随遇而安" w:date="2023-08-11T15:34:16Z">
        <w:r>
          <w:rPr>
            <w:rFonts w:hint="eastAsia" w:ascii="宋体" w:hAnsiTheme="minorHAnsi" w:eastAsiaTheme="minorHAnsi" w:cstheme="minorBidi"/>
            <w:b/>
            <w:color w:val="auto"/>
            <w:kern w:val="0"/>
            <w:sz w:val="24"/>
            <w:szCs w:val="22"/>
            <w:highlight w:val="none"/>
            <w:lang w:eastAsia="en-US"/>
            <w:rPrChange w:id="1690"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691"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t>监督检查</w:t>
      </w:r>
      <w:bookmarkEnd w:id="61"/>
      <w:bookmarkEnd w:id="62"/>
      <w:bookmarkEnd w:id="63"/>
      <w:bookmarkEnd w:id="64"/>
      <w:bookmarkEnd w:id="65"/>
      <w:bookmarkEnd w:id="66"/>
      <w:bookmarkEnd w:id="67"/>
      <w:bookmarkEnd w:id="68"/>
    </w:p>
    <w:p w14:paraId="4ABD0D09">
      <w:pPr>
        <w:spacing w:line="360" w:lineRule="auto"/>
        <w:ind w:left="0" w:leftChars="0" w:firstLine="420" w:firstLineChars="175"/>
        <w:rPr>
          <w:rFonts w:ascii="Times New Roman" w:hAnsi="Times New Roman" w:eastAsia="宋体" w:cs="Times New Roman"/>
          <w:color w:val="000000" w:themeColor="text1"/>
          <w:sz w:val="24"/>
          <w:highlight w:val="none"/>
          <w:rPrChange w:id="169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9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7</w:t>
      </w:r>
      <w:r>
        <w:rPr>
          <w:rFonts w:ascii="Times New Roman" w:hAnsi="Times New Roman" w:eastAsia="宋体" w:cs="Times New Roman"/>
          <w:color w:val="000000" w:themeColor="text1"/>
          <w:sz w:val="24"/>
          <w:highlight w:val="none"/>
          <w:rPrChange w:id="169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.1</w:t>
      </w:r>
      <w:r>
        <w:rPr>
          <w:rFonts w:hint="eastAsia" w:ascii="Times New Roman" w:hAnsi="Times New Roman" w:eastAsia="宋体" w:cs="Times New Roman"/>
          <w:color w:val="000000" w:themeColor="text1"/>
          <w:sz w:val="24"/>
          <w:highlight w:val="none"/>
          <w:rPrChange w:id="169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项目公司应每季度组织一次本单位安全费用投入使用情况检查，确保资金使用符合安全投入计划、账物相符、报销凭证有效。</w:t>
      </w:r>
    </w:p>
    <w:p w14:paraId="17F308D3">
      <w:pPr>
        <w:spacing w:line="360" w:lineRule="auto"/>
        <w:ind w:left="0" w:leftChars="0" w:firstLine="420" w:firstLineChars="175"/>
        <w:rPr>
          <w:rFonts w:ascii="Times New Roman" w:hAnsi="Times New Roman" w:eastAsia="宋体" w:cs="Times New Roman"/>
          <w:color w:val="000000" w:themeColor="text1"/>
          <w:sz w:val="24"/>
          <w:highlight w:val="none"/>
          <w:rPrChange w:id="169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697"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7</w:t>
      </w:r>
      <w:r>
        <w:rPr>
          <w:rFonts w:ascii="Times New Roman" w:hAnsi="Times New Roman" w:eastAsia="宋体" w:cs="Times New Roman"/>
          <w:color w:val="000000" w:themeColor="text1"/>
          <w:sz w:val="24"/>
          <w:highlight w:val="none"/>
          <w:rPrChange w:id="169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.2</w:t>
      </w:r>
      <w:r>
        <w:rPr>
          <w:rFonts w:hint="eastAsia" w:ascii="Times New Roman" w:hAnsi="Times New Roman" w:eastAsia="宋体" w:cs="Times New Roman"/>
          <w:color w:val="000000" w:themeColor="text1"/>
          <w:sz w:val="24"/>
          <w:highlight w:val="none"/>
          <w:rPrChange w:id="169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各区域应每半年组织一次所属项目公司安全费用投入使用情况检查，确保各项目公司安全费用使用和管理符合本制度规定。</w:t>
      </w:r>
    </w:p>
    <w:p w14:paraId="06FD2503">
      <w:pPr>
        <w:spacing w:line="360" w:lineRule="auto"/>
        <w:ind w:left="0" w:leftChars="0" w:firstLine="420" w:firstLineChars="175"/>
        <w:rPr>
          <w:rFonts w:ascii="Times New Roman" w:hAnsi="Times New Roman" w:eastAsia="宋体" w:cs="Times New Roman"/>
          <w:color w:val="000000" w:themeColor="text1"/>
          <w:sz w:val="24"/>
          <w:highlight w:val="none"/>
          <w:rPrChange w:id="170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70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7</w:t>
      </w:r>
      <w:r>
        <w:rPr>
          <w:rFonts w:ascii="Times New Roman" w:hAnsi="Times New Roman" w:eastAsia="宋体" w:cs="Times New Roman"/>
          <w:color w:val="000000" w:themeColor="text1"/>
          <w:sz w:val="24"/>
          <w:highlight w:val="none"/>
          <w:rPrChange w:id="170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.3</w:t>
      </w:r>
      <w:r>
        <w:rPr>
          <w:rFonts w:hint="eastAsia" w:ascii="Times New Roman" w:hAnsi="Times New Roman" w:eastAsia="宋体" w:cs="Times New Roman"/>
          <w:color w:val="000000" w:themeColor="text1"/>
          <w:sz w:val="24"/>
          <w:highlight w:val="none"/>
          <w:rPrChange w:id="170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集团审计、财务部门以及城服事业部将不定期开展安全费用专项检查，对于违反本制度规定的将根据事业部相关制度给予相应考核。</w:t>
      </w:r>
    </w:p>
    <w:p w14:paraId="229BDAD0">
      <w:pPr>
        <w:keepNext w:val="0"/>
        <w:keepLines w:val="0"/>
        <w:numPr>
          <w:ilvl w:val="0"/>
          <w:numId w:val="1"/>
          <w:ins w:id="1705" w:author="随遇而安" w:date="2023-08-11T15:34:06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706"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704" w:author="随遇而安" w:date="2023-08-11T15:34:06Z">
          <w:pPr>
            <w:pStyle w:val="2"/>
            <w:keepNext w:val="0"/>
            <w:keepLines w:val="0"/>
            <w:spacing w:before="0" w:after="0" w:line="360" w:lineRule="auto"/>
          </w:pPr>
        </w:pPrChange>
      </w:pPr>
      <w:del w:id="1707" w:author="随遇而安" w:date="2023-08-11T15:34:15Z">
        <w:bookmarkStart w:id="69" w:name="_Toc630"/>
        <w:bookmarkStart w:id="70" w:name="_Toc11927"/>
        <w:bookmarkStart w:id="71" w:name="_Toc10600"/>
        <w:bookmarkStart w:id="72" w:name="_Toc20495"/>
        <w:bookmarkStart w:id="73" w:name="_Toc8783"/>
        <w:bookmarkStart w:id="74" w:name="_Toc26499"/>
        <w:bookmarkStart w:id="75" w:name="_Toc7567"/>
        <w:bookmarkStart w:id="76" w:name="_Toc10680"/>
        <w:r>
          <w:rPr>
            <w:rFonts w:hint="eastAsia" w:ascii="宋体" w:hAnsiTheme="minorHAnsi" w:eastAsiaTheme="minorHAnsi" w:cstheme="minorBidi"/>
            <w:b/>
            <w:color w:val="auto"/>
            <w:kern w:val="0"/>
            <w:sz w:val="24"/>
            <w:szCs w:val="22"/>
            <w:highlight w:val="none"/>
            <w:lang w:eastAsia="en-US"/>
            <w:rPrChange w:id="1708"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delText>8</w:delText>
        </w:r>
      </w:del>
      <w:del w:id="1709" w:author="随遇而安" w:date="2023-08-11T15:34:15Z">
        <w:r>
          <w:rPr>
            <w:rFonts w:hint="eastAsia" w:ascii="宋体" w:hAnsiTheme="minorHAnsi" w:eastAsiaTheme="minorHAnsi" w:cstheme="minorBidi"/>
            <w:b/>
            <w:color w:val="auto"/>
            <w:kern w:val="0"/>
            <w:sz w:val="24"/>
            <w:szCs w:val="22"/>
            <w:highlight w:val="none"/>
            <w:lang w:eastAsia="en-US"/>
            <w:rPrChange w:id="1710"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711"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t>附则</w:t>
      </w:r>
      <w:bookmarkEnd w:id="69"/>
      <w:bookmarkEnd w:id="70"/>
      <w:bookmarkEnd w:id="71"/>
      <w:bookmarkEnd w:id="72"/>
      <w:bookmarkEnd w:id="73"/>
      <w:bookmarkEnd w:id="74"/>
      <w:bookmarkEnd w:id="75"/>
      <w:bookmarkEnd w:id="76"/>
    </w:p>
    <w:p w14:paraId="57664528">
      <w:pPr>
        <w:ind w:firstLine="480" w:firstLineChars="200"/>
        <w:rPr>
          <w:rFonts w:ascii="Times New Roman" w:hAnsi="Times New Roman" w:eastAsia="宋体" w:cs="Times New Roman"/>
          <w:color w:val="000000" w:themeColor="text1"/>
          <w:sz w:val="24"/>
          <w:highlight w:val="none"/>
          <w:rPrChange w:id="171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71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本</w:t>
      </w:r>
      <w:r>
        <w:rPr>
          <w:rFonts w:hint="eastAsia" w:ascii="Times New Roman" w:hAnsi="Times New Roman" w:eastAsia="宋体" w:cs="Times New Roman"/>
          <w:color w:val="000000" w:themeColor="text1"/>
          <w:sz w:val="24"/>
          <w:highlight w:val="none"/>
          <w:rPrChange w:id="1714"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制度</w:t>
      </w:r>
      <w:r>
        <w:rPr>
          <w:rFonts w:ascii="Times New Roman" w:hAnsi="Times New Roman" w:eastAsia="宋体" w:cs="Times New Roman"/>
          <w:color w:val="000000" w:themeColor="text1"/>
          <w:sz w:val="24"/>
          <w:highlight w:val="none"/>
          <w:rPrChange w:id="1715"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自发文之日起执行。</w:t>
      </w:r>
    </w:p>
    <w:p w14:paraId="6037C9CD">
      <w:pPr>
        <w:spacing w:line="360" w:lineRule="auto"/>
        <w:ind w:firstLine="480" w:firstLineChars="200"/>
        <w:rPr>
          <w:rFonts w:ascii="Times New Roman" w:hAnsi="Times New Roman" w:eastAsia="宋体" w:cs="Times New Roman"/>
          <w:color w:val="000000" w:themeColor="text1"/>
          <w:sz w:val="24"/>
          <w:highlight w:val="none"/>
          <w:rPrChange w:id="171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sz w:val="24"/>
          <w:highlight w:val="none"/>
          <w:rPrChange w:id="171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本</w:t>
      </w:r>
      <w:r>
        <w:rPr>
          <w:rFonts w:hint="eastAsia" w:ascii="Times New Roman" w:hAnsi="Times New Roman" w:eastAsia="宋体" w:cs="Times New Roman"/>
          <w:color w:val="000000" w:themeColor="text1"/>
          <w:sz w:val="24"/>
          <w:highlight w:val="none"/>
          <w:rPrChange w:id="1718"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制度</w:t>
      </w:r>
      <w:r>
        <w:rPr>
          <w:rFonts w:ascii="Times New Roman" w:hAnsi="Times New Roman" w:eastAsia="宋体" w:cs="Times New Roman"/>
          <w:color w:val="000000" w:themeColor="text1"/>
          <w:sz w:val="24"/>
          <w:highlight w:val="none"/>
          <w:rPrChange w:id="171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最终解释权归安环</w:t>
      </w:r>
      <w:del w:id="1720" w:author="随遇而安" w:date="2024-11-06T14:18:18Z">
        <w:r>
          <w:rPr>
            <w:rFonts w:ascii="Times New Roman" w:hAnsi="Times New Roman" w:eastAsia="宋体" w:cs="Times New Roman"/>
            <w:color w:val="000000" w:themeColor="text1"/>
            <w:sz w:val="24"/>
            <w:highlight w:val="none"/>
            <w:rPrChange w:id="172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管理</w:delText>
        </w:r>
      </w:del>
      <w:ins w:id="1722" w:author="随遇而安" w:date="2024-11-06T14:18:18Z">
        <w:r>
          <w:rPr>
            <w:rFonts w:hint="eastAsia" w:ascii="Times New Roman" w:hAnsi="Times New Roman" w:eastAsia="宋体" w:cs="Times New Roman"/>
            <w:color w:val="000000" w:themeColor="text1"/>
            <w:sz w:val="24"/>
            <w:highlight w:val="none"/>
            <w:lang w:val="en-US" w:eastAsia="zh-CN"/>
            <w14:textFill>
              <w14:solidFill>
                <w14:schemeClr w14:val="tx1"/>
              </w14:solidFill>
            </w14:textFill>
          </w:rPr>
          <w:t>品质</w:t>
        </w:r>
      </w:ins>
      <w:r>
        <w:rPr>
          <w:rFonts w:ascii="Times New Roman" w:hAnsi="Times New Roman" w:eastAsia="宋体" w:cs="Times New Roman"/>
          <w:color w:val="000000" w:themeColor="text1"/>
          <w:sz w:val="24"/>
          <w:highlight w:val="none"/>
          <w:rPrChange w:id="1723"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部所有，未尽事宜以</w:t>
      </w:r>
      <w:ins w:id="1724" w:author="随遇而安" w:date="2024-11-06T14:18:24Z">
        <w:r>
          <w:rPr>
            <w:rFonts w:ascii="Times New Roman" w:hAnsi="Times New Roman" w:eastAsia="宋体" w:cs="Times New Roman"/>
            <w:color w:val="000000" w:themeColor="text1"/>
            <w:sz w:val="24"/>
            <w:highlight w:val="none"/>
            <w14:textFill>
              <w14:solidFill>
                <w14:schemeClr w14:val="tx1"/>
              </w14:solidFill>
            </w14:textFill>
          </w:rPr>
          <w:t>安环</w:t>
        </w:r>
      </w:ins>
      <w:ins w:id="1725" w:author="随遇而安" w:date="2024-11-06T14:18:24Z">
        <w:r>
          <w:rPr>
            <w:rFonts w:hint="eastAsia" w:ascii="Times New Roman" w:hAnsi="Times New Roman" w:eastAsia="宋体" w:cs="Times New Roman"/>
            <w:color w:val="000000" w:themeColor="text1"/>
            <w:sz w:val="24"/>
            <w:highlight w:val="none"/>
            <w:lang w:val="en-US" w:eastAsia="zh-CN"/>
            <w14:textFill>
              <w14:solidFill>
                <w14:schemeClr w14:val="tx1"/>
              </w14:solidFill>
            </w14:textFill>
          </w:rPr>
          <w:t>品质</w:t>
        </w:r>
      </w:ins>
      <w:ins w:id="1726" w:author="随遇而安" w:date="2024-11-06T14:18:24Z">
        <w:r>
          <w:rPr>
            <w:rFonts w:ascii="Times New Roman" w:hAnsi="Times New Roman" w:eastAsia="宋体" w:cs="Times New Roman"/>
            <w:color w:val="000000" w:themeColor="text1"/>
            <w:sz w:val="24"/>
            <w:highlight w:val="none"/>
            <w14:textFill>
              <w14:solidFill>
                <w14:schemeClr w14:val="tx1"/>
              </w14:solidFill>
            </w14:textFill>
          </w:rPr>
          <w:t>部</w:t>
        </w:r>
      </w:ins>
      <w:del w:id="1727" w:author="随遇而安" w:date="2024-11-06T14:18:24Z">
        <w:r>
          <w:rPr>
            <w:rFonts w:ascii="Times New Roman" w:hAnsi="Times New Roman" w:eastAsia="宋体" w:cs="Times New Roman"/>
            <w:color w:val="000000" w:themeColor="text1"/>
            <w:sz w:val="24"/>
            <w:highlight w:val="none"/>
            <w:rPrChange w:id="172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delText>安环管理部</w:delText>
        </w:r>
      </w:del>
      <w:r>
        <w:rPr>
          <w:rFonts w:ascii="Times New Roman" w:hAnsi="Times New Roman" w:eastAsia="宋体" w:cs="Times New Roman"/>
          <w:color w:val="000000" w:themeColor="text1"/>
          <w:sz w:val="24"/>
          <w:highlight w:val="none"/>
          <w:rPrChange w:id="1729"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指导为准。</w:t>
      </w:r>
    </w:p>
    <w:p w14:paraId="5473E849">
      <w:pPr>
        <w:keepNext w:val="0"/>
        <w:keepLines w:val="0"/>
        <w:numPr>
          <w:ilvl w:val="0"/>
          <w:numId w:val="1"/>
          <w:ins w:id="1731" w:author="随遇而安" w:date="2023-08-11T15:34:07Z"/>
        </w:numPr>
        <w:tabs>
          <w:tab w:val="left" w:pos="838"/>
          <w:tab w:val="clear" w:pos="660"/>
        </w:tabs>
        <w:spacing w:before="0" w:after="120" w:line="360" w:lineRule="auto"/>
        <w:ind w:left="838" w:right="153" w:hanging="749"/>
        <w:jc w:val="left"/>
        <w:outlineLvl w:val="0"/>
        <w:rPr>
          <w:rFonts w:hint="eastAsia" w:ascii="宋体" w:hAnsiTheme="minorHAnsi" w:eastAsiaTheme="minorHAnsi" w:cstheme="minorBidi"/>
          <w:b/>
          <w:color w:val="auto"/>
          <w:kern w:val="0"/>
          <w:sz w:val="24"/>
          <w:szCs w:val="22"/>
          <w:highlight w:val="none"/>
          <w:lang w:eastAsia="en-US"/>
          <w:rPrChange w:id="1732" w:author="随遇而安" w:date="2023-08-11T15:39:24Z">
            <w:rPr>
              <w:rFonts w:ascii="Times New Roman" w:hAnsi="Times New Roman" w:eastAsia="宋体" w:cs="Times New Roman"/>
              <w:color w:val="000000" w:themeColor="text1"/>
              <w:sz w:val="24"/>
              <w:szCs w:val="24"/>
              <w14:textFill>
                <w14:solidFill>
                  <w14:schemeClr w14:val="tx1"/>
                </w14:solidFill>
              </w14:textFill>
            </w:rPr>
          </w:rPrChange>
        </w:rPr>
        <w:pPrChange w:id="1730" w:author="随遇而安" w:date="2023-08-11T15:34:07Z">
          <w:pPr>
            <w:pStyle w:val="2"/>
            <w:keepNext w:val="0"/>
            <w:keepLines w:val="0"/>
            <w:spacing w:before="0" w:after="0" w:line="360" w:lineRule="auto"/>
          </w:pPr>
        </w:pPrChange>
      </w:pPr>
      <w:del w:id="1733" w:author="随遇而安" w:date="2023-08-11T15:34:14Z">
        <w:bookmarkStart w:id="77" w:name="_Toc10903"/>
        <w:bookmarkStart w:id="78" w:name="_Toc12472"/>
        <w:bookmarkStart w:id="79" w:name="_Toc25180"/>
        <w:bookmarkStart w:id="80" w:name="_Toc3410"/>
        <w:bookmarkStart w:id="81" w:name="_Toc31618"/>
        <w:bookmarkStart w:id="82" w:name="_Toc8104"/>
        <w:bookmarkStart w:id="83" w:name="_Toc6925"/>
        <w:bookmarkStart w:id="84" w:name="_Toc18935"/>
        <w:r>
          <w:rPr>
            <w:rFonts w:hint="eastAsia" w:ascii="宋体" w:hAnsiTheme="minorHAnsi" w:eastAsiaTheme="minorHAnsi" w:cstheme="minorBidi"/>
            <w:b/>
            <w:color w:val="auto"/>
            <w:kern w:val="0"/>
            <w:sz w:val="24"/>
            <w:szCs w:val="22"/>
            <w:highlight w:val="none"/>
            <w:lang w:eastAsia="en-US"/>
            <w:rPrChange w:id="1734"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delText>9</w:delText>
        </w:r>
      </w:del>
      <w:del w:id="1735" w:author="随遇而安" w:date="2023-08-11T15:34:14Z">
        <w:r>
          <w:rPr>
            <w:rFonts w:hint="eastAsia" w:ascii="宋体" w:hAnsiTheme="minorHAnsi" w:eastAsiaTheme="minorHAnsi" w:cstheme="minorBidi"/>
            <w:b/>
            <w:color w:val="auto"/>
            <w:kern w:val="0"/>
            <w:sz w:val="24"/>
            <w:szCs w:val="22"/>
            <w:highlight w:val="none"/>
            <w:lang w:eastAsia="en-US"/>
            <w:rPrChange w:id="1736"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delText>.</w:delText>
        </w:r>
      </w:del>
      <w:r>
        <w:rPr>
          <w:rFonts w:hint="eastAsia" w:ascii="宋体" w:hAnsiTheme="minorHAnsi" w:eastAsiaTheme="minorHAnsi" w:cstheme="minorBidi"/>
          <w:b/>
          <w:color w:val="auto"/>
          <w:kern w:val="0"/>
          <w:sz w:val="24"/>
          <w:szCs w:val="22"/>
          <w:highlight w:val="none"/>
          <w:lang w:eastAsia="en-US"/>
          <w:rPrChange w:id="1737" w:author="随遇而安" w:date="2023-08-11T15:39:24Z">
            <w:rPr>
              <w:rFonts w:hint="eastAsia" w:ascii="Times New Roman" w:hAnsi="Times New Roman" w:eastAsia="宋体" w:cs="Times New Roman"/>
              <w:color w:val="000000" w:themeColor="text1"/>
              <w:sz w:val="24"/>
              <w:szCs w:val="24"/>
              <w14:textFill>
                <w14:solidFill>
                  <w14:schemeClr w14:val="tx1"/>
                </w14:solidFill>
              </w14:textFill>
            </w:rPr>
          </w:rPrChange>
        </w:rPr>
        <w:t>附件</w:t>
      </w:r>
      <w:bookmarkEnd w:id="77"/>
      <w:bookmarkEnd w:id="78"/>
      <w:bookmarkEnd w:id="79"/>
      <w:bookmarkEnd w:id="80"/>
      <w:bookmarkEnd w:id="81"/>
      <w:bookmarkEnd w:id="82"/>
      <w:bookmarkEnd w:id="83"/>
      <w:bookmarkEnd w:id="84"/>
    </w:p>
    <w:p w14:paraId="6C82A501">
      <w:pPr>
        <w:ind w:firstLine="480" w:firstLineChars="200"/>
        <w:rPr>
          <w:rFonts w:ascii="Times New Roman" w:hAnsi="Times New Roman" w:eastAsia="宋体" w:cs="Times New Roman"/>
          <w:b/>
          <w:color w:val="000000" w:themeColor="text1"/>
          <w:highlight w:val="none"/>
          <w:rPrChange w:id="1738"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739"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附件1：《安全生产适用范围及说明》</w:t>
      </w:r>
    </w:p>
    <w:p w14:paraId="4ABDFCAC">
      <w:pPr>
        <w:spacing w:line="360" w:lineRule="auto"/>
        <w:ind w:firstLine="480" w:firstLineChars="200"/>
        <w:rPr>
          <w:rFonts w:ascii="Times New Roman" w:hAnsi="Times New Roman" w:eastAsia="宋体" w:cs="Times New Roman"/>
          <w:color w:val="000000" w:themeColor="text1"/>
          <w:sz w:val="24"/>
          <w:highlight w:val="none"/>
          <w:rPrChange w:id="1740"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741"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附件2：《XX（区域）项目公司安全投入计划表》</w:t>
      </w:r>
    </w:p>
    <w:p w14:paraId="6B86E6A9">
      <w:pPr>
        <w:spacing w:line="360" w:lineRule="auto"/>
        <w:ind w:firstLine="480" w:firstLineChars="200"/>
        <w:rPr>
          <w:rFonts w:ascii="Times New Roman" w:hAnsi="Times New Roman" w:eastAsia="宋体" w:cs="Times New Roman"/>
          <w:color w:val="000000" w:themeColor="text1"/>
          <w:sz w:val="24"/>
          <w:highlight w:val="none"/>
          <w:rPrChange w:id="1742"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743"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附件3：《XX（区域）项目公司安全费用使用台账》</w:t>
      </w:r>
    </w:p>
    <w:p w14:paraId="2D2B7B8A">
      <w:pPr>
        <w:spacing w:line="360" w:lineRule="auto"/>
        <w:ind w:firstLine="480" w:firstLineChars="200"/>
        <w:rPr>
          <w:rFonts w:ascii="Times New Roman" w:hAnsi="Times New Roman" w:eastAsia="宋体" w:cs="Times New Roman"/>
          <w:color w:val="000000" w:themeColor="text1"/>
          <w:sz w:val="24"/>
          <w:highlight w:val="none"/>
          <w:rPrChange w:id="1744"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24"/>
          <w:highlight w:val="none"/>
          <w:rPrChange w:id="1745" w:author="随遇而安" w:date="2023-08-11T15:39:24Z">
            <w:rPr>
              <w:rFonts w:hint="eastAsia"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t>附件4：《XX（区域）项目公司安全支出申请表》</w:t>
      </w:r>
    </w:p>
    <w:p w14:paraId="25E1F454">
      <w:pPr>
        <w:spacing w:line="360" w:lineRule="auto"/>
        <w:ind w:firstLine="480" w:firstLineChars="200"/>
        <w:rPr>
          <w:rFonts w:ascii="Times New Roman" w:hAnsi="Times New Roman" w:eastAsia="宋体" w:cs="Times New Roman"/>
          <w:color w:val="000000" w:themeColor="text1"/>
          <w:sz w:val="24"/>
          <w:highlight w:val="none"/>
          <w:rPrChange w:id="1746"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p>
    <w:p w14:paraId="5FC95DBC">
      <w:pPr>
        <w:spacing w:line="360" w:lineRule="auto"/>
        <w:ind w:firstLine="480" w:firstLineChars="200"/>
        <w:rPr>
          <w:rFonts w:ascii="Times New Roman" w:hAnsi="Times New Roman" w:eastAsia="宋体" w:cs="Times New Roman"/>
          <w:color w:val="000000" w:themeColor="text1"/>
          <w:sz w:val="24"/>
          <w:highlight w:val="none"/>
          <w:rPrChange w:id="1747"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pPr>
    </w:p>
    <w:p w14:paraId="7E126901">
      <w:pPr>
        <w:jc w:val="center"/>
        <w:rPr>
          <w:rFonts w:ascii="Times New Roman" w:hAnsi="Times New Roman" w:eastAsia="宋体" w:cs="Times New Roman"/>
          <w:color w:val="000000" w:themeColor="text1"/>
          <w:sz w:val="24"/>
          <w:highlight w:val="none"/>
          <w:rPrChange w:id="1748"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sectPr>
          <w:footerReference r:id="rId6" w:type="default"/>
          <w:pgSz w:w="11906" w:h="16838"/>
          <w:pgMar w:top="1418" w:right="1418" w:bottom="1134" w:left="1418" w:header="851" w:footer="851" w:gutter="0"/>
          <w:pgNumType w:fmt="decimal" w:start="3"/>
          <w:cols w:space="425" w:num="1"/>
          <w:docGrid w:type="linesAndChars" w:linePitch="312" w:charSpace="0"/>
        </w:sectPr>
      </w:pPr>
    </w:p>
    <w:p w14:paraId="574A3ED8">
      <w:pPr>
        <w:jc w:val="left"/>
        <w:rPr>
          <w:rFonts w:ascii="Times New Roman" w:hAnsi="Times New Roman" w:eastAsia="宋体" w:cs="Times New Roman"/>
          <w:b/>
          <w:color w:val="000000" w:themeColor="text1"/>
          <w:sz w:val="24"/>
          <w:highlight w:val="none"/>
          <w:rPrChange w:id="1749"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24"/>
          <w:highlight w:val="none"/>
          <w:rPrChange w:id="1750" w:author="随遇而安" w:date="2023-08-11T15:39:24Z">
            <w:rPr>
              <w:rFonts w:hint="eastAsia"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附件1：</w:t>
      </w:r>
    </w:p>
    <w:tbl>
      <w:tblPr>
        <w:tblStyle w:val="1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59"/>
        <w:gridCol w:w="2404"/>
        <w:gridCol w:w="1423"/>
        <w:gridCol w:w="8222"/>
        <w:gridCol w:w="1513"/>
      </w:tblGrid>
      <w:tr w14:paraId="7AF136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14286" w:type="dxa"/>
            <w:gridSpan w:val="5"/>
            <w:tcBorders>
              <w:top w:val="nil"/>
              <w:left w:val="nil"/>
              <w:bottom w:val="single" w:color="auto" w:sz="12" w:space="0"/>
              <w:right w:val="nil"/>
            </w:tcBorders>
            <w:shd w:val="clear" w:color="auto" w:fill="auto"/>
            <w:vAlign w:val="center"/>
          </w:tcPr>
          <w:p w14:paraId="25953BE4">
            <w:pPr>
              <w:jc w:val="center"/>
              <w:rPr>
                <w:rFonts w:ascii="Times New Roman" w:hAnsi="Times New Roman" w:eastAsia="宋体" w:cs="Times New Roman"/>
                <w:b/>
                <w:color w:val="000000" w:themeColor="text1"/>
                <w:sz w:val="18"/>
                <w:szCs w:val="18"/>
                <w:highlight w:val="none"/>
                <w:rPrChange w:id="1751"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1752"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《安全生产费用适用范围及说明》</w:t>
            </w:r>
          </w:p>
        </w:tc>
      </w:tr>
      <w:tr w14:paraId="576F67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694" w:type="dxa"/>
            <w:tcBorders>
              <w:top w:val="single" w:color="auto" w:sz="12" w:space="0"/>
              <w:bottom w:val="single" w:color="auto" w:sz="12" w:space="0"/>
            </w:tcBorders>
            <w:shd w:val="clear" w:color="auto" w:fill="D8D8D8" w:themeFill="background1" w:themeFillShade="D9"/>
            <w:vAlign w:val="center"/>
          </w:tcPr>
          <w:p w14:paraId="02EDCCEF">
            <w:pPr>
              <w:jc w:val="center"/>
              <w:rPr>
                <w:rFonts w:ascii="Times New Roman" w:hAnsi="Times New Roman" w:eastAsia="宋体" w:cs="Times New Roman"/>
                <w:b/>
                <w:color w:val="000000" w:themeColor="text1"/>
                <w:sz w:val="18"/>
                <w:szCs w:val="18"/>
                <w:highlight w:val="none"/>
                <w:rPrChange w:id="1753"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754"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序号</w:t>
            </w:r>
          </w:p>
        </w:tc>
        <w:tc>
          <w:tcPr>
            <w:tcW w:w="3827" w:type="dxa"/>
            <w:gridSpan w:val="2"/>
            <w:tcBorders>
              <w:top w:val="single" w:color="auto" w:sz="12" w:space="0"/>
              <w:bottom w:val="single" w:color="auto" w:sz="12" w:space="0"/>
            </w:tcBorders>
            <w:shd w:val="clear" w:color="auto" w:fill="D8D8D8" w:themeFill="background1" w:themeFillShade="D9"/>
            <w:vAlign w:val="center"/>
          </w:tcPr>
          <w:p w14:paraId="1D1DBF23">
            <w:pPr>
              <w:jc w:val="center"/>
              <w:rPr>
                <w:rFonts w:ascii="Times New Roman" w:hAnsi="Times New Roman" w:eastAsia="宋体" w:cs="Times New Roman"/>
                <w:b/>
                <w:color w:val="000000" w:themeColor="text1"/>
                <w:sz w:val="18"/>
                <w:szCs w:val="18"/>
                <w:highlight w:val="none"/>
                <w:rPrChange w:id="1755"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756"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安全费用类别</w:t>
            </w:r>
          </w:p>
        </w:tc>
        <w:tc>
          <w:tcPr>
            <w:tcW w:w="8222" w:type="dxa"/>
            <w:tcBorders>
              <w:top w:val="single" w:color="auto" w:sz="12" w:space="0"/>
              <w:bottom w:val="single" w:color="auto" w:sz="12" w:space="0"/>
            </w:tcBorders>
            <w:shd w:val="clear" w:color="auto" w:fill="D8D8D8" w:themeFill="background1" w:themeFillShade="D9"/>
            <w:vAlign w:val="center"/>
          </w:tcPr>
          <w:p w14:paraId="38656B0F">
            <w:pPr>
              <w:jc w:val="center"/>
              <w:rPr>
                <w:rFonts w:ascii="Times New Roman" w:hAnsi="Times New Roman" w:eastAsia="宋体" w:cs="Times New Roman"/>
                <w:b/>
                <w:color w:val="000000" w:themeColor="text1"/>
                <w:sz w:val="18"/>
                <w:szCs w:val="18"/>
                <w:highlight w:val="none"/>
                <w:rPrChange w:id="1757"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758"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使用说明</w:t>
            </w:r>
          </w:p>
        </w:tc>
        <w:tc>
          <w:tcPr>
            <w:tcW w:w="1513" w:type="dxa"/>
            <w:tcBorders>
              <w:top w:val="single" w:color="auto" w:sz="12" w:space="0"/>
              <w:bottom w:val="single" w:color="auto" w:sz="12" w:space="0"/>
            </w:tcBorders>
            <w:shd w:val="clear" w:color="auto" w:fill="D8D8D8" w:themeFill="background1" w:themeFillShade="D9"/>
            <w:vAlign w:val="center"/>
          </w:tcPr>
          <w:p w14:paraId="4DB5F74A">
            <w:pPr>
              <w:jc w:val="center"/>
              <w:rPr>
                <w:rFonts w:ascii="Times New Roman" w:hAnsi="Times New Roman" w:eastAsia="宋体" w:cs="Times New Roman"/>
                <w:b/>
                <w:color w:val="000000" w:themeColor="text1"/>
                <w:sz w:val="18"/>
                <w:szCs w:val="18"/>
                <w:highlight w:val="none"/>
                <w:rPrChange w:id="1759"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760"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备注</w:t>
            </w:r>
          </w:p>
        </w:tc>
      </w:tr>
      <w:tr w14:paraId="2B9AD1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694" w:type="dxa"/>
            <w:vMerge w:val="restart"/>
            <w:tcBorders>
              <w:top w:val="single" w:color="auto" w:sz="12" w:space="0"/>
            </w:tcBorders>
            <w:shd w:val="clear" w:color="auto" w:fill="auto"/>
            <w:vAlign w:val="center"/>
          </w:tcPr>
          <w:p w14:paraId="6BF7493E">
            <w:pPr>
              <w:jc w:val="center"/>
              <w:rPr>
                <w:rFonts w:hint="eastAsia" w:ascii="Times New Roman" w:hAnsi="Times New Roman" w:eastAsia="宋体" w:cs="Times New Roman"/>
                <w:b/>
                <w:color w:val="000000" w:themeColor="text1"/>
                <w:sz w:val="18"/>
                <w:szCs w:val="18"/>
                <w:highlight w:val="none"/>
                <w:rPrChange w:id="1761"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762"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（一）</w:t>
            </w:r>
          </w:p>
        </w:tc>
        <w:tc>
          <w:tcPr>
            <w:tcW w:w="3827" w:type="dxa"/>
            <w:gridSpan w:val="2"/>
            <w:vMerge w:val="restart"/>
            <w:tcBorders>
              <w:top w:val="single" w:color="auto" w:sz="12" w:space="0"/>
            </w:tcBorders>
            <w:shd w:val="clear" w:color="auto" w:fill="auto"/>
            <w:vAlign w:val="center"/>
          </w:tcPr>
          <w:p w14:paraId="59DAB190">
            <w:pPr>
              <w:rPr>
                <w:rFonts w:ascii="Times New Roman" w:hAnsi="Times New Roman" w:eastAsia="宋体" w:cs="Times New Roman"/>
                <w:b/>
                <w:color w:val="000000" w:themeColor="text1"/>
                <w:sz w:val="18"/>
                <w:highlight w:val="none"/>
                <w:rPrChange w:id="1763"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764"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完善、改造和维护安全防护设施设备支出</w:t>
            </w:r>
          </w:p>
          <w:p w14:paraId="63671662">
            <w:pPr>
              <w:rPr>
                <w:rFonts w:ascii="Times New Roman" w:hAnsi="Times New Roman" w:eastAsia="宋体" w:cs="Times New Roman"/>
                <w:color w:val="000000" w:themeColor="text1"/>
                <w:sz w:val="18"/>
                <w:highlight w:val="none"/>
                <w:rPrChange w:id="1765"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766"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b/>
                <w:color w:val="FF0000"/>
                <w:sz w:val="18"/>
                <w:highlight w:val="none"/>
                <w:rPrChange w:id="1767" w:author="随遇而安" w:date="2023-08-11T15:39:24Z">
                  <w:rPr>
                    <w:rFonts w:hint="eastAsia" w:ascii="Times New Roman" w:hAnsi="Times New Roman" w:eastAsia="宋体" w:cs="Times New Roman"/>
                    <w:b/>
                    <w:color w:val="FF0000"/>
                    <w:sz w:val="18"/>
                  </w:rPr>
                </w:rPrChange>
              </w:rPr>
              <w:t>不含车辆及设备设施采购及常规维护费用</w:t>
            </w:r>
            <w:r>
              <w:rPr>
                <w:rFonts w:hint="eastAsia" w:ascii="Times New Roman" w:hAnsi="Times New Roman" w:eastAsia="宋体" w:cs="Times New Roman"/>
                <w:color w:val="000000" w:themeColor="text1"/>
                <w:sz w:val="18"/>
                <w:highlight w:val="none"/>
                <w:rPrChange w:id="1768"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w:t>
            </w:r>
          </w:p>
        </w:tc>
        <w:tc>
          <w:tcPr>
            <w:tcW w:w="8222" w:type="dxa"/>
            <w:tcBorders>
              <w:top w:val="single" w:color="auto" w:sz="12" w:space="0"/>
            </w:tcBorders>
            <w:shd w:val="clear" w:color="auto" w:fill="auto"/>
            <w:vAlign w:val="center"/>
          </w:tcPr>
          <w:p w14:paraId="066F3F3D">
            <w:pPr>
              <w:rPr>
                <w:rFonts w:ascii="Times New Roman" w:hAnsi="Times New Roman" w:eastAsia="宋体" w:cs="Times New Roman"/>
                <w:color w:val="000000" w:themeColor="text1"/>
                <w:sz w:val="18"/>
                <w:highlight w:val="none"/>
                <w:rPrChange w:id="1769"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770"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机械作业车辆的道路、水域保洁船只的水路运输设施设备和装卸工具安全状况检测及维护系统、运输设施设备和装卸工具附属安全设备等支出</w:t>
            </w:r>
          </w:p>
        </w:tc>
        <w:tc>
          <w:tcPr>
            <w:tcW w:w="1513" w:type="dxa"/>
            <w:vMerge w:val="restart"/>
            <w:tcBorders>
              <w:top w:val="single" w:color="auto" w:sz="12" w:space="0"/>
            </w:tcBorders>
            <w:shd w:val="clear" w:color="auto" w:fill="auto"/>
            <w:vAlign w:val="center"/>
          </w:tcPr>
          <w:p w14:paraId="2B379F27">
            <w:pPr>
              <w:rPr>
                <w:rFonts w:ascii="Times New Roman" w:hAnsi="Times New Roman" w:eastAsia="宋体" w:cs="Times New Roman"/>
                <w:b/>
                <w:color w:val="000000" w:themeColor="text1"/>
                <w:sz w:val="18"/>
                <w:szCs w:val="18"/>
                <w:highlight w:val="none"/>
                <w:rPrChange w:id="1771"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772"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参照6</w:t>
            </w:r>
            <w:r>
              <w:rPr>
                <w:rFonts w:ascii="Times New Roman" w:hAnsi="Times New Roman" w:eastAsia="宋体" w:cs="Times New Roman"/>
                <w:b/>
                <w:color w:val="000000" w:themeColor="text1"/>
                <w:sz w:val="18"/>
                <w:szCs w:val="18"/>
                <w:highlight w:val="none"/>
                <w:rPrChange w:id="1773"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b/>
                <w:color w:val="000000" w:themeColor="text1"/>
                <w:sz w:val="18"/>
                <w:szCs w:val="18"/>
                <w:highlight w:val="none"/>
                <w:rPrChange w:id="1774"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1</w:t>
            </w:r>
            <w:r>
              <w:rPr>
                <w:rFonts w:ascii="Times New Roman" w:hAnsi="Times New Roman" w:eastAsia="宋体" w:cs="Times New Roman"/>
                <w:b/>
                <w:color w:val="000000" w:themeColor="text1"/>
                <w:sz w:val="18"/>
                <w:szCs w:val="18"/>
                <w:highlight w:val="none"/>
                <w:rPrChange w:id="1775"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b/>
                <w:color w:val="000000" w:themeColor="text1"/>
                <w:sz w:val="18"/>
                <w:szCs w:val="18"/>
                <w:highlight w:val="none"/>
                <w:rPrChange w:id="1776"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1</w:t>
            </w:r>
          </w:p>
        </w:tc>
      </w:tr>
      <w:tr w14:paraId="035D6A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759" w:type="dxa"/>
            <w:vMerge w:val="continue"/>
            <w:shd w:val="clear" w:color="auto" w:fill="auto"/>
            <w:vAlign w:val="center"/>
          </w:tcPr>
          <w:p w14:paraId="70523654">
            <w:pPr>
              <w:jc w:val="center"/>
              <w:rPr>
                <w:rFonts w:ascii="Times New Roman" w:hAnsi="Times New Roman" w:eastAsia="宋体" w:cs="Times New Roman"/>
                <w:b/>
                <w:color w:val="000000" w:themeColor="text1"/>
                <w:sz w:val="18"/>
                <w:szCs w:val="18"/>
                <w:highlight w:val="none"/>
                <w:rPrChange w:id="1777"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3818" w:type="dxa"/>
            <w:gridSpan w:val="2"/>
            <w:vMerge w:val="continue"/>
            <w:shd w:val="clear" w:color="auto" w:fill="auto"/>
            <w:vAlign w:val="center"/>
          </w:tcPr>
          <w:p w14:paraId="40A06B11">
            <w:pPr>
              <w:jc w:val="left"/>
              <w:rPr>
                <w:rFonts w:ascii="Times New Roman" w:hAnsi="Times New Roman" w:eastAsia="宋体" w:cs="Times New Roman"/>
                <w:color w:val="000000" w:themeColor="text1"/>
                <w:sz w:val="18"/>
                <w:highlight w:val="none"/>
                <w:rPrChange w:id="1778"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8199" w:type="dxa"/>
            <w:shd w:val="clear" w:color="auto" w:fill="auto"/>
            <w:vAlign w:val="center"/>
          </w:tcPr>
          <w:p w14:paraId="38342131">
            <w:pPr>
              <w:rPr>
                <w:rFonts w:ascii="Times New Roman" w:hAnsi="Times New Roman" w:eastAsia="宋体" w:cs="Times New Roman"/>
                <w:color w:val="000000" w:themeColor="text1"/>
                <w:sz w:val="18"/>
                <w:highlight w:val="none"/>
                <w:rPrChange w:id="1779"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780"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对垃圾转运站、卫生填埋场、停车场、公厕，绿化修剪，特殊道路及场所的等施工现场临时用电系统、机械设备、高处作业防护、交叉作业防护、防火、防尘、防毒、防雷、防台风、防噪声、防地质灾害、地下工程有害气体监测、通风、临时安全防护等设施设备支出</w:t>
            </w:r>
          </w:p>
        </w:tc>
        <w:tc>
          <w:tcPr>
            <w:tcW w:w="1510" w:type="dxa"/>
            <w:vMerge w:val="continue"/>
            <w:shd w:val="clear" w:color="auto" w:fill="auto"/>
            <w:vAlign w:val="center"/>
          </w:tcPr>
          <w:p w14:paraId="3B1F0182">
            <w:pPr>
              <w:rPr>
                <w:rFonts w:ascii="Times New Roman" w:hAnsi="Times New Roman" w:eastAsia="宋体" w:cs="Times New Roman"/>
                <w:color w:val="000000" w:themeColor="text1"/>
                <w:sz w:val="18"/>
                <w:highlight w:val="none"/>
                <w:rPrChange w:id="1781"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r>
      <w:tr w14:paraId="75783B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759" w:type="dxa"/>
            <w:vMerge w:val="continue"/>
            <w:shd w:val="clear" w:color="auto" w:fill="auto"/>
            <w:vAlign w:val="center"/>
          </w:tcPr>
          <w:p w14:paraId="0EA1A097">
            <w:pPr>
              <w:jc w:val="center"/>
              <w:rPr>
                <w:rFonts w:ascii="Times New Roman" w:hAnsi="Times New Roman" w:eastAsia="宋体" w:cs="Times New Roman"/>
                <w:b/>
                <w:color w:val="000000" w:themeColor="text1"/>
                <w:sz w:val="18"/>
                <w:szCs w:val="18"/>
                <w:highlight w:val="none"/>
                <w:rPrChange w:id="1782"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3818" w:type="dxa"/>
            <w:gridSpan w:val="2"/>
            <w:vMerge w:val="continue"/>
            <w:shd w:val="clear" w:color="auto" w:fill="auto"/>
            <w:vAlign w:val="center"/>
          </w:tcPr>
          <w:p w14:paraId="5BF71016">
            <w:pPr>
              <w:jc w:val="left"/>
              <w:rPr>
                <w:rFonts w:ascii="Times New Roman" w:hAnsi="Times New Roman" w:eastAsia="宋体" w:cs="Times New Roman"/>
                <w:color w:val="000000" w:themeColor="text1"/>
                <w:sz w:val="18"/>
                <w:highlight w:val="none"/>
                <w:rPrChange w:id="1783"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8199" w:type="dxa"/>
            <w:shd w:val="clear" w:color="auto" w:fill="auto"/>
            <w:vAlign w:val="center"/>
          </w:tcPr>
          <w:p w14:paraId="3BEB1C92">
            <w:pPr>
              <w:rPr>
                <w:rFonts w:ascii="Times New Roman" w:hAnsi="Times New Roman" w:eastAsia="宋体" w:cs="Times New Roman"/>
                <w:color w:val="000000" w:themeColor="text1"/>
                <w:sz w:val="18"/>
                <w:highlight w:val="none"/>
                <w:rPrChange w:id="1784"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785"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购置、安装和使用具有行驶记录功能的车辆卫星定位装置、船舶通信导航定位和自动识别系统等支出</w:t>
            </w:r>
            <w:r>
              <w:rPr>
                <w:rFonts w:hint="eastAsia" w:ascii="Times New Roman" w:hAnsi="Times New Roman" w:eastAsia="宋体" w:cs="Times New Roman"/>
                <w:color w:val="FF0000"/>
                <w:sz w:val="18"/>
                <w:highlight w:val="none"/>
                <w:rPrChange w:id="1786" w:author="随遇而安" w:date="2023-08-11T15:39:24Z">
                  <w:rPr>
                    <w:rFonts w:hint="eastAsia" w:ascii="Times New Roman" w:hAnsi="Times New Roman" w:eastAsia="宋体" w:cs="Times New Roman"/>
                    <w:color w:val="FF0000"/>
                    <w:sz w:val="18"/>
                  </w:rPr>
                </w:rPrChange>
              </w:rPr>
              <w:t>(如无智慧环卫相关设备，需单独安装所产生的预算费用)</w:t>
            </w:r>
          </w:p>
        </w:tc>
        <w:tc>
          <w:tcPr>
            <w:tcW w:w="1510" w:type="dxa"/>
            <w:vMerge w:val="continue"/>
            <w:shd w:val="clear" w:color="auto" w:fill="auto"/>
            <w:vAlign w:val="center"/>
          </w:tcPr>
          <w:p w14:paraId="4142E501">
            <w:pPr>
              <w:rPr>
                <w:rFonts w:ascii="Times New Roman" w:hAnsi="Times New Roman" w:eastAsia="宋体" w:cs="Times New Roman"/>
                <w:color w:val="000000" w:themeColor="text1"/>
                <w:sz w:val="18"/>
                <w:highlight w:val="none"/>
                <w:rPrChange w:id="1787"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r>
      <w:tr w14:paraId="6563DC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759" w:type="dxa"/>
            <w:shd w:val="clear" w:color="auto" w:fill="auto"/>
            <w:vAlign w:val="center"/>
          </w:tcPr>
          <w:p w14:paraId="0696F6E2">
            <w:pPr>
              <w:jc w:val="center"/>
              <w:rPr>
                <w:rFonts w:ascii="Times New Roman" w:hAnsi="Times New Roman" w:eastAsia="宋体" w:cs="Times New Roman"/>
                <w:b/>
                <w:color w:val="000000" w:themeColor="text1"/>
                <w:sz w:val="18"/>
                <w:szCs w:val="18"/>
                <w:highlight w:val="none"/>
                <w:rPrChange w:id="1788"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789"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（二）</w:t>
            </w:r>
          </w:p>
        </w:tc>
        <w:tc>
          <w:tcPr>
            <w:tcW w:w="3818" w:type="dxa"/>
            <w:gridSpan w:val="2"/>
            <w:shd w:val="clear" w:color="auto" w:fill="auto"/>
            <w:vAlign w:val="center"/>
          </w:tcPr>
          <w:p w14:paraId="61FA558D">
            <w:pPr>
              <w:rPr>
                <w:rFonts w:ascii="Times New Roman" w:hAnsi="Times New Roman" w:eastAsia="宋体" w:cs="Times New Roman"/>
                <w:b/>
                <w:color w:val="000000" w:themeColor="text1"/>
                <w:sz w:val="18"/>
                <w:highlight w:val="none"/>
                <w:rPrChange w:id="1790"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791"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配备、维护、保养应急救援器材、设备支出和应急演练支出</w:t>
            </w:r>
          </w:p>
        </w:tc>
        <w:tc>
          <w:tcPr>
            <w:tcW w:w="8199" w:type="dxa"/>
            <w:shd w:val="clear" w:color="auto" w:fill="auto"/>
            <w:vAlign w:val="center"/>
          </w:tcPr>
          <w:p w14:paraId="50E41684">
            <w:pPr>
              <w:rPr>
                <w:rFonts w:ascii="Times New Roman" w:hAnsi="Times New Roman" w:eastAsia="宋体" w:cs="Times New Roman"/>
                <w:color w:val="000000" w:themeColor="text1"/>
                <w:sz w:val="18"/>
                <w:highlight w:val="none"/>
                <w:rPrChange w:id="1792"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793"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应急救援器材、设备配备费用，如应急照明、灭火器、消防斧等小型消防器材，救生衣、救生圈、应急灯具、救援绳、安全锥桶、安全警示牌、安全标识、车辆反光条等小型救生器材与设备</w:t>
            </w:r>
          </w:p>
          <w:p w14:paraId="342D9ADE">
            <w:pPr>
              <w:rPr>
                <w:rFonts w:ascii="Times New Roman" w:hAnsi="Times New Roman" w:eastAsia="宋体" w:cs="Times New Roman"/>
                <w:color w:val="000000" w:themeColor="text1"/>
                <w:sz w:val="18"/>
                <w:highlight w:val="none"/>
                <w:rPrChange w:id="1794"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795"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应急救援演练费用</w:t>
            </w:r>
          </w:p>
          <w:p w14:paraId="20CD6784">
            <w:pPr>
              <w:rPr>
                <w:rFonts w:ascii="Times New Roman" w:hAnsi="Times New Roman" w:eastAsia="宋体" w:cs="Times New Roman"/>
                <w:color w:val="000000" w:themeColor="text1"/>
                <w:sz w:val="18"/>
                <w:highlight w:val="none"/>
                <w:rPrChange w:id="1796"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797"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应急预案评审费用</w:t>
            </w:r>
          </w:p>
        </w:tc>
        <w:tc>
          <w:tcPr>
            <w:tcW w:w="1510" w:type="dxa"/>
            <w:shd w:val="clear" w:color="auto" w:fill="auto"/>
            <w:vAlign w:val="center"/>
          </w:tcPr>
          <w:p w14:paraId="07275D06">
            <w:pPr>
              <w:rPr>
                <w:rFonts w:ascii="Times New Roman" w:hAnsi="Times New Roman" w:eastAsia="宋体" w:cs="Times New Roman"/>
                <w:color w:val="000000" w:themeColor="text1"/>
                <w:sz w:val="18"/>
                <w:highlight w:val="none"/>
                <w:rPrChange w:id="1798"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r>
      <w:tr w14:paraId="785C94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759" w:type="dxa"/>
            <w:shd w:val="clear" w:color="auto" w:fill="auto"/>
            <w:vAlign w:val="center"/>
          </w:tcPr>
          <w:p w14:paraId="633A00C4">
            <w:pPr>
              <w:jc w:val="center"/>
              <w:rPr>
                <w:rFonts w:ascii="Times New Roman" w:hAnsi="Times New Roman" w:eastAsia="宋体" w:cs="Times New Roman"/>
                <w:b/>
                <w:color w:val="000000" w:themeColor="text1"/>
                <w:sz w:val="18"/>
                <w:szCs w:val="18"/>
                <w:highlight w:val="none"/>
                <w:rPrChange w:id="1799"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800"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（三）</w:t>
            </w:r>
          </w:p>
        </w:tc>
        <w:tc>
          <w:tcPr>
            <w:tcW w:w="3818" w:type="dxa"/>
            <w:gridSpan w:val="2"/>
            <w:shd w:val="clear" w:color="auto" w:fill="auto"/>
            <w:vAlign w:val="center"/>
          </w:tcPr>
          <w:p w14:paraId="688C7E45">
            <w:pPr>
              <w:rPr>
                <w:rFonts w:ascii="Times New Roman" w:hAnsi="Times New Roman" w:eastAsia="宋体" w:cs="Times New Roman"/>
                <w:b/>
                <w:color w:val="000000" w:themeColor="text1"/>
                <w:sz w:val="18"/>
                <w:highlight w:val="none"/>
                <w:rPrChange w:id="1801"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802"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开展重大危险源和事故隐患评估、监控和整改支出</w:t>
            </w:r>
          </w:p>
        </w:tc>
        <w:tc>
          <w:tcPr>
            <w:tcW w:w="8199" w:type="dxa"/>
            <w:shd w:val="clear" w:color="auto" w:fill="auto"/>
            <w:vAlign w:val="center"/>
          </w:tcPr>
          <w:p w14:paraId="6B3B0F80">
            <w:pPr>
              <w:rPr>
                <w:rFonts w:ascii="Times New Roman" w:hAnsi="Times New Roman" w:eastAsia="宋体" w:cs="Times New Roman"/>
                <w:color w:val="000000" w:themeColor="text1"/>
                <w:sz w:val="18"/>
                <w:highlight w:val="none"/>
                <w:rPrChange w:id="1803"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04"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符合《HSE检查及隐患排查治理制度》规定的一级、二级事故隐患排查、评估和治理费用</w:t>
            </w:r>
          </w:p>
          <w:p w14:paraId="3FB109E8">
            <w:pPr>
              <w:rPr>
                <w:rFonts w:ascii="Times New Roman" w:hAnsi="Times New Roman" w:eastAsia="宋体" w:cs="Times New Roman"/>
                <w:color w:val="000000" w:themeColor="text1"/>
                <w:sz w:val="18"/>
                <w:highlight w:val="none"/>
                <w:rPrChange w:id="1805"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06"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重大危险源辨识、评估、监控费用</w:t>
            </w:r>
          </w:p>
        </w:tc>
        <w:tc>
          <w:tcPr>
            <w:tcW w:w="1510" w:type="dxa"/>
            <w:shd w:val="clear" w:color="auto" w:fill="auto"/>
            <w:vAlign w:val="center"/>
          </w:tcPr>
          <w:p w14:paraId="4D8BA897">
            <w:pPr>
              <w:rPr>
                <w:rFonts w:ascii="Times New Roman" w:hAnsi="Times New Roman" w:eastAsia="宋体" w:cs="Times New Roman"/>
                <w:color w:val="000000" w:themeColor="text1"/>
                <w:sz w:val="18"/>
                <w:highlight w:val="none"/>
                <w:rPrChange w:id="1807"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r>
      <w:tr w14:paraId="07EC30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759" w:type="dxa"/>
            <w:vMerge w:val="restart"/>
            <w:shd w:val="clear" w:color="auto" w:fill="auto"/>
            <w:vAlign w:val="center"/>
          </w:tcPr>
          <w:p w14:paraId="0427AFE8">
            <w:pPr>
              <w:jc w:val="center"/>
              <w:rPr>
                <w:rFonts w:ascii="Times New Roman" w:hAnsi="Times New Roman" w:eastAsia="宋体" w:cs="Times New Roman"/>
                <w:b/>
                <w:color w:val="000000" w:themeColor="text1"/>
                <w:sz w:val="18"/>
                <w:szCs w:val="18"/>
                <w:highlight w:val="none"/>
                <w:rPrChange w:id="1808"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809"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（四）</w:t>
            </w:r>
          </w:p>
        </w:tc>
        <w:tc>
          <w:tcPr>
            <w:tcW w:w="2404" w:type="dxa"/>
            <w:vMerge w:val="restart"/>
            <w:shd w:val="clear" w:color="auto" w:fill="auto"/>
            <w:vAlign w:val="center"/>
          </w:tcPr>
          <w:p w14:paraId="51C502E6">
            <w:pPr>
              <w:rPr>
                <w:rFonts w:ascii="Times New Roman" w:hAnsi="Times New Roman" w:eastAsia="宋体" w:cs="Times New Roman"/>
                <w:b/>
                <w:color w:val="000000" w:themeColor="text1"/>
                <w:sz w:val="18"/>
                <w:highlight w:val="none"/>
                <w:rPrChange w:id="1810"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811"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配备和更新现场作业人员安全防护用品支出</w:t>
            </w:r>
          </w:p>
        </w:tc>
        <w:tc>
          <w:tcPr>
            <w:tcW w:w="1414" w:type="dxa"/>
            <w:shd w:val="clear" w:color="auto" w:fill="auto"/>
            <w:vAlign w:val="center"/>
          </w:tcPr>
          <w:p w14:paraId="3DFFF0F1">
            <w:pPr>
              <w:jc w:val="left"/>
              <w:rPr>
                <w:rFonts w:ascii="Times New Roman" w:hAnsi="Times New Roman" w:eastAsia="宋体" w:cs="Times New Roman"/>
                <w:color w:val="000000" w:themeColor="text1"/>
                <w:sz w:val="18"/>
                <w:highlight w:val="none"/>
                <w:rPrChange w:id="1812"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13"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头部防护</w:t>
            </w:r>
          </w:p>
        </w:tc>
        <w:tc>
          <w:tcPr>
            <w:tcW w:w="8199" w:type="dxa"/>
            <w:shd w:val="clear" w:color="auto" w:fill="auto"/>
            <w:vAlign w:val="center"/>
          </w:tcPr>
          <w:p w14:paraId="664B138A">
            <w:pPr>
              <w:rPr>
                <w:rFonts w:ascii="Times New Roman" w:hAnsi="Times New Roman" w:eastAsia="宋体" w:cs="Times New Roman"/>
                <w:color w:val="000000" w:themeColor="text1"/>
                <w:sz w:val="18"/>
                <w:highlight w:val="none"/>
                <w:rPrChange w:id="1814"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15"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防御物理有害因素对头部伤害的头部防护用品，如防止头部擦伤、头发被绞碾；防止物体对头部造成冲击、刺穿、挤压等伤害；安全帽、安全头盔</w:t>
            </w:r>
          </w:p>
        </w:tc>
        <w:tc>
          <w:tcPr>
            <w:tcW w:w="1510" w:type="dxa"/>
            <w:shd w:val="clear" w:color="auto" w:fill="auto"/>
            <w:vAlign w:val="center"/>
          </w:tcPr>
          <w:p w14:paraId="20407FD1">
            <w:pPr>
              <w:rPr>
                <w:rFonts w:ascii="Times New Roman" w:hAnsi="Times New Roman" w:eastAsia="宋体" w:cs="Times New Roman"/>
                <w:b/>
                <w:color w:val="000000" w:themeColor="text1"/>
                <w:sz w:val="18"/>
                <w:szCs w:val="18"/>
                <w:highlight w:val="none"/>
                <w:rPrChange w:id="1816"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1A515A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759" w:type="dxa"/>
            <w:vMerge w:val="continue"/>
            <w:shd w:val="clear" w:color="auto" w:fill="auto"/>
            <w:vAlign w:val="center"/>
          </w:tcPr>
          <w:p w14:paraId="01432F06">
            <w:pPr>
              <w:jc w:val="center"/>
              <w:rPr>
                <w:rFonts w:ascii="Times New Roman" w:hAnsi="Times New Roman" w:eastAsia="宋体" w:cs="Times New Roman"/>
                <w:b/>
                <w:color w:val="000000" w:themeColor="text1"/>
                <w:sz w:val="18"/>
                <w:szCs w:val="18"/>
                <w:highlight w:val="none"/>
                <w:rPrChange w:id="1817"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7963E87D">
            <w:pPr>
              <w:jc w:val="left"/>
              <w:rPr>
                <w:rFonts w:ascii="Times New Roman" w:hAnsi="Times New Roman" w:eastAsia="宋体" w:cs="Times New Roman"/>
                <w:color w:val="000000" w:themeColor="text1"/>
                <w:sz w:val="18"/>
                <w:highlight w:val="none"/>
                <w:rPrChange w:id="1818"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0D490E53">
            <w:pPr>
              <w:jc w:val="left"/>
              <w:rPr>
                <w:rFonts w:ascii="Times New Roman" w:hAnsi="Times New Roman" w:eastAsia="宋体" w:cs="Times New Roman"/>
                <w:color w:val="000000" w:themeColor="text1"/>
                <w:sz w:val="18"/>
                <w:highlight w:val="none"/>
                <w:rPrChange w:id="1819"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20"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眼面部防护</w:t>
            </w:r>
          </w:p>
        </w:tc>
        <w:tc>
          <w:tcPr>
            <w:tcW w:w="8199" w:type="dxa"/>
            <w:shd w:val="clear" w:color="auto" w:fill="auto"/>
            <w:vAlign w:val="center"/>
          </w:tcPr>
          <w:p w14:paraId="3850921D">
            <w:pPr>
              <w:rPr>
                <w:rFonts w:ascii="Times New Roman" w:hAnsi="Times New Roman" w:eastAsia="宋体" w:cs="Times New Roman"/>
                <w:color w:val="000000" w:themeColor="text1"/>
                <w:sz w:val="18"/>
                <w:highlight w:val="none"/>
                <w:rPrChange w:id="1821"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22"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防御物理和化学危险、有害因素对眼面部伤害的眼面部防护用品，如一般防护眼镜、防冲击护目镜、焊接面罩、</w:t>
            </w:r>
            <w:r>
              <w:rPr>
                <w:rFonts w:hint="eastAsia" w:ascii="Times New Roman" w:hAnsi="Times New Roman" w:eastAsia="宋体" w:cs="Times New Roman"/>
                <w:sz w:val="18"/>
                <w:highlight w:val="none"/>
                <w:rPrChange w:id="1823" w:author="随遇而安" w:date="2023-08-11T15:39:24Z">
                  <w:rPr>
                    <w:rFonts w:hint="eastAsia" w:ascii="Times New Roman" w:hAnsi="Times New Roman" w:eastAsia="宋体" w:cs="Times New Roman"/>
                    <w:sz w:val="18"/>
                  </w:rPr>
                </w:rPrChange>
              </w:rPr>
              <w:t>焊接眼护具</w:t>
            </w:r>
            <w:r>
              <w:rPr>
                <w:rFonts w:hint="eastAsia" w:ascii="Times New Roman" w:hAnsi="Times New Roman" w:eastAsia="宋体" w:cs="Times New Roman"/>
                <w:color w:val="000000" w:themeColor="text1"/>
                <w:sz w:val="18"/>
                <w:highlight w:val="none"/>
                <w:rPrChange w:id="1824"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等</w:t>
            </w:r>
          </w:p>
        </w:tc>
        <w:tc>
          <w:tcPr>
            <w:tcW w:w="1510" w:type="dxa"/>
            <w:shd w:val="clear" w:color="auto" w:fill="auto"/>
            <w:vAlign w:val="center"/>
          </w:tcPr>
          <w:p w14:paraId="219DC2E4">
            <w:pPr>
              <w:jc w:val="left"/>
              <w:rPr>
                <w:rFonts w:ascii="Times New Roman" w:hAnsi="Times New Roman" w:eastAsia="宋体" w:cs="Times New Roman"/>
                <w:b/>
                <w:color w:val="000000" w:themeColor="text1"/>
                <w:sz w:val="18"/>
                <w:szCs w:val="18"/>
                <w:highlight w:val="none"/>
                <w:rPrChange w:id="1825"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400549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59" w:type="dxa"/>
            <w:vMerge w:val="continue"/>
            <w:shd w:val="clear" w:color="auto" w:fill="auto"/>
            <w:vAlign w:val="center"/>
          </w:tcPr>
          <w:p w14:paraId="69E44667">
            <w:pPr>
              <w:jc w:val="center"/>
              <w:rPr>
                <w:rFonts w:ascii="Times New Roman" w:hAnsi="Times New Roman" w:eastAsia="宋体" w:cs="Times New Roman"/>
                <w:b/>
                <w:color w:val="000000" w:themeColor="text1"/>
                <w:sz w:val="18"/>
                <w:szCs w:val="18"/>
                <w:highlight w:val="none"/>
                <w:rPrChange w:id="1826"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09CC901D">
            <w:pPr>
              <w:rPr>
                <w:rFonts w:ascii="Times New Roman" w:hAnsi="Times New Roman" w:eastAsia="宋体" w:cs="Times New Roman"/>
                <w:color w:val="000000" w:themeColor="text1"/>
                <w:sz w:val="18"/>
                <w:highlight w:val="none"/>
                <w:rPrChange w:id="1827"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4BCD925B">
            <w:pPr>
              <w:rPr>
                <w:rFonts w:ascii="Times New Roman" w:hAnsi="Times New Roman" w:eastAsia="宋体" w:cs="Times New Roman"/>
                <w:color w:val="000000" w:themeColor="text1"/>
                <w:sz w:val="18"/>
                <w:highlight w:val="none"/>
                <w:rPrChange w:id="1828"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sz w:val="18"/>
                <w:highlight w:val="none"/>
                <w:rPrChange w:id="1829" w:author="随遇而安" w:date="2023-08-11T15:39:24Z">
                  <w:rPr>
                    <w:rFonts w:hint="eastAsia" w:ascii="Times New Roman" w:hAnsi="Times New Roman" w:eastAsia="宋体" w:cs="Times New Roman"/>
                    <w:sz w:val="18"/>
                  </w:rPr>
                </w:rPrChange>
              </w:rPr>
              <w:t>听力防护</w:t>
            </w:r>
          </w:p>
        </w:tc>
        <w:tc>
          <w:tcPr>
            <w:tcW w:w="8199" w:type="dxa"/>
            <w:shd w:val="clear" w:color="auto" w:fill="auto"/>
            <w:vAlign w:val="center"/>
          </w:tcPr>
          <w:p w14:paraId="2A9552B0">
            <w:pPr>
              <w:rPr>
                <w:rFonts w:ascii="Times New Roman" w:hAnsi="Times New Roman" w:eastAsia="宋体" w:cs="Times New Roman"/>
                <w:b/>
                <w:color w:val="000000" w:themeColor="text1"/>
                <w:sz w:val="18"/>
                <w:szCs w:val="18"/>
                <w:highlight w:val="none"/>
                <w:rPrChange w:id="1830"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sz w:val="18"/>
                <w:highlight w:val="none"/>
                <w:rPrChange w:id="1831" w:author="随遇而安" w:date="2023-08-11T15:39:24Z">
                  <w:rPr>
                    <w:rFonts w:hint="eastAsia" w:ascii="Times New Roman" w:hAnsi="Times New Roman" w:eastAsia="宋体" w:cs="Times New Roman"/>
                    <w:sz w:val="18"/>
                  </w:rPr>
                </w:rPrChange>
              </w:rPr>
              <w:t>防噪声危害及防水、防寒等的耳部防护用品，如耳塞、耳罩等</w:t>
            </w:r>
          </w:p>
        </w:tc>
        <w:tc>
          <w:tcPr>
            <w:tcW w:w="1510" w:type="dxa"/>
            <w:shd w:val="clear" w:color="auto" w:fill="auto"/>
            <w:vAlign w:val="center"/>
          </w:tcPr>
          <w:p w14:paraId="5BFF8279">
            <w:pPr>
              <w:rPr>
                <w:rFonts w:ascii="Times New Roman" w:hAnsi="Times New Roman" w:eastAsia="宋体" w:cs="Times New Roman"/>
                <w:b/>
                <w:color w:val="000000" w:themeColor="text1"/>
                <w:sz w:val="18"/>
                <w:szCs w:val="18"/>
                <w:highlight w:val="none"/>
                <w:rPrChange w:id="1832"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6D66F5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759" w:type="dxa"/>
            <w:vMerge w:val="continue"/>
            <w:shd w:val="clear" w:color="auto" w:fill="auto"/>
            <w:vAlign w:val="center"/>
          </w:tcPr>
          <w:p w14:paraId="3C26D946">
            <w:pPr>
              <w:jc w:val="center"/>
              <w:rPr>
                <w:rFonts w:ascii="Times New Roman" w:hAnsi="Times New Roman" w:eastAsia="宋体" w:cs="Times New Roman"/>
                <w:b/>
                <w:color w:val="000000" w:themeColor="text1"/>
                <w:sz w:val="18"/>
                <w:szCs w:val="18"/>
                <w:highlight w:val="none"/>
                <w:rPrChange w:id="1833"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12B80215">
            <w:pPr>
              <w:jc w:val="left"/>
              <w:rPr>
                <w:rFonts w:ascii="Times New Roman" w:hAnsi="Times New Roman" w:eastAsia="宋体" w:cs="Times New Roman"/>
                <w:color w:val="000000" w:themeColor="text1"/>
                <w:sz w:val="18"/>
                <w:highlight w:val="none"/>
                <w:rPrChange w:id="1834"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09D24507">
            <w:pPr>
              <w:rPr>
                <w:rFonts w:ascii="Times New Roman" w:hAnsi="Times New Roman" w:eastAsia="宋体" w:cs="Times New Roman"/>
                <w:color w:val="000000" w:themeColor="text1"/>
                <w:sz w:val="18"/>
                <w:highlight w:val="none"/>
                <w:rPrChange w:id="1835"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36"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呼吸器官防护</w:t>
            </w:r>
          </w:p>
        </w:tc>
        <w:tc>
          <w:tcPr>
            <w:tcW w:w="8199" w:type="dxa"/>
            <w:shd w:val="clear" w:color="auto" w:fill="auto"/>
            <w:vAlign w:val="center"/>
          </w:tcPr>
          <w:p w14:paraId="75D7F0AE">
            <w:pPr>
              <w:rPr>
                <w:rFonts w:ascii="Times New Roman" w:hAnsi="Times New Roman" w:eastAsia="宋体" w:cs="Times New Roman"/>
                <w:b/>
                <w:color w:val="000000" w:themeColor="text1"/>
                <w:sz w:val="18"/>
                <w:szCs w:val="18"/>
                <w:highlight w:val="none"/>
                <w:rPrChange w:id="1837"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38"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防御缺氧空气和空气污染物进入呼吸道的呼吸防护用品，如</w:t>
            </w:r>
            <w:r>
              <w:rPr>
                <w:rFonts w:hint="eastAsia" w:ascii="Times New Roman" w:hAnsi="Times New Roman" w:eastAsia="宋体" w:cs="Times New Roman"/>
                <w:b/>
                <w:color w:val="000000" w:themeColor="text1"/>
                <w:sz w:val="18"/>
                <w:highlight w:val="none"/>
                <w:rPrChange w:id="1839"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防尘口罩</w:t>
            </w:r>
            <w:r>
              <w:rPr>
                <w:rFonts w:hint="eastAsia" w:ascii="Times New Roman" w:hAnsi="Times New Roman" w:eastAsia="宋体" w:cs="Times New Roman"/>
                <w:color w:val="000000" w:themeColor="text1"/>
                <w:sz w:val="18"/>
                <w:highlight w:val="none"/>
                <w:rPrChange w:id="1840"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、过滤式防毒面具、</w:t>
            </w:r>
            <w:r>
              <w:rPr>
                <w:rFonts w:hint="eastAsia" w:ascii="Times New Roman" w:hAnsi="Times New Roman" w:eastAsia="宋体" w:cs="Times New Roman"/>
                <w:sz w:val="18"/>
                <w:highlight w:val="none"/>
                <w:rPrChange w:id="1841" w:author="随遇而安" w:date="2023-08-11T15:39:24Z">
                  <w:rPr>
                    <w:rFonts w:hint="eastAsia" w:ascii="Times New Roman" w:hAnsi="Times New Roman" w:eastAsia="宋体" w:cs="Times New Roman"/>
                    <w:sz w:val="18"/>
                  </w:rPr>
                </w:rPrChange>
              </w:rPr>
              <w:t>隔绝式防毒面具、正压式呼吸器</w:t>
            </w:r>
            <w:r>
              <w:rPr>
                <w:rFonts w:hint="eastAsia" w:ascii="Times New Roman" w:hAnsi="Times New Roman" w:eastAsia="宋体" w:cs="Times New Roman"/>
                <w:color w:val="000000" w:themeColor="text1"/>
                <w:sz w:val="18"/>
                <w:highlight w:val="none"/>
                <w:rPrChange w:id="1842"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等</w:t>
            </w:r>
          </w:p>
        </w:tc>
        <w:tc>
          <w:tcPr>
            <w:tcW w:w="1510" w:type="dxa"/>
            <w:shd w:val="clear" w:color="auto" w:fill="auto"/>
            <w:vAlign w:val="center"/>
          </w:tcPr>
          <w:p w14:paraId="7EF08FFD">
            <w:pPr>
              <w:rPr>
                <w:rFonts w:ascii="Times New Roman" w:hAnsi="Times New Roman" w:eastAsia="宋体" w:cs="Times New Roman"/>
                <w:b/>
                <w:color w:val="000000" w:themeColor="text1"/>
                <w:sz w:val="18"/>
                <w:szCs w:val="18"/>
                <w:highlight w:val="none"/>
                <w:rPrChange w:id="1843"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7187D6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759" w:type="dxa"/>
            <w:vMerge w:val="continue"/>
            <w:shd w:val="clear" w:color="auto" w:fill="auto"/>
            <w:vAlign w:val="center"/>
          </w:tcPr>
          <w:p w14:paraId="2DA46817">
            <w:pPr>
              <w:jc w:val="center"/>
              <w:rPr>
                <w:rFonts w:ascii="Times New Roman" w:hAnsi="Times New Roman" w:eastAsia="宋体" w:cs="Times New Roman"/>
                <w:b/>
                <w:color w:val="000000" w:themeColor="text1"/>
                <w:sz w:val="18"/>
                <w:szCs w:val="18"/>
                <w:highlight w:val="none"/>
                <w:rPrChange w:id="1844"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525D4295">
            <w:pPr>
              <w:jc w:val="left"/>
              <w:rPr>
                <w:rFonts w:ascii="Times New Roman" w:hAnsi="Times New Roman" w:eastAsia="宋体" w:cs="Times New Roman"/>
                <w:color w:val="000000" w:themeColor="text1"/>
                <w:sz w:val="18"/>
                <w:highlight w:val="none"/>
                <w:rPrChange w:id="1845"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4A9EA1DD">
            <w:pPr>
              <w:jc w:val="left"/>
              <w:rPr>
                <w:rFonts w:ascii="Times New Roman" w:hAnsi="Times New Roman" w:eastAsia="宋体" w:cs="Times New Roman"/>
                <w:color w:val="000000" w:themeColor="text1"/>
                <w:sz w:val="18"/>
                <w:highlight w:val="none"/>
                <w:rPrChange w:id="1846"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47"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手部防护</w:t>
            </w:r>
          </w:p>
        </w:tc>
        <w:tc>
          <w:tcPr>
            <w:tcW w:w="8199" w:type="dxa"/>
            <w:shd w:val="clear" w:color="auto" w:fill="auto"/>
            <w:vAlign w:val="center"/>
          </w:tcPr>
          <w:p w14:paraId="2CF76958">
            <w:pPr>
              <w:rPr>
                <w:rFonts w:ascii="Times New Roman" w:hAnsi="Times New Roman" w:eastAsia="宋体" w:cs="Times New Roman"/>
                <w:b/>
                <w:color w:val="000000" w:themeColor="text1"/>
                <w:sz w:val="18"/>
                <w:szCs w:val="18"/>
                <w:highlight w:val="none"/>
                <w:rPrChange w:id="1848"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49"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防御物理、化学和生物危险有害因素对手部伤害的手部防护用品，如防化学品手套、耐酸碱手套、焊接手套、绝缘手套、防腐蚀手套</w:t>
            </w:r>
          </w:p>
        </w:tc>
        <w:tc>
          <w:tcPr>
            <w:tcW w:w="1510" w:type="dxa"/>
            <w:shd w:val="clear" w:color="auto" w:fill="auto"/>
            <w:vAlign w:val="center"/>
          </w:tcPr>
          <w:p w14:paraId="766A5E17">
            <w:pPr>
              <w:rPr>
                <w:rFonts w:ascii="Times New Roman" w:hAnsi="Times New Roman" w:eastAsia="宋体" w:cs="Times New Roman"/>
                <w:b/>
                <w:color w:val="000000" w:themeColor="text1"/>
                <w:sz w:val="18"/>
                <w:szCs w:val="18"/>
                <w:highlight w:val="none"/>
                <w:rPrChange w:id="1850"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6CD25C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759" w:type="dxa"/>
            <w:vMerge w:val="continue"/>
            <w:shd w:val="clear" w:color="auto" w:fill="auto"/>
            <w:vAlign w:val="center"/>
          </w:tcPr>
          <w:p w14:paraId="467AC651">
            <w:pPr>
              <w:jc w:val="center"/>
              <w:rPr>
                <w:rFonts w:ascii="Times New Roman" w:hAnsi="Times New Roman" w:eastAsia="宋体" w:cs="Times New Roman"/>
                <w:b/>
                <w:color w:val="000000" w:themeColor="text1"/>
                <w:sz w:val="18"/>
                <w:szCs w:val="18"/>
                <w:highlight w:val="none"/>
                <w:rPrChange w:id="1851"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1B4FD438">
            <w:pPr>
              <w:jc w:val="left"/>
              <w:rPr>
                <w:rFonts w:ascii="Times New Roman" w:hAnsi="Times New Roman" w:eastAsia="宋体" w:cs="Times New Roman"/>
                <w:color w:val="000000" w:themeColor="text1"/>
                <w:sz w:val="18"/>
                <w:highlight w:val="none"/>
                <w:rPrChange w:id="1852"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7D049055">
            <w:pPr>
              <w:jc w:val="left"/>
              <w:rPr>
                <w:rFonts w:ascii="Times New Roman" w:hAnsi="Times New Roman" w:eastAsia="宋体" w:cs="Times New Roman"/>
                <w:color w:val="000000" w:themeColor="text1"/>
                <w:sz w:val="18"/>
                <w:highlight w:val="none"/>
                <w:rPrChange w:id="1853"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54"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躯干防护</w:t>
            </w:r>
          </w:p>
        </w:tc>
        <w:tc>
          <w:tcPr>
            <w:tcW w:w="8199" w:type="dxa"/>
            <w:shd w:val="clear" w:color="auto" w:fill="auto"/>
            <w:vAlign w:val="center"/>
          </w:tcPr>
          <w:p w14:paraId="3B4E1F26">
            <w:pPr>
              <w:rPr>
                <w:rFonts w:ascii="Times New Roman" w:hAnsi="Times New Roman" w:eastAsia="宋体" w:cs="Times New Roman"/>
                <w:b/>
                <w:color w:val="000000" w:themeColor="text1"/>
                <w:sz w:val="18"/>
                <w:szCs w:val="18"/>
                <w:highlight w:val="none"/>
                <w:rPrChange w:id="1855"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56"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防御物理、化学和生物危险有害因素对躯干造成伤害的防护及警示用品，如防酸碱服、</w:t>
            </w:r>
            <w:r>
              <w:rPr>
                <w:rFonts w:hint="eastAsia" w:ascii="Times New Roman" w:hAnsi="Times New Roman" w:eastAsia="宋体" w:cs="Times New Roman"/>
                <w:sz w:val="18"/>
                <w:highlight w:val="none"/>
                <w:rPrChange w:id="1857" w:author="随遇而安" w:date="2023-08-11T15:39:24Z">
                  <w:rPr>
                    <w:rFonts w:hint="eastAsia" w:ascii="Times New Roman" w:hAnsi="Times New Roman" w:eastAsia="宋体" w:cs="Times New Roman"/>
                    <w:sz w:val="18"/>
                  </w:rPr>
                </w:rPrChange>
              </w:rPr>
              <w:t>高可视性警示服</w:t>
            </w:r>
            <w:r>
              <w:rPr>
                <w:rFonts w:hint="eastAsia" w:ascii="Times New Roman" w:hAnsi="Times New Roman" w:eastAsia="宋体" w:cs="Times New Roman"/>
                <w:color w:val="000000" w:themeColor="text1"/>
                <w:sz w:val="18"/>
                <w:highlight w:val="none"/>
                <w:rPrChange w:id="1858"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、护膝、肩部警示灯</w:t>
            </w:r>
          </w:p>
        </w:tc>
        <w:tc>
          <w:tcPr>
            <w:tcW w:w="1510" w:type="dxa"/>
            <w:shd w:val="clear" w:color="auto" w:fill="auto"/>
            <w:vAlign w:val="center"/>
          </w:tcPr>
          <w:p w14:paraId="5269E97E">
            <w:pPr>
              <w:rPr>
                <w:rFonts w:ascii="Times New Roman" w:hAnsi="Times New Roman" w:eastAsia="宋体" w:cs="Times New Roman"/>
                <w:color w:val="000000" w:themeColor="text1"/>
                <w:sz w:val="18"/>
                <w:highlight w:val="none"/>
                <w:rPrChange w:id="1859"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r>
      <w:tr w14:paraId="6A6F81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759" w:type="dxa"/>
            <w:vMerge w:val="continue"/>
            <w:shd w:val="clear" w:color="auto" w:fill="auto"/>
            <w:vAlign w:val="center"/>
          </w:tcPr>
          <w:p w14:paraId="520EB137">
            <w:pPr>
              <w:jc w:val="center"/>
              <w:rPr>
                <w:rFonts w:ascii="Times New Roman" w:hAnsi="Times New Roman" w:eastAsia="宋体" w:cs="Times New Roman"/>
                <w:b/>
                <w:color w:val="000000" w:themeColor="text1"/>
                <w:sz w:val="18"/>
                <w:szCs w:val="18"/>
                <w:highlight w:val="none"/>
                <w:rPrChange w:id="1860"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57342A79">
            <w:pPr>
              <w:jc w:val="left"/>
              <w:rPr>
                <w:rFonts w:ascii="Times New Roman" w:hAnsi="Times New Roman" w:eastAsia="宋体" w:cs="Times New Roman"/>
                <w:color w:val="000000" w:themeColor="text1"/>
                <w:sz w:val="18"/>
                <w:highlight w:val="none"/>
                <w:rPrChange w:id="1861"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60197073">
            <w:pPr>
              <w:jc w:val="left"/>
              <w:rPr>
                <w:rFonts w:ascii="Times New Roman" w:hAnsi="Times New Roman" w:eastAsia="宋体" w:cs="Times New Roman"/>
                <w:color w:val="000000" w:themeColor="text1"/>
                <w:sz w:val="18"/>
                <w:highlight w:val="none"/>
                <w:rPrChange w:id="1862"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63"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足部防护</w:t>
            </w:r>
          </w:p>
        </w:tc>
        <w:tc>
          <w:tcPr>
            <w:tcW w:w="8199" w:type="dxa"/>
            <w:shd w:val="clear" w:color="auto" w:fill="auto"/>
            <w:vAlign w:val="center"/>
          </w:tcPr>
          <w:p w14:paraId="67DEBC9C">
            <w:pPr>
              <w:rPr>
                <w:rFonts w:ascii="Times New Roman" w:hAnsi="Times New Roman" w:eastAsia="宋体" w:cs="Times New Roman"/>
                <w:color w:val="000000" w:themeColor="text1"/>
                <w:sz w:val="18"/>
                <w:highlight w:val="none"/>
                <w:rPrChange w:id="1864"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65"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具有保护足趾、防静电、电绝缘、防滑等一种或者多种功能的足部防护用品，如防滑、耐磨的胶靴、绝缘鞋、焊接防护鞋、</w:t>
            </w:r>
            <w:r>
              <w:rPr>
                <w:rFonts w:hint="eastAsia" w:ascii="Times New Roman" w:hAnsi="Times New Roman" w:eastAsia="宋体" w:cs="Times New Roman"/>
                <w:sz w:val="18"/>
                <w:highlight w:val="none"/>
                <w:rPrChange w:id="1866" w:author="随遇而安" w:date="2023-08-11T15:39:24Z">
                  <w:rPr>
                    <w:rFonts w:hint="eastAsia" w:ascii="Times New Roman" w:hAnsi="Times New Roman" w:eastAsia="宋体" w:cs="Times New Roman"/>
                    <w:sz w:val="18"/>
                  </w:rPr>
                </w:rPrChange>
              </w:rPr>
              <w:t>防化学品鞋</w:t>
            </w:r>
            <w:r>
              <w:rPr>
                <w:rFonts w:hint="eastAsia" w:ascii="Times New Roman" w:hAnsi="Times New Roman" w:eastAsia="宋体" w:cs="Times New Roman"/>
                <w:color w:val="000000" w:themeColor="text1"/>
                <w:sz w:val="18"/>
                <w:highlight w:val="none"/>
                <w:rPrChange w:id="1867"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等</w:t>
            </w:r>
          </w:p>
        </w:tc>
        <w:tc>
          <w:tcPr>
            <w:tcW w:w="1510" w:type="dxa"/>
            <w:shd w:val="clear" w:color="auto" w:fill="auto"/>
            <w:vAlign w:val="center"/>
          </w:tcPr>
          <w:p w14:paraId="110A3FCD">
            <w:pPr>
              <w:rPr>
                <w:rFonts w:ascii="Times New Roman" w:hAnsi="Times New Roman" w:eastAsia="宋体" w:cs="Times New Roman"/>
                <w:b/>
                <w:color w:val="000000" w:themeColor="text1"/>
                <w:sz w:val="18"/>
                <w:szCs w:val="18"/>
                <w:highlight w:val="none"/>
                <w:rPrChange w:id="1868"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131807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759" w:type="dxa"/>
            <w:vMerge w:val="continue"/>
            <w:shd w:val="clear" w:color="auto" w:fill="auto"/>
            <w:vAlign w:val="center"/>
          </w:tcPr>
          <w:p w14:paraId="06CE5675">
            <w:pPr>
              <w:jc w:val="center"/>
              <w:rPr>
                <w:rFonts w:ascii="Times New Roman" w:hAnsi="Times New Roman" w:eastAsia="宋体" w:cs="Times New Roman"/>
                <w:b/>
                <w:color w:val="000000" w:themeColor="text1"/>
                <w:sz w:val="18"/>
                <w:szCs w:val="18"/>
                <w:highlight w:val="none"/>
                <w:rPrChange w:id="1869"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4FA435BA">
            <w:pPr>
              <w:jc w:val="left"/>
              <w:rPr>
                <w:rFonts w:ascii="Times New Roman" w:hAnsi="Times New Roman" w:eastAsia="宋体" w:cs="Times New Roman"/>
                <w:color w:val="000000" w:themeColor="text1"/>
                <w:sz w:val="18"/>
                <w:highlight w:val="none"/>
                <w:rPrChange w:id="1870"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3F488EB7">
            <w:pPr>
              <w:jc w:val="left"/>
              <w:rPr>
                <w:rFonts w:ascii="Times New Roman" w:hAnsi="Times New Roman" w:eastAsia="宋体" w:cs="Times New Roman"/>
                <w:color w:val="000000" w:themeColor="text1"/>
                <w:sz w:val="18"/>
                <w:highlight w:val="none"/>
                <w:rPrChange w:id="1871"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sz w:val="18"/>
                <w:highlight w:val="none"/>
                <w:rPrChange w:id="1872" w:author="随遇而安" w:date="2023-08-11T15:39:24Z">
                  <w:rPr>
                    <w:rFonts w:hint="eastAsia" w:ascii="Times New Roman" w:hAnsi="Times New Roman" w:eastAsia="宋体" w:cs="Times New Roman"/>
                    <w:sz w:val="18"/>
                  </w:rPr>
                </w:rPrChange>
              </w:rPr>
              <w:t>皮肤防护</w:t>
            </w:r>
          </w:p>
        </w:tc>
        <w:tc>
          <w:tcPr>
            <w:tcW w:w="8199" w:type="dxa"/>
            <w:shd w:val="clear" w:color="auto" w:fill="auto"/>
            <w:vAlign w:val="center"/>
          </w:tcPr>
          <w:p w14:paraId="63458E83">
            <w:pPr>
              <w:rPr>
                <w:rFonts w:ascii="Times New Roman" w:hAnsi="Times New Roman" w:eastAsia="宋体" w:cs="Times New Roman"/>
                <w:color w:val="000000" w:themeColor="text1"/>
                <w:sz w:val="18"/>
                <w:highlight w:val="none"/>
                <w:rPrChange w:id="1873"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sz w:val="18"/>
                <w:highlight w:val="none"/>
                <w:rPrChange w:id="1874" w:author="随遇而安" w:date="2023-08-11T15:39:24Z">
                  <w:rPr>
                    <w:rFonts w:hint="eastAsia" w:ascii="Times New Roman" w:hAnsi="Times New Roman" w:eastAsia="宋体" w:cs="Times New Roman"/>
                    <w:sz w:val="18"/>
                  </w:rPr>
                </w:rPrChange>
              </w:rPr>
              <w:t>防御物理、化学和生物危险、有害因素损伤皮肤或引起皮肤疾病的护肤用品，各类护肤品</w:t>
            </w:r>
          </w:p>
        </w:tc>
        <w:tc>
          <w:tcPr>
            <w:tcW w:w="1510" w:type="dxa"/>
            <w:shd w:val="clear" w:color="auto" w:fill="auto"/>
            <w:vAlign w:val="center"/>
          </w:tcPr>
          <w:p w14:paraId="64DD4750">
            <w:pPr>
              <w:rPr>
                <w:rFonts w:ascii="Times New Roman" w:hAnsi="Times New Roman" w:eastAsia="宋体" w:cs="Times New Roman"/>
                <w:b/>
                <w:color w:val="000000" w:themeColor="text1"/>
                <w:sz w:val="18"/>
                <w:szCs w:val="18"/>
                <w:highlight w:val="none"/>
                <w:rPrChange w:id="1875"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49E7B6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59" w:type="dxa"/>
            <w:vMerge w:val="continue"/>
            <w:shd w:val="clear" w:color="auto" w:fill="auto"/>
            <w:vAlign w:val="center"/>
          </w:tcPr>
          <w:p w14:paraId="4E9B1A82">
            <w:pPr>
              <w:jc w:val="center"/>
              <w:rPr>
                <w:rFonts w:ascii="Times New Roman" w:hAnsi="Times New Roman" w:eastAsia="宋体" w:cs="Times New Roman"/>
                <w:b/>
                <w:color w:val="000000" w:themeColor="text1"/>
                <w:sz w:val="18"/>
                <w:szCs w:val="18"/>
                <w:highlight w:val="none"/>
                <w:rPrChange w:id="1876"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7C1F2DC1">
            <w:pPr>
              <w:jc w:val="left"/>
              <w:rPr>
                <w:rFonts w:ascii="Times New Roman" w:hAnsi="Times New Roman" w:eastAsia="宋体" w:cs="Times New Roman"/>
                <w:color w:val="000000" w:themeColor="text1"/>
                <w:sz w:val="18"/>
                <w:highlight w:val="none"/>
                <w:rPrChange w:id="1877"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478448D0">
            <w:pPr>
              <w:jc w:val="left"/>
              <w:rPr>
                <w:rFonts w:ascii="Times New Roman" w:hAnsi="Times New Roman" w:eastAsia="宋体" w:cs="Times New Roman"/>
                <w:color w:val="000000" w:themeColor="text1"/>
                <w:sz w:val="18"/>
                <w:highlight w:val="none"/>
                <w:rPrChange w:id="1878"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79"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坠落防护</w:t>
            </w:r>
          </w:p>
        </w:tc>
        <w:tc>
          <w:tcPr>
            <w:tcW w:w="8199" w:type="dxa"/>
            <w:shd w:val="clear" w:color="auto" w:fill="auto"/>
            <w:vAlign w:val="center"/>
          </w:tcPr>
          <w:p w14:paraId="52218F6D">
            <w:pPr>
              <w:rPr>
                <w:rFonts w:ascii="Times New Roman" w:hAnsi="Times New Roman" w:eastAsia="宋体" w:cs="Times New Roman"/>
                <w:b/>
                <w:color w:val="000000" w:themeColor="text1"/>
                <w:sz w:val="18"/>
                <w:szCs w:val="18"/>
                <w:highlight w:val="none"/>
                <w:rPrChange w:id="1880"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81"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防止高处作业劳动者坠落或者高处落物伤害的坠落防护用品，如安全绳、安全带、缓冲器、安全网等</w:t>
            </w:r>
          </w:p>
        </w:tc>
        <w:tc>
          <w:tcPr>
            <w:tcW w:w="1510" w:type="dxa"/>
            <w:shd w:val="clear" w:color="auto" w:fill="auto"/>
            <w:vAlign w:val="center"/>
          </w:tcPr>
          <w:p w14:paraId="2CE123BF">
            <w:pPr>
              <w:rPr>
                <w:rFonts w:ascii="Times New Roman" w:hAnsi="Times New Roman" w:eastAsia="宋体" w:cs="Times New Roman"/>
                <w:b/>
                <w:color w:val="000000" w:themeColor="text1"/>
                <w:sz w:val="18"/>
                <w:szCs w:val="18"/>
                <w:highlight w:val="none"/>
                <w:rPrChange w:id="1882"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15D7F2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59" w:type="dxa"/>
            <w:vMerge w:val="continue"/>
            <w:shd w:val="clear" w:color="auto" w:fill="auto"/>
            <w:vAlign w:val="center"/>
          </w:tcPr>
          <w:p w14:paraId="5A1F4ABE">
            <w:pPr>
              <w:jc w:val="center"/>
              <w:rPr>
                <w:rFonts w:ascii="Times New Roman" w:hAnsi="Times New Roman" w:eastAsia="宋体" w:cs="Times New Roman"/>
                <w:b/>
                <w:color w:val="000000" w:themeColor="text1"/>
                <w:sz w:val="18"/>
                <w:szCs w:val="18"/>
                <w:highlight w:val="none"/>
                <w:rPrChange w:id="1883"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c>
          <w:tcPr>
            <w:tcW w:w="2404" w:type="dxa"/>
            <w:vMerge w:val="continue"/>
            <w:shd w:val="clear" w:color="auto" w:fill="auto"/>
            <w:vAlign w:val="center"/>
          </w:tcPr>
          <w:p w14:paraId="60FF37A1">
            <w:pPr>
              <w:jc w:val="left"/>
              <w:rPr>
                <w:rFonts w:ascii="Times New Roman" w:hAnsi="Times New Roman" w:eastAsia="宋体" w:cs="Times New Roman"/>
                <w:color w:val="000000" w:themeColor="text1"/>
                <w:sz w:val="18"/>
                <w:highlight w:val="none"/>
                <w:rPrChange w:id="1884"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c>
          <w:tcPr>
            <w:tcW w:w="1414" w:type="dxa"/>
            <w:shd w:val="clear" w:color="auto" w:fill="auto"/>
            <w:vAlign w:val="center"/>
          </w:tcPr>
          <w:p w14:paraId="5036E5DA">
            <w:pPr>
              <w:jc w:val="left"/>
              <w:rPr>
                <w:rFonts w:ascii="Times New Roman" w:hAnsi="Times New Roman" w:eastAsia="宋体" w:cs="Times New Roman"/>
                <w:color w:val="000000" w:themeColor="text1"/>
                <w:sz w:val="18"/>
                <w:highlight w:val="none"/>
                <w:rPrChange w:id="1885"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86"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其它</w:t>
            </w:r>
          </w:p>
        </w:tc>
        <w:tc>
          <w:tcPr>
            <w:tcW w:w="8199" w:type="dxa"/>
            <w:shd w:val="clear" w:color="auto" w:fill="auto"/>
            <w:vAlign w:val="center"/>
          </w:tcPr>
          <w:p w14:paraId="65254F46">
            <w:pPr>
              <w:rPr>
                <w:rFonts w:ascii="Times New Roman" w:hAnsi="Times New Roman" w:eastAsia="宋体" w:cs="Times New Roman"/>
                <w:b/>
                <w:color w:val="000000" w:themeColor="text1"/>
                <w:sz w:val="18"/>
                <w:szCs w:val="18"/>
                <w:highlight w:val="none"/>
                <w:rPrChange w:id="1887"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888"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其他防御危险、有害因素的劳动防护用品，如水域保洁的救生圈、救生衣等。</w:t>
            </w:r>
          </w:p>
        </w:tc>
        <w:tc>
          <w:tcPr>
            <w:tcW w:w="1510" w:type="dxa"/>
            <w:shd w:val="clear" w:color="auto" w:fill="auto"/>
            <w:vAlign w:val="center"/>
          </w:tcPr>
          <w:p w14:paraId="700BAD0B">
            <w:pPr>
              <w:rPr>
                <w:rFonts w:ascii="Times New Roman" w:hAnsi="Times New Roman" w:eastAsia="宋体" w:cs="Times New Roman"/>
                <w:b/>
                <w:color w:val="000000" w:themeColor="text1"/>
                <w:sz w:val="18"/>
                <w:szCs w:val="18"/>
                <w:highlight w:val="none"/>
                <w:rPrChange w:id="1889"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76BDE3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54" w:hRule="atLeast"/>
        </w:trPr>
        <w:tc>
          <w:tcPr>
            <w:tcW w:w="759" w:type="dxa"/>
            <w:shd w:val="clear" w:color="auto" w:fill="auto"/>
            <w:vAlign w:val="center"/>
          </w:tcPr>
          <w:p w14:paraId="092E2C4A">
            <w:pPr>
              <w:jc w:val="center"/>
              <w:rPr>
                <w:rFonts w:ascii="Times New Roman" w:hAnsi="Times New Roman" w:eastAsia="宋体" w:cs="Times New Roman"/>
                <w:b/>
                <w:color w:val="000000" w:themeColor="text1"/>
                <w:sz w:val="18"/>
                <w:szCs w:val="18"/>
                <w:highlight w:val="none"/>
                <w:rPrChange w:id="1890"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891"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（五）</w:t>
            </w:r>
          </w:p>
        </w:tc>
        <w:tc>
          <w:tcPr>
            <w:tcW w:w="3818" w:type="dxa"/>
            <w:gridSpan w:val="2"/>
            <w:shd w:val="clear" w:color="auto" w:fill="auto"/>
            <w:vAlign w:val="center"/>
          </w:tcPr>
          <w:p w14:paraId="14743EB0">
            <w:pPr>
              <w:rPr>
                <w:rFonts w:ascii="Times New Roman" w:hAnsi="Times New Roman" w:eastAsia="宋体" w:cs="Times New Roman"/>
                <w:b/>
                <w:color w:val="000000" w:themeColor="text1"/>
                <w:sz w:val="18"/>
                <w:szCs w:val="18"/>
                <w:highlight w:val="none"/>
                <w:rPrChange w:id="1892"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893"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安全生产检查、评价（不包括新建、改建、扩建项目安全评价）、咨询和标准化建设支出。</w:t>
            </w:r>
          </w:p>
        </w:tc>
        <w:tc>
          <w:tcPr>
            <w:tcW w:w="8199" w:type="dxa"/>
            <w:shd w:val="clear" w:color="auto" w:fill="auto"/>
            <w:vAlign w:val="center"/>
          </w:tcPr>
          <w:p w14:paraId="597FFEBC">
            <w:pPr>
              <w:jc w:val="left"/>
              <w:rPr>
                <w:rFonts w:ascii="Times New Roman" w:hAnsi="Times New Roman" w:eastAsia="宋体" w:cs="Times New Roman"/>
                <w:color w:val="000000" w:themeColor="text1"/>
                <w:sz w:val="18"/>
                <w:szCs w:val="18"/>
                <w:highlight w:val="none"/>
                <w:rPrChange w:id="1894" w:author="随遇而安" w:date="2023-08-11T15:39:24Z">
                  <w:rPr>
                    <w:rFonts w:ascii="Times New Roman" w:hAnsi="Times New Roman" w:eastAsia="宋体" w:cs="Times New Roman"/>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szCs w:val="18"/>
                <w:highlight w:val="none"/>
                <w:rPrChange w:id="1895" w:author="随遇而安" w:date="2023-08-11T15:39:24Z">
                  <w:rPr>
                    <w:rFonts w:hint="eastAsia" w:ascii="Times New Roman" w:hAnsi="Times New Roman" w:eastAsia="宋体" w:cs="Times New Roman"/>
                    <w:color w:val="000000" w:themeColor="text1"/>
                    <w:sz w:val="18"/>
                    <w:szCs w:val="18"/>
                    <w14:textFill>
                      <w14:solidFill>
                        <w14:schemeClr w14:val="tx1"/>
                      </w14:solidFill>
                    </w14:textFill>
                  </w:rPr>
                </w:rPrChange>
                <w14:textFill>
                  <w14:solidFill>
                    <w14:schemeClr w14:val="tx1"/>
                  </w14:solidFill>
                </w14:textFill>
              </w:rPr>
              <w:t>外聘专家参与安全检查、风险识别、安全评价费用</w:t>
            </w:r>
          </w:p>
          <w:p w14:paraId="2E3E19CD">
            <w:pPr>
              <w:jc w:val="left"/>
              <w:rPr>
                <w:rFonts w:ascii="Times New Roman" w:hAnsi="Times New Roman" w:eastAsia="宋体" w:cs="Times New Roman"/>
                <w:color w:val="000000" w:themeColor="text1"/>
                <w:sz w:val="18"/>
                <w:szCs w:val="18"/>
                <w:highlight w:val="none"/>
                <w:rPrChange w:id="1896" w:author="随遇而安" w:date="2023-08-11T15:39:24Z">
                  <w:rPr>
                    <w:rFonts w:ascii="Times New Roman" w:hAnsi="Times New Roman" w:eastAsia="宋体" w:cs="Times New Roman"/>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szCs w:val="18"/>
                <w:highlight w:val="none"/>
                <w:rPrChange w:id="1897" w:author="随遇而安" w:date="2023-08-11T15:39:24Z">
                  <w:rPr>
                    <w:rFonts w:hint="eastAsia" w:ascii="Times New Roman" w:hAnsi="Times New Roman" w:eastAsia="宋体" w:cs="Times New Roman"/>
                    <w:color w:val="000000" w:themeColor="text1"/>
                    <w:sz w:val="18"/>
                    <w:szCs w:val="18"/>
                    <w14:textFill>
                      <w14:solidFill>
                        <w14:schemeClr w14:val="tx1"/>
                      </w14:solidFill>
                    </w14:textFill>
                  </w:rPr>
                </w:rPrChange>
                <w14:textFill>
                  <w14:solidFill>
                    <w14:schemeClr w14:val="tx1"/>
                  </w14:solidFill>
                </w14:textFill>
              </w:rPr>
              <w:t>创建和落实安全风险分级管控和隐患排查治理双重预防工作机制费用（简称“双控机制”）</w:t>
            </w:r>
          </w:p>
          <w:p w14:paraId="722BD21A">
            <w:pPr>
              <w:jc w:val="left"/>
              <w:rPr>
                <w:rFonts w:ascii="Times New Roman" w:hAnsi="Times New Roman" w:eastAsia="宋体" w:cs="Times New Roman"/>
                <w:color w:val="000000" w:themeColor="text1"/>
                <w:sz w:val="18"/>
                <w:szCs w:val="18"/>
                <w:highlight w:val="none"/>
                <w:rPrChange w:id="1898" w:author="随遇而安" w:date="2023-08-11T15:39:24Z">
                  <w:rPr>
                    <w:rFonts w:ascii="Times New Roman" w:hAnsi="Times New Roman" w:eastAsia="宋体" w:cs="Times New Roman"/>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szCs w:val="18"/>
                <w:highlight w:val="none"/>
                <w:rPrChange w:id="1899" w:author="随遇而安" w:date="2023-08-11T15:39:24Z">
                  <w:rPr>
                    <w:rFonts w:hint="eastAsia" w:ascii="Times New Roman" w:hAnsi="Times New Roman" w:eastAsia="宋体" w:cs="Times New Roman"/>
                    <w:color w:val="000000" w:themeColor="text1"/>
                    <w:sz w:val="18"/>
                    <w:szCs w:val="18"/>
                    <w14:textFill>
                      <w14:solidFill>
                        <w14:schemeClr w14:val="tx1"/>
                      </w14:solidFill>
                    </w14:textFill>
                  </w:rPr>
                </w:rPrChange>
                <w14:textFill>
                  <w14:solidFill>
                    <w14:schemeClr w14:val="tx1"/>
                  </w14:solidFill>
                </w14:textFill>
              </w:rPr>
              <w:t>企业安全生产标准化创建费用</w:t>
            </w:r>
          </w:p>
        </w:tc>
        <w:tc>
          <w:tcPr>
            <w:tcW w:w="1510" w:type="dxa"/>
            <w:shd w:val="clear" w:color="auto" w:fill="auto"/>
            <w:vAlign w:val="center"/>
          </w:tcPr>
          <w:p w14:paraId="641DAAF6">
            <w:pPr>
              <w:jc w:val="center"/>
              <w:rPr>
                <w:rFonts w:ascii="Times New Roman" w:hAnsi="Times New Roman" w:eastAsia="宋体" w:cs="Times New Roman"/>
                <w:b/>
                <w:color w:val="000000" w:themeColor="text1"/>
                <w:sz w:val="18"/>
                <w:szCs w:val="18"/>
                <w:highlight w:val="none"/>
                <w:rPrChange w:id="1900"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436EA2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759" w:type="dxa"/>
            <w:shd w:val="clear" w:color="auto" w:fill="auto"/>
            <w:vAlign w:val="center"/>
          </w:tcPr>
          <w:p w14:paraId="279A5CAF">
            <w:pPr>
              <w:jc w:val="center"/>
              <w:rPr>
                <w:rFonts w:ascii="Times New Roman" w:hAnsi="Times New Roman" w:eastAsia="宋体" w:cs="Times New Roman"/>
                <w:b/>
                <w:color w:val="000000" w:themeColor="text1"/>
                <w:sz w:val="18"/>
                <w:szCs w:val="18"/>
                <w:highlight w:val="none"/>
                <w:rPrChange w:id="1901"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902"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（六）</w:t>
            </w:r>
          </w:p>
        </w:tc>
        <w:tc>
          <w:tcPr>
            <w:tcW w:w="3818" w:type="dxa"/>
            <w:gridSpan w:val="2"/>
            <w:shd w:val="clear" w:color="auto" w:fill="auto"/>
            <w:vAlign w:val="center"/>
          </w:tcPr>
          <w:p w14:paraId="19312D0F">
            <w:pPr>
              <w:rPr>
                <w:rFonts w:ascii="Times New Roman" w:hAnsi="Times New Roman" w:eastAsia="宋体" w:cs="Times New Roman"/>
                <w:b/>
                <w:color w:val="000000" w:themeColor="text1"/>
                <w:sz w:val="18"/>
                <w:highlight w:val="none"/>
                <w:rPrChange w:id="1903"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904"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安全生产宣传、教育、培训支出</w:t>
            </w:r>
          </w:p>
        </w:tc>
        <w:tc>
          <w:tcPr>
            <w:tcW w:w="8199" w:type="dxa"/>
            <w:shd w:val="clear" w:color="auto" w:fill="auto"/>
            <w:vAlign w:val="center"/>
          </w:tcPr>
          <w:p w14:paraId="7F7C8DB5">
            <w:pPr>
              <w:rPr>
                <w:rFonts w:ascii="Times New Roman" w:hAnsi="Times New Roman" w:eastAsia="宋体" w:cs="Times New Roman"/>
                <w:color w:val="000000" w:themeColor="text1"/>
                <w:sz w:val="18"/>
                <w:highlight w:val="none"/>
                <w:rPrChange w:id="1905"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06"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安全生产管理人员、特种作业人员、特种设备操作人员取证培训</w:t>
            </w:r>
          </w:p>
          <w:p w14:paraId="31D09B01">
            <w:pPr>
              <w:rPr>
                <w:rFonts w:ascii="Times New Roman" w:hAnsi="Times New Roman" w:eastAsia="宋体" w:cs="Times New Roman"/>
                <w:color w:val="000000" w:themeColor="text1"/>
                <w:sz w:val="18"/>
                <w:highlight w:val="none"/>
                <w:rPrChange w:id="1907"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08"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专项主题活动宣传教育费用</w:t>
            </w:r>
          </w:p>
          <w:p w14:paraId="5B465395">
            <w:pPr>
              <w:rPr>
                <w:rFonts w:ascii="Times New Roman" w:hAnsi="Times New Roman" w:eastAsia="宋体" w:cs="Times New Roman"/>
                <w:color w:val="000000" w:themeColor="text1"/>
                <w:sz w:val="18"/>
                <w:highlight w:val="none"/>
                <w:rPrChange w:id="1909"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10"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外聘机构培训</w:t>
            </w:r>
          </w:p>
        </w:tc>
        <w:tc>
          <w:tcPr>
            <w:tcW w:w="1510" w:type="dxa"/>
            <w:shd w:val="clear" w:color="auto" w:fill="auto"/>
            <w:vAlign w:val="center"/>
          </w:tcPr>
          <w:p w14:paraId="70A230C5">
            <w:pPr>
              <w:jc w:val="left"/>
              <w:rPr>
                <w:rFonts w:ascii="Times New Roman" w:hAnsi="Times New Roman" w:eastAsia="宋体" w:cs="Times New Roman"/>
                <w:b/>
                <w:color w:val="000000" w:themeColor="text1"/>
                <w:sz w:val="18"/>
                <w:szCs w:val="18"/>
                <w:highlight w:val="none"/>
                <w:rPrChange w:id="1911"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912"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参照6</w:t>
            </w:r>
            <w:r>
              <w:rPr>
                <w:rFonts w:ascii="Times New Roman" w:hAnsi="Times New Roman" w:eastAsia="宋体" w:cs="Times New Roman"/>
                <w:b/>
                <w:color w:val="000000" w:themeColor="text1"/>
                <w:sz w:val="18"/>
                <w:szCs w:val="18"/>
                <w:highlight w:val="none"/>
                <w:rPrChange w:id="1913"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w:t>
            </w:r>
            <w:r>
              <w:rPr>
                <w:rFonts w:hint="eastAsia" w:ascii="Times New Roman" w:hAnsi="Times New Roman" w:eastAsia="宋体" w:cs="Times New Roman"/>
                <w:b/>
                <w:color w:val="000000" w:themeColor="text1"/>
                <w:sz w:val="18"/>
                <w:szCs w:val="18"/>
                <w:highlight w:val="none"/>
                <w:rPrChange w:id="1914"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2</w:t>
            </w:r>
            <w:r>
              <w:rPr>
                <w:rFonts w:ascii="Times New Roman" w:hAnsi="Times New Roman" w:eastAsia="宋体" w:cs="Times New Roman"/>
                <w:b/>
                <w:color w:val="000000" w:themeColor="text1"/>
                <w:sz w:val="18"/>
                <w:szCs w:val="18"/>
                <w:highlight w:val="none"/>
                <w:rPrChange w:id="1915"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.4</w:t>
            </w:r>
          </w:p>
        </w:tc>
      </w:tr>
      <w:tr w14:paraId="0822D9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759" w:type="dxa"/>
            <w:shd w:val="clear" w:color="auto" w:fill="auto"/>
            <w:vAlign w:val="center"/>
          </w:tcPr>
          <w:p w14:paraId="2BAF43E1">
            <w:pPr>
              <w:jc w:val="center"/>
              <w:rPr>
                <w:rFonts w:ascii="Times New Roman" w:hAnsi="Times New Roman" w:eastAsia="宋体" w:cs="Times New Roman"/>
                <w:b/>
                <w:color w:val="000000" w:themeColor="text1"/>
                <w:sz w:val="18"/>
                <w:highlight w:val="none"/>
                <w:rPrChange w:id="1916"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917"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（七）</w:t>
            </w:r>
          </w:p>
        </w:tc>
        <w:tc>
          <w:tcPr>
            <w:tcW w:w="3818" w:type="dxa"/>
            <w:gridSpan w:val="2"/>
            <w:shd w:val="clear" w:color="auto" w:fill="auto"/>
            <w:vAlign w:val="center"/>
          </w:tcPr>
          <w:p w14:paraId="76D3A168">
            <w:pPr>
              <w:rPr>
                <w:rFonts w:ascii="Times New Roman" w:hAnsi="Times New Roman" w:eastAsia="宋体" w:cs="Times New Roman"/>
                <w:b/>
                <w:color w:val="000000" w:themeColor="text1"/>
                <w:sz w:val="18"/>
                <w:highlight w:val="none"/>
                <w:rPrChange w:id="1918"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919"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安全设施及特种设备检测检验支出</w:t>
            </w:r>
          </w:p>
        </w:tc>
        <w:tc>
          <w:tcPr>
            <w:tcW w:w="8199" w:type="dxa"/>
            <w:shd w:val="clear" w:color="auto" w:fill="auto"/>
            <w:vAlign w:val="center"/>
          </w:tcPr>
          <w:p w14:paraId="59DCE399">
            <w:pPr>
              <w:rPr>
                <w:rFonts w:ascii="Times New Roman" w:hAnsi="Times New Roman" w:eastAsia="宋体" w:cs="Times New Roman"/>
                <w:color w:val="000000" w:themeColor="text1"/>
                <w:sz w:val="18"/>
                <w:highlight w:val="none"/>
                <w:rPrChange w:id="1920"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21"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列入《特种设备目录》的压力容器、起重设备质量和安装监督检验、定期检验、安全技术性能检验费用</w:t>
            </w:r>
          </w:p>
        </w:tc>
        <w:tc>
          <w:tcPr>
            <w:tcW w:w="1510" w:type="dxa"/>
            <w:shd w:val="clear" w:color="auto" w:fill="auto"/>
            <w:vAlign w:val="center"/>
          </w:tcPr>
          <w:p w14:paraId="0954353A">
            <w:pPr>
              <w:jc w:val="center"/>
              <w:rPr>
                <w:rFonts w:ascii="Times New Roman" w:hAnsi="Times New Roman" w:eastAsia="宋体" w:cs="Times New Roman"/>
                <w:color w:val="000000" w:themeColor="text1"/>
                <w:sz w:val="18"/>
                <w:highlight w:val="none"/>
                <w:rPrChange w:id="1922"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r>
      <w:tr w14:paraId="264DC7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759" w:type="dxa"/>
            <w:shd w:val="clear" w:color="auto" w:fill="auto"/>
            <w:vAlign w:val="center"/>
          </w:tcPr>
          <w:p w14:paraId="7EEA4D9F">
            <w:pPr>
              <w:rPr>
                <w:rFonts w:hint="eastAsia" w:ascii="Times New Roman" w:hAnsi="Times New Roman" w:eastAsia="宋体" w:cs="Times New Roman"/>
                <w:b/>
                <w:color w:val="000000" w:themeColor="text1"/>
                <w:sz w:val="18"/>
                <w:highlight w:val="none"/>
                <w:rPrChange w:id="1923"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924"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（八）</w:t>
            </w:r>
          </w:p>
        </w:tc>
        <w:tc>
          <w:tcPr>
            <w:tcW w:w="3818" w:type="dxa"/>
            <w:gridSpan w:val="2"/>
            <w:shd w:val="clear" w:color="auto" w:fill="auto"/>
            <w:vAlign w:val="center"/>
          </w:tcPr>
          <w:p w14:paraId="614DEE0E">
            <w:pPr>
              <w:rPr>
                <w:rFonts w:ascii="Times New Roman" w:hAnsi="Times New Roman" w:eastAsia="宋体" w:cs="Times New Roman"/>
                <w:b/>
                <w:color w:val="000000" w:themeColor="text1"/>
                <w:sz w:val="18"/>
                <w:highlight w:val="none"/>
                <w:rPrChange w:id="1925"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926"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安全生产适用的新技术、新标准、新工艺、新装备的推广应用支出</w:t>
            </w:r>
          </w:p>
        </w:tc>
        <w:tc>
          <w:tcPr>
            <w:tcW w:w="8199" w:type="dxa"/>
            <w:shd w:val="clear" w:color="auto" w:fill="auto"/>
            <w:vAlign w:val="center"/>
          </w:tcPr>
          <w:p w14:paraId="69D76B30">
            <w:pPr>
              <w:rPr>
                <w:rFonts w:ascii="Times New Roman" w:hAnsi="Times New Roman" w:eastAsia="宋体" w:cs="Times New Roman"/>
                <w:color w:val="000000" w:themeColor="text1"/>
                <w:sz w:val="18"/>
                <w:highlight w:val="none"/>
                <w:rPrChange w:id="1927"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28"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安全生产适用的新技术、新标准、新工艺、新装备的推广应用</w:t>
            </w:r>
          </w:p>
          <w:p w14:paraId="322C9D05">
            <w:pPr>
              <w:rPr>
                <w:rFonts w:ascii="Times New Roman" w:hAnsi="Times New Roman" w:eastAsia="宋体" w:cs="Times New Roman"/>
                <w:color w:val="000000" w:themeColor="text1"/>
                <w:sz w:val="18"/>
                <w:highlight w:val="none"/>
                <w:rPrChange w:id="1929"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30"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推广新技术、新标准、新工艺、新装备的培训费用</w:t>
            </w:r>
          </w:p>
        </w:tc>
        <w:tc>
          <w:tcPr>
            <w:tcW w:w="1510" w:type="dxa"/>
            <w:shd w:val="clear" w:color="auto" w:fill="auto"/>
            <w:vAlign w:val="center"/>
          </w:tcPr>
          <w:p w14:paraId="4540B50D">
            <w:pPr>
              <w:jc w:val="center"/>
              <w:rPr>
                <w:rFonts w:ascii="Times New Roman" w:hAnsi="Times New Roman" w:eastAsia="宋体" w:cs="Times New Roman"/>
                <w:color w:val="000000" w:themeColor="text1"/>
                <w:sz w:val="18"/>
                <w:highlight w:val="none"/>
                <w:rPrChange w:id="1931" w:author="随遇而安" w:date="2023-08-11T15:39:24Z">
                  <w:rPr>
                    <w:rFonts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pPr>
          </w:p>
        </w:tc>
      </w:tr>
      <w:tr w14:paraId="475C3C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759" w:type="dxa"/>
            <w:shd w:val="clear" w:color="auto" w:fill="auto"/>
            <w:vAlign w:val="center"/>
          </w:tcPr>
          <w:p w14:paraId="1A996209">
            <w:pPr>
              <w:jc w:val="center"/>
              <w:rPr>
                <w:rFonts w:ascii="Times New Roman" w:hAnsi="Times New Roman" w:eastAsia="宋体" w:cs="Times New Roman"/>
                <w:b/>
                <w:color w:val="000000" w:themeColor="text1"/>
                <w:sz w:val="18"/>
                <w:szCs w:val="18"/>
                <w:highlight w:val="none"/>
                <w:rPrChange w:id="1932"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933"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（九）</w:t>
            </w:r>
          </w:p>
        </w:tc>
        <w:tc>
          <w:tcPr>
            <w:tcW w:w="3818" w:type="dxa"/>
            <w:gridSpan w:val="2"/>
            <w:shd w:val="clear" w:color="auto" w:fill="auto"/>
            <w:vAlign w:val="center"/>
          </w:tcPr>
          <w:p w14:paraId="37CDCE63">
            <w:pPr>
              <w:rPr>
                <w:rFonts w:ascii="Times New Roman" w:hAnsi="Times New Roman" w:eastAsia="宋体" w:cs="Times New Roman"/>
                <w:b/>
                <w:color w:val="000000" w:themeColor="text1"/>
                <w:sz w:val="18"/>
                <w:highlight w:val="none"/>
                <w:rPrChange w:id="1934"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935"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安全生产责任保险</w:t>
            </w:r>
          </w:p>
        </w:tc>
        <w:tc>
          <w:tcPr>
            <w:tcW w:w="8199" w:type="dxa"/>
            <w:shd w:val="clear" w:color="auto" w:fill="auto"/>
            <w:vAlign w:val="center"/>
          </w:tcPr>
          <w:p w14:paraId="4243F1B4">
            <w:pPr>
              <w:rPr>
                <w:rFonts w:ascii="Times New Roman" w:hAnsi="Times New Roman" w:eastAsia="宋体" w:cs="Times New Roman"/>
                <w:b/>
                <w:color w:val="000000" w:themeColor="text1"/>
                <w:sz w:val="18"/>
                <w:szCs w:val="18"/>
                <w:highlight w:val="none"/>
                <w:rPrChange w:id="1936"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37"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《安全生产法》鼓励生产经营单位投保的安全生产责任保险</w:t>
            </w:r>
          </w:p>
        </w:tc>
        <w:tc>
          <w:tcPr>
            <w:tcW w:w="1510" w:type="dxa"/>
            <w:shd w:val="clear" w:color="auto" w:fill="auto"/>
            <w:vAlign w:val="center"/>
          </w:tcPr>
          <w:p w14:paraId="6C6C4DBC">
            <w:pPr>
              <w:jc w:val="center"/>
              <w:rPr>
                <w:rFonts w:ascii="Times New Roman" w:hAnsi="Times New Roman" w:eastAsia="宋体" w:cs="Times New Roman"/>
                <w:b/>
                <w:color w:val="000000" w:themeColor="text1"/>
                <w:sz w:val="18"/>
                <w:szCs w:val="18"/>
                <w:highlight w:val="none"/>
                <w:rPrChange w:id="1938"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r w14:paraId="5E16CA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759" w:type="dxa"/>
            <w:tcBorders>
              <w:bottom w:val="single" w:color="auto" w:sz="12" w:space="0"/>
            </w:tcBorders>
            <w:shd w:val="clear" w:color="auto" w:fill="auto"/>
            <w:vAlign w:val="center"/>
          </w:tcPr>
          <w:p w14:paraId="47011C46">
            <w:pPr>
              <w:jc w:val="center"/>
              <w:rPr>
                <w:rFonts w:hint="eastAsia" w:ascii="Times New Roman" w:hAnsi="Times New Roman" w:eastAsia="宋体" w:cs="Times New Roman"/>
                <w:b/>
                <w:color w:val="000000" w:themeColor="text1"/>
                <w:sz w:val="18"/>
                <w:szCs w:val="18"/>
                <w:highlight w:val="none"/>
                <w:rPrChange w:id="1939"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szCs w:val="18"/>
                <w:highlight w:val="none"/>
                <w:rPrChange w:id="1940" w:author="随遇而安" w:date="2023-08-11T15:39:24Z">
                  <w:rPr>
                    <w:rFonts w:hint="eastAsia"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t>（十）</w:t>
            </w:r>
          </w:p>
        </w:tc>
        <w:tc>
          <w:tcPr>
            <w:tcW w:w="3818" w:type="dxa"/>
            <w:gridSpan w:val="2"/>
            <w:tcBorders>
              <w:bottom w:val="single" w:color="auto" w:sz="12" w:space="0"/>
            </w:tcBorders>
            <w:shd w:val="clear" w:color="auto" w:fill="auto"/>
            <w:vAlign w:val="center"/>
          </w:tcPr>
          <w:p w14:paraId="3435C60E">
            <w:pPr>
              <w:rPr>
                <w:rFonts w:ascii="Times New Roman" w:hAnsi="Times New Roman" w:eastAsia="宋体" w:cs="Times New Roman"/>
                <w:b/>
                <w:color w:val="000000" w:themeColor="text1"/>
                <w:sz w:val="18"/>
                <w:highlight w:val="none"/>
                <w:rPrChange w:id="1941" w:author="随遇而安" w:date="2023-08-11T15:39:24Z">
                  <w:rPr>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18"/>
                <w:highlight w:val="none"/>
                <w:rPrChange w:id="1942" w:author="随遇而安" w:date="2023-08-11T15:39:24Z">
                  <w:rPr>
                    <w:rFonts w:hint="eastAsia"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t>其他与安全生产直接相关的支出。</w:t>
            </w:r>
          </w:p>
        </w:tc>
        <w:tc>
          <w:tcPr>
            <w:tcW w:w="8199" w:type="dxa"/>
            <w:tcBorders>
              <w:bottom w:val="single" w:color="auto" w:sz="12" w:space="0"/>
            </w:tcBorders>
            <w:shd w:val="clear" w:color="auto" w:fill="auto"/>
            <w:vAlign w:val="center"/>
          </w:tcPr>
          <w:p w14:paraId="390D29F8">
            <w:pPr>
              <w:rPr>
                <w:rFonts w:ascii="Times New Roman" w:hAnsi="Times New Roman" w:eastAsia="宋体" w:cs="Times New Roman"/>
                <w:b/>
                <w:color w:val="000000" w:themeColor="text1"/>
                <w:sz w:val="18"/>
                <w:szCs w:val="18"/>
                <w:highlight w:val="none"/>
                <w:rPrChange w:id="1943"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sz w:val="18"/>
                <w:highlight w:val="none"/>
                <w:rPrChange w:id="1944"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根据本单位需要，经集团审批后同意</w:t>
            </w:r>
            <w:ins w:id="1945" w:author="Lenovo" w:date="2023-08-03T15:39:47Z">
              <w:r>
                <w:rPr>
                  <w:rFonts w:hint="eastAsia" w:ascii="Times New Roman" w:hAnsi="Times New Roman" w:eastAsia="宋体" w:cs="Times New Roman"/>
                  <w:color w:val="000000" w:themeColor="text1"/>
                  <w:sz w:val="18"/>
                  <w:highlight w:val="none"/>
                  <w:lang w:eastAsia="zh-CN"/>
                  <w:rPrChange w:id="1946" w:author="随遇而安" w:date="2023-08-11T15:39:24Z">
                    <w:rPr>
                      <w:rFonts w:hint="eastAsia" w:ascii="Times New Roman" w:hAnsi="Times New Roman" w:eastAsia="宋体" w:cs="Times New Roman"/>
                      <w:color w:val="000000" w:themeColor="text1"/>
                      <w:sz w:val="18"/>
                      <w:lang w:eastAsia="zh-CN"/>
                      <w14:textFill>
                        <w14:solidFill>
                          <w14:schemeClr w14:val="tx1"/>
                        </w14:solidFill>
                      </w14:textFill>
                    </w:rPr>
                  </w:rPrChange>
                  <w14:textFill>
                    <w14:solidFill>
                      <w14:schemeClr w14:val="tx1"/>
                    </w14:solidFill>
                  </w14:textFill>
                </w:rPr>
                <w:t>的其他</w:t>
              </w:r>
            </w:ins>
            <w:del w:id="1947" w:author="Lenovo" w:date="2023-08-03T15:39:47Z">
              <w:r>
                <w:rPr>
                  <w:rFonts w:hint="eastAsia" w:ascii="Times New Roman" w:hAnsi="Times New Roman" w:eastAsia="宋体" w:cs="Times New Roman"/>
                  <w:color w:val="000000" w:themeColor="text1"/>
                  <w:sz w:val="18"/>
                  <w:highlight w:val="none"/>
                  <w:rPrChange w:id="1948"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delText>的其它</w:delText>
              </w:r>
            </w:del>
            <w:r>
              <w:rPr>
                <w:rFonts w:hint="eastAsia" w:ascii="Times New Roman" w:hAnsi="Times New Roman" w:eastAsia="宋体" w:cs="Times New Roman"/>
                <w:color w:val="000000" w:themeColor="text1"/>
                <w:sz w:val="18"/>
                <w:highlight w:val="none"/>
                <w:rPrChange w:id="1949" w:author="随遇而安" w:date="2023-08-11T15:39:24Z">
                  <w:rPr>
                    <w:rFonts w:hint="eastAsia" w:ascii="Times New Roman" w:hAnsi="Times New Roman" w:eastAsia="宋体" w:cs="Times New Roman"/>
                    <w:color w:val="000000" w:themeColor="text1"/>
                    <w:sz w:val="18"/>
                    <w14:textFill>
                      <w14:solidFill>
                        <w14:schemeClr w14:val="tx1"/>
                      </w14:solidFill>
                    </w14:textFill>
                  </w:rPr>
                </w:rPrChange>
                <w14:textFill>
                  <w14:solidFill>
                    <w14:schemeClr w14:val="tx1"/>
                  </w14:solidFill>
                </w14:textFill>
              </w:rPr>
              <w:t>安全生产相关费用</w:t>
            </w:r>
          </w:p>
        </w:tc>
        <w:tc>
          <w:tcPr>
            <w:tcW w:w="1510" w:type="dxa"/>
            <w:tcBorders>
              <w:bottom w:val="single" w:color="auto" w:sz="12" w:space="0"/>
            </w:tcBorders>
            <w:shd w:val="clear" w:color="auto" w:fill="auto"/>
            <w:vAlign w:val="center"/>
          </w:tcPr>
          <w:p w14:paraId="0FB9C5E4">
            <w:pPr>
              <w:jc w:val="center"/>
              <w:rPr>
                <w:rFonts w:ascii="Times New Roman" w:hAnsi="Times New Roman" w:eastAsia="宋体" w:cs="Times New Roman"/>
                <w:b/>
                <w:color w:val="000000" w:themeColor="text1"/>
                <w:sz w:val="18"/>
                <w:szCs w:val="18"/>
                <w:highlight w:val="none"/>
                <w:rPrChange w:id="1950" w:author="随遇而安" w:date="2023-08-11T15:39:24Z">
                  <w:rPr>
                    <w:rFonts w:ascii="Times New Roman" w:hAnsi="Times New Roman" w:eastAsia="宋体" w:cs="Times New Roman"/>
                    <w:b/>
                    <w:color w:val="000000" w:themeColor="text1"/>
                    <w:sz w:val="18"/>
                    <w:szCs w:val="18"/>
                    <w14:textFill>
                      <w14:solidFill>
                        <w14:schemeClr w14:val="tx1"/>
                      </w14:solidFill>
                    </w14:textFill>
                  </w:rPr>
                </w:rPrChange>
                <w14:textFill>
                  <w14:solidFill>
                    <w14:schemeClr w14:val="tx1"/>
                  </w14:solidFill>
                </w14:textFill>
              </w:rPr>
            </w:pPr>
          </w:p>
        </w:tc>
      </w:tr>
    </w:tbl>
    <w:p w14:paraId="602A6CA3">
      <w:pPr>
        <w:rPr>
          <w:rFonts w:ascii="Times New Roman" w:hAnsi="Times New Roman" w:eastAsia="宋体" w:cs="Times New Roman"/>
          <w:color w:val="000000" w:themeColor="text1"/>
          <w:sz w:val="24"/>
          <w:highlight w:val="none"/>
          <w:rPrChange w:id="1951" w:author="随遇而安" w:date="2023-08-11T15:39:24Z">
            <w:rPr>
              <w:rFonts w:ascii="Times New Roman" w:hAnsi="Times New Roman" w:eastAsia="宋体" w:cs="Times New Roman"/>
              <w:color w:val="000000" w:themeColor="text1"/>
              <w:sz w:val="24"/>
              <w14:textFill>
                <w14:solidFill>
                  <w14:schemeClr w14:val="tx1"/>
                </w14:solidFill>
              </w14:textFill>
            </w:rPr>
          </w:rPrChange>
          <w14:textFill>
            <w14:solidFill>
              <w14:schemeClr w14:val="tx1"/>
            </w14:solidFill>
          </w14:textFill>
        </w:rPr>
        <w:sectPr>
          <w:headerReference r:id="rId7" w:type="default"/>
          <w:footerReference r:id="rId8" w:type="default"/>
          <w:pgSz w:w="16838" w:h="11906" w:orient="landscape"/>
          <w:pgMar w:top="1418" w:right="1418" w:bottom="1418" w:left="1134" w:header="851" w:footer="851" w:gutter="0"/>
          <w:pgNumType w:fmt="decimal" w:start="9"/>
          <w:cols w:space="425" w:num="1"/>
          <w:docGrid w:type="linesAndChars" w:linePitch="312" w:charSpace="0"/>
        </w:sectPr>
      </w:pPr>
    </w:p>
    <w:p w14:paraId="102C6A83">
      <w:pPr>
        <w:rPr>
          <w:rFonts w:ascii="Times New Roman" w:hAnsi="Times New Roman" w:eastAsia="宋体" w:cs="Times New Roman"/>
          <w:b/>
          <w:color w:val="000000" w:themeColor="text1"/>
          <w:sz w:val="24"/>
          <w:highlight w:val="none"/>
          <w:rPrChange w:id="1952"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b/>
          <w:color w:val="000000" w:themeColor="text1"/>
          <w:sz w:val="24"/>
          <w:highlight w:val="none"/>
          <w:rPrChange w:id="1953"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附件</w:t>
      </w:r>
      <w:r>
        <w:rPr>
          <w:rFonts w:hint="eastAsia" w:ascii="Times New Roman" w:hAnsi="Times New Roman" w:eastAsia="宋体" w:cs="Times New Roman"/>
          <w:b/>
          <w:color w:val="000000" w:themeColor="text1"/>
          <w:sz w:val="24"/>
          <w:highlight w:val="none"/>
          <w:rPrChange w:id="1954" w:author="随遇而安" w:date="2023-08-11T15:39:24Z">
            <w:rPr>
              <w:rFonts w:hint="eastAsia"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2</w:t>
      </w:r>
      <w:r>
        <w:rPr>
          <w:rFonts w:ascii="Times New Roman" w:hAnsi="Times New Roman" w:eastAsia="宋体" w:cs="Times New Roman"/>
          <w:b/>
          <w:color w:val="000000" w:themeColor="text1"/>
          <w:sz w:val="24"/>
          <w:highlight w:val="none"/>
          <w:rPrChange w:id="1955"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w:t>
      </w:r>
    </w:p>
    <w:p w14:paraId="2769080F">
      <w:pPr>
        <w:spacing w:before="45" w:line="185" w:lineRule="auto"/>
        <w:ind w:left="5414"/>
        <w:rPr>
          <w:ins w:id="1956" w:author="随遇而安" w:date="2024-11-06T14:21:17Z"/>
          <w:rFonts w:ascii="宋体" w:hAnsi="宋体" w:eastAsia="宋体" w:cs="宋体"/>
          <w:sz w:val="21"/>
          <w:szCs w:val="21"/>
        </w:rPr>
      </w:pPr>
      <w:ins w:id="1957" w:author="随遇而安" w:date="2024-11-06T14:21:17Z">
        <w:bookmarkStart w:id="85" w:name="_Toc12190"/>
        <w:bookmarkStart w:id="86" w:name="_Toc19731"/>
        <w:bookmarkStart w:id="87" w:name="_Toc1864"/>
        <w:bookmarkStart w:id="88" w:name="_Toc8286"/>
        <w:bookmarkStart w:id="89" w:name="_Toc820"/>
        <w:bookmarkStart w:id="90" w:name="_Toc15561"/>
        <w:bookmarkStart w:id="91" w:name="_Toc11314"/>
        <w:r>
          <w:rPr>
            <w:rFonts w:ascii="Times New Roman" w:hAnsi="Times New Roman" w:eastAsia="Times New Roman" w:cs="Times New Roman"/>
            <w:b/>
            <w:bCs/>
            <w:spacing w:val="-2"/>
            <w:sz w:val="21"/>
            <w:szCs w:val="21"/>
          </w:rPr>
          <w:t xml:space="preserve">XX </w:t>
        </w:r>
      </w:ins>
      <w:ins w:id="1958" w:author="随遇而安" w:date="2024-11-06T14:21:17Z">
        <w:r>
          <w:rPr>
            <w:rFonts w:ascii="宋体" w:hAnsi="宋体" w:eastAsia="宋体" w:cs="宋体"/>
            <w:b/>
            <w:bCs/>
            <w:spacing w:val="-2"/>
            <w:sz w:val="21"/>
            <w:szCs w:val="21"/>
          </w:rPr>
          <w:t>项目公司（区域）安全投入计划表</w:t>
        </w:r>
      </w:ins>
    </w:p>
    <w:tbl>
      <w:tblPr>
        <w:tblStyle w:val="45"/>
        <w:tblW w:w="14261"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1"/>
        <w:gridCol w:w="1790"/>
        <w:gridCol w:w="1665"/>
        <w:gridCol w:w="715"/>
        <w:gridCol w:w="884"/>
        <w:gridCol w:w="910"/>
        <w:gridCol w:w="1078"/>
        <w:gridCol w:w="1310"/>
        <w:gridCol w:w="1258"/>
        <w:gridCol w:w="1426"/>
        <w:gridCol w:w="1725"/>
        <w:gridCol w:w="759"/>
      </w:tblGrid>
      <w:tr w14:paraId="610F70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1" w:hRule="atLeast"/>
          <w:ins w:id="1959" w:author="随遇而安" w:date="2024-11-06T14:21:17Z"/>
        </w:trPr>
        <w:tc>
          <w:tcPr>
            <w:tcW w:w="741" w:type="dxa"/>
            <w:vMerge w:val="restart"/>
            <w:tcBorders>
              <w:top w:val="single" w:color="000000" w:sz="10" w:space="0"/>
              <w:left w:val="single" w:color="000000" w:sz="10" w:space="0"/>
              <w:bottom w:val="nil"/>
            </w:tcBorders>
            <w:shd w:val="clear" w:color="auto" w:fill="9CC2E5"/>
            <w:vAlign w:val="top"/>
          </w:tcPr>
          <w:p w14:paraId="09180E37">
            <w:pPr>
              <w:pStyle w:val="44"/>
              <w:spacing w:before="218" w:line="221" w:lineRule="auto"/>
              <w:ind w:left="180"/>
              <w:rPr>
                <w:ins w:id="1960" w:author="随遇而安" w:date="2024-11-06T14:21:17Z"/>
                <w:sz w:val="18"/>
                <w:szCs w:val="18"/>
              </w:rPr>
            </w:pPr>
            <w:ins w:id="1961" w:author="随遇而安" w:date="2024-11-06T14:21:17Z">
              <w:r>
                <w:rPr>
                  <w:b/>
                  <w:bCs/>
                  <w:spacing w:val="-3"/>
                  <w:sz w:val="18"/>
                  <w:szCs w:val="18"/>
                </w:rPr>
                <w:t>序号</w:t>
              </w:r>
            </w:ins>
          </w:p>
        </w:tc>
        <w:tc>
          <w:tcPr>
            <w:tcW w:w="1790" w:type="dxa"/>
            <w:vMerge w:val="restart"/>
            <w:tcBorders>
              <w:top w:val="single" w:color="000000" w:sz="10" w:space="0"/>
              <w:bottom w:val="nil"/>
            </w:tcBorders>
            <w:shd w:val="clear" w:color="auto" w:fill="9CC2E5"/>
            <w:vAlign w:val="top"/>
          </w:tcPr>
          <w:p w14:paraId="0B42BB4B">
            <w:pPr>
              <w:pStyle w:val="44"/>
              <w:spacing w:before="120" w:line="220" w:lineRule="auto"/>
              <w:ind w:left="530"/>
              <w:rPr>
                <w:ins w:id="1962" w:author="随遇而安" w:date="2024-11-06T14:21:17Z"/>
                <w:sz w:val="18"/>
                <w:szCs w:val="18"/>
              </w:rPr>
            </w:pPr>
            <w:ins w:id="1963" w:author="随遇而安" w:date="2024-11-06T14:21:17Z">
              <w:r>
                <w:rPr>
                  <w:b/>
                  <w:bCs/>
                  <w:spacing w:val="-4"/>
                  <w:sz w:val="18"/>
                  <w:szCs w:val="18"/>
                </w:rPr>
                <w:t>措施项目</w:t>
              </w:r>
            </w:ins>
          </w:p>
          <w:p w14:paraId="6B094EA8">
            <w:pPr>
              <w:pStyle w:val="44"/>
              <w:spacing w:before="108" w:line="245" w:lineRule="auto"/>
              <w:ind w:left="730" w:right="262" w:hanging="477"/>
              <w:rPr>
                <w:ins w:id="1964" w:author="随遇而安" w:date="2024-11-06T14:21:17Z"/>
                <w:sz w:val="16"/>
                <w:szCs w:val="16"/>
              </w:rPr>
            </w:pPr>
            <w:ins w:id="1965" w:author="随遇而安" w:date="2024-11-06T14:21:17Z">
              <w:r>
                <w:rPr>
                  <w:b/>
                  <w:bCs/>
                  <w:spacing w:val="-4"/>
                  <w:sz w:val="16"/>
                  <w:szCs w:val="16"/>
                </w:rPr>
                <w:t>（安全生产费用类</w:t>
              </w:r>
            </w:ins>
            <w:ins w:id="1966" w:author="随遇而安" w:date="2024-11-06T14:21:17Z">
              <w:r>
                <w:rPr>
                  <w:spacing w:val="6"/>
                  <w:sz w:val="16"/>
                  <w:szCs w:val="16"/>
                </w:rPr>
                <w:t xml:space="preserve"> </w:t>
              </w:r>
            </w:ins>
            <w:ins w:id="1967" w:author="随遇而安" w:date="2024-11-06T14:21:17Z">
              <w:r>
                <w:rPr>
                  <w:b/>
                  <w:bCs/>
                  <w:spacing w:val="-7"/>
                  <w:sz w:val="16"/>
                  <w:szCs w:val="16"/>
                </w:rPr>
                <w:t>别）</w:t>
              </w:r>
            </w:ins>
          </w:p>
        </w:tc>
        <w:tc>
          <w:tcPr>
            <w:tcW w:w="1665" w:type="dxa"/>
            <w:vMerge w:val="restart"/>
            <w:tcBorders>
              <w:top w:val="single" w:color="000000" w:sz="10" w:space="0"/>
              <w:bottom w:val="nil"/>
            </w:tcBorders>
            <w:shd w:val="clear" w:color="auto" w:fill="9CC2E5"/>
            <w:vAlign w:val="top"/>
          </w:tcPr>
          <w:p w14:paraId="60C28F1C">
            <w:pPr>
              <w:pStyle w:val="44"/>
              <w:spacing w:before="119" w:line="219" w:lineRule="auto"/>
              <w:ind w:left="470"/>
              <w:rPr>
                <w:ins w:id="1968" w:author="随遇而安" w:date="2024-11-06T14:21:17Z"/>
                <w:sz w:val="18"/>
                <w:szCs w:val="18"/>
              </w:rPr>
            </w:pPr>
            <w:ins w:id="1969" w:author="随遇而安" w:date="2024-11-06T14:21:17Z">
              <w:r>
                <w:rPr>
                  <w:b/>
                  <w:bCs/>
                  <w:spacing w:val="-4"/>
                  <w:sz w:val="18"/>
                  <w:szCs w:val="18"/>
                </w:rPr>
                <w:t>预算科目</w:t>
              </w:r>
            </w:ins>
          </w:p>
          <w:p w14:paraId="6205AF17">
            <w:pPr>
              <w:pStyle w:val="44"/>
              <w:spacing w:before="97" w:line="224" w:lineRule="auto"/>
              <w:ind w:left="649" w:right="269" w:hanging="382"/>
              <w:rPr>
                <w:ins w:id="1970" w:author="随遇而安" w:date="2024-11-06T14:21:17Z"/>
                <w:sz w:val="18"/>
                <w:szCs w:val="18"/>
              </w:rPr>
            </w:pPr>
            <w:ins w:id="1971" w:author="随遇而安" w:date="2024-11-06T14:21:17Z">
              <w:r>
                <w:rPr>
                  <w:b/>
                  <w:bCs/>
                  <w:spacing w:val="-3"/>
                  <w:sz w:val="18"/>
                  <w:szCs w:val="18"/>
                </w:rPr>
                <w:t>（费用化</w:t>
              </w:r>
            </w:ins>
            <w:ins w:id="1972" w:author="随遇而安" w:date="2024-11-06T14:21:17Z">
              <w:r>
                <w:rPr>
                  <w:rFonts w:ascii="Times New Roman" w:hAnsi="Times New Roman" w:eastAsia="Times New Roman" w:cs="Times New Roman"/>
                  <w:b/>
                  <w:bCs/>
                  <w:spacing w:val="-3"/>
                  <w:sz w:val="18"/>
                  <w:szCs w:val="18"/>
                </w:rPr>
                <w:t>/</w:t>
              </w:r>
            </w:ins>
            <w:ins w:id="1973" w:author="随遇而安" w:date="2024-11-06T14:21:17Z">
              <w:r>
                <w:rPr>
                  <w:b/>
                  <w:bCs/>
                  <w:spacing w:val="-3"/>
                  <w:sz w:val="18"/>
                  <w:szCs w:val="18"/>
                </w:rPr>
                <w:t>资本</w:t>
              </w:r>
            </w:ins>
            <w:ins w:id="1974" w:author="随遇而安" w:date="2024-11-06T14:21:17Z">
              <w:r>
                <w:rPr>
                  <w:spacing w:val="1"/>
                  <w:sz w:val="18"/>
                  <w:szCs w:val="18"/>
                </w:rPr>
                <w:t xml:space="preserve"> </w:t>
              </w:r>
            </w:ins>
            <w:ins w:id="1975" w:author="随遇而安" w:date="2024-11-06T14:21:17Z">
              <w:r>
                <w:rPr>
                  <w:b/>
                  <w:bCs/>
                  <w:spacing w:val="-7"/>
                  <w:sz w:val="18"/>
                  <w:szCs w:val="18"/>
                </w:rPr>
                <w:t>化）</w:t>
              </w:r>
            </w:ins>
          </w:p>
        </w:tc>
        <w:tc>
          <w:tcPr>
            <w:tcW w:w="715" w:type="dxa"/>
            <w:vMerge w:val="restart"/>
            <w:tcBorders>
              <w:top w:val="single" w:color="000000" w:sz="10" w:space="0"/>
              <w:bottom w:val="nil"/>
            </w:tcBorders>
            <w:shd w:val="clear" w:color="auto" w:fill="9CC2E5"/>
            <w:vAlign w:val="top"/>
          </w:tcPr>
          <w:p w14:paraId="6D9C6A77">
            <w:pPr>
              <w:spacing w:line="313" w:lineRule="auto"/>
              <w:rPr>
                <w:ins w:id="1976" w:author="随遇而安" w:date="2024-11-06T14:21:17Z"/>
                <w:rFonts w:ascii="Arial"/>
                <w:sz w:val="21"/>
              </w:rPr>
            </w:pPr>
          </w:p>
          <w:p w14:paraId="32693C0D">
            <w:pPr>
              <w:pStyle w:val="44"/>
              <w:spacing w:before="59" w:line="222" w:lineRule="auto"/>
              <w:ind w:left="176"/>
              <w:rPr>
                <w:ins w:id="1977" w:author="随遇而安" w:date="2024-11-06T14:21:17Z"/>
                <w:sz w:val="18"/>
                <w:szCs w:val="18"/>
              </w:rPr>
            </w:pPr>
            <w:ins w:id="1978" w:author="随遇而安" w:date="2024-11-06T14:21:17Z">
              <w:r>
                <w:rPr>
                  <w:b/>
                  <w:bCs/>
                  <w:spacing w:val="-4"/>
                  <w:sz w:val="18"/>
                  <w:szCs w:val="18"/>
                </w:rPr>
                <w:t>名称</w:t>
              </w:r>
            </w:ins>
          </w:p>
        </w:tc>
        <w:tc>
          <w:tcPr>
            <w:tcW w:w="884" w:type="dxa"/>
            <w:vMerge w:val="restart"/>
            <w:tcBorders>
              <w:top w:val="single" w:color="000000" w:sz="10" w:space="0"/>
              <w:bottom w:val="nil"/>
            </w:tcBorders>
            <w:shd w:val="clear" w:color="auto" w:fill="9CC2E5"/>
            <w:vAlign w:val="top"/>
          </w:tcPr>
          <w:p w14:paraId="623D846C">
            <w:pPr>
              <w:pStyle w:val="44"/>
              <w:spacing w:before="218" w:line="306" w:lineRule="auto"/>
              <w:ind w:left="264" w:right="171" w:hanging="91"/>
              <w:rPr>
                <w:ins w:id="1979" w:author="随遇而安" w:date="2024-11-06T14:21:17Z"/>
                <w:sz w:val="18"/>
                <w:szCs w:val="18"/>
              </w:rPr>
            </w:pPr>
            <w:ins w:id="1980" w:author="随遇而安" w:date="2024-11-06T14:21:17Z">
              <w:r>
                <w:rPr>
                  <w:b/>
                  <w:bCs/>
                  <w:spacing w:val="-4"/>
                  <w:sz w:val="18"/>
                  <w:szCs w:val="18"/>
                </w:rPr>
                <w:t>用途及</w:t>
              </w:r>
            </w:ins>
            <w:ins w:id="1981" w:author="随遇而安" w:date="2024-11-06T14:21:17Z">
              <w:r>
                <w:rPr>
                  <w:sz w:val="18"/>
                  <w:szCs w:val="18"/>
                </w:rPr>
                <w:t xml:space="preserve"> </w:t>
              </w:r>
            </w:ins>
            <w:ins w:id="1982" w:author="随遇而安" w:date="2024-11-06T14:21:17Z">
              <w:r>
                <w:rPr>
                  <w:b/>
                  <w:bCs/>
                  <w:spacing w:val="-4"/>
                  <w:sz w:val="18"/>
                  <w:szCs w:val="18"/>
                </w:rPr>
                <w:t>依据</w:t>
              </w:r>
            </w:ins>
          </w:p>
        </w:tc>
        <w:tc>
          <w:tcPr>
            <w:tcW w:w="910" w:type="dxa"/>
            <w:vMerge w:val="restart"/>
            <w:tcBorders>
              <w:top w:val="single" w:color="000000" w:sz="4" w:space="0"/>
              <w:bottom w:val="nil"/>
            </w:tcBorders>
            <w:shd w:val="clear" w:color="auto" w:fill="9CC2E5"/>
            <w:vAlign w:val="top"/>
          </w:tcPr>
          <w:p w14:paraId="3DC4FF85">
            <w:pPr>
              <w:pStyle w:val="44"/>
              <w:spacing w:before="219" w:line="307" w:lineRule="auto"/>
              <w:ind w:left="189" w:right="181" w:hanging="1"/>
              <w:rPr>
                <w:ins w:id="1983" w:author="随遇而安" w:date="2024-11-06T14:21:17Z"/>
                <w:sz w:val="18"/>
                <w:szCs w:val="18"/>
              </w:rPr>
            </w:pPr>
            <w:ins w:id="1984" w:author="随遇而安" w:date="2024-11-06T14:21:17Z">
              <w:r>
                <w:rPr>
                  <w:b/>
                  <w:bCs/>
                  <w:spacing w:val="-4"/>
                  <w:sz w:val="18"/>
                  <w:szCs w:val="18"/>
                </w:rPr>
                <w:t>计划使</w:t>
              </w:r>
            </w:ins>
            <w:ins w:id="1985" w:author="随遇而安" w:date="2024-11-06T14:21:17Z">
              <w:r>
                <w:rPr>
                  <w:sz w:val="18"/>
                  <w:szCs w:val="18"/>
                </w:rPr>
                <w:t xml:space="preserve"> </w:t>
              </w:r>
            </w:ins>
            <w:ins w:id="1986" w:author="随遇而安" w:date="2024-11-06T14:21:17Z">
              <w:r>
                <w:rPr>
                  <w:b/>
                  <w:bCs/>
                  <w:spacing w:val="-4"/>
                  <w:sz w:val="18"/>
                  <w:szCs w:val="18"/>
                </w:rPr>
                <w:t>用时间</w:t>
              </w:r>
            </w:ins>
          </w:p>
        </w:tc>
        <w:tc>
          <w:tcPr>
            <w:tcW w:w="1078" w:type="dxa"/>
            <w:vMerge w:val="restart"/>
            <w:tcBorders>
              <w:top w:val="single" w:color="000000" w:sz="10" w:space="0"/>
              <w:bottom w:val="nil"/>
            </w:tcBorders>
            <w:shd w:val="clear" w:color="auto" w:fill="9CC2E5"/>
            <w:vAlign w:val="top"/>
          </w:tcPr>
          <w:p w14:paraId="36DAB361">
            <w:pPr>
              <w:pStyle w:val="44"/>
              <w:spacing w:before="217" w:line="299" w:lineRule="auto"/>
              <w:ind w:left="360" w:right="147" w:hanging="203"/>
              <w:rPr>
                <w:ins w:id="1987" w:author="随遇而安" w:date="2024-11-06T14:21:17Z"/>
                <w:sz w:val="18"/>
                <w:szCs w:val="18"/>
              </w:rPr>
            </w:pPr>
            <w:ins w:id="1988" w:author="随遇而安" w:date="2024-11-06T14:21:17Z">
              <w:r>
                <w:rPr>
                  <w:b/>
                  <w:bCs/>
                  <w:spacing w:val="-2"/>
                  <w:sz w:val="18"/>
                  <w:szCs w:val="18"/>
                </w:rPr>
                <w:t>使用部门</w:t>
              </w:r>
            </w:ins>
            <w:ins w:id="1989" w:author="随遇而安" w:date="2024-11-06T14:21:17Z">
              <w:r>
                <w:rPr>
                  <w:rFonts w:ascii="Times New Roman" w:hAnsi="Times New Roman" w:eastAsia="Times New Roman" w:cs="Times New Roman"/>
                  <w:b/>
                  <w:bCs/>
                  <w:spacing w:val="-2"/>
                  <w:sz w:val="18"/>
                  <w:szCs w:val="18"/>
                </w:rPr>
                <w:t>/</w:t>
              </w:r>
            </w:ins>
            <w:ins w:id="1990" w:author="随遇而安" w:date="2024-11-06T14:21:17Z">
              <w:r>
                <w:rPr>
                  <w:rFonts w:ascii="Times New Roman" w:hAnsi="Times New Roman" w:eastAsia="Times New Roman" w:cs="Times New Roman"/>
                  <w:b/>
                  <w:bCs/>
                  <w:sz w:val="18"/>
                  <w:szCs w:val="18"/>
                </w:rPr>
                <w:t xml:space="preserve"> </w:t>
              </w:r>
            </w:ins>
            <w:ins w:id="1991" w:author="随遇而安" w:date="2024-11-06T14:21:17Z">
              <w:r>
                <w:rPr>
                  <w:b/>
                  <w:bCs/>
                  <w:spacing w:val="-4"/>
                  <w:sz w:val="18"/>
                  <w:szCs w:val="18"/>
                </w:rPr>
                <w:t>地点</w:t>
              </w:r>
            </w:ins>
          </w:p>
        </w:tc>
        <w:tc>
          <w:tcPr>
            <w:tcW w:w="1310" w:type="dxa"/>
            <w:vMerge w:val="restart"/>
            <w:tcBorders>
              <w:top w:val="single" w:color="000000" w:sz="10" w:space="0"/>
              <w:bottom w:val="nil"/>
            </w:tcBorders>
            <w:shd w:val="clear" w:color="auto" w:fill="9CC2E5"/>
            <w:vAlign w:val="top"/>
          </w:tcPr>
          <w:p w14:paraId="7386281F">
            <w:pPr>
              <w:spacing w:line="314" w:lineRule="auto"/>
              <w:rPr>
                <w:ins w:id="1992" w:author="随遇而安" w:date="2024-11-06T14:21:17Z"/>
                <w:rFonts w:ascii="Arial"/>
                <w:sz w:val="21"/>
              </w:rPr>
            </w:pPr>
          </w:p>
          <w:p w14:paraId="56F1CDCA">
            <w:pPr>
              <w:pStyle w:val="44"/>
              <w:spacing w:before="58" w:line="233" w:lineRule="auto"/>
              <w:ind w:left="277"/>
              <w:rPr>
                <w:ins w:id="1993" w:author="随遇而安" w:date="2024-11-06T14:21:17Z"/>
                <w:sz w:val="18"/>
                <w:szCs w:val="18"/>
              </w:rPr>
            </w:pPr>
            <w:ins w:id="1994" w:author="随遇而安" w:date="2024-11-06T14:21:17Z">
              <w:r>
                <w:rPr>
                  <w:b/>
                  <w:bCs/>
                  <w:spacing w:val="-3"/>
                  <w:sz w:val="18"/>
                  <w:szCs w:val="18"/>
                </w:rPr>
                <w:t>规格</w:t>
              </w:r>
            </w:ins>
            <w:ins w:id="1995" w:author="随遇而安" w:date="2024-11-06T14:21:17Z">
              <w:r>
                <w:rPr>
                  <w:rFonts w:ascii="Times New Roman" w:hAnsi="Times New Roman" w:eastAsia="Times New Roman" w:cs="Times New Roman"/>
                  <w:b/>
                  <w:bCs/>
                  <w:spacing w:val="-3"/>
                  <w:sz w:val="18"/>
                  <w:szCs w:val="18"/>
                </w:rPr>
                <w:t>/</w:t>
              </w:r>
            </w:ins>
            <w:ins w:id="1996" w:author="随遇而安" w:date="2024-11-06T14:21:17Z">
              <w:r>
                <w:rPr>
                  <w:b/>
                  <w:bCs/>
                  <w:spacing w:val="-3"/>
                  <w:sz w:val="18"/>
                  <w:szCs w:val="18"/>
                </w:rPr>
                <w:t>品牌</w:t>
              </w:r>
            </w:ins>
          </w:p>
        </w:tc>
        <w:tc>
          <w:tcPr>
            <w:tcW w:w="4409" w:type="dxa"/>
            <w:gridSpan w:val="3"/>
            <w:tcBorders>
              <w:top w:val="single" w:color="000000" w:sz="10" w:space="0"/>
              <w:bottom w:val="single" w:color="000000" w:sz="10" w:space="0"/>
            </w:tcBorders>
            <w:vAlign w:val="top"/>
          </w:tcPr>
          <w:p w14:paraId="5498064F">
            <w:pPr>
              <w:pStyle w:val="44"/>
              <w:spacing w:before="56" w:line="422" w:lineRule="exact"/>
              <w:ind w:firstLine="6"/>
              <w:rPr>
                <w:ins w:id="1997" w:author="随遇而安" w:date="2024-11-06T14:21:17Z"/>
              </w:rPr>
            </w:pPr>
            <w:ins w:id="1998" w:author="随遇而安" w:date="2024-11-06T14:21:17Z">
              <w:r>
                <w:rPr>
                  <w:position w:val="-8"/>
                </w:rPr>
                <mc:AlternateContent>
                  <mc:Choice Requires="wps">
                    <w:drawing>
                      <wp:inline distT="0" distB="0" distL="114300" distR="114300">
                        <wp:extent cx="2798445" cy="268605"/>
                        <wp:effectExtent l="0" t="0" r="1905" b="17145"/>
                        <wp:docPr id="4" name="文本框 4"/>
                        <wp:cNvGraphicFramePr/>
                        <a:graphic xmlns:a="http://schemas.openxmlformats.org/drawingml/2006/main">
                          <a:graphicData uri="http://schemas.microsoft.com/office/word/2010/wordprocessingShape">
                            <wps:wsp>
                              <wps:cNvSpPr txBox="1"/>
                              <wps:spPr>
                                <a:xfrm>
                                  <a:off x="0" y="0"/>
                                  <a:ext cx="2798445" cy="268605"/>
                                </a:xfrm>
                                <a:prstGeom prst="rect">
                                  <a:avLst/>
                                </a:prstGeom>
                                <a:solidFill>
                                  <a:srgbClr val="9CC2E5"/>
                                </a:solidFill>
                                <a:ln>
                                  <a:noFill/>
                                </a:ln>
                              </wps:spPr>
                              <wps:txbx>
                                <w:txbxContent>
                                  <w:p w14:paraId="5DB3133D">
                                    <w:pPr>
                                      <w:spacing w:before="118" w:line="221" w:lineRule="auto"/>
                                      <w:ind w:left="2027"/>
                                      <w:rPr>
                                        <w:ins w:id="2000" w:author="随遇而安" w:date="2024-11-06T14:21:17Z"/>
                                        <w:rFonts w:ascii="宋体" w:hAnsi="宋体" w:eastAsia="宋体" w:cs="宋体"/>
                                        <w:sz w:val="18"/>
                                        <w:szCs w:val="18"/>
                                      </w:rPr>
                                    </w:pPr>
                                    <w:ins w:id="2001" w:author="随遇而安" w:date="2024-11-06T14:21:17Z">
                                      <w:r>
                                        <w:rPr>
                                          <w:rFonts w:ascii="宋体" w:hAnsi="宋体" w:eastAsia="宋体" w:cs="宋体"/>
                                          <w:b/>
                                          <w:bCs/>
                                          <w:spacing w:val="-4"/>
                                          <w:sz w:val="18"/>
                                          <w:szCs w:val="18"/>
                                        </w:rPr>
                                        <w:t>计划</w:t>
                                      </w:r>
                                    </w:ins>
                                  </w:p>
                                </w:txbxContent>
                              </wps:txbx>
                              <wps:bodyPr lIns="0" tIns="0" rIns="0" bIns="0" upright="1"/>
                            </wps:wsp>
                          </a:graphicData>
                        </a:graphic>
                      </wp:inline>
                    </w:drawing>
                  </mc:Choice>
                  <mc:Fallback>
                    <w:pict>
                      <v:shape id="_x0000_s1026" o:spid="_x0000_s1026" o:spt="202" type="#_x0000_t202" style="height:21.15pt;width:220.35pt;" fillcolor="#9CC2E5" filled="t" stroked="f" coordsize="21600,21600" o:gfxdata="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4Gz2a9UAAAAEAQAADwAAAAAAAAABACAAAAAiAAAA&#10;ZHJzL2Rvd25yZXYueG1sUEsBAhQAFAAAAAgAh07iQBFZxPHRAQAAmwMAAA4AAAAAAAAAAQAgAAAA&#10;JAEAAGRycy9lMm9Eb2MueG1sUEsFBgAAAAAGAAYAWQEAAGcFAAAAAA==&#10;">
                        <v:fill on="t" focussize="0,0"/>
                        <v:stroke on="f"/>
                        <v:imagedata o:title=""/>
                        <o:lock v:ext="edit" aspectratio="f"/>
                        <v:textbox inset="0mm,0mm,0mm,0mm">
                          <w:txbxContent>
                            <w:p w14:paraId="5DB3133D">
                              <w:pPr>
                                <w:spacing w:before="118" w:line="221" w:lineRule="auto"/>
                                <w:ind w:left="2027"/>
                                <w:rPr>
                                  <w:ins w:id="2002" w:author="随遇而安" w:date="2024-11-06T14:21:17Z"/>
                                  <w:rFonts w:ascii="宋体" w:hAnsi="宋体" w:eastAsia="宋体" w:cs="宋体"/>
                                  <w:sz w:val="18"/>
                                  <w:szCs w:val="18"/>
                                </w:rPr>
                              </w:pPr>
                              <w:ins w:id="2003" w:author="随遇而安" w:date="2024-11-06T14:21:17Z">
                                <w:r>
                                  <w:rPr>
                                    <w:rFonts w:ascii="宋体" w:hAnsi="宋体" w:eastAsia="宋体" w:cs="宋体"/>
                                    <w:b/>
                                    <w:bCs/>
                                    <w:spacing w:val="-4"/>
                                    <w:sz w:val="18"/>
                                    <w:szCs w:val="18"/>
                                  </w:rPr>
                                  <w:t>计划</w:t>
                                </w:r>
                              </w:ins>
                            </w:p>
                          </w:txbxContent>
                        </v:textbox>
                        <w10:wrap type="none"/>
                        <w10:anchorlock/>
                      </v:shape>
                    </w:pict>
                  </mc:Fallback>
                </mc:AlternateContent>
              </w:r>
            </w:ins>
          </w:p>
        </w:tc>
        <w:tc>
          <w:tcPr>
            <w:tcW w:w="759" w:type="dxa"/>
            <w:vMerge w:val="restart"/>
            <w:tcBorders>
              <w:top w:val="single" w:color="000000" w:sz="10" w:space="0"/>
              <w:bottom w:val="nil"/>
              <w:right w:val="single" w:color="000000" w:sz="10" w:space="0"/>
            </w:tcBorders>
            <w:shd w:val="clear" w:color="auto" w:fill="9CC2E5"/>
            <w:vAlign w:val="top"/>
          </w:tcPr>
          <w:p w14:paraId="1F8189A6">
            <w:pPr>
              <w:spacing w:line="313" w:lineRule="auto"/>
              <w:rPr>
                <w:ins w:id="2004" w:author="随遇而安" w:date="2024-11-06T14:21:17Z"/>
                <w:rFonts w:ascii="Arial"/>
                <w:sz w:val="21"/>
              </w:rPr>
            </w:pPr>
          </w:p>
          <w:p w14:paraId="2C6281A0">
            <w:pPr>
              <w:pStyle w:val="44"/>
              <w:spacing w:before="59" w:line="221" w:lineRule="auto"/>
              <w:ind w:left="210"/>
              <w:rPr>
                <w:ins w:id="2005" w:author="随遇而安" w:date="2024-11-06T14:21:17Z"/>
                <w:sz w:val="18"/>
                <w:szCs w:val="18"/>
              </w:rPr>
            </w:pPr>
            <w:ins w:id="2006" w:author="随遇而安" w:date="2024-11-06T14:21:17Z">
              <w:r>
                <w:rPr>
                  <w:b/>
                  <w:bCs/>
                  <w:spacing w:val="-4"/>
                  <w:sz w:val="18"/>
                  <w:szCs w:val="18"/>
                </w:rPr>
                <w:t>备注</w:t>
              </w:r>
            </w:ins>
          </w:p>
        </w:tc>
      </w:tr>
      <w:tr w14:paraId="279624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2" w:hRule="atLeast"/>
          <w:ins w:id="2007" w:author="随遇而安" w:date="2024-11-06T14:21:17Z"/>
        </w:trPr>
        <w:tc>
          <w:tcPr>
            <w:tcW w:w="741" w:type="dxa"/>
            <w:vMerge w:val="continue"/>
            <w:tcBorders>
              <w:top w:val="nil"/>
              <w:left w:val="single" w:color="000000" w:sz="10" w:space="0"/>
            </w:tcBorders>
            <w:vAlign w:val="top"/>
          </w:tcPr>
          <w:p w14:paraId="49895B2E">
            <w:pPr>
              <w:rPr>
                <w:ins w:id="2008" w:author="随遇而安" w:date="2024-11-06T14:21:17Z"/>
                <w:rFonts w:ascii="Arial"/>
                <w:sz w:val="21"/>
              </w:rPr>
            </w:pPr>
          </w:p>
        </w:tc>
        <w:tc>
          <w:tcPr>
            <w:tcW w:w="1790" w:type="dxa"/>
            <w:vMerge w:val="continue"/>
            <w:tcBorders>
              <w:top w:val="nil"/>
            </w:tcBorders>
            <w:vAlign w:val="top"/>
          </w:tcPr>
          <w:p w14:paraId="7E048636">
            <w:pPr>
              <w:rPr>
                <w:ins w:id="2009" w:author="随遇而安" w:date="2024-11-06T14:21:17Z"/>
                <w:rFonts w:ascii="Arial"/>
                <w:sz w:val="21"/>
              </w:rPr>
            </w:pPr>
          </w:p>
        </w:tc>
        <w:tc>
          <w:tcPr>
            <w:tcW w:w="1665" w:type="dxa"/>
            <w:vMerge w:val="continue"/>
            <w:tcBorders>
              <w:top w:val="nil"/>
            </w:tcBorders>
            <w:vAlign w:val="top"/>
          </w:tcPr>
          <w:p w14:paraId="17F855D3">
            <w:pPr>
              <w:rPr>
                <w:ins w:id="2010" w:author="随遇而安" w:date="2024-11-06T14:21:17Z"/>
                <w:rFonts w:ascii="Arial"/>
                <w:sz w:val="21"/>
              </w:rPr>
            </w:pPr>
          </w:p>
        </w:tc>
        <w:tc>
          <w:tcPr>
            <w:tcW w:w="715" w:type="dxa"/>
            <w:vMerge w:val="continue"/>
            <w:tcBorders>
              <w:top w:val="nil"/>
            </w:tcBorders>
            <w:vAlign w:val="top"/>
          </w:tcPr>
          <w:p w14:paraId="4E68F6BD">
            <w:pPr>
              <w:rPr>
                <w:ins w:id="2011" w:author="随遇而安" w:date="2024-11-06T14:21:17Z"/>
                <w:rFonts w:ascii="Arial"/>
                <w:sz w:val="21"/>
              </w:rPr>
            </w:pPr>
          </w:p>
        </w:tc>
        <w:tc>
          <w:tcPr>
            <w:tcW w:w="884" w:type="dxa"/>
            <w:vMerge w:val="continue"/>
            <w:tcBorders>
              <w:top w:val="nil"/>
            </w:tcBorders>
            <w:vAlign w:val="top"/>
          </w:tcPr>
          <w:p w14:paraId="5DBE63A4">
            <w:pPr>
              <w:rPr>
                <w:ins w:id="2012" w:author="随遇而安" w:date="2024-11-06T14:21:17Z"/>
                <w:rFonts w:ascii="Arial"/>
                <w:sz w:val="21"/>
              </w:rPr>
            </w:pPr>
          </w:p>
        </w:tc>
        <w:tc>
          <w:tcPr>
            <w:tcW w:w="910" w:type="dxa"/>
            <w:vMerge w:val="continue"/>
            <w:tcBorders>
              <w:top w:val="nil"/>
            </w:tcBorders>
            <w:vAlign w:val="top"/>
          </w:tcPr>
          <w:p w14:paraId="369D8707">
            <w:pPr>
              <w:rPr>
                <w:ins w:id="2013" w:author="随遇而安" w:date="2024-11-06T14:21:17Z"/>
                <w:rFonts w:ascii="Arial"/>
                <w:sz w:val="21"/>
              </w:rPr>
            </w:pPr>
          </w:p>
        </w:tc>
        <w:tc>
          <w:tcPr>
            <w:tcW w:w="1078" w:type="dxa"/>
            <w:vMerge w:val="continue"/>
            <w:tcBorders>
              <w:top w:val="nil"/>
            </w:tcBorders>
            <w:vAlign w:val="top"/>
          </w:tcPr>
          <w:p w14:paraId="32363BD5">
            <w:pPr>
              <w:rPr>
                <w:ins w:id="2014" w:author="随遇而安" w:date="2024-11-06T14:21:17Z"/>
                <w:rFonts w:ascii="Arial"/>
                <w:sz w:val="21"/>
              </w:rPr>
            </w:pPr>
          </w:p>
        </w:tc>
        <w:tc>
          <w:tcPr>
            <w:tcW w:w="1310" w:type="dxa"/>
            <w:vMerge w:val="continue"/>
            <w:tcBorders>
              <w:top w:val="nil"/>
            </w:tcBorders>
            <w:vAlign w:val="top"/>
          </w:tcPr>
          <w:p w14:paraId="5233278E">
            <w:pPr>
              <w:rPr>
                <w:ins w:id="2015" w:author="随遇而安" w:date="2024-11-06T14:21:17Z"/>
                <w:rFonts w:ascii="Arial"/>
                <w:sz w:val="21"/>
              </w:rPr>
            </w:pPr>
          </w:p>
        </w:tc>
        <w:tc>
          <w:tcPr>
            <w:tcW w:w="1258" w:type="dxa"/>
            <w:tcBorders>
              <w:top w:val="single" w:color="000000" w:sz="10" w:space="0"/>
            </w:tcBorders>
            <w:shd w:val="clear" w:color="auto" w:fill="9CC2E5"/>
            <w:vAlign w:val="top"/>
          </w:tcPr>
          <w:p w14:paraId="1005D409">
            <w:pPr>
              <w:pStyle w:val="44"/>
              <w:spacing w:before="83" w:line="220" w:lineRule="auto"/>
              <w:ind w:left="458"/>
              <w:rPr>
                <w:ins w:id="2016" w:author="随遇而安" w:date="2024-11-06T14:21:17Z"/>
                <w:sz w:val="18"/>
                <w:szCs w:val="18"/>
              </w:rPr>
            </w:pPr>
            <w:ins w:id="2017" w:author="随遇而安" w:date="2024-11-06T14:21:17Z">
              <w:r>
                <w:rPr>
                  <w:b/>
                  <w:bCs/>
                  <w:spacing w:val="-4"/>
                  <w:sz w:val="18"/>
                  <w:szCs w:val="18"/>
                </w:rPr>
                <w:t>数量</w:t>
              </w:r>
            </w:ins>
          </w:p>
        </w:tc>
        <w:tc>
          <w:tcPr>
            <w:tcW w:w="1426" w:type="dxa"/>
            <w:tcBorders>
              <w:top w:val="single" w:color="000000" w:sz="10" w:space="0"/>
            </w:tcBorders>
            <w:shd w:val="clear" w:color="auto" w:fill="9CC2E5"/>
            <w:vAlign w:val="top"/>
          </w:tcPr>
          <w:p w14:paraId="7C589DE6">
            <w:pPr>
              <w:pStyle w:val="44"/>
              <w:spacing w:before="83" w:line="218" w:lineRule="auto"/>
              <w:ind w:left="188"/>
              <w:rPr>
                <w:ins w:id="2018" w:author="随遇而安" w:date="2024-11-06T14:21:17Z"/>
                <w:sz w:val="18"/>
                <w:szCs w:val="18"/>
              </w:rPr>
            </w:pPr>
            <w:ins w:id="2019" w:author="随遇而安" w:date="2024-11-06T14:21:17Z">
              <w:r>
                <w:rPr>
                  <w:b/>
                  <w:bCs/>
                  <w:spacing w:val="-4"/>
                  <w:sz w:val="18"/>
                  <w:szCs w:val="18"/>
                </w:rPr>
                <w:t>总价（万元）</w:t>
              </w:r>
            </w:ins>
          </w:p>
        </w:tc>
        <w:tc>
          <w:tcPr>
            <w:tcW w:w="1725" w:type="dxa"/>
            <w:tcBorders>
              <w:top w:val="single" w:color="000000" w:sz="10" w:space="0"/>
            </w:tcBorders>
            <w:shd w:val="clear" w:color="auto" w:fill="9CC2E5"/>
            <w:vAlign w:val="top"/>
          </w:tcPr>
          <w:p w14:paraId="056F4275">
            <w:pPr>
              <w:pStyle w:val="44"/>
              <w:spacing w:before="57" w:line="218" w:lineRule="auto"/>
              <w:ind w:left="336"/>
              <w:rPr>
                <w:ins w:id="2020" w:author="随遇而安" w:date="2024-11-06T14:21:17Z"/>
                <w:sz w:val="18"/>
                <w:szCs w:val="18"/>
              </w:rPr>
            </w:pPr>
            <w:ins w:id="2021" w:author="随遇而安" w:date="2024-11-06T14:21:17Z">
              <w:r>
                <w:rPr>
                  <w:b/>
                  <w:bCs/>
                  <w:spacing w:val="-3"/>
                  <w:sz w:val="18"/>
                  <w:szCs w:val="18"/>
                </w:rPr>
                <w:t>单价（万元）</w:t>
              </w:r>
            </w:ins>
          </w:p>
        </w:tc>
        <w:tc>
          <w:tcPr>
            <w:tcW w:w="759" w:type="dxa"/>
            <w:vMerge w:val="continue"/>
            <w:tcBorders>
              <w:top w:val="nil"/>
              <w:right w:val="single" w:color="000000" w:sz="10" w:space="0"/>
            </w:tcBorders>
            <w:vAlign w:val="top"/>
          </w:tcPr>
          <w:p w14:paraId="449E83AA">
            <w:pPr>
              <w:rPr>
                <w:ins w:id="2022" w:author="随遇而安" w:date="2024-11-06T14:21:17Z"/>
                <w:rFonts w:ascii="Arial"/>
                <w:sz w:val="21"/>
              </w:rPr>
            </w:pPr>
          </w:p>
        </w:tc>
      </w:tr>
      <w:tr w14:paraId="3320DE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ins w:id="2023" w:author="随遇而安" w:date="2024-11-06T14:21:17Z"/>
        </w:trPr>
        <w:tc>
          <w:tcPr>
            <w:tcW w:w="741" w:type="dxa"/>
            <w:tcBorders>
              <w:left w:val="single" w:color="000000" w:sz="10" w:space="0"/>
            </w:tcBorders>
            <w:vAlign w:val="top"/>
          </w:tcPr>
          <w:p w14:paraId="4AD44B50">
            <w:pPr>
              <w:spacing w:before="125" w:line="189" w:lineRule="auto"/>
              <w:ind w:left="256"/>
              <w:rPr>
                <w:ins w:id="2024" w:author="随遇而安" w:date="2024-11-06T14:21:17Z"/>
                <w:rFonts w:ascii="Times New Roman" w:hAnsi="Times New Roman" w:eastAsia="Times New Roman" w:cs="Times New Roman"/>
                <w:sz w:val="21"/>
                <w:szCs w:val="21"/>
              </w:rPr>
            </w:pPr>
            <w:ins w:id="2025" w:author="随遇而安" w:date="2024-11-06T14:21:17Z">
              <w:r>
                <w:rPr>
                  <w:rFonts w:ascii="Times New Roman" w:hAnsi="Times New Roman" w:eastAsia="Times New Roman" w:cs="Times New Roman"/>
                  <w:spacing w:val="-4"/>
                  <w:sz w:val="21"/>
                  <w:szCs w:val="21"/>
                </w:rPr>
                <w:t>01</w:t>
              </w:r>
            </w:ins>
          </w:p>
        </w:tc>
        <w:tc>
          <w:tcPr>
            <w:tcW w:w="1790" w:type="dxa"/>
            <w:vAlign w:val="top"/>
          </w:tcPr>
          <w:p w14:paraId="6216A3ED">
            <w:pPr>
              <w:rPr>
                <w:ins w:id="2026" w:author="随遇而安" w:date="2024-11-06T14:21:17Z"/>
                <w:rFonts w:ascii="Arial"/>
                <w:sz w:val="21"/>
              </w:rPr>
            </w:pPr>
          </w:p>
        </w:tc>
        <w:tc>
          <w:tcPr>
            <w:tcW w:w="1665" w:type="dxa"/>
            <w:vAlign w:val="top"/>
          </w:tcPr>
          <w:p w14:paraId="79B225E8">
            <w:pPr>
              <w:rPr>
                <w:ins w:id="2027" w:author="随遇而安" w:date="2024-11-06T14:21:17Z"/>
                <w:rFonts w:ascii="Arial"/>
                <w:sz w:val="21"/>
              </w:rPr>
            </w:pPr>
          </w:p>
        </w:tc>
        <w:tc>
          <w:tcPr>
            <w:tcW w:w="715" w:type="dxa"/>
            <w:vAlign w:val="top"/>
          </w:tcPr>
          <w:p w14:paraId="24C53D95">
            <w:pPr>
              <w:rPr>
                <w:ins w:id="2028" w:author="随遇而安" w:date="2024-11-06T14:21:17Z"/>
                <w:rFonts w:ascii="Arial"/>
                <w:sz w:val="21"/>
              </w:rPr>
            </w:pPr>
          </w:p>
        </w:tc>
        <w:tc>
          <w:tcPr>
            <w:tcW w:w="884" w:type="dxa"/>
            <w:vAlign w:val="top"/>
          </w:tcPr>
          <w:p w14:paraId="756997AC">
            <w:pPr>
              <w:rPr>
                <w:ins w:id="2029" w:author="随遇而安" w:date="2024-11-06T14:21:17Z"/>
                <w:rFonts w:ascii="Arial"/>
                <w:sz w:val="21"/>
              </w:rPr>
            </w:pPr>
          </w:p>
        </w:tc>
        <w:tc>
          <w:tcPr>
            <w:tcW w:w="910" w:type="dxa"/>
            <w:vAlign w:val="top"/>
          </w:tcPr>
          <w:p w14:paraId="3AB49748">
            <w:pPr>
              <w:rPr>
                <w:ins w:id="2030" w:author="随遇而安" w:date="2024-11-06T14:21:17Z"/>
                <w:rFonts w:ascii="Arial"/>
                <w:sz w:val="21"/>
              </w:rPr>
            </w:pPr>
          </w:p>
        </w:tc>
        <w:tc>
          <w:tcPr>
            <w:tcW w:w="1078" w:type="dxa"/>
            <w:vAlign w:val="top"/>
          </w:tcPr>
          <w:p w14:paraId="15CFA907">
            <w:pPr>
              <w:rPr>
                <w:ins w:id="2031" w:author="随遇而安" w:date="2024-11-06T14:21:17Z"/>
                <w:rFonts w:ascii="Arial"/>
                <w:sz w:val="21"/>
              </w:rPr>
            </w:pPr>
          </w:p>
        </w:tc>
        <w:tc>
          <w:tcPr>
            <w:tcW w:w="1310" w:type="dxa"/>
            <w:vAlign w:val="top"/>
          </w:tcPr>
          <w:p w14:paraId="56E68CBF">
            <w:pPr>
              <w:rPr>
                <w:ins w:id="2032" w:author="随遇而安" w:date="2024-11-06T14:21:17Z"/>
                <w:rFonts w:ascii="Arial"/>
                <w:sz w:val="21"/>
              </w:rPr>
            </w:pPr>
          </w:p>
        </w:tc>
        <w:tc>
          <w:tcPr>
            <w:tcW w:w="1258" w:type="dxa"/>
            <w:vAlign w:val="top"/>
          </w:tcPr>
          <w:p w14:paraId="41AEDD55">
            <w:pPr>
              <w:rPr>
                <w:ins w:id="2033" w:author="随遇而安" w:date="2024-11-06T14:21:17Z"/>
                <w:rFonts w:ascii="Arial"/>
                <w:sz w:val="21"/>
              </w:rPr>
            </w:pPr>
          </w:p>
        </w:tc>
        <w:tc>
          <w:tcPr>
            <w:tcW w:w="1426" w:type="dxa"/>
            <w:vAlign w:val="top"/>
          </w:tcPr>
          <w:p w14:paraId="59AFFDE3">
            <w:pPr>
              <w:rPr>
                <w:ins w:id="2034" w:author="随遇而安" w:date="2024-11-06T14:21:17Z"/>
                <w:rFonts w:ascii="Arial"/>
                <w:sz w:val="21"/>
              </w:rPr>
            </w:pPr>
          </w:p>
        </w:tc>
        <w:tc>
          <w:tcPr>
            <w:tcW w:w="1725" w:type="dxa"/>
            <w:vAlign w:val="top"/>
          </w:tcPr>
          <w:p w14:paraId="737DDC0A">
            <w:pPr>
              <w:rPr>
                <w:ins w:id="2035" w:author="随遇而安" w:date="2024-11-06T14:21:17Z"/>
                <w:rFonts w:ascii="Arial"/>
                <w:sz w:val="21"/>
              </w:rPr>
            </w:pPr>
          </w:p>
        </w:tc>
        <w:tc>
          <w:tcPr>
            <w:tcW w:w="759" w:type="dxa"/>
            <w:tcBorders>
              <w:right w:val="single" w:color="000000" w:sz="10" w:space="0"/>
            </w:tcBorders>
            <w:vAlign w:val="top"/>
          </w:tcPr>
          <w:p w14:paraId="425A39F2">
            <w:pPr>
              <w:rPr>
                <w:ins w:id="2036" w:author="随遇而安" w:date="2024-11-06T14:21:17Z"/>
                <w:rFonts w:ascii="Arial"/>
                <w:sz w:val="21"/>
              </w:rPr>
            </w:pPr>
          </w:p>
        </w:tc>
      </w:tr>
      <w:tr w14:paraId="7F523D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ins w:id="2037" w:author="随遇而安" w:date="2024-11-06T14:21:17Z"/>
        </w:trPr>
        <w:tc>
          <w:tcPr>
            <w:tcW w:w="741" w:type="dxa"/>
            <w:tcBorders>
              <w:left w:val="single" w:color="000000" w:sz="10" w:space="0"/>
            </w:tcBorders>
            <w:vAlign w:val="top"/>
          </w:tcPr>
          <w:p w14:paraId="2EC1D64D">
            <w:pPr>
              <w:spacing w:before="129" w:line="189" w:lineRule="auto"/>
              <w:ind w:left="256"/>
              <w:rPr>
                <w:ins w:id="2038" w:author="随遇而安" w:date="2024-11-06T14:21:17Z"/>
                <w:rFonts w:ascii="Times New Roman" w:hAnsi="Times New Roman" w:eastAsia="Times New Roman" w:cs="Times New Roman"/>
                <w:sz w:val="21"/>
                <w:szCs w:val="21"/>
              </w:rPr>
            </w:pPr>
            <w:ins w:id="2039" w:author="随遇而安" w:date="2024-11-06T14:21:17Z">
              <w:r>
                <w:rPr>
                  <w:rFonts w:ascii="Times New Roman" w:hAnsi="Times New Roman" w:eastAsia="Times New Roman" w:cs="Times New Roman"/>
                  <w:spacing w:val="-4"/>
                  <w:sz w:val="21"/>
                  <w:szCs w:val="21"/>
                </w:rPr>
                <w:t>02</w:t>
              </w:r>
            </w:ins>
          </w:p>
        </w:tc>
        <w:tc>
          <w:tcPr>
            <w:tcW w:w="1790" w:type="dxa"/>
            <w:vAlign w:val="top"/>
          </w:tcPr>
          <w:p w14:paraId="156E0D8D">
            <w:pPr>
              <w:rPr>
                <w:ins w:id="2040" w:author="随遇而安" w:date="2024-11-06T14:21:17Z"/>
                <w:rFonts w:ascii="Arial"/>
                <w:sz w:val="21"/>
              </w:rPr>
            </w:pPr>
          </w:p>
        </w:tc>
        <w:tc>
          <w:tcPr>
            <w:tcW w:w="1665" w:type="dxa"/>
            <w:vAlign w:val="top"/>
          </w:tcPr>
          <w:p w14:paraId="02D1E37D">
            <w:pPr>
              <w:rPr>
                <w:ins w:id="2041" w:author="随遇而安" w:date="2024-11-06T14:21:17Z"/>
                <w:rFonts w:ascii="Arial"/>
                <w:sz w:val="21"/>
              </w:rPr>
            </w:pPr>
          </w:p>
        </w:tc>
        <w:tc>
          <w:tcPr>
            <w:tcW w:w="715" w:type="dxa"/>
            <w:vAlign w:val="top"/>
          </w:tcPr>
          <w:p w14:paraId="4A3DEE35">
            <w:pPr>
              <w:rPr>
                <w:ins w:id="2042" w:author="随遇而安" w:date="2024-11-06T14:21:17Z"/>
                <w:rFonts w:ascii="Arial"/>
                <w:sz w:val="21"/>
              </w:rPr>
            </w:pPr>
          </w:p>
        </w:tc>
        <w:tc>
          <w:tcPr>
            <w:tcW w:w="884" w:type="dxa"/>
            <w:vAlign w:val="top"/>
          </w:tcPr>
          <w:p w14:paraId="21B1E0B8">
            <w:pPr>
              <w:rPr>
                <w:ins w:id="2043" w:author="随遇而安" w:date="2024-11-06T14:21:17Z"/>
                <w:rFonts w:ascii="Arial"/>
                <w:sz w:val="21"/>
              </w:rPr>
            </w:pPr>
          </w:p>
        </w:tc>
        <w:tc>
          <w:tcPr>
            <w:tcW w:w="910" w:type="dxa"/>
            <w:vAlign w:val="top"/>
          </w:tcPr>
          <w:p w14:paraId="36E0EDAA">
            <w:pPr>
              <w:rPr>
                <w:ins w:id="2044" w:author="随遇而安" w:date="2024-11-06T14:21:17Z"/>
                <w:rFonts w:ascii="Arial"/>
                <w:sz w:val="21"/>
              </w:rPr>
            </w:pPr>
          </w:p>
        </w:tc>
        <w:tc>
          <w:tcPr>
            <w:tcW w:w="1078" w:type="dxa"/>
            <w:vAlign w:val="top"/>
          </w:tcPr>
          <w:p w14:paraId="4B94D83D">
            <w:pPr>
              <w:rPr>
                <w:ins w:id="2045" w:author="随遇而安" w:date="2024-11-06T14:21:17Z"/>
                <w:rFonts w:ascii="Arial"/>
                <w:sz w:val="21"/>
              </w:rPr>
            </w:pPr>
          </w:p>
        </w:tc>
        <w:tc>
          <w:tcPr>
            <w:tcW w:w="1310" w:type="dxa"/>
            <w:vAlign w:val="top"/>
          </w:tcPr>
          <w:p w14:paraId="268B681F">
            <w:pPr>
              <w:rPr>
                <w:ins w:id="2046" w:author="随遇而安" w:date="2024-11-06T14:21:17Z"/>
                <w:rFonts w:ascii="Arial"/>
                <w:sz w:val="21"/>
              </w:rPr>
            </w:pPr>
          </w:p>
        </w:tc>
        <w:tc>
          <w:tcPr>
            <w:tcW w:w="1258" w:type="dxa"/>
            <w:vAlign w:val="top"/>
          </w:tcPr>
          <w:p w14:paraId="562F991C">
            <w:pPr>
              <w:rPr>
                <w:ins w:id="2047" w:author="随遇而安" w:date="2024-11-06T14:21:17Z"/>
                <w:rFonts w:ascii="Arial"/>
                <w:sz w:val="21"/>
              </w:rPr>
            </w:pPr>
          </w:p>
        </w:tc>
        <w:tc>
          <w:tcPr>
            <w:tcW w:w="1426" w:type="dxa"/>
            <w:vAlign w:val="top"/>
          </w:tcPr>
          <w:p w14:paraId="05E9676B">
            <w:pPr>
              <w:rPr>
                <w:ins w:id="2048" w:author="随遇而安" w:date="2024-11-06T14:21:17Z"/>
                <w:rFonts w:ascii="Arial"/>
                <w:sz w:val="21"/>
              </w:rPr>
            </w:pPr>
          </w:p>
        </w:tc>
        <w:tc>
          <w:tcPr>
            <w:tcW w:w="1725" w:type="dxa"/>
            <w:vAlign w:val="top"/>
          </w:tcPr>
          <w:p w14:paraId="5241677E">
            <w:pPr>
              <w:rPr>
                <w:ins w:id="2049" w:author="随遇而安" w:date="2024-11-06T14:21:17Z"/>
                <w:rFonts w:ascii="Arial"/>
                <w:sz w:val="21"/>
              </w:rPr>
            </w:pPr>
          </w:p>
        </w:tc>
        <w:tc>
          <w:tcPr>
            <w:tcW w:w="759" w:type="dxa"/>
            <w:tcBorders>
              <w:right w:val="single" w:color="000000" w:sz="10" w:space="0"/>
            </w:tcBorders>
            <w:vAlign w:val="top"/>
          </w:tcPr>
          <w:p w14:paraId="3F502AA3">
            <w:pPr>
              <w:rPr>
                <w:ins w:id="2050" w:author="随遇而安" w:date="2024-11-06T14:21:17Z"/>
                <w:rFonts w:ascii="Arial"/>
                <w:sz w:val="21"/>
              </w:rPr>
            </w:pPr>
          </w:p>
        </w:tc>
      </w:tr>
      <w:tr w14:paraId="162549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ins w:id="2051" w:author="随遇而安" w:date="2024-11-06T14:21:17Z"/>
        </w:trPr>
        <w:tc>
          <w:tcPr>
            <w:tcW w:w="741" w:type="dxa"/>
            <w:tcBorders>
              <w:left w:val="single" w:color="000000" w:sz="10" w:space="0"/>
            </w:tcBorders>
            <w:vAlign w:val="top"/>
          </w:tcPr>
          <w:p w14:paraId="761252F2">
            <w:pPr>
              <w:spacing w:before="131" w:line="189" w:lineRule="auto"/>
              <w:ind w:left="256"/>
              <w:rPr>
                <w:ins w:id="2052" w:author="随遇而安" w:date="2024-11-06T14:21:17Z"/>
                <w:rFonts w:ascii="Times New Roman" w:hAnsi="Times New Roman" w:eastAsia="Times New Roman" w:cs="Times New Roman"/>
                <w:sz w:val="21"/>
                <w:szCs w:val="21"/>
              </w:rPr>
            </w:pPr>
            <w:ins w:id="2053" w:author="随遇而安" w:date="2024-11-06T14:21:17Z">
              <w:r>
                <w:rPr>
                  <w:rFonts w:ascii="Times New Roman" w:hAnsi="Times New Roman" w:eastAsia="Times New Roman" w:cs="Times New Roman"/>
                  <w:spacing w:val="-4"/>
                  <w:sz w:val="21"/>
                  <w:szCs w:val="21"/>
                </w:rPr>
                <w:t>03</w:t>
              </w:r>
            </w:ins>
          </w:p>
        </w:tc>
        <w:tc>
          <w:tcPr>
            <w:tcW w:w="1790" w:type="dxa"/>
            <w:vAlign w:val="top"/>
          </w:tcPr>
          <w:p w14:paraId="05A70B0C">
            <w:pPr>
              <w:rPr>
                <w:ins w:id="2054" w:author="随遇而安" w:date="2024-11-06T14:21:17Z"/>
                <w:rFonts w:ascii="Arial"/>
                <w:sz w:val="21"/>
              </w:rPr>
            </w:pPr>
          </w:p>
        </w:tc>
        <w:tc>
          <w:tcPr>
            <w:tcW w:w="1665" w:type="dxa"/>
            <w:vAlign w:val="top"/>
          </w:tcPr>
          <w:p w14:paraId="5DF4BC75">
            <w:pPr>
              <w:rPr>
                <w:ins w:id="2055" w:author="随遇而安" w:date="2024-11-06T14:21:17Z"/>
                <w:rFonts w:ascii="Arial"/>
                <w:sz w:val="21"/>
              </w:rPr>
            </w:pPr>
          </w:p>
        </w:tc>
        <w:tc>
          <w:tcPr>
            <w:tcW w:w="715" w:type="dxa"/>
            <w:vAlign w:val="top"/>
          </w:tcPr>
          <w:p w14:paraId="1CC1ACDC">
            <w:pPr>
              <w:rPr>
                <w:ins w:id="2056" w:author="随遇而安" w:date="2024-11-06T14:21:17Z"/>
                <w:rFonts w:ascii="Arial"/>
                <w:sz w:val="21"/>
              </w:rPr>
            </w:pPr>
          </w:p>
        </w:tc>
        <w:tc>
          <w:tcPr>
            <w:tcW w:w="884" w:type="dxa"/>
            <w:vAlign w:val="top"/>
          </w:tcPr>
          <w:p w14:paraId="37FD586D">
            <w:pPr>
              <w:rPr>
                <w:ins w:id="2057" w:author="随遇而安" w:date="2024-11-06T14:21:17Z"/>
                <w:rFonts w:ascii="Arial"/>
                <w:sz w:val="21"/>
              </w:rPr>
            </w:pPr>
          </w:p>
        </w:tc>
        <w:tc>
          <w:tcPr>
            <w:tcW w:w="910" w:type="dxa"/>
            <w:vAlign w:val="top"/>
          </w:tcPr>
          <w:p w14:paraId="33915CC4">
            <w:pPr>
              <w:rPr>
                <w:ins w:id="2058" w:author="随遇而安" w:date="2024-11-06T14:21:17Z"/>
                <w:rFonts w:ascii="Arial"/>
                <w:sz w:val="21"/>
              </w:rPr>
            </w:pPr>
          </w:p>
        </w:tc>
        <w:tc>
          <w:tcPr>
            <w:tcW w:w="1078" w:type="dxa"/>
            <w:vAlign w:val="top"/>
          </w:tcPr>
          <w:p w14:paraId="7299508C">
            <w:pPr>
              <w:rPr>
                <w:ins w:id="2059" w:author="随遇而安" w:date="2024-11-06T14:21:17Z"/>
                <w:rFonts w:ascii="Arial"/>
                <w:sz w:val="21"/>
              </w:rPr>
            </w:pPr>
          </w:p>
        </w:tc>
        <w:tc>
          <w:tcPr>
            <w:tcW w:w="1310" w:type="dxa"/>
            <w:vAlign w:val="top"/>
          </w:tcPr>
          <w:p w14:paraId="12BFC7CF">
            <w:pPr>
              <w:rPr>
                <w:ins w:id="2060" w:author="随遇而安" w:date="2024-11-06T14:21:17Z"/>
                <w:rFonts w:ascii="Arial"/>
                <w:sz w:val="21"/>
              </w:rPr>
            </w:pPr>
          </w:p>
        </w:tc>
        <w:tc>
          <w:tcPr>
            <w:tcW w:w="1258" w:type="dxa"/>
            <w:vAlign w:val="top"/>
          </w:tcPr>
          <w:p w14:paraId="336C9B72">
            <w:pPr>
              <w:rPr>
                <w:ins w:id="2061" w:author="随遇而安" w:date="2024-11-06T14:21:17Z"/>
                <w:rFonts w:ascii="Arial"/>
                <w:sz w:val="21"/>
              </w:rPr>
            </w:pPr>
          </w:p>
        </w:tc>
        <w:tc>
          <w:tcPr>
            <w:tcW w:w="1426" w:type="dxa"/>
            <w:vAlign w:val="top"/>
          </w:tcPr>
          <w:p w14:paraId="240AC646">
            <w:pPr>
              <w:rPr>
                <w:ins w:id="2062" w:author="随遇而安" w:date="2024-11-06T14:21:17Z"/>
                <w:rFonts w:ascii="Arial"/>
                <w:sz w:val="21"/>
              </w:rPr>
            </w:pPr>
          </w:p>
        </w:tc>
        <w:tc>
          <w:tcPr>
            <w:tcW w:w="1725" w:type="dxa"/>
            <w:vAlign w:val="top"/>
          </w:tcPr>
          <w:p w14:paraId="03DEE3C1">
            <w:pPr>
              <w:rPr>
                <w:ins w:id="2063" w:author="随遇而安" w:date="2024-11-06T14:21:17Z"/>
                <w:rFonts w:ascii="Arial"/>
                <w:sz w:val="21"/>
              </w:rPr>
            </w:pPr>
          </w:p>
        </w:tc>
        <w:tc>
          <w:tcPr>
            <w:tcW w:w="759" w:type="dxa"/>
            <w:tcBorders>
              <w:right w:val="single" w:color="000000" w:sz="10" w:space="0"/>
            </w:tcBorders>
            <w:vAlign w:val="top"/>
          </w:tcPr>
          <w:p w14:paraId="3C28D96D">
            <w:pPr>
              <w:rPr>
                <w:ins w:id="2064" w:author="随遇而安" w:date="2024-11-06T14:21:17Z"/>
                <w:rFonts w:ascii="Arial"/>
                <w:sz w:val="21"/>
              </w:rPr>
            </w:pPr>
          </w:p>
        </w:tc>
      </w:tr>
      <w:tr w14:paraId="0A0F9B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ins w:id="2065" w:author="随遇而安" w:date="2024-11-06T14:21:17Z"/>
        </w:trPr>
        <w:tc>
          <w:tcPr>
            <w:tcW w:w="741" w:type="dxa"/>
            <w:tcBorders>
              <w:left w:val="single" w:color="000000" w:sz="10" w:space="0"/>
            </w:tcBorders>
            <w:vAlign w:val="top"/>
          </w:tcPr>
          <w:p w14:paraId="7B2C9C78">
            <w:pPr>
              <w:spacing w:before="132" w:line="189" w:lineRule="auto"/>
              <w:ind w:left="256"/>
              <w:rPr>
                <w:ins w:id="2066" w:author="随遇而安" w:date="2024-11-06T14:21:17Z"/>
                <w:rFonts w:ascii="Times New Roman" w:hAnsi="Times New Roman" w:eastAsia="Times New Roman" w:cs="Times New Roman"/>
                <w:sz w:val="21"/>
                <w:szCs w:val="21"/>
              </w:rPr>
            </w:pPr>
            <w:ins w:id="2067" w:author="随遇而安" w:date="2024-11-06T14:21:17Z">
              <w:r>
                <w:rPr>
                  <w:rFonts w:ascii="Times New Roman" w:hAnsi="Times New Roman" w:eastAsia="Times New Roman" w:cs="Times New Roman"/>
                  <w:spacing w:val="-4"/>
                  <w:sz w:val="21"/>
                  <w:szCs w:val="21"/>
                </w:rPr>
                <w:t>04</w:t>
              </w:r>
            </w:ins>
          </w:p>
        </w:tc>
        <w:tc>
          <w:tcPr>
            <w:tcW w:w="1790" w:type="dxa"/>
            <w:vAlign w:val="top"/>
          </w:tcPr>
          <w:p w14:paraId="7EF5DD1D">
            <w:pPr>
              <w:rPr>
                <w:ins w:id="2068" w:author="随遇而安" w:date="2024-11-06T14:21:17Z"/>
                <w:rFonts w:ascii="Arial"/>
                <w:sz w:val="21"/>
              </w:rPr>
            </w:pPr>
          </w:p>
        </w:tc>
        <w:tc>
          <w:tcPr>
            <w:tcW w:w="1665" w:type="dxa"/>
            <w:vAlign w:val="top"/>
          </w:tcPr>
          <w:p w14:paraId="1F35887A">
            <w:pPr>
              <w:rPr>
                <w:ins w:id="2069" w:author="随遇而安" w:date="2024-11-06T14:21:17Z"/>
                <w:rFonts w:ascii="Arial"/>
                <w:sz w:val="21"/>
              </w:rPr>
            </w:pPr>
          </w:p>
        </w:tc>
        <w:tc>
          <w:tcPr>
            <w:tcW w:w="715" w:type="dxa"/>
            <w:vAlign w:val="top"/>
          </w:tcPr>
          <w:p w14:paraId="71E2C8C5">
            <w:pPr>
              <w:rPr>
                <w:ins w:id="2070" w:author="随遇而安" w:date="2024-11-06T14:21:17Z"/>
                <w:rFonts w:ascii="Arial"/>
                <w:sz w:val="21"/>
              </w:rPr>
            </w:pPr>
          </w:p>
        </w:tc>
        <w:tc>
          <w:tcPr>
            <w:tcW w:w="884" w:type="dxa"/>
            <w:vAlign w:val="top"/>
          </w:tcPr>
          <w:p w14:paraId="31634D7E">
            <w:pPr>
              <w:rPr>
                <w:ins w:id="2071" w:author="随遇而安" w:date="2024-11-06T14:21:17Z"/>
                <w:rFonts w:ascii="Arial"/>
                <w:sz w:val="21"/>
              </w:rPr>
            </w:pPr>
          </w:p>
        </w:tc>
        <w:tc>
          <w:tcPr>
            <w:tcW w:w="910" w:type="dxa"/>
            <w:vAlign w:val="top"/>
          </w:tcPr>
          <w:p w14:paraId="4EAA4C51">
            <w:pPr>
              <w:rPr>
                <w:ins w:id="2072" w:author="随遇而安" w:date="2024-11-06T14:21:17Z"/>
                <w:rFonts w:ascii="Arial"/>
                <w:sz w:val="21"/>
              </w:rPr>
            </w:pPr>
          </w:p>
        </w:tc>
        <w:tc>
          <w:tcPr>
            <w:tcW w:w="1078" w:type="dxa"/>
            <w:vAlign w:val="top"/>
          </w:tcPr>
          <w:p w14:paraId="39EC5F0E">
            <w:pPr>
              <w:rPr>
                <w:ins w:id="2073" w:author="随遇而安" w:date="2024-11-06T14:21:17Z"/>
                <w:rFonts w:ascii="Arial"/>
                <w:sz w:val="21"/>
              </w:rPr>
            </w:pPr>
          </w:p>
        </w:tc>
        <w:tc>
          <w:tcPr>
            <w:tcW w:w="1310" w:type="dxa"/>
            <w:vAlign w:val="top"/>
          </w:tcPr>
          <w:p w14:paraId="463A7346">
            <w:pPr>
              <w:rPr>
                <w:ins w:id="2074" w:author="随遇而安" w:date="2024-11-06T14:21:17Z"/>
                <w:rFonts w:ascii="Arial"/>
                <w:sz w:val="21"/>
              </w:rPr>
            </w:pPr>
          </w:p>
        </w:tc>
        <w:tc>
          <w:tcPr>
            <w:tcW w:w="1258" w:type="dxa"/>
            <w:vAlign w:val="top"/>
          </w:tcPr>
          <w:p w14:paraId="29C44E1D">
            <w:pPr>
              <w:rPr>
                <w:ins w:id="2075" w:author="随遇而安" w:date="2024-11-06T14:21:17Z"/>
                <w:rFonts w:ascii="Arial"/>
                <w:sz w:val="21"/>
              </w:rPr>
            </w:pPr>
          </w:p>
        </w:tc>
        <w:tc>
          <w:tcPr>
            <w:tcW w:w="1426" w:type="dxa"/>
            <w:vAlign w:val="top"/>
          </w:tcPr>
          <w:p w14:paraId="5F750847">
            <w:pPr>
              <w:rPr>
                <w:ins w:id="2076" w:author="随遇而安" w:date="2024-11-06T14:21:17Z"/>
                <w:rFonts w:ascii="Arial"/>
                <w:sz w:val="21"/>
              </w:rPr>
            </w:pPr>
          </w:p>
        </w:tc>
        <w:tc>
          <w:tcPr>
            <w:tcW w:w="1725" w:type="dxa"/>
            <w:vAlign w:val="top"/>
          </w:tcPr>
          <w:p w14:paraId="20278D5B">
            <w:pPr>
              <w:rPr>
                <w:ins w:id="2077" w:author="随遇而安" w:date="2024-11-06T14:21:17Z"/>
                <w:rFonts w:ascii="Arial"/>
                <w:sz w:val="21"/>
              </w:rPr>
            </w:pPr>
          </w:p>
        </w:tc>
        <w:tc>
          <w:tcPr>
            <w:tcW w:w="759" w:type="dxa"/>
            <w:tcBorders>
              <w:right w:val="single" w:color="000000" w:sz="10" w:space="0"/>
            </w:tcBorders>
            <w:vAlign w:val="top"/>
          </w:tcPr>
          <w:p w14:paraId="480A2A5E">
            <w:pPr>
              <w:rPr>
                <w:ins w:id="2078" w:author="随遇而安" w:date="2024-11-06T14:21:17Z"/>
                <w:rFonts w:ascii="Arial"/>
                <w:sz w:val="21"/>
              </w:rPr>
            </w:pPr>
          </w:p>
        </w:tc>
      </w:tr>
      <w:tr w14:paraId="38A716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ins w:id="2079" w:author="随遇而安" w:date="2024-11-06T14:21:17Z"/>
        </w:trPr>
        <w:tc>
          <w:tcPr>
            <w:tcW w:w="741" w:type="dxa"/>
            <w:tcBorders>
              <w:left w:val="single" w:color="000000" w:sz="10" w:space="0"/>
            </w:tcBorders>
            <w:vAlign w:val="top"/>
          </w:tcPr>
          <w:p w14:paraId="0D7428D0">
            <w:pPr>
              <w:spacing w:before="133" w:line="189" w:lineRule="auto"/>
              <w:ind w:left="256"/>
              <w:rPr>
                <w:ins w:id="2080" w:author="随遇而安" w:date="2024-11-06T14:21:17Z"/>
                <w:rFonts w:ascii="Times New Roman" w:hAnsi="Times New Roman" w:eastAsia="Times New Roman" w:cs="Times New Roman"/>
                <w:sz w:val="21"/>
                <w:szCs w:val="21"/>
              </w:rPr>
            </w:pPr>
            <w:ins w:id="2081" w:author="随遇而安" w:date="2024-11-06T14:21:17Z">
              <w:r>
                <w:rPr>
                  <w:rFonts w:ascii="Times New Roman" w:hAnsi="Times New Roman" w:eastAsia="Times New Roman" w:cs="Times New Roman"/>
                  <w:spacing w:val="-4"/>
                  <w:sz w:val="21"/>
                  <w:szCs w:val="21"/>
                </w:rPr>
                <w:t>05</w:t>
              </w:r>
            </w:ins>
          </w:p>
        </w:tc>
        <w:tc>
          <w:tcPr>
            <w:tcW w:w="1790" w:type="dxa"/>
            <w:vAlign w:val="top"/>
          </w:tcPr>
          <w:p w14:paraId="70F9B704">
            <w:pPr>
              <w:rPr>
                <w:ins w:id="2082" w:author="随遇而安" w:date="2024-11-06T14:21:17Z"/>
                <w:rFonts w:ascii="Arial"/>
                <w:sz w:val="21"/>
              </w:rPr>
            </w:pPr>
          </w:p>
        </w:tc>
        <w:tc>
          <w:tcPr>
            <w:tcW w:w="1665" w:type="dxa"/>
            <w:vAlign w:val="top"/>
          </w:tcPr>
          <w:p w14:paraId="12F1B4B0">
            <w:pPr>
              <w:rPr>
                <w:ins w:id="2083" w:author="随遇而安" w:date="2024-11-06T14:21:17Z"/>
                <w:rFonts w:ascii="Arial"/>
                <w:sz w:val="21"/>
              </w:rPr>
            </w:pPr>
          </w:p>
        </w:tc>
        <w:tc>
          <w:tcPr>
            <w:tcW w:w="715" w:type="dxa"/>
            <w:vAlign w:val="top"/>
          </w:tcPr>
          <w:p w14:paraId="7C78CC92">
            <w:pPr>
              <w:rPr>
                <w:ins w:id="2084" w:author="随遇而安" w:date="2024-11-06T14:21:17Z"/>
                <w:rFonts w:ascii="Arial"/>
                <w:sz w:val="21"/>
              </w:rPr>
            </w:pPr>
          </w:p>
        </w:tc>
        <w:tc>
          <w:tcPr>
            <w:tcW w:w="884" w:type="dxa"/>
            <w:vAlign w:val="top"/>
          </w:tcPr>
          <w:p w14:paraId="654BDA35">
            <w:pPr>
              <w:rPr>
                <w:ins w:id="2085" w:author="随遇而安" w:date="2024-11-06T14:21:17Z"/>
                <w:rFonts w:ascii="Arial"/>
                <w:sz w:val="21"/>
              </w:rPr>
            </w:pPr>
          </w:p>
        </w:tc>
        <w:tc>
          <w:tcPr>
            <w:tcW w:w="910" w:type="dxa"/>
            <w:vAlign w:val="top"/>
          </w:tcPr>
          <w:p w14:paraId="7506309A">
            <w:pPr>
              <w:rPr>
                <w:ins w:id="2086" w:author="随遇而安" w:date="2024-11-06T14:21:17Z"/>
                <w:rFonts w:ascii="Arial"/>
                <w:sz w:val="21"/>
              </w:rPr>
            </w:pPr>
          </w:p>
        </w:tc>
        <w:tc>
          <w:tcPr>
            <w:tcW w:w="1078" w:type="dxa"/>
            <w:vAlign w:val="top"/>
          </w:tcPr>
          <w:p w14:paraId="26CBE9BE">
            <w:pPr>
              <w:rPr>
                <w:ins w:id="2087" w:author="随遇而安" w:date="2024-11-06T14:21:17Z"/>
                <w:rFonts w:ascii="Arial"/>
                <w:sz w:val="21"/>
              </w:rPr>
            </w:pPr>
          </w:p>
        </w:tc>
        <w:tc>
          <w:tcPr>
            <w:tcW w:w="1310" w:type="dxa"/>
            <w:vAlign w:val="top"/>
          </w:tcPr>
          <w:p w14:paraId="0FB42186">
            <w:pPr>
              <w:rPr>
                <w:ins w:id="2088" w:author="随遇而安" w:date="2024-11-06T14:21:17Z"/>
                <w:rFonts w:ascii="Arial"/>
                <w:sz w:val="21"/>
              </w:rPr>
            </w:pPr>
          </w:p>
        </w:tc>
        <w:tc>
          <w:tcPr>
            <w:tcW w:w="1258" w:type="dxa"/>
            <w:vAlign w:val="top"/>
          </w:tcPr>
          <w:p w14:paraId="3B38B53A">
            <w:pPr>
              <w:rPr>
                <w:ins w:id="2089" w:author="随遇而安" w:date="2024-11-06T14:21:17Z"/>
                <w:rFonts w:ascii="Arial"/>
                <w:sz w:val="21"/>
              </w:rPr>
            </w:pPr>
          </w:p>
        </w:tc>
        <w:tc>
          <w:tcPr>
            <w:tcW w:w="1426" w:type="dxa"/>
            <w:vAlign w:val="top"/>
          </w:tcPr>
          <w:p w14:paraId="14D78795">
            <w:pPr>
              <w:rPr>
                <w:ins w:id="2090" w:author="随遇而安" w:date="2024-11-06T14:21:17Z"/>
                <w:rFonts w:ascii="Arial"/>
                <w:sz w:val="21"/>
              </w:rPr>
            </w:pPr>
          </w:p>
        </w:tc>
        <w:tc>
          <w:tcPr>
            <w:tcW w:w="1725" w:type="dxa"/>
            <w:vAlign w:val="top"/>
          </w:tcPr>
          <w:p w14:paraId="367D241B">
            <w:pPr>
              <w:rPr>
                <w:ins w:id="2091" w:author="随遇而安" w:date="2024-11-06T14:21:17Z"/>
                <w:rFonts w:ascii="Arial"/>
                <w:sz w:val="21"/>
              </w:rPr>
            </w:pPr>
          </w:p>
        </w:tc>
        <w:tc>
          <w:tcPr>
            <w:tcW w:w="759" w:type="dxa"/>
            <w:tcBorders>
              <w:right w:val="single" w:color="000000" w:sz="10" w:space="0"/>
            </w:tcBorders>
            <w:vAlign w:val="top"/>
          </w:tcPr>
          <w:p w14:paraId="3B39607E">
            <w:pPr>
              <w:rPr>
                <w:ins w:id="2092" w:author="随遇而安" w:date="2024-11-06T14:21:17Z"/>
                <w:rFonts w:ascii="Arial"/>
                <w:sz w:val="21"/>
              </w:rPr>
            </w:pPr>
          </w:p>
        </w:tc>
      </w:tr>
      <w:tr w14:paraId="77A65C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ins w:id="2093" w:author="随遇而安" w:date="2024-11-06T14:21:17Z"/>
        </w:trPr>
        <w:tc>
          <w:tcPr>
            <w:tcW w:w="741" w:type="dxa"/>
            <w:tcBorders>
              <w:left w:val="single" w:color="000000" w:sz="10" w:space="0"/>
            </w:tcBorders>
            <w:vAlign w:val="top"/>
          </w:tcPr>
          <w:p w14:paraId="26A507C2">
            <w:pPr>
              <w:spacing w:before="132" w:line="189" w:lineRule="auto"/>
              <w:ind w:left="256"/>
              <w:rPr>
                <w:ins w:id="2094" w:author="随遇而安" w:date="2024-11-06T14:21:17Z"/>
                <w:rFonts w:ascii="Times New Roman" w:hAnsi="Times New Roman" w:eastAsia="Times New Roman" w:cs="Times New Roman"/>
                <w:sz w:val="21"/>
                <w:szCs w:val="21"/>
              </w:rPr>
            </w:pPr>
            <w:ins w:id="2095" w:author="随遇而安" w:date="2024-11-06T14:21:17Z">
              <w:r>
                <w:rPr>
                  <w:rFonts w:ascii="Times New Roman" w:hAnsi="Times New Roman" w:eastAsia="Times New Roman" w:cs="Times New Roman"/>
                  <w:spacing w:val="-4"/>
                  <w:sz w:val="21"/>
                  <w:szCs w:val="21"/>
                </w:rPr>
                <w:t>06</w:t>
              </w:r>
            </w:ins>
          </w:p>
        </w:tc>
        <w:tc>
          <w:tcPr>
            <w:tcW w:w="1790" w:type="dxa"/>
            <w:vAlign w:val="top"/>
          </w:tcPr>
          <w:p w14:paraId="118BECD5">
            <w:pPr>
              <w:rPr>
                <w:ins w:id="2096" w:author="随遇而安" w:date="2024-11-06T14:21:17Z"/>
                <w:rFonts w:ascii="Arial"/>
                <w:sz w:val="21"/>
              </w:rPr>
            </w:pPr>
          </w:p>
        </w:tc>
        <w:tc>
          <w:tcPr>
            <w:tcW w:w="1665" w:type="dxa"/>
            <w:vAlign w:val="top"/>
          </w:tcPr>
          <w:p w14:paraId="2A3BE89E">
            <w:pPr>
              <w:rPr>
                <w:ins w:id="2097" w:author="随遇而安" w:date="2024-11-06T14:21:17Z"/>
                <w:rFonts w:ascii="Arial"/>
                <w:sz w:val="21"/>
              </w:rPr>
            </w:pPr>
          </w:p>
        </w:tc>
        <w:tc>
          <w:tcPr>
            <w:tcW w:w="715" w:type="dxa"/>
            <w:vAlign w:val="top"/>
          </w:tcPr>
          <w:p w14:paraId="741D1309">
            <w:pPr>
              <w:rPr>
                <w:ins w:id="2098" w:author="随遇而安" w:date="2024-11-06T14:21:17Z"/>
                <w:rFonts w:ascii="Arial"/>
                <w:sz w:val="21"/>
              </w:rPr>
            </w:pPr>
          </w:p>
        </w:tc>
        <w:tc>
          <w:tcPr>
            <w:tcW w:w="884" w:type="dxa"/>
            <w:vAlign w:val="top"/>
          </w:tcPr>
          <w:p w14:paraId="34B50D90">
            <w:pPr>
              <w:rPr>
                <w:ins w:id="2099" w:author="随遇而安" w:date="2024-11-06T14:21:17Z"/>
                <w:rFonts w:ascii="Arial"/>
                <w:sz w:val="21"/>
              </w:rPr>
            </w:pPr>
          </w:p>
        </w:tc>
        <w:tc>
          <w:tcPr>
            <w:tcW w:w="910" w:type="dxa"/>
            <w:vAlign w:val="top"/>
          </w:tcPr>
          <w:p w14:paraId="4C83F914">
            <w:pPr>
              <w:rPr>
                <w:ins w:id="2100" w:author="随遇而安" w:date="2024-11-06T14:21:17Z"/>
                <w:rFonts w:ascii="Arial"/>
                <w:sz w:val="21"/>
              </w:rPr>
            </w:pPr>
          </w:p>
        </w:tc>
        <w:tc>
          <w:tcPr>
            <w:tcW w:w="1078" w:type="dxa"/>
            <w:vAlign w:val="top"/>
          </w:tcPr>
          <w:p w14:paraId="53772363">
            <w:pPr>
              <w:rPr>
                <w:ins w:id="2101" w:author="随遇而安" w:date="2024-11-06T14:21:17Z"/>
                <w:rFonts w:ascii="Arial"/>
                <w:sz w:val="21"/>
              </w:rPr>
            </w:pPr>
          </w:p>
        </w:tc>
        <w:tc>
          <w:tcPr>
            <w:tcW w:w="1310" w:type="dxa"/>
            <w:vAlign w:val="top"/>
          </w:tcPr>
          <w:p w14:paraId="7DEC526E">
            <w:pPr>
              <w:rPr>
                <w:ins w:id="2102" w:author="随遇而安" w:date="2024-11-06T14:21:17Z"/>
                <w:rFonts w:ascii="Arial"/>
                <w:sz w:val="21"/>
              </w:rPr>
            </w:pPr>
          </w:p>
        </w:tc>
        <w:tc>
          <w:tcPr>
            <w:tcW w:w="1258" w:type="dxa"/>
            <w:vAlign w:val="top"/>
          </w:tcPr>
          <w:p w14:paraId="514ED824">
            <w:pPr>
              <w:rPr>
                <w:ins w:id="2103" w:author="随遇而安" w:date="2024-11-06T14:21:17Z"/>
                <w:rFonts w:ascii="Arial"/>
                <w:sz w:val="21"/>
              </w:rPr>
            </w:pPr>
          </w:p>
        </w:tc>
        <w:tc>
          <w:tcPr>
            <w:tcW w:w="1426" w:type="dxa"/>
            <w:vAlign w:val="top"/>
          </w:tcPr>
          <w:p w14:paraId="3EE39829">
            <w:pPr>
              <w:rPr>
                <w:ins w:id="2104" w:author="随遇而安" w:date="2024-11-06T14:21:17Z"/>
                <w:rFonts w:ascii="Arial"/>
                <w:sz w:val="21"/>
              </w:rPr>
            </w:pPr>
          </w:p>
        </w:tc>
        <w:tc>
          <w:tcPr>
            <w:tcW w:w="1725" w:type="dxa"/>
            <w:vAlign w:val="top"/>
          </w:tcPr>
          <w:p w14:paraId="55671C4C">
            <w:pPr>
              <w:rPr>
                <w:ins w:id="2105" w:author="随遇而安" w:date="2024-11-06T14:21:17Z"/>
                <w:rFonts w:ascii="Arial"/>
                <w:sz w:val="21"/>
              </w:rPr>
            </w:pPr>
          </w:p>
        </w:tc>
        <w:tc>
          <w:tcPr>
            <w:tcW w:w="759" w:type="dxa"/>
            <w:tcBorders>
              <w:right w:val="single" w:color="000000" w:sz="10" w:space="0"/>
            </w:tcBorders>
            <w:vAlign w:val="top"/>
          </w:tcPr>
          <w:p w14:paraId="1F70D1CE">
            <w:pPr>
              <w:rPr>
                <w:ins w:id="2106" w:author="随遇而安" w:date="2024-11-06T14:21:17Z"/>
                <w:rFonts w:ascii="Arial"/>
                <w:sz w:val="21"/>
              </w:rPr>
            </w:pPr>
          </w:p>
        </w:tc>
      </w:tr>
      <w:tr w14:paraId="6BFC08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ins w:id="2107" w:author="随遇而安" w:date="2024-11-06T14:21:17Z"/>
        </w:trPr>
        <w:tc>
          <w:tcPr>
            <w:tcW w:w="741" w:type="dxa"/>
            <w:tcBorders>
              <w:left w:val="single" w:color="000000" w:sz="10" w:space="0"/>
            </w:tcBorders>
            <w:vAlign w:val="top"/>
          </w:tcPr>
          <w:p w14:paraId="626725B1">
            <w:pPr>
              <w:spacing w:before="136" w:line="189" w:lineRule="auto"/>
              <w:ind w:left="256"/>
              <w:rPr>
                <w:ins w:id="2108" w:author="随遇而安" w:date="2024-11-06T14:21:17Z"/>
                <w:rFonts w:ascii="Times New Roman" w:hAnsi="Times New Roman" w:eastAsia="Times New Roman" w:cs="Times New Roman"/>
                <w:sz w:val="21"/>
                <w:szCs w:val="21"/>
              </w:rPr>
            </w:pPr>
            <w:ins w:id="2109" w:author="随遇而安" w:date="2024-11-06T14:21:17Z">
              <w:r>
                <w:rPr>
                  <w:rFonts w:ascii="Times New Roman" w:hAnsi="Times New Roman" w:eastAsia="Times New Roman" w:cs="Times New Roman"/>
                  <w:spacing w:val="-4"/>
                  <w:sz w:val="21"/>
                  <w:szCs w:val="21"/>
                </w:rPr>
                <w:t>07</w:t>
              </w:r>
            </w:ins>
          </w:p>
        </w:tc>
        <w:tc>
          <w:tcPr>
            <w:tcW w:w="1790" w:type="dxa"/>
            <w:vAlign w:val="top"/>
          </w:tcPr>
          <w:p w14:paraId="089C4478">
            <w:pPr>
              <w:rPr>
                <w:ins w:id="2110" w:author="随遇而安" w:date="2024-11-06T14:21:17Z"/>
                <w:rFonts w:ascii="Arial"/>
                <w:sz w:val="21"/>
              </w:rPr>
            </w:pPr>
          </w:p>
        </w:tc>
        <w:tc>
          <w:tcPr>
            <w:tcW w:w="1665" w:type="dxa"/>
            <w:vAlign w:val="top"/>
          </w:tcPr>
          <w:p w14:paraId="3BE5F4EB">
            <w:pPr>
              <w:rPr>
                <w:ins w:id="2111" w:author="随遇而安" w:date="2024-11-06T14:21:17Z"/>
                <w:rFonts w:ascii="Arial"/>
                <w:sz w:val="21"/>
              </w:rPr>
            </w:pPr>
          </w:p>
        </w:tc>
        <w:tc>
          <w:tcPr>
            <w:tcW w:w="715" w:type="dxa"/>
            <w:vAlign w:val="top"/>
          </w:tcPr>
          <w:p w14:paraId="545460F3">
            <w:pPr>
              <w:rPr>
                <w:ins w:id="2112" w:author="随遇而安" w:date="2024-11-06T14:21:17Z"/>
                <w:rFonts w:ascii="Arial"/>
                <w:sz w:val="21"/>
              </w:rPr>
            </w:pPr>
          </w:p>
        </w:tc>
        <w:tc>
          <w:tcPr>
            <w:tcW w:w="884" w:type="dxa"/>
            <w:vAlign w:val="top"/>
          </w:tcPr>
          <w:p w14:paraId="08656BBB">
            <w:pPr>
              <w:rPr>
                <w:ins w:id="2113" w:author="随遇而安" w:date="2024-11-06T14:21:17Z"/>
                <w:rFonts w:ascii="Arial"/>
                <w:sz w:val="21"/>
              </w:rPr>
            </w:pPr>
          </w:p>
        </w:tc>
        <w:tc>
          <w:tcPr>
            <w:tcW w:w="910" w:type="dxa"/>
            <w:vAlign w:val="top"/>
          </w:tcPr>
          <w:p w14:paraId="0EB32031">
            <w:pPr>
              <w:rPr>
                <w:ins w:id="2114" w:author="随遇而安" w:date="2024-11-06T14:21:17Z"/>
                <w:rFonts w:ascii="Arial"/>
                <w:sz w:val="21"/>
              </w:rPr>
            </w:pPr>
          </w:p>
        </w:tc>
        <w:tc>
          <w:tcPr>
            <w:tcW w:w="1078" w:type="dxa"/>
            <w:vAlign w:val="top"/>
          </w:tcPr>
          <w:p w14:paraId="392EC61B">
            <w:pPr>
              <w:rPr>
                <w:ins w:id="2115" w:author="随遇而安" w:date="2024-11-06T14:21:17Z"/>
                <w:rFonts w:ascii="Arial"/>
                <w:sz w:val="21"/>
              </w:rPr>
            </w:pPr>
          </w:p>
        </w:tc>
        <w:tc>
          <w:tcPr>
            <w:tcW w:w="1310" w:type="dxa"/>
            <w:vAlign w:val="top"/>
          </w:tcPr>
          <w:p w14:paraId="59154410">
            <w:pPr>
              <w:rPr>
                <w:ins w:id="2116" w:author="随遇而安" w:date="2024-11-06T14:21:17Z"/>
                <w:rFonts w:ascii="Arial"/>
                <w:sz w:val="21"/>
              </w:rPr>
            </w:pPr>
          </w:p>
        </w:tc>
        <w:tc>
          <w:tcPr>
            <w:tcW w:w="1258" w:type="dxa"/>
            <w:vAlign w:val="top"/>
          </w:tcPr>
          <w:p w14:paraId="36B8F504">
            <w:pPr>
              <w:rPr>
                <w:ins w:id="2117" w:author="随遇而安" w:date="2024-11-06T14:21:17Z"/>
                <w:rFonts w:ascii="Arial"/>
                <w:sz w:val="21"/>
              </w:rPr>
            </w:pPr>
          </w:p>
        </w:tc>
        <w:tc>
          <w:tcPr>
            <w:tcW w:w="1426" w:type="dxa"/>
            <w:vAlign w:val="top"/>
          </w:tcPr>
          <w:p w14:paraId="72371D84">
            <w:pPr>
              <w:rPr>
                <w:ins w:id="2118" w:author="随遇而安" w:date="2024-11-06T14:21:17Z"/>
                <w:rFonts w:ascii="Arial"/>
                <w:sz w:val="21"/>
              </w:rPr>
            </w:pPr>
          </w:p>
        </w:tc>
        <w:tc>
          <w:tcPr>
            <w:tcW w:w="1725" w:type="dxa"/>
            <w:vAlign w:val="top"/>
          </w:tcPr>
          <w:p w14:paraId="6865A000">
            <w:pPr>
              <w:rPr>
                <w:ins w:id="2119" w:author="随遇而安" w:date="2024-11-06T14:21:17Z"/>
                <w:rFonts w:ascii="Arial"/>
                <w:sz w:val="21"/>
              </w:rPr>
            </w:pPr>
          </w:p>
        </w:tc>
        <w:tc>
          <w:tcPr>
            <w:tcW w:w="759" w:type="dxa"/>
            <w:tcBorders>
              <w:right w:val="single" w:color="000000" w:sz="10" w:space="0"/>
            </w:tcBorders>
            <w:vAlign w:val="top"/>
          </w:tcPr>
          <w:p w14:paraId="4760D7BF">
            <w:pPr>
              <w:rPr>
                <w:ins w:id="2120" w:author="随遇而安" w:date="2024-11-06T14:21:17Z"/>
                <w:rFonts w:ascii="Arial"/>
                <w:sz w:val="21"/>
              </w:rPr>
            </w:pPr>
          </w:p>
        </w:tc>
      </w:tr>
      <w:tr w14:paraId="114242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2" w:hRule="atLeast"/>
          <w:ins w:id="2121" w:author="随遇而安" w:date="2024-11-06T14:21:17Z"/>
        </w:trPr>
        <w:tc>
          <w:tcPr>
            <w:tcW w:w="741" w:type="dxa"/>
            <w:tcBorders>
              <w:left w:val="single" w:color="000000" w:sz="10" w:space="0"/>
            </w:tcBorders>
            <w:vAlign w:val="top"/>
          </w:tcPr>
          <w:p w14:paraId="3F5EC93D">
            <w:pPr>
              <w:spacing w:before="261" w:line="66" w:lineRule="exact"/>
              <w:ind w:left="169"/>
              <w:rPr>
                <w:ins w:id="2122" w:author="随遇而安" w:date="2024-11-06T14:21:17Z"/>
                <w:rFonts w:ascii="Times New Roman" w:hAnsi="Times New Roman" w:eastAsia="Times New Roman" w:cs="Times New Roman"/>
                <w:sz w:val="21"/>
                <w:szCs w:val="21"/>
              </w:rPr>
            </w:pPr>
            <w:ins w:id="2123" w:author="随遇而安" w:date="2024-11-06T14:21:17Z">
              <w:r>
                <w:rPr>
                  <w:rFonts w:ascii="Times New Roman" w:hAnsi="Times New Roman" w:eastAsia="Times New Roman" w:cs="Times New Roman"/>
                  <w:spacing w:val="-6"/>
                  <w:position w:val="1"/>
                  <w:sz w:val="21"/>
                  <w:szCs w:val="21"/>
                </w:rPr>
                <w:t>……</w:t>
              </w:r>
            </w:ins>
          </w:p>
        </w:tc>
        <w:tc>
          <w:tcPr>
            <w:tcW w:w="1790" w:type="dxa"/>
            <w:vAlign w:val="top"/>
          </w:tcPr>
          <w:p w14:paraId="339CCC44">
            <w:pPr>
              <w:rPr>
                <w:ins w:id="2124" w:author="随遇而安" w:date="2024-11-06T14:21:17Z"/>
                <w:rFonts w:ascii="Arial"/>
                <w:sz w:val="21"/>
              </w:rPr>
            </w:pPr>
          </w:p>
        </w:tc>
        <w:tc>
          <w:tcPr>
            <w:tcW w:w="1665" w:type="dxa"/>
            <w:vAlign w:val="top"/>
          </w:tcPr>
          <w:p w14:paraId="2F36F1A9">
            <w:pPr>
              <w:rPr>
                <w:ins w:id="2125" w:author="随遇而安" w:date="2024-11-06T14:21:17Z"/>
                <w:rFonts w:ascii="Arial"/>
                <w:sz w:val="21"/>
              </w:rPr>
            </w:pPr>
          </w:p>
        </w:tc>
        <w:tc>
          <w:tcPr>
            <w:tcW w:w="715" w:type="dxa"/>
            <w:vAlign w:val="top"/>
          </w:tcPr>
          <w:p w14:paraId="018C2842">
            <w:pPr>
              <w:rPr>
                <w:ins w:id="2126" w:author="随遇而安" w:date="2024-11-06T14:21:17Z"/>
                <w:rFonts w:ascii="Arial"/>
                <w:sz w:val="21"/>
              </w:rPr>
            </w:pPr>
          </w:p>
        </w:tc>
        <w:tc>
          <w:tcPr>
            <w:tcW w:w="884" w:type="dxa"/>
            <w:vAlign w:val="top"/>
          </w:tcPr>
          <w:p w14:paraId="3B1C68A7">
            <w:pPr>
              <w:rPr>
                <w:ins w:id="2127" w:author="随遇而安" w:date="2024-11-06T14:21:17Z"/>
                <w:rFonts w:ascii="Arial"/>
                <w:sz w:val="21"/>
              </w:rPr>
            </w:pPr>
          </w:p>
        </w:tc>
        <w:tc>
          <w:tcPr>
            <w:tcW w:w="910" w:type="dxa"/>
            <w:vAlign w:val="top"/>
          </w:tcPr>
          <w:p w14:paraId="76C8D513">
            <w:pPr>
              <w:rPr>
                <w:ins w:id="2128" w:author="随遇而安" w:date="2024-11-06T14:21:17Z"/>
                <w:rFonts w:ascii="Arial"/>
                <w:sz w:val="21"/>
              </w:rPr>
            </w:pPr>
          </w:p>
        </w:tc>
        <w:tc>
          <w:tcPr>
            <w:tcW w:w="1078" w:type="dxa"/>
            <w:vAlign w:val="top"/>
          </w:tcPr>
          <w:p w14:paraId="559B708C">
            <w:pPr>
              <w:rPr>
                <w:ins w:id="2129" w:author="随遇而安" w:date="2024-11-06T14:21:17Z"/>
                <w:rFonts w:ascii="Arial"/>
                <w:sz w:val="21"/>
              </w:rPr>
            </w:pPr>
          </w:p>
        </w:tc>
        <w:tc>
          <w:tcPr>
            <w:tcW w:w="1310" w:type="dxa"/>
            <w:vAlign w:val="top"/>
          </w:tcPr>
          <w:p w14:paraId="3E34F1C5">
            <w:pPr>
              <w:rPr>
                <w:ins w:id="2130" w:author="随遇而安" w:date="2024-11-06T14:21:17Z"/>
                <w:rFonts w:ascii="Arial"/>
                <w:sz w:val="21"/>
              </w:rPr>
            </w:pPr>
          </w:p>
        </w:tc>
        <w:tc>
          <w:tcPr>
            <w:tcW w:w="1258" w:type="dxa"/>
            <w:vAlign w:val="top"/>
          </w:tcPr>
          <w:p w14:paraId="427E167E">
            <w:pPr>
              <w:rPr>
                <w:ins w:id="2131" w:author="随遇而安" w:date="2024-11-06T14:21:17Z"/>
                <w:rFonts w:ascii="Arial"/>
                <w:sz w:val="21"/>
              </w:rPr>
            </w:pPr>
          </w:p>
        </w:tc>
        <w:tc>
          <w:tcPr>
            <w:tcW w:w="1426" w:type="dxa"/>
            <w:vAlign w:val="top"/>
          </w:tcPr>
          <w:p w14:paraId="6995F852">
            <w:pPr>
              <w:rPr>
                <w:ins w:id="2132" w:author="随遇而安" w:date="2024-11-06T14:21:17Z"/>
                <w:rFonts w:ascii="Arial"/>
                <w:sz w:val="21"/>
              </w:rPr>
            </w:pPr>
          </w:p>
        </w:tc>
        <w:tc>
          <w:tcPr>
            <w:tcW w:w="1725" w:type="dxa"/>
            <w:vAlign w:val="top"/>
          </w:tcPr>
          <w:p w14:paraId="413D90BF">
            <w:pPr>
              <w:rPr>
                <w:ins w:id="2133" w:author="随遇而安" w:date="2024-11-06T14:21:17Z"/>
                <w:rFonts w:ascii="Arial"/>
                <w:sz w:val="21"/>
              </w:rPr>
            </w:pPr>
          </w:p>
        </w:tc>
        <w:tc>
          <w:tcPr>
            <w:tcW w:w="759" w:type="dxa"/>
            <w:tcBorders>
              <w:right w:val="single" w:color="000000" w:sz="10" w:space="0"/>
            </w:tcBorders>
            <w:vAlign w:val="top"/>
          </w:tcPr>
          <w:p w14:paraId="2BF461FA">
            <w:pPr>
              <w:rPr>
                <w:ins w:id="2134" w:author="随遇而安" w:date="2024-11-06T14:21:17Z"/>
                <w:rFonts w:ascii="Arial"/>
                <w:sz w:val="21"/>
              </w:rPr>
            </w:pPr>
          </w:p>
        </w:tc>
      </w:tr>
      <w:tr w14:paraId="0F6579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9" w:hRule="atLeast"/>
          <w:ins w:id="2135" w:author="随遇而安" w:date="2024-11-06T14:21:17Z"/>
        </w:trPr>
        <w:tc>
          <w:tcPr>
            <w:tcW w:w="9093" w:type="dxa"/>
            <w:gridSpan w:val="8"/>
            <w:tcBorders>
              <w:left w:val="single" w:color="000000" w:sz="10" w:space="0"/>
              <w:bottom w:val="single" w:color="000000" w:sz="10" w:space="0"/>
            </w:tcBorders>
            <w:shd w:val="clear" w:color="auto" w:fill="9CC2E5"/>
            <w:vAlign w:val="top"/>
          </w:tcPr>
          <w:p w14:paraId="2BF48E33">
            <w:pPr>
              <w:pStyle w:val="44"/>
              <w:spacing w:before="203" w:line="143" w:lineRule="exact"/>
              <w:ind w:left="4439"/>
              <w:rPr>
                <w:ins w:id="2136" w:author="随遇而安" w:date="2024-11-06T14:21:17Z"/>
              </w:rPr>
            </w:pPr>
            <w:ins w:id="2137" w:author="随遇而安" w:date="2024-11-06T14:21:17Z">
              <w:r>
                <w:rPr>
                  <w:position w:val="-3"/>
                </w:rPr>
                <w:t>—</w:t>
              </w:r>
            </w:ins>
          </w:p>
        </w:tc>
        <w:tc>
          <w:tcPr>
            <w:tcW w:w="2684" w:type="dxa"/>
            <w:gridSpan w:val="2"/>
            <w:tcBorders>
              <w:bottom w:val="single" w:color="000000" w:sz="10" w:space="0"/>
            </w:tcBorders>
            <w:shd w:val="clear" w:color="auto" w:fill="9CC2E5"/>
            <w:vAlign w:val="top"/>
          </w:tcPr>
          <w:p w14:paraId="221F629D">
            <w:pPr>
              <w:pStyle w:val="44"/>
              <w:spacing w:before="65" w:line="221" w:lineRule="auto"/>
              <w:ind w:left="200"/>
              <w:rPr>
                <w:ins w:id="2138" w:author="随遇而安" w:date="2024-11-06T14:21:17Z"/>
              </w:rPr>
            </w:pPr>
            <w:ins w:id="2139" w:author="随遇而安" w:date="2024-11-06T14:21:17Z">
              <w:r>
                <w:rPr>
                  <w:spacing w:val="-1"/>
                </w:rPr>
                <w:t>年度安全费用预算计划总</w:t>
              </w:r>
            </w:ins>
          </w:p>
        </w:tc>
        <w:tc>
          <w:tcPr>
            <w:tcW w:w="1725" w:type="dxa"/>
            <w:tcBorders>
              <w:bottom w:val="single" w:color="000000" w:sz="10" w:space="0"/>
            </w:tcBorders>
            <w:shd w:val="clear" w:color="auto" w:fill="9CC2E5"/>
            <w:vAlign w:val="top"/>
          </w:tcPr>
          <w:p w14:paraId="05661302">
            <w:pPr>
              <w:rPr>
                <w:ins w:id="2140" w:author="随遇而安" w:date="2024-11-06T14:21:17Z"/>
                <w:rFonts w:ascii="Arial"/>
                <w:sz w:val="21"/>
              </w:rPr>
            </w:pPr>
          </w:p>
        </w:tc>
        <w:tc>
          <w:tcPr>
            <w:tcW w:w="759" w:type="dxa"/>
            <w:tcBorders>
              <w:bottom w:val="single" w:color="000000" w:sz="10" w:space="0"/>
              <w:right w:val="single" w:color="000000" w:sz="10" w:space="0"/>
            </w:tcBorders>
            <w:shd w:val="clear" w:color="auto" w:fill="9CC2E5"/>
            <w:vAlign w:val="top"/>
          </w:tcPr>
          <w:p w14:paraId="6A649F18">
            <w:pPr>
              <w:pStyle w:val="44"/>
              <w:spacing w:before="203" w:line="143" w:lineRule="exact"/>
              <w:ind w:left="284"/>
              <w:rPr>
                <w:ins w:id="2141" w:author="随遇而安" w:date="2024-11-06T14:21:17Z"/>
              </w:rPr>
            </w:pPr>
            <w:ins w:id="2142" w:author="随遇而安" w:date="2024-11-06T14:21:17Z">
              <w:r>
                <w:rPr>
                  <w:position w:val="-3"/>
                </w:rPr>
                <w:t>—</w:t>
              </w:r>
            </w:ins>
          </w:p>
        </w:tc>
      </w:tr>
      <w:tr w14:paraId="5B8033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3" w:hRule="atLeast"/>
          <w:ins w:id="2143" w:author="随遇而安" w:date="2024-11-06T14:21:17Z"/>
        </w:trPr>
        <w:tc>
          <w:tcPr>
            <w:tcW w:w="14261" w:type="dxa"/>
            <w:gridSpan w:val="12"/>
            <w:tcBorders>
              <w:top w:val="single" w:color="000000" w:sz="10" w:space="0"/>
              <w:left w:val="single" w:color="000000" w:sz="10" w:space="0"/>
              <w:right w:val="single" w:color="000000" w:sz="10" w:space="0"/>
            </w:tcBorders>
            <w:vAlign w:val="top"/>
          </w:tcPr>
          <w:p w14:paraId="5D023179">
            <w:pPr>
              <w:pStyle w:val="44"/>
              <w:spacing w:line="180" w:lineRule="auto"/>
              <w:ind w:left="10331"/>
              <w:rPr>
                <w:ins w:id="2144" w:author="随遇而安" w:date="2024-11-06T14:21:17Z"/>
              </w:rPr>
            </w:pPr>
            <w:ins w:id="2145" w:author="随遇而安" w:date="2024-11-06T14:21:17Z">
              <w:r>
                <w:rPr/>
                <w:t>额</w:t>
              </w:r>
            </w:ins>
          </w:p>
          <w:p w14:paraId="638D284C">
            <w:pPr>
              <w:pStyle w:val="44"/>
              <w:spacing w:before="22" w:line="221" w:lineRule="auto"/>
              <w:ind w:left="2457"/>
              <w:rPr>
                <w:ins w:id="2146" w:author="随遇而安" w:date="2024-11-06T14:21:17Z"/>
              </w:rPr>
            </w:pPr>
            <w:ins w:id="2147" w:author="随遇而安" w:date="2024-11-06T14:21:17Z">
              <w:r>
                <w:rPr>
                  <w:spacing w:val="-5"/>
                </w:rPr>
                <w:t>编</w:t>
              </w:r>
            </w:ins>
            <w:ins w:id="2148" w:author="随遇而安" w:date="2024-11-06T14:21:17Z">
              <w:r>
                <w:rPr>
                  <w:spacing w:val="12"/>
                </w:rPr>
                <w:t xml:space="preserve">  </w:t>
              </w:r>
            </w:ins>
            <w:ins w:id="2149" w:author="随遇而安" w:date="2024-11-06T14:21:17Z">
              <w:r>
                <w:rPr>
                  <w:spacing w:val="-5"/>
                </w:rPr>
                <w:t>制：                                                        日  期：    年      月     日</w:t>
              </w:r>
            </w:ins>
          </w:p>
        </w:tc>
      </w:tr>
      <w:tr w14:paraId="186AA1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ins w:id="2150" w:author="随遇而安" w:date="2024-11-06T14:21:17Z"/>
        </w:trPr>
        <w:tc>
          <w:tcPr>
            <w:tcW w:w="14261" w:type="dxa"/>
            <w:gridSpan w:val="12"/>
            <w:tcBorders>
              <w:left w:val="single" w:color="000000" w:sz="10" w:space="0"/>
              <w:right w:val="single" w:color="000000" w:sz="10" w:space="0"/>
            </w:tcBorders>
            <w:vAlign w:val="top"/>
          </w:tcPr>
          <w:p w14:paraId="6BA25B69">
            <w:pPr>
              <w:pStyle w:val="44"/>
              <w:spacing w:before="248" w:line="221" w:lineRule="auto"/>
              <w:ind w:left="2454"/>
              <w:rPr>
                <w:ins w:id="2151" w:author="随遇而安" w:date="2024-11-06T14:21:17Z"/>
              </w:rPr>
            </w:pPr>
            <w:ins w:id="2152" w:author="随遇而安" w:date="2024-11-06T14:21:17Z">
              <w:r>
                <w:rPr>
                  <w:spacing w:val="-6"/>
                </w:rPr>
                <w:t>审</w:t>
              </w:r>
            </w:ins>
            <w:ins w:id="2153" w:author="随遇而安" w:date="2024-11-06T14:21:17Z">
              <w:r>
                <w:rPr>
                  <w:spacing w:val="5"/>
                </w:rPr>
                <w:t xml:space="preserve">  </w:t>
              </w:r>
            </w:ins>
            <w:ins w:id="2154" w:author="随遇而安" w:date="2024-11-06T14:21:17Z">
              <w:r>
                <w:rPr>
                  <w:spacing w:val="-6"/>
                </w:rPr>
                <w:t>核：                                                        日</w:t>
              </w:r>
            </w:ins>
            <w:ins w:id="2155" w:author="随遇而安" w:date="2024-11-06T14:21:17Z">
              <w:r>
                <w:rPr>
                  <w:spacing w:val="5"/>
                </w:rPr>
                <w:t xml:space="preserve">  </w:t>
              </w:r>
            </w:ins>
            <w:ins w:id="2156" w:author="随遇而安" w:date="2024-11-06T14:21:17Z">
              <w:r>
                <w:rPr>
                  <w:spacing w:val="-6"/>
                </w:rPr>
                <w:t xml:space="preserve">期：     年  </w:t>
              </w:r>
            </w:ins>
            <w:ins w:id="2157" w:author="随遇而安" w:date="2024-11-06T14:21:17Z">
              <w:r>
                <w:rPr>
                  <w:spacing w:val="-7"/>
                </w:rPr>
                <w:t xml:space="preserve">   月      日</w:t>
              </w:r>
            </w:ins>
          </w:p>
        </w:tc>
      </w:tr>
      <w:tr w14:paraId="70694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6" w:hRule="atLeast"/>
          <w:ins w:id="2158" w:author="随遇而安" w:date="2024-11-06T14:21:17Z"/>
        </w:trPr>
        <w:tc>
          <w:tcPr>
            <w:tcW w:w="14261" w:type="dxa"/>
            <w:gridSpan w:val="12"/>
            <w:tcBorders>
              <w:left w:val="single" w:color="000000" w:sz="10" w:space="0"/>
              <w:bottom w:val="single" w:color="000000" w:sz="10" w:space="0"/>
              <w:right w:val="single" w:color="000000" w:sz="10" w:space="0"/>
            </w:tcBorders>
            <w:vAlign w:val="top"/>
          </w:tcPr>
          <w:p w14:paraId="7AA9F545">
            <w:pPr>
              <w:pStyle w:val="44"/>
              <w:spacing w:before="254" w:line="221" w:lineRule="auto"/>
              <w:ind w:left="2466"/>
              <w:rPr>
                <w:ins w:id="2159" w:author="随遇而安" w:date="2024-11-06T14:21:17Z"/>
              </w:rPr>
            </w:pPr>
            <w:ins w:id="2160" w:author="随遇而安" w:date="2024-11-06T14:21:17Z">
              <w:r>
                <w:rPr>
                  <w:spacing w:val="-5"/>
                </w:rPr>
                <w:t>审</w:t>
              </w:r>
            </w:ins>
            <w:ins w:id="2161" w:author="随遇而安" w:date="2024-11-06T14:21:17Z">
              <w:r>
                <w:rPr>
                  <w:spacing w:val="4"/>
                </w:rPr>
                <w:t xml:space="preserve">  </w:t>
              </w:r>
            </w:ins>
            <w:ins w:id="2162" w:author="随遇而安" w:date="2024-11-06T14:21:17Z">
              <w:r>
                <w:rPr>
                  <w:spacing w:val="-5"/>
                </w:rPr>
                <w:t xml:space="preserve">批：                                                    </w:t>
              </w:r>
            </w:ins>
            <w:ins w:id="2163" w:author="随遇而安" w:date="2024-11-06T14:21:17Z">
              <w:r>
                <w:rPr>
                  <w:spacing w:val="-6"/>
                </w:rPr>
                <w:t xml:space="preserve">    日  期：</w:t>
              </w:r>
            </w:ins>
            <w:ins w:id="2164" w:author="随遇而安" w:date="2024-11-06T14:21:17Z">
              <w:r>
                <w:rPr>
                  <w:spacing w:val="2"/>
                </w:rPr>
                <w:t xml:space="preserve">    </w:t>
              </w:r>
            </w:ins>
            <w:ins w:id="2165" w:author="随遇而安" w:date="2024-11-06T14:21:17Z">
              <w:r>
                <w:rPr>
                  <w:spacing w:val="-6"/>
                </w:rPr>
                <w:t>年      月     日</w:t>
              </w:r>
            </w:ins>
          </w:p>
        </w:tc>
      </w:tr>
    </w:tbl>
    <w:p w14:paraId="48D5EA98">
      <w:pPr>
        <w:jc w:val="center"/>
        <w:outlineLvl w:val="0"/>
        <w:rPr>
          <w:del w:id="2166" w:author="随遇而安" w:date="2024-11-06T14:21:17Z"/>
          <w:rFonts w:ascii="Times New Roman" w:hAnsi="Times New Roman" w:eastAsia="宋体" w:cs="Times New Roman"/>
          <w:b/>
          <w:color w:val="000000" w:themeColor="text1"/>
          <w:sz w:val="18"/>
          <w:highlight w:val="none"/>
          <w:rPrChange w:id="2167" w:author="随遇而安" w:date="2023-08-11T15:39:24Z">
            <w:rPr>
              <w:del w:id="2168" w:author="随遇而安" w:date="2024-11-06T14:21:17Z"/>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del w:id="2169" w:author="随遇而安" w:date="2024-11-06T14:21:17Z">
        <w:r>
          <w:rPr>
            <w:rFonts w:hint="eastAsia" w:ascii="Times New Roman" w:hAnsi="Times New Roman" w:eastAsia="宋体" w:cs="Times New Roman"/>
            <w:b/>
            <w:color w:val="000000" w:themeColor="text1"/>
            <w:highlight w:val="none"/>
            <w:u w:val="single"/>
            <w:rPrChange w:id="2170" w:author="随遇而安" w:date="2023-08-11T15:39:24Z">
              <w:rPr>
                <w:rFonts w:hint="eastAsia" w:ascii="Times New Roman" w:hAnsi="Times New Roman" w:eastAsia="宋体" w:cs="Times New Roman"/>
                <w:b/>
                <w:color w:val="000000" w:themeColor="text1"/>
                <w:u w:val="single"/>
                <w14:textFill>
                  <w14:solidFill>
                    <w14:schemeClr w14:val="tx1"/>
                  </w14:solidFill>
                </w14:textFill>
              </w:rPr>
            </w:rPrChange>
            <w14:textFill>
              <w14:solidFill>
                <w14:schemeClr w14:val="tx1"/>
              </w14:solidFill>
            </w14:textFill>
          </w:rPr>
          <w:delText>XX项目公司（区域）</w:delText>
        </w:r>
      </w:del>
      <w:del w:id="2171" w:author="随遇而安" w:date="2024-11-06T14:21:17Z">
        <w:r>
          <w:rPr>
            <w:rFonts w:hint="eastAsia" w:ascii="Times New Roman" w:hAnsi="Times New Roman" w:eastAsia="宋体" w:cs="Times New Roman"/>
            <w:b/>
            <w:color w:val="000000" w:themeColor="text1"/>
            <w:highlight w:val="none"/>
            <w:rPrChange w:id="2172"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安全投入计划表</w:delText>
        </w:r>
        <w:bookmarkEnd w:id="85"/>
        <w:bookmarkEnd w:id="86"/>
        <w:bookmarkEnd w:id="87"/>
        <w:bookmarkEnd w:id="88"/>
        <w:bookmarkEnd w:id="89"/>
        <w:bookmarkEnd w:id="90"/>
        <w:bookmarkEnd w:id="91"/>
      </w:del>
    </w:p>
    <w:tbl>
      <w:tblPr>
        <w:tblStyle w:val="1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2382"/>
        <w:gridCol w:w="1974"/>
        <w:gridCol w:w="1432"/>
        <w:gridCol w:w="741"/>
        <w:gridCol w:w="1117"/>
        <w:gridCol w:w="1117"/>
        <w:gridCol w:w="1141"/>
        <w:gridCol w:w="1452"/>
        <w:gridCol w:w="1289"/>
        <w:gridCol w:w="917"/>
      </w:tblGrid>
      <w:tr w14:paraId="1FFAAB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5" w:hRule="atLeast"/>
          <w:del w:id="2173" w:author="随遇而安" w:date="2024-11-06T14:21:17Z"/>
        </w:trPr>
        <w:tc>
          <w:tcPr>
            <w:tcW w:w="694" w:type="dxa"/>
            <w:tcBorders>
              <w:top w:val="single" w:color="auto" w:sz="12" w:space="0"/>
              <w:bottom w:val="single" w:color="auto" w:sz="12" w:space="0"/>
            </w:tcBorders>
            <w:shd w:val="clear" w:color="auto" w:fill="9CC2E5" w:themeFill="accent1" w:themeFillTint="99"/>
            <w:vAlign w:val="center"/>
          </w:tcPr>
          <w:p w14:paraId="0A8E6442">
            <w:pPr>
              <w:jc w:val="center"/>
              <w:rPr>
                <w:del w:id="2174" w:author="随遇而安" w:date="2024-11-06T14:21:17Z"/>
                <w:rFonts w:ascii="Times New Roman" w:hAnsi="Times New Roman" w:eastAsia="宋体" w:cs="Times New Roman"/>
                <w:b/>
                <w:color w:val="000000" w:themeColor="text1"/>
                <w:highlight w:val="none"/>
                <w:rPrChange w:id="2175" w:author="随遇而安" w:date="2023-08-11T15:39:24Z">
                  <w:rPr>
                    <w:del w:id="2176"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177" w:author="随遇而安" w:date="2024-11-06T14:21:17Z">
              <w:r>
                <w:rPr>
                  <w:rFonts w:hint="eastAsia" w:ascii="Times New Roman" w:hAnsi="Times New Roman" w:eastAsia="宋体" w:cs="Times New Roman"/>
                  <w:b/>
                  <w:color w:val="000000" w:themeColor="text1"/>
                  <w:highlight w:val="none"/>
                  <w:rPrChange w:id="217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序号</w:delText>
              </w:r>
            </w:del>
          </w:p>
        </w:tc>
        <w:tc>
          <w:tcPr>
            <w:tcW w:w="2382" w:type="dxa"/>
            <w:tcBorders>
              <w:top w:val="single" w:color="auto" w:sz="12" w:space="0"/>
              <w:bottom w:val="single" w:color="auto" w:sz="12" w:space="0"/>
            </w:tcBorders>
            <w:shd w:val="clear" w:color="auto" w:fill="9CC2E5" w:themeFill="accent1" w:themeFillTint="99"/>
            <w:vAlign w:val="center"/>
          </w:tcPr>
          <w:p w14:paraId="0F1653C6">
            <w:pPr>
              <w:jc w:val="center"/>
              <w:rPr>
                <w:del w:id="2179" w:author="随遇而安" w:date="2024-11-06T14:21:17Z"/>
                <w:rFonts w:ascii="Times New Roman" w:hAnsi="Times New Roman" w:eastAsia="宋体" w:cs="Times New Roman"/>
                <w:b/>
                <w:color w:val="000000" w:themeColor="text1"/>
                <w:highlight w:val="none"/>
                <w:rPrChange w:id="2180" w:author="随遇而安" w:date="2023-08-11T15:39:24Z">
                  <w:rPr>
                    <w:del w:id="2181"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182" w:author="随遇而安" w:date="2024-11-06T14:21:17Z">
              <w:r>
                <w:rPr>
                  <w:rFonts w:hint="eastAsia" w:ascii="Times New Roman" w:hAnsi="Times New Roman" w:eastAsia="宋体" w:cs="Times New Roman"/>
                  <w:b/>
                  <w:color w:val="000000" w:themeColor="text1"/>
                  <w:highlight w:val="none"/>
                  <w:rPrChange w:id="218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措施项目</w:delText>
              </w:r>
            </w:del>
          </w:p>
          <w:p w14:paraId="5DC4A4A6">
            <w:pPr>
              <w:jc w:val="center"/>
              <w:rPr>
                <w:del w:id="2184" w:author="随遇而安" w:date="2024-11-06T14:21:17Z"/>
                <w:rFonts w:ascii="Times New Roman" w:hAnsi="Times New Roman" w:eastAsia="宋体" w:cs="Times New Roman"/>
                <w:b/>
                <w:color w:val="000000" w:themeColor="text1"/>
                <w:highlight w:val="none"/>
                <w:rPrChange w:id="2185" w:author="随遇而安" w:date="2023-08-11T15:39:24Z">
                  <w:rPr>
                    <w:del w:id="2186"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187" w:author="随遇而安" w:date="2024-11-06T14:21:17Z">
              <w:r>
                <w:rPr>
                  <w:rFonts w:hint="eastAsia" w:ascii="Times New Roman" w:hAnsi="Times New Roman" w:eastAsia="宋体" w:cs="Times New Roman"/>
                  <w:b/>
                  <w:color w:val="000000" w:themeColor="text1"/>
                  <w:highlight w:val="none"/>
                  <w:rPrChange w:id="218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（安全生产费用类别）</w:delText>
              </w:r>
            </w:del>
          </w:p>
        </w:tc>
        <w:tc>
          <w:tcPr>
            <w:tcW w:w="1974" w:type="dxa"/>
            <w:tcBorders>
              <w:top w:val="single" w:color="auto" w:sz="12" w:space="0"/>
              <w:bottom w:val="single" w:color="auto" w:sz="12" w:space="0"/>
            </w:tcBorders>
            <w:shd w:val="clear" w:color="auto" w:fill="9CC2E5" w:themeFill="accent1" w:themeFillTint="99"/>
            <w:vAlign w:val="center"/>
          </w:tcPr>
          <w:p w14:paraId="2BD7F22B">
            <w:pPr>
              <w:jc w:val="center"/>
              <w:rPr>
                <w:del w:id="2189" w:author="随遇而安" w:date="2024-11-06T14:21:17Z"/>
                <w:rFonts w:ascii="Times New Roman" w:hAnsi="Times New Roman" w:eastAsia="宋体" w:cs="Times New Roman"/>
                <w:b/>
                <w:color w:val="000000" w:themeColor="text1"/>
                <w:highlight w:val="none"/>
                <w:rPrChange w:id="2190" w:author="随遇而安" w:date="2023-08-11T15:39:24Z">
                  <w:rPr>
                    <w:del w:id="2191"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192" w:author="随遇而安" w:date="2024-11-06T14:21:17Z">
              <w:r>
                <w:rPr>
                  <w:rFonts w:hint="eastAsia" w:ascii="Times New Roman" w:hAnsi="Times New Roman" w:eastAsia="宋体" w:cs="Times New Roman"/>
                  <w:b/>
                  <w:color w:val="000000" w:themeColor="text1"/>
                  <w:highlight w:val="none"/>
                  <w:rPrChange w:id="219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预算科目</w:delText>
              </w:r>
            </w:del>
          </w:p>
          <w:p w14:paraId="0E0DAB97">
            <w:pPr>
              <w:jc w:val="center"/>
              <w:rPr>
                <w:del w:id="2194" w:author="随遇而安" w:date="2024-11-06T14:21:17Z"/>
                <w:rFonts w:ascii="Times New Roman" w:hAnsi="Times New Roman" w:eastAsia="宋体" w:cs="Times New Roman"/>
                <w:b/>
                <w:color w:val="000000" w:themeColor="text1"/>
                <w:highlight w:val="none"/>
                <w:rPrChange w:id="2195" w:author="随遇而安" w:date="2023-08-11T15:39:24Z">
                  <w:rPr>
                    <w:del w:id="2196"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197" w:author="随遇而安" w:date="2024-11-06T14:21:17Z">
              <w:r>
                <w:rPr>
                  <w:rFonts w:hint="eastAsia" w:ascii="Times New Roman" w:hAnsi="Times New Roman" w:eastAsia="宋体" w:cs="Times New Roman"/>
                  <w:b/>
                  <w:color w:val="000000" w:themeColor="text1"/>
                  <w:highlight w:val="none"/>
                  <w:rPrChange w:id="219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（费用化/资本化）</w:delText>
              </w:r>
            </w:del>
          </w:p>
        </w:tc>
        <w:tc>
          <w:tcPr>
            <w:tcW w:w="1432" w:type="dxa"/>
            <w:tcBorders>
              <w:top w:val="single" w:color="auto" w:sz="12" w:space="0"/>
              <w:bottom w:val="single" w:color="auto" w:sz="12" w:space="0"/>
            </w:tcBorders>
            <w:shd w:val="clear" w:color="auto" w:fill="9CC2E5" w:themeFill="accent1" w:themeFillTint="99"/>
            <w:vAlign w:val="center"/>
          </w:tcPr>
          <w:p w14:paraId="5E570A77">
            <w:pPr>
              <w:jc w:val="center"/>
              <w:rPr>
                <w:del w:id="2199" w:author="随遇而安" w:date="2024-11-06T14:21:17Z"/>
                <w:rFonts w:ascii="Times New Roman" w:hAnsi="Times New Roman" w:eastAsia="宋体" w:cs="Times New Roman"/>
                <w:b/>
                <w:color w:val="000000" w:themeColor="text1"/>
                <w:highlight w:val="none"/>
                <w:rPrChange w:id="2200" w:author="随遇而安" w:date="2023-08-11T15:39:24Z">
                  <w:rPr>
                    <w:del w:id="2201"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02" w:author="随遇而安" w:date="2024-11-06T14:21:17Z">
              <w:r>
                <w:rPr>
                  <w:rFonts w:hint="eastAsia" w:ascii="Times New Roman" w:hAnsi="Times New Roman" w:eastAsia="宋体" w:cs="Times New Roman"/>
                  <w:b/>
                  <w:color w:val="000000" w:themeColor="text1"/>
                  <w:highlight w:val="none"/>
                  <w:rPrChange w:id="220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用途及依据</w:delText>
              </w:r>
            </w:del>
          </w:p>
        </w:tc>
        <w:tc>
          <w:tcPr>
            <w:tcW w:w="741" w:type="dxa"/>
            <w:tcBorders>
              <w:top w:val="single" w:color="auto" w:sz="12" w:space="0"/>
              <w:bottom w:val="single" w:color="auto" w:sz="12" w:space="0"/>
            </w:tcBorders>
            <w:shd w:val="clear" w:color="auto" w:fill="9CC2E5" w:themeFill="accent1" w:themeFillTint="99"/>
            <w:vAlign w:val="center"/>
          </w:tcPr>
          <w:p w14:paraId="573A9BF6">
            <w:pPr>
              <w:jc w:val="center"/>
              <w:rPr>
                <w:del w:id="2204" w:author="随遇而安" w:date="2024-11-06T14:21:17Z"/>
                <w:rFonts w:ascii="Times New Roman" w:hAnsi="Times New Roman" w:eastAsia="宋体" w:cs="Times New Roman"/>
                <w:b/>
                <w:color w:val="000000" w:themeColor="text1"/>
                <w:highlight w:val="none"/>
                <w:rPrChange w:id="2205" w:author="随遇而安" w:date="2023-08-11T15:39:24Z">
                  <w:rPr>
                    <w:del w:id="2206"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07" w:author="随遇而安" w:date="2024-11-06T14:21:17Z">
              <w:r>
                <w:rPr>
                  <w:rFonts w:hint="eastAsia" w:ascii="Times New Roman" w:hAnsi="Times New Roman" w:eastAsia="宋体" w:cs="Times New Roman"/>
                  <w:b/>
                  <w:color w:val="000000" w:themeColor="text1"/>
                  <w:highlight w:val="none"/>
                  <w:rPrChange w:id="220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数量</w:delText>
              </w:r>
            </w:del>
          </w:p>
        </w:tc>
        <w:tc>
          <w:tcPr>
            <w:tcW w:w="1117" w:type="dxa"/>
            <w:tcBorders>
              <w:top w:val="single" w:color="auto" w:sz="12" w:space="0"/>
              <w:bottom w:val="single" w:color="auto" w:sz="12" w:space="0"/>
            </w:tcBorders>
            <w:shd w:val="clear" w:color="auto" w:fill="9CC2E5" w:themeFill="accent1" w:themeFillTint="99"/>
            <w:vAlign w:val="center"/>
          </w:tcPr>
          <w:p w14:paraId="426D0D76">
            <w:pPr>
              <w:jc w:val="center"/>
              <w:rPr>
                <w:del w:id="2209" w:author="随遇而安" w:date="2024-11-06T14:21:17Z"/>
                <w:rFonts w:ascii="Times New Roman" w:hAnsi="Times New Roman" w:eastAsia="宋体" w:cs="Times New Roman"/>
                <w:b/>
                <w:color w:val="000000" w:themeColor="text1"/>
                <w:highlight w:val="none"/>
                <w:rPrChange w:id="2210" w:author="随遇而安" w:date="2023-08-11T15:39:24Z">
                  <w:rPr>
                    <w:del w:id="2211"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12" w:author="随遇而安" w:date="2024-11-06T14:21:17Z">
              <w:r>
                <w:rPr>
                  <w:rFonts w:hint="eastAsia" w:ascii="Times New Roman" w:hAnsi="Times New Roman" w:eastAsia="宋体" w:cs="Times New Roman"/>
                  <w:b/>
                  <w:color w:val="000000" w:themeColor="text1"/>
                  <w:highlight w:val="none"/>
                  <w:rPrChange w:id="221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品牌</w:delText>
              </w:r>
            </w:del>
          </w:p>
        </w:tc>
        <w:tc>
          <w:tcPr>
            <w:tcW w:w="1117" w:type="dxa"/>
            <w:tcBorders>
              <w:top w:val="single" w:color="auto" w:sz="12" w:space="0"/>
              <w:bottom w:val="single" w:color="auto" w:sz="12" w:space="0"/>
            </w:tcBorders>
            <w:shd w:val="clear" w:color="auto" w:fill="9CC2E5" w:themeFill="accent1" w:themeFillTint="99"/>
            <w:vAlign w:val="center"/>
          </w:tcPr>
          <w:p w14:paraId="21AA93BF">
            <w:pPr>
              <w:jc w:val="center"/>
              <w:rPr>
                <w:del w:id="2214" w:author="随遇而安" w:date="2024-11-06T14:21:17Z"/>
                <w:rFonts w:ascii="Times New Roman" w:hAnsi="Times New Roman" w:eastAsia="宋体" w:cs="Times New Roman"/>
                <w:b/>
                <w:color w:val="000000" w:themeColor="text1"/>
                <w:highlight w:val="none"/>
                <w:rPrChange w:id="2215" w:author="随遇而安" w:date="2023-08-11T15:39:24Z">
                  <w:rPr>
                    <w:del w:id="2216"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17" w:author="随遇而安" w:date="2024-11-06T14:21:17Z">
              <w:r>
                <w:rPr>
                  <w:rFonts w:hint="eastAsia" w:ascii="Times New Roman" w:hAnsi="Times New Roman" w:eastAsia="宋体" w:cs="Times New Roman"/>
                  <w:b/>
                  <w:color w:val="000000" w:themeColor="text1"/>
                  <w:highlight w:val="none"/>
                  <w:rPrChange w:id="221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单价（元）</w:delText>
              </w:r>
            </w:del>
          </w:p>
        </w:tc>
        <w:tc>
          <w:tcPr>
            <w:tcW w:w="1141" w:type="dxa"/>
            <w:tcBorders>
              <w:top w:val="single" w:color="auto" w:sz="12" w:space="0"/>
              <w:bottom w:val="single" w:color="auto" w:sz="12" w:space="0"/>
            </w:tcBorders>
            <w:shd w:val="clear" w:color="auto" w:fill="9CC2E5" w:themeFill="accent1" w:themeFillTint="99"/>
            <w:vAlign w:val="center"/>
          </w:tcPr>
          <w:p w14:paraId="0027856F">
            <w:pPr>
              <w:jc w:val="center"/>
              <w:rPr>
                <w:del w:id="2219" w:author="随遇而安" w:date="2024-11-06T14:21:17Z"/>
                <w:rFonts w:ascii="Times New Roman" w:hAnsi="Times New Roman" w:eastAsia="宋体" w:cs="Times New Roman"/>
                <w:b/>
                <w:color w:val="000000" w:themeColor="text1"/>
                <w:highlight w:val="none"/>
                <w:rPrChange w:id="2220" w:author="随遇而安" w:date="2023-08-11T15:39:24Z">
                  <w:rPr>
                    <w:del w:id="2221"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22" w:author="随遇而安" w:date="2024-11-06T14:21:17Z">
              <w:r>
                <w:rPr>
                  <w:rFonts w:hint="eastAsia" w:ascii="Times New Roman" w:hAnsi="Times New Roman" w:eastAsia="宋体" w:cs="Times New Roman"/>
                  <w:b/>
                  <w:color w:val="000000" w:themeColor="text1"/>
                  <w:highlight w:val="none"/>
                  <w:rPrChange w:id="222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总价（元）</w:delText>
              </w:r>
            </w:del>
          </w:p>
        </w:tc>
        <w:tc>
          <w:tcPr>
            <w:tcW w:w="1452" w:type="dxa"/>
            <w:tcBorders>
              <w:top w:val="single" w:color="auto" w:sz="12" w:space="0"/>
              <w:bottom w:val="single" w:color="auto" w:sz="12" w:space="0"/>
            </w:tcBorders>
            <w:shd w:val="clear" w:color="auto" w:fill="9CC2E5" w:themeFill="accent1" w:themeFillTint="99"/>
            <w:vAlign w:val="center"/>
          </w:tcPr>
          <w:p w14:paraId="30878305">
            <w:pPr>
              <w:jc w:val="center"/>
              <w:rPr>
                <w:del w:id="2224" w:author="随遇而安" w:date="2024-11-06T14:21:17Z"/>
                <w:rFonts w:ascii="Times New Roman" w:hAnsi="Times New Roman" w:eastAsia="宋体" w:cs="Times New Roman"/>
                <w:b/>
                <w:color w:val="000000" w:themeColor="text1"/>
                <w:highlight w:val="none"/>
                <w:rPrChange w:id="2225" w:author="随遇而安" w:date="2023-08-11T15:39:24Z">
                  <w:rPr>
                    <w:del w:id="2226"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27" w:author="随遇而安" w:date="2024-11-06T14:21:17Z">
              <w:r>
                <w:rPr>
                  <w:rFonts w:hint="eastAsia" w:ascii="Times New Roman" w:hAnsi="Times New Roman" w:eastAsia="宋体" w:cs="Times New Roman"/>
                  <w:b/>
                  <w:color w:val="000000" w:themeColor="text1"/>
                  <w:highlight w:val="none"/>
                  <w:rPrChange w:id="222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计划使用时间</w:delText>
              </w:r>
            </w:del>
          </w:p>
        </w:tc>
        <w:tc>
          <w:tcPr>
            <w:tcW w:w="1289" w:type="dxa"/>
            <w:tcBorders>
              <w:top w:val="single" w:color="auto" w:sz="12" w:space="0"/>
              <w:bottom w:val="single" w:color="auto" w:sz="12" w:space="0"/>
            </w:tcBorders>
            <w:shd w:val="clear" w:color="auto" w:fill="9CC2E5" w:themeFill="accent1" w:themeFillTint="99"/>
            <w:vAlign w:val="center"/>
          </w:tcPr>
          <w:p w14:paraId="2EB72B2B">
            <w:pPr>
              <w:jc w:val="center"/>
              <w:rPr>
                <w:del w:id="2229" w:author="随遇而安" w:date="2024-11-06T14:21:17Z"/>
                <w:rFonts w:ascii="Times New Roman" w:hAnsi="Times New Roman" w:eastAsia="宋体" w:cs="Times New Roman"/>
                <w:b/>
                <w:color w:val="000000" w:themeColor="text1"/>
                <w:highlight w:val="none"/>
                <w:rPrChange w:id="2230" w:author="随遇而安" w:date="2023-08-11T15:39:24Z">
                  <w:rPr>
                    <w:del w:id="2231"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32" w:author="随遇而安" w:date="2024-11-06T14:21:17Z">
              <w:r>
                <w:rPr>
                  <w:rFonts w:hint="eastAsia" w:ascii="Times New Roman" w:hAnsi="Times New Roman" w:eastAsia="宋体" w:cs="Times New Roman"/>
                  <w:b/>
                  <w:color w:val="000000" w:themeColor="text1"/>
                  <w:highlight w:val="none"/>
                  <w:rPrChange w:id="223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使用部门/地点</w:delText>
              </w:r>
            </w:del>
          </w:p>
        </w:tc>
        <w:tc>
          <w:tcPr>
            <w:tcW w:w="917" w:type="dxa"/>
            <w:tcBorders>
              <w:top w:val="single" w:color="auto" w:sz="12" w:space="0"/>
              <w:bottom w:val="single" w:color="auto" w:sz="12" w:space="0"/>
            </w:tcBorders>
            <w:shd w:val="clear" w:color="auto" w:fill="9CC2E5" w:themeFill="accent1" w:themeFillTint="99"/>
            <w:vAlign w:val="center"/>
          </w:tcPr>
          <w:p w14:paraId="29CEFD62">
            <w:pPr>
              <w:jc w:val="center"/>
              <w:rPr>
                <w:del w:id="2234" w:author="随遇而安" w:date="2024-11-06T14:21:17Z"/>
                <w:rFonts w:ascii="Times New Roman" w:hAnsi="Times New Roman" w:eastAsia="宋体" w:cs="Times New Roman"/>
                <w:b/>
                <w:color w:val="000000" w:themeColor="text1"/>
                <w:highlight w:val="none"/>
                <w:rPrChange w:id="2235" w:author="随遇而安" w:date="2023-08-11T15:39:24Z">
                  <w:rPr>
                    <w:del w:id="2236" w:author="随遇而安" w:date="2024-11-06T14:21:17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2237" w:author="随遇而安" w:date="2024-11-06T14:21:17Z">
              <w:r>
                <w:rPr>
                  <w:rFonts w:hint="eastAsia" w:ascii="Times New Roman" w:hAnsi="Times New Roman" w:eastAsia="宋体" w:cs="Times New Roman"/>
                  <w:b/>
                  <w:color w:val="000000" w:themeColor="text1"/>
                  <w:highlight w:val="none"/>
                  <w:rPrChange w:id="223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备注</w:delText>
              </w:r>
            </w:del>
          </w:p>
        </w:tc>
      </w:tr>
      <w:tr w14:paraId="129C9F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239" w:author="随遇而安" w:date="2024-11-06T14:21:17Z"/>
        </w:trPr>
        <w:tc>
          <w:tcPr>
            <w:tcW w:w="694" w:type="dxa"/>
            <w:tcBorders>
              <w:top w:val="single" w:color="auto" w:sz="12" w:space="0"/>
            </w:tcBorders>
            <w:vAlign w:val="center"/>
          </w:tcPr>
          <w:p w14:paraId="2F798E1A">
            <w:pPr>
              <w:jc w:val="center"/>
              <w:rPr>
                <w:del w:id="2240" w:author="随遇而安" w:date="2024-11-06T14:21:17Z"/>
                <w:rFonts w:ascii="Times New Roman" w:hAnsi="Times New Roman" w:eastAsia="宋体" w:cs="Times New Roman"/>
                <w:color w:val="000000" w:themeColor="text1"/>
                <w:highlight w:val="none"/>
                <w:rPrChange w:id="2241" w:author="随遇而安" w:date="2023-08-11T15:39:24Z">
                  <w:rPr>
                    <w:del w:id="224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243" w:author="随遇而安" w:date="2024-11-06T14:21:17Z">
              <w:r>
                <w:rPr>
                  <w:rFonts w:hint="eastAsia" w:ascii="Times New Roman" w:hAnsi="Times New Roman" w:eastAsia="宋体" w:cs="Times New Roman"/>
                  <w:color w:val="000000" w:themeColor="text1"/>
                  <w:highlight w:val="none"/>
                  <w:rPrChange w:id="224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2245" w:author="随遇而安" w:date="2024-11-06T14:21:17Z">
              <w:r>
                <w:rPr>
                  <w:rFonts w:ascii="Times New Roman" w:hAnsi="Times New Roman" w:eastAsia="宋体" w:cs="Times New Roman"/>
                  <w:color w:val="000000" w:themeColor="text1"/>
                  <w:highlight w:val="none"/>
                  <w:rPrChange w:id="224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1</w:delText>
              </w:r>
            </w:del>
          </w:p>
        </w:tc>
        <w:tc>
          <w:tcPr>
            <w:tcW w:w="2382" w:type="dxa"/>
            <w:tcBorders>
              <w:top w:val="single" w:color="auto" w:sz="12" w:space="0"/>
            </w:tcBorders>
            <w:vAlign w:val="center"/>
          </w:tcPr>
          <w:p w14:paraId="7C4E10D4">
            <w:pPr>
              <w:jc w:val="center"/>
              <w:rPr>
                <w:del w:id="2247" w:author="随遇而安" w:date="2024-11-06T14:21:17Z"/>
                <w:rFonts w:ascii="Times New Roman" w:hAnsi="Times New Roman" w:eastAsia="宋体" w:cs="Times New Roman"/>
                <w:color w:val="000000" w:themeColor="text1"/>
                <w:highlight w:val="none"/>
                <w:rPrChange w:id="2248" w:author="随遇而安" w:date="2023-08-11T15:39:24Z">
                  <w:rPr>
                    <w:del w:id="224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tcBorders>
              <w:top w:val="single" w:color="auto" w:sz="12" w:space="0"/>
            </w:tcBorders>
            <w:vAlign w:val="center"/>
          </w:tcPr>
          <w:p w14:paraId="21C3961F">
            <w:pPr>
              <w:jc w:val="center"/>
              <w:rPr>
                <w:del w:id="2250" w:author="随遇而安" w:date="2024-11-06T14:21:17Z"/>
                <w:rFonts w:ascii="Times New Roman" w:hAnsi="Times New Roman" w:eastAsia="宋体" w:cs="Times New Roman"/>
                <w:color w:val="000000" w:themeColor="text1"/>
                <w:highlight w:val="none"/>
                <w:rPrChange w:id="2251" w:author="随遇而安" w:date="2023-08-11T15:39:24Z">
                  <w:rPr>
                    <w:del w:id="225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tcBorders>
              <w:top w:val="single" w:color="auto" w:sz="12" w:space="0"/>
            </w:tcBorders>
            <w:vAlign w:val="center"/>
          </w:tcPr>
          <w:p w14:paraId="30C3886E">
            <w:pPr>
              <w:jc w:val="center"/>
              <w:rPr>
                <w:del w:id="2253" w:author="随遇而安" w:date="2024-11-06T14:21:17Z"/>
                <w:rFonts w:ascii="Times New Roman" w:hAnsi="Times New Roman" w:eastAsia="宋体" w:cs="Times New Roman"/>
                <w:color w:val="000000" w:themeColor="text1"/>
                <w:highlight w:val="none"/>
                <w:rPrChange w:id="2254" w:author="随遇而安" w:date="2023-08-11T15:39:24Z">
                  <w:rPr>
                    <w:del w:id="225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tcBorders>
              <w:top w:val="single" w:color="auto" w:sz="12" w:space="0"/>
            </w:tcBorders>
            <w:vAlign w:val="center"/>
          </w:tcPr>
          <w:p w14:paraId="0FE62AE7">
            <w:pPr>
              <w:jc w:val="center"/>
              <w:rPr>
                <w:del w:id="2256" w:author="随遇而安" w:date="2024-11-06T14:21:17Z"/>
                <w:rFonts w:ascii="Times New Roman" w:hAnsi="Times New Roman" w:eastAsia="宋体" w:cs="Times New Roman"/>
                <w:color w:val="000000" w:themeColor="text1"/>
                <w:highlight w:val="none"/>
                <w:rPrChange w:id="2257" w:author="随遇而安" w:date="2023-08-11T15:39:24Z">
                  <w:rPr>
                    <w:del w:id="225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tcBorders>
              <w:top w:val="single" w:color="auto" w:sz="12" w:space="0"/>
            </w:tcBorders>
            <w:vAlign w:val="center"/>
          </w:tcPr>
          <w:p w14:paraId="2A9226FE">
            <w:pPr>
              <w:jc w:val="center"/>
              <w:rPr>
                <w:del w:id="2259" w:author="随遇而安" w:date="2024-11-06T14:21:17Z"/>
                <w:rFonts w:ascii="Times New Roman" w:hAnsi="Times New Roman" w:eastAsia="宋体" w:cs="Times New Roman"/>
                <w:color w:val="000000" w:themeColor="text1"/>
                <w:highlight w:val="none"/>
                <w:rPrChange w:id="2260" w:author="随遇而安" w:date="2023-08-11T15:39:24Z">
                  <w:rPr>
                    <w:del w:id="226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tcBorders>
              <w:top w:val="single" w:color="auto" w:sz="12" w:space="0"/>
            </w:tcBorders>
            <w:vAlign w:val="center"/>
          </w:tcPr>
          <w:p w14:paraId="519E5634">
            <w:pPr>
              <w:jc w:val="center"/>
              <w:rPr>
                <w:del w:id="2262" w:author="随遇而安" w:date="2024-11-06T14:21:17Z"/>
                <w:rFonts w:ascii="Times New Roman" w:hAnsi="Times New Roman" w:eastAsia="宋体" w:cs="Times New Roman"/>
                <w:color w:val="000000" w:themeColor="text1"/>
                <w:highlight w:val="none"/>
                <w:rPrChange w:id="2263" w:author="随遇而安" w:date="2023-08-11T15:39:24Z">
                  <w:rPr>
                    <w:del w:id="226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tcBorders>
              <w:top w:val="single" w:color="auto" w:sz="12" w:space="0"/>
            </w:tcBorders>
            <w:vAlign w:val="center"/>
          </w:tcPr>
          <w:p w14:paraId="23235555">
            <w:pPr>
              <w:jc w:val="center"/>
              <w:rPr>
                <w:del w:id="2265" w:author="随遇而安" w:date="2024-11-06T14:21:17Z"/>
                <w:rFonts w:ascii="Times New Roman" w:hAnsi="Times New Roman" w:eastAsia="宋体" w:cs="Times New Roman"/>
                <w:color w:val="000000" w:themeColor="text1"/>
                <w:highlight w:val="none"/>
                <w:rPrChange w:id="2266" w:author="随遇而安" w:date="2023-08-11T15:39:24Z">
                  <w:rPr>
                    <w:del w:id="226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tcBorders>
              <w:top w:val="single" w:color="auto" w:sz="12" w:space="0"/>
            </w:tcBorders>
            <w:vAlign w:val="center"/>
          </w:tcPr>
          <w:p w14:paraId="2113C9A1">
            <w:pPr>
              <w:jc w:val="center"/>
              <w:rPr>
                <w:del w:id="2268" w:author="随遇而安" w:date="2024-11-06T14:21:17Z"/>
                <w:rFonts w:ascii="Times New Roman" w:hAnsi="Times New Roman" w:eastAsia="宋体" w:cs="Times New Roman"/>
                <w:color w:val="000000" w:themeColor="text1"/>
                <w:highlight w:val="none"/>
                <w:rPrChange w:id="2269" w:author="随遇而安" w:date="2023-08-11T15:39:24Z">
                  <w:rPr>
                    <w:del w:id="227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tcBorders>
              <w:top w:val="single" w:color="auto" w:sz="12" w:space="0"/>
            </w:tcBorders>
            <w:vAlign w:val="center"/>
          </w:tcPr>
          <w:p w14:paraId="6B18411B">
            <w:pPr>
              <w:jc w:val="center"/>
              <w:rPr>
                <w:del w:id="2271" w:author="随遇而安" w:date="2024-11-06T14:21:17Z"/>
                <w:rFonts w:ascii="Times New Roman" w:hAnsi="Times New Roman" w:eastAsia="宋体" w:cs="Times New Roman"/>
                <w:color w:val="000000" w:themeColor="text1"/>
                <w:highlight w:val="none"/>
                <w:rPrChange w:id="2272" w:author="随遇而安" w:date="2023-08-11T15:39:24Z">
                  <w:rPr>
                    <w:del w:id="227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tcBorders>
              <w:top w:val="single" w:color="auto" w:sz="12" w:space="0"/>
            </w:tcBorders>
            <w:vAlign w:val="center"/>
          </w:tcPr>
          <w:p w14:paraId="4C50822D">
            <w:pPr>
              <w:jc w:val="center"/>
              <w:rPr>
                <w:del w:id="2274" w:author="随遇而安" w:date="2024-11-06T14:21:17Z"/>
                <w:rFonts w:ascii="Times New Roman" w:hAnsi="Times New Roman" w:eastAsia="宋体" w:cs="Times New Roman"/>
                <w:color w:val="000000" w:themeColor="text1"/>
                <w:highlight w:val="none"/>
                <w:rPrChange w:id="2275" w:author="随遇而安" w:date="2023-08-11T15:39:24Z">
                  <w:rPr>
                    <w:del w:id="227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72A68F8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277" w:author="随遇而安" w:date="2024-11-06T14:21:17Z"/>
        </w:trPr>
        <w:tc>
          <w:tcPr>
            <w:tcW w:w="694" w:type="dxa"/>
            <w:vAlign w:val="center"/>
          </w:tcPr>
          <w:p w14:paraId="551B9E78">
            <w:pPr>
              <w:jc w:val="center"/>
              <w:rPr>
                <w:del w:id="2278" w:author="随遇而安" w:date="2024-11-06T14:21:17Z"/>
                <w:rFonts w:ascii="Times New Roman" w:hAnsi="Times New Roman" w:eastAsia="宋体" w:cs="Times New Roman"/>
                <w:color w:val="000000" w:themeColor="text1"/>
                <w:highlight w:val="none"/>
                <w:rPrChange w:id="2279" w:author="随遇而安" w:date="2023-08-11T15:39:24Z">
                  <w:rPr>
                    <w:del w:id="228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281" w:author="随遇而安" w:date="2024-11-06T14:21:17Z">
              <w:r>
                <w:rPr>
                  <w:rFonts w:hint="eastAsia" w:ascii="Times New Roman" w:hAnsi="Times New Roman" w:eastAsia="宋体" w:cs="Times New Roman"/>
                  <w:color w:val="000000" w:themeColor="text1"/>
                  <w:highlight w:val="none"/>
                  <w:rPrChange w:id="2282"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2283" w:author="随遇而安" w:date="2024-11-06T14:21:17Z">
              <w:r>
                <w:rPr>
                  <w:rFonts w:ascii="Times New Roman" w:hAnsi="Times New Roman" w:eastAsia="宋体" w:cs="Times New Roman"/>
                  <w:color w:val="000000" w:themeColor="text1"/>
                  <w:highlight w:val="none"/>
                  <w:rPrChange w:id="228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2</w:delText>
              </w:r>
            </w:del>
          </w:p>
        </w:tc>
        <w:tc>
          <w:tcPr>
            <w:tcW w:w="2382" w:type="dxa"/>
            <w:vAlign w:val="center"/>
          </w:tcPr>
          <w:p w14:paraId="5B6F0FA8">
            <w:pPr>
              <w:jc w:val="center"/>
              <w:rPr>
                <w:del w:id="2285" w:author="随遇而安" w:date="2024-11-06T14:21:17Z"/>
                <w:rFonts w:ascii="Times New Roman" w:hAnsi="Times New Roman" w:eastAsia="宋体" w:cs="Times New Roman"/>
                <w:color w:val="000000" w:themeColor="text1"/>
                <w:highlight w:val="none"/>
                <w:rPrChange w:id="2286" w:author="随遇而安" w:date="2023-08-11T15:39:24Z">
                  <w:rPr>
                    <w:del w:id="228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vAlign w:val="center"/>
          </w:tcPr>
          <w:p w14:paraId="2632101A">
            <w:pPr>
              <w:jc w:val="center"/>
              <w:rPr>
                <w:del w:id="2288" w:author="随遇而安" w:date="2024-11-06T14:21:17Z"/>
                <w:rFonts w:ascii="Times New Roman" w:hAnsi="Times New Roman" w:eastAsia="宋体" w:cs="Times New Roman"/>
                <w:color w:val="000000" w:themeColor="text1"/>
                <w:highlight w:val="none"/>
                <w:rPrChange w:id="2289" w:author="随遇而安" w:date="2023-08-11T15:39:24Z">
                  <w:rPr>
                    <w:del w:id="229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vAlign w:val="center"/>
          </w:tcPr>
          <w:p w14:paraId="190EB935">
            <w:pPr>
              <w:jc w:val="center"/>
              <w:rPr>
                <w:del w:id="2291" w:author="随遇而安" w:date="2024-11-06T14:21:17Z"/>
                <w:rFonts w:ascii="Times New Roman" w:hAnsi="Times New Roman" w:eastAsia="宋体" w:cs="Times New Roman"/>
                <w:color w:val="000000" w:themeColor="text1"/>
                <w:highlight w:val="none"/>
                <w:rPrChange w:id="2292" w:author="随遇而安" w:date="2023-08-11T15:39:24Z">
                  <w:rPr>
                    <w:del w:id="229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vAlign w:val="center"/>
          </w:tcPr>
          <w:p w14:paraId="4FAC4033">
            <w:pPr>
              <w:jc w:val="center"/>
              <w:rPr>
                <w:del w:id="2294" w:author="随遇而安" w:date="2024-11-06T14:21:17Z"/>
                <w:rFonts w:ascii="Times New Roman" w:hAnsi="Times New Roman" w:eastAsia="宋体" w:cs="Times New Roman"/>
                <w:color w:val="000000" w:themeColor="text1"/>
                <w:highlight w:val="none"/>
                <w:rPrChange w:id="2295" w:author="随遇而安" w:date="2023-08-11T15:39:24Z">
                  <w:rPr>
                    <w:del w:id="229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03EADA21">
            <w:pPr>
              <w:jc w:val="center"/>
              <w:rPr>
                <w:del w:id="2297" w:author="随遇而安" w:date="2024-11-06T14:21:17Z"/>
                <w:rFonts w:ascii="Times New Roman" w:hAnsi="Times New Roman" w:eastAsia="宋体" w:cs="Times New Roman"/>
                <w:color w:val="000000" w:themeColor="text1"/>
                <w:highlight w:val="none"/>
                <w:rPrChange w:id="2298" w:author="随遇而安" w:date="2023-08-11T15:39:24Z">
                  <w:rPr>
                    <w:del w:id="229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31B70876">
            <w:pPr>
              <w:jc w:val="center"/>
              <w:rPr>
                <w:del w:id="2300" w:author="随遇而安" w:date="2024-11-06T14:21:17Z"/>
                <w:rFonts w:ascii="Times New Roman" w:hAnsi="Times New Roman" w:eastAsia="宋体" w:cs="Times New Roman"/>
                <w:color w:val="000000" w:themeColor="text1"/>
                <w:highlight w:val="none"/>
                <w:rPrChange w:id="2301" w:author="随遇而安" w:date="2023-08-11T15:39:24Z">
                  <w:rPr>
                    <w:del w:id="230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vAlign w:val="center"/>
          </w:tcPr>
          <w:p w14:paraId="5548826B">
            <w:pPr>
              <w:jc w:val="center"/>
              <w:rPr>
                <w:del w:id="2303" w:author="随遇而安" w:date="2024-11-06T14:21:17Z"/>
                <w:rFonts w:ascii="Times New Roman" w:hAnsi="Times New Roman" w:eastAsia="宋体" w:cs="Times New Roman"/>
                <w:color w:val="000000" w:themeColor="text1"/>
                <w:highlight w:val="none"/>
                <w:rPrChange w:id="2304" w:author="随遇而安" w:date="2023-08-11T15:39:24Z">
                  <w:rPr>
                    <w:del w:id="230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vAlign w:val="center"/>
          </w:tcPr>
          <w:p w14:paraId="770AE62C">
            <w:pPr>
              <w:jc w:val="center"/>
              <w:rPr>
                <w:del w:id="2306" w:author="随遇而安" w:date="2024-11-06T14:21:17Z"/>
                <w:rFonts w:ascii="Times New Roman" w:hAnsi="Times New Roman" w:eastAsia="宋体" w:cs="Times New Roman"/>
                <w:color w:val="000000" w:themeColor="text1"/>
                <w:highlight w:val="none"/>
                <w:rPrChange w:id="2307" w:author="随遇而安" w:date="2023-08-11T15:39:24Z">
                  <w:rPr>
                    <w:del w:id="230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vAlign w:val="center"/>
          </w:tcPr>
          <w:p w14:paraId="023F44DA">
            <w:pPr>
              <w:jc w:val="center"/>
              <w:rPr>
                <w:del w:id="2309" w:author="随遇而安" w:date="2024-11-06T14:21:17Z"/>
                <w:rFonts w:ascii="Times New Roman" w:hAnsi="Times New Roman" w:eastAsia="宋体" w:cs="Times New Roman"/>
                <w:color w:val="000000" w:themeColor="text1"/>
                <w:highlight w:val="none"/>
                <w:rPrChange w:id="2310" w:author="随遇而安" w:date="2023-08-11T15:39:24Z">
                  <w:rPr>
                    <w:del w:id="231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vAlign w:val="center"/>
          </w:tcPr>
          <w:p w14:paraId="16FBB882">
            <w:pPr>
              <w:jc w:val="center"/>
              <w:rPr>
                <w:del w:id="2312" w:author="随遇而安" w:date="2024-11-06T14:21:17Z"/>
                <w:rFonts w:ascii="Times New Roman" w:hAnsi="Times New Roman" w:eastAsia="宋体" w:cs="Times New Roman"/>
                <w:color w:val="000000" w:themeColor="text1"/>
                <w:highlight w:val="none"/>
                <w:rPrChange w:id="2313" w:author="随遇而安" w:date="2023-08-11T15:39:24Z">
                  <w:rPr>
                    <w:del w:id="231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13388B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315" w:author="随遇而安" w:date="2024-11-06T14:21:17Z"/>
        </w:trPr>
        <w:tc>
          <w:tcPr>
            <w:tcW w:w="694" w:type="dxa"/>
            <w:vAlign w:val="center"/>
          </w:tcPr>
          <w:p w14:paraId="214C6B75">
            <w:pPr>
              <w:jc w:val="center"/>
              <w:rPr>
                <w:del w:id="2316" w:author="随遇而安" w:date="2024-11-06T14:21:17Z"/>
                <w:rFonts w:ascii="Times New Roman" w:hAnsi="Times New Roman" w:eastAsia="宋体" w:cs="Times New Roman"/>
                <w:color w:val="000000" w:themeColor="text1"/>
                <w:highlight w:val="none"/>
                <w:rPrChange w:id="2317" w:author="随遇而安" w:date="2023-08-11T15:39:24Z">
                  <w:rPr>
                    <w:del w:id="231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319" w:author="随遇而安" w:date="2024-11-06T14:21:17Z">
              <w:r>
                <w:rPr>
                  <w:rFonts w:hint="eastAsia" w:ascii="Times New Roman" w:hAnsi="Times New Roman" w:eastAsia="宋体" w:cs="Times New Roman"/>
                  <w:color w:val="000000" w:themeColor="text1"/>
                  <w:highlight w:val="none"/>
                  <w:rPrChange w:id="232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2321" w:author="随遇而安" w:date="2024-11-06T14:21:17Z">
              <w:r>
                <w:rPr>
                  <w:rFonts w:ascii="Times New Roman" w:hAnsi="Times New Roman" w:eastAsia="宋体" w:cs="Times New Roman"/>
                  <w:color w:val="000000" w:themeColor="text1"/>
                  <w:highlight w:val="none"/>
                  <w:rPrChange w:id="232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3</w:delText>
              </w:r>
            </w:del>
          </w:p>
        </w:tc>
        <w:tc>
          <w:tcPr>
            <w:tcW w:w="2382" w:type="dxa"/>
            <w:vAlign w:val="center"/>
          </w:tcPr>
          <w:p w14:paraId="0E58E0C4">
            <w:pPr>
              <w:jc w:val="center"/>
              <w:rPr>
                <w:del w:id="2323" w:author="随遇而安" w:date="2024-11-06T14:21:17Z"/>
                <w:rFonts w:ascii="Times New Roman" w:hAnsi="Times New Roman" w:eastAsia="宋体" w:cs="Times New Roman"/>
                <w:color w:val="000000" w:themeColor="text1"/>
                <w:highlight w:val="none"/>
                <w:rPrChange w:id="2324" w:author="随遇而安" w:date="2023-08-11T15:39:24Z">
                  <w:rPr>
                    <w:del w:id="232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vAlign w:val="center"/>
          </w:tcPr>
          <w:p w14:paraId="5A0E3D34">
            <w:pPr>
              <w:jc w:val="center"/>
              <w:rPr>
                <w:del w:id="2326" w:author="随遇而安" w:date="2024-11-06T14:21:17Z"/>
                <w:rFonts w:ascii="Times New Roman" w:hAnsi="Times New Roman" w:eastAsia="宋体" w:cs="Times New Roman"/>
                <w:color w:val="000000" w:themeColor="text1"/>
                <w:highlight w:val="none"/>
                <w:rPrChange w:id="2327" w:author="随遇而安" w:date="2023-08-11T15:39:24Z">
                  <w:rPr>
                    <w:del w:id="232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vAlign w:val="center"/>
          </w:tcPr>
          <w:p w14:paraId="6B8883F8">
            <w:pPr>
              <w:jc w:val="center"/>
              <w:rPr>
                <w:del w:id="2329" w:author="随遇而安" w:date="2024-11-06T14:21:17Z"/>
                <w:rFonts w:ascii="Times New Roman" w:hAnsi="Times New Roman" w:eastAsia="宋体" w:cs="Times New Roman"/>
                <w:color w:val="000000" w:themeColor="text1"/>
                <w:highlight w:val="none"/>
                <w:rPrChange w:id="2330" w:author="随遇而安" w:date="2023-08-11T15:39:24Z">
                  <w:rPr>
                    <w:del w:id="233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vAlign w:val="center"/>
          </w:tcPr>
          <w:p w14:paraId="093A7B7A">
            <w:pPr>
              <w:jc w:val="center"/>
              <w:rPr>
                <w:del w:id="2332" w:author="随遇而安" w:date="2024-11-06T14:21:17Z"/>
                <w:rFonts w:ascii="Times New Roman" w:hAnsi="Times New Roman" w:eastAsia="宋体" w:cs="Times New Roman"/>
                <w:color w:val="000000" w:themeColor="text1"/>
                <w:highlight w:val="none"/>
                <w:rPrChange w:id="2333" w:author="随遇而安" w:date="2023-08-11T15:39:24Z">
                  <w:rPr>
                    <w:del w:id="233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3354D1A0">
            <w:pPr>
              <w:jc w:val="center"/>
              <w:rPr>
                <w:del w:id="2335" w:author="随遇而安" w:date="2024-11-06T14:21:17Z"/>
                <w:rFonts w:ascii="Times New Roman" w:hAnsi="Times New Roman" w:eastAsia="宋体" w:cs="Times New Roman"/>
                <w:color w:val="000000" w:themeColor="text1"/>
                <w:highlight w:val="none"/>
                <w:rPrChange w:id="2336" w:author="随遇而安" w:date="2023-08-11T15:39:24Z">
                  <w:rPr>
                    <w:del w:id="233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74D3C7DA">
            <w:pPr>
              <w:jc w:val="center"/>
              <w:rPr>
                <w:del w:id="2338" w:author="随遇而安" w:date="2024-11-06T14:21:17Z"/>
                <w:rFonts w:ascii="Times New Roman" w:hAnsi="Times New Roman" w:eastAsia="宋体" w:cs="Times New Roman"/>
                <w:color w:val="000000" w:themeColor="text1"/>
                <w:highlight w:val="none"/>
                <w:rPrChange w:id="2339" w:author="随遇而安" w:date="2023-08-11T15:39:24Z">
                  <w:rPr>
                    <w:del w:id="234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vAlign w:val="center"/>
          </w:tcPr>
          <w:p w14:paraId="5C1EBFE8">
            <w:pPr>
              <w:jc w:val="center"/>
              <w:rPr>
                <w:del w:id="2341" w:author="随遇而安" w:date="2024-11-06T14:21:17Z"/>
                <w:rFonts w:ascii="Times New Roman" w:hAnsi="Times New Roman" w:eastAsia="宋体" w:cs="Times New Roman"/>
                <w:color w:val="000000" w:themeColor="text1"/>
                <w:highlight w:val="none"/>
                <w:rPrChange w:id="2342" w:author="随遇而安" w:date="2023-08-11T15:39:24Z">
                  <w:rPr>
                    <w:del w:id="234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vAlign w:val="center"/>
          </w:tcPr>
          <w:p w14:paraId="07841D73">
            <w:pPr>
              <w:jc w:val="center"/>
              <w:rPr>
                <w:del w:id="2344" w:author="随遇而安" w:date="2024-11-06T14:21:17Z"/>
                <w:rFonts w:ascii="Times New Roman" w:hAnsi="Times New Roman" w:eastAsia="宋体" w:cs="Times New Roman"/>
                <w:color w:val="000000" w:themeColor="text1"/>
                <w:highlight w:val="none"/>
                <w:rPrChange w:id="2345" w:author="随遇而安" w:date="2023-08-11T15:39:24Z">
                  <w:rPr>
                    <w:del w:id="234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vAlign w:val="center"/>
          </w:tcPr>
          <w:p w14:paraId="7E45047D">
            <w:pPr>
              <w:jc w:val="center"/>
              <w:rPr>
                <w:del w:id="2347" w:author="随遇而安" w:date="2024-11-06T14:21:17Z"/>
                <w:rFonts w:ascii="Times New Roman" w:hAnsi="Times New Roman" w:eastAsia="宋体" w:cs="Times New Roman"/>
                <w:color w:val="000000" w:themeColor="text1"/>
                <w:highlight w:val="none"/>
                <w:rPrChange w:id="2348" w:author="随遇而安" w:date="2023-08-11T15:39:24Z">
                  <w:rPr>
                    <w:del w:id="234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vAlign w:val="center"/>
          </w:tcPr>
          <w:p w14:paraId="3084647E">
            <w:pPr>
              <w:jc w:val="center"/>
              <w:rPr>
                <w:del w:id="2350" w:author="随遇而安" w:date="2024-11-06T14:21:17Z"/>
                <w:rFonts w:ascii="Times New Roman" w:hAnsi="Times New Roman" w:eastAsia="宋体" w:cs="Times New Roman"/>
                <w:color w:val="000000" w:themeColor="text1"/>
                <w:highlight w:val="none"/>
                <w:rPrChange w:id="2351" w:author="随遇而安" w:date="2023-08-11T15:39:24Z">
                  <w:rPr>
                    <w:del w:id="235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3B31B6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353" w:author="随遇而安" w:date="2024-11-06T14:21:17Z"/>
        </w:trPr>
        <w:tc>
          <w:tcPr>
            <w:tcW w:w="694" w:type="dxa"/>
            <w:vAlign w:val="center"/>
          </w:tcPr>
          <w:p w14:paraId="68752DA1">
            <w:pPr>
              <w:jc w:val="center"/>
              <w:rPr>
                <w:del w:id="2354" w:author="随遇而安" w:date="2024-11-06T14:21:17Z"/>
                <w:rFonts w:ascii="Times New Roman" w:hAnsi="Times New Roman" w:eastAsia="宋体" w:cs="Times New Roman"/>
                <w:color w:val="000000" w:themeColor="text1"/>
                <w:highlight w:val="none"/>
                <w:rPrChange w:id="2355" w:author="随遇而安" w:date="2023-08-11T15:39:24Z">
                  <w:rPr>
                    <w:del w:id="235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357" w:author="随遇而安" w:date="2024-11-06T14:21:17Z">
              <w:r>
                <w:rPr>
                  <w:rFonts w:hint="eastAsia" w:ascii="Times New Roman" w:hAnsi="Times New Roman" w:eastAsia="宋体" w:cs="Times New Roman"/>
                  <w:color w:val="000000" w:themeColor="text1"/>
                  <w:highlight w:val="none"/>
                  <w:rPrChange w:id="2358"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2359" w:author="随遇而安" w:date="2024-11-06T14:21:17Z">
              <w:r>
                <w:rPr>
                  <w:rFonts w:ascii="Times New Roman" w:hAnsi="Times New Roman" w:eastAsia="宋体" w:cs="Times New Roman"/>
                  <w:color w:val="000000" w:themeColor="text1"/>
                  <w:highlight w:val="none"/>
                  <w:rPrChange w:id="236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4</w:delText>
              </w:r>
            </w:del>
          </w:p>
        </w:tc>
        <w:tc>
          <w:tcPr>
            <w:tcW w:w="2382" w:type="dxa"/>
            <w:vAlign w:val="center"/>
          </w:tcPr>
          <w:p w14:paraId="26BF449D">
            <w:pPr>
              <w:jc w:val="center"/>
              <w:rPr>
                <w:del w:id="2361" w:author="随遇而安" w:date="2024-11-06T14:21:17Z"/>
                <w:rFonts w:ascii="Times New Roman" w:hAnsi="Times New Roman" w:eastAsia="宋体" w:cs="Times New Roman"/>
                <w:color w:val="000000" w:themeColor="text1"/>
                <w:highlight w:val="none"/>
                <w:rPrChange w:id="2362" w:author="随遇而安" w:date="2023-08-11T15:39:24Z">
                  <w:rPr>
                    <w:del w:id="236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vAlign w:val="center"/>
          </w:tcPr>
          <w:p w14:paraId="6D7D92C0">
            <w:pPr>
              <w:jc w:val="center"/>
              <w:rPr>
                <w:del w:id="2364" w:author="随遇而安" w:date="2024-11-06T14:21:17Z"/>
                <w:rFonts w:ascii="Times New Roman" w:hAnsi="Times New Roman" w:eastAsia="宋体" w:cs="Times New Roman"/>
                <w:color w:val="000000" w:themeColor="text1"/>
                <w:highlight w:val="none"/>
                <w:rPrChange w:id="2365" w:author="随遇而安" w:date="2023-08-11T15:39:24Z">
                  <w:rPr>
                    <w:del w:id="236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vAlign w:val="center"/>
          </w:tcPr>
          <w:p w14:paraId="1C481F0E">
            <w:pPr>
              <w:jc w:val="center"/>
              <w:rPr>
                <w:del w:id="2367" w:author="随遇而安" w:date="2024-11-06T14:21:17Z"/>
                <w:rFonts w:ascii="Times New Roman" w:hAnsi="Times New Roman" w:eastAsia="宋体" w:cs="Times New Roman"/>
                <w:color w:val="000000" w:themeColor="text1"/>
                <w:highlight w:val="none"/>
                <w:rPrChange w:id="2368" w:author="随遇而安" w:date="2023-08-11T15:39:24Z">
                  <w:rPr>
                    <w:del w:id="236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vAlign w:val="center"/>
          </w:tcPr>
          <w:p w14:paraId="16D3C1E6">
            <w:pPr>
              <w:jc w:val="center"/>
              <w:rPr>
                <w:del w:id="2370" w:author="随遇而安" w:date="2024-11-06T14:21:17Z"/>
                <w:rFonts w:ascii="Times New Roman" w:hAnsi="Times New Roman" w:eastAsia="宋体" w:cs="Times New Roman"/>
                <w:color w:val="000000" w:themeColor="text1"/>
                <w:highlight w:val="none"/>
                <w:rPrChange w:id="2371" w:author="随遇而安" w:date="2023-08-11T15:39:24Z">
                  <w:rPr>
                    <w:del w:id="237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06F8A791">
            <w:pPr>
              <w:jc w:val="center"/>
              <w:rPr>
                <w:del w:id="2373" w:author="随遇而安" w:date="2024-11-06T14:21:17Z"/>
                <w:rFonts w:ascii="Times New Roman" w:hAnsi="Times New Roman" w:eastAsia="宋体" w:cs="Times New Roman"/>
                <w:color w:val="000000" w:themeColor="text1"/>
                <w:highlight w:val="none"/>
                <w:rPrChange w:id="2374" w:author="随遇而安" w:date="2023-08-11T15:39:24Z">
                  <w:rPr>
                    <w:del w:id="237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1DD18020">
            <w:pPr>
              <w:jc w:val="center"/>
              <w:rPr>
                <w:del w:id="2376" w:author="随遇而安" w:date="2024-11-06T14:21:17Z"/>
                <w:rFonts w:ascii="Times New Roman" w:hAnsi="Times New Roman" w:eastAsia="宋体" w:cs="Times New Roman"/>
                <w:color w:val="000000" w:themeColor="text1"/>
                <w:highlight w:val="none"/>
                <w:rPrChange w:id="2377" w:author="随遇而安" w:date="2023-08-11T15:39:24Z">
                  <w:rPr>
                    <w:del w:id="237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vAlign w:val="center"/>
          </w:tcPr>
          <w:p w14:paraId="5FD5820D">
            <w:pPr>
              <w:jc w:val="center"/>
              <w:rPr>
                <w:del w:id="2379" w:author="随遇而安" w:date="2024-11-06T14:21:17Z"/>
                <w:rFonts w:ascii="Times New Roman" w:hAnsi="Times New Roman" w:eastAsia="宋体" w:cs="Times New Roman"/>
                <w:color w:val="000000" w:themeColor="text1"/>
                <w:highlight w:val="none"/>
                <w:rPrChange w:id="2380" w:author="随遇而安" w:date="2023-08-11T15:39:24Z">
                  <w:rPr>
                    <w:del w:id="238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vAlign w:val="center"/>
          </w:tcPr>
          <w:p w14:paraId="4899B47E">
            <w:pPr>
              <w:jc w:val="center"/>
              <w:rPr>
                <w:del w:id="2382" w:author="随遇而安" w:date="2024-11-06T14:21:17Z"/>
                <w:rFonts w:ascii="Times New Roman" w:hAnsi="Times New Roman" w:eastAsia="宋体" w:cs="Times New Roman"/>
                <w:color w:val="000000" w:themeColor="text1"/>
                <w:highlight w:val="none"/>
                <w:rPrChange w:id="2383" w:author="随遇而安" w:date="2023-08-11T15:39:24Z">
                  <w:rPr>
                    <w:del w:id="238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vAlign w:val="center"/>
          </w:tcPr>
          <w:p w14:paraId="1673BEB0">
            <w:pPr>
              <w:jc w:val="center"/>
              <w:rPr>
                <w:del w:id="2385" w:author="随遇而安" w:date="2024-11-06T14:21:17Z"/>
                <w:rFonts w:ascii="Times New Roman" w:hAnsi="Times New Roman" w:eastAsia="宋体" w:cs="Times New Roman"/>
                <w:color w:val="000000" w:themeColor="text1"/>
                <w:highlight w:val="none"/>
                <w:rPrChange w:id="2386" w:author="随遇而安" w:date="2023-08-11T15:39:24Z">
                  <w:rPr>
                    <w:del w:id="238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vAlign w:val="center"/>
          </w:tcPr>
          <w:p w14:paraId="23604AC2">
            <w:pPr>
              <w:jc w:val="center"/>
              <w:rPr>
                <w:del w:id="2388" w:author="随遇而安" w:date="2024-11-06T14:21:17Z"/>
                <w:rFonts w:ascii="Times New Roman" w:hAnsi="Times New Roman" w:eastAsia="宋体" w:cs="Times New Roman"/>
                <w:color w:val="000000" w:themeColor="text1"/>
                <w:highlight w:val="none"/>
                <w:rPrChange w:id="2389" w:author="随遇而安" w:date="2023-08-11T15:39:24Z">
                  <w:rPr>
                    <w:del w:id="239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00472B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391" w:author="随遇而安" w:date="2024-11-06T14:21:17Z"/>
        </w:trPr>
        <w:tc>
          <w:tcPr>
            <w:tcW w:w="694" w:type="dxa"/>
            <w:vAlign w:val="center"/>
          </w:tcPr>
          <w:p w14:paraId="500BB02A">
            <w:pPr>
              <w:jc w:val="center"/>
              <w:rPr>
                <w:del w:id="2392" w:author="随遇而安" w:date="2024-11-06T14:21:17Z"/>
                <w:rFonts w:ascii="Times New Roman" w:hAnsi="Times New Roman" w:eastAsia="宋体" w:cs="Times New Roman"/>
                <w:color w:val="000000" w:themeColor="text1"/>
                <w:highlight w:val="none"/>
                <w:rPrChange w:id="2393" w:author="随遇而安" w:date="2023-08-11T15:39:24Z">
                  <w:rPr>
                    <w:del w:id="239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395" w:author="随遇而安" w:date="2024-11-06T14:21:17Z">
              <w:r>
                <w:rPr>
                  <w:rFonts w:hint="eastAsia" w:ascii="Times New Roman" w:hAnsi="Times New Roman" w:eastAsia="宋体" w:cs="Times New Roman"/>
                  <w:color w:val="000000" w:themeColor="text1"/>
                  <w:highlight w:val="none"/>
                  <w:rPrChange w:id="2396"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2397" w:author="随遇而安" w:date="2024-11-06T14:21:17Z">
              <w:r>
                <w:rPr>
                  <w:rFonts w:ascii="Times New Roman" w:hAnsi="Times New Roman" w:eastAsia="宋体" w:cs="Times New Roman"/>
                  <w:color w:val="000000" w:themeColor="text1"/>
                  <w:highlight w:val="none"/>
                  <w:rPrChange w:id="239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5</w:delText>
              </w:r>
            </w:del>
          </w:p>
        </w:tc>
        <w:tc>
          <w:tcPr>
            <w:tcW w:w="2382" w:type="dxa"/>
            <w:vAlign w:val="center"/>
          </w:tcPr>
          <w:p w14:paraId="268E7C5D">
            <w:pPr>
              <w:jc w:val="center"/>
              <w:rPr>
                <w:del w:id="2399" w:author="随遇而安" w:date="2024-11-06T14:21:17Z"/>
                <w:rFonts w:ascii="Times New Roman" w:hAnsi="Times New Roman" w:eastAsia="宋体" w:cs="Times New Roman"/>
                <w:color w:val="000000" w:themeColor="text1"/>
                <w:highlight w:val="none"/>
                <w:rPrChange w:id="2400" w:author="随遇而安" w:date="2023-08-11T15:39:24Z">
                  <w:rPr>
                    <w:del w:id="240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vAlign w:val="center"/>
          </w:tcPr>
          <w:p w14:paraId="1614053C">
            <w:pPr>
              <w:jc w:val="center"/>
              <w:rPr>
                <w:del w:id="2402" w:author="随遇而安" w:date="2024-11-06T14:21:17Z"/>
                <w:rFonts w:ascii="Times New Roman" w:hAnsi="Times New Roman" w:eastAsia="宋体" w:cs="Times New Roman"/>
                <w:color w:val="000000" w:themeColor="text1"/>
                <w:highlight w:val="none"/>
                <w:rPrChange w:id="2403" w:author="随遇而安" w:date="2023-08-11T15:39:24Z">
                  <w:rPr>
                    <w:del w:id="240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vAlign w:val="center"/>
          </w:tcPr>
          <w:p w14:paraId="5859E761">
            <w:pPr>
              <w:jc w:val="center"/>
              <w:rPr>
                <w:del w:id="2405" w:author="随遇而安" w:date="2024-11-06T14:21:17Z"/>
                <w:rFonts w:ascii="Times New Roman" w:hAnsi="Times New Roman" w:eastAsia="宋体" w:cs="Times New Roman"/>
                <w:color w:val="000000" w:themeColor="text1"/>
                <w:highlight w:val="none"/>
                <w:rPrChange w:id="2406" w:author="随遇而安" w:date="2023-08-11T15:39:24Z">
                  <w:rPr>
                    <w:del w:id="240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vAlign w:val="center"/>
          </w:tcPr>
          <w:p w14:paraId="711FEEDC">
            <w:pPr>
              <w:jc w:val="center"/>
              <w:rPr>
                <w:del w:id="2408" w:author="随遇而安" w:date="2024-11-06T14:21:17Z"/>
                <w:rFonts w:ascii="Times New Roman" w:hAnsi="Times New Roman" w:eastAsia="宋体" w:cs="Times New Roman"/>
                <w:color w:val="000000" w:themeColor="text1"/>
                <w:highlight w:val="none"/>
                <w:rPrChange w:id="2409" w:author="随遇而安" w:date="2023-08-11T15:39:24Z">
                  <w:rPr>
                    <w:del w:id="241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7CCDEF4F">
            <w:pPr>
              <w:jc w:val="center"/>
              <w:rPr>
                <w:del w:id="2411" w:author="随遇而安" w:date="2024-11-06T14:21:17Z"/>
                <w:rFonts w:ascii="Times New Roman" w:hAnsi="Times New Roman" w:eastAsia="宋体" w:cs="Times New Roman"/>
                <w:color w:val="000000" w:themeColor="text1"/>
                <w:highlight w:val="none"/>
                <w:rPrChange w:id="2412" w:author="随遇而安" w:date="2023-08-11T15:39:24Z">
                  <w:rPr>
                    <w:del w:id="241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0384A1DC">
            <w:pPr>
              <w:jc w:val="center"/>
              <w:rPr>
                <w:del w:id="2414" w:author="随遇而安" w:date="2024-11-06T14:21:17Z"/>
                <w:rFonts w:ascii="Times New Roman" w:hAnsi="Times New Roman" w:eastAsia="宋体" w:cs="Times New Roman"/>
                <w:color w:val="000000" w:themeColor="text1"/>
                <w:highlight w:val="none"/>
                <w:rPrChange w:id="2415" w:author="随遇而安" w:date="2023-08-11T15:39:24Z">
                  <w:rPr>
                    <w:del w:id="241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vAlign w:val="center"/>
          </w:tcPr>
          <w:p w14:paraId="50A489F4">
            <w:pPr>
              <w:jc w:val="center"/>
              <w:rPr>
                <w:del w:id="2417" w:author="随遇而安" w:date="2024-11-06T14:21:17Z"/>
                <w:rFonts w:ascii="Times New Roman" w:hAnsi="Times New Roman" w:eastAsia="宋体" w:cs="Times New Roman"/>
                <w:color w:val="000000" w:themeColor="text1"/>
                <w:highlight w:val="none"/>
                <w:rPrChange w:id="2418" w:author="随遇而安" w:date="2023-08-11T15:39:24Z">
                  <w:rPr>
                    <w:del w:id="241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vAlign w:val="center"/>
          </w:tcPr>
          <w:p w14:paraId="554B6B50">
            <w:pPr>
              <w:jc w:val="center"/>
              <w:rPr>
                <w:del w:id="2420" w:author="随遇而安" w:date="2024-11-06T14:21:17Z"/>
                <w:rFonts w:ascii="Times New Roman" w:hAnsi="Times New Roman" w:eastAsia="宋体" w:cs="Times New Roman"/>
                <w:color w:val="000000" w:themeColor="text1"/>
                <w:highlight w:val="none"/>
                <w:rPrChange w:id="2421" w:author="随遇而安" w:date="2023-08-11T15:39:24Z">
                  <w:rPr>
                    <w:del w:id="242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vAlign w:val="center"/>
          </w:tcPr>
          <w:p w14:paraId="511E8F63">
            <w:pPr>
              <w:jc w:val="center"/>
              <w:rPr>
                <w:del w:id="2423" w:author="随遇而安" w:date="2024-11-06T14:21:17Z"/>
                <w:rFonts w:ascii="Times New Roman" w:hAnsi="Times New Roman" w:eastAsia="宋体" w:cs="Times New Roman"/>
                <w:color w:val="000000" w:themeColor="text1"/>
                <w:highlight w:val="none"/>
                <w:rPrChange w:id="2424" w:author="随遇而安" w:date="2023-08-11T15:39:24Z">
                  <w:rPr>
                    <w:del w:id="242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vAlign w:val="center"/>
          </w:tcPr>
          <w:p w14:paraId="44E39D0C">
            <w:pPr>
              <w:jc w:val="center"/>
              <w:rPr>
                <w:del w:id="2426" w:author="随遇而安" w:date="2024-11-06T14:21:17Z"/>
                <w:rFonts w:ascii="Times New Roman" w:hAnsi="Times New Roman" w:eastAsia="宋体" w:cs="Times New Roman"/>
                <w:color w:val="000000" w:themeColor="text1"/>
                <w:highlight w:val="none"/>
                <w:rPrChange w:id="2427" w:author="随遇而安" w:date="2023-08-11T15:39:24Z">
                  <w:rPr>
                    <w:del w:id="242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15FA3D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429" w:author="随遇而安" w:date="2024-11-06T14:21:17Z"/>
        </w:trPr>
        <w:tc>
          <w:tcPr>
            <w:tcW w:w="694" w:type="dxa"/>
            <w:vAlign w:val="center"/>
          </w:tcPr>
          <w:p w14:paraId="2FE1E7C9">
            <w:pPr>
              <w:jc w:val="center"/>
              <w:rPr>
                <w:del w:id="2430" w:author="随遇而安" w:date="2024-11-06T14:21:17Z"/>
                <w:rFonts w:ascii="Times New Roman" w:hAnsi="Times New Roman" w:eastAsia="宋体" w:cs="Times New Roman"/>
                <w:color w:val="000000" w:themeColor="text1"/>
                <w:highlight w:val="none"/>
                <w:rPrChange w:id="2431" w:author="随遇而安" w:date="2023-08-11T15:39:24Z">
                  <w:rPr>
                    <w:del w:id="243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433" w:author="随遇而安" w:date="2024-11-06T14:21:17Z">
              <w:r>
                <w:rPr>
                  <w:rFonts w:hint="eastAsia" w:ascii="Times New Roman" w:hAnsi="Times New Roman" w:eastAsia="宋体" w:cs="Times New Roman"/>
                  <w:color w:val="000000" w:themeColor="text1"/>
                  <w:highlight w:val="none"/>
                  <w:rPrChange w:id="243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2435" w:author="随遇而安" w:date="2024-11-06T14:21:17Z">
              <w:r>
                <w:rPr>
                  <w:rFonts w:ascii="Times New Roman" w:hAnsi="Times New Roman" w:eastAsia="宋体" w:cs="Times New Roman"/>
                  <w:color w:val="000000" w:themeColor="text1"/>
                  <w:highlight w:val="none"/>
                  <w:rPrChange w:id="243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6</w:delText>
              </w:r>
            </w:del>
          </w:p>
        </w:tc>
        <w:tc>
          <w:tcPr>
            <w:tcW w:w="2382" w:type="dxa"/>
            <w:vAlign w:val="center"/>
          </w:tcPr>
          <w:p w14:paraId="065A2CAB">
            <w:pPr>
              <w:jc w:val="center"/>
              <w:rPr>
                <w:del w:id="2437" w:author="随遇而安" w:date="2024-11-06T14:21:17Z"/>
                <w:rFonts w:ascii="Times New Roman" w:hAnsi="Times New Roman" w:eastAsia="宋体" w:cs="Times New Roman"/>
                <w:color w:val="000000" w:themeColor="text1"/>
                <w:highlight w:val="none"/>
                <w:rPrChange w:id="2438" w:author="随遇而安" w:date="2023-08-11T15:39:24Z">
                  <w:rPr>
                    <w:del w:id="243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vAlign w:val="center"/>
          </w:tcPr>
          <w:p w14:paraId="01CA2242">
            <w:pPr>
              <w:jc w:val="center"/>
              <w:rPr>
                <w:del w:id="2440" w:author="随遇而安" w:date="2024-11-06T14:21:17Z"/>
                <w:rFonts w:ascii="Times New Roman" w:hAnsi="Times New Roman" w:eastAsia="宋体" w:cs="Times New Roman"/>
                <w:color w:val="000000" w:themeColor="text1"/>
                <w:highlight w:val="none"/>
                <w:rPrChange w:id="2441" w:author="随遇而安" w:date="2023-08-11T15:39:24Z">
                  <w:rPr>
                    <w:del w:id="244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vAlign w:val="center"/>
          </w:tcPr>
          <w:p w14:paraId="2B858F63">
            <w:pPr>
              <w:jc w:val="center"/>
              <w:rPr>
                <w:del w:id="2443" w:author="随遇而安" w:date="2024-11-06T14:21:17Z"/>
                <w:rFonts w:ascii="Times New Roman" w:hAnsi="Times New Roman" w:eastAsia="宋体" w:cs="Times New Roman"/>
                <w:color w:val="000000" w:themeColor="text1"/>
                <w:highlight w:val="none"/>
                <w:rPrChange w:id="2444" w:author="随遇而安" w:date="2023-08-11T15:39:24Z">
                  <w:rPr>
                    <w:del w:id="244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vAlign w:val="center"/>
          </w:tcPr>
          <w:p w14:paraId="5957EEA8">
            <w:pPr>
              <w:jc w:val="center"/>
              <w:rPr>
                <w:del w:id="2446" w:author="随遇而安" w:date="2024-11-06T14:21:17Z"/>
                <w:rFonts w:ascii="Times New Roman" w:hAnsi="Times New Roman" w:eastAsia="宋体" w:cs="Times New Roman"/>
                <w:color w:val="000000" w:themeColor="text1"/>
                <w:highlight w:val="none"/>
                <w:rPrChange w:id="2447" w:author="随遇而安" w:date="2023-08-11T15:39:24Z">
                  <w:rPr>
                    <w:del w:id="244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529BC86F">
            <w:pPr>
              <w:jc w:val="center"/>
              <w:rPr>
                <w:del w:id="2449" w:author="随遇而安" w:date="2024-11-06T14:21:17Z"/>
                <w:rFonts w:ascii="Times New Roman" w:hAnsi="Times New Roman" w:eastAsia="宋体" w:cs="Times New Roman"/>
                <w:color w:val="000000" w:themeColor="text1"/>
                <w:highlight w:val="none"/>
                <w:rPrChange w:id="2450" w:author="随遇而安" w:date="2023-08-11T15:39:24Z">
                  <w:rPr>
                    <w:del w:id="245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3F0B9276">
            <w:pPr>
              <w:jc w:val="center"/>
              <w:rPr>
                <w:del w:id="2452" w:author="随遇而安" w:date="2024-11-06T14:21:17Z"/>
                <w:rFonts w:ascii="Times New Roman" w:hAnsi="Times New Roman" w:eastAsia="宋体" w:cs="Times New Roman"/>
                <w:color w:val="000000" w:themeColor="text1"/>
                <w:highlight w:val="none"/>
                <w:rPrChange w:id="2453" w:author="随遇而安" w:date="2023-08-11T15:39:24Z">
                  <w:rPr>
                    <w:del w:id="245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vAlign w:val="center"/>
          </w:tcPr>
          <w:p w14:paraId="025B9526">
            <w:pPr>
              <w:jc w:val="center"/>
              <w:rPr>
                <w:del w:id="2455" w:author="随遇而安" w:date="2024-11-06T14:21:17Z"/>
                <w:rFonts w:ascii="Times New Roman" w:hAnsi="Times New Roman" w:eastAsia="宋体" w:cs="Times New Roman"/>
                <w:color w:val="000000" w:themeColor="text1"/>
                <w:highlight w:val="none"/>
                <w:rPrChange w:id="2456" w:author="随遇而安" w:date="2023-08-11T15:39:24Z">
                  <w:rPr>
                    <w:del w:id="245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vAlign w:val="center"/>
          </w:tcPr>
          <w:p w14:paraId="035FE74D">
            <w:pPr>
              <w:jc w:val="center"/>
              <w:rPr>
                <w:del w:id="2458" w:author="随遇而安" w:date="2024-11-06T14:21:17Z"/>
                <w:rFonts w:ascii="Times New Roman" w:hAnsi="Times New Roman" w:eastAsia="宋体" w:cs="Times New Roman"/>
                <w:color w:val="000000" w:themeColor="text1"/>
                <w:highlight w:val="none"/>
                <w:rPrChange w:id="2459" w:author="随遇而安" w:date="2023-08-11T15:39:24Z">
                  <w:rPr>
                    <w:del w:id="246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vAlign w:val="center"/>
          </w:tcPr>
          <w:p w14:paraId="7B7A24D9">
            <w:pPr>
              <w:jc w:val="center"/>
              <w:rPr>
                <w:del w:id="2461" w:author="随遇而安" w:date="2024-11-06T14:21:17Z"/>
                <w:rFonts w:ascii="Times New Roman" w:hAnsi="Times New Roman" w:eastAsia="宋体" w:cs="Times New Roman"/>
                <w:color w:val="000000" w:themeColor="text1"/>
                <w:highlight w:val="none"/>
                <w:rPrChange w:id="2462" w:author="随遇而安" w:date="2023-08-11T15:39:24Z">
                  <w:rPr>
                    <w:del w:id="246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vAlign w:val="center"/>
          </w:tcPr>
          <w:p w14:paraId="200D6257">
            <w:pPr>
              <w:jc w:val="center"/>
              <w:rPr>
                <w:del w:id="2464" w:author="随遇而安" w:date="2024-11-06T14:21:17Z"/>
                <w:rFonts w:ascii="Times New Roman" w:hAnsi="Times New Roman" w:eastAsia="宋体" w:cs="Times New Roman"/>
                <w:color w:val="000000" w:themeColor="text1"/>
                <w:highlight w:val="none"/>
                <w:rPrChange w:id="2465" w:author="随遇而安" w:date="2023-08-11T15:39:24Z">
                  <w:rPr>
                    <w:del w:id="246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6633ED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467" w:author="随遇而安" w:date="2024-11-06T14:21:17Z"/>
        </w:trPr>
        <w:tc>
          <w:tcPr>
            <w:tcW w:w="694" w:type="dxa"/>
            <w:vAlign w:val="center"/>
          </w:tcPr>
          <w:p w14:paraId="775F6C3B">
            <w:pPr>
              <w:jc w:val="center"/>
              <w:rPr>
                <w:del w:id="2468" w:author="随遇而安" w:date="2024-11-06T14:21:17Z"/>
                <w:rFonts w:ascii="Times New Roman" w:hAnsi="Times New Roman" w:eastAsia="宋体" w:cs="Times New Roman"/>
                <w:color w:val="000000" w:themeColor="text1"/>
                <w:highlight w:val="none"/>
                <w:rPrChange w:id="2469" w:author="随遇而安" w:date="2023-08-11T15:39:24Z">
                  <w:rPr>
                    <w:del w:id="247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471" w:author="随遇而安" w:date="2024-11-06T14:21:17Z">
              <w:r>
                <w:rPr>
                  <w:rFonts w:hint="eastAsia" w:ascii="Times New Roman" w:hAnsi="Times New Roman" w:eastAsia="宋体" w:cs="Times New Roman"/>
                  <w:color w:val="000000" w:themeColor="text1"/>
                  <w:highlight w:val="none"/>
                  <w:rPrChange w:id="2472"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2473" w:author="随遇而安" w:date="2024-11-06T14:21:17Z">
              <w:r>
                <w:rPr>
                  <w:rFonts w:ascii="Times New Roman" w:hAnsi="Times New Roman" w:eastAsia="宋体" w:cs="Times New Roman"/>
                  <w:color w:val="000000" w:themeColor="text1"/>
                  <w:highlight w:val="none"/>
                  <w:rPrChange w:id="247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7</w:delText>
              </w:r>
            </w:del>
          </w:p>
        </w:tc>
        <w:tc>
          <w:tcPr>
            <w:tcW w:w="2382" w:type="dxa"/>
            <w:vAlign w:val="center"/>
          </w:tcPr>
          <w:p w14:paraId="39957B4F">
            <w:pPr>
              <w:jc w:val="center"/>
              <w:rPr>
                <w:del w:id="2475" w:author="随遇而安" w:date="2024-11-06T14:21:17Z"/>
                <w:rFonts w:ascii="Times New Roman" w:hAnsi="Times New Roman" w:eastAsia="宋体" w:cs="Times New Roman"/>
                <w:color w:val="000000" w:themeColor="text1"/>
                <w:highlight w:val="none"/>
                <w:rPrChange w:id="2476" w:author="随遇而安" w:date="2023-08-11T15:39:24Z">
                  <w:rPr>
                    <w:del w:id="247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vAlign w:val="center"/>
          </w:tcPr>
          <w:p w14:paraId="36C0EBB4">
            <w:pPr>
              <w:jc w:val="center"/>
              <w:rPr>
                <w:del w:id="2478" w:author="随遇而安" w:date="2024-11-06T14:21:17Z"/>
                <w:rFonts w:ascii="Times New Roman" w:hAnsi="Times New Roman" w:eastAsia="宋体" w:cs="Times New Roman"/>
                <w:color w:val="000000" w:themeColor="text1"/>
                <w:highlight w:val="none"/>
                <w:rPrChange w:id="2479" w:author="随遇而安" w:date="2023-08-11T15:39:24Z">
                  <w:rPr>
                    <w:del w:id="248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vAlign w:val="center"/>
          </w:tcPr>
          <w:p w14:paraId="3761CB6F">
            <w:pPr>
              <w:jc w:val="center"/>
              <w:rPr>
                <w:del w:id="2481" w:author="随遇而安" w:date="2024-11-06T14:21:17Z"/>
                <w:rFonts w:ascii="Times New Roman" w:hAnsi="Times New Roman" w:eastAsia="宋体" w:cs="Times New Roman"/>
                <w:color w:val="000000" w:themeColor="text1"/>
                <w:highlight w:val="none"/>
                <w:rPrChange w:id="2482" w:author="随遇而安" w:date="2023-08-11T15:39:24Z">
                  <w:rPr>
                    <w:del w:id="248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vAlign w:val="center"/>
          </w:tcPr>
          <w:p w14:paraId="12C01FFE">
            <w:pPr>
              <w:jc w:val="center"/>
              <w:rPr>
                <w:del w:id="2484" w:author="随遇而安" w:date="2024-11-06T14:21:17Z"/>
                <w:rFonts w:ascii="Times New Roman" w:hAnsi="Times New Roman" w:eastAsia="宋体" w:cs="Times New Roman"/>
                <w:color w:val="000000" w:themeColor="text1"/>
                <w:highlight w:val="none"/>
                <w:rPrChange w:id="2485" w:author="随遇而安" w:date="2023-08-11T15:39:24Z">
                  <w:rPr>
                    <w:del w:id="248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40387D0E">
            <w:pPr>
              <w:jc w:val="center"/>
              <w:rPr>
                <w:del w:id="2487" w:author="随遇而安" w:date="2024-11-06T14:21:17Z"/>
                <w:rFonts w:ascii="Times New Roman" w:hAnsi="Times New Roman" w:eastAsia="宋体" w:cs="Times New Roman"/>
                <w:color w:val="000000" w:themeColor="text1"/>
                <w:highlight w:val="none"/>
                <w:rPrChange w:id="2488" w:author="随遇而安" w:date="2023-08-11T15:39:24Z">
                  <w:rPr>
                    <w:del w:id="248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vAlign w:val="center"/>
          </w:tcPr>
          <w:p w14:paraId="77BA1A35">
            <w:pPr>
              <w:jc w:val="center"/>
              <w:rPr>
                <w:del w:id="2490" w:author="随遇而安" w:date="2024-11-06T14:21:17Z"/>
                <w:rFonts w:ascii="Times New Roman" w:hAnsi="Times New Roman" w:eastAsia="宋体" w:cs="Times New Roman"/>
                <w:color w:val="000000" w:themeColor="text1"/>
                <w:highlight w:val="none"/>
                <w:rPrChange w:id="2491" w:author="随遇而安" w:date="2023-08-11T15:39:24Z">
                  <w:rPr>
                    <w:del w:id="249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vAlign w:val="center"/>
          </w:tcPr>
          <w:p w14:paraId="5D26C518">
            <w:pPr>
              <w:jc w:val="center"/>
              <w:rPr>
                <w:del w:id="2493" w:author="随遇而安" w:date="2024-11-06T14:21:17Z"/>
                <w:rFonts w:ascii="Times New Roman" w:hAnsi="Times New Roman" w:eastAsia="宋体" w:cs="Times New Roman"/>
                <w:color w:val="000000" w:themeColor="text1"/>
                <w:highlight w:val="none"/>
                <w:rPrChange w:id="2494" w:author="随遇而安" w:date="2023-08-11T15:39:24Z">
                  <w:rPr>
                    <w:del w:id="249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vAlign w:val="center"/>
          </w:tcPr>
          <w:p w14:paraId="1C8C6077">
            <w:pPr>
              <w:jc w:val="center"/>
              <w:rPr>
                <w:del w:id="2496" w:author="随遇而安" w:date="2024-11-06T14:21:17Z"/>
                <w:rFonts w:ascii="Times New Roman" w:hAnsi="Times New Roman" w:eastAsia="宋体" w:cs="Times New Roman"/>
                <w:color w:val="000000" w:themeColor="text1"/>
                <w:highlight w:val="none"/>
                <w:rPrChange w:id="2497" w:author="随遇而安" w:date="2023-08-11T15:39:24Z">
                  <w:rPr>
                    <w:del w:id="249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vAlign w:val="center"/>
          </w:tcPr>
          <w:p w14:paraId="4164FC4A">
            <w:pPr>
              <w:jc w:val="center"/>
              <w:rPr>
                <w:del w:id="2499" w:author="随遇而安" w:date="2024-11-06T14:21:17Z"/>
                <w:rFonts w:ascii="Times New Roman" w:hAnsi="Times New Roman" w:eastAsia="宋体" w:cs="Times New Roman"/>
                <w:color w:val="000000" w:themeColor="text1"/>
                <w:highlight w:val="none"/>
                <w:rPrChange w:id="2500" w:author="随遇而安" w:date="2023-08-11T15:39:24Z">
                  <w:rPr>
                    <w:del w:id="250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vAlign w:val="center"/>
          </w:tcPr>
          <w:p w14:paraId="769D6E2C">
            <w:pPr>
              <w:jc w:val="center"/>
              <w:rPr>
                <w:del w:id="2502" w:author="随遇而安" w:date="2024-11-06T14:21:17Z"/>
                <w:rFonts w:ascii="Times New Roman" w:hAnsi="Times New Roman" w:eastAsia="宋体" w:cs="Times New Roman"/>
                <w:color w:val="000000" w:themeColor="text1"/>
                <w:highlight w:val="none"/>
                <w:rPrChange w:id="2503" w:author="随遇而安" w:date="2023-08-11T15:39:24Z">
                  <w:rPr>
                    <w:del w:id="250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1FD754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exact"/>
          <w:del w:id="2505" w:author="随遇而安" w:date="2024-11-06T14:21:17Z"/>
        </w:trPr>
        <w:tc>
          <w:tcPr>
            <w:tcW w:w="694" w:type="dxa"/>
            <w:tcBorders>
              <w:top w:val="single" w:color="auto" w:sz="4" w:space="0"/>
              <w:bottom w:val="single" w:color="auto" w:sz="12" w:space="0"/>
            </w:tcBorders>
            <w:vAlign w:val="center"/>
          </w:tcPr>
          <w:p w14:paraId="18B9B595">
            <w:pPr>
              <w:jc w:val="center"/>
              <w:rPr>
                <w:del w:id="2506" w:author="随遇而安" w:date="2024-11-06T14:21:17Z"/>
                <w:rFonts w:ascii="Times New Roman" w:hAnsi="Times New Roman" w:eastAsia="宋体" w:cs="Times New Roman"/>
                <w:color w:val="000000" w:themeColor="text1"/>
                <w:highlight w:val="none"/>
                <w:rPrChange w:id="2507" w:author="随遇而安" w:date="2023-08-11T15:39:24Z">
                  <w:rPr>
                    <w:del w:id="250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509" w:author="随遇而安" w:date="2024-11-06T14:21:17Z">
              <w:r>
                <w:rPr>
                  <w:rFonts w:ascii="Times New Roman" w:hAnsi="Times New Roman" w:eastAsia="宋体" w:cs="Times New Roman"/>
                  <w:color w:val="000000" w:themeColor="text1"/>
                  <w:highlight w:val="none"/>
                  <w:rPrChange w:id="251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w:delText>
              </w:r>
            </w:del>
          </w:p>
        </w:tc>
        <w:tc>
          <w:tcPr>
            <w:tcW w:w="2382" w:type="dxa"/>
            <w:tcBorders>
              <w:top w:val="single" w:color="auto" w:sz="4" w:space="0"/>
              <w:bottom w:val="single" w:color="auto" w:sz="12" w:space="0"/>
            </w:tcBorders>
            <w:vAlign w:val="center"/>
          </w:tcPr>
          <w:p w14:paraId="2405159A">
            <w:pPr>
              <w:jc w:val="center"/>
              <w:rPr>
                <w:del w:id="2511" w:author="随遇而安" w:date="2024-11-06T14:21:17Z"/>
                <w:rFonts w:ascii="Times New Roman" w:hAnsi="Times New Roman" w:eastAsia="宋体" w:cs="Times New Roman"/>
                <w:color w:val="000000" w:themeColor="text1"/>
                <w:highlight w:val="none"/>
                <w:rPrChange w:id="2512" w:author="随遇而安" w:date="2023-08-11T15:39:24Z">
                  <w:rPr>
                    <w:del w:id="2513"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74" w:type="dxa"/>
            <w:tcBorders>
              <w:top w:val="single" w:color="auto" w:sz="4" w:space="0"/>
              <w:bottom w:val="single" w:color="auto" w:sz="12" w:space="0"/>
            </w:tcBorders>
            <w:vAlign w:val="center"/>
          </w:tcPr>
          <w:p w14:paraId="0F6303D7">
            <w:pPr>
              <w:jc w:val="center"/>
              <w:rPr>
                <w:del w:id="2514" w:author="随遇而安" w:date="2024-11-06T14:21:17Z"/>
                <w:rFonts w:ascii="Times New Roman" w:hAnsi="Times New Roman" w:eastAsia="宋体" w:cs="Times New Roman"/>
                <w:color w:val="000000" w:themeColor="text1"/>
                <w:highlight w:val="none"/>
                <w:rPrChange w:id="2515" w:author="随遇而安" w:date="2023-08-11T15:39:24Z">
                  <w:rPr>
                    <w:del w:id="2516"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32" w:type="dxa"/>
            <w:tcBorders>
              <w:top w:val="single" w:color="auto" w:sz="4" w:space="0"/>
              <w:bottom w:val="single" w:color="auto" w:sz="12" w:space="0"/>
            </w:tcBorders>
            <w:vAlign w:val="center"/>
          </w:tcPr>
          <w:p w14:paraId="1B9AB837">
            <w:pPr>
              <w:jc w:val="center"/>
              <w:rPr>
                <w:del w:id="2517" w:author="随遇而安" w:date="2024-11-06T14:21:17Z"/>
                <w:rFonts w:ascii="Times New Roman" w:hAnsi="Times New Roman" w:eastAsia="宋体" w:cs="Times New Roman"/>
                <w:color w:val="000000" w:themeColor="text1"/>
                <w:highlight w:val="none"/>
                <w:rPrChange w:id="2518" w:author="随遇而安" w:date="2023-08-11T15:39:24Z">
                  <w:rPr>
                    <w:del w:id="2519"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741" w:type="dxa"/>
            <w:tcBorders>
              <w:top w:val="single" w:color="auto" w:sz="4" w:space="0"/>
              <w:bottom w:val="single" w:color="auto" w:sz="12" w:space="0"/>
            </w:tcBorders>
            <w:vAlign w:val="center"/>
          </w:tcPr>
          <w:p w14:paraId="3007F949">
            <w:pPr>
              <w:jc w:val="center"/>
              <w:rPr>
                <w:del w:id="2520" w:author="随遇而安" w:date="2024-11-06T14:21:17Z"/>
                <w:rFonts w:ascii="Times New Roman" w:hAnsi="Times New Roman" w:eastAsia="宋体" w:cs="Times New Roman"/>
                <w:color w:val="000000" w:themeColor="text1"/>
                <w:highlight w:val="none"/>
                <w:rPrChange w:id="2521" w:author="随遇而安" w:date="2023-08-11T15:39:24Z">
                  <w:rPr>
                    <w:del w:id="2522"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tcBorders>
              <w:top w:val="single" w:color="auto" w:sz="4" w:space="0"/>
              <w:bottom w:val="single" w:color="auto" w:sz="12" w:space="0"/>
            </w:tcBorders>
            <w:vAlign w:val="center"/>
          </w:tcPr>
          <w:p w14:paraId="1862899F">
            <w:pPr>
              <w:jc w:val="center"/>
              <w:rPr>
                <w:del w:id="2523" w:author="随遇而安" w:date="2024-11-06T14:21:17Z"/>
                <w:rFonts w:ascii="Times New Roman" w:hAnsi="Times New Roman" w:eastAsia="宋体" w:cs="Times New Roman"/>
                <w:color w:val="000000" w:themeColor="text1"/>
                <w:highlight w:val="none"/>
                <w:rPrChange w:id="2524" w:author="随遇而安" w:date="2023-08-11T15:39:24Z">
                  <w:rPr>
                    <w:del w:id="2525"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17" w:type="dxa"/>
            <w:tcBorders>
              <w:top w:val="single" w:color="auto" w:sz="4" w:space="0"/>
              <w:bottom w:val="single" w:color="auto" w:sz="12" w:space="0"/>
            </w:tcBorders>
            <w:vAlign w:val="center"/>
          </w:tcPr>
          <w:p w14:paraId="1EAB13DC">
            <w:pPr>
              <w:jc w:val="center"/>
              <w:rPr>
                <w:del w:id="2526" w:author="随遇而安" w:date="2024-11-06T14:21:17Z"/>
                <w:rFonts w:ascii="Times New Roman" w:hAnsi="Times New Roman" w:eastAsia="宋体" w:cs="Times New Roman"/>
                <w:color w:val="000000" w:themeColor="text1"/>
                <w:highlight w:val="none"/>
                <w:rPrChange w:id="2527" w:author="随遇而安" w:date="2023-08-11T15:39:24Z">
                  <w:rPr>
                    <w:del w:id="2528"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141" w:type="dxa"/>
            <w:tcBorders>
              <w:top w:val="single" w:color="auto" w:sz="4" w:space="0"/>
              <w:bottom w:val="single" w:color="auto" w:sz="12" w:space="0"/>
            </w:tcBorders>
            <w:vAlign w:val="center"/>
          </w:tcPr>
          <w:p w14:paraId="7AEA16D5">
            <w:pPr>
              <w:jc w:val="center"/>
              <w:rPr>
                <w:del w:id="2529" w:author="随遇而安" w:date="2024-11-06T14:21:17Z"/>
                <w:rFonts w:ascii="Times New Roman" w:hAnsi="Times New Roman" w:eastAsia="宋体" w:cs="Times New Roman"/>
                <w:color w:val="000000" w:themeColor="text1"/>
                <w:highlight w:val="none"/>
                <w:rPrChange w:id="2530" w:author="随遇而安" w:date="2023-08-11T15:39:24Z">
                  <w:rPr>
                    <w:del w:id="2531"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52" w:type="dxa"/>
            <w:tcBorders>
              <w:top w:val="single" w:color="auto" w:sz="4" w:space="0"/>
              <w:bottom w:val="single" w:color="auto" w:sz="12" w:space="0"/>
            </w:tcBorders>
            <w:vAlign w:val="center"/>
          </w:tcPr>
          <w:p w14:paraId="790DA1D7">
            <w:pPr>
              <w:jc w:val="center"/>
              <w:rPr>
                <w:del w:id="2532" w:author="随遇而安" w:date="2024-11-06T14:21:17Z"/>
                <w:rFonts w:ascii="Times New Roman" w:hAnsi="Times New Roman" w:eastAsia="宋体" w:cs="Times New Roman"/>
                <w:color w:val="000000" w:themeColor="text1"/>
                <w:highlight w:val="none"/>
                <w:rPrChange w:id="2533" w:author="随遇而安" w:date="2023-08-11T15:39:24Z">
                  <w:rPr>
                    <w:del w:id="253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89" w:type="dxa"/>
            <w:tcBorders>
              <w:top w:val="single" w:color="auto" w:sz="4" w:space="0"/>
              <w:bottom w:val="single" w:color="auto" w:sz="12" w:space="0"/>
            </w:tcBorders>
            <w:vAlign w:val="center"/>
          </w:tcPr>
          <w:p w14:paraId="17CDF72F">
            <w:pPr>
              <w:jc w:val="center"/>
              <w:rPr>
                <w:del w:id="2535" w:author="随遇而安" w:date="2024-11-06T14:21:17Z"/>
                <w:rFonts w:ascii="Times New Roman" w:hAnsi="Times New Roman" w:eastAsia="宋体" w:cs="Times New Roman"/>
                <w:color w:val="000000" w:themeColor="text1"/>
                <w:highlight w:val="none"/>
                <w:rPrChange w:id="2536" w:author="随遇而安" w:date="2023-08-11T15:39:24Z">
                  <w:rPr>
                    <w:del w:id="2537"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17" w:type="dxa"/>
            <w:tcBorders>
              <w:top w:val="single" w:color="auto" w:sz="4" w:space="0"/>
              <w:bottom w:val="single" w:color="auto" w:sz="12" w:space="0"/>
            </w:tcBorders>
            <w:vAlign w:val="center"/>
          </w:tcPr>
          <w:p w14:paraId="3D8AF29D">
            <w:pPr>
              <w:jc w:val="center"/>
              <w:rPr>
                <w:del w:id="2538" w:author="随遇而安" w:date="2024-11-06T14:21:17Z"/>
                <w:rFonts w:ascii="Times New Roman" w:hAnsi="Times New Roman" w:eastAsia="宋体" w:cs="Times New Roman"/>
                <w:color w:val="000000" w:themeColor="text1"/>
                <w:highlight w:val="none"/>
                <w:rPrChange w:id="2539" w:author="随遇而安" w:date="2023-08-11T15:39:24Z">
                  <w:rPr>
                    <w:del w:id="2540"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5A3AC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exact"/>
          <w:del w:id="2541" w:author="随遇而安" w:date="2024-11-06T14:21:17Z"/>
        </w:trPr>
        <w:tc>
          <w:tcPr>
            <w:tcW w:w="14256" w:type="dxa"/>
            <w:gridSpan w:val="11"/>
            <w:tcBorders>
              <w:top w:val="single" w:color="auto" w:sz="12" w:space="0"/>
            </w:tcBorders>
            <w:vAlign w:val="center"/>
          </w:tcPr>
          <w:p w14:paraId="48D728FB">
            <w:pPr>
              <w:jc w:val="left"/>
              <w:rPr>
                <w:del w:id="2542" w:author="随遇而安" w:date="2024-11-06T14:21:17Z"/>
                <w:rFonts w:ascii="Times New Roman" w:hAnsi="Times New Roman" w:eastAsia="宋体" w:cs="Times New Roman"/>
                <w:color w:val="000000" w:themeColor="text1"/>
                <w:highlight w:val="none"/>
                <w:rPrChange w:id="2543" w:author="随遇而安" w:date="2023-08-11T15:39:24Z">
                  <w:rPr>
                    <w:del w:id="254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545" w:author="随遇而安" w:date="2024-11-06T14:21:17Z">
              <w:r>
                <w:rPr>
                  <w:rFonts w:hint="eastAsia" w:ascii="Times New Roman" w:hAnsi="Times New Roman" w:eastAsia="宋体" w:cs="Times New Roman"/>
                  <w:color w:val="000000" w:themeColor="text1"/>
                  <w:highlight w:val="none"/>
                  <w:rPrChange w:id="2546"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编 </w:delText>
              </w:r>
            </w:del>
            <w:del w:id="2547" w:author="随遇而安" w:date="2024-11-06T14:21:17Z">
              <w:r>
                <w:rPr>
                  <w:rFonts w:ascii="Times New Roman" w:hAnsi="Times New Roman" w:eastAsia="宋体" w:cs="Times New Roman"/>
                  <w:color w:val="000000" w:themeColor="text1"/>
                  <w:highlight w:val="none"/>
                  <w:rPrChange w:id="254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49" w:author="随遇而安" w:date="2024-11-06T14:21:17Z">
              <w:r>
                <w:rPr>
                  <w:rFonts w:hint="eastAsia" w:ascii="Times New Roman" w:hAnsi="Times New Roman" w:eastAsia="宋体" w:cs="Times New Roman"/>
                  <w:color w:val="000000" w:themeColor="text1"/>
                  <w:highlight w:val="none"/>
                  <w:rPrChange w:id="255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制： </w:delText>
              </w:r>
            </w:del>
            <w:del w:id="2551" w:author="随遇而安" w:date="2024-11-06T14:21:17Z">
              <w:r>
                <w:rPr>
                  <w:rFonts w:ascii="Times New Roman" w:hAnsi="Times New Roman" w:eastAsia="宋体" w:cs="Times New Roman"/>
                  <w:color w:val="000000" w:themeColor="text1"/>
                  <w:highlight w:val="none"/>
                  <w:rPrChange w:id="255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53" w:author="随遇而安" w:date="2024-11-06T14:21:17Z">
              <w:r>
                <w:rPr>
                  <w:rFonts w:hint="eastAsia" w:ascii="Times New Roman" w:hAnsi="Times New Roman" w:eastAsia="宋体" w:cs="Times New Roman"/>
                  <w:color w:val="000000" w:themeColor="text1"/>
                  <w:highlight w:val="none"/>
                  <w:rPrChange w:id="255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日 </w:delText>
              </w:r>
            </w:del>
            <w:del w:id="2555" w:author="随遇而安" w:date="2024-11-06T14:21:17Z">
              <w:r>
                <w:rPr>
                  <w:rFonts w:ascii="Times New Roman" w:hAnsi="Times New Roman" w:eastAsia="宋体" w:cs="Times New Roman"/>
                  <w:color w:val="000000" w:themeColor="text1"/>
                  <w:highlight w:val="none"/>
                  <w:rPrChange w:id="255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57" w:author="随遇而安" w:date="2024-11-06T14:21:17Z">
              <w:r>
                <w:rPr>
                  <w:rFonts w:hint="eastAsia" w:ascii="Times New Roman" w:hAnsi="Times New Roman" w:eastAsia="宋体" w:cs="Times New Roman"/>
                  <w:color w:val="000000" w:themeColor="text1"/>
                  <w:highlight w:val="none"/>
                  <w:rPrChange w:id="2558"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期： </w:delText>
              </w:r>
            </w:del>
            <w:del w:id="2559" w:author="随遇而安" w:date="2024-11-06T14:21:17Z">
              <w:r>
                <w:rPr>
                  <w:rFonts w:ascii="Times New Roman" w:hAnsi="Times New Roman" w:eastAsia="宋体" w:cs="Times New Roman"/>
                  <w:color w:val="000000" w:themeColor="text1"/>
                  <w:highlight w:val="none"/>
                  <w:rPrChange w:id="256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61" w:author="随遇而安" w:date="2024-11-06T14:21:17Z">
              <w:r>
                <w:rPr>
                  <w:rFonts w:hint="eastAsia" w:ascii="Times New Roman" w:hAnsi="Times New Roman" w:eastAsia="宋体" w:cs="Times New Roman"/>
                  <w:color w:val="000000" w:themeColor="text1"/>
                  <w:highlight w:val="none"/>
                  <w:rPrChange w:id="2562"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年 </w:delText>
              </w:r>
            </w:del>
            <w:del w:id="2563" w:author="随遇而安" w:date="2024-11-06T14:21:17Z">
              <w:r>
                <w:rPr>
                  <w:rFonts w:ascii="Times New Roman" w:hAnsi="Times New Roman" w:eastAsia="宋体" w:cs="Times New Roman"/>
                  <w:color w:val="000000" w:themeColor="text1"/>
                  <w:highlight w:val="none"/>
                  <w:rPrChange w:id="256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65" w:author="随遇而安" w:date="2024-11-06T14:21:17Z">
              <w:r>
                <w:rPr>
                  <w:rFonts w:hint="eastAsia" w:ascii="Times New Roman" w:hAnsi="Times New Roman" w:eastAsia="宋体" w:cs="Times New Roman"/>
                  <w:color w:val="000000" w:themeColor="text1"/>
                  <w:highlight w:val="none"/>
                  <w:rPrChange w:id="2566"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月 </w:delText>
              </w:r>
            </w:del>
            <w:del w:id="2567" w:author="随遇而安" w:date="2024-11-06T14:21:17Z">
              <w:r>
                <w:rPr>
                  <w:rFonts w:ascii="Times New Roman" w:hAnsi="Times New Roman" w:eastAsia="宋体" w:cs="Times New Roman"/>
                  <w:color w:val="000000" w:themeColor="text1"/>
                  <w:highlight w:val="none"/>
                  <w:rPrChange w:id="256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69" w:author="随遇而安" w:date="2024-11-06T14:21:17Z">
              <w:r>
                <w:rPr>
                  <w:rFonts w:hint="eastAsia" w:ascii="Times New Roman" w:hAnsi="Times New Roman" w:eastAsia="宋体" w:cs="Times New Roman"/>
                  <w:color w:val="000000" w:themeColor="text1"/>
                  <w:highlight w:val="none"/>
                  <w:rPrChange w:id="257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日</w:delText>
              </w:r>
            </w:del>
          </w:p>
        </w:tc>
      </w:tr>
      <w:tr w14:paraId="59BB96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exact"/>
          <w:del w:id="2571" w:author="随遇而安" w:date="2024-11-06T14:21:17Z"/>
        </w:trPr>
        <w:tc>
          <w:tcPr>
            <w:tcW w:w="14256" w:type="dxa"/>
            <w:gridSpan w:val="11"/>
            <w:vAlign w:val="center"/>
          </w:tcPr>
          <w:p w14:paraId="23389552">
            <w:pPr>
              <w:jc w:val="left"/>
              <w:rPr>
                <w:del w:id="2572" w:author="随遇而安" w:date="2024-11-06T14:21:17Z"/>
                <w:rFonts w:ascii="Times New Roman" w:hAnsi="Times New Roman" w:eastAsia="宋体" w:cs="Times New Roman"/>
                <w:color w:val="000000" w:themeColor="text1"/>
                <w:highlight w:val="none"/>
                <w:rPrChange w:id="2573" w:author="随遇而安" w:date="2023-08-11T15:39:24Z">
                  <w:rPr>
                    <w:del w:id="257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575" w:author="随遇而安" w:date="2024-11-06T14:21:17Z">
              <w:r>
                <w:rPr>
                  <w:rFonts w:hint="eastAsia" w:ascii="Times New Roman" w:hAnsi="Times New Roman" w:eastAsia="宋体" w:cs="Times New Roman"/>
                  <w:color w:val="000000" w:themeColor="text1"/>
                  <w:highlight w:val="none"/>
                  <w:rPrChange w:id="2576"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审 </w:delText>
              </w:r>
            </w:del>
            <w:del w:id="2577" w:author="随遇而安" w:date="2024-11-06T14:21:17Z">
              <w:r>
                <w:rPr>
                  <w:rFonts w:ascii="Times New Roman" w:hAnsi="Times New Roman" w:eastAsia="宋体" w:cs="Times New Roman"/>
                  <w:color w:val="000000" w:themeColor="text1"/>
                  <w:highlight w:val="none"/>
                  <w:rPrChange w:id="257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79" w:author="随遇而安" w:date="2024-11-06T14:21:17Z">
              <w:r>
                <w:rPr>
                  <w:rFonts w:hint="eastAsia" w:ascii="Times New Roman" w:hAnsi="Times New Roman" w:eastAsia="宋体" w:cs="Times New Roman"/>
                  <w:color w:val="000000" w:themeColor="text1"/>
                  <w:highlight w:val="none"/>
                  <w:rPrChange w:id="258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核： </w:delText>
              </w:r>
            </w:del>
            <w:del w:id="2581" w:author="随遇而安" w:date="2024-11-06T14:21:17Z">
              <w:r>
                <w:rPr>
                  <w:rFonts w:hint="eastAsia" w:ascii="Times New Roman" w:hAnsi="Times New Roman" w:eastAsia="宋体" w:cs="Times New Roman"/>
                  <w:b/>
                  <w:color w:val="000000" w:themeColor="text1"/>
                  <w:highlight w:val="none"/>
                  <w:rPrChange w:id="2582"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2583" w:author="随遇而安" w:date="2024-11-06T14:21:17Z">
              <w:r>
                <w:rPr>
                  <w:rFonts w:hint="eastAsia" w:ascii="Times New Roman" w:hAnsi="Times New Roman" w:eastAsia="宋体" w:cs="Times New Roman"/>
                  <w:color w:val="000000" w:themeColor="text1"/>
                  <w:highlight w:val="none"/>
                  <w:rPrChange w:id="258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日 </w:delText>
              </w:r>
            </w:del>
            <w:del w:id="2585" w:author="随遇而安" w:date="2024-11-06T14:21:17Z">
              <w:r>
                <w:rPr>
                  <w:rFonts w:ascii="Times New Roman" w:hAnsi="Times New Roman" w:eastAsia="宋体" w:cs="Times New Roman"/>
                  <w:color w:val="000000" w:themeColor="text1"/>
                  <w:highlight w:val="none"/>
                  <w:rPrChange w:id="258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87" w:author="随遇而安" w:date="2024-11-06T14:21:17Z">
              <w:r>
                <w:rPr>
                  <w:rFonts w:hint="eastAsia" w:ascii="Times New Roman" w:hAnsi="Times New Roman" w:eastAsia="宋体" w:cs="Times New Roman"/>
                  <w:color w:val="000000" w:themeColor="text1"/>
                  <w:highlight w:val="none"/>
                  <w:rPrChange w:id="2588"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期： </w:delText>
              </w:r>
            </w:del>
            <w:del w:id="2589" w:author="随遇而安" w:date="2024-11-06T14:21:17Z">
              <w:r>
                <w:rPr>
                  <w:rFonts w:ascii="Times New Roman" w:hAnsi="Times New Roman" w:eastAsia="宋体" w:cs="Times New Roman"/>
                  <w:color w:val="000000" w:themeColor="text1"/>
                  <w:highlight w:val="none"/>
                  <w:rPrChange w:id="259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91" w:author="随遇而安" w:date="2024-11-06T14:21:17Z">
              <w:r>
                <w:rPr>
                  <w:rFonts w:hint="eastAsia" w:ascii="Times New Roman" w:hAnsi="Times New Roman" w:eastAsia="宋体" w:cs="Times New Roman"/>
                  <w:color w:val="000000" w:themeColor="text1"/>
                  <w:highlight w:val="none"/>
                  <w:rPrChange w:id="2592"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年 </w:delText>
              </w:r>
            </w:del>
            <w:del w:id="2593" w:author="随遇而安" w:date="2024-11-06T14:21:17Z">
              <w:r>
                <w:rPr>
                  <w:rFonts w:ascii="Times New Roman" w:hAnsi="Times New Roman" w:eastAsia="宋体" w:cs="Times New Roman"/>
                  <w:color w:val="000000" w:themeColor="text1"/>
                  <w:highlight w:val="none"/>
                  <w:rPrChange w:id="259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95" w:author="随遇而安" w:date="2024-11-06T14:21:17Z">
              <w:r>
                <w:rPr>
                  <w:rFonts w:hint="eastAsia" w:ascii="Times New Roman" w:hAnsi="Times New Roman" w:eastAsia="宋体" w:cs="Times New Roman"/>
                  <w:color w:val="000000" w:themeColor="text1"/>
                  <w:highlight w:val="none"/>
                  <w:rPrChange w:id="2596"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月 </w:delText>
              </w:r>
            </w:del>
            <w:del w:id="2597" w:author="随遇而安" w:date="2024-11-06T14:21:17Z">
              <w:r>
                <w:rPr>
                  <w:rFonts w:ascii="Times New Roman" w:hAnsi="Times New Roman" w:eastAsia="宋体" w:cs="Times New Roman"/>
                  <w:color w:val="000000" w:themeColor="text1"/>
                  <w:highlight w:val="none"/>
                  <w:rPrChange w:id="259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599" w:author="随遇而安" w:date="2024-11-06T14:21:17Z">
              <w:r>
                <w:rPr>
                  <w:rFonts w:hint="eastAsia" w:ascii="Times New Roman" w:hAnsi="Times New Roman" w:eastAsia="宋体" w:cs="Times New Roman"/>
                  <w:color w:val="000000" w:themeColor="text1"/>
                  <w:highlight w:val="none"/>
                  <w:rPrChange w:id="260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日</w:delText>
              </w:r>
            </w:del>
          </w:p>
        </w:tc>
      </w:tr>
      <w:tr w14:paraId="6107A9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80" w:hRule="exact"/>
          <w:del w:id="2601" w:author="随遇而安" w:date="2024-11-06T14:21:17Z"/>
        </w:trPr>
        <w:tc>
          <w:tcPr>
            <w:tcW w:w="14256" w:type="dxa"/>
            <w:gridSpan w:val="11"/>
            <w:vAlign w:val="center"/>
          </w:tcPr>
          <w:p w14:paraId="32997E6E">
            <w:pPr>
              <w:jc w:val="left"/>
              <w:rPr>
                <w:del w:id="2602" w:author="随遇而安" w:date="2024-11-06T14:21:17Z"/>
                <w:rFonts w:ascii="Times New Roman" w:hAnsi="Times New Roman" w:eastAsia="宋体" w:cs="Times New Roman"/>
                <w:color w:val="000000" w:themeColor="text1"/>
                <w:highlight w:val="none"/>
                <w:rPrChange w:id="2603" w:author="随遇而安" w:date="2023-08-11T15:39:24Z">
                  <w:rPr>
                    <w:del w:id="2604" w:author="随遇而安" w:date="2024-11-06T14:21:17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2605" w:author="随遇而安" w:date="2024-11-06T14:21:17Z">
              <w:r>
                <w:rPr>
                  <w:rFonts w:hint="eastAsia" w:ascii="Times New Roman" w:hAnsi="Times New Roman" w:eastAsia="宋体" w:cs="Times New Roman"/>
                  <w:color w:val="000000" w:themeColor="text1"/>
                  <w:highlight w:val="none"/>
                  <w:rPrChange w:id="2606"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审 </w:delText>
              </w:r>
            </w:del>
            <w:del w:id="2607" w:author="随遇而安" w:date="2024-11-06T14:21:17Z">
              <w:r>
                <w:rPr>
                  <w:rFonts w:ascii="Times New Roman" w:hAnsi="Times New Roman" w:eastAsia="宋体" w:cs="Times New Roman"/>
                  <w:color w:val="000000" w:themeColor="text1"/>
                  <w:highlight w:val="none"/>
                  <w:rPrChange w:id="260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09" w:author="随遇而安" w:date="2024-11-06T14:21:17Z">
              <w:r>
                <w:rPr>
                  <w:rFonts w:hint="eastAsia" w:ascii="Times New Roman" w:hAnsi="Times New Roman" w:eastAsia="宋体" w:cs="Times New Roman"/>
                  <w:color w:val="000000" w:themeColor="text1"/>
                  <w:highlight w:val="none"/>
                  <w:rPrChange w:id="261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批： </w:delText>
              </w:r>
            </w:del>
            <w:del w:id="2611" w:author="随遇而安" w:date="2024-11-06T14:21:17Z">
              <w:r>
                <w:rPr>
                  <w:rFonts w:ascii="Times New Roman" w:hAnsi="Times New Roman" w:eastAsia="宋体" w:cs="Times New Roman"/>
                  <w:color w:val="000000" w:themeColor="text1"/>
                  <w:highlight w:val="none"/>
                  <w:rPrChange w:id="261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13" w:author="随遇而安" w:date="2024-11-06T14:21:17Z">
              <w:r>
                <w:rPr>
                  <w:rFonts w:hint="eastAsia" w:ascii="Times New Roman" w:hAnsi="Times New Roman" w:eastAsia="宋体" w:cs="Times New Roman"/>
                  <w:color w:val="000000" w:themeColor="text1"/>
                  <w:highlight w:val="none"/>
                  <w:rPrChange w:id="261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15" w:author="随遇而安" w:date="2024-11-06T14:21:17Z">
              <w:r>
                <w:rPr>
                  <w:rFonts w:ascii="Times New Roman" w:hAnsi="Times New Roman" w:eastAsia="宋体" w:cs="Times New Roman"/>
                  <w:color w:val="000000" w:themeColor="text1"/>
                  <w:highlight w:val="none"/>
                  <w:rPrChange w:id="261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17" w:author="随遇而安" w:date="2024-11-06T14:21:17Z">
              <w:r>
                <w:rPr>
                  <w:rFonts w:hint="eastAsia" w:ascii="Times New Roman" w:hAnsi="Times New Roman" w:eastAsia="宋体" w:cs="Times New Roman"/>
                  <w:color w:val="000000" w:themeColor="text1"/>
                  <w:highlight w:val="none"/>
                  <w:rPrChange w:id="2618"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日 </w:delText>
              </w:r>
            </w:del>
            <w:del w:id="2619" w:author="随遇而安" w:date="2024-11-06T14:21:17Z">
              <w:r>
                <w:rPr>
                  <w:rFonts w:ascii="Times New Roman" w:hAnsi="Times New Roman" w:eastAsia="宋体" w:cs="Times New Roman"/>
                  <w:color w:val="000000" w:themeColor="text1"/>
                  <w:highlight w:val="none"/>
                  <w:rPrChange w:id="262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21" w:author="随遇而安" w:date="2024-11-06T14:21:17Z">
              <w:r>
                <w:rPr>
                  <w:rFonts w:hint="eastAsia" w:ascii="Times New Roman" w:hAnsi="Times New Roman" w:eastAsia="宋体" w:cs="Times New Roman"/>
                  <w:color w:val="000000" w:themeColor="text1"/>
                  <w:highlight w:val="none"/>
                  <w:rPrChange w:id="2622"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期： </w:delText>
              </w:r>
            </w:del>
            <w:del w:id="2623" w:author="随遇而安" w:date="2024-11-06T14:21:17Z">
              <w:r>
                <w:rPr>
                  <w:rFonts w:ascii="Times New Roman" w:hAnsi="Times New Roman" w:eastAsia="宋体" w:cs="Times New Roman"/>
                  <w:color w:val="000000" w:themeColor="text1"/>
                  <w:highlight w:val="none"/>
                  <w:rPrChange w:id="262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25" w:author="随遇而安" w:date="2024-11-06T14:21:17Z">
              <w:r>
                <w:rPr>
                  <w:rFonts w:hint="eastAsia" w:ascii="Times New Roman" w:hAnsi="Times New Roman" w:eastAsia="宋体" w:cs="Times New Roman"/>
                  <w:color w:val="000000" w:themeColor="text1"/>
                  <w:highlight w:val="none"/>
                  <w:rPrChange w:id="2626"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年 </w:delText>
              </w:r>
            </w:del>
            <w:del w:id="2627" w:author="随遇而安" w:date="2024-11-06T14:21:17Z">
              <w:r>
                <w:rPr>
                  <w:rFonts w:ascii="Times New Roman" w:hAnsi="Times New Roman" w:eastAsia="宋体" w:cs="Times New Roman"/>
                  <w:color w:val="000000" w:themeColor="text1"/>
                  <w:highlight w:val="none"/>
                  <w:rPrChange w:id="262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29" w:author="随遇而安" w:date="2024-11-06T14:21:17Z">
              <w:r>
                <w:rPr>
                  <w:rFonts w:hint="eastAsia" w:ascii="Times New Roman" w:hAnsi="Times New Roman" w:eastAsia="宋体" w:cs="Times New Roman"/>
                  <w:color w:val="000000" w:themeColor="text1"/>
                  <w:highlight w:val="none"/>
                  <w:rPrChange w:id="263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月 </w:delText>
              </w:r>
            </w:del>
            <w:del w:id="2631" w:author="随遇而安" w:date="2024-11-06T14:21:17Z">
              <w:r>
                <w:rPr>
                  <w:rFonts w:ascii="Times New Roman" w:hAnsi="Times New Roman" w:eastAsia="宋体" w:cs="Times New Roman"/>
                  <w:color w:val="000000" w:themeColor="text1"/>
                  <w:highlight w:val="none"/>
                  <w:rPrChange w:id="263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 xml:space="preserve">    </w:delText>
              </w:r>
            </w:del>
            <w:del w:id="2633" w:author="随遇而安" w:date="2024-11-06T14:21:17Z">
              <w:r>
                <w:rPr>
                  <w:rFonts w:hint="eastAsia" w:ascii="Times New Roman" w:hAnsi="Times New Roman" w:eastAsia="宋体" w:cs="Times New Roman"/>
                  <w:color w:val="000000" w:themeColor="text1"/>
                  <w:highlight w:val="none"/>
                  <w:rPrChange w:id="263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日</w:delText>
              </w:r>
            </w:del>
          </w:p>
        </w:tc>
      </w:tr>
    </w:tbl>
    <w:p w14:paraId="604FD064">
      <w:pPr>
        <w:rPr>
          <w:rFonts w:ascii="Times New Roman" w:hAnsi="Times New Roman" w:eastAsia="宋体" w:cs="Times New Roman"/>
          <w:color w:val="000000" w:themeColor="text1"/>
          <w:highlight w:val="none"/>
          <w:rPrChange w:id="263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sectPr>
          <w:footerReference r:id="rId9" w:type="default"/>
          <w:pgSz w:w="16838" w:h="11906" w:orient="landscape"/>
          <w:pgMar w:top="1418" w:right="1418" w:bottom="1418" w:left="1134" w:header="851" w:footer="851" w:gutter="0"/>
          <w:pgNumType w:fmt="decimal" w:start="11"/>
          <w:cols w:space="425" w:num="1"/>
          <w:docGrid w:type="lines" w:linePitch="312" w:charSpace="0"/>
        </w:sectPr>
      </w:pPr>
    </w:p>
    <w:p w14:paraId="6741E24A">
      <w:pPr>
        <w:jc w:val="left"/>
        <w:rPr>
          <w:rFonts w:ascii="Times New Roman" w:hAnsi="Times New Roman" w:eastAsia="宋体" w:cs="Times New Roman"/>
          <w:b/>
          <w:color w:val="000000" w:themeColor="text1"/>
          <w:sz w:val="24"/>
          <w:highlight w:val="none"/>
          <w:rPrChange w:id="2636"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sz w:val="24"/>
          <w:highlight w:val="none"/>
          <w:rPrChange w:id="2637" w:author="随遇而安" w:date="2023-08-11T15:39:24Z">
            <w:rPr>
              <w:rFonts w:hint="eastAsia"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附件</w:t>
      </w:r>
      <w:r>
        <w:rPr>
          <w:rFonts w:ascii="Times New Roman" w:hAnsi="Times New Roman" w:eastAsia="宋体" w:cs="Times New Roman"/>
          <w:b/>
          <w:color w:val="000000" w:themeColor="text1"/>
          <w:sz w:val="24"/>
          <w:highlight w:val="none"/>
          <w:rPrChange w:id="2638"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3：</w:t>
      </w:r>
    </w:p>
    <w:p w14:paraId="7E331599">
      <w:pPr>
        <w:jc w:val="center"/>
        <w:outlineLvl w:val="0"/>
        <w:rPr>
          <w:rFonts w:ascii="Times New Roman" w:hAnsi="Times New Roman" w:eastAsia="宋体" w:cs="Times New Roman"/>
          <w:b/>
          <w:color w:val="000000" w:themeColor="text1"/>
          <w:highlight w:val="none"/>
          <w:rPrChange w:id="2639"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bookmarkStart w:id="92" w:name="_Toc11636"/>
      <w:bookmarkStart w:id="93" w:name="_Toc21129"/>
      <w:bookmarkStart w:id="94" w:name="_Toc12256"/>
      <w:bookmarkStart w:id="95" w:name="_Toc20048"/>
      <w:bookmarkStart w:id="96" w:name="_Toc29948"/>
      <w:bookmarkStart w:id="97" w:name="_Toc13331"/>
      <w:bookmarkStart w:id="98" w:name="_Toc22838"/>
      <w:bookmarkStart w:id="99" w:name="_Toc26762"/>
      <w:r>
        <w:rPr>
          <w:rFonts w:hint="eastAsia" w:ascii="Times New Roman" w:hAnsi="Times New Roman" w:eastAsia="宋体" w:cs="Times New Roman"/>
          <w:b/>
          <w:color w:val="000000" w:themeColor="text1"/>
          <w:highlight w:val="none"/>
          <w:u w:val="single"/>
          <w:rPrChange w:id="2640" w:author="随遇而安" w:date="2023-08-11T15:39:24Z">
            <w:rPr>
              <w:rFonts w:hint="eastAsia" w:ascii="Times New Roman" w:hAnsi="Times New Roman" w:eastAsia="宋体" w:cs="Times New Roman"/>
              <w:b/>
              <w:color w:val="000000" w:themeColor="text1"/>
              <w:u w:val="single"/>
              <w14:textFill>
                <w14:solidFill>
                  <w14:schemeClr w14:val="tx1"/>
                </w14:solidFill>
              </w14:textFill>
            </w:rPr>
          </w:rPrChange>
          <w14:textFill>
            <w14:solidFill>
              <w14:schemeClr w14:val="tx1"/>
            </w14:solidFill>
          </w14:textFill>
        </w:rPr>
        <w:t>XX项目公司（区域）</w:t>
      </w:r>
      <w:r>
        <w:rPr>
          <w:rFonts w:hint="eastAsia" w:ascii="Times New Roman" w:hAnsi="Times New Roman" w:eastAsia="宋体" w:cs="Times New Roman"/>
          <w:b/>
          <w:color w:val="000000" w:themeColor="text1"/>
          <w:highlight w:val="none"/>
          <w:rPrChange w:id="264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安全费用使用台账</w:t>
      </w:r>
      <w:bookmarkEnd w:id="92"/>
      <w:bookmarkEnd w:id="93"/>
      <w:bookmarkEnd w:id="94"/>
      <w:bookmarkEnd w:id="95"/>
      <w:bookmarkEnd w:id="96"/>
      <w:bookmarkEnd w:id="97"/>
      <w:bookmarkEnd w:id="98"/>
      <w:bookmarkEnd w:id="9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1266"/>
        <w:gridCol w:w="1478"/>
        <w:gridCol w:w="2063"/>
        <w:gridCol w:w="975"/>
        <w:gridCol w:w="1375"/>
        <w:gridCol w:w="1762"/>
        <w:gridCol w:w="1525"/>
        <w:gridCol w:w="1413"/>
        <w:gridCol w:w="1902"/>
      </w:tblGrid>
      <w:tr w14:paraId="3CA37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736" w:type="dxa"/>
            <w:tcBorders>
              <w:top w:val="single" w:color="auto" w:sz="12" w:space="0"/>
              <w:left w:val="single" w:color="auto" w:sz="12" w:space="0"/>
              <w:bottom w:val="single" w:color="auto" w:sz="8" w:space="0"/>
            </w:tcBorders>
            <w:shd w:val="clear" w:color="auto" w:fill="9CC2E5" w:themeFill="accent1" w:themeFillTint="99"/>
            <w:vAlign w:val="center"/>
          </w:tcPr>
          <w:p w14:paraId="390FA958">
            <w:pPr>
              <w:jc w:val="center"/>
              <w:rPr>
                <w:rFonts w:ascii="Times New Roman" w:hAnsi="Times New Roman" w:eastAsia="宋体" w:cs="Times New Roman"/>
                <w:b/>
                <w:color w:val="000000" w:themeColor="text1"/>
                <w:highlight w:val="none"/>
                <w:rPrChange w:id="2642"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4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序号</w:t>
            </w:r>
          </w:p>
        </w:tc>
        <w:tc>
          <w:tcPr>
            <w:tcW w:w="1266" w:type="dxa"/>
            <w:tcBorders>
              <w:top w:val="single" w:color="auto" w:sz="12" w:space="0"/>
              <w:bottom w:val="single" w:color="auto" w:sz="8" w:space="0"/>
            </w:tcBorders>
            <w:shd w:val="clear" w:color="auto" w:fill="9CC2E5" w:themeFill="accent1" w:themeFillTint="99"/>
            <w:vAlign w:val="center"/>
          </w:tcPr>
          <w:p w14:paraId="4F186D15">
            <w:pPr>
              <w:jc w:val="center"/>
              <w:rPr>
                <w:rFonts w:ascii="Times New Roman" w:hAnsi="Times New Roman" w:eastAsia="宋体" w:cs="Times New Roman"/>
                <w:b/>
                <w:color w:val="000000" w:themeColor="text1"/>
                <w:highlight w:val="none"/>
                <w:rPrChange w:id="2644"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4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申请日期</w:t>
            </w:r>
          </w:p>
        </w:tc>
        <w:tc>
          <w:tcPr>
            <w:tcW w:w="1478" w:type="dxa"/>
            <w:tcBorders>
              <w:top w:val="single" w:color="auto" w:sz="12" w:space="0"/>
              <w:bottom w:val="single" w:color="auto" w:sz="8" w:space="0"/>
            </w:tcBorders>
            <w:shd w:val="clear" w:color="auto" w:fill="9CC2E5" w:themeFill="accent1" w:themeFillTint="99"/>
            <w:vAlign w:val="center"/>
          </w:tcPr>
          <w:p w14:paraId="1D2AA7B4">
            <w:pPr>
              <w:jc w:val="center"/>
              <w:rPr>
                <w:rFonts w:ascii="Times New Roman" w:hAnsi="Times New Roman" w:eastAsia="宋体" w:cs="Times New Roman"/>
                <w:b/>
                <w:color w:val="000000" w:themeColor="text1"/>
                <w:highlight w:val="none"/>
                <w:rPrChange w:id="2646"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4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费用类别</w:t>
            </w:r>
          </w:p>
        </w:tc>
        <w:tc>
          <w:tcPr>
            <w:tcW w:w="2063" w:type="dxa"/>
            <w:tcBorders>
              <w:top w:val="single" w:color="auto" w:sz="12" w:space="0"/>
              <w:bottom w:val="single" w:color="auto" w:sz="8" w:space="0"/>
            </w:tcBorders>
            <w:shd w:val="clear" w:color="auto" w:fill="9CC2E5" w:themeFill="accent1" w:themeFillTint="99"/>
            <w:vAlign w:val="center"/>
          </w:tcPr>
          <w:p w14:paraId="6E85475C">
            <w:pPr>
              <w:jc w:val="center"/>
              <w:rPr>
                <w:rFonts w:ascii="Times New Roman" w:hAnsi="Times New Roman" w:eastAsia="宋体" w:cs="Times New Roman"/>
                <w:b/>
                <w:color w:val="000000" w:themeColor="text1"/>
                <w:highlight w:val="none"/>
                <w:rPrChange w:id="2648"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4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预算科目</w:t>
            </w:r>
          </w:p>
          <w:p w14:paraId="46B53115">
            <w:pPr>
              <w:jc w:val="center"/>
              <w:rPr>
                <w:rFonts w:ascii="Times New Roman" w:hAnsi="Times New Roman" w:eastAsia="宋体" w:cs="Times New Roman"/>
                <w:b/>
                <w:color w:val="000000" w:themeColor="text1"/>
                <w:highlight w:val="none"/>
                <w:rPrChange w:id="2650"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5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（费用化/资本化）</w:t>
            </w:r>
          </w:p>
        </w:tc>
        <w:tc>
          <w:tcPr>
            <w:tcW w:w="975" w:type="dxa"/>
            <w:tcBorders>
              <w:top w:val="single" w:color="auto" w:sz="12" w:space="0"/>
              <w:bottom w:val="single" w:color="auto" w:sz="8" w:space="0"/>
            </w:tcBorders>
            <w:shd w:val="clear" w:color="auto" w:fill="9CC2E5" w:themeFill="accent1" w:themeFillTint="99"/>
            <w:vAlign w:val="center"/>
          </w:tcPr>
          <w:p w14:paraId="04723539">
            <w:pPr>
              <w:jc w:val="center"/>
              <w:rPr>
                <w:rFonts w:ascii="Times New Roman" w:hAnsi="Times New Roman" w:eastAsia="宋体" w:cs="Times New Roman"/>
                <w:b/>
                <w:color w:val="000000" w:themeColor="text1"/>
                <w:highlight w:val="none"/>
                <w:rPrChange w:id="2652"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5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名称</w:t>
            </w:r>
          </w:p>
        </w:tc>
        <w:tc>
          <w:tcPr>
            <w:tcW w:w="1375" w:type="dxa"/>
            <w:tcBorders>
              <w:top w:val="single" w:color="auto" w:sz="12" w:space="0"/>
              <w:bottom w:val="single" w:color="auto" w:sz="8" w:space="0"/>
            </w:tcBorders>
            <w:shd w:val="clear" w:color="auto" w:fill="9CC2E5" w:themeFill="accent1" w:themeFillTint="99"/>
            <w:vAlign w:val="center"/>
          </w:tcPr>
          <w:p w14:paraId="3A67DC59">
            <w:pPr>
              <w:jc w:val="center"/>
              <w:rPr>
                <w:rFonts w:ascii="Times New Roman" w:hAnsi="Times New Roman" w:eastAsia="宋体" w:cs="Times New Roman"/>
                <w:b/>
                <w:color w:val="000000" w:themeColor="text1"/>
                <w:highlight w:val="none"/>
                <w:rPrChange w:id="2654"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5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使用部门</w:t>
            </w:r>
          </w:p>
        </w:tc>
        <w:tc>
          <w:tcPr>
            <w:tcW w:w="1762" w:type="dxa"/>
            <w:tcBorders>
              <w:top w:val="single" w:color="auto" w:sz="12" w:space="0"/>
              <w:bottom w:val="single" w:color="auto" w:sz="8" w:space="0"/>
            </w:tcBorders>
            <w:shd w:val="clear" w:color="auto" w:fill="9CC2E5" w:themeFill="accent1" w:themeFillTint="99"/>
            <w:vAlign w:val="center"/>
          </w:tcPr>
          <w:p w14:paraId="17447FE9">
            <w:pPr>
              <w:jc w:val="center"/>
              <w:rPr>
                <w:rFonts w:ascii="Times New Roman" w:hAnsi="Times New Roman" w:eastAsia="宋体" w:cs="Times New Roman"/>
                <w:b/>
                <w:color w:val="000000" w:themeColor="text1"/>
                <w:highlight w:val="none"/>
                <w:rPrChange w:id="2656"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5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使用部门负责人</w:t>
            </w:r>
          </w:p>
        </w:tc>
        <w:tc>
          <w:tcPr>
            <w:tcW w:w="1525" w:type="dxa"/>
            <w:tcBorders>
              <w:top w:val="single" w:color="auto" w:sz="12" w:space="0"/>
              <w:bottom w:val="single" w:color="auto" w:sz="8" w:space="0"/>
            </w:tcBorders>
            <w:shd w:val="clear" w:color="auto" w:fill="9CC2E5" w:themeFill="accent1" w:themeFillTint="99"/>
            <w:vAlign w:val="center"/>
          </w:tcPr>
          <w:p w14:paraId="1262626A">
            <w:pPr>
              <w:jc w:val="center"/>
              <w:rPr>
                <w:rFonts w:ascii="Times New Roman" w:hAnsi="Times New Roman" w:eastAsia="宋体" w:cs="Times New Roman"/>
                <w:b/>
                <w:color w:val="000000" w:themeColor="text1"/>
                <w:highlight w:val="none"/>
                <w:rPrChange w:id="2658"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5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项目负责人</w:t>
            </w:r>
          </w:p>
        </w:tc>
        <w:tc>
          <w:tcPr>
            <w:tcW w:w="1413" w:type="dxa"/>
            <w:tcBorders>
              <w:top w:val="single" w:color="auto" w:sz="12" w:space="0"/>
              <w:bottom w:val="single" w:color="auto" w:sz="8" w:space="0"/>
            </w:tcBorders>
            <w:shd w:val="clear" w:color="auto" w:fill="9CC2E5" w:themeFill="accent1" w:themeFillTint="99"/>
            <w:vAlign w:val="center"/>
          </w:tcPr>
          <w:p w14:paraId="2AACEF30">
            <w:pPr>
              <w:jc w:val="center"/>
              <w:rPr>
                <w:rFonts w:ascii="Times New Roman" w:hAnsi="Times New Roman" w:eastAsia="宋体" w:cs="Times New Roman"/>
                <w:b/>
                <w:color w:val="000000" w:themeColor="text1"/>
                <w:highlight w:val="none"/>
                <w:rPrChange w:id="2660"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b/>
                <w:color w:val="000000" w:themeColor="text1"/>
                <w:highlight w:val="none"/>
                <w:rPrChange w:id="266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金额（元）</w:t>
            </w:r>
          </w:p>
        </w:tc>
        <w:tc>
          <w:tcPr>
            <w:tcW w:w="1902" w:type="dxa"/>
            <w:tcBorders>
              <w:top w:val="single" w:color="auto" w:sz="12" w:space="0"/>
              <w:bottom w:val="single" w:color="auto" w:sz="8" w:space="0"/>
              <w:right w:val="single" w:color="auto" w:sz="12" w:space="0"/>
            </w:tcBorders>
            <w:shd w:val="clear" w:color="auto" w:fill="9CC2E5" w:themeFill="accent1" w:themeFillTint="99"/>
            <w:vAlign w:val="center"/>
          </w:tcPr>
          <w:p w14:paraId="157EC6A2">
            <w:pPr>
              <w:pStyle w:val="4"/>
              <w:widowControl/>
              <w:jc w:val="center"/>
              <w:rPr>
                <w:rFonts w:hint="default" w:ascii="Times New Roman" w:hAnsi="Times New Roman" w:eastAsia="宋体"/>
                <w:b/>
                <w:color w:val="000000" w:themeColor="text1"/>
                <w:highlight w:val="none"/>
                <w:rPrChange w:id="2662" w:author="随遇而安" w:date="2023-08-11T15:39:24Z">
                  <w:rPr>
                    <w:rFonts w:hint="default" w:ascii="Times New Roman" w:hAnsi="Times New Roman" w:eastAsia="宋体"/>
                    <w:b/>
                    <w:color w:val="000000" w:themeColor="text1"/>
                    <w14:textFill>
                      <w14:solidFill>
                        <w14:schemeClr w14:val="tx1"/>
                      </w14:solidFill>
                    </w14:textFill>
                  </w:rPr>
                </w:rPrChange>
                <w14:textFill>
                  <w14:solidFill>
                    <w14:schemeClr w14:val="tx1"/>
                  </w14:solidFill>
                </w14:textFill>
              </w:rPr>
            </w:pPr>
            <w:r>
              <w:rPr>
                <w:rFonts w:ascii="Times New Roman" w:hAnsi="Times New Roman" w:eastAsia="宋体"/>
                <w:b/>
                <w:color w:val="000000" w:themeColor="text1"/>
                <w:highlight w:val="none"/>
                <w:rPrChange w:id="2663" w:author="随遇而安" w:date="2023-08-11T15:39:24Z">
                  <w:rPr>
                    <w:rFonts w:ascii="Times New Roman" w:hAnsi="Times New Roman" w:eastAsia="宋体"/>
                    <w:b/>
                    <w:color w:val="000000" w:themeColor="text1"/>
                    <w14:textFill>
                      <w14:solidFill>
                        <w14:schemeClr w14:val="tx1"/>
                      </w14:solidFill>
                    </w14:textFill>
                  </w:rPr>
                </w:rPrChange>
                <w14:textFill>
                  <w14:solidFill>
                    <w14:schemeClr w14:val="tx1"/>
                  </w14:solidFill>
                </w14:textFill>
              </w:rPr>
              <w:t>备注</w:t>
            </w:r>
          </w:p>
          <w:p w14:paraId="2A98670D">
            <w:pPr>
              <w:pStyle w:val="4"/>
              <w:widowControl/>
              <w:jc w:val="center"/>
              <w:rPr>
                <w:rFonts w:hint="default" w:ascii="Times New Roman" w:hAnsi="Times New Roman" w:eastAsia="宋体"/>
                <w:b/>
                <w:color w:val="000000" w:themeColor="text1"/>
                <w:highlight w:val="none"/>
                <w:rPrChange w:id="2664" w:author="随遇而安" w:date="2023-08-11T15:39:24Z">
                  <w:rPr>
                    <w:rFonts w:hint="default" w:ascii="Times New Roman" w:hAnsi="Times New Roman" w:eastAsia="宋体"/>
                    <w:b/>
                    <w:color w:val="000000" w:themeColor="text1"/>
                    <w14:textFill>
                      <w14:solidFill>
                        <w14:schemeClr w14:val="tx1"/>
                      </w14:solidFill>
                    </w14:textFill>
                  </w:rPr>
                </w:rPrChange>
                <w14:textFill>
                  <w14:solidFill>
                    <w14:schemeClr w14:val="tx1"/>
                  </w14:solidFill>
                </w14:textFill>
              </w:rPr>
            </w:pPr>
            <w:r>
              <w:rPr>
                <w:rFonts w:ascii="Times New Roman" w:hAnsi="Times New Roman" w:eastAsia="宋体"/>
                <w:b/>
                <w:color w:val="000000" w:themeColor="text1"/>
                <w:highlight w:val="none"/>
                <w:rPrChange w:id="2665" w:author="随遇而安" w:date="2023-08-11T15:39:24Z">
                  <w:rPr>
                    <w:rFonts w:ascii="Times New Roman" w:hAnsi="Times New Roman" w:eastAsia="宋体"/>
                    <w:b/>
                    <w:color w:val="000000" w:themeColor="text1"/>
                    <w14:textFill>
                      <w14:solidFill>
                        <w14:schemeClr w14:val="tx1"/>
                      </w14:solidFill>
                    </w14:textFill>
                  </w:rPr>
                </w:rPrChange>
                <w14:textFill>
                  <w14:solidFill>
                    <w14:schemeClr w14:val="tx1"/>
                  </w14:solidFill>
                </w14:textFill>
              </w:rPr>
              <w:t>（款项支付日期）</w:t>
            </w:r>
          </w:p>
        </w:tc>
      </w:tr>
      <w:tr w14:paraId="57CD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top w:val="single" w:color="auto" w:sz="8" w:space="0"/>
              <w:left w:val="single" w:color="auto" w:sz="12" w:space="0"/>
            </w:tcBorders>
            <w:vAlign w:val="center"/>
          </w:tcPr>
          <w:p w14:paraId="1A6204F6">
            <w:pPr>
              <w:jc w:val="center"/>
              <w:rPr>
                <w:rFonts w:ascii="Times New Roman" w:hAnsi="Times New Roman" w:eastAsia="宋体" w:cs="Times New Roman"/>
                <w:color w:val="000000" w:themeColor="text1"/>
                <w:highlight w:val="none"/>
                <w:rPrChange w:id="266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667"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w:t>
            </w:r>
            <w:r>
              <w:rPr>
                <w:rFonts w:ascii="Times New Roman" w:hAnsi="Times New Roman" w:eastAsia="宋体" w:cs="Times New Roman"/>
                <w:color w:val="000000" w:themeColor="text1"/>
                <w:highlight w:val="none"/>
                <w:rPrChange w:id="266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1</w:t>
            </w:r>
          </w:p>
        </w:tc>
        <w:tc>
          <w:tcPr>
            <w:tcW w:w="1266" w:type="dxa"/>
            <w:tcBorders>
              <w:top w:val="single" w:color="auto" w:sz="8" w:space="0"/>
            </w:tcBorders>
            <w:vAlign w:val="center"/>
          </w:tcPr>
          <w:p w14:paraId="67B437D6">
            <w:pPr>
              <w:jc w:val="center"/>
              <w:rPr>
                <w:rFonts w:ascii="Times New Roman" w:hAnsi="Times New Roman" w:eastAsia="宋体" w:cs="Times New Roman"/>
                <w:color w:val="000000" w:themeColor="text1"/>
                <w:highlight w:val="none"/>
                <w:rPrChange w:id="266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tcBorders>
              <w:top w:val="single" w:color="auto" w:sz="8" w:space="0"/>
            </w:tcBorders>
            <w:vAlign w:val="center"/>
          </w:tcPr>
          <w:p w14:paraId="79FD882F">
            <w:pPr>
              <w:jc w:val="center"/>
              <w:rPr>
                <w:rFonts w:ascii="Times New Roman" w:hAnsi="Times New Roman" w:eastAsia="宋体" w:cs="Times New Roman"/>
                <w:color w:val="000000" w:themeColor="text1"/>
                <w:highlight w:val="none"/>
                <w:rPrChange w:id="267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tcBorders>
              <w:top w:val="single" w:color="auto" w:sz="8" w:space="0"/>
            </w:tcBorders>
            <w:vAlign w:val="center"/>
          </w:tcPr>
          <w:p w14:paraId="5F321D6F">
            <w:pPr>
              <w:jc w:val="center"/>
              <w:rPr>
                <w:rFonts w:ascii="Times New Roman" w:hAnsi="Times New Roman" w:eastAsia="宋体" w:cs="Times New Roman"/>
                <w:color w:val="000000" w:themeColor="text1"/>
                <w:highlight w:val="none"/>
                <w:rPrChange w:id="267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tcBorders>
              <w:top w:val="single" w:color="auto" w:sz="8" w:space="0"/>
            </w:tcBorders>
            <w:vAlign w:val="center"/>
          </w:tcPr>
          <w:p w14:paraId="2CD9E3C6">
            <w:pPr>
              <w:jc w:val="center"/>
              <w:rPr>
                <w:rFonts w:ascii="Times New Roman" w:hAnsi="Times New Roman" w:eastAsia="宋体" w:cs="Times New Roman"/>
                <w:color w:val="000000" w:themeColor="text1"/>
                <w:highlight w:val="none"/>
                <w:rPrChange w:id="267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tcBorders>
              <w:top w:val="single" w:color="auto" w:sz="8" w:space="0"/>
            </w:tcBorders>
            <w:vAlign w:val="center"/>
          </w:tcPr>
          <w:p w14:paraId="2AEE6950">
            <w:pPr>
              <w:jc w:val="center"/>
              <w:rPr>
                <w:rFonts w:ascii="Times New Roman" w:hAnsi="Times New Roman" w:eastAsia="宋体" w:cs="Times New Roman"/>
                <w:color w:val="000000" w:themeColor="text1"/>
                <w:highlight w:val="none"/>
                <w:rPrChange w:id="267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tcBorders>
              <w:top w:val="single" w:color="auto" w:sz="8" w:space="0"/>
            </w:tcBorders>
            <w:vAlign w:val="center"/>
          </w:tcPr>
          <w:p w14:paraId="443CE0A9">
            <w:pPr>
              <w:jc w:val="center"/>
              <w:rPr>
                <w:rFonts w:ascii="Times New Roman" w:hAnsi="Times New Roman" w:eastAsia="宋体" w:cs="Times New Roman"/>
                <w:color w:val="000000" w:themeColor="text1"/>
                <w:highlight w:val="none"/>
                <w:rPrChange w:id="267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tcBorders>
              <w:top w:val="single" w:color="auto" w:sz="8" w:space="0"/>
            </w:tcBorders>
            <w:vAlign w:val="center"/>
          </w:tcPr>
          <w:p w14:paraId="653A5423">
            <w:pPr>
              <w:jc w:val="center"/>
              <w:rPr>
                <w:rFonts w:ascii="Times New Roman" w:hAnsi="Times New Roman" w:eastAsia="宋体" w:cs="Times New Roman"/>
                <w:color w:val="000000" w:themeColor="text1"/>
                <w:highlight w:val="none"/>
                <w:rPrChange w:id="267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tcBorders>
              <w:top w:val="single" w:color="auto" w:sz="8" w:space="0"/>
            </w:tcBorders>
            <w:vAlign w:val="center"/>
          </w:tcPr>
          <w:p w14:paraId="46BFF09F">
            <w:pPr>
              <w:jc w:val="center"/>
              <w:rPr>
                <w:rFonts w:ascii="Times New Roman" w:hAnsi="Times New Roman" w:eastAsia="宋体" w:cs="Times New Roman"/>
                <w:color w:val="000000" w:themeColor="text1"/>
                <w:highlight w:val="none"/>
                <w:rPrChange w:id="267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top w:val="single" w:color="auto" w:sz="8" w:space="0"/>
              <w:right w:val="single" w:color="auto" w:sz="12" w:space="0"/>
            </w:tcBorders>
            <w:vAlign w:val="center"/>
          </w:tcPr>
          <w:p w14:paraId="2B6F00C1">
            <w:pPr>
              <w:jc w:val="center"/>
              <w:rPr>
                <w:rFonts w:ascii="Times New Roman" w:hAnsi="Times New Roman" w:eastAsia="宋体" w:cs="Times New Roman"/>
                <w:color w:val="000000" w:themeColor="text1"/>
                <w:highlight w:val="none"/>
                <w:rPrChange w:id="267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2E17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tcBorders>
            <w:vAlign w:val="center"/>
          </w:tcPr>
          <w:p w14:paraId="00DFEE0C">
            <w:pPr>
              <w:jc w:val="center"/>
              <w:rPr>
                <w:rFonts w:ascii="Times New Roman" w:hAnsi="Times New Roman" w:eastAsia="宋体" w:cs="Times New Roman"/>
                <w:color w:val="000000" w:themeColor="text1"/>
                <w:highlight w:val="none"/>
                <w:rPrChange w:id="267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679"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w:t>
            </w:r>
            <w:r>
              <w:rPr>
                <w:rFonts w:ascii="Times New Roman" w:hAnsi="Times New Roman" w:eastAsia="宋体" w:cs="Times New Roman"/>
                <w:color w:val="000000" w:themeColor="text1"/>
                <w:highlight w:val="none"/>
                <w:rPrChange w:id="268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2</w:t>
            </w:r>
          </w:p>
        </w:tc>
        <w:tc>
          <w:tcPr>
            <w:tcW w:w="1266" w:type="dxa"/>
            <w:vAlign w:val="center"/>
          </w:tcPr>
          <w:p w14:paraId="78F38C69">
            <w:pPr>
              <w:jc w:val="center"/>
              <w:rPr>
                <w:rFonts w:ascii="Times New Roman" w:hAnsi="Times New Roman" w:eastAsia="宋体" w:cs="Times New Roman"/>
                <w:color w:val="000000" w:themeColor="text1"/>
                <w:highlight w:val="none"/>
                <w:rPrChange w:id="268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vAlign w:val="center"/>
          </w:tcPr>
          <w:p w14:paraId="21CC3193">
            <w:pPr>
              <w:jc w:val="center"/>
              <w:rPr>
                <w:rFonts w:ascii="Times New Roman" w:hAnsi="Times New Roman" w:eastAsia="宋体" w:cs="Times New Roman"/>
                <w:color w:val="000000" w:themeColor="text1"/>
                <w:highlight w:val="none"/>
                <w:rPrChange w:id="268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vAlign w:val="center"/>
          </w:tcPr>
          <w:p w14:paraId="46311485">
            <w:pPr>
              <w:jc w:val="center"/>
              <w:rPr>
                <w:rFonts w:ascii="Times New Roman" w:hAnsi="Times New Roman" w:eastAsia="宋体" w:cs="Times New Roman"/>
                <w:color w:val="000000" w:themeColor="text1"/>
                <w:highlight w:val="none"/>
                <w:rPrChange w:id="268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vAlign w:val="center"/>
          </w:tcPr>
          <w:p w14:paraId="3D4772CA">
            <w:pPr>
              <w:jc w:val="center"/>
              <w:rPr>
                <w:rFonts w:ascii="Times New Roman" w:hAnsi="Times New Roman" w:eastAsia="宋体" w:cs="Times New Roman"/>
                <w:color w:val="000000" w:themeColor="text1"/>
                <w:highlight w:val="none"/>
                <w:rPrChange w:id="268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vAlign w:val="center"/>
          </w:tcPr>
          <w:p w14:paraId="7310144F">
            <w:pPr>
              <w:jc w:val="center"/>
              <w:rPr>
                <w:rFonts w:ascii="Times New Roman" w:hAnsi="Times New Roman" w:eastAsia="宋体" w:cs="Times New Roman"/>
                <w:color w:val="000000" w:themeColor="text1"/>
                <w:highlight w:val="none"/>
                <w:rPrChange w:id="268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vAlign w:val="center"/>
          </w:tcPr>
          <w:p w14:paraId="0BD4D002">
            <w:pPr>
              <w:jc w:val="center"/>
              <w:rPr>
                <w:rFonts w:ascii="Times New Roman" w:hAnsi="Times New Roman" w:eastAsia="宋体" w:cs="Times New Roman"/>
                <w:color w:val="000000" w:themeColor="text1"/>
                <w:highlight w:val="none"/>
                <w:rPrChange w:id="268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vAlign w:val="center"/>
          </w:tcPr>
          <w:p w14:paraId="4D2DF655">
            <w:pPr>
              <w:jc w:val="center"/>
              <w:rPr>
                <w:rFonts w:ascii="Times New Roman" w:hAnsi="Times New Roman" w:eastAsia="宋体" w:cs="Times New Roman"/>
                <w:color w:val="000000" w:themeColor="text1"/>
                <w:highlight w:val="none"/>
                <w:rPrChange w:id="268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vAlign w:val="center"/>
          </w:tcPr>
          <w:p w14:paraId="38A21E49">
            <w:pPr>
              <w:jc w:val="center"/>
              <w:rPr>
                <w:rFonts w:ascii="Times New Roman" w:hAnsi="Times New Roman" w:eastAsia="宋体" w:cs="Times New Roman"/>
                <w:color w:val="000000" w:themeColor="text1"/>
                <w:highlight w:val="none"/>
                <w:rPrChange w:id="268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right w:val="single" w:color="auto" w:sz="12" w:space="0"/>
            </w:tcBorders>
            <w:vAlign w:val="center"/>
          </w:tcPr>
          <w:p w14:paraId="67B490E7">
            <w:pPr>
              <w:jc w:val="center"/>
              <w:rPr>
                <w:rFonts w:ascii="Times New Roman" w:hAnsi="Times New Roman" w:eastAsia="宋体" w:cs="Times New Roman"/>
                <w:color w:val="000000" w:themeColor="text1"/>
                <w:highlight w:val="none"/>
                <w:rPrChange w:id="268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106D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tcBorders>
            <w:vAlign w:val="center"/>
          </w:tcPr>
          <w:p w14:paraId="770050B8">
            <w:pPr>
              <w:jc w:val="center"/>
              <w:rPr>
                <w:rFonts w:ascii="Times New Roman" w:hAnsi="Times New Roman" w:eastAsia="宋体" w:cs="Times New Roman"/>
                <w:color w:val="000000" w:themeColor="text1"/>
                <w:highlight w:val="none"/>
                <w:rPrChange w:id="269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691"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w:t>
            </w:r>
            <w:r>
              <w:rPr>
                <w:rFonts w:ascii="Times New Roman" w:hAnsi="Times New Roman" w:eastAsia="宋体" w:cs="Times New Roman"/>
                <w:color w:val="000000" w:themeColor="text1"/>
                <w:highlight w:val="none"/>
                <w:rPrChange w:id="269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3</w:t>
            </w:r>
          </w:p>
        </w:tc>
        <w:tc>
          <w:tcPr>
            <w:tcW w:w="1266" w:type="dxa"/>
            <w:vAlign w:val="center"/>
          </w:tcPr>
          <w:p w14:paraId="7AF2B505">
            <w:pPr>
              <w:jc w:val="center"/>
              <w:rPr>
                <w:rFonts w:ascii="Times New Roman" w:hAnsi="Times New Roman" w:eastAsia="宋体" w:cs="Times New Roman"/>
                <w:color w:val="000000" w:themeColor="text1"/>
                <w:highlight w:val="none"/>
                <w:rPrChange w:id="269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vAlign w:val="center"/>
          </w:tcPr>
          <w:p w14:paraId="62F803DF">
            <w:pPr>
              <w:jc w:val="center"/>
              <w:rPr>
                <w:rFonts w:ascii="Times New Roman" w:hAnsi="Times New Roman" w:eastAsia="宋体" w:cs="Times New Roman"/>
                <w:color w:val="000000" w:themeColor="text1"/>
                <w:highlight w:val="none"/>
                <w:rPrChange w:id="269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vAlign w:val="center"/>
          </w:tcPr>
          <w:p w14:paraId="3C369782">
            <w:pPr>
              <w:jc w:val="center"/>
              <w:rPr>
                <w:rFonts w:ascii="Times New Roman" w:hAnsi="Times New Roman" w:eastAsia="宋体" w:cs="Times New Roman"/>
                <w:color w:val="000000" w:themeColor="text1"/>
                <w:highlight w:val="none"/>
                <w:rPrChange w:id="269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vAlign w:val="center"/>
          </w:tcPr>
          <w:p w14:paraId="7687EF65">
            <w:pPr>
              <w:jc w:val="center"/>
              <w:rPr>
                <w:rFonts w:ascii="Times New Roman" w:hAnsi="Times New Roman" w:eastAsia="宋体" w:cs="Times New Roman"/>
                <w:color w:val="000000" w:themeColor="text1"/>
                <w:highlight w:val="none"/>
                <w:rPrChange w:id="269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vAlign w:val="center"/>
          </w:tcPr>
          <w:p w14:paraId="537A15F7">
            <w:pPr>
              <w:jc w:val="center"/>
              <w:rPr>
                <w:rFonts w:ascii="Times New Roman" w:hAnsi="Times New Roman" w:eastAsia="宋体" w:cs="Times New Roman"/>
                <w:color w:val="000000" w:themeColor="text1"/>
                <w:highlight w:val="none"/>
                <w:rPrChange w:id="269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vAlign w:val="center"/>
          </w:tcPr>
          <w:p w14:paraId="051D4BFE">
            <w:pPr>
              <w:jc w:val="center"/>
              <w:rPr>
                <w:rFonts w:ascii="Times New Roman" w:hAnsi="Times New Roman" w:eastAsia="宋体" w:cs="Times New Roman"/>
                <w:color w:val="000000" w:themeColor="text1"/>
                <w:highlight w:val="none"/>
                <w:rPrChange w:id="269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vAlign w:val="center"/>
          </w:tcPr>
          <w:p w14:paraId="73A2B768">
            <w:pPr>
              <w:jc w:val="center"/>
              <w:rPr>
                <w:rFonts w:ascii="Times New Roman" w:hAnsi="Times New Roman" w:eastAsia="宋体" w:cs="Times New Roman"/>
                <w:color w:val="000000" w:themeColor="text1"/>
                <w:highlight w:val="none"/>
                <w:rPrChange w:id="269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vAlign w:val="center"/>
          </w:tcPr>
          <w:p w14:paraId="0538455D">
            <w:pPr>
              <w:jc w:val="center"/>
              <w:rPr>
                <w:rFonts w:ascii="Times New Roman" w:hAnsi="Times New Roman" w:eastAsia="宋体" w:cs="Times New Roman"/>
                <w:color w:val="000000" w:themeColor="text1"/>
                <w:highlight w:val="none"/>
                <w:rPrChange w:id="270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right w:val="single" w:color="auto" w:sz="12" w:space="0"/>
            </w:tcBorders>
            <w:vAlign w:val="center"/>
          </w:tcPr>
          <w:p w14:paraId="42936917">
            <w:pPr>
              <w:jc w:val="center"/>
              <w:rPr>
                <w:rFonts w:ascii="Times New Roman" w:hAnsi="Times New Roman" w:eastAsia="宋体" w:cs="Times New Roman"/>
                <w:color w:val="000000" w:themeColor="text1"/>
                <w:highlight w:val="none"/>
                <w:rPrChange w:id="270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1D68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tcBorders>
            <w:vAlign w:val="center"/>
          </w:tcPr>
          <w:p w14:paraId="6E3DE974">
            <w:pPr>
              <w:jc w:val="center"/>
              <w:rPr>
                <w:rFonts w:ascii="Times New Roman" w:hAnsi="Times New Roman" w:eastAsia="宋体" w:cs="Times New Roman"/>
                <w:color w:val="000000" w:themeColor="text1"/>
                <w:highlight w:val="none"/>
                <w:rPrChange w:id="270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703"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w:t>
            </w:r>
            <w:r>
              <w:rPr>
                <w:rFonts w:ascii="Times New Roman" w:hAnsi="Times New Roman" w:eastAsia="宋体" w:cs="Times New Roman"/>
                <w:color w:val="000000" w:themeColor="text1"/>
                <w:highlight w:val="none"/>
                <w:rPrChange w:id="270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4</w:t>
            </w:r>
          </w:p>
        </w:tc>
        <w:tc>
          <w:tcPr>
            <w:tcW w:w="1266" w:type="dxa"/>
            <w:vAlign w:val="center"/>
          </w:tcPr>
          <w:p w14:paraId="59131096">
            <w:pPr>
              <w:jc w:val="center"/>
              <w:rPr>
                <w:rFonts w:ascii="Times New Roman" w:hAnsi="Times New Roman" w:eastAsia="宋体" w:cs="Times New Roman"/>
                <w:color w:val="000000" w:themeColor="text1"/>
                <w:highlight w:val="none"/>
                <w:rPrChange w:id="270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vAlign w:val="center"/>
          </w:tcPr>
          <w:p w14:paraId="53774C06">
            <w:pPr>
              <w:jc w:val="center"/>
              <w:rPr>
                <w:rFonts w:ascii="Times New Roman" w:hAnsi="Times New Roman" w:eastAsia="宋体" w:cs="Times New Roman"/>
                <w:color w:val="000000" w:themeColor="text1"/>
                <w:highlight w:val="none"/>
                <w:rPrChange w:id="270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vAlign w:val="center"/>
          </w:tcPr>
          <w:p w14:paraId="5B2457AD">
            <w:pPr>
              <w:jc w:val="center"/>
              <w:rPr>
                <w:rFonts w:ascii="Times New Roman" w:hAnsi="Times New Roman" w:eastAsia="宋体" w:cs="Times New Roman"/>
                <w:color w:val="000000" w:themeColor="text1"/>
                <w:highlight w:val="none"/>
                <w:rPrChange w:id="270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vAlign w:val="center"/>
          </w:tcPr>
          <w:p w14:paraId="28CD6B1C">
            <w:pPr>
              <w:jc w:val="center"/>
              <w:rPr>
                <w:rFonts w:ascii="Times New Roman" w:hAnsi="Times New Roman" w:eastAsia="宋体" w:cs="Times New Roman"/>
                <w:color w:val="000000" w:themeColor="text1"/>
                <w:highlight w:val="none"/>
                <w:rPrChange w:id="270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vAlign w:val="center"/>
          </w:tcPr>
          <w:p w14:paraId="3E07D28E">
            <w:pPr>
              <w:jc w:val="center"/>
              <w:rPr>
                <w:rFonts w:ascii="Times New Roman" w:hAnsi="Times New Roman" w:eastAsia="宋体" w:cs="Times New Roman"/>
                <w:color w:val="000000" w:themeColor="text1"/>
                <w:highlight w:val="none"/>
                <w:rPrChange w:id="270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vAlign w:val="center"/>
          </w:tcPr>
          <w:p w14:paraId="3147CA20">
            <w:pPr>
              <w:jc w:val="center"/>
              <w:rPr>
                <w:rFonts w:ascii="Times New Roman" w:hAnsi="Times New Roman" w:eastAsia="宋体" w:cs="Times New Roman"/>
                <w:color w:val="000000" w:themeColor="text1"/>
                <w:highlight w:val="none"/>
                <w:rPrChange w:id="271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vAlign w:val="center"/>
          </w:tcPr>
          <w:p w14:paraId="0B3075C8">
            <w:pPr>
              <w:jc w:val="center"/>
              <w:rPr>
                <w:rFonts w:ascii="Times New Roman" w:hAnsi="Times New Roman" w:eastAsia="宋体" w:cs="Times New Roman"/>
                <w:color w:val="000000" w:themeColor="text1"/>
                <w:highlight w:val="none"/>
                <w:rPrChange w:id="271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vAlign w:val="center"/>
          </w:tcPr>
          <w:p w14:paraId="5B480CE8">
            <w:pPr>
              <w:jc w:val="center"/>
              <w:rPr>
                <w:rFonts w:ascii="Times New Roman" w:hAnsi="Times New Roman" w:eastAsia="宋体" w:cs="Times New Roman"/>
                <w:color w:val="000000" w:themeColor="text1"/>
                <w:highlight w:val="none"/>
                <w:rPrChange w:id="271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right w:val="single" w:color="auto" w:sz="12" w:space="0"/>
            </w:tcBorders>
            <w:vAlign w:val="center"/>
          </w:tcPr>
          <w:p w14:paraId="3F895256">
            <w:pPr>
              <w:jc w:val="center"/>
              <w:rPr>
                <w:rFonts w:ascii="Times New Roman" w:hAnsi="Times New Roman" w:eastAsia="宋体" w:cs="Times New Roman"/>
                <w:color w:val="000000" w:themeColor="text1"/>
                <w:highlight w:val="none"/>
                <w:rPrChange w:id="271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3808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tcBorders>
            <w:vAlign w:val="center"/>
          </w:tcPr>
          <w:p w14:paraId="78CC7960">
            <w:pPr>
              <w:jc w:val="center"/>
              <w:rPr>
                <w:rFonts w:ascii="Times New Roman" w:hAnsi="Times New Roman" w:eastAsia="宋体" w:cs="Times New Roman"/>
                <w:color w:val="000000" w:themeColor="text1"/>
                <w:highlight w:val="none"/>
                <w:rPrChange w:id="271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715"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w:t>
            </w:r>
            <w:r>
              <w:rPr>
                <w:rFonts w:ascii="Times New Roman" w:hAnsi="Times New Roman" w:eastAsia="宋体" w:cs="Times New Roman"/>
                <w:color w:val="000000" w:themeColor="text1"/>
                <w:highlight w:val="none"/>
                <w:rPrChange w:id="271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5</w:t>
            </w:r>
          </w:p>
        </w:tc>
        <w:tc>
          <w:tcPr>
            <w:tcW w:w="1266" w:type="dxa"/>
            <w:vAlign w:val="center"/>
          </w:tcPr>
          <w:p w14:paraId="079464DF">
            <w:pPr>
              <w:jc w:val="center"/>
              <w:rPr>
                <w:rFonts w:ascii="Times New Roman" w:hAnsi="Times New Roman" w:eastAsia="宋体" w:cs="Times New Roman"/>
                <w:color w:val="000000" w:themeColor="text1"/>
                <w:highlight w:val="none"/>
                <w:rPrChange w:id="271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vAlign w:val="center"/>
          </w:tcPr>
          <w:p w14:paraId="74573B04">
            <w:pPr>
              <w:jc w:val="center"/>
              <w:rPr>
                <w:rFonts w:ascii="Times New Roman" w:hAnsi="Times New Roman" w:eastAsia="宋体" w:cs="Times New Roman"/>
                <w:color w:val="000000" w:themeColor="text1"/>
                <w:highlight w:val="none"/>
                <w:rPrChange w:id="271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vAlign w:val="center"/>
          </w:tcPr>
          <w:p w14:paraId="1B2D06D7">
            <w:pPr>
              <w:jc w:val="center"/>
              <w:rPr>
                <w:rFonts w:ascii="Times New Roman" w:hAnsi="Times New Roman" w:eastAsia="宋体" w:cs="Times New Roman"/>
                <w:color w:val="000000" w:themeColor="text1"/>
                <w:highlight w:val="none"/>
                <w:rPrChange w:id="271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vAlign w:val="center"/>
          </w:tcPr>
          <w:p w14:paraId="7DBED770">
            <w:pPr>
              <w:jc w:val="center"/>
              <w:rPr>
                <w:rFonts w:ascii="Times New Roman" w:hAnsi="Times New Roman" w:eastAsia="宋体" w:cs="Times New Roman"/>
                <w:color w:val="000000" w:themeColor="text1"/>
                <w:highlight w:val="none"/>
                <w:rPrChange w:id="272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vAlign w:val="center"/>
          </w:tcPr>
          <w:p w14:paraId="2E15AE9A">
            <w:pPr>
              <w:jc w:val="center"/>
              <w:rPr>
                <w:rFonts w:ascii="Times New Roman" w:hAnsi="Times New Roman" w:eastAsia="宋体" w:cs="Times New Roman"/>
                <w:color w:val="000000" w:themeColor="text1"/>
                <w:highlight w:val="none"/>
                <w:rPrChange w:id="272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vAlign w:val="center"/>
          </w:tcPr>
          <w:p w14:paraId="2B99B6C0">
            <w:pPr>
              <w:jc w:val="center"/>
              <w:rPr>
                <w:rFonts w:ascii="Times New Roman" w:hAnsi="Times New Roman" w:eastAsia="宋体" w:cs="Times New Roman"/>
                <w:color w:val="000000" w:themeColor="text1"/>
                <w:highlight w:val="none"/>
                <w:rPrChange w:id="272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vAlign w:val="center"/>
          </w:tcPr>
          <w:p w14:paraId="32633DEF">
            <w:pPr>
              <w:jc w:val="center"/>
              <w:rPr>
                <w:rFonts w:ascii="Times New Roman" w:hAnsi="Times New Roman" w:eastAsia="宋体" w:cs="Times New Roman"/>
                <w:color w:val="000000" w:themeColor="text1"/>
                <w:highlight w:val="none"/>
                <w:rPrChange w:id="272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vAlign w:val="center"/>
          </w:tcPr>
          <w:p w14:paraId="5E9D99C0">
            <w:pPr>
              <w:jc w:val="center"/>
              <w:rPr>
                <w:rFonts w:ascii="Times New Roman" w:hAnsi="Times New Roman" w:eastAsia="宋体" w:cs="Times New Roman"/>
                <w:color w:val="000000" w:themeColor="text1"/>
                <w:highlight w:val="none"/>
                <w:rPrChange w:id="272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right w:val="single" w:color="auto" w:sz="12" w:space="0"/>
            </w:tcBorders>
            <w:vAlign w:val="center"/>
          </w:tcPr>
          <w:p w14:paraId="0AD75281">
            <w:pPr>
              <w:jc w:val="center"/>
              <w:rPr>
                <w:rFonts w:ascii="Times New Roman" w:hAnsi="Times New Roman" w:eastAsia="宋体" w:cs="Times New Roman"/>
                <w:color w:val="000000" w:themeColor="text1"/>
                <w:highlight w:val="none"/>
                <w:rPrChange w:id="272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323D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tcBorders>
            <w:vAlign w:val="center"/>
          </w:tcPr>
          <w:p w14:paraId="4848667F">
            <w:pPr>
              <w:jc w:val="center"/>
              <w:rPr>
                <w:rFonts w:ascii="Times New Roman" w:hAnsi="Times New Roman" w:eastAsia="宋体" w:cs="Times New Roman"/>
                <w:color w:val="000000" w:themeColor="text1"/>
                <w:highlight w:val="none"/>
                <w:rPrChange w:id="272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727"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06</w:t>
            </w:r>
          </w:p>
        </w:tc>
        <w:tc>
          <w:tcPr>
            <w:tcW w:w="1266" w:type="dxa"/>
            <w:vAlign w:val="center"/>
          </w:tcPr>
          <w:p w14:paraId="15AD8FCB">
            <w:pPr>
              <w:jc w:val="center"/>
              <w:rPr>
                <w:rFonts w:ascii="Times New Roman" w:hAnsi="Times New Roman" w:eastAsia="宋体" w:cs="Times New Roman"/>
                <w:color w:val="000000" w:themeColor="text1"/>
                <w:highlight w:val="none"/>
                <w:rPrChange w:id="272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vAlign w:val="center"/>
          </w:tcPr>
          <w:p w14:paraId="3A3126C8">
            <w:pPr>
              <w:jc w:val="center"/>
              <w:rPr>
                <w:rFonts w:ascii="Times New Roman" w:hAnsi="Times New Roman" w:eastAsia="宋体" w:cs="Times New Roman"/>
                <w:color w:val="000000" w:themeColor="text1"/>
                <w:highlight w:val="none"/>
                <w:rPrChange w:id="272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vAlign w:val="center"/>
          </w:tcPr>
          <w:p w14:paraId="76978737">
            <w:pPr>
              <w:jc w:val="center"/>
              <w:rPr>
                <w:rFonts w:ascii="Times New Roman" w:hAnsi="Times New Roman" w:eastAsia="宋体" w:cs="Times New Roman"/>
                <w:color w:val="000000" w:themeColor="text1"/>
                <w:highlight w:val="none"/>
                <w:rPrChange w:id="273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vAlign w:val="center"/>
          </w:tcPr>
          <w:p w14:paraId="27F2F2C0">
            <w:pPr>
              <w:jc w:val="center"/>
              <w:rPr>
                <w:rFonts w:ascii="Times New Roman" w:hAnsi="Times New Roman" w:eastAsia="宋体" w:cs="Times New Roman"/>
                <w:color w:val="000000" w:themeColor="text1"/>
                <w:highlight w:val="none"/>
                <w:rPrChange w:id="273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vAlign w:val="center"/>
          </w:tcPr>
          <w:p w14:paraId="4765C96B">
            <w:pPr>
              <w:jc w:val="center"/>
              <w:rPr>
                <w:rFonts w:ascii="Times New Roman" w:hAnsi="Times New Roman" w:eastAsia="宋体" w:cs="Times New Roman"/>
                <w:color w:val="000000" w:themeColor="text1"/>
                <w:highlight w:val="none"/>
                <w:rPrChange w:id="273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vAlign w:val="center"/>
          </w:tcPr>
          <w:p w14:paraId="6ED25FC5">
            <w:pPr>
              <w:jc w:val="center"/>
              <w:rPr>
                <w:rFonts w:ascii="Times New Roman" w:hAnsi="Times New Roman" w:eastAsia="宋体" w:cs="Times New Roman"/>
                <w:color w:val="000000" w:themeColor="text1"/>
                <w:highlight w:val="none"/>
                <w:rPrChange w:id="273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vAlign w:val="center"/>
          </w:tcPr>
          <w:p w14:paraId="517B4E3B">
            <w:pPr>
              <w:jc w:val="center"/>
              <w:rPr>
                <w:rFonts w:ascii="Times New Roman" w:hAnsi="Times New Roman" w:eastAsia="宋体" w:cs="Times New Roman"/>
                <w:color w:val="000000" w:themeColor="text1"/>
                <w:highlight w:val="none"/>
                <w:rPrChange w:id="273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vAlign w:val="center"/>
          </w:tcPr>
          <w:p w14:paraId="64C94B42">
            <w:pPr>
              <w:jc w:val="center"/>
              <w:rPr>
                <w:rFonts w:ascii="Times New Roman" w:hAnsi="Times New Roman" w:eastAsia="宋体" w:cs="Times New Roman"/>
                <w:color w:val="000000" w:themeColor="text1"/>
                <w:highlight w:val="none"/>
                <w:rPrChange w:id="273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right w:val="single" w:color="auto" w:sz="12" w:space="0"/>
            </w:tcBorders>
            <w:vAlign w:val="center"/>
          </w:tcPr>
          <w:p w14:paraId="773A72EE">
            <w:pPr>
              <w:jc w:val="center"/>
              <w:rPr>
                <w:rFonts w:ascii="Times New Roman" w:hAnsi="Times New Roman" w:eastAsia="宋体" w:cs="Times New Roman"/>
                <w:color w:val="000000" w:themeColor="text1"/>
                <w:highlight w:val="none"/>
                <w:rPrChange w:id="273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590F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tcBorders>
            <w:vAlign w:val="center"/>
          </w:tcPr>
          <w:p w14:paraId="65B6320D">
            <w:pPr>
              <w:jc w:val="center"/>
              <w:rPr>
                <w:rFonts w:ascii="Times New Roman" w:hAnsi="Times New Roman" w:eastAsia="宋体" w:cs="Times New Roman"/>
                <w:color w:val="000000" w:themeColor="text1"/>
                <w:highlight w:val="none"/>
                <w:rPrChange w:id="273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738"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07</w:t>
            </w:r>
          </w:p>
        </w:tc>
        <w:tc>
          <w:tcPr>
            <w:tcW w:w="1266" w:type="dxa"/>
            <w:vAlign w:val="center"/>
          </w:tcPr>
          <w:p w14:paraId="2466F221">
            <w:pPr>
              <w:jc w:val="center"/>
              <w:rPr>
                <w:rFonts w:ascii="Times New Roman" w:hAnsi="Times New Roman" w:eastAsia="宋体" w:cs="Times New Roman"/>
                <w:color w:val="000000" w:themeColor="text1"/>
                <w:highlight w:val="none"/>
                <w:rPrChange w:id="273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vAlign w:val="center"/>
          </w:tcPr>
          <w:p w14:paraId="70297081">
            <w:pPr>
              <w:jc w:val="center"/>
              <w:rPr>
                <w:rFonts w:ascii="Times New Roman" w:hAnsi="Times New Roman" w:eastAsia="宋体" w:cs="Times New Roman"/>
                <w:color w:val="000000" w:themeColor="text1"/>
                <w:highlight w:val="none"/>
                <w:rPrChange w:id="274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vAlign w:val="center"/>
          </w:tcPr>
          <w:p w14:paraId="3D2E2DD4">
            <w:pPr>
              <w:jc w:val="center"/>
              <w:rPr>
                <w:rFonts w:ascii="Times New Roman" w:hAnsi="Times New Roman" w:eastAsia="宋体" w:cs="Times New Roman"/>
                <w:color w:val="000000" w:themeColor="text1"/>
                <w:highlight w:val="none"/>
                <w:rPrChange w:id="274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vAlign w:val="center"/>
          </w:tcPr>
          <w:p w14:paraId="42006C15">
            <w:pPr>
              <w:jc w:val="center"/>
              <w:rPr>
                <w:rFonts w:ascii="Times New Roman" w:hAnsi="Times New Roman" w:eastAsia="宋体" w:cs="Times New Roman"/>
                <w:color w:val="000000" w:themeColor="text1"/>
                <w:highlight w:val="none"/>
                <w:rPrChange w:id="274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vAlign w:val="center"/>
          </w:tcPr>
          <w:p w14:paraId="51E35738">
            <w:pPr>
              <w:jc w:val="center"/>
              <w:rPr>
                <w:rFonts w:ascii="Times New Roman" w:hAnsi="Times New Roman" w:eastAsia="宋体" w:cs="Times New Roman"/>
                <w:color w:val="000000" w:themeColor="text1"/>
                <w:highlight w:val="none"/>
                <w:rPrChange w:id="274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vAlign w:val="center"/>
          </w:tcPr>
          <w:p w14:paraId="1605FC1A">
            <w:pPr>
              <w:jc w:val="center"/>
              <w:rPr>
                <w:rFonts w:ascii="Times New Roman" w:hAnsi="Times New Roman" w:eastAsia="宋体" w:cs="Times New Roman"/>
                <w:color w:val="000000" w:themeColor="text1"/>
                <w:highlight w:val="none"/>
                <w:rPrChange w:id="274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vAlign w:val="center"/>
          </w:tcPr>
          <w:p w14:paraId="1E6ED645">
            <w:pPr>
              <w:jc w:val="center"/>
              <w:rPr>
                <w:rFonts w:ascii="Times New Roman" w:hAnsi="Times New Roman" w:eastAsia="宋体" w:cs="Times New Roman"/>
                <w:color w:val="000000" w:themeColor="text1"/>
                <w:highlight w:val="none"/>
                <w:rPrChange w:id="274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vAlign w:val="center"/>
          </w:tcPr>
          <w:p w14:paraId="587E0590">
            <w:pPr>
              <w:jc w:val="center"/>
              <w:rPr>
                <w:rFonts w:ascii="Times New Roman" w:hAnsi="Times New Roman" w:eastAsia="宋体" w:cs="Times New Roman"/>
                <w:color w:val="000000" w:themeColor="text1"/>
                <w:highlight w:val="none"/>
                <w:rPrChange w:id="274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right w:val="single" w:color="auto" w:sz="12" w:space="0"/>
            </w:tcBorders>
            <w:vAlign w:val="center"/>
          </w:tcPr>
          <w:p w14:paraId="02274B6C">
            <w:pPr>
              <w:jc w:val="center"/>
              <w:rPr>
                <w:rFonts w:ascii="Times New Roman" w:hAnsi="Times New Roman" w:eastAsia="宋体" w:cs="Times New Roman"/>
                <w:color w:val="000000" w:themeColor="text1"/>
                <w:highlight w:val="none"/>
                <w:rPrChange w:id="274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7629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tcBorders>
            <w:vAlign w:val="center"/>
          </w:tcPr>
          <w:p w14:paraId="450829C6">
            <w:pPr>
              <w:jc w:val="center"/>
              <w:rPr>
                <w:rFonts w:ascii="Times New Roman" w:hAnsi="Times New Roman" w:eastAsia="宋体" w:cs="Times New Roman"/>
                <w:color w:val="000000" w:themeColor="text1"/>
                <w:highlight w:val="none"/>
                <w:rPrChange w:id="274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hint="eastAsia" w:ascii="Times New Roman" w:hAnsi="Times New Roman" w:eastAsia="宋体" w:cs="Times New Roman"/>
                <w:color w:val="000000" w:themeColor="text1"/>
                <w:highlight w:val="none"/>
                <w:rPrChange w:id="2749"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08</w:t>
            </w:r>
          </w:p>
        </w:tc>
        <w:tc>
          <w:tcPr>
            <w:tcW w:w="1266" w:type="dxa"/>
            <w:vAlign w:val="center"/>
          </w:tcPr>
          <w:p w14:paraId="7574E89F">
            <w:pPr>
              <w:jc w:val="center"/>
              <w:rPr>
                <w:rFonts w:ascii="Times New Roman" w:hAnsi="Times New Roman" w:eastAsia="宋体" w:cs="Times New Roman"/>
                <w:color w:val="000000" w:themeColor="text1"/>
                <w:highlight w:val="none"/>
                <w:rPrChange w:id="275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vAlign w:val="center"/>
          </w:tcPr>
          <w:p w14:paraId="0F0521EA">
            <w:pPr>
              <w:jc w:val="center"/>
              <w:rPr>
                <w:rFonts w:ascii="Times New Roman" w:hAnsi="Times New Roman" w:eastAsia="宋体" w:cs="Times New Roman"/>
                <w:color w:val="000000" w:themeColor="text1"/>
                <w:highlight w:val="none"/>
                <w:rPrChange w:id="275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vAlign w:val="center"/>
          </w:tcPr>
          <w:p w14:paraId="2EBCADB9">
            <w:pPr>
              <w:jc w:val="center"/>
              <w:rPr>
                <w:rFonts w:ascii="Times New Roman" w:hAnsi="Times New Roman" w:eastAsia="宋体" w:cs="Times New Roman"/>
                <w:color w:val="000000" w:themeColor="text1"/>
                <w:highlight w:val="none"/>
                <w:rPrChange w:id="275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vAlign w:val="center"/>
          </w:tcPr>
          <w:p w14:paraId="31F0CD0B">
            <w:pPr>
              <w:jc w:val="center"/>
              <w:rPr>
                <w:rFonts w:ascii="Times New Roman" w:hAnsi="Times New Roman" w:eastAsia="宋体" w:cs="Times New Roman"/>
                <w:color w:val="000000" w:themeColor="text1"/>
                <w:highlight w:val="none"/>
                <w:rPrChange w:id="275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vAlign w:val="center"/>
          </w:tcPr>
          <w:p w14:paraId="12F0BB84">
            <w:pPr>
              <w:jc w:val="center"/>
              <w:rPr>
                <w:rFonts w:ascii="Times New Roman" w:hAnsi="Times New Roman" w:eastAsia="宋体" w:cs="Times New Roman"/>
                <w:color w:val="000000" w:themeColor="text1"/>
                <w:highlight w:val="none"/>
                <w:rPrChange w:id="275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vAlign w:val="center"/>
          </w:tcPr>
          <w:p w14:paraId="563A4FC6">
            <w:pPr>
              <w:jc w:val="center"/>
              <w:rPr>
                <w:rFonts w:ascii="Times New Roman" w:hAnsi="Times New Roman" w:eastAsia="宋体" w:cs="Times New Roman"/>
                <w:color w:val="000000" w:themeColor="text1"/>
                <w:highlight w:val="none"/>
                <w:rPrChange w:id="275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vAlign w:val="center"/>
          </w:tcPr>
          <w:p w14:paraId="01E8E8AB">
            <w:pPr>
              <w:jc w:val="center"/>
              <w:rPr>
                <w:rFonts w:ascii="Times New Roman" w:hAnsi="Times New Roman" w:eastAsia="宋体" w:cs="Times New Roman"/>
                <w:color w:val="000000" w:themeColor="text1"/>
                <w:highlight w:val="none"/>
                <w:rPrChange w:id="275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vAlign w:val="center"/>
          </w:tcPr>
          <w:p w14:paraId="6A1CE882">
            <w:pPr>
              <w:jc w:val="center"/>
              <w:rPr>
                <w:rFonts w:ascii="Times New Roman" w:hAnsi="Times New Roman" w:eastAsia="宋体" w:cs="Times New Roman"/>
                <w:color w:val="000000" w:themeColor="text1"/>
                <w:highlight w:val="none"/>
                <w:rPrChange w:id="275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right w:val="single" w:color="auto" w:sz="12" w:space="0"/>
            </w:tcBorders>
            <w:vAlign w:val="center"/>
          </w:tcPr>
          <w:p w14:paraId="76726047">
            <w:pPr>
              <w:jc w:val="center"/>
              <w:rPr>
                <w:rFonts w:ascii="Times New Roman" w:hAnsi="Times New Roman" w:eastAsia="宋体" w:cs="Times New Roman"/>
                <w:color w:val="000000" w:themeColor="text1"/>
                <w:highlight w:val="none"/>
                <w:rPrChange w:id="275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7E06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36" w:type="dxa"/>
            <w:tcBorders>
              <w:left w:val="single" w:color="auto" w:sz="12" w:space="0"/>
              <w:bottom w:val="single" w:color="auto" w:sz="4" w:space="0"/>
            </w:tcBorders>
            <w:vAlign w:val="center"/>
          </w:tcPr>
          <w:p w14:paraId="3FBC5E19">
            <w:pPr>
              <w:jc w:val="center"/>
              <w:rPr>
                <w:rFonts w:ascii="Times New Roman" w:hAnsi="Times New Roman" w:eastAsia="宋体" w:cs="Times New Roman"/>
                <w:color w:val="000000" w:themeColor="text1"/>
                <w:highlight w:val="none"/>
                <w:rPrChange w:id="275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r>
              <w:rPr>
                <w:rFonts w:ascii="Times New Roman" w:hAnsi="Times New Roman" w:eastAsia="宋体" w:cs="Times New Roman"/>
                <w:color w:val="000000" w:themeColor="text1"/>
                <w:highlight w:val="none"/>
                <w:rPrChange w:id="2760"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t>……</w:t>
            </w:r>
          </w:p>
        </w:tc>
        <w:tc>
          <w:tcPr>
            <w:tcW w:w="1266" w:type="dxa"/>
            <w:tcBorders>
              <w:bottom w:val="single" w:color="auto" w:sz="4" w:space="0"/>
            </w:tcBorders>
            <w:vAlign w:val="center"/>
          </w:tcPr>
          <w:p w14:paraId="42D40A0E">
            <w:pPr>
              <w:jc w:val="center"/>
              <w:rPr>
                <w:rFonts w:ascii="Times New Roman" w:hAnsi="Times New Roman" w:eastAsia="宋体" w:cs="Times New Roman"/>
                <w:color w:val="000000" w:themeColor="text1"/>
                <w:highlight w:val="none"/>
                <w:rPrChange w:id="276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78" w:type="dxa"/>
            <w:tcBorders>
              <w:bottom w:val="single" w:color="auto" w:sz="4" w:space="0"/>
            </w:tcBorders>
            <w:vAlign w:val="center"/>
          </w:tcPr>
          <w:p w14:paraId="78A3B37F">
            <w:pPr>
              <w:jc w:val="center"/>
              <w:rPr>
                <w:rFonts w:ascii="Times New Roman" w:hAnsi="Times New Roman" w:eastAsia="宋体" w:cs="Times New Roman"/>
                <w:color w:val="000000" w:themeColor="text1"/>
                <w:highlight w:val="none"/>
                <w:rPrChange w:id="276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063" w:type="dxa"/>
            <w:tcBorders>
              <w:bottom w:val="single" w:color="auto" w:sz="4" w:space="0"/>
            </w:tcBorders>
            <w:vAlign w:val="center"/>
          </w:tcPr>
          <w:p w14:paraId="488C55BB">
            <w:pPr>
              <w:jc w:val="center"/>
              <w:rPr>
                <w:rFonts w:ascii="Times New Roman" w:hAnsi="Times New Roman" w:eastAsia="宋体" w:cs="Times New Roman"/>
                <w:color w:val="000000" w:themeColor="text1"/>
                <w:highlight w:val="none"/>
                <w:rPrChange w:id="276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975" w:type="dxa"/>
            <w:tcBorders>
              <w:bottom w:val="single" w:color="auto" w:sz="4" w:space="0"/>
            </w:tcBorders>
            <w:vAlign w:val="center"/>
          </w:tcPr>
          <w:p w14:paraId="70060D3F">
            <w:pPr>
              <w:jc w:val="center"/>
              <w:rPr>
                <w:rFonts w:ascii="Times New Roman" w:hAnsi="Times New Roman" w:eastAsia="宋体" w:cs="Times New Roman"/>
                <w:color w:val="000000" w:themeColor="text1"/>
                <w:highlight w:val="none"/>
                <w:rPrChange w:id="276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75" w:type="dxa"/>
            <w:tcBorders>
              <w:bottom w:val="single" w:color="auto" w:sz="4" w:space="0"/>
            </w:tcBorders>
            <w:vAlign w:val="center"/>
          </w:tcPr>
          <w:p w14:paraId="04FFDD4D">
            <w:pPr>
              <w:jc w:val="center"/>
              <w:rPr>
                <w:rFonts w:ascii="Times New Roman" w:hAnsi="Times New Roman" w:eastAsia="宋体" w:cs="Times New Roman"/>
                <w:color w:val="000000" w:themeColor="text1"/>
                <w:highlight w:val="none"/>
                <w:rPrChange w:id="2765"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762" w:type="dxa"/>
            <w:tcBorders>
              <w:bottom w:val="single" w:color="auto" w:sz="4" w:space="0"/>
            </w:tcBorders>
            <w:vAlign w:val="center"/>
          </w:tcPr>
          <w:p w14:paraId="5113CEAE">
            <w:pPr>
              <w:jc w:val="center"/>
              <w:rPr>
                <w:rFonts w:ascii="Times New Roman" w:hAnsi="Times New Roman" w:eastAsia="宋体" w:cs="Times New Roman"/>
                <w:color w:val="000000" w:themeColor="text1"/>
                <w:highlight w:val="none"/>
                <w:rPrChange w:id="276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25" w:type="dxa"/>
            <w:tcBorders>
              <w:bottom w:val="single" w:color="auto" w:sz="4" w:space="0"/>
            </w:tcBorders>
            <w:vAlign w:val="center"/>
          </w:tcPr>
          <w:p w14:paraId="42541294">
            <w:pPr>
              <w:jc w:val="center"/>
              <w:rPr>
                <w:rFonts w:ascii="Times New Roman" w:hAnsi="Times New Roman" w:eastAsia="宋体" w:cs="Times New Roman"/>
                <w:color w:val="000000" w:themeColor="text1"/>
                <w:highlight w:val="none"/>
                <w:rPrChange w:id="276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413" w:type="dxa"/>
            <w:tcBorders>
              <w:bottom w:val="single" w:color="auto" w:sz="4" w:space="0"/>
            </w:tcBorders>
            <w:vAlign w:val="center"/>
          </w:tcPr>
          <w:p w14:paraId="5774FCCB">
            <w:pPr>
              <w:jc w:val="center"/>
              <w:rPr>
                <w:rFonts w:ascii="Times New Roman" w:hAnsi="Times New Roman" w:eastAsia="宋体" w:cs="Times New Roman"/>
                <w:color w:val="000000" w:themeColor="text1"/>
                <w:highlight w:val="none"/>
                <w:rPrChange w:id="276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902" w:type="dxa"/>
            <w:tcBorders>
              <w:bottom w:val="single" w:color="auto" w:sz="4" w:space="0"/>
              <w:right w:val="single" w:color="auto" w:sz="12" w:space="0"/>
            </w:tcBorders>
            <w:vAlign w:val="center"/>
          </w:tcPr>
          <w:p w14:paraId="6F6C3A00">
            <w:pPr>
              <w:jc w:val="center"/>
              <w:rPr>
                <w:rFonts w:ascii="Times New Roman" w:hAnsi="Times New Roman" w:eastAsia="宋体" w:cs="Times New Roman"/>
                <w:color w:val="000000" w:themeColor="text1"/>
                <w:highlight w:val="none"/>
                <w:rPrChange w:id="276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bl>
    <w:p w14:paraId="6AF64897">
      <w:pPr>
        <w:rPr>
          <w:highlight w:val="none"/>
          <w:rPrChange w:id="2770" w:author="随遇而安" w:date="2023-08-11T15:39:24Z">
            <w:rPr/>
          </w:rPrChange>
        </w:rPr>
      </w:pPr>
      <w:r>
        <w:rPr>
          <w:rFonts w:hint="eastAsia"/>
          <w:highlight w:val="none"/>
          <w:rPrChange w:id="2771" w:author="随遇而安" w:date="2023-08-11T15:39:24Z">
            <w:rPr>
              <w:rFonts w:hint="eastAsia"/>
            </w:rPr>
          </w:rPrChange>
        </w:rPr>
        <w:br w:type="page"/>
      </w:r>
    </w:p>
    <w:p w14:paraId="45FB44E2">
      <w:pPr>
        <w:rPr>
          <w:rFonts w:ascii="Times New Roman" w:hAnsi="Times New Roman" w:eastAsia="宋体" w:cs="Times New Roman"/>
          <w:b/>
          <w:color w:val="000000" w:themeColor="text1"/>
          <w:sz w:val="24"/>
          <w:highlight w:val="none"/>
          <w:rPrChange w:id="2772"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pPr>
      <w:r>
        <w:rPr>
          <w:rFonts w:ascii="Times New Roman" w:hAnsi="Times New Roman" w:eastAsia="宋体" w:cs="Times New Roman"/>
          <w:b/>
          <w:color w:val="000000" w:themeColor="text1"/>
          <w:sz w:val="24"/>
          <w:highlight w:val="none"/>
          <w:rPrChange w:id="2773"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附件</w:t>
      </w:r>
      <w:r>
        <w:rPr>
          <w:rFonts w:hint="eastAsia" w:ascii="Times New Roman" w:hAnsi="Times New Roman" w:eastAsia="宋体" w:cs="Times New Roman"/>
          <w:b/>
          <w:color w:val="000000" w:themeColor="text1"/>
          <w:sz w:val="24"/>
          <w:highlight w:val="none"/>
          <w:rPrChange w:id="2774" w:author="随遇而安" w:date="2023-08-11T15:39:24Z">
            <w:rPr>
              <w:rFonts w:hint="eastAsia"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4</w:t>
      </w:r>
      <w:r>
        <w:rPr>
          <w:rFonts w:ascii="Times New Roman" w:hAnsi="Times New Roman" w:eastAsia="宋体" w:cs="Times New Roman"/>
          <w:b/>
          <w:color w:val="000000" w:themeColor="text1"/>
          <w:sz w:val="24"/>
          <w:highlight w:val="none"/>
          <w:rPrChange w:id="2775" w:author="随遇而安" w:date="2023-08-11T15:39:24Z">
            <w:rPr>
              <w:rFonts w:ascii="Times New Roman" w:hAnsi="Times New Roman" w:eastAsia="宋体" w:cs="Times New Roman"/>
              <w:b/>
              <w:color w:val="000000" w:themeColor="text1"/>
              <w:sz w:val="24"/>
              <w14:textFill>
                <w14:solidFill>
                  <w14:schemeClr w14:val="tx1"/>
                </w14:solidFill>
              </w14:textFill>
            </w:rPr>
          </w:rPrChange>
          <w14:textFill>
            <w14:solidFill>
              <w14:schemeClr w14:val="tx1"/>
            </w14:solidFill>
          </w14:textFill>
        </w:rPr>
        <w:t>：</w:t>
      </w:r>
    </w:p>
    <w:p w14:paraId="48A16599">
      <w:pPr>
        <w:spacing w:before="44" w:line="221" w:lineRule="auto"/>
        <w:ind w:left="5414"/>
        <w:rPr>
          <w:ins w:id="2776" w:author="随遇而安" w:date="2024-11-06T14:21:40Z"/>
          <w:rFonts w:ascii="宋体" w:hAnsi="宋体" w:eastAsia="宋体" w:cs="宋体"/>
          <w:sz w:val="21"/>
          <w:szCs w:val="21"/>
        </w:rPr>
      </w:pPr>
      <w:ins w:id="2777" w:author="随遇而安" w:date="2024-11-06T14:21:40Z">
        <w:bookmarkStart w:id="100" w:name="_Toc1609"/>
        <w:bookmarkStart w:id="101" w:name="_Toc14559"/>
        <w:bookmarkStart w:id="102" w:name="_Toc15375"/>
        <w:bookmarkStart w:id="103" w:name="_Toc11924"/>
        <w:bookmarkStart w:id="104" w:name="_Toc15584"/>
        <w:bookmarkStart w:id="105" w:name="_Toc25837"/>
        <w:bookmarkStart w:id="106" w:name="_Toc5148"/>
        <w:r>
          <w:rPr/>
          <mc:AlternateContent>
            <mc:Choice Requires="wps">
              <w:drawing>
                <wp:anchor distT="0" distB="0" distL="114300" distR="114300" simplePos="0" relativeHeight="251668480" behindDoc="0" locked="0" layoutInCell="1" allowOverlap="1">
                  <wp:simplePos x="0" y="0"/>
                  <wp:positionH relativeFrom="column">
                    <wp:posOffset>9193530</wp:posOffset>
                  </wp:positionH>
                  <wp:positionV relativeFrom="paragraph">
                    <wp:posOffset>3275965</wp:posOffset>
                  </wp:positionV>
                  <wp:extent cx="18415" cy="18415"/>
                  <wp:effectExtent l="0" t="0" r="0" b="0"/>
                  <wp:wrapNone/>
                  <wp:docPr id="10" name="任意多边形 10"/>
                  <wp:cNvGraphicFramePr/>
                  <a:graphic xmlns:a="http://schemas.openxmlformats.org/drawingml/2006/main">
                    <a:graphicData uri="http://schemas.microsoft.com/office/word/2010/wordprocessingShape">
                      <wps:wsp>
                        <wps:cNvSpPr/>
                        <wps:spPr>
                          <a:xfrm>
                            <a:off x="0" y="0"/>
                            <a:ext cx="18415" cy="18415"/>
                          </a:xfrm>
                          <a:custGeom>
                            <a:avLst/>
                            <a:gdLst/>
                            <a:ahLst/>
                            <a:cxnLst/>
                            <a:pathLst>
                              <a:path w="29" h="29">
                                <a:moveTo>
                                  <a:pt x="0" y="28"/>
                                </a:moveTo>
                                <a:lnTo>
                                  <a:pt x="28" y="28"/>
                                </a:lnTo>
                                <a:lnTo>
                                  <a:pt x="28" y="0"/>
                                </a:lnTo>
                                <a:lnTo>
                                  <a:pt x="0" y="0"/>
                                </a:lnTo>
                                <a:lnTo>
                                  <a:pt x="0" y="28"/>
                                </a:lnTo>
                                <a:close/>
                              </a:path>
                              <a:path w="29" h="29">
                                <a:moveTo>
                                  <a:pt x="0" y="28"/>
                                </a:moveTo>
                                <a:lnTo>
                                  <a:pt x="28" y="28"/>
                                </a:lnTo>
                                <a:lnTo>
                                  <a:pt x="28" y="0"/>
                                </a:lnTo>
                                <a:lnTo>
                                  <a:pt x="0" y="0"/>
                                </a:lnTo>
                                <a:lnTo>
                                  <a:pt x="0" y="28"/>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23.9pt;margin-top:257.95pt;height:1.45pt;width:1.45pt;z-index:251668480;mso-width-relative:page;mso-height-relative:page;" fillcolor="#000000" filled="t" stroked="f" coordsize="29,29" o:gfxdata="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m8ChLZAAAADQEAAA8AAAAA&#10;AAAAAQAgAAAAIgAAAGRycy9kb3ducmV2LnhtbFBLAQIUABQAAAAIAIdO4kBziibuEwIAAF0FAAAO&#10;AAAAAAAAAAEAIAAAACgBAABkcnMvZTJvRG9jLnhtbFBLBQYAAAAABgAGAFkBAACtBQAAAAA=&#10;" path="m0,28l28,28,28,0,0,0,0,28xem0,28l28,28,28,0,0,0,0,28xe">
                  <v:fill on="t" focussize="0,0"/>
                  <v:stroke on="f"/>
                  <v:imagedata o:title=""/>
                  <o:lock v:ext="edit" aspectratio="f"/>
                </v:shape>
              </w:pict>
            </mc:Fallback>
          </mc:AlternateContent>
        </w:r>
      </w:ins>
      <w:ins w:id="2779" w:author="随遇而安" w:date="2024-11-06T14:21:40Z">
        <w:r>
          <w:rPr>
            <w:rFonts w:ascii="Times New Roman" w:hAnsi="Times New Roman" w:eastAsia="Times New Roman" w:cs="Times New Roman"/>
            <w:b/>
            <w:bCs/>
            <w:spacing w:val="-2"/>
            <w:sz w:val="21"/>
            <w:szCs w:val="21"/>
            <w:u w:val="single" w:color="auto"/>
          </w:rPr>
          <w:t xml:space="preserve">XX </w:t>
        </w:r>
      </w:ins>
      <w:ins w:id="2780" w:author="随遇而安" w:date="2024-11-06T14:21:40Z">
        <w:r>
          <w:rPr>
            <w:rFonts w:ascii="宋体" w:hAnsi="宋体" w:eastAsia="宋体" w:cs="宋体"/>
            <w:b/>
            <w:bCs/>
            <w:spacing w:val="-2"/>
            <w:sz w:val="21"/>
            <w:szCs w:val="21"/>
            <w:u w:val="single" w:color="auto"/>
          </w:rPr>
          <w:t>项目公司（区域）</w:t>
        </w:r>
      </w:ins>
      <w:ins w:id="2781" w:author="随遇而安" w:date="2024-11-06T14:21:40Z">
        <w:r>
          <w:rPr>
            <w:rFonts w:ascii="宋体" w:hAnsi="宋体" w:eastAsia="宋体" w:cs="宋体"/>
            <w:b/>
            <w:bCs/>
            <w:spacing w:val="-2"/>
            <w:sz w:val="21"/>
            <w:szCs w:val="21"/>
          </w:rPr>
          <w:t>安全支出申请表</w:t>
        </w:r>
      </w:ins>
    </w:p>
    <w:p w14:paraId="1B150D35">
      <w:pPr>
        <w:spacing w:line="101" w:lineRule="auto"/>
        <w:rPr>
          <w:ins w:id="2782" w:author="随遇而安" w:date="2024-11-06T14:21:40Z"/>
          <w:rFonts w:ascii="Arial"/>
          <w:sz w:val="2"/>
        </w:rPr>
      </w:pPr>
    </w:p>
    <w:tbl>
      <w:tblPr>
        <w:tblStyle w:val="45"/>
        <w:tblW w:w="14509" w:type="dxa"/>
        <w:tblInd w:w="4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9"/>
        <w:gridCol w:w="1244"/>
        <w:gridCol w:w="1198"/>
        <w:gridCol w:w="599"/>
        <w:gridCol w:w="899"/>
        <w:gridCol w:w="786"/>
        <w:gridCol w:w="661"/>
        <w:gridCol w:w="673"/>
        <w:gridCol w:w="1050"/>
        <w:gridCol w:w="1308"/>
        <w:gridCol w:w="1311"/>
        <w:gridCol w:w="848"/>
        <w:gridCol w:w="1287"/>
        <w:gridCol w:w="1191"/>
        <w:gridCol w:w="736"/>
        <w:gridCol w:w="69"/>
      </w:tblGrid>
      <w:tr w14:paraId="6A4A52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6" w:hRule="atLeast"/>
          <w:ins w:id="2783" w:author="随遇而安" w:date="2024-11-06T14:21:40Z"/>
        </w:trPr>
        <w:tc>
          <w:tcPr>
            <w:tcW w:w="649" w:type="dxa"/>
            <w:vMerge w:val="restart"/>
            <w:tcBorders>
              <w:top w:val="single" w:color="000000" w:sz="10" w:space="0"/>
              <w:left w:val="single" w:color="000000" w:sz="10" w:space="0"/>
              <w:bottom w:val="nil"/>
              <w:right w:val="single" w:color="000000" w:sz="4" w:space="0"/>
            </w:tcBorders>
            <w:shd w:val="clear" w:color="auto" w:fill="9CC2E5"/>
            <w:vAlign w:val="top"/>
          </w:tcPr>
          <w:p w14:paraId="39ABE443">
            <w:pPr>
              <w:spacing w:line="476" w:lineRule="auto"/>
              <w:rPr>
                <w:ins w:id="2784" w:author="随遇而安" w:date="2024-11-06T14:21:40Z"/>
                <w:rFonts w:ascii="Arial"/>
                <w:sz w:val="21"/>
              </w:rPr>
            </w:pPr>
          </w:p>
          <w:p w14:paraId="27EC1E62">
            <w:pPr>
              <w:pStyle w:val="44"/>
              <w:spacing w:before="59" w:line="221" w:lineRule="auto"/>
              <w:ind w:left="134"/>
              <w:rPr>
                <w:ins w:id="2785" w:author="随遇而安" w:date="2024-11-06T14:21:40Z"/>
                <w:sz w:val="18"/>
                <w:szCs w:val="18"/>
              </w:rPr>
            </w:pPr>
            <w:ins w:id="2786" w:author="随遇而安" w:date="2024-11-06T14:21:40Z">
              <w:r>
                <w:rPr>
                  <w:b/>
                  <w:bCs/>
                  <w:spacing w:val="-3"/>
                  <w:sz w:val="18"/>
                  <w:szCs w:val="18"/>
                </w:rPr>
                <w:t>序号</w:t>
              </w:r>
            </w:ins>
          </w:p>
        </w:tc>
        <w:tc>
          <w:tcPr>
            <w:tcW w:w="1244" w:type="dxa"/>
            <w:vMerge w:val="restart"/>
            <w:tcBorders>
              <w:top w:val="single" w:color="000000" w:sz="10" w:space="0"/>
              <w:left w:val="single" w:color="000000" w:sz="4" w:space="0"/>
              <w:bottom w:val="nil"/>
            </w:tcBorders>
            <w:shd w:val="clear" w:color="auto" w:fill="9CC2E5"/>
            <w:vAlign w:val="top"/>
          </w:tcPr>
          <w:p w14:paraId="2A0133E3">
            <w:pPr>
              <w:pStyle w:val="44"/>
              <w:spacing w:before="226" w:line="311" w:lineRule="auto"/>
              <w:ind w:left="169" w:right="188" w:firstLine="83"/>
              <w:jc w:val="both"/>
              <w:rPr>
                <w:ins w:id="2787" w:author="随遇而安" w:date="2024-11-06T14:21:40Z"/>
                <w:sz w:val="18"/>
                <w:szCs w:val="18"/>
              </w:rPr>
            </w:pPr>
            <w:ins w:id="2788" w:author="随遇而安" w:date="2024-11-06T14:21:40Z">
              <w:r>
                <w:rPr>
                  <w:b/>
                  <w:bCs/>
                  <w:spacing w:val="-4"/>
                  <w:sz w:val="18"/>
                  <w:szCs w:val="18"/>
                </w:rPr>
                <w:t>措施项目</w:t>
              </w:r>
            </w:ins>
            <w:ins w:id="2789" w:author="随遇而安" w:date="2024-11-06T14:21:40Z">
              <w:r>
                <w:rPr>
                  <w:spacing w:val="1"/>
                  <w:sz w:val="18"/>
                  <w:szCs w:val="18"/>
                </w:rPr>
                <w:t xml:space="preserve">  </w:t>
              </w:r>
            </w:ins>
            <w:ins w:id="2790" w:author="随遇而安" w:date="2024-11-06T14:21:40Z">
              <w:r>
                <w:rPr>
                  <w:b/>
                  <w:bCs/>
                  <w:spacing w:val="-7"/>
                  <w:sz w:val="18"/>
                  <w:szCs w:val="18"/>
                </w:rPr>
                <w:t>（安全生产</w:t>
              </w:r>
            </w:ins>
            <w:ins w:id="2791" w:author="随遇而安" w:date="2024-11-06T14:21:40Z">
              <w:r>
                <w:rPr>
                  <w:spacing w:val="3"/>
                  <w:sz w:val="18"/>
                  <w:szCs w:val="18"/>
                </w:rPr>
                <w:t xml:space="preserve"> </w:t>
              </w:r>
            </w:ins>
            <w:ins w:id="2792" w:author="随遇而安" w:date="2024-11-06T14:21:40Z">
              <w:r>
                <w:rPr>
                  <w:b/>
                  <w:bCs/>
                  <w:spacing w:val="-7"/>
                  <w:sz w:val="18"/>
                  <w:szCs w:val="18"/>
                </w:rPr>
                <w:t>费用类别）</w:t>
              </w:r>
            </w:ins>
          </w:p>
        </w:tc>
        <w:tc>
          <w:tcPr>
            <w:tcW w:w="1198" w:type="dxa"/>
            <w:vMerge w:val="restart"/>
            <w:tcBorders>
              <w:top w:val="single" w:color="000000" w:sz="10" w:space="0"/>
              <w:bottom w:val="nil"/>
            </w:tcBorders>
            <w:shd w:val="clear" w:color="auto" w:fill="9CC2E5"/>
            <w:vAlign w:val="top"/>
          </w:tcPr>
          <w:p w14:paraId="4A4574FA">
            <w:pPr>
              <w:pStyle w:val="44"/>
              <w:spacing w:before="225" w:line="219" w:lineRule="auto"/>
              <w:ind w:left="234"/>
              <w:rPr>
                <w:ins w:id="2793" w:author="随遇而安" w:date="2024-11-06T14:21:40Z"/>
                <w:sz w:val="18"/>
                <w:szCs w:val="18"/>
              </w:rPr>
            </w:pPr>
            <w:ins w:id="2794" w:author="随遇而安" w:date="2024-11-06T14:21:40Z">
              <w:r>
                <w:rPr>
                  <w:b/>
                  <w:bCs/>
                  <w:spacing w:val="-4"/>
                  <w:sz w:val="18"/>
                  <w:szCs w:val="18"/>
                </w:rPr>
                <w:t>预算科目</w:t>
              </w:r>
            </w:ins>
          </w:p>
          <w:p w14:paraId="67F84024">
            <w:pPr>
              <w:pStyle w:val="44"/>
              <w:spacing w:before="99" w:line="296" w:lineRule="auto"/>
              <w:ind w:left="324" w:right="129" w:hanging="202"/>
              <w:rPr>
                <w:ins w:id="2795" w:author="随遇而安" w:date="2024-11-06T14:21:40Z"/>
                <w:sz w:val="18"/>
                <w:szCs w:val="18"/>
              </w:rPr>
            </w:pPr>
            <w:ins w:id="2796" w:author="随遇而安" w:date="2024-11-06T14:21:40Z">
              <w:r>
                <w:rPr>
                  <w:b/>
                  <w:bCs/>
                  <w:spacing w:val="-4"/>
                  <w:sz w:val="18"/>
                  <w:szCs w:val="18"/>
                </w:rPr>
                <w:t>（费用化</w:t>
              </w:r>
            </w:ins>
            <w:ins w:id="2797" w:author="随遇而安" w:date="2024-11-06T14:21:40Z">
              <w:r>
                <w:rPr>
                  <w:rFonts w:ascii="Times New Roman" w:hAnsi="Times New Roman" w:eastAsia="Times New Roman" w:cs="Times New Roman"/>
                  <w:b/>
                  <w:bCs/>
                  <w:spacing w:val="-4"/>
                  <w:sz w:val="18"/>
                  <w:szCs w:val="18"/>
                </w:rPr>
                <w:t>/</w:t>
              </w:r>
            </w:ins>
            <w:ins w:id="2798" w:author="随遇而安" w:date="2024-11-06T14:21:40Z">
              <w:r>
                <w:rPr>
                  <w:b/>
                  <w:bCs/>
                  <w:spacing w:val="-4"/>
                  <w:sz w:val="18"/>
                  <w:szCs w:val="18"/>
                </w:rPr>
                <w:t>资</w:t>
              </w:r>
            </w:ins>
            <w:ins w:id="2799" w:author="随遇而安" w:date="2024-11-06T14:21:40Z">
              <w:r>
                <w:rPr>
                  <w:spacing w:val="4"/>
                  <w:sz w:val="18"/>
                  <w:szCs w:val="18"/>
                </w:rPr>
                <w:t xml:space="preserve"> </w:t>
              </w:r>
            </w:ins>
            <w:ins w:id="2800" w:author="随遇而安" w:date="2024-11-06T14:21:40Z">
              <w:r>
                <w:rPr>
                  <w:b/>
                  <w:bCs/>
                  <w:spacing w:val="-7"/>
                  <w:sz w:val="18"/>
                  <w:szCs w:val="18"/>
                </w:rPr>
                <w:t>本化）</w:t>
              </w:r>
            </w:ins>
          </w:p>
        </w:tc>
        <w:tc>
          <w:tcPr>
            <w:tcW w:w="599" w:type="dxa"/>
            <w:vMerge w:val="restart"/>
            <w:tcBorders>
              <w:top w:val="single" w:color="000000" w:sz="10" w:space="0"/>
              <w:bottom w:val="nil"/>
            </w:tcBorders>
            <w:shd w:val="clear" w:color="auto" w:fill="9CC2E5"/>
            <w:vAlign w:val="top"/>
          </w:tcPr>
          <w:p w14:paraId="5BB915A8">
            <w:pPr>
              <w:spacing w:line="476" w:lineRule="auto"/>
              <w:rPr>
                <w:ins w:id="2801" w:author="随遇而安" w:date="2024-11-06T14:21:40Z"/>
                <w:rFonts w:ascii="Arial"/>
                <w:sz w:val="21"/>
              </w:rPr>
            </w:pPr>
          </w:p>
          <w:p w14:paraId="1A7BDC87">
            <w:pPr>
              <w:pStyle w:val="44"/>
              <w:spacing w:before="58" w:line="222" w:lineRule="auto"/>
              <w:ind w:left="117"/>
              <w:rPr>
                <w:ins w:id="2802" w:author="随遇而安" w:date="2024-11-06T14:21:40Z"/>
                <w:sz w:val="18"/>
                <w:szCs w:val="18"/>
              </w:rPr>
            </w:pPr>
            <w:ins w:id="2803" w:author="随遇而安" w:date="2024-11-06T14:21:40Z">
              <w:r>
                <w:rPr>
                  <w:b/>
                  <w:bCs/>
                  <w:spacing w:val="-4"/>
                  <w:sz w:val="18"/>
                  <w:szCs w:val="18"/>
                </w:rPr>
                <w:t>名称</w:t>
              </w:r>
            </w:ins>
          </w:p>
        </w:tc>
        <w:tc>
          <w:tcPr>
            <w:tcW w:w="899" w:type="dxa"/>
            <w:vMerge w:val="restart"/>
            <w:tcBorders>
              <w:top w:val="single" w:color="000000" w:sz="10" w:space="0"/>
              <w:bottom w:val="nil"/>
            </w:tcBorders>
            <w:shd w:val="clear" w:color="auto" w:fill="9CC2E5"/>
            <w:vAlign w:val="top"/>
          </w:tcPr>
          <w:p w14:paraId="0589995E">
            <w:pPr>
              <w:spacing w:line="322" w:lineRule="auto"/>
              <w:rPr>
                <w:ins w:id="2804" w:author="随遇而安" w:date="2024-11-06T14:21:40Z"/>
                <w:rFonts w:ascii="Arial"/>
                <w:sz w:val="21"/>
              </w:rPr>
            </w:pPr>
          </w:p>
          <w:p w14:paraId="20435246">
            <w:pPr>
              <w:pStyle w:val="44"/>
              <w:spacing w:before="58" w:line="306" w:lineRule="auto"/>
              <w:ind w:left="268" w:right="182" w:hanging="91"/>
              <w:rPr>
                <w:ins w:id="2805" w:author="随遇而安" w:date="2024-11-06T14:21:40Z"/>
                <w:sz w:val="18"/>
                <w:szCs w:val="18"/>
              </w:rPr>
            </w:pPr>
            <w:ins w:id="2806" w:author="随遇而安" w:date="2024-11-06T14:21:40Z">
              <w:r>
                <w:rPr>
                  <w:b/>
                  <w:bCs/>
                  <w:spacing w:val="-4"/>
                  <w:sz w:val="18"/>
                  <w:szCs w:val="18"/>
                </w:rPr>
                <w:t>用途及</w:t>
              </w:r>
            </w:ins>
            <w:ins w:id="2807" w:author="随遇而安" w:date="2024-11-06T14:21:40Z">
              <w:r>
                <w:rPr>
                  <w:sz w:val="18"/>
                  <w:szCs w:val="18"/>
                </w:rPr>
                <w:t xml:space="preserve"> </w:t>
              </w:r>
            </w:ins>
            <w:ins w:id="2808" w:author="随遇而安" w:date="2024-11-06T14:21:40Z">
              <w:r>
                <w:rPr>
                  <w:b/>
                  <w:bCs/>
                  <w:spacing w:val="-4"/>
                  <w:sz w:val="18"/>
                  <w:szCs w:val="18"/>
                </w:rPr>
                <w:t>依据</w:t>
              </w:r>
            </w:ins>
          </w:p>
        </w:tc>
        <w:tc>
          <w:tcPr>
            <w:tcW w:w="786" w:type="dxa"/>
            <w:vMerge w:val="restart"/>
            <w:tcBorders>
              <w:top w:val="single" w:color="000000" w:sz="10" w:space="0"/>
              <w:bottom w:val="nil"/>
            </w:tcBorders>
            <w:shd w:val="clear" w:color="auto" w:fill="9CC2E5"/>
            <w:vAlign w:val="top"/>
          </w:tcPr>
          <w:p w14:paraId="0EA49B02">
            <w:pPr>
              <w:spacing w:line="322" w:lineRule="auto"/>
              <w:rPr>
                <w:ins w:id="2809" w:author="随遇而安" w:date="2024-11-06T14:21:40Z"/>
                <w:rFonts w:ascii="Arial"/>
                <w:sz w:val="21"/>
              </w:rPr>
            </w:pPr>
          </w:p>
          <w:p w14:paraId="1D016A96">
            <w:pPr>
              <w:pStyle w:val="44"/>
              <w:spacing w:before="58" w:line="307" w:lineRule="auto"/>
              <w:ind w:left="123" w:right="123" w:hanging="1"/>
              <w:rPr>
                <w:ins w:id="2810" w:author="随遇而安" w:date="2024-11-06T14:21:40Z"/>
                <w:sz w:val="18"/>
                <w:szCs w:val="18"/>
              </w:rPr>
            </w:pPr>
            <w:ins w:id="2811" w:author="随遇而安" w:date="2024-11-06T14:21:40Z">
              <w:r>
                <w:rPr>
                  <w:b/>
                  <w:bCs/>
                  <w:spacing w:val="-4"/>
                  <w:sz w:val="18"/>
                  <w:szCs w:val="18"/>
                </w:rPr>
                <w:t>计划使</w:t>
              </w:r>
            </w:ins>
            <w:ins w:id="2812" w:author="随遇而安" w:date="2024-11-06T14:21:40Z">
              <w:r>
                <w:rPr>
                  <w:sz w:val="18"/>
                  <w:szCs w:val="18"/>
                </w:rPr>
                <w:t xml:space="preserve"> </w:t>
              </w:r>
            </w:ins>
            <w:ins w:id="2813" w:author="随遇而安" w:date="2024-11-06T14:21:40Z">
              <w:r>
                <w:rPr>
                  <w:b/>
                  <w:bCs/>
                  <w:spacing w:val="-4"/>
                  <w:sz w:val="18"/>
                  <w:szCs w:val="18"/>
                </w:rPr>
                <w:t>用时间</w:t>
              </w:r>
            </w:ins>
          </w:p>
        </w:tc>
        <w:tc>
          <w:tcPr>
            <w:tcW w:w="661" w:type="dxa"/>
            <w:vMerge w:val="restart"/>
            <w:tcBorders>
              <w:top w:val="single" w:color="000000" w:sz="10" w:space="0"/>
              <w:bottom w:val="nil"/>
            </w:tcBorders>
            <w:shd w:val="clear" w:color="auto" w:fill="9CC2E5"/>
            <w:vAlign w:val="top"/>
          </w:tcPr>
          <w:p w14:paraId="6DA72F0C">
            <w:pPr>
              <w:pStyle w:val="44"/>
              <w:spacing w:before="225" w:line="309" w:lineRule="auto"/>
              <w:ind w:left="128" w:right="124" w:firstLine="22"/>
              <w:jc w:val="both"/>
              <w:rPr>
                <w:ins w:id="2814" w:author="随遇而安" w:date="2024-11-06T14:21:40Z"/>
                <w:sz w:val="18"/>
                <w:szCs w:val="18"/>
              </w:rPr>
            </w:pPr>
            <w:ins w:id="2815" w:author="随遇而安" w:date="2024-11-06T14:21:40Z">
              <w:r>
                <w:rPr>
                  <w:b/>
                  <w:bCs/>
                  <w:spacing w:val="-5"/>
                  <w:sz w:val="18"/>
                  <w:szCs w:val="18"/>
                </w:rPr>
                <w:t>使用</w:t>
              </w:r>
            </w:ins>
            <w:ins w:id="2816" w:author="随遇而安" w:date="2024-11-06T14:21:40Z">
              <w:r>
                <w:rPr>
                  <w:sz w:val="18"/>
                  <w:szCs w:val="18"/>
                </w:rPr>
                <w:t xml:space="preserve"> </w:t>
              </w:r>
            </w:ins>
            <w:ins w:id="2817" w:author="随遇而安" w:date="2024-11-06T14:21:40Z">
              <w:r>
                <w:rPr>
                  <w:b/>
                  <w:bCs/>
                  <w:spacing w:val="-4"/>
                  <w:sz w:val="18"/>
                  <w:szCs w:val="18"/>
                </w:rPr>
                <w:t>部门</w:t>
              </w:r>
            </w:ins>
            <w:ins w:id="2818" w:author="随遇而安" w:date="2024-11-06T14:21:40Z">
              <w:r>
                <w:rPr>
                  <w:rFonts w:ascii="Times New Roman" w:hAnsi="Times New Roman" w:eastAsia="Times New Roman" w:cs="Times New Roman"/>
                  <w:b/>
                  <w:bCs/>
                  <w:spacing w:val="-4"/>
                  <w:sz w:val="18"/>
                  <w:szCs w:val="18"/>
                </w:rPr>
                <w:t>/</w:t>
              </w:r>
            </w:ins>
            <w:ins w:id="2819" w:author="随遇而安" w:date="2024-11-06T14:21:40Z">
              <w:r>
                <w:rPr>
                  <w:rFonts w:ascii="Times New Roman" w:hAnsi="Times New Roman" w:eastAsia="Times New Roman" w:cs="Times New Roman"/>
                  <w:b/>
                  <w:bCs/>
                  <w:spacing w:val="1"/>
                  <w:sz w:val="18"/>
                  <w:szCs w:val="18"/>
                </w:rPr>
                <w:t xml:space="preserve"> </w:t>
              </w:r>
            </w:ins>
            <w:ins w:id="2820" w:author="随遇而安" w:date="2024-11-06T14:21:40Z">
              <w:r>
                <w:rPr>
                  <w:b/>
                  <w:bCs/>
                  <w:spacing w:val="6"/>
                  <w:sz w:val="18"/>
                  <w:szCs w:val="18"/>
                </w:rPr>
                <w:t>地点</w:t>
              </w:r>
            </w:ins>
          </w:p>
        </w:tc>
        <w:tc>
          <w:tcPr>
            <w:tcW w:w="673" w:type="dxa"/>
            <w:vMerge w:val="restart"/>
            <w:tcBorders>
              <w:top w:val="single" w:color="000000" w:sz="10" w:space="0"/>
              <w:bottom w:val="nil"/>
            </w:tcBorders>
            <w:shd w:val="clear" w:color="auto" w:fill="9CC2E5"/>
            <w:vAlign w:val="top"/>
          </w:tcPr>
          <w:p w14:paraId="332A4D2F">
            <w:pPr>
              <w:spacing w:line="320" w:lineRule="auto"/>
              <w:rPr>
                <w:ins w:id="2821" w:author="随遇而安" w:date="2024-11-06T14:21:40Z"/>
                <w:rFonts w:ascii="Arial"/>
                <w:sz w:val="21"/>
              </w:rPr>
            </w:pPr>
          </w:p>
          <w:p w14:paraId="2ABB30DC">
            <w:pPr>
              <w:pStyle w:val="44"/>
              <w:spacing w:before="59" w:line="297" w:lineRule="auto"/>
              <w:ind w:left="173" w:right="127" w:hanging="38"/>
              <w:rPr>
                <w:ins w:id="2822" w:author="随遇而安" w:date="2024-11-06T14:21:40Z"/>
                <w:sz w:val="18"/>
                <w:szCs w:val="18"/>
              </w:rPr>
            </w:pPr>
            <w:ins w:id="2823" w:author="随遇而安" w:date="2024-11-06T14:21:40Z">
              <w:r>
                <w:rPr>
                  <w:b/>
                  <w:bCs/>
                  <w:spacing w:val="-3"/>
                  <w:sz w:val="18"/>
                  <w:szCs w:val="18"/>
                </w:rPr>
                <w:t>规格</w:t>
              </w:r>
            </w:ins>
            <w:ins w:id="2824" w:author="随遇而安" w:date="2024-11-06T14:21:40Z">
              <w:r>
                <w:rPr>
                  <w:rFonts w:ascii="Times New Roman" w:hAnsi="Times New Roman" w:eastAsia="Times New Roman" w:cs="Times New Roman"/>
                  <w:b/>
                  <w:bCs/>
                  <w:spacing w:val="-3"/>
                  <w:sz w:val="18"/>
                  <w:szCs w:val="18"/>
                </w:rPr>
                <w:t>/</w:t>
              </w:r>
            </w:ins>
            <w:ins w:id="2825" w:author="随遇而安" w:date="2024-11-06T14:21:40Z">
              <w:r>
                <w:rPr>
                  <w:rFonts w:ascii="Times New Roman" w:hAnsi="Times New Roman" w:eastAsia="Times New Roman" w:cs="Times New Roman"/>
                  <w:b/>
                  <w:bCs/>
                  <w:sz w:val="18"/>
                  <w:szCs w:val="18"/>
                </w:rPr>
                <w:t xml:space="preserve"> </w:t>
              </w:r>
            </w:ins>
            <w:ins w:id="2826" w:author="随遇而安" w:date="2024-11-06T14:21:40Z">
              <w:r>
                <w:rPr>
                  <w:b/>
                  <w:bCs/>
                  <w:spacing w:val="-7"/>
                  <w:sz w:val="18"/>
                  <w:szCs w:val="18"/>
                </w:rPr>
                <w:t>品牌</w:t>
              </w:r>
            </w:ins>
          </w:p>
        </w:tc>
        <w:tc>
          <w:tcPr>
            <w:tcW w:w="3669" w:type="dxa"/>
            <w:gridSpan w:val="3"/>
            <w:tcBorders>
              <w:top w:val="single" w:color="000000" w:sz="10" w:space="0"/>
              <w:bottom w:val="single" w:color="000000" w:sz="10" w:space="0"/>
            </w:tcBorders>
            <w:shd w:val="clear" w:color="auto" w:fill="9CC2E5"/>
            <w:vAlign w:val="top"/>
          </w:tcPr>
          <w:p w14:paraId="61D3B8D5">
            <w:pPr>
              <w:pStyle w:val="44"/>
              <w:spacing w:before="211" w:line="221" w:lineRule="auto"/>
              <w:ind w:left="1660"/>
              <w:rPr>
                <w:ins w:id="2827" w:author="随遇而安" w:date="2024-11-06T14:21:40Z"/>
                <w:sz w:val="18"/>
                <w:szCs w:val="18"/>
              </w:rPr>
            </w:pPr>
            <w:ins w:id="2828" w:author="随遇而安" w:date="2024-11-06T14:21:40Z">
              <w:r>
                <w:rPr>
                  <w:b/>
                  <w:bCs/>
                  <w:spacing w:val="-4"/>
                  <w:sz w:val="18"/>
                  <w:szCs w:val="18"/>
                </w:rPr>
                <w:t>计划</w:t>
              </w:r>
            </w:ins>
          </w:p>
        </w:tc>
        <w:tc>
          <w:tcPr>
            <w:tcW w:w="3326" w:type="dxa"/>
            <w:gridSpan w:val="3"/>
            <w:tcBorders>
              <w:top w:val="single" w:color="000000" w:sz="10" w:space="0"/>
              <w:bottom w:val="single" w:color="000000" w:sz="10" w:space="0"/>
            </w:tcBorders>
            <w:shd w:val="clear" w:color="auto" w:fill="9CC2E5"/>
            <w:vAlign w:val="top"/>
          </w:tcPr>
          <w:p w14:paraId="1F497E6F">
            <w:pPr>
              <w:pStyle w:val="44"/>
              <w:spacing w:before="211" w:line="220" w:lineRule="auto"/>
              <w:ind w:left="1496"/>
              <w:rPr>
                <w:ins w:id="2829" w:author="随遇而安" w:date="2024-11-06T14:21:40Z"/>
                <w:sz w:val="18"/>
                <w:szCs w:val="18"/>
              </w:rPr>
            </w:pPr>
            <w:ins w:id="2830" w:author="随遇而安" w:date="2024-11-06T14:21:40Z">
              <w:r>
                <w:rPr>
                  <w:b/>
                  <w:bCs/>
                  <w:spacing w:val="-4"/>
                  <w:sz w:val="18"/>
                  <w:szCs w:val="18"/>
                </w:rPr>
                <w:t>支出</w:t>
              </w:r>
            </w:ins>
          </w:p>
        </w:tc>
        <w:tc>
          <w:tcPr>
            <w:tcW w:w="736" w:type="dxa"/>
            <w:tcBorders>
              <w:top w:val="single" w:color="000000" w:sz="10" w:space="0"/>
              <w:bottom w:val="single" w:color="000000" w:sz="10" w:space="0"/>
              <w:right w:val="single" w:color="000000" w:sz="8" w:space="0"/>
            </w:tcBorders>
            <w:shd w:val="clear" w:color="auto" w:fill="9CC2E5"/>
            <w:vAlign w:val="top"/>
          </w:tcPr>
          <w:p w14:paraId="1CB0593A">
            <w:pPr>
              <w:pStyle w:val="44"/>
              <w:spacing w:before="211" w:line="221" w:lineRule="auto"/>
              <w:ind w:left="207"/>
              <w:rPr>
                <w:ins w:id="2831" w:author="随遇而安" w:date="2024-11-06T14:21:40Z"/>
                <w:sz w:val="18"/>
                <w:szCs w:val="18"/>
              </w:rPr>
            </w:pPr>
            <w:ins w:id="2832" w:author="随遇而安" w:date="2024-11-06T14:21:40Z">
              <w:r>
                <w:rPr>
                  <w:b/>
                  <w:bCs/>
                  <w:spacing w:val="-4"/>
                  <w:sz w:val="18"/>
                  <w:szCs w:val="18"/>
                </w:rPr>
                <w:t>备注</w:t>
              </w:r>
            </w:ins>
          </w:p>
        </w:tc>
        <w:tc>
          <w:tcPr>
            <w:tcW w:w="69" w:type="dxa"/>
            <w:tcBorders>
              <w:top w:val="single" w:color="000000" w:sz="10" w:space="0"/>
              <w:left w:val="single" w:color="000000" w:sz="8" w:space="0"/>
              <w:bottom w:val="single" w:color="000000" w:sz="10" w:space="0"/>
              <w:right w:val="nil"/>
            </w:tcBorders>
            <w:vAlign w:val="top"/>
          </w:tcPr>
          <w:p w14:paraId="54F2321C">
            <w:pPr>
              <w:rPr>
                <w:ins w:id="2833" w:author="随遇而安" w:date="2024-11-06T14:21:40Z"/>
                <w:rFonts w:ascii="Arial"/>
                <w:sz w:val="21"/>
              </w:rPr>
            </w:pPr>
          </w:p>
        </w:tc>
      </w:tr>
      <w:tr w14:paraId="5211C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ins w:id="2834" w:author="随遇而安" w:date="2024-11-06T14:21:40Z"/>
        </w:trPr>
        <w:tc>
          <w:tcPr>
            <w:tcW w:w="649" w:type="dxa"/>
            <w:vMerge w:val="continue"/>
            <w:tcBorders>
              <w:top w:val="nil"/>
              <w:left w:val="single" w:color="000000" w:sz="10" w:space="0"/>
              <w:bottom w:val="single" w:color="000000" w:sz="10" w:space="0"/>
              <w:right w:val="single" w:color="000000" w:sz="4" w:space="0"/>
            </w:tcBorders>
            <w:vAlign w:val="top"/>
          </w:tcPr>
          <w:p w14:paraId="518F4C6F">
            <w:pPr>
              <w:rPr>
                <w:ins w:id="2835" w:author="随遇而安" w:date="2024-11-06T14:21:40Z"/>
                <w:rFonts w:ascii="Arial"/>
                <w:sz w:val="21"/>
              </w:rPr>
            </w:pPr>
          </w:p>
        </w:tc>
        <w:tc>
          <w:tcPr>
            <w:tcW w:w="1244" w:type="dxa"/>
            <w:vMerge w:val="continue"/>
            <w:tcBorders>
              <w:top w:val="nil"/>
              <w:left w:val="single" w:color="000000" w:sz="4" w:space="0"/>
              <w:bottom w:val="single" w:color="000000" w:sz="10" w:space="0"/>
            </w:tcBorders>
            <w:vAlign w:val="top"/>
          </w:tcPr>
          <w:p w14:paraId="0D54D87E">
            <w:pPr>
              <w:rPr>
                <w:ins w:id="2836" w:author="随遇而安" w:date="2024-11-06T14:21:40Z"/>
                <w:rFonts w:ascii="Arial"/>
                <w:sz w:val="21"/>
              </w:rPr>
            </w:pPr>
          </w:p>
        </w:tc>
        <w:tc>
          <w:tcPr>
            <w:tcW w:w="1198" w:type="dxa"/>
            <w:vMerge w:val="continue"/>
            <w:tcBorders>
              <w:top w:val="nil"/>
              <w:bottom w:val="single" w:color="000000" w:sz="10" w:space="0"/>
            </w:tcBorders>
            <w:vAlign w:val="top"/>
          </w:tcPr>
          <w:p w14:paraId="0251616F">
            <w:pPr>
              <w:rPr>
                <w:ins w:id="2837" w:author="随遇而安" w:date="2024-11-06T14:21:40Z"/>
                <w:rFonts w:ascii="Arial"/>
                <w:sz w:val="21"/>
              </w:rPr>
            </w:pPr>
          </w:p>
        </w:tc>
        <w:tc>
          <w:tcPr>
            <w:tcW w:w="599" w:type="dxa"/>
            <w:vMerge w:val="continue"/>
            <w:tcBorders>
              <w:top w:val="nil"/>
              <w:bottom w:val="single" w:color="000000" w:sz="10" w:space="0"/>
            </w:tcBorders>
            <w:vAlign w:val="top"/>
          </w:tcPr>
          <w:p w14:paraId="48A3A648">
            <w:pPr>
              <w:rPr>
                <w:ins w:id="2838" w:author="随遇而安" w:date="2024-11-06T14:21:40Z"/>
                <w:rFonts w:ascii="Arial"/>
                <w:sz w:val="21"/>
              </w:rPr>
            </w:pPr>
          </w:p>
        </w:tc>
        <w:tc>
          <w:tcPr>
            <w:tcW w:w="899" w:type="dxa"/>
            <w:vMerge w:val="continue"/>
            <w:tcBorders>
              <w:top w:val="nil"/>
              <w:bottom w:val="single" w:color="000000" w:sz="10" w:space="0"/>
            </w:tcBorders>
            <w:vAlign w:val="top"/>
          </w:tcPr>
          <w:p w14:paraId="404E5DA9">
            <w:pPr>
              <w:rPr>
                <w:ins w:id="2839" w:author="随遇而安" w:date="2024-11-06T14:21:40Z"/>
                <w:rFonts w:ascii="Arial"/>
                <w:sz w:val="21"/>
              </w:rPr>
            </w:pPr>
          </w:p>
        </w:tc>
        <w:tc>
          <w:tcPr>
            <w:tcW w:w="786" w:type="dxa"/>
            <w:vMerge w:val="continue"/>
            <w:tcBorders>
              <w:top w:val="nil"/>
              <w:bottom w:val="single" w:color="000000" w:sz="10" w:space="0"/>
            </w:tcBorders>
            <w:vAlign w:val="top"/>
          </w:tcPr>
          <w:p w14:paraId="3414C5F3">
            <w:pPr>
              <w:rPr>
                <w:ins w:id="2840" w:author="随遇而安" w:date="2024-11-06T14:21:40Z"/>
                <w:rFonts w:ascii="Arial"/>
                <w:sz w:val="21"/>
              </w:rPr>
            </w:pPr>
          </w:p>
        </w:tc>
        <w:tc>
          <w:tcPr>
            <w:tcW w:w="661" w:type="dxa"/>
            <w:vMerge w:val="continue"/>
            <w:tcBorders>
              <w:top w:val="nil"/>
              <w:bottom w:val="single" w:color="000000" w:sz="10" w:space="0"/>
            </w:tcBorders>
            <w:vAlign w:val="top"/>
          </w:tcPr>
          <w:p w14:paraId="00595A73">
            <w:pPr>
              <w:rPr>
                <w:ins w:id="2841" w:author="随遇而安" w:date="2024-11-06T14:21:40Z"/>
                <w:rFonts w:ascii="Arial"/>
                <w:sz w:val="21"/>
              </w:rPr>
            </w:pPr>
          </w:p>
        </w:tc>
        <w:tc>
          <w:tcPr>
            <w:tcW w:w="673" w:type="dxa"/>
            <w:vMerge w:val="continue"/>
            <w:tcBorders>
              <w:top w:val="nil"/>
              <w:bottom w:val="single" w:color="000000" w:sz="10" w:space="0"/>
            </w:tcBorders>
            <w:vAlign w:val="top"/>
          </w:tcPr>
          <w:p w14:paraId="2F1642A2">
            <w:pPr>
              <w:rPr>
                <w:ins w:id="2842" w:author="随遇而安" w:date="2024-11-06T14:21:40Z"/>
                <w:rFonts w:ascii="Arial"/>
                <w:sz w:val="21"/>
              </w:rPr>
            </w:pPr>
          </w:p>
        </w:tc>
        <w:tc>
          <w:tcPr>
            <w:tcW w:w="1050" w:type="dxa"/>
            <w:tcBorders>
              <w:top w:val="single" w:color="000000" w:sz="10" w:space="0"/>
              <w:bottom w:val="single" w:color="000000" w:sz="10" w:space="0"/>
              <w:right w:val="single" w:color="000000" w:sz="4" w:space="0"/>
            </w:tcBorders>
            <w:shd w:val="clear" w:color="auto" w:fill="9CC2E5"/>
            <w:vAlign w:val="top"/>
          </w:tcPr>
          <w:p w14:paraId="02FFA7F1">
            <w:pPr>
              <w:pStyle w:val="44"/>
              <w:spacing w:before="208" w:line="220" w:lineRule="auto"/>
              <w:ind w:left="348"/>
              <w:rPr>
                <w:ins w:id="2843" w:author="随遇而安" w:date="2024-11-06T14:21:40Z"/>
                <w:sz w:val="18"/>
                <w:szCs w:val="18"/>
              </w:rPr>
            </w:pPr>
            <w:ins w:id="2844" w:author="随遇而安" w:date="2024-11-06T14:21:40Z">
              <w:r>
                <w:rPr>
                  <w:b/>
                  <w:bCs/>
                  <w:spacing w:val="-4"/>
                  <w:sz w:val="18"/>
                  <w:szCs w:val="18"/>
                </w:rPr>
                <w:t>数量</w:t>
              </w:r>
            </w:ins>
          </w:p>
        </w:tc>
        <w:tc>
          <w:tcPr>
            <w:tcW w:w="1308" w:type="dxa"/>
            <w:tcBorders>
              <w:top w:val="single" w:color="000000" w:sz="10" w:space="0"/>
              <w:left w:val="single" w:color="000000" w:sz="4" w:space="0"/>
              <w:bottom w:val="single" w:color="000000" w:sz="10" w:space="0"/>
            </w:tcBorders>
            <w:shd w:val="clear" w:color="auto" w:fill="9CC2E5"/>
            <w:vAlign w:val="top"/>
          </w:tcPr>
          <w:p w14:paraId="45DAA07A">
            <w:pPr>
              <w:pStyle w:val="44"/>
              <w:spacing w:before="209" w:line="218" w:lineRule="auto"/>
              <w:ind w:left="120"/>
              <w:rPr>
                <w:ins w:id="2845" w:author="随遇而安" w:date="2024-11-06T14:21:40Z"/>
                <w:sz w:val="18"/>
                <w:szCs w:val="18"/>
              </w:rPr>
            </w:pPr>
            <w:ins w:id="2846" w:author="随遇而安" w:date="2024-11-06T14:21:40Z">
              <w:r>
                <w:rPr>
                  <w:b/>
                  <w:bCs/>
                  <w:spacing w:val="-4"/>
                  <w:sz w:val="18"/>
                  <w:szCs w:val="18"/>
                </w:rPr>
                <w:t>总价（万元）</w:t>
              </w:r>
            </w:ins>
          </w:p>
        </w:tc>
        <w:tc>
          <w:tcPr>
            <w:tcW w:w="1311" w:type="dxa"/>
            <w:tcBorders>
              <w:top w:val="single" w:color="000000" w:sz="10" w:space="0"/>
              <w:bottom w:val="single" w:color="000000" w:sz="10" w:space="0"/>
            </w:tcBorders>
            <w:shd w:val="clear" w:color="auto" w:fill="9CC2E5"/>
            <w:vAlign w:val="top"/>
          </w:tcPr>
          <w:p w14:paraId="408ABD08">
            <w:pPr>
              <w:pStyle w:val="44"/>
              <w:spacing w:before="209" w:line="218" w:lineRule="auto"/>
              <w:ind w:left="119"/>
              <w:rPr>
                <w:ins w:id="2847" w:author="随遇而安" w:date="2024-11-06T14:21:40Z"/>
                <w:sz w:val="18"/>
                <w:szCs w:val="18"/>
              </w:rPr>
            </w:pPr>
            <w:ins w:id="2848" w:author="随遇而安" w:date="2024-11-06T14:21:40Z">
              <w:r>
                <w:rPr>
                  <w:b/>
                  <w:bCs/>
                  <w:spacing w:val="-3"/>
                  <w:sz w:val="18"/>
                  <w:szCs w:val="18"/>
                </w:rPr>
                <w:t>单价（万元）</w:t>
              </w:r>
            </w:ins>
          </w:p>
        </w:tc>
        <w:tc>
          <w:tcPr>
            <w:tcW w:w="848" w:type="dxa"/>
            <w:tcBorders>
              <w:top w:val="single" w:color="000000" w:sz="10" w:space="0"/>
              <w:bottom w:val="single" w:color="000000" w:sz="10" w:space="0"/>
            </w:tcBorders>
            <w:shd w:val="clear" w:color="auto" w:fill="9CC2E5"/>
            <w:vAlign w:val="top"/>
          </w:tcPr>
          <w:p w14:paraId="5EAACDFA">
            <w:pPr>
              <w:pStyle w:val="44"/>
              <w:spacing w:before="208" w:line="220" w:lineRule="auto"/>
              <w:ind w:left="256"/>
              <w:rPr>
                <w:ins w:id="2849" w:author="随遇而安" w:date="2024-11-06T14:21:40Z"/>
                <w:sz w:val="18"/>
                <w:szCs w:val="18"/>
              </w:rPr>
            </w:pPr>
            <w:ins w:id="2850" w:author="随遇而安" w:date="2024-11-06T14:21:40Z">
              <w:r>
                <w:rPr>
                  <w:b/>
                  <w:bCs/>
                  <w:spacing w:val="-4"/>
                  <w:sz w:val="18"/>
                  <w:szCs w:val="18"/>
                </w:rPr>
                <w:t>数量</w:t>
              </w:r>
            </w:ins>
          </w:p>
        </w:tc>
        <w:tc>
          <w:tcPr>
            <w:tcW w:w="1287" w:type="dxa"/>
            <w:tcBorders>
              <w:top w:val="single" w:color="000000" w:sz="10" w:space="0"/>
              <w:bottom w:val="single" w:color="000000" w:sz="10" w:space="0"/>
            </w:tcBorders>
            <w:shd w:val="clear" w:color="auto" w:fill="9CC2E5"/>
            <w:vAlign w:val="top"/>
          </w:tcPr>
          <w:p w14:paraId="332A8ABF">
            <w:pPr>
              <w:pStyle w:val="44"/>
              <w:spacing w:before="53" w:line="289" w:lineRule="auto"/>
              <w:ind w:left="476" w:right="271" w:hanging="176"/>
              <w:rPr>
                <w:ins w:id="2851" w:author="随遇而安" w:date="2024-11-06T14:21:40Z"/>
                <w:sz w:val="18"/>
                <w:szCs w:val="18"/>
              </w:rPr>
            </w:pPr>
            <w:ins w:id="2852" w:author="随遇而安" w:date="2024-11-06T14:21:40Z">
              <w:r>
                <w:rPr>
                  <w:b/>
                  <w:bCs/>
                  <w:spacing w:val="-5"/>
                  <w:sz w:val="18"/>
                  <w:szCs w:val="18"/>
                </w:rPr>
                <w:t>总价（万</w:t>
              </w:r>
            </w:ins>
            <w:ins w:id="2853" w:author="随遇而安" w:date="2024-11-06T14:21:40Z">
              <w:r>
                <w:rPr>
                  <w:spacing w:val="1"/>
                  <w:sz w:val="18"/>
                  <w:szCs w:val="18"/>
                </w:rPr>
                <w:t xml:space="preserve"> </w:t>
              </w:r>
            </w:ins>
            <w:ins w:id="2854" w:author="随遇而安" w:date="2024-11-06T14:21:40Z">
              <w:r>
                <w:rPr>
                  <w:b/>
                  <w:bCs/>
                  <w:spacing w:val="-7"/>
                  <w:sz w:val="18"/>
                  <w:szCs w:val="18"/>
                </w:rPr>
                <w:t>元）</w:t>
              </w:r>
            </w:ins>
          </w:p>
        </w:tc>
        <w:tc>
          <w:tcPr>
            <w:tcW w:w="1191" w:type="dxa"/>
            <w:tcBorders>
              <w:top w:val="single" w:color="000000" w:sz="10" w:space="0"/>
              <w:bottom w:val="single" w:color="000000" w:sz="10" w:space="0"/>
            </w:tcBorders>
            <w:shd w:val="clear" w:color="auto" w:fill="9CC2E5"/>
            <w:vAlign w:val="top"/>
          </w:tcPr>
          <w:p w14:paraId="09CB8EB6">
            <w:pPr>
              <w:pStyle w:val="44"/>
              <w:spacing w:before="53" w:line="289" w:lineRule="auto"/>
              <w:ind w:left="123" w:right="349"/>
              <w:rPr>
                <w:ins w:id="2855" w:author="随遇而安" w:date="2024-11-06T14:21:40Z"/>
                <w:sz w:val="18"/>
                <w:szCs w:val="18"/>
              </w:rPr>
            </w:pPr>
            <w:ins w:id="2856" w:author="随遇而安" w:date="2024-11-06T14:21:40Z">
              <w:r>
                <w:rPr>
                  <w:b/>
                  <w:bCs/>
                  <w:spacing w:val="-4"/>
                  <w:sz w:val="18"/>
                  <w:szCs w:val="18"/>
                </w:rPr>
                <w:t>单价（万</w:t>
              </w:r>
            </w:ins>
            <w:ins w:id="2857" w:author="随遇而安" w:date="2024-11-06T14:21:40Z">
              <w:r>
                <w:rPr>
                  <w:spacing w:val="1"/>
                  <w:sz w:val="18"/>
                  <w:szCs w:val="18"/>
                </w:rPr>
                <w:t xml:space="preserve"> </w:t>
              </w:r>
            </w:ins>
            <w:ins w:id="2858" w:author="随遇而安" w:date="2024-11-06T14:21:40Z">
              <w:r>
                <w:rPr>
                  <w:b/>
                  <w:bCs/>
                  <w:spacing w:val="-7"/>
                  <w:sz w:val="18"/>
                  <w:szCs w:val="18"/>
                </w:rPr>
                <w:t>元）</w:t>
              </w:r>
            </w:ins>
          </w:p>
        </w:tc>
        <w:tc>
          <w:tcPr>
            <w:tcW w:w="805" w:type="dxa"/>
            <w:gridSpan w:val="2"/>
            <w:tcBorders>
              <w:top w:val="single" w:color="000000" w:sz="10" w:space="0"/>
              <w:bottom w:val="single" w:color="000000" w:sz="10" w:space="0"/>
              <w:right w:val="nil"/>
            </w:tcBorders>
            <w:shd w:val="clear" w:color="auto" w:fill="9CC2E5"/>
            <w:vAlign w:val="top"/>
          </w:tcPr>
          <w:p w14:paraId="2C7FB872">
            <w:pPr>
              <w:spacing w:line="613" w:lineRule="exact"/>
              <w:ind w:firstLine="730"/>
              <w:rPr>
                <w:ins w:id="2859" w:author="随遇而安" w:date="2024-11-06T14:21:40Z"/>
              </w:rPr>
            </w:pPr>
            <w:ins w:id="2860" w:author="随遇而安" w:date="2024-11-06T14:21:40Z">
              <w:r>
                <w:rPr>
                  <w:position w:val="-12"/>
                </w:rPr>
                <mc:AlternateContent>
                  <mc:Choice Requires="wps">
                    <w:drawing>
                      <wp:inline distT="0" distB="0" distL="114300" distR="114300">
                        <wp:extent cx="18415" cy="395605"/>
                        <wp:effectExtent l="0" t="0" r="635" b="4445"/>
                        <wp:docPr id="9" name="任意多边形 9"/>
                        <wp:cNvGraphicFramePr/>
                        <a:graphic xmlns:a="http://schemas.openxmlformats.org/drawingml/2006/main">
                          <a:graphicData uri="http://schemas.microsoft.com/office/word/2010/wordprocessingShape">
                            <wps:wsp>
                              <wps:cNvSpPr/>
                              <wps:spPr>
                                <a:xfrm>
                                  <a:off x="0" y="0"/>
                                  <a:ext cx="18415" cy="395605"/>
                                </a:xfrm>
                                <a:custGeom>
                                  <a:avLst/>
                                  <a:gdLst/>
                                  <a:ahLst/>
                                  <a:cxnLst/>
                                  <a:pathLst>
                                    <a:path w="29" h="622">
                                      <a:moveTo>
                                        <a:pt x="0" y="622"/>
                                      </a:moveTo>
                                      <a:lnTo>
                                        <a:pt x="28" y="622"/>
                                      </a:lnTo>
                                      <a:lnTo>
                                        <a:pt x="28" y="0"/>
                                      </a:lnTo>
                                      <a:lnTo>
                                        <a:pt x="0" y="0"/>
                                      </a:lnTo>
                                      <a:lnTo>
                                        <a:pt x="0" y="622"/>
                                      </a:lnTo>
                                      <a:close/>
                                    </a:path>
                                  </a:pathLst>
                                </a:custGeom>
                                <a:solidFill>
                                  <a:srgbClr val="000000"/>
                                </a:solidFill>
                                <a:ln>
                                  <a:noFill/>
                                </a:ln>
                              </wps:spPr>
                              <wps:bodyPr upright="1"/>
                            </wps:wsp>
                          </a:graphicData>
                        </a:graphic>
                      </wp:inline>
                    </w:drawing>
                  </mc:Choice>
                  <mc:Fallback>
                    <w:pict>
                      <v:shape id="_x0000_s1026" o:spid="_x0000_s1026" o:spt="100" style="height:31.15pt;width:1.45pt;" fillcolor="#000000" filled="t" stroked="f" coordsize="29,622" o:gfxdata="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MFCBj0wAAAAIBAAAPAAAAAAAAAAEA&#10;IAAAACIAAABkcnMvZG93bnJldi54bWxQSwECFAAUAAAACACHTuJAHiyi1RQCAAB6BAAADgAAAAAA&#10;AAABACAAAAAiAQAAZHJzL2Uyb0RvYy54bWxQSwUGAAAAAAYABgBZAQAAqAUAAAAA&#10;" path="m0,622l28,622,28,0,0,0,0,622xe">
                        <v:fill on="t" focussize="0,0"/>
                        <v:stroke on="f"/>
                        <v:imagedata o:title=""/>
                        <o:lock v:ext="edit" aspectratio="f"/>
                        <w10:wrap type="none"/>
                        <w10:anchorlock/>
                      </v:shape>
                    </w:pict>
                  </mc:Fallback>
                </mc:AlternateContent>
              </w:r>
            </w:ins>
          </w:p>
        </w:tc>
      </w:tr>
      <w:tr w14:paraId="6420A9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4" w:hRule="atLeast"/>
          <w:ins w:id="2862" w:author="随遇而安" w:date="2024-11-06T14:21:40Z"/>
        </w:trPr>
        <w:tc>
          <w:tcPr>
            <w:tcW w:w="649" w:type="dxa"/>
            <w:tcBorders>
              <w:top w:val="single" w:color="000000" w:sz="10" w:space="0"/>
              <w:left w:val="single" w:color="000000" w:sz="10" w:space="0"/>
              <w:right w:val="single" w:color="000000" w:sz="4" w:space="0"/>
            </w:tcBorders>
            <w:vAlign w:val="top"/>
          </w:tcPr>
          <w:p w14:paraId="0033722F">
            <w:pPr>
              <w:spacing w:before="104" w:line="189" w:lineRule="auto"/>
              <w:ind w:left="210"/>
              <w:rPr>
                <w:ins w:id="2863" w:author="随遇而安" w:date="2024-11-06T14:21:40Z"/>
                <w:rFonts w:ascii="Times New Roman" w:hAnsi="Times New Roman" w:eastAsia="Times New Roman" w:cs="Times New Roman"/>
                <w:sz w:val="21"/>
                <w:szCs w:val="21"/>
              </w:rPr>
            </w:pPr>
            <w:ins w:id="2864" w:author="随遇而安" w:date="2024-11-06T14:21:40Z">
              <w:r>
                <w:rPr>
                  <w:rFonts w:ascii="Times New Roman" w:hAnsi="Times New Roman" w:eastAsia="Times New Roman" w:cs="Times New Roman"/>
                  <w:spacing w:val="-4"/>
                  <w:sz w:val="21"/>
                  <w:szCs w:val="21"/>
                </w:rPr>
                <w:t>01</w:t>
              </w:r>
            </w:ins>
          </w:p>
        </w:tc>
        <w:tc>
          <w:tcPr>
            <w:tcW w:w="1244" w:type="dxa"/>
            <w:tcBorders>
              <w:top w:val="single" w:color="000000" w:sz="10" w:space="0"/>
              <w:left w:val="single" w:color="000000" w:sz="4" w:space="0"/>
            </w:tcBorders>
            <w:vAlign w:val="top"/>
          </w:tcPr>
          <w:p w14:paraId="270F5ACA">
            <w:pPr>
              <w:rPr>
                <w:ins w:id="2865" w:author="随遇而安" w:date="2024-11-06T14:21:40Z"/>
                <w:rFonts w:ascii="Arial"/>
                <w:sz w:val="21"/>
              </w:rPr>
            </w:pPr>
          </w:p>
        </w:tc>
        <w:tc>
          <w:tcPr>
            <w:tcW w:w="1198" w:type="dxa"/>
            <w:tcBorders>
              <w:top w:val="single" w:color="000000" w:sz="10" w:space="0"/>
            </w:tcBorders>
            <w:vAlign w:val="top"/>
          </w:tcPr>
          <w:p w14:paraId="14031DE7">
            <w:pPr>
              <w:rPr>
                <w:ins w:id="2866" w:author="随遇而安" w:date="2024-11-06T14:21:40Z"/>
                <w:rFonts w:ascii="Arial"/>
                <w:sz w:val="21"/>
              </w:rPr>
            </w:pPr>
          </w:p>
        </w:tc>
        <w:tc>
          <w:tcPr>
            <w:tcW w:w="599" w:type="dxa"/>
            <w:tcBorders>
              <w:top w:val="single" w:color="000000" w:sz="10" w:space="0"/>
            </w:tcBorders>
            <w:vAlign w:val="top"/>
          </w:tcPr>
          <w:p w14:paraId="66702AFD">
            <w:pPr>
              <w:rPr>
                <w:ins w:id="2867" w:author="随遇而安" w:date="2024-11-06T14:21:40Z"/>
                <w:rFonts w:ascii="Arial"/>
                <w:sz w:val="21"/>
              </w:rPr>
            </w:pPr>
          </w:p>
        </w:tc>
        <w:tc>
          <w:tcPr>
            <w:tcW w:w="899" w:type="dxa"/>
            <w:tcBorders>
              <w:top w:val="single" w:color="000000" w:sz="10" w:space="0"/>
            </w:tcBorders>
            <w:vAlign w:val="top"/>
          </w:tcPr>
          <w:p w14:paraId="715323DB">
            <w:pPr>
              <w:rPr>
                <w:ins w:id="2868" w:author="随遇而安" w:date="2024-11-06T14:21:40Z"/>
                <w:rFonts w:ascii="Arial"/>
                <w:sz w:val="21"/>
              </w:rPr>
            </w:pPr>
          </w:p>
        </w:tc>
        <w:tc>
          <w:tcPr>
            <w:tcW w:w="786" w:type="dxa"/>
            <w:tcBorders>
              <w:top w:val="single" w:color="000000" w:sz="10" w:space="0"/>
            </w:tcBorders>
            <w:vAlign w:val="top"/>
          </w:tcPr>
          <w:p w14:paraId="690D3442">
            <w:pPr>
              <w:rPr>
                <w:ins w:id="2869" w:author="随遇而安" w:date="2024-11-06T14:21:40Z"/>
                <w:rFonts w:ascii="Arial"/>
                <w:sz w:val="21"/>
              </w:rPr>
            </w:pPr>
          </w:p>
        </w:tc>
        <w:tc>
          <w:tcPr>
            <w:tcW w:w="661" w:type="dxa"/>
            <w:tcBorders>
              <w:top w:val="single" w:color="000000" w:sz="10" w:space="0"/>
            </w:tcBorders>
            <w:vAlign w:val="top"/>
          </w:tcPr>
          <w:p w14:paraId="6F03A2F3">
            <w:pPr>
              <w:rPr>
                <w:ins w:id="2870" w:author="随遇而安" w:date="2024-11-06T14:21:40Z"/>
                <w:rFonts w:ascii="Arial"/>
                <w:sz w:val="21"/>
              </w:rPr>
            </w:pPr>
          </w:p>
        </w:tc>
        <w:tc>
          <w:tcPr>
            <w:tcW w:w="673" w:type="dxa"/>
            <w:tcBorders>
              <w:top w:val="single" w:color="000000" w:sz="10" w:space="0"/>
            </w:tcBorders>
            <w:vAlign w:val="top"/>
          </w:tcPr>
          <w:p w14:paraId="3080BF43">
            <w:pPr>
              <w:rPr>
                <w:ins w:id="2871" w:author="随遇而安" w:date="2024-11-06T14:21:40Z"/>
                <w:rFonts w:ascii="Arial"/>
                <w:sz w:val="21"/>
              </w:rPr>
            </w:pPr>
          </w:p>
        </w:tc>
        <w:tc>
          <w:tcPr>
            <w:tcW w:w="1050" w:type="dxa"/>
            <w:tcBorders>
              <w:top w:val="single" w:color="000000" w:sz="10" w:space="0"/>
              <w:right w:val="single" w:color="000000" w:sz="4" w:space="0"/>
            </w:tcBorders>
            <w:vAlign w:val="top"/>
          </w:tcPr>
          <w:p w14:paraId="1100CAF9">
            <w:pPr>
              <w:rPr>
                <w:ins w:id="2872" w:author="随遇而安" w:date="2024-11-06T14:21:40Z"/>
                <w:rFonts w:ascii="Arial"/>
                <w:sz w:val="21"/>
              </w:rPr>
            </w:pPr>
          </w:p>
        </w:tc>
        <w:tc>
          <w:tcPr>
            <w:tcW w:w="1308" w:type="dxa"/>
            <w:tcBorders>
              <w:top w:val="single" w:color="000000" w:sz="10" w:space="0"/>
              <w:left w:val="single" w:color="000000" w:sz="4" w:space="0"/>
            </w:tcBorders>
            <w:vAlign w:val="top"/>
          </w:tcPr>
          <w:p w14:paraId="4A929BF2">
            <w:pPr>
              <w:rPr>
                <w:ins w:id="2873" w:author="随遇而安" w:date="2024-11-06T14:21:40Z"/>
                <w:rFonts w:ascii="Arial"/>
                <w:sz w:val="21"/>
              </w:rPr>
            </w:pPr>
          </w:p>
        </w:tc>
        <w:tc>
          <w:tcPr>
            <w:tcW w:w="1311" w:type="dxa"/>
            <w:tcBorders>
              <w:top w:val="single" w:color="000000" w:sz="10" w:space="0"/>
            </w:tcBorders>
            <w:vAlign w:val="top"/>
          </w:tcPr>
          <w:p w14:paraId="43406797">
            <w:pPr>
              <w:rPr>
                <w:ins w:id="2874" w:author="随遇而安" w:date="2024-11-06T14:21:40Z"/>
                <w:rFonts w:ascii="Arial"/>
                <w:sz w:val="21"/>
              </w:rPr>
            </w:pPr>
          </w:p>
        </w:tc>
        <w:tc>
          <w:tcPr>
            <w:tcW w:w="848" w:type="dxa"/>
            <w:tcBorders>
              <w:top w:val="single" w:color="000000" w:sz="10" w:space="0"/>
            </w:tcBorders>
            <w:vAlign w:val="top"/>
          </w:tcPr>
          <w:p w14:paraId="2E34883E">
            <w:pPr>
              <w:rPr>
                <w:ins w:id="2875" w:author="随遇而安" w:date="2024-11-06T14:21:40Z"/>
                <w:rFonts w:ascii="Arial"/>
                <w:sz w:val="21"/>
              </w:rPr>
            </w:pPr>
          </w:p>
        </w:tc>
        <w:tc>
          <w:tcPr>
            <w:tcW w:w="1287" w:type="dxa"/>
            <w:tcBorders>
              <w:top w:val="single" w:color="000000" w:sz="10" w:space="0"/>
            </w:tcBorders>
            <w:vAlign w:val="top"/>
          </w:tcPr>
          <w:p w14:paraId="28139018">
            <w:pPr>
              <w:rPr>
                <w:ins w:id="2876" w:author="随遇而安" w:date="2024-11-06T14:21:40Z"/>
                <w:rFonts w:ascii="Arial"/>
                <w:sz w:val="21"/>
              </w:rPr>
            </w:pPr>
          </w:p>
        </w:tc>
        <w:tc>
          <w:tcPr>
            <w:tcW w:w="1191" w:type="dxa"/>
            <w:tcBorders>
              <w:top w:val="single" w:color="000000" w:sz="10" w:space="0"/>
            </w:tcBorders>
            <w:vAlign w:val="top"/>
          </w:tcPr>
          <w:p w14:paraId="2C6EFCB7">
            <w:pPr>
              <w:rPr>
                <w:ins w:id="2877" w:author="随遇而安" w:date="2024-11-06T14:21:40Z"/>
                <w:rFonts w:ascii="Arial"/>
                <w:sz w:val="21"/>
              </w:rPr>
            </w:pPr>
          </w:p>
        </w:tc>
        <w:tc>
          <w:tcPr>
            <w:tcW w:w="805" w:type="dxa"/>
            <w:gridSpan w:val="2"/>
            <w:tcBorders>
              <w:top w:val="single" w:color="000000" w:sz="10" w:space="0"/>
              <w:right w:val="nil"/>
            </w:tcBorders>
            <w:vAlign w:val="top"/>
          </w:tcPr>
          <w:p w14:paraId="46E13C03">
            <w:pPr>
              <w:spacing w:line="354" w:lineRule="exact"/>
              <w:ind w:firstLine="730"/>
              <w:rPr>
                <w:ins w:id="2878" w:author="随遇而安" w:date="2024-11-06T14:21:40Z"/>
              </w:rPr>
            </w:pPr>
            <w:ins w:id="2879" w:author="随遇而安" w:date="2024-11-06T14:21:40Z">
              <w:r>
                <w:rPr>
                  <w:position w:val="-7"/>
                </w:rPr>
                <mc:AlternateContent>
                  <mc:Choice Requires="wps">
                    <w:drawing>
                      <wp:inline distT="0" distB="0" distL="114300" distR="114300">
                        <wp:extent cx="18415" cy="233680"/>
                        <wp:effectExtent l="0" t="0" r="635" b="13970"/>
                        <wp:docPr id="23" name="任意多边形 23"/>
                        <wp:cNvGraphicFramePr/>
                        <a:graphic xmlns:a="http://schemas.openxmlformats.org/drawingml/2006/main">
                          <a:graphicData uri="http://schemas.microsoft.com/office/word/2010/wordprocessingShape">
                            <wps:wsp>
                              <wps:cNvSpPr/>
                              <wps:spPr>
                                <a:xfrm>
                                  <a:off x="0" y="0"/>
                                  <a:ext cx="18415" cy="233680"/>
                                </a:xfrm>
                                <a:custGeom>
                                  <a:avLst/>
                                  <a:gdLst/>
                                  <a:ahLst/>
                                  <a:cxnLst/>
                                  <a:pathLst>
                                    <a:path w="29" h="367">
                                      <a:moveTo>
                                        <a:pt x="0" y="367"/>
                                      </a:moveTo>
                                      <a:lnTo>
                                        <a:pt x="28" y="367"/>
                                      </a:lnTo>
                                      <a:lnTo>
                                        <a:pt x="28" y="0"/>
                                      </a:lnTo>
                                      <a:lnTo>
                                        <a:pt x="0" y="0"/>
                                      </a:lnTo>
                                      <a:lnTo>
                                        <a:pt x="0" y="367"/>
                                      </a:lnTo>
                                      <a:close/>
                                    </a:path>
                                  </a:pathLst>
                                </a:custGeom>
                                <a:solidFill>
                                  <a:srgbClr val="000000"/>
                                </a:solidFill>
                                <a:ln>
                                  <a:noFill/>
                                </a:ln>
                              </wps:spPr>
                              <wps:bodyPr upright="1"/>
                            </wps:wsp>
                          </a:graphicData>
                        </a:graphic>
                      </wp:inline>
                    </w:drawing>
                  </mc:Choice>
                  <mc:Fallback>
                    <w:pict>
                      <v:shape id="_x0000_s1026" o:spid="_x0000_s1026" o:spt="100" style="height:18.4pt;width:1.45pt;" fillcolor="#000000" filled="t" stroked="f" coordsize="29,367" o:gfxdata="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F8y9LRAAAAAgEAAA8AAAAAAAAA&#10;AQAgAAAAIgAAAGRycy9kb3ducmV2LnhtbFBLAQIUABQAAAAIAIdO4kCsayS7GAIAAHwEAAAOAAAA&#10;AAAAAAEAIAAAACABAABkcnMvZTJvRG9jLnhtbFBLBQYAAAAABgAGAFkBAACqBQAAAAA=&#10;" path="m0,367l28,367,28,0,0,0,0,367xe">
                        <v:fill on="t" focussize="0,0"/>
                        <v:stroke on="f"/>
                        <v:imagedata o:title=""/>
                        <o:lock v:ext="edit" aspectratio="f"/>
                        <w10:wrap type="none"/>
                        <w10:anchorlock/>
                      </v:shape>
                    </w:pict>
                  </mc:Fallback>
                </mc:AlternateContent>
              </w:r>
            </w:ins>
          </w:p>
        </w:tc>
      </w:tr>
      <w:tr w14:paraId="686F60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ins w:id="2881" w:author="随遇而安" w:date="2024-11-06T14:21:40Z"/>
        </w:trPr>
        <w:tc>
          <w:tcPr>
            <w:tcW w:w="649" w:type="dxa"/>
            <w:tcBorders>
              <w:left w:val="single" w:color="000000" w:sz="10" w:space="0"/>
              <w:right w:val="single" w:color="000000" w:sz="4" w:space="0"/>
            </w:tcBorders>
            <w:vAlign w:val="top"/>
          </w:tcPr>
          <w:p w14:paraId="47EC8617">
            <w:pPr>
              <w:spacing w:before="122" w:line="189" w:lineRule="auto"/>
              <w:ind w:left="210"/>
              <w:rPr>
                <w:ins w:id="2882" w:author="随遇而安" w:date="2024-11-06T14:21:40Z"/>
                <w:rFonts w:ascii="Times New Roman" w:hAnsi="Times New Roman" w:eastAsia="Times New Roman" w:cs="Times New Roman"/>
                <w:sz w:val="21"/>
                <w:szCs w:val="21"/>
              </w:rPr>
            </w:pPr>
            <w:ins w:id="2883" w:author="随遇而安" w:date="2024-11-06T14:21:40Z">
              <w:r>
                <w:rPr>
                  <w:rFonts w:ascii="Times New Roman" w:hAnsi="Times New Roman" w:eastAsia="Times New Roman" w:cs="Times New Roman"/>
                  <w:spacing w:val="-4"/>
                  <w:sz w:val="21"/>
                  <w:szCs w:val="21"/>
                </w:rPr>
                <w:t>02</w:t>
              </w:r>
            </w:ins>
          </w:p>
        </w:tc>
        <w:tc>
          <w:tcPr>
            <w:tcW w:w="1244" w:type="dxa"/>
            <w:tcBorders>
              <w:left w:val="single" w:color="000000" w:sz="4" w:space="0"/>
            </w:tcBorders>
            <w:vAlign w:val="top"/>
          </w:tcPr>
          <w:p w14:paraId="6807B54E">
            <w:pPr>
              <w:rPr>
                <w:ins w:id="2884" w:author="随遇而安" w:date="2024-11-06T14:21:40Z"/>
                <w:rFonts w:ascii="Arial"/>
                <w:sz w:val="21"/>
              </w:rPr>
            </w:pPr>
          </w:p>
        </w:tc>
        <w:tc>
          <w:tcPr>
            <w:tcW w:w="1198" w:type="dxa"/>
            <w:vAlign w:val="top"/>
          </w:tcPr>
          <w:p w14:paraId="5371DC7B">
            <w:pPr>
              <w:rPr>
                <w:ins w:id="2885" w:author="随遇而安" w:date="2024-11-06T14:21:40Z"/>
                <w:rFonts w:ascii="Arial"/>
                <w:sz w:val="21"/>
              </w:rPr>
            </w:pPr>
          </w:p>
        </w:tc>
        <w:tc>
          <w:tcPr>
            <w:tcW w:w="599" w:type="dxa"/>
            <w:vAlign w:val="top"/>
          </w:tcPr>
          <w:p w14:paraId="2EA99B57">
            <w:pPr>
              <w:rPr>
                <w:ins w:id="2886" w:author="随遇而安" w:date="2024-11-06T14:21:40Z"/>
                <w:rFonts w:ascii="Arial"/>
                <w:sz w:val="21"/>
              </w:rPr>
            </w:pPr>
          </w:p>
        </w:tc>
        <w:tc>
          <w:tcPr>
            <w:tcW w:w="899" w:type="dxa"/>
            <w:vAlign w:val="top"/>
          </w:tcPr>
          <w:p w14:paraId="1BFFD55F">
            <w:pPr>
              <w:rPr>
                <w:ins w:id="2887" w:author="随遇而安" w:date="2024-11-06T14:21:40Z"/>
                <w:rFonts w:ascii="Arial"/>
                <w:sz w:val="21"/>
              </w:rPr>
            </w:pPr>
          </w:p>
        </w:tc>
        <w:tc>
          <w:tcPr>
            <w:tcW w:w="786" w:type="dxa"/>
            <w:vAlign w:val="top"/>
          </w:tcPr>
          <w:p w14:paraId="7F24D8B7">
            <w:pPr>
              <w:rPr>
                <w:ins w:id="2888" w:author="随遇而安" w:date="2024-11-06T14:21:40Z"/>
                <w:rFonts w:ascii="Arial"/>
                <w:sz w:val="21"/>
              </w:rPr>
            </w:pPr>
          </w:p>
        </w:tc>
        <w:tc>
          <w:tcPr>
            <w:tcW w:w="661" w:type="dxa"/>
            <w:vAlign w:val="top"/>
          </w:tcPr>
          <w:p w14:paraId="1FDF253C">
            <w:pPr>
              <w:rPr>
                <w:ins w:id="2889" w:author="随遇而安" w:date="2024-11-06T14:21:40Z"/>
                <w:rFonts w:ascii="Arial"/>
                <w:sz w:val="21"/>
              </w:rPr>
            </w:pPr>
          </w:p>
        </w:tc>
        <w:tc>
          <w:tcPr>
            <w:tcW w:w="673" w:type="dxa"/>
            <w:vAlign w:val="top"/>
          </w:tcPr>
          <w:p w14:paraId="3487A20B">
            <w:pPr>
              <w:rPr>
                <w:ins w:id="2890" w:author="随遇而安" w:date="2024-11-06T14:21:40Z"/>
                <w:rFonts w:ascii="Arial"/>
                <w:sz w:val="21"/>
              </w:rPr>
            </w:pPr>
          </w:p>
        </w:tc>
        <w:tc>
          <w:tcPr>
            <w:tcW w:w="1050" w:type="dxa"/>
            <w:tcBorders>
              <w:right w:val="single" w:color="000000" w:sz="4" w:space="0"/>
            </w:tcBorders>
            <w:vAlign w:val="top"/>
          </w:tcPr>
          <w:p w14:paraId="690EAB1F">
            <w:pPr>
              <w:rPr>
                <w:ins w:id="2891" w:author="随遇而安" w:date="2024-11-06T14:21:40Z"/>
                <w:rFonts w:ascii="Arial"/>
                <w:sz w:val="21"/>
              </w:rPr>
            </w:pPr>
          </w:p>
        </w:tc>
        <w:tc>
          <w:tcPr>
            <w:tcW w:w="1308" w:type="dxa"/>
            <w:tcBorders>
              <w:left w:val="single" w:color="000000" w:sz="4" w:space="0"/>
            </w:tcBorders>
            <w:vAlign w:val="top"/>
          </w:tcPr>
          <w:p w14:paraId="06C9CB59">
            <w:pPr>
              <w:rPr>
                <w:ins w:id="2892" w:author="随遇而安" w:date="2024-11-06T14:21:40Z"/>
                <w:rFonts w:ascii="Arial"/>
                <w:sz w:val="21"/>
              </w:rPr>
            </w:pPr>
          </w:p>
        </w:tc>
        <w:tc>
          <w:tcPr>
            <w:tcW w:w="1311" w:type="dxa"/>
            <w:vAlign w:val="top"/>
          </w:tcPr>
          <w:p w14:paraId="1125C26A">
            <w:pPr>
              <w:rPr>
                <w:ins w:id="2893" w:author="随遇而安" w:date="2024-11-06T14:21:40Z"/>
                <w:rFonts w:ascii="Arial"/>
                <w:sz w:val="21"/>
              </w:rPr>
            </w:pPr>
          </w:p>
        </w:tc>
        <w:tc>
          <w:tcPr>
            <w:tcW w:w="848" w:type="dxa"/>
            <w:vAlign w:val="top"/>
          </w:tcPr>
          <w:p w14:paraId="03EC2642">
            <w:pPr>
              <w:rPr>
                <w:ins w:id="2894" w:author="随遇而安" w:date="2024-11-06T14:21:40Z"/>
                <w:rFonts w:ascii="Arial"/>
                <w:sz w:val="21"/>
              </w:rPr>
            </w:pPr>
          </w:p>
        </w:tc>
        <w:tc>
          <w:tcPr>
            <w:tcW w:w="1287" w:type="dxa"/>
            <w:vAlign w:val="top"/>
          </w:tcPr>
          <w:p w14:paraId="6FBA0AC4">
            <w:pPr>
              <w:rPr>
                <w:ins w:id="2895" w:author="随遇而安" w:date="2024-11-06T14:21:40Z"/>
                <w:rFonts w:ascii="Arial"/>
                <w:sz w:val="21"/>
              </w:rPr>
            </w:pPr>
          </w:p>
        </w:tc>
        <w:tc>
          <w:tcPr>
            <w:tcW w:w="1191" w:type="dxa"/>
            <w:vAlign w:val="top"/>
          </w:tcPr>
          <w:p w14:paraId="55AF1EE4">
            <w:pPr>
              <w:rPr>
                <w:ins w:id="2896" w:author="随遇而安" w:date="2024-11-06T14:21:40Z"/>
                <w:rFonts w:ascii="Arial"/>
                <w:sz w:val="21"/>
              </w:rPr>
            </w:pPr>
          </w:p>
        </w:tc>
        <w:tc>
          <w:tcPr>
            <w:tcW w:w="805" w:type="dxa"/>
            <w:gridSpan w:val="2"/>
            <w:tcBorders>
              <w:right w:val="nil"/>
            </w:tcBorders>
            <w:vAlign w:val="top"/>
          </w:tcPr>
          <w:p w14:paraId="02826538">
            <w:pPr>
              <w:spacing w:line="380" w:lineRule="exact"/>
              <w:ind w:firstLine="730"/>
              <w:rPr>
                <w:ins w:id="2897" w:author="随遇而安" w:date="2024-11-06T14:21:40Z"/>
              </w:rPr>
            </w:pPr>
            <w:ins w:id="2898" w:author="随遇而安" w:date="2024-11-06T14:21:40Z">
              <w:r>
                <w:rPr>
                  <w:position w:val="-8"/>
                </w:rPr>
                <mc:AlternateContent>
                  <mc:Choice Requires="wps">
                    <w:drawing>
                      <wp:inline distT="0" distB="0" distL="114300" distR="114300">
                        <wp:extent cx="18415" cy="245745"/>
                        <wp:effectExtent l="0" t="0" r="635" b="1905"/>
                        <wp:docPr id="22" name="任意多边形 22"/>
                        <wp:cNvGraphicFramePr/>
                        <a:graphic xmlns:a="http://schemas.openxmlformats.org/drawingml/2006/main">
                          <a:graphicData uri="http://schemas.microsoft.com/office/word/2010/wordprocessingShape">
                            <wps:wsp>
                              <wps:cNvSpPr/>
                              <wps:spPr>
                                <a:xfrm>
                                  <a:off x="0" y="0"/>
                                  <a:ext cx="18415" cy="245745"/>
                                </a:xfrm>
                                <a:custGeom>
                                  <a:avLst/>
                                  <a:gdLst/>
                                  <a:ahLst/>
                                  <a:cxnLst/>
                                  <a:pathLst>
                                    <a:path w="29" h="387">
                                      <a:moveTo>
                                        <a:pt x="0" y="386"/>
                                      </a:moveTo>
                                      <a:lnTo>
                                        <a:pt x="28" y="386"/>
                                      </a:lnTo>
                                      <a:lnTo>
                                        <a:pt x="28" y="0"/>
                                      </a:lnTo>
                                      <a:lnTo>
                                        <a:pt x="0" y="0"/>
                                      </a:lnTo>
                                      <a:lnTo>
                                        <a:pt x="0" y="386"/>
                                      </a:lnTo>
                                      <a:close/>
                                    </a:path>
                                  </a:pathLst>
                                </a:custGeom>
                                <a:solidFill>
                                  <a:srgbClr val="000000"/>
                                </a:solidFill>
                                <a:ln>
                                  <a:noFill/>
                                </a:ln>
                              </wps:spPr>
                              <wps:bodyPr upright="1"/>
                            </wps:wsp>
                          </a:graphicData>
                        </a:graphic>
                      </wp:inline>
                    </w:drawing>
                  </mc:Choice>
                  <mc:Fallback>
                    <w:pict>
                      <v:shape id="_x0000_s1026" o:spid="_x0000_s1026" o:spt="100" style="height:19.35pt;width:1.45pt;" fillcolor="#000000" filled="t" stroked="f" coordsize="29,387" o:gfxdata="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8eLyX0wAAAAIBAAAPAAAAAAAA&#10;AAEAIAAAACIAAABkcnMvZG93bnJldi54bWxQSwECFAAUAAAACACHTuJAdCs0xBcCAAB8BAAADgAA&#10;AAAAAAABACAAAAAiAQAAZHJzL2Uyb0RvYy54bWxQSwUGAAAAAAYABgBZAQAAqwUAAAAA&#10;" path="m0,386l28,386,28,0,0,0,0,386xe">
                        <v:fill on="t" focussize="0,0"/>
                        <v:stroke on="f"/>
                        <v:imagedata o:title=""/>
                        <o:lock v:ext="edit" aspectratio="f"/>
                        <w10:wrap type="none"/>
                        <w10:anchorlock/>
                      </v:shape>
                    </w:pict>
                  </mc:Fallback>
                </mc:AlternateContent>
              </w:r>
            </w:ins>
          </w:p>
        </w:tc>
      </w:tr>
      <w:tr w14:paraId="6693B6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ins w:id="2900" w:author="随遇而安" w:date="2024-11-06T14:21:40Z"/>
        </w:trPr>
        <w:tc>
          <w:tcPr>
            <w:tcW w:w="649" w:type="dxa"/>
            <w:tcBorders>
              <w:left w:val="single" w:color="000000" w:sz="10" w:space="0"/>
              <w:right w:val="single" w:color="000000" w:sz="4" w:space="0"/>
            </w:tcBorders>
            <w:vAlign w:val="top"/>
          </w:tcPr>
          <w:p w14:paraId="54D8E7F1">
            <w:pPr>
              <w:spacing w:before="124" w:line="189" w:lineRule="auto"/>
              <w:ind w:left="210"/>
              <w:rPr>
                <w:ins w:id="2901" w:author="随遇而安" w:date="2024-11-06T14:21:40Z"/>
                <w:rFonts w:ascii="Times New Roman" w:hAnsi="Times New Roman" w:eastAsia="Times New Roman" w:cs="Times New Roman"/>
                <w:sz w:val="21"/>
                <w:szCs w:val="21"/>
              </w:rPr>
            </w:pPr>
            <w:ins w:id="2902" w:author="随遇而安" w:date="2024-11-06T14:21:40Z">
              <w:r>
                <w:rPr>
                  <w:rFonts w:ascii="Times New Roman" w:hAnsi="Times New Roman" w:eastAsia="Times New Roman" w:cs="Times New Roman"/>
                  <w:spacing w:val="-4"/>
                  <w:sz w:val="21"/>
                  <w:szCs w:val="21"/>
                </w:rPr>
                <w:t>03</w:t>
              </w:r>
            </w:ins>
          </w:p>
        </w:tc>
        <w:tc>
          <w:tcPr>
            <w:tcW w:w="1244" w:type="dxa"/>
            <w:tcBorders>
              <w:left w:val="single" w:color="000000" w:sz="4" w:space="0"/>
            </w:tcBorders>
            <w:vAlign w:val="top"/>
          </w:tcPr>
          <w:p w14:paraId="6D422398">
            <w:pPr>
              <w:rPr>
                <w:ins w:id="2903" w:author="随遇而安" w:date="2024-11-06T14:21:40Z"/>
                <w:rFonts w:ascii="Arial"/>
                <w:sz w:val="21"/>
              </w:rPr>
            </w:pPr>
          </w:p>
        </w:tc>
        <w:tc>
          <w:tcPr>
            <w:tcW w:w="1198" w:type="dxa"/>
            <w:vAlign w:val="top"/>
          </w:tcPr>
          <w:p w14:paraId="580847F5">
            <w:pPr>
              <w:rPr>
                <w:ins w:id="2904" w:author="随遇而安" w:date="2024-11-06T14:21:40Z"/>
                <w:rFonts w:ascii="Arial"/>
                <w:sz w:val="21"/>
              </w:rPr>
            </w:pPr>
          </w:p>
        </w:tc>
        <w:tc>
          <w:tcPr>
            <w:tcW w:w="599" w:type="dxa"/>
            <w:vAlign w:val="top"/>
          </w:tcPr>
          <w:p w14:paraId="66390D2E">
            <w:pPr>
              <w:rPr>
                <w:ins w:id="2905" w:author="随遇而安" w:date="2024-11-06T14:21:40Z"/>
                <w:rFonts w:ascii="Arial"/>
                <w:sz w:val="21"/>
              </w:rPr>
            </w:pPr>
          </w:p>
        </w:tc>
        <w:tc>
          <w:tcPr>
            <w:tcW w:w="899" w:type="dxa"/>
            <w:vAlign w:val="top"/>
          </w:tcPr>
          <w:p w14:paraId="79B53D55">
            <w:pPr>
              <w:rPr>
                <w:ins w:id="2906" w:author="随遇而安" w:date="2024-11-06T14:21:40Z"/>
                <w:rFonts w:ascii="Arial"/>
                <w:sz w:val="21"/>
              </w:rPr>
            </w:pPr>
          </w:p>
        </w:tc>
        <w:tc>
          <w:tcPr>
            <w:tcW w:w="786" w:type="dxa"/>
            <w:vAlign w:val="top"/>
          </w:tcPr>
          <w:p w14:paraId="384E3254">
            <w:pPr>
              <w:rPr>
                <w:ins w:id="2907" w:author="随遇而安" w:date="2024-11-06T14:21:40Z"/>
                <w:rFonts w:ascii="Arial"/>
                <w:sz w:val="21"/>
              </w:rPr>
            </w:pPr>
          </w:p>
        </w:tc>
        <w:tc>
          <w:tcPr>
            <w:tcW w:w="661" w:type="dxa"/>
            <w:vAlign w:val="top"/>
          </w:tcPr>
          <w:p w14:paraId="64CB2200">
            <w:pPr>
              <w:rPr>
                <w:ins w:id="2908" w:author="随遇而安" w:date="2024-11-06T14:21:40Z"/>
                <w:rFonts w:ascii="Arial"/>
                <w:sz w:val="21"/>
              </w:rPr>
            </w:pPr>
          </w:p>
        </w:tc>
        <w:tc>
          <w:tcPr>
            <w:tcW w:w="673" w:type="dxa"/>
            <w:vAlign w:val="top"/>
          </w:tcPr>
          <w:p w14:paraId="2B9F7D00">
            <w:pPr>
              <w:rPr>
                <w:ins w:id="2909" w:author="随遇而安" w:date="2024-11-06T14:21:40Z"/>
                <w:rFonts w:ascii="Arial"/>
                <w:sz w:val="21"/>
              </w:rPr>
            </w:pPr>
          </w:p>
        </w:tc>
        <w:tc>
          <w:tcPr>
            <w:tcW w:w="1050" w:type="dxa"/>
            <w:tcBorders>
              <w:right w:val="single" w:color="000000" w:sz="4" w:space="0"/>
            </w:tcBorders>
            <w:vAlign w:val="top"/>
          </w:tcPr>
          <w:p w14:paraId="1190565A">
            <w:pPr>
              <w:rPr>
                <w:ins w:id="2910" w:author="随遇而安" w:date="2024-11-06T14:21:40Z"/>
                <w:rFonts w:ascii="Arial"/>
                <w:sz w:val="21"/>
              </w:rPr>
            </w:pPr>
          </w:p>
        </w:tc>
        <w:tc>
          <w:tcPr>
            <w:tcW w:w="1308" w:type="dxa"/>
            <w:tcBorders>
              <w:left w:val="single" w:color="000000" w:sz="4" w:space="0"/>
            </w:tcBorders>
            <w:vAlign w:val="top"/>
          </w:tcPr>
          <w:p w14:paraId="5EE8096A">
            <w:pPr>
              <w:rPr>
                <w:ins w:id="2911" w:author="随遇而安" w:date="2024-11-06T14:21:40Z"/>
                <w:rFonts w:ascii="Arial"/>
                <w:sz w:val="21"/>
              </w:rPr>
            </w:pPr>
          </w:p>
        </w:tc>
        <w:tc>
          <w:tcPr>
            <w:tcW w:w="1311" w:type="dxa"/>
            <w:vAlign w:val="top"/>
          </w:tcPr>
          <w:p w14:paraId="62CD4776">
            <w:pPr>
              <w:rPr>
                <w:ins w:id="2912" w:author="随遇而安" w:date="2024-11-06T14:21:40Z"/>
                <w:rFonts w:ascii="Arial"/>
                <w:sz w:val="21"/>
              </w:rPr>
            </w:pPr>
          </w:p>
        </w:tc>
        <w:tc>
          <w:tcPr>
            <w:tcW w:w="848" w:type="dxa"/>
            <w:vAlign w:val="top"/>
          </w:tcPr>
          <w:p w14:paraId="02A7688F">
            <w:pPr>
              <w:rPr>
                <w:ins w:id="2913" w:author="随遇而安" w:date="2024-11-06T14:21:40Z"/>
                <w:rFonts w:ascii="Arial"/>
                <w:sz w:val="21"/>
              </w:rPr>
            </w:pPr>
          </w:p>
        </w:tc>
        <w:tc>
          <w:tcPr>
            <w:tcW w:w="1287" w:type="dxa"/>
            <w:vAlign w:val="top"/>
          </w:tcPr>
          <w:p w14:paraId="3BE6D2BD">
            <w:pPr>
              <w:rPr>
                <w:ins w:id="2914" w:author="随遇而安" w:date="2024-11-06T14:21:40Z"/>
                <w:rFonts w:ascii="Arial"/>
                <w:sz w:val="21"/>
              </w:rPr>
            </w:pPr>
          </w:p>
        </w:tc>
        <w:tc>
          <w:tcPr>
            <w:tcW w:w="1191" w:type="dxa"/>
            <w:vAlign w:val="top"/>
          </w:tcPr>
          <w:p w14:paraId="400D6F8D">
            <w:pPr>
              <w:rPr>
                <w:ins w:id="2915" w:author="随遇而安" w:date="2024-11-06T14:21:40Z"/>
                <w:rFonts w:ascii="Arial"/>
                <w:sz w:val="21"/>
              </w:rPr>
            </w:pPr>
          </w:p>
        </w:tc>
        <w:tc>
          <w:tcPr>
            <w:tcW w:w="805" w:type="dxa"/>
            <w:gridSpan w:val="2"/>
            <w:tcBorders>
              <w:right w:val="nil"/>
            </w:tcBorders>
            <w:vAlign w:val="top"/>
          </w:tcPr>
          <w:p w14:paraId="18E49D13">
            <w:pPr>
              <w:spacing w:line="384" w:lineRule="exact"/>
              <w:ind w:firstLine="730"/>
              <w:rPr>
                <w:ins w:id="2916" w:author="随遇而安" w:date="2024-11-06T14:21:40Z"/>
              </w:rPr>
            </w:pPr>
            <w:ins w:id="2917" w:author="随遇而安" w:date="2024-11-06T14:21:40Z">
              <w:r>
                <w:rPr>
                  <w:position w:val="-8"/>
                </w:rPr>
                <mc:AlternateContent>
                  <mc:Choice Requires="wps">
                    <w:drawing>
                      <wp:inline distT="0" distB="0" distL="114300" distR="114300">
                        <wp:extent cx="18415" cy="247015"/>
                        <wp:effectExtent l="0" t="0" r="635" b="635"/>
                        <wp:docPr id="11" name="任意多边形 11"/>
                        <wp:cNvGraphicFramePr/>
                        <a:graphic xmlns:a="http://schemas.openxmlformats.org/drawingml/2006/main">
                          <a:graphicData uri="http://schemas.microsoft.com/office/word/2010/wordprocessingShape">
                            <wps:wsp>
                              <wps:cNvSpPr/>
                              <wps:spPr>
                                <a:xfrm>
                                  <a:off x="0" y="0"/>
                                  <a:ext cx="18415" cy="247015"/>
                                </a:xfrm>
                                <a:custGeom>
                                  <a:avLst/>
                                  <a:gdLst/>
                                  <a:ahLst/>
                                  <a:cxnLst/>
                                  <a:pathLst>
                                    <a:path w="29" h="389">
                                      <a:moveTo>
                                        <a:pt x="0" y="388"/>
                                      </a:moveTo>
                                      <a:lnTo>
                                        <a:pt x="28" y="388"/>
                                      </a:lnTo>
                                      <a:lnTo>
                                        <a:pt x="28" y="0"/>
                                      </a:lnTo>
                                      <a:lnTo>
                                        <a:pt x="0" y="0"/>
                                      </a:lnTo>
                                      <a:lnTo>
                                        <a:pt x="0" y="388"/>
                                      </a:lnTo>
                                      <a:close/>
                                    </a:path>
                                  </a:pathLst>
                                </a:custGeom>
                                <a:solidFill>
                                  <a:srgbClr val="000000"/>
                                </a:solidFill>
                                <a:ln>
                                  <a:noFill/>
                                </a:ln>
                              </wps:spPr>
                              <wps:bodyPr upright="1"/>
                            </wps:wsp>
                          </a:graphicData>
                        </a:graphic>
                      </wp:inline>
                    </w:drawing>
                  </mc:Choice>
                  <mc:Fallback>
                    <w:pict>
                      <v:shape id="_x0000_s1026" o:spid="_x0000_s1026" o:spt="100" style="height:19.45pt;width:1.45pt;" fillcolor="#000000" filled="t" stroked="f" coordsize="29,389" o:gfxdata="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n+vfQ1AAAAAIBAAAPAAAAAAAA&#10;AAEAIAAAACIAAABkcnMvZG93bnJldi54bWxQSwECFAAUAAAACACHTuJA3NmHUBYCAAB8BAAADgAA&#10;AAAAAAABACAAAAAjAQAAZHJzL2Uyb0RvYy54bWxQSwUGAAAAAAYABgBZAQAAqwUAAAAA&#10;" path="m0,388l28,388,28,0,0,0,0,388xe">
                        <v:fill on="t" focussize="0,0"/>
                        <v:stroke on="f"/>
                        <v:imagedata o:title=""/>
                        <o:lock v:ext="edit" aspectratio="f"/>
                        <w10:wrap type="none"/>
                        <w10:anchorlock/>
                      </v:shape>
                    </w:pict>
                  </mc:Fallback>
                </mc:AlternateContent>
              </w:r>
            </w:ins>
          </w:p>
        </w:tc>
      </w:tr>
      <w:tr w14:paraId="4AF3A6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ins w:id="2919" w:author="随遇而安" w:date="2024-11-06T14:21:40Z"/>
        </w:trPr>
        <w:tc>
          <w:tcPr>
            <w:tcW w:w="649" w:type="dxa"/>
            <w:tcBorders>
              <w:left w:val="single" w:color="000000" w:sz="10" w:space="0"/>
              <w:right w:val="single" w:color="000000" w:sz="4" w:space="0"/>
            </w:tcBorders>
            <w:vAlign w:val="top"/>
          </w:tcPr>
          <w:p w14:paraId="4885A6D0">
            <w:pPr>
              <w:spacing w:before="121" w:line="189" w:lineRule="auto"/>
              <w:ind w:left="210"/>
              <w:rPr>
                <w:ins w:id="2920" w:author="随遇而安" w:date="2024-11-06T14:21:40Z"/>
                <w:rFonts w:ascii="Times New Roman" w:hAnsi="Times New Roman" w:eastAsia="Times New Roman" w:cs="Times New Roman"/>
                <w:sz w:val="21"/>
                <w:szCs w:val="21"/>
              </w:rPr>
            </w:pPr>
            <w:ins w:id="2921" w:author="随遇而安" w:date="2024-11-06T14:21:40Z">
              <w:r>
                <w:rPr>
                  <w:rFonts w:ascii="Times New Roman" w:hAnsi="Times New Roman" w:eastAsia="Times New Roman" w:cs="Times New Roman"/>
                  <w:spacing w:val="-4"/>
                  <w:sz w:val="21"/>
                  <w:szCs w:val="21"/>
                </w:rPr>
                <w:t>04</w:t>
              </w:r>
            </w:ins>
          </w:p>
        </w:tc>
        <w:tc>
          <w:tcPr>
            <w:tcW w:w="1244" w:type="dxa"/>
            <w:tcBorders>
              <w:left w:val="single" w:color="000000" w:sz="4" w:space="0"/>
            </w:tcBorders>
            <w:vAlign w:val="top"/>
          </w:tcPr>
          <w:p w14:paraId="1A0EB392">
            <w:pPr>
              <w:rPr>
                <w:ins w:id="2922" w:author="随遇而安" w:date="2024-11-06T14:21:40Z"/>
                <w:rFonts w:ascii="Arial"/>
                <w:sz w:val="21"/>
              </w:rPr>
            </w:pPr>
          </w:p>
        </w:tc>
        <w:tc>
          <w:tcPr>
            <w:tcW w:w="1198" w:type="dxa"/>
            <w:vAlign w:val="top"/>
          </w:tcPr>
          <w:p w14:paraId="6FFE2530">
            <w:pPr>
              <w:rPr>
                <w:ins w:id="2923" w:author="随遇而安" w:date="2024-11-06T14:21:40Z"/>
                <w:rFonts w:ascii="Arial"/>
                <w:sz w:val="21"/>
              </w:rPr>
            </w:pPr>
          </w:p>
        </w:tc>
        <w:tc>
          <w:tcPr>
            <w:tcW w:w="599" w:type="dxa"/>
            <w:vAlign w:val="top"/>
          </w:tcPr>
          <w:p w14:paraId="7A07EE04">
            <w:pPr>
              <w:rPr>
                <w:ins w:id="2924" w:author="随遇而安" w:date="2024-11-06T14:21:40Z"/>
                <w:rFonts w:ascii="Arial"/>
                <w:sz w:val="21"/>
              </w:rPr>
            </w:pPr>
          </w:p>
        </w:tc>
        <w:tc>
          <w:tcPr>
            <w:tcW w:w="899" w:type="dxa"/>
            <w:vAlign w:val="top"/>
          </w:tcPr>
          <w:p w14:paraId="146C32DD">
            <w:pPr>
              <w:rPr>
                <w:ins w:id="2925" w:author="随遇而安" w:date="2024-11-06T14:21:40Z"/>
                <w:rFonts w:ascii="Arial"/>
                <w:sz w:val="21"/>
              </w:rPr>
            </w:pPr>
          </w:p>
        </w:tc>
        <w:tc>
          <w:tcPr>
            <w:tcW w:w="786" w:type="dxa"/>
            <w:vAlign w:val="top"/>
          </w:tcPr>
          <w:p w14:paraId="5D7ABCC5">
            <w:pPr>
              <w:rPr>
                <w:ins w:id="2926" w:author="随遇而安" w:date="2024-11-06T14:21:40Z"/>
                <w:rFonts w:ascii="Arial"/>
                <w:sz w:val="21"/>
              </w:rPr>
            </w:pPr>
          </w:p>
        </w:tc>
        <w:tc>
          <w:tcPr>
            <w:tcW w:w="661" w:type="dxa"/>
            <w:vAlign w:val="top"/>
          </w:tcPr>
          <w:p w14:paraId="5720062D">
            <w:pPr>
              <w:rPr>
                <w:ins w:id="2927" w:author="随遇而安" w:date="2024-11-06T14:21:40Z"/>
                <w:rFonts w:ascii="Arial"/>
                <w:sz w:val="21"/>
              </w:rPr>
            </w:pPr>
          </w:p>
        </w:tc>
        <w:tc>
          <w:tcPr>
            <w:tcW w:w="673" w:type="dxa"/>
            <w:vAlign w:val="top"/>
          </w:tcPr>
          <w:p w14:paraId="33A95194">
            <w:pPr>
              <w:rPr>
                <w:ins w:id="2928" w:author="随遇而安" w:date="2024-11-06T14:21:40Z"/>
                <w:rFonts w:ascii="Arial"/>
                <w:sz w:val="21"/>
              </w:rPr>
            </w:pPr>
          </w:p>
        </w:tc>
        <w:tc>
          <w:tcPr>
            <w:tcW w:w="1050" w:type="dxa"/>
            <w:tcBorders>
              <w:right w:val="single" w:color="000000" w:sz="4" w:space="0"/>
            </w:tcBorders>
            <w:vAlign w:val="top"/>
          </w:tcPr>
          <w:p w14:paraId="5DBB0FFE">
            <w:pPr>
              <w:rPr>
                <w:ins w:id="2929" w:author="随遇而安" w:date="2024-11-06T14:21:40Z"/>
                <w:rFonts w:ascii="Arial"/>
                <w:sz w:val="21"/>
              </w:rPr>
            </w:pPr>
          </w:p>
        </w:tc>
        <w:tc>
          <w:tcPr>
            <w:tcW w:w="1308" w:type="dxa"/>
            <w:tcBorders>
              <w:left w:val="single" w:color="000000" w:sz="4" w:space="0"/>
            </w:tcBorders>
            <w:vAlign w:val="top"/>
          </w:tcPr>
          <w:p w14:paraId="3808033C">
            <w:pPr>
              <w:rPr>
                <w:ins w:id="2930" w:author="随遇而安" w:date="2024-11-06T14:21:40Z"/>
                <w:rFonts w:ascii="Arial"/>
                <w:sz w:val="21"/>
              </w:rPr>
            </w:pPr>
          </w:p>
        </w:tc>
        <w:tc>
          <w:tcPr>
            <w:tcW w:w="1311" w:type="dxa"/>
            <w:vAlign w:val="top"/>
          </w:tcPr>
          <w:p w14:paraId="18AAB584">
            <w:pPr>
              <w:rPr>
                <w:ins w:id="2931" w:author="随遇而安" w:date="2024-11-06T14:21:40Z"/>
                <w:rFonts w:ascii="Arial"/>
                <w:sz w:val="21"/>
              </w:rPr>
            </w:pPr>
          </w:p>
        </w:tc>
        <w:tc>
          <w:tcPr>
            <w:tcW w:w="848" w:type="dxa"/>
            <w:vAlign w:val="top"/>
          </w:tcPr>
          <w:p w14:paraId="5D47A97F">
            <w:pPr>
              <w:rPr>
                <w:ins w:id="2932" w:author="随遇而安" w:date="2024-11-06T14:21:40Z"/>
                <w:rFonts w:ascii="Arial"/>
                <w:sz w:val="21"/>
              </w:rPr>
            </w:pPr>
          </w:p>
        </w:tc>
        <w:tc>
          <w:tcPr>
            <w:tcW w:w="1287" w:type="dxa"/>
            <w:vAlign w:val="top"/>
          </w:tcPr>
          <w:p w14:paraId="66F097A3">
            <w:pPr>
              <w:rPr>
                <w:ins w:id="2933" w:author="随遇而安" w:date="2024-11-06T14:21:40Z"/>
                <w:rFonts w:ascii="Arial"/>
                <w:sz w:val="21"/>
              </w:rPr>
            </w:pPr>
          </w:p>
        </w:tc>
        <w:tc>
          <w:tcPr>
            <w:tcW w:w="1191" w:type="dxa"/>
            <w:vAlign w:val="top"/>
          </w:tcPr>
          <w:p w14:paraId="539E0715">
            <w:pPr>
              <w:rPr>
                <w:ins w:id="2934" w:author="随遇而安" w:date="2024-11-06T14:21:40Z"/>
                <w:rFonts w:ascii="Arial"/>
                <w:sz w:val="21"/>
              </w:rPr>
            </w:pPr>
          </w:p>
        </w:tc>
        <w:tc>
          <w:tcPr>
            <w:tcW w:w="805" w:type="dxa"/>
            <w:gridSpan w:val="2"/>
            <w:tcBorders>
              <w:right w:val="nil"/>
            </w:tcBorders>
            <w:vAlign w:val="top"/>
          </w:tcPr>
          <w:p w14:paraId="0E671C74">
            <w:pPr>
              <w:spacing w:line="380" w:lineRule="exact"/>
              <w:ind w:firstLine="730"/>
              <w:rPr>
                <w:ins w:id="2935" w:author="随遇而安" w:date="2024-11-06T14:21:40Z"/>
              </w:rPr>
            </w:pPr>
            <w:ins w:id="2936" w:author="随遇而安" w:date="2024-11-06T14:21:40Z">
              <w:r>
                <w:rPr>
                  <w:position w:val="-8"/>
                </w:rPr>
                <mc:AlternateContent>
                  <mc:Choice Requires="wps">
                    <w:drawing>
                      <wp:inline distT="0" distB="0" distL="114300" distR="114300">
                        <wp:extent cx="18415" cy="245745"/>
                        <wp:effectExtent l="0" t="0" r="635" b="1905"/>
                        <wp:docPr id="19" name="任意多边形 19"/>
                        <wp:cNvGraphicFramePr/>
                        <a:graphic xmlns:a="http://schemas.openxmlformats.org/drawingml/2006/main">
                          <a:graphicData uri="http://schemas.microsoft.com/office/word/2010/wordprocessingShape">
                            <wps:wsp>
                              <wps:cNvSpPr/>
                              <wps:spPr>
                                <a:xfrm>
                                  <a:off x="0" y="0"/>
                                  <a:ext cx="18415" cy="245745"/>
                                </a:xfrm>
                                <a:custGeom>
                                  <a:avLst/>
                                  <a:gdLst/>
                                  <a:ahLst/>
                                  <a:cxnLst/>
                                  <a:pathLst>
                                    <a:path w="29" h="387">
                                      <a:moveTo>
                                        <a:pt x="0" y="386"/>
                                      </a:moveTo>
                                      <a:lnTo>
                                        <a:pt x="28" y="386"/>
                                      </a:lnTo>
                                      <a:lnTo>
                                        <a:pt x="28" y="0"/>
                                      </a:lnTo>
                                      <a:lnTo>
                                        <a:pt x="0" y="0"/>
                                      </a:lnTo>
                                      <a:lnTo>
                                        <a:pt x="0" y="386"/>
                                      </a:lnTo>
                                      <a:close/>
                                    </a:path>
                                  </a:pathLst>
                                </a:custGeom>
                                <a:solidFill>
                                  <a:srgbClr val="000000"/>
                                </a:solidFill>
                                <a:ln>
                                  <a:noFill/>
                                </a:ln>
                              </wps:spPr>
                              <wps:bodyPr upright="1"/>
                            </wps:wsp>
                          </a:graphicData>
                        </a:graphic>
                      </wp:inline>
                    </w:drawing>
                  </mc:Choice>
                  <mc:Fallback>
                    <w:pict>
                      <v:shape id="_x0000_s1026" o:spid="_x0000_s1026" o:spt="100" style="height:19.35pt;width:1.45pt;" fillcolor="#000000" filled="t" stroked="f" coordsize="29,387" o:gfxdata="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x4vJfTAAAAAgEAAA8AAAAAAAAA&#10;AQAgAAAAIgAAAGRycy9kb3ducmV2LnhtbFBLAQIUABQAAAAIAIdO4kAo5Oa6FgIAAHwEAAAOAAAA&#10;AAAAAAEAIAAAACIBAABkcnMvZTJvRG9jLnhtbFBLBQYAAAAABgAGAFkBAACqBQAAAAA=&#10;" path="m0,386l28,386,28,0,0,0,0,386xe">
                        <v:fill on="t" focussize="0,0"/>
                        <v:stroke on="f"/>
                        <v:imagedata o:title=""/>
                        <o:lock v:ext="edit" aspectratio="f"/>
                        <w10:wrap type="none"/>
                        <w10:anchorlock/>
                      </v:shape>
                    </w:pict>
                  </mc:Fallback>
                </mc:AlternateContent>
              </w:r>
            </w:ins>
          </w:p>
        </w:tc>
      </w:tr>
      <w:tr w14:paraId="7283B6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ins w:id="2938" w:author="随遇而安" w:date="2024-11-06T14:21:40Z"/>
        </w:trPr>
        <w:tc>
          <w:tcPr>
            <w:tcW w:w="649" w:type="dxa"/>
            <w:tcBorders>
              <w:left w:val="single" w:color="000000" w:sz="10" w:space="0"/>
              <w:right w:val="single" w:color="000000" w:sz="4" w:space="0"/>
            </w:tcBorders>
            <w:vAlign w:val="top"/>
          </w:tcPr>
          <w:p w14:paraId="6448CB8D">
            <w:pPr>
              <w:spacing w:before="124" w:line="189" w:lineRule="auto"/>
              <w:ind w:left="210"/>
              <w:rPr>
                <w:ins w:id="2939" w:author="随遇而安" w:date="2024-11-06T14:21:40Z"/>
                <w:rFonts w:ascii="Times New Roman" w:hAnsi="Times New Roman" w:eastAsia="Times New Roman" w:cs="Times New Roman"/>
                <w:sz w:val="21"/>
                <w:szCs w:val="21"/>
              </w:rPr>
            </w:pPr>
            <w:ins w:id="2940" w:author="随遇而安" w:date="2024-11-06T14:21:40Z">
              <w:r>
                <w:rPr>
                  <w:rFonts w:ascii="Times New Roman" w:hAnsi="Times New Roman" w:eastAsia="Times New Roman" w:cs="Times New Roman"/>
                  <w:spacing w:val="-4"/>
                  <w:sz w:val="21"/>
                  <w:szCs w:val="21"/>
                </w:rPr>
                <w:t>05</w:t>
              </w:r>
            </w:ins>
          </w:p>
        </w:tc>
        <w:tc>
          <w:tcPr>
            <w:tcW w:w="1244" w:type="dxa"/>
            <w:tcBorders>
              <w:left w:val="single" w:color="000000" w:sz="4" w:space="0"/>
            </w:tcBorders>
            <w:vAlign w:val="top"/>
          </w:tcPr>
          <w:p w14:paraId="24F85C25">
            <w:pPr>
              <w:rPr>
                <w:ins w:id="2941" w:author="随遇而安" w:date="2024-11-06T14:21:40Z"/>
                <w:rFonts w:ascii="Arial"/>
                <w:sz w:val="21"/>
              </w:rPr>
            </w:pPr>
          </w:p>
        </w:tc>
        <w:tc>
          <w:tcPr>
            <w:tcW w:w="1198" w:type="dxa"/>
            <w:vAlign w:val="top"/>
          </w:tcPr>
          <w:p w14:paraId="0554AD8C">
            <w:pPr>
              <w:rPr>
                <w:ins w:id="2942" w:author="随遇而安" w:date="2024-11-06T14:21:40Z"/>
                <w:rFonts w:ascii="Arial"/>
                <w:sz w:val="21"/>
              </w:rPr>
            </w:pPr>
          </w:p>
        </w:tc>
        <w:tc>
          <w:tcPr>
            <w:tcW w:w="599" w:type="dxa"/>
            <w:vAlign w:val="top"/>
          </w:tcPr>
          <w:p w14:paraId="1855FA7C">
            <w:pPr>
              <w:rPr>
                <w:ins w:id="2943" w:author="随遇而安" w:date="2024-11-06T14:21:40Z"/>
                <w:rFonts w:ascii="Arial"/>
                <w:sz w:val="21"/>
              </w:rPr>
            </w:pPr>
          </w:p>
        </w:tc>
        <w:tc>
          <w:tcPr>
            <w:tcW w:w="899" w:type="dxa"/>
            <w:vAlign w:val="top"/>
          </w:tcPr>
          <w:p w14:paraId="061B0731">
            <w:pPr>
              <w:rPr>
                <w:ins w:id="2944" w:author="随遇而安" w:date="2024-11-06T14:21:40Z"/>
                <w:rFonts w:ascii="Arial"/>
                <w:sz w:val="21"/>
              </w:rPr>
            </w:pPr>
          </w:p>
        </w:tc>
        <w:tc>
          <w:tcPr>
            <w:tcW w:w="786" w:type="dxa"/>
            <w:vAlign w:val="top"/>
          </w:tcPr>
          <w:p w14:paraId="58E4F0FA">
            <w:pPr>
              <w:rPr>
                <w:ins w:id="2945" w:author="随遇而安" w:date="2024-11-06T14:21:40Z"/>
                <w:rFonts w:ascii="Arial"/>
                <w:sz w:val="21"/>
              </w:rPr>
            </w:pPr>
          </w:p>
        </w:tc>
        <w:tc>
          <w:tcPr>
            <w:tcW w:w="661" w:type="dxa"/>
            <w:vAlign w:val="top"/>
          </w:tcPr>
          <w:p w14:paraId="42DBCC3E">
            <w:pPr>
              <w:rPr>
                <w:ins w:id="2946" w:author="随遇而安" w:date="2024-11-06T14:21:40Z"/>
                <w:rFonts w:ascii="Arial"/>
                <w:sz w:val="21"/>
              </w:rPr>
            </w:pPr>
          </w:p>
        </w:tc>
        <w:tc>
          <w:tcPr>
            <w:tcW w:w="673" w:type="dxa"/>
            <w:vAlign w:val="top"/>
          </w:tcPr>
          <w:p w14:paraId="4EC47B02">
            <w:pPr>
              <w:rPr>
                <w:ins w:id="2947" w:author="随遇而安" w:date="2024-11-06T14:21:40Z"/>
                <w:rFonts w:ascii="Arial"/>
                <w:sz w:val="21"/>
              </w:rPr>
            </w:pPr>
          </w:p>
        </w:tc>
        <w:tc>
          <w:tcPr>
            <w:tcW w:w="1050" w:type="dxa"/>
            <w:tcBorders>
              <w:right w:val="single" w:color="000000" w:sz="4" w:space="0"/>
            </w:tcBorders>
            <w:vAlign w:val="top"/>
          </w:tcPr>
          <w:p w14:paraId="2A6BBB7E">
            <w:pPr>
              <w:rPr>
                <w:ins w:id="2948" w:author="随遇而安" w:date="2024-11-06T14:21:40Z"/>
                <w:rFonts w:ascii="Arial"/>
                <w:sz w:val="21"/>
              </w:rPr>
            </w:pPr>
          </w:p>
        </w:tc>
        <w:tc>
          <w:tcPr>
            <w:tcW w:w="1308" w:type="dxa"/>
            <w:tcBorders>
              <w:left w:val="single" w:color="000000" w:sz="4" w:space="0"/>
            </w:tcBorders>
            <w:vAlign w:val="top"/>
          </w:tcPr>
          <w:p w14:paraId="3AC8A230">
            <w:pPr>
              <w:rPr>
                <w:ins w:id="2949" w:author="随遇而安" w:date="2024-11-06T14:21:40Z"/>
                <w:rFonts w:ascii="Arial"/>
                <w:sz w:val="21"/>
              </w:rPr>
            </w:pPr>
          </w:p>
        </w:tc>
        <w:tc>
          <w:tcPr>
            <w:tcW w:w="1311" w:type="dxa"/>
            <w:vAlign w:val="top"/>
          </w:tcPr>
          <w:p w14:paraId="09B1E978">
            <w:pPr>
              <w:rPr>
                <w:ins w:id="2950" w:author="随遇而安" w:date="2024-11-06T14:21:40Z"/>
                <w:rFonts w:ascii="Arial"/>
                <w:sz w:val="21"/>
              </w:rPr>
            </w:pPr>
          </w:p>
        </w:tc>
        <w:tc>
          <w:tcPr>
            <w:tcW w:w="848" w:type="dxa"/>
            <w:vAlign w:val="top"/>
          </w:tcPr>
          <w:p w14:paraId="799A2EE3">
            <w:pPr>
              <w:rPr>
                <w:ins w:id="2951" w:author="随遇而安" w:date="2024-11-06T14:21:40Z"/>
                <w:rFonts w:ascii="Arial"/>
                <w:sz w:val="21"/>
              </w:rPr>
            </w:pPr>
          </w:p>
        </w:tc>
        <w:tc>
          <w:tcPr>
            <w:tcW w:w="1287" w:type="dxa"/>
            <w:vAlign w:val="top"/>
          </w:tcPr>
          <w:p w14:paraId="5782DFC8">
            <w:pPr>
              <w:rPr>
                <w:ins w:id="2952" w:author="随遇而安" w:date="2024-11-06T14:21:40Z"/>
                <w:rFonts w:ascii="Arial"/>
                <w:sz w:val="21"/>
              </w:rPr>
            </w:pPr>
          </w:p>
        </w:tc>
        <w:tc>
          <w:tcPr>
            <w:tcW w:w="1191" w:type="dxa"/>
            <w:vAlign w:val="top"/>
          </w:tcPr>
          <w:p w14:paraId="4F8BBA28">
            <w:pPr>
              <w:rPr>
                <w:ins w:id="2953" w:author="随遇而安" w:date="2024-11-06T14:21:40Z"/>
                <w:rFonts w:ascii="Arial"/>
                <w:sz w:val="21"/>
              </w:rPr>
            </w:pPr>
          </w:p>
        </w:tc>
        <w:tc>
          <w:tcPr>
            <w:tcW w:w="805" w:type="dxa"/>
            <w:gridSpan w:val="2"/>
            <w:tcBorders>
              <w:right w:val="nil"/>
            </w:tcBorders>
            <w:vAlign w:val="top"/>
          </w:tcPr>
          <w:p w14:paraId="2EECDBA5">
            <w:pPr>
              <w:spacing w:line="380" w:lineRule="exact"/>
              <w:ind w:firstLine="730"/>
              <w:rPr>
                <w:ins w:id="2954" w:author="随遇而安" w:date="2024-11-06T14:21:40Z"/>
              </w:rPr>
            </w:pPr>
            <w:ins w:id="2955" w:author="随遇而安" w:date="2024-11-06T14:21:40Z">
              <w:r>
                <w:rPr>
                  <w:position w:val="-8"/>
                </w:rPr>
                <mc:AlternateContent>
                  <mc:Choice Requires="wps">
                    <w:drawing>
                      <wp:inline distT="0" distB="0" distL="114300" distR="114300">
                        <wp:extent cx="18415" cy="245745"/>
                        <wp:effectExtent l="0" t="0" r="635" b="1905"/>
                        <wp:docPr id="5" name="任意多边形 5"/>
                        <wp:cNvGraphicFramePr/>
                        <a:graphic xmlns:a="http://schemas.openxmlformats.org/drawingml/2006/main">
                          <a:graphicData uri="http://schemas.microsoft.com/office/word/2010/wordprocessingShape">
                            <wps:wsp>
                              <wps:cNvSpPr/>
                              <wps:spPr>
                                <a:xfrm>
                                  <a:off x="0" y="0"/>
                                  <a:ext cx="18415" cy="245745"/>
                                </a:xfrm>
                                <a:custGeom>
                                  <a:avLst/>
                                  <a:gdLst/>
                                  <a:ahLst/>
                                  <a:cxnLst/>
                                  <a:pathLst>
                                    <a:path w="29" h="387">
                                      <a:moveTo>
                                        <a:pt x="0" y="386"/>
                                      </a:moveTo>
                                      <a:lnTo>
                                        <a:pt x="28" y="386"/>
                                      </a:lnTo>
                                      <a:lnTo>
                                        <a:pt x="28" y="0"/>
                                      </a:lnTo>
                                      <a:lnTo>
                                        <a:pt x="0" y="0"/>
                                      </a:lnTo>
                                      <a:lnTo>
                                        <a:pt x="0" y="386"/>
                                      </a:lnTo>
                                      <a:close/>
                                    </a:path>
                                  </a:pathLst>
                                </a:custGeom>
                                <a:solidFill>
                                  <a:srgbClr val="000000"/>
                                </a:solidFill>
                                <a:ln>
                                  <a:noFill/>
                                </a:ln>
                              </wps:spPr>
                              <wps:bodyPr upright="1"/>
                            </wps:wsp>
                          </a:graphicData>
                        </a:graphic>
                      </wp:inline>
                    </w:drawing>
                  </mc:Choice>
                  <mc:Fallback>
                    <w:pict>
                      <v:shape id="_x0000_s1026" o:spid="_x0000_s1026" o:spt="100" style="height:19.35pt;width:1.45pt;" fillcolor="#000000" filled="t" stroked="f" coordsize="29,387" o:gfxdata="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x4vJfTAAAAAgEAAA8AAAAAAAAA&#10;AQAgAAAAIgAAAGRycy9kb3ducmV2LnhtbFBLAQIUABQAAAAIAIdO4kBDmv/WFgIAAHoEAAAOAAAA&#10;AAAAAAEAIAAAACIBAABkcnMvZTJvRG9jLnhtbFBLBQYAAAAABgAGAFkBAACqBQAAAAA=&#10;" path="m0,386l28,386,28,0,0,0,0,386xe">
                        <v:fill on="t" focussize="0,0"/>
                        <v:stroke on="f"/>
                        <v:imagedata o:title=""/>
                        <o:lock v:ext="edit" aspectratio="f"/>
                        <w10:wrap type="none"/>
                        <w10:anchorlock/>
                      </v:shape>
                    </w:pict>
                  </mc:Fallback>
                </mc:AlternateContent>
              </w:r>
            </w:ins>
          </w:p>
        </w:tc>
      </w:tr>
      <w:tr w14:paraId="44E116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ins w:id="2957" w:author="随遇而安" w:date="2024-11-06T14:21:40Z"/>
        </w:trPr>
        <w:tc>
          <w:tcPr>
            <w:tcW w:w="649" w:type="dxa"/>
            <w:tcBorders>
              <w:left w:val="single" w:color="000000" w:sz="10" w:space="0"/>
              <w:right w:val="single" w:color="000000" w:sz="4" w:space="0"/>
            </w:tcBorders>
            <w:vAlign w:val="top"/>
          </w:tcPr>
          <w:p w14:paraId="0BB97554">
            <w:pPr>
              <w:spacing w:before="124" w:line="189" w:lineRule="auto"/>
              <w:ind w:left="210"/>
              <w:rPr>
                <w:ins w:id="2958" w:author="随遇而安" w:date="2024-11-06T14:21:40Z"/>
                <w:rFonts w:ascii="Times New Roman" w:hAnsi="Times New Roman" w:eastAsia="Times New Roman" w:cs="Times New Roman"/>
                <w:sz w:val="21"/>
                <w:szCs w:val="21"/>
              </w:rPr>
            </w:pPr>
            <w:ins w:id="2959" w:author="随遇而安" w:date="2024-11-06T14:21:40Z">
              <w:r>
                <w:rPr>
                  <w:rFonts w:ascii="Times New Roman" w:hAnsi="Times New Roman" w:eastAsia="Times New Roman" w:cs="Times New Roman"/>
                  <w:spacing w:val="-4"/>
                  <w:sz w:val="21"/>
                  <w:szCs w:val="21"/>
                </w:rPr>
                <w:t>06</w:t>
              </w:r>
            </w:ins>
          </w:p>
        </w:tc>
        <w:tc>
          <w:tcPr>
            <w:tcW w:w="1244" w:type="dxa"/>
            <w:tcBorders>
              <w:left w:val="single" w:color="000000" w:sz="4" w:space="0"/>
            </w:tcBorders>
            <w:vAlign w:val="top"/>
          </w:tcPr>
          <w:p w14:paraId="04A20057">
            <w:pPr>
              <w:rPr>
                <w:ins w:id="2960" w:author="随遇而安" w:date="2024-11-06T14:21:40Z"/>
                <w:rFonts w:ascii="Arial"/>
                <w:sz w:val="21"/>
              </w:rPr>
            </w:pPr>
          </w:p>
        </w:tc>
        <w:tc>
          <w:tcPr>
            <w:tcW w:w="1198" w:type="dxa"/>
            <w:vAlign w:val="top"/>
          </w:tcPr>
          <w:p w14:paraId="146A149B">
            <w:pPr>
              <w:rPr>
                <w:ins w:id="2961" w:author="随遇而安" w:date="2024-11-06T14:21:40Z"/>
                <w:rFonts w:ascii="Arial"/>
                <w:sz w:val="21"/>
              </w:rPr>
            </w:pPr>
          </w:p>
        </w:tc>
        <w:tc>
          <w:tcPr>
            <w:tcW w:w="599" w:type="dxa"/>
            <w:vAlign w:val="top"/>
          </w:tcPr>
          <w:p w14:paraId="7833A44F">
            <w:pPr>
              <w:rPr>
                <w:ins w:id="2962" w:author="随遇而安" w:date="2024-11-06T14:21:40Z"/>
                <w:rFonts w:ascii="Arial"/>
                <w:sz w:val="21"/>
              </w:rPr>
            </w:pPr>
          </w:p>
        </w:tc>
        <w:tc>
          <w:tcPr>
            <w:tcW w:w="899" w:type="dxa"/>
            <w:vAlign w:val="top"/>
          </w:tcPr>
          <w:p w14:paraId="2281360E">
            <w:pPr>
              <w:rPr>
                <w:ins w:id="2963" w:author="随遇而安" w:date="2024-11-06T14:21:40Z"/>
                <w:rFonts w:ascii="Arial"/>
                <w:sz w:val="21"/>
              </w:rPr>
            </w:pPr>
          </w:p>
        </w:tc>
        <w:tc>
          <w:tcPr>
            <w:tcW w:w="786" w:type="dxa"/>
            <w:vAlign w:val="top"/>
          </w:tcPr>
          <w:p w14:paraId="7AC674F8">
            <w:pPr>
              <w:rPr>
                <w:ins w:id="2964" w:author="随遇而安" w:date="2024-11-06T14:21:40Z"/>
                <w:rFonts w:ascii="Arial"/>
                <w:sz w:val="21"/>
              </w:rPr>
            </w:pPr>
          </w:p>
        </w:tc>
        <w:tc>
          <w:tcPr>
            <w:tcW w:w="661" w:type="dxa"/>
            <w:vAlign w:val="top"/>
          </w:tcPr>
          <w:p w14:paraId="7E8E1F74">
            <w:pPr>
              <w:rPr>
                <w:ins w:id="2965" w:author="随遇而安" w:date="2024-11-06T14:21:40Z"/>
                <w:rFonts w:ascii="Arial"/>
                <w:sz w:val="21"/>
              </w:rPr>
            </w:pPr>
          </w:p>
        </w:tc>
        <w:tc>
          <w:tcPr>
            <w:tcW w:w="673" w:type="dxa"/>
            <w:vAlign w:val="top"/>
          </w:tcPr>
          <w:p w14:paraId="2026643C">
            <w:pPr>
              <w:rPr>
                <w:ins w:id="2966" w:author="随遇而安" w:date="2024-11-06T14:21:40Z"/>
                <w:rFonts w:ascii="Arial"/>
                <w:sz w:val="21"/>
              </w:rPr>
            </w:pPr>
          </w:p>
        </w:tc>
        <w:tc>
          <w:tcPr>
            <w:tcW w:w="1050" w:type="dxa"/>
            <w:tcBorders>
              <w:right w:val="single" w:color="000000" w:sz="4" w:space="0"/>
            </w:tcBorders>
            <w:vAlign w:val="top"/>
          </w:tcPr>
          <w:p w14:paraId="16232B13">
            <w:pPr>
              <w:rPr>
                <w:ins w:id="2967" w:author="随遇而安" w:date="2024-11-06T14:21:40Z"/>
                <w:rFonts w:ascii="Arial"/>
                <w:sz w:val="21"/>
              </w:rPr>
            </w:pPr>
          </w:p>
        </w:tc>
        <w:tc>
          <w:tcPr>
            <w:tcW w:w="1308" w:type="dxa"/>
            <w:tcBorders>
              <w:left w:val="single" w:color="000000" w:sz="4" w:space="0"/>
            </w:tcBorders>
            <w:vAlign w:val="top"/>
          </w:tcPr>
          <w:p w14:paraId="2B5C8D4E">
            <w:pPr>
              <w:rPr>
                <w:ins w:id="2968" w:author="随遇而安" w:date="2024-11-06T14:21:40Z"/>
                <w:rFonts w:ascii="Arial"/>
                <w:sz w:val="21"/>
              </w:rPr>
            </w:pPr>
          </w:p>
        </w:tc>
        <w:tc>
          <w:tcPr>
            <w:tcW w:w="1311" w:type="dxa"/>
            <w:vAlign w:val="top"/>
          </w:tcPr>
          <w:p w14:paraId="45C36E21">
            <w:pPr>
              <w:rPr>
                <w:ins w:id="2969" w:author="随遇而安" w:date="2024-11-06T14:21:40Z"/>
                <w:rFonts w:ascii="Arial"/>
                <w:sz w:val="21"/>
              </w:rPr>
            </w:pPr>
          </w:p>
        </w:tc>
        <w:tc>
          <w:tcPr>
            <w:tcW w:w="848" w:type="dxa"/>
            <w:vAlign w:val="top"/>
          </w:tcPr>
          <w:p w14:paraId="6188B9B9">
            <w:pPr>
              <w:rPr>
                <w:ins w:id="2970" w:author="随遇而安" w:date="2024-11-06T14:21:40Z"/>
                <w:rFonts w:ascii="Arial"/>
                <w:sz w:val="21"/>
              </w:rPr>
            </w:pPr>
          </w:p>
        </w:tc>
        <w:tc>
          <w:tcPr>
            <w:tcW w:w="1287" w:type="dxa"/>
            <w:vAlign w:val="top"/>
          </w:tcPr>
          <w:p w14:paraId="71BC9673">
            <w:pPr>
              <w:rPr>
                <w:ins w:id="2971" w:author="随遇而安" w:date="2024-11-06T14:21:40Z"/>
                <w:rFonts w:ascii="Arial"/>
                <w:sz w:val="21"/>
              </w:rPr>
            </w:pPr>
          </w:p>
        </w:tc>
        <w:tc>
          <w:tcPr>
            <w:tcW w:w="1191" w:type="dxa"/>
            <w:vAlign w:val="top"/>
          </w:tcPr>
          <w:p w14:paraId="45898296">
            <w:pPr>
              <w:rPr>
                <w:ins w:id="2972" w:author="随遇而安" w:date="2024-11-06T14:21:40Z"/>
                <w:rFonts w:ascii="Arial"/>
                <w:sz w:val="21"/>
              </w:rPr>
            </w:pPr>
          </w:p>
        </w:tc>
        <w:tc>
          <w:tcPr>
            <w:tcW w:w="805" w:type="dxa"/>
            <w:gridSpan w:val="2"/>
            <w:tcBorders>
              <w:right w:val="nil"/>
            </w:tcBorders>
            <w:vAlign w:val="top"/>
          </w:tcPr>
          <w:p w14:paraId="1F594939">
            <w:pPr>
              <w:spacing w:line="384" w:lineRule="exact"/>
              <w:ind w:firstLine="730"/>
              <w:rPr>
                <w:ins w:id="2973" w:author="随遇而安" w:date="2024-11-06T14:21:40Z"/>
              </w:rPr>
            </w:pPr>
            <w:ins w:id="2974" w:author="随遇而安" w:date="2024-11-06T14:21:40Z">
              <w:r>
                <w:rPr>
                  <w:position w:val="-8"/>
                </w:rPr>
                <mc:AlternateContent>
                  <mc:Choice Requires="wps">
                    <w:drawing>
                      <wp:inline distT="0" distB="0" distL="114300" distR="114300">
                        <wp:extent cx="18415" cy="247650"/>
                        <wp:effectExtent l="0" t="0" r="635" b="0"/>
                        <wp:docPr id="21" name="任意多边形 21"/>
                        <wp:cNvGraphicFramePr/>
                        <a:graphic xmlns:a="http://schemas.openxmlformats.org/drawingml/2006/main">
                          <a:graphicData uri="http://schemas.microsoft.com/office/word/2010/wordprocessingShape">
                            <wps:wsp>
                              <wps:cNvSpPr/>
                              <wps:spPr>
                                <a:xfrm>
                                  <a:off x="0" y="0"/>
                                  <a:ext cx="18415" cy="247650"/>
                                </a:xfrm>
                                <a:custGeom>
                                  <a:avLst/>
                                  <a:gdLst/>
                                  <a:ahLst/>
                                  <a:cxnLst/>
                                  <a:pathLst>
                                    <a:path w="29" h="390">
                                      <a:moveTo>
                                        <a:pt x="0" y="389"/>
                                      </a:moveTo>
                                      <a:lnTo>
                                        <a:pt x="28" y="389"/>
                                      </a:lnTo>
                                      <a:lnTo>
                                        <a:pt x="28" y="0"/>
                                      </a:lnTo>
                                      <a:lnTo>
                                        <a:pt x="0" y="0"/>
                                      </a:lnTo>
                                      <a:lnTo>
                                        <a:pt x="0" y="389"/>
                                      </a:lnTo>
                                      <a:close/>
                                    </a:path>
                                  </a:pathLst>
                                </a:custGeom>
                                <a:solidFill>
                                  <a:srgbClr val="000000"/>
                                </a:solidFill>
                                <a:ln>
                                  <a:noFill/>
                                </a:ln>
                              </wps:spPr>
                              <wps:bodyPr upright="1"/>
                            </wps:wsp>
                          </a:graphicData>
                        </a:graphic>
                      </wp:inline>
                    </w:drawing>
                  </mc:Choice>
                  <mc:Fallback>
                    <w:pict>
                      <v:shape id="_x0000_s1026" o:spid="_x0000_s1026" o:spt="100" style="height:19.5pt;width:1.45pt;" fillcolor="#000000" filled="t" stroked="f" coordsize="29,390" o:gfxdata="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9a8UnNIAAAACAQAADwAAAAAA&#10;AAABACAAAAAiAAAAZHJzL2Rvd25yZXYueG1sUEsBAhQAFAAAAAgAh07iQCnI5IoZAgAAfAQAAA4A&#10;AAAAAAAAAQAgAAAAIQEAAGRycy9lMm9Eb2MueG1sUEsFBgAAAAAGAAYAWQEAAKwFAAAAAA==&#10;" path="m0,389l28,389,28,0,0,0,0,389xe">
                        <v:fill on="t" focussize="0,0"/>
                        <v:stroke on="f"/>
                        <v:imagedata o:title=""/>
                        <o:lock v:ext="edit" aspectratio="f"/>
                        <w10:wrap type="none"/>
                        <w10:anchorlock/>
                      </v:shape>
                    </w:pict>
                  </mc:Fallback>
                </mc:AlternateContent>
              </w:r>
            </w:ins>
          </w:p>
        </w:tc>
      </w:tr>
      <w:tr w14:paraId="01650F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1" w:hRule="atLeast"/>
          <w:ins w:id="2976" w:author="随遇而安" w:date="2024-11-06T14:21:40Z"/>
        </w:trPr>
        <w:tc>
          <w:tcPr>
            <w:tcW w:w="649" w:type="dxa"/>
            <w:tcBorders>
              <w:left w:val="single" w:color="000000" w:sz="10" w:space="0"/>
              <w:right w:val="single" w:color="000000" w:sz="4" w:space="0"/>
            </w:tcBorders>
            <w:vAlign w:val="top"/>
          </w:tcPr>
          <w:p w14:paraId="425E3EDB">
            <w:pPr>
              <w:spacing w:before="248" w:line="66" w:lineRule="exact"/>
              <w:ind w:left="123"/>
              <w:rPr>
                <w:ins w:id="2977" w:author="随遇而安" w:date="2024-11-06T14:21:40Z"/>
                <w:rFonts w:ascii="Times New Roman" w:hAnsi="Times New Roman" w:eastAsia="Times New Roman" w:cs="Times New Roman"/>
                <w:sz w:val="21"/>
                <w:szCs w:val="21"/>
              </w:rPr>
            </w:pPr>
            <w:ins w:id="2978" w:author="随遇而安" w:date="2024-11-06T14:21:40Z">
              <w:r>
                <w:rPr>
                  <w:rFonts w:ascii="Times New Roman" w:hAnsi="Times New Roman" w:eastAsia="Times New Roman" w:cs="Times New Roman"/>
                  <w:spacing w:val="-6"/>
                  <w:position w:val="1"/>
                  <w:sz w:val="21"/>
                  <w:szCs w:val="21"/>
                </w:rPr>
                <w:t>……</w:t>
              </w:r>
            </w:ins>
          </w:p>
        </w:tc>
        <w:tc>
          <w:tcPr>
            <w:tcW w:w="1244" w:type="dxa"/>
            <w:tcBorders>
              <w:left w:val="single" w:color="000000" w:sz="4" w:space="0"/>
            </w:tcBorders>
            <w:vAlign w:val="top"/>
          </w:tcPr>
          <w:p w14:paraId="3F2DF171">
            <w:pPr>
              <w:rPr>
                <w:ins w:id="2979" w:author="随遇而安" w:date="2024-11-06T14:21:40Z"/>
                <w:rFonts w:ascii="Arial"/>
                <w:sz w:val="21"/>
              </w:rPr>
            </w:pPr>
          </w:p>
        </w:tc>
        <w:tc>
          <w:tcPr>
            <w:tcW w:w="1198" w:type="dxa"/>
            <w:vAlign w:val="top"/>
          </w:tcPr>
          <w:p w14:paraId="027C7384">
            <w:pPr>
              <w:rPr>
                <w:ins w:id="2980" w:author="随遇而安" w:date="2024-11-06T14:21:40Z"/>
                <w:rFonts w:ascii="Arial"/>
                <w:sz w:val="21"/>
              </w:rPr>
            </w:pPr>
          </w:p>
        </w:tc>
        <w:tc>
          <w:tcPr>
            <w:tcW w:w="599" w:type="dxa"/>
            <w:vAlign w:val="top"/>
          </w:tcPr>
          <w:p w14:paraId="11D13900">
            <w:pPr>
              <w:rPr>
                <w:ins w:id="2981" w:author="随遇而安" w:date="2024-11-06T14:21:40Z"/>
                <w:rFonts w:ascii="Arial"/>
                <w:sz w:val="21"/>
              </w:rPr>
            </w:pPr>
          </w:p>
        </w:tc>
        <w:tc>
          <w:tcPr>
            <w:tcW w:w="899" w:type="dxa"/>
            <w:vAlign w:val="top"/>
          </w:tcPr>
          <w:p w14:paraId="1614AB6B">
            <w:pPr>
              <w:rPr>
                <w:ins w:id="2982" w:author="随遇而安" w:date="2024-11-06T14:21:40Z"/>
                <w:rFonts w:ascii="Arial"/>
                <w:sz w:val="21"/>
              </w:rPr>
            </w:pPr>
          </w:p>
        </w:tc>
        <w:tc>
          <w:tcPr>
            <w:tcW w:w="786" w:type="dxa"/>
            <w:vAlign w:val="top"/>
          </w:tcPr>
          <w:p w14:paraId="58A49A6A">
            <w:pPr>
              <w:rPr>
                <w:ins w:id="2983" w:author="随遇而安" w:date="2024-11-06T14:21:40Z"/>
                <w:rFonts w:ascii="Arial"/>
                <w:sz w:val="21"/>
              </w:rPr>
            </w:pPr>
          </w:p>
        </w:tc>
        <w:tc>
          <w:tcPr>
            <w:tcW w:w="661" w:type="dxa"/>
            <w:vAlign w:val="top"/>
          </w:tcPr>
          <w:p w14:paraId="3EFDB3EF">
            <w:pPr>
              <w:rPr>
                <w:ins w:id="2984" w:author="随遇而安" w:date="2024-11-06T14:21:40Z"/>
                <w:rFonts w:ascii="Arial"/>
                <w:sz w:val="21"/>
              </w:rPr>
            </w:pPr>
          </w:p>
        </w:tc>
        <w:tc>
          <w:tcPr>
            <w:tcW w:w="673" w:type="dxa"/>
            <w:vAlign w:val="top"/>
          </w:tcPr>
          <w:p w14:paraId="7702D7FC">
            <w:pPr>
              <w:rPr>
                <w:ins w:id="2985" w:author="随遇而安" w:date="2024-11-06T14:21:40Z"/>
                <w:rFonts w:ascii="Arial"/>
                <w:sz w:val="21"/>
              </w:rPr>
            </w:pPr>
          </w:p>
        </w:tc>
        <w:tc>
          <w:tcPr>
            <w:tcW w:w="1050" w:type="dxa"/>
            <w:tcBorders>
              <w:right w:val="single" w:color="000000" w:sz="4" w:space="0"/>
            </w:tcBorders>
            <w:vAlign w:val="top"/>
          </w:tcPr>
          <w:p w14:paraId="4CAF0CEA">
            <w:pPr>
              <w:rPr>
                <w:ins w:id="2986" w:author="随遇而安" w:date="2024-11-06T14:21:40Z"/>
                <w:rFonts w:ascii="Arial"/>
                <w:sz w:val="21"/>
              </w:rPr>
            </w:pPr>
          </w:p>
        </w:tc>
        <w:tc>
          <w:tcPr>
            <w:tcW w:w="1308" w:type="dxa"/>
            <w:tcBorders>
              <w:left w:val="single" w:color="000000" w:sz="4" w:space="0"/>
            </w:tcBorders>
            <w:vAlign w:val="top"/>
          </w:tcPr>
          <w:p w14:paraId="0CE6D88C">
            <w:pPr>
              <w:rPr>
                <w:ins w:id="2987" w:author="随遇而安" w:date="2024-11-06T14:21:40Z"/>
                <w:rFonts w:ascii="Arial"/>
                <w:sz w:val="21"/>
              </w:rPr>
            </w:pPr>
          </w:p>
        </w:tc>
        <w:tc>
          <w:tcPr>
            <w:tcW w:w="1311" w:type="dxa"/>
            <w:vAlign w:val="top"/>
          </w:tcPr>
          <w:p w14:paraId="7B882C86">
            <w:pPr>
              <w:rPr>
                <w:ins w:id="2988" w:author="随遇而安" w:date="2024-11-06T14:21:40Z"/>
                <w:rFonts w:ascii="Arial"/>
                <w:sz w:val="21"/>
              </w:rPr>
            </w:pPr>
          </w:p>
        </w:tc>
        <w:tc>
          <w:tcPr>
            <w:tcW w:w="848" w:type="dxa"/>
            <w:vAlign w:val="top"/>
          </w:tcPr>
          <w:p w14:paraId="6B1F854D">
            <w:pPr>
              <w:rPr>
                <w:ins w:id="2989" w:author="随遇而安" w:date="2024-11-06T14:21:40Z"/>
                <w:rFonts w:ascii="Arial"/>
                <w:sz w:val="21"/>
              </w:rPr>
            </w:pPr>
          </w:p>
        </w:tc>
        <w:tc>
          <w:tcPr>
            <w:tcW w:w="1287" w:type="dxa"/>
            <w:vAlign w:val="top"/>
          </w:tcPr>
          <w:p w14:paraId="706DC48D">
            <w:pPr>
              <w:rPr>
                <w:ins w:id="2990" w:author="随遇而安" w:date="2024-11-06T14:21:40Z"/>
                <w:rFonts w:ascii="Arial"/>
                <w:sz w:val="21"/>
              </w:rPr>
            </w:pPr>
          </w:p>
        </w:tc>
        <w:tc>
          <w:tcPr>
            <w:tcW w:w="1191" w:type="dxa"/>
            <w:vAlign w:val="top"/>
          </w:tcPr>
          <w:p w14:paraId="2DC01E2F">
            <w:pPr>
              <w:rPr>
                <w:ins w:id="2991" w:author="随遇而安" w:date="2024-11-06T14:21:40Z"/>
                <w:rFonts w:ascii="Arial"/>
                <w:sz w:val="21"/>
              </w:rPr>
            </w:pPr>
          </w:p>
        </w:tc>
        <w:tc>
          <w:tcPr>
            <w:tcW w:w="805" w:type="dxa"/>
            <w:gridSpan w:val="2"/>
            <w:tcBorders>
              <w:right w:val="nil"/>
            </w:tcBorders>
            <w:vAlign w:val="top"/>
          </w:tcPr>
          <w:p w14:paraId="008BDD2C">
            <w:pPr>
              <w:spacing w:line="380" w:lineRule="exact"/>
              <w:ind w:firstLine="730"/>
              <w:rPr>
                <w:ins w:id="2992" w:author="随遇而安" w:date="2024-11-06T14:21:40Z"/>
              </w:rPr>
            </w:pPr>
            <w:ins w:id="2993" w:author="随遇而安" w:date="2024-11-06T14:21:40Z">
              <w:r>
                <w:rPr>
                  <w:position w:val="-8"/>
                </w:rPr>
                <mc:AlternateContent>
                  <mc:Choice Requires="wps">
                    <w:drawing>
                      <wp:inline distT="0" distB="0" distL="114300" distR="114300">
                        <wp:extent cx="18415" cy="245745"/>
                        <wp:effectExtent l="0" t="0" r="635" b="1905"/>
                        <wp:docPr id="16" name="任意多边形 16"/>
                        <wp:cNvGraphicFramePr/>
                        <a:graphic xmlns:a="http://schemas.openxmlformats.org/drawingml/2006/main">
                          <a:graphicData uri="http://schemas.microsoft.com/office/word/2010/wordprocessingShape">
                            <wps:wsp>
                              <wps:cNvSpPr/>
                              <wps:spPr>
                                <a:xfrm>
                                  <a:off x="0" y="0"/>
                                  <a:ext cx="18415" cy="245745"/>
                                </a:xfrm>
                                <a:custGeom>
                                  <a:avLst/>
                                  <a:gdLst/>
                                  <a:ahLst/>
                                  <a:cxnLst/>
                                  <a:pathLst>
                                    <a:path w="29" h="387">
                                      <a:moveTo>
                                        <a:pt x="0" y="386"/>
                                      </a:moveTo>
                                      <a:lnTo>
                                        <a:pt x="28" y="386"/>
                                      </a:lnTo>
                                      <a:lnTo>
                                        <a:pt x="28" y="0"/>
                                      </a:lnTo>
                                      <a:lnTo>
                                        <a:pt x="0" y="0"/>
                                      </a:lnTo>
                                      <a:lnTo>
                                        <a:pt x="0" y="386"/>
                                      </a:lnTo>
                                      <a:close/>
                                    </a:path>
                                  </a:pathLst>
                                </a:custGeom>
                                <a:solidFill>
                                  <a:srgbClr val="000000"/>
                                </a:solidFill>
                                <a:ln>
                                  <a:noFill/>
                                </a:ln>
                              </wps:spPr>
                              <wps:bodyPr upright="1"/>
                            </wps:wsp>
                          </a:graphicData>
                        </a:graphic>
                      </wp:inline>
                    </w:drawing>
                  </mc:Choice>
                  <mc:Fallback>
                    <w:pict>
                      <v:shape id="_x0000_s1026" o:spid="_x0000_s1026" o:spt="100" style="height:19.35pt;width:1.45pt;" fillcolor="#000000" filled="t" stroked="f" coordsize="29,387" o:gfxdata="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Hi8l9MAAAACAQAADwAAAAAA&#10;AAABACAAAAAiAAAAZHJzL2Rvd25yZXYueG1sUEsBAhQAFAAAAAgAh07iQD+MMQ0YAgAAfAQAAA4A&#10;AAAAAAAAAQAgAAAAIgEAAGRycy9lMm9Eb2MueG1sUEsFBgAAAAAGAAYAWQEAAKwFAAAAAA==&#10;" path="m0,386l28,386,28,0,0,0,0,386xe">
                        <v:fill on="t" focussize="0,0"/>
                        <v:stroke on="f"/>
                        <v:imagedata o:title=""/>
                        <o:lock v:ext="edit" aspectratio="f"/>
                        <w10:wrap type="none"/>
                        <w10:anchorlock/>
                      </v:shape>
                    </w:pict>
                  </mc:Fallback>
                </mc:AlternateContent>
              </w:r>
            </w:ins>
          </w:p>
        </w:tc>
      </w:tr>
      <w:tr w14:paraId="2AC30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4" w:hRule="atLeast"/>
          <w:ins w:id="2995" w:author="随遇而安" w:date="2024-11-06T14:21:40Z"/>
        </w:trPr>
        <w:tc>
          <w:tcPr>
            <w:tcW w:w="6709" w:type="dxa"/>
            <w:gridSpan w:val="8"/>
            <w:tcBorders>
              <w:left w:val="single" w:color="000000" w:sz="10" w:space="0"/>
            </w:tcBorders>
            <w:shd w:val="clear" w:color="auto" w:fill="9CC2E5"/>
            <w:vAlign w:val="top"/>
          </w:tcPr>
          <w:p w14:paraId="2E445991">
            <w:pPr>
              <w:pStyle w:val="44"/>
              <w:spacing w:before="189" w:line="142" w:lineRule="exact"/>
              <w:ind w:left="3245"/>
              <w:rPr>
                <w:ins w:id="2996" w:author="随遇而安" w:date="2024-11-06T14:21:40Z"/>
              </w:rPr>
            </w:pPr>
            <w:ins w:id="2997" w:author="随遇而安" w:date="2024-11-06T14:21:40Z">
              <w:r>
                <w:rPr>
                  <w:position w:val="-3"/>
                </w:rPr>
                <w:t>—</w:t>
              </w:r>
            </w:ins>
          </w:p>
        </w:tc>
        <w:tc>
          <w:tcPr>
            <w:tcW w:w="2358" w:type="dxa"/>
            <w:gridSpan w:val="2"/>
            <w:shd w:val="clear" w:color="auto" w:fill="9CC2E5"/>
            <w:vAlign w:val="top"/>
          </w:tcPr>
          <w:p w14:paraId="3B9A97D6">
            <w:pPr>
              <w:pStyle w:val="44"/>
              <w:spacing w:before="114" w:line="220" w:lineRule="auto"/>
              <w:ind w:left="224"/>
              <w:rPr>
                <w:ins w:id="2998" w:author="随遇而安" w:date="2024-11-06T14:21:40Z"/>
                <w:sz w:val="16"/>
                <w:szCs w:val="16"/>
              </w:rPr>
            </w:pPr>
            <w:ins w:id="2999" w:author="随遇而安" w:date="2024-11-06T14:21:40Z">
              <w:r>
                <w:rPr>
                  <w:spacing w:val="-1"/>
                  <w:sz w:val="16"/>
                  <w:szCs w:val="16"/>
                </w:rPr>
                <w:t>年度安全费用预算计划总额</w:t>
              </w:r>
            </w:ins>
          </w:p>
        </w:tc>
        <w:tc>
          <w:tcPr>
            <w:tcW w:w="1311" w:type="dxa"/>
            <w:shd w:val="clear" w:color="auto" w:fill="9CC2E5"/>
            <w:vAlign w:val="top"/>
          </w:tcPr>
          <w:p w14:paraId="1ACB2C07">
            <w:pPr>
              <w:rPr>
                <w:ins w:id="3000" w:author="随遇而安" w:date="2024-11-06T14:21:40Z"/>
                <w:rFonts w:ascii="Arial"/>
                <w:sz w:val="21"/>
              </w:rPr>
            </w:pPr>
          </w:p>
        </w:tc>
        <w:tc>
          <w:tcPr>
            <w:tcW w:w="2135" w:type="dxa"/>
            <w:gridSpan w:val="2"/>
            <w:shd w:val="clear" w:color="auto" w:fill="9CC2E5"/>
            <w:vAlign w:val="top"/>
          </w:tcPr>
          <w:p w14:paraId="6B7852FF">
            <w:pPr>
              <w:pStyle w:val="44"/>
              <w:spacing w:before="114" w:line="220" w:lineRule="auto"/>
              <w:ind w:left="120"/>
              <w:rPr>
                <w:ins w:id="3001" w:author="随遇而安" w:date="2024-11-06T14:21:40Z"/>
                <w:sz w:val="16"/>
                <w:szCs w:val="16"/>
              </w:rPr>
            </w:pPr>
            <w:ins w:id="3002" w:author="随遇而安" w:date="2024-11-06T14:21:40Z">
              <w:r>
                <w:rPr>
                  <w:spacing w:val="-1"/>
                  <w:sz w:val="16"/>
                  <w:szCs w:val="16"/>
                </w:rPr>
                <w:t>年度安全费用实际支出总额</w:t>
              </w:r>
            </w:ins>
          </w:p>
        </w:tc>
        <w:tc>
          <w:tcPr>
            <w:tcW w:w="1191" w:type="dxa"/>
            <w:shd w:val="clear" w:color="auto" w:fill="9CC2E5"/>
            <w:vAlign w:val="top"/>
          </w:tcPr>
          <w:p w14:paraId="5535CEB1">
            <w:pPr>
              <w:rPr>
                <w:ins w:id="3003" w:author="随遇而安" w:date="2024-11-06T14:21:40Z"/>
                <w:rFonts w:ascii="Arial"/>
                <w:sz w:val="21"/>
              </w:rPr>
            </w:pPr>
          </w:p>
        </w:tc>
        <w:tc>
          <w:tcPr>
            <w:tcW w:w="736" w:type="dxa"/>
            <w:tcBorders>
              <w:right w:val="single" w:color="000000" w:sz="8" w:space="0"/>
            </w:tcBorders>
            <w:shd w:val="clear" w:color="auto" w:fill="9CC2E5"/>
            <w:vAlign w:val="top"/>
          </w:tcPr>
          <w:p w14:paraId="408CE76A">
            <w:pPr>
              <w:pStyle w:val="44"/>
              <w:spacing w:before="189" w:line="142" w:lineRule="exact"/>
              <w:ind w:left="279"/>
              <w:rPr>
                <w:ins w:id="3004" w:author="随遇而安" w:date="2024-11-06T14:21:40Z"/>
              </w:rPr>
            </w:pPr>
            <w:ins w:id="3005" w:author="随遇而安" w:date="2024-11-06T14:21:40Z">
              <w:r>
                <w:rPr>
                  <w:position w:val="-3"/>
                </w:rPr>
                <w:t>—</w:t>
              </w:r>
            </w:ins>
          </w:p>
        </w:tc>
        <w:tc>
          <w:tcPr>
            <w:tcW w:w="69" w:type="dxa"/>
            <w:tcBorders>
              <w:left w:val="single" w:color="000000" w:sz="8" w:space="0"/>
              <w:right w:val="nil"/>
            </w:tcBorders>
            <w:vAlign w:val="top"/>
          </w:tcPr>
          <w:p w14:paraId="74467860">
            <w:pPr>
              <w:rPr>
                <w:ins w:id="3006" w:author="随遇而安" w:date="2024-11-06T14:21:40Z"/>
                <w:rFonts w:ascii="Arial"/>
                <w:sz w:val="21"/>
              </w:rPr>
            </w:pPr>
          </w:p>
        </w:tc>
      </w:tr>
      <w:tr w14:paraId="2B15CF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ins w:id="3007" w:author="随遇而安" w:date="2024-11-06T14:21:40Z"/>
        </w:trPr>
        <w:tc>
          <w:tcPr>
            <w:tcW w:w="6709" w:type="dxa"/>
            <w:gridSpan w:val="8"/>
            <w:tcBorders>
              <w:left w:val="single" w:color="000000" w:sz="10" w:space="0"/>
              <w:bottom w:val="single" w:color="000000" w:sz="10" w:space="0"/>
            </w:tcBorders>
            <w:shd w:val="clear" w:color="auto" w:fill="9CC2E5"/>
            <w:vAlign w:val="top"/>
          </w:tcPr>
          <w:p w14:paraId="76F0954A">
            <w:pPr>
              <w:pStyle w:val="44"/>
              <w:spacing w:before="186" w:line="142" w:lineRule="exact"/>
              <w:ind w:left="3245"/>
              <w:rPr>
                <w:ins w:id="3008" w:author="随遇而安" w:date="2024-11-06T14:21:40Z"/>
              </w:rPr>
            </w:pPr>
            <w:ins w:id="3009" w:author="随遇而安" w:date="2024-11-06T14:21:40Z">
              <w:r>
                <w:rPr>
                  <w:position w:val="-3"/>
                </w:rPr>
                <w:t>—</w:t>
              </w:r>
            </w:ins>
          </w:p>
        </w:tc>
        <w:tc>
          <w:tcPr>
            <w:tcW w:w="2358" w:type="dxa"/>
            <w:gridSpan w:val="2"/>
            <w:tcBorders>
              <w:bottom w:val="single" w:color="000000" w:sz="10" w:space="0"/>
            </w:tcBorders>
            <w:shd w:val="clear" w:color="auto" w:fill="9CC2E5"/>
            <w:vAlign w:val="top"/>
          </w:tcPr>
          <w:p w14:paraId="1171E50B">
            <w:pPr>
              <w:pStyle w:val="44"/>
              <w:spacing w:before="111" w:line="220" w:lineRule="auto"/>
              <w:ind w:left="224"/>
              <w:rPr>
                <w:ins w:id="3010" w:author="随遇而安" w:date="2024-11-06T14:21:40Z"/>
                <w:sz w:val="16"/>
                <w:szCs w:val="16"/>
              </w:rPr>
            </w:pPr>
            <w:ins w:id="3011" w:author="随遇而安" w:date="2024-11-06T14:21:40Z">
              <w:r>
                <w:rPr>
                  <w:spacing w:val="-1"/>
                  <w:sz w:val="16"/>
                  <w:szCs w:val="16"/>
                </w:rPr>
                <w:t>年度安全费用预算计划结余</w:t>
              </w:r>
            </w:ins>
          </w:p>
        </w:tc>
        <w:tc>
          <w:tcPr>
            <w:tcW w:w="1311" w:type="dxa"/>
            <w:tcBorders>
              <w:bottom w:val="single" w:color="000000" w:sz="10" w:space="0"/>
            </w:tcBorders>
            <w:shd w:val="clear" w:color="auto" w:fill="9CC2E5"/>
            <w:vAlign w:val="top"/>
          </w:tcPr>
          <w:p w14:paraId="239F677E">
            <w:pPr>
              <w:rPr>
                <w:ins w:id="3012" w:author="随遇而安" w:date="2024-11-06T14:21:40Z"/>
                <w:rFonts w:ascii="Arial"/>
                <w:sz w:val="21"/>
              </w:rPr>
            </w:pPr>
          </w:p>
        </w:tc>
        <w:tc>
          <w:tcPr>
            <w:tcW w:w="2135" w:type="dxa"/>
            <w:gridSpan w:val="2"/>
            <w:tcBorders>
              <w:bottom w:val="single" w:color="000000" w:sz="10" w:space="0"/>
            </w:tcBorders>
            <w:shd w:val="clear" w:color="auto" w:fill="9CC2E5"/>
            <w:vAlign w:val="top"/>
          </w:tcPr>
          <w:p w14:paraId="5684FFCE">
            <w:pPr>
              <w:pStyle w:val="44"/>
              <w:spacing w:before="111" w:line="220" w:lineRule="auto"/>
              <w:ind w:left="120"/>
              <w:rPr>
                <w:ins w:id="3013" w:author="随遇而安" w:date="2024-11-06T14:21:40Z"/>
                <w:sz w:val="16"/>
                <w:szCs w:val="16"/>
              </w:rPr>
            </w:pPr>
            <w:ins w:id="3014" w:author="随遇而安" w:date="2024-11-06T14:21:40Z">
              <w:r>
                <w:rPr>
                  <w:spacing w:val="-1"/>
                  <w:sz w:val="16"/>
                  <w:szCs w:val="16"/>
                </w:rPr>
                <w:t>年度安全费用实际支出结余</w:t>
              </w:r>
            </w:ins>
          </w:p>
        </w:tc>
        <w:tc>
          <w:tcPr>
            <w:tcW w:w="1191" w:type="dxa"/>
            <w:tcBorders>
              <w:bottom w:val="single" w:color="000000" w:sz="10" w:space="0"/>
            </w:tcBorders>
            <w:shd w:val="clear" w:color="auto" w:fill="9CC2E5"/>
            <w:vAlign w:val="top"/>
          </w:tcPr>
          <w:p w14:paraId="3F27EBB0">
            <w:pPr>
              <w:rPr>
                <w:ins w:id="3015" w:author="随遇而安" w:date="2024-11-06T14:21:40Z"/>
                <w:rFonts w:ascii="Arial"/>
                <w:sz w:val="21"/>
              </w:rPr>
            </w:pPr>
          </w:p>
        </w:tc>
        <w:tc>
          <w:tcPr>
            <w:tcW w:w="736" w:type="dxa"/>
            <w:tcBorders>
              <w:bottom w:val="single" w:color="000000" w:sz="10" w:space="0"/>
              <w:right w:val="single" w:color="000000" w:sz="8" w:space="0"/>
            </w:tcBorders>
            <w:shd w:val="clear" w:color="auto" w:fill="9CC2E5"/>
            <w:vAlign w:val="top"/>
          </w:tcPr>
          <w:p w14:paraId="24EFCCB1">
            <w:pPr>
              <w:pStyle w:val="44"/>
              <w:spacing w:before="186" w:line="142" w:lineRule="exact"/>
              <w:ind w:left="279"/>
              <w:rPr>
                <w:ins w:id="3016" w:author="随遇而安" w:date="2024-11-06T14:21:40Z"/>
              </w:rPr>
            </w:pPr>
            <w:ins w:id="3017" w:author="随遇而安" w:date="2024-11-06T14:21:40Z">
              <w:r>
                <w:rPr>
                  <w:position w:val="-3"/>
                </w:rPr>
                <w:t>—</w:t>
              </w:r>
            </w:ins>
          </w:p>
        </w:tc>
        <w:tc>
          <w:tcPr>
            <w:tcW w:w="69" w:type="dxa"/>
            <w:tcBorders>
              <w:left w:val="single" w:color="000000" w:sz="8" w:space="0"/>
              <w:bottom w:val="single" w:color="000000" w:sz="10" w:space="0"/>
              <w:right w:val="nil"/>
            </w:tcBorders>
            <w:vAlign w:val="top"/>
          </w:tcPr>
          <w:p w14:paraId="0867E01A">
            <w:pPr>
              <w:rPr>
                <w:ins w:id="3018" w:author="随遇而安" w:date="2024-11-06T14:21:40Z"/>
                <w:rFonts w:ascii="Arial"/>
                <w:sz w:val="21"/>
              </w:rPr>
            </w:pPr>
          </w:p>
        </w:tc>
      </w:tr>
      <w:tr w14:paraId="63E62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7" w:hRule="atLeast"/>
          <w:ins w:id="3019" w:author="随遇而安" w:date="2024-11-06T14:21:40Z"/>
        </w:trPr>
        <w:tc>
          <w:tcPr>
            <w:tcW w:w="14509" w:type="dxa"/>
            <w:gridSpan w:val="16"/>
            <w:tcBorders>
              <w:top w:val="single" w:color="000000" w:sz="8" w:space="0"/>
              <w:left w:val="single" w:color="000000" w:sz="10" w:space="0"/>
              <w:right w:val="single" w:color="000000" w:sz="10" w:space="0"/>
            </w:tcBorders>
            <w:shd w:val="clear" w:color="auto" w:fill="9CC2E5"/>
            <w:vAlign w:val="top"/>
          </w:tcPr>
          <w:p w14:paraId="188976AE">
            <w:pPr>
              <w:pStyle w:val="44"/>
              <w:spacing w:before="117" w:line="221" w:lineRule="auto"/>
              <w:ind w:left="109"/>
              <w:rPr>
                <w:ins w:id="3020" w:author="随遇而安" w:date="2024-11-06T14:21:40Z"/>
              </w:rPr>
            </w:pPr>
            <w:ins w:id="3021" w:author="随遇而安" w:date="2024-11-06T14:21:40Z">
              <w:r>
                <w:rPr>
                  <w:b/>
                  <w:bCs/>
                  <w:spacing w:val="-1"/>
                </w:rPr>
                <w:t>填表人：</w:t>
              </w:r>
            </w:ins>
            <w:ins w:id="3022" w:author="随遇而安" w:date="2024-11-06T14:21:40Z">
              <w:r>
                <w:rPr>
                  <w:spacing w:val="-1"/>
                </w:rPr>
                <w:t xml:space="preserve">                                                                     </w:t>
              </w:r>
            </w:ins>
            <w:ins w:id="3023" w:author="随遇而安" w:date="2024-11-06T14:21:40Z">
              <w:r>
                <w:rPr>
                  <w:spacing w:val="-2"/>
                </w:rPr>
                <w:t xml:space="preserve">              </w:t>
              </w:r>
            </w:ins>
            <w:ins w:id="3024" w:author="随遇而安" w:date="2024-11-06T14:21:40Z">
              <w:r>
                <w:rPr>
                  <w:b/>
                  <w:bCs/>
                  <w:spacing w:val="-2"/>
                </w:rPr>
                <w:t>填表日期：</w:t>
              </w:r>
            </w:ins>
            <w:ins w:id="3025" w:author="随遇而安" w:date="2024-11-06T14:21:40Z">
              <w:r>
                <w:rPr>
                  <w:spacing w:val="-2"/>
                </w:rPr>
                <w:t xml:space="preserve">        </w:t>
              </w:r>
            </w:ins>
            <w:ins w:id="3026" w:author="随遇而安" w:date="2024-11-06T14:21:40Z">
              <w:r>
                <w:rPr>
                  <w:b/>
                  <w:bCs/>
                  <w:spacing w:val="-2"/>
                </w:rPr>
                <w:t>年</w:t>
              </w:r>
            </w:ins>
            <w:ins w:id="3027" w:author="随遇而安" w:date="2024-11-06T14:21:40Z">
              <w:r>
                <w:rPr>
                  <w:spacing w:val="-2"/>
                </w:rPr>
                <w:t xml:space="preserve">     </w:t>
              </w:r>
            </w:ins>
            <w:ins w:id="3028" w:author="随遇而安" w:date="2024-11-06T14:21:40Z">
              <w:r>
                <w:rPr>
                  <w:b/>
                  <w:bCs/>
                  <w:spacing w:val="-2"/>
                </w:rPr>
                <w:t>月</w:t>
              </w:r>
            </w:ins>
            <w:ins w:id="3029" w:author="随遇而安" w:date="2024-11-06T14:21:40Z">
              <w:r>
                <w:rPr>
                  <w:spacing w:val="-2"/>
                </w:rPr>
                <w:t xml:space="preserve">      </w:t>
              </w:r>
            </w:ins>
            <w:ins w:id="3030" w:author="随遇而安" w:date="2024-11-06T14:21:40Z">
              <w:r>
                <w:rPr>
                  <w:b/>
                  <w:bCs/>
                  <w:spacing w:val="-2"/>
                </w:rPr>
                <w:t>日</w:t>
              </w:r>
            </w:ins>
          </w:p>
        </w:tc>
      </w:tr>
    </w:tbl>
    <w:p w14:paraId="01B37425">
      <w:pPr>
        <w:jc w:val="center"/>
        <w:outlineLvl w:val="0"/>
        <w:rPr>
          <w:del w:id="3031" w:author="随遇而安" w:date="2024-11-06T14:21:40Z"/>
          <w:rFonts w:ascii="Times New Roman" w:hAnsi="Times New Roman" w:eastAsia="宋体" w:cs="Times New Roman"/>
          <w:b/>
          <w:color w:val="000000" w:themeColor="text1"/>
          <w:sz w:val="18"/>
          <w:highlight w:val="none"/>
          <w:rPrChange w:id="3032" w:author="随遇而安" w:date="2023-08-11T15:39:24Z">
            <w:rPr>
              <w:del w:id="3033" w:author="随遇而安" w:date="2024-11-06T14:21:40Z"/>
              <w:rFonts w:ascii="Times New Roman" w:hAnsi="Times New Roman" w:eastAsia="宋体" w:cs="Times New Roman"/>
              <w:b/>
              <w:color w:val="000000" w:themeColor="text1"/>
              <w:sz w:val="18"/>
              <w14:textFill>
                <w14:solidFill>
                  <w14:schemeClr w14:val="tx1"/>
                </w14:solidFill>
              </w14:textFill>
            </w:rPr>
          </w:rPrChange>
          <w14:textFill>
            <w14:solidFill>
              <w14:schemeClr w14:val="tx1"/>
            </w14:solidFill>
          </w14:textFill>
        </w:rPr>
      </w:pPr>
      <w:del w:id="3034" w:author="随遇而安" w:date="2024-11-06T14:21:40Z">
        <w:r>
          <w:rPr>
            <w:rFonts w:hint="eastAsia" w:ascii="Times New Roman" w:hAnsi="Times New Roman" w:eastAsia="宋体" w:cs="Times New Roman"/>
            <w:b/>
            <w:color w:val="000000" w:themeColor="text1"/>
            <w:highlight w:val="none"/>
            <w:u w:val="single"/>
            <w:rPrChange w:id="3035" w:author="随遇而安" w:date="2023-08-11T15:39:24Z">
              <w:rPr>
                <w:rFonts w:hint="eastAsia" w:ascii="Times New Roman" w:hAnsi="Times New Roman" w:eastAsia="宋体" w:cs="Times New Roman"/>
                <w:b/>
                <w:color w:val="000000" w:themeColor="text1"/>
                <w:u w:val="single"/>
                <w14:textFill>
                  <w14:solidFill>
                    <w14:schemeClr w14:val="tx1"/>
                  </w14:solidFill>
                </w14:textFill>
              </w:rPr>
            </w:rPrChange>
            <w14:textFill>
              <w14:solidFill>
                <w14:schemeClr w14:val="tx1"/>
              </w14:solidFill>
            </w14:textFill>
          </w:rPr>
          <w:delText>XX项目公司（区域）</w:delText>
        </w:r>
      </w:del>
      <w:del w:id="3036" w:author="随遇而安" w:date="2024-11-06T14:21:40Z">
        <w:r>
          <w:rPr>
            <w:rFonts w:hint="eastAsia" w:ascii="Times New Roman" w:hAnsi="Times New Roman" w:eastAsia="宋体" w:cs="Times New Roman"/>
            <w:b/>
            <w:color w:val="000000" w:themeColor="text1"/>
            <w:highlight w:val="none"/>
            <w:rPrChange w:id="303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安全支出申请表</w:delText>
        </w:r>
        <w:bookmarkEnd w:id="100"/>
        <w:bookmarkEnd w:id="101"/>
        <w:bookmarkEnd w:id="102"/>
        <w:bookmarkEnd w:id="103"/>
        <w:bookmarkEnd w:id="104"/>
        <w:bookmarkEnd w:id="105"/>
        <w:bookmarkEnd w:id="106"/>
      </w:del>
    </w:p>
    <w:tbl>
      <w:tblPr>
        <w:tblStyle w:val="15"/>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2804"/>
        <w:gridCol w:w="2136"/>
        <w:gridCol w:w="1052"/>
        <w:gridCol w:w="1052"/>
        <w:gridCol w:w="1052"/>
        <w:gridCol w:w="1323"/>
        <w:gridCol w:w="1297"/>
        <w:gridCol w:w="1575"/>
        <w:gridCol w:w="1098"/>
        <w:gridCol w:w="58"/>
      </w:tblGrid>
      <w:tr w14:paraId="1C3F24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595" w:hRule="atLeast"/>
          <w:del w:id="3038" w:author="随遇而安" w:date="2024-11-06T14:21:40Z"/>
        </w:trPr>
        <w:tc>
          <w:tcPr>
            <w:tcW w:w="1054" w:type="dxa"/>
            <w:tcBorders>
              <w:top w:val="single" w:color="auto" w:sz="12" w:space="0"/>
              <w:bottom w:val="single" w:color="auto" w:sz="12" w:space="0"/>
            </w:tcBorders>
            <w:shd w:val="clear" w:color="auto" w:fill="9CC2E5" w:themeFill="accent1" w:themeFillTint="99"/>
            <w:vAlign w:val="center"/>
          </w:tcPr>
          <w:p w14:paraId="6032AECE">
            <w:pPr>
              <w:jc w:val="center"/>
              <w:rPr>
                <w:del w:id="3039" w:author="随遇而安" w:date="2024-11-06T14:21:40Z"/>
                <w:rFonts w:ascii="Times New Roman" w:hAnsi="Times New Roman" w:eastAsia="宋体" w:cs="Times New Roman"/>
                <w:b/>
                <w:color w:val="000000" w:themeColor="text1"/>
                <w:highlight w:val="none"/>
                <w:rPrChange w:id="3040" w:author="随遇而安" w:date="2023-08-11T15:39:24Z">
                  <w:rPr>
                    <w:del w:id="304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42" w:author="随遇而安" w:date="2024-11-06T14:21:40Z">
              <w:r>
                <w:rPr>
                  <w:rFonts w:hint="eastAsia" w:ascii="Times New Roman" w:hAnsi="Times New Roman" w:eastAsia="宋体" w:cs="Times New Roman"/>
                  <w:b/>
                  <w:color w:val="000000" w:themeColor="text1"/>
                  <w:highlight w:val="none"/>
                  <w:rPrChange w:id="304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序号</w:delText>
              </w:r>
            </w:del>
          </w:p>
        </w:tc>
        <w:tc>
          <w:tcPr>
            <w:tcW w:w="2804" w:type="dxa"/>
            <w:tcBorders>
              <w:top w:val="single" w:color="auto" w:sz="12" w:space="0"/>
              <w:bottom w:val="single" w:color="auto" w:sz="12" w:space="0"/>
            </w:tcBorders>
            <w:shd w:val="clear" w:color="auto" w:fill="9CC2E5" w:themeFill="accent1" w:themeFillTint="99"/>
            <w:vAlign w:val="center"/>
          </w:tcPr>
          <w:p w14:paraId="3F8047B1">
            <w:pPr>
              <w:jc w:val="center"/>
              <w:rPr>
                <w:del w:id="3044" w:author="随遇而安" w:date="2024-11-06T14:21:40Z"/>
                <w:rFonts w:ascii="Times New Roman" w:hAnsi="Times New Roman" w:eastAsia="宋体" w:cs="Times New Roman"/>
                <w:b/>
                <w:color w:val="000000" w:themeColor="text1"/>
                <w:highlight w:val="none"/>
                <w:rPrChange w:id="3045" w:author="随遇而安" w:date="2023-08-11T15:39:24Z">
                  <w:rPr>
                    <w:del w:id="3046"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47" w:author="随遇而安" w:date="2024-11-06T14:21:40Z">
              <w:r>
                <w:rPr>
                  <w:rFonts w:hint="eastAsia" w:ascii="Times New Roman" w:hAnsi="Times New Roman" w:eastAsia="宋体" w:cs="Times New Roman"/>
                  <w:b/>
                  <w:color w:val="000000" w:themeColor="text1"/>
                  <w:highlight w:val="none"/>
                  <w:rPrChange w:id="304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费用类别</w:delText>
              </w:r>
            </w:del>
          </w:p>
        </w:tc>
        <w:tc>
          <w:tcPr>
            <w:tcW w:w="2136" w:type="dxa"/>
            <w:tcBorders>
              <w:top w:val="single" w:color="auto" w:sz="12" w:space="0"/>
              <w:bottom w:val="single" w:color="auto" w:sz="12" w:space="0"/>
            </w:tcBorders>
            <w:shd w:val="clear" w:color="auto" w:fill="9CC2E5" w:themeFill="accent1" w:themeFillTint="99"/>
            <w:vAlign w:val="center"/>
          </w:tcPr>
          <w:p w14:paraId="57235BC8">
            <w:pPr>
              <w:jc w:val="center"/>
              <w:rPr>
                <w:del w:id="3049" w:author="随遇而安" w:date="2024-11-06T14:21:40Z"/>
                <w:rFonts w:ascii="Times New Roman" w:hAnsi="Times New Roman" w:eastAsia="宋体" w:cs="Times New Roman"/>
                <w:b/>
                <w:color w:val="000000" w:themeColor="text1"/>
                <w:highlight w:val="none"/>
                <w:rPrChange w:id="3050" w:author="随遇而安" w:date="2023-08-11T15:39:24Z">
                  <w:rPr>
                    <w:del w:id="305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52" w:author="随遇而安" w:date="2024-11-06T14:21:40Z">
              <w:r>
                <w:rPr>
                  <w:rFonts w:hint="eastAsia" w:ascii="Times New Roman" w:hAnsi="Times New Roman" w:eastAsia="宋体" w:cs="Times New Roman"/>
                  <w:b/>
                  <w:color w:val="000000" w:themeColor="text1"/>
                  <w:highlight w:val="none"/>
                  <w:rPrChange w:id="305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用途及依据</w:delText>
              </w:r>
            </w:del>
          </w:p>
        </w:tc>
        <w:tc>
          <w:tcPr>
            <w:tcW w:w="1052" w:type="dxa"/>
            <w:tcBorders>
              <w:top w:val="single" w:color="auto" w:sz="12" w:space="0"/>
              <w:bottom w:val="single" w:color="auto" w:sz="12" w:space="0"/>
            </w:tcBorders>
            <w:shd w:val="clear" w:color="auto" w:fill="9CC2E5" w:themeFill="accent1" w:themeFillTint="99"/>
            <w:vAlign w:val="center"/>
          </w:tcPr>
          <w:p w14:paraId="31D3F467">
            <w:pPr>
              <w:jc w:val="center"/>
              <w:rPr>
                <w:del w:id="3054" w:author="随遇而安" w:date="2024-11-06T14:21:40Z"/>
                <w:rFonts w:ascii="Times New Roman" w:hAnsi="Times New Roman" w:eastAsia="宋体" w:cs="Times New Roman"/>
                <w:b/>
                <w:color w:val="000000" w:themeColor="text1"/>
                <w:highlight w:val="none"/>
                <w:rPrChange w:id="3055" w:author="随遇而安" w:date="2023-08-11T15:39:24Z">
                  <w:rPr>
                    <w:del w:id="3056"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57" w:author="随遇而安" w:date="2024-11-06T14:21:40Z">
              <w:r>
                <w:rPr>
                  <w:rFonts w:hint="eastAsia" w:ascii="Times New Roman" w:hAnsi="Times New Roman" w:eastAsia="宋体" w:cs="Times New Roman"/>
                  <w:b/>
                  <w:color w:val="000000" w:themeColor="text1"/>
                  <w:highlight w:val="none"/>
                  <w:rPrChange w:id="305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申请</w:delText>
              </w:r>
            </w:del>
          </w:p>
          <w:p w14:paraId="296DA982">
            <w:pPr>
              <w:jc w:val="center"/>
              <w:rPr>
                <w:del w:id="3059" w:author="随遇而安" w:date="2024-11-06T14:21:40Z"/>
                <w:rFonts w:ascii="Times New Roman" w:hAnsi="Times New Roman" w:eastAsia="宋体" w:cs="Times New Roman"/>
                <w:b/>
                <w:color w:val="000000" w:themeColor="text1"/>
                <w:highlight w:val="none"/>
                <w:rPrChange w:id="3060" w:author="随遇而安" w:date="2023-08-11T15:39:24Z">
                  <w:rPr>
                    <w:del w:id="306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62" w:author="随遇而安" w:date="2024-11-06T14:21:40Z">
              <w:r>
                <w:rPr>
                  <w:rFonts w:hint="eastAsia" w:ascii="Times New Roman" w:hAnsi="Times New Roman" w:eastAsia="宋体" w:cs="Times New Roman"/>
                  <w:b/>
                  <w:color w:val="000000" w:themeColor="text1"/>
                  <w:highlight w:val="none"/>
                  <w:rPrChange w:id="306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数量</w:delText>
              </w:r>
            </w:del>
          </w:p>
        </w:tc>
        <w:tc>
          <w:tcPr>
            <w:tcW w:w="1052" w:type="dxa"/>
            <w:tcBorders>
              <w:top w:val="single" w:color="auto" w:sz="12" w:space="0"/>
              <w:bottom w:val="single" w:color="auto" w:sz="12" w:space="0"/>
            </w:tcBorders>
            <w:shd w:val="clear" w:color="auto" w:fill="9CC2E5" w:themeFill="accent1" w:themeFillTint="99"/>
            <w:vAlign w:val="center"/>
          </w:tcPr>
          <w:p w14:paraId="665E073D">
            <w:pPr>
              <w:jc w:val="center"/>
              <w:rPr>
                <w:del w:id="3064" w:author="随遇而安" w:date="2024-11-06T14:21:40Z"/>
                <w:rFonts w:ascii="Times New Roman" w:hAnsi="Times New Roman" w:eastAsia="宋体" w:cs="Times New Roman"/>
                <w:b/>
                <w:color w:val="000000" w:themeColor="text1"/>
                <w:highlight w:val="none"/>
                <w:rPrChange w:id="3065" w:author="随遇而安" w:date="2023-08-11T15:39:24Z">
                  <w:rPr>
                    <w:del w:id="3066"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67" w:author="随遇而安" w:date="2024-11-06T14:21:40Z">
              <w:r>
                <w:rPr>
                  <w:rFonts w:hint="eastAsia" w:ascii="Times New Roman" w:hAnsi="Times New Roman" w:eastAsia="宋体" w:cs="Times New Roman"/>
                  <w:b/>
                  <w:color w:val="000000" w:themeColor="text1"/>
                  <w:highlight w:val="none"/>
                  <w:rPrChange w:id="306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库存</w:delText>
              </w:r>
            </w:del>
          </w:p>
          <w:p w14:paraId="143A03C5">
            <w:pPr>
              <w:jc w:val="center"/>
              <w:rPr>
                <w:del w:id="3069" w:author="随遇而安" w:date="2024-11-06T14:21:40Z"/>
                <w:rFonts w:ascii="Times New Roman" w:hAnsi="Times New Roman" w:eastAsia="宋体" w:cs="Times New Roman"/>
                <w:b/>
                <w:color w:val="000000" w:themeColor="text1"/>
                <w:highlight w:val="none"/>
                <w:rPrChange w:id="3070" w:author="随遇而安" w:date="2023-08-11T15:39:24Z">
                  <w:rPr>
                    <w:del w:id="307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72" w:author="随遇而安" w:date="2024-11-06T14:21:40Z">
              <w:r>
                <w:rPr>
                  <w:rFonts w:hint="eastAsia" w:ascii="Times New Roman" w:hAnsi="Times New Roman" w:eastAsia="宋体" w:cs="Times New Roman"/>
                  <w:b/>
                  <w:color w:val="000000" w:themeColor="text1"/>
                  <w:highlight w:val="none"/>
                  <w:rPrChange w:id="307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数量</w:delText>
              </w:r>
            </w:del>
          </w:p>
        </w:tc>
        <w:tc>
          <w:tcPr>
            <w:tcW w:w="1052" w:type="dxa"/>
            <w:tcBorders>
              <w:top w:val="single" w:color="auto" w:sz="12" w:space="0"/>
              <w:bottom w:val="single" w:color="auto" w:sz="12" w:space="0"/>
            </w:tcBorders>
            <w:shd w:val="clear" w:color="auto" w:fill="9CC2E5" w:themeFill="accent1" w:themeFillTint="99"/>
            <w:vAlign w:val="center"/>
          </w:tcPr>
          <w:p w14:paraId="0A1E030D">
            <w:pPr>
              <w:jc w:val="center"/>
              <w:rPr>
                <w:del w:id="3074" w:author="随遇而安" w:date="2024-11-06T14:21:40Z"/>
                <w:rFonts w:ascii="Times New Roman" w:hAnsi="Times New Roman" w:eastAsia="宋体" w:cs="Times New Roman"/>
                <w:b/>
                <w:color w:val="000000" w:themeColor="text1"/>
                <w:highlight w:val="none"/>
                <w:rPrChange w:id="3075" w:author="随遇而安" w:date="2023-08-11T15:39:24Z">
                  <w:rPr>
                    <w:del w:id="3076"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77" w:author="随遇而安" w:date="2024-11-06T14:21:40Z">
              <w:r>
                <w:rPr>
                  <w:rFonts w:hint="eastAsia" w:ascii="Times New Roman" w:hAnsi="Times New Roman" w:eastAsia="宋体" w:cs="Times New Roman"/>
                  <w:b/>
                  <w:color w:val="000000" w:themeColor="text1"/>
                  <w:highlight w:val="none"/>
                  <w:rPrChange w:id="307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品牌</w:delText>
              </w:r>
            </w:del>
          </w:p>
        </w:tc>
        <w:tc>
          <w:tcPr>
            <w:tcW w:w="1323" w:type="dxa"/>
            <w:tcBorders>
              <w:top w:val="single" w:color="auto" w:sz="12" w:space="0"/>
              <w:bottom w:val="single" w:color="auto" w:sz="12" w:space="0"/>
            </w:tcBorders>
            <w:shd w:val="clear" w:color="auto" w:fill="9CC2E5" w:themeFill="accent1" w:themeFillTint="99"/>
            <w:vAlign w:val="center"/>
          </w:tcPr>
          <w:p w14:paraId="54ED8443">
            <w:pPr>
              <w:jc w:val="center"/>
              <w:rPr>
                <w:del w:id="3079" w:author="随遇而安" w:date="2024-11-06T14:21:40Z"/>
                <w:rFonts w:ascii="Times New Roman" w:hAnsi="Times New Roman" w:eastAsia="宋体" w:cs="Times New Roman"/>
                <w:b/>
                <w:color w:val="000000" w:themeColor="text1"/>
                <w:highlight w:val="none"/>
                <w:rPrChange w:id="3080" w:author="随遇而安" w:date="2023-08-11T15:39:24Z">
                  <w:rPr>
                    <w:del w:id="308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82" w:author="随遇而安" w:date="2024-11-06T14:21:40Z">
              <w:r>
                <w:rPr>
                  <w:rFonts w:hint="eastAsia" w:ascii="Times New Roman" w:hAnsi="Times New Roman" w:eastAsia="宋体" w:cs="Times New Roman"/>
                  <w:b/>
                  <w:color w:val="000000" w:themeColor="text1"/>
                  <w:highlight w:val="none"/>
                  <w:rPrChange w:id="308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单价（元）</w:delText>
              </w:r>
            </w:del>
          </w:p>
        </w:tc>
        <w:tc>
          <w:tcPr>
            <w:tcW w:w="1297" w:type="dxa"/>
            <w:tcBorders>
              <w:top w:val="single" w:color="auto" w:sz="12" w:space="0"/>
              <w:bottom w:val="single" w:color="auto" w:sz="12" w:space="0"/>
            </w:tcBorders>
            <w:shd w:val="clear" w:color="auto" w:fill="9CC2E5" w:themeFill="accent1" w:themeFillTint="99"/>
            <w:vAlign w:val="center"/>
          </w:tcPr>
          <w:p w14:paraId="64448509">
            <w:pPr>
              <w:jc w:val="center"/>
              <w:rPr>
                <w:del w:id="3084" w:author="随遇而安" w:date="2024-11-06T14:21:40Z"/>
                <w:rFonts w:ascii="Times New Roman" w:hAnsi="Times New Roman" w:eastAsia="宋体" w:cs="Times New Roman"/>
                <w:b/>
                <w:color w:val="000000" w:themeColor="text1"/>
                <w:highlight w:val="none"/>
                <w:rPrChange w:id="3085" w:author="随遇而安" w:date="2023-08-11T15:39:24Z">
                  <w:rPr>
                    <w:del w:id="3086"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87" w:author="随遇而安" w:date="2024-11-06T14:21:40Z">
              <w:r>
                <w:rPr>
                  <w:rFonts w:hint="eastAsia" w:ascii="Times New Roman" w:hAnsi="Times New Roman" w:eastAsia="宋体" w:cs="Times New Roman"/>
                  <w:b/>
                  <w:color w:val="000000" w:themeColor="text1"/>
                  <w:highlight w:val="none"/>
                  <w:rPrChange w:id="308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总价（元）</w:delText>
              </w:r>
            </w:del>
          </w:p>
        </w:tc>
        <w:tc>
          <w:tcPr>
            <w:tcW w:w="1575" w:type="dxa"/>
            <w:tcBorders>
              <w:top w:val="single" w:color="auto" w:sz="12" w:space="0"/>
              <w:bottom w:val="single" w:color="auto" w:sz="12" w:space="0"/>
            </w:tcBorders>
            <w:shd w:val="clear" w:color="auto" w:fill="9CC2E5" w:themeFill="accent1" w:themeFillTint="99"/>
            <w:vAlign w:val="center"/>
          </w:tcPr>
          <w:p w14:paraId="383DEF75">
            <w:pPr>
              <w:jc w:val="center"/>
              <w:rPr>
                <w:del w:id="3089" w:author="随遇而安" w:date="2024-11-06T14:21:40Z"/>
                <w:rFonts w:ascii="Times New Roman" w:hAnsi="Times New Roman" w:eastAsia="宋体" w:cs="Times New Roman"/>
                <w:b/>
                <w:color w:val="000000" w:themeColor="text1"/>
                <w:highlight w:val="none"/>
                <w:rPrChange w:id="3090" w:author="随遇而安" w:date="2023-08-11T15:39:24Z">
                  <w:rPr>
                    <w:del w:id="309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92" w:author="随遇而安" w:date="2024-11-06T14:21:40Z">
              <w:r>
                <w:rPr>
                  <w:rFonts w:hint="eastAsia" w:ascii="Times New Roman" w:hAnsi="Times New Roman" w:eastAsia="宋体" w:cs="Times New Roman"/>
                  <w:b/>
                  <w:color w:val="000000" w:themeColor="text1"/>
                  <w:highlight w:val="none"/>
                  <w:rPrChange w:id="309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使用部门/地点</w:delText>
              </w:r>
            </w:del>
          </w:p>
        </w:tc>
        <w:tc>
          <w:tcPr>
            <w:tcW w:w="1098" w:type="dxa"/>
            <w:tcBorders>
              <w:top w:val="single" w:color="auto" w:sz="12" w:space="0"/>
              <w:bottom w:val="single" w:color="auto" w:sz="12" w:space="0"/>
            </w:tcBorders>
            <w:shd w:val="clear" w:color="auto" w:fill="9CC2E5" w:themeFill="accent1" w:themeFillTint="99"/>
            <w:vAlign w:val="center"/>
          </w:tcPr>
          <w:p w14:paraId="7D753B91">
            <w:pPr>
              <w:jc w:val="center"/>
              <w:rPr>
                <w:del w:id="3094" w:author="随遇而安" w:date="2024-11-06T14:21:40Z"/>
                <w:rFonts w:ascii="Times New Roman" w:hAnsi="Times New Roman" w:eastAsia="宋体" w:cs="Times New Roman"/>
                <w:b/>
                <w:color w:val="000000" w:themeColor="text1"/>
                <w:highlight w:val="none"/>
                <w:rPrChange w:id="3095" w:author="随遇而安" w:date="2023-08-11T15:39:24Z">
                  <w:rPr>
                    <w:del w:id="3096"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097" w:author="随遇而安" w:date="2024-11-06T14:21:40Z">
              <w:r>
                <w:rPr>
                  <w:rFonts w:hint="eastAsia" w:ascii="Times New Roman" w:hAnsi="Times New Roman" w:eastAsia="宋体" w:cs="Times New Roman"/>
                  <w:b/>
                  <w:color w:val="000000" w:themeColor="text1"/>
                  <w:highlight w:val="none"/>
                  <w:rPrChange w:id="3098"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备注</w:delText>
              </w:r>
            </w:del>
          </w:p>
        </w:tc>
      </w:tr>
      <w:tr w14:paraId="41F11D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397" w:hRule="exact"/>
          <w:del w:id="3099" w:author="随遇而安" w:date="2024-11-06T14:21:40Z"/>
        </w:trPr>
        <w:tc>
          <w:tcPr>
            <w:tcW w:w="1054" w:type="dxa"/>
            <w:tcBorders>
              <w:top w:val="single" w:color="auto" w:sz="12" w:space="0"/>
            </w:tcBorders>
            <w:vAlign w:val="center"/>
          </w:tcPr>
          <w:p w14:paraId="0A4D67B0">
            <w:pPr>
              <w:jc w:val="center"/>
              <w:rPr>
                <w:del w:id="3100" w:author="随遇而安" w:date="2024-11-06T14:21:40Z"/>
                <w:rFonts w:ascii="Times New Roman" w:hAnsi="Times New Roman" w:eastAsia="宋体" w:cs="Times New Roman"/>
                <w:color w:val="000000" w:themeColor="text1"/>
                <w:highlight w:val="none"/>
                <w:rPrChange w:id="3101" w:author="随遇而安" w:date="2023-08-11T15:39:24Z">
                  <w:rPr>
                    <w:del w:id="310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103" w:author="随遇而安" w:date="2024-11-06T14:21:40Z">
              <w:r>
                <w:rPr>
                  <w:rFonts w:hint="eastAsia" w:ascii="Times New Roman" w:hAnsi="Times New Roman" w:eastAsia="宋体" w:cs="Times New Roman"/>
                  <w:color w:val="000000" w:themeColor="text1"/>
                  <w:highlight w:val="none"/>
                  <w:rPrChange w:id="310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3105" w:author="随遇而安" w:date="2024-11-06T14:21:40Z">
              <w:r>
                <w:rPr>
                  <w:rFonts w:ascii="Times New Roman" w:hAnsi="Times New Roman" w:eastAsia="宋体" w:cs="Times New Roman"/>
                  <w:color w:val="000000" w:themeColor="text1"/>
                  <w:highlight w:val="none"/>
                  <w:rPrChange w:id="310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1</w:delText>
              </w:r>
            </w:del>
          </w:p>
        </w:tc>
        <w:tc>
          <w:tcPr>
            <w:tcW w:w="2804" w:type="dxa"/>
            <w:tcBorders>
              <w:top w:val="single" w:color="auto" w:sz="12" w:space="0"/>
            </w:tcBorders>
            <w:vAlign w:val="center"/>
          </w:tcPr>
          <w:p w14:paraId="7A172786">
            <w:pPr>
              <w:jc w:val="center"/>
              <w:rPr>
                <w:del w:id="3107" w:author="随遇而安" w:date="2024-11-06T14:21:40Z"/>
                <w:rFonts w:ascii="Times New Roman" w:hAnsi="Times New Roman" w:eastAsia="宋体" w:cs="Times New Roman"/>
                <w:color w:val="000000" w:themeColor="text1"/>
                <w:highlight w:val="none"/>
                <w:rPrChange w:id="3108" w:author="随遇而安" w:date="2023-08-11T15:39:24Z">
                  <w:rPr>
                    <w:del w:id="3109"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136" w:type="dxa"/>
            <w:tcBorders>
              <w:top w:val="single" w:color="auto" w:sz="12" w:space="0"/>
            </w:tcBorders>
            <w:vAlign w:val="center"/>
          </w:tcPr>
          <w:p w14:paraId="719E42ED">
            <w:pPr>
              <w:jc w:val="center"/>
              <w:rPr>
                <w:del w:id="3110" w:author="随遇而安" w:date="2024-11-06T14:21:40Z"/>
                <w:rFonts w:ascii="Times New Roman" w:hAnsi="Times New Roman" w:eastAsia="宋体" w:cs="Times New Roman"/>
                <w:color w:val="000000" w:themeColor="text1"/>
                <w:highlight w:val="none"/>
                <w:rPrChange w:id="3111" w:author="随遇而安" w:date="2023-08-11T15:39:24Z">
                  <w:rPr>
                    <w:del w:id="311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tcBorders>
              <w:top w:val="single" w:color="auto" w:sz="12" w:space="0"/>
            </w:tcBorders>
            <w:vAlign w:val="center"/>
          </w:tcPr>
          <w:p w14:paraId="5625207C">
            <w:pPr>
              <w:jc w:val="center"/>
              <w:rPr>
                <w:del w:id="3113" w:author="随遇而安" w:date="2024-11-06T14:21:40Z"/>
                <w:rFonts w:ascii="Times New Roman" w:hAnsi="Times New Roman" w:eastAsia="宋体" w:cs="Times New Roman"/>
                <w:color w:val="000000" w:themeColor="text1"/>
                <w:highlight w:val="none"/>
                <w:rPrChange w:id="3114" w:author="随遇而安" w:date="2023-08-11T15:39:24Z">
                  <w:rPr>
                    <w:del w:id="3115"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tcBorders>
              <w:top w:val="single" w:color="auto" w:sz="12" w:space="0"/>
            </w:tcBorders>
            <w:vAlign w:val="center"/>
          </w:tcPr>
          <w:p w14:paraId="48C72B72">
            <w:pPr>
              <w:jc w:val="center"/>
              <w:rPr>
                <w:del w:id="3116" w:author="随遇而安" w:date="2024-11-06T14:21:40Z"/>
                <w:rFonts w:ascii="Times New Roman" w:hAnsi="Times New Roman" w:eastAsia="宋体" w:cs="Times New Roman"/>
                <w:color w:val="000000" w:themeColor="text1"/>
                <w:highlight w:val="none"/>
                <w:rPrChange w:id="3117" w:author="随遇而安" w:date="2023-08-11T15:39:24Z">
                  <w:rPr>
                    <w:del w:id="3118"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tcBorders>
              <w:top w:val="single" w:color="auto" w:sz="12" w:space="0"/>
            </w:tcBorders>
            <w:vAlign w:val="center"/>
          </w:tcPr>
          <w:p w14:paraId="00FC6552">
            <w:pPr>
              <w:jc w:val="center"/>
              <w:rPr>
                <w:del w:id="3119" w:author="随遇而安" w:date="2024-11-06T14:21:40Z"/>
                <w:rFonts w:ascii="Times New Roman" w:hAnsi="Times New Roman" w:eastAsia="宋体" w:cs="Times New Roman"/>
                <w:color w:val="000000" w:themeColor="text1"/>
                <w:highlight w:val="none"/>
                <w:rPrChange w:id="3120" w:author="随遇而安" w:date="2023-08-11T15:39:24Z">
                  <w:rPr>
                    <w:del w:id="3121"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23" w:type="dxa"/>
            <w:tcBorders>
              <w:top w:val="single" w:color="auto" w:sz="12" w:space="0"/>
            </w:tcBorders>
            <w:vAlign w:val="center"/>
          </w:tcPr>
          <w:p w14:paraId="1FDAEFF0">
            <w:pPr>
              <w:jc w:val="center"/>
              <w:rPr>
                <w:del w:id="3122" w:author="随遇而安" w:date="2024-11-06T14:21:40Z"/>
                <w:rFonts w:ascii="Times New Roman" w:hAnsi="Times New Roman" w:eastAsia="宋体" w:cs="Times New Roman"/>
                <w:color w:val="000000" w:themeColor="text1"/>
                <w:highlight w:val="none"/>
                <w:rPrChange w:id="3123" w:author="随遇而安" w:date="2023-08-11T15:39:24Z">
                  <w:rPr>
                    <w:del w:id="3124"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97" w:type="dxa"/>
            <w:tcBorders>
              <w:top w:val="single" w:color="auto" w:sz="12" w:space="0"/>
            </w:tcBorders>
            <w:vAlign w:val="center"/>
          </w:tcPr>
          <w:p w14:paraId="61AC2632">
            <w:pPr>
              <w:jc w:val="center"/>
              <w:rPr>
                <w:del w:id="3125" w:author="随遇而安" w:date="2024-11-06T14:21:40Z"/>
                <w:rFonts w:ascii="Times New Roman" w:hAnsi="Times New Roman" w:eastAsia="宋体" w:cs="Times New Roman"/>
                <w:color w:val="000000" w:themeColor="text1"/>
                <w:highlight w:val="none"/>
                <w:rPrChange w:id="3126" w:author="随遇而安" w:date="2023-08-11T15:39:24Z">
                  <w:rPr>
                    <w:del w:id="312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75" w:type="dxa"/>
            <w:tcBorders>
              <w:top w:val="single" w:color="auto" w:sz="12" w:space="0"/>
            </w:tcBorders>
            <w:vAlign w:val="center"/>
          </w:tcPr>
          <w:p w14:paraId="7196124C">
            <w:pPr>
              <w:jc w:val="center"/>
              <w:rPr>
                <w:del w:id="3128" w:author="随遇而安" w:date="2024-11-06T14:21:40Z"/>
                <w:rFonts w:ascii="Times New Roman" w:hAnsi="Times New Roman" w:eastAsia="宋体" w:cs="Times New Roman"/>
                <w:color w:val="000000" w:themeColor="text1"/>
                <w:highlight w:val="none"/>
                <w:rPrChange w:id="3129" w:author="随遇而安" w:date="2023-08-11T15:39:24Z">
                  <w:rPr>
                    <w:del w:id="3130"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98" w:type="dxa"/>
            <w:tcBorders>
              <w:top w:val="single" w:color="auto" w:sz="12" w:space="0"/>
            </w:tcBorders>
            <w:vAlign w:val="center"/>
          </w:tcPr>
          <w:p w14:paraId="16DD6B8D">
            <w:pPr>
              <w:jc w:val="center"/>
              <w:rPr>
                <w:del w:id="3131" w:author="随遇而安" w:date="2024-11-06T14:21:40Z"/>
                <w:rFonts w:ascii="Times New Roman" w:hAnsi="Times New Roman" w:eastAsia="宋体" w:cs="Times New Roman"/>
                <w:color w:val="000000" w:themeColor="text1"/>
                <w:highlight w:val="none"/>
                <w:rPrChange w:id="3132" w:author="随遇而安" w:date="2023-08-11T15:39:24Z">
                  <w:rPr>
                    <w:del w:id="3133"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5DBC7A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397" w:hRule="exact"/>
          <w:del w:id="3134" w:author="随遇而安" w:date="2024-11-06T14:21:40Z"/>
        </w:trPr>
        <w:tc>
          <w:tcPr>
            <w:tcW w:w="1054" w:type="dxa"/>
            <w:vAlign w:val="center"/>
          </w:tcPr>
          <w:p w14:paraId="28731763">
            <w:pPr>
              <w:jc w:val="center"/>
              <w:rPr>
                <w:del w:id="3135" w:author="随遇而安" w:date="2024-11-06T14:21:40Z"/>
                <w:rFonts w:ascii="Times New Roman" w:hAnsi="Times New Roman" w:eastAsia="宋体" w:cs="Times New Roman"/>
                <w:color w:val="000000" w:themeColor="text1"/>
                <w:highlight w:val="none"/>
                <w:rPrChange w:id="3136" w:author="随遇而安" w:date="2023-08-11T15:39:24Z">
                  <w:rPr>
                    <w:del w:id="313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138" w:author="随遇而安" w:date="2024-11-06T14:21:40Z">
              <w:r>
                <w:rPr>
                  <w:rFonts w:hint="eastAsia" w:ascii="Times New Roman" w:hAnsi="Times New Roman" w:eastAsia="宋体" w:cs="Times New Roman"/>
                  <w:color w:val="000000" w:themeColor="text1"/>
                  <w:highlight w:val="none"/>
                  <w:rPrChange w:id="3139"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3140" w:author="随遇而安" w:date="2024-11-06T14:21:40Z">
              <w:r>
                <w:rPr>
                  <w:rFonts w:ascii="Times New Roman" w:hAnsi="Times New Roman" w:eastAsia="宋体" w:cs="Times New Roman"/>
                  <w:color w:val="000000" w:themeColor="text1"/>
                  <w:highlight w:val="none"/>
                  <w:rPrChange w:id="314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2</w:delText>
              </w:r>
            </w:del>
          </w:p>
        </w:tc>
        <w:tc>
          <w:tcPr>
            <w:tcW w:w="2804" w:type="dxa"/>
            <w:vAlign w:val="center"/>
          </w:tcPr>
          <w:p w14:paraId="187F16CC">
            <w:pPr>
              <w:jc w:val="center"/>
              <w:rPr>
                <w:del w:id="3142" w:author="随遇而安" w:date="2024-11-06T14:21:40Z"/>
                <w:rFonts w:ascii="Times New Roman" w:hAnsi="Times New Roman" w:eastAsia="宋体" w:cs="Times New Roman"/>
                <w:color w:val="000000" w:themeColor="text1"/>
                <w:highlight w:val="none"/>
                <w:rPrChange w:id="3143" w:author="随遇而安" w:date="2023-08-11T15:39:24Z">
                  <w:rPr>
                    <w:del w:id="3144"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136" w:type="dxa"/>
            <w:vAlign w:val="center"/>
          </w:tcPr>
          <w:p w14:paraId="72064005">
            <w:pPr>
              <w:jc w:val="center"/>
              <w:rPr>
                <w:del w:id="3145" w:author="随遇而安" w:date="2024-11-06T14:21:40Z"/>
                <w:rFonts w:ascii="Times New Roman" w:hAnsi="Times New Roman" w:eastAsia="宋体" w:cs="Times New Roman"/>
                <w:color w:val="000000" w:themeColor="text1"/>
                <w:highlight w:val="none"/>
                <w:rPrChange w:id="3146" w:author="随遇而安" w:date="2023-08-11T15:39:24Z">
                  <w:rPr>
                    <w:del w:id="314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12CEF073">
            <w:pPr>
              <w:jc w:val="center"/>
              <w:rPr>
                <w:del w:id="3148" w:author="随遇而安" w:date="2024-11-06T14:21:40Z"/>
                <w:rFonts w:ascii="Times New Roman" w:hAnsi="Times New Roman" w:eastAsia="宋体" w:cs="Times New Roman"/>
                <w:color w:val="000000" w:themeColor="text1"/>
                <w:highlight w:val="none"/>
                <w:rPrChange w:id="3149" w:author="随遇而安" w:date="2023-08-11T15:39:24Z">
                  <w:rPr>
                    <w:del w:id="3150"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52107BDC">
            <w:pPr>
              <w:jc w:val="center"/>
              <w:rPr>
                <w:del w:id="3151" w:author="随遇而安" w:date="2024-11-06T14:21:40Z"/>
                <w:rFonts w:ascii="Times New Roman" w:hAnsi="Times New Roman" w:eastAsia="宋体" w:cs="Times New Roman"/>
                <w:color w:val="000000" w:themeColor="text1"/>
                <w:highlight w:val="none"/>
                <w:rPrChange w:id="3152" w:author="随遇而安" w:date="2023-08-11T15:39:24Z">
                  <w:rPr>
                    <w:del w:id="3153"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1F0B5DDC">
            <w:pPr>
              <w:jc w:val="center"/>
              <w:rPr>
                <w:del w:id="3154" w:author="随遇而安" w:date="2024-11-06T14:21:40Z"/>
                <w:rFonts w:ascii="Times New Roman" w:hAnsi="Times New Roman" w:eastAsia="宋体" w:cs="Times New Roman"/>
                <w:color w:val="000000" w:themeColor="text1"/>
                <w:highlight w:val="none"/>
                <w:rPrChange w:id="3155" w:author="随遇而安" w:date="2023-08-11T15:39:24Z">
                  <w:rPr>
                    <w:del w:id="3156"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23" w:type="dxa"/>
            <w:vAlign w:val="center"/>
          </w:tcPr>
          <w:p w14:paraId="106D669F">
            <w:pPr>
              <w:jc w:val="center"/>
              <w:rPr>
                <w:del w:id="3157" w:author="随遇而安" w:date="2024-11-06T14:21:40Z"/>
                <w:rFonts w:ascii="Times New Roman" w:hAnsi="Times New Roman" w:eastAsia="宋体" w:cs="Times New Roman"/>
                <w:color w:val="000000" w:themeColor="text1"/>
                <w:highlight w:val="none"/>
                <w:rPrChange w:id="3158" w:author="随遇而安" w:date="2023-08-11T15:39:24Z">
                  <w:rPr>
                    <w:del w:id="3159"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97" w:type="dxa"/>
            <w:vAlign w:val="center"/>
          </w:tcPr>
          <w:p w14:paraId="36C0E353">
            <w:pPr>
              <w:jc w:val="center"/>
              <w:rPr>
                <w:del w:id="3160" w:author="随遇而安" w:date="2024-11-06T14:21:40Z"/>
                <w:rFonts w:ascii="Times New Roman" w:hAnsi="Times New Roman" w:eastAsia="宋体" w:cs="Times New Roman"/>
                <w:color w:val="000000" w:themeColor="text1"/>
                <w:highlight w:val="none"/>
                <w:rPrChange w:id="3161" w:author="随遇而安" w:date="2023-08-11T15:39:24Z">
                  <w:rPr>
                    <w:del w:id="316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75" w:type="dxa"/>
            <w:vAlign w:val="center"/>
          </w:tcPr>
          <w:p w14:paraId="4A8097CA">
            <w:pPr>
              <w:jc w:val="center"/>
              <w:rPr>
                <w:del w:id="3163" w:author="随遇而安" w:date="2024-11-06T14:21:40Z"/>
                <w:rFonts w:ascii="Times New Roman" w:hAnsi="Times New Roman" w:eastAsia="宋体" w:cs="Times New Roman"/>
                <w:color w:val="000000" w:themeColor="text1"/>
                <w:highlight w:val="none"/>
                <w:rPrChange w:id="3164" w:author="随遇而安" w:date="2023-08-11T15:39:24Z">
                  <w:rPr>
                    <w:del w:id="3165"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98" w:type="dxa"/>
            <w:vAlign w:val="center"/>
          </w:tcPr>
          <w:p w14:paraId="5C876C36">
            <w:pPr>
              <w:jc w:val="center"/>
              <w:rPr>
                <w:del w:id="3166" w:author="随遇而安" w:date="2024-11-06T14:21:40Z"/>
                <w:rFonts w:ascii="Times New Roman" w:hAnsi="Times New Roman" w:eastAsia="宋体" w:cs="Times New Roman"/>
                <w:color w:val="000000" w:themeColor="text1"/>
                <w:highlight w:val="none"/>
                <w:rPrChange w:id="3167" w:author="随遇而安" w:date="2023-08-11T15:39:24Z">
                  <w:rPr>
                    <w:del w:id="3168"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05171F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397" w:hRule="exact"/>
          <w:del w:id="3169" w:author="随遇而安" w:date="2024-11-06T14:21:40Z"/>
        </w:trPr>
        <w:tc>
          <w:tcPr>
            <w:tcW w:w="1054" w:type="dxa"/>
            <w:vAlign w:val="center"/>
          </w:tcPr>
          <w:p w14:paraId="02C90C1F">
            <w:pPr>
              <w:jc w:val="center"/>
              <w:rPr>
                <w:del w:id="3170" w:author="随遇而安" w:date="2024-11-06T14:21:40Z"/>
                <w:rFonts w:ascii="Times New Roman" w:hAnsi="Times New Roman" w:eastAsia="宋体" w:cs="Times New Roman"/>
                <w:color w:val="000000" w:themeColor="text1"/>
                <w:highlight w:val="none"/>
                <w:rPrChange w:id="3171" w:author="随遇而安" w:date="2023-08-11T15:39:24Z">
                  <w:rPr>
                    <w:del w:id="317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173" w:author="随遇而安" w:date="2024-11-06T14:21:40Z">
              <w:r>
                <w:rPr>
                  <w:rFonts w:hint="eastAsia" w:ascii="Times New Roman" w:hAnsi="Times New Roman" w:eastAsia="宋体" w:cs="Times New Roman"/>
                  <w:color w:val="000000" w:themeColor="text1"/>
                  <w:highlight w:val="none"/>
                  <w:rPrChange w:id="317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3175" w:author="随遇而安" w:date="2024-11-06T14:21:40Z">
              <w:r>
                <w:rPr>
                  <w:rFonts w:ascii="Times New Roman" w:hAnsi="Times New Roman" w:eastAsia="宋体" w:cs="Times New Roman"/>
                  <w:color w:val="000000" w:themeColor="text1"/>
                  <w:highlight w:val="none"/>
                  <w:rPrChange w:id="317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3</w:delText>
              </w:r>
            </w:del>
          </w:p>
        </w:tc>
        <w:tc>
          <w:tcPr>
            <w:tcW w:w="2804" w:type="dxa"/>
            <w:vAlign w:val="center"/>
          </w:tcPr>
          <w:p w14:paraId="626FA3F0">
            <w:pPr>
              <w:jc w:val="center"/>
              <w:rPr>
                <w:del w:id="3177" w:author="随遇而安" w:date="2024-11-06T14:21:40Z"/>
                <w:rFonts w:ascii="Times New Roman" w:hAnsi="Times New Roman" w:eastAsia="宋体" w:cs="Times New Roman"/>
                <w:color w:val="000000" w:themeColor="text1"/>
                <w:highlight w:val="none"/>
                <w:rPrChange w:id="3178" w:author="随遇而安" w:date="2023-08-11T15:39:24Z">
                  <w:rPr>
                    <w:del w:id="3179"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136" w:type="dxa"/>
            <w:vAlign w:val="center"/>
          </w:tcPr>
          <w:p w14:paraId="1BA05C17">
            <w:pPr>
              <w:jc w:val="center"/>
              <w:rPr>
                <w:del w:id="3180" w:author="随遇而安" w:date="2024-11-06T14:21:40Z"/>
                <w:rFonts w:ascii="Times New Roman" w:hAnsi="Times New Roman" w:eastAsia="宋体" w:cs="Times New Roman"/>
                <w:color w:val="000000" w:themeColor="text1"/>
                <w:highlight w:val="none"/>
                <w:rPrChange w:id="3181" w:author="随遇而安" w:date="2023-08-11T15:39:24Z">
                  <w:rPr>
                    <w:del w:id="318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61D1B870">
            <w:pPr>
              <w:jc w:val="center"/>
              <w:rPr>
                <w:del w:id="3183" w:author="随遇而安" w:date="2024-11-06T14:21:40Z"/>
                <w:rFonts w:ascii="Times New Roman" w:hAnsi="Times New Roman" w:eastAsia="宋体" w:cs="Times New Roman"/>
                <w:color w:val="000000" w:themeColor="text1"/>
                <w:highlight w:val="none"/>
                <w:rPrChange w:id="3184" w:author="随遇而安" w:date="2023-08-11T15:39:24Z">
                  <w:rPr>
                    <w:del w:id="3185"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1AC9AD66">
            <w:pPr>
              <w:jc w:val="center"/>
              <w:rPr>
                <w:del w:id="3186" w:author="随遇而安" w:date="2024-11-06T14:21:40Z"/>
                <w:rFonts w:ascii="Times New Roman" w:hAnsi="Times New Roman" w:eastAsia="宋体" w:cs="Times New Roman"/>
                <w:color w:val="000000" w:themeColor="text1"/>
                <w:highlight w:val="none"/>
                <w:rPrChange w:id="3187" w:author="随遇而安" w:date="2023-08-11T15:39:24Z">
                  <w:rPr>
                    <w:del w:id="3188"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565C5237">
            <w:pPr>
              <w:jc w:val="center"/>
              <w:rPr>
                <w:del w:id="3189" w:author="随遇而安" w:date="2024-11-06T14:21:40Z"/>
                <w:rFonts w:ascii="Times New Roman" w:hAnsi="Times New Roman" w:eastAsia="宋体" w:cs="Times New Roman"/>
                <w:color w:val="000000" w:themeColor="text1"/>
                <w:highlight w:val="none"/>
                <w:rPrChange w:id="3190" w:author="随遇而安" w:date="2023-08-11T15:39:24Z">
                  <w:rPr>
                    <w:del w:id="3191"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23" w:type="dxa"/>
            <w:vAlign w:val="center"/>
          </w:tcPr>
          <w:p w14:paraId="5F5F6D7B">
            <w:pPr>
              <w:jc w:val="center"/>
              <w:rPr>
                <w:del w:id="3192" w:author="随遇而安" w:date="2024-11-06T14:21:40Z"/>
                <w:rFonts w:ascii="Times New Roman" w:hAnsi="Times New Roman" w:eastAsia="宋体" w:cs="Times New Roman"/>
                <w:color w:val="000000" w:themeColor="text1"/>
                <w:highlight w:val="none"/>
                <w:rPrChange w:id="3193" w:author="随遇而安" w:date="2023-08-11T15:39:24Z">
                  <w:rPr>
                    <w:del w:id="3194"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97" w:type="dxa"/>
            <w:vAlign w:val="center"/>
          </w:tcPr>
          <w:p w14:paraId="54954966">
            <w:pPr>
              <w:jc w:val="center"/>
              <w:rPr>
                <w:del w:id="3195" w:author="随遇而安" w:date="2024-11-06T14:21:40Z"/>
                <w:rFonts w:ascii="Times New Roman" w:hAnsi="Times New Roman" w:eastAsia="宋体" w:cs="Times New Roman"/>
                <w:color w:val="000000" w:themeColor="text1"/>
                <w:highlight w:val="none"/>
                <w:rPrChange w:id="3196" w:author="随遇而安" w:date="2023-08-11T15:39:24Z">
                  <w:rPr>
                    <w:del w:id="319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75" w:type="dxa"/>
            <w:vAlign w:val="center"/>
          </w:tcPr>
          <w:p w14:paraId="4217F31C">
            <w:pPr>
              <w:jc w:val="center"/>
              <w:rPr>
                <w:del w:id="3198" w:author="随遇而安" w:date="2024-11-06T14:21:40Z"/>
                <w:rFonts w:ascii="Times New Roman" w:hAnsi="Times New Roman" w:eastAsia="宋体" w:cs="Times New Roman"/>
                <w:color w:val="000000" w:themeColor="text1"/>
                <w:highlight w:val="none"/>
                <w:rPrChange w:id="3199" w:author="随遇而安" w:date="2023-08-11T15:39:24Z">
                  <w:rPr>
                    <w:del w:id="3200"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98" w:type="dxa"/>
            <w:vAlign w:val="center"/>
          </w:tcPr>
          <w:p w14:paraId="0D4475DF">
            <w:pPr>
              <w:jc w:val="center"/>
              <w:rPr>
                <w:del w:id="3201" w:author="随遇而安" w:date="2024-11-06T14:21:40Z"/>
                <w:rFonts w:ascii="Times New Roman" w:hAnsi="Times New Roman" w:eastAsia="宋体" w:cs="Times New Roman"/>
                <w:color w:val="000000" w:themeColor="text1"/>
                <w:highlight w:val="none"/>
                <w:rPrChange w:id="3202" w:author="随遇而安" w:date="2023-08-11T15:39:24Z">
                  <w:rPr>
                    <w:del w:id="3203"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1C2BC3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397" w:hRule="exact"/>
          <w:del w:id="3204" w:author="随遇而安" w:date="2024-11-06T14:21:40Z"/>
        </w:trPr>
        <w:tc>
          <w:tcPr>
            <w:tcW w:w="1054" w:type="dxa"/>
            <w:vAlign w:val="center"/>
          </w:tcPr>
          <w:p w14:paraId="64806142">
            <w:pPr>
              <w:jc w:val="center"/>
              <w:rPr>
                <w:del w:id="3205" w:author="随遇而安" w:date="2024-11-06T14:21:40Z"/>
                <w:rFonts w:ascii="Times New Roman" w:hAnsi="Times New Roman" w:eastAsia="宋体" w:cs="Times New Roman"/>
                <w:color w:val="000000" w:themeColor="text1"/>
                <w:highlight w:val="none"/>
                <w:rPrChange w:id="3206" w:author="随遇而安" w:date="2023-08-11T15:39:24Z">
                  <w:rPr>
                    <w:del w:id="320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208" w:author="随遇而安" w:date="2024-11-06T14:21:40Z">
              <w:r>
                <w:rPr>
                  <w:rFonts w:hint="eastAsia" w:ascii="Times New Roman" w:hAnsi="Times New Roman" w:eastAsia="宋体" w:cs="Times New Roman"/>
                  <w:color w:val="000000" w:themeColor="text1"/>
                  <w:highlight w:val="none"/>
                  <w:rPrChange w:id="3209"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3210" w:author="随遇而安" w:date="2024-11-06T14:21:40Z">
              <w:r>
                <w:rPr>
                  <w:rFonts w:ascii="Times New Roman" w:hAnsi="Times New Roman" w:eastAsia="宋体" w:cs="Times New Roman"/>
                  <w:color w:val="000000" w:themeColor="text1"/>
                  <w:highlight w:val="none"/>
                  <w:rPrChange w:id="321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4</w:delText>
              </w:r>
            </w:del>
          </w:p>
        </w:tc>
        <w:tc>
          <w:tcPr>
            <w:tcW w:w="2804" w:type="dxa"/>
            <w:vAlign w:val="center"/>
          </w:tcPr>
          <w:p w14:paraId="588C7852">
            <w:pPr>
              <w:jc w:val="center"/>
              <w:rPr>
                <w:del w:id="3212" w:author="随遇而安" w:date="2024-11-06T14:21:40Z"/>
                <w:rFonts w:ascii="Times New Roman" w:hAnsi="Times New Roman" w:eastAsia="宋体" w:cs="Times New Roman"/>
                <w:color w:val="000000" w:themeColor="text1"/>
                <w:highlight w:val="none"/>
                <w:rPrChange w:id="3213" w:author="随遇而安" w:date="2023-08-11T15:39:24Z">
                  <w:rPr>
                    <w:del w:id="3214"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136" w:type="dxa"/>
            <w:vAlign w:val="center"/>
          </w:tcPr>
          <w:p w14:paraId="4DED92B5">
            <w:pPr>
              <w:jc w:val="center"/>
              <w:rPr>
                <w:del w:id="3215" w:author="随遇而安" w:date="2024-11-06T14:21:40Z"/>
                <w:rFonts w:ascii="Times New Roman" w:hAnsi="Times New Roman" w:eastAsia="宋体" w:cs="Times New Roman"/>
                <w:color w:val="000000" w:themeColor="text1"/>
                <w:highlight w:val="none"/>
                <w:rPrChange w:id="3216" w:author="随遇而安" w:date="2023-08-11T15:39:24Z">
                  <w:rPr>
                    <w:del w:id="321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0356B0CF">
            <w:pPr>
              <w:jc w:val="center"/>
              <w:rPr>
                <w:del w:id="3218" w:author="随遇而安" w:date="2024-11-06T14:21:40Z"/>
                <w:rFonts w:ascii="Times New Roman" w:hAnsi="Times New Roman" w:eastAsia="宋体" w:cs="Times New Roman"/>
                <w:color w:val="000000" w:themeColor="text1"/>
                <w:highlight w:val="none"/>
                <w:rPrChange w:id="3219" w:author="随遇而安" w:date="2023-08-11T15:39:24Z">
                  <w:rPr>
                    <w:del w:id="3220"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1377E5D2">
            <w:pPr>
              <w:jc w:val="center"/>
              <w:rPr>
                <w:del w:id="3221" w:author="随遇而安" w:date="2024-11-06T14:21:40Z"/>
                <w:rFonts w:ascii="Times New Roman" w:hAnsi="Times New Roman" w:eastAsia="宋体" w:cs="Times New Roman"/>
                <w:color w:val="000000" w:themeColor="text1"/>
                <w:highlight w:val="none"/>
                <w:rPrChange w:id="3222" w:author="随遇而安" w:date="2023-08-11T15:39:24Z">
                  <w:rPr>
                    <w:del w:id="3223"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74BAC88E">
            <w:pPr>
              <w:jc w:val="center"/>
              <w:rPr>
                <w:del w:id="3224" w:author="随遇而安" w:date="2024-11-06T14:21:40Z"/>
                <w:rFonts w:ascii="Times New Roman" w:hAnsi="Times New Roman" w:eastAsia="宋体" w:cs="Times New Roman"/>
                <w:color w:val="000000" w:themeColor="text1"/>
                <w:highlight w:val="none"/>
                <w:rPrChange w:id="3225" w:author="随遇而安" w:date="2023-08-11T15:39:24Z">
                  <w:rPr>
                    <w:del w:id="3226"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23" w:type="dxa"/>
            <w:vAlign w:val="center"/>
          </w:tcPr>
          <w:p w14:paraId="4F9F7A67">
            <w:pPr>
              <w:jc w:val="center"/>
              <w:rPr>
                <w:del w:id="3227" w:author="随遇而安" w:date="2024-11-06T14:21:40Z"/>
                <w:rFonts w:ascii="Times New Roman" w:hAnsi="Times New Roman" w:eastAsia="宋体" w:cs="Times New Roman"/>
                <w:color w:val="000000" w:themeColor="text1"/>
                <w:highlight w:val="none"/>
                <w:rPrChange w:id="3228" w:author="随遇而安" w:date="2023-08-11T15:39:24Z">
                  <w:rPr>
                    <w:del w:id="3229"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97" w:type="dxa"/>
            <w:vAlign w:val="center"/>
          </w:tcPr>
          <w:p w14:paraId="7D8B9E05">
            <w:pPr>
              <w:jc w:val="center"/>
              <w:rPr>
                <w:del w:id="3230" w:author="随遇而安" w:date="2024-11-06T14:21:40Z"/>
                <w:rFonts w:ascii="Times New Roman" w:hAnsi="Times New Roman" w:eastAsia="宋体" w:cs="Times New Roman"/>
                <w:color w:val="000000" w:themeColor="text1"/>
                <w:highlight w:val="none"/>
                <w:rPrChange w:id="3231" w:author="随遇而安" w:date="2023-08-11T15:39:24Z">
                  <w:rPr>
                    <w:del w:id="323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75" w:type="dxa"/>
            <w:vAlign w:val="center"/>
          </w:tcPr>
          <w:p w14:paraId="6B2F441E">
            <w:pPr>
              <w:jc w:val="center"/>
              <w:rPr>
                <w:del w:id="3233" w:author="随遇而安" w:date="2024-11-06T14:21:40Z"/>
                <w:rFonts w:ascii="Times New Roman" w:hAnsi="Times New Roman" w:eastAsia="宋体" w:cs="Times New Roman"/>
                <w:color w:val="000000" w:themeColor="text1"/>
                <w:highlight w:val="none"/>
                <w:rPrChange w:id="3234" w:author="随遇而安" w:date="2023-08-11T15:39:24Z">
                  <w:rPr>
                    <w:del w:id="3235"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98" w:type="dxa"/>
            <w:vAlign w:val="center"/>
          </w:tcPr>
          <w:p w14:paraId="10C37583">
            <w:pPr>
              <w:jc w:val="center"/>
              <w:rPr>
                <w:del w:id="3236" w:author="随遇而安" w:date="2024-11-06T14:21:40Z"/>
                <w:rFonts w:ascii="Times New Roman" w:hAnsi="Times New Roman" w:eastAsia="宋体" w:cs="Times New Roman"/>
                <w:color w:val="000000" w:themeColor="text1"/>
                <w:highlight w:val="none"/>
                <w:rPrChange w:id="3237" w:author="随遇而安" w:date="2023-08-11T15:39:24Z">
                  <w:rPr>
                    <w:del w:id="3238"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1E27FE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397" w:hRule="exact"/>
          <w:del w:id="3239" w:author="随遇而安" w:date="2024-11-06T14:21:40Z"/>
        </w:trPr>
        <w:tc>
          <w:tcPr>
            <w:tcW w:w="1054" w:type="dxa"/>
            <w:vAlign w:val="center"/>
          </w:tcPr>
          <w:p w14:paraId="31D62CB8">
            <w:pPr>
              <w:jc w:val="center"/>
              <w:rPr>
                <w:del w:id="3240" w:author="随遇而安" w:date="2024-11-06T14:21:40Z"/>
                <w:rFonts w:ascii="Times New Roman" w:hAnsi="Times New Roman" w:eastAsia="宋体" w:cs="Times New Roman"/>
                <w:color w:val="000000" w:themeColor="text1"/>
                <w:highlight w:val="none"/>
                <w:rPrChange w:id="3241" w:author="随遇而安" w:date="2023-08-11T15:39:24Z">
                  <w:rPr>
                    <w:del w:id="324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243" w:author="随遇而安" w:date="2024-11-06T14:21:40Z">
              <w:r>
                <w:rPr>
                  <w:rFonts w:hint="eastAsia" w:ascii="Times New Roman" w:hAnsi="Times New Roman" w:eastAsia="宋体" w:cs="Times New Roman"/>
                  <w:color w:val="000000" w:themeColor="text1"/>
                  <w:highlight w:val="none"/>
                  <w:rPrChange w:id="324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3245" w:author="随遇而安" w:date="2024-11-06T14:21:40Z">
              <w:r>
                <w:rPr>
                  <w:rFonts w:ascii="Times New Roman" w:hAnsi="Times New Roman" w:eastAsia="宋体" w:cs="Times New Roman"/>
                  <w:color w:val="000000" w:themeColor="text1"/>
                  <w:highlight w:val="none"/>
                  <w:rPrChange w:id="3246"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5</w:delText>
              </w:r>
            </w:del>
          </w:p>
        </w:tc>
        <w:tc>
          <w:tcPr>
            <w:tcW w:w="2804" w:type="dxa"/>
            <w:vAlign w:val="center"/>
          </w:tcPr>
          <w:p w14:paraId="316E1B4F">
            <w:pPr>
              <w:jc w:val="center"/>
              <w:rPr>
                <w:del w:id="3247" w:author="随遇而安" w:date="2024-11-06T14:21:40Z"/>
                <w:rFonts w:ascii="Times New Roman" w:hAnsi="Times New Roman" w:eastAsia="宋体" w:cs="Times New Roman"/>
                <w:color w:val="000000" w:themeColor="text1"/>
                <w:highlight w:val="none"/>
                <w:rPrChange w:id="3248" w:author="随遇而安" w:date="2023-08-11T15:39:24Z">
                  <w:rPr>
                    <w:del w:id="3249"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136" w:type="dxa"/>
            <w:vAlign w:val="center"/>
          </w:tcPr>
          <w:p w14:paraId="006DDEC9">
            <w:pPr>
              <w:jc w:val="center"/>
              <w:rPr>
                <w:del w:id="3250" w:author="随遇而安" w:date="2024-11-06T14:21:40Z"/>
                <w:rFonts w:ascii="Times New Roman" w:hAnsi="Times New Roman" w:eastAsia="宋体" w:cs="Times New Roman"/>
                <w:color w:val="000000" w:themeColor="text1"/>
                <w:highlight w:val="none"/>
                <w:rPrChange w:id="3251" w:author="随遇而安" w:date="2023-08-11T15:39:24Z">
                  <w:rPr>
                    <w:del w:id="325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63941C37">
            <w:pPr>
              <w:jc w:val="center"/>
              <w:rPr>
                <w:del w:id="3253" w:author="随遇而安" w:date="2024-11-06T14:21:40Z"/>
                <w:rFonts w:ascii="Times New Roman" w:hAnsi="Times New Roman" w:eastAsia="宋体" w:cs="Times New Roman"/>
                <w:color w:val="000000" w:themeColor="text1"/>
                <w:highlight w:val="none"/>
                <w:rPrChange w:id="3254" w:author="随遇而安" w:date="2023-08-11T15:39:24Z">
                  <w:rPr>
                    <w:del w:id="3255"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3FCFB5CA">
            <w:pPr>
              <w:jc w:val="center"/>
              <w:rPr>
                <w:del w:id="3256" w:author="随遇而安" w:date="2024-11-06T14:21:40Z"/>
                <w:rFonts w:ascii="Times New Roman" w:hAnsi="Times New Roman" w:eastAsia="宋体" w:cs="Times New Roman"/>
                <w:color w:val="000000" w:themeColor="text1"/>
                <w:highlight w:val="none"/>
                <w:rPrChange w:id="3257" w:author="随遇而安" w:date="2023-08-11T15:39:24Z">
                  <w:rPr>
                    <w:del w:id="3258"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604C1B10">
            <w:pPr>
              <w:jc w:val="center"/>
              <w:rPr>
                <w:del w:id="3259" w:author="随遇而安" w:date="2024-11-06T14:21:40Z"/>
                <w:rFonts w:ascii="Times New Roman" w:hAnsi="Times New Roman" w:eastAsia="宋体" w:cs="Times New Roman"/>
                <w:color w:val="000000" w:themeColor="text1"/>
                <w:highlight w:val="none"/>
                <w:rPrChange w:id="3260" w:author="随遇而安" w:date="2023-08-11T15:39:24Z">
                  <w:rPr>
                    <w:del w:id="3261"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23" w:type="dxa"/>
            <w:vAlign w:val="center"/>
          </w:tcPr>
          <w:p w14:paraId="775CD998">
            <w:pPr>
              <w:jc w:val="center"/>
              <w:rPr>
                <w:del w:id="3262" w:author="随遇而安" w:date="2024-11-06T14:21:40Z"/>
                <w:rFonts w:ascii="Times New Roman" w:hAnsi="Times New Roman" w:eastAsia="宋体" w:cs="Times New Roman"/>
                <w:color w:val="000000" w:themeColor="text1"/>
                <w:highlight w:val="none"/>
                <w:rPrChange w:id="3263" w:author="随遇而安" w:date="2023-08-11T15:39:24Z">
                  <w:rPr>
                    <w:del w:id="3264"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97" w:type="dxa"/>
            <w:vAlign w:val="center"/>
          </w:tcPr>
          <w:p w14:paraId="10099FF9">
            <w:pPr>
              <w:jc w:val="center"/>
              <w:rPr>
                <w:del w:id="3265" w:author="随遇而安" w:date="2024-11-06T14:21:40Z"/>
                <w:rFonts w:ascii="Times New Roman" w:hAnsi="Times New Roman" w:eastAsia="宋体" w:cs="Times New Roman"/>
                <w:color w:val="000000" w:themeColor="text1"/>
                <w:highlight w:val="none"/>
                <w:rPrChange w:id="3266" w:author="随遇而安" w:date="2023-08-11T15:39:24Z">
                  <w:rPr>
                    <w:del w:id="326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75" w:type="dxa"/>
            <w:vAlign w:val="center"/>
          </w:tcPr>
          <w:p w14:paraId="682B2FF2">
            <w:pPr>
              <w:jc w:val="center"/>
              <w:rPr>
                <w:del w:id="3268" w:author="随遇而安" w:date="2024-11-06T14:21:40Z"/>
                <w:rFonts w:ascii="Times New Roman" w:hAnsi="Times New Roman" w:eastAsia="宋体" w:cs="Times New Roman"/>
                <w:color w:val="000000" w:themeColor="text1"/>
                <w:highlight w:val="none"/>
                <w:rPrChange w:id="3269" w:author="随遇而安" w:date="2023-08-11T15:39:24Z">
                  <w:rPr>
                    <w:del w:id="3270"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98" w:type="dxa"/>
            <w:vAlign w:val="center"/>
          </w:tcPr>
          <w:p w14:paraId="37D36640">
            <w:pPr>
              <w:jc w:val="center"/>
              <w:rPr>
                <w:del w:id="3271" w:author="随遇而安" w:date="2024-11-06T14:21:40Z"/>
                <w:rFonts w:ascii="Times New Roman" w:hAnsi="Times New Roman" w:eastAsia="宋体" w:cs="Times New Roman"/>
                <w:color w:val="000000" w:themeColor="text1"/>
                <w:highlight w:val="none"/>
                <w:rPrChange w:id="3272" w:author="随遇而安" w:date="2023-08-11T15:39:24Z">
                  <w:rPr>
                    <w:del w:id="3273"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5FC211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397" w:hRule="exact"/>
          <w:del w:id="3274" w:author="随遇而安" w:date="2024-11-06T14:21:40Z"/>
        </w:trPr>
        <w:tc>
          <w:tcPr>
            <w:tcW w:w="1054" w:type="dxa"/>
            <w:vAlign w:val="center"/>
          </w:tcPr>
          <w:p w14:paraId="73464967">
            <w:pPr>
              <w:jc w:val="center"/>
              <w:rPr>
                <w:del w:id="3275" w:author="随遇而安" w:date="2024-11-06T14:21:40Z"/>
                <w:rFonts w:ascii="Times New Roman" w:hAnsi="Times New Roman" w:eastAsia="宋体" w:cs="Times New Roman"/>
                <w:color w:val="000000" w:themeColor="text1"/>
                <w:highlight w:val="none"/>
                <w:rPrChange w:id="3276" w:author="随遇而安" w:date="2023-08-11T15:39:24Z">
                  <w:rPr>
                    <w:del w:id="327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278" w:author="随遇而安" w:date="2024-11-06T14:21:40Z">
              <w:r>
                <w:rPr>
                  <w:rFonts w:hint="eastAsia" w:ascii="Times New Roman" w:hAnsi="Times New Roman" w:eastAsia="宋体" w:cs="Times New Roman"/>
                  <w:color w:val="000000" w:themeColor="text1"/>
                  <w:highlight w:val="none"/>
                  <w:rPrChange w:id="3279"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0</w:delText>
              </w:r>
            </w:del>
            <w:del w:id="3280" w:author="随遇而安" w:date="2024-11-06T14:21:40Z">
              <w:r>
                <w:rPr>
                  <w:rFonts w:ascii="Times New Roman" w:hAnsi="Times New Roman" w:eastAsia="宋体" w:cs="Times New Roman"/>
                  <w:color w:val="000000" w:themeColor="text1"/>
                  <w:highlight w:val="none"/>
                  <w:rPrChange w:id="328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6</w:delText>
              </w:r>
            </w:del>
          </w:p>
        </w:tc>
        <w:tc>
          <w:tcPr>
            <w:tcW w:w="2804" w:type="dxa"/>
            <w:vAlign w:val="center"/>
          </w:tcPr>
          <w:p w14:paraId="171BEBFB">
            <w:pPr>
              <w:jc w:val="center"/>
              <w:rPr>
                <w:del w:id="3282" w:author="随遇而安" w:date="2024-11-06T14:21:40Z"/>
                <w:rFonts w:ascii="Times New Roman" w:hAnsi="Times New Roman" w:eastAsia="宋体" w:cs="Times New Roman"/>
                <w:color w:val="000000" w:themeColor="text1"/>
                <w:highlight w:val="none"/>
                <w:rPrChange w:id="3283" w:author="随遇而安" w:date="2023-08-11T15:39:24Z">
                  <w:rPr>
                    <w:del w:id="3284"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136" w:type="dxa"/>
            <w:vAlign w:val="center"/>
          </w:tcPr>
          <w:p w14:paraId="797C000F">
            <w:pPr>
              <w:jc w:val="center"/>
              <w:rPr>
                <w:del w:id="3285" w:author="随遇而安" w:date="2024-11-06T14:21:40Z"/>
                <w:rFonts w:ascii="Times New Roman" w:hAnsi="Times New Roman" w:eastAsia="宋体" w:cs="Times New Roman"/>
                <w:color w:val="000000" w:themeColor="text1"/>
                <w:highlight w:val="none"/>
                <w:rPrChange w:id="3286" w:author="随遇而安" w:date="2023-08-11T15:39:24Z">
                  <w:rPr>
                    <w:del w:id="328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7E91687C">
            <w:pPr>
              <w:jc w:val="center"/>
              <w:rPr>
                <w:del w:id="3288" w:author="随遇而安" w:date="2024-11-06T14:21:40Z"/>
                <w:rFonts w:ascii="Times New Roman" w:hAnsi="Times New Roman" w:eastAsia="宋体" w:cs="Times New Roman"/>
                <w:color w:val="000000" w:themeColor="text1"/>
                <w:highlight w:val="none"/>
                <w:rPrChange w:id="3289" w:author="随遇而安" w:date="2023-08-11T15:39:24Z">
                  <w:rPr>
                    <w:del w:id="3290"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5C383C4C">
            <w:pPr>
              <w:jc w:val="center"/>
              <w:rPr>
                <w:del w:id="3291" w:author="随遇而安" w:date="2024-11-06T14:21:40Z"/>
                <w:rFonts w:ascii="Times New Roman" w:hAnsi="Times New Roman" w:eastAsia="宋体" w:cs="Times New Roman"/>
                <w:color w:val="000000" w:themeColor="text1"/>
                <w:highlight w:val="none"/>
                <w:rPrChange w:id="3292" w:author="随遇而安" w:date="2023-08-11T15:39:24Z">
                  <w:rPr>
                    <w:del w:id="3293"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vAlign w:val="center"/>
          </w:tcPr>
          <w:p w14:paraId="5AA720FB">
            <w:pPr>
              <w:jc w:val="center"/>
              <w:rPr>
                <w:del w:id="3294" w:author="随遇而安" w:date="2024-11-06T14:21:40Z"/>
                <w:rFonts w:ascii="Times New Roman" w:hAnsi="Times New Roman" w:eastAsia="宋体" w:cs="Times New Roman"/>
                <w:color w:val="000000" w:themeColor="text1"/>
                <w:highlight w:val="none"/>
                <w:rPrChange w:id="3295" w:author="随遇而安" w:date="2023-08-11T15:39:24Z">
                  <w:rPr>
                    <w:del w:id="3296"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23" w:type="dxa"/>
            <w:vAlign w:val="center"/>
          </w:tcPr>
          <w:p w14:paraId="0FEC70DE">
            <w:pPr>
              <w:jc w:val="center"/>
              <w:rPr>
                <w:del w:id="3297" w:author="随遇而安" w:date="2024-11-06T14:21:40Z"/>
                <w:rFonts w:ascii="Times New Roman" w:hAnsi="Times New Roman" w:eastAsia="宋体" w:cs="Times New Roman"/>
                <w:color w:val="000000" w:themeColor="text1"/>
                <w:highlight w:val="none"/>
                <w:rPrChange w:id="3298" w:author="随遇而安" w:date="2023-08-11T15:39:24Z">
                  <w:rPr>
                    <w:del w:id="3299"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97" w:type="dxa"/>
            <w:vAlign w:val="center"/>
          </w:tcPr>
          <w:p w14:paraId="3F07287B">
            <w:pPr>
              <w:jc w:val="center"/>
              <w:rPr>
                <w:del w:id="3300" w:author="随遇而安" w:date="2024-11-06T14:21:40Z"/>
                <w:rFonts w:ascii="Times New Roman" w:hAnsi="Times New Roman" w:eastAsia="宋体" w:cs="Times New Roman"/>
                <w:color w:val="000000" w:themeColor="text1"/>
                <w:highlight w:val="none"/>
                <w:rPrChange w:id="3301" w:author="随遇而安" w:date="2023-08-11T15:39:24Z">
                  <w:rPr>
                    <w:del w:id="330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75" w:type="dxa"/>
            <w:vAlign w:val="center"/>
          </w:tcPr>
          <w:p w14:paraId="0090644F">
            <w:pPr>
              <w:jc w:val="center"/>
              <w:rPr>
                <w:del w:id="3303" w:author="随遇而安" w:date="2024-11-06T14:21:40Z"/>
                <w:rFonts w:ascii="Times New Roman" w:hAnsi="Times New Roman" w:eastAsia="宋体" w:cs="Times New Roman"/>
                <w:color w:val="000000" w:themeColor="text1"/>
                <w:highlight w:val="none"/>
                <w:rPrChange w:id="3304" w:author="随遇而安" w:date="2023-08-11T15:39:24Z">
                  <w:rPr>
                    <w:del w:id="3305"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98" w:type="dxa"/>
            <w:vAlign w:val="center"/>
          </w:tcPr>
          <w:p w14:paraId="1119E86A">
            <w:pPr>
              <w:jc w:val="center"/>
              <w:rPr>
                <w:del w:id="3306" w:author="随遇而安" w:date="2024-11-06T14:21:40Z"/>
                <w:rFonts w:ascii="Times New Roman" w:hAnsi="Times New Roman" w:eastAsia="宋体" w:cs="Times New Roman"/>
                <w:color w:val="000000" w:themeColor="text1"/>
                <w:highlight w:val="none"/>
                <w:rPrChange w:id="3307" w:author="随遇而安" w:date="2023-08-11T15:39:24Z">
                  <w:rPr>
                    <w:del w:id="3308"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574199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After w:val="1"/>
          <w:wAfter w:w="58" w:type="dxa"/>
          <w:trHeight w:val="397" w:hRule="exact"/>
          <w:del w:id="3309" w:author="随遇而安" w:date="2024-11-06T14:21:40Z"/>
        </w:trPr>
        <w:tc>
          <w:tcPr>
            <w:tcW w:w="1054" w:type="dxa"/>
            <w:tcBorders>
              <w:top w:val="single" w:color="auto" w:sz="4" w:space="0"/>
              <w:bottom w:val="single" w:color="auto" w:sz="12" w:space="0"/>
            </w:tcBorders>
            <w:vAlign w:val="center"/>
          </w:tcPr>
          <w:p w14:paraId="57D86C3A">
            <w:pPr>
              <w:jc w:val="center"/>
              <w:rPr>
                <w:del w:id="3310" w:author="随遇而安" w:date="2024-11-06T14:21:40Z"/>
                <w:rFonts w:ascii="Times New Roman" w:hAnsi="Times New Roman" w:eastAsia="宋体" w:cs="Times New Roman"/>
                <w:color w:val="000000" w:themeColor="text1"/>
                <w:highlight w:val="none"/>
                <w:rPrChange w:id="3311" w:author="随遇而安" w:date="2023-08-11T15:39:24Z">
                  <w:rPr>
                    <w:del w:id="331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313" w:author="随遇而安" w:date="2024-11-06T14:21:40Z">
              <w:r>
                <w:rPr>
                  <w:rFonts w:ascii="Times New Roman" w:hAnsi="Times New Roman" w:eastAsia="宋体" w:cs="Times New Roman"/>
                  <w:color w:val="000000" w:themeColor="text1"/>
                  <w:highlight w:val="none"/>
                  <w:rPrChange w:id="3314"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w:delText>
              </w:r>
            </w:del>
          </w:p>
        </w:tc>
        <w:tc>
          <w:tcPr>
            <w:tcW w:w="2804" w:type="dxa"/>
            <w:tcBorders>
              <w:top w:val="single" w:color="auto" w:sz="4" w:space="0"/>
              <w:bottom w:val="single" w:color="auto" w:sz="12" w:space="0"/>
            </w:tcBorders>
            <w:vAlign w:val="center"/>
          </w:tcPr>
          <w:p w14:paraId="1BEB77D9">
            <w:pPr>
              <w:jc w:val="center"/>
              <w:rPr>
                <w:del w:id="3315" w:author="随遇而安" w:date="2024-11-06T14:21:40Z"/>
                <w:rFonts w:ascii="Times New Roman" w:hAnsi="Times New Roman" w:eastAsia="宋体" w:cs="Times New Roman"/>
                <w:color w:val="000000" w:themeColor="text1"/>
                <w:highlight w:val="none"/>
                <w:rPrChange w:id="3316" w:author="随遇而安" w:date="2023-08-11T15:39:24Z">
                  <w:rPr>
                    <w:del w:id="3317"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2136" w:type="dxa"/>
            <w:tcBorders>
              <w:top w:val="single" w:color="auto" w:sz="4" w:space="0"/>
              <w:bottom w:val="single" w:color="auto" w:sz="12" w:space="0"/>
            </w:tcBorders>
            <w:vAlign w:val="center"/>
          </w:tcPr>
          <w:p w14:paraId="759DDB07">
            <w:pPr>
              <w:jc w:val="center"/>
              <w:rPr>
                <w:del w:id="3318" w:author="随遇而安" w:date="2024-11-06T14:21:40Z"/>
                <w:rFonts w:ascii="Times New Roman" w:hAnsi="Times New Roman" w:eastAsia="宋体" w:cs="Times New Roman"/>
                <w:color w:val="000000" w:themeColor="text1"/>
                <w:highlight w:val="none"/>
                <w:rPrChange w:id="3319" w:author="随遇而安" w:date="2023-08-11T15:39:24Z">
                  <w:rPr>
                    <w:del w:id="3320"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tcBorders>
              <w:top w:val="single" w:color="auto" w:sz="4" w:space="0"/>
              <w:bottom w:val="single" w:color="auto" w:sz="12" w:space="0"/>
            </w:tcBorders>
            <w:vAlign w:val="center"/>
          </w:tcPr>
          <w:p w14:paraId="1333C688">
            <w:pPr>
              <w:jc w:val="center"/>
              <w:rPr>
                <w:del w:id="3321" w:author="随遇而安" w:date="2024-11-06T14:21:40Z"/>
                <w:rFonts w:ascii="Times New Roman" w:hAnsi="Times New Roman" w:eastAsia="宋体" w:cs="Times New Roman"/>
                <w:color w:val="000000" w:themeColor="text1"/>
                <w:highlight w:val="none"/>
                <w:rPrChange w:id="3322" w:author="随遇而安" w:date="2023-08-11T15:39:24Z">
                  <w:rPr>
                    <w:del w:id="3323"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tcBorders>
              <w:top w:val="single" w:color="auto" w:sz="4" w:space="0"/>
              <w:bottom w:val="single" w:color="auto" w:sz="12" w:space="0"/>
            </w:tcBorders>
            <w:vAlign w:val="center"/>
          </w:tcPr>
          <w:p w14:paraId="7437EE64">
            <w:pPr>
              <w:jc w:val="center"/>
              <w:rPr>
                <w:del w:id="3324" w:author="随遇而安" w:date="2024-11-06T14:21:40Z"/>
                <w:rFonts w:ascii="Times New Roman" w:hAnsi="Times New Roman" w:eastAsia="宋体" w:cs="Times New Roman"/>
                <w:color w:val="000000" w:themeColor="text1"/>
                <w:highlight w:val="none"/>
                <w:rPrChange w:id="3325" w:author="随遇而安" w:date="2023-08-11T15:39:24Z">
                  <w:rPr>
                    <w:del w:id="3326"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52" w:type="dxa"/>
            <w:tcBorders>
              <w:top w:val="single" w:color="auto" w:sz="4" w:space="0"/>
              <w:bottom w:val="single" w:color="auto" w:sz="12" w:space="0"/>
            </w:tcBorders>
            <w:vAlign w:val="center"/>
          </w:tcPr>
          <w:p w14:paraId="0F333EF6">
            <w:pPr>
              <w:jc w:val="center"/>
              <w:rPr>
                <w:del w:id="3327" w:author="随遇而安" w:date="2024-11-06T14:21:40Z"/>
                <w:rFonts w:ascii="Times New Roman" w:hAnsi="Times New Roman" w:eastAsia="宋体" w:cs="Times New Roman"/>
                <w:color w:val="000000" w:themeColor="text1"/>
                <w:highlight w:val="none"/>
                <w:rPrChange w:id="3328" w:author="随遇而安" w:date="2023-08-11T15:39:24Z">
                  <w:rPr>
                    <w:del w:id="3329"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323" w:type="dxa"/>
            <w:tcBorders>
              <w:top w:val="single" w:color="auto" w:sz="4" w:space="0"/>
              <w:bottom w:val="single" w:color="auto" w:sz="12" w:space="0"/>
            </w:tcBorders>
            <w:vAlign w:val="center"/>
          </w:tcPr>
          <w:p w14:paraId="274D71AA">
            <w:pPr>
              <w:jc w:val="center"/>
              <w:rPr>
                <w:del w:id="3330" w:author="随遇而安" w:date="2024-11-06T14:21:40Z"/>
                <w:rFonts w:ascii="Times New Roman" w:hAnsi="Times New Roman" w:eastAsia="宋体" w:cs="Times New Roman"/>
                <w:color w:val="000000" w:themeColor="text1"/>
                <w:highlight w:val="none"/>
                <w:rPrChange w:id="3331" w:author="随遇而安" w:date="2023-08-11T15:39:24Z">
                  <w:rPr>
                    <w:del w:id="3332"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297" w:type="dxa"/>
            <w:tcBorders>
              <w:top w:val="single" w:color="auto" w:sz="4" w:space="0"/>
              <w:bottom w:val="single" w:color="auto" w:sz="12" w:space="0"/>
            </w:tcBorders>
            <w:vAlign w:val="center"/>
          </w:tcPr>
          <w:p w14:paraId="65E9F2F0">
            <w:pPr>
              <w:jc w:val="center"/>
              <w:rPr>
                <w:del w:id="3333" w:author="随遇而安" w:date="2024-11-06T14:21:40Z"/>
                <w:rFonts w:ascii="Times New Roman" w:hAnsi="Times New Roman" w:eastAsia="宋体" w:cs="Times New Roman"/>
                <w:color w:val="000000" w:themeColor="text1"/>
                <w:highlight w:val="none"/>
                <w:rPrChange w:id="3334" w:author="随遇而安" w:date="2023-08-11T15:39:24Z">
                  <w:rPr>
                    <w:del w:id="3335"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575" w:type="dxa"/>
            <w:tcBorders>
              <w:top w:val="single" w:color="auto" w:sz="4" w:space="0"/>
              <w:bottom w:val="single" w:color="auto" w:sz="12" w:space="0"/>
            </w:tcBorders>
            <w:vAlign w:val="center"/>
          </w:tcPr>
          <w:p w14:paraId="68276381">
            <w:pPr>
              <w:jc w:val="center"/>
              <w:rPr>
                <w:del w:id="3336" w:author="随遇而安" w:date="2024-11-06T14:21:40Z"/>
                <w:rFonts w:ascii="Times New Roman" w:hAnsi="Times New Roman" w:eastAsia="宋体" w:cs="Times New Roman"/>
                <w:color w:val="000000" w:themeColor="text1"/>
                <w:highlight w:val="none"/>
                <w:rPrChange w:id="3337" w:author="随遇而安" w:date="2023-08-11T15:39:24Z">
                  <w:rPr>
                    <w:del w:id="3338"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c>
          <w:tcPr>
            <w:tcW w:w="1098" w:type="dxa"/>
            <w:tcBorders>
              <w:top w:val="single" w:color="auto" w:sz="4" w:space="0"/>
              <w:bottom w:val="single" w:color="auto" w:sz="12" w:space="0"/>
            </w:tcBorders>
            <w:vAlign w:val="center"/>
          </w:tcPr>
          <w:p w14:paraId="1C59D8CE">
            <w:pPr>
              <w:jc w:val="center"/>
              <w:rPr>
                <w:del w:id="3339" w:author="随遇而安" w:date="2024-11-06T14:21:40Z"/>
                <w:rFonts w:ascii="Times New Roman" w:hAnsi="Times New Roman" w:eastAsia="宋体" w:cs="Times New Roman"/>
                <w:color w:val="000000" w:themeColor="text1"/>
                <w:highlight w:val="none"/>
                <w:rPrChange w:id="3340" w:author="随遇而安" w:date="2023-08-11T15:39:24Z">
                  <w:rPr>
                    <w:del w:id="3341" w:author="随遇而安" w:date="2024-11-06T14:21:4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p>
        </w:tc>
      </w:tr>
      <w:tr w14:paraId="6697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del w:id="3342" w:author="随遇而安" w:date="2024-11-06T14:21:40Z"/>
        </w:trPr>
        <w:tc>
          <w:tcPr>
            <w:tcW w:w="14501" w:type="dxa"/>
            <w:gridSpan w:val="11"/>
            <w:tcBorders>
              <w:left w:val="single" w:color="auto" w:sz="12" w:space="0"/>
              <w:right w:val="single" w:color="auto" w:sz="12" w:space="0"/>
            </w:tcBorders>
            <w:shd w:val="clear" w:color="auto" w:fill="9CC2E5" w:themeFill="accent1" w:themeFillTint="99"/>
            <w:vAlign w:val="center"/>
          </w:tcPr>
          <w:p w14:paraId="1705D4D4">
            <w:pPr>
              <w:jc w:val="left"/>
              <w:rPr>
                <w:del w:id="3343" w:author="随遇而安" w:date="2024-11-06T14:21:40Z"/>
                <w:rFonts w:ascii="Times New Roman" w:hAnsi="Times New Roman" w:eastAsia="宋体" w:cs="Times New Roman"/>
                <w:b/>
                <w:color w:val="000000" w:themeColor="text1"/>
                <w:highlight w:val="none"/>
                <w:rPrChange w:id="3344" w:author="随遇而安" w:date="2023-08-11T15:39:24Z">
                  <w:rPr>
                    <w:del w:id="3345"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346" w:author="随遇而安" w:date="2024-11-06T14:21:40Z">
              <w:r>
                <w:rPr>
                  <w:rFonts w:hint="eastAsia" w:ascii="Times New Roman" w:hAnsi="Times New Roman" w:eastAsia="宋体" w:cs="Times New Roman"/>
                  <w:b/>
                  <w:color w:val="000000" w:themeColor="text1"/>
                  <w:highlight w:val="none"/>
                  <w:rPrChange w:id="334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填表人： </w:delText>
              </w:r>
            </w:del>
            <w:del w:id="3348" w:author="随遇而安" w:date="2024-11-06T14:21:40Z">
              <w:r>
                <w:rPr>
                  <w:rFonts w:ascii="Times New Roman" w:hAnsi="Times New Roman" w:eastAsia="宋体" w:cs="Times New Roman"/>
                  <w:b/>
                  <w:color w:val="000000" w:themeColor="text1"/>
                  <w:highlight w:val="none"/>
                  <w:rPrChange w:id="3349"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50" w:author="随遇而安" w:date="2024-11-06T14:21:40Z">
              <w:r>
                <w:rPr>
                  <w:rFonts w:hint="eastAsia" w:ascii="Times New Roman" w:hAnsi="Times New Roman" w:eastAsia="宋体" w:cs="Times New Roman"/>
                  <w:b/>
                  <w:color w:val="000000" w:themeColor="text1"/>
                  <w:highlight w:val="none"/>
                  <w:rPrChange w:id="335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填表日期： </w:delText>
              </w:r>
            </w:del>
            <w:del w:id="3352" w:author="随遇而安" w:date="2024-11-06T14:21:40Z">
              <w:r>
                <w:rPr>
                  <w:rFonts w:ascii="Times New Roman" w:hAnsi="Times New Roman" w:eastAsia="宋体" w:cs="Times New Roman"/>
                  <w:b/>
                  <w:color w:val="000000" w:themeColor="text1"/>
                  <w:highlight w:val="none"/>
                  <w:rPrChange w:id="3353"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54" w:author="随遇而安" w:date="2024-11-06T14:21:40Z">
              <w:r>
                <w:rPr>
                  <w:rFonts w:hint="eastAsia" w:ascii="Times New Roman" w:hAnsi="Times New Roman" w:eastAsia="宋体" w:cs="Times New Roman"/>
                  <w:b/>
                  <w:color w:val="000000" w:themeColor="text1"/>
                  <w:highlight w:val="none"/>
                  <w:rPrChange w:id="335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56" w:author="随遇而安" w:date="2024-11-06T14:21:40Z">
              <w:r>
                <w:rPr>
                  <w:rFonts w:ascii="Times New Roman" w:hAnsi="Times New Roman" w:eastAsia="宋体" w:cs="Times New Roman"/>
                  <w:b/>
                  <w:color w:val="000000" w:themeColor="text1"/>
                  <w:highlight w:val="none"/>
                  <w:rPrChange w:id="3357"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58" w:author="随遇而安" w:date="2024-11-06T14:21:40Z">
              <w:r>
                <w:rPr>
                  <w:rFonts w:hint="eastAsia" w:ascii="Times New Roman" w:hAnsi="Times New Roman" w:eastAsia="宋体" w:cs="Times New Roman"/>
                  <w:b/>
                  <w:color w:val="000000" w:themeColor="text1"/>
                  <w:highlight w:val="none"/>
                  <w:rPrChange w:id="335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年 </w:delText>
              </w:r>
            </w:del>
            <w:del w:id="3360" w:author="随遇而安" w:date="2024-11-06T14:21:40Z">
              <w:r>
                <w:rPr>
                  <w:rFonts w:ascii="Times New Roman" w:hAnsi="Times New Roman" w:eastAsia="宋体" w:cs="Times New Roman"/>
                  <w:b/>
                  <w:color w:val="000000" w:themeColor="text1"/>
                  <w:highlight w:val="none"/>
                  <w:rPrChange w:id="3361"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62" w:author="随遇而安" w:date="2024-11-06T14:21:40Z">
              <w:r>
                <w:rPr>
                  <w:rFonts w:hint="eastAsia" w:ascii="Times New Roman" w:hAnsi="Times New Roman" w:eastAsia="宋体" w:cs="Times New Roman"/>
                  <w:b/>
                  <w:color w:val="000000" w:themeColor="text1"/>
                  <w:highlight w:val="none"/>
                  <w:rPrChange w:id="336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月 </w:delText>
              </w:r>
            </w:del>
            <w:del w:id="3364" w:author="随遇而安" w:date="2024-11-06T14:21:40Z">
              <w:r>
                <w:rPr>
                  <w:rFonts w:ascii="Times New Roman" w:hAnsi="Times New Roman" w:eastAsia="宋体" w:cs="Times New Roman"/>
                  <w:b/>
                  <w:color w:val="000000" w:themeColor="text1"/>
                  <w:highlight w:val="none"/>
                  <w:rPrChange w:id="3365"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66" w:author="随遇而安" w:date="2024-11-06T14:21:40Z">
              <w:r>
                <w:rPr>
                  <w:rFonts w:hint="eastAsia" w:ascii="Times New Roman" w:hAnsi="Times New Roman" w:eastAsia="宋体" w:cs="Times New Roman"/>
                  <w:b/>
                  <w:color w:val="000000" w:themeColor="text1"/>
                  <w:highlight w:val="none"/>
                  <w:rPrChange w:id="336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日</w:delText>
              </w:r>
            </w:del>
          </w:p>
        </w:tc>
      </w:tr>
      <w:tr w14:paraId="3F5EE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3368" w:author="随遇而安" w:date="2024-11-06T14:21:40Z"/>
        </w:trPr>
        <w:tc>
          <w:tcPr>
            <w:tcW w:w="14501" w:type="dxa"/>
            <w:gridSpan w:val="11"/>
            <w:tcBorders>
              <w:left w:val="single" w:color="auto" w:sz="12" w:space="0"/>
              <w:right w:val="single" w:color="auto" w:sz="12" w:space="0"/>
            </w:tcBorders>
            <w:vAlign w:val="center"/>
          </w:tcPr>
          <w:p w14:paraId="5B1ECACB">
            <w:pPr>
              <w:jc w:val="left"/>
              <w:rPr>
                <w:del w:id="3369" w:author="随遇而安" w:date="2024-11-06T14:21:40Z"/>
                <w:rFonts w:ascii="Times New Roman" w:hAnsi="Times New Roman" w:eastAsia="宋体" w:cs="Times New Roman"/>
                <w:b/>
                <w:color w:val="000000" w:themeColor="text1"/>
                <w:highlight w:val="none"/>
                <w:rPrChange w:id="3370" w:author="随遇而安" w:date="2023-08-11T15:39:24Z">
                  <w:rPr>
                    <w:del w:id="337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372" w:author="随遇而安" w:date="2024-11-06T14:21:40Z">
              <w:r>
                <w:rPr>
                  <w:rFonts w:hint="eastAsia" w:ascii="Times New Roman" w:hAnsi="Times New Roman" w:eastAsia="宋体" w:cs="Times New Roman"/>
                  <w:b/>
                  <w:color w:val="000000" w:themeColor="text1"/>
                  <w:highlight w:val="none"/>
                  <w:rPrChange w:id="337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项目安环部负责人审核意见：</w:delText>
              </w:r>
            </w:del>
          </w:p>
          <w:p w14:paraId="6D347EEA">
            <w:pPr>
              <w:jc w:val="left"/>
              <w:rPr>
                <w:del w:id="3374" w:author="随遇而安" w:date="2024-11-06T14:21:40Z"/>
                <w:rFonts w:ascii="Times New Roman" w:hAnsi="Times New Roman" w:eastAsia="宋体" w:cs="Times New Roman"/>
                <w:b/>
                <w:color w:val="000000" w:themeColor="text1"/>
                <w:highlight w:val="none"/>
                <w:rPrChange w:id="3375" w:author="随遇而安" w:date="2023-08-11T15:39:24Z">
                  <w:rPr>
                    <w:del w:id="3376"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p>
          <w:p w14:paraId="1277F351">
            <w:pPr>
              <w:jc w:val="center"/>
              <w:rPr>
                <w:del w:id="3377" w:author="随遇而安" w:date="2024-11-06T14:21:40Z"/>
                <w:rFonts w:ascii="Times New Roman" w:hAnsi="Times New Roman" w:eastAsia="宋体" w:cs="Times New Roman"/>
                <w:b/>
                <w:color w:val="000000" w:themeColor="text1"/>
                <w:highlight w:val="none"/>
                <w:rPrChange w:id="3378" w:author="随遇而安" w:date="2023-08-11T15:39:24Z">
                  <w:rPr>
                    <w:del w:id="3379"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380" w:author="随遇而安" w:date="2024-11-06T14:21:40Z">
              <w:r>
                <w:rPr>
                  <w:rFonts w:hint="eastAsia" w:ascii="Times New Roman" w:hAnsi="Times New Roman" w:eastAsia="宋体" w:cs="Times New Roman"/>
                  <w:b/>
                  <w:color w:val="000000" w:themeColor="text1"/>
                  <w:highlight w:val="none"/>
                  <w:rPrChange w:id="338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82" w:author="随遇而安" w:date="2024-11-06T14:21:40Z">
              <w:r>
                <w:rPr>
                  <w:rFonts w:ascii="Times New Roman" w:hAnsi="Times New Roman" w:eastAsia="宋体" w:cs="Times New Roman"/>
                  <w:b/>
                  <w:color w:val="000000" w:themeColor="text1"/>
                  <w:highlight w:val="none"/>
                  <w:rPrChange w:id="3383"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84" w:author="随遇而安" w:date="2024-11-06T14:21:40Z">
              <w:r>
                <w:rPr>
                  <w:rFonts w:hint="eastAsia" w:ascii="Times New Roman" w:hAnsi="Times New Roman" w:eastAsia="宋体" w:cs="Times New Roman"/>
                  <w:b/>
                  <w:color w:val="000000" w:themeColor="text1"/>
                  <w:highlight w:val="none"/>
                  <w:rPrChange w:id="338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签字： </w:delText>
              </w:r>
            </w:del>
            <w:del w:id="3386" w:author="随遇而安" w:date="2024-11-06T14:21:40Z">
              <w:r>
                <w:rPr>
                  <w:rFonts w:ascii="Times New Roman" w:hAnsi="Times New Roman" w:eastAsia="宋体" w:cs="Times New Roman"/>
                  <w:b/>
                  <w:color w:val="000000" w:themeColor="text1"/>
                  <w:highlight w:val="none"/>
                  <w:rPrChange w:id="3387"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88" w:author="随遇而安" w:date="2024-11-06T14:21:40Z">
              <w:r>
                <w:rPr>
                  <w:rFonts w:hint="eastAsia" w:ascii="Times New Roman" w:hAnsi="Times New Roman" w:eastAsia="宋体" w:cs="Times New Roman"/>
                  <w:b/>
                  <w:color w:val="000000" w:themeColor="text1"/>
                  <w:highlight w:val="none"/>
                  <w:rPrChange w:id="338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日期： </w:delText>
              </w:r>
            </w:del>
            <w:del w:id="3390" w:author="随遇而安" w:date="2024-11-06T14:21:40Z">
              <w:r>
                <w:rPr>
                  <w:rFonts w:ascii="Times New Roman" w:hAnsi="Times New Roman" w:eastAsia="宋体" w:cs="Times New Roman"/>
                  <w:b/>
                  <w:color w:val="000000" w:themeColor="text1"/>
                  <w:highlight w:val="none"/>
                  <w:rPrChange w:id="3391"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92" w:author="随遇而安" w:date="2024-11-06T14:21:40Z">
              <w:r>
                <w:rPr>
                  <w:rFonts w:hint="eastAsia" w:ascii="Times New Roman" w:hAnsi="Times New Roman" w:eastAsia="宋体" w:cs="Times New Roman"/>
                  <w:b/>
                  <w:color w:val="000000" w:themeColor="text1"/>
                  <w:highlight w:val="none"/>
                  <w:rPrChange w:id="339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年 </w:delText>
              </w:r>
            </w:del>
            <w:del w:id="3394" w:author="随遇而安" w:date="2024-11-06T14:21:40Z">
              <w:r>
                <w:rPr>
                  <w:rFonts w:ascii="Times New Roman" w:hAnsi="Times New Roman" w:eastAsia="宋体" w:cs="Times New Roman"/>
                  <w:b/>
                  <w:color w:val="000000" w:themeColor="text1"/>
                  <w:highlight w:val="none"/>
                  <w:rPrChange w:id="3395"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396" w:author="随遇而安" w:date="2024-11-06T14:21:40Z">
              <w:r>
                <w:rPr>
                  <w:rFonts w:hint="eastAsia" w:ascii="Times New Roman" w:hAnsi="Times New Roman" w:eastAsia="宋体" w:cs="Times New Roman"/>
                  <w:b/>
                  <w:color w:val="000000" w:themeColor="text1"/>
                  <w:highlight w:val="none"/>
                  <w:rPrChange w:id="339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月 </w:delText>
              </w:r>
            </w:del>
            <w:del w:id="3398" w:author="随遇而安" w:date="2024-11-06T14:21:40Z">
              <w:r>
                <w:rPr>
                  <w:rFonts w:ascii="Times New Roman" w:hAnsi="Times New Roman" w:eastAsia="宋体" w:cs="Times New Roman"/>
                  <w:b/>
                  <w:color w:val="000000" w:themeColor="text1"/>
                  <w:highlight w:val="none"/>
                  <w:rPrChange w:id="3399"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00" w:author="随遇而安" w:date="2024-11-06T14:21:40Z">
              <w:r>
                <w:rPr>
                  <w:rFonts w:hint="eastAsia" w:ascii="Times New Roman" w:hAnsi="Times New Roman" w:eastAsia="宋体" w:cs="Times New Roman"/>
                  <w:b/>
                  <w:color w:val="000000" w:themeColor="text1"/>
                  <w:highlight w:val="none"/>
                  <w:rPrChange w:id="340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日</w:delText>
              </w:r>
            </w:del>
          </w:p>
        </w:tc>
      </w:tr>
      <w:tr w14:paraId="511FB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3402" w:author="随遇而安" w:date="2024-11-06T14:21:40Z"/>
        </w:trPr>
        <w:tc>
          <w:tcPr>
            <w:tcW w:w="14501" w:type="dxa"/>
            <w:gridSpan w:val="11"/>
            <w:tcBorders>
              <w:left w:val="single" w:color="auto" w:sz="12" w:space="0"/>
              <w:right w:val="single" w:color="auto" w:sz="12" w:space="0"/>
            </w:tcBorders>
            <w:vAlign w:val="center"/>
          </w:tcPr>
          <w:p w14:paraId="05778FDC">
            <w:pPr>
              <w:jc w:val="left"/>
              <w:rPr>
                <w:del w:id="3403" w:author="随遇而安" w:date="2024-11-06T14:21:40Z"/>
                <w:rFonts w:ascii="Times New Roman" w:hAnsi="Times New Roman" w:eastAsia="宋体" w:cs="Times New Roman"/>
                <w:b/>
                <w:color w:val="000000" w:themeColor="text1"/>
                <w:highlight w:val="none"/>
                <w:rPrChange w:id="3404" w:author="随遇而安" w:date="2023-08-11T15:39:24Z">
                  <w:rPr>
                    <w:del w:id="3405"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406" w:author="随遇而安" w:date="2024-11-06T14:21:40Z">
              <w:r>
                <w:rPr>
                  <w:rFonts w:hint="eastAsia" w:ascii="Times New Roman" w:hAnsi="Times New Roman" w:eastAsia="宋体" w:cs="Times New Roman"/>
                  <w:b/>
                  <w:color w:val="000000" w:themeColor="text1"/>
                  <w:highlight w:val="none"/>
                  <w:rPrChange w:id="340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项目负责人审核意见：</w:delText>
              </w:r>
            </w:del>
          </w:p>
          <w:p w14:paraId="49E60DA0">
            <w:pPr>
              <w:jc w:val="left"/>
              <w:rPr>
                <w:del w:id="3408" w:author="随遇而安" w:date="2024-11-06T14:21:40Z"/>
                <w:rFonts w:ascii="Times New Roman" w:hAnsi="Times New Roman" w:eastAsia="宋体" w:cs="Times New Roman"/>
                <w:b/>
                <w:color w:val="000000" w:themeColor="text1"/>
                <w:highlight w:val="none"/>
                <w:rPrChange w:id="3409" w:author="随遇而安" w:date="2023-08-11T15:39:24Z">
                  <w:rPr>
                    <w:del w:id="3410"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p>
          <w:p w14:paraId="35514FAE">
            <w:pPr>
              <w:jc w:val="center"/>
              <w:rPr>
                <w:del w:id="3411" w:author="随遇而安" w:date="2024-11-06T14:21:40Z"/>
                <w:rFonts w:ascii="Times New Roman" w:hAnsi="Times New Roman" w:eastAsia="宋体" w:cs="Times New Roman"/>
                <w:b/>
                <w:color w:val="000000" w:themeColor="text1"/>
                <w:highlight w:val="none"/>
                <w:rPrChange w:id="3412" w:author="随遇而安" w:date="2023-08-11T15:39:24Z">
                  <w:rPr>
                    <w:del w:id="3413"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414" w:author="随遇而安" w:date="2024-11-06T14:21:40Z">
              <w:r>
                <w:rPr>
                  <w:rFonts w:hint="eastAsia" w:ascii="Times New Roman" w:hAnsi="Times New Roman" w:eastAsia="宋体" w:cs="Times New Roman"/>
                  <w:b/>
                  <w:color w:val="000000" w:themeColor="text1"/>
                  <w:highlight w:val="none"/>
                  <w:rPrChange w:id="341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16" w:author="随遇而安" w:date="2024-11-06T14:21:40Z">
              <w:r>
                <w:rPr>
                  <w:rFonts w:ascii="Times New Roman" w:hAnsi="Times New Roman" w:eastAsia="宋体" w:cs="Times New Roman"/>
                  <w:b/>
                  <w:color w:val="000000" w:themeColor="text1"/>
                  <w:highlight w:val="none"/>
                  <w:rPrChange w:id="3417"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18" w:author="随遇而安" w:date="2024-11-06T14:21:40Z">
              <w:r>
                <w:rPr>
                  <w:rFonts w:hint="eastAsia" w:ascii="Times New Roman" w:hAnsi="Times New Roman" w:eastAsia="宋体" w:cs="Times New Roman"/>
                  <w:b/>
                  <w:color w:val="000000" w:themeColor="text1"/>
                  <w:highlight w:val="none"/>
                  <w:rPrChange w:id="341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签字： </w:delText>
              </w:r>
            </w:del>
            <w:del w:id="3420" w:author="随遇而安" w:date="2024-11-06T14:21:40Z">
              <w:r>
                <w:rPr>
                  <w:rFonts w:ascii="Times New Roman" w:hAnsi="Times New Roman" w:eastAsia="宋体" w:cs="Times New Roman"/>
                  <w:b/>
                  <w:color w:val="000000" w:themeColor="text1"/>
                  <w:highlight w:val="none"/>
                  <w:rPrChange w:id="3421"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22" w:author="随遇而安" w:date="2024-11-06T14:21:40Z">
              <w:r>
                <w:rPr>
                  <w:rFonts w:hint="eastAsia" w:ascii="Times New Roman" w:hAnsi="Times New Roman" w:eastAsia="宋体" w:cs="Times New Roman"/>
                  <w:b/>
                  <w:color w:val="000000" w:themeColor="text1"/>
                  <w:highlight w:val="none"/>
                  <w:rPrChange w:id="342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日期： </w:delText>
              </w:r>
            </w:del>
            <w:del w:id="3424" w:author="随遇而安" w:date="2024-11-06T14:21:40Z">
              <w:r>
                <w:rPr>
                  <w:rFonts w:ascii="Times New Roman" w:hAnsi="Times New Roman" w:eastAsia="宋体" w:cs="Times New Roman"/>
                  <w:b/>
                  <w:color w:val="000000" w:themeColor="text1"/>
                  <w:highlight w:val="none"/>
                  <w:rPrChange w:id="3425"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26" w:author="随遇而安" w:date="2024-11-06T14:21:40Z">
              <w:r>
                <w:rPr>
                  <w:rFonts w:hint="eastAsia" w:ascii="Times New Roman" w:hAnsi="Times New Roman" w:eastAsia="宋体" w:cs="Times New Roman"/>
                  <w:b/>
                  <w:color w:val="000000" w:themeColor="text1"/>
                  <w:highlight w:val="none"/>
                  <w:rPrChange w:id="342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年 </w:delText>
              </w:r>
            </w:del>
            <w:del w:id="3428" w:author="随遇而安" w:date="2024-11-06T14:21:40Z">
              <w:r>
                <w:rPr>
                  <w:rFonts w:ascii="Times New Roman" w:hAnsi="Times New Roman" w:eastAsia="宋体" w:cs="Times New Roman"/>
                  <w:b/>
                  <w:color w:val="000000" w:themeColor="text1"/>
                  <w:highlight w:val="none"/>
                  <w:rPrChange w:id="3429"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30" w:author="随遇而安" w:date="2024-11-06T14:21:40Z">
              <w:r>
                <w:rPr>
                  <w:rFonts w:hint="eastAsia" w:ascii="Times New Roman" w:hAnsi="Times New Roman" w:eastAsia="宋体" w:cs="Times New Roman"/>
                  <w:b/>
                  <w:color w:val="000000" w:themeColor="text1"/>
                  <w:highlight w:val="none"/>
                  <w:rPrChange w:id="343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月 </w:delText>
              </w:r>
            </w:del>
            <w:del w:id="3432" w:author="随遇而安" w:date="2024-11-06T14:21:40Z">
              <w:r>
                <w:rPr>
                  <w:rFonts w:ascii="Times New Roman" w:hAnsi="Times New Roman" w:eastAsia="宋体" w:cs="Times New Roman"/>
                  <w:b/>
                  <w:color w:val="000000" w:themeColor="text1"/>
                  <w:highlight w:val="none"/>
                  <w:rPrChange w:id="3433"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34" w:author="随遇而安" w:date="2024-11-06T14:21:40Z">
              <w:r>
                <w:rPr>
                  <w:rFonts w:hint="eastAsia" w:ascii="Times New Roman" w:hAnsi="Times New Roman" w:eastAsia="宋体" w:cs="Times New Roman"/>
                  <w:b/>
                  <w:color w:val="000000" w:themeColor="text1"/>
                  <w:highlight w:val="none"/>
                  <w:rPrChange w:id="343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日</w:delText>
              </w:r>
            </w:del>
          </w:p>
        </w:tc>
      </w:tr>
      <w:tr w14:paraId="329D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3436" w:author="随遇而安" w:date="2024-11-06T14:21:40Z"/>
        </w:trPr>
        <w:tc>
          <w:tcPr>
            <w:tcW w:w="14501" w:type="dxa"/>
            <w:gridSpan w:val="11"/>
            <w:tcBorders>
              <w:left w:val="single" w:color="auto" w:sz="12" w:space="0"/>
              <w:right w:val="single" w:color="auto" w:sz="12" w:space="0"/>
            </w:tcBorders>
            <w:vAlign w:val="center"/>
          </w:tcPr>
          <w:p w14:paraId="3C0D1D28">
            <w:pPr>
              <w:jc w:val="left"/>
              <w:rPr>
                <w:del w:id="3437" w:author="随遇而安" w:date="2024-11-06T14:21:40Z"/>
                <w:rFonts w:ascii="Times New Roman" w:hAnsi="Times New Roman" w:eastAsia="宋体" w:cs="Times New Roman"/>
                <w:b/>
                <w:color w:val="000000" w:themeColor="text1"/>
                <w:highlight w:val="none"/>
                <w:rPrChange w:id="3438" w:author="随遇而安" w:date="2023-08-11T15:39:24Z">
                  <w:rPr>
                    <w:del w:id="3439"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440" w:author="随遇而安" w:date="2024-11-06T14:21:40Z">
              <w:r>
                <w:rPr>
                  <w:rFonts w:hint="eastAsia" w:ascii="Times New Roman" w:hAnsi="Times New Roman" w:eastAsia="宋体" w:cs="Times New Roman"/>
                  <w:b/>
                  <w:color w:val="000000" w:themeColor="text1"/>
                  <w:highlight w:val="none"/>
                  <w:rPrChange w:id="344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区域安环部负责人审核意见：</w:delText>
              </w:r>
            </w:del>
          </w:p>
          <w:p w14:paraId="22F220DB">
            <w:pPr>
              <w:jc w:val="left"/>
              <w:rPr>
                <w:del w:id="3442" w:author="随遇而安" w:date="2024-11-06T14:21:40Z"/>
                <w:rFonts w:ascii="Times New Roman" w:hAnsi="Times New Roman" w:eastAsia="宋体" w:cs="Times New Roman"/>
                <w:b/>
                <w:color w:val="000000" w:themeColor="text1"/>
                <w:highlight w:val="none"/>
                <w:rPrChange w:id="3443" w:author="随遇而安" w:date="2023-08-11T15:39:24Z">
                  <w:rPr>
                    <w:del w:id="3444"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p>
          <w:p w14:paraId="341C6E1F">
            <w:pPr>
              <w:jc w:val="center"/>
              <w:rPr>
                <w:del w:id="3445" w:author="随遇而安" w:date="2024-11-06T14:21:40Z"/>
                <w:rFonts w:ascii="Times New Roman" w:hAnsi="Times New Roman" w:eastAsia="宋体" w:cs="Times New Roman"/>
                <w:b/>
                <w:color w:val="000000" w:themeColor="text1"/>
                <w:highlight w:val="none"/>
                <w:rPrChange w:id="3446" w:author="随遇而安" w:date="2023-08-11T15:39:24Z">
                  <w:rPr>
                    <w:del w:id="3447"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448" w:author="随遇而安" w:date="2024-11-06T14:21:40Z">
              <w:r>
                <w:rPr>
                  <w:rFonts w:hint="eastAsia" w:ascii="Times New Roman" w:hAnsi="Times New Roman" w:eastAsia="宋体" w:cs="Times New Roman"/>
                  <w:b/>
                  <w:color w:val="000000" w:themeColor="text1"/>
                  <w:highlight w:val="none"/>
                  <w:rPrChange w:id="344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50" w:author="随遇而安" w:date="2024-11-06T14:21:40Z">
              <w:r>
                <w:rPr>
                  <w:rFonts w:ascii="Times New Roman" w:hAnsi="Times New Roman" w:eastAsia="宋体" w:cs="Times New Roman"/>
                  <w:b/>
                  <w:color w:val="000000" w:themeColor="text1"/>
                  <w:highlight w:val="none"/>
                  <w:rPrChange w:id="3451"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52" w:author="随遇而安" w:date="2024-11-06T14:21:40Z">
              <w:r>
                <w:rPr>
                  <w:rFonts w:hint="eastAsia" w:ascii="Times New Roman" w:hAnsi="Times New Roman" w:eastAsia="宋体" w:cs="Times New Roman"/>
                  <w:b/>
                  <w:color w:val="000000" w:themeColor="text1"/>
                  <w:highlight w:val="none"/>
                  <w:rPrChange w:id="345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签字： </w:delText>
              </w:r>
            </w:del>
            <w:del w:id="3454" w:author="随遇而安" w:date="2024-11-06T14:21:40Z">
              <w:r>
                <w:rPr>
                  <w:rFonts w:ascii="Times New Roman" w:hAnsi="Times New Roman" w:eastAsia="宋体" w:cs="Times New Roman"/>
                  <w:b/>
                  <w:color w:val="000000" w:themeColor="text1"/>
                  <w:highlight w:val="none"/>
                  <w:rPrChange w:id="3455"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56" w:author="随遇而安" w:date="2024-11-06T14:21:40Z">
              <w:r>
                <w:rPr>
                  <w:rFonts w:hint="eastAsia" w:ascii="Times New Roman" w:hAnsi="Times New Roman" w:eastAsia="宋体" w:cs="Times New Roman"/>
                  <w:b/>
                  <w:color w:val="000000" w:themeColor="text1"/>
                  <w:highlight w:val="none"/>
                  <w:rPrChange w:id="345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日期： </w:delText>
              </w:r>
            </w:del>
            <w:del w:id="3458" w:author="随遇而安" w:date="2024-11-06T14:21:40Z">
              <w:r>
                <w:rPr>
                  <w:rFonts w:ascii="Times New Roman" w:hAnsi="Times New Roman" w:eastAsia="宋体" w:cs="Times New Roman"/>
                  <w:b/>
                  <w:color w:val="000000" w:themeColor="text1"/>
                  <w:highlight w:val="none"/>
                  <w:rPrChange w:id="3459"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60" w:author="随遇而安" w:date="2024-11-06T14:21:40Z">
              <w:r>
                <w:rPr>
                  <w:rFonts w:hint="eastAsia" w:ascii="Times New Roman" w:hAnsi="Times New Roman" w:eastAsia="宋体" w:cs="Times New Roman"/>
                  <w:b/>
                  <w:color w:val="000000" w:themeColor="text1"/>
                  <w:highlight w:val="none"/>
                  <w:rPrChange w:id="346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年 </w:delText>
              </w:r>
            </w:del>
            <w:del w:id="3462" w:author="随遇而安" w:date="2024-11-06T14:21:40Z">
              <w:r>
                <w:rPr>
                  <w:rFonts w:ascii="Times New Roman" w:hAnsi="Times New Roman" w:eastAsia="宋体" w:cs="Times New Roman"/>
                  <w:b/>
                  <w:color w:val="000000" w:themeColor="text1"/>
                  <w:highlight w:val="none"/>
                  <w:rPrChange w:id="3463"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64" w:author="随遇而安" w:date="2024-11-06T14:21:40Z">
              <w:r>
                <w:rPr>
                  <w:rFonts w:hint="eastAsia" w:ascii="Times New Roman" w:hAnsi="Times New Roman" w:eastAsia="宋体" w:cs="Times New Roman"/>
                  <w:b/>
                  <w:color w:val="000000" w:themeColor="text1"/>
                  <w:highlight w:val="none"/>
                  <w:rPrChange w:id="346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月 </w:delText>
              </w:r>
            </w:del>
            <w:del w:id="3466" w:author="随遇而安" w:date="2024-11-06T14:21:40Z">
              <w:r>
                <w:rPr>
                  <w:rFonts w:ascii="Times New Roman" w:hAnsi="Times New Roman" w:eastAsia="宋体" w:cs="Times New Roman"/>
                  <w:b/>
                  <w:color w:val="000000" w:themeColor="text1"/>
                  <w:highlight w:val="none"/>
                  <w:rPrChange w:id="3467"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68" w:author="随遇而安" w:date="2024-11-06T14:21:40Z">
              <w:r>
                <w:rPr>
                  <w:rFonts w:hint="eastAsia" w:ascii="Times New Roman" w:hAnsi="Times New Roman" w:eastAsia="宋体" w:cs="Times New Roman"/>
                  <w:b/>
                  <w:color w:val="000000" w:themeColor="text1"/>
                  <w:highlight w:val="none"/>
                  <w:rPrChange w:id="346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日</w:delText>
              </w:r>
            </w:del>
          </w:p>
        </w:tc>
      </w:tr>
      <w:tr w14:paraId="6858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3470" w:author="随遇而安" w:date="2024-11-06T14:21:40Z"/>
        </w:trPr>
        <w:tc>
          <w:tcPr>
            <w:tcW w:w="14501" w:type="dxa"/>
            <w:gridSpan w:val="11"/>
            <w:tcBorders>
              <w:left w:val="single" w:color="auto" w:sz="12" w:space="0"/>
              <w:bottom w:val="single" w:color="auto" w:sz="12" w:space="0"/>
              <w:right w:val="single" w:color="auto" w:sz="12" w:space="0"/>
            </w:tcBorders>
            <w:vAlign w:val="center"/>
          </w:tcPr>
          <w:p w14:paraId="7E9E4085">
            <w:pPr>
              <w:jc w:val="left"/>
              <w:rPr>
                <w:del w:id="3471" w:author="随遇而安" w:date="2024-11-06T14:21:40Z"/>
                <w:rFonts w:ascii="Times New Roman" w:hAnsi="Times New Roman" w:eastAsia="宋体" w:cs="Times New Roman"/>
                <w:b/>
                <w:color w:val="000000" w:themeColor="text1"/>
                <w:highlight w:val="none"/>
                <w:rPrChange w:id="3472" w:author="随遇而安" w:date="2023-08-11T15:39:24Z">
                  <w:rPr>
                    <w:del w:id="3473"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474" w:author="随遇而安" w:date="2024-11-06T14:21:40Z">
              <w:r>
                <w:rPr>
                  <w:rFonts w:hint="eastAsia" w:ascii="Times New Roman" w:hAnsi="Times New Roman" w:eastAsia="宋体" w:cs="Times New Roman"/>
                  <w:b/>
                  <w:color w:val="000000" w:themeColor="text1"/>
                  <w:highlight w:val="none"/>
                  <w:rPrChange w:id="347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区域负责人审批意见：</w:delText>
              </w:r>
            </w:del>
          </w:p>
          <w:p w14:paraId="202B2F2C">
            <w:pPr>
              <w:jc w:val="left"/>
              <w:rPr>
                <w:del w:id="3476" w:author="随遇而安" w:date="2024-11-06T14:21:40Z"/>
                <w:rFonts w:ascii="Times New Roman" w:hAnsi="Times New Roman" w:eastAsia="宋体" w:cs="Times New Roman"/>
                <w:b/>
                <w:color w:val="000000" w:themeColor="text1"/>
                <w:highlight w:val="none"/>
                <w:rPrChange w:id="3477" w:author="随遇而安" w:date="2023-08-11T15:39:24Z">
                  <w:rPr>
                    <w:del w:id="3478"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p>
          <w:p w14:paraId="57F35AA2">
            <w:pPr>
              <w:jc w:val="center"/>
              <w:rPr>
                <w:del w:id="3479" w:author="随遇而安" w:date="2024-11-06T14:21:40Z"/>
                <w:rFonts w:ascii="Times New Roman" w:hAnsi="Times New Roman" w:eastAsia="宋体" w:cs="Times New Roman"/>
                <w:b/>
                <w:color w:val="000000" w:themeColor="text1"/>
                <w:highlight w:val="none"/>
                <w:rPrChange w:id="3480" w:author="随遇而安" w:date="2023-08-11T15:39:24Z">
                  <w:rPr>
                    <w:del w:id="3481" w:author="随遇而安" w:date="2024-11-06T14:21:40Z"/>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pPr>
            <w:del w:id="3482" w:author="随遇而安" w:date="2024-11-06T14:21:40Z">
              <w:r>
                <w:rPr>
                  <w:rFonts w:hint="eastAsia" w:ascii="Times New Roman" w:hAnsi="Times New Roman" w:eastAsia="宋体" w:cs="Times New Roman"/>
                  <w:b/>
                  <w:color w:val="000000" w:themeColor="text1"/>
                  <w:highlight w:val="none"/>
                  <w:rPrChange w:id="348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84" w:author="随遇而安" w:date="2024-11-06T14:21:40Z">
              <w:r>
                <w:rPr>
                  <w:rFonts w:ascii="Times New Roman" w:hAnsi="Times New Roman" w:eastAsia="宋体" w:cs="Times New Roman"/>
                  <w:b/>
                  <w:color w:val="000000" w:themeColor="text1"/>
                  <w:highlight w:val="none"/>
                  <w:rPrChange w:id="3485"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86" w:author="随遇而安" w:date="2024-11-06T14:21:40Z">
              <w:r>
                <w:rPr>
                  <w:rFonts w:hint="eastAsia" w:ascii="Times New Roman" w:hAnsi="Times New Roman" w:eastAsia="宋体" w:cs="Times New Roman"/>
                  <w:b/>
                  <w:color w:val="000000" w:themeColor="text1"/>
                  <w:highlight w:val="none"/>
                  <w:rPrChange w:id="3487"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签字： </w:delText>
              </w:r>
            </w:del>
            <w:del w:id="3488" w:author="随遇而安" w:date="2024-11-06T14:21:40Z">
              <w:r>
                <w:rPr>
                  <w:rFonts w:ascii="Times New Roman" w:hAnsi="Times New Roman" w:eastAsia="宋体" w:cs="Times New Roman"/>
                  <w:b/>
                  <w:color w:val="000000" w:themeColor="text1"/>
                  <w:highlight w:val="none"/>
                  <w:rPrChange w:id="3489"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90" w:author="随遇而安" w:date="2024-11-06T14:21:40Z">
              <w:r>
                <w:rPr>
                  <w:rFonts w:hint="eastAsia" w:ascii="Times New Roman" w:hAnsi="Times New Roman" w:eastAsia="宋体" w:cs="Times New Roman"/>
                  <w:b/>
                  <w:color w:val="000000" w:themeColor="text1"/>
                  <w:highlight w:val="none"/>
                  <w:rPrChange w:id="3491"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日期： </w:delText>
              </w:r>
            </w:del>
            <w:del w:id="3492" w:author="随遇而安" w:date="2024-11-06T14:21:40Z">
              <w:r>
                <w:rPr>
                  <w:rFonts w:ascii="Times New Roman" w:hAnsi="Times New Roman" w:eastAsia="宋体" w:cs="Times New Roman"/>
                  <w:b/>
                  <w:color w:val="000000" w:themeColor="text1"/>
                  <w:highlight w:val="none"/>
                  <w:rPrChange w:id="3493"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94" w:author="随遇而安" w:date="2024-11-06T14:21:40Z">
              <w:r>
                <w:rPr>
                  <w:rFonts w:hint="eastAsia" w:ascii="Times New Roman" w:hAnsi="Times New Roman" w:eastAsia="宋体" w:cs="Times New Roman"/>
                  <w:b/>
                  <w:color w:val="000000" w:themeColor="text1"/>
                  <w:highlight w:val="none"/>
                  <w:rPrChange w:id="349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年 </w:delText>
              </w:r>
            </w:del>
            <w:del w:id="3496" w:author="随遇而安" w:date="2024-11-06T14:21:40Z">
              <w:r>
                <w:rPr>
                  <w:rFonts w:ascii="Times New Roman" w:hAnsi="Times New Roman" w:eastAsia="宋体" w:cs="Times New Roman"/>
                  <w:b/>
                  <w:color w:val="000000" w:themeColor="text1"/>
                  <w:highlight w:val="none"/>
                  <w:rPrChange w:id="3497"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498" w:author="随遇而安" w:date="2024-11-06T14:21:40Z">
              <w:r>
                <w:rPr>
                  <w:rFonts w:hint="eastAsia" w:ascii="Times New Roman" w:hAnsi="Times New Roman" w:eastAsia="宋体" w:cs="Times New Roman"/>
                  <w:b/>
                  <w:color w:val="000000" w:themeColor="text1"/>
                  <w:highlight w:val="none"/>
                  <w:rPrChange w:id="3499"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月 </w:delText>
              </w:r>
            </w:del>
            <w:del w:id="3500" w:author="随遇而安" w:date="2024-11-06T14:21:40Z">
              <w:r>
                <w:rPr>
                  <w:rFonts w:ascii="Times New Roman" w:hAnsi="Times New Roman" w:eastAsia="宋体" w:cs="Times New Roman"/>
                  <w:b/>
                  <w:color w:val="000000" w:themeColor="text1"/>
                  <w:highlight w:val="none"/>
                  <w:rPrChange w:id="3501" w:author="随遇而安" w:date="2023-08-11T15:39:24Z">
                    <w:rPr>
                      <w:rFonts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 xml:space="preserve">      </w:delText>
              </w:r>
            </w:del>
            <w:del w:id="3502" w:author="随遇而安" w:date="2024-11-06T14:21:40Z">
              <w:r>
                <w:rPr>
                  <w:rFonts w:hint="eastAsia" w:ascii="Times New Roman" w:hAnsi="Times New Roman" w:eastAsia="宋体" w:cs="Times New Roman"/>
                  <w:b/>
                  <w:color w:val="000000" w:themeColor="text1"/>
                  <w:highlight w:val="none"/>
                  <w:rPrChange w:id="3503"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delText>日</w:delText>
              </w:r>
            </w:del>
          </w:p>
        </w:tc>
      </w:tr>
    </w:tbl>
    <w:p w14:paraId="054BF8DB">
      <w:pPr>
        <w:spacing w:before="68" w:line="221" w:lineRule="auto"/>
        <w:ind w:left="39"/>
        <w:rPr>
          <w:ins w:id="3504" w:author="随遇而安" w:date="2024-11-06T14:21:50Z"/>
          <w:rFonts w:ascii="宋体" w:hAnsi="宋体" w:eastAsia="宋体" w:cs="宋体"/>
          <w:sz w:val="21"/>
          <w:szCs w:val="21"/>
        </w:rPr>
      </w:pPr>
      <w:r>
        <w:rPr>
          <w:rFonts w:hint="eastAsia" w:ascii="Times New Roman" w:hAnsi="Times New Roman" w:eastAsia="宋体" w:cs="Times New Roman"/>
          <w:b/>
          <w:color w:val="000000" w:themeColor="text1"/>
          <w:highlight w:val="none"/>
          <w:rPrChange w:id="3505" w:author="随遇而安" w:date="2023-08-11T15:39:24Z">
            <w:rPr>
              <w:rFonts w:hint="eastAsia" w:ascii="Times New Roman" w:hAnsi="Times New Roman" w:eastAsia="宋体" w:cs="Times New Roman"/>
              <w:b/>
              <w:color w:val="000000" w:themeColor="text1"/>
              <w14:textFill>
                <w14:solidFill>
                  <w14:schemeClr w14:val="tx1"/>
                </w14:solidFill>
              </w14:textFill>
            </w:rPr>
          </w:rPrChange>
          <w14:textFill>
            <w14:solidFill>
              <w14:schemeClr w14:val="tx1"/>
            </w14:solidFill>
          </w14:textFill>
        </w:rPr>
        <w:t>备注：</w:t>
      </w:r>
      <w:ins w:id="3506" w:author="随遇而安" w:date="2024-11-06T14:21:50Z">
        <w:r>
          <w:rPr>
            <w:rFonts w:ascii="Times New Roman" w:hAnsi="Times New Roman" w:eastAsia="Times New Roman" w:cs="Times New Roman"/>
            <w:spacing w:val="1"/>
            <w:sz w:val="21"/>
            <w:szCs w:val="21"/>
          </w:rPr>
          <w:t>1.</w:t>
        </w:r>
      </w:ins>
      <w:ins w:id="3507" w:author="随遇而安" w:date="2024-11-06T14:21:50Z">
        <w:r>
          <w:rPr>
            <w:rFonts w:ascii="宋体" w:hAnsi="宋体" w:eastAsia="宋体" w:cs="宋体"/>
            <w:spacing w:val="1"/>
            <w:sz w:val="21"/>
            <w:szCs w:val="21"/>
          </w:rPr>
          <w:t>“安全生产费用类别”参照“</w:t>
        </w:r>
      </w:ins>
      <w:ins w:id="3508" w:author="随遇而安" w:date="2024-11-06T14:21:50Z">
        <w:r>
          <w:rPr>
            <w:rFonts w:ascii="Times New Roman" w:hAnsi="Times New Roman" w:eastAsia="Times New Roman" w:cs="Times New Roman"/>
            <w:spacing w:val="1"/>
            <w:sz w:val="21"/>
            <w:szCs w:val="21"/>
          </w:rPr>
          <w:t>6.1</w:t>
        </w:r>
      </w:ins>
      <w:ins w:id="3509" w:author="随遇而安" w:date="2024-11-06T14:21:50Z">
        <w:r>
          <w:rPr>
            <w:rFonts w:ascii="宋体" w:hAnsi="宋体" w:eastAsia="宋体" w:cs="宋体"/>
            <w:spacing w:val="1"/>
            <w:sz w:val="21"/>
            <w:szCs w:val="21"/>
          </w:rPr>
          <w:t>使用范围”编制。</w:t>
        </w:r>
      </w:ins>
    </w:p>
    <w:p w14:paraId="112F440A">
      <w:pPr>
        <w:spacing w:before="60" w:line="220" w:lineRule="auto"/>
        <w:ind w:left="664"/>
        <w:rPr>
          <w:ins w:id="3510" w:author="随遇而安" w:date="2024-11-06T14:21:50Z"/>
          <w:rFonts w:ascii="宋体" w:hAnsi="宋体" w:eastAsia="宋体" w:cs="宋体"/>
          <w:sz w:val="21"/>
          <w:szCs w:val="21"/>
        </w:rPr>
      </w:pPr>
      <w:ins w:id="3511" w:author="随遇而安" w:date="2024-11-06T14:21:50Z">
        <w:r>
          <w:rPr>
            <w:rFonts w:ascii="Times New Roman" w:hAnsi="Times New Roman" w:eastAsia="Times New Roman" w:cs="Times New Roman"/>
            <w:sz w:val="21"/>
            <w:szCs w:val="21"/>
          </w:rPr>
          <w:t>2.</w:t>
        </w:r>
      </w:ins>
      <w:ins w:id="3512" w:author="随遇而安" w:date="2024-11-06T14:21:50Z">
        <w:r>
          <w:rPr>
            <w:rFonts w:ascii="宋体" w:hAnsi="宋体" w:eastAsia="宋体" w:cs="宋体"/>
            <w:sz w:val="21"/>
            <w:szCs w:val="21"/>
          </w:rPr>
          <w:t>“安全生产费用使用目的描述”应较为详细阐述本项费用的具体用途。</w:t>
        </w:r>
      </w:ins>
    </w:p>
    <w:p w14:paraId="5E8708F7">
      <w:pPr>
        <w:spacing w:before="62" w:line="261" w:lineRule="auto"/>
        <w:ind w:left="663" w:right="6417" w:firstLine="5"/>
        <w:rPr>
          <w:ins w:id="3513" w:author="随遇而安" w:date="2024-11-06T14:21:50Z"/>
          <w:rFonts w:ascii="宋体" w:hAnsi="宋体" w:eastAsia="宋体" w:cs="宋体"/>
          <w:sz w:val="21"/>
          <w:szCs w:val="21"/>
        </w:rPr>
      </w:pPr>
      <w:ins w:id="3514" w:author="随遇而安" w:date="2024-11-06T14:21:50Z">
        <w:r>
          <w:rPr>
            <w:rFonts w:ascii="Times New Roman" w:hAnsi="Times New Roman" w:eastAsia="Times New Roman" w:cs="Times New Roman"/>
            <w:spacing w:val="-1"/>
            <w:sz w:val="21"/>
            <w:szCs w:val="21"/>
          </w:rPr>
          <w:t>3.</w:t>
        </w:r>
      </w:ins>
      <w:ins w:id="3515" w:author="随遇而安" w:date="2024-11-06T14:21:50Z">
        <w:r>
          <w:rPr>
            <w:rFonts w:ascii="宋体" w:hAnsi="宋体" w:eastAsia="宋体" w:cs="宋体"/>
            <w:spacing w:val="-1"/>
            <w:sz w:val="21"/>
            <w:szCs w:val="21"/>
          </w:rPr>
          <w:t>“使用部门”可为项目公司安环、综管、生产作业部门及人工、机械作业中心。</w:t>
        </w:r>
      </w:ins>
      <w:ins w:id="3516" w:author="随遇而安" w:date="2024-11-06T14:21:50Z">
        <w:r>
          <w:rPr>
            <w:rFonts w:ascii="宋体" w:hAnsi="宋体" w:eastAsia="宋体" w:cs="宋体"/>
            <w:spacing w:val="4"/>
            <w:sz w:val="21"/>
            <w:szCs w:val="21"/>
          </w:rPr>
          <w:t xml:space="preserve"> </w:t>
        </w:r>
      </w:ins>
      <w:ins w:id="3517" w:author="随遇而安" w:date="2024-11-06T14:21:50Z">
        <w:r>
          <w:rPr>
            <w:rFonts w:ascii="Times New Roman" w:hAnsi="Times New Roman" w:eastAsia="Times New Roman" w:cs="Times New Roman"/>
            <w:sz w:val="21"/>
            <w:szCs w:val="21"/>
          </w:rPr>
          <w:t>4.</w:t>
        </w:r>
      </w:ins>
      <w:ins w:id="3518" w:author="随遇而安" w:date="2024-11-06T14:21:50Z">
        <w:r>
          <w:rPr>
            <w:rFonts w:ascii="宋体" w:hAnsi="宋体" w:eastAsia="宋体" w:cs="宋体"/>
            <w:sz w:val="21"/>
            <w:szCs w:val="21"/>
          </w:rPr>
          <w:t>“计划使用时间”为预计使用时间，原则上与安全投入计划一致。</w:t>
        </w:r>
      </w:ins>
    </w:p>
    <w:p w14:paraId="4BBE566D">
      <w:pPr>
        <w:spacing w:before="30" w:line="219" w:lineRule="auto"/>
        <w:ind w:left="670"/>
        <w:rPr>
          <w:ins w:id="3519" w:author="随遇而安" w:date="2024-11-06T14:21:50Z"/>
          <w:rFonts w:ascii="宋体" w:hAnsi="宋体" w:eastAsia="宋体" w:cs="宋体"/>
          <w:sz w:val="21"/>
          <w:szCs w:val="21"/>
        </w:rPr>
      </w:pPr>
      <w:ins w:id="3520" w:author="随遇而安" w:date="2024-11-06T14:21:50Z">
        <w:r>
          <w:rPr>
            <w:rFonts w:ascii="Times New Roman" w:hAnsi="Times New Roman" w:eastAsia="Times New Roman" w:cs="Times New Roman"/>
            <w:sz w:val="21"/>
            <w:szCs w:val="21"/>
          </w:rPr>
          <w:t>5.</w:t>
        </w:r>
      </w:ins>
      <w:ins w:id="3521" w:author="随遇而安" w:date="2024-11-06T14:21:50Z">
        <w:r>
          <w:rPr>
            <w:rFonts w:ascii="宋体" w:hAnsi="宋体" w:eastAsia="宋体" w:cs="宋体"/>
            <w:sz w:val="21"/>
            <w:szCs w:val="21"/>
          </w:rPr>
          <w:t>本表费用预算金额为各类别安全费用汇总后金额，单价、</w:t>
        </w:r>
      </w:ins>
      <w:ins w:id="3522" w:author="随遇而安" w:date="2024-11-06T14:21:50Z">
        <w:r>
          <w:rPr>
            <w:rFonts w:ascii="宋体" w:hAnsi="宋体" w:eastAsia="宋体" w:cs="宋体"/>
            <w:spacing w:val="-1"/>
            <w:sz w:val="21"/>
            <w:szCs w:val="21"/>
          </w:rPr>
          <w:t>数量等具体金额应列入安全投入计划表。</w:t>
        </w:r>
      </w:ins>
    </w:p>
    <w:p w14:paraId="3515E4C7">
      <w:pPr>
        <w:jc w:val="left"/>
        <w:rPr>
          <w:del w:id="3523" w:author="随遇而安" w:date="2024-11-06T14:21:50Z"/>
          <w:rFonts w:ascii="Times New Roman" w:hAnsi="Times New Roman" w:eastAsia="宋体" w:cs="Times New Roman"/>
          <w:color w:val="000000" w:themeColor="text1"/>
          <w:highlight w:val="none"/>
          <w:rPrChange w:id="3524" w:author="随遇而安" w:date="2023-08-11T15:39:24Z">
            <w:rPr>
              <w:del w:id="3525" w:author="随遇而安" w:date="2024-11-06T14:21:5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526" w:author="随遇而安" w:date="2024-11-06T14:21:50Z">
        <w:r>
          <w:rPr>
            <w:rFonts w:hint="eastAsia" w:ascii="Times New Roman" w:hAnsi="Times New Roman" w:eastAsia="宋体" w:cs="Times New Roman"/>
            <w:color w:val="000000" w:themeColor="text1"/>
            <w:highlight w:val="none"/>
            <w:rPrChange w:id="3527"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1</w:delText>
        </w:r>
      </w:del>
      <w:del w:id="3528" w:author="随遇而安" w:date="2024-11-06T14:21:50Z">
        <w:r>
          <w:rPr>
            <w:rFonts w:ascii="Times New Roman" w:hAnsi="Times New Roman" w:eastAsia="宋体" w:cs="Times New Roman"/>
            <w:color w:val="000000" w:themeColor="text1"/>
            <w:highlight w:val="none"/>
            <w:rPrChange w:id="3529"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w:delText>
        </w:r>
      </w:del>
      <w:del w:id="3530" w:author="随遇而安" w:date="2024-11-06T14:21:50Z">
        <w:r>
          <w:rPr>
            <w:rFonts w:hint="eastAsia" w:ascii="Times New Roman" w:hAnsi="Times New Roman" w:eastAsia="宋体" w:cs="Times New Roman"/>
            <w:color w:val="000000" w:themeColor="text1"/>
            <w:highlight w:val="none"/>
            <w:rPrChange w:id="3531"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“安全生产费用类别”参照“6</w:delText>
        </w:r>
      </w:del>
      <w:del w:id="3532" w:author="随遇而安" w:date="2024-11-06T14:21:50Z">
        <w:r>
          <w:rPr>
            <w:rFonts w:ascii="Times New Roman" w:hAnsi="Times New Roman" w:eastAsia="宋体" w:cs="Times New Roman"/>
            <w:color w:val="000000" w:themeColor="text1"/>
            <w:highlight w:val="none"/>
            <w:rPrChange w:id="3533"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.1</w:delText>
        </w:r>
      </w:del>
      <w:del w:id="3534" w:author="随遇而安" w:date="2024-11-06T14:21:50Z">
        <w:r>
          <w:rPr>
            <w:rFonts w:hint="eastAsia" w:ascii="Times New Roman" w:hAnsi="Times New Roman" w:eastAsia="宋体" w:cs="Times New Roman"/>
            <w:color w:val="000000" w:themeColor="text1"/>
            <w:highlight w:val="none"/>
            <w:rPrChange w:id="3535"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使用范围”编制。</w:delText>
        </w:r>
      </w:del>
    </w:p>
    <w:p w14:paraId="29BC98A6">
      <w:pPr>
        <w:ind w:firstLine="630" w:firstLineChars="300"/>
        <w:jc w:val="left"/>
        <w:rPr>
          <w:del w:id="3536" w:author="随遇而安" w:date="2024-11-06T14:21:50Z"/>
          <w:rFonts w:ascii="Times New Roman" w:hAnsi="Times New Roman" w:eastAsia="宋体" w:cs="Times New Roman"/>
          <w:color w:val="000000" w:themeColor="text1"/>
          <w:highlight w:val="none"/>
          <w:rPrChange w:id="3537" w:author="随遇而安" w:date="2023-08-11T15:39:24Z">
            <w:rPr>
              <w:del w:id="3538" w:author="随遇而安" w:date="2024-11-06T14:21:5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539" w:author="随遇而安" w:date="2024-11-06T14:21:50Z">
        <w:r>
          <w:rPr>
            <w:rFonts w:hint="eastAsia" w:ascii="Times New Roman" w:hAnsi="Times New Roman" w:eastAsia="宋体" w:cs="Times New Roman"/>
            <w:color w:val="000000" w:themeColor="text1"/>
            <w:highlight w:val="none"/>
            <w:rPrChange w:id="354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2</w:delText>
        </w:r>
      </w:del>
      <w:del w:id="3541" w:author="随遇而安" w:date="2024-11-06T14:21:50Z">
        <w:r>
          <w:rPr>
            <w:rFonts w:ascii="Times New Roman" w:hAnsi="Times New Roman" w:eastAsia="宋体" w:cs="Times New Roman"/>
            <w:color w:val="000000" w:themeColor="text1"/>
            <w:highlight w:val="none"/>
            <w:rPrChange w:id="3542"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w:delText>
        </w:r>
      </w:del>
      <w:del w:id="3543" w:author="随遇而安" w:date="2024-11-06T14:21:50Z">
        <w:r>
          <w:rPr>
            <w:rFonts w:hint="eastAsia" w:ascii="Times New Roman" w:hAnsi="Times New Roman" w:eastAsia="宋体" w:cs="Times New Roman"/>
            <w:color w:val="000000" w:themeColor="text1"/>
            <w:highlight w:val="none"/>
            <w:rPrChange w:id="3544"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“安全生产费用使用目的描述”应较为详细阐述本项费用的具体用途。</w:delText>
        </w:r>
      </w:del>
    </w:p>
    <w:p w14:paraId="428F40CD">
      <w:pPr>
        <w:ind w:firstLine="630" w:firstLineChars="300"/>
        <w:jc w:val="left"/>
        <w:rPr>
          <w:del w:id="3545" w:author="随遇而安" w:date="2024-11-06T14:21:50Z"/>
          <w:rFonts w:ascii="Times New Roman" w:hAnsi="Times New Roman" w:eastAsia="宋体" w:cs="Times New Roman"/>
          <w:color w:val="000000" w:themeColor="text1"/>
          <w:highlight w:val="none"/>
          <w:rPrChange w:id="3546" w:author="随遇而安" w:date="2023-08-11T15:39:24Z">
            <w:rPr>
              <w:del w:id="3547" w:author="随遇而安" w:date="2024-11-06T14:21:5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548" w:author="随遇而安" w:date="2024-11-06T14:21:50Z">
        <w:r>
          <w:rPr>
            <w:rFonts w:hint="eastAsia" w:ascii="Times New Roman" w:hAnsi="Times New Roman" w:eastAsia="宋体" w:cs="Times New Roman"/>
            <w:color w:val="000000" w:themeColor="text1"/>
            <w:highlight w:val="none"/>
            <w:rPrChange w:id="3549"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3</w:delText>
        </w:r>
      </w:del>
      <w:del w:id="3550" w:author="随遇而安" w:date="2024-11-06T14:21:50Z">
        <w:r>
          <w:rPr>
            <w:rFonts w:ascii="Times New Roman" w:hAnsi="Times New Roman" w:eastAsia="宋体" w:cs="Times New Roman"/>
            <w:color w:val="000000" w:themeColor="text1"/>
            <w:highlight w:val="none"/>
            <w:rPrChange w:id="355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w:delText>
        </w:r>
      </w:del>
      <w:del w:id="3552" w:author="随遇而安" w:date="2024-11-06T14:21:50Z">
        <w:r>
          <w:rPr>
            <w:rFonts w:hint="eastAsia" w:ascii="Times New Roman" w:hAnsi="Times New Roman" w:eastAsia="宋体" w:cs="Times New Roman"/>
            <w:color w:val="000000" w:themeColor="text1"/>
            <w:highlight w:val="none"/>
            <w:rPrChange w:id="3553"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“使用部门”可为项目公司安环、综管、生产作业部门及人工、机械作业中心。</w:delText>
        </w:r>
      </w:del>
    </w:p>
    <w:p w14:paraId="4AC7B480">
      <w:pPr>
        <w:ind w:firstLine="630" w:firstLineChars="300"/>
        <w:jc w:val="left"/>
        <w:rPr>
          <w:del w:id="3554" w:author="随遇而安" w:date="2024-11-06T14:21:50Z"/>
          <w:rFonts w:ascii="Times New Roman" w:hAnsi="Times New Roman" w:eastAsia="宋体" w:cs="Times New Roman"/>
          <w:color w:val="000000" w:themeColor="text1"/>
          <w:highlight w:val="none"/>
          <w:rPrChange w:id="3555" w:author="随遇而安" w:date="2023-08-11T15:39:24Z">
            <w:rPr>
              <w:del w:id="3556" w:author="随遇而安" w:date="2024-11-06T14:21:50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557" w:author="随遇而安" w:date="2024-11-06T14:21:50Z">
        <w:r>
          <w:rPr>
            <w:rFonts w:ascii="Times New Roman" w:hAnsi="Times New Roman" w:eastAsia="宋体" w:cs="Times New Roman"/>
            <w:color w:val="000000" w:themeColor="text1"/>
            <w:highlight w:val="none"/>
            <w:rPrChange w:id="3558"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4.</w:delText>
        </w:r>
      </w:del>
      <w:del w:id="3559" w:author="随遇而安" w:date="2024-11-06T14:21:50Z">
        <w:r>
          <w:rPr>
            <w:rFonts w:hint="eastAsia" w:ascii="Times New Roman" w:hAnsi="Times New Roman" w:eastAsia="宋体" w:cs="Times New Roman"/>
            <w:color w:val="000000" w:themeColor="text1"/>
            <w:highlight w:val="none"/>
            <w:rPrChange w:id="3560"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“计划使用时间”为预计使用时间，原则上与安全投入计划一致。</w:delText>
        </w:r>
      </w:del>
    </w:p>
    <w:p w14:paraId="0D3C380D">
      <w:pPr>
        <w:ind w:firstLine="630" w:firstLineChars="300"/>
        <w:jc w:val="left"/>
        <w:rPr>
          <w:del w:id="3561" w:author="随遇而安" w:date="2024-11-06T14:21:54Z"/>
          <w:rFonts w:ascii="Times New Roman" w:hAnsi="Times New Roman" w:eastAsia="宋体" w:cs="Times New Roman"/>
          <w:color w:val="000000" w:themeColor="text1"/>
          <w:highlight w:val="none"/>
          <w:rPrChange w:id="3562" w:author="随遇而安" w:date="2023-08-11T15:39:24Z">
            <w:rPr>
              <w:del w:id="3563" w:author="随遇而安" w:date="2024-11-06T14:21:54Z"/>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
      <w:del w:id="3564" w:author="随遇而安" w:date="2024-11-06T14:21:50Z">
        <w:r>
          <w:rPr>
            <w:rFonts w:hint="eastAsia" w:ascii="Times New Roman" w:hAnsi="Times New Roman" w:eastAsia="宋体" w:cs="Times New Roman"/>
            <w:color w:val="000000" w:themeColor="text1"/>
            <w:highlight w:val="none"/>
            <w:rPrChange w:id="3565"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5</w:delText>
        </w:r>
      </w:del>
      <w:del w:id="3566" w:author="随遇而安" w:date="2024-11-06T14:21:50Z">
        <w:r>
          <w:rPr>
            <w:rFonts w:ascii="Times New Roman" w:hAnsi="Times New Roman" w:eastAsia="宋体" w:cs="Times New Roman"/>
            <w:color w:val="000000" w:themeColor="text1"/>
            <w:highlight w:val="none"/>
            <w:rPrChange w:id="3567"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w:delText>
        </w:r>
      </w:del>
      <w:del w:id="3568" w:author="随遇而安" w:date="2024-11-06T14:21:50Z">
        <w:r>
          <w:rPr>
            <w:rFonts w:hint="eastAsia" w:ascii="Times New Roman" w:hAnsi="Times New Roman" w:eastAsia="宋体" w:cs="Times New Roman"/>
            <w:color w:val="000000" w:themeColor="text1"/>
            <w:highlight w:val="none"/>
            <w:rPrChange w:id="3569" w:author="随遇而安" w:date="2023-08-11T15:39:24Z">
              <w:rPr>
                <w:rFonts w:hint="eastAsia"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delText>本表费用预算金额为各类别安全费用汇总后金额，单价、数量等具体金额应列入安全投入计划表。</w:delText>
        </w:r>
      </w:del>
    </w:p>
    <w:p w14:paraId="0F41C39E">
      <w:pPr>
        <w:ind w:firstLine="630" w:firstLineChars="300"/>
        <w:jc w:val="left"/>
        <w:rPr>
          <w:rFonts w:ascii="Times New Roman" w:hAnsi="Times New Roman" w:eastAsia="宋体" w:cs="Times New Roman"/>
          <w:color w:val="000000" w:themeColor="text1"/>
          <w:highlight w:val="none"/>
          <w:rPrChange w:id="3571" w:author="随遇而安" w:date="2023-08-11T15:39:24Z">
            <w:rPr>
              <w:rFonts w:ascii="Times New Roman" w:hAnsi="Times New Roman" w:eastAsia="宋体" w:cs="Times New Roman"/>
              <w:color w:val="000000" w:themeColor="text1"/>
              <w14:textFill>
                <w14:solidFill>
                  <w14:schemeClr w14:val="tx1"/>
                </w14:solidFill>
              </w14:textFill>
            </w:rPr>
          </w:rPrChange>
          <w14:textFill>
            <w14:solidFill>
              <w14:schemeClr w14:val="tx1"/>
            </w14:solidFill>
          </w14:textFill>
        </w:rPr>
        <w:pPrChange w:id="3570" w:author="随遇而安" w:date="2024-11-06T14:21:54Z">
          <w:pPr>
            <w:jc w:val="left"/>
          </w:pPr>
        </w:pPrChange>
      </w:pPr>
    </w:p>
    <w:sectPr>
      <w:footerReference r:id="rId10" w:type="default"/>
      <w:pgSz w:w="16838" w:h="11906" w:orient="landscape"/>
      <w:pgMar w:top="1418" w:right="1418" w:bottom="1418" w:left="1134" w:header="851" w:footer="851" w:gutter="0"/>
      <w:pgNumType w:fmt="decimal" w:start="1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C3648">
    <w:pPr>
      <w:pStyle w:val="8"/>
    </w:pPr>
    <w:ins w:id="4" w:author="随遇而安" w:date="2023-08-11T15:40:17Z">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0FCB1">
                            <w:pPr>
                              <w:pStyle w:val="8"/>
                            </w:pPr>
                            <w:ins w:id="6" w:author="随遇而安" w:date="2023-08-11T15:40:17Z">
                              <w:r>
                                <w:rPr/>
                                <w:fldChar w:fldCharType="begin"/>
                              </w:r>
                            </w:ins>
                            <w:ins w:id="7" w:author="随遇而安" w:date="2023-08-11T15:40:17Z">
                              <w:r>
                                <w:rPr/>
                                <w:instrText xml:space="preserve"> PAGE  \* MERGEFORMAT </w:instrText>
                              </w:r>
                            </w:ins>
                            <w:ins w:id="8" w:author="随遇而安" w:date="2023-08-11T15:40:17Z">
                              <w:r>
                                <w:rPr/>
                                <w:fldChar w:fldCharType="separate"/>
                              </w:r>
                            </w:ins>
                            <w:ins w:id="9" w:author="随遇而安" w:date="2023-08-11T15:40:17Z">
                              <w:r>
                                <w:rPr/>
                                <w:t>1</w:t>
                              </w:r>
                            </w:ins>
                            <w:ins w:id="10" w:author="随遇而安" w:date="2023-08-11T15:40:17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450FCB1">
                      <w:pPr>
                        <w:pStyle w:val="8"/>
                      </w:pPr>
                      <w:ins w:id="11" w:author="随遇而安" w:date="2023-08-11T15:40:17Z">
                        <w:r>
                          <w:rPr/>
                          <w:fldChar w:fldCharType="begin"/>
                        </w:r>
                      </w:ins>
                      <w:ins w:id="12" w:author="随遇而安" w:date="2023-08-11T15:40:17Z">
                        <w:r>
                          <w:rPr/>
                          <w:instrText xml:space="preserve"> PAGE  \* MERGEFORMAT </w:instrText>
                        </w:r>
                      </w:ins>
                      <w:ins w:id="13" w:author="随遇而安" w:date="2023-08-11T15:40:17Z">
                        <w:r>
                          <w:rPr/>
                          <w:fldChar w:fldCharType="separate"/>
                        </w:r>
                      </w:ins>
                      <w:ins w:id="14" w:author="随遇而安" w:date="2023-08-11T15:40:17Z">
                        <w:r>
                          <w:rPr/>
                          <w:t>1</w:t>
                        </w:r>
                      </w:ins>
                      <w:ins w:id="15" w:author="随遇而安" w:date="2023-08-11T15:40:17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39E58">
    <w:pPr>
      <w:pStyle w:val="8"/>
      <w:jc w:val="center"/>
      <w:rPr>
        <w:rFonts w:ascii="宋体" w:hAnsi="宋体" w:eastAsia="宋体"/>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FF5320">
                          <w:pPr>
                            <w:rPr>
                              <w:rFonts w:ascii="宋体" w:hAnsi="宋体" w:eastAsia="宋体"/>
                            </w:rPr>
                          </w:pPr>
                          <w:ins w:id="16" w:author="随遇而安" w:date="2023-08-11T15:40:17Z">
                            <w:r>
                              <w:rPr>
                                <w:rFonts w:ascii="宋体" w:hAnsi="宋体" w:eastAsia="宋体"/>
                              </w:rPr>
                              <w:fldChar w:fldCharType="begin"/>
                            </w:r>
                          </w:ins>
                          <w:ins w:id="17" w:author="随遇而安" w:date="2023-08-11T15:40:17Z">
                            <w:r>
                              <w:rPr>
                                <w:rFonts w:ascii="宋体" w:hAnsi="宋体" w:eastAsia="宋体"/>
                              </w:rPr>
                              <w:instrText xml:space="preserve"> PAGE  \* MERGEFORMAT </w:instrText>
                            </w:r>
                          </w:ins>
                          <w:ins w:id="18" w:author="随遇而安" w:date="2023-08-11T15:40:17Z">
                            <w:r>
                              <w:rPr>
                                <w:rFonts w:ascii="宋体" w:hAnsi="宋体" w:eastAsia="宋体"/>
                              </w:rPr>
                              <w:fldChar w:fldCharType="separate"/>
                            </w:r>
                          </w:ins>
                          <w:ins w:id="19" w:author="随遇而安" w:date="2023-08-11T15:40:17Z">
                            <w:r>
                              <w:rPr>
                                <w:rFonts w:ascii="宋体" w:hAnsi="宋体" w:eastAsia="宋体"/>
                              </w:rPr>
                              <w:t>1</w:t>
                            </w:r>
                          </w:ins>
                          <w:ins w:id="20" w:author="随遇而安" w:date="2023-08-11T15:40:17Z">
                            <w:r>
                              <w:rPr>
                                <w:rFonts w:ascii="宋体" w:hAnsi="宋体" w:eastAsia="宋体"/>
                              </w:rP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CFF5320">
                    <w:pPr>
                      <w:rPr>
                        <w:rFonts w:ascii="宋体" w:hAnsi="宋体" w:eastAsia="宋体"/>
                      </w:rPr>
                    </w:pPr>
                    <w:ins w:id="21" w:author="随遇而安" w:date="2023-08-11T15:40:17Z">
                      <w:r>
                        <w:rPr>
                          <w:rFonts w:ascii="宋体" w:hAnsi="宋体" w:eastAsia="宋体"/>
                        </w:rPr>
                        <w:fldChar w:fldCharType="begin"/>
                      </w:r>
                    </w:ins>
                    <w:ins w:id="22" w:author="随遇而安" w:date="2023-08-11T15:40:17Z">
                      <w:r>
                        <w:rPr>
                          <w:rFonts w:ascii="宋体" w:hAnsi="宋体" w:eastAsia="宋体"/>
                        </w:rPr>
                        <w:instrText xml:space="preserve"> PAGE  \* MERGEFORMAT </w:instrText>
                      </w:r>
                    </w:ins>
                    <w:ins w:id="23" w:author="随遇而安" w:date="2023-08-11T15:40:17Z">
                      <w:r>
                        <w:rPr>
                          <w:rFonts w:ascii="宋体" w:hAnsi="宋体" w:eastAsia="宋体"/>
                        </w:rPr>
                        <w:fldChar w:fldCharType="separate"/>
                      </w:r>
                    </w:ins>
                    <w:ins w:id="24" w:author="随遇而安" w:date="2023-08-11T15:40:17Z">
                      <w:r>
                        <w:rPr>
                          <w:rFonts w:ascii="宋体" w:hAnsi="宋体" w:eastAsia="宋体"/>
                        </w:rPr>
                        <w:t>1</w:t>
                      </w:r>
                    </w:ins>
                    <w:ins w:id="25" w:author="随遇而安" w:date="2023-08-11T15:40:17Z">
                      <w:r>
                        <w:rPr>
                          <w:rFonts w:ascii="宋体" w:hAnsi="宋体" w:eastAsia="宋体"/>
                        </w:rPr>
                        <w:fldChar w:fldCharType="end"/>
                      </w:r>
                    </w:ins>
                  </w:p>
                </w:txbxContent>
              </v:textbox>
            </v:shape>
          </w:pict>
        </mc:Fallback>
      </mc:AlternateContent>
    </w:r>
  </w:p>
  <w:p w14:paraId="3B91A17F">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5E743">
    <w:pPr>
      <w:pStyle w:val="8"/>
      <w:jc w:val="center"/>
      <w:rPr>
        <w:rFonts w:ascii="宋体" w:hAnsi="宋体" w:eastAsia="宋体"/>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82352">
                          <w:pPr>
                            <w:rPr>
                              <w:rFonts w:ascii="宋体" w:hAnsi="宋体" w:eastAsia="宋体"/>
                            </w:rPr>
                          </w:pPr>
                          <w:ins w:id="26" w:author="随遇而安" w:date="2023-08-11T15:40:17Z">
                            <w:r>
                              <w:rPr>
                                <w:rFonts w:ascii="宋体" w:hAnsi="宋体" w:eastAsia="宋体"/>
                              </w:rPr>
                              <w:fldChar w:fldCharType="begin"/>
                            </w:r>
                          </w:ins>
                          <w:ins w:id="27" w:author="随遇而安" w:date="2023-08-11T15:40:17Z">
                            <w:r>
                              <w:rPr>
                                <w:rFonts w:ascii="宋体" w:hAnsi="宋体" w:eastAsia="宋体"/>
                              </w:rPr>
                              <w:instrText xml:space="preserve"> PAGE  \* MERGEFORMAT </w:instrText>
                            </w:r>
                          </w:ins>
                          <w:ins w:id="28" w:author="随遇而安" w:date="2023-08-11T15:40:17Z">
                            <w:r>
                              <w:rPr>
                                <w:rFonts w:ascii="宋体" w:hAnsi="宋体" w:eastAsia="宋体"/>
                              </w:rPr>
                              <w:fldChar w:fldCharType="separate"/>
                            </w:r>
                          </w:ins>
                          <w:ins w:id="29" w:author="随遇而安" w:date="2023-08-11T15:40:17Z">
                            <w:r>
                              <w:rPr>
                                <w:rFonts w:ascii="宋体" w:hAnsi="宋体" w:eastAsia="宋体"/>
                              </w:rPr>
                              <w:t>1</w:t>
                            </w:r>
                          </w:ins>
                          <w:ins w:id="30" w:author="随遇而安" w:date="2023-08-11T15:40:17Z">
                            <w:r>
                              <w:rPr>
                                <w:rFonts w:ascii="宋体" w:hAnsi="宋体" w:eastAsia="宋体"/>
                              </w:rP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F982352">
                    <w:pPr>
                      <w:rPr>
                        <w:rFonts w:ascii="宋体" w:hAnsi="宋体" w:eastAsia="宋体"/>
                      </w:rPr>
                    </w:pPr>
                    <w:ins w:id="31" w:author="随遇而安" w:date="2023-08-11T15:40:17Z">
                      <w:r>
                        <w:rPr>
                          <w:rFonts w:ascii="宋体" w:hAnsi="宋体" w:eastAsia="宋体"/>
                        </w:rPr>
                        <w:fldChar w:fldCharType="begin"/>
                      </w:r>
                    </w:ins>
                    <w:ins w:id="32" w:author="随遇而安" w:date="2023-08-11T15:40:17Z">
                      <w:r>
                        <w:rPr>
                          <w:rFonts w:ascii="宋体" w:hAnsi="宋体" w:eastAsia="宋体"/>
                        </w:rPr>
                        <w:instrText xml:space="preserve"> PAGE  \* MERGEFORMAT </w:instrText>
                      </w:r>
                    </w:ins>
                    <w:ins w:id="33" w:author="随遇而安" w:date="2023-08-11T15:40:17Z">
                      <w:r>
                        <w:rPr>
                          <w:rFonts w:ascii="宋体" w:hAnsi="宋体" w:eastAsia="宋体"/>
                        </w:rPr>
                        <w:fldChar w:fldCharType="separate"/>
                      </w:r>
                    </w:ins>
                    <w:ins w:id="34" w:author="随遇而安" w:date="2023-08-11T15:40:17Z">
                      <w:r>
                        <w:rPr>
                          <w:rFonts w:ascii="宋体" w:hAnsi="宋体" w:eastAsia="宋体"/>
                        </w:rPr>
                        <w:t>1</w:t>
                      </w:r>
                    </w:ins>
                    <w:ins w:id="35" w:author="随遇而安" w:date="2023-08-11T15:40:17Z">
                      <w:r>
                        <w:rPr>
                          <w:rFonts w:ascii="宋体" w:hAnsi="宋体" w:eastAsia="宋体"/>
                        </w:rPr>
                        <w:fldChar w:fldCharType="end"/>
                      </w:r>
                    </w:ins>
                  </w:p>
                </w:txbxContent>
              </v:textbox>
            </v:shape>
          </w:pict>
        </mc:Fallback>
      </mc:AlternateContent>
    </w:r>
  </w:p>
  <w:p w14:paraId="17B4DEB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E5FE8">
    <w:pPr>
      <w:pStyle w:val="8"/>
      <w:jc w:val="center"/>
      <w:rPr>
        <w:rFonts w:ascii="宋体" w:hAnsi="宋体" w:eastAsia="宋体"/>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0968CE">
                          <w:pPr>
                            <w:rPr>
                              <w:rFonts w:ascii="宋体" w:hAnsi="宋体" w:eastAsia="宋体"/>
                            </w:rPr>
                          </w:pPr>
                          <w:r>
                            <w:rPr>
                              <w:rFonts w:ascii="宋体" w:hAnsi="宋体" w:eastAsia="宋体"/>
                            </w:rPr>
                            <w:fldChar w:fldCharType="begin"/>
                          </w:r>
                          <w:r>
                            <w:rPr>
                              <w:rFonts w:ascii="宋体" w:hAnsi="宋体" w:eastAsia="宋体"/>
                            </w:rPr>
                            <w:instrText xml:space="preserve"> PAGE  \* MERGEFORMAT </w:instrText>
                          </w:r>
                          <w:r>
                            <w:rPr>
                              <w:rFonts w:ascii="宋体" w:hAnsi="宋体" w:eastAsia="宋体"/>
                            </w:rPr>
                            <w:fldChar w:fldCharType="separate"/>
                          </w:r>
                          <w:r>
                            <w:rPr>
                              <w:rFonts w:ascii="宋体" w:hAnsi="宋体" w:eastAsia="宋体"/>
                            </w:rPr>
                            <w:t>1</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3E0968CE">
                    <w:pPr>
                      <w:rPr>
                        <w:rFonts w:ascii="宋体" w:hAnsi="宋体" w:eastAsia="宋体"/>
                      </w:rPr>
                    </w:pPr>
                    <w:r>
                      <w:rPr>
                        <w:rFonts w:ascii="宋体" w:hAnsi="宋体" w:eastAsia="宋体"/>
                      </w:rPr>
                      <w:fldChar w:fldCharType="begin"/>
                    </w:r>
                    <w:r>
                      <w:rPr>
                        <w:rFonts w:ascii="宋体" w:hAnsi="宋体" w:eastAsia="宋体"/>
                      </w:rPr>
                      <w:instrText xml:space="preserve"> PAGE  \* MERGEFORMAT </w:instrText>
                    </w:r>
                    <w:r>
                      <w:rPr>
                        <w:rFonts w:ascii="宋体" w:hAnsi="宋体" w:eastAsia="宋体"/>
                      </w:rPr>
                      <w:fldChar w:fldCharType="separate"/>
                    </w:r>
                    <w:r>
                      <w:rPr>
                        <w:rFonts w:ascii="宋体" w:hAnsi="宋体" w:eastAsia="宋体"/>
                      </w:rPr>
                      <w:t>1</w:t>
                    </w:r>
                    <w:r>
                      <w:rPr>
                        <w:rFonts w:ascii="宋体" w:hAnsi="宋体" w:eastAsia="宋体"/>
                      </w:rPr>
                      <w:fldChar w:fldCharType="end"/>
                    </w:r>
                  </w:p>
                </w:txbxContent>
              </v:textbox>
            </v:shape>
          </w:pict>
        </mc:Fallback>
      </mc:AlternateContent>
    </w:r>
  </w:p>
  <w:p w14:paraId="259119D9">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26052">
    <w:pPr>
      <w:pStyle w:val="8"/>
      <w:jc w:val="center"/>
      <w:rPr>
        <w:rFonts w:ascii="宋体" w:hAnsi="宋体" w:eastAsia="宋体"/>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C85C1F">
                          <w:pPr>
                            <w:rPr>
                              <w:rFonts w:ascii="宋体" w:hAnsi="宋体" w:eastAsia="宋体"/>
                            </w:rPr>
                          </w:pPr>
                          <w:ins w:id="37" w:author="随遇而安" w:date="2023-08-11T15:40:17Z">
                            <w:r>
                              <w:rPr>
                                <w:rFonts w:ascii="宋体" w:hAnsi="宋体" w:eastAsia="宋体"/>
                              </w:rPr>
                              <w:fldChar w:fldCharType="begin"/>
                            </w:r>
                          </w:ins>
                          <w:ins w:id="38" w:author="随遇而安" w:date="2023-08-11T15:40:17Z">
                            <w:r>
                              <w:rPr>
                                <w:rFonts w:ascii="宋体" w:hAnsi="宋体" w:eastAsia="宋体"/>
                              </w:rPr>
                              <w:instrText xml:space="preserve"> PAGE  \* MERGEFORMAT </w:instrText>
                            </w:r>
                          </w:ins>
                          <w:ins w:id="39" w:author="随遇而安" w:date="2023-08-11T15:40:17Z">
                            <w:r>
                              <w:rPr>
                                <w:rFonts w:ascii="宋体" w:hAnsi="宋体" w:eastAsia="宋体"/>
                              </w:rPr>
                              <w:fldChar w:fldCharType="separate"/>
                            </w:r>
                          </w:ins>
                          <w:ins w:id="40" w:author="随遇而安" w:date="2023-08-11T15:40:17Z">
                            <w:r>
                              <w:rPr>
                                <w:rFonts w:ascii="宋体" w:hAnsi="宋体" w:eastAsia="宋体"/>
                              </w:rPr>
                              <w:t>1</w:t>
                            </w:r>
                          </w:ins>
                          <w:ins w:id="41" w:author="随遇而安" w:date="2023-08-11T15:40:17Z">
                            <w:r>
                              <w:rPr>
                                <w:rFonts w:ascii="宋体" w:hAnsi="宋体" w:eastAsia="宋体"/>
                              </w:rP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22C85C1F">
                    <w:pPr>
                      <w:rPr>
                        <w:rFonts w:ascii="宋体" w:hAnsi="宋体" w:eastAsia="宋体"/>
                      </w:rPr>
                    </w:pPr>
                    <w:ins w:id="42" w:author="随遇而安" w:date="2023-08-11T15:40:17Z">
                      <w:r>
                        <w:rPr>
                          <w:rFonts w:ascii="宋体" w:hAnsi="宋体" w:eastAsia="宋体"/>
                        </w:rPr>
                        <w:fldChar w:fldCharType="begin"/>
                      </w:r>
                    </w:ins>
                    <w:ins w:id="43" w:author="随遇而安" w:date="2023-08-11T15:40:17Z">
                      <w:r>
                        <w:rPr>
                          <w:rFonts w:ascii="宋体" w:hAnsi="宋体" w:eastAsia="宋体"/>
                        </w:rPr>
                        <w:instrText xml:space="preserve"> PAGE  \* MERGEFORMAT </w:instrText>
                      </w:r>
                    </w:ins>
                    <w:ins w:id="44" w:author="随遇而安" w:date="2023-08-11T15:40:17Z">
                      <w:r>
                        <w:rPr>
                          <w:rFonts w:ascii="宋体" w:hAnsi="宋体" w:eastAsia="宋体"/>
                        </w:rPr>
                        <w:fldChar w:fldCharType="separate"/>
                      </w:r>
                    </w:ins>
                    <w:ins w:id="45" w:author="随遇而安" w:date="2023-08-11T15:40:17Z">
                      <w:r>
                        <w:rPr>
                          <w:rFonts w:ascii="宋体" w:hAnsi="宋体" w:eastAsia="宋体"/>
                        </w:rPr>
                        <w:t>1</w:t>
                      </w:r>
                    </w:ins>
                    <w:ins w:id="46" w:author="随遇而安" w:date="2023-08-11T15:40:17Z">
                      <w:r>
                        <w:rPr>
                          <w:rFonts w:ascii="宋体" w:hAnsi="宋体" w:eastAsia="宋体"/>
                        </w:rPr>
                        <w:fldChar w:fldCharType="end"/>
                      </w:r>
                    </w:ins>
                  </w:p>
                </w:txbxContent>
              </v:textbox>
            </v:shape>
          </w:pict>
        </mc:Fallback>
      </mc:AlternateContent>
    </w:r>
  </w:p>
  <w:p w14:paraId="65990041">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DEB2D">
    <w:pPr>
      <w:pStyle w:val="8"/>
      <w:jc w:val="center"/>
      <w:rPr>
        <w:rFonts w:ascii="宋体" w:hAnsi="宋体" w:eastAsia="宋体"/>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8A64CF">
                          <w:pPr>
                            <w:rPr>
                              <w:rFonts w:ascii="宋体" w:hAnsi="宋体" w:eastAsia="宋体"/>
                            </w:rPr>
                          </w:pPr>
                          <w:ins w:id="47" w:author="随遇而安" w:date="2023-08-11T15:40:17Z">
                            <w:r>
                              <w:rPr>
                                <w:rFonts w:ascii="宋体" w:hAnsi="宋体" w:eastAsia="宋体"/>
                              </w:rPr>
                              <w:fldChar w:fldCharType="begin"/>
                            </w:r>
                          </w:ins>
                          <w:ins w:id="48" w:author="随遇而安" w:date="2023-08-11T15:40:17Z">
                            <w:r>
                              <w:rPr>
                                <w:rFonts w:ascii="宋体" w:hAnsi="宋体" w:eastAsia="宋体"/>
                              </w:rPr>
                              <w:instrText xml:space="preserve"> PAGE  \* MERGEFORMAT </w:instrText>
                            </w:r>
                          </w:ins>
                          <w:ins w:id="49" w:author="随遇而安" w:date="2023-08-11T15:40:17Z">
                            <w:r>
                              <w:rPr>
                                <w:rFonts w:ascii="宋体" w:hAnsi="宋体" w:eastAsia="宋体"/>
                              </w:rPr>
                              <w:fldChar w:fldCharType="separate"/>
                            </w:r>
                          </w:ins>
                          <w:ins w:id="50" w:author="随遇而安" w:date="2023-08-11T15:40:17Z">
                            <w:r>
                              <w:rPr>
                                <w:rFonts w:ascii="宋体" w:hAnsi="宋体" w:eastAsia="宋体"/>
                              </w:rPr>
                              <w:t>1</w:t>
                            </w:r>
                          </w:ins>
                          <w:ins w:id="51" w:author="随遇而安" w:date="2023-08-11T15:40:17Z">
                            <w:r>
                              <w:rPr>
                                <w:rFonts w:ascii="宋体" w:hAnsi="宋体" w:eastAsia="宋体"/>
                              </w:rPr>
                              <w:fldChar w:fldCharType="end"/>
                            </w:r>
                          </w:ins>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68A64CF">
                    <w:pPr>
                      <w:rPr>
                        <w:rFonts w:ascii="宋体" w:hAnsi="宋体" w:eastAsia="宋体"/>
                      </w:rPr>
                    </w:pPr>
                    <w:ins w:id="52" w:author="随遇而安" w:date="2023-08-11T15:40:17Z">
                      <w:r>
                        <w:rPr>
                          <w:rFonts w:ascii="宋体" w:hAnsi="宋体" w:eastAsia="宋体"/>
                        </w:rPr>
                        <w:fldChar w:fldCharType="begin"/>
                      </w:r>
                    </w:ins>
                    <w:ins w:id="53" w:author="随遇而安" w:date="2023-08-11T15:40:17Z">
                      <w:r>
                        <w:rPr>
                          <w:rFonts w:ascii="宋体" w:hAnsi="宋体" w:eastAsia="宋体"/>
                        </w:rPr>
                        <w:instrText xml:space="preserve"> PAGE  \* MERGEFORMAT </w:instrText>
                      </w:r>
                    </w:ins>
                    <w:ins w:id="54" w:author="随遇而安" w:date="2023-08-11T15:40:17Z">
                      <w:r>
                        <w:rPr>
                          <w:rFonts w:ascii="宋体" w:hAnsi="宋体" w:eastAsia="宋体"/>
                        </w:rPr>
                        <w:fldChar w:fldCharType="separate"/>
                      </w:r>
                    </w:ins>
                    <w:ins w:id="55" w:author="随遇而安" w:date="2023-08-11T15:40:17Z">
                      <w:r>
                        <w:rPr>
                          <w:rFonts w:ascii="宋体" w:hAnsi="宋体" w:eastAsia="宋体"/>
                        </w:rPr>
                        <w:t>1</w:t>
                      </w:r>
                    </w:ins>
                    <w:ins w:id="56" w:author="随遇而安" w:date="2023-08-11T15:40:17Z">
                      <w:r>
                        <w:rPr>
                          <w:rFonts w:ascii="宋体" w:hAnsi="宋体" w:eastAsia="宋体"/>
                        </w:rPr>
                        <w:fldChar w:fldCharType="end"/>
                      </w:r>
                    </w:ins>
                  </w:p>
                </w:txbxContent>
              </v:textbox>
            </v:shape>
          </w:pict>
        </mc:Fallback>
      </mc:AlternateContent>
    </w:r>
  </w:p>
  <w:p w14:paraId="692DEADB">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4CE33">
    <w:pPr>
      <w:pBdr>
        <w:bottom w:val="single" w:color="auto" w:sz="4" w:space="1"/>
      </w:pBdr>
      <w:spacing w:line="520" w:lineRule="exact"/>
      <w:jc w:val="center"/>
      <w:rPr>
        <w:ins w:id="0" w:author="随遇而安" w:date="2023-08-11T15:37:59Z"/>
        <w:rFonts w:ascii="楷体" w:hAnsi="楷体" w:eastAsia="楷体"/>
        <w:b/>
        <w:bCs/>
        <w:sz w:val="24"/>
        <w:szCs w:val="24"/>
        <w:lang w:eastAsia="zh-CN"/>
      </w:rPr>
    </w:pPr>
    <w:ins w:id="1" w:author="随遇而安" w:date="2023-08-11T15:37:59Z">
      <w:r>
        <w:rPr>
          <w:rFonts w:ascii="楷体" w:hAnsi="楷体" w:eastAsia="楷体"/>
          <w:b/>
          <w:bCs/>
          <w:sz w:val="32"/>
          <w:szCs w:val="32"/>
          <w:lang w:eastAsia="zh-CN"/>
        </w:rPr>
        <w:drawing>
          <wp:anchor distT="0" distB="0" distL="114300" distR="114300" simplePos="0" relativeHeight="251664384"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612" name="图片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图片 16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3" w:author="随遇而安" w:date="2023-08-11T15:37:59Z">
      <w:r>
        <w:rPr>
          <w:rFonts w:hint="eastAsia" w:ascii="楷体" w:hAnsi="楷体" w:eastAsia="楷体"/>
          <w:b/>
          <w:bCs/>
          <w:sz w:val="24"/>
          <w:szCs w:val="24"/>
          <w:lang w:eastAsia="zh-CN"/>
        </w:rPr>
        <w:t>宁津北控城市环境服务有限公司</w:t>
      </w:r>
    </w:ins>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BD816">
    <w:pPr>
      <w:pBdr>
        <w:bottom w:val="single" w:color="auto" w:sz="4" w:space="1"/>
      </w:pBdr>
      <w:tabs>
        <w:tab w:val="center" w:pos="4156"/>
        <w:tab w:val="left" w:pos="11020"/>
      </w:tabs>
      <w:spacing w:line="520" w:lineRule="exact"/>
      <w:ind w:firstLine="3060" w:firstLineChars="1700"/>
      <w:jc w:val="both"/>
      <w:rPr>
        <w:sz w:val="21"/>
      </w:rPr>
      <w:pPrChange w:id="36" w:author="随遇而安" w:date="2023-08-11T15:42:57Z">
        <w:pPr>
          <w:pBdr>
            <w:bottom w:val="single" w:color="auto" w:sz="4" w:space="1"/>
          </w:pBdr>
          <w:tabs>
            <w:tab w:val="center" w:pos="4156"/>
            <w:tab w:val="left" w:pos="11020"/>
          </w:tabs>
          <w:spacing w:line="520" w:lineRule="exact"/>
          <w:ind w:firstLine="3060" w:firstLineChars="1700"/>
          <w:jc w:val="center"/>
        </w:pPr>
      </w:pPrChange>
    </w:pPr>
    <w:r>
      <w:rPr>
        <w:rFonts w:ascii="楷体" w:hAnsi="楷体" w:eastAsia="楷体"/>
        <w:b/>
        <w:bCs/>
        <w:sz w:val="32"/>
        <w:szCs w:val="32"/>
        <w:lang w:eastAsia="zh-CN"/>
      </w:rPr>
      <w:drawing>
        <wp:anchor distT="0" distB="0" distL="114300" distR="114300" simplePos="0" relativeHeight="251667456" behindDoc="0" locked="0" layoutInCell="1" allowOverlap="1">
          <wp:simplePos x="0" y="0"/>
          <wp:positionH relativeFrom="column">
            <wp:posOffset>8282940</wp:posOffset>
          </wp:positionH>
          <wp:positionV relativeFrom="paragraph">
            <wp:posOffset>-165735</wp:posOffset>
          </wp:positionV>
          <wp:extent cx="499745" cy="485140"/>
          <wp:effectExtent l="0" t="0" r="14605" b="1016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45" cy="485140"/>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E481D"/>
    <w:multiLevelType w:val="multilevel"/>
    <w:tmpl w:val="233E481D"/>
    <w:lvl w:ilvl="0" w:tentative="0">
      <w:start w:val="1"/>
      <w:numFmt w:val="decimal"/>
      <w:lvlText w:val="%1.0"/>
      <w:lvlJc w:val="left"/>
      <w:pPr>
        <w:tabs>
          <w:tab w:val="left" w:pos="660"/>
        </w:tabs>
        <w:ind w:left="660" w:hanging="540"/>
      </w:pPr>
      <w:rPr>
        <w:rFonts w:hint="eastAsia"/>
      </w:rPr>
    </w:lvl>
    <w:lvl w:ilvl="1" w:tentative="0">
      <w:start w:val="1"/>
      <w:numFmt w:val="decimal"/>
      <w:lvlText w:val="2.%2"/>
      <w:lvlJc w:val="left"/>
      <w:pPr>
        <w:tabs>
          <w:tab w:val="left" w:pos="1085"/>
        </w:tabs>
        <w:ind w:left="1085" w:hanging="540"/>
      </w:pPr>
      <w:rPr>
        <w:rFonts w:hint="eastAsia"/>
      </w:rPr>
    </w:lvl>
    <w:lvl w:ilvl="2" w:tentative="0">
      <w:start w:val="1"/>
      <w:numFmt w:val="decimal"/>
      <w:lvlText w:val="3.%2.%3"/>
      <w:lvlJc w:val="left"/>
      <w:pPr>
        <w:tabs>
          <w:tab w:val="left" w:pos="1690"/>
        </w:tabs>
        <w:ind w:left="1510" w:hanging="540"/>
      </w:pPr>
      <w:rPr>
        <w:rFonts w:hint="eastAsia"/>
      </w:rPr>
    </w:lvl>
    <w:lvl w:ilvl="3" w:tentative="0">
      <w:start w:val="1"/>
      <w:numFmt w:val="decimal"/>
      <w:lvlText w:val="%1.%2.%3.%4"/>
      <w:lvlJc w:val="left"/>
      <w:pPr>
        <w:tabs>
          <w:tab w:val="left" w:pos="1935"/>
        </w:tabs>
        <w:ind w:left="1935" w:hanging="540"/>
      </w:pPr>
      <w:rPr>
        <w:rFonts w:hint="eastAsia"/>
      </w:rPr>
    </w:lvl>
    <w:lvl w:ilvl="4" w:tentative="0">
      <w:start w:val="1"/>
      <w:numFmt w:val="decimal"/>
      <w:lvlText w:val="%1.%2.%3.%4.%5"/>
      <w:lvlJc w:val="left"/>
      <w:pPr>
        <w:tabs>
          <w:tab w:val="left" w:pos="2360"/>
        </w:tabs>
        <w:ind w:left="2360" w:hanging="540"/>
      </w:pPr>
      <w:rPr>
        <w:rFonts w:hint="eastAsia"/>
      </w:rPr>
    </w:lvl>
    <w:lvl w:ilvl="5" w:tentative="0">
      <w:start w:val="1"/>
      <w:numFmt w:val="decimal"/>
      <w:lvlText w:val="%1.%2.%3.%4.%5.%6"/>
      <w:lvlJc w:val="left"/>
      <w:pPr>
        <w:tabs>
          <w:tab w:val="left" w:pos="2785"/>
        </w:tabs>
        <w:ind w:left="2785" w:hanging="540"/>
      </w:pPr>
      <w:rPr>
        <w:rFonts w:hint="eastAsia"/>
      </w:rPr>
    </w:lvl>
    <w:lvl w:ilvl="6" w:tentative="0">
      <w:start w:val="1"/>
      <w:numFmt w:val="decimal"/>
      <w:lvlText w:val="%1.%2.%3.%4.%5.%6.%7"/>
      <w:lvlJc w:val="left"/>
      <w:pPr>
        <w:tabs>
          <w:tab w:val="left" w:pos="3210"/>
        </w:tabs>
        <w:ind w:left="3210" w:hanging="540"/>
      </w:pPr>
      <w:rPr>
        <w:rFonts w:hint="eastAsia"/>
      </w:rPr>
    </w:lvl>
    <w:lvl w:ilvl="7" w:tentative="0">
      <w:start w:val="1"/>
      <w:numFmt w:val="decimal"/>
      <w:lvlText w:val="%1.%2.%3.%4.%5.%6.%7.%8"/>
      <w:lvlJc w:val="left"/>
      <w:pPr>
        <w:tabs>
          <w:tab w:val="left" w:pos="3635"/>
        </w:tabs>
        <w:ind w:left="3635" w:hanging="540"/>
      </w:pPr>
      <w:rPr>
        <w:rFonts w:hint="eastAsia"/>
      </w:rPr>
    </w:lvl>
    <w:lvl w:ilvl="8" w:tentative="0">
      <w:start w:val="1"/>
      <w:numFmt w:val="decimal"/>
      <w:lvlText w:val="%1.%2.%3.%4.%5.%6.%7.%8.%9"/>
      <w:lvlJc w:val="left"/>
      <w:pPr>
        <w:tabs>
          <w:tab w:val="left" w:pos="4060"/>
        </w:tabs>
        <w:ind w:left="4060" w:hanging="54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w15:presenceInfo w15:providerId="WPS Office" w15:userId="205164157"/>
  </w15:person>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revisionView w:markup="0"/>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hMGE2YjQ0MDBlNjRiZjAxOTgyNGFjYjQ1NDNmNGUifQ=="/>
  </w:docVars>
  <w:rsids>
    <w:rsidRoot w:val="00083267"/>
    <w:rsid w:val="0000040E"/>
    <w:rsid w:val="00002192"/>
    <w:rsid w:val="000024B0"/>
    <w:rsid w:val="000040C8"/>
    <w:rsid w:val="000045C2"/>
    <w:rsid w:val="00004E83"/>
    <w:rsid w:val="00004F67"/>
    <w:rsid w:val="00005372"/>
    <w:rsid w:val="0000584D"/>
    <w:rsid w:val="00005F8E"/>
    <w:rsid w:val="000062F4"/>
    <w:rsid w:val="0000655D"/>
    <w:rsid w:val="00006D53"/>
    <w:rsid w:val="00007621"/>
    <w:rsid w:val="00011C84"/>
    <w:rsid w:val="00013D7F"/>
    <w:rsid w:val="00014047"/>
    <w:rsid w:val="00014353"/>
    <w:rsid w:val="00014894"/>
    <w:rsid w:val="00014CF1"/>
    <w:rsid w:val="00015181"/>
    <w:rsid w:val="00015CF4"/>
    <w:rsid w:val="000212AE"/>
    <w:rsid w:val="000239A2"/>
    <w:rsid w:val="00023E8B"/>
    <w:rsid w:val="000249E4"/>
    <w:rsid w:val="0002573B"/>
    <w:rsid w:val="0002756A"/>
    <w:rsid w:val="0003026B"/>
    <w:rsid w:val="0003036A"/>
    <w:rsid w:val="00030F89"/>
    <w:rsid w:val="00033C81"/>
    <w:rsid w:val="00033FB6"/>
    <w:rsid w:val="00034272"/>
    <w:rsid w:val="00035C93"/>
    <w:rsid w:val="000360C7"/>
    <w:rsid w:val="0003676B"/>
    <w:rsid w:val="00037658"/>
    <w:rsid w:val="00037B33"/>
    <w:rsid w:val="00040A7C"/>
    <w:rsid w:val="00040B43"/>
    <w:rsid w:val="00042C35"/>
    <w:rsid w:val="00043422"/>
    <w:rsid w:val="000451D0"/>
    <w:rsid w:val="00046233"/>
    <w:rsid w:val="00047647"/>
    <w:rsid w:val="00047781"/>
    <w:rsid w:val="00051B6B"/>
    <w:rsid w:val="00053712"/>
    <w:rsid w:val="000547D5"/>
    <w:rsid w:val="00055EE9"/>
    <w:rsid w:val="00060BD6"/>
    <w:rsid w:val="00060CDD"/>
    <w:rsid w:val="000612FD"/>
    <w:rsid w:val="000618DA"/>
    <w:rsid w:val="000619D7"/>
    <w:rsid w:val="00062294"/>
    <w:rsid w:val="0006436D"/>
    <w:rsid w:val="00065045"/>
    <w:rsid w:val="00065642"/>
    <w:rsid w:val="00065871"/>
    <w:rsid w:val="000658CD"/>
    <w:rsid w:val="00067BF0"/>
    <w:rsid w:val="00073A52"/>
    <w:rsid w:val="000742C1"/>
    <w:rsid w:val="00074B09"/>
    <w:rsid w:val="00075C90"/>
    <w:rsid w:val="00075F8F"/>
    <w:rsid w:val="000800DF"/>
    <w:rsid w:val="00080AFC"/>
    <w:rsid w:val="00081211"/>
    <w:rsid w:val="00083267"/>
    <w:rsid w:val="00083518"/>
    <w:rsid w:val="00083BB0"/>
    <w:rsid w:val="000845B4"/>
    <w:rsid w:val="00084F32"/>
    <w:rsid w:val="00086807"/>
    <w:rsid w:val="00086A16"/>
    <w:rsid w:val="00091616"/>
    <w:rsid w:val="00091F9B"/>
    <w:rsid w:val="000933D3"/>
    <w:rsid w:val="00093C31"/>
    <w:rsid w:val="000A00D5"/>
    <w:rsid w:val="000A0505"/>
    <w:rsid w:val="000A072E"/>
    <w:rsid w:val="000A1F6F"/>
    <w:rsid w:val="000A37CF"/>
    <w:rsid w:val="000A4418"/>
    <w:rsid w:val="000A4628"/>
    <w:rsid w:val="000A4DB4"/>
    <w:rsid w:val="000A536F"/>
    <w:rsid w:val="000A5519"/>
    <w:rsid w:val="000A5B37"/>
    <w:rsid w:val="000A7694"/>
    <w:rsid w:val="000B0042"/>
    <w:rsid w:val="000B163F"/>
    <w:rsid w:val="000B2B46"/>
    <w:rsid w:val="000B33E4"/>
    <w:rsid w:val="000B3F58"/>
    <w:rsid w:val="000B4BB2"/>
    <w:rsid w:val="000B68A1"/>
    <w:rsid w:val="000B6DFB"/>
    <w:rsid w:val="000B7797"/>
    <w:rsid w:val="000C2040"/>
    <w:rsid w:val="000C326A"/>
    <w:rsid w:val="000C5779"/>
    <w:rsid w:val="000C66CC"/>
    <w:rsid w:val="000C693E"/>
    <w:rsid w:val="000C6EC9"/>
    <w:rsid w:val="000C7ADB"/>
    <w:rsid w:val="000C7C3D"/>
    <w:rsid w:val="000D056F"/>
    <w:rsid w:val="000D0B2A"/>
    <w:rsid w:val="000D1848"/>
    <w:rsid w:val="000D1F70"/>
    <w:rsid w:val="000D2845"/>
    <w:rsid w:val="000D2E30"/>
    <w:rsid w:val="000D33AC"/>
    <w:rsid w:val="000D5FB4"/>
    <w:rsid w:val="000D616D"/>
    <w:rsid w:val="000E11D6"/>
    <w:rsid w:val="000E1997"/>
    <w:rsid w:val="000E19B8"/>
    <w:rsid w:val="000E1D9B"/>
    <w:rsid w:val="000E2630"/>
    <w:rsid w:val="000E3B57"/>
    <w:rsid w:val="000E4161"/>
    <w:rsid w:val="000E4FBE"/>
    <w:rsid w:val="000E5211"/>
    <w:rsid w:val="000E60DF"/>
    <w:rsid w:val="000E66DE"/>
    <w:rsid w:val="000E6E38"/>
    <w:rsid w:val="000F0789"/>
    <w:rsid w:val="000F1AD8"/>
    <w:rsid w:val="000F24D0"/>
    <w:rsid w:val="000F3885"/>
    <w:rsid w:val="000F4860"/>
    <w:rsid w:val="000F48A9"/>
    <w:rsid w:val="000F5E8F"/>
    <w:rsid w:val="000F6EA2"/>
    <w:rsid w:val="001002A8"/>
    <w:rsid w:val="00101ADC"/>
    <w:rsid w:val="00102D86"/>
    <w:rsid w:val="00102D93"/>
    <w:rsid w:val="0010463F"/>
    <w:rsid w:val="001046E5"/>
    <w:rsid w:val="00104E03"/>
    <w:rsid w:val="00105827"/>
    <w:rsid w:val="00106B47"/>
    <w:rsid w:val="00110CEE"/>
    <w:rsid w:val="00112426"/>
    <w:rsid w:val="00114256"/>
    <w:rsid w:val="00116C1C"/>
    <w:rsid w:val="00117E7E"/>
    <w:rsid w:val="00121FF8"/>
    <w:rsid w:val="0012265F"/>
    <w:rsid w:val="00122A20"/>
    <w:rsid w:val="001243D0"/>
    <w:rsid w:val="001246E8"/>
    <w:rsid w:val="00124C11"/>
    <w:rsid w:val="00125925"/>
    <w:rsid w:val="00125D71"/>
    <w:rsid w:val="00125E05"/>
    <w:rsid w:val="001260A5"/>
    <w:rsid w:val="00126514"/>
    <w:rsid w:val="0012679A"/>
    <w:rsid w:val="00126B64"/>
    <w:rsid w:val="001274F4"/>
    <w:rsid w:val="001312D7"/>
    <w:rsid w:val="001318DD"/>
    <w:rsid w:val="001327F4"/>
    <w:rsid w:val="001347AC"/>
    <w:rsid w:val="001354A8"/>
    <w:rsid w:val="00135F4C"/>
    <w:rsid w:val="00136830"/>
    <w:rsid w:val="00137136"/>
    <w:rsid w:val="00140201"/>
    <w:rsid w:val="0014621B"/>
    <w:rsid w:val="00146511"/>
    <w:rsid w:val="00147322"/>
    <w:rsid w:val="0015109B"/>
    <w:rsid w:val="001512B3"/>
    <w:rsid w:val="00152C02"/>
    <w:rsid w:val="0015686A"/>
    <w:rsid w:val="0015749E"/>
    <w:rsid w:val="001609B8"/>
    <w:rsid w:val="0016383F"/>
    <w:rsid w:val="00163DAD"/>
    <w:rsid w:val="0016411D"/>
    <w:rsid w:val="00164BB3"/>
    <w:rsid w:val="00164D6D"/>
    <w:rsid w:val="00165128"/>
    <w:rsid w:val="00165CAA"/>
    <w:rsid w:val="001664A4"/>
    <w:rsid w:val="00166B9C"/>
    <w:rsid w:val="00171940"/>
    <w:rsid w:val="00171BCC"/>
    <w:rsid w:val="0017231F"/>
    <w:rsid w:val="001732C9"/>
    <w:rsid w:val="0017502F"/>
    <w:rsid w:val="00177BEA"/>
    <w:rsid w:val="00180CB0"/>
    <w:rsid w:val="00181F83"/>
    <w:rsid w:val="00182056"/>
    <w:rsid w:val="00183660"/>
    <w:rsid w:val="00184B6D"/>
    <w:rsid w:val="00185576"/>
    <w:rsid w:val="001913A2"/>
    <w:rsid w:val="00191525"/>
    <w:rsid w:val="001923D9"/>
    <w:rsid w:val="00192695"/>
    <w:rsid w:val="0019273D"/>
    <w:rsid w:val="00192C6E"/>
    <w:rsid w:val="001933A6"/>
    <w:rsid w:val="0019365D"/>
    <w:rsid w:val="00193E0E"/>
    <w:rsid w:val="00194929"/>
    <w:rsid w:val="00194E61"/>
    <w:rsid w:val="00195F3F"/>
    <w:rsid w:val="00197356"/>
    <w:rsid w:val="001973D3"/>
    <w:rsid w:val="001A0271"/>
    <w:rsid w:val="001A12CE"/>
    <w:rsid w:val="001A40C6"/>
    <w:rsid w:val="001A4F0D"/>
    <w:rsid w:val="001A6FDF"/>
    <w:rsid w:val="001A7773"/>
    <w:rsid w:val="001A7DC6"/>
    <w:rsid w:val="001B1188"/>
    <w:rsid w:val="001B15D8"/>
    <w:rsid w:val="001B2FF5"/>
    <w:rsid w:val="001B3277"/>
    <w:rsid w:val="001B4C92"/>
    <w:rsid w:val="001B6A22"/>
    <w:rsid w:val="001B6C94"/>
    <w:rsid w:val="001B7833"/>
    <w:rsid w:val="001C00F3"/>
    <w:rsid w:val="001C0340"/>
    <w:rsid w:val="001C0D3F"/>
    <w:rsid w:val="001C1A39"/>
    <w:rsid w:val="001C2B1F"/>
    <w:rsid w:val="001C376E"/>
    <w:rsid w:val="001C474A"/>
    <w:rsid w:val="001C581D"/>
    <w:rsid w:val="001C5BE7"/>
    <w:rsid w:val="001C5D5B"/>
    <w:rsid w:val="001C793E"/>
    <w:rsid w:val="001C7C9A"/>
    <w:rsid w:val="001D0A8C"/>
    <w:rsid w:val="001D321B"/>
    <w:rsid w:val="001D372A"/>
    <w:rsid w:val="001D37CF"/>
    <w:rsid w:val="001D3A0A"/>
    <w:rsid w:val="001D4C0E"/>
    <w:rsid w:val="001D5BFC"/>
    <w:rsid w:val="001D6D05"/>
    <w:rsid w:val="001D6D75"/>
    <w:rsid w:val="001D6DC7"/>
    <w:rsid w:val="001D76B3"/>
    <w:rsid w:val="001E0F1D"/>
    <w:rsid w:val="001E23EC"/>
    <w:rsid w:val="001E29D4"/>
    <w:rsid w:val="001E392D"/>
    <w:rsid w:val="001E3C60"/>
    <w:rsid w:val="001E3FAF"/>
    <w:rsid w:val="001E59EF"/>
    <w:rsid w:val="001E6243"/>
    <w:rsid w:val="001E630F"/>
    <w:rsid w:val="001E7525"/>
    <w:rsid w:val="001F10DC"/>
    <w:rsid w:val="001F17F1"/>
    <w:rsid w:val="001F1926"/>
    <w:rsid w:val="001F1E73"/>
    <w:rsid w:val="001F2B48"/>
    <w:rsid w:val="001F3189"/>
    <w:rsid w:val="001F3D27"/>
    <w:rsid w:val="001F474A"/>
    <w:rsid w:val="001F4761"/>
    <w:rsid w:val="001F5803"/>
    <w:rsid w:val="001F58E6"/>
    <w:rsid w:val="001F5CD6"/>
    <w:rsid w:val="001F63DC"/>
    <w:rsid w:val="001F6C63"/>
    <w:rsid w:val="001F7142"/>
    <w:rsid w:val="001F7FEC"/>
    <w:rsid w:val="00200020"/>
    <w:rsid w:val="00200E7B"/>
    <w:rsid w:val="00201B28"/>
    <w:rsid w:val="00202319"/>
    <w:rsid w:val="00203936"/>
    <w:rsid w:val="00207B20"/>
    <w:rsid w:val="0021002A"/>
    <w:rsid w:val="002101A5"/>
    <w:rsid w:val="002104C1"/>
    <w:rsid w:val="00211C6E"/>
    <w:rsid w:val="002125AB"/>
    <w:rsid w:val="00216DA5"/>
    <w:rsid w:val="002172FE"/>
    <w:rsid w:val="002176AB"/>
    <w:rsid w:val="00217919"/>
    <w:rsid w:val="002179B7"/>
    <w:rsid w:val="00217B4F"/>
    <w:rsid w:val="002203CD"/>
    <w:rsid w:val="002205B0"/>
    <w:rsid w:val="002214F3"/>
    <w:rsid w:val="00221C08"/>
    <w:rsid w:val="00222051"/>
    <w:rsid w:val="002229BB"/>
    <w:rsid w:val="0022451C"/>
    <w:rsid w:val="00225F1C"/>
    <w:rsid w:val="00226F15"/>
    <w:rsid w:val="0022786C"/>
    <w:rsid w:val="0022799F"/>
    <w:rsid w:val="00227E49"/>
    <w:rsid w:val="002300A3"/>
    <w:rsid w:val="002312D6"/>
    <w:rsid w:val="002312FB"/>
    <w:rsid w:val="0023134C"/>
    <w:rsid w:val="0023273B"/>
    <w:rsid w:val="00232FAD"/>
    <w:rsid w:val="002339F5"/>
    <w:rsid w:val="002340AF"/>
    <w:rsid w:val="00234AF8"/>
    <w:rsid w:val="00234FDE"/>
    <w:rsid w:val="0023645D"/>
    <w:rsid w:val="0023715B"/>
    <w:rsid w:val="002379FB"/>
    <w:rsid w:val="00242B64"/>
    <w:rsid w:val="0024423A"/>
    <w:rsid w:val="00245248"/>
    <w:rsid w:val="002468B5"/>
    <w:rsid w:val="0024719B"/>
    <w:rsid w:val="002502B9"/>
    <w:rsid w:val="00250561"/>
    <w:rsid w:val="0025059F"/>
    <w:rsid w:val="00253F26"/>
    <w:rsid w:val="002540C6"/>
    <w:rsid w:val="0025513A"/>
    <w:rsid w:val="0025569F"/>
    <w:rsid w:val="0025623A"/>
    <w:rsid w:val="002572BF"/>
    <w:rsid w:val="002576EC"/>
    <w:rsid w:val="00257937"/>
    <w:rsid w:val="002602BA"/>
    <w:rsid w:val="00260478"/>
    <w:rsid w:val="0026055B"/>
    <w:rsid w:val="0026238A"/>
    <w:rsid w:val="0026297B"/>
    <w:rsid w:val="00262CEF"/>
    <w:rsid w:val="0026312E"/>
    <w:rsid w:val="002631BD"/>
    <w:rsid w:val="00263D9D"/>
    <w:rsid w:val="002643E7"/>
    <w:rsid w:val="00264BAB"/>
    <w:rsid w:val="00270E3D"/>
    <w:rsid w:val="00271827"/>
    <w:rsid w:val="00271E90"/>
    <w:rsid w:val="002726DA"/>
    <w:rsid w:val="002732C6"/>
    <w:rsid w:val="00273727"/>
    <w:rsid w:val="0027566E"/>
    <w:rsid w:val="0027572B"/>
    <w:rsid w:val="002757EE"/>
    <w:rsid w:val="00276339"/>
    <w:rsid w:val="00277A84"/>
    <w:rsid w:val="00277FF9"/>
    <w:rsid w:val="002808F6"/>
    <w:rsid w:val="00280BDB"/>
    <w:rsid w:val="00281B13"/>
    <w:rsid w:val="00281DBE"/>
    <w:rsid w:val="0028278B"/>
    <w:rsid w:val="00282ADF"/>
    <w:rsid w:val="00282ED3"/>
    <w:rsid w:val="0028374F"/>
    <w:rsid w:val="00283FCF"/>
    <w:rsid w:val="00285D68"/>
    <w:rsid w:val="002863B3"/>
    <w:rsid w:val="0028687D"/>
    <w:rsid w:val="00290F71"/>
    <w:rsid w:val="002910FF"/>
    <w:rsid w:val="0029185D"/>
    <w:rsid w:val="00293D27"/>
    <w:rsid w:val="00293EF2"/>
    <w:rsid w:val="002947A8"/>
    <w:rsid w:val="002958D5"/>
    <w:rsid w:val="002961D6"/>
    <w:rsid w:val="00296595"/>
    <w:rsid w:val="00296FF0"/>
    <w:rsid w:val="002A09D4"/>
    <w:rsid w:val="002A203F"/>
    <w:rsid w:val="002A25D9"/>
    <w:rsid w:val="002A3837"/>
    <w:rsid w:val="002A7B9C"/>
    <w:rsid w:val="002B01B3"/>
    <w:rsid w:val="002B03D7"/>
    <w:rsid w:val="002B05C1"/>
    <w:rsid w:val="002B0EDD"/>
    <w:rsid w:val="002B4971"/>
    <w:rsid w:val="002B569F"/>
    <w:rsid w:val="002B6597"/>
    <w:rsid w:val="002B7386"/>
    <w:rsid w:val="002B7ADD"/>
    <w:rsid w:val="002C0122"/>
    <w:rsid w:val="002C086F"/>
    <w:rsid w:val="002C134A"/>
    <w:rsid w:val="002C20D8"/>
    <w:rsid w:val="002C2D78"/>
    <w:rsid w:val="002C4C0A"/>
    <w:rsid w:val="002C6B2B"/>
    <w:rsid w:val="002C6D63"/>
    <w:rsid w:val="002C6FF5"/>
    <w:rsid w:val="002D04F8"/>
    <w:rsid w:val="002D0B31"/>
    <w:rsid w:val="002D164B"/>
    <w:rsid w:val="002D212B"/>
    <w:rsid w:val="002D319B"/>
    <w:rsid w:val="002D3940"/>
    <w:rsid w:val="002D5099"/>
    <w:rsid w:val="002D707F"/>
    <w:rsid w:val="002D7200"/>
    <w:rsid w:val="002D748C"/>
    <w:rsid w:val="002D7A2E"/>
    <w:rsid w:val="002E0C8C"/>
    <w:rsid w:val="002E25AA"/>
    <w:rsid w:val="002E32BD"/>
    <w:rsid w:val="002E343E"/>
    <w:rsid w:val="002E47DC"/>
    <w:rsid w:val="002E56AB"/>
    <w:rsid w:val="002E5CBC"/>
    <w:rsid w:val="002E75CD"/>
    <w:rsid w:val="002F01B9"/>
    <w:rsid w:val="002F2167"/>
    <w:rsid w:val="002F2F2C"/>
    <w:rsid w:val="002F48B1"/>
    <w:rsid w:val="002F4DB4"/>
    <w:rsid w:val="002F615F"/>
    <w:rsid w:val="002F6D86"/>
    <w:rsid w:val="002F7EA6"/>
    <w:rsid w:val="003000E7"/>
    <w:rsid w:val="00300368"/>
    <w:rsid w:val="00301461"/>
    <w:rsid w:val="00301CBF"/>
    <w:rsid w:val="003031A3"/>
    <w:rsid w:val="00304DDA"/>
    <w:rsid w:val="0030637F"/>
    <w:rsid w:val="0030725D"/>
    <w:rsid w:val="00307A4B"/>
    <w:rsid w:val="00310268"/>
    <w:rsid w:val="00310379"/>
    <w:rsid w:val="00311967"/>
    <w:rsid w:val="00311C61"/>
    <w:rsid w:val="003124DE"/>
    <w:rsid w:val="003126DC"/>
    <w:rsid w:val="00313742"/>
    <w:rsid w:val="00314218"/>
    <w:rsid w:val="00314366"/>
    <w:rsid w:val="00315265"/>
    <w:rsid w:val="00316149"/>
    <w:rsid w:val="00317E43"/>
    <w:rsid w:val="00320E18"/>
    <w:rsid w:val="0032285C"/>
    <w:rsid w:val="00322A8C"/>
    <w:rsid w:val="003247D4"/>
    <w:rsid w:val="0032535A"/>
    <w:rsid w:val="003267F5"/>
    <w:rsid w:val="0032731A"/>
    <w:rsid w:val="00327F64"/>
    <w:rsid w:val="003320CD"/>
    <w:rsid w:val="00335094"/>
    <w:rsid w:val="003355AF"/>
    <w:rsid w:val="00335AE0"/>
    <w:rsid w:val="00335CFE"/>
    <w:rsid w:val="00335D19"/>
    <w:rsid w:val="00336BB7"/>
    <w:rsid w:val="00341021"/>
    <w:rsid w:val="0034132D"/>
    <w:rsid w:val="00341A52"/>
    <w:rsid w:val="00341D4E"/>
    <w:rsid w:val="00342804"/>
    <w:rsid w:val="00342DF4"/>
    <w:rsid w:val="003439EA"/>
    <w:rsid w:val="00343C67"/>
    <w:rsid w:val="003451DF"/>
    <w:rsid w:val="00346A6D"/>
    <w:rsid w:val="00346D29"/>
    <w:rsid w:val="00346FB9"/>
    <w:rsid w:val="00347D5D"/>
    <w:rsid w:val="00347D7E"/>
    <w:rsid w:val="003516C1"/>
    <w:rsid w:val="00351BE0"/>
    <w:rsid w:val="0035268B"/>
    <w:rsid w:val="00353973"/>
    <w:rsid w:val="00353E7F"/>
    <w:rsid w:val="0035466F"/>
    <w:rsid w:val="00354C16"/>
    <w:rsid w:val="003550F2"/>
    <w:rsid w:val="0035592C"/>
    <w:rsid w:val="0035749E"/>
    <w:rsid w:val="003576B2"/>
    <w:rsid w:val="00362174"/>
    <w:rsid w:val="00365E1F"/>
    <w:rsid w:val="00367690"/>
    <w:rsid w:val="00367780"/>
    <w:rsid w:val="0036799F"/>
    <w:rsid w:val="00370904"/>
    <w:rsid w:val="00370966"/>
    <w:rsid w:val="0037334D"/>
    <w:rsid w:val="00375EDA"/>
    <w:rsid w:val="003771EA"/>
    <w:rsid w:val="0038057C"/>
    <w:rsid w:val="00380AE2"/>
    <w:rsid w:val="0038121D"/>
    <w:rsid w:val="00381BB7"/>
    <w:rsid w:val="003830B0"/>
    <w:rsid w:val="003831F6"/>
    <w:rsid w:val="00385153"/>
    <w:rsid w:val="00390F79"/>
    <w:rsid w:val="00391A6D"/>
    <w:rsid w:val="0039257F"/>
    <w:rsid w:val="003926C9"/>
    <w:rsid w:val="00392878"/>
    <w:rsid w:val="00394501"/>
    <w:rsid w:val="003952E2"/>
    <w:rsid w:val="003953AC"/>
    <w:rsid w:val="003960E1"/>
    <w:rsid w:val="00397621"/>
    <w:rsid w:val="003978D4"/>
    <w:rsid w:val="00397C18"/>
    <w:rsid w:val="003A00E9"/>
    <w:rsid w:val="003A2073"/>
    <w:rsid w:val="003A28D6"/>
    <w:rsid w:val="003A446D"/>
    <w:rsid w:val="003A5487"/>
    <w:rsid w:val="003A63D9"/>
    <w:rsid w:val="003A7617"/>
    <w:rsid w:val="003A7A1D"/>
    <w:rsid w:val="003B0C29"/>
    <w:rsid w:val="003B196F"/>
    <w:rsid w:val="003B2E02"/>
    <w:rsid w:val="003B3A66"/>
    <w:rsid w:val="003B4096"/>
    <w:rsid w:val="003B41C5"/>
    <w:rsid w:val="003B5625"/>
    <w:rsid w:val="003B5A83"/>
    <w:rsid w:val="003B5D84"/>
    <w:rsid w:val="003B6B63"/>
    <w:rsid w:val="003B6C7F"/>
    <w:rsid w:val="003B6E4A"/>
    <w:rsid w:val="003B7B9B"/>
    <w:rsid w:val="003C091A"/>
    <w:rsid w:val="003C22CB"/>
    <w:rsid w:val="003C29FD"/>
    <w:rsid w:val="003C2D3F"/>
    <w:rsid w:val="003C3973"/>
    <w:rsid w:val="003C4616"/>
    <w:rsid w:val="003C4723"/>
    <w:rsid w:val="003C4B02"/>
    <w:rsid w:val="003C6472"/>
    <w:rsid w:val="003C6EFD"/>
    <w:rsid w:val="003C770A"/>
    <w:rsid w:val="003D0F5E"/>
    <w:rsid w:val="003D112B"/>
    <w:rsid w:val="003D24F3"/>
    <w:rsid w:val="003D2874"/>
    <w:rsid w:val="003D3483"/>
    <w:rsid w:val="003D3684"/>
    <w:rsid w:val="003D3FA7"/>
    <w:rsid w:val="003D58F5"/>
    <w:rsid w:val="003D5FFC"/>
    <w:rsid w:val="003D671B"/>
    <w:rsid w:val="003D6A0E"/>
    <w:rsid w:val="003D71D0"/>
    <w:rsid w:val="003E06CF"/>
    <w:rsid w:val="003E0D95"/>
    <w:rsid w:val="003E1359"/>
    <w:rsid w:val="003E188B"/>
    <w:rsid w:val="003E229C"/>
    <w:rsid w:val="003E2D35"/>
    <w:rsid w:val="003E33A5"/>
    <w:rsid w:val="003E33D6"/>
    <w:rsid w:val="003E3A24"/>
    <w:rsid w:val="003E3C2F"/>
    <w:rsid w:val="003E5BA2"/>
    <w:rsid w:val="003E6454"/>
    <w:rsid w:val="003F003D"/>
    <w:rsid w:val="003F00BF"/>
    <w:rsid w:val="003F03EB"/>
    <w:rsid w:val="003F1F46"/>
    <w:rsid w:val="003F33BB"/>
    <w:rsid w:val="003F379D"/>
    <w:rsid w:val="003F49A7"/>
    <w:rsid w:val="003F4B2A"/>
    <w:rsid w:val="003F51B4"/>
    <w:rsid w:val="003F6A71"/>
    <w:rsid w:val="003F6D7C"/>
    <w:rsid w:val="003F7122"/>
    <w:rsid w:val="004007A3"/>
    <w:rsid w:val="00400EE4"/>
    <w:rsid w:val="004022B2"/>
    <w:rsid w:val="004039B0"/>
    <w:rsid w:val="00405706"/>
    <w:rsid w:val="00405941"/>
    <w:rsid w:val="00405AB7"/>
    <w:rsid w:val="0040689A"/>
    <w:rsid w:val="0041177D"/>
    <w:rsid w:val="00411C4A"/>
    <w:rsid w:val="00411F68"/>
    <w:rsid w:val="004121C9"/>
    <w:rsid w:val="00412AB6"/>
    <w:rsid w:val="00412BA1"/>
    <w:rsid w:val="00412C60"/>
    <w:rsid w:val="004135A7"/>
    <w:rsid w:val="00414350"/>
    <w:rsid w:val="004160D7"/>
    <w:rsid w:val="00417A79"/>
    <w:rsid w:val="00421AD7"/>
    <w:rsid w:val="0042268D"/>
    <w:rsid w:val="0042407F"/>
    <w:rsid w:val="00425255"/>
    <w:rsid w:val="00425CC4"/>
    <w:rsid w:val="004266BD"/>
    <w:rsid w:val="00426DD4"/>
    <w:rsid w:val="004271F2"/>
    <w:rsid w:val="0042761B"/>
    <w:rsid w:val="00427E05"/>
    <w:rsid w:val="00431368"/>
    <w:rsid w:val="00431D72"/>
    <w:rsid w:val="00432C31"/>
    <w:rsid w:val="00435223"/>
    <w:rsid w:val="00435483"/>
    <w:rsid w:val="0043671B"/>
    <w:rsid w:val="004371AA"/>
    <w:rsid w:val="00437B45"/>
    <w:rsid w:val="00440100"/>
    <w:rsid w:val="004401B4"/>
    <w:rsid w:val="004407FA"/>
    <w:rsid w:val="0044160C"/>
    <w:rsid w:val="004416C8"/>
    <w:rsid w:val="004423F8"/>
    <w:rsid w:val="004439A9"/>
    <w:rsid w:val="00443FC7"/>
    <w:rsid w:val="00444506"/>
    <w:rsid w:val="00444531"/>
    <w:rsid w:val="00445580"/>
    <w:rsid w:val="00445773"/>
    <w:rsid w:val="00445C9C"/>
    <w:rsid w:val="00446385"/>
    <w:rsid w:val="00446817"/>
    <w:rsid w:val="00446FE1"/>
    <w:rsid w:val="00447B19"/>
    <w:rsid w:val="00450B95"/>
    <w:rsid w:val="004513CB"/>
    <w:rsid w:val="00453C4A"/>
    <w:rsid w:val="00453ED9"/>
    <w:rsid w:val="004540D2"/>
    <w:rsid w:val="0045538C"/>
    <w:rsid w:val="004559B7"/>
    <w:rsid w:val="00455DB3"/>
    <w:rsid w:val="00456B04"/>
    <w:rsid w:val="0046030C"/>
    <w:rsid w:val="004612A4"/>
    <w:rsid w:val="00461319"/>
    <w:rsid w:val="004614F9"/>
    <w:rsid w:val="00461D89"/>
    <w:rsid w:val="0046271B"/>
    <w:rsid w:val="0046283F"/>
    <w:rsid w:val="004632CD"/>
    <w:rsid w:val="004638C9"/>
    <w:rsid w:val="00463FF2"/>
    <w:rsid w:val="0046416F"/>
    <w:rsid w:val="004644C2"/>
    <w:rsid w:val="00464CCE"/>
    <w:rsid w:val="004654DD"/>
    <w:rsid w:val="00467288"/>
    <w:rsid w:val="004672E6"/>
    <w:rsid w:val="00470EA3"/>
    <w:rsid w:val="00471CD2"/>
    <w:rsid w:val="00472236"/>
    <w:rsid w:val="004723B5"/>
    <w:rsid w:val="00472439"/>
    <w:rsid w:val="0047257C"/>
    <w:rsid w:val="00472E48"/>
    <w:rsid w:val="00473D3D"/>
    <w:rsid w:val="00474210"/>
    <w:rsid w:val="004745C4"/>
    <w:rsid w:val="0047541A"/>
    <w:rsid w:val="004769A0"/>
    <w:rsid w:val="00480151"/>
    <w:rsid w:val="00482CE9"/>
    <w:rsid w:val="0048344F"/>
    <w:rsid w:val="004839B6"/>
    <w:rsid w:val="00484F06"/>
    <w:rsid w:val="004850B6"/>
    <w:rsid w:val="00486DDA"/>
    <w:rsid w:val="0048773E"/>
    <w:rsid w:val="004877DB"/>
    <w:rsid w:val="0049087A"/>
    <w:rsid w:val="0049715C"/>
    <w:rsid w:val="00497366"/>
    <w:rsid w:val="004A05C0"/>
    <w:rsid w:val="004A0F68"/>
    <w:rsid w:val="004A1058"/>
    <w:rsid w:val="004A18EE"/>
    <w:rsid w:val="004A1E2C"/>
    <w:rsid w:val="004A3130"/>
    <w:rsid w:val="004A3DEC"/>
    <w:rsid w:val="004A5DA3"/>
    <w:rsid w:val="004A6F79"/>
    <w:rsid w:val="004A7BFA"/>
    <w:rsid w:val="004B03F6"/>
    <w:rsid w:val="004B07C1"/>
    <w:rsid w:val="004B1544"/>
    <w:rsid w:val="004B1A0F"/>
    <w:rsid w:val="004B1DFB"/>
    <w:rsid w:val="004B2914"/>
    <w:rsid w:val="004B2AF0"/>
    <w:rsid w:val="004B38F5"/>
    <w:rsid w:val="004B4AE0"/>
    <w:rsid w:val="004B4B06"/>
    <w:rsid w:val="004B5EF2"/>
    <w:rsid w:val="004B6726"/>
    <w:rsid w:val="004B72F0"/>
    <w:rsid w:val="004C1327"/>
    <w:rsid w:val="004C3179"/>
    <w:rsid w:val="004C3D66"/>
    <w:rsid w:val="004C4077"/>
    <w:rsid w:val="004C4E7B"/>
    <w:rsid w:val="004C6055"/>
    <w:rsid w:val="004C6699"/>
    <w:rsid w:val="004C7322"/>
    <w:rsid w:val="004D1258"/>
    <w:rsid w:val="004D2A90"/>
    <w:rsid w:val="004D2E25"/>
    <w:rsid w:val="004D36B1"/>
    <w:rsid w:val="004D3B60"/>
    <w:rsid w:val="004D43CF"/>
    <w:rsid w:val="004D4CF6"/>
    <w:rsid w:val="004D6416"/>
    <w:rsid w:val="004E055C"/>
    <w:rsid w:val="004E3AF5"/>
    <w:rsid w:val="004E400E"/>
    <w:rsid w:val="004E4EEB"/>
    <w:rsid w:val="004E505F"/>
    <w:rsid w:val="004E66BB"/>
    <w:rsid w:val="004F0891"/>
    <w:rsid w:val="004F147F"/>
    <w:rsid w:val="004F1D67"/>
    <w:rsid w:val="004F293E"/>
    <w:rsid w:val="004F3183"/>
    <w:rsid w:val="004F344E"/>
    <w:rsid w:val="004F3995"/>
    <w:rsid w:val="004F3A7F"/>
    <w:rsid w:val="004F63E4"/>
    <w:rsid w:val="004F6B08"/>
    <w:rsid w:val="00500BE2"/>
    <w:rsid w:val="00502FCF"/>
    <w:rsid w:val="00505C49"/>
    <w:rsid w:val="00506821"/>
    <w:rsid w:val="00506F98"/>
    <w:rsid w:val="00507760"/>
    <w:rsid w:val="00507C51"/>
    <w:rsid w:val="00510AFF"/>
    <w:rsid w:val="0051171E"/>
    <w:rsid w:val="0051239A"/>
    <w:rsid w:val="00512764"/>
    <w:rsid w:val="00512DF8"/>
    <w:rsid w:val="00512E68"/>
    <w:rsid w:val="005142AA"/>
    <w:rsid w:val="00514D70"/>
    <w:rsid w:val="00515352"/>
    <w:rsid w:val="005155ED"/>
    <w:rsid w:val="00516E4E"/>
    <w:rsid w:val="0051735D"/>
    <w:rsid w:val="00517E28"/>
    <w:rsid w:val="00520C64"/>
    <w:rsid w:val="005216DE"/>
    <w:rsid w:val="00521E06"/>
    <w:rsid w:val="00522517"/>
    <w:rsid w:val="005240E7"/>
    <w:rsid w:val="00524A66"/>
    <w:rsid w:val="00525148"/>
    <w:rsid w:val="00526F88"/>
    <w:rsid w:val="00527EFC"/>
    <w:rsid w:val="00530B42"/>
    <w:rsid w:val="00531CC0"/>
    <w:rsid w:val="005325C2"/>
    <w:rsid w:val="00532A1D"/>
    <w:rsid w:val="00532DCE"/>
    <w:rsid w:val="00532DF3"/>
    <w:rsid w:val="00533A61"/>
    <w:rsid w:val="005351D2"/>
    <w:rsid w:val="0053682C"/>
    <w:rsid w:val="00541351"/>
    <w:rsid w:val="00541693"/>
    <w:rsid w:val="005421A0"/>
    <w:rsid w:val="0054227F"/>
    <w:rsid w:val="00543662"/>
    <w:rsid w:val="00543809"/>
    <w:rsid w:val="00543BC5"/>
    <w:rsid w:val="00544997"/>
    <w:rsid w:val="00545877"/>
    <w:rsid w:val="0054715A"/>
    <w:rsid w:val="00547494"/>
    <w:rsid w:val="00547D40"/>
    <w:rsid w:val="00550416"/>
    <w:rsid w:val="00550F06"/>
    <w:rsid w:val="00552E9E"/>
    <w:rsid w:val="0055343F"/>
    <w:rsid w:val="005535CA"/>
    <w:rsid w:val="0055391A"/>
    <w:rsid w:val="0055430B"/>
    <w:rsid w:val="00555C72"/>
    <w:rsid w:val="00555CE7"/>
    <w:rsid w:val="005564E4"/>
    <w:rsid w:val="005569A8"/>
    <w:rsid w:val="00560A29"/>
    <w:rsid w:val="00560DB6"/>
    <w:rsid w:val="0056196B"/>
    <w:rsid w:val="005619B6"/>
    <w:rsid w:val="005645C9"/>
    <w:rsid w:val="00564AED"/>
    <w:rsid w:val="00565696"/>
    <w:rsid w:val="00567EB4"/>
    <w:rsid w:val="00570D99"/>
    <w:rsid w:val="00574C41"/>
    <w:rsid w:val="005762F9"/>
    <w:rsid w:val="00577A18"/>
    <w:rsid w:val="005802A7"/>
    <w:rsid w:val="00581A34"/>
    <w:rsid w:val="0058215E"/>
    <w:rsid w:val="00582932"/>
    <w:rsid w:val="0058460F"/>
    <w:rsid w:val="00584911"/>
    <w:rsid w:val="00584B2D"/>
    <w:rsid w:val="00585B38"/>
    <w:rsid w:val="005865EE"/>
    <w:rsid w:val="00586D5E"/>
    <w:rsid w:val="00587B1E"/>
    <w:rsid w:val="00590068"/>
    <w:rsid w:val="0059117A"/>
    <w:rsid w:val="00591482"/>
    <w:rsid w:val="0059366F"/>
    <w:rsid w:val="005936F4"/>
    <w:rsid w:val="00594268"/>
    <w:rsid w:val="00594D57"/>
    <w:rsid w:val="0059501E"/>
    <w:rsid w:val="005953DA"/>
    <w:rsid w:val="005960C5"/>
    <w:rsid w:val="0059737D"/>
    <w:rsid w:val="00597E26"/>
    <w:rsid w:val="005A1477"/>
    <w:rsid w:val="005A3499"/>
    <w:rsid w:val="005A4A69"/>
    <w:rsid w:val="005A5EA2"/>
    <w:rsid w:val="005A60B5"/>
    <w:rsid w:val="005A653D"/>
    <w:rsid w:val="005B1197"/>
    <w:rsid w:val="005B262B"/>
    <w:rsid w:val="005B29AC"/>
    <w:rsid w:val="005B2BAC"/>
    <w:rsid w:val="005B2E8E"/>
    <w:rsid w:val="005B2F2B"/>
    <w:rsid w:val="005B3128"/>
    <w:rsid w:val="005B3540"/>
    <w:rsid w:val="005B3FA5"/>
    <w:rsid w:val="005B5767"/>
    <w:rsid w:val="005B5821"/>
    <w:rsid w:val="005B7D30"/>
    <w:rsid w:val="005C0D28"/>
    <w:rsid w:val="005C0FB3"/>
    <w:rsid w:val="005C1253"/>
    <w:rsid w:val="005C15E8"/>
    <w:rsid w:val="005C187D"/>
    <w:rsid w:val="005C195C"/>
    <w:rsid w:val="005C1D6D"/>
    <w:rsid w:val="005C2CFD"/>
    <w:rsid w:val="005C339B"/>
    <w:rsid w:val="005C3783"/>
    <w:rsid w:val="005C383C"/>
    <w:rsid w:val="005C5D26"/>
    <w:rsid w:val="005C6A5F"/>
    <w:rsid w:val="005C75A8"/>
    <w:rsid w:val="005D27C4"/>
    <w:rsid w:val="005D2ACF"/>
    <w:rsid w:val="005D3908"/>
    <w:rsid w:val="005D3B48"/>
    <w:rsid w:val="005D4A84"/>
    <w:rsid w:val="005D4EB6"/>
    <w:rsid w:val="005D761A"/>
    <w:rsid w:val="005E0A76"/>
    <w:rsid w:val="005E18D0"/>
    <w:rsid w:val="005E19B7"/>
    <w:rsid w:val="005E278E"/>
    <w:rsid w:val="005E33B3"/>
    <w:rsid w:val="005E3B36"/>
    <w:rsid w:val="005E3E7E"/>
    <w:rsid w:val="005E7F4E"/>
    <w:rsid w:val="005F046A"/>
    <w:rsid w:val="005F0F55"/>
    <w:rsid w:val="005F11F3"/>
    <w:rsid w:val="005F12E1"/>
    <w:rsid w:val="005F1A15"/>
    <w:rsid w:val="005F2F5A"/>
    <w:rsid w:val="005F3303"/>
    <w:rsid w:val="005F4EF5"/>
    <w:rsid w:val="005F501E"/>
    <w:rsid w:val="005F5062"/>
    <w:rsid w:val="005F57FB"/>
    <w:rsid w:val="005F5B70"/>
    <w:rsid w:val="005F5FA8"/>
    <w:rsid w:val="005F763B"/>
    <w:rsid w:val="005F7795"/>
    <w:rsid w:val="005F7EB5"/>
    <w:rsid w:val="006021B5"/>
    <w:rsid w:val="00603BDD"/>
    <w:rsid w:val="00603E97"/>
    <w:rsid w:val="006042D4"/>
    <w:rsid w:val="00607B88"/>
    <w:rsid w:val="00607C89"/>
    <w:rsid w:val="00607E4D"/>
    <w:rsid w:val="00611285"/>
    <w:rsid w:val="00611516"/>
    <w:rsid w:val="0061181C"/>
    <w:rsid w:val="00611B1E"/>
    <w:rsid w:val="00611F3F"/>
    <w:rsid w:val="00612541"/>
    <w:rsid w:val="00613323"/>
    <w:rsid w:val="0061385C"/>
    <w:rsid w:val="00614DB7"/>
    <w:rsid w:val="006173DB"/>
    <w:rsid w:val="00617445"/>
    <w:rsid w:val="00621AD4"/>
    <w:rsid w:val="006228C0"/>
    <w:rsid w:val="0062343B"/>
    <w:rsid w:val="00627899"/>
    <w:rsid w:val="00627D1C"/>
    <w:rsid w:val="006307A5"/>
    <w:rsid w:val="006314F6"/>
    <w:rsid w:val="00632735"/>
    <w:rsid w:val="00632A89"/>
    <w:rsid w:val="00633929"/>
    <w:rsid w:val="00634FEF"/>
    <w:rsid w:val="006378BF"/>
    <w:rsid w:val="0064020C"/>
    <w:rsid w:val="00640810"/>
    <w:rsid w:val="00640E43"/>
    <w:rsid w:val="00641680"/>
    <w:rsid w:val="00642B0F"/>
    <w:rsid w:val="0064433F"/>
    <w:rsid w:val="0064596F"/>
    <w:rsid w:val="00646BBA"/>
    <w:rsid w:val="00646E20"/>
    <w:rsid w:val="0064713A"/>
    <w:rsid w:val="00651007"/>
    <w:rsid w:val="006524BC"/>
    <w:rsid w:val="00652799"/>
    <w:rsid w:val="00652C6E"/>
    <w:rsid w:val="00654413"/>
    <w:rsid w:val="00655F63"/>
    <w:rsid w:val="0065614A"/>
    <w:rsid w:val="00656354"/>
    <w:rsid w:val="00656C3C"/>
    <w:rsid w:val="00657C7D"/>
    <w:rsid w:val="00661B3E"/>
    <w:rsid w:val="00661D5C"/>
    <w:rsid w:val="00662BED"/>
    <w:rsid w:val="006630C2"/>
    <w:rsid w:val="00664818"/>
    <w:rsid w:val="006656F8"/>
    <w:rsid w:val="0066645C"/>
    <w:rsid w:val="00667592"/>
    <w:rsid w:val="00671544"/>
    <w:rsid w:val="00671753"/>
    <w:rsid w:val="00671883"/>
    <w:rsid w:val="00671A17"/>
    <w:rsid w:val="006734B9"/>
    <w:rsid w:val="0067451A"/>
    <w:rsid w:val="00675B7A"/>
    <w:rsid w:val="006774DA"/>
    <w:rsid w:val="00677644"/>
    <w:rsid w:val="0068170C"/>
    <w:rsid w:val="00681AD9"/>
    <w:rsid w:val="00682C47"/>
    <w:rsid w:val="00682E67"/>
    <w:rsid w:val="00683046"/>
    <w:rsid w:val="006838CF"/>
    <w:rsid w:val="00685DF1"/>
    <w:rsid w:val="00686041"/>
    <w:rsid w:val="006876A7"/>
    <w:rsid w:val="0068796D"/>
    <w:rsid w:val="006929E5"/>
    <w:rsid w:val="00695B07"/>
    <w:rsid w:val="00697F3B"/>
    <w:rsid w:val="006A0574"/>
    <w:rsid w:val="006A147E"/>
    <w:rsid w:val="006A18D1"/>
    <w:rsid w:val="006A3799"/>
    <w:rsid w:val="006A405A"/>
    <w:rsid w:val="006A4595"/>
    <w:rsid w:val="006A48FF"/>
    <w:rsid w:val="006A59EC"/>
    <w:rsid w:val="006A6CBB"/>
    <w:rsid w:val="006A6E35"/>
    <w:rsid w:val="006A712A"/>
    <w:rsid w:val="006B042A"/>
    <w:rsid w:val="006B1662"/>
    <w:rsid w:val="006B1820"/>
    <w:rsid w:val="006B191D"/>
    <w:rsid w:val="006B3281"/>
    <w:rsid w:val="006B3E27"/>
    <w:rsid w:val="006B4AA0"/>
    <w:rsid w:val="006B52AB"/>
    <w:rsid w:val="006B5322"/>
    <w:rsid w:val="006B5DB2"/>
    <w:rsid w:val="006B66A5"/>
    <w:rsid w:val="006B6DA4"/>
    <w:rsid w:val="006B6DF0"/>
    <w:rsid w:val="006B7B43"/>
    <w:rsid w:val="006B7D2E"/>
    <w:rsid w:val="006C00C0"/>
    <w:rsid w:val="006C0A27"/>
    <w:rsid w:val="006C14F4"/>
    <w:rsid w:val="006C1935"/>
    <w:rsid w:val="006C3311"/>
    <w:rsid w:val="006C3A8C"/>
    <w:rsid w:val="006C49F1"/>
    <w:rsid w:val="006C540B"/>
    <w:rsid w:val="006C67AD"/>
    <w:rsid w:val="006C6947"/>
    <w:rsid w:val="006C7326"/>
    <w:rsid w:val="006C7526"/>
    <w:rsid w:val="006C7E43"/>
    <w:rsid w:val="006D099E"/>
    <w:rsid w:val="006D26A0"/>
    <w:rsid w:val="006D271E"/>
    <w:rsid w:val="006D2A3D"/>
    <w:rsid w:val="006D3630"/>
    <w:rsid w:val="006D4418"/>
    <w:rsid w:val="006D4808"/>
    <w:rsid w:val="006D50B4"/>
    <w:rsid w:val="006D7041"/>
    <w:rsid w:val="006D70C0"/>
    <w:rsid w:val="006D7260"/>
    <w:rsid w:val="006D784E"/>
    <w:rsid w:val="006E0033"/>
    <w:rsid w:val="006E252A"/>
    <w:rsid w:val="006E25BB"/>
    <w:rsid w:val="006E2D29"/>
    <w:rsid w:val="006E48CF"/>
    <w:rsid w:val="006E5131"/>
    <w:rsid w:val="006E5BFF"/>
    <w:rsid w:val="006E6341"/>
    <w:rsid w:val="006F0DE3"/>
    <w:rsid w:val="006F16F5"/>
    <w:rsid w:val="006F17E8"/>
    <w:rsid w:val="006F1AC7"/>
    <w:rsid w:val="006F1F1C"/>
    <w:rsid w:val="006F34B5"/>
    <w:rsid w:val="006F41B3"/>
    <w:rsid w:val="006F5A1A"/>
    <w:rsid w:val="006F7ECE"/>
    <w:rsid w:val="0070009E"/>
    <w:rsid w:val="00700654"/>
    <w:rsid w:val="0070065E"/>
    <w:rsid w:val="00700C2D"/>
    <w:rsid w:val="00706328"/>
    <w:rsid w:val="00706E00"/>
    <w:rsid w:val="0070714A"/>
    <w:rsid w:val="00707864"/>
    <w:rsid w:val="00711D8D"/>
    <w:rsid w:val="0071411B"/>
    <w:rsid w:val="00715F58"/>
    <w:rsid w:val="00717BE6"/>
    <w:rsid w:val="007211EA"/>
    <w:rsid w:val="007216F0"/>
    <w:rsid w:val="00721D15"/>
    <w:rsid w:val="007231D8"/>
    <w:rsid w:val="00723D43"/>
    <w:rsid w:val="00724085"/>
    <w:rsid w:val="00725C1D"/>
    <w:rsid w:val="007260F1"/>
    <w:rsid w:val="00726511"/>
    <w:rsid w:val="00726539"/>
    <w:rsid w:val="00726E5D"/>
    <w:rsid w:val="00727C26"/>
    <w:rsid w:val="00730DEF"/>
    <w:rsid w:val="00731D79"/>
    <w:rsid w:val="00732931"/>
    <w:rsid w:val="00732942"/>
    <w:rsid w:val="00732E28"/>
    <w:rsid w:val="007342D6"/>
    <w:rsid w:val="007345FC"/>
    <w:rsid w:val="00734CD6"/>
    <w:rsid w:val="00736837"/>
    <w:rsid w:val="00742011"/>
    <w:rsid w:val="00742406"/>
    <w:rsid w:val="007424AD"/>
    <w:rsid w:val="007424E5"/>
    <w:rsid w:val="0074267C"/>
    <w:rsid w:val="00744142"/>
    <w:rsid w:val="0074525F"/>
    <w:rsid w:val="00745835"/>
    <w:rsid w:val="00745EC7"/>
    <w:rsid w:val="007475ED"/>
    <w:rsid w:val="0074761D"/>
    <w:rsid w:val="00747F43"/>
    <w:rsid w:val="00751538"/>
    <w:rsid w:val="007516FA"/>
    <w:rsid w:val="007519B8"/>
    <w:rsid w:val="007520C5"/>
    <w:rsid w:val="00754AFA"/>
    <w:rsid w:val="00754DAE"/>
    <w:rsid w:val="00755D0E"/>
    <w:rsid w:val="007568D0"/>
    <w:rsid w:val="0076000B"/>
    <w:rsid w:val="00760193"/>
    <w:rsid w:val="00760573"/>
    <w:rsid w:val="00760AC1"/>
    <w:rsid w:val="00762115"/>
    <w:rsid w:val="007637AE"/>
    <w:rsid w:val="00763866"/>
    <w:rsid w:val="007639A8"/>
    <w:rsid w:val="0076414B"/>
    <w:rsid w:val="0076437C"/>
    <w:rsid w:val="00764BD1"/>
    <w:rsid w:val="00765E8A"/>
    <w:rsid w:val="00765EA6"/>
    <w:rsid w:val="0076621C"/>
    <w:rsid w:val="00766F8D"/>
    <w:rsid w:val="00767696"/>
    <w:rsid w:val="00767D5C"/>
    <w:rsid w:val="00770B95"/>
    <w:rsid w:val="007715E7"/>
    <w:rsid w:val="00771A9B"/>
    <w:rsid w:val="00772085"/>
    <w:rsid w:val="00772622"/>
    <w:rsid w:val="00772C0B"/>
    <w:rsid w:val="00772C19"/>
    <w:rsid w:val="00772F07"/>
    <w:rsid w:val="00774166"/>
    <w:rsid w:val="007763C1"/>
    <w:rsid w:val="00777F08"/>
    <w:rsid w:val="0078084B"/>
    <w:rsid w:val="00780AB5"/>
    <w:rsid w:val="00780ED4"/>
    <w:rsid w:val="00781D4F"/>
    <w:rsid w:val="00781E64"/>
    <w:rsid w:val="00782660"/>
    <w:rsid w:val="00782A5D"/>
    <w:rsid w:val="00782E36"/>
    <w:rsid w:val="00784A08"/>
    <w:rsid w:val="00785568"/>
    <w:rsid w:val="007857E3"/>
    <w:rsid w:val="00785AC5"/>
    <w:rsid w:val="0078628A"/>
    <w:rsid w:val="0079037E"/>
    <w:rsid w:val="00790734"/>
    <w:rsid w:val="0079143B"/>
    <w:rsid w:val="00793406"/>
    <w:rsid w:val="007941F0"/>
    <w:rsid w:val="007955C0"/>
    <w:rsid w:val="0079560E"/>
    <w:rsid w:val="00797D2D"/>
    <w:rsid w:val="007A046E"/>
    <w:rsid w:val="007A090F"/>
    <w:rsid w:val="007A0D84"/>
    <w:rsid w:val="007A0FE6"/>
    <w:rsid w:val="007A1696"/>
    <w:rsid w:val="007A2201"/>
    <w:rsid w:val="007A3E12"/>
    <w:rsid w:val="007A40DF"/>
    <w:rsid w:val="007A41C4"/>
    <w:rsid w:val="007A422D"/>
    <w:rsid w:val="007A4C52"/>
    <w:rsid w:val="007A5B03"/>
    <w:rsid w:val="007A6359"/>
    <w:rsid w:val="007A7C29"/>
    <w:rsid w:val="007B010D"/>
    <w:rsid w:val="007B1747"/>
    <w:rsid w:val="007B2038"/>
    <w:rsid w:val="007B34FE"/>
    <w:rsid w:val="007B3B02"/>
    <w:rsid w:val="007B5D2C"/>
    <w:rsid w:val="007B655B"/>
    <w:rsid w:val="007C106D"/>
    <w:rsid w:val="007C2A5E"/>
    <w:rsid w:val="007C3F6B"/>
    <w:rsid w:val="007C51FC"/>
    <w:rsid w:val="007C5A6F"/>
    <w:rsid w:val="007C5D22"/>
    <w:rsid w:val="007C601E"/>
    <w:rsid w:val="007C6CEF"/>
    <w:rsid w:val="007C782D"/>
    <w:rsid w:val="007D03B8"/>
    <w:rsid w:val="007D0A18"/>
    <w:rsid w:val="007D10AF"/>
    <w:rsid w:val="007D1955"/>
    <w:rsid w:val="007D342F"/>
    <w:rsid w:val="007D354B"/>
    <w:rsid w:val="007D46DC"/>
    <w:rsid w:val="007D4C16"/>
    <w:rsid w:val="007D56D7"/>
    <w:rsid w:val="007E0602"/>
    <w:rsid w:val="007E0CA1"/>
    <w:rsid w:val="007E10B6"/>
    <w:rsid w:val="007E11F5"/>
    <w:rsid w:val="007E2241"/>
    <w:rsid w:val="007E33B2"/>
    <w:rsid w:val="007E49AF"/>
    <w:rsid w:val="007E5431"/>
    <w:rsid w:val="007E6B3E"/>
    <w:rsid w:val="007F091A"/>
    <w:rsid w:val="007F134D"/>
    <w:rsid w:val="007F3212"/>
    <w:rsid w:val="007F36CE"/>
    <w:rsid w:val="007F45D0"/>
    <w:rsid w:val="007F4B67"/>
    <w:rsid w:val="007F5AC3"/>
    <w:rsid w:val="007F6421"/>
    <w:rsid w:val="007F7B8D"/>
    <w:rsid w:val="007F7C4F"/>
    <w:rsid w:val="00800CE1"/>
    <w:rsid w:val="0080103F"/>
    <w:rsid w:val="00804A2D"/>
    <w:rsid w:val="0080554C"/>
    <w:rsid w:val="00805956"/>
    <w:rsid w:val="00806162"/>
    <w:rsid w:val="00806675"/>
    <w:rsid w:val="0080760A"/>
    <w:rsid w:val="00810A85"/>
    <w:rsid w:val="00810EFF"/>
    <w:rsid w:val="00812209"/>
    <w:rsid w:val="008139C9"/>
    <w:rsid w:val="00813C5F"/>
    <w:rsid w:val="00814853"/>
    <w:rsid w:val="00814C6B"/>
    <w:rsid w:val="00814D99"/>
    <w:rsid w:val="0081512D"/>
    <w:rsid w:val="00815211"/>
    <w:rsid w:val="0081597B"/>
    <w:rsid w:val="0081681F"/>
    <w:rsid w:val="00816C31"/>
    <w:rsid w:val="00820884"/>
    <w:rsid w:val="00821187"/>
    <w:rsid w:val="008214E7"/>
    <w:rsid w:val="00821F03"/>
    <w:rsid w:val="00822CF2"/>
    <w:rsid w:val="00825F0C"/>
    <w:rsid w:val="00826472"/>
    <w:rsid w:val="008264A1"/>
    <w:rsid w:val="008271D6"/>
    <w:rsid w:val="00827485"/>
    <w:rsid w:val="00830BE6"/>
    <w:rsid w:val="008312EB"/>
    <w:rsid w:val="00831A49"/>
    <w:rsid w:val="0083236D"/>
    <w:rsid w:val="008323D5"/>
    <w:rsid w:val="00832415"/>
    <w:rsid w:val="008328D7"/>
    <w:rsid w:val="00833863"/>
    <w:rsid w:val="00835519"/>
    <w:rsid w:val="0083580A"/>
    <w:rsid w:val="00835F0C"/>
    <w:rsid w:val="008361E7"/>
    <w:rsid w:val="00836300"/>
    <w:rsid w:val="00837DDA"/>
    <w:rsid w:val="00840416"/>
    <w:rsid w:val="00842F20"/>
    <w:rsid w:val="008434DE"/>
    <w:rsid w:val="00844978"/>
    <w:rsid w:val="00844C8D"/>
    <w:rsid w:val="00845045"/>
    <w:rsid w:val="008455E9"/>
    <w:rsid w:val="00845614"/>
    <w:rsid w:val="00845ECE"/>
    <w:rsid w:val="00846061"/>
    <w:rsid w:val="00850CDA"/>
    <w:rsid w:val="00850FD0"/>
    <w:rsid w:val="008549B2"/>
    <w:rsid w:val="00855438"/>
    <w:rsid w:val="008558EB"/>
    <w:rsid w:val="00855B68"/>
    <w:rsid w:val="00857231"/>
    <w:rsid w:val="008579F0"/>
    <w:rsid w:val="00857AE4"/>
    <w:rsid w:val="00857DE8"/>
    <w:rsid w:val="00857EE9"/>
    <w:rsid w:val="00860700"/>
    <w:rsid w:val="00860F44"/>
    <w:rsid w:val="0086120B"/>
    <w:rsid w:val="008616E7"/>
    <w:rsid w:val="00861CE6"/>
    <w:rsid w:val="0086225D"/>
    <w:rsid w:val="00862E66"/>
    <w:rsid w:val="00863A7F"/>
    <w:rsid w:val="00863D42"/>
    <w:rsid w:val="00865BF4"/>
    <w:rsid w:val="00867576"/>
    <w:rsid w:val="00871FDB"/>
    <w:rsid w:val="00872B4A"/>
    <w:rsid w:val="00872D2A"/>
    <w:rsid w:val="00872FEB"/>
    <w:rsid w:val="008737E3"/>
    <w:rsid w:val="00873AC3"/>
    <w:rsid w:val="00873F23"/>
    <w:rsid w:val="008744D8"/>
    <w:rsid w:val="008752C3"/>
    <w:rsid w:val="00875A14"/>
    <w:rsid w:val="00875B15"/>
    <w:rsid w:val="00875FF4"/>
    <w:rsid w:val="00877330"/>
    <w:rsid w:val="00877488"/>
    <w:rsid w:val="008779F0"/>
    <w:rsid w:val="008802DD"/>
    <w:rsid w:val="00881077"/>
    <w:rsid w:val="008817D4"/>
    <w:rsid w:val="00882BC9"/>
    <w:rsid w:val="00882FB4"/>
    <w:rsid w:val="00885AE7"/>
    <w:rsid w:val="00885C2C"/>
    <w:rsid w:val="00885E94"/>
    <w:rsid w:val="00891289"/>
    <w:rsid w:val="008930D1"/>
    <w:rsid w:val="00893B00"/>
    <w:rsid w:val="00893F6A"/>
    <w:rsid w:val="008942A8"/>
    <w:rsid w:val="008943C5"/>
    <w:rsid w:val="00896476"/>
    <w:rsid w:val="00896D7C"/>
    <w:rsid w:val="00897169"/>
    <w:rsid w:val="008A0FC7"/>
    <w:rsid w:val="008A1B3E"/>
    <w:rsid w:val="008A1FED"/>
    <w:rsid w:val="008A23E7"/>
    <w:rsid w:val="008A29F7"/>
    <w:rsid w:val="008B06E8"/>
    <w:rsid w:val="008B1310"/>
    <w:rsid w:val="008B2E90"/>
    <w:rsid w:val="008B50D5"/>
    <w:rsid w:val="008B5D69"/>
    <w:rsid w:val="008B6FB0"/>
    <w:rsid w:val="008B72E7"/>
    <w:rsid w:val="008C015E"/>
    <w:rsid w:val="008C0953"/>
    <w:rsid w:val="008C16C1"/>
    <w:rsid w:val="008C2431"/>
    <w:rsid w:val="008C3065"/>
    <w:rsid w:val="008C30B6"/>
    <w:rsid w:val="008C34B8"/>
    <w:rsid w:val="008C353F"/>
    <w:rsid w:val="008C3860"/>
    <w:rsid w:val="008C3D80"/>
    <w:rsid w:val="008D033C"/>
    <w:rsid w:val="008D2366"/>
    <w:rsid w:val="008D2B48"/>
    <w:rsid w:val="008D327D"/>
    <w:rsid w:val="008D557D"/>
    <w:rsid w:val="008D62FD"/>
    <w:rsid w:val="008E0217"/>
    <w:rsid w:val="008E4024"/>
    <w:rsid w:val="008E41F1"/>
    <w:rsid w:val="008E4815"/>
    <w:rsid w:val="008E558C"/>
    <w:rsid w:val="008E5C92"/>
    <w:rsid w:val="008E78CA"/>
    <w:rsid w:val="008E7E40"/>
    <w:rsid w:val="008F0A8E"/>
    <w:rsid w:val="008F0C05"/>
    <w:rsid w:val="008F11B1"/>
    <w:rsid w:val="008F2A6D"/>
    <w:rsid w:val="008F3540"/>
    <w:rsid w:val="008F3666"/>
    <w:rsid w:val="008F4328"/>
    <w:rsid w:val="008F5016"/>
    <w:rsid w:val="008F6C12"/>
    <w:rsid w:val="008F7439"/>
    <w:rsid w:val="008F7909"/>
    <w:rsid w:val="008F7DD2"/>
    <w:rsid w:val="0090053E"/>
    <w:rsid w:val="009005F7"/>
    <w:rsid w:val="00902C2F"/>
    <w:rsid w:val="00902D06"/>
    <w:rsid w:val="00902EFC"/>
    <w:rsid w:val="00903B92"/>
    <w:rsid w:val="0090737D"/>
    <w:rsid w:val="00915C91"/>
    <w:rsid w:val="00916239"/>
    <w:rsid w:val="0091670B"/>
    <w:rsid w:val="00916BFD"/>
    <w:rsid w:val="00916E18"/>
    <w:rsid w:val="0091711A"/>
    <w:rsid w:val="00921196"/>
    <w:rsid w:val="009245AA"/>
    <w:rsid w:val="00925A74"/>
    <w:rsid w:val="009269F6"/>
    <w:rsid w:val="00927104"/>
    <w:rsid w:val="00930377"/>
    <w:rsid w:val="009337D6"/>
    <w:rsid w:val="009341C7"/>
    <w:rsid w:val="00934201"/>
    <w:rsid w:val="00934C33"/>
    <w:rsid w:val="009357FA"/>
    <w:rsid w:val="009375C5"/>
    <w:rsid w:val="00943309"/>
    <w:rsid w:val="00943A2C"/>
    <w:rsid w:val="00944DFC"/>
    <w:rsid w:val="00945EE1"/>
    <w:rsid w:val="009472F9"/>
    <w:rsid w:val="009504D3"/>
    <w:rsid w:val="00950703"/>
    <w:rsid w:val="009507E9"/>
    <w:rsid w:val="009511E4"/>
    <w:rsid w:val="0095140C"/>
    <w:rsid w:val="00953205"/>
    <w:rsid w:val="0095409E"/>
    <w:rsid w:val="00954D6D"/>
    <w:rsid w:val="00955F50"/>
    <w:rsid w:val="00960BDA"/>
    <w:rsid w:val="00960DDB"/>
    <w:rsid w:val="00962694"/>
    <w:rsid w:val="00962D25"/>
    <w:rsid w:val="00962F78"/>
    <w:rsid w:val="0096338A"/>
    <w:rsid w:val="00963784"/>
    <w:rsid w:val="0096420F"/>
    <w:rsid w:val="00964403"/>
    <w:rsid w:val="0096467A"/>
    <w:rsid w:val="00964CB5"/>
    <w:rsid w:val="00964DAA"/>
    <w:rsid w:val="0096669A"/>
    <w:rsid w:val="0096689B"/>
    <w:rsid w:val="00966BB6"/>
    <w:rsid w:val="00967B20"/>
    <w:rsid w:val="00970E48"/>
    <w:rsid w:val="00971685"/>
    <w:rsid w:val="00972608"/>
    <w:rsid w:val="00972AC7"/>
    <w:rsid w:val="00973693"/>
    <w:rsid w:val="00974129"/>
    <w:rsid w:val="009744EB"/>
    <w:rsid w:val="00974AA1"/>
    <w:rsid w:val="00974C3B"/>
    <w:rsid w:val="00975601"/>
    <w:rsid w:val="009762F5"/>
    <w:rsid w:val="00977568"/>
    <w:rsid w:val="00980014"/>
    <w:rsid w:val="00981739"/>
    <w:rsid w:val="00981E5B"/>
    <w:rsid w:val="00982853"/>
    <w:rsid w:val="009834BE"/>
    <w:rsid w:val="009837EB"/>
    <w:rsid w:val="00983FE1"/>
    <w:rsid w:val="00984B5D"/>
    <w:rsid w:val="00984ECC"/>
    <w:rsid w:val="009858F7"/>
    <w:rsid w:val="00985BE1"/>
    <w:rsid w:val="00985FAE"/>
    <w:rsid w:val="0098603F"/>
    <w:rsid w:val="009878E7"/>
    <w:rsid w:val="00990C42"/>
    <w:rsid w:val="009918A0"/>
    <w:rsid w:val="00992FB1"/>
    <w:rsid w:val="00993DC0"/>
    <w:rsid w:val="00993DC6"/>
    <w:rsid w:val="0099442D"/>
    <w:rsid w:val="009950F5"/>
    <w:rsid w:val="00995BF5"/>
    <w:rsid w:val="00996BC6"/>
    <w:rsid w:val="00997039"/>
    <w:rsid w:val="0099742B"/>
    <w:rsid w:val="009A030F"/>
    <w:rsid w:val="009A0BB4"/>
    <w:rsid w:val="009A105C"/>
    <w:rsid w:val="009A1555"/>
    <w:rsid w:val="009A1B64"/>
    <w:rsid w:val="009A23B4"/>
    <w:rsid w:val="009A400A"/>
    <w:rsid w:val="009A4C5F"/>
    <w:rsid w:val="009A4ED6"/>
    <w:rsid w:val="009A6CBB"/>
    <w:rsid w:val="009A6EE9"/>
    <w:rsid w:val="009A7A0D"/>
    <w:rsid w:val="009B0A6C"/>
    <w:rsid w:val="009B2B28"/>
    <w:rsid w:val="009B2EF3"/>
    <w:rsid w:val="009B332C"/>
    <w:rsid w:val="009B372B"/>
    <w:rsid w:val="009B393B"/>
    <w:rsid w:val="009B3FF0"/>
    <w:rsid w:val="009B5119"/>
    <w:rsid w:val="009B7E5D"/>
    <w:rsid w:val="009C0A6C"/>
    <w:rsid w:val="009C24A4"/>
    <w:rsid w:val="009C64D4"/>
    <w:rsid w:val="009C6E52"/>
    <w:rsid w:val="009D0860"/>
    <w:rsid w:val="009D0E57"/>
    <w:rsid w:val="009D1151"/>
    <w:rsid w:val="009D1B5F"/>
    <w:rsid w:val="009D2114"/>
    <w:rsid w:val="009D2CD9"/>
    <w:rsid w:val="009D4D77"/>
    <w:rsid w:val="009D5CA2"/>
    <w:rsid w:val="009D5F37"/>
    <w:rsid w:val="009E0354"/>
    <w:rsid w:val="009E0EB1"/>
    <w:rsid w:val="009E24F5"/>
    <w:rsid w:val="009E2921"/>
    <w:rsid w:val="009E3166"/>
    <w:rsid w:val="009E35D8"/>
    <w:rsid w:val="009E386B"/>
    <w:rsid w:val="009E53F7"/>
    <w:rsid w:val="009E7A90"/>
    <w:rsid w:val="009F06A3"/>
    <w:rsid w:val="009F23DE"/>
    <w:rsid w:val="009F30A3"/>
    <w:rsid w:val="009F52E3"/>
    <w:rsid w:val="009F576F"/>
    <w:rsid w:val="009F5886"/>
    <w:rsid w:val="009F6F6D"/>
    <w:rsid w:val="009F758C"/>
    <w:rsid w:val="00A01813"/>
    <w:rsid w:val="00A023CA"/>
    <w:rsid w:val="00A03578"/>
    <w:rsid w:val="00A03628"/>
    <w:rsid w:val="00A03FE3"/>
    <w:rsid w:val="00A0615E"/>
    <w:rsid w:val="00A06D08"/>
    <w:rsid w:val="00A070B5"/>
    <w:rsid w:val="00A07D90"/>
    <w:rsid w:val="00A11386"/>
    <w:rsid w:val="00A124FC"/>
    <w:rsid w:val="00A13769"/>
    <w:rsid w:val="00A1424A"/>
    <w:rsid w:val="00A151A1"/>
    <w:rsid w:val="00A23EF3"/>
    <w:rsid w:val="00A23FA3"/>
    <w:rsid w:val="00A2450B"/>
    <w:rsid w:val="00A25255"/>
    <w:rsid w:val="00A2596A"/>
    <w:rsid w:val="00A25C93"/>
    <w:rsid w:val="00A26CCF"/>
    <w:rsid w:val="00A270AE"/>
    <w:rsid w:val="00A27246"/>
    <w:rsid w:val="00A304A9"/>
    <w:rsid w:val="00A31210"/>
    <w:rsid w:val="00A314C5"/>
    <w:rsid w:val="00A35148"/>
    <w:rsid w:val="00A3575C"/>
    <w:rsid w:val="00A361DB"/>
    <w:rsid w:val="00A366E9"/>
    <w:rsid w:val="00A37116"/>
    <w:rsid w:val="00A37741"/>
    <w:rsid w:val="00A37FD6"/>
    <w:rsid w:val="00A4046A"/>
    <w:rsid w:val="00A404EC"/>
    <w:rsid w:val="00A41A8B"/>
    <w:rsid w:val="00A41F51"/>
    <w:rsid w:val="00A4332A"/>
    <w:rsid w:val="00A435F0"/>
    <w:rsid w:val="00A43DFA"/>
    <w:rsid w:val="00A44071"/>
    <w:rsid w:val="00A44463"/>
    <w:rsid w:val="00A44CC9"/>
    <w:rsid w:val="00A44ED7"/>
    <w:rsid w:val="00A456BE"/>
    <w:rsid w:val="00A465DB"/>
    <w:rsid w:val="00A467E6"/>
    <w:rsid w:val="00A46BC5"/>
    <w:rsid w:val="00A46C4A"/>
    <w:rsid w:val="00A46CDE"/>
    <w:rsid w:val="00A46F46"/>
    <w:rsid w:val="00A477CE"/>
    <w:rsid w:val="00A50591"/>
    <w:rsid w:val="00A50982"/>
    <w:rsid w:val="00A51009"/>
    <w:rsid w:val="00A51771"/>
    <w:rsid w:val="00A538F2"/>
    <w:rsid w:val="00A5393C"/>
    <w:rsid w:val="00A55641"/>
    <w:rsid w:val="00A55E8C"/>
    <w:rsid w:val="00A56225"/>
    <w:rsid w:val="00A56A5D"/>
    <w:rsid w:val="00A60849"/>
    <w:rsid w:val="00A62853"/>
    <w:rsid w:val="00A635DC"/>
    <w:rsid w:val="00A64990"/>
    <w:rsid w:val="00A64AF6"/>
    <w:rsid w:val="00A66088"/>
    <w:rsid w:val="00A66123"/>
    <w:rsid w:val="00A66C72"/>
    <w:rsid w:val="00A6723D"/>
    <w:rsid w:val="00A708D5"/>
    <w:rsid w:val="00A712BB"/>
    <w:rsid w:val="00A724E8"/>
    <w:rsid w:val="00A729D3"/>
    <w:rsid w:val="00A72C7B"/>
    <w:rsid w:val="00A72CD0"/>
    <w:rsid w:val="00A736D2"/>
    <w:rsid w:val="00A73B28"/>
    <w:rsid w:val="00A74142"/>
    <w:rsid w:val="00A7458F"/>
    <w:rsid w:val="00A75F71"/>
    <w:rsid w:val="00A76E50"/>
    <w:rsid w:val="00A8041B"/>
    <w:rsid w:val="00A80DAE"/>
    <w:rsid w:val="00A82AD2"/>
    <w:rsid w:val="00A83D08"/>
    <w:rsid w:val="00A86EBB"/>
    <w:rsid w:val="00A8720C"/>
    <w:rsid w:val="00A877FD"/>
    <w:rsid w:val="00A87944"/>
    <w:rsid w:val="00A91CA6"/>
    <w:rsid w:val="00A92C79"/>
    <w:rsid w:val="00A930C0"/>
    <w:rsid w:val="00A93B34"/>
    <w:rsid w:val="00A93E54"/>
    <w:rsid w:val="00A949B3"/>
    <w:rsid w:val="00A95370"/>
    <w:rsid w:val="00A9654E"/>
    <w:rsid w:val="00A96982"/>
    <w:rsid w:val="00A969E9"/>
    <w:rsid w:val="00A9790D"/>
    <w:rsid w:val="00AA0C3C"/>
    <w:rsid w:val="00AA1D2C"/>
    <w:rsid w:val="00AA2452"/>
    <w:rsid w:val="00AA2733"/>
    <w:rsid w:val="00AA4CB1"/>
    <w:rsid w:val="00AA4CFE"/>
    <w:rsid w:val="00AA5502"/>
    <w:rsid w:val="00AB0142"/>
    <w:rsid w:val="00AB0E84"/>
    <w:rsid w:val="00AB2004"/>
    <w:rsid w:val="00AB22F2"/>
    <w:rsid w:val="00AB3AF0"/>
    <w:rsid w:val="00AB3CCE"/>
    <w:rsid w:val="00AB4FC2"/>
    <w:rsid w:val="00AB5974"/>
    <w:rsid w:val="00AB5A03"/>
    <w:rsid w:val="00AB69A2"/>
    <w:rsid w:val="00AB76FD"/>
    <w:rsid w:val="00AB7F64"/>
    <w:rsid w:val="00AC070D"/>
    <w:rsid w:val="00AC1601"/>
    <w:rsid w:val="00AC2277"/>
    <w:rsid w:val="00AC24A4"/>
    <w:rsid w:val="00AC26B2"/>
    <w:rsid w:val="00AC5627"/>
    <w:rsid w:val="00AC5D66"/>
    <w:rsid w:val="00AC6E17"/>
    <w:rsid w:val="00AC7C58"/>
    <w:rsid w:val="00AD150D"/>
    <w:rsid w:val="00AD50D0"/>
    <w:rsid w:val="00AD5EF9"/>
    <w:rsid w:val="00AD76DE"/>
    <w:rsid w:val="00AE1CD4"/>
    <w:rsid w:val="00AE2165"/>
    <w:rsid w:val="00AE233B"/>
    <w:rsid w:val="00AE2515"/>
    <w:rsid w:val="00AE25C7"/>
    <w:rsid w:val="00AE44A9"/>
    <w:rsid w:val="00AE4A94"/>
    <w:rsid w:val="00AE6309"/>
    <w:rsid w:val="00AE7725"/>
    <w:rsid w:val="00AE7F4F"/>
    <w:rsid w:val="00AF02A5"/>
    <w:rsid w:val="00AF096C"/>
    <w:rsid w:val="00AF09E7"/>
    <w:rsid w:val="00AF117E"/>
    <w:rsid w:val="00AF1688"/>
    <w:rsid w:val="00AF333D"/>
    <w:rsid w:val="00AF3661"/>
    <w:rsid w:val="00AF3700"/>
    <w:rsid w:val="00AF4D30"/>
    <w:rsid w:val="00AF4EFE"/>
    <w:rsid w:val="00AF78B6"/>
    <w:rsid w:val="00AF798E"/>
    <w:rsid w:val="00B002FF"/>
    <w:rsid w:val="00B011B1"/>
    <w:rsid w:val="00B03BBD"/>
    <w:rsid w:val="00B04CDA"/>
    <w:rsid w:val="00B05206"/>
    <w:rsid w:val="00B05B9D"/>
    <w:rsid w:val="00B10599"/>
    <w:rsid w:val="00B10A8E"/>
    <w:rsid w:val="00B10F29"/>
    <w:rsid w:val="00B1143E"/>
    <w:rsid w:val="00B1185B"/>
    <w:rsid w:val="00B12878"/>
    <w:rsid w:val="00B12E78"/>
    <w:rsid w:val="00B1329A"/>
    <w:rsid w:val="00B147D9"/>
    <w:rsid w:val="00B15508"/>
    <w:rsid w:val="00B15F68"/>
    <w:rsid w:val="00B168C6"/>
    <w:rsid w:val="00B16AFC"/>
    <w:rsid w:val="00B16C40"/>
    <w:rsid w:val="00B17E8D"/>
    <w:rsid w:val="00B20AD5"/>
    <w:rsid w:val="00B2357E"/>
    <w:rsid w:val="00B23B54"/>
    <w:rsid w:val="00B265D7"/>
    <w:rsid w:val="00B26835"/>
    <w:rsid w:val="00B26DFF"/>
    <w:rsid w:val="00B27736"/>
    <w:rsid w:val="00B30164"/>
    <w:rsid w:val="00B31068"/>
    <w:rsid w:val="00B32848"/>
    <w:rsid w:val="00B34789"/>
    <w:rsid w:val="00B351AF"/>
    <w:rsid w:val="00B3535C"/>
    <w:rsid w:val="00B41F02"/>
    <w:rsid w:val="00B4230D"/>
    <w:rsid w:val="00B45EE6"/>
    <w:rsid w:val="00B4631E"/>
    <w:rsid w:val="00B46743"/>
    <w:rsid w:val="00B469D2"/>
    <w:rsid w:val="00B47B57"/>
    <w:rsid w:val="00B47E05"/>
    <w:rsid w:val="00B5139C"/>
    <w:rsid w:val="00B526C5"/>
    <w:rsid w:val="00B52D83"/>
    <w:rsid w:val="00B54CB9"/>
    <w:rsid w:val="00B55123"/>
    <w:rsid w:val="00B551A0"/>
    <w:rsid w:val="00B55BEC"/>
    <w:rsid w:val="00B5617D"/>
    <w:rsid w:val="00B56B36"/>
    <w:rsid w:val="00B56C56"/>
    <w:rsid w:val="00B57CF5"/>
    <w:rsid w:val="00B57EC7"/>
    <w:rsid w:val="00B609E7"/>
    <w:rsid w:val="00B60B48"/>
    <w:rsid w:val="00B61054"/>
    <w:rsid w:val="00B610C1"/>
    <w:rsid w:val="00B62510"/>
    <w:rsid w:val="00B6295D"/>
    <w:rsid w:val="00B62DEC"/>
    <w:rsid w:val="00B64C13"/>
    <w:rsid w:val="00B64F28"/>
    <w:rsid w:val="00B65F5D"/>
    <w:rsid w:val="00B6650E"/>
    <w:rsid w:val="00B6741F"/>
    <w:rsid w:val="00B67C0C"/>
    <w:rsid w:val="00B7027E"/>
    <w:rsid w:val="00B71BEC"/>
    <w:rsid w:val="00B73409"/>
    <w:rsid w:val="00B73A37"/>
    <w:rsid w:val="00B74154"/>
    <w:rsid w:val="00B74AF1"/>
    <w:rsid w:val="00B74B52"/>
    <w:rsid w:val="00B74C39"/>
    <w:rsid w:val="00B75FC0"/>
    <w:rsid w:val="00B76A0E"/>
    <w:rsid w:val="00B81358"/>
    <w:rsid w:val="00B82201"/>
    <w:rsid w:val="00B8479E"/>
    <w:rsid w:val="00B8541D"/>
    <w:rsid w:val="00B87454"/>
    <w:rsid w:val="00B87D2C"/>
    <w:rsid w:val="00B9085D"/>
    <w:rsid w:val="00B910B0"/>
    <w:rsid w:val="00B919C5"/>
    <w:rsid w:val="00B92CD5"/>
    <w:rsid w:val="00B93134"/>
    <w:rsid w:val="00B936BF"/>
    <w:rsid w:val="00B93DE8"/>
    <w:rsid w:val="00B946CC"/>
    <w:rsid w:val="00B948E8"/>
    <w:rsid w:val="00B94C36"/>
    <w:rsid w:val="00B95FEB"/>
    <w:rsid w:val="00B964DC"/>
    <w:rsid w:val="00B972BF"/>
    <w:rsid w:val="00B97689"/>
    <w:rsid w:val="00BA0266"/>
    <w:rsid w:val="00BA18D2"/>
    <w:rsid w:val="00BA1D6D"/>
    <w:rsid w:val="00BA4FED"/>
    <w:rsid w:val="00BA5CB0"/>
    <w:rsid w:val="00BA6074"/>
    <w:rsid w:val="00BA684A"/>
    <w:rsid w:val="00BA6941"/>
    <w:rsid w:val="00BA69FD"/>
    <w:rsid w:val="00BA77BE"/>
    <w:rsid w:val="00BB0881"/>
    <w:rsid w:val="00BB0E7C"/>
    <w:rsid w:val="00BB23ED"/>
    <w:rsid w:val="00BB2B7A"/>
    <w:rsid w:val="00BB3F24"/>
    <w:rsid w:val="00BB561E"/>
    <w:rsid w:val="00BB5BA6"/>
    <w:rsid w:val="00BB6A60"/>
    <w:rsid w:val="00BB7C69"/>
    <w:rsid w:val="00BC019C"/>
    <w:rsid w:val="00BC177B"/>
    <w:rsid w:val="00BC18EB"/>
    <w:rsid w:val="00BC311B"/>
    <w:rsid w:val="00BC46CB"/>
    <w:rsid w:val="00BC4CB5"/>
    <w:rsid w:val="00BC7774"/>
    <w:rsid w:val="00BD0A7F"/>
    <w:rsid w:val="00BD116D"/>
    <w:rsid w:val="00BD2225"/>
    <w:rsid w:val="00BD2654"/>
    <w:rsid w:val="00BD41C9"/>
    <w:rsid w:val="00BD4449"/>
    <w:rsid w:val="00BD497F"/>
    <w:rsid w:val="00BD5A99"/>
    <w:rsid w:val="00BD5B74"/>
    <w:rsid w:val="00BD72E7"/>
    <w:rsid w:val="00BE12C1"/>
    <w:rsid w:val="00BE2721"/>
    <w:rsid w:val="00BE3033"/>
    <w:rsid w:val="00BE3C42"/>
    <w:rsid w:val="00BE4036"/>
    <w:rsid w:val="00BE4400"/>
    <w:rsid w:val="00BE4C4C"/>
    <w:rsid w:val="00BE62DE"/>
    <w:rsid w:val="00BE634C"/>
    <w:rsid w:val="00BE722F"/>
    <w:rsid w:val="00BF06F1"/>
    <w:rsid w:val="00BF1026"/>
    <w:rsid w:val="00BF2B5E"/>
    <w:rsid w:val="00BF2B93"/>
    <w:rsid w:val="00BF3C4C"/>
    <w:rsid w:val="00BF427F"/>
    <w:rsid w:val="00BF536B"/>
    <w:rsid w:val="00BF5810"/>
    <w:rsid w:val="00BF5C51"/>
    <w:rsid w:val="00BF5D2E"/>
    <w:rsid w:val="00BF66FC"/>
    <w:rsid w:val="00BF7263"/>
    <w:rsid w:val="00BF7857"/>
    <w:rsid w:val="00BF790A"/>
    <w:rsid w:val="00C0013A"/>
    <w:rsid w:val="00C0057F"/>
    <w:rsid w:val="00C0268A"/>
    <w:rsid w:val="00C034F4"/>
    <w:rsid w:val="00C04CF6"/>
    <w:rsid w:val="00C05CA3"/>
    <w:rsid w:val="00C0774B"/>
    <w:rsid w:val="00C07900"/>
    <w:rsid w:val="00C0796E"/>
    <w:rsid w:val="00C113BD"/>
    <w:rsid w:val="00C135A1"/>
    <w:rsid w:val="00C14AC2"/>
    <w:rsid w:val="00C15075"/>
    <w:rsid w:val="00C15E1D"/>
    <w:rsid w:val="00C164AE"/>
    <w:rsid w:val="00C166B7"/>
    <w:rsid w:val="00C167DA"/>
    <w:rsid w:val="00C16D60"/>
    <w:rsid w:val="00C17134"/>
    <w:rsid w:val="00C171E4"/>
    <w:rsid w:val="00C20414"/>
    <w:rsid w:val="00C20415"/>
    <w:rsid w:val="00C2184A"/>
    <w:rsid w:val="00C222D4"/>
    <w:rsid w:val="00C22518"/>
    <w:rsid w:val="00C2371C"/>
    <w:rsid w:val="00C24190"/>
    <w:rsid w:val="00C246FC"/>
    <w:rsid w:val="00C24E90"/>
    <w:rsid w:val="00C271B9"/>
    <w:rsid w:val="00C2732C"/>
    <w:rsid w:val="00C30EE1"/>
    <w:rsid w:val="00C318A6"/>
    <w:rsid w:val="00C31E0F"/>
    <w:rsid w:val="00C32A58"/>
    <w:rsid w:val="00C33810"/>
    <w:rsid w:val="00C363B0"/>
    <w:rsid w:val="00C36489"/>
    <w:rsid w:val="00C41367"/>
    <w:rsid w:val="00C41DFF"/>
    <w:rsid w:val="00C4473E"/>
    <w:rsid w:val="00C45131"/>
    <w:rsid w:val="00C4513F"/>
    <w:rsid w:val="00C452D8"/>
    <w:rsid w:val="00C45AC4"/>
    <w:rsid w:val="00C46248"/>
    <w:rsid w:val="00C50722"/>
    <w:rsid w:val="00C52126"/>
    <w:rsid w:val="00C537D0"/>
    <w:rsid w:val="00C5430C"/>
    <w:rsid w:val="00C549BF"/>
    <w:rsid w:val="00C54B90"/>
    <w:rsid w:val="00C54F0D"/>
    <w:rsid w:val="00C56203"/>
    <w:rsid w:val="00C566D2"/>
    <w:rsid w:val="00C57465"/>
    <w:rsid w:val="00C57E38"/>
    <w:rsid w:val="00C60865"/>
    <w:rsid w:val="00C60E01"/>
    <w:rsid w:val="00C610A3"/>
    <w:rsid w:val="00C617C9"/>
    <w:rsid w:val="00C61F42"/>
    <w:rsid w:val="00C62350"/>
    <w:rsid w:val="00C6300A"/>
    <w:rsid w:val="00C63929"/>
    <w:rsid w:val="00C6455C"/>
    <w:rsid w:val="00C6552E"/>
    <w:rsid w:val="00C668D4"/>
    <w:rsid w:val="00C66A2E"/>
    <w:rsid w:val="00C700F9"/>
    <w:rsid w:val="00C71109"/>
    <w:rsid w:val="00C71BBC"/>
    <w:rsid w:val="00C7224A"/>
    <w:rsid w:val="00C7264D"/>
    <w:rsid w:val="00C73704"/>
    <w:rsid w:val="00C737B7"/>
    <w:rsid w:val="00C75816"/>
    <w:rsid w:val="00C75C65"/>
    <w:rsid w:val="00C76E39"/>
    <w:rsid w:val="00C77371"/>
    <w:rsid w:val="00C77390"/>
    <w:rsid w:val="00C77510"/>
    <w:rsid w:val="00C80506"/>
    <w:rsid w:val="00C8069C"/>
    <w:rsid w:val="00C8299B"/>
    <w:rsid w:val="00C82D23"/>
    <w:rsid w:val="00C83873"/>
    <w:rsid w:val="00C840F0"/>
    <w:rsid w:val="00C869E0"/>
    <w:rsid w:val="00C86FC3"/>
    <w:rsid w:val="00C87878"/>
    <w:rsid w:val="00C87D94"/>
    <w:rsid w:val="00C911E0"/>
    <w:rsid w:val="00C919F0"/>
    <w:rsid w:val="00C92781"/>
    <w:rsid w:val="00C93D86"/>
    <w:rsid w:val="00C955E9"/>
    <w:rsid w:val="00C9653A"/>
    <w:rsid w:val="00C968A3"/>
    <w:rsid w:val="00C96FD0"/>
    <w:rsid w:val="00C970B9"/>
    <w:rsid w:val="00CA0065"/>
    <w:rsid w:val="00CA06E4"/>
    <w:rsid w:val="00CA0BBA"/>
    <w:rsid w:val="00CA0FD1"/>
    <w:rsid w:val="00CA15D9"/>
    <w:rsid w:val="00CA1E56"/>
    <w:rsid w:val="00CA1FA3"/>
    <w:rsid w:val="00CA216E"/>
    <w:rsid w:val="00CA26C0"/>
    <w:rsid w:val="00CA34EA"/>
    <w:rsid w:val="00CB0B3A"/>
    <w:rsid w:val="00CB17EA"/>
    <w:rsid w:val="00CB23E0"/>
    <w:rsid w:val="00CB37C8"/>
    <w:rsid w:val="00CB428C"/>
    <w:rsid w:val="00CB5DDC"/>
    <w:rsid w:val="00CB5F29"/>
    <w:rsid w:val="00CB6305"/>
    <w:rsid w:val="00CB7565"/>
    <w:rsid w:val="00CB78E5"/>
    <w:rsid w:val="00CB7945"/>
    <w:rsid w:val="00CC0075"/>
    <w:rsid w:val="00CC1063"/>
    <w:rsid w:val="00CC1707"/>
    <w:rsid w:val="00CC35BA"/>
    <w:rsid w:val="00CC3EFF"/>
    <w:rsid w:val="00CC4488"/>
    <w:rsid w:val="00CC44A6"/>
    <w:rsid w:val="00CC5714"/>
    <w:rsid w:val="00CC5987"/>
    <w:rsid w:val="00CC6E3E"/>
    <w:rsid w:val="00CC7577"/>
    <w:rsid w:val="00CC76A3"/>
    <w:rsid w:val="00CD0084"/>
    <w:rsid w:val="00CD1B46"/>
    <w:rsid w:val="00CD27C4"/>
    <w:rsid w:val="00CD2851"/>
    <w:rsid w:val="00CD3490"/>
    <w:rsid w:val="00CD36CA"/>
    <w:rsid w:val="00CD3F4B"/>
    <w:rsid w:val="00CD4410"/>
    <w:rsid w:val="00CD536D"/>
    <w:rsid w:val="00CD5E97"/>
    <w:rsid w:val="00CD6D4A"/>
    <w:rsid w:val="00CE0EED"/>
    <w:rsid w:val="00CE1178"/>
    <w:rsid w:val="00CE11DD"/>
    <w:rsid w:val="00CE152C"/>
    <w:rsid w:val="00CE1B26"/>
    <w:rsid w:val="00CE305E"/>
    <w:rsid w:val="00CE4184"/>
    <w:rsid w:val="00CE540F"/>
    <w:rsid w:val="00CE7532"/>
    <w:rsid w:val="00CE761A"/>
    <w:rsid w:val="00CE79B9"/>
    <w:rsid w:val="00CF005E"/>
    <w:rsid w:val="00CF0154"/>
    <w:rsid w:val="00CF2D97"/>
    <w:rsid w:val="00CF331D"/>
    <w:rsid w:val="00CF3B27"/>
    <w:rsid w:val="00CF40F7"/>
    <w:rsid w:val="00CF5874"/>
    <w:rsid w:val="00CF76C0"/>
    <w:rsid w:val="00CF7826"/>
    <w:rsid w:val="00CF7B71"/>
    <w:rsid w:val="00D0002A"/>
    <w:rsid w:val="00D01AFD"/>
    <w:rsid w:val="00D026A5"/>
    <w:rsid w:val="00D029A5"/>
    <w:rsid w:val="00D031A4"/>
    <w:rsid w:val="00D03D0E"/>
    <w:rsid w:val="00D04A57"/>
    <w:rsid w:val="00D05E91"/>
    <w:rsid w:val="00D10F12"/>
    <w:rsid w:val="00D1106D"/>
    <w:rsid w:val="00D11F28"/>
    <w:rsid w:val="00D11F59"/>
    <w:rsid w:val="00D12219"/>
    <w:rsid w:val="00D12AF3"/>
    <w:rsid w:val="00D13940"/>
    <w:rsid w:val="00D153A7"/>
    <w:rsid w:val="00D15544"/>
    <w:rsid w:val="00D15793"/>
    <w:rsid w:val="00D15C44"/>
    <w:rsid w:val="00D1783D"/>
    <w:rsid w:val="00D17A80"/>
    <w:rsid w:val="00D17B77"/>
    <w:rsid w:val="00D17E86"/>
    <w:rsid w:val="00D17FBA"/>
    <w:rsid w:val="00D2034B"/>
    <w:rsid w:val="00D20E97"/>
    <w:rsid w:val="00D21648"/>
    <w:rsid w:val="00D224B9"/>
    <w:rsid w:val="00D23FFC"/>
    <w:rsid w:val="00D24443"/>
    <w:rsid w:val="00D2531C"/>
    <w:rsid w:val="00D25520"/>
    <w:rsid w:val="00D25696"/>
    <w:rsid w:val="00D25FBD"/>
    <w:rsid w:val="00D26819"/>
    <w:rsid w:val="00D2699C"/>
    <w:rsid w:val="00D2707D"/>
    <w:rsid w:val="00D314C3"/>
    <w:rsid w:val="00D336BF"/>
    <w:rsid w:val="00D33CD1"/>
    <w:rsid w:val="00D33EEF"/>
    <w:rsid w:val="00D33F65"/>
    <w:rsid w:val="00D3451A"/>
    <w:rsid w:val="00D34937"/>
    <w:rsid w:val="00D34E00"/>
    <w:rsid w:val="00D35FC1"/>
    <w:rsid w:val="00D3774F"/>
    <w:rsid w:val="00D37F90"/>
    <w:rsid w:val="00D414DF"/>
    <w:rsid w:val="00D41851"/>
    <w:rsid w:val="00D428D9"/>
    <w:rsid w:val="00D43B42"/>
    <w:rsid w:val="00D44176"/>
    <w:rsid w:val="00D44DDC"/>
    <w:rsid w:val="00D45676"/>
    <w:rsid w:val="00D456CF"/>
    <w:rsid w:val="00D4594D"/>
    <w:rsid w:val="00D45AF3"/>
    <w:rsid w:val="00D471EA"/>
    <w:rsid w:val="00D50F0F"/>
    <w:rsid w:val="00D52898"/>
    <w:rsid w:val="00D54903"/>
    <w:rsid w:val="00D55B7C"/>
    <w:rsid w:val="00D57CAC"/>
    <w:rsid w:val="00D62DBC"/>
    <w:rsid w:val="00D64051"/>
    <w:rsid w:val="00D6450B"/>
    <w:rsid w:val="00D64D6B"/>
    <w:rsid w:val="00D6532D"/>
    <w:rsid w:val="00D660D8"/>
    <w:rsid w:val="00D665D9"/>
    <w:rsid w:val="00D669D4"/>
    <w:rsid w:val="00D6707E"/>
    <w:rsid w:val="00D707A6"/>
    <w:rsid w:val="00D72CFB"/>
    <w:rsid w:val="00D73ACF"/>
    <w:rsid w:val="00D73E6E"/>
    <w:rsid w:val="00D744BB"/>
    <w:rsid w:val="00D7568A"/>
    <w:rsid w:val="00D7599B"/>
    <w:rsid w:val="00D75D36"/>
    <w:rsid w:val="00D76321"/>
    <w:rsid w:val="00D76958"/>
    <w:rsid w:val="00D76C72"/>
    <w:rsid w:val="00D77FCA"/>
    <w:rsid w:val="00D8036F"/>
    <w:rsid w:val="00D80A22"/>
    <w:rsid w:val="00D80C87"/>
    <w:rsid w:val="00D84C4E"/>
    <w:rsid w:val="00D8542E"/>
    <w:rsid w:val="00D85E7F"/>
    <w:rsid w:val="00D863A6"/>
    <w:rsid w:val="00D871FE"/>
    <w:rsid w:val="00D90E56"/>
    <w:rsid w:val="00D926A7"/>
    <w:rsid w:val="00D94405"/>
    <w:rsid w:val="00D948B5"/>
    <w:rsid w:val="00D95791"/>
    <w:rsid w:val="00D971F3"/>
    <w:rsid w:val="00DA1347"/>
    <w:rsid w:val="00DA1431"/>
    <w:rsid w:val="00DA2A83"/>
    <w:rsid w:val="00DA32AF"/>
    <w:rsid w:val="00DA3BD2"/>
    <w:rsid w:val="00DA5256"/>
    <w:rsid w:val="00DA5E38"/>
    <w:rsid w:val="00DA6DF3"/>
    <w:rsid w:val="00DA76C3"/>
    <w:rsid w:val="00DA7A9F"/>
    <w:rsid w:val="00DB2004"/>
    <w:rsid w:val="00DB2235"/>
    <w:rsid w:val="00DB3D39"/>
    <w:rsid w:val="00DB436A"/>
    <w:rsid w:val="00DB5757"/>
    <w:rsid w:val="00DB5853"/>
    <w:rsid w:val="00DB5C03"/>
    <w:rsid w:val="00DB5C2B"/>
    <w:rsid w:val="00DB5F97"/>
    <w:rsid w:val="00DB6E79"/>
    <w:rsid w:val="00DB7B9C"/>
    <w:rsid w:val="00DC028E"/>
    <w:rsid w:val="00DC0746"/>
    <w:rsid w:val="00DC0F5B"/>
    <w:rsid w:val="00DC10F0"/>
    <w:rsid w:val="00DC1BE2"/>
    <w:rsid w:val="00DC21BD"/>
    <w:rsid w:val="00DC2746"/>
    <w:rsid w:val="00DC2FF9"/>
    <w:rsid w:val="00DC414C"/>
    <w:rsid w:val="00DC5730"/>
    <w:rsid w:val="00DC5902"/>
    <w:rsid w:val="00DC5C1D"/>
    <w:rsid w:val="00DC5E98"/>
    <w:rsid w:val="00DC6B17"/>
    <w:rsid w:val="00DD37EA"/>
    <w:rsid w:val="00DD58DE"/>
    <w:rsid w:val="00DD6490"/>
    <w:rsid w:val="00DD681E"/>
    <w:rsid w:val="00DE0291"/>
    <w:rsid w:val="00DE1AFF"/>
    <w:rsid w:val="00DE1F99"/>
    <w:rsid w:val="00DE2BE9"/>
    <w:rsid w:val="00DE2E99"/>
    <w:rsid w:val="00DE396D"/>
    <w:rsid w:val="00DE4A47"/>
    <w:rsid w:val="00DE4BC0"/>
    <w:rsid w:val="00DE5729"/>
    <w:rsid w:val="00DE5F55"/>
    <w:rsid w:val="00DE641B"/>
    <w:rsid w:val="00DE6686"/>
    <w:rsid w:val="00DE6EA5"/>
    <w:rsid w:val="00DE6F1E"/>
    <w:rsid w:val="00DF2336"/>
    <w:rsid w:val="00DF43FA"/>
    <w:rsid w:val="00DF4F74"/>
    <w:rsid w:val="00DF525F"/>
    <w:rsid w:val="00DF57A7"/>
    <w:rsid w:val="00DF6107"/>
    <w:rsid w:val="00DF79EB"/>
    <w:rsid w:val="00DF7C71"/>
    <w:rsid w:val="00DF7CA3"/>
    <w:rsid w:val="00E01DC8"/>
    <w:rsid w:val="00E02DAD"/>
    <w:rsid w:val="00E03926"/>
    <w:rsid w:val="00E03F14"/>
    <w:rsid w:val="00E04DA8"/>
    <w:rsid w:val="00E0592F"/>
    <w:rsid w:val="00E05A5D"/>
    <w:rsid w:val="00E05BEB"/>
    <w:rsid w:val="00E068A6"/>
    <w:rsid w:val="00E07A23"/>
    <w:rsid w:val="00E10668"/>
    <w:rsid w:val="00E1100F"/>
    <w:rsid w:val="00E1208D"/>
    <w:rsid w:val="00E12366"/>
    <w:rsid w:val="00E13310"/>
    <w:rsid w:val="00E13782"/>
    <w:rsid w:val="00E13AC4"/>
    <w:rsid w:val="00E13EED"/>
    <w:rsid w:val="00E15857"/>
    <w:rsid w:val="00E15BD4"/>
    <w:rsid w:val="00E16BF2"/>
    <w:rsid w:val="00E16BFB"/>
    <w:rsid w:val="00E1745F"/>
    <w:rsid w:val="00E208F5"/>
    <w:rsid w:val="00E220DF"/>
    <w:rsid w:val="00E2256A"/>
    <w:rsid w:val="00E22E50"/>
    <w:rsid w:val="00E24635"/>
    <w:rsid w:val="00E255AD"/>
    <w:rsid w:val="00E26693"/>
    <w:rsid w:val="00E32D77"/>
    <w:rsid w:val="00E353D4"/>
    <w:rsid w:val="00E35EFD"/>
    <w:rsid w:val="00E36A95"/>
    <w:rsid w:val="00E40DB2"/>
    <w:rsid w:val="00E444EF"/>
    <w:rsid w:val="00E44728"/>
    <w:rsid w:val="00E456C5"/>
    <w:rsid w:val="00E45D62"/>
    <w:rsid w:val="00E47042"/>
    <w:rsid w:val="00E50E1C"/>
    <w:rsid w:val="00E5304E"/>
    <w:rsid w:val="00E54366"/>
    <w:rsid w:val="00E54FFF"/>
    <w:rsid w:val="00E56952"/>
    <w:rsid w:val="00E56C54"/>
    <w:rsid w:val="00E571ED"/>
    <w:rsid w:val="00E57250"/>
    <w:rsid w:val="00E638F7"/>
    <w:rsid w:val="00E63B67"/>
    <w:rsid w:val="00E64222"/>
    <w:rsid w:val="00E64B31"/>
    <w:rsid w:val="00E66707"/>
    <w:rsid w:val="00E66962"/>
    <w:rsid w:val="00E66E7A"/>
    <w:rsid w:val="00E6755D"/>
    <w:rsid w:val="00E67A16"/>
    <w:rsid w:val="00E67DD9"/>
    <w:rsid w:val="00E67F91"/>
    <w:rsid w:val="00E7074D"/>
    <w:rsid w:val="00E71500"/>
    <w:rsid w:val="00E71D26"/>
    <w:rsid w:val="00E7367B"/>
    <w:rsid w:val="00E74ADA"/>
    <w:rsid w:val="00E74EE8"/>
    <w:rsid w:val="00E75819"/>
    <w:rsid w:val="00E7623D"/>
    <w:rsid w:val="00E76687"/>
    <w:rsid w:val="00E811A0"/>
    <w:rsid w:val="00E81965"/>
    <w:rsid w:val="00E81FED"/>
    <w:rsid w:val="00E821B9"/>
    <w:rsid w:val="00E8454F"/>
    <w:rsid w:val="00E846F5"/>
    <w:rsid w:val="00E848CB"/>
    <w:rsid w:val="00E90072"/>
    <w:rsid w:val="00E90AF1"/>
    <w:rsid w:val="00E90CCA"/>
    <w:rsid w:val="00E915F7"/>
    <w:rsid w:val="00E91FE2"/>
    <w:rsid w:val="00E92C32"/>
    <w:rsid w:val="00E92F56"/>
    <w:rsid w:val="00E93247"/>
    <w:rsid w:val="00E95772"/>
    <w:rsid w:val="00E972F0"/>
    <w:rsid w:val="00EA07A9"/>
    <w:rsid w:val="00EA0B7E"/>
    <w:rsid w:val="00EA1083"/>
    <w:rsid w:val="00EA2881"/>
    <w:rsid w:val="00EA340D"/>
    <w:rsid w:val="00EA3B72"/>
    <w:rsid w:val="00EA59B1"/>
    <w:rsid w:val="00EA5A38"/>
    <w:rsid w:val="00EA70E6"/>
    <w:rsid w:val="00EA722C"/>
    <w:rsid w:val="00EA755F"/>
    <w:rsid w:val="00EB1BC4"/>
    <w:rsid w:val="00EB1D37"/>
    <w:rsid w:val="00EB3966"/>
    <w:rsid w:val="00EB3969"/>
    <w:rsid w:val="00EB3C46"/>
    <w:rsid w:val="00EB3F00"/>
    <w:rsid w:val="00EB5599"/>
    <w:rsid w:val="00EB6969"/>
    <w:rsid w:val="00EB6B1A"/>
    <w:rsid w:val="00EB7380"/>
    <w:rsid w:val="00EC0CF8"/>
    <w:rsid w:val="00EC1B69"/>
    <w:rsid w:val="00EC4039"/>
    <w:rsid w:val="00EC49A9"/>
    <w:rsid w:val="00EC4C64"/>
    <w:rsid w:val="00EC5228"/>
    <w:rsid w:val="00EC65DD"/>
    <w:rsid w:val="00EC669F"/>
    <w:rsid w:val="00EC6EA4"/>
    <w:rsid w:val="00EC7728"/>
    <w:rsid w:val="00ED038C"/>
    <w:rsid w:val="00ED0ADC"/>
    <w:rsid w:val="00ED2577"/>
    <w:rsid w:val="00ED2EDD"/>
    <w:rsid w:val="00ED4EAB"/>
    <w:rsid w:val="00ED55DE"/>
    <w:rsid w:val="00ED6E46"/>
    <w:rsid w:val="00ED6F2C"/>
    <w:rsid w:val="00EE079B"/>
    <w:rsid w:val="00EE2EEA"/>
    <w:rsid w:val="00EE3449"/>
    <w:rsid w:val="00EE37E6"/>
    <w:rsid w:val="00EE3822"/>
    <w:rsid w:val="00EE3CDD"/>
    <w:rsid w:val="00EE3F4B"/>
    <w:rsid w:val="00EE63F9"/>
    <w:rsid w:val="00EE7406"/>
    <w:rsid w:val="00EE7A53"/>
    <w:rsid w:val="00EF0ED9"/>
    <w:rsid w:val="00EF135F"/>
    <w:rsid w:val="00EF481C"/>
    <w:rsid w:val="00EF5093"/>
    <w:rsid w:val="00EF5C15"/>
    <w:rsid w:val="00EF673A"/>
    <w:rsid w:val="00F015C8"/>
    <w:rsid w:val="00F02295"/>
    <w:rsid w:val="00F0252F"/>
    <w:rsid w:val="00F02809"/>
    <w:rsid w:val="00F029DB"/>
    <w:rsid w:val="00F02BAC"/>
    <w:rsid w:val="00F02F4D"/>
    <w:rsid w:val="00F03462"/>
    <w:rsid w:val="00F03A6D"/>
    <w:rsid w:val="00F03A8C"/>
    <w:rsid w:val="00F0435D"/>
    <w:rsid w:val="00F05BE5"/>
    <w:rsid w:val="00F07436"/>
    <w:rsid w:val="00F07DD6"/>
    <w:rsid w:val="00F11D99"/>
    <w:rsid w:val="00F1226B"/>
    <w:rsid w:val="00F126DD"/>
    <w:rsid w:val="00F12CED"/>
    <w:rsid w:val="00F13099"/>
    <w:rsid w:val="00F13237"/>
    <w:rsid w:val="00F13D47"/>
    <w:rsid w:val="00F1403D"/>
    <w:rsid w:val="00F14145"/>
    <w:rsid w:val="00F151CD"/>
    <w:rsid w:val="00F174A8"/>
    <w:rsid w:val="00F210AE"/>
    <w:rsid w:val="00F24B87"/>
    <w:rsid w:val="00F26838"/>
    <w:rsid w:val="00F27C01"/>
    <w:rsid w:val="00F30F16"/>
    <w:rsid w:val="00F32142"/>
    <w:rsid w:val="00F32811"/>
    <w:rsid w:val="00F32CBC"/>
    <w:rsid w:val="00F33BB6"/>
    <w:rsid w:val="00F33F0E"/>
    <w:rsid w:val="00F370AD"/>
    <w:rsid w:val="00F37295"/>
    <w:rsid w:val="00F374C4"/>
    <w:rsid w:val="00F40770"/>
    <w:rsid w:val="00F4115E"/>
    <w:rsid w:val="00F4152A"/>
    <w:rsid w:val="00F41E14"/>
    <w:rsid w:val="00F426EC"/>
    <w:rsid w:val="00F43A50"/>
    <w:rsid w:val="00F44F2E"/>
    <w:rsid w:val="00F47E8E"/>
    <w:rsid w:val="00F5165C"/>
    <w:rsid w:val="00F529A7"/>
    <w:rsid w:val="00F52AA6"/>
    <w:rsid w:val="00F5338E"/>
    <w:rsid w:val="00F54442"/>
    <w:rsid w:val="00F5694A"/>
    <w:rsid w:val="00F573C1"/>
    <w:rsid w:val="00F577A4"/>
    <w:rsid w:val="00F61032"/>
    <w:rsid w:val="00F61A71"/>
    <w:rsid w:val="00F61C3B"/>
    <w:rsid w:val="00F6212F"/>
    <w:rsid w:val="00F63513"/>
    <w:rsid w:val="00F63CF7"/>
    <w:rsid w:val="00F65A0E"/>
    <w:rsid w:val="00F66BCB"/>
    <w:rsid w:val="00F67718"/>
    <w:rsid w:val="00F719FD"/>
    <w:rsid w:val="00F72986"/>
    <w:rsid w:val="00F73052"/>
    <w:rsid w:val="00F73DE1"/>
    <w:rsid w:val="00F73EC9"/>
    <w:rsid w:val="00F74282"/>
    <w:rsid w:val="00F7540C"/>
    <w:rsid w:val="00F759C9"/>
    <w:rsid w:val="00F75D30"/>
    <w:rsid w:val="00F7648A"/>
    <w:rsid w:val="00F77875"/>
    <w:rsid w:val="00F77A70"/>
    <w:rsid w:val="00F77B19"/>
    <w:rsid w:val="00F77FEC"/>
    <w:rsid w:val="00F8106D"/>
    <w:rsid w:val="00F811D9"/>
    <w:rsid w:val="00F82696"/>
    <w:rsid w:val="00F829AC"/>
    <w:rsid w:val="00F82E0B"/>
    <w:rsid w:val="00F82F97"/>
    <w:rsid w:val="00F836CD"/>
    <w:rsid w:val="00F8377A"/>
    <w:rsid w:val="00F852BA"/>
    <w:rsid w:val="00F86448"/>
    <w:rsid w:val="00F87369"/>
    <w:rsid w:val="00F900E5"/>
    <w:rsid w:val="00F9147A"/>
    <w:rsid w:val="00F91975"/>
    <w:rsid w:val="00F92560"/>
    <w:rsid w:val="00F93BF1"/>
    <w:rsid w:val="00F95B83"/>
    <w:rsid w:val="00F96466"/>
    <w:rsid w:val="00F967A4"/>
    <w:rsid w:val="00F974D7"/>
    <w:rsid w:val="00F97B65"/>
    <w:rsid w:val="00F97E81"/>
    <w:rsid w:val="00FA12C5"/>
    <w:rsid w:val="00FA1396"/>
    <w:rsid w:val="00FA1BE8"/>
    <w:rsid w:val="00FA3564"/>
    <w:rsid w:val="00FA3EDF"/>
    <w:rsid w:val="00FA4839"/>
    <w:rsid w:val="00FA49A4"/>
    <w:rsid w:val="00FA4E7F"/>
    <w:rsid w:val="00FA6BC8"/>
    <w:rsid w:val="00FA6C53"/>
    <w:rsid w:val="00FB0986"/>
    <w:rsid w:val="00FB110C"/>
    <w:rsid w:val="00FB1794"/>
    <w:rsid w:val="00FB315C"/>
    <w:rsid w:val="00FB351B"/>
    <w:rsid w:val="00FB39D3"/>
    <w:rsid w:val="00FB3A71"/>
    <w:rsid w:val="00FB42F1"/>
    <w:rsid w:val="00FB5096"/>
    <w:rsid w:val="00FB5A23"/>
    <w:rsid w:val="00FB5B70"/>
    <w:rsid w:val="00FB67CB"/>
    <w:rsid w:val="00FB758B"/>
    <w:rsid w:val="00FC1565"/>
    <w:rsid w:val="00FC19B4"/>
    <w:rsid w:val="00FC3063"/>
    <w:rsid w:val="00FC4855"/>
    <w:rsid w:val="00FC523B"/>
    <w:rsid w:val="00FC5EB8"/>
    <w:rsid w:val="00FC5F6B"/>
    <w:rsid w:val="00FC6964"/>
    <w:rsid w:val="00FC74A5"/>
    <w:rsid w:val="00FD0FAD"/>
    <w:rsid w:val="00FD14E7"/>
    <w:rsid w:val="00FD1510"/>
    <w:rsid w:val="00FD1FD2"/>
    <w:rsid w:val="00FD2CE3"/>
    <w:rsid w:val="00FD3620"/>
    <w:rsid w:val="00FD3DE9"/>
    <w:rsid w:val="00FD474C"/>
    <w:rsid w:val="00FD4E23"/>
    <w:rsid w:val="00FD5D61"/>
    <w:rsid w:val="00FD7E88"/>
    <w:rsid w:val="00FE01C7"/>
    <w:rsid w:val="00FE03DF"/>
    <w:rsid w:val="00FE04F4"/>
    <w:rsid w:val="00FE1C80"/>
    <w:rsid w:val="00FE1EB8"/>
    <w:rsid w:val="00FE2DD8"/>
    <w:rsid w:val="00FE3B21"/>
    <w:rsid w:val="00FE4829"/>
    <w:rsid w:val="00FE5015"/>
    <w:rsid w:val="00FE62CE"/>
    <w:rsid w:val="00FE644F"/>
    <w:rsid w:val="00FE652C"/>
    <w:rsid w:val="00FE6601"/>
    <w:rsid w:val="00FE676D"/>
    <w:rsid w:val="00FF046E"/>
    <w:rsid w:val="00FF0ADC"/>
    <w:rsid w:val="00FF1C60"/>
    <w:rsid w:val="00FF2350"/>
    <w:rsid w:val="00FF27B3"/>
    <w:rsid w:val="00FF347F"/>
    <w:rsid w:val="00FF3A79"/>
    <w:rsid w:val="00FF4484"/>
    <w:rsid w:val="00FF541B"/>
    <w:rsid w:val="00FF5BE7"/>
    <w:rsid w:val="00FF64B7"/>
    <w:rsid w:val="00FF74F9"/>
    <w:rsid w:val="014337F8"/>
    <w:rsid w:val="01852AD2"/>
    <w:rsid w:val="02647ECA"/>
    <w:rsid w:val="02682AD8"/>
    <w:rsid w:val="02AB09A2"/>
    <w:rsid w:val="02B62CFE"/>
    <w:rsid w:val="03125E8E"/>
    <w:rsid w:val="03305272"/>
    <w:rsid w:val="03726617"/>
    <w:rsid w:val="039C429D"/>
    <w:rsid w:val="039F5723"/>
    <w:rsid w:val="03A644DC"/>
    <w:rsid w:val="03B9623A"/>
    <w:rsid w:val="03BC05FD"/>
    <w:rsid w:val="04612322"/>
    <w:rsid w:val="053D07DC"/>
    <w:rsid w:val="055C7BF2"/>
    <w:rsid w:val="059B00A7"/>
    <w:rsid w:val="05B178CA"/>
    <w:rsid w:val="06224324"/>
    <w:rsid w:val="066F08B7"/>
    <w:rsid w:val="06C86FE7"/>
    <w:rsid w:val="07953DD1"/>
    <w:rsid w:val="07E631CF"/>
    <w:rsid w:val="07E722D2"/>
    <w:rsid w:val="08365E65"/>
    <w:rsid w:val="08D631A4"/>
    <w:rsid w:val="0A043E1E"/>
    <w:rsid w:val="0A045CA0"/>
    <w:rsid w:val="0A1E6D5A"/>
    <w:rsid w:val="0A5B7E05"/>
    <w:rsid w:val="0ACD2628"/>
    <w:rsid w:val="0AF55D55"/>
    <w:rsid w:val="0B657FFB"/>
    <w:rsid w:val="0B8060B7"/>
    <w:rsid w:val="0C05788D"/>
    <w:rsid w:val="0CF6266E"/>
    <w:rsid w:val="0D043AD9"/>
    <w:rsid w:val="0D6D7EE9"/>
    <w:rsid w:val="0E6838FC"/>
    <w:rsid w:val="0E850C05"/>
    <w:rsid w:val="0EA21BDD"/>
    <w:rsid w:val="0EE00F4B"/>
    <w:rsid w:val="0FE4089C"/>
    <w:rsid w:val="0FFF0560"/>
    <w:rsid w:val="11B23E1E"/>
    <w:rsid w:val="11C40339"/>
    <w:rsid w:val="11D86190"/>
    <w:rsid w:val="11E60706"/>
    <w:rsid w:val="13A10F7E"/>
    <w:rsid w:val="13BC6B86"/>
    <w:rsid w:val="13CE1647"/>
    <w:rsid w:val="13DC1FB6"/>
    <w:rsid w:val="14887A48"/>
    <w:rsid w:val="14CC380F"/>
    <w:rsid w:val="152D05F0"/>
    <w:rsid w:val="15362195"/>
    <w:rsid w:val="153D5AFA"/>
    <w:rsid w:val="15676A5E"/>
    <w:rsid w:val="157B62AE"/>
    <w:rsid w:val="15BC037C"/>
    <w:rsid w:val="16927B48"/>
    <w:rsid w:val="17516817"/>
    <w:rsid w:val="17B1623D"/>
    <w:rsid w:val="17E51D1B"/>
    <w:rsid w:val="17FB78A5"/>
    <w:rsid w:val="18133ACD"/>
    <w:rsid w:val="18931981"/>
    <w:rsid w:val="18A31639"/>
    <w:rsid w:val="19082A05"/>
    <w:rsid w:val="198932F6"/>
    <w:rsid w:val="19C62BCB"/>
    <w:rsid w:val="1A951111"/>
    <w:rsid w:val="1AAC2302"/>
    <w:rsid w:val="1B351FAC"/>
    <w:rsid w:val="1B7B1E62"/>
    <w:rsid w:val="1D1D31FD"/>
    <w:rsid w:val="1D3102EB"/>
    <w:rsid w:val="1D615E46"/>
    <w:rsid w:val="1DB27864"/>
    <w:rsid w:val="1DBF0627"/>
    <w:rsid w:val="1E937D22"/>
    <w:rsid w:val="1EA624AB"/>
    <w:rsid w:val="1EA863A9"/>
    <w:rsid w:val="1EB10CE8"/>
    <w:rsid w:val="1F025B38"/>
    <w:rsid w:val="1F151741"/>
    <w:rsid w:val="1F312AFE"/>
    <w:rsid w:val="1F453B03"/>
    <w:rsid w:val="1FB621F4"/>
    <w:rsid w:val="20B0298F"/>
    <w:rsid w:val="20F70A55"/>
    <w:rsid w:val="2173382E"/>
    <w:rsid w:val="218A66C8"/>
    <w:rsid w:val="222F2012"/>
    <w:rsid w:val="22AB50EC"/>
    <w:rsid w:val="22FA6454"/>
    <w:rsid w:val="230E024F"/>
    <w:rsid w:val="23493176"/>
    <w:rsid w:val="23675887"/>
    <w:rsid w:val="237642A9"/>
    <w:rsid w:val="23B118A9"/>
    <w:rsid w:val="23CE2F9E"/>
    <w:rsid w:val="240735A9"/>
    <w:rsid w:val="25055315"/>
    <w:rsid w:val="25C736FF"/>
    <w:rsid w:val="260539A6"/>
    <w:rsid w:val="2685766D"/>
    <w:rsid w:val="26B172D2"/>
    <w:rsid w:val="26FD0044"/>
    <w:rsid w:val="273D3A76"/>
    <w:rsid w:val="27D73B2C"/>
    <w:rsid w:val="27D8088F"/>
    <w:rsid w:val="27E56B08"/>
    <w:rsid w:val="27EC6CF5"/>
    <w:rsid w:val="28197135"/>
    <w:rsid w:val="28694EF6"/>
    <w:rsid w:val="288A371C"/>
    <w:rsid w:val="29C72C3A"/>
    <w:rsid w:val="29E15E23"/>
    <w:rsid w:val="29E20B1D"/>
    <w:rsid w:val="29F64FFC"/>
    <w:rsid w:val="2A622692"/>
    <w:rsid w:val="2A8B1BE9"/>
    <w:rsid w:val="2AC70599"/>
    <w:rsid w:val="2B5B06AE"/>
    <w:rsid w:val="2C02325E"/>
    <w:rsid w:val="2CD31D86"/>
    <w:rsid w:val="2D7B416B"/>
    <w:rsid w:val="2DC51B02"/>
    <w:rsid w:val="2DC72161"/>
    <w:rsid w:val="2E3D3071"/>
    <w:rsid w:val="2E586286"/>
    <w:rsid w:val="2F3F1D34"/>
    <w:rsid w:val="2F9B1A7E"/>
    <w:rsid w:val="2FDF5331"/>
    <w:rsid w:val="2FE361B3"/>
    <w:rsid w:val="301D4299"/>
    <w:rsid w:val="30507543"/>
    <w:rsid w:val="31865C05"/>
    <w:rsid w:val="32893F03"/>
    <w:rsid w:val="32C4034C"/>
    <w:rsid w:val="339F04B3"/>
    <w:rsid w:val="33A12EF5"/>
    <w:rsid w:val="33B704D5"/>
    <w:rsid w:val="33D77605"/>
    <w:rsid w:val="33F058AE"/>
    <w:rsid w:val="3408225D"/>
    <w:rsid w:val="345B262C"/>
    <w:rsid w:val="349E2D24"/>
    <w:rsid w:val="34D503A7"/>
    <w:rsid w:val="350B2AA1"/>
    <w:rsid w:val="35564CB6"/>
    <w:rsid w:val="36316394"/>
    <w:rsid w:val="365D3D96"/>
    <w:rsid w:val="366D7143"/>
    <w:rsid w:val="366F338E"/>
    <w:rsid w:val="376C15CE"/>
    <w:rsid w:val="378F31BB"/>
    <w:rsid w:val="37C036A0"/>
    <w:rsid w:val="37C04D76"/>
    <w:rsid w:val="38191B7B"/>
    <w:rsid w:val="38E0766A"/>
    <w:rsid w:val="39084203"/>
    <w:rsid w:val="39785A2E"/>
    <w:rsid w:val="398A4394"/>
    <w:rsid w:val="39C72362"/>
    <w:rsid w:val="3A0F3DB6"/>
    <w:rsid w:val="3A410AFC"/>
    <w:rsid w:val="3A8B51DE"/>
    <w:rsid w:val="3A8C09D8"/>
    <w:rsid w:val="3B373E10"/>
    <w:rsid w:val="3B702E61"/>
    <w:rsid w:val="3B83362A"/>
    <w:rsid w:val="3C166A9C"/>
    <w:rsid w:val="3C4D3161"/>
    <w:rsid w:val="3D513F0C"/>
    <w:rsid w:val="3DB334D8"/>
    <w:rsid w:val="3DF20074"/>
    <w:rsid w:val="3E30750E"/>
    <w:rsid w:val="3EA659E0"/>
    <w:rsid w:val="3EBE7E19"/>
    <w:rsid w:val="4001677D"/>
    <w:rsid w:val="40431426"/>
    <w:rsid w:val="40544B3B"/>
    <w:rsid w:val="40630DCC"/>
    <w:rsid w:val="406C47B6"/>
    <w:rsid w:val="40BB5C19"/>
    <w:rsid w:val="41525AAA"/>
    <w:rsid w:val="420E2C02"/>
    <w:rsid w:val="438D14EF"/>
    <w:rsid w:val="4443430A"/>
    <w:rsid w:val="448D3B2F"/>
    <w:rsid w:val="44B54785"/>
    <w:rsid w:val="45490368"/>
    <w:rsid w:val="459534C4"/>
    <w:rsid w:val="459736E0"/>
    <w:rsid w:val="45D10534"/>
    <w:rsid w:val="460F70C6"/>
    <w:rsid w:val="46991E1C"/>
    <w:rsid w:val="47345DC6"/>
    <w:rsid w:val="47444C9A"/>
    <w:rsid w:val="47523E81"/>
    <w:rsid w:val="47654C91"/>
    <w:rsid w:val="476D5309"/>
    <w:rsid w:val="47A30127"/>
    <w:rsid w:val="47C32597"/>
    <w:rsid w:val="48C1181D"/>
    <w:rsid w:val="49084F9C"/>
    <w:rsid w:val="49801E38"/>
    <w:rsid w:val="49960203"/>
    <w:rsid w:val="4A7933B4"/>
    <w:rsid w:val="4ACC6C2B"/>
    <w:rsid w:val="4AF04C6D"/>
    <w:rsid w:val="4B421D5C"/>
    <w:rsid w:val="4BBD4CF9"/>
    <w:rsid w:val="4BDD5EFE"/>
    <w:rsid w:val="4C150F4B"/>
    <w:rsid w:val="4C5E22A0"/>
    <w:rsid w:val="4CB309CB"/>
    <w:rsid w:val="4D2B2ECA"/>
    <w:rsid w:val="4D6E08A3"/>
    <w:rsid w:val="4D8929FB"/>
    <w:rsid w:val="4EA74993"/>
    <w:rsid w:val="4EE51018"/>
    <w:rsid w:val="4F295AEE"/>
    <w:rsid w:val="4F72060A"/>
    <w:rsid w:val="4F780FEA"/>
    <w:rsid w:val="4F8B267A"/>
    <w:rsid w:val="4FA72771"/>
    <w:rsid w:val="4FC8602C"/>
    <w:rsid w:val="500A009A"/>
    <w:rsid w:val="51121CFE"/>
    <w:rsid w:val="514F6372"/>
    <w:rsid w:val="521C11F4"/>
    <w:rsid w:val="523451B9"/>
    <w:rsid w:val="52E77A54"/>
    <w:rsid w:val="530A7C05"/>
    <w:rsid w:val="535A564F"/>
    <w:rsid w:val="53A7144C"/>
    <w:rsid w:val="53A81B16"/>
    <w:rsid w:val="543A3BB4"/>
    <w:rsid w:val="54901A26"/>
    <w:rsid w:val="54B17765"/>
    <w:rsid w:val="54CF07A0"/>
    <w:rsid w:val="55AA4D69"/>
    <w:rsid w:val="55DF01AF"/>
    <w:rsid w:val="56244B1C"/>
    <w:rsid w:val="562678E8"/>
    <w:rsid w:val="565748B4"/>
    <w:rsid w:val="566A7324"/>
    <w:rsid w:val="56BC6B02"/>
    <w:rsid w:val="56D9109A"/>
    <w:rsid w:val="5713606A"/>
    <w:rsid w:val="575D6AC3"/>
    <w:rsid w:val="577B3BB7"/>
    <w:rsid w:val="579D05A2"/>
    <w:rsid w:val="582726A1"/>
    <w:rsid w:val="58E84E31"/>
    <w:rsid w:val="59123B90"/>
    <w:rsid w:val="59622A50"/>
    <w:rsid w:val="598002BB"/>
    <w:rsid w:val="59DE43CB"/>
    <w:rsid w:val="5A597C80"/>
    <w:rsid w:val="5A6C13BC"/>
    <w:rsid w:val="5A8F4009"/>
    <w:rsid w:val="5A93188B"/>
    <w:rsid w:val="5AC45D53"/>
    <w:rsid w:val="5B7E7C0D"/>
    <w:rsid w:val="5C1C603C"/>
    <w:rsid w:val="5C44135B"/>
    <w:rsid w:val="5C762B4E"/>
    <w:rsid w:val="5D234849"/>
    <w:rsid w:val="5E310B53"/>
    <w:rsid w:val="5E360964"/>
    <w:rsid w:val="5EBB0A39"/>
    <w:rsid w:val="5F2F28C0"/>
    <w:rsid w:val="5F4602C5"/>
    <w:rsid w:val="5F625C2F"/>
    <w:rsid w:val="5F712636"/>
    <w:rsid w:val="5FA030B2"/>
    <w:rsid w:val="5FD14D72"/>
    <w:rsid w:val="601E278D"/>
    <w:rsid w:val="60F8107F"/>
    <w:rsid w:val="611B396F"/>
    <w:rsid w:val="614E344B"/>
    <w:rsid w:val="617479A2"/>
    <w:rsid w:val="620F1CE8"/>
    <w:rsid w:val="624E103C"/>
    <w:rsid w:val="6263077A"/>
    <w:rsid w:val="62674953"/>
    <w:rsid w:val="6299798E"/>
    <w:rsid w:val="62A11910"/>
    <w:rsid w:val="63AB4186"/>
    <w:rsid w:val="641461CF"/>
    <w:rsid w:val="64C7598D"/>
    <w:rsid w:val="65D15021"/>
    <w:rsid w:val="65F067C8"/>
    <w:rsid w:val="66081D64"/>
    <w:rsid w:val="660C19C8"/>
    <w:rsid w:val="663643FE"/>
    <w:rsid w:val="666F7E4A"/>
    <w:rsid w:val="668A2633"/>
    <w:rsid w:val="66B75538"/>
    <w:rsid w:val="66BC0157"/>
    <w:rsid w:val="66EF354D"/>
    <w:rsid w:val="67025E04"/>
    <w:rsid w:val="67114C48"/>
    <w:rsid w:val="679B1F3D"/>
    <w:rsid w:val="67B00EF8"/>
    <w:rsid w:val="67D7668C"/>
    <w:rsid w:val="67DF7C34"/>
    <w:rsid w:val="685F4946"/>
    <w:rsid w:val="6AF74251"/>
    <w:rsid w:val="6B595E89"/>
    <w:rsid w:val="6B811F76"/>
    <w:rsid w:val="6BDD2403"/>
    <w:rsid w:val="6C4E46EF"/>
    <w:rsid w:val="6C7763AA"/>
    <w:rsid w:val="6D161F1A"/>
    <w:rsid w:val="6D4913C7"/>
    <w:rsid w:val="6D5939A1"/>
    <w:rsid w:val="6D68758C"/>
    <w:rsid w:val="6DC413B6"/>
    <w:rsid w:val="6E754F86"/>
    <w:rsid w:val="6F424854"/>
    <w:rsid w:val="6F9841A1"/>
    <w:rsid w:val="70900E75"/>
    <w:rsid w:val="70A64653"/>
    <w:rsid w:val="70E77EE3"/>
    <w:rsid w:val="70FC1291"/>
    <w:rsid w:val="7108211E"/>
    <w:rsid w:val="71651DA8"/>
    <w:rsid w:val="725F14AC"/>
    <w:rsid w:val="727E10DF"/>
    <w:rsid w:val="729F1512"/>
    <w:rsid w:val="731168A8"/>
    <w:rsid w:val="74141D46"/>
    <w:rsid w:val="741A7FB1"/>
    <w:rsid w:val="753164B5"/>
    <w:rsid w:val="755D2F76"/>
    <w:rsid w:val="75633088"/>
    <w:rsid w:val="75670C6D"/>
    <w:rsid w:val="75AD0232"/>
    <w:rsid w:val="75AD3537"/>
    <w:rsid w:val="75FC1474"/>
    <w:rsid w:val="760E6224"/>
    <w:rsid w:val="761A5F06"/>
    <w:rsid w:val="76525DAB"/>
    <w:rsid w:val="76982C90"/>
    <w:rsid w:val="76A7025D"/>
    <w:rsid w:val="76AE6010"/>
    <w:rsid w:val="76C174E4"/>
    <w:rsid w:val="771D3C87"/>
    <w:rsid w:val="7720419D"/>
    <w:rsid w:val="77585E0F"/>
    <w:rsid w:val="7791733C"/>
    <w:rsid w:val="780154EC"/>
    <w:rsid w:val="7879696F"/>
    <w:rsid w:val="78AB3B99"/>
    <w:rsid w:val="78C90605"/>
    <w:rsid w:val="79560D57"/>
    <w:rsid w:val="796432FD"/>
    <w:rsid w:val="798B43E3"/>
    <w:rsid w:val="79A47A98"/>
    <w:rsid w:val="79CF45DB"/>
    <w:rsid w:val="7A276F33"/>
    <w:rsid w:val="7B690757"/>
    <w:rsid w:val="7B7443BE"/>
    <w:rsid w:val="7BB5399C"/>
    <w:rsid w:val="7C1F4DFB"/>
    <w:rsid w:val="7C574790"/>
    <w:rsid w:val="7C5E7E5C"/>
    <w:rsid w:val="7C6B655B"/>
    <w:rsid w:val="7C800AF8"/>
    <w:rsid w:val="7CB62248"/>
    <w:rsid w:val="7CD87E99"/>
    <w:rsid w:val="7CF76237"/>
    <w:rsid w:val="7DB61650"/>
    <w:rsid w:val="7DCB239B"/>
    <w:rsid w:val="7DE669F5"/>
    <w:rsid w:val="7EA0112B"/>
    <w:rsid w:val="7F013B9F"/>
    <w:rsid w:val="7F5B5DF3"/>
    <w:rsid w:val="7F912972"/>
    <w:rsid w:val="7FCC18C9"/>
    <w:rsid w:val="7FE47FF0"/>
    <w:rsid w:val="7FF8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7"/>
    <w:semiHidden/>
    <w:unhideWhenUsed/>
    <w:qFormat/>
    <w:uiPriority w:val="99"/>
    <w:pPr>
      <w:jc w:val="left"/>
    </w:pPr>
    <w:rPr>
      <w:rFonts w:hint="eastAsia" w:ascii="等线" w:hAnsi="等线" w:eastAsia="等线" w:cs="Times New Roman"/>
    </w:rPr>
  </w:style>
  <w:style w:type="paragraph" w:styleId="5">
    <w:name w:val="Body Text"/>
    <w:basedOn w:val="1"/>
    <w:link w:val="33"/>
    <w:qFormat/>
    <w:uiPriority w:val="0"/>
    <w:pPr>
      <w:spacing w:line="360" w:lineRule="auto"/>
    </w:pPr>
    <w:rPr>
      <w:rFonts w:ascii="Times New Roman" w:hAnsi="Times New Roman" w:eastAsia="宋体" w:cs="Times New Roman"/>
      <w:b/>
      <w:bCs/>
      <w:color w:val="000000"/>
      <w:sz w:val="32"/>
      <w:szCs w:val="24"/>
    </w:rPr>
  </w:style>
  <w:style w:type="paragraph" w:styleId="6">
    <w:name w:val="Date"/>
    <w:basedOn w:val="1"/>
    <w:next w:val="1"/>
    <w:link w:val="27"/>
    <w:semiHidden/>
    <w:unhideWhenUsed/>
    <w:qFormat/>
    <w:uiPriority w:val="99"/>
    <w:pPr>
      <w:ind w:left="100" w:leftChars="2500"/>
    </w:pPr>
  </w:style>
  <w:style w:type="paragraph" w:styleId="7">
    <w:name w:val="Balloon Text"/>
    <w:basedOn w:val="1"/>
    <w:link w:val="36"/>
    <w:semiHidden/>
    <w:unhideWhenUsed/>
    <w:qFormat/>
    <w:uiPriority w:val="99"/>
    <w:rPr>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tabs>
        <w:tab w:val="right" w:leader="dot" w:pos="8302"/>
      </w:tabs>
      <w:spacing w:line="360" w:lineRule="auto"/>
      <w:jc w:val="center"/>
    </w:p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2">
    <w:name w:val="Title"/>
    <w:basedOn w:val="1"/>
    <w:next w:val="1"/>
    <w:link w:val="32"/>
    <w:qFormat/>
    <w:uiPriority w:val="0"/>
    <w:pPr>
      <w:spacing w:before="240" w:after="60" w:line="360" w:lineRule="auto"/>
      <w:jc w:val="center"/>
      <w:outlineLvl w:val="0"/>
    </w:pPr>
    <w:rPr>
      <w:rFonts w:asciiTheme="majorHAnsi" w:hAnsiTheme="majorHAnsi" w:eastAsiaTheme="majorEastAsia" w:cstheme="majorBidi"/>
      <w:b/>
      <w:bCs/>
      <w:sz w:val="32"/>
      <w:szCs w:val="32"/>
    </w:rPr>
  </w:style>
  <w:style w:type="paragraph" w:styleId="13">
    <w:name w:val="annotation subject"/>
    <w:basedOn w:val="4"/>
    <w:next w:val="4"/>
    <w:link w:val="38"/>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semiHidden/>
    <w:unhideWhenUsed/>
    <w:qFormat/>
    <w:uiPriority w:val="99"/>
    <w:rPr>
      <w:sz w:val="21"/>
      <w:szCs w:val="21"/>
    </w:rPr>
  </w:style>
  <w:style w:type="character" w:customStyle="1" w:styleId="20">
    <w:name w:val="页眉 字符"/>
    <w:basedOn w:val="16"/>
    <w:link w:val="9"/>
    <w:qFormat/>
    <w:uiPriority w:val="99"/>
    <w:rPr>
      <w:sz w:val="18"/>
      <w:szCs w:val="18"/>
    </w:rPr>
  </w:style>
  <w:style w:type="character" w:customStyle="1" w:styleId="21">
    <w:name w:val="页脚 字符"/>
    <w:basedOn w:val="16"/>
    <w:link w:val="8"/>
    <w:qFormat/>
    <w:uiPriority w:val="99"/>
    <w:rPr>
      <w:sz w:val="18"/>
      <w:szCs w:val="18"/>
    </w:rPr>
  </w:style>
  <w:style w:type="paragraph" w:styleId="22">
    <w:name w:val="List Paragraph"/>
    <w:basedOn w:val="1"/>
    <w:qFormat/>
    <w:uiPriority w:val="34"/>
    <w:pPr>
      <w:ind w:firstLine="420" w:firstLineChars="200"/>
    </w:pPr>
  </w:style>
  <w:style w:type="paragraph" w:customStyle="1" w:styleId="23">
    <w:name w:val="正文2"/>
    <w:basedOn w:val="1"/>
    <w:link w:val="24"/>
    <w:qFormat/>
    <w:uiPriority w:val="0"/>
    <w:pPr>
      <w:spacing w:line="500" w:lineRule="exact"/>
      <w:ind w:firstLine="480" w:firstLineChars="200"/>
    </w:pPr>
    <w:rPr>
      <w:rFonts w:ascii="仿宋" w:hAnsi="仿宋" w:eastAsia="仿宋" w:cs="Times New Roman"/>
      <w:color w:val="000000"/>
      <w:sz w:val="24"/>
      <w:szCs w:val="24"/>
    </w:rPr>
  </w:style>
  <w:style w:type="character" w:customStyle="1" w:styleId="24">
    <w:name w:val="正文2 字符"/>
    <w:link w:val="23"/>
    <w:qFormat/>
    <w:uiPriority w:val="0"/>
    <w:rPr>
      <w:rFonts w:ascii="仿宋" w:hAnsi="仿宋" w:eastAsia="仿宋" w:cs="Times New Roman"/>
      <w:color w:val="000000"/>
      <w:sz w:val="24"/>
      <w:szCs w:val="24"/>
    </w:rPr>
  </w:style>
  <w:style w:type="paragraph" w:customStyle="1" w:styleId="25">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6">
    <w:name w:val="reader-word-layer"/>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7">
    <w:name w:val="日期 字符"/>
    <w:basedOn w:val="16"/>
    <w:link w:val="6"/>
    <w:semiHidden/>
    <w:qFormat/>
    <w:uiPriority w:val="99"/>
  </w:style>
  <w:style w:type="paragraph" w:customStyle="1" w:styleId="28">
    <w:name w:val="正文1"/>
    <w:basedOn w:val="1"/>
    <w:link w:val="29"/>
    <w:qFormat/>
    <w:uiPriority w:val="0"/>
    <w:pPr>
      <w:spacing w:line="500" w:lineRule="exact"/>
    </w:pPr>
    <w:rPr>
      <w:rFonts w:ascii="仿宋" w:hAnsi="仿宋" w:eastAsia="仿宋" w:cs="Times New Roman"/>
      <w:color w:val="000000"/>
      <w:sz w:val="24"/>
      <w:szCs w:val="24"/>
    </w:rPr>
  </w:style>
  <w:style w:type="character" w:customStyle="1" w:styleId="29">
    <w:name w:val="正文1 字符"/>
    <w:link w:val="28"/>
    <w:qFormat/>
    <w:uiPriority w:val="0"/>
    <w:rPr>
      <w:rFonts w:ascii="仿宋" w:hAnsi="仿宋" w:eastAsia="仿宋" w:cs="Times New Roman"/>
      <w:color w:val="000000"/>
      <w:sz w:val="24"/>
      <w:szCs w:val="24"/>
    </w:rPr>
  </w:style>
  <w:style w:type="paragraph" w:styleId="30">
    <w:name w:val="No Spacing"/>
    <w:link w:val="31"/>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31">
    <w:name w:val="无间隔 字符"/>
    <w:basedOn w:val="16"/>
    <w:link w:val="30"/>
    <w:qFormat/>
    <w:locked/>
    <w:uiPriority w:val="1"/>
    <w:rPr>
      <w:rFonts w:ascii="Times New Roman" w:hAnsi="Times New Roman" w:eastAsia="宋体" w:cs="Times New Roman"/>
      <w:szCs w:val="24"/>
    </w:rPr>
  </w:style>
  <w:style w:type="character" w:customStyle="1" w:styleId="32">
    <w:name w:val="标题 字符"/>
    <w:basedOn w:val="16"/>
    <w:link w:val="12"/>
    <w:qFormat/>
    <w:uiPriority w:val="0"/>
    <w:rPr>
      <w:rFonts w:asciiTheme="majorHAnsi" w:hAnsiTheme="majorHAnsi" w:eastAsiaTheme="majorEastAsia" w:cstheme="majorBidi"/>
      <w:b/>
      <w:bCs/>
      <w:sz w:val="32"/>
      <w:szCs w:val="32"/>
    </w:rPr>
  </w:style>
  <w:style w:type="character" w:customStyle="1" w:styleId="33">
    <w:name w:val="正文文本 字符"/>
    <w:basedOn w:val="16"/>
    <w:link w:val="5"/>
    <w:qFormat/>
    <w:uiPriority w:val="0"/>
    <w:rPr>
      <w:rFonts w:ascii="Times New Roman" w:hAnsi="Times New Roman" w:eastAsia="宋体" w:cs="Times New Roman"/>
      <w:b/>
      <w:bCs/>
      <w:color w:val="000000"/>
      <w:sz w:val="32"/>
      <w:szCs w:val="24"/>
    </w:rPr>
  </w:style>
  <w:style w:type="character" w:customStyle="1" w:styleId="34">
    <w:name w:val="标题 1 字符"/>
    <w:basedOn w:val="16"/>
    <w:link w:val="2"/>
    <w:qFormat/>
    <w:uiPriority w:val="9"/>
    <w:rPr>
      <w:b/>
      <w:bCs/>
      <w:kern w:val="44"/>
      <w:sz w:val="44"/>
      <w:szCs w:val="44"/>
    </w:r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6">
    <w:name w:val="批注框文本 字符"/>
    <w:basedOn w:val="16"/>
    <w:link w:val="7"/>
    <w:semiHidden/>
    <w:qFormat/>
    <w:uiPriority w:val="99"/>
    <w:rPr>
      <w:sz w:val="18"/>
      <w:szCs w:val="18"/>
    </w:rPr>
  </w:style>
  <w:style w:type="character" w:customStyle="1" w:styleId="37">
    <w:name w:val="批注文字 字符"/>
    <w:basedOn w:val="16"/>
    <w:link w:val="4"/>
    <w:semiHidden/>
    <w:qFormat/>
    <w:uiPriority w:val="99"/>
  </w:style>
  <w:style w:type="character" w:customStyle="1" w:styleId="38">
    <w:name w:val="批注主题 字符"/>
    <w:basedOn w:val="37"/>
    <w:link w:val="13"/>
    <w:semiHidden/>
    <w:qFormat/>
    <w:uiPriority w:val="99"/>
    <w:rPr>
      <w:b/>
      <w:bCs/>
    </w:rPr>
  </w:style>
  <w:style w:type="paragraph" w:customStyle="1" w:styleId="39">
    <w:name w:val="标题1正文"/>
    <w:basedOn w:val="1"/>
    <w:link w:val="40"/>
    <w:qFormat/>
    <w:uiPriority w:val="0"/>
    <w:pPr>
      <w:spacing w:line="500" w:lineRule="exact"/>
    </w:pPr>
    <w:rPr>
      <w:rFonts w:ascii="仿宋" w:hAnsi="仿宋" w:eastAsia="仿宋" w:cs="Times New Roman"/>
      <w:b/>
      <w:sz w:val="24"/>
      <w:szCs w:val="24"/>
    </w:rPr>
  </w:style>
  <w:style w:type="character" w:customStyle="1" w:styleId="40">
    <w:name w:val="标题1正文 字符"/>
    <w:basedOn w:val="16"/>
    <w:link w:val="39"/>
    <w:qFormat/>
    <w:uiPriority w:val="0"/>
    <w:rPr>
      <w:rFonts w:ascii="仿宋" w:hAnsi="仿宋" w:eastAsia="仿宋" w:cs="Times New Roman"/>
      <w:b/>
      <w:sz w:val="24"/>
      <w:szCs w:val="24"/>
    </w:rPr>
  </w:style>
  <w:style w:type="character" w:customStyle="1" w:styleId="41">
    <w:name w:val="无间隔 Char"/>
    <w:basedOn w:val="16"/>
    <w:qFormat/>
    <w:locked/>
    <w:uiPriority w:val="1"/>
    <w:rPr>
      <w:kern w:val="2"/>
      <w:sz w:val="21"/>
      <w:szCs w:val="24"/>
      <w:lang w:val="en-US" w:eastAsia="zh-CN" w:bidi="ar-SA"/>
    </w:rPr>
  </w:style>
  <w:style w:type="character" w:customStyle="1" w:styleId="42">
    <w:name w:val="标题 2 字符"/>
    <w:basedOn w:val="16"/>
    <w:link w:val="3"/>
    <w:semiHidden/>
    <w:qFormat/>
    <w:uiPriority w:val="9"/>
    <w:rPr>
      <w:rFonts w:asciiTheme="majorHAnsi" w:hAnsiTheme="majorHAnsi" w:eastAsiaTheme="majorEastAsia" w:cstheme="majorBidi"/>
      <w:b/>
      <w:bCs/>
      <w:kern w:val="2"/>
      <w:sz w:val="32"/>
      <w:szCs w:val="32"/>
    </w:rPr>
  </w:style>
  <w:style w:type="paragraph" w:customStyle="1" w:styleId="43">
    <w:name w:val="WPSOffice手动目录 1"/>
    <w:qFormat/>
    <w:uiPriority w:val="0"/>
    <w:pPr>
      <w:ind w:leftChars="0"/>
    </w:pPr>
    <w:rPr>
      <w:rFonts w:ascii="Times New Roman" w:hAnsi="Times New Roman" w:eastAsia="宋体" w:cs="Times New Roman"/>
      <w:sz w:val="20"/>
      <w:szCs w:val="20"/>
    </w:rPr>
  </w:style>
  <w:style w:type="paragraph" w:customStyle="1" w:styleId="44">
    <w:name w:val="Table Text"/>
    <w:basedOn w:val="1"/>
    <w:semiHidden/>
    <w:qFormat/>
    <w:uiPriority w:val="0"/>
    <w:rPr>
      <w:rFonts w:ascii="宋体" w:hAnsi="宋体" w:eastAsia="宋体" w:cs="宋体"/>
      <w:sz w:val="21"/>
      <w:szCs w:val="21"/>
      <w:lang w:val="en-US" w:eastAsia="en-US" w:bidi="ar-SA"/>
    </w:rPr>
  </w:style>
  <w:style w:type="table" w:customStyle="1" w:styleId="4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1375</Words>
  <Characters>1547</Characters>
  <Lines>52</Lines>
  <Paragraphs>14</Paragraphs>
  <TotalTime>2</TotalTime>
  <ScaleCrop>false</ScaleCrop>
  <LinksUpToDate>false</LinksUpToDate>
  <CharactersWithSpaces>1652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2020-10-09T06:04:00Z</dcterms:created>
  <dc:creator>张晓波</dc:creator>
  <cp:lastModifiedBy>随遇而安</cp:lastModifiedBy>
  <cp:lastPrinted>2023-08-11T08:40:00Z</cp:lastPrinted>
  <dcterms:modified xsi:type="dcterms:W3CDTF">2024-11-21T05:34:06Z</dcterms:modified>
  <cp:revision>2671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0CFC415FA9934631A00CCA7C7B7D3051_13</vt:lpwstr>
  </property>
</Properties>
</file>