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kinsoku w:val="0"/>
        <w:autoSpaceDE w:val="0"/>
        <w:autoSpaceDN w:val="0"/>
        <w:adjustRightInd w:val="0"/>
        <w:snapToGrid w:val="0"/>
        <w:spacing w:before="275" w:line="240" w:lineRule="auto"/>
        <w:ind w:left="523" w:firstLine="0" w:firstLineChars="0"/>
        <w:jc w:val="center"/>
        <w:textAlignment w:val="baseline"/>
        <w:rPr>
          <w:rFonts w:hint="eastAsia" w:ascii="宋体" w:hAnsi="宋体" w:eastAsia="宋体" w:cs="黑体"/>
          <w:b/>
          <w:snapToGrid w:val="0"/>
          <w:color w:val="000000"/>
          <w:kern w:val="0"/>
          <w:sz w:val="52"/>
          <w:szCs w:val="52"/>
          <w:highlight w:val="none"/>
          <w:lang w:eastAsia="zh-CN"/>
        </w:rPr>
      </w:pPr>
    </w:p>
    <w:p>
      <w:pPr>
        <w:widowControl/>
        <w:kinsoku w:val="0"/>
        <w:autoSpaceDE w:val="0"/>
        <w:autoSpaceDN w:val="0"/>
        <w:adjustRightInd w:val="0"/>
        <w:snapToGrid w:val="0"/>
        <w:spacing w:before="275" w:line="240" w:lineRule="auto"/>
        <w:ind w:left="523" w:firstLine="0" w:firstLineChars="0"/>
        <w:jc w:val="center"/>
        <w:textAlignment w:val="baseline"/>
        <w:rPr>
          <w:rFonts w:ascii="宋体" w:hAnsi="宋体" w:eastAsia="宋体" w:cs="黑体"/>
          <w:b/>
          <w:snapToGrid w:val="0"/>
          <w:color w:val="000000"/>
          <w:kern w:val="0"/>
          <w:sz w:val="52"/>
          <w:szCs w:val="52"/>
          <w:highlight w:val="none"/>
          <w:lang w:eastAsia="zh-CN"/>
        </w:rPr>
      </w:pPr>
      <w:r>
        <w:rPr>
          <w:rFonts w:hint="eastAsia" w:ascii="宋体" w:hAnsi="宋体" w:eastAsia="宋体" w:cs="黑体"/>
          <w:b/>
          <w:snapToGrid w:val="0"/>
          <w:color w:val="000000"/>
          <w:kern w:val="0"/>
          <w:sz w:val="52"/>
          <w:szCs w:val="52"/>
          <w:highlight w:val="none"/>
          <w:lang w:eastAsia="zh-CN"/>
        </w:rPr>
        <w:t>宁津北控城市环境服务有限公司</w:t>
      </w:r>
    </w:p>
    <w:p>
      <w:pPr>
        <w:widowControl/>
        <w:kinsoku w:val="0"/>
        <w:autoSpaceDE w:val="0"/>
        <w:autoSpaceDN w:val="0"/>
        <w:adjustRightInd w:val="0"/>
        <w:snapToGrid w:val="0"/>
        <w:spacing w:before="275" w:line="240" w:lineRule="auto"/>
        <w:ind w:left="523" w:firstLine="0" w:firstLineChars="0"/>
        <w:jc w:val="center"/>
        <w:textAlignment w:val="baseline"/>
        <w:rPr>
          <w:rFonts w:ascii="宋体" w:hAnsi="宋体" w:eastAsia="宋体" w:cs="黑体"/>
          <w:snapToGrid w:val="0"/>
          <w:color w:val="000000"/>
          <w:kern w:val="0"/>
          <w:sz w:val="32"/>
          <w:szCs w:val="32"/>
          <w:highlight w:val="none"/>
          <w:lang w:eastAsia="zh-CN"/>
        </w:rPr>
      </w:pPr>
      <w:r>
        <w:rPr>
          <w:rFonts w:ascii="宋体" w:hAnsi="宋体" w:eastAsia="宋体" w:cs="黑体"/>
          <w:b/>
          <w:bCs/>
          <w:snapToGrid w:val="0"/>
          <w:color w:val="000000"/>
          <w:kern w:val="0"/>
          <w:sz w:val="32"/>
          <w:szCs w:val="32"/>
          <w:highlight w:val="none"/>
          <w:lang w:eastAsia="zh-CN"/>
        </w:rPr>
        <w:t>企业标准</w:t>
      </w: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b/>
          <w:bCs/>
          <w:snapToGrid w:val="0"/>
          <w:color w:val="000000"/>
          <w:kern w:val="0"/>
          <w:sz w:val="32"/>
          <w:szCs w:val="32"/>
          <w:highlight w:val="none"/>
          <w:lang w:eastAsia="zh-CN"/>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b/>
          <w:bCs/>
          <w:snapToGrid w:val="0"/>
          <w:color w:val="000000"/>
          <w:kern w:val="0"/>
          <w:sz w:val="32"/>
          <w:szCs w:val="32"/>
          <w:highlight w:val="none"/>
          <w:lang w:eastAsia="zh-CN"/>
        </w:rPr>
      </w:pPr>
    </w:p>
    <w:p>
      <w:pPr>
        <w:widowControl/>
        <w:kinsoku w:val="0"/>
        <w:autoSpaceDE w:val="0"/>
        <w:autoSpaceDN w:val="0"/>
        <w:adjustRightInd w:val="0"/>
        <w:snapToGrid w:val="0"/>
        <w:spacing w:before="9" w:line="240" w:lineRule="auto"/>
        <w:ind w:firstLine="0" w:firstLineChars="0"/>
        <w:jc w:val="left"/>
        <w:textAlignment w:val="baseline"/>
        <w:rPr>
          <w:rFonts w:ascii="宋体" w:hAnsi="宋体" w:eastAsia="宋体" w:cs="黑体"/>
          <w:b/>
          <w:bCs/>
          <w:snapToGrid w:val="0"/>
          <w:color w:val="000000"/>
          <w:kern w:val="0"/>
          <w:sz w:val="24"/>
          <w:szCs w:val="24"/>
          <w:highlight w:val="none"/>
          <w:lang w:eastAsia="zh-CN"/>
        </w:rPr>
      </w:pPr>
    </w:p>
    <w:p>
      <w:pPr>
        <w:pStyle w:val="3"/>
        <w:widowControl/>
        <w:ind w:left="0" w:right="254" w:firstLine="0" w:firstLineChars="0"/>
        <w:jc w:val="right"/>
        <w:rPr>
          <w:rFonts w:hint="default" w:ascii="宋体" w:hAnsi="宋体" w:eastAsia="宋体" w:cs="黑体"/>
          <w:b/>
          <w:highlight w:val="none"/>
          <w:lang w:val="en-US" w:eastAsia="zh-CN"/>
        </w:rPr>
      </w:pPr>
      <w:r>
        <w:rPr>
          <w:rFonts w:ascii="宋体" w:hAnsi="宋体" w:eastAsia="宋体" w:cs="黑体"/>
          <w:b/>
          <w:sz w:val="24"/>
          <w:szCs w:val="24"/>
          <w:highlight w:val="none"/>
          <w:lang w:eastAsia="zh-CN"/>
        </w:rPr>
        <w:t>制度编号：</w:t>
      </w:r>
      <w:r>
        <w:rPr>
          <w:rFonts w:hint="eastAsia" w:ascii="宋体" w:hAnsi="宋体" w:eastAsia="宋体" w:cs="黑体"/>
          <w:b/>
          <w:sz w:val="24"/>
          <w:szCs w:val="24"/>
          <w:highlight w:val="none"/>
          <w:lang w:val="en-US" w:eastAsia="zh-CN"/>
        </w:rPr>
        <w:t>AH.15.2023.0</w:t>
      </w:r>
    </w:p>
    <w:p>
      <w:pPr>
        <w:widowControl/>
        <w:kinsoku w:val="0"/>
        <w:autoSpaceDE w:val="0"/>
        <w:autoSpaceDN w:val="0"/>
        <w:adjustRightInd w:val="0"/>
        <w:snapToGrid w:val="0"/>
        <w:spacing w:before="6" w:line="240" w:lineRule="auto"/>
        <w:ind w:firstLine="0" w:firstLineChars="0"/>
        <w:jc w:val="left"/>
        <w:textAlignment w:val="baseline"/>
        <w:rPr>
          <w:rFonts w:ascii="宋体" w:hAnsi="宋体" w:eastAsia="宋体" w:cs="黑体"/>
          <w:snapToGrid w:val="0"/>
          <w:color w:val="000000"/>
          <w:kern w:val="0"/>
          <w:sz w:val="6"/>
          <w:szCs w:val="6"/>
          <w:highlight w:val="none"/>
          <w:lang w:eastAsia="zh-CN"/>
        </w:rPr>
      </w:pPr>
    </w:p>
    <w:p>
      <w:pPr>
        <w:widowControl/>
        <w:kinsoku w:val="0"/>
        <w:autoSpaceDE w:val="0"/>
        <w:autoSpaceDN w:val="0"/>
        <w:adjustRightInd w:val="0"/>
        <w:snapToGrid w:val="0"/>
        <w:spacing w:line="40" w:lineRule="exact"/>
        <w:ind w:left="188" w:firstLine="0" w:firstLineChars="0"/>
        <w:jc w:val="left"/>
        <w:textAlignment w:val="baseline"/>
        <w:rPr>
          <w:rFonts w:ascii="宋体" w:hAnsi="宋体" w:eastAsia="宋体" w:cs="黑体"/>
          <w:snapToGrid w:val="0"/>
          <w:color w:val="000000"/>
          <w:kern w:val="0"/>
          <w:sz w:val="4"/>
          <w:szCs w:val="4"/>
          <w:highlight w:val="none"/>
          <w:lang w:eastAsia="en-US"/>
        </w:rPr>
      </w:pPr>
      <w:r>
        <w:rPr>
          <w:rFonts w:ascii="宋体" w:hAnsi="宋体" w:eastAsia="宋体" w:cs="黑体"/>
          <w:snapToGrid w:val="0"/>
          <w:color w:val="000000"/>
          <w:kern w:val="0"/>
          <w:sz w:val="4"/>
          <w:szCs w:val="4"/>
          <w:highlight w:val="none"/>
          <w:lang w:eastAsia="zh-CN"/>
        </w:rPr>
        <mc:AlternateContent>
          <mc:Choice Requires="wpg">
            <w:drawing>
              <wp:inline distT="0" distB="0" distL="114300" distR="114300">
                <wp:extent cx="5043805" cy="45720"/>
                <wp:effectExtent l="0" t="12700" r="4445" b="0"/>
                <wp:docPr id="442" name="组合 442"/>
                <wp:cNvGraphicFramePr/>
                <a:graphic xmlns:a="http://schemas.openxmlformats.org/drawingml/2006/main">
                  <a:graphicData uri="http://schemas.microsoft.com/office/word/2010/wordprocessingGroup">
                    <wpg:wgp>
                      <wpg:cNvGrpSpPr/>
                      <wpg:grpSpPr>
                        <a:xfrm>
                          <a:off x="0" y="0"/>
                          <a:ext cx="5043805" cy="45720"/>
                          <a:chOff x="20" y="20"/>
                          <a:chExt cx="7943" cy="72203"/>
                        </a:xfrm>
                        <a:effectLst/>
                      </wpg:grpSpPr>
                      <wpg:grpSp>
                        <wpg:cNvPr id="441" name="Group 3"/>
                        <wpg:cNvGrpSpPr/>
                        <wpg:grpSpPr>
                          <a:xfrm>
                            <a:off x="20" y="20"/>
                            <a:ext cx="7943" cy="72"/>
                            <a:chOff x="20" y="20"/>
                            <a:chExt cx="7943" cy="72"/>
                          </a:xfrm>
                          <a:effectLst/>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a:effectLst/>
                          </wps:spPr>
                          <wps:bodyPr upright="1"/>
                        </wps:wsp>
                      </wpg:grpSp>
                    </wpg:wgp>
                  </a:graphicData>
                </a:graphic>
              </wp:inline>
            </w:drawing>
          </mc:Choice>
          <mc:Fallback>
            <w:pict>
              <v:group id="_x0000_s1026"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pCUpHtUAAAADAQAADwAAAAAAAAABACAA&#10;AAAiAAAAZHJzL2Rvd25yZXYueG1sUEsBAhQAFAAAAAgAh07iQBooBxD0AgAA+QcAAA4AAAAAAAAA&#10;AQAgAAAAJAEAAGRycy9lMm9Eb2MueG1sUEsFBgAAAAAGAAYAWQEAAIoGA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widowControl/>
        <w:kinsoku w:val="0"/>
        <w:autoSpaceDE w:val="0"/>
        <w:autoSpaceDN w:val="0"/>
        <w:adjustRightInd w:val="0"/>
        <w:snapToGrid w:val="0"/>
        <w:spacing w:before="9" w:line="240" w:lineRule="auto"/>
        <w:ind w:firstLine="0" w:firstLineChars="0"/>
        <w:jc w:val="left"/>
        <w:textAlignment w:val="baseline"/>
        <w:rPr>
          <w:rFonts w:ascii="宋体" w:hAnsi="宋体" w:eastAsia="宋体" w:cs="黑体"/>
          <w:snapToGrid w:val="0"/>
          <w:color w:val="000000"/>
          <w:kern w:val="0"/>
          <w:sz w:val="23"/>
          <w:szCs w:val="23"/>
          <w:highlight w:val="none"/>
          <w:lang w:eastAsia="en-US"/>
        </w:rPr>
      </w:pPr>
    </w:p>
    <w:p>
      <w:pPr>
        <w:widowControl/>
        <w:kinsoku w:val="0"/>
        <w:autoSpaceDE w:val="0"/>
        <w:autoSpaceDN w:val="0"/>
        <w:adjustRightInd w:val="0"/>
        <w:snapToGrid w:val="0"/>
        <w:spacing w:line="240" w:lineRule="auto"/>
        <w:ind w:firstLine="0" w:firstLineChars="0"/>
        <w:jc w:val="center"/>
        <w:textAlignment w:val="baseline"/>
        <w:rPr>
          <w:rFonts w:hint="default" w:ascii="宋体" w:hAnsi="宋体" w:eastAsia="宋体" w:cs="黑体"/>
          <w:snapToGrid w:val="0"/>
          <w:color w:val="000000"/>
          <w:kern w:val="0"/>
          <w:sz w:val="52"/>
          <w:szCs w:val="52"/>
          <w:highlight w:val="none"/>
          <w:lang w:val="en-US" w:eastAsia="zh-CN"/>
        </w:rPr>
      </w:pPr>
      <w:r>
        <w:rPr>
          <w:rFonts w:hint="eastAsia" w:ascii="宋体" w:hAnsi="宋体" w:eastAsia="宋体" w:cs="宋体"/>
          <w:b/>
          <w:bCs/>
          <w:snapToGrid w:val="0"/>
          <w:color w:val="000000"/>
          <w:kern w:val="0"/>
          <w:sz w:val="52"/>
          <w:szCs w:val="52"/>
          <w:highlight w:val="none"/>
          <w:lang w:val="en-US" w:eastAsia="zh-CN"/>
        </w:rPr>
        <w:t>危险有害因素评价管理规定</w:t>
      </w: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pPr>
        <w:widowControl/>
        <w:tabs>
          <w:tab w:val="left" w:pos="6039"/>
        </w:tabs>
        <w:kinsoku w:val="0"/>
        <w:autoSpaceDE w:val="0"/>
        <w:autoSpaceDN w:val="0"/>
        <w:adjustRightInd w:val="0"/>
        <w:snapToGrid w:val="0"/>
        <w:spacing w:before="355" w:line="240" w:lineRule="auto"/>
        <w:ind w:left="138" w:right="36" w:firstLine="0" w:firstLineChars="0"/>
        <w:jc w:val="left"/>
        <w:textAlignment w:val="baseline"/>
        <w:rPr>
          <w:rFonts w:ascii="宋体" w:hAnsi="宋体" w:eastAsia="宋体" w:cs="黑体"/>
          <w:b/>
          <w:snapToGrid w:val="0"/>
          <w:color w:val="000000"/>
          <w:kern w:val="0"/>
          <w:sz w:val="28"/>
          <w:szCs w:val="28"/>
          <w:highlight w:val="none"/>
          <w:lang w:eastAsia="zh-CN"/>
        </w:rPr>
      </w:pPr>
      <w:r>
        <w:rPr>
          <w:rFonts w:hint="eastAsia" w:ascii="宋体" w:hAnsi="宋体" w:eastAsia="宋体" w:cs="黑体"/>
          <w:b/>
          <w:snapToGrid w:val="0"/>
          <w:color w:val="000000"/>
          <w:kern w:val="0"/>
          <w:sz w:val="28"/>
          <w:szCs w:val="28"/>
          <w:highlight w:val="none"/>
          <w:lang w:eastAsia="zh-CN"/>
        </w:rPr>
        <w:t>202</w:t>
      </w:r>
      <w:r>
        <w:rPr>
          <w:rFonts w:hint="eastAsia" w:ascii="宋体" w:hAnsi="宋体" w:eastAsia="宋体" w:cs="黑体"/>
          <w:b/>
          <w:snapToGrid w:val="0"/>
          <w:color w:val="000000"/>
          <w:kern w:val="0"/>
          <w:sz w:val="28"/>
          <w:szCs w:val="28"/>
          <w:highlight w:val="none"/>
          <w:lang w:val="en-US" w:eastAsia="zh-CN"/>
        </w:rPr>
        <w:t>3</w:t>
      </w:r>
      <w:r>
        <w:rPr>
          <w:rFonts w:hint="eastAsia" w:ascii="宋体" w:hAnsi="宋体" w:eastAsia="宋体" w:cs="黑体"/>
          <w:b/>
          <w:snapToGrid w:val="0"/>
          <w:color w:val="000000"/>
          <w:kern w:val="0"/>
          <w:sz w:val="28"/>
          <w:szCs w:val="28"/>
          <w:highlight w:val="none"/>
          <w:lang w:eastAsia="zh-CN"/>
        </w:rPr>
        <w:t>-</w:t>
      </w:r>
      <w:r>
        <w:rPr>
          <w:rFonts w:hint="eastAsia" w:ascii="宋体" w:hAnsi="宋体" w:eastAsia="宋体" w:cs="黑体"/>
          <w:b/>
          <w:snapToGrid w:val="0"/>
          <w:color w:val="000000"/>
          <w:kern w:val="0"/>
          <w:sz w:val="28"/>
          <w:szCs w:val="28"/>
          <w:highlight w:val="none"/>
          <w:lang w:val="en-US" w:eastAsia="zh-CN"/>
        </w:rPr>
        <w:t>9</w:t>
      </w:r>
      <w:r>
        <w:rPr>
          <w:rFonts w:ascii="宋体" w:hAnsi="宋体" w:eastAsia="宋体" w:cs="黑体"/>
          <w:b/>
          <w:snapToGrid w:val="0"/>
          <w:color w:val="000000"/>
          <w:kern w:val="0"/>
          <w:sz w:val="28"/>
          <w:szCs w:val="28"/>
          <w:highlight w:val="none"/>
          <w:lang w:eastAsia="zh-CN"/>
        </w:rPr>
        <w:t>发布</w:t>
      </w:r>
      <w:r>
        <w:rPr>
          <w:rFonts w:ascii="宋体" w:hAnsi="宋体" w:eastAsia="宋体" w:cs="黑体"/>
          <w:b/>
          <w:snapToGrid w:val="0"/>
          <w:color w:val="000000"/>
          <w:kern w:val="0"/>
          <w:sz w:val="28"/>
          <w:szCs w:val="28"/>
          <w:highlight w:val="none"/>
          <w:lang w:eastAsia="zh-CN"/>
        </w:rPr>
        <w:tab/>
      </w:r>
      <w:r>
        <w:rPr>
          <w:rFonts w:ascii="宋体" w:hAnsi="宋体" w:eastAsia="宋体" w:cs="黑体"/>
          <w:b/>
          <w:snapToGrid w:val="0"/>
          <w:color w:val="000000"/>
          <w:kern w:val="0"/>
          <w:sz w:val="28"/>
          <w:szCs w:val="28"/>
          <w:highlight w:val="none"/>
          <w:lang w:eastAsia="zh-CN"/>
        </w:rPr>
        <w:t>202</w:t>
      </w:r>
      <w:r>
        <w:rPr>
          <w:rFonts w:hint="eastAsia" w:ascii="宋体" w:hAnsi="宋体" w:eastAsia="宋体" w:cs="黑体"/>
          <w:b/>
          <w:snapToGrid w:val="0"/>
          <w:color w:val="000000"/>
          <w:kern w:val="0"/>
          <w:sz w:val="28"/>
          <w:szCs w:val="28"/>
          <w:highlight w:val="none"/>
          <w:lang w:val="en-US" w:eastAsia="zh-CN"/>
        </w:rPr>
        <w:t>3</w:t>
      </w:r>
      <w:r>
        <w:rPr>
          <w:rFonts w:ascii="宋体" w:hAnsi="宋体" w:eastAsia="宋体" w:cs="黑体"/>
          <w:b/>
          <w:snapToGrid w:val="0"/>
          <w:color w:val="000000"/>
          <w:kern w:val="0"/>
          <w:sz w:val="28"/>
          <w:szCs w:val="28"/>
          <w:highlight w:val="none"/>
          <w:lang w:eastAsia="zh-CN"/>
        </w:rPr>
        <w:t>-</w:t>
      </w:r>
      <w:r>
        <w:rPr>
          <w:rFonts w:hint="eastAsia" w:ascii="宋体" w:hAnsi="宋体" w:eastAsia="宋体" w:cs="黑体"/>
          <w:b/>
          <w:snapToGrid w:val="0"/>
          <w:color w:val="000000"/>
          <w:kern w:val="0"/>
          <w:sz w:val="28"/>
          <w:szCs w:val="28"/>
          <w:highlight w:val="none"/>
          <w:lang w:val="en-US" w:eastAsia="zh-CN"/>
        </w:rPr>
        <w:t>9</w:t>
      </w:r>
      <w:r>
        <w:rPr>
          <w:rFonts w:ascii="宋体" w:hAnsi="宋体" w:eastAsia="宋体" w:cs="黑体"/>
          <w:b/>
          <w:snapToGrid w:val="0"/>
          <w:color w:val="000000"/>
          <w:spacing w:val="-3"/>
          <w:kern w:val="0"/>
          <w:sz w:val="28"/>
          <w:szCs w:val="28"/>
          <w:highlight w:val="none"/>
          <w:lang w:eastAsia="zh-CN"/>
        </w:rPr>
        <w:t>实施</w:t>
      </w:r>
    </w:p>
    <w:p>
      <w:pPr>
        <w:widowControl/>
        <w:kinsoku w:val="0"/>
        <w:autoSpaceDE w:val="0"/>
        <w:autoSpaceDN w:val="0"/>
        <w:adjustRightInd w:val="0"/>
        <w:snapToGrid w:val="0"/>
        <w:spacing w:line="40" w:lineRule="exact"/>
        <w:ind w:left="118" w:firstLine="0" w:firstLineChars="0"/>
        <w:jc w:val="left"/>
        <w:textAlignment w:val="baseline"/>
        <w:rPr>
          <w:rFonts w:ascii="宋体" w:hAnsi="宋体" w:eastAsia="宋体" w:cs="黑体"/>
          <w:snapToGrid w:val="0"/>
          <w:color w:val="000000"/>
          <w:kern w:val="0"/>
          <w:sz w:val="4"/>
          <w:szCs w:val="4"/>
          <w:highlight w:val="none"/>
          <w:lang w:eastAsia="en-US"/>
        </w:rPr>
      </w:pPr>
      <w:r>
        <w:rPr>
          <w:rFonts w:ascii="宋体" w:hAnsi="宋体" w:eastAsia="宋体" w:cs="黑体"/>
          <w:snapToGrid w:val="0"/>
          <w:color w:val="000000"/>
          <w:kern w:val="0"/>
          <w:sz w:val="4"/>
          <w:szCs w:val="4"/>
          <w:highlight w:val="none"/>
          <w:lang w:eastAsia="zh-CN"/>
        </w:rPr>
        <mc:AlternateContent>
          <mc:Choice Requires="wpg">
            <w:drawing>
              <wp:inline distT="0" distB="0" distL="114300" distR="114300">
                <wp:extent cx="5180330" cy="45085"/>
                <wp:effectExtent l="0" t="12700" r="0" b="0"/>
                <wp:docPr id="445" name="组合 445"/>
                <wp:cNvGraphicFramePr/>
                <a:graphic xmlns:a="http://schemas.openxmlformats.org/drawingml/2006/main">
                  <a:graphicData uri="http://schemas.microsoft.com/office/word/2010/wordprocessingGroup">
                    <wpg:wgp>
                      <wpg:cNvGrpSpPr/>
                      <wpg:grpSpPr>
                        <a:xfrm>
                          <a:off x="0" y="0"/>
                          <a:ext cx="5180330" cy="45085"/>
                          <a:chOff x="0" y="0"/>
                          <a:chExt cx="9040" cy="40203"/>
                        </a:xfrm>
                        <a:effectLst/>
                      </wpg:grpSpPr>
                      <wpg:grpSp>
                        <wpg:cNvPr id="444" name="Group 6"/>
                        <wpg:cNvGrpSpPr/>
                        <wpg:grpSpPr>
                          <a:xfrm>
                            <a:off x="20" y="20"/>
                            <a:ext cx="9000" cy="2"/>
                            <a:chOff x="20" y="20"/>
                            <a:chExt cx="9000" cy="2"/>
                          </a:xfrm>
                          <a:effectLst/>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a:effectLst/>
                          </wps:spPr>
                          <wps:bodyPr upright="1"/>
                        </wps:wsp>
                      </wpg:grpSp>
                    </wpg:wgp>
                  </a:graphicData>
                </a:graphic>
              </wp:inline>
            </w:drawing>
          </mc:Choice>
          <mc:Fallback>
            <w:pict>
              <v:group id="_x0000_s1026"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D/XJgl1AAAAAMBAAAPAAAAAAAA&#10;AAEAIAAAACIAAABkcnMvZG93bnJldi54bWxQSwECFAAUAAAACACHTuJAJBcGTfoCAAD0BwAADgAA&#10;AAAAAAABACAAAAAjAQAAZHJzL2Uyb0RvYy54bWxQSwUGAAAAAAYABgBZAQAAj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pPr>
        <w:widowControl/>
        <w:kinsoku w:val="0"/>
        <w:autoSpaceDE w:val="0"/>
        <w:autoSpaceDN w:val="0"/>
        <w:adjustRightInd w:val="0"/>
        <w:snapToGrid w:val="0"/>
        <w:spacing w:before="8"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pPr>
        <w:jc w:val="center"/>
        <w:rPr>
          <w:rFonts w:ascii="宋体" w:hAnsi="宋体" w:eastAsia="宋体" w:cs="黑体"/>
          <w:sz w:val="32"/>
          <w:szCs w:val="32"/>
          <w:highlight w:val="none"/>
          <w:lang w:eastAsia="zh-CN"/>
        </w:rPr>
        <w:sectPr>
          <w:headerReference r:id="rId5" w:type="default"/>
          <w:footerReference r:id="rId6" w:type="default"/>
          <w:pgSz w:w="11910" w:h="16840"/>
          <w:pgMar w:top="1440" w:right="1800" w:bottom="1440" w:left="1800" w:header="794" w:footer="1020" w:gutter="0"/>
          <w:pgNumType w:fmt="decimal"/>
          <w:cols w:space="720" w:num="1"/>
          <w:docGrid w:linePitch="299" w:charSpace="0"/>
        </w:sectPr>
      </w:pPr>
      <w:r>
        <w:rPr>
          <w:rFonts w:hint="eastAsia" w:ascii="宋体" w:hAnsi="宋体" w:eastAsia="宋体" w:cs="黑体"/>
          <w:b/>
          <w:snapToGrid w:val="0"/>
          <w:color w:val="000000"/>
          <w:w w:val="95"/>
          <w:kern w:val="0"/>
          <w:sz w:val="32"/>
          <w:szCs w:val="32"/>
          <w:highlight w:val="none"/>
          <w:lang w:eastAsia="zh-CN"/>
        </w:rPr>
        <w:t>宁津北控城市环境服务有限公司</w:t>
      </w:r>
    </w:p>
    <w:p>
      <w:pPr>
        <w:widowControl/>
        <w:kinsoku w:val="0"/>
        <w:autoSpaceDE w:val="0"/>
        <w:autoSpaceDN w:val="0"/>
        <w:adjustRightInd w:val="0"/>
        <w:snapToGrid w:val="0"/>
        <w:spacing w:line="387" w:lineRule="exact"/>
        <w:ind w:firstLine="0" w:firstLineChars="0"/>
        <w:jc w:val="center"/>
        <w:textAlignment w:val="baseline"/>
        <w:rPr>
          <w:rFonts w:ascii="宋体" w:hAnsi="宋体" w:eastAsia="宋体" w:cs="黑体"/>
          <w:snapToGrid w:val="0"/>
          <w:color w:val="000000"/>
          <w:kern w:val="0"/>
          <w:sz w:val="30"/>
          <w:szCs w:val="30"/>
          <w:highlight w:val="none"/>
          <w:lang w:eastAsia="zh-CN"/>
        </w:rPr>
      </w:pPr>
      <w:r>
        <w:rPr>
          <w:rFonts w:ascii="宋体" w:hAnsi="宋体" w:eastAsia="宋体" w:cs="黑体"/>
          <w:snapToGrid w:val="0"/>
          <w:color w:val="000000"/>
          <w:kern w:val="0"/>
          <w:sz w:val="30"/>
          <w:szCs w:val="30"/>
          <w:highlight w:val="none"/>
          <w:lang w:eastAsia="zh-CN"/>
        </w:rPr>
        <w:t>制度控制表</w:t>
      </w:r>
    </w:p>
    <w:p>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highlight w:val="none"/>
          <w:lang w:eastAsia="en-US"/>
        </w:rPr>
      </w:pPr>
    </w:p>
    <w:tbl>
      <w:tblPr>
        <w:tblStyle w:val="7"/>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tblPrEx>
          <w:tblCellMar>
            <w:top w:w="0" w:type="dxa"/>
            <w:left w:w="108" w:type="dxa"/>
            <w:bottom w:w="0" w:type="dxa"/>
            <w:right w:w="108" w:type="dxa"/>
          </w:tblCellMar>
        </w:tblPrEx>
        <w:trPr>
          <w:trHeight w:val="780" w:hRule="atLeast"/>
        </w:trPr>
        <w:tc>
          <w:tcPr>
            <w:tcW w:w="60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制度名称</w:t>
            </w:r>
          </w:p>
        </w:tc>
        <w:tc>
          <w:tcPr>
            <w:tcW w:w="4397" w:type="pct"/>
            <w:gridSpan w:val="8"/>
            <w:tcBorders>
              <w:top w:val="single" w:color="auto" w:sz="4" w:space="0"/>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b/>
                <w:bCs/>
                <w:snapToGrid w:val="0"/>
                <w:color w:val="000000"/>
                <w:kern w:val="0"/>
                <w:sz w:val="20"/>
                <w:szCs w:val="20"/>
                <w:highlight w:val="none"/>
                <w:lang w:eastAsia="zh-CN"/>
              </w:rPr>
            </w:pPr>
            <w:r>
              <w:rPr>
                <w:rFonts w:hint="eastAsia" w:ascii="宋体" w:hAnsi="宋体" w:eastAsia="宋体" w:cs="宋体"/>
                <w:b/>
                <w:bCs/>
                <w:snapToGrid w:val="0"/>
                <w:color w:val="000000"/>
                <w:kern w:val="0"/>
                <w:sz w:val="20"/>
                <w:szCs w:val="20"/>
                <w:highlight w:val="none"/>
                <w:lang w:eastAsia="zh-CN"/>
              </w:rPr>
              <w:t>宁津北控城市环境服务有限公司</w:t>
            </w:r>
            <w:r>
              <w:rPr>
                <w:rFonts w:hint="eastAsia" w:ascii="宋体" w:hAnsi="宋体" w:eastAsia="宋体" w:cs="宋体"/>
                <w:b/>
                <w:bCs/>
                <w:snapToGrid w:val="0"/>
                <w:color w:val="000000"/>
                <w:kern w:val="0"/>
                <w:sz w:val="20"/>
                <w:szCs w:val="20"/>
                <w:highlight w:val="none"/>
                <w:lang w:val="en-US" w:eastAsia="zh-CN"/>
              </w:rPr>
              <w:t>危险有害因素评价管理规定</w:t>
            </w:r>
          </w:p>
        </w:tc>
      </w:tr>
      <w:tr>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制度编号</w:t>
            </w:r>
          </w:p>
        </w:tc>
        <w:tc>
          <w:tcPr>
            <w:tcW w:w="4397" w:type="pct"/>
            <w:gridSpan w:val="8"/>
            <w:tcBorders>
              <w:top w:val="single" w:color="auto" w:sz="4" w:space="0"/>
              <w:left w:val="nil"/>
              <w:bottom w:val="single" w:color="auto" w:sz="4" w:space="0"/>
              <w:right w:val="single" w:color="auto" w:sz="4" w:space="0"/>
            </w:tcBorders>
            <w:noWrap w:val="0"/>
            <w:vAlign w:val="center"/>
          </w:tcPr>
          <w:p>
            <w:pPr>
              <w:pStyle w:val="3"/>
              <w:keepNext w:val="0"/>
              <w:keepLines w:val="0"/>
              <w:widowControl/>
              <w:suppressLineNumbers w:val="0"/>
              <w:spacing w:before="0" w:beforeAutospacing="0" w:after="0" w:afterAutospacing="0"/>
              <w:ind w:left="0" w:right="254" w:firstLine="0" w:firstLineChars="0"/>
              <w:jc w:val="left"/>
              <w:rPr>
                <w:rFonts w:hint="default" w:ascii="宋体" w:hAnsi="宋体" w:eastAsia="宋体" w:cs="宋体"/>
                <w:sz w:val="20"/>
                <w:szCs w:val="20"/>
                <w:highlight w:val="none"/>
                <w:lang w:eastAsia="zh-CN"/>
              </w:rPr>
            </w:pPr>
            <w:r>
              <w:rPr>
                <w:rFonts w:hint="eastAsia" w:ascii="宋体" w:hAnsi="宋体" w:eastAsia="宋体" w:cs="黑体"/>
                <w:b/>
                <w:sz w:val="24"/>
                <w:szCs w:val="24"/>
                <w:highlight w:val="none"/>
                <w:lang w:val="en-US" w:eastAsia="zh-CN"/>
              </w:rPr>
              <w:t>AH.15.2023.0</w:t>
            </w:r>
          </w:p>
        </w:tc>
      </w:tr>
      <w:tr>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版本</w:t>
            </w:r>
          </w:p>
        </w:tc>
        <w:tc>
          <w:tcPr>
            <w:tcW w:w="489"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状态</w:t>
            </w:r>
          </w:p>
        </w:tc>
        <w:tc>
          <w:tcPr>
            <w:tcW w:w="742"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实施日期</w:t>
            </w:r>
          </w:p>
        </w:tc>
        <w:tc>
          <w:tcPr>
            <w:tcW w:w="725"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起草部门</w:t>
            </w:r>
          </w:p>
        </w:tc>
        <w:tc>
          <w:tcPr>
            <w:tcW w:w="365"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会签</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部门</w:t>
            </w:r>
          </w:p>
        </w:tc>
        <w:tc>
          <w:tcPr>
            <w:tcW w:w="548"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主管领导审核</w:t>
            </w:r>
          </w:p>
        </w:tc>
        <w:tc>
          <w:tcPr>
            <w:tcW w:w="500"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审核</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部门</w:t>
            </w:r>
          </w:p>
        </w:tc>
        <w:tc>
          <w:tcPr>
            <w:tcW w:w="581"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签发人</w:t>
            </w:r>
          </w:p>
        </w:tc>
        <w:tc>
          <w:tcPr>
            <w:tcW w:w="447"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是否修订</w:t>
            </w:r>
          </w:p>
        </w:tc>
      </w:tr>
      <w:tr>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default" w:ascii="宋体" w:hAnsi="宋体" w:eastAsia="宋体" w:cs="宋体"/>
                <w:snapToGrid w:val="0"/>
                <w:color w:val="000000"/>
                <w:kern w:val="0"/>
                <w:sz w:val="20"/>
                <w:szCs w:val="20"/>
                <w:highlight w:val="none"/>
                <w:lang w:eastAsia="zh-CN"/>
              </w:rPr>
              <w:t>202</w:t>
            </w:r>
            <w:r>
              <w:rPr>
                <w:rFonts w:hint="eastAsia" w:ascii="宋体" w:hAnsi="宋体" w:eastAsia="宋体" w:cs="宋体"/>
                <w:snapToGrid w:val="0"/>
                <w:color w:val="000000"/>
                <w:kern w:val="0"/>
                <w:sz w:val="20"/>
                <w:szCs w:val="20"/>
                <w:highlight w:val="none"/>
                <w:lang w:val="en-US" w:eastAsia="zh-CN"/>
              </w:rPr>
              <w:t>3</w:t>
            </w:r>
          </w:p>
        </w:tc>
        <w:tc>
          <w:tcPr>
            <w:tcW w:w="489"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试用</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执行</w:t>
            </w:r>
          </w:p>
        </w:tc>
        <w:tc>
          <w:tcPr>
            <w:tcW w:w="742"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eastAsia="宋体" w:cs="宋体"/>
                <w:snapToGrid w:val="0"/>
                <w:color w:val="000000"/>
                <w:kern w:val="0"/>
                <w:sz w:val="20"/>
                <w:szCs w:val="20"/>
                <w:highlight w:val="none"/>
                <w:lang w:val="en-US" w:eastAsia="zh-CN"/>
              </w:rPr>
              <w:t>2023.9.15</w:t>
            </w:r>
          </w:p>
        </w:tc>
        <w:tc>
          <w:tcPr>
            <w:tcW w:w="725"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安环品质部</w:t>
            </w:r>
          </w:p>
        </w:tc>
        <w:tc>
          <w:tcPr>
            <w:tcW w:w="365"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是</w:t>
            </w:r>
          </w:p>
        </w:tc>
        <w:tc>
          <w:tcPr>
            <w:tcW w:w="548"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tc>
        <w:tc>
          <w:tcPr>
            <w:tcW w:w="500"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tc>
        <w:tc>
          <w:tcPr>
            <w:tcW w:w="581"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eastAsia="宋体" w:cs="宋体"/>
                <w:snapToGrid w:val="0"/>
                <w:color w:val="000000"/>
                <w:kern w:val="0"/>
                <w:sz w:val="20"/>
                <w:szCs w:val="20"/>
                <w:highlight w:val="none"/>
                <w:lang w:val="en-US" w:eastAsia="zh-CN"/>
              </w:rPr>
              <w:t>尹善英</w:t>
            </w:r>
          </w:p>
        </w:tc>
        <w:tc>
          <w:tcPr>
            <w:tcW w:w="447" w:type="pct"/>
            <w:tcBorders>
              <w:top w:val="nil"/>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eastAsia="宋体" w:cs="宋体"/>
                <w:snapToGrid w:val="0"/>
                <w:color w:val="000000"/>
                <w:kern w:val="0"/>
                <w:sz w:val="20"/>
                <w:szCs w:val="20"/>
                <w:highlight w:val="none"/>
                <w:lang w:val="en-US" w:eastAsia="zh-CN"/>
              </w:rPr>
              <w:t>否</w:t>
            </w:r>
          </w:p>
        </w:tc>
      </w:tr>
      <w:tr>
        <w:tblPrEx>
          <w:tblCellMar>
            <w:top w:w="0" w:type="dxa"/>
            <w:left w:w="108" w:type="dxa"/>
            <w:bottom w:w="0" w:type="dxa"/>
            <w:right w:w="108" w:type="dxa"/>
          </w:tblCellMar>
        </w:tblPrEx>
        <w:trPr>
          <w:trHeight w:val="4980" w:hRule="atLeast"/>
        </w:trPr>
        <w:tc>
          <w:tcPr>
            <w:tcW w:w="603" w:type="pct"/>
            <w:tcBorders>
              <w:top w:val="nil"/>
              <w:left w:val="single" w:color="auto" w:sz="4" w:space="0"/>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此</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次</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修</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改</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的</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主</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要</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内</w:t>
            </w: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容</w:t>
            </w:r>
          </w:p>
        </w:tc>
        <w:tc>
          <w:tcPr>
            <w:tcW w:w="4397" w:type="pct"/>
            <w:gridSpan w:val="8"/>
            <w:tcBorders>
              <w:top w:val="single" w:color="auto" w:sz="4" w:space="0"/>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snapToGrid w:val="0"/>
                <w:color w:val="000000"/>
                <w:kern w:val="0"/>
                <w:sz w:val="20"/>
                <w:szCs w:val="20"/>
                <w:highlight w:val="none"/>
                <w:lang w:eastAsia="zh-CN"/>
              </w:rPr>
            </w:pPr>
          </w:p>
        </w:tc>
      </w:tr>
      <w:tr>
        <w:tblPrEx>
          <w:tblCellMar>
            <w:top w:w="0" w:type="dxa"/>
            <w:left w:w="108" w:type="dxa"/>
            <w:bottom w:w="0" w:type="dxa"/>
            <w:right w:w="108" w:type="dxa"/>
          </w:tblCellMar>
        </w:tblPrEx>
        <w:trPr>
          <w:trHeight w:val="700" w:hRule="atLeast"/>
        </w:trPr>
        <w:tc>
          <w:tcPr>
            <w:tcW w:w="603" w:type="pct"/>
            <w:tcBorders>
              <w:top w:val="nil"/>
              <w:left w:val="single" w:color="auto" w:sz="4" w:space="0"/>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解释部门</w:t>
            </w:r>
          </w:p>
        </w:tc>
        <w:tc>
          <w:tcPr>
            <w:tcW w:w="4397" w:type="pct"/>
            <w:gridSpan w:val="8"/>
            <w:tcBorders>
              <w:top w:val="single" w:color="auto" w:sz="4" w:space="0"/>
              <w:left w:val="nil"/>
              <w:bottom w:val="single" w:color="auto" w:sz="4" w:space="0"/>
              <w:right w:val="single" w:color="auto" w:sz="4" w:space="0"/>
            </w:tcBorders>
            <w:noWrap w:val="0"/>
            <w:vAlign w:val="center"/>
          </w:tcPr>
          <w:p>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安环品质部</w:t>
            </w:r>
          </w:p>
        </w:tc>
      </w:tr>
    </w:tbl>
    <w:p>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highlight w:val="none"/>
          <w:lang w:eastAsia="en-US"/>
        </w:rPr>
      </w:pPr>
    </w:p>
    <w:p>
      <w:pPr>
        <w:rPr>
          <w:highlight w:val="none"/>
        </w:rPr>
        <w:sectPr>
          <w:pgSz w:w="11910" w:h="16840"/>
          <w:pgMar w:top="1440" w:right="1800" w:bottom="1440" w:left="1800" w:header="820" w:footer="822" w:gutter="0"/>
          <w:pgNumType w:fmt="decimal"/>
          <w:cols w:space="720" w:num="1"/>
          <w:docGrid w:linePitch="299" w:charSpace="0"/>
        </w:sectPr>
      </w:pPr>
    </w:p>
    <w:p>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highlight w:val="none"/>
          <w:lang w:eastAsia="en-US"/>
        </w:rPr>
      </w:pPr>
    </w:p>
    <w:p>
      <w:pPr>
        <w:widowControl/>
        <w:kinsoku w:val="0"/>
        <w:autoSpaceDE w:val="0"/>
        <w:autoSpaceDN w:val="0"/>
        <w:adjustRightInd w:val="0"/>
        <w:snapToGrid w:val="0"/>
        <w:spacing w:line="240" w:lineRule="auto"/>
        <w:ind w:firstLine="0" w:firstLineChars="0"/>
        <w:jc w:val="center"/>
        <w:textAlignment w:val="baseline"/>
        <w:rPr>
          <w:rFonts w:ascii="Arial" w:hAnsi="Arial" w:eastAsia="Arial" w:cs="Arial"/>
          <w:snapToGrid w:val="0"/>
          <w:color w:val="000000"/>
          <w:kern w:val="0"/>
          <w:sz w:val="21"/>
          <w:szCs w:val="21"/>
          <w:highlight w:val="none"/>
          <w:lang w:eastAsia="en-US"/>
        </w:rPr>
      </w:pPr>
      <w:r>
        <w:rPr>
          <w:rFonts w:ascii="宋体" w:hAnsi="宋体" w:eastAsia="宋体" w:cs="Arial"/>
          <w:snapToGrid w:val="0"/>
          <w:color w:val="000000"/>
          <w:kern w:val="0"/>
          <w:sz w:val="21"/>
          <w:szCs w:val="21"/>
          <w:highlight w:val="none"/>
          <w:lang w:eastAsia="en-US"/>
        </w:rPr>
        <w:t>目录</w:t>
      </w:r>
    </w:p>
    <w:p>
      <w:pPr>
        <w:pStyle w:val="6"/>
        <w:tabs>
          <w:tab w:val="right" w:leader="dot" w:pos="8306"/>
        </w:tabs>
        <w:rPr>
          <w:del w:id="0" w:author="随遇而安" w:date="2023-08-24T08:48:38Z"/>
          <w:highlight w:val="none"/>
          <w:rPrChange w:id="1" w:author="随遇而安" w:date="2023-08-24T08:28:26Z">
            <w:rPr>
              <w:del w:id="2" w:author="随遇而安" w:date="2023-08-24T08:48:38Z"/>
            </w:rPr>
          </w:rPrChange>
        </w:rPr>
      </w:pPr>
      <w:r>
        <w:rPr>
          <w:highlight w:val="none"/>
        </w:rPr>
        <w:fldChar w:fldCharType="begin"/>
      </w:r>
      <w:r>
        <w:rPr>
          <w:highlight w:val="none"/>
        </w:rPr>
        <w:instrText xml:space="preserve">TOC \o "1-1" \h \u </w:instrText>
      </w:r>
      <w:r>
        <w:rPr>
          <w:highlight w:val="none"/>
        </w:rPr>
        <w:fldChar w:fldCharType="separate"/>
      </w:r>
      <w:del w:id="3" w:author="随遇而安" w:date="2023-08-24T08:48:38Z">
        <w:r>
          <w:rPr>
            <w:highlight w:val="none"/>
          </w:rPr>
          <w:fldChar w:fldCharType="begin"/>
        </w:r>
      </w:del>
      <w:del w:id="4" w:author="随遇而安" w:date="2023-08-24T08:48:38Z">
        <w:r>
          <w:rPr>
            <w:highlight w:val="none"/>
          </w:rPr>
          <w:delInstrText xml:space="preserve"> HYPERLINK \l _Toc23697 </w:delInstrText>
        </w:r>
      </w:del>
      <w:del w:id="5" w:author="随遇而安" w:date="2023-08-24T08:48:38Z">
        <w:r>
          <w:rPr>
            <w:highlight w:val="none"/>
          </w:rPr>
          <w:fldChar w:fldCharType="separate"/>
        </w:r>
      </w:del>
      <w:del w:id="6" w:author="随遇而安" w:date="2023-08-24T08:48:38Z">
        <w:r>
          <w:rPr>
            <w:rFonts w:hint="eastAsia" w:ascii="仿宋" w:hAnsi="仿宋" w:eastAsia="仿宋" w:cs="仿宋"/>
            <w:bCs/>
            <w:snapToGrid w:val="0"/>
            <w:spacing w:val="-13"/>
            <w:kern w:val="0"/>
            <w:szCs w:val="24"/>
            <w:highlight w:val="none"/>
            <w:lang w:val="en-US" w:eastAsia="zh-CN"/>
          </w:rPr>
          <w:delText>1.总则</w:delText>
        </w:r>
      </w:del>
      <w:del w:id="7" w:author="随遇而安" w:date="2023-08-24T08:48:38Z">
        <w:r>
          <w:rPr>
            <w:highlight w:val="none"/>
            <w:rPrChange w:id="8" w:author="随遇而安" w:date="2023-08-24T08:28:26Z">
              <w:rPr/>
            </w:rPrChange>
          </w:rPr>
          <w:tab/>
        </w:r>
      </w:del>
      <w:del w:id="10" w:author="随遇而安" w:date="2023-08-24T08:48:38Z">
        <w:r>
          <w:rPr>
            <w:highlight w:val="none"/>
            <w:rPrChange w:id="11" w:author="随遇而安" w:date="2023-08-24T08:28:26Z">
              <w:rPr/>
            </w:rPrChange>
          </w:rPr>
          <w:fldChar w:fldCharType="begin"/>
        </w:r>
      </w:del>
      <w:del w:id="13" w:author="随遇而安" w:date="2023-08-24T08:48:38Z">
        <w:r>
          <w:rPr>
            <w:highlight w:val="none"/>
            <w:rPrChange w:id="14" w:author="随遇而安" w:date="2023-08-24T08:28:26Z">
              <w:rPr/>
            </w:rPrChange>
          </w:rPr>
          <w:delInstrText xml:space="preserve"> PAGEREF _Toc23697 \h </w:delInstrText>
        </w:r>
      </w:del>
      <w:del w:id="16" w:author="随遇而安" w:date="2023-08-24T08:48:38Z">
        <w:r>
          <w:rPr>
            <w:highlight w:val="none"/>
            <w:rPrChange w:id="17" w:author="随遇而安" w:date="2023-08-24T08:28:26Z">
              <w:rPr/>
            </w:rPrChange>
          </w:rPr>
          <w:fldChar w:fldCharType="separate"/>
        </w:r>
      </w:del>
      <w:del w:id="19" w:author="随遇而安" w:date="2023-08-24T08:48:38Z">
        <w:r>
          <w:rPr>
            <w:highlight w:val="none"/>
            <w:rPrChange w:id="20" w:author="随遇而安" w:date="2023-08-24T08:28:26Z">
              <w:rPr/>
            </w:rPrChange>
          </w:rPr>
          <w:delText>4</w:delText>
        </w:r>
      </w:del>
      <w:del w:id="22" w:author="随遇而安" w:date="2023-08-24T08:48:38Z">
        <w:r>
          <w:rPr>
            <w:highlight w:val="none"/>
            <w:rPrChange w:id="23" w:author="随遇而安" w:date="2023-08-24T08:28:26Z">
              <w:rPr/>
            </w:rPrChange>
          </w:rPr>
          <w:fldChar w:fldCharType="end"/>
        </w:r>
      </w:del>
      <w:del w:id="25" w:author="随遇而安" w:date="2023-08-24T08:48:38Z">
        <w:r>
          <w:rPr>
            <w:highlight w:val="none"/>
          </w:rPr>
          <w:fldChar w:fldCharType="end"/>
        </w:r>
      </w:del>
    </w:p>
    <w:p>
      <w:pPr>
        <w:pStyle w:val="6"/>
        <w:tabs>
          <w:tab w:val="right" w:leader="dot" w:pos="8306"/>
        </w:tabs>
        <w:rPr>
          <w:del w:id="26" w:author="随遇而安" w:date="2023-08-24T08:48:38Z"/>
          <w:highlight w:val="none"/>
          <w:rPrChange w:id="27" w:author="随遇而安" w:date="2023-08-24T08:28:26Z">
            <w:rPr>
              <w:del w:id="28" w:author="随遇而安" w:date="2023-08-24T08:48:38Z"/>
            </w:rPr>
          </w:rPrChange>
        </w:rPr>
      </w:pPr>
      <w:del w:id="29" w:author="随遇而安" w:date="2023-08-24T08:48:38Z">
        <w:r>
          <w:rPr>
            <w:rFonts w:ascii="Arial" w:hAnsi="Arial" w:eastAsia="Arial" w:cs="Arial"/>
            <w:snapToGrid w:val="0"/>
            <w:color w:val="000000"/>
            <w:kern w:val="0"/>
            <w:szCs w:val="21"/>
            <w:highlight w:val="none"/>
            <w:lang w:eastAsia="en-US"/>
          </w:rPr>
          <w:fldChar w:fldCharType="begin"/>
        </w:r>
      </w:del>
      <w:del w:id="30" w:author="随遇而安" w:date="2023-08-24T08:48:38Z">
        <w:r>
          <w:rPr>
            <w:rFonts w:ascii="Arial" w:hAnsi="Arial" w:eastAsia="Arial" w:cs="Arial"/>
            <w:snapToGrid w:val="0"/>
            <w:kern w:val="0"/>
            <w:szCs w:val="21"/>
            <w:highlight w:val="none"/>
            <w:lang w:eastAsia="en-US"/>
          </w:rPr>
          <w:delInstrText xml:space="preserve"> HYPERLINK \l _Toc25676 </w:delInstrText>
        </w:r>
      </w:del>
      <w:del w:id="31" w:author="随遇而安" w:date="2023-08-24T08:48:38Z">
        <w:r>
          <w:rPr>
            <w:rFonts w:ascii="Arial" w:hAnsi="Arial" w:eastAsia="Arial" w:cs="Arial"/>
            <w:snapToGrid w:val="0"/>
            <w:kern w:val="0"/>
            <w:szCs w:val="21"/>
            <w:highlight w:val="none"/>
            <w:lang w:eastAsia="en-US"/>
          </w:rPr>
          <w:fldChar w:fldCharType="separate"/>
        </w:r>
      </w:del>
      <w:del w:id="32" w:author="随遇而安" w:date="2023-08-24T08:48:38Z">
        <w:r>
          <w:rPr>
            <w:rFonts w:hint="eastAsia" w:ascii="仿宋" w:hAnsi="仿宋" w:eastAsia="仿宋" w:cs="仿宋"/>
            <w:bCs/>
            <w:snapToGrid w:val="0"/>
            <w:spacing w:val="-13"/>
            <w:kern w:val="0"/>
            <w:szCs w:val="24"/>
            <w:highlight w:val="none"/>
            <w:lang w:val="en-US" w:eastAsia="zh-CN"/>
          </w:rPr>
          <w:delText>2.职责分工</w:delText>
        </w:r>
      </w:del>
      <w:del w:id="33" w:author="随遇而安" w:date="2023-08-24T08:48:38Z">
        <w:r>
          <w:rPr>
            <w:highlight w:val="none"/>
          </w:rPr>
          <w:tab/>
        </w:r>
      </w:del>
      <w:del w:id="34" w:author="随遇而安" w:date="2023-08-24T08:48:38Z">
        <w:r>
          <w:rPr>
            <w:highlight w:val="none"/>
          </w:rPr>
          <w:fldChar w:fldCharType="begin"/>
        </w:r>
      </w:del>
      <w:del w:id="35" w:author="随遇而安" w:date="2023-08-24T08:48:38Z">
        <w:r>
          <w:rPr>
            <w:highlight w:val="none"/>
          </w:rPr>
          <w:delInstrText xml:space="preserve"> PAGEREF _Toc25676 \h </w:delInstrText>
        </w:r>
      </w:del>
      <w:del w:id="36" w:author="随遇而安" w:date="2023-08-24T08:48:38Z">
        <w:r>
          <w:rPr>
            <w:highlight w:val="none"/>
          </w:rPr>
          <w:fldChar w:fldCharType="separate"/>
        </w:r>
      </w:del>
      <w:del w:id="37" w:author="随遇而安" w:date="2023-08-24T08:48:38Z">
        <w:r>
          <w:rPr>
            <w:highlight w:val="none"/>
          </w:rPr>
          <w:delText>5</w:delText>
        </w:r>
      </w:del>
      <w:del w:id="38" w:author="随遇而安" w:date="2023-08-24T08:48:38Z">
        <w:r>
          <w:rPr>
            <w:highlight w:val="none"/>
          </w:rPr>
          <w:fldChar w:fldCharType="end"/>
        </w:r>
      </w:del>
      <w:del w:id="39" w:author="随遇而安" w:date="2023-08-24T08:48:38Z">
        <w:r>
          <w:rPr>
            <w:rFonts w:ascii="Arial" w:hAnsi="Arial" w:eastAsia="Arial" w:cs="Arial"/>
            <w:snapToGrid w:val="0"/>
            <w:color w:val="000000"/>
            <w:kern w:val="0"/>
            <w:szCs w:val="21"/>
            <w:highlight w:val="none"/>
            <w:lang w:eastAsia="en-US"/>
          </w:rPr>
          <w:fldChar w:fldCharType="end"/>
        </w:r>
      </w:del>
    </w:p>
    <w:p>
      <w:pPr>
        <w:pStyle w:val="6"/>
        <w:tabs>
          <w:tab w:val="right" w:leader="dot" w:pos="8306"/>
        </w:tabs>
        <w:rPr>
          <w:del w:id="40" w:author="随遇而安" w:date="2023-08-24T08:48:38Z"/>
          <w:highlight w:val="none"/>
          <w:rPrChange w:id="41" w:author="随遇而安" w:date="2023-08-24T08:28:26Z">
            <w:rPr>
              <w:del w:id="42" w:author="随遇而安" w:date="2023-08-24T08:48:38Z"/>
            </w:rPr>
          </w:rPrChange>
        </w:rPr>
      </w:pPr>
      <w:del w:id="43" w:author="随遇而安" w:date="2023-08-24T08:48:38Z">
        <w:r>
          <w:rPr>
            <w:rFonts w:ascii="Arial" w:hAnsi="Arial" w:eastAsia="Arial" w:cs="Arial"/>
            <w:snapToGrid w:val="0"/>
            <w:color w:val="000000"/>
            <w:kern w:val="0"/>
            <w:szCs w:val="21"/>
            <w:highlight w:val="none"/>
            <w:lang w:eastAsia="en-US"/>
          </w:rPr>
          <w:fldChar w:fldCharType="begin"/>
        </w:r>
      </w:del>
      <w:del w:id="44" w:author="随遇而安" w:date="2023-08-24T08:48:38Z">
        <w:r>
          <w:rPr>
            <w:rFonts w:ascii="Arial" w:hAnsi="Arial" w:eastAsia="Arial" w:cs="Arial"/>
            <w:snapToGrid w:val="0"/>
            <w:kern w:val="0"/>
            <w:szCs w:val="21"/>
            <w:highlight w:val="none"/>
            <w:lang w:eastAsia="en-US"/>
          </w:rPr>
          <w:delInstrText xml:space="preserve"> HYPERLINK \l _Toc21026 </w:delInstrText>
        </w:r>
      </w:del>
      <w:del w:id="45" w:author="随遇而安" w:date="2023-08-24T08:48:38Z">
        <w:r>
          <w:rPr>
            <w:rFonts w:ascii="Arial" w:hAnsi="Arial" w:eastAsia="Arial" w:cs="Arial"/>
            <w:snapToGrid w:val="0"/>
            <w:kern w:val="0"/>
            <w:szCs w:val="21"/>
            <w:highlight w:val="none"/>
            <w:lang w:eastAsia="en-US"/>
          </w:rPr>
          <w:fldChar w:fldCharType="separate"/>
        </w:r>
      </w:del>
      <w:del w:id="46" w:author="随遇而安" w:date="2023-08-24T08:48:38Z">
        <w:r>
          <w:rPr>
            <w:rFonts w:hint="eastAsia" w:ascii="仿宋" w:hAnsi="仿宋" w:eastAsia="仿宋" w:cs="仿宋"/>
            <w:bCs/>
            <w:snapToGrid w:val="0"/>
            <w:spacing w:val="-13"/>
            <w:kern w:val="0"/>
            <w:szCs w:val="24"/>
            <w:highlight w:val="none"/>
            <w:lang w:val="en-US" w:eastAsia="zh-CN"/>
          </w:rPr>
          <w:delText>3.管理要求</w:delText>
        </w:r>
      </w:del>
      <w:del w:id="47" w:author="随遇而安" w:date="2023-08-24T08:48:38Z">
        <w:r>
          <w:rPr>
            <w:highlight w:val="none"/>
          </w:rPr>
          <w:tab/>
        </w:r>
      </w:del>
      <w:del w:id="48" w:author="随遇而安" w:date="2023-08-24T08:48:38Z">
        <w:r>
          <w:rPr>
            <w:highlight w:val="none"/>
          </w:rPr>
          <w:fldChar w:fldCharType="begin"/>
        </w:r>
      </w:del>
      <w:del w:id="49" w:author="随遇而安" w:date="2023-08-24T08:48:38Z">
        <w:r>
          <w:rPr>
            <w:highlight w:val="none"/>
          </w:rPr>
          <w:delInstrText xml:space="preserve"> PAGEREF _Toc21026 \h </w:delInstrText>
        </w:r>
      </w:del>
      <w:del w:id="50" w:author="随遇而安" w:date="2023-08-24T08:48:38Z">
        <w:r>
          <w:rPr>
            <w:highlight w:val="none"/>
          </w:rPr>
          <w:fldChar w:fldCharType="separate"/>
        </w:r>
      </w:del>
      <w:del w:id="51" w:author="随遇而安" w:date="2023-08-24T08:48:38Z">
        <w:r>
          <w:rPr>
            <w:highlight w:val="none"/>
          </w:rPr>
          <w:delText>5</w:delText>
        </w:r>
      </w:del>
      <w:del w:id="52" w:author="随遇而安" w:date="2023-08-24T08:48:38Z">
        <w:r>
          <w:rPr>
            <w:highlight w:val="none"/>
          </w:rPr>
          <w:fldChar w:fldCharType="end"/>
        </w:r>
      </w:del>
      <w:del w:id="53" w:author="随遇而安" w:date="2023-08-24T08:48:38Z">
        <w:r>
          <w:rPr>
            <w:rFonts w:ascii="Arial" w:hAnsi="Arial" w:eastAsia="Arial" w:cs="Arial"/>
            <w:snapToGrid w:val="0"/>
            <w:color w:val="000000"/>
            <w:kern w:val="0"/>
            <w:szCs w:val="21"/>
            <w:highlight w:val="none"/>
            <w:lang w:eastAsia="en-US"/>
          </w:rPr>
          <w:fldChar w:fldCharType="end"/>
        </w:r>
      </w:del>
    </w:p>
    <w:p>
      <w:pPr>
        <w:pStyle w:val="6"/>
        <w:tabs>
          <w:tab w:val="right" w:leader="dot" w:pos="8306"/>
        </w:tabs>
        <w:rPr>
          <w:del w:id="54" w:author="随遇而安" w:date="2023-08-24T08:48:38Z"/>
          <w:highlight w:val="none"/>
          <w:rPrChange w:id="55" w:author="随遇而安" w:date="2023-08-24T08:28:26Z">
            <w:rPr>
              <w:del w:id="56" w:author="随遇而安" w:date="2023-08-24T08:48:38Z"/>
            </w:rPr>
          </w:rPrChange>
        </w:rPr>
      </w:pPr>
      <w:del w:id="57" w:author="随遇而安" w:date="2023-08-24T08:48:38Z">
        <w:r>
          <w:rPr>
            <w:rFonts w:ascii="Arial" w:hAnsi="Arial" w:eastAsia="Arial" w:cs="Arial"/>
            <w:snapToGrid w:val="0"/>
            <w:color w:val="000000"/>
            <w:kern w:val="0"/>
            <w:szCs w:val="21"/>
            <w:highlight w:val="none"/>
            <w:lang w:eastAsia="en-US"/>
          </w:rPr>
          <w:fldChar w:fldCharType="begin"/>
        </w:r>
      </w:del>
      <w:del w:id="58" w:author="随遇而安" w:date="2023-08-24T08:48:38Z">
        <w:r>
          <w:rPr>
            <w:rFonts w:ascii="Arial" w:hAnsi="Arial" w:eastAsia="Arial" w:cs="Arial"/>
            <w:snapToGrid w:val="0"/>
            <w:kern w:val="0"/>
            <w:szCs w:val="21"/>
            <w:highlight w:val="none"/>
            <w:lang w:eastAsia="en-US"/>
          </w:rPr>
          <w:delInstrText xml:space="preserve"> HYPERLINK \l _Toc11197 </w:delInstrText>
        </w:r>
      </w:del>
      <w:del w:id="59" w:author="随遇而安" w:date="2023-08-24T08:48:38Z">
        <w:r>
          <w:rPr>
            <w:rFonts w:ascii="Arial" w:hAnsi="Arial" w:eastAsia="Arial" w:cs="Arial"/>
            <w:snapToGrid w:val="0"/>
            <w:kern w:val="0"/>
            <w:szCs w:val="21"/>
            <w:highlight w:val="none"/>
            <w:lang w:eastAsia="en-US"/>
          </w:rPr>
          <w:fldChar w:fldCharType="separate"/>
        </w:r>
      </w:del>
      <w:del w:id="60" w:author="随遇而安" w:date="2023-08-24T08:48:38Z">
        <w:r>
          <w:rPr>
            <w:rFonts w:hint="eastAsia" w:ascii="仿宋" w:hAnsi="仿宋" w:eastAsia="仿宋" w:cs="仿宋"/>
            <w:bCs/>
            <w:snapToGrid w:val="0"/>
            <w:spacing w:val="-13"/>
            <w:kern w:val="0"/>
            <w:szCs w:val="24"/>
            <w:highlight w:val="none"/>
            <w:lang w:val="en-US" w:eastAsia="zh-CN"/>
          </w:rPr>
          <w:delText>4.附则</w:delText>
        </w:r>
      </w:del>
      <w:del w:id="61" w:author="随遇而安" w:date="2023-08-24T08:48:38Z">
        <w:r>
          <w:rPr>
            <w:highlight w:val="none"/>
            <w:rPrChange w:id="62" w:author="随遇而安" w:date="2023-08-24T08:28:26Z">
              <w:rPr/>
            </w:rPrChange>
          </w:rPr>
          <w:tab/>
        </w:r>
      </w:del>
      <w:del w:id="64" w:author="随遇而安" w:date="2023-08-24T08:48:38Z">
        <w:r>
          <w:rPr>
            <w:highlight w:val="none"/>
            <w:rPrChange w:id="65" w:author="随遇而安" w:date="2023-08-24T08:28:26Z">
              <w:rPr/>
            </w:rPrChange>
          </w:rPr>
          <w:fldChar w:fldCharType="begin"/>
        </w:r>
      </w:del>
      <w:del w:id="67" w:author="随遇而安" w:date="2023-08-24T08:48:38Z">
        <w:r>
          <w:rPr>
            <w:highlight w:val="none"/>
            <w:rPrChange w:id="68" w:author="随遇而安" w:date="2023-08-24T08:28:26Z">
              <w:rPr/>
            </w:rPrChange>
          </w:rPr>
          <w:delInstrText xml:space="preserve"> PAGEREF _Toc11197 \h </w:delInstrText>
        </w:r>
      </w:del>
      <w:del w:id="70" w:author="随遇而安" w:date="2023-08-24T08:48:38Z">
        <w:r>
          <w:rPr>
            <w:highlight w:val="none"/>
            <w:rPrChange w:id="71" w:author="随遇而安" w:date="2023-08-24T08:28:26Z">
              <w:rPr/>
            </w:rPrChange>
          </w:rPr>
          <w:fldChar w:fldCharType="separate"/>
        </w:r>
      </w:del>
      <w:del w:id="73" w:author="随遇而安" w:date="2023-08-24T08:48:38Z">
        <w:r>
          <w:rPr>
            <w:highlight w:val="none"/>
            <w:rPrChange w:id="74" w:author="随遇而安" w:date="2023-08-24T08:28:26Z">
              <w:rPr/>
            </w:rPrChange>
          </w:rPr>
          <w:delText>13</w:delText>
        </w:r>
      </w:del>
      <w:del w:id="76" w:author="随遇而安" w:date="2023-08-24T08:48:38Z">
        <w:r>
          <w:rPr>
            <w:highlight w:val="none"/>
            <w:rPrChange w:id="77" w:author="随遇而安" w:date="2023-08-24T08:28:26Z">
              <w:rPr/>
            </w:rPrChange>
          </w:rPr>
          <w:fldChar w:fldCharType="end"/>
        </w:r>
      </w:del>
      <w:del w:id="79" w:author="随遇而安" w:date="2023-08-24T08:48:38Z">
        <w:r>
          <w:rPr>
            <w:rFonts w:ascii="Arial" w:hAnsi="Arial" w:eastAsia="Arial" w:cs="Arial"/>
            <w:snapToGrid w:val="0"/>
            <w:color w:val="000000"/>
            <w:kern w:val="0"/>
            <w:szCs w:val="21"/>
            <w:highlight w:val="none"/>
            <w:lang w:eastAsia="en-US"/>
          </w:rPr>
          <w:fldChar w:fldCharType="end"/>
        </w:r>
      </w:del>
    </w:p>
    <w:p>
      <w:pPr>
        <w:pStyle w:val="6"/>
        <w:tabs>
          <w:tab w:val="right" w:leader="dot" w:pos="8306"/>
        </w:tabs>
        <w:rPr>
          <w:ins w:id="80" w:author="随遇而安" w:date="2023-08-24T08:48:38Z"/>
        </w:rPr>
      </w:pPr>
      <w:ins w:id="81" w:author="随遇而安" w:date="2023-08-24T08:48:38Z">
        <w:r>
          <w:rPr>
            <w:rFonts w:ascii="Arial" w:hAnsi="Arial" w:eastAsia="Arial" w:cs="Arial"/>
            <w:snapToGrid w:val="0"/>
            <w:color w:val="000000"/>
            <w:kern w:val="0"/>
            <w:szCs w:val="21"/>
            <w:highlight w:val="none"/>
            <w:lang w:eastAsia="en-US"/>
          </w:rPr>
          <w:fldChar w:fldCharType="begin"/>
        </w:r>
      </w:ins>
      <w:ins w:id="82" w:author="随遇而安" w:date="2023-08-24T08:48:38Z">
        <w:r>
          <w:rPr>
            <w:rFonts w:ascii="Arial" w:hAnsi="Arial" w:eastAsia="Arial" w:cs="Arial"/>
            <w:snapToGrid w:val="0"/>
            <w:kern w:val="0"/>
            <w:szCs w:val="21"/>
            <w:highlight w:val="none"/>
            <w:lang w:eastAsia="en-US"/>
          </w:rPr>
          <w:instrText xml:space="preserve"> HYPERLINK \l _Toc4459 </w:instrText>
        </w:r>
      </w:ins>
      <w:ins w:id="83" w:author="随遇而安" w:date="2023-08-24T08:48:38Z">
        <w:r>
          <w:rPr>
            <w:rFonts w:ascii="Arial" w:hAnsi="Arial" w:eastAsia="Arial" w:cs="Arial"/>
            <w:snapToGrid w:val="0"/>
            <w:kern w:val="0"/>
            <w:szCs w:val="21"/>
            <w:highlight w:val="none"/>
            <w:lang w:eastAsia="en-US"/>
          </w:rPr>
          <w:fldChar w:fldCharType="separate"/>
        </w:r>
      </w:ins>
      <w:ins w:id="84" w:author="随遇而安" w:date="2023-08-24T08:48:38Z">
        <w:r>
          <w:rPr>
            <w:rFonts w:hint="eastAsia" w:ascii="仿宋" w:hAnsi="仿宋" w:eastAsia="仿宋" w:cs="仿宋"/>
            <w:bCs/>
            <w:snapToGrid w:val="0"/>
            <w:spacing w:val="-13"/>
            <w:kern w:val="0"/>
            <w:szCs w:val="24"/>
            <w:highlight w:val="none"/>
            <w:lang w:val="en-US" w:eastAsia="zh-CN"/>
          </w:rPr>
          <w:t>1.总则</w:t>
        </w:r>
      </w:ins>
      <w:ins w:id="85" w:author="随遇而安" w:date="2023-08-24T08:48:38Z">
        <w:r>
          <w:rPr/>
          <w:tab/>
        </w:r>
      </w:ins>
      <w:ins w:id="86" w:author="随遇而安" w:date="2023-08-24T08:48:38Z">
        <w:r>
          <w:rPr/>
          <w:fldChar w:fldCharType="begin"/>
        </w:r>
      </w:ins>
      <w:ins w:id="87" w:author="随遇而安" w:date="2023-08-24T08:48:38Z">
        <w:r>
          <w:rPr/>
          <w:instrText xml:space="preserve"> PAGEREF _Toc4459 \h </w:instrText>
        </w:r>
      </w:ins>
      <w:ins w:id="88" w:author="随遇而安" w:date="2023-08-24T08:48:38Z">
        <w:r>
          <w:rPr/>
          <w:fldChar w:fldCharType="separate"/>
        </w:r>
      </w:ins>
      <w:ins w:id="89" w:author="随遇而安" w:date="2023-08-24T08:48:38Z">
        <w:r>
          <w:rPr/>
          <w:t>4</w:t>
        </w:r>
      </w:ins>
      <w:ins w:id="90" w:author="随遇而安" w:date="2023-08-24T08:48:38Z">
        <w:r>
          <w:rPr/>
          <w:fldChar w:fldCharType="end"/>
        </w:r>
      </w:ins>
      <w:ins w:id="91" w:author="随遇而安" w:date="2023-08-24T08:48:38Z">
        <w:r>
          <w:rPr>
            <w:rFonts w:ascii="Arial" w:hAnsi="Arial" w:eastAsia="Arial" w:cs="Arial"/>
            <w:snapToGrid w:val="0"/>
            <w:color w:val="000000"/>
            <w:kern w:val="0"/>
            <w:szCs w:val="21"/>
            <w:highlight w:val="none"/>
            <w:lang w:eastAsia="en-US"/>
          </w:rPr>
          <w:fldChar w:fldCharType="end"/>
        </w:r>
      </w:ins>
    </w:p>
    <w:p>
      <w:pPr>
        <w:pStyle w:val="6"/>
        <w:tabs>
          <w:tab w:val="right" w:leader="dot" w:pos="8306"/>
        </w:tabs>
        <w:rPr>
          <w:ins w:id="92" w:author="随遇而安" w:date="2023-08-24T08:48:38Z"/>
        </w:rPr>
      </w:pPr>
      <w:ins w:id="93" w:author="随遇而安" w:date="2023-08-24T08:48:38Z">
        <w:r>
          <w:rPr>
            <w:rFonts w:ascii="Arial" w:hAnsi="Arial" w:eastAsia="Arial" w:cs="Arial"/>
            <w:snapToGrid w:val="0"/>
            <w:color w:val="000000"/>
            <w:kern w:val="0"/>
            <w:szCs w:val="21"/>
            <w:highlight w:val="none"/>
            <w:lang w:eastAsia="en-US"/>
          </w:rPr>
          <w:fldChar w:fldCharType="begin"/>
        </w:r>
      </w:ins>
      <w:ins w:id="94" w:author="随遇而安" w:date="2023-08-24T08:48:38Z">
        <w:r>
          <w:rPr>
            <w:rFonts w:ascii="Arial" w:hAnsi="Arial" w:eastAsia="Arial" w:cs="Arial"/>
            <w:snapToGrid w:val="0"/>
            <w:kern w:val="0"/>
            <w:szCs w:val="21"/>
            <w:highlight w:val="none"/>
            <w:lang w:eastAsia="en-US"/>
          </w:rPr>
          <w:instrText xml:space="preserve"> HYPERLINK \l _Toc24931 </w:instrText>
        </w:r>
      </w:ins>
      <w:ins w:id="95" w:author="随遇而安" w:date="2023-08-24T08:48:38Z">
        <w:r>
          <w:rPr>
            <w:rFonts w:ascii="Arial" w:hAnsi="Arial" w:eastAsia="Arial" w:cs="Arial"/>
            <w:snapToGrid w:val="0"/>
            <w:kern w:val="0"/>
            <w:szCs w:val="21"/>
            <w:highlight w:val="none"/>
            <w:lang w:eastAsia="en-US"/>
          </w:rPr>
          <w:fldChar w:fldCharType="separate"/>
        </w:r>
      </w:ins>
      <w:ins w:id="96" w:author="随遇而安" w:date="2023-08-24T08:48:38Z">
        <w:r>
          <w:rPr>
            <w:rFonts w:hint="eastAsia" w:ascii="仿宋" w:hAnsi="仿宋" w:eastAsia="仿宋" w:cs="仿宋"/>
            <w:bCs/>
            <w:snapToGrid w:val="0"/>
            <w:spacing w:val="-13"/>
            <w:kern w:val="0"/>
            <w:szCs w:val="24"/>
            <w:highlight w:val="none"/>
            <w:lang w:val="en-US" w:eastAsia="zh-CN"/>
          </w:rPr>
          <w:t>2.职责分工</w:t>
        </w:r>
      </w:ins>
      <w:ins w:id="97" w:author="随遇而安" w:date="2023-08-24T08:48:38Z">
        <w:r>
          <w:rPr/>
          <w:tab/>
        </w:r>
      </w:ins>
      <w:ins w:id="98" w:author="随遇而安" w:date="2023-08-24T08:48:38Z">
        <w:r>
          <w:rPr/>
          <w:fldChar w:fldCharType="begin"/>
        </w:r>
      </w:ins>
      <w:ins w:id="99" w:author="随遇而安" w:date="2023-08-24T08:48:38Z">
        <w:r>
          <w:rPr/>
          <w:instrText xml:space="preserve"> PAGEREF _Toc24931 \h </w:instrText>
        </w:r>
      </w:ins>
      <w:ins w:id="100" w:author="随遇而安" w:date="2023-08-24T08:48:38Z">
        <w:r>
          <w:rPr/>
          <w:fldChar w:fldCharType="separate"/>
        </w:r>
      </w:ins>
      <w:ins w:id="101" w:author="随遇而安" w:date="2023-08-24T08:48:38Z">
        <w:r>
          <w:rPr/>
          <w:t>5</w:t>
        </w:r>
      </w:ins>
      <w:ins w:id="102" w:author="随遇而安" w:date="2023-08-24T08:48:38Z">
        <w:r>
          <w:rPr/>
          <w:fldChar w:fldCharType="end"/>
        </w:r>
      </w:ins>
      <w:ins w:id="103" w:author="随遇而安" w:date="2023-08-24T08:48:38Z">
        <w:r>
          <w:rPr>
            <w:rFonts w:ascii="Arial" w:hAnsi="Arial" w:eastAsia="Arial" w:cs="Arial"/>
            <w:snapToGrid w:val="0"/>
            <w:color w:val="000000"/>
            <w:kern w:val="0"/>
            <w:szCs w:val="21"/>
            <w:highlight w:val="none"/>
            <w:lang w:eastAsia="en-US"/>
          </w:rPr>
          <w:fldChar w:fldCharType="end"/>
        </w:r>
      </w:ins>
    </w:p>
    <w:p>
      <w:pPr>
        <w:pStyle w:val="6"/>
        <w:tabs>
          <w:tab w:val="right" w:leader="dot" w:pos="8306"/>
        </w:tabs>
        <w:rPr>
          <w:ins w:id="104" w:author="随遇而安" w:date="2023-08-24T08:48:38Z"/>
        </w:rPr>
      </w:pPr>
      <w:ins w:id="105" w:author="随遇而安" w:date="2023-08-24T08:48:38Z">
        <w:r>
          <w:rPr>
            <w:rFonts w:ascii="Arial" w:hAnsi="Arial" w:eastAsia="Arial" w:cs="Arial"/>
            <w:snapToGrid w:val="0"/>
            <w:color w:val="000000"/>
            <w:kern w:val="0"/>
            <w:szCs w:val="21"/>
            <w:highlight w:val="none"/>
            <w:lang w:eastAsia="en-US"/>
          </w:rPr>
          <w:fldChar w:fldCharType="begin"/>
        </w:r>
      </w:ins>
      <w:ins w:id="106" w:author="随遇而安" w:date="2023-08-24T08:48:38Z">
        <w:r>
          <w:rPr>
            <w:rFonts w:ascii="Arial" w:hAnsi="Arial" w:eastAsia="Arial" w:cs="Arial"/>
            <w:snapToGrid w:val="0"/>
            <w:kern w:val="0"/>
            <w:szCs w:val="21"/>
            <w:highlight w:val="none"/>
            <w:lang w:eastAsia="en-US"/>
          </w:rPr>
          <w:instrText xml:space="preserve"> HYPERLINK \l _Toc32211 </w:instrText>
        </w:r>
      </w:ins>
      <w:ins w:id="107" w:author="随遇而安" w:date="2023-08-24T08:48:38Z">
        <w:r>
          <w:rPr>
            <w:rFonts w:ascii="Arial" w:hAnsi="Arial" w:eastAsia="Arial" w:cs="Arial"/>
            <w:snapToGrid w:val="0"/>
            <w:kern w:val="0"/>
            <w:szCs w:val="21"/>
            <w:highlight w:val="none"/>
            <w:lang w:eastAsia="en-US"/>
          </w:rPr>
          <w:fldChar w:fldCharType="separate"/>
        </w:r>
      </w:ins>
      <w:ins w:id="108" w:author="随遇而安" w:date="2023-08-24T08:48:38Z">
        <w:r>
          <w:rPr>
            <w:rFonts w:hint="eastAsia" w:ascii="仿宋" w:hAnsi="仿宋" w:eastAsia="仿宋" w:cs="仿宋"/>
            <w:bCs/>
            <w:snapToGrid w:val="0"/>
            <w:spacing w:val="-13"/>
            <w:kern w:val="0"/>
            <w:szCs w:val="24"/>
            <w:highlight w:val="none"/>
            <w:lang w:val="en-US" w:eastAsia="zh-CN"/>
          </w:rPr>
          <w:t>3.管理要求</w:t>
        </w:r>
      </w:ins>
      <w:ins w:id="109" w:author="随遇而安" w:date="2023-08-24T08:48:38Z">
        <w:r>
          <w:rPr/>
          <w:tab/>
        </w:r>
      </w:ins>
      <w:ins w:id="110" w:author="随遇而安" w:date="2023-08-24T08:48:38Z">
        <w:r>
          <w:rPr/>
          <w:fldChar w:fldCharType="begin"/>
        </w:r>
      </w:ins>
      <w:ins w:id="111" w:author="随遇而安" w:date="2023-08-24T08:48:38Z">
        <w:r>
          <w:rPr/>
          <w:instrText xml:space="preserve"> PAGEREF _Toc32211 \h </w:instrText>
        </w:r>
      </w:ins>
      <w:ins w:id="112" w:author="随遇而安" w:date="2023-08-24T08:48:38Z">
        <w:r>
          <w:rPr/>
          <w:fldChar w:fldCharType="separate"/>
        </w:r>
      </w:ins>
      <w:ins w:id="113" w:author="随遇而安" w:date="2023-08-24T08:48:38Z">
        <w:r>
          <w:rPr/>
          <w:t>5</w:t>
        </w:r>
      </w:ins>
      <w:ins w:id="114" w:author="随遇而安" w:date="2023-08-24T08:48:38Z">
        <w:r>
          <w:rPr/>
          <w:fldChar w:fldCharType="end"/>
        </w:r>
      </w:ins>
      <w:ins w:id="115" w:author="随遇而安" w:date="2023-08-24T08:48:38Z">
        <w:r>
          <w:rPr>
            <w:rFonts w:ascii="Arial" w:hAnsi="Arial" w:eastAsia="Arial" w:cs="Arial"/>
            <w:snapToGrid w:val="0"/>
            <w:color w:val="000000"/>
            <w:kern w:val="0"/>
            <w:szCs w:val="21"/>
            <w:highlight w:val="none"/>
            <w:lang w:eastAsia="en-US"/>
          </w:rPr>
          <w:fldChar w:fldCharType="end"/>
        </w:r>
      </w:ins>
    </w:p>
    <w:p>
      <w:pPr>
        <w:pStyle w:val="6"/>
        <w:tabs>
          <w:tab w:val="right" w:leader="dot" w:pos="8306"/>
        </w:tabs>
        <w:rPr>
          <w:ins w:id="116" w:author="随遇而安" w:date="2023-08-24T08:48:38Z"/>
        </w:rPr>
      </w:pPr>
      <w:ins w:id="117" w:author="随遇而安" w:date="2023-08-24T08:48:38Z">
        <w:r>
          <w:rPr>
            <w:rFonts w:ascii="Arial" w:hAnsi="Arial" w:eastAsia="Arial" w:cs="Arial"/>
            <w:snapToGrid w:val="0"/>
            <w:color w:val="000000"/>
            <w:kern w:val="0"/>
            <w:szCs w:val="21"/>
            <w:highlight w:val="none"/>
            <w:lang w:eastAsia="en-US"/>
          </w:rPr>
          <w:fldChar w:fldCharType="begin"/>
        </w:r>
      </w:ins>
      <w:ins w:id="118" w:author="随遇而安" w:date="2023-08-24T08:48:38Z">
        <w:r>
          <w:rPr>
            <w:rFonts w:ascii="Arial" w:hAnsi="Arial" w:eastAsia="Arial" w:cs="Arial"/>
            <w:snapToGrid w:val="0"/>
            <w:kern w:val="0"/>
            <w:szCs w:val="21"/>
            <w:highlight w:val="none"/>
            <w:lang w:eastAsia="en-US"/>
          </w:rPr>
          <w:instrText xml:space="preserve"> HYPERLINK \l _Toc24109 </w:instrText>
        </w:r>
      </w:ins>
      <w:ins w:id="119" w:author="随遇而安" w:date="2023-08-24T08:48:38Z">
        <w:r>
          <w:rPr>
            <w:rFonts w:ascii="Arial" w:hAnsi="Arial" w:eastAsia="Arial" w:cs="Arial"/>
            <w:snapToGrid w:val="0"/>
            <w:kern w:val="0"/>
            <w:szCs w:val="21"/>
            <w:highlight w:val="none"/>
            <w:lang w:eastAsia="en-US"/>
          </w:rPr>
          <w:fldChar w:fldCharType="separate"/>
        </w:r>
      </w:ins>
      <w:ins w:id="120" w:author="随遇而安" w:date="2023-08-24T08:48:38Z">
        <w:r>
          <w:rPr>
            <w:rFonts w:hint="eastAsia" w:ascii="仿宋" w:hAnsi="仿宋" w:eastAsia="仿宋" w:cs="仿宋"/>
            <w:bCs/>
            <w:snapToGrid w:val="0"/>
            <w:spacing w:val="-13"/>
            <w:kern w:val="0"/>
            <w:szCs w:val="24"/>
            <w:highlight w:val="none"/>
            <w:lang w:val="en-US" w:eastAsia="zh-CN"/>
          </w:rPr>
          <w:t>4.附则</w:t>
        </w:r>
      </w:ins>
      <w:ins w:id="121" w:author="随遇而安" w:date="2023-08-24T08:48:38Z">
        <w:r>
          <w:rPr/>
          <w:tab/>
        </w:r>
      </w:ins>
      <w:ins w:id="122" w:author="随遇而安" w:date="2023-08-24T08:48:38Z">
        <w:r>
          <w:rPr/>
          <w:fldChar w:fldCharType="begin"/>
        </w:r>
      </w:ins>
      <w:ins w:id="123" w:author="随遇而安" w:date="2023-08-24T08:48:38Z">
        <w:r>
          <w:rPr/>
          <w:instrText xml:space="preserve"> PAGEREF _Toc24109 \h </w:instrText>
        </w:r>
      </w:ins>
      <w:ins w:id="124" w:author="随遇而安" w:date="2023-08-24T08:48:38Z">
        <w:r>
          <w:rPr/>
          <w:fldChar w:fldCharType="separate"/>
        </w:r>
      </w:ins>
      <w:ins w:id="125" w:author="随遇而安" w:date="2023-08-24T08:48:38Z">
        <w:r>
          <w:rPr/>
          <w:t>12</w:t>
        </w:r>
      </w:ins>
      <w:ins w:id="126" w:author="随遇而安" w:date="2023-08-24T08:48:38Z">
        <w:r>
          <w:rPr/>
          <w:fldChar w:fldCharType="end"/>
        </w:r>
      </w:ins>
      <w:ins w:id="127" w:author="随遇而安" w:date="2023-08-24T08:48:38Z">
        <w:r>
          <w:rPr>
            <w:rFonts w:ascii="Arial" w:hAnsi="Arial" w:eastAsia="Arial" w:cs="Arial"/>
            <w:snapToGrid w:val="0"/>
            <w:color w:val="000000"/>
            <w:kern w:val="0"/>
            <w:szCs w:val="21"/>
            <w:highlight w:val="none"/>
            <w:lang w:eastAsia="en-US"/>
          </w:rPr>
          <w:fldChar w:fldCharType="end"/>
        </w:r>
      </w:ins>
    </w:p>
    <w:p>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Cs w:val="21"/>
          <w:highlight w:val="none"/>
          <w:lang w:eastAsia="en-US"/>
        </w:rPr>
      </w:pPr>
      <w:r>
        <w:rPr>
          <w:rFonts w:ascii="Arial" w:hAnsi="Arial" w:eastAsia="Arial" w:cs="Arial"/>
          <w:snapToGrid w:val="0"/>
          <w:color w:val="000000"/>
          <w:kern w:val="0"/>
          <w:szCs w:val="21"/>
          <w:highlight w:val="none"/>
          <w:lang w:eastAsia="en-US"/>
        </w:rPr>
        <w:fldChar w:fldCharType="end"/>
      </w:r>
    </w:p>
    <w:p>
      <w:pPr>
        <w:rPr>
          <w:rFonts w:ascii="Arial" w:hAnsi="Arial" w:eastAsia="Arial" w:cs="Arial"/>
          <w:snapToGrid w:val="0"/>
          <w:color w:val="000000"/>
          <w:kern w:val="0"/>
          <w:szCs w:val="21"/>
          <w:highlight w:val="none"/>
          <w:lang w:eastAsia="en-US"/>
        </w:rPr>
      </w:pPr>
      <w:r>
        <w:rPr>
          <w:rFonts w:ascii="Arial" w:hAnsi="Arial" w:eastAsia="Arial" w:cs="Arial"/>
          <w:snapToGrid w:val="0"/>
          <w:color w:val="000000"/>
          <w:kern w:val="0"/>
          <w:szCs w:val="21"/>
          <w:highlight w:val="none"/>
          <w:lang w:eastAsia="en-US"/>
        </w:rPr>
        <w:br w:type="page"/>
      </w:r>
      <w:bookmarkStart w:id="9" w:name="_GoBack"/>
      <w:bookmarkEnd w:id="9"/>
    </w:p>
    <w:p>
      <w:pPr>
        <w:widowControl/>
        <w:kinsoku w:val="0"/>
        <w:adjustRightInd w:val="0"/>
        <w:snapToGrid w:val="0"/>
        <w:spacing w:before="116"/>
        <w:ind w:firstLine="0" w:firstLineChars="0"/>
        <w:jc w:val="left"/>
        <w:textAlignment w:val="baseline"/>
        <w:outlineLvl w:val="0"/>
        <w:rPr>
          <w:rFonts w:hint="eastAsia" w:ascii="仿宋" w:hAnsi="仿宋" w:eastAsia="仿宋" w:cs="仿宋"/>
          <w:b/>
          <w:bCs/>
          <w:snapToGrid w:val="0"/>
          <w:color w:val="000000"/>
          <w:spacing w:val="-13"/>
          <w:kern w:val="0"/>
          <w:sz w:val="28"/>
          <w:szCs w:val="24"/>
          <w:highlight w:val="none"/>
          <w:lang w:val="en-US" w:eastAsia="zh-CN"/>
        </w:rPr>
      </w:pPr>
      <w:bookmarkStart w:id="0" w:name="_Toc23697"/>
      <w:bookmarkStart w:id="1" w:name="_Toc4459"/>
      <w:r>
        <w:rPr>
          <w:rFonts w:hint="eastAsia" w:ascii="仿宋" w:hAnsi="仿宋" w:eastAsia="仿宋" w:cs="仿宋"/>
          <w:b/>
          <w:bCs/>
          <w:snapToGrid w:val="0"/>
          <w:color w:val="000000"/>
          <w:spacing w:val="-13"/>
          <w:kern w:val="0"/>
          <w:sz w:val="28"/>
          <w:szCs w:val="24"/>
          <w:highlight w:val="none"/>
          <w:lang w:val="en-US" w:eastAsia="zh-CN"/>
        </w:rPr>
        <w:t>1.总则</w:t>
      </w:r>
      <w:bookmarkEnd w:id="0"/>
      <w:bookmarkEnd w:id="1"/>
    </w:p>
    <w:p>
      <w:pPr>
        <w:pStyle w:val="11"/>
        <w:numPr>
          <w:ilvl w:val="0"/>
          <w:numId w:val="1"/>
        </w:numPr>
        <w:tabs>
          <w:tab w:val="center" w:pos="993"/>
        </w:tabs>
        <w:ind w:left="0" w:firstLine="482"/>
        <w:rPr>
          <w:rFonts w:ascii="Times New Roman" w:hAnsi="Times New Roman" w:cs="Times New Roman"/>
          <w:b/>
          <w:szCs w:val="24"/>
          <w:highlight w:val="none"/>
          <w:rPrChange w:id="128" w:author="随遇而安" w:date="2023-08-24T08:28:26Z">
            <w:rPr>
              <w:rFonts w:ascii="Times New Roman" w:hAnsi="Times New Roman" w:cs="Times New Roman"/>
              <w:b/>
              <w:szCs w:val="24"/>
            </w:rPr>
          </w:rPrChange>
        </w:rPr>
      </w:pPr>
      <w:r>
        <w:rPr>
          <w:rFonts w:ascii="Times New Roman" w:hAnsi="Times New Roman" w:cs="Times New Roman"/>
          <w:b/>
          <w:szCs w:val="24"/>
          <w:highlight w:val="none"/>
          <w:rPrChange w:id="129" w:author="随遇而安" w:date="2023-08-24T08:28:26Z">
            <w:rPr>
              <w:rFonts w:ascii="Times New Roman" w:hAnsi="Times New Roman" w:cs="Times New Roman"/>
              <w:b/>
              <w:szCs w:val="24"/>
            </w:rPr>
          </w:rPrChange>
        </w:rPr>
        <w:t>目的</w:t>
      </w:r>
    </w:p>
    <w:p>
      <w:pPr>
        <w:ind w:firstLine="480"/>
        <w:rPr>
          <w:rFonts w:ascii="Times New Roman" w:hAnsi="Times New Roman" w:cs="Times New Roman"/>
          <w:szCs w:val="24"/>
          <w:highlight w:val="none"/>
          <w:rPrChange w:id="130"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31" w:author="随遇而安" w:date="2023-08-24T08:28:26Z">
            <w:rPr>
              <w:rFonts w:ascii="Times New Roman" w:hAnsi="Times New Roman" w:cs="Times New Roman"/>
              <w:szCs w:val="24"/>
              <w:highlight w:val="yellow"/>
            </w:rPr>
          </w:rPrChange>
        </w:rPr>
        <w:t>为规范</w:t>
      </w:r>
      <w:ins w:id="132" w:author="随遇而安" w:date="2023-08-24T08:28:21Z">
        <w:r>
          <w:rPr>
            <w:rFonts w:hint="eastAsia" w:ascii="仿宋" w:hAnsi="仿宋" w:eastAsia="仿宋" w:cs="仿宋"/>
            <w:snapToGrid w:val="0"/>
            <w:color w:val="000000"/>
            <w:spacing w:val="-2"/>
            <w:kern w:val="0"/>
            <w:sz w:val="28"/>
            <w:szCs w:val="24"/>
            <w:highlight w:val="none"/>
            <w:lang w:val="en-US" w:eastAsia="zh-CN"/>
          </w:rPr>
          <w:t>宁津北控城市环境服务有限公司</w:t>
        </w:r>
      </w:ins>
      <w:ins w:id="133" w:author="随遇而安" w:date="2023-08-24T08:28:21Z">
        <w:r>
          <w:rPr>
            <w:rFonts w:hint="eastAsia" w:ascii="仿宋" w:hAnsi="仿宋" w:eastAsia="仿宋" w:cs="仿宋"/>
            <w:snapToGrid w:val="0"/>
            <w:color w:val="000000"/>
            <w:spacing w:val="-2"/>
            <w:kern w:val="0"/>
            <w:sz w:val="28"/>
            <w:szCs w:val="24"/>
            <w:highlight w:val="none"/>
            <w:lang w:eastAsia="en-US"/>
          </w:rPr>
          <w:t>（以下简称“</w:t>
        </w:r>
      </w:ins>
      <w:ins w:id="134" w:author="随遇而安" w:date="2023-08-24T08:28:21Z">
        <w:r>
          <w:rPr>
            <w:rFonts w:hint="eastAsia" w:ascii="仿宋" w:hAnsi="仿宋" w:eastAsia="仿宋" w:cs="仿宋"/>
            <w:snapToGrid w:val="0"/>
            <w:color w:val="000000"/>
            <w:spacing w:val="-2"/>
            <w:kern w:val="0"/>
            <w:sz w:val="28"/>
            <w:szCs w:val="24"/>
            <w:highlight w:val="none"/>
            <w:lang w:val="en-US" w:eastAsia="zh-CN"/>
          </w:rPr>
          <w:t>宁津项目公司</w:t>
        </w:r>
      </w:ins>
      <w:ins w:id="135" w:author="随遇而安" w:date="2023-08-24T08:28:21Z">
        <w:r>
          <w:rPr>
            <w:rFonts w:hint="eastAsia" w:ascii="仿宋" w:hAnsi="仿宋" w:eastAsia="仿宋" w:cs="仿宋"/>
            <w:snapToGrid w:val="0"/>
            <w:color w:val="000000"/>
            <w:spacing w:val="-2"/>
            <w:kern w:val="0"/>
            <w:sz w:val="28"/>
            <w:szCs w:val="24"/>
            <w:highlight w:val="none"/>
            <w:lang w:eastAsia="en-US"/>
          </w:rPr>
          <w:t>”）</w:t>
        </w:r>
      </w:ins>
      <w:del w:id="136" w:author="随遇而安" w:date="2023-08-24T08:28:21Z">
        <w:r>
          <w:rPr>
            <w:rFonts w:ascii="Times New Roman" w:hAnsi="Times New Roman" w:cs="Times New Roman"/>
            <w:szCs w:val="24"/>
            <w:highlight w:val="none"/>
            <w:rPrChange w:id="137" w:author="随遇而安" w:date="2023-08-24T08:28:26Z">
              <w:rPr>
                <w:rFonts w:ascii="Times New Roman" w:hAnsi="Times New Roman" w:cs="Times New Roman"/>
                <w:szCs w:val="24"/>
                <w:highlight w:val="yellow"/>
              </w:rPr>
            </w:rPrChange>
          </w:rPr>
          <w:delText>北控水务集团有限公司东部大区XXX区域公司</w:delText>
        </w:r>
      </w:del>
      <w:r>
        <w:rPr>
          <w:rFonts w:ascii="Times New Roman" w:hAnsi="Times New Roman" w:cs="Times New Roman"/>
          <w:szCs w:val="24"/>
          <w:highlight w:val="none"/>
          <w:rPrChange w:id="139" w:author="随遇而安" w:date="2023-08-24T08:28:26Z">
            <w:rPr>
              <w:rFonts w:ascii="Times New Roman" w:hAnsi="Times New Roman" w:cs="Times New Roman"/>
              <w:szCs w:val="24"/>
              <w:highlight w:val="yellow"/>
            </w:rPr>
          </w:rPrChange>
        </w:rPr>
        <w:t>危</w:t>
      </w:r>
      <w:r>
        <w:rPr>
          <w:rFonts w:ascii="Times New Roman" w:hAnsi="Times New Roman" w:cs="Times New Roman"/>
          <w:szCs w:val="24"/>
          <w:highlight w:val="none"/>
          <w:rPrChange w:id="140" w:author="随遇而安" w:date="2023-08-24T08:28:26Z">
            <w:rPr>
              <w:rFonts w:ascii="Times New Roman" w:hAnsi="Times New Roman" w:cs="Times New Roman"/>
              <w:szCs w:val="24"/>
            </w:rPr>
          </w:rPrChange>
        </w:rPr>
        <w:t>险有害因素评价管理工作，体现“以人为本、安全第一、预防为主、综合治理”的方针，防范生产安全事故发生，保障员工生命和财产的安全，特制定本规定。</w:t>
      </w:r>
    </w:p>
    <w:p>
      <w:pPr>
        <w:pStyle w:val="11"/>
        <w:numPr>
          <w:ilvl w:val="0"/>
          <w:numId w:val="1"/>
        </w:numPr>
        <w:tabs>
          <w:tab w:val="center" w:pos="993"/>
        </w:tabs>
        <w:ind w:left="0" w:firstLine="482"/>
        <w:rPr>
          <w:rFonts w:ascii="Times New Roman" w:hAnsi="Times New Roman" w:cs="Times New Roman"/>
          <w:b/>
          <w:szCs w:val="24"/>
          <w:highlight w:val="none"/>
          <w:rPrChange w:id="141" w:author="随遇而安" w:date="2023-08-24T08:28:26Z">
            <w:rPr>
              <w:rFonts w:ascii="Times New Roman" w:hAnsi="Times New Roman" w:cs="Times New Roman"/>
              <w:b/>
              <w:szCs w:val="24"/>
            </w:rPr>
          </w:rPrChange>
        </w:rPr>
      </w:pPr>
      <w:r>
        <w:rPr>
          <w:rFonts w:ascii="Times New Roman" w:hAnsi="Times New Roman" w:cs="Times New Roman"/>
          <w:b/>
          <w:szCs w:val="24"/>
          <w:highlight w:val="none"/>
          <w:rPrChange w:id="142" w:author="随遇而安" w:date="2023-08-24T08:28:26Z">
            <w:rPr>
              <w:rFonts w:ascii="Times New Roman" w:hAnsi="Times New Roman" w:cs="Times New Roman"/>
              <w:b/>
              <w:szCs w:val="24"/>
            </w:rPr>
          </w:rPrChange>
        </w:rPr>
        <w:t>适用范围</w:t>
      </w:r>
    </w:p>
    <w:p>
      <w:pPr>
        <w:ind w:firstLine="480"/>
        <w:rPr>
          <w:del w:id="143" w:author="随遇而安" w:date="2023-08-24T08:28:45Z"/>
          <w:rFonts w:ascii="Times New Roman" w:hAnsi="Times New Roman" w:cs="Times New Roman"/>
          <w:szCs w:val="24"/>
          <w:highlight w:val="none"/>
          <w:rPrChange w:id="144" w:author="随遇而安" w:date="2023-08-24T08:28:26Z">
            <w:rPr>
              <w:del w:id="145" w:author="随遇而安" w:date="2023-08-24T08:28:45Z"/>
              <w:rFonts w:ascii="Times New Roman" w:hAnsi="Times New Roman" w:cs="Times New Roman"/>
              <w:szCs w:val="24"/>
              <w:highlight w:val="yellow"/>
            </w:rPr>
          </w:rPrChange>
        </w:rPr>
      </w:pPr>
      <w:ins w:id="146" w:author="随遇而安" w:date="2023-08-24T08:28:45Z">
        <w:r>
          <w:rPr>
            <w:rFonts w:hint="eastAsia" w:ascii="仿宋" w:hAnsi="仿宋" w:eastAsia="仿宋" w:cs="仿宋"/>
            <w:snapToGrid w:val="0"/>
            <w:color w:val="000000"/>
            <w:spacing w:val="-2"/>
            <w:kern w:val="0"/>
            <w:sz w:val="28"/>
            <w:szCs w:val="24"/>
            <w:highlight w:val="none"/>
            <w:lang w:eastAsia="en-US"/>
          </w:rPr>
          <w:t>本规定适用于</w:t>
        </w:r>
      </w:ins>
      <w:ins w:id="147" w:author="随遇而安" w:date="2023-08-24T08:28:45Z">
        <w:r>
          <w:rPr>
            <w:rFonts w:hint="eastAsia" w:ascii="仿宋" w:hAnsi="仿宋" w:eastAsia="仿宋" w:cs="仿宋"/>
            <w:snapToGrid w:val="0"/>
            <w:color w:val="000000"/>
            <w:spacing w:val="-2"/>
            <w:kern w:val="0"/>
            <w:sz w:val="28"/>
            <w:szCs w:val="24"/>
            <w:highlight w:val="none"/>
            <w:lang w:val="en-US" w:eastAsia="zh-CN"/>
          </w:rPr>
          <w:t>宁津项目公司</w:t>
        </w:r>
      </w:ins>
      <w:ins w:id="148" w:author="随遇而安" w:date="2023-08-24T08:28:45Z">
        <w:r>
          <w:rPr>
            <w:rFonts w:hint="eastAsia" w:ascii="仿宋" w:hAnsi="仿宋" w:eastAsia="仿宋" w:cs="仿宋"/>
            <w:snapToGrid w:val="0"/>
            <w:color w:val="000000"/>
            <w:spacing w:val="-2"/>
            <w:kern w:val="0"/>
            <w:sz w:val="28"/>
            <w:szCs w:val="24"/>
            <w:highlight w:val="none"/>
            <w:lang w:eastAsia="en-US"/>
          </w:rPr>
          <w:t>本部</w:t>
        </w:r>
      </w:ins>
      <w:ins w:id="149" w:author="随遇而安" w:date="2023-08-24T08:28:45Z">
        <w:r>
          <w:rPr>
            <w:rFonts w:hint="eastAsia" w:ascii="仿宋" w:hAnsi="仿宋" w:eastAsia="仿宋" w:cs="仿宋"/>
            <w:snapToGrid w:val="0"/>
            <w:color w:val="000000"/>
            <w:spacing w:val="-2"/>
            <w:kern w:val="0"/>
            <w:sz w:val="28"/>
            <w:szCs w:val="24"/>
            <w:highlight w:val="none"/>
            <w:lang w:val="en-US" w:eastAsia="zh-CN"/>
          </w:rPr>
          <w:t>及</w:t>
        </w:r>
      </w:ins>
      <w:ins w:id="150" w:author="随遇而安" w:date="2023-08-24T08:28:45Z">
        <w:r>
          <w:rPr>
            <w:rFonts w:hint="eastAsia" w:ascii="仿宋" w:hAnsi="仿宋" w:eastAsia="仿宋" w:cs="仿宋"/>
            <w:snapToGrid w:val="0"/>
            <w:color w:val="000000"/>
            <w:spacing w:val="-2"/>
            <w:kern w:val="0"/>
            <w:sz w:val="28"/>
            <w:szCs w:val="24"/>
            <w:highlight w:val="none"/>
            <w:lang w:eastAsia="en-US"/>
          </w:rPr>
          <w:t>各部门。</w:t>
        </w:r>
      </w:ins>
      <w:del w:id="151" w:author="随遇而安" w:date="2023-08-24T08:28:45Z">
        <w:r>
          <w:rPr>
            <w:rFonts w:ascii="Times New Roman" w:hAnsi="Times New Roman" w:cs="Times New Roman"/>
            <w:szCs w:val="24"/>
            <w:highlight w:val="none"/>
            <w:rPrChange w:id="152" w:author="随遇而安" w:date="2023-08-24T08:28:26Z">
              <w:rPr>
                <w:rFonts w:ascii="Times New Roman" w:hAnsi="Times New Roman" w:cs="Times New Roman"/>
                <w:szCs w:val="24"/>
                <w:highlight w:val="yellow"/>
              </w:rPr>
            </w:rPrChange>
          </w:rPr>
          <w:delText>1.2.1本规定适用于</w:delText>
        </w:r>
      </w:del>
      <w:del w:id="154" w:author="随遇而安" w:date="2023-08-24T08:28:45Z">
        <w:r>
          <w:rPr>
            <w:rFonts w:ascii="Times New Roman" w:hAnsi="Times New Roman" w:cs="Times New Roman"/>
            <w:szCs w:val="24"/>
            <w:highlight w:val="none"/>
            <w:rPrChange w:id="155" w:author="随遇而安" w:date="2023-08-24T08:28:26Z">
              <w:rPr>
                <w:rFonts w:ascii="Times New Roman" w:hAnsi="Times New Roman" w:cs="Times New Roman"/>
                <w:szCs w:val="24"/>
              </w:rPr>
            </w:rPrChange>
          </w:rPr>
          <w:delText>XXX区域公司</w:delText>
        </w:r>
      </w:del>
      <w:del w:id="157" w:author="随遇而安" w:date="2023-08-24T08:28:45Z">
        <w:r>
          <w:rPr>
            <w:rFonts w:ascii="Times New Roman" w:hAnsi="Times New Roman" w:cs="Times New Roman"/>
            <w:szCs w:val="24"/>
            <w:highlight w:val="none"/>
            <w:rPrChange w:id="158" w:author="随遇而安" w:date="2023-08-24T08:28:26Z">
              <w:rPr>
                <w:rFonts w:ascii="Times New Roman" w:hAnsi="Times New Roman" w:cs="Times New Roman"/>
                <w:szCs w:val="24"/>
                <w:highlight w:val="yellow"/>
              </w:rPr>
            </w:rPrChange>
          </w:rPr>
          <w:delText>本部各部门及控股运营公司，参股运营公司可参照执行。</w:delText>
        </w:r>
      </w:del>
    </w:p>
    <w:p>
      <w:pPr>
        <w:ind w:firstLine="480"/>
        <w:rPr>
          <w:del w:id="160" w:author="随遇而安" w:date="2023-08-24T08:28:45Z"/>
          <w:rFonts w:ascii="Times New Roman" w:hAnsi="Times New Roman" w:cs="Times New Roman"/>
          <w:szCs w:val="24"/>
          <w:highlight w:val="none"/>
          <w:rPrChange w:id="161" w:author="随遇而安" w:date="2023-08-24T08:28:26Z">
            <w:rPr>
              <w:del w:id="162" w:author="随遇而安" w:date="2023-08-24T08:28:45Z"/>
              <w:rFonts w:ascii="Times New Roman" w:hAnsi="Times New Roman" w:cs="Times New Roman"/>
              <w:szCs w:val="24"/>
              <w:highlight w:val="yellow"/>
            </w:rPr>
          </w:rPrChange>
        </w:rPr>
      </w:pPr>
      <w:del w:id="163" w:author="随遇而安" w:date="2023-08-24T08:28:45Z">
        <w:r>
          <w:rPr>
            <w:rFonts w:ascii="Times New Roman" w:hAnsi="Times New Roman" w:cs="Times New Roman"/>
            <w:szCs w:val="24"/>
            <w:highlight w:val="none"/>
            <w:rPrChange w:id="164" w:author="随遇而安" w:date="2023-08-24T08:28:26Z">
              <w:rPr>
                <w:rFonts w:ascii="Times New Roman" w:hAnsi="Times New Roman" w:cs="Times New Roman"/>
                <w:szCs w:val="24"/>
                <w:highlight w:val="yellow"/>
              </w:rPr>
            </w:rPrChange>
          </w:rPr>
          <w:delText>1.2.2建设项目的危险有害因素辨识与风险评价管理，参照东部大区相关制度执行。</w:delText>
        </w:r>
      </w:del>
    </w:p>
    <w:p>
      <w:pPr>
        <w:ind w:firstLine="480"/>
        <w:rPr>
          <w:rFonts w:ascii="Times New Roman" w:hAnsi="Times New Roman" w:cs="Times New Roman"/>
          <w:szCs w:val="24"/>
          <w:highlight w:val="none"/>
          <w:rPrChange w:id="166" w:author="随遇而安" w:date="2023-08-24T08:28:26Z">
            <w:rPr>
              <w:rFonts w:ascii="Times New Roman" w:hAnsi="Times New Roman" w:cs="Times New Roman"/>
              <w:szCs w:val="24"/>
            </w:rPr>
          </w:rPrChange>
        </w:rPr>
      </w:pPr>
      <w:del w:id="167" w:author="随遇而安" w:date="2023-08-24T08:28:45Z">
        <w:r>
          <w:rPr>
            <w:rFonts w:ascii="Times New Roman" w:hAnsi="Times New Roman" w:cs="Times New Roman"/>
            <w:szCs w:val="24"/>
            <w:highlight w:val="none"/>
            <w:rPrChange w:id="168" w:author="随遇而安" w:date="2023-08-24T08:28:26Z">
              <w:rPr>
                <w:rFonts w:ascii="Times New Roman" w:hAnsi="Times New Roman" w:cs="Times New Roman"/>
                <w:szCs w:val="24"/>
                <w:highlight w:val="yellow"/>
              </w:rPr>
            </w:rPrChange>
          </w:rPr>
          <w:delText>1.2.3各运营公司在遵循本规定要求的基础上，可根据本运营公司特点，细化形成本单位管理规定。</w:delText>
        </w:r>
      </w:del>
    </w:p>
    <w:p>
      <w:pPr>
        <w:pStyle w:val="11"/>
        <w:numPr>
          <w:ilvl w:val="0"/>
          <w:numId w:val="1"/>
        </w:numPr>
        <w:tabs>
          <w:tab w:val="center" w:pos="993"/>
        </w:tabs>
        <w:ind w:left="0" w:firstLine="482"/>
        <w:rPr>
          <w:rFonts w:ascii="Times New Roman" w:hAnsi="Times New Roman" w:cs="Times New Roman"/>
          <w:b/>
          <w:szCs w:val="24"/>
          <w:highlight w:val="none"/>
          <w:rPrChange w:id="170" w:author="随遇而安" w:date="2023-08-24T08:28:26Z">
            <w:rPr>
              <w:rFonts w:ascii="Times New Roman" w:hAnsi="Times New Roman" w:cs="Times New Roman"/>
              <w:b/>
              <w:szCs w:val="24"/>
            </w:rPr>
          </w:rPrChange>
        </w:rPr>
      </w:pPr>
      <w:r>
        <w:rPr>
          <w:rFonts w:ascii="Times New Roman" w:hAnsi="Times New Roman" w:cs="Times New Roman"/>
          <w:b/>
          <w:szCs w:val="24"/>
          <w:highlight w:val="none"/>
          <w:rPrChange w:id="171" w:author="随遇而安" w:date="2023-08-24T08:28:26Z">
            <w:rPr>
              <w:rFonts w:ascii="Times New Roman" w:hAnsi="Times New Roman" w:cs="Times New Roman"/>
              <w:b/>
              <w:szCs w:val="24"/>
            </w:rPr>
          </w:rPrChange>
        </w:rPr>
        <w:t>编制依据</w:t>
      </w:r>
    </w:p>
    <w:p>
      <w:pPr>
        <w:ind w:firstLine="480"/>
        <w:rPr>
          <w:rFonts w:ascii="Times New Roman" w:hAnsi="Times New Roman" w:cs="Times New Roman"/>
          <w:szCs w:val="24"/>
          <w:highlight w:val="none"/>
          <w:rPrChange w:id="172"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73" w:author="随遇而安" w:date="2023-08-24T08:28:26Z">
            <w:rPr>
              <w:rFonts w:ascii="Times New Roman" w:hAnsi="Times New Roman" w:cs="Times New Roman"/>
              <w:szCs w:val="24"/>
            </w:rPr>
          </w:rPrChange>
        </w:rPr>
        <w:t>《中华人民共和国安全生产法》，第十三届全国人民代表大会常务委员会第二十九次会议第三次修正，2021年9月1日施行。</w:t>
      </w:r>
    </w:p>
    <w:p>
      <w:pPr>
        <w:ind w:firstLine="480"/>
        <w:rPr>
          <w:rFonts w:ascii="Times New Roman" w:hAnsi="Times New Roman" w:cs="Times New Roman"/>
          <w:szCs w:val="24"/>
          <w:highlight w:val="none"/>
          <w:rPrChange w:id="17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75" w:author="随遇而安" w:date="2023-08-24T08:28:26Z">
            <w:rPr>
              <w:rFonts w:ascii="Times New Roman" w:hAnsi="Times New Roman" w:cs="Times New Roman"/>
              <w:szCs w:val="24"/>
            </w:rPr>
          </w:rPrChange>
        </w:rPr>
        <w:t>《关于开展重大危险源监督管理工作的指导意见》， 安监管协调字［2004］ 56号，2004年。</w:t>
      </w:r>
    </w:p>
    <w:p>
      <w:pPr>
        <w:ind w:firstLine="480"/>
        <w:rPr>
          <w:rFonts w:ascii="Times New Roman" w:hAnsi="Times New Roman" w:cs="Times New Roman"/>
          <w:szCs w:val="24"/>
          <w:highlight w:val="none"/>
          <w:rPrChange w:id="17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77" w:author="随遇而安" w:date="2023-08-24T08:28:26Z">
            <w:rPr>
              <w:rFonts w:ascii="Times New Roman" w:hAnsi="Times New Roman" w:cs="Times New Roman"/>
              <w:szCs w:val="24"/>
            </w:rPr>
          </w:rPrChange>
        </w:rPr>
        <w:t>《重大危险源辨识》，GB18218-2009。</w:t>
      </w:r>
    </w:p>
    <w:p>
      <w:pPr>
        <w:ind w:firstLine="480"/>
        <w:rPr>
          <w:rFonts w:ascii="Times New Roman" w:hAnsi="Times New Roman" w:cs="Times New Roman"/>
          <w:szCs w:val="24"/>
          <w:highlight w:val="none"/>
          <w:rPrChange w:id="178" w:author="随遇而安" w:date="2023-08-24T08:28:26Z">
            <w:rPr>
              <w:rFonts w:ascii="Times New Roman" w:hAnsi="Times New Roman" w:cs="Times New Roman"/>
              <w:szCs w:val="24"/>
            </w:rPr>
          </w:rPrChange>
        </w:rPr>
      </w:pPr>
      <w:r>
        <w:rPr>
          <w:rFonts w:ascii="Times New Roman" w:hAnsi="Times New Roman" w:cs="Times New Roman"/>
          <w:color w:val="000000"/>
          <w:szCs w:val="24"/>
          <w:highlight w:val="none"/>
          <w:rPrChange w:id="179" w:author="随遇而安" w:date="2023-08-24T08:28:26Z">
            <w:rPr>
              <w:rFonts w:ascii="Times New Roman" w:hAnsi="Times New Roman" w:cs="Times New Roman"/>
              <w:color w:val="000000"/>
              <w:szCs w:val="24"/>
            </w:rPr>
          </w:rPrChange>
        </w:rPr>
        <w:t>《</w:t>
      </w:r>
      <w:r>
        <w:rPr>
          <w:rFonts w:ascii="Times New Roman" w:hAnsi="Times New Roman" w:cs="Times New Roman"/>
          <w:szCs w:val="24"/>
          <w:highlight w:val="none"/>
          <w:rPrChange w:id="180" w:author="随遇而安" w:date="2023-08-24T08:28:26Z">
            <w:rPr>
              <w:rFonts w:ascii="Times New Roman" w:hAnsi="Times New Roman" w:cs="Times New Roman"/>
              <w:szCs w:val="24"/>
            </w:rPr>
          </w:rPrChange>
        </w:rPr>
        <w:t>北京控股集团有限公司安全生产管理制度》，北控经发【2018】 42 号， 2018年11月14日发布；</w:t>
      </w:r>
    </w:p>
    <w:p>
      <w:pPr>
        <w:ind w:firstLine="480"/>
        <w:rPr>
          <w:rFonts w:ascii="Times New Roman" w:hAnsi="Times New Roman" w:cs="Times New Roman"/>
          <w:szCs w:val="24"/>
          <w:highlight w:val="none"/>
          <w:rPrChange w:id="18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82" w:author="随遇而安" w:date="2023-08-24T08:28:26Z">
            <w:rPr>
              <w:rFonts w:ascii="Times New Roman" w:hAnsi="Times New Roman" w:cs="Times New Roman"/>
              <w:szCs w:val="24"/>
            </w:rPr>
          </w:rPrChange>
        </w:rPr>
        <w:t>《北京控股有限公司安全生产管理制度（修订版）》，北京控股发【 2019】 7 号，2019年8月10日发布。</w:t>
      </w:r>
    </w:p>
    <w:p>
      <w:pPr>
        <w:widowControl/>
        <w:spacing w:line="240" w:lineRule="auto"/>
        <w:ind w:firstLine="480"/>
        <w:rPr>
          <w:rFonts w:ascii="Times New Roman" w:hAnsi="Times New Roman" w:cs="Times New Roman"/>
          <w:szCs w:val="24"/>
          <w:highlight w:val="none"/>
          <w:rPrChange w:id="18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84" w:author="随遇而安" w:date="2023-08-24T08:28:26Z">
            <w:rPr>
              <w:rFonts w:ascii="Times New Roman" w:hAnsi="Times New Roman" w:cs="Times New Roman"/>
              <w:szCs w:val="24"/>
            </w:rPr>
          </w:rPrChange>
        </w:rPr>
        <w:t>《北控水务集团危险有害因素评价管理规定》，TX.AQ.004(GD)，2020年6月发布。</w:t>
      </w:r>
    </w:p>
    <w:p>
      <w:pPr>
        <w:pStyle w:val="11"/>
        <w:numPr>
          <w:ilvl w:val="0"/>
          <w:numId w:val="1"/>
        </w:numPr>
        <w:tabs>
          <w:tab w:val="center" w:pos="993"/>
        </w:tabs>
        <w:ind w:left="0" w:firstLine="482"/>
        <w:rPr>
          <w:rFonts w:ascii="Times New Roman" w:hAnsi="Times New Roman" w:cs="Times New Roman"/>
          <w:b/>
          <w:szCs w:val="24"/>
          <w:highlight w:val="none"/>
          <w:rPrChange w:id="185" w:author="随遇而安" w:date="2023-08-24T08:28:26Z">
            <w:rPr>
              <w:rFonts w:ascii="Times New Roman" w:hAnsi="Times New Roman" w:cs="Times New Roman"/>
              <w:b/>
              <w:szCs w:val="24"/>
            </w:rPr>
          </w:rPrChange>
        </w:rPr>
      </w:pPr>
      <w:r>
        <w:rPr>
          <w:rFonts w:ascii="Times New Roman" w:hAnsi="Times New Roman" w:cs="Times New Roman"/>
          <w:b/>
          <w:szCs w:val="24"/>
          <w:highlight w:val="none"/>
          <w:rPrChange w:id="186" w:author="随遇而安" w:date="2023-08-24T08:28:26Z">
            <w:rPr>
              <w:rFonts w:ascii="Times New Roman" w:hAnsi="Times New Roman" w:cs="Times New Roman"/>
              <w:b/>
              <w:szCs w:val="24"/>
            </w:rPr>
          </w:rPrChange>
        </w:rPr>
        <w:t>释义</w:t>
      </w:r>
    </w:p>
    <w:p>
      <w:pPr>
        <w:tabs>
          <w:tab w:val="center" w:pos="993"/>
        </w:tabs>
        <w:ind w:firstLine="480"/>
        <w:rPr>
          <w:rFonts w:ascii="Times New Roman" w:hAnsi="Times New Roman" w:cs="Times New Roman"/>
          <w:szCs w:val="24"/>
          <w:highlight w:val="none"/>
          <w:rPrChange w:id="18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88" w:author="随遇而安" w:date="2023-08-24T08:28:26Z">
            <w:rPr>
              <w:rFonts w:ascii="Times New Roman" w:hAnsi="Times New Roman" w:cs="Times New Roman"/>
              <w:szCs w:val="24"/>
            </w:rPr>
          </w:rPrChange>
        </w:rPr>
        <w:t>（1）事故：造成死亡、疾病、伤害、损坏或其它损失的意外情况。</w:t>
      </w:r>
    </w:p>
    <w:p>
      <w:pPr>
        <w:tabs>
          <w:tab w:val="center" w:pos="993"/>
        </w:tabs>
        <w:ind w:firstLine="480"/>
        <w:rPr>
          <w:rFonts w:ascii="Times New Roman" w:hAnsi="Times New Roman" w:cs="Times New Roman"/>
          <w:szCs w:val="24"/>
          <w:highlight w:val="none"/>
          <w:rPrChange w:id="18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90" w:author="随遇而安" w:date="2023-08-24T08:28:26Z">
            <w:rPr>
              <w:rFonts w:ascii="Times New Roman" w:hAnsi="Times New Roman" w:cs="Times New Roman"/>
              <w:szCs w:val="24"/>
            </w:rPr>
          </w:rPrChange>
        </w:rPr>
        <w:t>（2）危险源：可能导致人身伤害和（或）健康损害的根源、状态或行为，或其组合。</w:t>
      </w:r>
    </w:p>
    <w:p>
      <w:pPr>
        <w:tabs>
          <w:tab w:val="center" w:pos="993"/>
        </w:tabs>
        <w:ind w:firstLine="480"/>
        <w:rPr>
          <w:rFonts w:ascii="Times New Roman" w:hAnsi="Times New Roman" w:cs="Times New Roman"/>
          <w:szCs w:val="24"/>
          <w:highlight w:val="none"/>
          <w:rPrChange w:id="19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92" w:author="随遇而安" w:date="2023-08-24T08:28:26Z">
            <w:rPr>
              <w:rFonts w:ascii="Times New Roman" w:hAnsi="Times New Roman" w:cs="Times New Roman"/>
              <w:szCs w:val="24"/>
            </w:rPr>
          </w:rPrChange>
        </w:rPr>
        <w:t>（3）危险源辨识：识别危险源的存在并确定其特性的过程。</w:t>
      </w:r>
    </w:p>
    <w:p>
      <w:pPr>
        <w:tabs>
          <w:tab w:val="center" w:pos="993"/>
        </w:tabs>
        <w:ind w:firstLine="480"/>
        <w:rPr>
          <w:rFonts w:ascii="Times New Roman" w:hAnsi="Times New Roman" w:cs="Times New Roman"/>
          <w:szCs w:val="24"/>
          <w:highlight w:val="none"/>
          <w:rPrChange w:id="19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194" w:author="随遇而安" w:date="2023-08-24T08:28:26Z">
            <w:rPr>
              <w:rFonts w:ascii="Times New Roman" w:hAnsi="Times New Roman" w:cs="Times New Roman"/>
              <w:szCs w:val="24"/>
            </w:rPr>
          </w:rPrChange>
        </w:rPr>
        <w:t>（4）风险：</w:t>
      </w:r>
      <w:r>
        <w:rPr>
          <w:rStyle w:val="14"/>
          <w:rFonts w:hint="default" w:ascii="Times New Roman" w:hAnsi="Times New Roman" w:cs="Times New Roman"/>
          <w:highlight w:val="none"/>
          <w:rPrChange w:id="195" w:author="随遇而安" w:date="2023-08-24T08:28:26Z">
            <w:rPr>
              <w:rStyle w:val="14"/>
              <w:rFonts w:hint="default" w:ascii="Times New Roman" w:hAnsi="Times New Roman" w:cs="Times New Roman"/>
            </w:rPr>
          </w:rPrChange>
        </w:rPr>
        <w:t>指发生危险条件或有害暴露的可能性，与随之引发的人身伤害或健康损害的严重性的组合</w:t>
      </w:r>
      <w:r>
        <w:rPr>
          <w:rFonts w:ascii="Times New Roman" w:hAnsi="Times New Roman" w:cs="Times New Roman"/>
          <w:szCs w:val="24"/>
          <w:highlight w:val="none"/>
          <w:rPrChange w:id="196" w:author="随遇而安" w:date="2023-08-24T08:28:26Z">
            <w:rPr>
              <w:rFonts w:ascii="Times New Roman" w:hAnsi="Times New Roman" w:cs="Times New Roman"/>
              <w:szCs w:val="24"/>
            </w:rPr>
          </w:rPrChange>
        </w:rPr>
        <w:t>。</w:t>
      </w:r>
    </w:p>
    <w:p>
      <w:pPr>
        <w:widowControl/>
        <w:tabs>
          <w:tab w:val="center" w:pos="993"/>
        </w:tabs>
        <w:ind w:firstLine="480"/>
        <w:jc w:val="left"/>
        <w:rPr>
          <w:rStyle w:val="14"/>
          <w:rFonts w:hint="default" w:ascii="Times New Roman" w:hAnsi="Times New Roman" w:cs="Times New Roman"/>
          <w:highlight w:val="none"/>
          <w:rPrChange w:id="197" w:author="随遇而安" w:date="2023-08-24T08:28:26Z">
            <w:rPr>
              <w:rStyle w:val="14"/>
              <w:rFonts w:hint="default" w:ascii="Times New Roman" w:hAnsi="Times New Roman" w:cs="Times New Roman"/>
            </w:rPr>
          </w:rPrChange>
        </w:rPr>
      </w:pPr>
      <w:r>
        <w:rPr>
          <w:rStyle w:val="14"/>
          <w:rFonts w:hint="default" w:ascii="Times New Roman" w:hAnsi="Times New Roman" w:cs="Times New Roman"/>
          <w:highlight w:val="none"/>
          <w:rPrChange w:id="198" w:author="随遇而安" w:date="2023-08-24T08:28:26Z">
            <w:rPr>
              <w:rStyle w:val="14"/>
              <w:rFonts w:hint="default" w:ascii="Times New Roman" w:hAnsi="Times New Roman" w:cs="Times New Roman"/>
            </w:rPr>
          </w:rPrChange>
        </w:rPr>
        <w:t>（5）风险评价：指对危险源导致的风险进行评估，对现有控制措施的充分性加以考虑以及对风险是否接受予以确定的过程。</w:t>
      </w:r>
    </w:p>
    <w:p>
      <w:pPr>
        <w:widowControl/>
        <w:tabs>
          <w:tab w:val="center" w:pos="993"/>
        </w:tabs>
        <w:ind w:firstLine="480"/>
        <w:jc w:val="left"/>
        <w:rPr>
          <w:rStyle w:val="14"/>
          <w:rFonts w:hint="default" w:ascii="Times New Roman" w:hAnsi="Times New Roman" w:cs="Times New Roman"/>
          <w:highlight w:val="none"/>
          <w:rPrChange w:id="199" w:author="随遇而安" w:date="2023-08-24T08:28:26Z">
            <w:rPr>
              <w:rStyle w:val="14"/>
              <w:rFonts w:hint="default" w:ascii="Times New Roman" w:hAnsi="Times New Roman" w:cs="Times New Roman"/>
            </w:rPr>
          </w:rPrChange>
        </w:rPr>
      </w:pPr>
      <w:r>
        <w:rPr>
          <w:rStyle w:val="14"/>
          <w:rFonts w:hint="default" w:ascii="Times New Roman" w:hAnsi="Times New Roman" w:cs="Times New Roman"/>
          <w:highlight w:val="none"/>
          <w:rPrChange w:id="200" w:author="随遇而安" w:date="2023-08-24T08:28:26Z">
            <w:rPr>
              <w:rStyle w:val="14"/>
              <w:rFonts w:hint="default" w:ascii="Times New Roman" w:hAnsi="Times New Roman" w:cs="Times New Roman"/>
            </w:rPr>
          </w:rPrChange>
        </w:rPr>
        <w:t>（6）</w:t>
      </w:r>
      <w:r>
        <w:rPr>
          <w:rFonts w:ascii="Times New Roman" w:hAnsi="Times New Roman" w:cs="Times New Roman"/>
          <w:color w:val="000000"/>
          <w:szCs w:val="24"/>
          <w:highlight w:val="none"/>
          <w:rPrChange w:id="201" w:author="随遇而安" w:date="2023-08-24T08:28:26Z">
            <w:rPr>
              <w:rFonts w:ascii="Times New Roman" w:hAnsi="Times New Roman" w:cs="Times New Roman"/>
              <w:color w:val="000000"/>
              <w:szCs w:val="24"/>
            </w:rPr>
          </w:rPrChange>
        </w:rPr>
        <w:t>危险有害因素：对人造成伤亡、影响人的身体健康甚至导致疾病的因素。</w:t>
      </w:r>
    </w:p>
    <w:p>
      <w:pPr>
        <w:widowControl/>
        <w:kinsoku w:val="0"/>
        <w:adjustRightInd w:val="0"/>
        <w:snapToGrid w:val="0"/>
        <w:spacing w:before="116"/>
        <w:ind w:firstLine="0" w:firstLineChars="0"/>
        <w:jc w:val="left"/>
        <w:textAlignment w:val="baseline"/>
        <w:outlineLvl w:val="0"/>
        <w:rPr>
          <w:rFonts w:hint="eastAsia" w:ascii="仿宋" w:hAnsi="仿宋" w:eastAsia="仿宋" w:cs="仿宋"/>
          <w:b/>
          <w:bCs/>
          <w:snapToGrid w:val="0"/>
          <w:color w:val="000000"/>
          <w:spacing w:val="-13"/>
          <w:kern w:val="0"/>
          <w:sz w:val="28"/>
          <w:szCs w:val="24"/>
          <w:highlight w:val="none"/>
          <w:lang w:val="en-US" w:eastAsia="zh-CN"/>
        </w:rPr>
      </w:pPr>
      <w:bookmarkStart w:id="2" w:name="_Toc25676"/>
      <w:bookmarkStart w:id="3" w:name="_Toc24931"/>
      <w:r>
        <w:rPr>
          <w:rFonts w:hint="eastAsia" w:ascii="仿宋" w:hAnsi="仿宋" w:eastAsia="仿宋" w:cs="仿宋"/>
          <w:b/>
          <w:bCs/>
          <w:snapToGrid w:val="0"/>
          <w:color w:val="000000"/>
          <w:spacing w:val="-13"/>
          <w:kern w:val="0"/>
          <w:sz w:val="28"/>
          <w:szCs w:val="24"/>
          <w:highlight w:val="none"/>
          <w:lang w:val="en-US" w:eastAsia="zh-CN"/>
        </w:rPr>
        <w:t>2.职责分工</w:t>
      </w:r>
      <w:bookmarkEnd w:id="2"/>
      <w:bookmarkEnd w:id="3"/>
    </w:p>
    <w:p>
      <w:pPr>
        <w:pStyle w:val="11"/>
        <w:numPr>
          <w:ilvl w:val="0"/>
          <w:numId w:val="2"/>
        </w:numPr>
        <w:tabs>
          <w:tab w:val="center" w:pos="993"/>
        </w:tabs>
        <w:ind w:left="0" w:firstLine="480"/>
        <w:rPr>
          <w:rFonts w:ascii="Times New Roman" w:hAnsi="Times New Roman" w:cs="Times New Roman"/>
          <w:szCs w:val="24"/>
          <w:highlight w:val="none"/>
          <w:rPrChange w:id="202" w:author="随遇而安" w:date="2023-08-24T08:28:26Z">
            <w:rPr>
              <w:rFonts w:ascii="Times New Roman" w:hAnsi="Times New Roman" w:cs="Times New Roman"/>
              <w:szCs w:val="24"/>
              <w:highlight w:val="yellow"/>
            </w:rPr>
          </w:rPrChange>
        </w:rPr>
      </w:pPr>
      <w:del w:id="203" w:author="随遇而安" w:date="2023-08-24T08:34:40Z">
        <w:r>
          <w:rPr>
            <w:rFonts w:ascii="Times New Roman" w:hAnsi="Times New Roman" w:cs="Times New Roman"/>
            <w:szCs w:val="24"/>
            <w:highlight w:val="none"/>
            <w:rPrChange w:id="204" w:author="随遇而安" w:date="2023-08-24T08:28:26Z">
              <w:rPr>
                <w:rFonts w:ascii="Times New Roman" w:hAnsi="Times New Roman" w:cs="Times New Roman"/>
                <w:szCs w:val="24"/>
              </w:rPr>
            </w:rPrChange>
          </w:rPr>
          <w:delText>XXX区域公司</w:delText>
        </w:r>
      </w:del>
      <w:ins w:id="206" w:author="随遇而安" w:date="2023-08-24T08:34:43Z">
        <w:r>
          <w:rPr>
            <w:rFonts w:hint="eastAsia" w:ascii="Times New Roman" w:hAnsi="Times New Roman" w:cs="Times New Roman"/>
            <w:szCs w:val="24"/>
            <w:highlight w:val="none"/>
            <w:lang w:val="en-US" w:eastAsia="zh-CN"/>
          </w:rPr>
          <w:t>安环品质部</w:t>
        </w:r>
      </w:ins>
      <w:r>
        <w:rPr>
          <w:rFonts w:ascii="Times New Roman" w:hAnsi="Times New Roman" w:cs="Times New Roman"/>
          <w:szCs w:val="24"/>
          <w:highlight w:val="none"/>
          <w:rPrChange w:id="207" w:author="随遇而安" w:date="2023-08-24T08:28:26Z">
            <w:rPr>
              <w:rFonts w:ascii="Times New Roman" w:hAnsi="Times New Roman" w:cs="Times New Roman"/>
              <w:szCs w:val="24"/>
              <w:highlight w:val="yellow"/>
            </w:rPr>
          </w:rPrChange>
        </w:rPr>
        <w:t>负责：</w:t>
      </w:r>
    </w:p>
    <w:p>
      <w:pPr>
        <w:tabs>
          <w:tab w:val="left" w:pos="993"/>
        </w:tabs>
        <w:autoSpaceDE w:val="0"/>
        <w:autoSpaceDN w:val="0"/>
        <w:ind w:firstLine="480"/>
        <w:rPr>
          <w:rFonts w:ascii="Times New Roman" w:hAnsi="Times New Roman" w:cs="Times New Roman"/>
          <w:szCs w:val="24"/>
          <w:highlight w:val="none"/>
          <w:rPrChange w:id="208" w:author="随遇而安" w:date="2023-08-24T08:28:26Z">
            <w:rPr>
              <w:rFonts w:ascii="Times New Roman" w:hAnsi="Times New Roman" w:cs="Times New Roman"/>
              <w:szCs w:val="24"/>
              <w:highlight w:val="yellow"/>
            </w:rPr>
          </w:rPrChange>
        </w:rPr>
      </w:pPr>
      <w:r>
        <w:rPr>
          <w:rStyle w:val="14"/>
          <w:rFonts w:hint="default" w:ascii="Times New Roman" w:hAnsi="Times New Roman" w:cs="Times New Roman"/>
          <w:highlight w:val="none"/>
          <w:rPrChange w:id="209" w:author="随遇而安" w:date="2023-08-24T08:28:26Z">
            <w:rPr>
              <w:rStyle w:val="14"/>
              <w:rFonts w:hint="default" w:ascii="Times New Roman" w:hAnsi="Times New Roman" w:cs="Times New Roman"/>
              <w:highlight w:val="yellow"/>
            </w:rPr>
          </w:rPrChange>
        </w:rPr>
        <w:t>（1）</w:t>
      </w:r>
      <w:r>
        <w:rPr>
          <w:rFonts w:ascii="Times New Roman" w:hAnsi="Times New Roman" w:cs="Times New Roman"/>
          <w:szCs w:val="24"/>
          <w:highlight w:val="none"/>
          <w:rPrChange w:id="210" w:author="随遇而安" w:date="2023-08-24T08:28:26Z">
            <w:rPr>
              <w:rFonts w:ascii="Times New Roman" w:hAnsi="Times New Roman" w:cs="Times New Roman"/>
              <w:szCs w:val="24"/>
              <w:highlight w:val="yellow"/>
            </w:rPr>
          </w:rPrChange>
        </w:rPr>
        <w:t>组织制定本单位危险有害因素评价管理办法，组织并督导</w:t>
      </w:r>
      <w:del w:id="211" w:author="随遇而安" w:date="2023-08-24T08:34:51Z">
        <w:r>
          <w:rPr>
            <w:rFonts w:ascii="Times New Roman" w:hAnsi="Times New Roman" w:cs="Times New Roman"/>
            <w:szCs w:val="24"/>
            <w:highlight w:val="none"/>
            <w:rPrChange w:id="212" w:author="随遇而安" w:date="2023-08-24T08:28:26Z">
              <w:rPr>
                <w:rFonts w:ascii="Times New Roman" w:hAnsi="Times New Roman" w:cs="Times New Roman"/>
                <w:szCs w:val="24"/>
                <w:highlight w:val="yellow"/>
              </w:rPr>
            </w:rPrChange>
          </w:rPr>
          <w:delText>运营公司</w:delText>
        </w:r>
      </w:del>
      <w:ins w:id="214" w:author="随遇而安" w:date="2023-08-24T08:34:52Z">
        <w:r>
          <w:rPr>
            <w:rFonts w:hint="eastAsia" w:ascii="Times New Roman" w:hAnsi="Times New Roman" w:cs="Times New Roman"/>
            <w:szCs w:val="24"/>
            <w:highlight w:val="none"/>
            <w:lang w:val="en-US" w:eastAsia="zh-CN"/>
          </w:rPr>
          <w:t>各部门</w:t>
        </w:r>
      </w:ins>
      <w:ins w:id="215" w:author="随遇而安" w:date="2023-08-24T08:34:53Z">
        <w:r>
          <w:rPr>
            <w:rFonts w:hint="eastAsia" w:ascii="Times New Roman" w:hAnsi="Times New Roman" w:cs="Times New Roman"/>
            <w:szCs w:val="24"/>
            <w:highlight w:val="none"/>
            <w:lang w:val="en-US" w:eastAsia="zh-CN"/>
          </w:rPr>
          <w:t>（</w:t>
        </w:r>
      </w:ins>
      <w:ins w:id="216" w:author="随遇而安" w:date="2023-08-24T08:34:55Z">
        <w:r>
          <w:rPr>
            <w:rFonts w:hint="eastAsia" w:ascii="Times New Roman" w:hAnsi="Times New Roman" w:cs="Times New Roman"/>
            <w:szCs w:val="24"/>
            <w:highlight w:val="none"/>
            <w:lang w:val="en-US" w:eastAsia="zh-CN"/>
          </w:rPr>
          <w:t>中心</w:t>
        </w:r>
      </w:ins>
      <w:ins w:id="217" w:author="随遇而安" w:date="2023-08-24T08:34:53Z">
        <w:r>
          <w:rPr>
            <w:rFonts w:hint="eastAsia" w:ascii="Times New Roman" w:hAnsi="Times New Roman" w:cs="Times New Roman"/>
            <w:szCs w:val="24"/>
            <w:highlight w:val="none"/>
            <w:lang w:val="en-US" w:eastAsia="zh-CN"/>
          </w:rPr>
          <w:t>）</w:t>
        </w:r>
      </w:ins>
      <w:r>
        <w:rPr>
          <w:rFonts w:ascii="Times New Roman" w:hAnsi="Times New Roman" w:cs="Times New Roman"/>
          <w:szCs w:val="24"/>
          <w:highlight w:val="none"/>
          <w:rPrChange w:id="218" w:author="随遇而安" w:date="2023-08-24T08:28:26Z">
            <w:rPr>
              <w:rFonts w:ascii="Times New Roman" w:hAnsi="Times New Roman" w:cs="Times New Roman"/>
              <w:szCs w:val="24"/>
              <w:highlight w:val="yellow"/>
            </w:rPr>
          </w:rPrChange>
        </w:rPr>
        <w:t xml:space="preserve">开展危险有害因素评价工作，指导、监督风险管控措施的制定与实施； </w:t>
      </w:r>
    </w:p>
    <w:p>
      <w:pPr>
        <w:widowControl/>
        <w:tabs>
          <w:tab w:val="center" w:pos="993"/>
        </w:tabs>
        <w:ind w:firstLine="480"/>
        <w:jc w:val="left"/>
        <w:rPr>
          <w:rFonts w:ascii="Times New Roman" w:hAnsi="Times New Roman" w:cs="Times New Roman"/>
          <w:szCs w:val="24"/>
          <w:highlight w:val="none"/>
          <w:rPrChange w:id="219" w:author="随遇而安" w:date="2023-08-24T08:28:26Z">
            <w:rPr>
              <w:rFonts w:ascii="Times New Roman" w:hAnsi="Times New Roman" w:cs="Times New Roman"/>
              <w:szCs w:val="24"/>
              <w:highlight w:val="yellow"/>
            </w:rPr>
          </w:rPrChange>
        </w:rPr>
      </w:pPr>
      <w:r>
        <w:rPr>
          <w:rFonts w:ascii="Times New Roman" w:hAnsi="Times New Roman" w:cs="Times New Roman"/>
          <w:szCs w:val="24"/>
          <w:highlight w:val="none"/>
          <w:rPrChange w:id="220" w:author="随遇而安" w:date="2023-08-24T08:28:26Z">
            <w:rPr>
              <w:rFonts w:ascii="Times New Roman" w:hAnsi="Times New Roman" w:cs="Times New Roman"/>
              <w:szCs w:val="24"/>
              <w:highlight w:val="yellow"/>
            </w:rPr>
          </w:rPrChange>
        </w:rPr>
        <w:t>（2）根据范围内危险有害因素评价结果，汇总编制二级及以上风险的《风险管控措施清单》（附件1），定期更新，并及时上报到</w:t>
      </w:r>
      <w:del w:id="221" w:author="随遇而安" w:date="2023-08-24T08:35:16Z">
        <w:r>
          <w:rPr>
            <w:rFonts w:ascii="Times New Roman" w:hAnsi="Times New Roman" w:cs="Times New Roman"/>
            <w:szCs w:val="24"/>
            <w:highlight w:val="none"/>
            <w:rPrChange w:id="222" w:author="随遇而安" w:date="2023-08-24T08:28:26Z">
              <w:rPr>
                <w:rFonts w:ascii="Times New Roman" w:hAnsi="Times New Roman" w:cs="Times New Roman"/>
                <w:szCs w:val="24"/>
                <w:highlight w:val="yellow"/>
              </w:rPr>
            </w:rPrChange>
          </w:rPr>
          <w:delText>东部大区</w:delText>
        </w:r>
      </w:del>
      <w:del w:id="224" w:author="随遇而安" w:date="2023-08-24T08:35:16Z">
        <w:r>
          <w:rPr>
            <w:rFonts w:ascii="Times New Roman" w:hAnsi="Times New Roman" w:cs="Times New Roman"/>
            <w:szCs w:val="24"/>
            <w:highlight w:val="none"/>
            <w:rPrChange w:id="225" w:author="随遇而安" w:date="2023-08-24T08:28:26Z">
              <w:rPr>
                <w:rFonts w:ascii="Times New Roman" w:hAnsi="Times New Roman" w:cs="Times New Roman"/>
                <w:szCs w:val="24"/>
                <w:highlight w:val="yellow"/>
              </w:rPr>
            </w:rPrChange>
          </w:rPr>
          <w:delText>和</w:delText>
        </w:r>
      </w:del>
      <w:ins w:id="227" w:author="随遇而安" w:date="2023-08-24T08:35:20Z">
        <w:r>
          <w:rPr>
            <w:rFonts w:hint="eastAsia" w:ascii="Times New Roman" w:hAnsi="Times New Roman" w:cs="Times New Roman"/>
            <w:szCs w:val="24"/>
            <w:highlight w:val="none"/>
            <w:lang w:val="en-US" w:eastAsia="zh-CN"/>
          </w:rPr>
          <w:t>上级</w:t>
        </w:r>
      </w:ins>
      <w:r>
        <w:rPr>
          <w:rFonts w:ascii="Times New Roman" w:hAnsi="Times New Roman" w:cs="Times New Roman"/>
          <w:szCs w:val="24"/>
          <w:highlight w:val="none"/>
          <w:rPrChange w:id="228" w:author="随遇而安" w:date="2023-08-24T08:28:26Z">
            <w:rPr>
              <w:rFonts w:ascii="Times New Roman" w:hAnsi="Times New Roman" w:cs="Times New Roman"/>
              <w:szCs w:val="24"/>
              <w:highlight w:val="yellow"/>
            </w:rPr>
          </w:rPrChange>
        </w:rPr>
        <w:t>业务主管部门备案；</w:t>
      </w:r>
    </w:p>
    <w:p>
      <w:pPr>
        <w:widowControl/>
        <w:tabs>
          <w:tab w:val="center" w:pos="993"/>
        </w:tabs>
        <w:ind w:firstLine="480"/>
        <w:jc w:val="left"/>
        <w:rPr>
          <w:rFonts w:ascii="Times New Roman" w:hAnsi="Times New Roman" w:cs="Times New Roman"/>
          <w:szCs w:val="24"/>
          <w:highlight w:val="none"/>
          <w:rPrChange w:id="229" w:author="随遇而安" w:date="2023-08-24T08:28:26Z">
            <w:rPr>
              <w:rFonts w:ascii="Times New Roman" w:hAnsi="Times New Roman" w:cs="Times New Roman"/>
              <w:szCs w:val="24"/>
              <w:highlight w:val="yellow"/>
            </w:rPr>
          </w:rPrChange>
        </w:rPr>
      </w:pPr>
      <w:r>
        <w:rPr>
          <w:rFonts w:ascii="Times New Roman" w:hAnsi="Times New Roman" w:cs="Times New Roman"/>
          <w:szCs w:val="24"/>
          <w:highlight w:val="none"/>
          <w:rPrChange w:id="230" w:author="随遇而安" w:date="2023-08-24T08:28:26Z">
            <w:rPr>
              <w:rFonts w:ascii="Times New Roman" w:hAnsi="Times New Roman" w:cs="Times New Roman"/>
              <w:szCs w:val="24"/>
              <w:highlight w:val="yellow"/>
            </w:rPr>
          </w:rPrChange>
        </w:rPr>
        <w:t>（3）对</w:t>
      </w:r>
      <w:del w:id="231" w:author="随遇而安" w:date="2023-08-24T08:35:31Z">
        <w:r>
          <w:rPr>
            <w:rFonts w:ascii="Times New Roman" w:hAnsi="Times New Roman" w:cs="Times New Roman"/>
            <w:szCs w:val="24"/>
            <w:highlight w:val="none"/>
            <w:rPrChange w:id="232" w:author="随遇而安" w:date="2023-08-24T08:28:26Z">
              <w:rPr>
                <w:rFonts w:ascii="Times New Roman" w:hAnsi="Times New Roman" w:cs="Times New Roman"/>
                <w:szCs w:val="24"/>
                <w:highlight w:val="yellow"/>
              </w:rPr>
            </w:rPrChange>
          </w:rPr>
          <w:delText>运营公司</w:delText>
        </w:r>
      </w:del>
      <w:ins w:id="234" w:author="随遇而安" w:date="2023-08-24T08:35:32Z">
        <w:r>
          <w:rPr>
            <w:rFonts w:hint="eastAsia" w:ascii="Times New Roman" w:hAnsi="Times New Roman" w:cs="Times New Roman"/>
            <w:szCs w:val="24"/>
            <w:highlight w:val="none"/>
            <w:lang w:val="en-US" w:eastAsia="zh-CN"/>
          </w:rPr>
          <w:t>各部门</w:t>
        </w:r>
      </w:ins>
      <w:ins w:id="235" w:author="随遇而安" w:date="2023-08-24T08:35:33Z">
        <w:r>
          <w:rPr>
            <w:rFonts w:hint="eastAsia" w:ascii="Times New Roman" w:hAnsi="Times New Roman" w:cs="Times New Roman"/>
            <w:szCs w:val="24"/>
            <w:highlight w:val="none"/>
            <w:lang w:val="en-US" w:eastAsia="zh-CN"/>
          </w:rPr>
          <w:t>（</w:t>
        </w:r>
      </w:ins>
      <w:ins w:id="236" w:author="随遇而安" w:date="2023-08-24T08:35:34Z">
        <w:r>
          <w:rPr>
            <w:rFonts w:hint="eastAsia" w:ascii="Times New Roman" w:hAnsi="Times New Roman" w:cs="Times New Roman"/>
            <w:szCs w:val="24"/>
            <w:highlight w:val="none"/>
            <w:lang w:val="en-US" w:eastAsia="zh-CN"/>
          </w:rPr>
          <w:t>中心</w:t>
        </w:r>
      </w:ins>
      <w:ins w:id="237" w:author="随遇而安" w:date="2023-08-24T08:35:33Z">
        <w:r>
          <w:rPr>
            <w:rFonts w:hint="eastAsia" w:ascii="Times New Roman" w:hAnsi="Times New Roman" w:cs="Times New Roman"/>
            <w:szCs w:val="24"/>
            <w:highlight w:val="none"/>
            <w:lang w:val="en-US" w:eastAsia="zh-CN"/>
          </w:rPr>
          <w:t>）</w:t>
        </w:r>
      </w:ins>
      <w:r>
        <w:rPr>
          <w:rFonts w:ascii="Times New Roman" w:hAnsi="Times New Roman" w:cs="Times New Roman"/>
          <w:szCs w:val="24"/>
          <w:highlight w:val="none"/>
          <w:rPrChange w:id="238" w:author="随遇而安" w:date="2023-08-24T08:28:26Z">
            <w:rPr>
              <w:rFonts w:ascii="Times New Roman" w:hAnsi="Times New Roman" w:cs="Times New Roman"/>
              <w:szCs w:val="24"/>
              <w:highlight w:val="yellow"/>
            </w:rPr>
          </w:rPrChange>
        </w:rPr>
        <w:t>报送的危险有害因素评价结果，予以分析、审核，并对三级及以上风险的整改情况进行跟踪监督。</w:t>
      </w:r>
    </w:p>
    <w:p>
      <w:pPr>
        <w:tabs>
          <w:tab w:val="left" w:pos="993"/>
        </w:tabs>
        <w:ind w:firstLine="480"/>
        <w:rPr>
          <w:rFonts w:ascii="Times New Roman" w:hAnsi="Times New Roman" w:cs="Times New Roman"/>
          <w:szCs w:val="24"/>
          <w:highlight w:val="none"/>
          <w:rPrChange w:id="239" w:author="随遇而安" w:date="2023-08-24T08:28:26Z">
            <w:rPr>
              <w:rFonts w:ascii="Times New Roman" w:hAnsi="Times New Roman" w:cs="Times New Roman"/>
              <w:szCs w:val="24"/>
              <w:highlight w:val="yellow"/>
            </w:rPr>
          </w:rPrChange>
        </w:rPr>
      </w:pPr>
      <w:r>
        <w:rPr>
          <w:rFonts w:ascii="Times New Roman" w:hAnsi="Times New Roman" w:cs="Times New Roman"/>
          <w:szCs w:val="24"/>
          <w:highlight w:val="none"/>
          <w:rPrChange w:id="240" w:author="随遇而安" w:date="2023-08-24T08:28:26Z">
            <w:rPr>
              <w:rFonts w:ascii="Times New Roman" w:hAnsi="Times New Roman" w:cs="Times New Roman"/>
              <w:szCs w:val="24"/>
              <w:highlight w:val="yellow"/>
            </w:rPr>
          </w:rPrChange>
        </w:rPr>
        <w:t>2.2</w:t>
      </w:r>
      <w:del w:id="241" w:author="随遇而安" w:date="2023-08-24T08:36:11Z">
        <w:r>
          <w:rPr>
            <w:rFonts w:ascii="Times New Roman" w:hAnsi="Times New Roman" w:cs="Times New Roman"/>
            <w:szCs w:val="24"/>
            <w:highlight w:val="none"/>
            <w:rPrChange w:id="242" w:author="随遇而安" w:date="2023-08-24T08:28:26Z">
              <w:rPr>
                <w:rFonts w:ascii="Times New Roman" w:hAnsi="Times New Roman" w:cs="Times New Roman"/>
                <w:szCs w:val="24"/>
                <w:highlight w:val="yellow"/>
              </w:rPr>
            </w:rPrChange>
          </w:rPr>
          <w:delText>运营公司</w:delText>
        </w:r>
      </w:del>
      <w:ins w:id="244" w:author="随遇而安" w:date="2023-08-24T08:36:14Z">
        <w:r>
          <w:rPr>
            <w:rFonts w:hint="eastAsia" w:ascii="Times New Roman" w:hAnsi="Times New Roman" w:cs="Times New Roman"/>
            <w:szCs w:val="24"/>
            <w:highlight w:val="none"/>
            <w:lang w:val="en-US" w:eastAsia="zh-CN"/>
          </w:rPr>
          <w:t>生产运营部</w:t>
        </w:r>
      </w:ins>
      <w:r>
        <w:rPr>
          <w:rFonts w:ascii="Times New Roman" w:hAnsi="Times New Roman" w:cs="Times New Roman"/>
          <w:szCs w:val="24"/>
          <w:highlight w:val="none"/>
          <w:rPrChange w:id="245" w:author="随遇而安" w:date="2023-08-24T08:28:26Z">
            <w:rPr>
              <w:rFonts w:ascii="Times New Roman" w:hAnsi="Times New Roman" w:cs="Times New Roman"/>
              <w:szCs w:val="24"/>
              <w:highlight w:val="yellow"/>
            </w:rPr>
          </w:rPrChange>
        </w:rPr>
        <w:t>是本公司危险有害因素评价工作责任主体，具体负责：</w:t>
      </w:r>
    </w:p>
    <w:p>
      <w:pPr>
        <w:tabs>
          <w:tab w:val="left" w:pos="993"/>
        </w:tabs>
        <w:ind w:firstLine="480"/>
        <w:rPr>
          <w:del w:id="246" w:author="随遇而安" w:date="2023-08-24T08:36:55Z"/>
          <w:rFonts w:ascii="Times New Roman" w:hAnsi="Times New Roman" w:cs="Times New Roman"/>
          <w:szCs w:val="24"/>
          <w:highlight w:val="none"/>
          <w:rPrChange w:id="247" w:author="随遇而安" w:date="2023-08-24T08:28:26Z">
            <w:rPr>
              <w:del w:id="248" w:author="随遇而安" w:date="2023-08-24T08:36:55Z"/>
              <w:rFonts w:ascii="Times New Roman" w:hAnsi="Times New Roman" w:cs="Times New Roman"/>
              <w:szCs w:val="24"/>
              <w:highlight w:val="yellow"/>
            </w:rPr>
          </w:rPrChange>
        </w:rPr>
      </w:pPr>
      <w:del w:id="249" w:author="随遇而安" w:date="2023-08-24T08:36:55Z">
        <w:r>
          <w:rPr>
            <w:rFonts w:ascii="Times New Roman" w:hAnsi="Times New Roman" w:cs="Times New Roman"/>
            <w:szCs w:val="24"/>
            <w:highlight w:val="none"/>
            <w:rPrChange w:id="250" w:author="随遇而安" w:date="2023-08-24T08:28:26Z">
              <w:rPr>
                <w:rFonts w:ascii="Times New Roman" w:hAnsi="Times New Roman" w:cs="Times New Roman"/>
                <w:szCs w:val="24"/>
                <w:highlight w:val="yellow"/>
              </w:rPr>
            </w:rPrChange>
          </w:rPr>
          <w:delText>（1）根据</w:delText>
        </w:r>
      </w:del>
      <w:del w:id="252" w:author="随遇而安" w:date="2023-08-24T08:36:55Z">
        <w:r>
          <w:rPr>
            <w:rFonts w:ascii="Times New Roman" w:hAnsi="Times New Roman" w:cs="Times New Roman"/>
            <w:szCs w:val="24"/>
            <w:highlight w:val="none"/>
            <w:rPrChange w:id="253" w:author="随遇而安" w:date="2023-08-24T08:28:26Z">
              <w:rPr>
                <w:rFonts w:ascii="Times New Roman" w:hAnsi="Times New Roman" w:cs="Times New Roman"/>
                <w:szCs w:val="24"/>
                <w:highlight w:val="yellow"/>
              </w:rPr>
            </w:rPrChange>
          </w:rPr>
          <w:delText>上级单位</w:delText>
        </w:r>
      </w:del>
      <w:del w:id="255" w:author="随遇而安" w:date="2023-08-24T08:36:55Z">
        <w:r>
          <w:rPr>
            <w:rFonts w:ascii="Times New Roman" w:hAnsi="Times New Roman" w:cs="Times New Roman"/>
            <w:szCs w:val="24"/>
            <w:highlight w:val="none"/>
            <w:rPrChange w:id="256" w:author="随遇而安" w:date="2023-08-24T08:28:26Z">
              <w:rPr>
                <w:rFonts w:ascii="Times New Roman" w:hAnsi="Times New Roman" w:cs="Times New Roman"/>
                <w:szCs w:val="24"/>
                <w:highlight w:val="yellow"/>
              </w:rPr>
            </w:rPrChange>
          </w:rPr>
          <w:delText>相关规定，制定并落实本</w:delText>
        </w:r>
      </w:del>
      <w:del w:id="258" w:author="随遇而安" w:date="2023-08-24T08:36:55Z">
        <w:r>
          <w:rPr>
            <w:rFonts w:ascii="Times New Roman" w:hAnsi="Times New Roman" w:cs="Times New Roman"/>
            <w:szCs w:val="24"/>
            <w:highlight w:val="none"/>
            <w:rPrChange w:id="259" w:author="随遇而安" w:date="2023-08-24T08:28:26Z">
              <w:rPr>
                <w:rFonts w:ascii="Times New Roman" w:hAnsi="Times New Roman" w:cs="Times New Roman"/>
                <w:szCs w:val="24"/>
                <w:highlight w:val="yellow"/>
              </w:rPr>
            </w:rPrChange>
          </w:rPr>
          <w:delText>公司</w:delText>
        </w:r>
      </w:del>
      <w:del w:id="261" w:author="随遇而安" w:date="2023-08-24T08:36:55Z">
        <w:r>
          <w:rPr>
            <w:rFonts w:ascii="Times New Roman" w:hAnsi="Times New Roman" w:cs="Times New Roman"/>
            <w:szCs w:val="24"/>
            <w:highlight w:val="none"/>
            <w:rPrChange w:id="262" w:author="随遇而安" w:date="2023-08-24T08:28:26Z">
              <w:rPr>
                <w:rFonts w:ascii="Times New Roman" w:hAnsi="Times New Roman" w:cs="Times New Roman"/>
                <w:szCs w:val="24"/>
                <w:highlight w:val="yellow"/>
              </w:rPr>
            </w:rPrChange>
          </w:rPr>
          <w:delText>的危险有害因素评价管理办法，并接受上级单位的监督检查；</w:delText>
        </w:r>
      </w:del>
    </w:p>
    <w:p>
      <w:pPr>
        <w:tabs>
          <w:tab w:val="left" w:pos="993"/>
        </w:tabs>
        <w:ind w:firstLine="480"/>
        <w:rPr>
          <w:rFonts w:ascii="Times New Roman" w:hAnsi="Times New Roman" w:cs="Times New Roman"/>
          <w:szCs w:val="24"/>
          <w:highlight w:val="none"/>
          <w:rPrChange w:id="264" w:author="随遇而安" w:date="2023-08-24T08:28:26Z">
            <w:rPr>
              <w:rFonts w:ascii="Times New Roman" w:hAnsi="Times New Roman" w:cs="Times New Roman"/>
              <w:szCs w:val="24"/>
            </w:rPr>
          </w:rPrChange>
        </w:rPr>
      </w:pPr>
      <w:del w:id="265" w:author="随遇而安" w:date="2023-08-24T08:36:56Z">
        <w:r>
          <w:rPr>
            <w:rFonts w:ascii="Times New Roman" w:hAnsi="Times New Roman" w:cs="Times New Roman"/>
            <w:szCs w:val="24"/>
            <w:highlight w:val="none"/>
            <w:rPrChange w:id="266" w:author="随遇而安" w:date="2023-08-24T08:28:26Z">
              <w:rPr>
                <w:rFonts w:ascii="Times New Roman" w:hAnsi="Times New Roman" w:cs="Times New Roman"/>
                <w:szCs w:val="24"/>
                <w:highlight w:val="yellow"/>
              </w:rPr>
            </w:rPrChange>
          </w:rPr>
          <w:delText>（2）</w:delText>
        </w:r>
      </w:del>
      <w:r>
        <w:rPr>
          <w:rFonts w:ascii="Times New Roman" w:hAnsi="Times New Roman" w:cs="Times New Roman"/>
          <w:szCs w:val="24"/>
          <w:highlight w:val="none"/>
          <w:rPrChange w:id="268" w:author="随遇而安" w:date="2023-08-24T08:28:26Z">
            <w:rPr>
              <w:rFonts w:ascii="Times New Roman" w:hAnsi="Times New Roman" w:cs="Times New Roman"/>
              <w:szCs w:val="24"/>
              <w:highlight w:val="yellow"/>
            </w:rPr>
          </w:rPrChange>
        </w:rPr>
        <w:t>对本</w:t>
      </w:r>
      <w:ins w:id="269" w:author="随遇而安" w:date="2023-08-24T08:36:49Z">
        <w:r>
          <w:rPr>
            <w:rFonts w:hint="eastAsia" w:ascii="Times New Roman" w:hAnsi="Times New Roman" w:cs="Times New Roman"/>
            <w:szCs w:val="24"/>
            <w:highlight w:val="none"/>
            <w:lang w:val="en-US" w:eastAsia="zh-CN"/>
          </w:rPr>
          <w:t>部门（中心）</w:t>
        </w:r>
      </w:ins>
      <w:del w:id="270" w:author="随遇而安" w:date="2023-08-24T08:36:49Z">
        <w:r>
          <w:rPr>
            <w:rFonts w:ascii="Times New Roman" w:hAnsi="Times New Roman" w:cs="Times New Roman"/>
            <w:szCs w:val="24"/>
            <w:highlight w:val="none"/>
            <w:rPrChange w:id="271" w:author="随遇而安" w:date="2023-08-24T08:28:26Z">
              <w:rPr>
                <w:rFonts w:ascii="Times New Roman" w:hAnsi="Times New Roman" w:cs="Times New Roman"/>
                <w:szCs w:val="24"/>
                <w:highlight w:val="yellow"/>
              </w:rPr>
            </w:rPrChange>
          </w:rPr>
          <w:delText>公司</w:delText>
        </w:r>
      </w:del>
      <w:r>
        <w:rPr>
          <w:rFonts w:ascii="Times New Roman" w:hAnsi="Times New Roman" w:cs="Times New Roman"/>
          <w:szCs w:val="24"/>
          <w:highlight w:val="none"/>
          <w:rPrChange w:id="273" w:author="随遇而安" w:date="2023-08-24T08:28:26Z">
            <w:rPr>
              <w:rFonts w:ascii="Times New Roman" w:hAnsi="Times New Roman" w:cs="Times New Roman"/>
              <w:szCs w:val="24"/>
              <w:highlight w:val="yellow"/>
            </w:rPr>
          </w:rPrChange>
        </w:rPr>
        <w:t>工艺流程和作业活动范围涉及的危险有害因素予以评价，填写《危险有害因素辨识清单》（附件2），定期更新，并及时报送</w:t>
      </w:r>
      <w:del w:id="274" w:author="随遇而安" w:date="2023-08-24T08:37:02Z">
        <w:r>
          <w:rPr>
            <w:rFonts w:ascii="Times New Roman" w:hAnsi="Times New Roman" w:cs="Times New Roman"/>
            <w:szCs w:val="24"/>
            <w:highlight w:val="none"/>
            <w:rPrChange w:id="275" w:author="随遇而安" w:date="2023-08-24T08:28:26Z">
              <w:rPr>
                <w:rFonts w:ascii="Times New Roman" w:hAnsi="Times New Roman" w:cs="Times New Roman"/>
                <w:szCs w:val="24"/>
                <w:highlight w:val="yellow"/>
              </w:rPr>
            </w:rPrChange>
          </w:rPr>
          <w:delText>XXX区域公司</w:delText>
        </w:r>
      </w:del>
      <w:ins w:id="277" w:author="随遇而安" w:date="2023-08-24T08:37:04Z">
        <w:r>
          <w:rPr>
            <w:rFonts w:hint="eastAsia" w:ascii="Times New Roman" w:hAnsi="Times New Roman" w:cs="Times New Roman"/>
            <w:szCs w:val="24"/>
            <w:highlight w:val="none"/>
            <w:lang w:val="en-US" w:eastAsia="zh-CN"/>
          </w:rPr>
          <w:t>安环品质部</w:t>
        </w:r>
      </w:ins>
      <w:r>
        <w:rPr>
          <w:rFonts w:ascii="Times New Roman" w:hAnsi="Times New Roman" w:cs="Times New Roman"/>
          <w:szCs w:val="24"/>
          <w:highlight w:val="none"/>
          <w:rPrChange w:id="278" w:author="随遇而安" w:date="2023-08-24T08:28:26Z">
            <w:rPr>
              <w:rFonts w:ascii="Times New Roman" w:hAnsi="Times New Roman" w:cs="Times New Roman"/>
              <w:szCs w:val="24"/>
              <w:highlight w:val="yellow"/>
            </w:rPr>
          </w:rPrChange>
        </w:rPr>
        <w:t>。</w:t>
      </w:r>
    </w:p>
    <w:p>
      <w:pPr>
        <w:widowControl/>
        <w:kinsoku w:val="0"/>
        <w:adjustRightInd w:val="0"/>
        <w:snapToGrid w:val="0"/>
        <w:spacing w:before="116"/>
        <w:ind w:firstLine="0" w:firstLineChars="0"/>
        <w:jc w:val="left"/>
        <w:textAlignment w:val="baseline"/>
        <w:outlineLvl w:val="0"/>
        <w:rPr>
          <w:rFonts w:hint="eastAsia" w:ascii="仿宋" w:hAnsi="仿宋" w:eastAsia="仿宋" w:cs="仿宋"/>
          <w:b/>
          <w:bCs/>
          <w:snapToGrid w:val="0"/>
          <w:color w:val="000000"/>
          <w:spacing w:val="-13"/>
          <w:kern w:val="0"/>
          <w:sz w:val="28"/>
          <w:szCs w:val="24"/>
          <w:highlight w:val="none"/>
          <w:lang w:val="en-US" w:eastAsia="zh-CN"/>
        </w:rPr>
      </w:pPr>
      <w:bookmarkStart w:id="4" w:name="_Toc21026"/>
      <w:bookmarkStart w:id="5" w:name="_Toc32211"/>
      <w:r>
        <w:rPr>
          <w:rFonts w:hint="eastAsia" w:ascii="仿宋" w:hAnsi="仿宋" w:eastAsia="仿宋" w:cs="仿宋"/>
          <w:b/>
          <w:bCs/>
          <w:snapToGrid w:val="0"/>
          <w:color w:val="000000"/>
          <w:spacing w:val="-13"/>
          <w:kern w:val="0"/>
          <w:sz w:val="28"/>
          <w:szCs w:val="24"/>
          <w:highlight w:val="none"/>
          <w:lang w:val="en-US" w:eastAsia="zh-CN"/>
        </w:rPr>
        <w:t>3.管理要求</w:t>
      </w:r>
      <w:bookmarkEnd w:id="4"/>
      <w:bookmarkEnd w:id="5"/>
    </w:p>
    <w:p>
      <w:pPr>
        <w:pStyle w:val="11"/>
        <w:numPr>
          <w:ilvl w:val="0"/>
          <w:numId w:val="3"/>
        </w:numPr>
        <w:tabs>
          <w:tab w:val="center" w:pos="993"/>
        </w:tabs>
        <w:ind w:left="0" w:firstLine="480"/>
        <w:rPr>
          <w:rFonts w:ascii="Times New Roman" w:hAnsi="Times New Roman" w:cs="Times New Roman"/>
          <w:bCs/>
          <w:szCs w:val="24"/>
          <w:highlight w:val="none"/>
          <w:rPrChange w:id="279" w:author="随遇而安" w:date="2023-08-24T08:28:26Z">
            <w:rPr>
              <w:rFonts w:ascii="Times New Roman" w:hAnsi="Times New Roman" w:cs="Times New Roman"/>
              <w:bCs/>
              <w:szCs w:val="24"/>
            </w:rPr>
          </w:rPrChange>
        </w:rPr>
      </w:pPr>
      <w:r>
        <w:rPr>
          <w:rFonts w:ascii="Times New Roman" w:hAnsi="Times New Roman" w:cs="Times New Roman"/>
          <w:bCs/>
          <w:szCs w:val="24"/>
          <w:highlight w:val="none"/>
          <w:rPrChange w:id="280" w:author="随遇而安" w:date="2023-08-24T08:28:26Z">
            <w:rPr>
              <w:rFonts w:ascii="Times New Roman" w:hAnsi="Times New Roman" w:cs="Times New Roman"/>
              <w:bCs/>
              <w:szCs w:val="24"/>
            </w:rPr>
          </w:rPrChange>
        </w:rPr>
        <w:t>工作内容</w:t>
      </w:r>
    </w:p>
    <w:p>
      <w:pPr>
        <w:pStyle w:val="11"/>
        <w:ind w:firstLine="480"/>
        <w:rPr>
          <w:rFonts w:ascii="Times New Roman" w:hAnsi="Times New Roman" w:cs="Times New Roman"/>
          <w:szCs w:val="24"/>
          <w:highlight w:val="none"/>
          <w:rPrChange w:id="28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82" w:author="随遇而安" w:date="2023-08-24T08:28:26Z">
            <w:rPr>
              <w:rFonts w:ascii="Times New Roman" w:hAnsi="Times New Roman" w:cs="Times New Roman"/>
              <w:szCs w:val="24"/>
            </w:rPr>
          </w:rPrChange>
        </w:rPr>
        <w:t>危险有害因素评价工作内容由危险有害因素辨识、风险评价、综合管控三部分组成。</w:t>
      </w:r>
    </w:p>
    <w:p>
      <w:pPr>
        <w:pStyle w:val="11"/>
        <w:ind w:firstLine="480"/>
        <w:rPr>
          <w:rFonts w:ascii="Times New Roman" w:hAnsi="Times New Roman" w:cs="Times New Roman"/>
          <w:szCs w:val="24"/>
          <w:highlight w:val="none"/>
          <w:rPrChange w:id="28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84" w:author="随遇而安" w:date="2023-08-24T08:28:26Z">
            <w:rPr>
              <w:rFonts w:ascii="Times New Roman" w:hAnsi="Times New Roman" w:cs="Times New Roman"/>
              <w:szCs w:val="24"/>
            </w:rPr>
          </w:rPrChange>
        </w:rPr>
        <w:t>3.1.1危险有害因素辨识</w:t>
      </w:r>
    </w:p>
    <w:p>
      <w:pPr>
        <w:pStyle w:val="11"/>
        <w:ind w:firstLine="480"/>
        <w:rPr>
          <w:rFonts w:ascii="Times New Roman" w:hAnsi="Times New Roman" w:cs="Times New Roman"/>
          <w:szCs w:val="24"/>
          <w:highlight w:val="none"/>
          <w:rPrChange w:id="28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86" w:author="随遇而安" w:date="2023-08-24T08:28:26Z">
            <w:rPr>
              <w:rFonts w:ascii="Times New Roman" w:hAnsi="Times New Roman" w:cs="Times New Roman"/>
              <w:szCs w:val="24"/>
            </w:rPr>
          </w:rPrChange>
        </w:rPr>
        <w:t>识别生产运行及维护中的危险有害因素，分析其产生方式、可能造成的风险后果及事故类型，清晰的展现危险有害因素，便于安全管理人员控制，预防安全事故的发生。</w:t>
      </w:r>
    </w:p>
    <w:p>
      <w:pPr>
        <w:pStyle w:val="11"/>
        <w:ind w:firstLine="480"/>
        <w:rPr>
          <w:rFonts w:ascii="Times New Roman" w:hAnsi="Times New Roman" w:cs="Times New Roman"/>
          <w:szCs w:val="24"/>
          <w:highlight w:val="none"/>
          <w:rPrChange w:id="28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88" w:author="随遇而安" w:date="2023-08-24T08:28:26Z">
            <w:rPr>
              <w:rFonts w:ascii="Times New Roman" w:hAnsi="Times New Roman" w:cs="Times New Roman"/>
              <w:szCs w:val="24"/>
            </w:rPr>
          </w:rPrChange>
        </w:rPr>
        <w:t>3.1.2风险评价</w:t>
      </w:r>
    </w:p>
    <w:p>
      <w:pPr>
        <w:pStyle w:val="11"/>
        <w:ind w:firstLine="480"/>
        <w:rPr>
          <w:rFonts w:ascii="Times New Roman" w:hAnsi="Times New Roman" w:cs="Times New Roman"/>
          <w:szCs w:val="24"/>
          <w:highlight w:val="none"/>
          <w:rPrChange w:id="28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90" w:author="随遇而安" w:date="2023-08-24T08:28:26Z">
            <w:rPr>
              <w:rFonts w:ascii="Times New Roman" w:hAnsi="Times New Roman" w:cs="Times New Roman"/>
              <w:szCs w:val="24"/>
            </w:rPr>
          </w:rPrChange>
        </w:rPr>
        <w:t>危险有害因素复杂多样，通过科学的方法确定判断其风险发生的概率及其严重性，对危险有害因素的风险进行分级，针对风险等级进行相关综合管控，减少或消除事故的发生。</w:t>
      </w:r>
    </w:p>
    <w:p>
      <w:pPr>
        <w:pStyle w:val="11"/>
        <w:ind w:firstLine="480"/>
        <w:rPr>
          <w:rFonts w:ascii="Times New Roman" w:hAnsi="Times New Roman" w:cs="Times New Roman"/>
          <w:szCs w:val="24"/>
          <w:highlight w:val="none"/>
          <w:rPrChange w:id="29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92" w:author="随遇而安" w:date="2023-08-24T08:28:26Z">
            <w:rPr>
              <w:rFonts w:ascii="Times New Roman" w:hAnsi="Times New Roman" w:cs="Times New Roman"/>
              <w:szCs w:val="24"/>
            </w:rPr>
          </w:rPrChange>
        </w:rPr>
        <w:t>3.1.3综合管控</w:t>
      </w:r>
    </w:p>
    <w:p>
      <w:pPr>
        <w:pStyle w:val="11"/>
        <w:ind w:firstLine="480"/>
        <w:rPr>
          <w:rFonts w:ascii="Times New Roman" w:hAnsi="Times New Roman" w:cs="Times New Roman"/>
          <w:szCs w:val="24"/>
          <w:highlight w:val="none"/>
          <w:rPrChange w:id="29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94" w:author="随遇而安" w:date="2023-08-24T08:28:26Z">
            <w:rPr>
              <w:rFonts w:ascii="Times New Roman" w:hAnsi="Times New Roman" w:cs="Times New Roman"/>
              <w:szCs w:val="24"/>
            </w:rPr>
          </w:rPrChange>
        </w:rPr>
        <w:t>根据风险等级的划分，制定标准和措施，明确管控依据、落实管控责任。保障每个岗位能严格执行正确的安全程序和标准，防止由于人的失误而导致事故和伤害，实现安全管理全过程、全方位和全员参与。</w:t>
      </w:r>
    </w:p>
    <w:p>
      <w:pPr>
        <w:pStyle w:val="11"/>
        <w:ind w:firstLine="480"/>
        <w:rPr>
          <w:rFonts w:ascii="Times New Roman" w:hAnsi="Times New Roman" w:cs="Times New Roman"/>
          <w:szCs w:val="24"/>
          <w:highlight w:val="none"/>
          <w:rPrChange w:id="29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96" w:author="随遇而安" w:date="2023-08-24T08:28:26Z">
            <w:rPr>
              <w:rFonts w:ascii="Times New Roman" w:hAnsi="Times New Roman" w:cs="Times New Roman"/>
              <w:szCs w:val="24"/>
            </w:rPr>
          </w:rPrChange>
        </w:rPr>
        <w:t>3.2工作原则</w:t>
      </w:r>
    </w:p>
    <w:p>
      <w:pPr>
        <w:tabs>
          <w:tab w:val="left" w:pos="993"/>
        </w:tabs>
        <w:ind w:firstLine="480"/>
        <w:rPr>
          <w:rFonts w:ascii="Times New Roman" w:hAnsi="Times New Roman" w:cs="Times New Roman"/>
          <w:szCs w:val="24"/>
          <w:highlight w:val="none"/>
          <w:rPrChange w:id="29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298" w:author="随遇而安" w:date="2023-08-24T08:28:26Z">
            <w:rPr>
              <w:rFonts w:ascii="Times New Roman" w:hAnsi="Times New Roman" w:cs="Times New Roman"/>
              <w:szCs w:val="24"/>
            </w:rPr>
          </w:rPrChange>
        </w:rPr>
        <w:t>（1）科学性：充分依据现有法律法规，科学客观、全面准确地对危险有害因素进行有效的辨识和分级。</w:t>
      </w:r>
    </w:p>
    <w:p>
      <w:pPr>
        <w:tabs>
          <w:tab w:val="left" w:pos="993"/>
        </w:tabs>
        <w:ind w:firstLine="480"/>
        <w:rPr>
          <w:rFonts w:ascii="Times New Roman" w:hAnsi="Times New Roman" w:cs="Times New Roman"/>
          <w:szCs w:val="24"/>
          <w:highlight w:val="none"/>
          <w:rPrChange w:id="29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00" w:author="随遇而安" w:date="2023-08-24T08:28:26Z">
            <w:rPr>
              <w:rFonts w:ascii="Times New Roman" w:hAnsi="Times New Roman" w:cs="Times New Roman"/>
              <w:szCs w:val="24"/>
            </w:rPr>
          </w:rPrChange>
        </w:rPr>
        <w:t>（2）系统性：危险有害因素存在于生产运行活动的各个方面，因此需要对生产运行系统进行全面详细的剖析，研究其与子系统直接的相关和约束关系，分清危险有害因素及其产生的危害。</w:t>
      </w:r>
    </w:p>
    <w:p>
      <w:pPr>
        <w:tabs>
          <w:tab w:val="left" w:pos="993"/>
        </w:tabs>
        <w:ind w:firstLine="480"/>
        <w:rPr>
          <w:rFonts w:ascii="Times New Roman" w:hAnsi="Times New Roman" w:cs="Times New Roman"/>
          <w:szCs w:val="24"/>
          <w:highlight w:val="none"/>
          <w:rPrChange w:id="30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02" w:author="随遇而安" w:date="2023-08-24T08:28:26Z">
            <w:rPr>
              <w:rFonts w:ascii="Times New Roman" w:hAnsi="Times New Roman" w:cs="Times New Roman"/>
              <w:szCs w:val="24"/>
            </w:rPr>
          </w:rPrChange>
        </w:rPr>
        <w:t>（3）全面性：危险有害因素辨识应做到全员参与、全面完整，不留隐患。</w:t>
      </w:r>
    </w:p>
    <w:p>
      <w:pPr>
        <w:tabs>
          <w:tab w:val="left" w:pos="993"/>
        </w:tabs>
        <w:ind w:firstLine="480"/>
        <w:rPr>
          <w:rFonts w:ascii="Times New Roman" w:hAnsi="Times New Roman" w:cs="Times New Roman"/>
          <w:szCs w:val="24"/>
          <w:highlight w:val="none"/>
          <w:rPrChange w:id="30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04" w:author="随遇而安" w:date="2023-08-24T08:28:26Z">
            <w:rPr>
              <w:rFonts w:ascii="Times New Roman" w:hAnsi="Times New Roman" w:cs="Times New Roman"/>
              <w:szCs w:val="24"/>
            </w:rPr>
          </w:rPrChange>
        </w:rPr>
        <w:t>（4）预测性：对于辨识出的危险有害因素，应分析其发生的因素或可能造成的事故，采取控制措施，从而防患事故的发生。</w:t>
      </w:r>
    </w:p>
    <w:p>
      <w:pPr>
        <w:pStyle w:val="11"/>
        <w:ind w:firstLine="480"/>
        <w:rPr>
          <w:rFonts w:ascii="Times New Roman" w:hAnsi="Times New Roman" w:cs="Times New Roman"/>
          <w:szCs w:val="24"/>
          <w:highlight w:val="none"/>
          <w:rPrChange w:id="30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06" w:author="随遇而安" w:date="2023-08-24T08:28:26Z">
            <w:rPr>
              <w:rFonts w:ascii="Times New Roman" w:hAnsi="Times New Roman" w:cs="Times New Roman"/>
              <w:szCs w:val="24"/>
            </w:rPr>
          </w:rPrChange>
        </w:rPr>
        <w:t>3.3工作前期准备</w:t>
      </w:r>
    </w:p>
    <w:p>
      <w:pPr>
        <w:pStyle w:val="11"/>
        <w:ind w:firstLine="480"/>
        <w:rPr>
          <w:rFonts w:ascii="Times New Roman" w:hAnsi="Times New Roman" w:cs="Times New Roman"/>
          <w:szCs w:val="24"/>
          <w:highlight w:val="none"/>
          <w:rPrChange w:id="30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08" w:author="随遇而安" w:date="2023-08-24T08:28:26Z">
            <w:rPr>
              <w:rFonts w:ascii="Times New Roman" w:hAnsi="Times New Roman" w:cs="Times New Roman"/>
              <w:szCs w:val="24"/>
            </w:rPr>
          </w:rPrChange>
        </w:rPr>
        <w:t>3.3.1成立工作小组</w:t>
      </w:r>
    </w:p>
    <w:p>
      <w:pPr>
        <w:tabs>
          <w:tab w:val="left" w:pos="993"/>
        </w:tabs>
        <w:ind w:firstLine="480"/>
        <w:rPr>
          <w:rFonts w:ascii="Times New Roman" w:hAnsi="Times New Roman" w:cs="Times New Roman"/>
          <w:szCs w:val="24"/>
          <w:highlight w:val="none"/>
          <w:rPrChange w:id="30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10" w:author="随遇而安" w:date="2023-08-24T08:28:26Z">
            <w:rPr>
              <w:rFonts w:ascii="Times New Roman" w:hAnsi="Times New Roman" w:cs="Times New Roman"/>
              <w:szCs w:val="24"/>
            </w:rPr>
          </w:rPrChange>
        </w:rPr>
        <w:t>评价小组成员应具备一定的危险有害因素评价知识和能力，由</w:t>
      </w:r>
      <w:del w:id="311" w:author="随遇而安" w:date="2023-08-24T08:39:50Z">
        <w:r>
          <w:rPr>
            <w:rFonts w:ascii="Times New Roman" w:hAnsi="Times New Roman" w:cs="Times New Roman"/>
            <w:szCs w:val="24"/>
            <w:highlight w:val="none"/>
            <w:rPrChange w:id="312" w:author="随遇而安" w:date="2023-08-24T08:28:26Z">
              <w:rPr>
                <w:rFonts w:ascii="Times New Roman" w:hAnsi="Times New Roman" w:cs="Times New Roman"/>
                <w:szCs w:val="24"/>
              </w:rPr>
            </w:rPrChange>
          </w:rPr>
          <w:delText>本单位</w:delText>
        </w:r>
      </w:del>
      <w:del w:id="314" w:author="随遇而安" w:date="2023-08-24T08:39:50Z">
        <w:r>
          <w:rPr>
            <w:rFonts w:ascii="Times New Roman" w:hAnsi="Times New Roman" w:cs="Times New Roman"/>
            <w:szCs w:val="24"/>
            <w:highlight w:val="none"/>
            <w:rPrChange w:id="315" w:author="随遇而安" w:date="2023-08-24T08:28:26Z">
              <w:rPr>
                <w:rFonts w:ascii="Times New Roman" w:hAnsi="Times New Roman" w:cs="Times New Roman"/>
                <w:szCs w:val="24"/>
              </w:rPr>
            </w:rPrChange>
          </w:rPr>
          <w:delText>的负责人、</w:delText>
        </w:r>
      </w:del>
      <w:del w:id="317" w:author="随遇而安" w:date="2023-08-24T08:38:37Z">
        <w:r>
          <w:rPr>
            <w:rFonts w:ascii="Times New Roman" w:hAnsi="Times New Roman" w:cs="Times New Roman"/>
            <w:szCs w:val="24"/>
            <w:highlight w:val="none"/>
            <w:rPrChange w:id="318" w:author="随遇而安" w:date="2023-08-24T08:28:26Z">
              <w:rPr>
                <w:rFonts w:ascii="Times New Roman" w:hAnsi="Times New Roman" w:cs="Times New Roman"/>
                <w:szCs w:val="24"/>
              </w:rPr>
            </w:rPrChange>
          </w:rPr>
          <w:delText>技术</w:delText>
        </w:r>
      </w:del>
      <w:ins w:id="320" w:author="随遇而安" w:date="2023-08-24T08:38:40Z">
        <w:r>
          <w:rPr>
            <w:rFonts w:hint="eastAsia" w:ascii="Times New Roman" w:hAnsi="Times New Roman" w:cs="Times New Roman"/>
            <w:szCs w:val="24"/>
            <w:highlight w:val="none"/>
            <w:lang w:val="en-US" w:eastAsia="zh-CN"/>
          </w:rPr>
          <w:t>生产运营部</w:t>
        </w:r>
      </w:ins>
      <w:ins w:id="321" w:author="随遇而安" w:date="2023-08-24T08:38:41Z">
        <w:r>
          <w:rPr>
            <w:rFonts w:hint="eastAsia" w:ascii="Times New Roman" w:hAnsi="Times New Roman" w:cs="Times New Roman"/>
            <w:szCs w:val="24"/>
            <w:highlight w:val="none"/>
            <w:lang w:val="en-US" w:eastAsia="zh-CN"/>
          </w:rPr>
          <w:t>负责人</w:t>
        </w:r>
      </w:ins>
      <w:r>
        <w:rPr>
          <w:rFonts w:ascii="Times New Roman" w:hAnsi="Times New Roman" w:cs="Times New Roman"/>
          <w:szCs w:val="24"/>
          <w:highlight w:val="none"/>
          <w:rPrChange w:id="322" w:author="随遇而安" w:date="2023-08-24T08:28:26Z">
            <w:rPr>
              <w:rFonts w:ascii="Times New Roman" w:hAnsi="Times New Roman" w:cs="Times New Roman"/>
              <w:szCs w:val="24"/>
            </w:rPr>
          </w:rPrChange>
        </w:rPr>
        <w:t>、</w:t>
      </w:r>
      <w:del w:id="323" w:author="随遇而安" w:date="2023-08-24T08:38:49Z">
        <w:r>
          <w:rPr>
            <w:rFonts w:ascii="Times New Roman" w:hAnsi="Times New Roman" w:cs="Times New Roman"/>
            <w:szCs w:val="24"/>
            <w:highlight w:val="none"/>
            <w:rPrChange w:id="324" w:author="随遇而安" w:date="2023-08-24T08:28:26Z">
              <w:rPr>
                <w:rFonts w:ascii="Times New Roman" w:hAnsi="Times New Roman" w:cs="Times New Roman"/>
                <w:szCs w:val="24"/>
              </w:rPr>
            </w:rPrChange>
          </w:rPr>
          <w:delText>工艺运行</w:delText>
        </w:r>
      </w:del>
      <w:ins w:id="326" w:author="随遇而安" w:date="2023-08-24T08:38:52Z">
        <w:r>
          <w:rPr>
            <w:rFonts w:hint="eastAsia" w:ascii="Times New Roman" w:hAnsi="Times New Roman" w:cs="Times New Roman"/>
            <w:szCs w:val="24"/>
            <w:highlight w:val="none"/>
            <w:lang w:val="en-US" w:eastAsia="zh-CN"/>
          </w:rPr>
          <w:t>机械作业中心负责人</w:t>
        </w:r>
      </w:ins>
      <w:r>
        <w:rPr>
          <w:rFonts w:ascii="Times New Roman" w:hAnsi="Times New Roman" w:cs="Times New Roman"/>
          <w:szCs w:val="24"/>
          <w:highlight w:val="none"/>
          <w:rPrChange w:id="327" w:author="随遇而安" w:date="2023-08-24T08:28:26Z">
            <w:rPr>
              <w:rFonts w:ascii="Times New Roman" w:hAnsi="Times New Roman" w:cs="Times New Roman"/>
              <w:szCs w:val="24"/>
            </w:rPr>
          </w:rPrChange>
        </w:rPr>
        <w:t>、</w:t>
      </w:r>
      <w:del w:id="328" w:author="随遇而安" w:date="2023-08-24T08:38:59Z">
        <w:r>
          <w:rPr>
            <w:rFonts w:ascii="Times New Roman" w:hAnsi="Times New Roman" w:cs="Times New Roman"/>
            <w:szCs w:val="24"/>
            <w:highlight w:val="none"/>
            <w:rPrChange w:id="329" w:author="随遇而安" w:date="2023-08-24T08:28:26Z">
              <w:rPr>
                <w:rFonts w:ascii="Times New Roman" w:hAnsi="Times New Roman" w:cs="Times New Roman"/>
                <w:szCs w:val="24"/>
              </w:rPr>
            </w:rPrChange>
          </w:rPr>
          <w:delText>设备</w:delText>
        </w:r>
      </w:del>
      <w:ins w:id="331" w:author="随遇而安" w:date="2023-08-24T08:39:11Z">
        <w:r>
          <w:rPr>
            <w:rFonts w:hint="eastAsia" w:ascii="Times New Roman" w:hAnsi="Times New Roman" w:cs="Times New Roman"/>
            <w:szCs w:val="24"/>
            <w:highlight w:val="none"/>
            <w:lang w:val="en-US" w:eastAsia="zh-CN"/>
          </w:rPr>
          <w:t>垃圾收转运</w:t>
        </w:r>
      </w:ins>
      <w:ins w:id="332" w:author="随遇而安" w:date="2023-08-24T08:39:12Z">
        <w:r>
          <w:rPr>
            <w:rFonts w:hint="eastAsia" w:ascii="Times New Roman" w:hAnsi="Times New Roman" w:cs="Times New Roman"/>
            <w:szCs w:val="24"/>
            <w:highlight w:val="none"/>
            <w:lang w:val="en-US" w:eastAsia="zh-CN"/>
          </w:rPr>
          <w:t>中心</w:t>
        </w:r>
      </w:ins>
      <w:ins w:id="333" w:author="随遇而安" w:date="2023-08-24T08:39:14Z">
        <w:r>
          <w:rPr>
            <w:rFonts w:hint="eastAsia" w:ascii="Times New Roman" w:hAnsi="Times New Roman" w:cs="Times New Roman"/>
            <w:szCs w:val="24"/>
            <w:highlight w:val="none"/>
            <w:lang w:val="en-US" w:eastAsia="zh-CN"/>
          </w:rPr>
          <w:t>负责人</w:t>
        </w:r>
      </w:ins>
      <w:ins w:id="334" w:author="随遇而安" w:date="2023-08-24T08:39:15Z">
        <w:r>
          <w:rPr>
            <w:rFonts w:hint="eastAsia" w:ascii="Times New Roman" w:hAnsi="Times New Roman" w:cs="Times New Roman"/>
            <w:szCs w:val="24"/>
            <w:highlight w:val="none"/>
            <w:lang w:val="en-US" w:eastAsia="zh-CN"/>
          </w:rPr>
          <w:t>、</w:t>
        </w:r>
      </w:ins>
      <w:ins w:id="335" w:author="随遇而安" w:date="2023-08-24T08:39:20Z">
        <w:r>
          <w:rPr>
            <w:rFonts w:hint="eastAsia" w:ascii="Times New Roman" w:hAnsi="Times New Roman" w:cs="Times New Roman"/>
            <w:szCs w:val="24"/>
            <w:highlight w:val="none"/>
            <w:lang w:val="en-US" w:eastAsia="zh-CN"/>
          </w:rPr>
          <w:t>安环品质部</w:t>
        </w:r>
      </w:ins>
      <w:r>
        <w:rPr>
          <w:rFonts w:ascii="Times New Roman" w:hAnsi="Times New Roman" w:cs="Times New Roman"/>
          <w:szCs w:val="24"/>
          <w:highlight w:val="none"/>
          <w:rPrChange w:id="336" w:author="随遇而安" w:date="2023-08-24T08:28:26Z">
            <w:rPr>
              <w:rFonts w:ascii="Times New Roman" w:hAnsi="Times New Roman" w:cs="Times New Roman"/>
              <w:szCs w:val="24"/>
            </w:rPr>
          </w:rPrChange>
        </w:rPr>
        <w:t>等人员组成。必要时，可邀请相关单位或人员参加。应鼓励全员参与危险有害因素评价工作。</w:t>
      </w:r>
    </w:p>
    <w:p>
      <w:pPr>
        <w:pStyle w:val="11"/>
        <w:ind w:firstLine="480"/>
        <w:rPr>
          <w:rFonts w:ascii="Times New Roman" w:hAnsi="Times New Roman" w:cs="Times New Roman"/>
          <w:szCs w:val="24"/>
          <w:highlight w:val="none"/>
          <w:rPrChange w:id="337" w:author="随遇而安" w:date="2023-08-24T08:28:26Z">
            <w:rPr>
              <w:rFonts w:ascii="Times New Roman" w:hAnsi="Times New Roman" w:cs="Times New Roman"/>
              <w:szCs w:val="24"/>
            </w:rPr>
          </w:rPrChange>
        </w:rPr>
      </w:pPr>
      <w:del w:id="338" w:author="随遇而安" w:date="2023-08-24T08:39:38Z">
        <w:r>
          <w:rPr>
            <w:rFonts w:ascii="Times New Roman" w:hAnsi="Times New Roman" w:cs="Times New Roman"/>
            <w:szCs w:val="24"/>
            <w:highlight w:val="none"/>
            <w:rPrChange w:id="339" w:author="随遇而安" w:date="2023-08-24T08:28:26Z">
              <w:rPr>
                <w:rFonts w:ascii="Times New Roman" w:hAnsi="Times New Roman" w:cs="Times New Roman"/>
                <w:szCs w:val="24"/>
                <w:highlight w:val="yellow"/>
              </w:rPr>
            </w:rPrChange>
          </w:rPr>
          <w:delText>各运营公司</w:delText>
        </w:r>
      </w:del>
      <w:ins w:id="341" w:author="随遇而安" w:date="2023-08-24T08:39:39Z">
        <w:r>
          <w:rPr>
            <w:rFonts w:hint="eastAsia" w:ascii="Times New Roman" w:hAnsi="Times New Roman" w:cs="Times New Roman"/>
            <w:szCs w:val="24"/>
            <w:highlight w:val="none"/>
            <w:lang w:val="en-US" w:eastAsia="zh-CN"/>
          </w:rPr>
          <w:t>项目公司</w:t>
        </w:r>
      </w:ins>
      <w:r>
        <w:rPr>
          <w:rFonts w:ascii="Times New Roman" w:hAnsi="Times New Roman" w:cs="Times New Roman"/>
          <w:szCs w:val="24"/>
          <w:highlight w:val="none"/>
          <w:rPrChange w:id="342" w:author="随遇而安" w:date="2023-08-24T08:28:26Z">
            <w:rPr>
              <w:rFonts w:ascii="Times New Roman" w:hAnsi="Times New Roman" w:cs="Times New Roman"/>
              <w:szCs w:val="24"/>
              <w:highlight w:val="yellow"/>
            </w:rPr>
          </w:rPrChange>
        </w:rPr>
        <w:t>要</w:t>
      </w:r>
      <w:r>
        <w:rPr>
          <w:rFonts w:ascii="Times New Roman" w:hAnsi="Times New Roman" w:cs="Times New Roman"/>
          <w:szCs w:val="24"/>
          <w:highlight w:val="none"/>
          <w:rPrChange w:id="343" w:author="随遇而安" w:date="2023-08-24T08:28:26Z">
            <w:rPr>
              <w:rFonts w:ascii="Times New Roman" w:hAnsi="Times New Roman" w:cs="Times New Roman"/>
              <w:szCs w:val="24"/>
            </w:rPr>
          </w:rPrChange>
        </w:rPr>
        <w:t>召开领导小组工作会议，布置相关工作，按照《安全会议管理规定》要求，形成会议纪要。</w:t>
      </w:r>
    </w:p>
    <w:p>
      <w:pPr>
        <w:tabs>
          <w:tab w:val="left" w:pos="993"/>
        </w:tabs>
        <w:ind w:firstLine="480"/>
        <w:rPr>
          <w:rFonts w:ascii="Times New Roman" w:hAnsi="Times New Roman" w:cs="Times New Roman"/>
          <w:szCs w:val="24"/>
          <w:highlight w:val="none"/>
          <w:rPrChange w:id="34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45" w:author="随遇而安" w:date="2023-08-24T08:28:26Z">
            <w:rPr>
              <w:rFonts w:ascii="Times New Roman" w:hAnsi="Times New Roman" w:cs="Times New Roman"/>
              <w:szCs w:val="24"/>
            </w:rPr>
          </w:rPrChange>
        </w:rPr>
        <w:t>3.3.2确定评价范围</w:t>
      </w:r>
    </w:p>
    <w:p>
      <w:pPr>
        <w:tabs>
          <w:tab w:val="left" w:pos="993"/>
        </w:tabs>
        <w:ind w:firstLine="480"/>
        <w:rPr>
          <w:rFonts w:ascii="Times New Roman" w:hAnsi="Times New Roman" w:cs="Times New Roman"/>
          <w:szCs w:val="24"/>
          <w:highlight w:val="none"/>
          <w:rPrChange w:id="34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47" w:author="随遇而安" w:date="2023-08-24T08:28:26Z">
            <w:rPr>
              <w:rFonts w:ascii="Times New Roman" w:hAnsi="Times New Roman" w:cs="Times New Roman"/>
              <w:szCs w:val="24"/>
            </w:rPr>
          </w:rPrChange>
        </w:rPr>
        <w:t>（1）本单位所有生产经营管理活动，包括规划、设计和建设、投产、运行等阶段；</w:t>
      </w:r>
    </w:p>
    <w:p>
      <w:pPr>
        <w:tabs>
          <w:tab w:val="left" w:pos="993"/>
        </w:tabs>
        <w:ind w:firstLine="480"/>
        <w:rPr>
          <w:rFonts w:ascii="Times New Roman" w:hAnsi="Times New Roman" w:cs="Times New Roman"/>
          <w:szCs w:val="24"/>
          <w:highlight w:val="none"/>
          <w:rPrChange w:id="34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49" w:author="随遇而安" w:date="2023-08-24T08:28:26Z">
            <w:rPr>
              <w:rFonts w:ascii="Times New Roman" w:hAnsi="Times New Roman" w:cs="Times New Roman"/>
              <w:szCs w:val="24"/>
            </w:rPr>
          </w:rPrChange>
        </w:rPr>
        <w:t>（2）常规、非常规和紧急状态下的生产经营活动；</w:t>
      </w:r>
    </w:p>
    <w:p>
      <w:pPr>
        <w:tabs>
          <w:tab w:val="left" w:pos="993"/>
        </w:tabs>
        <w:ind w:firstLine="480"/>
        <w:rPr>
          <w:rFonts w:ascii="Times New Roman" w:hAnsi="Times New Roman" w:cs="Times New Roman"/>
          <w:szCs w:val="24"/>
          <w:highlight w:val="none"/>
          <w:rPrChange w:id="350"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51" w:author="随遇而安" w:date="2023-08-24T08:28:26Z">
            <w:rPr>
              <w:rFonts w:ascii="Times New Roman" w:hAnsi="Times New Roman" w:cs="Times New Roman"/>
              <w:szCs w:val="24"/>
            </w:rPr>
          </w:rPrChange>
        </w:rPr>
        <w:t>（3）所有进入工作场所人员（包括承包方人员和访问者）的活动；</w:t>
      </w:r>
    </w:p>
    <w:p>
      <w:pPr>
        <w:tabs>
          <w:tab w:val="left" w:pos="993"/>
        </w:tabs>
        <w:ind w:firstLine="480"/>
        <w:rPr>
          <w:rFonts w:ascii="Times New Roman" w:hAnsi="Times New Roman" w:cs="Times New Roman"/>
          <w:szCs w:val="24"/>
          <w:highlight w:val="none"/>
          <w:rPrChange w:id="352"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53" w:author="随遇而安" w:date="2023-08-24T08:28:26Z">
            <w:rPr>
              <w:rFonts w:ascii="Times New Roman" w:hAnsi="Times New Roman" w:cs="Times New Roman"/>
              <w:szCs w:val="24"/>
            </w:rPr>
          </w:rPrChange>
        </w:rPr>
        <w:t>（4）工作场所的建构筑物、设备、设施、车辆、安全防护用品的丢弃、废弃、拆除和处置；</w:t>
      </w:r>
    </w:p>
    <w:p>
      <w:pPr>
        <w:tabs>
          <w:tab w:val="left" w:pos="993"/>
        </w:tabs>
        <w:ind w:firstLine="480"/>
        <w:rPr>
          <w:rFonts w:ascii="Times New Roman" w:hAnsi="Times New Roman" w:cs="Times New Roman"/>
          <w:szCs w:val="24"/>
          <w:highlight w:val="none"/>
          <w:rPrChange w:id="35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55" w:author="随遇而安" w:date="2023-08-24T08:28:26Z">
            <w:rPr>
              <w:rFonts w:ascii="Times New Roman" w:hAnsi="Times New Roman" w:cs="Times New Roman"/>
              <w:szCs w:val="24"/>
            </w:rPr>
          </w:rPrChange>
        </w:rPr>
        <w:t>（5）企业周边（如公司与其它单位之间、厂与厂之间）的环境等。</w:t>
      </w:r>
    </w:p>
    <w:p>
      <w:pPr>
        <w:tabs>
          <w:tab w:val="left" w:pos="993"/>
        </w:tabs>
        <w:ind w:firstLine="480"/>
        <w:rPr>
          <w:rFonts w:ascii="Times New Roman" w:hAnsi="Times New Roman" w:cs="Times New Roman"/>
          <w:szCs w:val="24"/>
          <w:highlight w:val="none"/>
          <w:rPrChange w:id="35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57" w:author="随遇而安" w:date="2023-08-24T08:28:26Z">
            <w:rPr>
              <w:rFonts w:ascii="Times New Roman" w:hAnsi="Times New Roman" w:cs="Times New Roman"/>
              <w:szCs w:val="24"/>
            </w:rPr>
          </w:rPrChange>
        </w:rPr>
        <w:t>3.3.3确定评价对象</w:t>
      </w:r>
    </w:p>
    <w:p>
      <w:pPr>
        <w:tabs>
          <w:tab w:val="left" w:pos="993"/>
        </w:tabs>
        <w:ind w:firstLine="480"/>
        <w:rPr>
          <w:rFonts w:ascii="Times New Roman" w:hAnsi="Times New Roman" w:cs="Times New Roman"/>
          <w:szCs w:val="24"/>
          <w:highlight w:val="none"/>
          <w:rPrChange w:id="35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59" w:author="随遇而安" w:date="2023-08-24T08:28:26Z">
            <w:rPr>
              <w:rFonts w:ascii="Times New Roman" w:hAnsi="Times New Roman" w:cs="Times New Roman"/>
              <w:szCs w:val="24"/>
            </w:rPr>
          </w:rPrChange>
        </w:rPr>
        <w:t>在确定评价范围后，可按生产流程的各工段、地理位置或部门、装置/设备/设施、作业活动确定评价对象。对确定的评价对象，可按生产经营活动进一步细分，以便对危险有害因素进行全面辨识与风险评价，同时应对生产经营活动的相关信息有所了解，主要包括：</w:t>
      </w:r>
    </w:p>
    <w:p>
      <w:pPr>
        <w:pStyle w:val="11"/>
        <w:ind w:firstLine="480"/>
        <w:rPr>
          <w:rFonts w:ascii="Times New Roman" w:hAnsi="Times New Roman" w:cs="Times New Roman"/>
          <w:szCs w:val="24"/>
          <w:highlight w:val="none"/>
          <w:rPrChange w:id="360"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61" w:author="随遇而安" w:date="2023-08-24T08:28:26Z">
            <w:rPr>
              <w:rFonts w:ascii="Times New Roman" w:hAnsi="Times New Roman" w:cs="Times New Roman"/>
              <w:szCs w:val="24"/>
            </w:rPr>
          </w:rPrChange>
        </w:rPr>
        <w:t>（1）所执行任务的期限、人员及实施任务的频率；</w:t>
      </w:r>
    </w:p>
    <w:p>
      <w:pPr>
        <w:pStyle w:val="11"/>
        <w:ind w:firstLine="480"/>
        <w:rPr>
          <w:rFonts w:ascii="Times New Roman" w:hAnsi="Times New Roman" w:cs="Times New Roman"/>
          <w:szCs w:val="24"/>
          <w:highlight w:val="none"/>
          <w:rPrChange w:id="362"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63" w:author="随遇而安" w:date="2023-08-24T08:28:26Z">
            <w:rPr>
              <w:rFonts w:ascii="Times New Roman" w:hAnsi="Times New Roman" w:cs="Times New Roman"/>
              <w:szCs w:val="24"/>
            </w:rPr>
          </w:rPrChange>
        </w:rPr>
        <w:t>（2）可能用到的机械、设备、工具；</w:t>
      </w:r>
    </w:p>
    <w:p>
      <w:pPr>
        <w:pStyle w:val="11"/>
        <w:ind w:firstLine="480"/>
        <w:rPr>
          <w:rFonts w:ascii="Times New Roman" w:hAnsi="Times New Roman" w:cs="Times New Roman"/>
          <w:szCs w:val="24"/>
          <w:highlight w:val="none"/>
          <w:rPrChange w:id="36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65" w:author="随遇而安" w:date="2023-08-24T08:28:26Z">
            <w:rPr>
              <w:rFonts w:ascii="Times New Roman" w:hAnsi="Times New Roman" w:cs="Times New Roman"/>
              <w:szCs w:val="24"/>
            </w:rPr>
          </w:rPrChange>
        </w:rPr>
        <w:t>（3）用到或遇到物质的物理、化学性质；</w:t>
      </w:r>
    </w:p>
    <w:p>
      <w:pPr>
        <w:pStyle w:val="11"/>
        <w:ind w:firstLine="480"/>
        <w:rPr>
          <w:rFonts w:ascii="Times New Roman" w:hAnsi="Times New Roman" w:cs="Times New Roman"/>
          <w:szCs w:val="24"/>
          <w:highlight w:val="none"/>
          <w:rPrChange w:id="36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67" w:author="随遇而安" w:date="2023-08-24T08:28:26Z">
            <w:rPr>
              <w:rFonts w:ascii="Times New Roman" w:hAnsi="Times New Roman" w:cs="Times New Roman"/>
              <w:szCs w:val="24"/>
            </w:rPr>
          </w:rPrChange>
        </w:rPr>
        <w:t>（4）工作人员的能力和已接收任务的培训；</w:t>
      </w:r>
    </w:p>
    <w:p>
      <w:pPr>
        <w:pStyle w:val="11"/>
        <w:ind w:firstLine="480"/>
        <w:rPr>
          <w:rFonts w:ascii="Times New Roman" w:hAnsi="Times New Roman" w:cs="Times New Roman"/>
          <w:szCs w:val="24"/>
          <w:highlight w:val="none"/>
          <w:rPrChange w:id="36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69" w:author="随遇而安" w:date="2023-08-24T08:28:26Z">
            <w:rPr>
              <w:rFonts w:ascii="Times New Roman" w:hAnsi="Times New Roman" w:cs="Times New Roman"/>
              <w:szCs w:val="24"/>
            </w:rPr>
          </w:rPrChange>
        </w:rPr>
        <w:t>（5）安全操作规程或指导手册；</w:t>
      </w:r>
    </w:p>
    <w:p>
      <w:pPr>
        <w:pStyle w:val="11"/>
        <w:ind w:firstLine="480"/>
        <w:rPr>
          <w:rFonts w:ascii="Times New Roman" w:hAnsi="Times New Roman" w:cs="Times New Roman"/>
          <w:szCs w:val="24"/>
          <w:highlight w:val="none"/>
          <w:rPrChange w:id="370"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71" w:author="随遇而安" w:date="2023-08-24T08:28:26Z">
            <w:rPr>
              <w:rFonts w:ascii="Times New Roman" w:hAnsi="Times New Roman" w:cs="Times New Roman"/>
              <w:szCs w:val="24"/>
            </w:rPr>
          </w:rPrChange>
        </w:rPr>
        <w:t>（6）发生过有关的事故经历、作业环境监测结果等。</w:t>
      </w:r>
    </w:p>
    <w:p>
      <w:pPr>
        <w:pStyle w:val="11"/>
        <w:ind w:firstLine="480"/>
        <w:rPr>
          <w:rFonts w:ascii="Times New Roman" w:hAnsi="Times New Roman" w:cs="Times New Roman"/>
          <w:szCs w:val="24"/>
          <w:highlight w:val="none"/>
          <w:rPrChange w:id="372"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73" w:author="随遇而安" w:date="2023-08-24T08:28:26Z">
            <w:rPr>
              <w:rFonts w:ascii="Times New Roman" w:hAnsi="Times New Roman" w:cs="Times New Roman"/>
              <w:szCs w:val="24"/>
            </w:rPr>
          </w:rPrChange>
        </w:rPr>
        <w:t>3.4工作组织实施</w:t>
      </w:r>
    </w:p>
    <w:p>
      <w:pPr>
        <w:pStyle w:val="11"/>
        <w:ind w:firstLine="480"/>
        <w:rPr>
          <w:rFonts w:ascii="Times New Roman" w:hAnsi="Times New Roman" w:cs="Times New Roman"/>
          <w:szCs w:val="24"/>
          <w:highlight w:val="none"/>
          <w:rPrChange w:id="37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75" w:author="随遇而安" w:date="2023-08-24T08:28:26Z">
            <w:rPr>
              <w:rFonts w:ascii="Times New Roman" w:hAnsi="Times New Roman" w:cs="Times New Roman"/>
              <w:szCs w:val="24"/>
            </w:rPr>
          </w:rPrChange>
        </w:rPr>
        <w:t>3.4.1原则上在每年3-4月间开展，当发生下列情况时</w:t>
      </w:r>
      <w:r>
        <w:rPr>
          <w:rFonts w:ascii="Times New Roman" w:hAnsi="Times New Roman" w:cs="Times New Roman"/>
          <w:szCs w:val="24"/>
          <w:highlight w:val="none"/>
          <w:rPrChange w:id="376" w:author="随遇而安" w:date="2023-08-24T08:28:26Z">
            <w:rPr>
              <w:rFonts w:ascii="Times New Roman" w:hAnsi="Times New Roman" w:cs="Times New Roman"/>
              <w:szCs w:val="24"/>
              <w:highlight w:val="yellow"/>
            </w:rPr>
          </w:rPrChange>
        </w:rPr>
        <w:t>，</w:t>
      </w:r>
      <w:del w:id="377" w:author="随遇而安" w:date="2023-08-24T08:40:35Z">
        <w:r>
          <w:rPr>
            <w:rFonts w:ascii="Times New Roman" w:hAnsi="Times New Roman" w:cs="Times New Roman"/>
            <w:szCs w:val="24"/>
            <w:highlight w:val="none"/>
            <w:rPrChange w:id="378" w:author="随遇而安" w:date="2023-08-24T08:28:26Z">
              <w:rPr>
                <w:rFonts w:ascii="Times New Roman" w:hAnsi="Times New Roman" w:cs="Times New Roman"/>
                <w:szCs w:val="24"/>
                <w:highlight w:val="yellow"/>
              </w:rPr>
            </w:rPrChange>
          </w:rPr>
          <w:delText>XXX区域公司及运营公</w:delText>
        </w:r>
      </w:del>
      <w:del w:id="380" w:author="随遇而安" w:date="2023-08-24T08:40:35Z">
        <w:r>
          <w:rPr>
            <w:rFonts w:ascii="Times New Roman" w:hAnsi="Times New Roman" w:cs="Times New Roman"/>
            <w:szCs w:val="24"/>
            <w:highlight w:val="none"/>
            <w:rPrChange w:id="381" w:author="随遇而安" w:date="2023-08-24T08:28:26Z">
              <w:rPr>
                <w:rFonts w:ascii="Times New Roman" w:hAnsi="Times New Roman" w:cs="Times New Roman"/>
                <w:szCs w:val="24"/>
              </w:rPr>
            </w:rPrChange>
          </w:rPr>
          <w:delText>司</w:delText>
        </w:r>
      </w:del>
      <w:ins w:id="383" w:author="随遇而安" w:date="2023-08-24T08:40:37Z">
        <w:r>
          <w:rPr>
            <w:rFonts w:hint="eastAsia" w:ascii="Times New Roman" w:hAnsi="Times New Roman" w:cs="Times New Roman"/>
            <w:szCs w:val="24"/>
            <w:highlight w:val="none"/>
            <w:lang w:val="en-US" w:eastAsia="zh-CN"/>
          </w:rPr>
          <w:t>项目公司</w:t>
        </w:r>
      </w:ins>
      <w:r>
        <w:rPr>
          <w:rFonts w:ascii="Times New Roman" w:hAnsi="Times New Roman" w:cs="Times New Roman"/>
          <w:szCs w:val="24"/>
          <w:highlight w:val="none"/>
          <w:rPrChange w:id="384" w:author="随遇而安" w:date="2023-08-24T08:28:26Z">
            <w:rPr>
              <w:rFonts w:ascii="Times New Roman" w:hAnsi="Times New Roman" w:cs="Times New Roman"/>
              <w:szCs w:val="24"/>
            </w:rPr>
          </w:rPrChange>
        </w:rPr>
        <w:t>应及时组织开展危险有害因素辨识。</w:t>
      </w:r>
    </w:p>
    <w:p>
      <w:pPr>
        <w:pStyle w:val="11"/>
        <w:ind w:firstLine="480"/>
        <w:rPr>
          <w:rFonts w:ascii="Times New Roman" w:hAnsi="Times New Roman" w:cs="Times New Roman"/>
          <w:szCs w:val="24"/>
          <w:highlight w:val="none"/>
          <w:rPrChange w:id="38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86" w:author="随遇而安" w:date="2023-08-24T08:28:26Z">
            <w:rPr>
              <w:rFonts w:ascii="Times New Roman" w:hAnsi="Times New Roman" w:cs="Times New Roman"/>
              <w:szCs w:val="24"/>
            </w:rPr>
          </w:rPrChange>
        </w:rPr>
        <w:t>（1）设备设施重大改变时；</w:t>
      </w:r>
    </w:p>
    <w:p>
      <w:pPr>
        <w:pStyle w:val="11"/>
        <w:ind w:firstLine="480"/>
        <w:rPr>
          <w:rFonts w:ascii="Times New Roman" w:hAnsi="Times New Roman" w:cs="Times New Roman"/>
          <w:szCs w:val="24"/>
          <w:highlight w:val="none"/>
          <w:rPrChange w:id="38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88" w:author="随遇而安" w:date="2023-08-24T08:28:26Z">
            <w:rPr>
              <w:rFonts w:ascii="Times New Roman" w:hAnsi="Times New Roman" w:cs="Times New Roman"/>
              <w:szCs w:val="24"/>
            </w:rPr>
          </w:rPrChange>
        </w:rPr>
        <w:t>（2）重大工艺变更时；</w:t>
      </w:r>
    </w:p>
    <w:p>
      <w:pPr>
        <w:pStyle w:val="11"/>
        <w:ind w:firstLine="480"/>
        <w:rPr>
          <w:rFonts w:ascii="Times New Roman" w:hAnsi="Times New Roman" w:cs="Times New Roman"/>
          <w:szCs w:val="24"/>
          <w:highlight w:val="none"/>
          <w:rPrChange w:id="38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90" w:author="随遇而安" w:date="2023-08-24T08:28:26Z">
            <w:rPr>
              <w:rFonts w:ascii="Times New Roman" w:hAnsi="Times New Roman" w:cs="Times New Roman"/>
              <w:szCs w:val="24"/>
            </w:rPr>
          </w:rPrChange>
        </w:rPr>
        <w:t>（3）引入重要新材料时；</w:t>
      </w:r>
    </w:p>
    <w:p>
      <w:pPr>
        <w:pStyle w:val="11"/>
        <w:ind w:firstLine="480"/>
        <w:rPr>
          <w:rFonts w:ascii="Times New Roman" w:hAnsi="Times New Roman" w:cs="Times New Roman"/>
          <w:szCs w:val="24"/>
          <w:highlight w:val="none"/>
          <w:rPrChange w:id="39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92" w:author="随遇而安" w:date="2023-08-24T08:28:26Z">
            <w:rPr>
              <w:rFonts w:ascii="Times New Roman" w:hAnsi="Times New Roman" w:cs="Times New Roman"/>
              <w:szCs w:val="24"/>
            </w:rPr>
          </w:rPrChange>
        </w:rPr>
        <w:t>（4）安全环保法律法规与其它要求发生重大变化时；</w:t>
      </w:r>
    </w:p>
    <w:p>
      <w:pPr>
        <w:pStyle w:val="11"/>
        <w:ind w:firstLine="480"/>
        <w:rPr>
          <w:rFonts w:ascii="Times New Roman" w:hAnsi="Times New Roman" w:cs="Times New Roman"/>
          <w:szCs w:val="24"/>
          <w:highlight w:val="none"/>
          <w:rPrChange w:id="39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94" w:author="随遇而安" w:date="2023-08-24T08:28:26Z">
            <w:rPr>
              <w:rFonts w:ascii="Times New Roman" w:hAnsi="Times New Roman" w:cs="Times New Roman"/>
              <w:szCs w:val="24"/>
            </w:rPr>
          </w:rPrChange>
        </w:rPr>
        <w:t>（5）发生安全环保事故或组织相关应急预案演练后。</w:t>
      </w:r>
    </w:p>
    <w:p>
      <w:pPr>
        <w:pStyle w:val="11"/>
        <w:ind w:firstLine="480"/>
        <w:rPr>
          <w:rFonts w:ascii="Times New Roman" w:hAnsi="Times New Roman" w:cs="Times New Roman"/>
          <w:szCs w:val="24"/>
          <w:highlight w:val="none"/>
          <w:rPrChange w:id="39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96" w:author="随遇而安" w:date="2023-08-24T08:28:26Z">
            <w:rPr>
              <w:rFonts w:ascii="Times New Roman" w:hAnsi="Times New Roman" w:cs="Times New Roman"/>
              <w:szCs w:val="24"/>
            </w:rPr>
          </w:rPrChange>
        </w:rPr>
        <w:t>3.4.2新建、改建、扩建项目</w:t>
      </w:r>
    </w:p>
    <w:p>
      <w:pPr>
        <w:pStyle w:val="11"/>
        <w:ind w:firstLine="480"/>
        <w:rPr>
          <w:rFonts w:ascii="Times New Roman" w:hAnsi="Times New Roman" w:cs="Times New Roman"/>
          <w:szCs w:val="24"/>
          <w:highlight w:val="none"/>
          <w:rPrChange w:id="39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398" w:author="随遇而安" w:date="2023-08-24T08:28:26Z">
            <w:rPr>
              <w:rFonts w:ascii="Times New Roman" w:hAnsi="Times New Roman" w:cs="Times New Roman"/>
              <w:szCs w:val="24"/>
            </w:rPr>
          </w:rPrChange>
        </w:rPr>
        <w:t>（1）项目可研阶段的危险有害因素辨识和风险评价，主要体现在安全预评价报告中；项目实施阶段的危险有害因素辨识和风险评价，主要体现在施工方案中；项目验收阶段的危险有害因素辨识和风险评价，主要体现在验收评价报告中。</w:t>
      </w:r>
    </w:p>
    <w:p>
      <w:pPr>
        <w:pStyle w:val="11"/>
        <w:ind w:firstLine="480"/>
        <w:rPr>
          <w:rFonts w:ascii="Times New Roman" w:hAnsi="Times New Roman" w:cs="Times New Roman"/>
          <w:szCs w:val="24"/>
          <w:highlight w:val="none"/>
          <w:rPrChange w:id="39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00" w:author="随遇而安" w:date="2023-08-24T08:28:26Z">
            <w:rPr>
              <w:rFonts w:ascii="Times New Roman" w:hAnsi="Times New Roman" w:cs="Times New Roman"/>
              <w:szCs w:val="24"/>
            </w:rPr>
          </w:rPrChange>
        </w:rPr>
        <w:t>（2）因施工导致</w:t>
      </w:r>
      <w:del w:id="401" w:author="随遇而安" w:date="2023-08-24T08:41:37Z">
        <w:r>
          <w:rPr>
            <w:rFonts w:ascii="Times New Roman" w:hAnsi="Times New Roman" w:cs="Times New Roman"/>
            <w:szCs w:val="24"/>
            <w:highlight w:val="none"/>
            <w:rPrChange w:id="402" w:author="随遇而安" w:date="2023-08-24T08:28:26Z">
              <w:rPr>
                <w:rFonts w:ascii="Times New Roman" w:hAnsi="Times New Roman" w:cs="Times New Roman"/>
                <w:szCs w:val="24"/>
                <w:highlight w:val="yellow"/>
              </w:rPr>
            </w:rPrChange>
          </w:rPr>
          <w:delText>运营</w:delText>
        </w:r>
      </w:del>
      <w:ins w:id="404" w:author="随遇而安" w:date="2023-08-24T08:41:37Z">
        <w:r>
          <w:rPr>
            <w:rFonts w:hint="eastAsia" w:ascii="Times New Roman" w:hAnsi="Times New Roman" w:cs="Times New Roman"/>
            <w:szCs w:val="24"/>
            <w:highlight w:val="none"/>
            <w:lang w:val="en-US" w:eastAsia="zh-CN"/>
          </w:rPr>
          <w:t>项目</w:t>
        </w:r>
      </w:ins>
      <w:r>
        <w:rPr>
          <w:rFonts w:ascii="Times New Roman" w:hAnsi="Times New Roman" w:cs="Times New Roman"/>
          <w:szCs w:val="24"/>
          <w:highlight w:val="none"/>
          <w:rPrChange w:id="405" w:author="随遇而安" w:date="2023-08-24T08:28:26Z">
            <w:rPr>
              <w:rFonts w:ascii="Times New Roman" w:hAnsi="Times New Roman" w:cs="Times New Roman"/>
              <w:szCs w:val="24"/>
              <w:highlight w:val="yellow"/>
            </w:rPr>
          </w:rPrChange>
        </w:rPr>
        <w:t>公司</w:t>
      </w:r>
      <w:r>
        <w:rPr>
          <w:rFonts w:ascii="Times New Roman" w:hAnsi="Times New Roman" w:cs="Times New Roman"/>
          <w:szCs w:val="24"/>
          <w:highlight w:val="none"/>
          <w:rPrChange w:id="406" w:author="随遇而安" w:date="2023-08-24T08:28:26Z">
            <w:rPr>
              <w:rFonts w:ascii="Times New Roman" w:hAnsi="Times New Roman" w:cs="Times New Roman"/>
              <w:szCs w:val="24"/>
            </w:rPr>
          </w:rPrChange>
        </w:rPr>
        <w:t>生产环境发生变化，由施工项目主管部门组织施工所在</w:t>
      </w:r>
      <w:del w:id="407" w:author="随遇而安" w:date="2023-08-24T08:41:45Z">
        <w:r>
          <w:rPr>
            <w:rFonts w:ascii="Times New Roman" w:hAnsi="Times New Roman" w:cs="Times New Roman"/>
            <w:szCs w:val="24"/>
            <w:highlight w:val="none"/>
            <w:rPrChange w:id="408" w:author="随遇而安" w:date="2023-08-24T08:28:26Z">
              <w:rPr>
                <w:rFonts w:ascii="Times New Roman" w:hAnsi="Times New Roman" w:cs="Times New Roman"/>
                <w:szCs w:val="24"/>
                <w:highlight w:val="yellow"/>
              </w:rPr>
            </w:rPrChange>
          </w:rPr>
          <w:delText>运营</w:delText>
        </w:r>
      </w:del>
      <w:ins w:id="410" w:author="随遇而安" w:date="2023-08-24T08:41:46Z">
        <w:r>
          <w:rPr>
            <w:rFonts w:hint="eastAsia" w:ascii="Times New Roman" w:hAnsi="Times New Roman" w:cs="Times New Roman"/>
            <w:szCs w:val="24"/>
            <w:highlight w:val="none"/>
            <w:lang w:val="en-US" w:eastAsia="zh-CN"/>
          </w:rPr>
          <w:t>项目</w:t>
        </w:r>
      </w:ins>
      <w:r>
        <w:rPr>
          <w:rFonts w:ascii="Times New Roman" w:hAnsi="Times New Roman" w:cs="Times New Roman"/>
          <w:szCs w:val="24"/>
          <w:highlight w:val="none"/>
          <w:rPrChange w:id="411" w:author="随遇而安" w:date="2023-08-24T08:28:26Z">
            <w:rPr>
              <w:rFonts w:ascii="Times New Roman" w:hAnsi="Times New Roman" w:cs="Times New Roman"/>
              <w:szCs w:val="24"/>
              <w:highlight w:val="yellow"/>
            </w:rPr>
          </w:rPrChange>
        </w:rPr>
        <w:t>公司</w:t>
      </w:r>
      <w:r>
        <w:rPr>
          <w:rFonts w:ascii="Times New Roman" w:hAnsi="Times New Roman" w:cs="Times New Roman"/>
          <w:szCs w:val="24"/>
          <w:highlight w:val="none"/>
          <w:rPrChange w:id="412" w:author="随遇而安" w:date="2023-08-24T08:28:26Z">
            <w:rPr>
              <w:rFonts w:ascii="Times New Roman" w:hAnsi="Times New Roman" w:cs="Times New Roman"/>
              <w:szCs w:val="24"/>
            </w:rPr>
          </w:rPrChange>
        </w:rPr>
        <w:t>进行危险有害因素辨识和风险评价工作。</w:t>
      </w:r>
    </w:p>
    <w:p>
      <w:pPr>
        <w:pStyle w:val="11"/>
        <w:ind w:firstLine="480"/>
        <w:rPr>
          <w:rFonts w:ascii="Times New Roman" w:hAnsi="Times New Roman" w:cs="Times New Roman"/>
          <w:szCs w:val="24"/>
          <w:highlight w:val="none"/>
          <w:rPrChange w:id="41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14" w:author="随遇而安" w:date="2023-08-24T08:28:26Z">
            <w:rPr>
              <w:rFonts w:ascii="Times New Roman" w:hAnsi="Times New Roman" w:cs="Times New Roman"/>
              <w:szCs w:val="24"/>
            </w:rPr>
          </w:rPrChange>
        </w:rPr>
        <w:t>（3）施工单位要组织本单位人员对作业活动进行危险有害因素辨识和风险评价。</w:t>
      </w:r>
    </w:p>
    <w:p>
      <w:pPr>
        <w:pStyle w:val="11"/>
        <w:ind w:firstLine="480"/>
        <w:rPr>
          <w:rFonts w:ascii="Times New Roman" w:hAnsi="Times New Roman" w:cs="Times New Roman"/>
          <w:szCs w:val="24"/>
          <w:highlight w:val="none"/>
          <w:rPrChange w:id="41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16" w:author="随遇而安" w:date="2023-08-24T08:28:26Z">
            <w:rPr>
              <w:rFonts w:ascii="Times New Roman" w:hAnsi="Times New Roman" w:cs="Times New Roman"/>
              <w:szCs w:val="24"/>
            </w:rPr>
          </w:rPrChange>
        </w:rPr>
        <w:t>（4）项目投产后由</w:t>
      </w:r>
      <w:ins w:id="417" w:author="随遇而安" w:date="2023-08-24T08:42:10Z">
        <w:r>
          <w:rPr>
            <w:rFonts w:hint="eastAsia" w:ascii="Times New Roman" w:hAnsi="Times New Roman" w:cs="Times New Roman"/>
            <w:szCs w:val="24"/>
            <w:highlight w:val="none"/>
            <w:lang w:val="en-US" w:eastAsia="zh-CN"/>
          </w:rPr>
          <w:t>项目</w:t>
        </w:r>
      </w:ins>
      <w:del w:id="418" w:author="随遇而安" w:date="2023-08-24T08:42:10Z">
        <w:r>
          <w:rPr>
            <w:rFonts w:ascii="Times New Roman" w:hAnsi="Times New Roman" w:cs="Times New Roman"/>
            <w:szCs w:val="24"/>
            <w:highlight w:val="none"/>
            <w:rPrChange w:id="419" w:author="随遇而安" w:date="2023-08-24T08:28:26Z">
              <w:rPr>
                <w:rFonts w:ascii="Times New Roman" w:hAnsi="Times New Roman" w:cs="Times New Roman"/>
                <w:szCs w:val="24"/>
              </w:rPr>
            </w:rPrChange>
          </w:rPr>
          <w:delText>所在</w:delText>
        </w:r>
      </w:del>
      <w:del w:id="421" w:author="随遇而安" w:date="2023-08-24T08:42:10Z">
        <w:r>
          <w:rPr>
            <w:rFonts w:ascii="Times New Roman" w:hAnsi="Times New Roman" w:cs="Times New Roman"/>
            <w:szCs w:val="24"/>
            <w:highlight w:val="none"/>
            <w:rPrChange w:id="422" w:author="随遇而安" w:date="2023-08-24T08:28:26Z">
              <w:rPr>
                <w:rFonts w:ascii="Times New Roman" w:hAnsi="Times New Roman" w:cs="Times New Roman"/>
                <w:szCs w:val="24"/>
                <w:highlight w:val="yellow"/>
              </w:rPr>
            </w:rPrChange>
          </w:rPr>
          <w:delText>运营</w:delText>
        </w:r>
      </w:del>
      <w:r>
        <w:rPr>
          <w:rFonts w:ascii="Times New Roman" w:hAnsi="Times New Roman" w:cs="Times New Roman"/>
          <w:szCs w:val="24"/>
          <w:highlight w:val="none"/>
          <w:rPrChange w:id="424" w:author="随遇而安" w:date="2023-08-24T08:28:26Z">
            <w:rPr>
              <w:rFonts w:ascii="Times New Roman" w:hAnsi="Times New Roman" w:cs="Times New Roman"/>
              <w:szCs w:val="24"/>
              <w:highlight w:val="yellow"/>
            </w:rPr>
          </w:rPrChange>
        </w:rPr>
        <w:t>公司</w:t>
      </w:r>
      <w:r>
        <w:rPr>
          <w:rFonts w:ascii="Times New Roman" w:hAnsi="Times New Roman" w:cs="Times New Roman"/>
          <w:szCs w:val="24"/>
          <w:highlight w:val="none"/>
          <w:rPrChange w:id="425" w:author="随遇而安" w:date="2023-08-24T08:28:26Z">
            <w:rPr>
              <w:rFonts w:ascii="Times New Roman" w:hAnsi="Times New Roman" w:cs="Times New Roman"/>
              <w:szCs w:val="24"/>
            </w:rPr>
          </w:rPrChange>
        </w:rPr>
        <w:t>组织危险有害因素辨识和风险评价工作。</w:t>
      </w:r>
    </w:p>
    <w:p>
      <w:pPr>
        <w:pStyle w:val="11"/>
        <w:ind w:firstLine="480"/>
        <w:rPr>
          <w:rFonts w:ascii="Times New Roman" w:hAnsi="Times New Roman" w:cs="Times New Roman"/>
          <w:szCs w:val="24"/>
          <w:highlight w:val="none"/>
          <w:rPrChange w:id="42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27" w:author="随遇而安" w:date="2023-08-24T08:28:26Z">
            <w:rPr>
              <w:rFonts w:ascii="Times New Roman" w:hAnsi="Times New Roman" w:cs="Times New Roman"/>
              <w:szCs w:val="24"/>
            </w:rPr>
          </w:rPrChange>
        </w:rPr>
        <w:t>3.4.3检维修作业</w:t>
      </w:r>
    </w:p>
    <w:p>
      <w:pPr>
        <w:pStyle w:val="11"/>
        <w:ind w:firstLine="480"/>
        <w:rPr>
          <w:rFonts w:ascii="Times New Roman" w:hAnsi="Times New Roman" w:cs="Times New Roman"/>
          <w:szCs w:val="24"/>
          <w:highlight w:val="none"/>
          <w:rPrChange w:id="42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29" w:author="随遇而安" w:date="2023-08-24T08:28:26Z">
            <w:rPr>
              <w:rFonts w:ascii="Times New Roman" w:hAnsi="Times New Roman" w:cs="Times New Roman"/>
              <w:szCs w:val="24"/>
            </w:rPr>
          </w:rPrChange>
        </w:rPr>
        <w:t>（1）日常维修作业由</w:t>
      </w:r>
      <w:del w:id="430" w:author="随遇而安" w:date="2023-08-24T08:42:29Z">
        <w:r>
          <w:rPr>
            <w:rFonts w:ascii="Times New Roman" w:hAnsi="Times New Roman" w:cs="Times New Roman"/>
            <w:szCs w:val="24"/>
            <w:highlight w:val="none"/>
            <w:rPrChange w:id="431" w:author="随遇而安" w:date="2023-08-24T08:28:26Z">
              <w:rPr>
                <w:rFonts w:ascii="Times New Roman" w:hAnsi="Times New Roman" w:cs="Times New Roman"/>
                <w:szCs w:val="24"/>
                <w:highlight w:val="yellow"/>
              </w:rPr>
            </w:rPrChange>
          </w:rPr>
          <w:delText>运营公司安</w:delText>
        </w:r>
      </w:del>
      <w:del w:id="433" w:author="随遇而安" w:date="2023-08-24T08:42:29Z">
        <w:r>
          <w:rPr>
            <w:rFonts w:ascii="Times New Roman" w:hAnsi="Times New Roman" w:cs="Times New Roman"/>
            <w:szCs w:val="24"/>
            <w:highlight w:val="none"/>
            <w:rPrChange w:id="434" w:author="随遇而安" w:date="2023-08-24T08:28:26Z">
              <w:rPr>
                <w:rFonts w:ascii="Times New Roman" w:hAnsi="Times New Roman" w:cs="Times New Roman"/>
                <w:szCs w:val="24"/>
              </w:rPr>
            </w:rPrChange>
          </w:rPr>
          <w:delText>全主管部门</w:delText>
        </w:r>
      </w:del>
      <w:ins w:id="436" w:author="随遇而安" w:date="2023-08-24T08:42:31Z">
        <w:r>
          <w:rPr>
            <w:rFonts w:hint="eastAsia" w:ascii="Times New Roman" w:hAnsi="Times New Roman" w:cs="Times New Roman"/>
            <w:szCs w:val="24"/>
            <w:highlight w:val="none"/>
            <w:lang w:val="en-US" w:eastAsia="zh-CN"/>
          </w:rPr>
          <w:t>安环品质部</w:t>
        </w:r>
      </w:ins>
      <w:r>
        <w:rPr>
          <w:rFonts w:ascii="Times New Roman" w:hAnsi="Times New Roman" w:cs="Times New Roman"/>
          <w:szCs w:val="24"/>
          <w:highlight w:val="none"/>
          <w:rPrChange w:id="437" w:author="随遇而安" w:date="2023-08-24T08:28:26Z">
            <w:rPr>
              <w:rFonts w:ascii="Times New Roman" w:hAnsi="Times New Roman" w:cs="Times New Roman"/>
              <w:szCs w:val="24"/>
            </w:rPr>
          </w:rPrChange>
        </w:rPr>
        <w:t>组织本公司和施工单位进行危险有害因素辨识和风险评价。</w:t>
      </w:r>
    </w:p>
    <w:p>
      <w:pPr>
        <w:pStyle w:val="11"/>
        <w:ind w:firstLine="480"/>
        <w:rPr>
          <w:rFonts w:ascii="Times New Roman" w:hAnsi="Times New Roman" w:cs="Times New Roman"/>
          <w:szCs w:val="24"/>
          <w:highlight w:val="none"/>
          <w:rPrChange w:id="43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39" w:author="随遇而安" w:date="2023-08-24T08:28:26Z">
            <w:rPr>
              <w:rFonts w:ascii="Times New Roman" w:hAnsi="Times New Roman" w:cs="Times New Roman"/>
              <w:szCs w:val="24"/>
            </w:rPr>
          </w:rPrChange>
        </w:rPr>
        <w:t>（2）重置大修由项目</w:t>
      </w:r>
      <w:ins w:id="440" w:author="随遇而安" w:date="2023-08-24T08:42:52Z">
        <w:r>
          <w:rPr>
            <w:rFonts w:hint="eastAsia" w:ascii="Times New Roman" w:hAnsi="Times New Roman" w:cs="Times New Roman"/>
            <w:szCs w:val="24"/>
            <w:highlight w:val="none"/>
            <w:lang w:val="en-US" w:eastAsia="zh-CN"/>
          </w:rPr>
          <w:t>公司</w:t>
        </w:r>
      </w:ins>
      <w:ins w:id="441" w:author="随遇而安" w:date="2023-08-24T08:45:45Z">
        <w:r>
          <w:rPr>
            <w:rFonts w:hint="eastAsia" w:ascii="Times New Roman" w:hAnsi="Times New Roman" w:cs="Times New Roman"/>
            <w:szCs w:val="24"/>
            <w:highlight w:val="none"/>
            <w:lang w:val="en-US" w:eastAsia="zh-CN"/>
          </w:rPr>
          <w:t>所在</w:t>
        </w:r>
      </w:ins>
      <w:r>
        <w:rPr>
          <w:rFonts w:ascii="Times New Roman" w:hAnsi="Times New Roman" w:cs="Times New Roman"/>
          <w:szCs w:val="24"/>
          <w:highlight w:val="none"/>
          <w:rPrChange w:id="442" w:author="随遇而安" w:date="2023-08-24T08:28:26Z">
            <w:rPr>
              <w:rFonts w:ascii="Times New Roman" w:hAnsi="Times New Roman" w:cs="Times New Roman"/>
              <w:szCs w:val="24"/>
            </w:rPr>
          </w:rPrChange>
        </w:rPr>
        <w:t>主管</w:t>
      </w:r>
      <w:del w:id="443" w:author="随遇而安" w:date="2023-08-24T08:42:56Z">
        <w:r>
          <w:rPr>
            <w:rFonts w:ascii="Times New Roman" w:hAnsi="Times New Roman" w:cs="Times New Roman"/>
            <w:szCs w:val="24"/>
            <w:highlight w:val="none"/>
            <w:rPrChange w:id="444" w:author="随遇而安" w:date="2023-08-24T08:28:26Z">
              <w:rPr>
                <w:rFonts w:ascii="Times New Roman" w:hAnsi="Times New Roman" w:cs="Times New Roman"/>
                <w:szCs w:val="24"/>
              </w:rPr>
            </w:rPrChange>
          </w:rPr>
          <w:delText>单</w:delText>
        </w:r>
      </w:del>
      <w:del w:id="446" w:author="随遇而安" w:date="2023-08-24T08:42:55Z">
        <w:r>
          <w:rPr>
            <w:rFonts w:ascii="Times New Roman" w:hAnsi="Times New Roman" w:cs="Times New Roman"/>
            <w:szCs w:val="24"/>
            <w:highlight w:val="none"/>
            <w:rPrChange w:id="447" w:author="随遇而安" w:date="2023-08-24T08:28:26Z">
              <w:rPr>
                <w:rFonts w:ascii="Times New Roman" w:hAnsi="Times New Roman" w:cs="Times New Roman"/>
                <w:szCs w:val="24"/>
              </w:rPr>
            </w:rPrChange>
          </w:rPr>
          <w:delText>位</w:delText>
        </w:r>
      </w:del>
      <w:del w:id="449" w:author="随遇而安" w:date="2023-08-24T08:42:55Z">
        <w:r>
          <w:rPr>
            <w:rFonts w:ascii="Times New Roman" w:hAnsi="Times New Roman" w:cs="Times New Roman"/>
            <w:szCs w:val="24"/>
            <w:highlight w:val="none"/>
            <w:rPrChange w:id="450" w:author="随遇而安" w:date="2023-08-24T08:28:26Z">
              <w:rPr>
                <w:rFonts w:ascii="Times New Roman" w:hAnsi="Times New Roman" w:cs="Times New Roman"/>
                <w:szCs w:val="24"/>
              </w:rPr>
            </w:rPrChange>
          </w:rPr>
          <w:delText>/</w:delText>
        </w:r>
      </w:del>
      <w:r>
        <w:rPr>
          <w:rFonts w:ascii="Times New Roman" w:hAnsi="Times New Roman" w:cs="Times New Roman"/>
          <w:szCs w:val="24"/>
          <w:highlight w:val="none"/>
          <w:rPrChange w:id="452" w:author="随遇而安" w:date="2023-08-24T08:28:26Z">
            <w:rPr>
              <w:rFonts w:ascii="Times New Roman" w:hAnsi="Times New Roman" w:cs="Times New Roman"/>
              <w:szCs w:val="24"/>
            </w:rPr>
          </w:rPrChange>
        </w:rPr>
        <w:t>部门</w:t>
      </w:r>
      <w:ins w:id="453" w:author="随遇而安" w:date="2023-08-24T08:45:47Z">
        <w:r>
          <w:rPr>
            <w:rFonts w:hint="eastAsia" w:ascii="Times New Roman" w:hAnsi="Times New Roman" w:cs="Times New Roman"/>
            <w:szCs w:val="24"/>
            <w:highlight w:val="none"/>
            <w:lang w:val="en-US" w:eastAsia="zh-CN"/>
          </w:rPr>
          <w:t>（中心）</w:t>
        </w:r>
      </w:ins>
      <w:r>
        <w:rPr>
          <w:rFonts w:ascii="Times New Roman" w:hAnsi="Times New Roman" w:cs="Times New Roman"/>
          <w:szCs w:val="24"/>
          <w:highlight w:val="none"/>
          <w:rPrChange w:id="454" w:author="随遇而安" w:date="2023-08-24T08:28:26Z">
            <w:rPr>
              <w:rFonts w:ascii="Times New Roman" w:hAnsi="Times New Roman" w:cs="Times New Roman"/>
              <w:szCs w:val="24"/>
            </w:rPr>
          </w:rPrChange>
        </w:rPr>
        <w:t>组织、施工单位参与共同进行危险有害因素辨识和风险评价。</w:t>
      </w:r>
    </w:p>
    <w:p>
      <w:pPr>
        <w:pStyle w:val="11"/>
        <w:ind w:firstLine="480"/>
        <w:rPr>
          <w:rFonts w:ascii="Times New Roman" w:hAnsi="Times New Roman" w:cs="Times New Roman"/>
          <w:szCs w:val="24"/>
          <w:highlight w:val="none"/>
          <w:rPrChange w:id="45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56" w:author="随遇而安" w:date="2023-08-24T08:28:26Z">
            <w:rPr>
              <w:rFonts w:ascii="Times New Roman" w:hAnsi="Times New Roman" w:cs="Times New Roman"/>
              <w:szCs w:val="24"/>
            </w:rPr>
          </w:rPrChange>
        </w:rPr>
        <w:t>（3）因施工导致</w:t>
      </w:r>
      <w:del w:id="457" w:author="随遇而安" w:date="2023-08-24T08:45:00Z">
        <w:r>
          <w:rPr>
            <w:rFonts w:ascii="Times New Roman" w:hAnsi="Times New Roman" w:cs="Times New Roman"/>
            <w:szCs w:val="24"/>
            <w:highlight w:val="none"/>
            <w:rPrChange w:id="458" w:author="随遇而安" w:date="2023-08-24T08:28:26Z">
              <w:rPr>
                <w:rFonts w:ascii="Times New Roman" w:hAnsi="Times New Roman" w:cs="Times New Roman"/>
                <w:szCs w:val="24"/>
                <w:highlight w:val="yellow"/>
              </w:rPr>
            </w:rPrChange>
          </w:rPr>
          <w:delText>运营公</w:delText>
        </w:r>
      </w:del>
      <w:del w:id="460" w:author="随遇而安" w:date="2023-08-24T08:45:00Z">
        <w:r>
          <w:rPr>
            <w:rFonts w:ascii="Times New Roman" w:hAnsi="Times New Roman" w:cs="Times New Roman"/>
            <w:szCs w:val="24"/>
            <w:highlight w:val="none"/>
            <w:rPrChange w:id="461" w:author="随遇而安" w:date="2023-08-24T08:28:26Z">
              <w:rPr>
                <w:rFonts w:ascii="Times New Roman" w:hAnsi="Times New Roman" w:cs="Times New Roman"/>
                <w:szCs w:val="24"/>
              </w:rPr>
            </w:rPrChange>
          </w:rPr>
          <w:delText>司</w:delText>
        </w:r>
      </w:del>
      <w:r>
        <w:rPr>
          <w:rFonts w:ascii="Times New Roman" w:hAnsi="Times New Roman" w:cs="Times New Roman"/>
          <w:szCs w:val="24"/>
          <w:highlight w:val="none"/>
          <w:rPrChange w:id="463" w:author="随遇而安" w:date="2023-08-24T08:28:26Z">
            <w:rPr>
              <w:rFonts w:ascii="Times New Roman" w:hAnsi="Times New Roman" w:cs="Times New Roman"/>
              <w:szCs w:val="24"/>
            </w:rPr>
          </w:rPrChange>
        </w:rPr>
        <w:t>生产环境发生变化，由施工项目主管部门组织施工所在</w:t>
      </w:r>
      <w:del w:id="464" w:author="随遇而安" w:date="2023-08-24T08:44:55Z">
        <w:r>
          <w:rPr>
            <w:rFonts w:ascii="Times New Roman" w:hAnsi="Times New Roman" w:cs="Times New Roman"/>
            <w:szCs w:val="24"/>
            <w:highlight w:val="none"/>
            <w:rPrChange w:id="465" w:author="随遇而安" w:date="2023-08-24T08:28:26Z">
              <w:rPr>
                <w:rFonts w:ascii="Times New Roman" w:hAnsi="Times New Roman" w:cs="Times New Roman"/>
                <w:szCs w:val="24"/>
              </w:rPr>
            </w:rPrChange>
          </w:rPr>
          <w:delText>运</w:delText>
        </w:r>
      </w:del>
      <w:del w:id="467" w:author="随遇而安" w:date="2023-08-24T08:44:55Z">
        <w:r>
          <w:rPr>
            <w:rFonts w:ascii="Times New Roman" w:hAnsi="Times New Roman" w:cs="Times New Roman"/>
            <w:szCs w:val="24"/>
            <w:highlight w:val="none"/>
            <w:rPrChange w:id="468" w:author="随遇而安" w:date="2023-08-24T08:28:26Z">
              <w:rPr>
                <w:rFonts w:ascii="Times New Roman" w:hAnsi="Times New Roman" w:cs="Times New Roman"/>
                <w:szCs w:val="24"/>
                <w:highlight w:val="yellow"/>
              </w:rPr>
            </w:rPrChange>
          </w:rPr>
          <w:delText>营公司</w:delText>
        </w:r>
      </w:del>
      <w:ins w:id="470" w:author="随遇而安" w:date="2023-08-24T08:44:55Z">
        <w:r>
          <w:rPr>
            <w:rFonts w:hint="eastAsia" w:ascii="Times New Roman" w:hAnsi="Times New Roman" w:cs="Times New Roman"/>
            <w:szCs w:val="24"/>
            <w:highlight w:val="none"/>
            <w:lang w:val="en-US" w:eastAsia="zh-CN"/>
          </w:rPr>
          <w:t>部门</w:t>
        </w:r>
      </w:ins>
      <w:ins w:id="471" w:author="随遇而安" w:date="2023-08-24T08:45:25Z">
        <w:r>
          <w:rPr>
            <w:rFonts w:hint="eastAsia" w:ascii="Times New Roman" w:hAnsi="Times New Roman" w:cs="Times New Roman"/>
            <w:szCs w:val="24"/>
            <w:highlight w:val="none"/>
            <w:lang w:val="en-US" w:eastAsia="zh-CN"/>
          </w:rPr>
          <w:t>（中心）</w:t>
        </w:r>
      </w:ins>
      <w:r>
        <w:rPr>
          <w:rFonts w:ascii="Times New Roman" w:hAnsi="Times New Roman" w:cs="Times New Roman"/>
          <w:szCs w:val="24"/>
          <w:highlight w:val="none"/>
          <w:rPrChange w:id="472" w:author="随遇而安" w:date="2023-08-24T08:28:26Z">
            <w:rPr>
              <w:rFonts w:ascii="Times New Roman" w:hAnsi="Times New Roman" w:cs="Times New Roman"/>
              <w:szCs w:val="24"/>
              <w:highlight w:val="yellow"/>
            </w:rPr>
          </w:rPrChange>
        </w:rPr>
        <w:t>进</w:t>
      </w:r>
      <w:r>
        <w:rPr>
          <w:rFonts w:ascii="Times New Roman" w:hAnsi="Times New Roman" w:cs="Times New Roman"/>
          <w:szCs w:val="24"/>
          <w:highlight w:val="none"/>
          <w:rPrChange w:id="473" w:author="随遇而安" w:date="2023-08-24T08:28:26Z">
            <w:rPr>
              <w:rFonts w:ascii="Times New Roman" w:hAnsi="Times New Roman" w:cs="Times New Roman"/>
              <w:szCs w:val="24"/>
            </w:rPr>
          </w:rPrChange>
        </w:rPr>
        <w:t>行危险有害因素辨识和风险评价工作。</w:t>
      </w:r>
    </w:p>
    <w:p>
      <w:pPr>
        <w:pStyle w:val="11"/>
        <w:ind w:firstLine="480"/>
        <w:rPr>
          <w:rFonts w:ascii="Times New Roman" w:hAnsi="Times New Roman" w:cs="Times New Roman"/>
          <w:szCs w:val="24"/>
          <w:highlight w:val="none"/>
          <w:rPrChange w:id="47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75" w:author="随遇而安" w:date="2023-08-24T08:28:26Z">
            <w:rPr>
              <w:rFonts w:ascii="Times New Roman" w:hAnsi="Times New Roman" w:cs="Times New Roman"/>
              <w:szCs w:val="24"/>
            </w:rPr>
          </w:rPrChange>
        </w:rPr>
        <w:t>（4）施工单位要组织本单位人员对作业活动进行危险有害因素辨识和风险评价。</w:t>
      </w:r>
    </w:p>
    <w:p>
      <w:pPr>
        <w:pStyle w:val="11"/>
        <w:ind w:firstLine="480"/>
        <w:rPr>
          <w:rFonts w:ascii="Times New Roman" w:hAnsi="Times New Roman" w:cs="Times New Roman"/>
          <w:szCs w:val="24"/>
          <w:highlight w:val="none"/>
          <w:rPrChange w:id="47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77" w:author="随遇而安" w:date="2023-08-24T08:28:26Z">
            <w:rPr>
              <w:rFonts w:ascii="Times New Roman" w:hAnsi="Times New Roman" w:cs="Times New Roman"/>
              <w:szCs w:val="24"/>
            </w:rPr>
          </w:rPrChange>
        </w:rPr>
        <w:t>（5）施工所在</w:t>
      </w:r>
      <w:del w:id="478" w:author="随遇而安" w:date="2023-08-24T08:45:19Z">
        <w:r>
          <w:rPr>
            <w:rFonts w:ascii="Times New Roman" w:hAnsi="Times New Roman" w:cs="Times New Roman"/>
            <w:szCs w:val="24"/>
            <w:highlight w:val="none"/>
            <w:rPrChange w:id="479" w:author="随遇而安" w:date="2023-08-24T08:28:26Z">
              <w:rPr>
                <w:rFonts w:ascii="Times New Roman" w:hAnsi="Times New Roman" w:cs="Times New Roman"/>
                <w:szCs w:val="24"/>
              </w:rPr>
            </w:rPrChange>
          </w:rPr>
          <w:delText>运营公司</w:delText>
        </w:r>
      </w:del>
      <w:ins w:id="481" w:author="随遇而安" w:date="2023-08-24T08:45:20Z">
        <w:r>
          <w:rPr>
            <w:rFonts w:hint="eastAsia" w:ascii="Times New Roman" w:hAnsi="Times New Roman" w:cs="Times New Roman"/>
            <w:szCs w:val="24"/>
            <w:highlight w:val="none"/>
            <w:lang w:val="en-US" w:eastAsia="zh-CN"/>
          </w:rPr>
          <w:t>部门</w:t>
        </w:r>
      </w:ins>
      <w:ins w:id="482" w:author="随遇而安" w:date="2023-08-24T08:45:21Z">
        <w:r>
          <w:rPr>
            <w:rFonts w:hint="eastAsia" w:ascii="Times New Roman" w:hAnsi="Times New Roman" w:cs="Times New Roman"/>
            <w:szCs w:val="24"/>
            <w:highlight w:val="none"/>
            <w:lang w:val="en-US" w:eastAsia="zh-CN"/>
          </w:rPr>
          <w:t>（</w:t>
        </w:r>
      </w:ins>
      <w:ins w:id="483" w:author="随遇而安" w:date="2023-08-24T08:45:22Z">
        <w:r>
          <w:rPr>
            <w:rFonts w:hint="eastAsia" w:ascii="Times New Roman" w:hAnsi="Times New Roman" w:cs="Times New Roman"/>
            <w:szCs w:val="24"/>
            <w:highlight w:val="none"/>
            <w:lang w:val="en-US" w:eastAsia="zh-CN"/>
          </w:rPr>
          <w:t>中心</w:t>
        </w:r>
      </w:ins>
      <w:ins w:id="484" w:author="随遇而安" w:date="2023-08-24T08:45:21Z">
        <w:r>
          <w:rPr>
            <w:rFonts w:hint="eastAsia" w:ascii="Times New Roman" w:hAnsi="Times New Roman" w:cs="Times New Roman"/>
            <w:szCs w:val="24"/>
            <w:highlight w:val="none"/>
            <w:lang w:val="en-US" w:eastAsia="zh-CN"/>
          </w:rPr>
          <w:t>）</w:t>
        </w:r>
      </w:ins>
      <w:r>
        <w:rPr>
          <w:rFonts w:ascii="Times New Roman" w:hAnsi="Times New Roman" w:cs="Times New Roman"/>
          <w:szCs w:val="24"/>
          <w:highlight w:val="none"/>
          <w:rPrChange w:id="485" w:author="随遇而安" w:date="2023-08-24T08:28:26Z">
            <w:rPr>
              <w:rFonts w:ascii="Times New Roman" w:hAnsi="Times New Roman" w:cs="Times New Roman"/>
              <w:szCs w:val="24"/>
            </w:rPr>
          </w:rPrChange>
        </w:rPr>
        <w:t>应将危险有害因素控制措施书面告知施工作业单位。</w:t>
      </w:r>
    </w:p>
    <w:p>
      <w:pPr>
        <w:pStyle w:val="11"/>
        <w:ind w:firstLine="480"/>
        <w:rPr>
          <w:rFonts w:ascii="Times New Roman" w:hAnsi="Times New Roman" w:cs="Times New Roman"/>
          <w:szCs w:val="24"/>
          <w:highlight w:val="none"/>
          <w:rPrChange w:id="48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87" w:author="随遇而安" w:date="2023-08-24T08:28:26Z">
            <w:rPr>
              <w:rFonts w:ascii="Times New Roman" w:hAnsi="Times New Roman" w:cs="Times New Roman"/>
              <w:szCs w:val="24"/>
            </w:rPr>
          </w:rPrChange>
        </w:rPr>
        <w:t>3.4.4当发生工艺技术、设备设施、管理等变更时，在变更实施前由变更主管部门组织相关单位及部门进行危险有害因素辨识和风险评价工作。</w:t>
      </w:r>
    </w:p>
    <w:p>
      <w:pPr>
        <w:pStyle w:val="11"/>
        <w:ind w:firstLine="480"/>
        <w:rPr>
          <w:rFonts w:ascii="Times New Roman" w:hAnsi="Times New Roman" w:cs="Times New Roman"/>
          <w:szCs w:val="24"/>
          <w:highlight w:val="none"/>
          <w:rPrChange w:id="48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89" w:author="随遇而安" w:date="2023-08-24T08:28:26Z">
            <w:rPr>
              <w:rFonts w:ascii="Times New Roman" w:hAnsi="Times New Roman" w:cs="Times New Roman"/>
              <w:szCs w:val="24"/>
            </w:rPr>
          </w:rPrChange>
        </w:rPr>
        <w:t>3.4工作内容</w:t>
      </w:r>
    </w:p>
    <w:p>
      <w:pPr>
        <w:tabs>
          <w:tab w:val="left" w:pos="993"/>
        </w:tabs>
        <w:ind w:firstLine="480"/>
        <w:rPr>
          <w:rFonts w:ascii="Times New Roman" w:hAnsi="Times New Roman" w:cs="Times New Roman"/>
          <w:szCs w:val="24"/>
          <w:highlight w:val="none"/>
          <w:rPrChange w:id="490"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91" w:author="随遇而安" w:date="2023-08-24T08:28:26Z">
            <w:rPr>
              <w:rFonts w:ascii="Times New Roman" w:hAnsi="Times New Roman" w:cs="Times New Roman"/>
              <w:szCs w:val="24"/>
            </w:rPr>
          </w:rPrChange>
        </w:rPr>
        <w:t>3.4.1危险有害因素辨识</w:t>
      </w:r>
    </w:p>
    <w:p>
      <w:pPr>
        <w:tabs>
          <w:tab w:val="left" w:pos="993"/>
        </w:tabs>
        <w:ind w:firstLine="480"/>
        <w:rPr>
          <w:rFonts w:ascii="Times New Roman" w:hAnsi="Times New Roman" w:cs="Times New Roman"/>
          <w:szCs w:val="24"/>
          <w:highlight w:val="none"/>
          <w:rPrChange w:id="492"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93" w:author="随遇而安" w:date="2023-08-24T08:28:26Z">
            <w:rPr>
              <w:rFonts w:ascii="Times New Roman" w:hAnsi="Times New Roman" w:cs="Times New Roman"/>
              <w:szCs w:val="24"/>
            </w:rPr>
          </w:rPrChange>
        </w:rPr>
        <w:t>3.4.1.1危险有害因素分类</w:t>
      </w:r>
    </w:p>
    <w:p>
      <w:pPr>
        <w:pStyle w:val="11"/>
        <w:ind w:firstLine="480"/>
        <w:rPr>
          <w:rFonts w:ascii="Times New Roman" w:hAnsi="Times New Roman" w:cs="Times New Roman"/>
          <w:szCs w:val="24"/>
          <w:highlight w:val="none"/>
          <w:rPrChange w:id="49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495" w:author="随遇而安" w:date="2023-08-24T08:28:26Z">
            <w:rPr>
              <w:rFonts w:ascii="Times New Roman" w:hAnsi="Times New Roman" w:cs="Times New Roman"/>
              <w:szCs w:val="24"/>
            </w:rPr>
          </w:rPrChange>
        </w:rPr>
        <w:t>按照《生产过程危险和有害因素分类与代码》(GB/T 13861-2009)，结合生产运行中导致事故的直接原因，危险有害因素分为物质类、环境类、人员类和管理类四方面。</w:t>
      </w:r>
    </w:p>
    <w:tbl>
      <w:tblPr>
        <w:tblStyle w:val="7"/>
        <w:tblW w:w="52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80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562" w:type="pct"/>
            <w:shd w:val="clear" w:color="auto" w:fill="4472C4"/>
            <w:vAlign w:val="center"/>
          </w:tcPr>
          <w:p>
            <w:pPr>
              <w:pStyle w:val="15"/>
              <w:rPr>
                <w:b/>
                <w:color w:val="FFFFFF"/>
                <w:highlight w:val="none"/>
                <w:rPrChange w:id="496" w:author="随遇而安" w:date="2023-08-24T08:28:26Z">
                  <w:rPr>
                    <w:b/>
                    <w:color w:val="FFFFFF"/>
                  </w:rPr>
                </w:rPrChange>
              </w:rPr>
            </w:pPr>
            <w:r>
              <w:rPr>
                <w:b/>
                <w:color w:val="FFFFFF"/>
                <w:highlight w:val="none"/>
                <w:rPrChange w:id="497" w:author="随遇而安" w:date="2023-08-24T08:28:26Z">
                  <w:rPr>
                    <w:b/>
                    <w:color w:val="FFFFFF"/>
                  </w:rPr>
                </w:rPrChange>
              </w:rPr>
              <w:t>类 别</w:t>
            </w:r>
          </w:p>
        </w:tc>
        <w:tc>
          <w:tcPr>
            <w:tcW w:w="4438" w:type="pct"/>
            <w:shd w:val="clear" w:color="auto" w:fill="4472C4"/>
            <w:vAlign w:val="center"/>
          </w:tcPr>
          <w:p>
            <w:pPr>
              <w:pStyle w:val="15"/>
              <w:rPr>
                <w:b/>
                <w:color w:val="FFFFFF"/>
                <w:highlight w:val="none"/>
                <w:rPrChange w:id="498" w:author="随遇而安" w:date="2023-08-24T08:28:26Z">
                  <w:rPr>
                    <w:b/>
                    <w:color w:val="FFFFFF"/>
                  </w:rPr>
                </w:rPrChange>
              </w:rPr>
            </w:pPr>
            <w:r>
              <w:rPr>
                <w:b/>
                <w:color w:val="FFFFFF"/>
                <w:highlight w:val="none"/>
                <w:rPrChange w:id="499" w:author="随遇而安" w:date="2023-08-24T08:28:26Z">
                  <w:rPr>
                    <w:b/>
                    <w:color w:val="FFFFFF"/>
                  </w:rPr>
                </w:rPrChange>
              </w:rPr>
              <w:t>内 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562" w:type="pct"/>
            <w:shd w:val="clear" w:color="auto" w:fill="auto"/>
            <w:vAlign w:val="center"/>
          </w:tcPr>
          <w:p>
            <w:pPr>
              <w:pStyle w:val="15"/>
              <w:rPr>
                <w:color w:val="000000"/>
                <w:highlight w:val="none"/>
                <w:rPrChange w:id="500" w:author="随遇而安" w:date="2023-08-24T08:28:26Z">
                  <w:rPr>
                    <w:color w:val="000000"/>
                  </w:rPr>
                </w:rPrChange>
              </w:rPr>
            </w:pPr>
            <w:r>
              <w:rPr>
                <w:color w:val="000000"/>
                <w:highlight w:val="none"/>
                <w:rPrChange w:id="501" w:author="随遇而安" w:date="2023-08-24T08:28:26Z">
                  <w:rPr>
                    <w:color w:val="000000"/>
                  </w:rPr>
                </w:rPrChange>
              </w:rPr>
              <w:t>物质类</w:t>
            </w:r>
          </w:p>
        </w:tc>
        <w:tc>
          <w:tcPr>
            <w:tcW w:w="4438" w:type="pct"/>
            <w:shd w:val="clear" w:color="auto" w:fill="auto"/>
            <w:vAlign w:val="center"/>
          </w:tcPr>
          <w:p>
            <w:pPr>
              <w:pStyle w:val="15"/>
              <w:jc w:val="left"/>
              <w:rPr>
                <w:color w:val="000000"/>
                <w:highlight w:val="none"/>
                <w:rPrChange w:id="502" w:author="随遇而安" w:date="2023-08-24T08:28:26Z">
                  <w:rPr>
                    <w:color w:val="000000"/>
                  </w:rPr>
                </w:rPrChange>
              </w:rPr>
            </w:pPr>
            <w:r>
              <w:rPr>
                <w:color w:val="000000"/>
                <w:highlight w:val="none"/>
                <w:rPrChange w:id="503" w:author="随遇而安" w:date="2023-08-24T08:28:26Z">
                  <w:rPr>
                    <w:color w:val="000000"/>
                  </w:rPr>
                </w:rPrChange>
              </w:rPr>
              <w:t>主要为机械、设备、设施、材料等方面存在的危险有害因素。主要包括：</w:t>
            </w:r>
          </w:p>
          <w:p>
            <w:pPr>
              <w:pStyle w:val="15"/>
              <w:jc w:val="left"/>
              <w:rPr>
                <w:color w:val="000000"/>
                <w:highlight w:val="none"/>
                <w:rPrChange w:id="504" w:author="随遇而安" w:date="2023-08-24T08:28:26Z">
                  <w:rPr>
                    <w:color w:val="000000"/>
                  </w:rPr>
                </w:rPrChange>
              </w:rPr>
            </w:pPr>
            <w:r>
              <w:rPr>
                <w:color w:val="000000"/>
                <w:highlight w:val="none"/>
                <w:rPrChange w:id="505" w:author="随遇而安" w:date="2023-08-24T08:28:26Z">
                  <w:rPr>
                    <w:color w:val="000000"/>
                  </w:rPr>
                </w:rPrChange>
              </w:rPr>
              <w:t>（1）物理性因素，如设备、设施、工具、附件缺陷，防护缺陷，电伤害，噪声，振动危害，电离辐射，非电离辐射，运动物伤害，明火，高温物质，低温物质，信号缺陷，标志缺陷，有害光照等；</w:t>
            </w:r>
          </w:p>
          <w:p>
            <w:pPr>
              <w:pStyle w:val="15"/>
              <w:jc w:val="left"/>
              <w:rPr>
                <w:color w:val="000000"/>
                <w:highlight w:val="none"/>
                <w:rPrChange w:id="506" w:author="随遇而安" w:date="2023-08-24T08:28:26Z">
                  <w:rPr>
                    <w:color w:val="000000"/>
                  </w:rPr>
                </w:rPrChange>
              </w:rPr>
            </w:pPr>
            <w:r>
              <w:rPr>
                <w:color w:val="000000"/>
                <w:highlight w:val="none"/>
                <w:rPrChange w:id="507" w:author="随遇而安" w:date="2023-08-24T08:28:26Z">
                  <w:rPr>
                    <w:color w:val="000000"/>
                  </w:rPr>
                </w:rPrChange>
              </w:rPr>
              <w:t>（2）化学性因素，如爆炸品，压缩气体和液化气体，易燃液体，易燃固体、自燃物品和遇湿易燃物品，氧化剂和有机过氧化物，有毒物品，放射性物品，腐蚀品，粉尘与气溶胶等；</w:t>
            </w:r>
          </w:p>
          <w:p>
            <w:pPr>
              <w:pStyle w:val="15"/>
              <w:jc w:val="left"/>
              <w:rPr>
                <w:color w:val="000000"/>
                <w:highlight w:val="none"/>
                <w:rPrChange w:id="508" w:author="随遇而安" w:date="2023-08-24T08:28:26Z">
                  <w:rPr>
                    <w:color w:val="000000"/>
                  </w:rPr>
                </w:rPrChange>
              </w:rPr>
            </w:pPr>
            <w:r>
              <w:rPr>
                <w:color w:val="000000"/>
                <w:highlight w:val="none"/>
                <w:rPrChange w:id="509" w:author="随遇而安" w:date="2023-08-24T08:28:26Z">
                  <w:rPr>
                    <w:color w:val="000000"/>
                  </w:rPr>
                </w:rPrChange>
              </w:rPr>
              <w:t>（3）生物性因素，如致病微生物，传染病媒介物，致害动物，致害植物等。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562" w:type="pct"/>
            <w:shd w:val="clear" w:color="auto" w:fill="auto"/>
            <w:vAlign w:val="center"/>
          </w:tcPr>
          <w:p>
            <w:pPr>
              <w:pStyle w:val="15"/>
              <w:rPr>
                <w:color w:val="000000"/>
                <w:highlight w:val="none"/>
                <w:rPrChange w:id="510" w:author="随遇而安" w:date="2023-08-24T08:28:26Z">
                  <w:rPr>
                    <w:color w:val="000000"/>
                  </w:rPr>
                </w:rPrChange>
              </w:rPr>
            </w:pPr>
            <w:r>
              <w:rPr>
                <w:color w:val="000000"/>
                <w:highlight w:val="none"/>
                <w:rPrChange w:id="511" w:author="随遇而安" w:date="2023-08-24T08:28:26Z">
                  <w:rPr>
                    <w:color w:val="000000"/>
                  </w:rPr>
                </w:rPrChange>
              </w:rPr>
              <w:t>环境类</w:t>
            </w:r>
          </w:p>
        </w:tc>
        <w:tc>
          <w:tcPr>
            <w:tcW w:w="4438" w:type="pct"/>
            <w:shd w:val="clear" w:color="auto" w:fill="auto"/>
            <w:vAlign w:val="center"/>
          </w:tcPr>
          <w:p>
            <w:pPr>
              <w:pStyle w:val="15"/>
              <w:jc w:val="both"/>
              <w:rPr>
                <w:color w:val="000000"/>
                <w:highlight w:val="none"/>
                <w:rPrChange w:id="512" w:author="随遇而安" w:date="2023-08-24T08:28:26Z">
                  <w:rPr>
                    <w:color w:val="000000"/>
                  </w:rPr>
                </w:rPrChange>
              </w:rPr>
            </w:pPr>
            <w:r>
              <w:rPr>
                <w:color w:val="000000"/>
                <w:highlight w:val="none"/>
                <w:rPrChange w:id="513" w:author="随遇而安" w:date="2023-08-24T08:28:26Z">
                  <w:rPr>
                    <w:color w:val="000000"/>
                  </w:rPr>
                </w:rPrChange>
              </w:rPr>
              <w:t>主要包括室内、室外、地上、地下（如隧道、矿井）、水上、水下等作业（施工）环境中存在的危险有害因素，如场地杂乱，地面缺陷，光照不良，空气、通风不良等。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562" w:type="pct"/>
            <w:shd w:val="clear" w:color="auto" w:fill="auto"/>
            <w:vAlign w:val="center"/>
          </w:tcPr>
          <w:p>
            <w:pPr>
              <w:pStyle w:val="15"/>
              <w:rPr>
                <w:color w:val="000000"/>
                <w:highlight w:val="none"/>
                <w:rPrChange w:id="514" w:author="随遇而安" w:date="2023-08-24T08:28:26Z">
                  <w:rPr>
                    <w:color w:val="000000"/>
                  </w:rPr>
                </w:rPrChange>
              </w:rPr>
            </w:pPr>
            <w:r>
              <w:rPr>
                <w:color w:val="000000"/>
                <w:highlight w:val="none"/>
                <w:rPrChange w:id="515" w:author="随遇而安" w:date="2023-08-24T08:28:26Z">
                  <w:rPr>
                    <w:color w:val="000000"/>
                  </w:rPr>
                </w:rPrChange>
              </w:rPr>
              <w:t>人员类</w:t>
            </w:r>
          </w:p>
        </w:tc>
        <w:tc>
          <w:tcPr>
            <w:tcW w:w="4438" w:type="pct"/>
            <w:shd w:val="clear" w:color="auto" w:fill="auto"/>
            <w:vAlign w:val="center"/>
          </w:tcPr>
          <w:p>
            <w:pPr>
              <w:pStyle w:val="15"/>
              <w:jc w:val="left"/>
              <w:rPr>
                <w:color w:val="000000"/>
                <w:highlight w:val="none"/>
                <w:rPrChange w:id="516" w:author="随遇而安" w:date="2023-08-24T08:28:26Z">
                  <w:rPr>
                    <w:color w:val="000000"/>
                  </w:rPr>
                </w:rPrChange>
              </w:rPr>
            </w:pPr>
            <w:r>
              <w:rPr>
                <w:color w:val="000000"/>
                <w:highlight w:val="none"/>
                <w:rPrChange w:id="517" w:author="随遇而安" w:date="2023-08-24T08:28:26Z">
                  <w:rPr>
                    <w:color w:val="000000"/>
                  </w:rPr>
                </w:rPrChange>
              </w:rPr>
              <w:t>主要为人员本身存在的危险有害因素。主要包括：</w:t>
            </w:r>
          </w:p>
          <w:p>
            <w:pPr>
              <w:pStyle w:val="15"/>
              <w:jc w:val="left"/>
              <w:rPr>
                <w:color w:val="000000"/>
                <w:highlight w:val="none"/>
                <w:rPrChange w:id="518" w:author="随遇而安" w:date="2023-08-24T08:28:26Z">
                  <w:rPr>
                    <w:color w:val="000000"/>
                  </w:rPr>
                </w:rPrChange>
              </w:rPr>
            </w:pPr>
            <w:r>
              <w:rPr>
                <w:color w:val="000000"/>
                <w:highlight w:val="none"/>
                <w:rPrChange w:id="519" w:author="随遇而安" w:date="2023-08-24T08:28:26Z">
                  <w:rPr>
                    <w:color w:val="000000"/>
                  </w:rPr>
                </w:rPrChange>
              </w:rPr>
              <w:t>（1）心理生理性因素，如负荷超限，健康状况异常，从事禁忌作业，心理异常，辨识功能缺陷等；</w:t>
            </w:r>
          </w:p>
          <w:p>
            <w:pPr>
              <w:pStyle w:val="15"/>
              <w:jc w:val="left"/>
              <w:rPr>
                <w:color w:val="000000"/>
                <w:highlight w:val="none"/>
                <w:rPrChange w:id="520" w:author="随遇而安" w:date="2023-08-24T08:28:26Z">
                  <w:rPr>
                    <w:color w:val="000000"/>
                  </w:rPr>
                </w:rPrChange>
              </w:rPr>
            </w:pPr>
            <w:r>
              <w:rPr>
                <w:color w:val="000000"/>
                <w:highlight w:val="none"/>
                <w:rPrChange w:id="521" w:author="随遇而安" w:date="2023-08-24T08:28:26Z">
                  <w:rPr>
                    <w:color w:val="000000"/>
                  </w:rPr>
                </w:rPrChange>
              </w:rPr>
              <w:t>（2）行为性因素，如指挥错误，操作错误，监护失误等。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562" w:type="pct"/>
            <w:shd w:val="clear" w:color="auto" w:fill="auto"/>
            <w:vAlign w:val="center"/>
          </w:tcPr>
          <w:p>
            <w:pPr>
              <w:pStyle w:val="15"/>
              <w:rPr>
                <w:color w:val="000000"/>
                <w:highlight w:val="none"/>
                <w:rPrChange w:id="522" w:author="随遇而安" w:date="2023-08-24T08:28:26Z">
                  <w:rPr>
                    <w:color w:val="000000"/>
                  </w:rPr>
                </w:rPrChange>
              </w:rPr>
            </w:pPr>
            <w:r>
              <w:rPr>
                <w:color w:val="000000"/>
                <w:highlight w:val="none"/>
                <w:rPrChange w:id="523" w:author="随遇而安" w:date="2023-08-24T08:28:26Z">
                  <w:rPr>
                    <w:color w:val="000000"/>
                  </w:rPr>
                </w:rPrChange>
              </w:rPr>
              <w:t>管理类</w:t>
            </w:r>
          </w:p>
        </w:tc>
        <w:tc>
          <w:tcPr>
            <w:tcW w:w="4438" w:type="pct"/>
            <w:shd w:val="clear" w:color="auto" w:fill="auto"/>
            <w:vAlign w:val="center"/>
          </w:tcPr>
          <w:p>
            <w:pPr>
              <w:pStyle w:val="15"/>
              <w:jc w:val="left"/>
              <w:rPr>
                <w:color w:val="000000"/>
                <w:highlight w:val="none"/>
                <w:rPrChange w:id="524" w:author="随遇而安" w:date="2023-08-24T08:28:26Z">
                  <w:rPr>
                    <w:color w:val="000000"/>
                  </w:rPr>
                </w:rPrChange>
              </w:rPr>
            </w:pPr>
            <w:r>
              <w:rPr>
                <w:color w:val="000000"/>
                <w:highlight w:val="none"/>
                <w:rPrChange w:id="525" w:author="随遇而安" w:date="2023-08-24T08:28:26Z">
                  <w:rPr>
                    <w:color w:val="000000"/>
                  </w:rPr>
                </w:rPrChange>
              </w:rPr>
              <w:t>主要为职业健康管理方面存在的危险有害因素，主要包括：</w:t>
            </w:r>
          </w:p>
          <w:p>
            <w:pPr>
              <w:pStyle w:val="15"/>
              <w:jc w:val="left"/>
              <w:rPr>
                <w:color w:val="000000"/>
                <w:highlight w:val="none"/>
                <w:rPrChange w:id="526" w:author="随遇而安" w:date="2023-08-24T08:28:26Z">
                  <w:rPr>
                    <w:color w:val="000000"/>
                  </w:rPr>
                </w:rPrChange>
              </w:rPr>
            </w:pPr>
            <w:r>
              <w:rPr>
                <w:color w:val="000000"/>
                <w:highlight w:val="none"/>
                <w:rPrChange w:id="527" w:author="随遇而安" w:date="2023-08-24T08:28:26Z">
                  <w:rPr>
                    <w:color w:val="000000"/>
                  </w:rPr>
                </w:rPrChange>
              </w:rPr>
              <w:t>（1）职业安全卫生组织机构不健全；</w:t>
            </w:r>
          </w:p>
          <w:p>
            <w:pPr>
              <w:pStyle w:val="15"/>
              <w:jc w:val="left"/>
              <w:rPr>
                <w:color w:val="000000"/>
                <w:highlight w:val="none"/>
                <w:rPrChange w:id="528" w:author="随遇而安" w:date="2023-08-24T08:28:26Z">
                  <w:rPr>
                    <w:color w:val="000000"/>
                  </w:rPr>
                </w:rPrChange>
              </w:rPr>
            </w:pPr>
            <w:r>
              <w:rPr>
                <w:color w:val="000000"/>
                <w:highlight w:val="none"/>
                <w:rPrChange w:id="529" w:author="随遇而安" w:date="2023-08-24T08:28:26Z">
                  <w:rPr>
                    <w:color w:val="000000"/>
                  </w:rPr>
                </w:rPrChange>
              </w:rPr>
              <w:t>（2）职业安全卫生责任制未落实；</w:t>
            </w:r>
          </w:p>
          <w:p>
            <w:pPr>
              <w:pStyle w:val="15"/>
              <w:jc w:val="left"/>
              <w:rPr>
                <w:color w:val="000000"/>
                <w:highlight w:val="none"/>
                <w:rPrChange w:id="530" w:author="随遇而安" w:date="2023-08-24T08:28:26Z">
                  <w:rPr>
                    <w:color w:val="000000"/>
                  </w:rPr>
                </w:rPrChange>
              </w:rPr>
            </w:pPr>
            <w:r>
              <w:rPr>
                <w:color w:val="000000"/>
                <w:highlight w:val="none"/>
                <w:rPrChange w:id="531" w:author="随遇而安" w:date="2023-08-24T08:28:26Z">
                  <w:rPr>
                    <w:color w:val="000000"/>
                  </w:rPr>
                </w:rPrChange>
              </w:rPr>
              <w:t>（3）职业安全卫生管理规章制度不完善；</w:t>
            </w:r>
          </w:p>
          <w:p>
            <w:pPr>
              <w:pStyle w:val="15"/>
              <w:jc w:val="left"/>
              <w:rPr>
                <w:color w:val="000000"/>
                <w:highlight w:val="none"/>
                <w:rPrChange w:id="532" w:author="随遇而安" w:date="2023-08-24T08:28:26Z">
                  <w:rPr>
                    <w:color w:val="000000"/>
                  </w:rPr>
                </w:rPrChange>
              </w:rPr>
            </w:pPr>
            <w:r>
              <w:rPr>
                <w:color w:val="000000"/>
                <w:highlight w:val="none"/>
                <w:rPrChange w:id="533" w:author="随遇而安" w:date="2023-08-24T08:28:26Z">
                  <w:rPr>
                    <w:color w:val="000000"/>
                  </w:rPr>
                </w:rPrChange>
              </w:rPr>
              <w:t>（4）职业安全卫生投入不足；</w:t>
            </w:r>
          </w:p>
          <w:p>
            <w:pPr>
              <w:pStyle w:val="15"/>
              <w:jc w:val="left"/>
              <w:rPr>
                <w:color w:val="000000"/>
                <w:highlight w:val="none"/>
                <w:rPrChange w:id="534" w:author="随遇而安" w:date="2023-08-24T08:28:26Z">
                  <w:rPr>
                    <w:color w:val="000000"/>
                  </w:rPr>
                </w:rPrChange>
              </w:rPr>
            </w:pPr>
            <w:r>
              <w:rPr>
                <w:color w:val="000000"/>
                <w:highlight w:val="none"/>
                <w:rPrChange w:id="535" w:author="随遇而安" w:date="2023-08-24T08:28:26Z">
                  <w:rPr>
                    <w:color w:val="000000"/>
                  </w:rPr>
                </w:rPrChange>
              </w:rPr>
              <w:t>（5）职业健康管理不完善等。</w:t>
            </w:r>
          </w:p>
        </w:tc>
      </w:tr>
    </w:tbl>
    <w:p>
      <w:pPr>
        <w:tabs>
          <w:tab w:val="left" w:pos="993"/>
        </w:tabs>
        <w:ind w:firstLine="480"/>
        <w:rPr>
          <w:rFonts w:ascii="Times New Roman" w:hAnsi="Times New Roman" w:cs="Times New Roman"/>
          <w:szCs w:val="24"/>
          <w:highlight w:val="none"/>
          <w:rPrChange w:id="53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537" w:author="随遇而安" w:date="2023-08-24T08:28:26Z">
            <w:rPr>
              <w:rFonts w:ascii="Times New Roman" w:hAnsi="Times New Roman" w:cs="Times New Roman"/>
              <w:szCs w:val="24"/>
            </w:rPr>
          </w:rPrChange>
        </w:rPr>
        <w:t>3.4.1.2辨识方法</w:t>
      </w:r>
    </w:p>
    <w:p>
      <w:pPr>
        <w:tabs>
          <w:tab w:val="left" w:pos="993"/>
        </w:tabs>
        <w:ind w:firstLine="480"/>
        <w:rPr>
          <w:rFonts w:ascii="Times New Roman" w:hAnsi="Times New Roman" w:cs="Times New Roman"/>
          <w:szCs w:val="24"/>
          <w:highlight w:val="none"/>
          <w:rPrChange w:id="53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539" w:author="随遇而安" w:date="2023-08-24T08:28:26Z">
            <w:rPr>
              <w:rFonts w:ascii="Times New Roman" w:hAnsi="Times New Roman" w:cs="Times New Roman"/>
              <w:szCs w:val="24"/>
            </w:rPr>
          </w:rPrChange>
        </w:rPr>
        <w:t>危险有害因素辨识主要包括工序任务法、因果分析法、作业危害分析、事故树分析、事件树分析、预先危险性分析法、危险与可操作性分析法等，将上述方法进行对比分析，详见下表所示</w:t>
      </w:r>
      <w:r>
        <w:rPr>
          <w:rFonts w:ascii="Times New Roman" w:hAnsi="Times New Roman" w:cs="Times New Roman"/>
          <w:szCs w:val="24"/>
          <w:highlight w:val="none"/>
          <w:rPrChange w:id="540" w:author="随遇而安" w:date="2023-08-24T08:28:26Z">
            <w:rPr>
              <w:rFonts w:ascii="Times New Roman" w:hAnsi="Times New Roman" w:cs="Times New Roman"/>
              <w:szCs w:val="24"/>
              <w:highlight w:val="yellow"/>
            </w:rPr>
          </w:rPrChange>
        </w:rPr>
        <w:t>。运营公司可</w:t>
      </w:r>
      <w:r>
        <w:rPr>
          <w:rFonts w:ascii="Times New Roman" w:hAnsi="Times New Roman" w:cs="Times New Roman"/>
          <w:szCs w:val="24"/>
          <w:highlight w:val="none"/>
          <w:rPrChange w:id="541" w:author="随遇而安" w:date="2023-08-24T08:28:26Z">
            <w:rPr>
              <w:rFonts w:ascii="Times New Roman" w:hAnsi="Times New Roman" w:cs="Times New Roman"/>
              <w:szCs w:val="24"/>
            </w:rPr>
          </w:rPrChange>
        </w:rPr>
        <w:t>根据自己的实际情况选择适当的方法或方法组合。</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1166"/>
        <w:gridCol w:w="5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905" w:type="pct"/>
            <w:shd w:val="clear" w:color="auto" w:fill="4472C4"/>
            <w:vAlign w:val="center"/>
          </w:tcPr>
          <w:p>
            <w:pPr>
              <w:pStyle w:val="15"/>
              <w:rPr>
                <w:b/>
                <w:color w:val="FFFFFF"/>
                <w:highlight w:val="none"/>
                <w:rPrChange w:id="542" w:author="随遇而安" w:date="2023-08-24T08:28:26Z">
                  <w:rPr>
                    <w:b/>
                    <w:color w:val="FFFFFF"/>
                  </w:rPr>
                </w:rPrChange>
              </w:rPr>
            </w:pPr>
            <w:r>
              <w:rPr>
                <w:b/>
                <w:color w:val="FFFFFF"/>
                <w:highlight w:val="none"/>
                <w:rPrChange w:id="543" w:author="随遇而安" w:date="2023-08-24T08:28:26Z">
                  <w:rPr>
                    <w:b/>
                    <w:color w:val="FFFFFF"/>
                  </w:rPr>
                </w:rPrChange>
              </w:rPr>
              <w:t>方 法</w:t>
            </w:r>
          </w:p>
        </w:tc>
        <w:tc>
          <w:tcPr>
            <w:tcW w:w="684" w:type="pct"/>
            <w:shd w:val="clear" w:color="auto" w:fill="4472C4"/>
            <w:vAlign w:val="center"/>
          </w:tcPr>
          <w:p>
            <w:pPr>
              <w:pStyle w:val="15"/>
              <w:rPr>
                <w:b/>
                <w:color w:val="FFFFFF"/>
                <w:highlight w:val="none"/>
                <w:rPrChange w:id="544" w:author="随遇而安" w:date="2023-08-24T08:28:26Z">
                  <w:rPr>
                    <w:b/>
                    <w:color w:val="FFFFFF"/>
                  </w:rPr>
                </w:rPrChange>
              </w:rPr>
            </w:pPr>
            <w:r>
              <w:rPr>
                <w:b/>
                <w:color w:val="FFFFFF"/>
                <w:highlight w:val="none"/>
                <w:rPrChange w:id="545" w:author="随遇而安" w:date="2023-08-24T08:28:26Z">
                  <w:rPr>
                    <w:b/>
                    <w:color w:val="FFFFFF"/>
                  </w:rPr>
                </w:rPrChange>
              </w:rPr>
              <w:t>类 型</w:t>
            </w:r>
          </w:p>
        </w:tc>
        <w:tc>
          <w:tcPr>
            <w:tcW w:w="3411" w:type="pct"/>
            <w:shd w:val="clear" w:color="auto" w:fill="4472C4"/>
            <w:vAlign w:val="center"/>
          </w:tcPr>
          <w:p>
            <w:pPr>
              <w:pStyle w:val="15"/>
              <w:rPr>
                <w:b/>
                <w:color w:val="FFFFFF"/>
                <w:highlight w:val="none"/>
                <w:rPrChange w:id="546" w:author="随遇而安" w:date="2023-08-24T08:28:26Z">
                  <w:rPr>
                    <w:b/>
                    <w:color w:val="FFFFFF"/>
                  </w:rPr>
                </w:rPrChange>
              </w:rPr>
            </w:pPr>
            <w:r>
              <w:rPr>
                <w:b/>
                <w:color w:val="FFFFFF"/>
                <w:highlight w:val="none"/>
                <w:rPrChange w:id="547" w:author="随遇而安" w:date="2023-08-24T08:28:26Z">
                  <w:rPr>
                    <w:b/>
                    <w:color w:val="FFFFFF"/>
                  </w:rPr>
                </w:rPrChange>
              </w:rPr>
              <w:t>特 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05" w:type="pct"/>
            <w:shd w:val="clear" w:color="auto" w:fill="FFFFFF"/>
            <w:vAlign w:val="center"/>
          </w:tcPr>
          <w:p>
            <w:pPr>
              <w:pStyle w:val="15"/>
              <w:rPr>
                <w:color w:val="000000"/>
                <w:highlight w:val="none"/>
                <w:rPrChange w:id="548" w:author="随遇而安" w:date="2023-08-24T08:28:26Z">
                  <w:rPr>
                    <w:color w:val="000000"/>
                  </w:rPr>
                </w:rPrChange>
              </w:rPr>
            </w:pPr>
            <w:r>
              <w:rPr>
                <w:color w:val="000000"/>
                <w:highlight w:val="none"/>
                <w:rPrChange w:id="549" w:author="随遇而安" w:date="2023-08-24T08:28:26Z">
                  <w:rPr>
                    <w:color w:val="000000"/>
                  </w:rPr>
                </w:rPrChange>
              </w:rPr>
              <w:t>工序任务法</w:t>
            </w:r>
          </w:p>
        </w:tc>
        <w:tc>
          <w:tcPr>
            <w:tcW w:w="684" w:type="pct"/>
            <w:shd w:val="clear" w:color="auto" w:fill="FFFFFF"/>
            <w:vAlign w:val="center"/>
          </w:tcPr>
          <w:p>
            <w:pPr>
              <w:pStyle w:val="15"/>
              <w:rPr>
                <w:color w:val="000000"/>
                <w:highlight w:val="none"/>
                <w:rPrChange w:id="550" w:author="随遇而安" w:date="2023-08-24T08:28:26Z">
                  <w:rPr>
                    <w:color w:val="000000"/>
                  </w:rPr>
                </w:rPrChange>
              </w:rPr>
            </w:pPr>
            <w:r>
              <w:rPr>
                <w:color w:val="000000"/>
                <w:highlight w:val="none"/>
                <w:rPrChange w:id="551" w:author="随遇而安" w:date="2023-08-24T08:28:26Z">
                  <w:rPr>
                    <w:color w:val="000000"/>
                  </w:rPr>
                </w:rPrChange>
              </w:rPr>
              <w:t>定性</w:t>
            </w:r>
          </w:p>
        </w:tc>
        <w:tc>
          <w:tcPr>
            <w:tcW w:w="3411" w:type="pct"/>
            <w:shd w:val="clear" w:color="auto" w:fill="FFFFFF"/>
            <w:vAlign w:val="center"/>
          </w:tcPr>
          <w:p>
            <w:pPr>
              <w:pStyle w:val="15"/>
              <w:jc w:val="both"/>
              <w:rPr>
                <w:color w:val="000000"/>
                <w:highlight w:val="none"/>
                <w:rPrChange w:id="552" w:author="随遇而安" w:date="2023-08-24T08:28:26Z">
                  <w:rPr>
                    <w:color w:val="000000"/>
                  </w:rPr>
                </w:rPrChange>
              </w:rPr>
            </w:pPr>
            <w:r>
              <w:rPr>
                <w:color w:val="000000"/>
                <w:highlight w:val="none"/>
                <w:rPrChange w:id="553" w:author="随遇而安" w:date="2023-08-24T08:28:26Z">
                  <w:rPr>
                    <w:color w:val="000000"/>
                  </w:rPr>
                </w:rPrChange>
              </w:rPr>
              <w:t>通过工序列表的方法识别危险有害因素，该方法操作简单、详细、容易掌握，但受主观影响较大。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905" w:type="pct"/>
            <w:shd w:val="clear" w:color="auto" w:fill="FFFFFF"/>
            <w:vAlign w:val="center"/>
          </w:tcPr>
          <w:p>
            <w:pPr>
              <w:pStyle w:val="15"/>
              <w:rPr>
                <w:color w:val="000000"/>
                <w:highlight w:val="none"/>
                <w:rPrChange w:id="554" w:author="随遇而安" w:date="2023-08-24T08:28:26Z">
                  <w:rPr>
                    <w:color w:val="000000"/>
                  </w:rPr>
                </w:rPrChange>
              </w:rPr>
            </w:pPr>
            <w:r>
              <w:rPr>
                <w:color w:val="000000"/>
                <w:highlight w:val="none"/>
                <w:rPrChange w:id="555" w:author="随遇而安" w:date="2023-08-24T08:28:26Z">
                  <w:rPr>
                    <w:color w:val="000000"/>
                  </w:rPr>
                </w:rPrChange>
              </w:rPr>
              <w:t>因果分析法</w:t>
            </w:r>
          </w:p>
        </w:tc>
        <w:tc>
          <w:tcPr>
            <w:tcW w:w="684" w:type="pct"/>
            <w:shd w:val="clear" w:color="auto" w:fill="FFFFFF"/>
            <w:vAlign w:val="center"/>
          </w:tcPr>
          <w:p>
            <w:pPr>
              <w:pStyle w:val="15"/>
              <w:rPr>
                <w:color w:val="000000"/>
                <w:highlight w:val="none"/>
                <w:rPrChange w:id="556" w:author="随遇而安" w:date="2023-08-24T08:28:26Z">
                  <w:rPr>
                    <w:color w:val="000000"/>
                  </w:rPr>
                </w:rPrChange>
              </w:rPr>
            </w:pPr>
            <w:r>
              <w:rPr>
                <w:color w:val="000000"/>
                <w:highlight w:val="none"/>
                <w:rPrChange w:id="557" w:author="随遇而安" w:date="2023-08-24T08:28:26Z">
                  <w:rPr>
                    <w:color w:val="000000"/>
                  </w:rPr>
                </w:rPrChange>
              </w:rPr>
              <w:t>定性</w:t>
            </w:r>
          </w:p>
        </w:tc>
        <w:tc>
          <w:tcPr>
            <w:tcW w:w="3411" w:type="pct"/>
            <w:shd w:val="clear" w:color="auto" w:fill="FFFFFF"/>
            <w:vAlign w:val="center"/>
          </w:tcPr>
          <w:p>
            <w:pPr>
              <w:pStyle w:val="15"/>
              <w:jc w:val="both"/>
              <w:rPr>
                <w:color w:val="000000"/>
                <w:highlight w:val="none"/>
                <w:rPrChange w:id="558" w:author="随遇而安" w:date="2023-08-24T08:28:26Z">
                  <w:rPr>
                    <w:color w:val="000000"/>
                  </w:rPr>
                </w:rPrChange>
              </w:rPr>
            </w:pPr>
            <w:r>
              <w:rPr>
                <w:color w:val="000000"/>
                <w:highlight w:val="none"/>
                <w:rPrChange w:id="559" w:author="随遇而安" w:date="2023-08-24T08:28:26Z">
                  <w:rPr>
                    <w:color w:val="000000"/>
                  </w:rPr>
                </w:rPrChange>
              </w:rPr>
              <w:t>又名鱼骨图分析法，通过咨询人员进行因果分析，该方法反映的因果关系直观、醒目、条例分明，操作方便，但受主观影响较大。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905" w:type="pct"/>
            <w:shd w:val="clear" w:color="auto" w:fill="FFFFFF"/>
            <w:vAlign w:val="center"/>
          </w:tcPr>
          <w:p>
            <w:pPr>
              <w:pStyle w:val="15"/>
              <w:rPr>
                <w:color w:val="000000"/>
                <w:highlight w:val="none"/>
                <w:rPrChange w:id="560" w:author="随遇而安" w:date="2023-08-24T08:28:26Z">
                  <w:rPr>
                    <w:color w:val="000000"/>
                  </w:rPr>
                </w:rPrChange>
              </w:rPr>
            </w:pPr>
            <w:r>
              <w:rPr>
                <w:color w:val="000000"/>
                <w:highlight w:val="none"/>
                <w:rPrChange w:id="561" w:author="随遇而安" w:date="2023-08-24T08:28:26Z">
                  <w:rPr>
                    <w:color w:val="000000"/>
                  </w:rPr>
                </w:rPrChange>
              </w:rPr>
              <w:t>作业危害分析</w:t>
            </w:r>
          </w:p>
        </w:tc>
        <w:tc>
          <w:tcPr>
            <w:tcW w:w="684" w:type="pct"/>
            <w:shd w:val="clear" w:color="auto" w:fill="FFFFFF"/>
            <w:vAlign w:val="center"/>
          </w:tcPr>
          <w:p>
            <w:pPr>
              <w:pStyle w:val="15"/>
              <w:rPr>
                <w:color w:val="000000"/>
                <w:highlight w:val="none"/>
                <w:rPrChange w:id="562" w:author="随遇而安" w:date="2023-08-24T08:28:26Z">
                  <w:rPr>
                    <w:color w:val="000000"/>
                  </w:rPr>
                </w:rPrChange>
              </w:rPr>
            </w:pPr>
            <w:r>
              <w:rPr>
                <w:color w:val="000000"/>
                <w:highlight w:val="none"/>
                <w:rPrChange w:id="563" w:author="随遇而安" w:date="2023-08-24T08:28:26Z">
                  <w:rPr>
                    <w:color w:val="000000"/>
                  </w:rPr>
                </w:rPrChange>
              </w:rPr>
              <w:t>定性</w:t>
            </w:r>
          </w:p>
        </w:tc>
        <w:tc>
          <w:tcPr>
            <w:tcW w:w="3411" w:type="pct"/>
            <w:shd w:val="clear" w:color="auto" w:fill="FFFFFF"/>
            <w:vAlign w:val="center"/>
          </w:tcPr>
          <w:p>
            <w:pPr>
              <w:pStyle w:val="15"/>
              <w:jc w:val="both"/>
              <w:rPr>
                <w:color w:val="000000"/>
                <w:highlight w:val="none"/>
                <w:rPrChange w:id="564" w:author="随遇而安" w:date="2023-08-24T08:28:26Z">
                  <w:rPr>
                    <w:color w:val="000000"/>
                  </w:rPr>
                </w:rPrChange>
              </w:rPr>
            </w:pPr>
            <w:r>
              <w:rPr>
                <w:color w:val="000000"/>
                <w:highlight w:val="none"/>
                <w:rPrChange w:id="565" w:author="随遇而安" w:date="2023-08-24T08:28:26Z">
                  <w:rPr>
                    <w:color w:val="000000"/>
                  </w:rPr>
                </w:rPrChange>
              </w:rPr>
              <w:t>分析作业活动的每一步骤，辨识潜在的危害、有害因素，制定相应的防控措施。该方法可以促进操作人员与管理者之间的信息交流，但“作业”的概念不宜过大，也不能过细，不好把控。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05" w:type="pct"/>
            <w:shd w:val="clear" w:color="auto" w:fill="FFFFFF"/>
            <w:vAlign w:val="center"/>
          </w:tcPr>
          <w:p>
            <w:pPr>
              <w:pStyle w:val="15"/>
              <w:rPr>
                <w:color w:val="000000"/>
                <w:highlight w:val="none"/>
                <w:rPrChange w:id="566" w:author="随遇而安" w:date="2023-08-24T08:28:26Z">
                  <w:rPr>
                    <w:color w:val="000000"/>
                  </w:rPr>
                </w:rPrChange>
              </w:rPr>
            </w:pPr>
            <w:r>
              <w:rPr>
                <w:color w:val="000000"/>
                <w:highlight w:val="none"/>
                <w:rPrChange w:id="567" w:author="随遇而安" w:date="2023-08-24T08:28:26Z">
                  <w:rPr>
                    <w:color w:val="000000"/>
                  </w:rPr>
                </w:rPrChange>
              </w:rPr>
              <w:t>事故树分析</w:t>
            </w:r>
          </w:p>
        </w:tc>
        <w:tc>
          <w:tcPr>
            <w:tcW w:w="684" w:type="pct"/>
            <w:shd w:val="clear" w:color="auto" w:fill="FFFFFF"/>
            <w:vAlign w:val="center"/>
          </w:tcPr>
          <w:p>
            <w:pPr>
              <w:pStyle w:val="15"/>
              <w:rPr>
                <w:color w:val="000000"/>
                <w:highlight w:val="none"/>
                <w:rPrChange w:id="568" w:author="随遇而安" w:date="2023-08-24T08:28:26Z">
                  <w:rPr>
                    <w:color w:val="000000"/>
                  </w:rPr>
                </w:rPrChange>
              </w:rPr>
            </w:pPr>
            <w:r>
              <w:rPr>
                <w:color w:val="000000"/>
                <w:highlight w:val="none"/>
                <w:rPrChange w:id="569" w:author="随遇而安" w:date="2023-08-24T08:28:26Z">
                  <w:rPr>
                    <w:color w:val="000000"/>
                  </w:rPr>
                </w:rPrChange>
              </w:rPr>
              <w:t>定量/定性</w:t>
            </w:r>
          </w:p>
        </w:tc>
        <w:tc>
          <w:tcPr>
            <w:tcW w:w="3411" w:type="pct"/>
            <w:shd w:val="clear" w:color="auto" w:fill="FFFFFF"/>
            <w:vAlign w:val="center"/>
          </w:tcPr>
          <w:p>
            <w:pPr>
              <w:pStyle w:val="15"/>
              <w:jc w:val="both"/>
              <w:rPr>
                <w:color w:val="000000"/>
                <w:highlight w:val="none"/>
                <w:rPrChange w:id="570" w:author="随遇而安" w:date="2023-08-24T08:28:26Z">
                  <w:rPr>
                    <w:color w:val="000000"/>
                  </w:rPr>
                </w:rPrChange>
              </w:rPr>
            </w:pPr>
            <w:r>
              <w:rPr>
                <w:color w:val="000000"/>
                <w:highlight w:val="none"/>
                <w:rPrChange w:id="571" w:author="随遇而安" w:date="2023-08-24T08:28:26Z">
                  <w:rPr>
                    <w:color w:val="000000"/>
                  </w:rPr>
                </w:rPrChange>
              </w:rPr>
              <w:t>一种演绎法，由要分析的特定事故或故障逻辑推断事故原因。逻辑性强，灵活性高，适用范围广泛。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05" w:type="pct"/>
            <w:shd w:val="clear" w:color="auto" w:fill="FFFFFF"/>
            <w:vAlign w:val="center"/>
          </w:tcPr>
          <w:p>
            <w:pPr>
              <w:pStyle w:val="15"/>
              <w:rPr>
                <w:color w:val="000000"/>
                <w:highlight w:val="none"/>
                <w:rPrChange w:id="572" w:author="随遇而安" w:date="2023-08-24T08:28:26Z">
                  <w:rPr>
                    <w:color w:val="000000"/>
                  </w:rPr>
                </w:rPrChange>
              </w:rPr>
            </w:pPr>
            <w:r>
              <w:rPr>
                <w:color w:val="000000"/>
                <w:highlight w:val="none"/>
                <w:rPrChange w:id="573" w:author="随遇而安" w:date="2023-08-24T08:28:26Z">
                  <w:rPr>
                    <w:color w:val="000000"/>
                  </w:rPr>
                </w:rPrChange>
              </w:rPr>
              <w:t>事件树分析</w:t>
            </w:r>
          </w:p>
        </w:tc>
        <w:tc>
          <w:tcPr>
            <w:tcW w:w="684" w:type="pct"/>
            <w:shd w:val="clear" w:color="auto" w:fill="FFFFFF"/>
            <w:vAlign w:val="center"/>
          </w:tcPr>
          <w:p>
            <w:pPr>
              <w:pStyle w:val="15"/>
              <w:rPr>
                <w:color w:val="000000"/>
                <w:highlight w:val="none"/>
                <w:rPrChange w:id="574" w:author="随遇而安" w:date="2023-08-24T08:28:26Z">
                  <w:rPr>
                    <w:color w:val="000000"/>
                  </w:rPr>
                </w:rPrChange>
              </w:rPr>
            </w:pPr>
            <w:r>
              <w:rPr>
                <w:color w:val="000000"/>
                <w:highlight w:val="none"/>
                <w:rPrChange w:id="575" w:author="随遇而安" w:date="2023-08-24T08:28:26Z">
                  <w:rPr>
                    <w:color w:val="000000"/>
                  </w:rPr>
                </w:rPrChange>
              </w:rPr>
              <w:t>定量/定性</w:t>
            </w:r>
          </w:p>
        </w:tc>
        <w:tc>
          <w:tcPr>
            <w:tcW w:w="3411" w:type="pct"/>
            <w:shd w:val="clear" w:color="auto" w:fill="FFFFFF"/>
            <w:vAlign w:val="center"/>
          </w:tcPr>
          <w:p>
            <w:pPr>
              <w:pStyle w:val="15"/>
              <w:jc w:val="both"/>
              <w:rPr>
                <w:color w:val="000000"/>
                <w:highlight w:val="none"/>
                <w:rPrChange w:id="576" w:author="随遇而安" w:date="2023-08-24T08:28:26Z">
                  <w:rPr>
                    <w:color w:val="000000"/>
                  </w:rPr>
                </w:rPrChange>
              </w:rPr>
            </w:pPr>
            <w:r>
              <w:rPr>
                <w:color w:val="000000"/>
                <w:highlight w:val="none"/>
                <w:rPrChange w:id="577" w:author="随遇而安" w:date="2023-08-24T08:28:26Z">
                  <w:rPr>
                    <w:color w:val="000000"/>
                  </w:rPr>
                </w:rPrChange>
              </w:rPr>
              <w:t>一种归纳法，由初始事件开始推论可能产生的危害，并将其逻辑关系表现出来。逻辑性强。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905" w:type="pct"/>
            <w:shd w:val="clear" w:color="auto" w:fill="FFFFFF"/>
            <w:vAlign w:val="center"/>
          </w:tcPr>
          <w:p>
            <w:pPr>
              <w:pStyle w:val="15"/>
              <w:rPr>
                <w:color w:val="000000"/>
                <w:highlight w:val="none"/>
                <w:rPrChange w:id="578" w:author="随遇而安" w:date="2023-08-24T08:28:26Z">
                  <w:rPr>
                    <w:color w:val="000000"/>
                  </w:rPr>
                </w:rPrChange>
              </w:rPr>
            </w:pPr>
            <w:r>
              <w:rPr>
                <w:color w:val="000000"/>
                <w:highlight w:val="none"/>
                <w:rPrChange w:id="579" w:author="随遇而安" w:date="2023-08-24T08:28:26Z">
                  <w:rPr>
                    <w:color w:val="000000"/>
                  </w:rPr>
                </w:rPrChange>
              </w:rPr>
              <w:t>预先危险性</w:t>
            </w:r>
          </w:p>
          <w:p>
            <w:pPr>
              <w:pStyle w:val="15"/>
              <w:rPr>
                <w:color w:val="000000"/>
                <w:highlight w:val="none"/>
                <w:rPrChange w:id="580" w:author="随遇而安" w:date="2023-08-24T08:28:26Z">
                  <w:rPr>
                    <w:color w:val="000000"/>
                  </w:rPr>
                </w:rPrChange>
              </w:rPr>
            </w:pPr>
            <w:r>
              <w:rPr>
                <w:color w:val="000000"/>
                <w:highlight w:val="none"/>
                <w:rPrChange w:id="581" w:author="随遇而安" w:date="2023-08-24T08:28:26Z">
                  <w:rPr>
                    <w:color w:val="000000"/>
                  </w:rPr>
                </w:rPrChange>
              </w:rPr>
              <w:t>分析法</w:t>
            </w:r>
          </w:p>
        </w:tc>
        <w:tc>
          <w:tcPr>
            <w:tcW w:w="684" w:type="pct"/>
            <w:shd w:val="clear" w:color="auto" w:fill="FFFFFF"/>
            <w:vAlign w:val="center"/>
          </w:tcPr>
          <w:p>
            <w:pPr>
              <w:pStyle w:val="15"/>
              <w:rPr>
                <w:color w:val="000000"/>
                <w:highlight w:val="none"/>
                <w:rPrChange w:id="582" w:author="随遇而安" w:date="2023-08-24T08:28:26Z">
                  <w:rPr>
                    <w:color w:val="000000"/>
                  </w:rPr>
                </w:rPrChange>
              </w:rPr>
            </w:pPr>
            <w:r>
              <w:rPr>
                <w:color w:val="000000"/>
                <w:highlight w:val="none"/>
                <w:rPrChange w:id="583" w:author="随遇而安" w:date="2023-08-24T08:28:26Z">
                  <w:rPr>
                    <w:color w:val="000000"/>
                  </w:rPr>
                </w:rPrChange>
              </w:rPr>
              <w:t>定性</w:t>
            </w:r>
          </w:p>
        </w:tc>
        <w:tc>
          <w:tcPr>
            <w:tcW w:w="3411" w:type="pct"/>
            <w:shd w:val="clear" w:color="auto" w:fill="FFFFFF"/>
            <w:vAlign w:val="center"/>
          </w:tcPr>
          <w:p>
            <w:pPr>
              <w:pStyle w:val="15"/>
              <w:jc w:val="both"/>
              <w:rPr>
                <w:color w:val="000000"/>
                <w:highlight w:val="none"/>
                <w:rPrChange w:id="584" w:author="随遇而安" w:date="2023-08-24T08:28:26Z">
                  <w:rPr>
                    <w:color w:val="000000"/>
                  </w:rPr>
                </w:rPrChange>
              </w:rPr>
            </w:pPr>
            <w:r>
              <w:rPr>
                <w:color w:val="000000"/>
                <w:highlight w:val="none"/>
                <w:rPrChange w:id="585" w:author="随遇而安" w:date="2023-08-24T08:28:26Z">
                  <w:rPr>
                    <w:color w:val="000000"/>
                  </w:rPr>
                </w:rPrChange>
              </w:rPr>
              <w:t>在生产活动之前，概略的分析系统内可能存在的危险有害因素，并评价其危险程度。该方法适合于在项目初期使用，经济有效，但得到的结果较为粗略。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905" w:type="pct"/>
            <w:shd w:val="clear" w:color="auto" w:fill="FFFFFF"/>
            <w:vAlign w:val="center"/>
          </w:tcPr>
          <w:p>
            <w:pPr>
              <w:pStyle w:val="15"/>
              <w:rPr>
                <w:color w:val="000000"/>
                <w:highlight w:val="none"/>
                <w:rPrChange w:id="586" w:author="随遇而安" w:date="2023-08-24T08:28:26Z">
                  <w:rPr>
                    <w:color w:val="000000"/>
                  </w:rPr>
                </w:rPrChange>
              </w:rPr>
            </w:pPr>
            <w:r>
              <w:rPr>
                <w:color w:val="000000"/>
                <w:highlight w:val="none"/>
                <w:rPrChange w:id="587" w:author="随遇而安" w:date="2023-08-24T08:28:26Z">
                  <w:rPr>
                    <w:color w:val="000000"/>
                  </w:rPr>
                </w:rPrChange>
              </w:rPr>
              <w:t>危险与可操作性分析法</w:t>
            </w:r>
          </w:p>
        </w:tc>
        <w:tc>
          <w:tcPr>
            <w:tcW w:w="684" w:type="pct"/>
            <w:shd w:val="clear" w:color="auto" w:fill="FFFFFF"/>
            <w:vAlign w:val="center"/>
          </w:tcPr>
          <w:p>
            <w:pPr>
              <w:pStyle w:val="15"/>
              <w:rPr>
                <w:color w:val="000000"/>
                <w:highlight w:val="none"/>
                <w:rPrChange w:id="588" w:author="随遇而安" w:date="2023-08-24T08:28:26Z">
                  <w:rPr>
                    <w:color w:val="000000"/>
                  </w:rPr>
                </w:rPrChange>
              </w:rPr>
            </w:pPr>
            <w:r>
              <w:rPr>
                <w:color w:val="000000"/>
                <w:highlight w:val="none"/>
                <w:rPrChange w:id="589" w:author="随遇而安" w:date="2023-08-24T08:28:26Z">
                  <w:rPr>
                    <w:color w:val="000000"/>
                  </w:rPr>
                </w:rPrChange>
              </w:rPr>
              <w:t>定性</w:t>
            </w:r>
          </w:p>
        </w:tc>
        <w:tc>
          <w:tcPr>
            <w:tcW w:w="3411" w:type="pct"/>
            <w:shd w:val="clear" w:color="auto" w:fill="FFFFFF"/>
            <w:vAlign w:val="center"/>
          </w:tcPr>
          <w:p>
            <w:pPr>
              <w:pStyle w:val="15"/>
              <w:jc w:val="both"/>
              <w:rPr>
                <w:color w:val="000000"/>
                <w:highlight w:val="none"/>
                <w:rPrChange w:id="590" w:author="随遇而安" w:date="2023-08-24T08:28:26Z">
                  <w:rPr>
                    <w:color w:val="000000"/>
                  </w:rPr>
                </w:rPrChange>
              </w:rPr>
            </w:pPr>
            <w:r>
              <w:rPr>
                <w:color w:val="000000"/>
                <w:highlight w:val="none"/>
                <w:rPrChange w:id="591" w:author="随遇而安" w:date="2023-08-24T08:28:26Z">
                  <w:rPr>
                    <w:color w:val="000000"/>
                  </w:rPr>
                </w:rPrChange>
              </w:rPr>
              <w:t>一种形式结构化的方法，系统、全面地检查系统中每一个过程，以确定过程中产生的偏差是否导致不希望的后果。该方法可用于连续或间歇的过程，还可以对拟定的操作规程进行分析。</w:t>
            </w:r>
          </w:p>
        </w:tc>
      </w:tr>
    </w:tbl>
    <w:p>
      <w:pPr>
        <w:tabs>
          <w:tab w:val="left" w:pos="993"/>
        </w:tabs>
        <w:ind w:firstLine="480"/>
        <w:rPr>
          <w:rFonts w:ascii="Times New Roman" w:hAnsi="Times New Roman" w:cs="Times New Roman"/>
          <w:szCs w:val="24"/>
          <w:highlight w:val="none"/>
          <w:rPrChange w:id="592"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593" w:author="随遇而安" w:date="2023-08-24T08:28:26Z">
            <w:rPr>
              <w:rFonts w:ascii="Times New Roman" w:hAnsi="Times New Roman" w:cs="Times New Roman"/>
              <w:szCs w:val="24"/>
            </w:rPr>
          </w:rPrChange>
        </w:rPr>
        <w:t>3.4.2风险评价</w:t>
      </w:r>
    </w:p>
    <w:p>
      <w:pPr>
        <w:tabs>
          <w:tab w:val="left" w:pos="993"/>
        </w:tabs>
        <w:ind w:firstLine="480"/>
        <w:rPr>
          <w:rFonts w:ascii="Times New Roman" w:hAnsi="Times New Roman" w:cs="Times New Roman"/>
          <w:szCs w:val="24"/>
          <w:highlight w:val="none"/>
          <w:rPrChange w:id="594"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595" w:author="随遇而安" w:date="2023-08-24T08:28:26Z">
            <w:rPr>
              <w:rFonts w:ascii="Times New Roman" w:hAnsi="Times New Roman" w:cs="Times New Roman"/>
              <w:szCs w:val="24"/>
            </w:rPr>
          </w:rPrChange>
        </w:rPr>
        <w:t>结合集团安全管理实际，目前采用风险矩阵法（LS法）进行风险评价。</w:t>
      </w:r>
    </w:p>
    <w:p>
      <w:pPr>
        <w:tabs>
          <w:tab w:val="left" w:pos="993"/>
        </w:tabs>
        <w:ind w:firstLine="480"/>
        <w:rPr>
          <w:rFonts w:ascii="Times New Roman" w:hAnsi="Times New Roman" w:cs="Times New Roman"/>
          <w:szCs w:val="24"/>
          <w:highlight w:val="none"/>
          <w:rPrChange w:id="596"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597" w:author="随遇而安" w:date="2023-08-24T08:28:26Z">
            <w:rPr>
              <w:rFonts w:ascii="Times New Roman" w:hAnsi="Times New Roman" w:cs="Times New Roman"/>
              <w:szCs w:val="24"/>
            </w:rPr>
          </w:rPrChange>
        </w:rPr>
        <w:t>风险矩阵评价法（LS法）是分析评价项目风险程度并且确定其是否在可接受范围的程度，是发生特定危害事件的可能性及后果的结合，即风险指数（R）=可能性（L）×严重度（S）。</w:t>
      </w:r>
    </w:p>
    <w:p>
      <w:pPr>
        <w:tabs>
          <w:tab w:val="left" w:pos="993"/>
        </w:tabs>
        <w:ind w:firstLine="480"/>
        <w:rPr>
          <w:rFonts w:ascii="Times New Roman" w:hAnsi="Times New Roman" w:cs="Times New Roman"/>
          <w:szCs w:val="24"/>
          <w:highlight w:val="none"/>
          <w:rPrChange w:id="598"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599" w:author="随遇而安" w:date="2023-08-24T08:28:26Z">
            <w:rPr>
              <w:rFonts w:ascii="Times New Roman" w:hAnsi="Times New Roman" w:cs="Times New Roman"/>
              <w:szCs w:val="24"/>
            </w:rPr>
          </w:rPrChange>
        </w:rPr>
        <w:t>（1）可能性（L）</w:t>
      </w:r>
    </w:p>
    <w:p>
      <w:pPr>
        <w:tabs>
          <w:tab w:val="left" w:pos="993"/>
        </w:tabs>
        <w:ind w:firstLine="480"/>
        <w:rPr>
          <w:rFonts w:ascii="Times New Roman" w:hAnsi="Times New Roman" w:cs="Times New Roman"/>
          <w:szCs w:val="24"/>
          <w:highlight w:val="none"/>
          <w:rPrChange w:id="600"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601" w:author="随遇而安" w:date="2023-08-24T08:28:26Z">
            <w:rPr>
              <w:rFonts w:ascii="Times New Roman" w:hAnsi="Times New Roman" w:cs="Times New Roman"/>
              <w:szCs w:val="24"/>
            </w:rPr>
          </w:rPrChange>
        </w:rPr>
        <w:t>危险发生的可能性（L）是衡量安全生产发生事故概率的指标，对照下表中管控措施、员工胜任程度、操作规程、安全作业及安全防护和对发生频率五个方面对危险发生的可能性进行评价取值，取五项得分最高的分值作为其最终评价得分。赋值1（几乎不发生）→5（可预料会发生）。</w:t>
      </w:r>
    </w:p>
    <w:tbl>
      <w:tblPr>
        <w:tblStyle w:val="7"/>
        <w:tblW w:w="6049" w:type="pct"/>
        <w:jc w:val="center"/>
        <w:tblLayout w:type="autofit"/>
        <w:tblCellMar>
          <w:top w:w="0" w:type="dxa"/>
          <w:left w:w="108" w:type="dxa"/>
          <w:bottom w:w="0" w:type="dxa"/>
          <w:right w:w="108" w:type="dxa"/>
        </w:tblCellMar>
      </w:tblPr>
      <w:tblGrid>
        <w:gridCol w:w="763"/>
        <w:gridCol w:w="2392"/>
        <w:gridCol w:w="2215"/>
        <w:gridCol w:w="1571"/>
        <w:gridCol w:w="2029"/>
        <w:gridCol w:w="1340"/>
      </w:tblGrid>
      <w:tr>
        <w:tblPrEx>
          <w:tblCellMar>
            <w:top w:w="0" w:type="dxa"/>
            <w:left w:w="108" w:type="dxa"/>
            <w:bottom w:w="0" w:type="dxa"/>
            <w:right w:w="108" w:type="dxa"/>
          </w:tblCellMar>
        </w:tblPrEx>
        <w:trPr>
          <w:tblHeader/>
          <w:jc w:val="center"/>
        </w:trPr>
        <w:tc>
          <w:tcPr>
            <w:tcW w:w="370" w:type="pct"/>
            <w:tcBorders>
              <w:top w:val="single" w:color="auto" w:sz="4" w:space="0"/>
              <w:left w:val="single" w:color="auto" w:sz="4" w:space="0"/>
              <w:bottom w:val="single" w:color="auto" w:sz="4" w:space="0"/>
              <w:right w:val="single" w:color="auto" w:sz="4" w:space="0"/>
            </w:tcBorders>
            <w:shd w:val="clear" w:color="auto" w:fill="4472C4"/>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02" w:author="随遇而安" w:date="2023-08-24T08:28:26Z">
                  <w:rPr>
                    <w:rFonts w:ascii="Times New Roman" w:hAnsi="Times New Roman" w:cs="Times New Roman"/>
                    <w:b/>
                    <w:bCs/>
                    <w:color w:val="FFFFFF"/>
                    <w:kern w:val="0"/>
                    <w:sz w:val="21"/>
                    <w:szCs w:val="21"/>
                  </w:rPr>
                </w:rPrChange>
              </w:rPr>
            </w:pPr>
          </w:p>
          <w:p>
            <w:pPr>
              <w:widowControl/>
              <w:spacing w:line="240" w:lineRule="auto"/>
              <w:ind w:firstLine="0" w:firstLineChars="0"/>
              <w:jc w:val="center"/>
              <w:rPr>
                <w:rFonts w:ascii="Times New Roman" w:hAnsi="Times New Roman" w:cs="Times New Roman"/>
                <w:b/>
                <w:bCs/>
                <w:color w:val="FFFFFF"/>
                <w:kern w:val="0"/>
                <w:sz w:val="21"/>
                <w:szCs w:val="21"/>
                <w:highlight w:val="none"/>
                <w:rPrChange w:id="603"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04" w:author="随遇而安" w:date="2023-08-24T08:28:26Z">
                  <w:rPr>
                    <w:rFonts w:ascii="Times New Roman" w:hAnsi="Times New Roman" w:cs="Times New Roman"/>
                    <w:b/>
                    <w:bCs/>
                    <w:color w:val="FFFFFF"/>
                    <w:kern w:val="0"/>
                    <w:sz w:val="21"/>
                    <w:szCs w:val="21"/>
                  </w:rPr>
                </w:rPrChange>
              </w:rPr>
              <w:t>赋值</w:t>
            </w:r>
          </w:p>
        </w:tc>
        <w:tc>
          <w:tcPr>
            <w:tcW w:w="1160" w:type="pct"/>
            <w:tcBorders>
              <w:top w:val="single" w:color="auto" w:sz="4" w:space="0"/>
              <w:left w:val="single" w:color="auto" w:sz="4" w:space="0"/>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05"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06" w:author="随遇而安" w:date="2023-08-24T08:28:26Z">
                  <w:rPr>
                    <w:rFonts w:ascii="Times New Roman" w:hAnsi="Times New Roman" w:cs="Times New Roman"/>
                    <w:b/>
                    <w:bCs/>
                    <w:color w:val="FFFFFF"/>
                    <w:kern w:val="0"/>
                    <w:sz w:val="21"/>
                    <w:szCs w:val="21"/>
                  </w:rPr>
                </w:rPrChange>
              </w:rPr>
              <w:t>管控措施</w:t>
            </w:r>
            <w:r>
              <w:rPr>
                <w:rFonts w:ascii="Times New Roman" w:hAnsi="Times New Roman" w:cs="Times New Roman"/>
                <w:b/>
                <w:bCs/>
                <w:color w:val="FFFFFF"/>
                <w:kern w:val="0"/>
                <w:sz w:val="21"/>
                <w:szCs w:val="21"/>
                <w:highlight w:val="none"/>
                <w:rPrChange w:id="607" w:author="随遇而安" w:date="2023-08-24T08:28:26Z">
                  <w:rPr>
                    <w:rFonts w:ascii="Times New Roman" w:hAnsi="Times New Roman" w:cs="Times New Roman"/>
                    <w:b/>
                    <w:bCs/>
                    <w:color w:val="FFFFFF"/>
                    <w:kern w:val="0"/>
                    <w:sz w:val="21"/>
                    <w:szCs w:val="21"/>
                  </w:rPr>
                </w:rPrChange>
              </w:rPr>
              <w:br w:type="textWrapping"/>
            </w:r>
            <w:r>
              <w:rPr>
                <w:rFonts w:ascii="Times New Roman" w:hAnsi="Times New Roman" w:cs="Times New Roman"/>
                <w:b/>
                <w:bCs/>
                <w:color w:val="FFFFFF"/>
                <w:kern w:val="0"/>
                <w:sz w:val="21"/>
                <w:szCs w:val="21"/>
                <w:highlight w:val="none"/>
                <w:rPrChange w:id="608" w:author="随遇而安" w:date="2023-08-24T08:28:26Z">
                  <w:rPr>
                    <w:rFonts w:ascii="Times New Roman" w:hAnsi="Times New Roman" w:cs="Times New Roman"/>
                    <w:b/>
                    <w:bCs/>
                    <w:color w:val="FFFFFF"/>
                    <w:kern w:val="0"/>
                    <w:sz w:val="21"/>
                    <w:szCs w:val="21"/>
                  </w:rPr>
                </w:rPrChange>
              </w:rPr>
              <w:t>（监控、连锁、报警、应急措施）</w:t>
            </w:r>
          </w:p>
        </w:tc>
        <w:tc>
          <w:tcPr>
            <w:tcW w:w="1074" w:type="pct"/>
            <w:tcBorders>
              <w:top w:val="single" w:color="auto" w:sz="4" w:space="0"/>
              <w:left w:val="nil"/>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09"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10" w:author="随遇而安" w:date="2023-08-24T08:28:26Z">
                  <w:rPr>
                    <w:rFonts w:ascii="Times New Roman" w:hAnsi="Times New Roman" w:cs="Times New Roman"/>
                    <w:b/>
                    <w:bCs/>
                    <w:color w:val="FFFFFF"/>
                    <w:kern w:val="0"/>
                    <w:sz w:val="21"/>
                    <w:szCs w:val="21"/>
                  </w:rPr>
                </w:rPrChange>
              </w:rPr>
              <w:t>员工胜任程度</w:t>
            </w:r>
            <w:r>
              <w:rPr>
                <w:rFonts w:ascii="Times New Roman" w:hAnsi="Times New Roman" w:cs="Times New Roman"/>
                <w:b/>
                <w:bCs/>
                <w:color w:val="FFFFFF"/>
                <w:kern w:val="0"/>
                <w:sz w:val="21"/>
                <w:szCs w:val="21"/>
                <w:highlight w:val="none"/>
                <w:rPrChange w:id="611" w:author="随遇而安" w:date="2023-08-24T08:28:26Z">
                  <w:rPr>
                    <w:rFonts w:ascii="Times New Roman" w:hAnsi="Times New Roman" w:cs="Times New Roman"/>
                    <w:b/>
                    <w:bCs/>
                    <w:color w:val="FFFFFF"/>
                    <w:kern w:val="0"/>
                    <w:sz w:val="21"/>
                    <w:szCs w:val="21"/>
                  </w:rPr>
                </w:rPrChange>
              </w:rPr>
              <w:br w:type="textWrapping"/>
            </w:r>
            <w:r>
              <w:rPr>
                <w:rFonts w:ascii="Times New Roman" w:hAnsi="Times New Roman" w:cs="Times New Roman"/>
                <w:b/>
                <w:bCs/>
                <w:color w:val="FFFFFF"/>
                <w:kern w:val="0"/>
                <w:sz w:val="21"/>
                <w:szCs w:val="21"/>
                <w:highlight w:val="none"/>
                <w:rPrChange w:id="612" w:author="随遇而安" w:date="2023-08-24T08:28:26Z">
                  <w:rPr>
                    <w:rFonts w:ascii="Times New Roman" w:hAnsi="Times New Roman" w:cs="Times New Roman"/>
                    <w:b/>
                    <w:bCs/>
                    <w:color w:val="FFFFFF"/>
                    <w:kern w:val="0"/>
                    <w:sz w:val="21"/>
                    <w:szCs w:val="21"/>
                  </w:rPr>
                </w:rPrChange>
              </w:rPr>
              <w:t>（意识、技能、经验）</w:t>
            </w:r>
          </w:p>
        </w:tc>
        <w:tc>
          <w:tcPr>
            <w:tcW w:w="762" w:type="pct"/>
            <w:tcBorders>
              <w:top w:val="single" w:color="auto" w:sz="4" w:space="0"/>
              <w:left w:val="nil"/>
              <w:bottom w:val="single" w:color="auto" w:sz="4" w:space="0"/>
              <w:right w:val="single" w:color="auto" w:sz="4" w:space="0"/>
            </w:tcBorders>
            <w:shd w:val="clear" w:color="auto" w:fill="4472C4"/>
            <w:noWrap/>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13"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14" w:author="随遇而安" w:date="2023-08-24T08:28:26Z">
                  <w:rPr>
                    <w:rFonts w:ascii="Times New Roman" w:hAnsi="Times New Roman" w:cs="Times New Roman"/>
                    <w:b/>
                    <w:bCs/>
                    <w:color w:val="FFFFFF"/>
                    <w:kern w:val="0"/>
                    <w:sz w:val="21"/>
                    <w:szCs w:val="21"/>
                  </w:rPr>
                </w:rPrChange>
              </w:rPr>
              <w:t>操作规程</w:t>
            </w:r>
          </w:p>
        </w:tc>
        <w:tc>
          <w:tcPr>
            <w:tcW w:w="984" w:type="pct"/>
            <w:tcBorders>
              <w:top w:val="single" w:color="auto" w:sz="4" w:space="0"/>
              <w:left w:val="nil"/>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15"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16" w:author="随遇而安" w:date="2023-08-24T08:28:26Z">
                  <w:rPr>
                    <w:rFonts w:ascii="Times New Roman" w:hAnsi="Times New Roman" w:cs="Times New Roman"/>
                    <w:b/>
                    <w:bCs/>
                    <w:color w:val="FFFFFF"/>
                    <w:kern w:val="0"/>
                    <w:sz w:val="21"/>
                    <w:szCs w:val="21"/>
                  </w:rPr>
                </w:rPrChange>
              </w:rPr>
              <w:t>安全作业及安全防护</w:t>
            </w:r>
          </w:p>
        </w:tc>
        <w:tc>
          <w:tcPr>
            <w:tcW w:w="650" w:type="pct"/>
            <w:tcBorders>
              <w:top w:val="single" w:color="auto" w:sz="4" w:space="0"/>
              <w:left w:val="nil"/>
              <w:bottom w:val="single" w:color="auto" w:sz="4" w:space="0"/>
              <w:right w:val="single" w:color="auto" w:sz="4" w:space="0"/>
            </w:tcBorders>
            <w:shd w:val="clear" w:color="auto" w:fill="4472C4"/>
            <w:noWrap/>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17"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18" w:author="随遇而安" w:date="2023-08-24T08:28:26Z">
                  <w:rPr>
                    <w:rFonts w:ascii="Times New Roman" w:hAnsi="Times New Roman" w:cs="Times New Roman"/>
                    <w:b/>
                    <w:bCs/>
                    <w:color w:val="FFFFFF"/>
                    <w:kern w:val="0"/>
                    <w:sz w:val="21"/>
                    <w:szCs w:val="21"/>
                  </w:rPr>
                </w:rPrChange>
              </w:rPr>
              <w:t>发生频率</w:t>
            </w:r>
          </w:p>
        </w:tc>
      </w:tr>
      <w:tr>
        <w:tblPrEx>
          <w:tblCellMar>
            <w:top w:w="0" w:type="dxa"/>
            <w:left w:w="108" w:type="dxa"/>
            <w:bottom w:w="0" w:type="dxa"/>
            <w:right w:w="108" w:type="dxa"/>
          </w:tblCellMar>
        </w:tblPrEx>
        <w:trPr>
          <w:jc w:val="center"/>
        </w:trPr>
        <w:tc>
          <w:tcPr>
            <w:tcW w:w="37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1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20" w:author="随遇而安" w:date="2023-08-24T08:28:26Z">
                  <w:rPr>
                    <w:rFonts w:ascii="Times New Roman" w:hAnsi="Times New Roman" w:cs="Times New Roman"/>
                    <w:color w:val="000000"/>
                    <w:kern w:val="0"/>
                    <w:sz w:val="21"/>
                    <w:szCs w:val="21"/>
                  </w:rPr>
                </w:rPrChange>
              </w:rPr>
              <w:t>5</w:t>
            </w:r>
          </w:p>
        </w:tc>
        <w:tc>
          <w:tcPr>
            <w:tcW w:w="116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2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22" w:author="随遇而安" w:date="2023-08-24T08:28:26Z">
                  <w:rPr>
                    <w:rFonts w:ascii="Times New Roman" w:hAnsi="Times New Roman" w:cs="Times New Roman"/>
                    <w:color w:val="000000"/>
                    <w:kern w:val="0"/>
                    <w:sz w:val="21"/>
                    <w:szCs w:val="21"/>
                  </w:rPr>
                </w:rPrChange>
              </w:rPr>
              <w:t>无任何监控措施或从未投用，无应急措施</w:t>
            </w:r>
          </w:p>
        </w:tc>
        <w:tc>
          <w:tcPr>
            <w:tcW w:w="107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2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24" w:author="随遇而安" w:date="2023-08-24T08:28:26Z">
                  <w:rPr>
                    <w:rFonts w:ascii="Times New Roman" w:hAnsi="Times New Roman" w:cs="Times New Roman"/>
                    <w:color w:val="000000"/>
                    <w:kern w:val="0"/>
                    <w:sz w:val="21"/>
                    <w:szCs w:val="21"/>
                  </w:rPr>
                </w:rPrChange>
              </w:rPr>
              <w:t>不胜任（无上岗资质证、无培训、无操作技能）</w:t>
            </w:r>
          </w:p>
        </w:tc>
        <w:tc>
          <w:tcPr>
            <w:tcW w:w="762"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2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26" w:author="随遇而安" w:date="2023-08-24T08:28:26Z">
                  <w:rPr>
                    <w:rFonts w:ascii="Times New Roman" w:hAnsi="Times New Roman" w:cs="Times New Roman"/>
                    <w:color w:val="000000"/>
                    <w:kern w:val="0"/>
                    <w:sz w:val="21"/>
                    <w:szCs w:val="21"/>
                  </w:rPr>
                </w:rPrChange>
              </w:rPr>
              <w:t>无操作规程或不按规程操作</w:t>
            </w:r>
          </w:p>
        </w:tc>
        <w:tc>
          <w:tcPr>
            <w:tcW w:w="98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2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28" w:author="随遇而安" w:date="2023-08-24T08:28:26Z">
                  <w:rPr>
                    <w:rFonts w:ascii="Times New Roman" w:hAnsi="Times New Roman" w:cs="Times New Roman"/>
                    <w:color w:val="000000"/>
                    <w:kern w:val="0"/>
                    <w:sz w:val="21"/>
                    <w:szCs w:val="21"/>
                  </w:rPr>
                </w:rPrChange>
              </w:rPr>
              <w:t>无标准或作业不按照标准执行；无任何安全防护措施</w:t>
            </w:r>
          </w:p>
        </w:tc>
        <w:tc>
          <w:tcPr>
            <w:tcW w:w="650"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2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30" w:author="随遇而安" w:date="2023-08-24T08:28:26Z">
                  <w:rPr>
                    <w:rFonts w:ascii="Times New Roman" w:hAnsi="Times New Roman" w:cs="Times New Roman"/>
                    <w:color w:val="000000"/>
                    <w:kern w:val="0"/>
                    <w:sz w:val="21"/>
                    <w:szCs w:val="21"/>
                  </w:rPr>
                </w:rPrChange>
              </w:rPr>
              <w:t>每月都有发生</w:t>
            </w:r>
          </w:p>
        </w:tc>
      </w:tr>
      <w:tr>
        <w:tblPrEx>
          <w:tblCellMar>
            <w:top w:w="0" w:type="dxa"/>
            <w:left w:w="108" w:type="dxa"/>
            <w:bottom w:w="0" w:type="dxa"/>
            <w:right w:w="108" w:type="dxa"/>
          </w:tblCellMar>
        </w:tblPrEx>
        <w:trPr>
          <w:jc w:val="center"/>
        </w:trPr>
        <w:tc>
          <w:tcPr>
            <w:tcW w:w="37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3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32" w:author="随遇而安" w:date="2023-08-24T08:28:26Z">
                  <w:rPr>
                    <w:rFonts w:ascii="Times New Roman" w:hAnsi="Times New Roman" w:cs="Times New Roman"/>
                    <w:color w:val="000000"/>
                    <w:kern w:val="0"/>
                    <w:sz w:val="21"/>
                    <w:szCs w:val="21"/>
                  </w:rPr>
                </w:rPrChange>
              </w:rPr>
              <w:t>4</w:t>
            </w:r>
          </w:p>
        </w:tc>
        <w:tc>
          <w:tcPr>
            <w:tcW w:w="116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3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34" w:author="随遇而安" w:date="2023-08-24T08:28:26Z">
                  <w:rPr>
                    <w:rFonts w:ascii="Times New Roman" w:hAnsi="Times New Roman" w:cs="Times New Roman"/>
                    <w:color w:val="000000"/>
                    <w:kern w:val="0"/>
                    <w:sz w:val="21"/>
                    <w:szCs w:val="21"/>
                  </w:rPr>
                </w:rPrChange>
              </w:rPr>
              <w:t>有应急措施但不完善或没演练；有监控但不满足监控要求；措施部分投用或有时投用；</w:t>
            </w:r>
          </w:p>
        </w:tc>
        <w:tc>
          <w:tcPr>
            <w:tcW w:w="107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3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36" w:author="随遇而安" w:date="2023-08-24T08:28:26Z">
                  <w:rPr>
                    <w:rFonts w:ascii="Times New Roman" w:hAnsi="Times New Roman" w:cs="Times New Roman"/>
                    <w:color w:val="000000"/>
                    <w:kern w:val="0"/>
                    <w:sz w:val="21"/>
                    <w:szCs w:val="21"/>
                  </w:rPr>
                </w:rPrChange>
              </w:rPr>
              <w:t>不够胜任（有上岗资格证但没接受有效培训，技能差</w:t>
            </w:r>
          </w:p>
        </w:tc>
        <w:tc>
          <w:tcPr>
            <w:tcW w:w="762"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3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38" w:author="随遇而安" w:date="2023-08-24T08:28:26Z">
                  <w:rPr>
                    <w:rFonts w:ascii="Times New Roman" w:hAnsi="Times New Roman" w:cs="Times New Roman"/>
                    <w:color w:val="000000"/>
                    <w:kern w:val="0"/>
                    <w:sz w:val="21"/>
                    <w:szCs w:val="21"/>
                  </w:rPr>
                </w:rPrChange>
              </w:rPr>
              <w:t>不全或缺失规程</w:t>
            </w:r>
          </w:p>
        </w:tc>
        <w:tc>
          <w:tcPr>
            <w:tcW w:w="98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3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40" w:author="随遇而安" w:date="2023-08-24T08:28:26Z">
                  <w:rPr>
                    <w:rFonts w:ascii="Times New Roman" w:hAnsi="Times New Roman" w:cs="Times New Roman"/>
                    <w:color w:val="000000"/>
                    <w:kern w:val="0"/>
                    <w:sz w:val="21"/>
                    <w:szCs w:val="21"/>
                  </w:rPr>
                </w:rPrChange>
              </w:rPr>
              <w:t>有标准，但作业很少按照标准执行；作业时很少按规范进行安全防护</w:t>
            </w:r>
          </w:p>
        </w:tc>
        <w:tc>
          <w:tcPr>
            <w:tcW w:w="650"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4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42" w:author="随遇而安" w:date="2023-08-24T08:28:26Z">
                  <w:rPr>
                    <w:rFonts w:ascii="Times New Roman" w:hAnsi="Times New Roman" w:cs="Times New Roman"/>
                    <w:color w:val="000000"/>
                    <w:kern w:val="0"/>
                    <w:sz w:val="21"/>
                    <w:szCs w:val="21"/>
                  </w:rPr>
                </w:rPrChange>
              </w:rPr>
              <w:t>每季度都有发生</w:t>
            </w:r>
          </w:p>
        </w:tc>
      </w:tr>
      <w:tr>
        <w:tblPrEx>
          <w:tblCellMar>
            <w:top w:w="0" w:type="dxa"/>
            <w:left w:w="108" w:type="dxa"/>
            <w:bottom w:w="0" w:type="dxa"/>
            <w:right w:w="108" w:type="dxa"/>
          </w:tblCellMar>
        </w:tblPrEx>
        <w:trPr>
          <w:cantSplit/>
          <w:trHeight w:val="1095" w:hRule="atLeast"/>
          <w:jc w:val="center"/>
        </w:trPr>
        <w:tc>
          <w:tcPr>
            <w:tcW w:w="37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4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44" w:author="随遇而安" w:date="2023-08-24T08:28:26Z">
                  <w:rPr>
                    <w:rFonts w:ascii="Times New Roman" w:hAnsi="Times New Roman" w:cs="Times New Roman"/>
                    <w:color w:val="000000"/>
                    <w:kern w:val="0"/>
                    <w:sz w:val="21"/>
                    <w:szCs w:val="21"/>
                  </w:rPr>
                </w:rPrChange>
              </w:rPr>
              <w:t>3</w:t>
            </w:r>
          </w:p>
        </w:tc>
        <w:tc>
          <w:tcPr>
            <w:tcW w:w="116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4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46" w:author="随遇而安" w:date="2023-08-24T08:28:26Z">
                  <w:rPr>
                    <w:rFonts w:ascii="Times New Roman" w:hAnsi="Times New Roman" w:cs="Times New Roman"/>
                    <w:color w:val="000000"/>
                    <w:kern w:val="0"/>
                    <w:sz w:val="21"/>
                    <w:szCs w:val="21"/>
                  </w:rPr>
                </w:rPrChange>
              </w:rPr>
              <w:t>监控措施经常停用或发生故障；应急措施有但未及时变更、修订或操作人员不清楚</w:t>
            </w:r>
          </w:p>
        </w:tc>
        <w:tc>
          <w:tcPr>
            <w:tcW w:w="107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4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48" w:author="随遇而安" w:date="2023-08-24T08:28:26Z">
                  <w:rPr>
                    <w:rFonts w:ascii="Times New Roman" w:hAnsi="Times New Roman" w:cs="Times New Roman"/>
                    <w:color w:val="000000"/>
                    <w:kern w:val="0"/>
                    <w:sz w:val="21"/>
                    <w:szCs w:val="21"/>
                  </w:rPr>
                </w:rPrChange>
              </w:rPr>
              <w:t>一般胜任（有上岗证，接受培训但经验、技能不足</w:t>
            </w:r>
          </w:p>
        </w:tc>
        <w:tc>
          <w:tcPr>
            <w:tcW w:w="762"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4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50" w:author="随遇而安" w:date="2023-08-24T08:28:26Z">
                  <w:rPr>
                    <w:rFonts w:ascii="Times New Roman" w:hAnsi="Times New Roman" w:cs="Times New Roman"/>
                    <w:color w:val="000000"/>
                    <w:kern w:val="0"/>
                    <w:sz w:val="21"/>
                    <w:szCs w:val="21"/>
                  </w:rPr>
                </w:rPrChange>
              </w:rPr>
              <w:t>发生变更未及时修订或多数得不到执行</w:t>
            </w:r>
          </w:p>
        </w:tc>
        <w:tc>
          <w:tcPr>
            <w:tcW w:w="98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5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52" w:author="随遇而安" w:date="2023-08-24T08:28:26Z">
                  <w:rPr>
                    <w:rFonts w:ascii="Times New Roman" w:hAnsi="Times New Roman" w:cs="Times New Roman"/>
                    <w:color w:val="000000"/>
                    <w:kern w:val="0"/>
                    <w:sz w:val="21"/>
                    <w:szCs w:val="21"/>
                  </w:rPr>
                </w:rPrChange>
              </w:rPr>
              <w:t>作业标准未及时修订；安全防护不全或穿戴不规范</w:t>
            </w:r>
          </w:p>
        </w:tc>
        <w:tc>
          <w:tcPr>
            <w:tcW w:w="650"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5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54" w:author="随遇而安" w:date="2023-08-24T08:28:26Z">
                  <w:rPr>
                    <w:rFonts w:ascii="Times New Roman" w:hAnsi="Times New Roman" w:cs="Times New Roman"/>
                    <w:color w:val="000000"/>
                    <w:kern w:val="0"/>
                    <w:sz w:val="21"/>
                    <w:szCs w:val="21"/>
                  </w:rPr>
                </w:rPrChange>
              </w:rPr>
              <w:t>每年都有发生</w:t>
            </w:r>
          </w:p>
        </w:tc>
      </w:tr>
      <w:tr>
        <w:tblPrEx>
          <w:tblCellMar>
            <w:top w:w="0" w:type="dxa"/>
            <w:left w:w="108" w:type="dxa"/>
            <w:bottom w:w="0" w:type="dxa"/>
            <w:right w:w="108" w:type="dxa"/>
          </w:tblCellMar>
        </w:tblPrEx>
        <w:trPr>
          <w:cantSplit/>
          <w:trHeight w:val="780" w:hRule="atLeast"/>
          <w:jc w:val="center"/>
        </w:trPr>
        <w:tc>
          <w:tcPr>
            <w:tcW w:w="37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5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56" w:author="随遇而安" w:date="2023-08-24T08:28:26Z">
                  <w:rPr>
                    <w:rFonts w:ascii="Times New Roman" w:hAnsi="Times New Roman" w:cs="Times New Roman"/>
                    <w:color w:val="000000"/>
                    <w:kern w:val="0"/>
                    <w:sz w:val="21"/>
                    <w:szCs w:val="21"/>
                  </w:rPr>
                </w:rPrChange>
              </w:rPr>
              <w:t>2</w:t>
            </w:r>
          </w:p>
        </w:tc>
        <w:tc>
          <w:tcPr>
            <w:tcW w:w="116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5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58" w:author="随遇而安" w:date="2023-08-24T08:28:26Z">
                  <w:rPr>
                    <w:rFonts w:ascii="Times New Roman" w:hAnsi="Times New Roman" w:cs="Times New Roman"/>
                    <w:color w:val="000000"/>
                    <w:kern w:val="0"/>
                    <w:sz w:val="21"/>
                    <w:szCs w:val="21"/>
                  </w:rPr>
                </w:rPrChange>
              </w:rPr>
              <w:t>监控满足要求，但偶尔故障；有应急措施但每年演练只一次</w:t>
            </w:r>
          </w:p>
        </w:tc>
        <w:tc>
          <w:tcPr>
            <w:tcW w:w="107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5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60" w:author="随遇而安" w:date="2023-08-24T08:28:26Z">
                  <w:rPr>
                    <w:rFonts w:ascii="Times New Roman" w:hAnsi="Times New Roman" w:cs="Times New Roman"/>
                    <w:color w:val="000000"/>
                    <w:kern w:val="0"/>
                    <w:sz w:val="21"/>
                    <w:szCs w:val="21"/>
                  </w:rPr>
                </w:rPrChange>
              </w:rPr>
              <w:t>胜任（有上岗证、有效培训，经验技能较好，但偶尔出错</w:t>
            </w:r>
          </w:p>
        </w:tc>
        <w:tc>
          <w:tcPr>
            <w:tcW w:w="762"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6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62" w:author="随遇而安" w:date="2023-08-24T08:28:26Z">
                  <w:rPr>
                    <w:rFonts w:ascii="Times New Roman" w:hAnsi="Times New Roman" w:cs="Times New Roman"/>
                    <w:color w:val="000000"/>
                    <w:kern w:val="0"/>
                    <w:sz w:val="21"/>
                    <w:szCs w:val="21"/>
                  </w:rPr>
                </w:rPrChange>
              </w:rPr>
              <w:t>操作规程齐全，但偶尔不执行</w:t>
            </w:r>
          </w:p>
        </w:tc>
        <w:tc>
          <w:tcPr>
            <w:tcW w:w="98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6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64" w:author="随遇而安" w:date="2023-08-24T08:28:26Z">
                  <w:rPr>
                    <w:rFonts w:ascii="Times New Roman" w:hAnsi="Times New Roman" w:cs="Times New Roman"/>
                    <w:color w:val="000000"/>
                    <w:kern w:val="0"/>
                    <w:sz w:val="21"/>
                    <w:szCs w:val="21"/>
                  </w:rPr>
                </w:rPrChange>
              </w:rPr>
              <w:t>偶尔出现操作不规范或安全防护不落实情况</w:t>
            </w:r>
          </w:p>
        </w:tc>
        <w:tc>
          <w:tcPr>
            <w:tcW w:w="650"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6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66" w:author="随遇而安" w:date="2023-08-24T08:28:26Z">
                  <w:rPr>
                    <w:rFonts w:ascii="Times New Roman" w:hAnsi="Times New Roman" w:cs="Times New Roman"/>
                    <w:color w:val="000000"/>
                    <w:kern w:val="0"/>
                    <w:sz w:val="21"/>
                    <w:szCs w:val="21"/>
                  </w:rPr>
                </w:rPrChange>
              </w:rPr>
              <w:t>不太可能，偶尔听说此类事故发生</w:t>
            </w:r>
          </w:p>
        </w:tc>
      </w:tr>
      <w:tr>
        <w:tblPrEx>
          <w:tblCellMar>
            <w:top w:w="0" w:type="dxa"/>
            <w:left w:w="108" w:type="dxa"/>
            <w:bottom w:w="0" w:type="dxa"/>
            <w:right w:w="108" w:type="dxa"/>
          </w:tblCellMar>
        </w:tblPrEx>
        <w:trPr>
          <w:cantSplit/>
          <w:trHeight w:val="720" w:hRule="atLeast"/>
          <w:jc w:val="center"/>
        </w:trPr>
        <w:tc>
          <w:tcPr>
            <w:tcW w:w="37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6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68" w:author="随遇而安" w:date="2023-08-24T08:28:26Z">
                  <w:rPr>
                    <w:rFonts w:ascii="Times New Roman" w:hAnsi="Times New Roman" w:cs="Times New Roman"/>
                    <w:color w:val="000000"/>
                    <w:kern w:val="0"/>
                    <w:sz w:val="21"/>
                    <w:szCs w:val="21"/>
                  </w:rPr>
                </w:rPrChange>
              </w:rPr>
              <w:t>1</w:t>
            </w:r>
          </w:p>
        </w:tc>
        <w:tc>
          <w:tcPr>
            <w:tcW w:w="1160" w:type="pct"/>
            <w:tcBorders>
              <w:top w:val="nil"/>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6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70" w:author="随遇而安" w:date="2023-08-24T08:28:26Z">
                  <w:rPr>
                    <w:rFonts w:ascii="Times New Roman" w:hAnsi="Times New Roman" w:cs="Times New Roman"/>
                    <w:color w:val="000000"/>
                    <w:kern w:val="0"/>
                    <w:sz w:val="21"/>
                    <w:szCs w:val="21"/>
                  </w:rPr>
                </w:rPrChange>
              </w:rPr>
              <w:t>监控满足要求，连锁从未失电；有应急措施每年至少演练二次</w:t>
            </w:r>
          </w:p>
        </w:tc>
        <w:tc>
          <w:tcPr>
            <w:tcW w:w="107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7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72" w:author="随遇而安" w:date="2023-08-24T08:28:26Z">
                  <w:rPr>
                    <w:rFonts w:ascii="Times New Roman" w:hAnsi="Times New Roman" w:cs="Times New Roman"/>
                    <w:color w:val="000000"/>
                    <w:kern w:val="0"/>
                    <w:sz w:val="21"/>
                    <w:szCs w:val="21"/>
                  </w:rPr>
                </w:rPrChange>
              </w:rPr>
              <w:t>完全胜任</w:t>
            </w:r>
          </w:p>
        </w:tc>
        <w:tc>
          <w:tcPr>
            <w:tcW w:w="762"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7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74" w:author="随遇而安" w:date="2023-08-24T08:28:26Z">
                  <w:rPr>
                    <w:rFonts w:ascii="Times New Roman" w:hAnsi="Times New Roman" w:cs="Times New Roman"/>
                    <w:color w:val="000000"/>
                    <w:kern w:val="0"/>
                    <w:sz w:val="21"/>
                    <w:szCs w:val="21"/>
                  </w:rPr>
                </w:rPrChange>
              </w:rPr>
              <w:t>规程齐全，严格执行且记录齐全</w:t>
            </w:r>
          </w:p>
        </w:tc>
        <w:tc>
          <w:tcPr>
            <w:tcW w:w="984"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Times New Roman" w:hAnsi="Times New Roman" w:cs="Times New Roman"/>
                <w:color w:val="000000"/>
                <w:kern w:val="0"/>
                <w:sz w:val="21"/>
                <w:szCs w:val="21"/>
                <w:highlight w:val="none"/>
                <w:rPrChange w:id="67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76" w:author="随遇而安" w:date="2023-08-24T08:28:26Z">
                  <w:rPr>
                    <w:rFonts w:ascii="Times New Roman" w:hAnsi="Times New Roman" w:cs="Times New Roman"/>
                    <w:color w:val="000000"/>
                    <w:kern w:val="0"/>
                    <w:sz w:val="21"/>
                    <w:szCs w:val="21"/>
                  </w:rPr>
                </w:rPrChange>
              </w:rPr>
              <w:t>严格执行操作作业，劳保用品穿戴规范、到位</w:t>
            </w:r>
          </w:p>
        </w:tc>
        <w:tc>
          <w:tcPr>
            <w:tcW w:w="650" w:type="pct"/>
            <w:tcBorders>
              <w:top w:val="nil"/>
              <w:left w:val="nil"/>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7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78" w:author="随遇而安" w:date="2023-08-24T08:28:26Z">
                  <w:rPr>
                    <w:rFonts w:ascii="Times New Roman" w:hAnsi="Times New Roman" w:cs="Times New Roman"/>
                    <w:color w:val="000000"/>
                    <w:kern w:val="0"/>
                    <w:sz w:val="21"/>
                    <w:szCs w:val="21"/>
                  </w:rPr>
                </w:rPrChange>
              </w:rPr>
              <w:t>从未发生过</w:t>
            </w:r>
          </w:p>
        </w:tc>
      </w:tr>
    </w:tbl>
    <w:p>
      <w:pPr>
        <w:tabs>
          <w:tab w:val="left" w:pos="993"/>
        </w:tabs>
        <w:ind w:firstLine="480"/>
        <w:rPr>
          <w:rFonts w:ascii="Times New Roman" w:hAnsi="Times New Roman" w:cs="Times New Roman"/>
          <w:szCs w:val="24"/>
          <w:highlight w:val="none"/>
          <w:rPrChange w:id="67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680" w:author="随遇而安" w:date="2023-08-24T08:28:26Z">
            <w:rPr>
              <w:rFonts w:ascii="Times New Roman" w:hAnsi="Times New Roman" w:cs="Times New Roman"/>
              <w:szCs w:val="24"/>
            </w:rPr>
          </w:rPrChange>
        </w:rPr>
        <w:t>（2）严重度（S）</w:t>
      </w:r>
    </w:p>
    <w:p>
      <w:pPr>
        <w:tabs>
          <w:tab w:val="left" w:pos="993"/>
        </w:tabs>
        <w:ind w:firstLine="480"/>
        <w:rPr>
          <w:rFonts w:ascii="Times New Roman" w:hAnsi="Times New Roman" w:cs="Times New Roman"/>
          <w:szCs w:val="24"/>
          <w:highlight w:val="none"/>
          <w:rPrChange w:id="68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682" w:author="随遇而安" w:date="2023-08-24T08:28:26Z">
            <w:rPr>
              <w:rFonts w:ascii="Times New Roman" w:hAnsi="Times New Roman" w:cs="Times New Roman"/>
              <w:szCs w:val="24"/>
            </w:rPr>
          </w:rPrChange>
        </w:rPr>
        <w:t>严重度（S）的确定应充分考虑危险有害因素的风险类型和程度。对照下表中人员伤亡情况、财产损失、法律法规符合性、环境破坏和对企业声誉损失五个方面对后果的严重程度进行评价取值，取五项得分最高的分值作为其最终评价得分。严重程度的赋值1→5。</w:t>
      </w:r>
    </w:p>
    <w:tbl>
      <w:tblPr>
        <w:tblStyle w:val="7"/>
        <w:tblW w:w="6125" w:type="pct"/>
        <w:jc w:val="center"/>
        <w:tblLayout w:type="autofit"/>
        <w:tblCellMar>
          <w:top w:w="0" w:type="dxa"/>
          <w:left w:w="108" w:type="dxa"/>
          <w:bottom w:w="0" w:type="dxa"/>
          <w:right w:w="108" w:type="dxa"/>
        </w:tblCellMar>
      </w:tblPr>
      <w:tblGrid>
        <w:gridCol w:w="1739"/>
        <w:gridCol w:w="1340"/>
        <w:gridCol w:w="1965"/>
        <w:gridCol w:w="1856"/>
        <w:gridCol w:w="2142"/>
        <w:gridCol w:w="1397"/>
      </w:tblGrid>
      <w:tr>
        <w:tblPrEx>
          <w:tblCellMar>
            <w:top w:w="0" w:type="dxa"/>
            <w:left w:w="108" w:type="dxa"/>
            <w:bottom w:w="0" w:type="dxa"/>
            <w:right w:w="108" w:type="dxa"/>
          </w:tblCellMar>
        </w:tblPrEx>
        <w:trPr>
          <w:trHeight w:val="694" w:hRule="atLeast"/>
          <w:jc w:val="center"/>
        </w:trPr>
        <w:tc>
          <w:tcPr>
            <w:tcW w:w="833" w:type="pct"/>
            <w:tcBorders>
              <w:top w:val="single" w:color="auto" w:sz="4" w:space="0"/>
              <w:left w:val="single" w:color="auto" w:sz="4" w:space="0"/>
              <w:bottom w:val="single" w:color="auto" w:sz="4" w:space="0"/>
              <w:right w:val="single" w:color="auto" w:sz="4" w:space="0"/>
            </w:tcBorders>
            <w:shd w:val="clear" w:color="auto" w:fill="4472C4"/>
            <w:noWrap/>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83"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84" w:author="随遇而安" w:date="2023-08-24T08:28:26Z">
                  <w:rPr>
                    <w:rFonts w:ascii="Times New Roman" w:hAnsi="Times New Roman" w:cs="Times New Roman"/>
                    <w:b/>
                    <w:bCs/>
                    <w:color w:val="FFFFFF"/>
                    <w:kern w:val="0"/>
                    <w:sz w:val="21"/>
                    <w:szCs w:val="21"/>
                  </w:rPr>
                </w:rPrChange>
              </w:rPr>
              <w:t>赋值</w:t>
            </w:r>
          </w:p>
        </w:tc>
        <w:tc>
          <w:tcPr>
            <w:tcW w:w="642"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8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86" w:author="随遇而安" w:date="2023-08-24T08:28:26Z">
                  <w:rPr>
                    <w:rFonts w:ascii="Times New Roman" w:hAnsi="Times New Roman" w:cs="Times New Roman"/>
                    <w:color w:val="000000"/>
                    <w:kern w:val="0"/>
                    <w:sz w:val="21"/>
                    <w:szCs w:val="21"/>
                  </w:rPr>
                </w:rPrChange>
              </w:rPr>
              <w:t>1</w:t>
            </w:r>
          </w:p>
        </w:tc>
        <w:tc>
          <w:tcPr>
            <w:tcW w:w="941"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8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88" w:author="随遇而安" w:date="2023-08-24T08:28:26Z">
                  <w:rPr>
                    <w:rFonts w:ascii="Times New Roman" w:hAnsi="Times New Roman" w:cs="Times New Roman"/>
                    <w:color w:val="000000"/>
                    <w:kern w:val="0"/>
                    <w:sz w:val="21"/>
                    <w:szCs w:val="21"/>
                  </w:rPr>
                </w:rPrChange>
              </w:rPr>
              <w:t>2</w:t>
            </w:r>
          </w:p>
        </w:tc>
        <w:tc>
          <w:tcPr>
            <w:tcW w:w="889"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8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90" w:author="随遇而安" w:date="2023-08-24T08:28:26Z">
                  <w:rPr>
                    <w:rFonts w:ascii="Times New Roman" w:hAnsi="Times New Roman" w:cs="Times New Roman"/>
                    <w:color w:val="000000"/>
                    <w:kern w:val="0"/>
                    <w:sz w:val="21"/>
                    <w:szCs w:val="21"/>
                  </w:rPr>
                </w:rPrChange>
              </w:rPr>
              <w:t>3</w:t>
            </w:r>
          </w:p>
        </w:tc>
        <w:tc>
          <w:tcPr>
            <w:tcW w:w="1026"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9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92" w:author="随遇而安" w:date="2023-08-24T08:28:26Z">
                  <w:rPr>
                    <w:rFonts w:ascii="Times New Roman" w:hAnsi="Times New Roman" w:cs="Times New Roman"/>
                    <w:color w:val="000000"/>
                    <w:kern w:val="0"/>
                    <w:sz w:val="21"/>
                    <w:szCs w:val="21"/>
                  </w:rPr>
                </w:rPrChange>
              </w:rPr>
              <w:t>4</w:t>
            </w:r>
          </w:p>
        </w:tc>
        <w:tc>
          <w:tcPr>
            <w:tcW w:w="669"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9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94" w:author="随遇而安" w:date="2023-08-24T08:28:26Z">
                  <w:rPr>
                    <w:rFonts w:ascii="Times New Roman" w:hAnsi="Times New Roman" w:cs="Times New Roman"/>
                    <w:color w:val="000000"/>
                    <w:kern w:val="0"/>
                    <w:sz w:val="21"/>
                    <w:szCs w:val="21"/>
                  </w:rPr>
                </w:rPrChange>
              </w:rPr>
              <w:t>5</w:t>
            </w:r>
          </w:p>
        </w:tc>
      </w:tr>
      <w:tr>
        <w:tblPrEx>
          <w:tblCellMar>
            <w:top w:w="0" w:type="dxa"/>
            <w:left w:w="108" w:type="dxa"/>
            <w:bottom w:w="0" w:type="dxa"/>
            <w:right w:w="108" w:type="dxa"/>
          </w:tblCellMar>
        </w:tblPrEx>
        <w:trPr>
          <w:trHeight w:val="1373" w:hRule="atLeast"/>
          <w:jc w:val="center"/>
        </w:trPr>
        <w:tc>
          <w:tcPr>
            <w:tcW w:w="833" w:type="pct"/>
            <w:tcBorders>
              <w:top w:val="single" w:color="auto" w:sz="4" w:space="0"/>
              <w:left w:val="single" w:color="auto" w:sz="4" w:space="0"/>
              <w:bottom w:val="single" w:color="auto" w:sz="4" w:space="0"/>
              <w:right w:val="single" w:color="auto" w:sz="4" w:space="0"/>
            </w:tcBorders>
            <w:shd w:val="clear" w:color="auto" w:fill="4472C4"/>
            <w:noWrap/>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695"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696" w:author="随遇而安" w:date="2023-08-24T08:28:26Z">
                  <w:rPr>
                    <w:rFonts w:ascii="Times New Roman" w:hAnsi="Times New Roman" w:cs="Times New Roman"/>
                    <w:b/>
                    <w:bCs/>
                    <w:color w:val="FFFFFF"/>
                    <w:kern w:val="0"/>
                    <w:sz w:val="21"/>
                    <w:szCs w:val="21"/>
                  </w:rPr>
                </w:rPrChange>
              </w:rPr>
              <w:t>人员伤害</w:t>
            </w:r>
          </w:p>
        </w:tc>
        <w:tc>
          <w:tcPr>
            <w:tcW w:w="642"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69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698" w:author="随遇而安" w:date="2023-08-24T08:28:26Z">
                  <w:rPr>
                    <w:rFonts w:ascii="Times New Roman" w:hAnsi="Times New Roman" w:cs="Times New Roman"/>
                    <w:color w:val="000000"/>
                    <w:kern w:val="0"/>
                    <w:sz w:val="21"/>
                    <w:szCs w:val="21"/>
                  </w:rPr>
                </w:rPrChange>
              </w:rPr>
              <w:t>无伤亡</w:t>
            </w:r>
          </w:p>
        </w:tc>
        <w:tc>
          <w:tcPr>
            <w:tcW w:w="941"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69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00" w:author="随遇而安" w:date="2023-08-24T08:28:26Z">
                  <w:rPr>
                    <w:rFonts w:ascii="Times New Roman" w:hAnsi="Times New Roman" w:cs="Times New Roman"/>
                    <w:color w:val="000000"/>
                    <w:kern w:val="0"/>
                    <w:sz w:val="21"/>
                    <w:szCs w:val="21"/>
                  </w:rPr>
                </w:rPrChange>
              </w:rPr>
              <w:t>轻微划伤、表皮割伤、轻微挫伤、间歇性不舒服等；</w:t>
            </w:r>
          </w:p>
        </w:tc>
        <w:tc>
          <w:tcPr>
            <w:tcW w:w="889"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0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02" w:author="随遇而安" w:date="2023-08-24T08:28:26Z">
                  <w:rPr>
                    <w:rFonts w:ascii="Times New Roman" w:hAnsi="Times New Roman" w:cs="Times New Roman"/>
                    <w:color w:val="000000"/>
                    <w:kern w:val="0"/>
                    <w:sz w:val="21"/>
                    <w:szCs w:val="21"/>
                  </w:rPr>
                </w:rPrChange>
              </w:rPr>
              <w:t>外来硬物入眼，腰、背痛，深度切口、割伤，扭伤，烧伤，轻微中毒</w:t>
            </w:r>
          </w:p>
        </w:tc>
        <w:tc>
          <w:tcPr>
            <w:tcW w:w="1026"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0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04" w:author="随遇而安" w:date="2023-08-24T08:28:26Z">
                  <w:rPr>
                    <w:rFonts w:ascii="Times New Roman" w:hAnsi="Times New Roman" w:cs="Times New Roman"/>
                    <w:color w:val="000000"/>
                    <w:kern w:val="0"/>
                    <w:sz w:val="21"/>
                    <w:szCs w:val="21"/>
                  </w:rPr>
                </w:rPrChange>
              </w:rPr>
              <w:t>造成手、脚等肢体变形影响到劳动，造成长期严重的肌肉、骨骼疼痛，中度烧伤，骨折，中度中毒</w:t>
            </w:r>
          </w:p>
        </w:tc>
        <w:tc>
          <w:tcPr>
            <w:tcW w:w="669"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0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06" w:author="随遇而安" w:date="2023-08-24T08:28:26Z">
                  <w:rPr>
                    <w:rFonts w:ascii="Times New Roman" w:hAnsi="Times New Roman" w:cs="Times New Roman"/>
                    <w:color w:val="000000"/>
                    <w:kern w:val="0"/>
                    <w:sz w:val="21"/>
                    <w:szCs w:val="21"/>
                  </w:rPr>
                </w:rPrChange>
              </w:rPr>
              <w:t>死亡、截肢、残疾</w:t>
            </w:r>
          </w:p>
        </w:tc>
      </w:tr>
      <w:tr>
        <w:tblPrEx>
          <w:tblCellMar>
            <w:top w:w="0" w:type="dxa"/>
            <w:left w:w="108" w:type="dxa"/>
            <w:bottom w:w="0" w:type="dxa"/>
            <w:right w:w="108" w:type="dxa"/>
          </w:tblCellMar>
        </w:tblPrEx>
        <w:trPr>
          <w:trHeight w:val="630" w:hRule="atLeast"/>
          <w:jc w:val="center"/>
        </w:trPr>
        <w:tc>
          <w:tcPr>
            <w:tcW w:w="833" w:type="pct"/>
            <w:tcBorders>
              <w:top w:val="nil"/>
              <w:left w:val="single" w:color="auto" w:sz="4" w:space="0"/>
              <w:bottom w:val="single" w:color="auto" w:sz="4" w:space="0"/>
              <w:right w:val="single" w:color="auto" w:sz="4" w:space="0"/>
            </w:tcBorders>
            <w:shd w:val="clear" w:color="auto" w:fill="4472C4"/>
            <w:noWrap/>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707"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708" w:author="随遇而安" w:date="2023-08-24T08:28:26Z">
                  <w:rPr>
                    <w:rFonts w:ascii="Times New Roman" w:hAnsi="Times New Roman" w:cs="Times New Roman"/>
                    <w:b/>
                    <w:bCs/>
                    <w:color w:val="FFFFFF"/>
                    <w:kern w:val="0"/>
                    <w:sz w:val="21"/>
                    <w:szCs w:val="21"/>
                  </w:rPr>
                </w:rPrChange>
              </w:rPr>
              <w:t>法律法规符合性</w:t>
            </w:r>
          </w:p>
        </w:tc>
        <w:tc>
          <w:tcPr>
            <w:tcW w:w="642"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0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10" w:author="随遇而安" w:date="2023-08-24T08:28:26Z">
                  <w:rPr>
                    <w:rFonts w:ascii="Times New Roman" w:hAnsi="Times New Roman" w:cs="Times New Roman"/>
                    <w:color w:val="000000"/>
                    <w:kern w:val="0"/>
                    <w:sz w:val="21"/>
                    <w:szCs w:val="21"/>
                  </w:rPr>
                </w:rPrChange>
              </w:rPr>
              <w:t>完全符合法律法规</w:t>
            </w:r>
          </w:p>
        </w:tc>
        <w:tc>
          <w:tcPr>
            <w:tcW w:w="941"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1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12" w:author="随遇而安" w:date="2023-08-24T08:28:26Z">
                  <w:rPr>
                    <w:rFonts w:ascii="Times New Roman" w:hAnsi="Times New Roman" w:cs="Times New Roman"/>
                    <w:color w:val="000000"/>
                    <w:kern w:val="0"/>
                    <w:sz w:val="21"/>
                    <w:szCs w:val="21"/>
                  </w:rPr>
                </w:rPrChange>
              </w:rPr>
              <w:t>不符合</w:t>
            </w:r>
            <w:r>
              <w:rPr>
                <w:rFonts w:ascii="Times New Roman" w:hAnsi="Times New Roman" w:cs="Times New Roman"/>
                <w:color w:val="000000"/>
                <w:kern w:val="0"/>
                <w:sz w:val="21"/>
                <w:szCs w:val="21"/>
                <w:highlight w:val="none"/>
                <w:rPrChange w:id="713" w:author="随遇而安" w:date="2023-08-24T08:28:26Z">
                  <w:rPr>
                    <w:rFonts w:ascii="Times New Roman" w:hAnsi="Times New Roman" w:cs="Times New Roman"/>
                    <w:color w:val="000000"/>
                    <w:kern w:val="0"/>
                    <w:sz w:val="21"/>
                    <w:szCs w:val="21"/>
                    <w:highlight w:val="yellow"/>
                  </w:rPr>
                </w:rPrChange>
              </w:rPr>
              <w:t>运营公司</w:t>
            </w:r>
            <w:r>
              <w:rPr>
                <w:rFonts w:ascii="Times New Roman" w:hAnsi="Times New Roman" w:cs="Times New Roman"/>
                <w:color w:val="000000"/>
                <w:kern w:val="0"/>
                <w:sz w:val="21"/>
                <w:szCs w:val="21"/>
                <w:highlight w:val="none"/>
                <w:rPrChange w:id="714" w:author="随遇而安" w:date="2023-08-24T08:28:26Z">
                  <w:rPr>
                    <w:rFonts w:ascii="Times New Roman" w:hAnsi="Times New Roman" w:cs="Times New Roman"/>
                    <w:color w:val="000000"/>
                    <w:kern w:val="0"/>
                    <w:sz w:val="21"/>
                    <w:szCs w:val="21"/>
                  </w:rPr>
                </w:rPrChange>
              </w:rPr>
              <w:t>安全操作程序、规范</w:t>
            </w:r>
          </w:p>
        </w:tc>
        <w:tc>
          <w:tcPr>
            <w:tcW w:w="88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1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16" w:author="随遇而安" w:date="2023-08-24T08:28:26Z">
                  <w:rPr>
                    <w:rFonts w:ascii="Times New Roman" w:hAnsi="Times New Roman" w:cs="Times New Roman"/>
                    <w:color w:val="000000"/>
                    <w:kern w:val="0"/>
                    <w:sz w:val="21"/>
                    <w:szCs w:val="21"/>
                  </w:rPr>
                </w:rPrChange>
              </w:rPr>
              <w:t>不符合集团或行业安全制度、规定</w:t>
            </w:r>
          </w:p>
        </w:tc>
        <w:tc>
          <w:tcPr>
            <w:tcW w:w="1026"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1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18" w:author="随遇而安" w:date="2023-08-24T08:28:26Z">
                  <w:rPr>
                    <w:rFonts w:ascii="Times New Roman" w:hAnsi="Times New Roman" w:cs="Times New Roman"/>
                    <w:color w:val="000000"/>
                    <w:kern w:val="0"/>
                    <w:sz w:val="21"/>
                    <w:szCs w:val="21"/>
                  </w:rPr>
                </w:rPrChange>
              </w:rPr>
              <w:t>潜在违反法规和标准</w:t>
            </w:r>
          </w:p>
        </w:tc>
        <w:tc>
          <w:tcPr>
            <w:tcW w:w="66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1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20" w:author="随遇而安" w:date="2023-08-24T08:28:26Z">
                  <w:rPr>
                    <w:rFonts w:ascii="Times New Roman" w:hAnsi="Times New Roman" w:cs="Times New Roman"/>
                    <w:color w:val="000000"/>
                    <w:kern w:val="0"/>
                    <w:sz w:val="21"/>
                    <w:szCs w:val="21"/>
                  </w:rPr>
                </w:rPrChange>
              </w:rPr>
              <w:t>违反法律、法规和标准</w:t>
            </w:r>
          </w:p>
        </w:tc>
      </w:tr>
      <w:tr>
        <w:tblPrEx>
          <w:tblCellMar>
            <w:top w:w="0" w:type="dxa"/>
            <w:left w:w="108" w:type="dxa"/>
            <w:bottom w:w="0" w:type="dxa"/>
            <w:right w:w="108" w:type="dxa"/>
          </w:tblCellMar>
        </w:tblPrEx>
        <w:trPr>
          <w:trHeight w:val="450" w:hRule="atLeast"/>
          <w:jc w:val="center"/>
        </w:trPr>
        <w:tc>
          <w:tcPr>
            <w:tcW w:w="833" w:type="pct"/>
            <w:tcBorders>
              <w:top w:val="nil"/>
              <w:left w:val="single" w:color="auto" w:sz="4" w:space="0"/>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721"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722" w:author="随遇而安" w:date="2023-08-24T08:28:26Z">
                  <w:rPr>
                    <w:rFonts w:ascii="Times New Roman" w:hAnsi="Times New Roman" w:cs="Times New Roman"/>
                    <w:b/>
                    <w:bCs/>
                    <w:color w:val="FFFFFF"/>
                    <w:kern w:val="0"/>
                    <w:sz w:val="21"/>
                    <w:szCs w:val="21"/>
                  </w:rPr>
                </w:rPrChange>
              </w:rPr>
              <w:t>财产损失</w:t>
            </w:r>
            <w:r>
              <w:rPr>
                <w:rFonts w:ascii="Times New Roman" w:hAnsi="Times New Roman" w:cs="Times New Roman"/>
                <w:b/>
                <w:bCs/>
                <w:color w:val="FFFFFF"/>
                <w:kern w:val="0"/>
                <w:sz w:val="21"/>
                <w:szCs w:val="21"/>
                <w:highlight w:val="none"/>
                <w:rPrChange w:id="723" w:author="随遇而安" w:date="2023-08-24T08:28:26Z">
                  <w:rPr>
                    <w:rFonts w:ascii="Times New Roman" w:hAnsi="Times New Roman" w:cs="Times New Roman"/>
                    <w:b/>
                    <w:bCs/>
                    <w:color w:val="FFFFFF"/>
                    <w:kern w:val="0"/>
                    <w:sz w:val="21"/>
                    <w:szCs w:val="21"/>
                  </w:rPr>
                </w:rPrChange>
              </w:rPr>
              <w:br w:type="textWrapping"/>
            </w:r>
            <w:r>
              <w:rPr>
                <w:rFonts w:ascii="Times New Roman" w:hAnsi="Times New Roman" w:cs="Times New Roman"/>
                <w:b/>
                <w:bCs/>
                <w:color w:val="FFFFFF"/>
                <w:kern w:val="0"/>
                <w:sz w:val="21"/>
                <w:szCs w:val="21"/>
                <w:highlight w:val="none"/>
                <w:rPrChange w:id="724" w:author="随遇而安" w:date="2023-08-24T08:28:26Z">
                  <w:rPr>
                    <w:rFonts w:ascii="Times New Roman" w:hAnsi="Times New Roman" w:cs="Times New Roman"/>
                    <w:b/>
                    <w:bCs/>
                    <w:color w:val="FFFFFF"/>
                    <w:kern w:val="0"/>
                    <w:sz w:val="21"/>
                    <w:szCs w:val="21"/>
                  </w:rPr>
                </w:rPrChange>
              </w:rPr>
              <w:t>（万元）</w:t>
            </w:r>
          </w:p>
        </w:tc>
        <w:tc>
          <w:tcPr>
            <w:tcW w:w="642" w:type="pct"/>
            <w:tcBorders>
              <w:top w:val="nil"/>
              <w:left w:val="nil"/>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2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26" w:author="随遇而安" w:date="2023-08-24T08:28:26Z">
                  <w:rPr>
                    <w:rFonts w:ascii="Times New Roman" w:hAnsi="Times New Roman" w:cs="Times New Roman"/>
                    <w:color w:val="000000"/>
                    <w:kern w:val="0"/>
                    <w:sz w:val="21"/>
                    <w:szCs w:val="21"/>
                  </w:rPr>
                </w:rPrChange>
              </w:rPr>
              <w:t>无经济损失</w:t>
            </w:r>
          </w:p>
        </w:tc>
        <w:tc>
          <w:tcPr>
            <w:tcW w:w="941"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2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28" w:author="随遇而安" w:date="2023-08-24T08:28:26Z">
                  <w:rPr>
                    <w:rFonts w:ascii="Times New Roman" w:hAnsi="Times New Roman" w:cs="Times New Roman"/>
                    <w:color w:val="000000"/>
                    <w:kern w:val="0"/>
                    <w:sz w:val="21"/>
                    <w:szCs w:val="21"/>
                  </w:rPr>
                </w:rPrChange>
              </w:rPr>
              <w:t>＜10</w:t>
            </w:r>
          </w:p>
        </w:tc>
        <w:tc>
          <w:tcPr>
            <w:tcW w:w="889" w:type="pct"/>
            <w:tcBorders>
              <w:top w:val="nil"/>
              <w:left w:val="nil"/>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2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30" w:author="随遇而安" w:date="2023-08-24T08:28:26Z">
                  <w:rPr>
                    <w:rFonts w:ascii="Times New Roman" w:hAnsi="Times New Roman" w:cs="Times New Roman"/>
                    <w:color w:val="000000"/>
                    <w:kern w:val="0"/>
                    <w:sz w:val="21"/>
                    <w:szCs w:val="21"/>
                  </w:rPr>
                </w:rPrChange>
              </w:rPr>
              <w:t>＞10</w:t>
            </w:r>
          </w:p>
        </w:tc>
        <w:tc>
          <w:tcPr>
            <w:tcW w:w="1026" w:type="pct"/>
            <w:tcBorders>
              <w:top w:val="nil"/>
              <w:left w:val="nil"/>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3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32" w:author="随遇而安" w:date="2023-08-24T08:28:26Z">
                  <w:rPr>
                    <w:rFonts w:ascii="Times New Roman" w:hAnsi="Times New Roman" w:cs="Times New Roman"/>
                    <w:color w:val="000000"/>
                    <w:kern w:val="0"/>
                    <w:sz w:val="21"/>
                    <w:szCs w:val="21"/>
                  </w:rPr>
                </w:rPrChange>
              </w:rPr>
              <w:t>＞25</w:t>
            </w:r>
          </w:p>
        </w:tc>
        <w:tc>
          <w:tcPr>
            <w:tcW w:w="669" w:type="pct"/>
            <w:tcBorders>
              <w:top w:val="nil"/>
              <w:left w:val="nil"/>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3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34" w:author="随遇而安" w:date="2023-08-24T08:28:26Z">
                  <w:rPr>
                    <w:rFonts w:ascii="Times New Roman" w:hAnsi="Times New Roman" w:cs="Times New Roman"/>
                    <w:color w:val="000000"/>
                    <w:kern w:val="0"/>
                    <w:sz w:val="21"/>
                    <w:szCs w:val="21"/>
                  </w:rPr>
                </w:rPrChange>
              </w:rPr>
              <w:t>＞50</w:t>
            </w:r>
          </w:p>
        </w:tc>
      </w:tr>
      <w:tr>
        <w:tblPrEx>
          <w:tblCellMar>
            <w:top w:w="0" w:type="dxa"/>
            <w:left w:w="108" w:type="dxa"/>
            <w:bottom w:w="0" w:type="dxa"/>
            <w:right w:w="108" w:type="dxa"/>
          </w:tblCellMar>
        </w:tblPrEx>
        <w:trPr>
          <w:cantSplit/>
          <w:trHeight w:val="450" w:hRule="atLeast"/>
          <w:jc w:val="center"/>
        </w:trPr>
        <w:tc>
          <w:tcPr>
            <w:tcW w:w="833" w:type="pct"/>
            <w:tcBorders>
              <w:top w:val="nil"/>
              <w:left w:val="single" w:color="auto" w:sz="4" w:space="0"/>
              <w:bottom w:val="single" w:color="auto" w:sz="4" w:space="0"/>
              <w:right w:val="single" w:color="auto" w:sz="4" w:space="0"/>
            </w:tcBorders>
            <w:shd w:val="clear" w:color="auto" w:fill="4472C4"/>
            <w:noWrap/>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735"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736" w:author="随遇而安" w:date="2023-08-24T08:28:26Z">
                  <w:rPr>
                    <w:rFonts w:ascii="Times New Roman" w:hAnsi="Times New Roman" w:cs="Times New Roman"/>
                    <w:b/>
                    <w:bCs/>
                    <w:color w:val="FFFFFF"/>
                    <w:kern w:val="0"/>
                    <w:sz w:val="21"/>
                    <w:szCs w:val="21"/>
                  </w:rPr>
                </w:rPrChange>
              </w:rPr>
              <w:t>停工</w:t>
            </w:r>
          </w:p>
        </w:tc>
        <w:tc>
          <w:tcPr>
            <w:tcW w:w="642" w:type="pct"/>
            <w:tcBorders>
              <w:top w:val="nil"/>
              <w:left w:val="nil"/>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37"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38" w:author="随遇而安" w:date="2023-08-24T08:28:26Z">
                  <w:rPr>
                    <w:rFonts w:ascii="Times New Roman" w:hAnsi="Times New Roman" w:cs="Times New Roman"/>
                    <w:color w:val="000000"/>
                    <w:kern w:val="0"/>
                    <w:sz w:val="21"/>
                    <w:szCs w:val="21"/>
                  </w:rPr>
                </w:rPrChange>
              </w:rPr>
              <w:t>没有停工</w:t>
            </w:r>
          </w:p>
        </w:tc>
        <w:tc>
          <w:tcPr>
            <w:tcW w:w="941"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3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40" w:author="随遇而安" w:date="2023-08-24T08:28:26Z">
                  <w:rPr>
                    <w:rFonts w:ascii="Times New Roman" w:hAnsi="Times New Roman" w:cs="Times New Roman"/>
                    <w:color w:val="000000"/>
                    <w:kern w:val="0"/>
                    <w:sz w:val="21"/>
                    <w:szCs w:val="21"/>
                  </w:rPr>
                </w:rPrChange>
              </w:rPr>
              <w:t>影响不大，几乎不停工</w:t>
            </w:r>
          </w:p>
        </w:tc>
        <w:tc>
          <w:tcPr>
            <w:tcW w:w="88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4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42" w:author="随遇而安" w:date="2023-08-24T08:28:26Z">
                  <w:rPr>
                    <w:rFonts w:ascii="Times New Roman" w:hAnsi="Times New Roman" w:cs="Times New Roman"/>
                    <w:color w:val="000000"/>
                    <w:kern w:val="0"/>
                    <w:sz w:val="21"/>
                    <w:szCs w:val="21"/>
                  </w:rPr>
                </w:rPrChange>
              </w:rPr>
              <w:t>1套装置/设备停工</w:t>
            </w:r>
          </w:p>
        </w:tc>
        <w:tc>
          <w:tcPr>
            <w:tcW w:w="1026"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43"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44" w:author="随遇而安" w:date="2023-08-24T08:28:26Z">
                  <w:rPr>
                    <w:rFonts w:ascii="Times New Roman" w:hAnsi="Times New Roman" w:cs="Times New Roman"/>
                    <w:color w:val="000000"/>
                    <w:kern w:val="0"/>
                    <w:sz w:val="21"/>
                    <w:szCs w:val="21"/>
                  </w:rPr>
                </w:rPrChange>
              </w:rPr>
              <w:t>2套装置/设备停工</w:t>
            </w:r>
          </w:p>
        </w:tc>
        <w:tc>
          <w:tcPr>
            <w:tcW w:w="66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45"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46" w:author="随遇而安" w:date="2023-08-24T08:28:26Z">
                  <w:rPr>
                    <w:rFonts w:ascii="Times New Roman" w:hAnsi="Times New Roman" w:cs="Times New Roman"/>
                    <w:color w:val="000000"/>
                    <w:kern w:val="0"/>
                    <w:sz w:val="21"/>
                    <w:szCs w:val="21"/>
                  </w:rPr>
                </w:rPrChange>
              </w:rPr>
              <w:t>＞2套装置/设备停工</w:t>
            </w:r>
          </w:p>
        </w:tc>
      </w:tr>
      <w:tr>
        <w:tblPrEx>
          <w:tblCellMar>
            <w:top w:w="0" w:type="dxa"/>
            <w:left w:w="108" w:type="dxa"/>
            <w:bottom w:w="0" w:type="dxa"/>
            <w:right w:w="108" w:type="dxa"/>
          </w:tblCellMar>
        </w:tblPrEx>
        <w:trPr>
          <w:trHeight w:val="450" w:hRule="atLeast"/>
          <w:jc w:val="center"/>
        </w:trPr>
        <w:tc>
          <w:tcPr>
            <w:tcW w:w="833" w:type="pct"/>
            <w:tcBorders>
              <w:top w:val="nil"/>
              <w:left w:val="single" w:color="auto" w:sz="4" w:space="0"/>
              <w:bottom w:val="single" w:color="auto" w:sz="4" w:space="0"/>
              <w:right w:val="single" w:color="auto" w:sz="4" w:space="0"/>
            </w:tcBorders>
            <w:shd w:val="clear" w:color="auto" w:fill="4472C4"/>
            <w:noWrap/>
            <w:vAlign w:val="center"/>
          </w:tcPr>
          <w:p>
            <w:pPr>
              <w:widowControl/>
              <w:spacing w:line="240" w:lineRule="auto"/>
              <w:ind w:firstLine="0" w:firstLineChars="0"/>
              <w:jc w:val="center"/>
              <w:rPr>
                <w:rFonts w:ascii="Times New Roman" w:hAnsi="Times New Roman" w:cs="Times New Roman"/>
                <w:b/>
                <w:bCs/>
                <w:color w:val="FFFFFF"/>
                <w:kern w:val="0"/>
                <w:sz w:val="21"/>
                <w:szCs w:val="21"/>
                <w:highlight w:val="none"/>
                <w:rPrChange w:id="747" w:author="随遇而安" w:date="2023-08-24T08:28:26Z">
                  <w:rPr>
                    <w:rFonts w:ascii="Times New Roman" w:hAnsi="Times New Roman" w:cs="Times New Roman"/>
                    <w:b/>
                    <w:bCs/>
                    <w:color w:val="FFFFFF"/>
                    <w:kern w:val="0"/>
                    <w:sz w:val="21"/>
                    <w:szCs w:val="21"/>
                  </w:rPr>
                </w:rPrChange>
              </w:rPr>
            </w:pPr>
            <w:r>
              <w:rPr>
                <w:rFonts w:ascii="Times New Roman" w:hAnsi="Times New Roman" w:cs="Times New Roman"/>
                <w:b/>
                <w:bCs/>
                <w:color w:val="FFFFFF"/>
                <w:kern w:val="0"/>
                <w:sz w:val="21"/>
                <w:szCs w:val="21"/>
                <w:highlight w:val="none"/>
                <w:rPrChange w:id="748" w:author="随遇而安" w:date="2023-08-24T08:28:26Z">
                  <w:rPr>
                    <w:rFonts w:ascii="Times New Roman" w:hAnsi="Times New Roman" w:cs="Times New Roman"/>
                    <w:b/>
                    <w:bCs/>
                    <w:color w:val="FFFFFF"/>
                    <w:kern w:val="0"/>
                    <w:sz w:val="21"/>
                    <w:szCs w:val="21"/>
                  </w:rPr>
                </w:rPrChange>
              </w:rPr>
              <w:t>企业形象</w:t>
            </w:r>
          </w:p>
        </w:tc>
        <w:tc>
          <w:tcPr>
            <w:tcW w:w="642" w:type="pct"/>
            <w:tcBorders>
              <w:top w:val="nil"/>
              <w:left w:val="nil"/>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color w:val="000000"/>
                <w:kern w:val="0"/>
                <w:sz w:val="21"/>
                <w:szCs w:val="21"/>
                <w:highlight w:val="none"/>
                <w:rPrChange w:id="749"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50" w:author="随遇而安" w:date="2023-08-24T08:28:26Z">
                  <w:rPr>
                    <w:rFonts w:ascii="Times New Roman" w:hAnsi="Times New Roman" w:cs="Times New Roman"/>
                    <w:color w:val="000000"/>
                    <w:kern w:val="0"/>
                    <w:sz w:val="21"/>
                    <w:szCs w:val="21"/>
                  </w:rPr>
                </w:rPrChange>
              </w:rPr>
              <w:t>形象未受损</w:t>
            </w:r>
          </w:p>
        </w:tc>
        <w:tc>
          <w:tcPr>
            <w:tcW w:w="941"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51"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52" w:author="随遇而安" w:date="2023-08-24T08:28:26Z">
                  <w:rPr>
                    <w:rFonts w:ascii="Times New Roman" w:hAnsi="Times New Roman" w:cs="Times New Roman"/>
                    <w:color w:val="000000"/>
                    <w:kern w:val="0"/>
                    <w:sz w:val="21"/>
                    <w:szCs w:val="21"/>
                    <w:highlight w:val="yellow"/>
                  </w:rPr>
                </w:rPrChange>
              </w:rPr>
              <w:t>运营公司</w:t>
            </w:r>
            <w:r>
              <w:rPr>
                <w:rFonts w:ascii="Times New Roman" w:hAnsi="Times New Roman" w:cs="Times New Roman"/>
                <w:color w:val="000000"/>
                <w:kern w:val="0"/>
                <w:sz w:val="21"/>
                <w:szCs w:val="21"/>
                <w:highlight w:val="none"/>
                <w:rPrChange w:id="753" w:author="随遇而安" w:date="2023-08-24T08:28:26Z">
                  <w:rPr>
                    <w:rFonts w:ascii="Times New Roman" w:hAnsi="Times New Roman" w:cs="Times New Roman"/>
                    <w:color w:val="000000"/>
                    <w:kern w:val="0"/>
                    <w:sz w:val="21"/>
                    <w:szCs w:val="21"/>
                  </w:rPr>
                </w:rPrChange>
              </w:rPr>
              <w:t>内部影响较大</w:t>
            </w:r>
          </w:p>
        </w:tc>
        <w:tc>
          <w:tcPr>
            <w:tcW w:w="88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54"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55" w:author="随遇而安" w:date="2023-08-24T08:28:26Z">
                  <w:rPr>
                    <w:rFonts w:ascii="Times New Roman" w:hAnsi="Times New Roman" w:cs="Times New Roman"/>
                    <w:color w:val="000000"/>
                    <w:kern w:val="0"/>
                    <w:sz w:val="21"/>
                    <w:szCs w:val="21"/>
                  </w:rPr>
                </w:rPrChange>
              </w:rPr>
              <w:t>地区影响</w:t>
            </w:r>
          </w:p>
        </w:tc>
        <w:tc>
          <w:tcPr>
            <w:tcW w:w="1026"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56"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57" w:author="随遇而安" w:date="2023-08-24T08:28:26Z">
                  <w:rPr>
                    <w:rFonts w:ascii="Times New Roman" w:hAnsi="Times New Roman" w:cs="Times New Roman"/>
                    <w:color w:val="000000"/>
                    <w:kern w:val="0"/>
                    <w:sz w:val="21"/>
                    <w:szCs w:val="21"/>
                  </w:rPr>
                </w:rPrChange>
              </w:rPr>
              <w:t>省内影响</w:t>
            </w:r>
          </w:p>
        </w:tc>
        <w:tc>
          <w:tcPr>
            <w:tcW w:w="66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rPr>
                <w:rFonts w:ascii="Times New Roman" w:hAnsi="Times New Roman" w:cs="Times New Roman"/>
                <w:color w:val="000000"/>
                <w:kern w:val="0"/>
                <w:sz w:val="21"/>
                <w:szCs w:val="21"/>
                <w:highlight w:val="none"/>
                <w:rPrChange w:id="758" w:author="随遇而安" w:date="2023-08-24T08:28:26Z">
                  <w:rPr>
                    <w:rFonts w:ascii="Times New Roman" w:hAnsi="Times New Roman" w:cs="Times New Roman"/>
                    <w:color w:val="000000"/>
                    <w:kern w:val="0"/>
                    <w:sz w:val="21"/>
                    <w:szCs w:val="21"/>
                  </w:rPr>
                </w:rPrChange>
              </w:rPr>
            </w:pPr>
            <w:r>
              <w:rPr>
                <w:rFonts w:ascii="Times New Roman" w:hAnsi="Times New Roman" w:cs="Times New Roman"/>
                <w:color w:val="000000"/>
                <w:kern w:val="0"/>
                <w:sz w:val="21"/>
                <w:szCs w:val="21"/>
                <w:highlight w:val="none"/>
                <w:rPrChange w:id="759" w:author="随遇而安" w:date="2023-08-24T08:28:26Z">
                  <w:rPr>
                    <w:rFonts w:ascii="Times New Roman" w:hAnsi="Times New Roman" w:cs="Times New Roman"/>
                    <w:color w:val="000000"/>
                    <w:kern w:val="0"/>
                    <w:sz w:val="21"/>
                    <w:szCs w:val="21"/>
                  </w:rPr>
                </w:rPrChange>
              </w:rPr>
              <w:t>国内影响</w:t>
            </w:r>
          </w:p>
        </w:tc>
      </w:tr>
    </w:tbl>
    <w:p>
      <w:pPr>
        <w:tabs>
          <w:tab w:val="left" w:pos="993"/>
        </w:tabs>
        <w:ind w:firstLine="480"/>
        <w:rPr>
          <w:rFonts w:ascii="Times New Roman" w:hAnsi="Times New Roman" w:cs="Times New Roman"/>
          <w:szCs w:val="24"/>
          <w:highlight w:val="none"/>
          <w:rPrChange w:id="760"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761" w:author="随遇而安" w:date="2023-08-24T08:28:26Z">
            <w:rPr>
              <w:rFonts w:ascii="Times New Roman" w:hAnsi="Times New Roman" w:cs="Times New Roman"/>
              <w:szCs w:val="24"/>
            </w:rPr>
          </w:rPrChange>
        </w:rPr>
        <w:t>（3）风险指数</w:t>
      </w:r>
    </w:p>
    <w:p>
      <w:pPr>
        <w:tabs>
          <w:tab w:val="left" w:pos="993"/>
        </w:tabs>
        <w:ind w:firstLine="480"/>
        <w:rPr>
          <w:rFonts w:ascii="Times New Roman" w:hAnsi="Times New Roman" w:cs="Times New Roman"/>
          <w:szCs w:val="24"/>
          <w:highlight w:val="none"/>
          <w:rPrChange w:id="762"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763" w:author="随遇而安" w:date="2023-08-24T08:28:26Z">
            <w:rPr>
              <w:rFonts w:ascii="Times New Roman" w:hAnsi="Times New Roman" w:cs="Times New Roman"/>
              <w:szCs w:val="24"/>
            </w:rPr>
          </w:rPrChange>
        </w:rPr>
        <w:t>风险指数（R）=可能性（L）×严重度（S）。</w:t>
      </w:r>
    </w:p>
    <w:p>
      <w:pPr>
        <w:tabs>
          <w:tab w:val="left" w:pos="993"/>
        </w:tabs>
        <w:ind w:firstLine="420"/>
        <w:jc w:val="center"/>
        <w:rPr>
          <w:rFonts w:ascii="Times New Roman" w:hAnsi="Times New Roman" w:cs="Times New Roman"/>
          <w:highlight w:val="none"/>
          <w:rPrChange w:id="764" w:author="随遇而安" w:date="2023-08-24T08:28:26Z">
            <w:rPr>
              <w:rFonts w:ascii="Times New Roman" w:hAnsi="Times New Roman" w:cs="Times New Roman"/>
            </w:rPr>
          </w:rPrChange>
        </w:rPr>
      </w:pPr>
      <w:r>
        <w:rPr>
          <w:rFonts w:ascii="Times New Roman" w:hAnsi="Times New Roman" w:cs="Times New Roman"/>
          <w:sz w:val="21"/>
          <w:highlight w:val="none"/>
          <w:rPrChange w:id="766" w:author="随遇而安" w:date="2023-08-24T08:28:26Z">
            <w:rPr>
              <w:rFonts w:ascii="Times New Roman" w:hAnsi="Times New Roman" w:cs="Times New Roman"/>
              <w:sz w:val="21"/>
            </w:rPr>
          </w:rPrChange>
        </w:rPr>
        <w:drawing>
          <wp:inline distT="0" distB="0" distL="0" distR="0">
            <wp:extent cx="4905375" cy="30575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905375" cy="3057525"/>
                    </a:xfrm>
                    <a:prstGeom prst="rect">
                      <a:avLst/>
                    </a:prstGeom>
                    <a:noFill/>
                    <a:ln>
                      <a:noFill/>
                    </a:ln>
                  </pic:spPr>
                </pic:pic>
              </a:graphicData>
            </a:graphic>
          </wp:inline>
        </w:drawing>
      </w:r>
    </w:p>
    <w:p>
      <w:pPr>
        <w:tabs>
          <w:tab w:val="left" w:pos="993"/>
        </w:tabs>
        <w:ind w:firstLine="480"/>
        <w:rPr>
          <w:rFonts w:ascii="Times New Roman" w:hAnsi="Times New Roman" w:cs="Times New Roman"/>
          <w:szCs w:val="24"/>
          <w:highlight w:val="none"/>
          <w:rPrChange w:id="76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768" w:author="随遇而安" w:date="2023-08-24T08:28:26Z">
            <w:rPr>
              <w:rFonts w:ascii="Times New Roman" w:hAnsi="Times New Roman" w:cs="Times New Roman"/>
              <w:szCs w:val="24"/>
            </w:rPr>
          </w:rPrChange>
        </w:rPr>
        <w:t>3.4.3风险等级</w:t>
      </w:r>
    </w:p>
    <w:p>
      <w:pPr>
        <w:tabs>
          <w:tab w:val="left" w:pos="993"/>
        </w:tabs>
        <w:ind w:firstLine="480"/>
        <w:rPr>
          <w:rFonts w:ascii="Times New Roman" w:hAnsi="Times New Roman" w:cs="Times New Roman"/>
          <w:szCs w:val="24"/>
          <w:highlight w:val="none"/>
          <w:rPrChange w:id="76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770" w:author="随遇而安" w:date="2023-08-24T08:28:26Z">
            <w:rPr>
              <w:rFonts w:ascii="Times New Roman" w:hAnsi="Times New Roman" w:cs="Times New Roman"/>
              <w:szCs w:val="24"/>
            </w:rPr>
          </w:rPrChange>
        </w:rPr>
        <w:t>为了方便使用，</w:t>
      </w:r>
      <w:del w:id="771" w:author="随遇而安" w:date="2023-08-24T08:46:40Z">
        <w:r>
          <w:rPr>
            <w:rFonts w:ascii="Times New Roman" w:hAnsi="Times New Roman" w:cs="Times New Roman"/>
            <w:szCs w:val="24"/>
            <w:highlight w:val="none"/>
            <w:rPrChange w:id="772" w:author="随遇而安" w:date="2023-08-24T08:28:26Z">
              <w:rPr>
                <w:rFonts w:ascii="Times New Roman" w:hAnsi="Times New Roman" w:cs="Times New Roman"/>
                <w:szCs w:val="24"/>
              </w:rPr>
            </w:rPrChange>
          </w:rPr>
          <w:delText>集团</w:delText>
        </w:r>
      </w:del>
      <w:r>
        <w:rPr>
          <w:rFonts w:ascii="Times New Roman" w:hAnsi="Times New Roman" w:cs="Times New Roman"/>
          <w:szCs w:val="24"/>
          <w:highlight w:val="none"/>
          <w:rPrChange w:id="774" w:author="随遇而安" w:date="2023-08-24T08:28:26Z">
            <w:rPr>
              <w:rFonts w:ascii="Times New Roman" w:hAnsi="Times New Roman" w:cs="Times New Roman"/>
              <w:szCs w:val="24"/>
            </w:rPr>
          </w:rPrChange>
        </w:rPr>
        <w:t>将风险等级划分成4个级别，分别对应红、橙、黄、蓝四种颜色。国家规定的危险化学品重大危险源，直接判定为一级风险。</w:t>
      </w:r>
    </w:p>
    <w:tbl>
      <w:tblPr>
        <w:tblStyle w:val="7"/>
        <w:tblW w:w="5000" w:type="pct"/>
        <w:jc w:val="center"/>
        <w:tblLayout w:type="autofit"/>
        <w:tblCellMar>
          <w:top w:w="0" w:type="dxa"/>
          <w:left w:w="108" w:type="dxa"/>
          <w:bottom w:w="0" w:type="dxa"/>
          <w:right w:w="108" w:type="dxa"/>
        </w:tblCellMar>
      </w:tblPr>
      <w:tblGrid>
        <w:gridCol w:w="1345"/>
        <w:gridCol w:w="3722"/>
        <w:gridCol w:w="1652"/>
        <w:gridCol w:w="1803"/>
      </w:tblGrid>
      <w:tr>
        <w:tblPrEx>
          <w:tblCellMar>
            <w:top w:w="0" w:type="dxa"/>
            <w:left w:w="108" w:type="dxa"/>
            <w:bottom w:w="0" w:type="dxa"/>
            <w:right w:w="108" w:type="dxa"/>
          </w:tblCellMar>
        </w:tblPrEx>
        <w:trPr>
          <w:trHeight w:val="810" w:hRule="atLeast"/>
          <w:jc w:val="center"/>
        </w:trPr>
        <w:tc>
          <w:tcPr>
            <w:tcW w:w="789" w:type="pct"/>
            <w:tcBorders>
              <w:top w:val="single" w:color="auto" w:sz="4" w:space="0"/>
              <w:left w:val="single" w:color="auto" w:sz="4" w:space="0"/>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18"/>
                <w:highlight w:val="none"/>
                <w:rPrChange w:id="775" w:author="随遇而安" w:date="2023-08-24T08:28:26Z">
                  <w:rPr>
                    <w:rFonts w:ascii="Times New Roman" w:hAnsi="Times New Roman" w:cs="Times New Roman"/>
                    <w:b/>
                    <w:bCs/>
                    <w:color w:val="FFFFFF"/>
                    <w:kern w:val="0"/>
                    <w:sz w:val="21"/>
                    <w:szCs w:val="18"/>
                  </w:rPr>
                </w:rPrChange>
              </w:rPr>
            </w:pPr>
            <w:r>
              <w:rPr>
                <w:rFonts w:ascii="Times New Roman" w:hAnsi="Times New Roman" w:cs="Times New Roman"/>
                <w:b/>
                <w:bCs/>
                <w:color w:val="FFFFFF"/>
                <w:kern w:val="0"/>
                <w:sz w:val="21"/>
                <w:szCs w:val="18"/>
                <w:highlight w:val="none"/>
                <w:rPrChange w:id="776" w:author="随遇而安" w:date="2023-08-24T08:28:26Z">
                  <w:rPr>
                    <w:rFonts w:ascii="Times New Roman" w:hAnsi="Times New Roman" w:cs="Times New Roman"/>
                    <w:b/>
                    <w:bCs/>
                    <w:color w:val="FFFFFF"/>
                    <w:kern w:val="0"/>
                    <w:sz w:val="21"/>
                    <w:szCs w:val="18"/>
                  </w:rPr>
                </w:rPrChange>
              </w:rPr>
              <w:t>风险度</w:t>
            </w:r>
          </w:p>
        </w:tc>
        <w:tc>
          <w:tcPr>
            <w:tcW w:w="2184" w:type="pct"/>
            <w:tcBorders>
              <w:top w:val="single" w:color="auto" w:sz="4" w:space="0"/>
              <w:left w:val="nil"/>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18"/>
                <w:highlight w:val="none"/>
                <w:rPrChange w:id="777" w:author="随遇而安" w:date="2023-08-24T08:28:26Z">
                  <w:rPr>
                    <w:rFonts w:ascii="Times New Roman" w:hAnsi="Times New Roman" w:cs="Times New Roman"/>
                    <w:b/>
                    <w:bCs/>
                    <w:color w:val="FFFFFF"/>
                    <w:kern w:val="0"/>
                    <w:sz w:val="21"/>
                    <w:szCs w:val="18"/>
                  </w:rPr>
                </w:rPrChange>
              </w:rPr>
            </w:pPr>
            <w:r>
              <w:rPr>
                <w:rFonts w:ascii="Times New Roman" w:hAnsi="Times New Roman" w:cs="Times New Roman"/>
                <w:b/>
                <w:bCs/>
                <w:color w:val="FFFFFF"/>
                <w:kern w:val="0"/>
                <w:sz w:val="21"/>
                <w:szCs w:val="18"/>
                <w:highlight w:val="none"/>
                <w:rPrChange w:id="778" w:author="随遇而安" w:date="2023-08-24T08:28:26Z">
                  <w:rPr>
                    <w:rFonts w:ascii="Times New Roman" w:hAnsi="Times New Roman" w:cs="Times New Roman"/>
                    <w:b/>
                    <w:bCs/>
                    <w:color w:val="FFFFFF"/>
                    <w:kern w:val="0"/>
                    <w:sz w:val="21"/>
                    <w:szCs w:val="18"/>
                  </w:rPr>
                </w:rPrChange>
              </w:rPr>
              <w:t>风险程度</w:t>
            </w:r>
          </w:p>
        </w:tc>
        <w:tc>
          <w:tcPr>
            <w:tcW w:w="969" w:type="pct"/>
            <w:tcBorders>
              <w:top w:val="single" w:color="auto" w:sz="4" w:space="0"/>
              <w:left w:val="nil"/>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18"/>
                <w:highlight w:val="none"/>
                <w:rPrChange w:id="779" w:author="随遇而安" w:date="2023-08-24T08:28:26Z">
                  <w:rPr>
                    <w:rFonts w:ascii="Times New Roman" w:hAnsi="Times New Roman" w:cs="Times New Roman"/>
                    <w:b/>
                    <w:bCs/>
                    <w:color w:val="FFFFFF"/>
                    <w:kern w:val="0"/>
                    <w:sz w:val="21"/>
                    <w:szCs w:val="18"/>
                  </w:rPr>
                </w:rPrChange>
              </w:rPr>
            </w:pPr>
            <w:r>
              <w:rPr>
                <w:rFonts w:ascii="Times New Roman" w:hAnsi="Times New Roman" w:cs="Times New Roman"/>
                <w:b/>
                <w:bCs/>
                <w:color w:val="FFFFFF"/>
                <w:kern w:val="0"/>
                <w:sz w:val="21"/>
                <w:szCs w:val="18"/>
                <w:highlight w:val="none"/>
                <w:rPrChange w:id="780" w:author="随遇而安" w:date="2023-08-24T08:28:26Z">
                  <w:rPr>
                    <w:rFonts w:ascii="Times New Roman" w:hAnsi="Times New Roman" w:cs="Times New Roman"/>
                    <w:b/>
                    <w:bCs/>
                    <w:color w:val="FFFFFF"/>
                    <w:kern w:val="0"/>
                    <w:sz w:val="21"/>
                    <w:szCs w:val="18"/>
                  </w:rPr>
                </w:rPrChange>
              </w:rPr>
              <w:t>风险分级</w:t>
            </w:r>
          </w:p>
        </w:tc>
        <w:tc>
          <w:tcPr>
            <w:tcW w:w="1058" w:type="pct"/>
            <w:tcBorders>
              <w:top w:val="single" w:color="auto" w:sz="4" w:space="0"/>
              <w:left w:val="single" w:color="auto" w:sz="4" w:space="0"/>
              <w:bottom w:val="single" w:color="auto" w:sz="4" w:space="0"/>
              <w:right w:val="single" w:color="auto" w:sz="4" w:space="0"/>
            </w:tcBorders>
            <w:shd w:val="clear" w:color="auto" w:fill="4472C4"/>
            <w:vAlign w:val="center"/>
          </w:tcPr>
          <w:p>
            <w:pPr>
              <w:widowControl/>
              <w:spacing w:line="240" w:lineRule="auto"/>
              <w:ind w:firstLine="0" w:firstLineChars="0"/>
              <w:jc w:val="center"/>
              <w:rPr>
                <w:rFonts w:ascii="Times New Roman" w:hAnsi="Times New Roman" w:cs="Times New Roman"/>
                <w:b/>
                <w:bCs/>
                <w:color w:val="FFFFFF"/>
                <w:kern w:val="0"/>
                <w:sz w:val="21"/>
                <w:szCs w:val="18"/>
                <w:highlight w:val="none"/>
                <w:rPrChange w:id="781" w:author="随遇而安" w:date="2023-08-24T08:28:26Z">
                  <w:rPr>
                    <w:rFonts w:ascii="Times New Roman" w:hAnsi="Times New Roman" w:cs="Times New Roman"/>
                    <w:b/>
                    <w:bCs/>
                    <w:color w:val="FFFFFF"/>
                    <w:kern w:val="0"/>
                    <w:sz w:val="21"/>
                    <w:szCs w:val="18"/>
                  </w:rPr>
                </w:rPrChange>
              </w:rPr>
            </w:pPr>
            <w:r>
              <w:rPr>
                <w:rFonts w:ascii="Times New Roman" w:hAnsi="Times New Roman" w:cs="Times New Roman"/>
                <w:b/>
                <w:bCs/>
                <w:color w:val="FFFFFF"/>
                <w:kern w:val="0"/>
                <w:sz w:val="21"/>
                <w:szCs w:val="18"/>
                <w:highlight w:val="none"/>
                <w:rPrChange w:id="782" w:author="随遇而安" w:date="2023-08-24T08:28:26Z">
                  <w:rPr>
                    <w:rFonts w:ascii="Times New Roman" w:hAnsi="Times New Roman" w:cs="Times New Roman"/>
                    <w:b/>
                    <w:bCs/>
                    <w:color w:val="FFFFFF"/>
                    <w:kern w:val="0"/>
                    <w:sz w:val="21"/>
                    <w:szCs w:val="18"/>
                  </w:rPr>
                </w:rPrChange>
              </w:rPr>
              <w:t>颜色标识</w:t>
            </w:r>
          </w:p>
        </w:tc>
      </w:tr>
      <w:tr>
        <w:tblPrEx>
          <w:tblCellMar>
            <w:top w:w="0" w:type="dxa"/>
            <w:left w:w="108" w:type="dxa"/>
            <w:bottom w:w="0" w:type="dxa"/>
            <w:right w:w="108" w:type="dxa"/>
          </w:tblCellMar>
        </w:tblPrEx>
        <w:trPr>
          <w:trHeight w:val="770" w:hRule="atLeast"/>
          <w:jc w:val="center"/>
        </w:trPr>
        <w:tc>
          <w:tcPr>
            <w:tcW w:w="78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kern w:val="0"/>
                <w:sz w:val="21"/>
                <w:szCs w:val="18"/>
                <w:highlight w:val="none"/>
                <w:rPrChange w:id="783"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784" w:author="随遇而安" w:date="2023-08-24T08:28:26Z">
                  <w:rPr>
                    <w:rFonts w:ascii="Times New Roman" w:hAnsi="Times New Roman" w:cs="Times New Roman"/>
                    <w:kern w:val="0"/>
                    <w:sz w:val="21"/>
                    <w:szCs w:val="18"/>
                  </w:rPr>
                </w:rPrChange>
              </w:rPr>
              <w:t>17-25</w:t>
            </w:r>
          </w:p>
        </w:tc>
        <w:tc>
          <w:tcPr>
            <w:tcW w:w="2184"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785"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786" w:author="随遇而安" w:date="2023-08-24T08:28:26Z">
                  <w:rPr>
                    <w:rFonts w:ascii="Times New Roman" w:hAnsi="Times New Roman" w:cs="Times New Roman"/>
                    <w:kern w:val="0"/>
                    <w:sz w:val="21"/>
                    <w:szCs w:val="18"/>
                  </w:rPr>
                </w:rPrChange>
              </w:rPr>
              <w:t>极其危险</w:t>
            </w:r>
          </w:p>
        </w:tc>
        <w:tc>
          <w:tcPr>
            <w:tcW w:w="96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787"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788" w:author="随遇而安" w:date="2023-08-24T08:28:26Z">
                  <w:rPr>
                    <w:rFonts w:ascii="Times New Roman" w:hAnsi="Times New Roman" w:cs="Times New Roman"/>
                    <w:kern w:val="0"/>
                    <w:sz w:val="21"/>
                    <w:szCs w:val="18"/>
                  </w:rPr>
                </w:rPrChange>
              </w:rPr>
              <w:t>一级风险</w:t>
            </w:r>
          </w:p>
        </w:tc>
        <w:tc>
          <w:tcPr>
            <w:tcW w:w="1058" w:type="pct"/>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18"/>
                <w:szCs w:val="18"/>
                <w:highlight w:val="none"/>
                <w:rPrChange w:id="789" w:author="随遇而安" w:date="2023-08-24T08:28:26Z">
                  <w:rPr>
                    <w:rFonts w:ascii="Times New Roman" w:hAnsi="Times New Roman" w:cs="Times New Roman"/>
                    <w:kern w:val="0"/>
                    <w:sz w:val="18"/>
                    <w:szCs w:val="18"/>
                  </w:rPr>
                </w:rPrChange>
              </w:rPr>
            </w:pPr>
            <w:r>
              <w:rPr>
                <w:rFonts w:ascii="Times New Roman" w:hAnsi="Times New Roman" w:cs="Times New Roman"/>
                <w:kern w:val="0"/>
                <w:sz w:val="18"/>
                <w:szCs w:val="18"/>
                <w:highlight w:val="none"/>
                <w:rPrChange w:id="791" w:author="随遇而安" w:date="2023-08-24T08:28:26Z">
                  <w:rPr>
                    <w:rFonts w:ascii="Times New Roman" w:hAnsi="Times New Roman" w:cs="Times New Roman"/>
                    <w:kern w:val="0"/>
                    <w:sz w:val="18"/>
                    <w:szCs w:val="18"/>
                  </w:rPr>
                </w:rPrChange>
              </w:rPr>
              <mc:AlternateContent>
                <mc:Choice Requires="wps">
                  <w:drawing>
                    <wp:anchor distT="0" distB="0" distL="114300" distR="114300" simplePos="0" relativeHeight="251660288" behindDoc="0" locked="0" layoutInCell="1" allowOverlap="1">
                      <wp:simplePos x="0" y="0"/>
                      <wp:positionH relativeFrom="column">
                        <wp:posOffset>279400</wp:posOffset>
                      </wp:positionH>
                      <wp:positionV relativeFrom="paragraph">
                        <wp:posOffset>175260</wp:posOffset>
                      </wp:positionV>
                      <wp:extent cx="447675" cy="195580"/>
                      <wp:effectExtent l="0" t="1270" r="635" b="3175"/>
                      <wp:wrapNone/>
                      <wp:docPr id="43" name="矩形 43"/>
                      <wp:cNvGraphicFramePr/>
                      <a:graphic xmlns:a="http://schemas.openxmlformats.org/drawingml/2006/main">
                        <a:graphicData uri="http://schemas.microsoft.com/office/word/2010/wordprocessingShape">
                          <wps:wsp>
                            <wps:cNvSpPr>
                              <a:spLocks noChangeArrowheads="1"/>
                            </wps:cNvSpPr>
                            <wps:spPr bwMode="auto">
                              <a:xfrm>
                                <a:off x="0" y="0"/>
                                <a:ext cx="447675" cy="195580"/>
                              </a:xfrm>
                              <a:prstGeom prst="rect">
                                <a:avLst/>
                              </a:prstGeom>
                              <a:solidFill>
                                <a:srgbClr val="FF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pt;margin-top:13.8pt;height:15.4pt;width:35.25pt;z-index:251660288;mso-width-relative:page;mso-height-relative:page;" fillcolor="#FF0000" filled="t" stroked="f" coordsize="21600,21600" o:gfxdata="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7Ei9dUAAAAI&#10;AQAADwAAAAAAAAABACAAAAAiAAAAZHJzL2Rvd25yZXYueG1sUEsBAhQAFAAAAAgAh07iQEzec6wf&#10;AgAAJwQAAA4AAAAAAAAAAQAgAAAAJAEAAGRycy9lMm9Eb2MueG1sUEsFBgAAAAAGAAYAWQEAALUF&#10;AAAAAA==&#10;">
                      <v:fill on="t" focussize="0,0"/>
                      <v:stroke on="f"/>
                      <v:imagedata o:title=""/>
                      <o:lock v:ext="edit" aspectratio="f"/>
                    </v:rect>
                  </w:pict>
                </mc:Fallback>
              </mc:AlternateContent>
            </w:r>
          </w:p>
        </w:tc>
      </w:tr>
      <w:tr>
        <w:tblPrEx>
          <w:tblCellMar>
            <w:top w:w="0" w:type="dxa"/>
            <w:left w:w="108" w:type="dxa"/>
            <w:bottom w:w="0" w:type="dxa"/>
            <w:right w:w="108" w:type="dxa"/>
          </w:tblCellMar>
        </w:tblPrEx>
        <w:trPr>
          <w:trHeight w:val="708" w:hRule="atLeast"/>
          <w:jc w:val="center"/>
        </w:trPr>
        <w:tc>
          <w:tcPr>
            <w:tcW w:w="78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kern w:val="0"/>
                <w:sz w:val="21"/>
                <w:szCs w:val="18"/>
                <w:highlight w:val="none"/>
                <w:rPrChange w:id="792"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793" w:author="随遇而安" w:date="2023-08-24T08:28:26Z">
                  <w:rPr>
                    <w:rFonts w:ascii="Times New Roman" w:hAnsi="Times New Roman" w:cs="Times New Roman"/>
                    <w:kern w:val="0"/>
                    <w:sz w:val="21"/>
                    <w:szCs w:val="18"/>
                  </w:rPr>
                </w:rPrChange>
              </w:rPr>
              <w:t>13-16</w:t>
            </w:r>
          </w:p>
        </w:tc>
        <w:tc>
          <w:tcPr>
            <w:tcW w:w="2184"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794"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795" w:author="随遇而安" w:date="2023-08-24T08:28:26Z">
                  <w:rPr>
                    <w:rFonts w:ascii="Times New Roman" w:hAnsi="Times New Roman" w:cs="Times New Roman"/>
                    <w:kern w:val="0"/>
                    <w:sz w:val="21"/>
                    <w:szCs w:val="18"/>
                  </w:rPr>
                </w:rPrChange>
              </w:rPr>
              <w:t>高度危险</w:t>
            </w:r>
          </w:p>
        </w:tc>
        <w:tc>
          <w:tcPr>
            <w:tcW w:w="96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796"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797" w:author="随遇而安" w:date="2023-08-24T08:28:26Z">
                  <w:rPr>
                    <w:rFonts w:ascii="Times New Roman" w:hAnsi="Times New Roman" w:cs="Times New Roman"/>
                    <w:kern w:val="0"/>
                    <w:sz w:val="21"/>
                    <w:szCs w:val="18"/>
                  </w:rPr>
                </w:rPrChange>
              </w:rPr>
              <w:t>二级风险</w:t>
            </w:r>
          </w:p>
        </w:tc>
        <w:tc>
          <w:tcPr>
            <w:tcW w:w="1058" w:type="pct"/>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18"/>
                <w:szCs w:val="18"/>
                <w:highlight w:val="none"/>
                <w:rPrChange w:id="798" w:author="随遇而安" w:date="2023-08-24T08:28:26Z">
                  <w:rPr>
                    <w:rFonts w:ascii="Times New Roman" w:hAnsi="Times New Roman" w:cs="Times New Roman"/>
                    <w:kern w:val="0"/>
                    <w:sz w:val="18"/>
                    <w:szCs w:val="18"/>
                  </w:rPr>
                </w:rPrChange>
              </w:rPr>
            </w:pPr>
            <w:r>
              <w:rPr>
                <w:rFonts w:ascii="Times New Roman" w:hAnsi="Times New Roman" w:cs="Times New Roman"/>
                <w:kern w:val="0"/>
                <w:sz w:val="18"/>
                <w:szCs w:val="18"/>
                <w:highlight w:val="none"/>
                <w:rPrChange w:id="800" w:author="随遇而安" w:date="2023-08-24T08:28:26Z">
                  <w:rPr>
                    <w:rFonts w:ascii="Times New Roman" w:hAnsi="Times New Roman" w:cs="Times New Roman"/>
                    <w:kern w:val="0"/>
                    <w:sz w:val="18"/>
                    <w:szCs w:val="18"/>
                  </w:rPr>
                </w:rPrChange>
              </w:rPr>
              <mc:AlternateContent>
                <mc:Choice Requires="wps">
                  <w:drawing>
                    <wp:anchor distT="0" distB="0" distL="114300" distR="114300" simplePos="0" relativeHeight="251662336" behindDoc="0" locked="0" layoutInCell="1" allowOverlap="1">
                      <wp:simplePos x="0" y="0"/>
                      <wp:positionH relativeFrom="column">
                        <wp:posOffset>279400</wp:posOffset>
                      </wp:positionH>
                      <wp:positionV relativeFrom="paragraph">
                        <wp:posOffset>115570</wp:posOffset>
                      </wp:positionV>
                      <wp:extent cx="447675" cy="195580"/>
                      <wp:effectExtent l="0" t="0" r="635" b="0"/>
                      <wp:wrapNone/>
                      <wp:docPr id="42" name="矩形 42"/>
                      <wp:cNvGraphicFramePr/>
                      <a:graphic xmlns:a="http://schemas.openxmlformats.org/drawingml/2006/main">
                        <a:graphicData uri="http://schemas.microsoft.com/office/word/2010/wordprocessingShape">
                          <wps:wsp>
                            <wps:cNvSpPr>
                              <a:spLocks noChangeArrowheads="1"/>
                            </wps:cNvSpPr>
                            <wps:spPr bwMode="auto">
                              <a:xfrm>
                                <a:off x="0" y="0"/>
                                <a:ext cx="447675" cy="195580"/>
                              </a:xfrm>
                              <a:prstGeom prst="rect">
                                <a:avLst/>
                              </a:prstGeom>
                              <a:solidFill>
                                <a:srgbClr val="FF99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pt;margin-top:9.1pt;height:15.4pt;width:35.25pt;z-index:251662336;mso-width-relative:page;mso-height-relative:page;" fillcolor="#FF9900" filled="t" stroked="f" coordsize="21600,21600" o:gfxdata="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apWAzVAAAACAEA&#10;AA8AAAAAAAAAAQAgAAAAIgAAAGRycy9kb3ducmV2LnhtbFBLAQIUABQAAAAIAIdO4kDf5122HQIA&#10;ACcEAAAOAAAAAAAAAAEAIAAAACQBAABkcnMvZTJvRG9jLnhtbFBLBQYAAAAABgAGAFkBAACzBQAA&#10;AAA=&#10;">
                      <v:fill on="t" focussize="0,0"/>
                      <v:stroke on="f"/>
                      <v:imagedata o:title=""/>
                      <o:lock v:ext="edit" aspectratio="f"/>
                    </v:rect>
                  </w:pict>
                </mc:Fallback>
              </mc:AlternateContent>
            </w:r>
          </w:p>
        </w:tc>
      </w:tr>
      <w:tr>
        <w:tblPrEx>
          <w:tblCellMar>
            <w:top w:w="0" w:type="dxa"/>
            <w:left w:w="108" w:type="dxa"/>
            <w:bottom w:w="0" w:type="dxa"/>
            <w:right w:w="108" w:type="dxa"/>
          </w:tblCellMar>
        </w:tblPrEx>
        <w:trPr>
          <w:trHeight w:val="810" w:hRule="atLeast"/>
          <w:jc w:val="center"/>
        </w:trPr>
        <w:tc>
          <w:tcPr>
            <w:tcW w:w="78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kern w:val="0"/>
                <w:sz w:val="21"/>
                <w:szCs w:val="18"/>
                <w:highlight w:val="none"/>
                <w:rPrChange w:id="801"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802" w:author="随遇而安" w:date="2023-08-24T08:28:26Z">
                  <w:rPr>
                    <w:rFonts w:ascii="Times New Roman" w:hAnsi="Times New Roman" w:cs="Times New Roman"/>
                    <w:kern w:val="0"/>
                    <w:sz w:val="21"/>
                    <w:szCs w:val="18"/>
                  </w:rPr>
                </w:rPrChange>
              </w:rPr>
              <w:t>8-12</w:t>
            </w:r>
          </w:p>
        </w:tc>
        <w:tc>
          <w:tcPr>
            <w:tcW w:w="2184"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803"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804" w:author="随遇而安" w:date="2023-08-24T08:28:26Z">
                  <w:rPr>
                    <w:rFonts w:ascii="Times New Roman" w:hAnsi="Times New Roman" w:cs="Times New Roman"/>
                    <w:kern w:val="0"/>
                    <w:sz w:val="21"/>
                    <w:szCs w:val="18"/>
                  </w:rPr>
                </w:rPrChange>
              </w:rPr>
              <w:t xml:space="preserve">比较危险 </w:t>
            </w:r>
          </w:p>
        </w:tc>
        <w:tc>
          <w:tcPr>
            <w:tcW w:w="96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805"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806" w:author="随遇而安" w:date="2023-08-24T08:28:26Z">
                  <w:rPr>
                    <w:rFonts w:ascii="Times New Roman" w:hAnsi="Times New Roman" w:cs="Times New Roman"/>
                    <w:kern w:val="0"/>
                    <w:sz w:val="21"/>
                    <w:szCs w:val="18"/>
                  </w:rPr>
                </w:rPrChange>
              </w:rPr>
              <w:t>三级风险</w:t>
            </w:r>
          </w:p>
        </w:tc>
        <w:tc>
          <w:tcPr>
            <w:tcW w:w="1058" w:type="pct"/>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18"/>
                <w:szCs w:val="18"/>
                <w:highlight w:val="none"/>
                <w:rPrChange w:id="807" w:author="随遇而安" w:date="2023-08-24T08:28:26Z">
                  <w:rPr>
                    <w:rFonts w:ascii="Times New Roman" w:hAnsi="Times New Roman" w:cs="Times New Roman"/>
                    <w:kern w:val="0"/>
                    <w:sz w:val="18"/>
                    <w:szCs w:val="18"/>
                  </w:rPr>
                </w:rPrChange>
              </w:rPr>
            </w:pPr>
            <w:r>
              <w:rPr>
                <w:rFonts w:ascii="Times New Roman" w:hAnsi="Times New Roman" w:cs="Times New Roman"/>
                <w:kern w:val="0"/>
                <w:sz w:val="18"/>
                <w:szCs w:val="18"/>
                <w:highlight w:val="none"/>
                <w:rPrChange w:id="809" w:author="随遇而安" w:date="2023-08-24T08:28:26Z">
                  <w:rPr>
                    <w:rFonts w:ascii="Times New Roman" w:hAnsi="Times New Roman" w:cs="Times New Roman"/>
                    <w:kern w:val="0"/>
                    <w:sz w:val="18"/>
                    <w:szCs w:val="18"/>
                  </w:rPr>
                </w:rPrChange>
              </w:rPr>
              <mc:AlternateContent>
                <mc:Choice Requires="wps">
                  <w:drawing>
                    <wp:anchor distT="0" distB="0" distL="114300" distR="114300" simplePos="0" relativeHeight="251661312" behindDoc="0" locked="0" layoutInCell="1" allowOverlap="1">
                      <wp:simplePos x="0" y="0"/>
                      <wp:positionH relativeFrom="column">
                        <wp:posOffset>279400</wp:posOffset>
                      </wp:positionH>
                      <wp:positionV relativeFrom="paragraph">
                        <wp:posOffset>120015</wp:posOffset>
                      </wp:positionV>
                      <wp:extent cx="447675" cy="195580"/>
                      <wp:effectExtent l="0" t="1905" r="635" b="2540"/>
                      <wp:wrapNone/>
                      <wp:docPr id="14" name="矩形 14"/>
                      <wp:cNvGraphicFramePr/>
                      <a:graphic xmlns:a="http://schemas.openxmlformats.org/drawingml/2006/main">
                        <a:graphicData uri="http://schemas.microsoft.com/office/word/2010/wordprocessingShape">
                          <wps:wsp>
                            <wps:cNvSpPr>
                              <a:spLocks noChangeArrowheads="1"/>
                            </wps:cNvSpPr>
                            <wps:spPr bwMode="auto">
                              <a:xfrm>
                                <a:off x="0" y="0"/>
                                <a:ext cx="447675" cy="195580"/>
                              </a:xfrm>
                              <a:prstGeom prst="rect">
                                <a:avLst/>
                              </a:prstGeom>
                              <a:solidFill>
                                <a:srgbClr val="FFFF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pt;margin-top:9.45pt;height:15.4pt;width:35.25pt;z-index:251661312;mso-width-relative:page;mso-height-relative:page;" fillcolor="#FFFF00" filled="t" stroked="f" coordsize="21600,21600" o:gfxdata="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HpZdF1gAAAAgB&#10;AAAPAAAAAAAAAAEAIAAAACIAAABkcnMvZG93bnJldi54bWxQSwECFAAUAAAACACHTuJADjTB1x0C&#10;AAAnBAAADgAAAAAAAAABACAAAAAlAQAAZHJzL2Uyb0RvYy54bWxQSwUGAAAAAAYABgBZAQAAtAUA&#10;AAAA&#10;">
                      <v:fill on="t" focussize="0,0"/>
                      <v:stroke on="f"/>
                      <v:imagedata o:title=""/>
                      <o:lock v:ext="edit" aspectratio="f"/>
                    </v:rect>
                  </w:pict>
                </mc:Fallback>
              </mc:AlternateContent>
            </w:r>
          </w:p>
        </w:tc>
      </w:tr>
      <w:tr>
        <w:tblPrEx>
          <w:tblCellMar>
            <w:top w:w="0" w:type="dxa"/>
            <w:left w:w="108" w:type="dxa"/>
            <w:bottom w:w="0" w:type="dxa"/>
            <w:right w:w="108" w:type="dxa"/>
          </w:tblCellMar>
        </w:tblPrEx>
        <w:trPr>
          <w:trHeight w:val="810" w:hRule="atLeast"/>
          <w:jc w:val="center"/>
        </w:trPr>
        <w:tc>
          <w:tcPr>
            <w:tcW w:w="78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firstLineChars="0"/>
              <w:jc w:val="center"/>
              <w:rPr>
                <w:rFonts w:ascii="Times New Roman" w:hAnsi="Times New Roman" w:cs="Times New Roman"/>
                <w:kern w:val="0"/>
                <w:sz w:val="21"/>
                <w:szCs w:val="18"/>
                <w:highlight w:val="none"/>
                <w:rPrChange w:id="810"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811" w:author="随遇而安" w:date="2023-08-24T08:28:26Z">
                  <w:rPr>
                    <w:rFonts w:ascii="Times New Roman" w:hAnsi="Times New Roman" w:cs="Times New Roman"/>
                    <w:kern w:val="0"/>
                    <w:sz w:val="21"/>
                    <w:szCs w:val="18"/>
                  </w:rPr>
                </w:rPrChange>
              </w:rPr>
              <w:t>1-7</w:t>
            </w:r>
          </w:p>
        </w:tc>
        <w:tc>
          <w:tcPr>
            <w:tcW w:w="2184"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812"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813" w:author="随遇而安" w:date="2023-08-24T08:28:26Z">
                  <w:rPr>
                    <w:rFonts w:ascii="Times New Roman" w:hAnsi="Times New Roman" w:cs="Times New Roman"/>
                    <w:kern w:val="0"/>
                    <w:sz w:val="21"/>
                    <w:szCs w:val="18"/>
                  </w:rPr>
                </w:rPrChange>
              </w:rPr>
              <w:t xml:space="preserve">一般危险 </w:t>
            </w:r>
          </w:p>
        </w:tc>
        <w:tc>
          <w:tcPr>
            <w:tcW w:w="969" w:type="pct"/>
            <w:tcBorders>
              <w:top w:val="nil"/>
              <w:left w:val="nil"/>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21"/>
                <w:szCs w:val="18"/>
                <w:highlight w:val="none"/>
                <w:rPrChange w:id="814" w:author="随遇而安" w:date="2023-08-24T08:28:26Z">
                  <w:rPr>
                    <w:rFonts w:ascii="Times New Roman" w:hAnsi="Times New Roman" w:cs="Times New Roman"/>
                    <w:kern w:val="0"/>
                    <w:sz w:val="21"/>
                    <w:szCs w:val="18"/>
                  </w:rPr>
                </w:rPrChange>
              </w:rPr>
            </w:pPr>
            <w:r>
              <w:rPr>
                <w:rFonts w:ascii="Times New Roman" w:hAnsi="Times New Roman" w:cs="Times New Roman"/>
                <w:kern w:val="0"/>
                <w:sz w:val="21"/>
                <w:szCs w:val="18"/>
                <w:highlight w:val="none"/>
                <w:rPrChange w:id="815" w:author="随遇而安" w:date="2023-08-24T08:28:26Z">
                  <w:rPr>
                    <w:rFonts w:ascii="Times New Roman" w:hAnsi="Times New Roman" w:cs="Times New Roman"/>
                    <w:kern w:val="0"/>
                    <w:sz w:val="21"/>
                    <w:szCs w:val="18"/>
                  </w:rPr>
                </w:rPrChange>
              </w:rPr>
              <w:t>四级风险</w:t>
            </w:r>
          </w:p>
        </w:tc>
        <w:tc>
          <w:tcPr>
            <w:tcW w:w="1058" w:type="pct"/>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cs="Times New Roman"/>
                <w:kern w:val="0"/>
                <w:sz w:val="18"/>
                <w:szCs w:val="18"/>
                <w:highlight w:val="none"/>
                <w:rPrChange w:id="816" w:author="随遇而安" w:date="2023-08-24T08:28:26Z">
                  <w:rPr>
                    <w:rFonts w:ascii="Times New Roman" w:hAnsi="Times New Roman" w:cs="Times New Roman"/>
                    <w:kern w:val="0"/>
                    <w:sz w:val="18"/>
                    <w:szCs w:val="18"/>
                  </w:rPr>
                </w:rPrChange>
              </w:rPr>
            </w:pPr>
            <w:r>
              <w:rPr>
                <w:rFonts w:ascii="Times New Roman" w:hAnsi="Times New Roman" w:cs="Times New Roman"/>
                <w:kern w:val="0"/>
                <w:sz w:val="18"/>
                <w:szCs w:val="18"/>
                <w:highlight w:val="none"/>
                <w:rPrChange w:id="818" w:author="随遇而安" w:date="2023-08-24T08:28:26Z">
                  <w:rPr>
                    <w:rFonts w:ascii="Times New Roman" w:hAnsi="Times New Roman" w:cs="Times New Roman"/>
                    <w:kern w:val="0"/>
                    <w:sz w:val="18"/>
                    <w:szCs w:val="18"/>
                  </w:rPr>
                </w:rPrChange>
              </w:rPr>
              <mc:AlternateContent>
                <mc:Choice Requires="wps">
                  <w:drawing>
                    <wp:anchor distT="0" distB="0" distL="114300" distR="114300" simplePos="0" relativeHeight="251663360" behindDoc="0" locked="0" layoutInCell="1" allowOverlap="1">
                      <wp:simplePos x="0" y="0"/>
                      <wp:positionH relativeFrom="column">
                        <wp:posOffset>283210</wp:posOffset>
                      </wp:positionH>
                      <wp:positionV relativeFrom="paragraph">
                        <wp:posOffset>128905</wp:posOffset>
                      </wp:positionV>
                      <wp:extent cx="447675" cy="195580"/>
                      <wp:effectExtent l="3175" t="0" r="0" b="0"/>
                      <wp:wrapNone/>
                      <wp:docPr id="10" name="矩形 10"/>
                      <wp:cNvGraphicFramePr/>
                      <a:graphic xmlns:a="http://schemas.openxmlformats.org/drawingml/2006/main">
                        <a:graphicData uri="http://schemas.microsoft.com/office/word/2010/wordprocessingShape">
                          <wps:wsp>
                            <wps:cNvSpPr>
                              <a:spLocks noChangeArrowheads="1"/>
                            </wps:cNvSpPr>
                            <wps:spPr bwMode="auto">
                              <a:xfrm>
                                <a:off x="0" y="0"/>
                                <a:ext cx="447675" cy="195580"/>
                              </a:xfrm>
                              <a:prstGeom prst="rect">
                                <a:avLst/>
                              </a:prstGeom>
                              <a:solidFill>
                                <a:srgbClr val="00B0F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3pt;margin-top:10.15pt;height:15.4pt;width:35.25pt;z-index:251663360;mso-width-relative:page;mso-height-relative:page;" fillcolor="#00B0F0" filled="t" stroked="f" coordsize="21600,21600" o:gfxdata="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2s5u9cAAAAI&#10;AQAADwAAAAAAAAABACAAAAAiAAAAZHJzL2Rvd25yZXYueG1sUEsBAhQAFAAAAAgAh07iQFUOrWkd&#10;AgAAJwQAAA4AAAAAAAAAAQAgAAAAJgEAAGRycy9lMm9Eb2MueG1sUEsFBgAAAAAGAAYAWQEAALUF&#10;AAAAAA==&#10;">
                      <v:fill on="t" focussize="0,0"/>
                      <v:stroke on="f"/>
                      <v:imagedata o:title=""/>
                      <o:lock v:ext="edit" aspectratio="f"/>
                    </v:rect>
                  </w:pict>
                </mc:Fallback>
              </mc:AlternateContent>
            </w:r>
          </w:p>
        </w:tc>
      </w:tr>
    </w:tbl>
    <w:p>
      <w:pPr>
        <w:tabs>
          <w:tab w:val="left" w:pos="993"/>
        </w:tabs>
        <w:ind w:firstLine="480"/>
        <w:rPr>
          <w:rFonts w:ascii="Times New Roman" w:hAnsi="Times New Roman" w:cs="Times New Roman"/>
          <w:szCs w:val="24"/>
          <w:highlight w:val="none"/>
          <w:rPrChange w:id="81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20" w:author="随遇而安" w:date="2023-08-24T08:28:26Z">
            <w:rPr>
              <w:rFonts w:ascii="Times New Roman" w:hAnsi="Times New Roman" w:cs="Times New Roman"/>
              <w:szCs w:val="24"/>
            </w:rPr>
          </w:rPrChange>
        </w:rPr>
        <w:t>3.4.4综合管控</w:t>
      </w:r>
    </w:p>
    <w:p>
      <w:pPr>
        <w:tabs>
          <w:tab w:val="left" w:pos="993"/>
        </w:tabs>
        <w:ind w:firstLine="480"/>
        <w:rPr>
          <w:rFonts w:ascii="Times New Roman" w:hAnsi="Times New Roman" w:cs="Times New Roman"/>
          <w:szCs w:val="24"/>
          <w:highlight w:val="none"/>
          <w:rPrChange w:id="82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22" w:author="随遇而安" w:date="2023-08-24T08:28:26Z">
            <w:rPr>
              <w:rFonts w:ascii="Times New Roman" w:hAnsi="Times New Roman" w:cs="Times New Roman"/>
              <w:szCs w:val="24"/>
            </w:rPr>
          </w:rPrChange>
        </w:rPr>
        <w:t>结合风险评价等级结果，首先确定相关的危险有害因素及相关管理对象——管理责任人和监督部门；其次要针对危险有害因素制定合理的管控措施；最后通过管理对象进行相关措施的执行，以便控制和消除危险有害因素。</w:t>
      </w:r>
    </w:p>
    <w:p>
      <w:pPr>
        <w:tabs>
          <w:tab w:val="left" w:pos="993"/>
        </w:tabs>
        <w:ind w:firstLine="480"/>
        <w:rPr>
          <w:rFonts w:ascii="Times New Roman" w:hAnsi="Times New Roman" w:cs="Times New Roman"/>
          <w:szCs w:val="24"/>
          <w:highlight w:val="none"/>
          <w:rPrChange w:id="82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24" w:author="随遇而安" w:date="2023-08-24T08:28:26Z">
            <w:rPr>
              <w:rFonts w:ascii="Times New Roman" w:hAnsi="Times New Roman" w:cs="Times New Roman"/>
              <w:szCs w:val="24"/>
            </w:rPr>
          </w:rPrChange>
        </w:rPr>
        <w:t>3.4.4.1选择管控措施时，应按以下顺序降低风险：</w:t>
      </w:r>
    </w:p>
    <w:p>
      <w:pPr>
        <w:tabs>
          <w:tab w:val="left" w:pos="993"/>
        </w:tabs>
        <w:ind w:firstLine="480"/>
        <w:rPr>
          <w:rFonts w:ascii="Times New Roman" w:hAnsi="Times New Roman" w:cs="Times New Roman"/>
          <w:szCs w:val="24"/>
          <w:highlight w:val="none"/>
          <w:rPrChange w:id="82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26" w:author="随遇而安" w:date="2023-08-24T08:28:26Z">
            <w:rPr>
              <w:rFonts w:ascii="Times New Roman" w:hAnsi="Times New Roman" w:cs="Times New Roman"/>
              <w:szCs w:val="24"/>
            </w:rPr>
          </w:rPrChange>
        </w:rPr>
        <w:t>（1）消除，即改进工艺设计以消除危险有害因素，如使用安全物质替代危险物质；</w:t>
      </w:r>
    </w:p>
    <w:p>
      <w:pPr>
        <w:tabs>
          <w:tab w:val="left" w:pos="993"/>
        </w:tabs>
        <w:ind w:firstLine="480"/>
        <w:rPr>
          <w:rFonts w:ascii="Times New Roman" w:hAnsi="Times New Roman" w:cs="Times New Roman"/>
          <w:szCs w:val="24"/>
          <w:highlight w:val="none"/>
          <w:rPrChange w:id="82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28" w:author="随遇而安" w:date="2023-08-24T08:28:26Z">
            <w:rPr>
              <w:rFonts w:ascii="Times New Roman" w:hAnsi="Times New Roman" w:cs="Times New Roman"/>
              <w:szCs w:val="24"/>
            </w:rPr>
          </w:rPrChange>
        </w:rPr>
        <w:t>（2）替代，即用低危害物质替代或降低系统能量，如采用漏电保护器或安全电压等；</w:t>
      </w:r>
    </w:p>
    <w:p>
      <w:pPr>
        <w:tabs>
          <w:tab w:val="left" w:pos="993"/>
        </w:tabs>
        <w:ind w:firstLine="480"/>
        <w:rPr>
          <w:rFonts w:ascii="Times New Roman" w:hAnsi="Times New Roman" w:cs="Times New Roman"/>
          <w:szCs w:val="24"/>
          <w:highlight w:val="none"/>
          <w:rPrChange w:id="82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30" w:author="随遇而安" w:date="2023-08-24T08:28:26Z">
            <w:rPr>
              <w:rFonts w:ascii="Times New Roman" w:hAnsi="Times New Roman" w:cs="Times New Roman"/>
              <w:szCs w:val="24"/>
            </w:rPr>
          </w:rPrChange>
        </w:rPr>
        <w:t>（3）工程控制措施，即采用隔离、屏护和距离防护等控制措施，如安装通风系统、联锁装置、隔声罩等；</w:t>
      </w:r>
    </w:p>
    <w:p>
      <w:pPr>
        <w:tabs>
          <w:tab w:val="left" w:pos="993"/>
        </w:tabs>
        <w:ind w:firstLine="480"/>
        <w:rPr>
          <w:rFonts w:ascii="Times New Roman" w:hAnsi="Times New Roman" w:cs="Times New Roman"/>
          <w:szCs w:val="24"/>
          <w:highlight w:val="none"/>
          <w:rPrChange w:id="83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32" w:author="随遇而安" w:date="2023-08-24T08:28:26Z">
            <w:rPr>
              <w:rFonts w:ascii="Times New Roman" w:hAnsi="Times New Roman" w:cs="Times New Roman"/>
              <w:szCs w:val="24"/>
            </w:rPr>
          </w:rPrChange>
        </w:rPr>
        <w:t>（4）标志、警告和（或）管理控制措施，即采用安全标志、危险区域标识、报警器、或制定程序、安全操作规程、作业指导书、教育培训等管理措施规范人的行为；</w:t>
      </w:r>
    </w:p>
    <w:p>
      <w:pPr>
        <w:tabs>
          <w:tab w:val="left" w:pos="993"/>
        </w:tabs>
        <w:ind w:firstLine="480"/>
        <w:rPr>
          <w:rFonts w:ascii="Times New Roman" w:hAnsi="Times New Roman" w:cs="Times New Roman"/>
          <w:szCs w:val="24"/>
          <w:highlight w:val="none"/>
          <w:rPrChange w:id="83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34" w:author="随遇而安" w:date="2023-08-24T08:28:26Z">
            <w:rPr>
              <w:rFonts w:ascii="Times New Roman" w:hAnsi="Times New Roman" w:cs="Times New Roman"/>
              <w:szCs w:val="24"/>
            </w:rPr>
          </w:rPrChange>
        </w:rPr>
        <w:t>（5）个体防护设备，即其它管控措施均已考虑过后，作为最终手段，采用个体防护设备，如安全防护眼镜、听力保护器具、面罩、安全带和安全索、口罩和手套。</w:t>
      </w:r>
    </w:p>
    <w:p>
      <w:pPr>
        <w:tabs>
          <w:tab w:val="left" w:pos="993"/>
        </w:tabs>
        <w:ind w:firstLine="480"/>
        <w:rPr>
          <w:rFonts w:ascii="Times New Roman" w:hAnsi="Times New Roman" w:cs="Times New Roman"/>
          <w:szCs w:val="24"/>
          <w:highlight w:val="none"/>
          <w:rPrChange w:id="83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36" w:author="随遇而安" w:date="2023-08-24T08:28:26Z">
            <w:rPr>
              <w:rFonts w:ascii="Times New Roman" w:hAnsi="Times New Roman" w:cs="Times New Roman"/>
              <w:szCs w:val="24"/>
            </w:rPr>
          </w:rPrChange>
        </w:rPr>
        <w:t>3.4.4.2管控措施实施前，应针对以下内容进行评审：</w:t>
      </w:r>
    </w:p>
    <w:p>
      <w:pPr>
        <w:tabs>
          <w:tab w:val="left" w:pos="993"/>
        </w:tabs>
        <w:ind w:firstLine="480"/>
        <w:rPr>
          <w:rFonts w:ascii="Times New Roman" w:hAnsi="Times New Roman" w:cs="Times New Roman"/>
          <w:szCs w:val="24"/>
          <w:highlight w:val="none"/>
          <w:rPrChange w:id="83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38" w:author="随遇而安" w:date="2023-08-24T08:28:26Z">
            <w:rPr>
              <w:rFonts w:ascii="Times New Roman" w:hAnsi="Times New Roman" w:cs="Times New Roman"/>
              <w:szCs w:val="24"/>
            </w:rPr>
          </w:rPrChange>
        </w:rPr>
        <w:t>（1）管控措施的确定是否会使风险降低到可接受的水平；</w:t>
      </w:r>
    </w:p>
    <w:p>
      <w:pPr>
        <w:tabs>
          <w:tab w:val="left" w:pos="993"/>
        </w:tabs>
        <w:ind w:firstLine="480"/>
        <w:rPr>
          <w:rFonts w:ascii="Times New Roman" w:hAnsi="Times New Roman" w:cs="Times New Roman"/>
          <w:szCs w:val="24"/>
          <w:highlight w:val="none"/>
          <w:rPrChange w:id="83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40" w:author="随遇而安" w:date="2023-08-24T08:28:26Z">
            <w:rPr>
              <w:rFonts w:ascii="Times New Roman" w:hAnsi="Times New Roman" w:cs="Times New Roman"/>
              <w:szCs w:val="24"/>
            </w:rPr>
          </w:rPrChange>
        </w:rPr>
        <w:t>（2）是否会产生新的危险有害因素；</w:t>
      </w:r>
    </w:p>
    <w:p>
      <w:pPr>
        <w:tabs>
          <w:tab w:val="left" w:pos="993"/>
        </w:tabs>
        <w:ind w:firstLine="480"/>
        <w:rPr>
          <w:rFonts w:ascii="Times New Roman" w:hAnsi="Times New Roman" w:cs="Times New Roman"/>
          <w:szCs w:val="24"/>
          <w:highlight w:val="none"/>
          <w:rPrChange w:id="84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42" w:author="随遇而安" w:date="2023-08-24T08:28:26Z">
            <w:rPr>
              <w:rFonts w:ascii="Times New Roman" w:hAnsi="Times New Roman" w:cs="Times New Roman"/>
              <w:szCs w:val="24"/>
            </w:rPr>
          </w:rPrChange>
        </w:rPr>
        <w:t>（3）是否已选定了投资效果最佳的解决方案。</w:t>
      </w:r>
    </w:p>
    <w:p>
      <w:pPr>
        <w:tabs>
          <w:tab w:val="left" w:pos="993"/>
        </w:tabs>
        <w:ind w:firstLine="480"/>
        <w:rPr>
          <w:rFonts w:ascii="Times New Roman" w:hAnsi="Times New Roman" w:cs="Times New Roman"/>
          <w:szCs w:val="24"/>
          <w:highlight w:val="none"/>
          <w:rPrChange w:id="84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44" w:author="随遇而安" w:date="2023-08-24T08:28:26Z">
            <w:rPr>
              <w:rFonts w:ascii="Times New Roman" w:hAnsi="Times New Roman" w:cs="Times New Roman"/>
              <w:szCs w:val="24"/>
            </w:rPr>
          </w:rPrChange>
        </w:rPr>
        <w:t>3.4.4.3综合管控措施的实施</w:t>
      </w:r>
    </w:p>
    <w:p>
      <w:pPr>
        <w:tabs>
          <w:tab w:val="left" w:pos="993"/>
        </w:tabs>
        <w:ind w:firstLine="480"/>
        <w:rPr>
          <w:rFonts w:ascii="Times New Roman" w:hAnsi="Times New Roman" w:cs="Times New Roman"/>
          <w:szCs w:val="24"/>
          <w:highlight w:val="none"/>
          <w:rPrChange w:id="84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46" w:author="随遇而安" w:date="2023-08-24T08:28:26Z">
            <w:rPr>
              <w:rFonts w:ascii="Times New Roman" w:hAnsi="Times New Roman" w:cs="Times New Roman"/>
              <w:szCs w:val="24"/>
            </w:rPr>
          </w:rPrChange>
        </w:rPr>
        <w:t>（1）管控措施由风险所属主管部门制定并组织实施，并报本单位安全主管部门备案。</w:t>
      </w:r>
    </w:p>
    <w:p>
      <w:pPr>
        <w:tabs>
          <w:tab w:val="left" w:pos="993"/>
        </w:tabs>
        <w:ind w:firstLine="480"/>
        <w:rPr>
          <w:rFonts w:ascii="Times New Roman" w:hAnsi="Times New Roman" w:cs="Times New Roman"/>
          <w:szCs w:val="24"/>
          <w:highlight w:val="none"/>
          <w:rPrChange w:id="84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48" w:author="随遇而安" w:date="2023-08-24T08:28:26Z">
            <w:rPr>
              <w:rFonts w:ascii="Times New Roman" w:hAnsi="Times New Roman" w:cs="Times New Roman"/>
              <w:szCs w:val="24"/>
            </w:rPr>
          </w:rPrChange>
        </w:rPr>
        <w:t>（2）风险所在单位安全主管部门及业务主管部门负责监督检查本单位管控措施的落实情况，及时纠正不符合项。</w:t>
      </w:r>
    </w:p>
    <w:p>
      <w:pPr>
        <w:pStyle w:val="11"/>
        <w:ind w:firstLine="480"/>
        <w:rPr>
          <w:rFonts w:ascii="Times New Roman" w:hAnsi="Times New Roman" w:cs="Times New Roman"/>
          <w:szCs w:val="24"/>
          <w:highlight w:val="none"/>
          <w:rPrChange w:id="849"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50" w:author="随遇而安" w:date="2023-08-24T08:28:26Z">
            <w:rPr>
              <w:rFonts w:ascii="Times New Roman" w:hAnsi="Times New Roman" w:cs="Times New Roman"/>
              <w:szCs w:val="24"/>
            </w:rPr>
          </w:rPrChange>
        </w:rPr>
        <w:t>3.5教育培训及档案管理</w:t>
      </w:r>
    </w:p>
    <w:p>
      <w:pPr>
        <w:tabs>
          <w:tab w:val="left" w:pos="993"/>
        </w:tabs>
        <w:ind w:firstLine="480"/>
        <w:rPr>
          <w:rFonts w:ascii="Times New Roman" w:hAnsi="Times New Roman" w:cs="Times New Roman"/>
          <w:szCs w:val="24"/>
          <w:highlight w:val="none"/>
          <w:rPrChange w:id="851"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52" w:author="随遇而安" w:date="2023-08-24T08:28:26Z">
            <w:rPr>
              <w:rFonts w:ascii="Times New Roman" w:hAnsi="Times New Roman" w:cs="Times New Roman"/>
              <w:szCs w:val="24"/>
            </w:rPr>
          </w:rPrChange>
        </w:rPr>
        <w:t>3.5.1教育培训</w:t>
      </w:r>
    </w:p>
    <w:p>
      <w:pPr>
        <w:tabs>
          <w:tab w:val="left" w:pos="993"/>
        </w:tabs>
        <w:ind w:firstLine="480"/>
        <w:rPr>
          <w:rFonts w:ascii="Times New Roman" w:hAnsi="Times New Roman" w:cs="Times New Roman"/>
          <w:szCs w:val="24"/>
          <w:highlight w:val="none"/>
          <w:rPrChange w:id="85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54" w:author="随遇而安" w:date="2023-08-24T08:28:26Z">
            <w:rPr>
              <w:rFonts w:ascii="Times New Roman" w:hAnsi="Times New Roman" w:cs="Times New Roman"/>
              <w:szCs w:val="24"/>
            </w:rPr>
          </w:rPrChange>
        </w:rPr>
        <w:t>各</w:t>
      </w:r>
      <w:del w:id="855" w:author="随遇而安" w:date="2023-08-24T08:47:38Z">
        <w:r>
          <w:rPr>
            <w:rFonts w:ascii="Times New Roman" w:hAnsi="Times New Roman" w:cs="Times New Roman"/>
            <w:szCs w:val="24"/>
            <w:highlight w:val="none"/>
            <w:rPrChange w:id="856" w:author="随遇而安" w:date="2023-08-24T08:28:26Z">
              <w:rPr>
                <w:rFonts w:ascii="Times New Roman" w:hAnsi="Times New Roman" w:cs="Times New Roman"/>
                <w:szCs w:val="24"/>
              </w:rPr>
            </w:rPrChange>
          </w:rPr>
          <w:delText>单位</w:delText>
        </w:r>
      </w:del>
      <w:ins w:id="858" w:author="随遇而安" w:date="2023-08-24T08:47:38Z">
        <w:r>
          <w:rPr>
            <w:rFonts w:hint="eastAsia" w:ascii="Times New Roman" w:hAnsi="Times New Roman" w:cs="Times New Roman"/>
            <w:szCs w:val="24"/>
            <w:highlight w:val="none"/>
            <w:lang w:val="en-US" w:eastAsia="zh-CN"/>
          </w:rPr>
          <w:t>部门</w:t>
        </w:r>
      </w:ins>
      <w:ins w:id="859" w:author="随遇而安" w:date="2023-08-24T08:47:39Z">
        <w:r>
          <w:rPr>
            <w:rFonts w:hint="eastAsia" w:ascii="Times New Roman" w:hAnsi="Times New Roman" w:cs="Times New Roman"/>
            <w:szCs w:val="24"/>
            <w:highlight w:val="none"/>
            <w:lang w:val="en-US" w:eastAsia="zh-CN"/>
          </w:rPr>
          <w:t>（</w:t>
        </w:r>
      </w:ins>
      <w:ins w:id="860" w:author="随遇而安" w:date="2023-08-24T08:47:40Z">
        <w:r>
          <w:rPr>
            <w:rFonts w:hint="eastAsia" w:ascii="Times New Roman" w:hAnsi="Times New Roman" w:cs="Times New Roman"/>
            <w:szCs w:val="24"/>
            <w:highlight w:val="none"/>
            <w:lang w:val="en-US" w:eastAsia="zh-CN"/>
          </w:rPr>
          <w:t>中心</w:t>
        </w:r>
      </w:ins>
      <w:ins w:id="861" w:author="随遇而安" w:date="2023-08-24T08:47:39Z">
        <w:r>
          <w:rPr>
            <w:rFonts w:hint="eastAsia" w:ascii="Times New Roman" w:hAnsi="Times New Roman" w:cs="Times New Roman"/>
            <w:szCs w:val="24"/>
            <w:highlight w:val="none"/>
            <w:lang w:val="en-US" w:eastAsia="zh-CN"/>
          </w:rPr>
          <w:t>）</w:t>
        </w:r>
      </w:ins>
      <w:r>
        <w:rPr>
          <w:rFonts w:ascii="Times New Roman" w:hAnsi="Times New Roman" w:cs="Times New Roman"/>
          <w:szCs w:val="24"/>
          <w:highlight w:val="none"/>
          <w:rPrChange w:id="862" w:author="随遇而安" w:date="2023-08-24T08:28:26Z">
            <w:rPr>
              <w:rFonts w:ascii="Times New Roman" w:hAnsi="Times New Roman" w:cs="Times New Roman"/>
              <w:szCs w:val="24"/>
            </w:rPr>
          </w:rPrChange>
        </w:rPr>
        <w:t>要制定专题教育培训计划，将危险有害因素评价结果告知员工，告知情况要在安全学习记录或培训记录中体现。</w:t>
      </w:r>
    </w:p>
    <w:p>
      <w:pPr>
        <w:tabs>
          <w:tab w:val="left" w:pos="993"/>
        </w:tabs>
        <w:ind w:firstLine="480"/>
        <w:rPr>
          <w:rFonts w:ascii="Times New Roman" w:hAnsi="Times New Roman" w:cs="Times New Roman"/>
          <w:szCs w:val="24"/>
          <w:highlight w:val="none"/>
          <w:rPrChange w:id="863"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64" w:author="随遇而安" w:date="2023-08-24T08:28:26Z">
            <w:rPr>
              <w:rFonts w:ascii="Times New Roman" w:hAnsi="Times New Roman" w:cs="Times New Roman"/>
              <w:szCs w:val="24"/>
            </w:rPr>
          </w:rPrChange>
        </w:rPr>
        <w:t>3.5.2安全档案</w:t>
      </w:r>
    </w:p>
    <w:p>
      <w:pPr>
        <w:tabs>
          <w:tab w:val="left" w:pos="993"/>
        </w:tabs>
        <w:ind w:firstLine="480"/>
        <w:rPr>
          <w:rFonts w:ascii="Times New Roman" w:hAnsi="Times New Roman" w:cs="Times New Roman"/>
          <w:szCs w:val="24"/>
          <w:highlight w:val="none"/>
          <w:rPrChange w:id="86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66" w:author="随遇而安" w:date="2023-08-24T08:28:26Z">
            <w:rPr>
              <w:rFonts w:ascii="Times New Roman" w:hAnsi="Times New Roman" w:cs="Times New Roman"/>
              <w:szCs w:val="24"/>
            </w:rPr>
          </w:rPrChange>
        </w:rPr>
        <w:t>（1）各</w:t>
      </w:r>
      <w:del w:id="867" w:author="随遇而安" w:date="2023-08-24T08:47:54Z">
        <w:r>
          <w:rPr>
            <w:rFonts w:ascii="Times New Roman" w:hAnsi="Times New Roman" w:cs="Times New Roman"/>
            <w:szCs w:val="24"/>
            <w:highlight w:val="none"/>
            <w:rPrChange w:id="868" w:author="随遇而安" w:date="2023-08-24T08:28:26Z">
              <w:rPr>
                <w:rFonts w:ascii="Times New Roman" w:hAnsi="Times New Roman" w:cs="Times New Roman"/>
                <w:szCs w:val="24"/>
              </w:rPr>
            </w:rPrChange>
          </w:rPr>
          <w:delText>单位</w:delText>
        </w:r>
      </w:del>
      <w:ins w:id="870" w:author="随遇而安" w:date="2023-08-24T08:47:54Z">
        <w:r>
          <w:rPr>
            <w:rFonts w:hint="eastAsia" w:ascii="Times New Roman" w:hAnsi="Times New Roman" w:cs="Times New Roman"/>
            <w:szCs w:val="24"/>
            <w:highlight w:val="none"/>
            <w:lang w:val="en-US" w:eastAsia="zh-CN"/>
          </w:rPr>
          <w:t>部门</w:t>
        </w:r>
      </w:ins>
      <w:ins w:id="871" w:author="随遇而安" w:date="2023-08-24T08:47:55Z">
        <w:r>
          <w:rPr>
            <w:rFonts w:hint="eastAsia" w:ascii="Times New Roman" w:hAnsi="Times New Roman" w:cs="Times New Roman"/>
            <w:szCs w:val="24"/>
            <w:highlight w:val="none"/>
            <w:lang w:val="en-US" w:eastAsia="zh-CN"/>
          </w:rPr>
          <w:t>（</w:t>
        </w:r>
      </w:ins>
      <w:ins w:id="872" w:author="随遇而安" w:date="2023-08-24T08:47:56Z">
        <w:r>
          <w:rPr>
            <w:rFonts w:hint="eastAsia" w:ascii="Times New Roman" w:hAnsi="Times New Roman" w:cs="Times New Roman"/>
            <w:szCs w:val="24"/>
            <w:highlight w:val="none"/>
            <w:lang w:val="en-US" w:eastAsia="zh-CN"/>
          </w:rPr>
          <w:t>中心</w:t>
        </w:r>
      </w:ins>
      <w:ins w:id="873" w:author="随遇而安" w:date="2023-08-24T08:47:55Z">
        <w:r>
          <w:rPr>
            <w:rFonts w:hint="eastAsia" w:ascii="Times New Roman" w:hAnsi="Times New Roman" w:cs="Times New Roman"/>
            <w:szCs w:val="24"/>
            <w:highlight w:val="none"/>
            <w:lang w:val="en-US" w:eastAsia="zh-CN"/>
          </w:rPr>
          <w:t>）</w:t>
        </w:r>
      </w:ins>
      <w:r>
        <w:rPr>
          <w:rFonts w:ascii="Times New Roman" w:hAnsi="Times New Roman" w:cs="Times New Roman"/>
          <w:szCs w:val="24"/>
          <w:highlight w:val="none"/>
          <w:rPrChange w:id="874" w:author="随遇而安" w:date="2023-08-24T08:28:26Z">
            <w:rPr>
              <w:rFonts w:ascii="Times New Roman" w:hAnsi="Times New Roman" w:cs="Times New Roman"/>
              <w:szCs w:val="24"/>
            </w:rPr>
          </w:rPrChange>
        </w:rPr>
        <w:t>应在完成危险有害因素评价工作后，及时更新《危险有害因素清单》（见附件1）。</w:t>
      </w:r>
    </w:p>
    <w:p>
      <w:pPr>
        <w:pStyle w:val="11"/>
        <w:ind w:firstLine="480"/>
        <w:rPr>
          <w:rFonts w:ascii="Times New Roman" w:hAnsi="Times New Roman" w:cs="Times New Roman"/>
          <w:szCs w:val="24"/>
          <w:highlight w:val="none"/>
          <w:rPrChange w:id="875"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76" w:author="随遇而安" w:date="2023-08-24T08:28:26Z">
            <w:rPr>
              <w:rFonts w:ascii="Times New Roman" w:hAnsi="Times New Roman" w:cs="Times New Roman"/>
              <w:szCs w:val="24"/>
            </w:rPr>
          </w:rPrChange>
        </w:rPr>
        <w:t>（2）各单位应保存危险有害因素评价工作相关记录，记录至少应保存三年。</w:t>
      </w:r>
    </w:p>
    <w:p>
      <w:pPr>
        <w:widowControl/>
        <w:kinsoku w:val="0"/>
        <w:adjustRightInd w:val="0"/>
        <w:snapToGrid w:val="0"/>
        <w:spacing w:before="116"/>
        <w:ind w:firstLine="0" w:firstLineChars="0"/>
        <w:jc w:val="left"/>
        <w:textAlignment w:val="baseline"/>
        <w:outlineLvl w:val="0"/>
        <w:rPr>
          <w:rFonts w:hint="eastAsia" w:ascii="仿宋" w:hAnsi="仿宋" w:eastAsia="仿宋" w:cs="仿宋"/>
          <w:b/>
          <w:bCs/>
          <w:snapToGrid w:val="0"/>
          <w:color w:val="000000"/>
          <w:spacing w:val="-13"/>
          <w:kern w:val="0"/>
          <w:sz w:val="28"/>
          <w:szCs w:val="24"/>
          <w:highlight w:val="none"/>
          <w:lang w:val="en-US" w:eastAsia="zh-CN"/>
        </w:rPr>
      </w:pPr>
      <w:bookmarkStart w:id="6" w:name="_Toc11197"/>
      <w:bookmarkStart w:id="7" w:name="_Toc24109"/>
      <w:r>
        <w:rPr>
          <w:rFonts w:hint="eastAsia" w:ascii="仿宋" w:hAnsi="仿宋" w:eastAsia="仿宋" w:cs="仿宋"/>
          <w:b/>
          <w:bCs/>
          <w:snapToGrid w:val="0"/>
          <w:color w:val="000000"/>
          <w:spacing w:val="-13"/>
          <w:kern w:val="0"/>
          <w:sz w:val="28"/>
          <w:szCs w:val="24"/>
          <w:highlight w:val="none"/>
          <w:lang w:val="en-US" w:eastAsia="zh-CN"/>
        </w:rPr>
        <w:t>4.附则</w:t>
      </w:r>
      <w:bookmarkEnd w:id="6"/>
      <w:bookmarkEnd w:id="7"/>
    </w:p>
    <w:p>
      <w:pPr>
        <w:tabs>
          <w:tab w:val="center" w:pos="993"/>
        </w:tabs>
        <w:ind w:firstLine="480" w:firstLineChars="0"/>
        <w:rPr>
          <w:rFonts w:ascii="Times New Roman" w:hAnsi="Times New Roman" w:cs="Times New Roman"/>
          <w:szCs w:val="24"/>
          <w:highlight w:val="none"/>
          <w:rPrChange w:id="87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78" w:author="随遇而安" w:date="2023-08-24T08:28:26Z">
            <w:rPr>
              <w:rFonts w:ascii="Times New Roman" w:hAnsi="Times New Roman" w:cs="Times New Roman"/>
              <w:szCs w:val="24"/>
              <w:highlight w:val="yellow"/>
            </w:rPr>
          </w:rPrChange>
        </w:rPr>
        <w:t>4.1本规定由</w:t>
      </w:r>
      <w:del w:id="879" w:author="随遇而安" w:date="2023-08-24T08:48:07Z">
        <w:r>
          <w:rPr>
            <w:rFonts w:ascii="Times New Roman" w:hAnsi="Times New Roman" w:cs="Times New Roman"/>
            <w:szCs w:val="24"/>
            <w:highlight w:val="none"/>
            <w:rPrChange w:id="880" w:author="随遇而安" w:date="2023-08-24T08:28:26Z">
              <w:rPr>
                <w:rFonts w:ascii="Times New Roman" w:hAnsi="Times New Roman" w:cs="Times New Roman"/>
                <w:szCs w:val="24"/>
              </w:rPr>
            </w:rPrChange>
          </w:rPr>
          <w:delText>XXX区域公司</w:delText>
        </w:r>
      </w:del>
      <w:del w:id="882" w:author="随遇而安" w:date="2023-08-24T08:48:07Z">
        <w:r>
          <w:rPr>
            <w:rFonts w:ascii="Times New Roman" w:hAnsi="Times New Roman" w:cs="Times New Roman"/>
            <w:szCs w:val="24"/>
            <w:highlight w:val="none"/>
            <w:rPrChange w:id="883" w:author="随遇而安" w:date="2023-08-24T08:28:26Z">
              <w:rPr>
                <w:rFonts w:ascii="Times New Roman" w:hAnsi="Times New Roman" w:cs="Times New Roman"/>
                <w:szCs w:val="24"/>
                <w:highlight w:val="yellow"/>
              </w:rPr>
            </w:rPrChange>
          </w:rPr>
          <w:delText>运营部</w:delText>
        </w:r>
      </w:del>
      <w:ins w:id="885" w:author="随遇而安" w:date="2023-08-24T08:48:08Z">
        <w:r>
          <w:rPr>
            <w:rFonts w:hint="eastAsia" w:ascii="Times New Roman" w:hAnsi="Times New Roman" w:cs="Times New Roman"/>
            <w:szCs w:val="24"/>
            <w:highlight w:val="none"/>
            <w:lang w:val="en-US" w:eastAsia="zh-CN"/>
          </w:rPr>
          <w:t>安环品质部</w:t>
        </w:r>
      </w:ins>
      <w:r>
        <w:rPr>
          <w:rFonts w:ascii="Times New Roman" w:hAnsi="Times New Roman" w:cs="Times New Roman"/>
          <w:szCs w:val="24"/>
          <w:highlight w:val="none"/>
          <w:rPrChange w:id="886" w:author="随遇而安" w:date="2023-08-24T08:28:26Z">
            <w:rPr>
              <w:rFonts w:ascii="Times New Roman" w:hAnsi="Times New Roman" w:cs="Times New Roman"/>
              <w:szCs w:val="24"/>
              <w:highlight w:val="yellow"/>
            </w:rPr>
          </w:rPrChange>
        </w:rPr>
        <w:t>负责解释。</w:t>
      </w:r>
    </w:p>
    <w:p>
      <w:pPr>
        <w:tabs>
          <w:tab w:val="center" w:pos="993"/>
        </w:tabs>
        <w:ind w:firstLine="480" w:firstLineChars="0"/>
        <w:rPr>
          <w:rFonts w:ascii="Times New Roman" w:hAnsi="Times New Roman" w:cs="Times New Roman"/>
          <w:szCs w:val="24"/>
          <w:highlight w:val="none"/>
          <w:rPrChange w:id="887" w:author="随遇而安" w:date="2023-08-24T08:28:26Z">
            <w:rPr>
              <w:rFonts w:ascii="Times New Roman" w:hAnsi="Times New Roman" w:cs="Times New Roman"/>
              <w:szCs w:val="24"/>
            </w:rPr>
          </w:rPrChange>
        </w:rPr>
      </w:pPr>
      <w:r>
        <w:rPr>
          <w:rFonts w:ascii="Times New Roman" w:hAnsi="Times New Roman" w:cs="Times New Roman"/>
          <w:szCs w:val="24"/>
          <w:highlight w:val="none"/>
          <w:rPrChange w:id="888" w:author="随遇而安" w:date="2023-08-24T08:28:26Z">
            <w:rPr>
              <w:rFonts w:ascii="Times New Roman" w:hAnsi="Times New Roman" w:cs="Times New Roman"/>
              <w:szCs w:val="24"/>
            </w:rPr>
          </w:rPrChange>
        </w:rPr>
        <w:t>4.1本规定自发布之日起施行。</w:t>
      </w:r>
    </w:p>
    <w:p>
      <w:pPr>
        <w:widowControl/>
        <w:ind w:firstLine="0" w:firstLineChars="0"/>
        <w:jc w:val="left"/>
        <w:rPr>
          <w:rFonts w:ascii="Times New Roman" w:hAnsi="Times New Roman" w:cs="Times New Roman"/>
          <w:b/>
          <w:szCs w:val="24"/>
          <w:highlight w:val="none"/>
          <w:rPrChange w:id="889" w:author="随遇而安" w:date="2023-08-24T08:28:26Z">
            <w:rPr>
              <w:rFonts w:ascii="Times New Roman" w:hAnsi="Times New Roman" w:cs="Times New Roman"/>
              <w:b/>
              <w:szCs w:val="24"/>
            </w:rPr>
          </w:rPrChange>
        </w:rPr>
      </w:pPr>
    </w:p>
    <w:p>
      <w:pPr>
        <w:widowControl/>
        <w:ind w:firstLine="0" w:firstLineChars="0"/>
        <w:jc w:val="left"/>
        <w:rPr>
          <w:rFonts w:ascii="Times New Roman" w:hAnsi="Times New Roman" w:cs="Times New Roman"/>
          <w:b/>
          <w:szCs w:val="24"/>
          <w:highlight w:val="none"/>
          <w:rPrChange w:id="890" w:author="随遇而安" w:date="2023-08-24T08:28:26Z">
            <w:rPr>
              <w:rFonts w:ascii="Times New Roman" w:hAnsi="Times New Roman" w:cs="Times New Roman"/>
              <w:b/>
              <w:szCs w:val="24"/>
            </w:rPr>
          </w:rPrChange>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pPr>
    </w:p>
    <w:p>
      <w:pPr>
        <w:spacing w:after="190"/>
        <w:ind w:firstLine="0" w:firstLineChars="0"/>
        <w:rPr>
          <w:rFonts w:ascii="Times New Roman" w:hAnsi="Times New Roman" w:cs="Times New Roman"/>
          <w:b/>
          <w:bCs/>
          <w:szCs w:val="21"/>
          <w:highlight w:val="none"/>
          <w:lang w:val="en-GB"/>
          <w:rPrChange w:id="891" w:author="随遇而安" w:date="2023-08-24T08:28:26Z">
            <w:rPr>
              <w:rFonts w:ascii="Times New Roman" w:hAnsi="Times New Roman" w:cs="Times New Roman"/>
              <w:b/>
              <w:bCs/>
              <w:szCs w:val="21"/>
              <w:lang w:val="en-GB"/>
            </w:rPr>
          </w:rPrChange>
        </w:rPr>
      </w:pPr>
      <w:bookmarkStart w:id="8" w:name="_Toc456268233"/>
      <w:r>
        <w:rPr>
          <w:rFonts w:ascii="Times New Roman" w:hAnsi="Times New Roman" w:cs="Times New Roman"/>
          <w:b/>
          <w:bCs/>
          <w:szCs w:val="21"/>
          <w:highlight w:val="none"/>
          <w:lang w:val="en-GB"/>
          <w:rPrChange w:id="892" w:author="随遇而安" w:date="2023-08-24T08:28:26Z">
            <w:rPr>
              <w:rFonts w:ascii="Times New Roman" w:hAnsi="Times New Roman" w:cs="Times New Roman"/>
              <w:b/>
              <w:bCs/>
              <w:szCs w:val="21"/>
              <w:lang w:val="en-GB"/>
            </w:rPr>
          </w:rPrChange>
        </w:rPr>
        <w:t>附件1：风险管控措施清单（模板）</w:t>
      </w:r>
      <w:bookmarkEnd w:id="8"/>
    </w:p>
    <w:p>
      <w:pPr>
        <w:tabs>
          <w:tab w:val="left" w:pos="11746"/>
        </w:tabs>
        <w:spacing w:after="190"/>
        <w:ind w:firstLine="0" w:firstLineChars="0"/>
        <w:rPr>
          <w:rFonts w:ascii="Times New Roman" w:hAnsi="Times New Roman" w:cs="Times New Roman"/>
          <w:b/>
          <w:bCs/>
          <w:sz w:val="21"/>
          <w:szCs w:val="21"/>
          <w:highlight w:val="none"/>
          <w:lang w:val="en-GB"/>
          <w:rPrChange w:id="893"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894" w:author="随遇而安" w:date="2023-08-24T08:28:26Z">
            <w:rPr>
              <w:rFonts w:ascii="Times New Roman" w:hAnsi="Times New Roman" w:cs="Times New Roman"/>
              <w:b/>
              <w:bCs/>
              <w:sz w:val="21"/>
              <w:szCs w:val="21"/>
              <w:lang w:val="en-GB"/>
            </w:rPr>
          </w:rPrChange>
        </w:rPr>
        <w:tab/>
      </w:r>
      <w:r>
        <w:rPr>
          <w:rFonts w:ascii="Times New Roman" w:hAnsi="Times New Roman" w:cs="Times New Roman"/>
          <w:b/>
          <w:bCs/>
          <w:sz w:val="21"/>
          <w:szCs w:val="21"/>
          <w:highlight w:val="none"/>
          <w:lang w:val="en-GB"/>
          <w:rPrChange w:id="895" w:author="随遇而安" w:date="2023-08-24T08:28:26Z">
            <w:rPr>
              <w:rFonts w:ascii="Times New Roman" w:hAnsi="Times New Roman" w:cs="Times New Roman"/>
              <w:b/>
              <w:bCs/>
              <w:sz w:val="21"/>
              <w:szCs w:val="21"/>
              <w:lang w:val="en-GB"/>
            </w:rPr>
          </w:rPrChange>
        </w:rPr>
        <w:t>共   页   第   页</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1134"/>
        <w:gridCol w:w="1970"/>
        <w:gridCol w:w="1746"/>
        <w:gridCol w:w="1273"/>
        <w:gridCol w:w="4652"/>
        <w:gridCol w:w="1843"/>
        <w:gridCol w:w="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5000" w:type="pct"/>
            <w:gridSpan w:val="8"/>
          </w:tcPr>
          <w:p>
            <w:pPr>
              <w:ind w:firstLine="0" w:firstLineChars="0"/>
              <w:textAlignment w:val="center"/>
              <w:rPr>
                <w:rFonts w:ascii="Times New Roman" w:hAnsi="Times New Roman" w:cs="Times New Roman"/>
                <w:b/>
                <w:bCs/>
                <w:sz w:val="21"/>
                <w:szCs w:val="21"/>
                <w:highlight w:val="none"/>
                <w:lang w:val="en-GB"/>
                <w:rPrChange w:id="896" w:author="随遇而安" w:date="2023-08-24T08:28:26Z">
                  <w:rPr>
                    <w:rFonts w:ascii="Times New Roman" w:hAnsi="Times New Roman" w:cs="Times New Roman"/>
                    <w:b/>
                    <w:bCs/>
                    <w:sz w:val="21"/>
                    <w:szCs w:val="21"/>
                    <w:lang w:val="en-GB"/>
                  </w:rPr>
                </w:rPrChange>
              </w:rPr>
            </w:pPr>
            <w:r>
              <w:rPr>
                <w:rFonts w:ascii="Times New Roman" w:hAnsi="Times New Roman" w:cs="Times New Roman"/>
                <w:b/>
                <w:sz w:val="21"/>
                <w:szCs w:val="21"/>
                <w:highlight w:val="none"/>
                <w:rPrChange w:id="897" w:author="随遇而安" w:date="2023-08-24T08:28:26Z">
                  <w:rPr>
                    <w:rFonts w:ascii="Times New Roman" w:hAnsi="Times New Roman" w:cs="Times New Roman"/>
                    <w:b/>
                    <w:sz w:val="21"/>
                    <w:szCs w:val="21"/>
                  </w:rPr>
                </w:rPrChange>
              </w:rPr>
              <w:t xml:space="preserve">单位名称：                                                                                                      编号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237" w:type="pct"/>
            <w:vAlign w:val="center"/>
          </w:tcPr>
          <w:p>
            <w:pPr>
              <w:ind w:firstLine="0" w:firstLineChars="0"/>
              <w:jc w:val="center"/>
              <w:textAlignment w:val="center"/>
              <w:rPr>
                <w:rFonts w:ascii="Times New Roman" w:hAnsi="Times New Roman" w:cs="Times New Roman"/>
                <w:b/>
                <w:bCs/>
                <w:sz w:val="21"/>
                <w:szCs w:val="21"/>
                <w:highlight w:val="none"/>
                <w:lang w:val="en-GB"/>
                <w:rPrChange w:id="898"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899" w:author="随遇而安" w:date="2023-08-24T08:28:26Z">
                  <w:rPr>
                    <w:rFonts w:ascii="Times New Roman" w:hAnsi="Times New Roman" w:cs="Times New Roman"/>
                    <w:b/>
                    <w:bCs/>
                    <w:sz w:val="21"/>
                    <w:szCs w:val="21"/>
                    <w:lang w:val="en-GB"/>
                  </w:rPr>
                </w:rPrChange>
              </w:rPr>
              <w:t>序号</w:t>
            </w:r>
          </w:p>
        </w:tc>
        <w:tc>
          <w:tcPr>
            <w:tcW w:w="400" w:type="pct"/>
            <w:vAlign w:val="center"/>
          </w:tcPr>
          <w:p>
            <w:pPr>
              <w:spacing w:line="240" w:lineRule="auto"/>
              <w:ind w:firstLine="0" w:firstLineChars="0"/>
              <w:jc w:val="center"/>
              <w:textAlignment w:val="center"/>
              <w:rPr>
                <w:rFonts w:ascii="Times New Roman" w:hAnsi="Times New Roman" w:cs="Times New Roman"/>
                <w:b/>
                <w:bCs/>
                <w:sz w:val="21"/>
                <w:szCs w:val="21"/>
                <w:highlight w:val="none"/>
                <w:lang w:val="en-GB"/>
                <w:rPrChange w:id="900"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01" w:author="随遇而安" w:date="2023-08-24T08:28:26Z">
                  <w:rPr>
                    <w:rFonts w:ascii="Times New Roman" w:hAnsi="Times New Roman" w:cs="Times New Roman"/>
                    <w:b/>
                    <w:bCs/>
                    <w:sz w:val="21"/>
                    <w:szCs w:val="21"/>
                    <w:lang w:val="en-GB"/>
                  </w:rPr>
                </w:rPrChange>
              </w:rPr>
              <w:t>作业活动/场所</w:t>
            </w:r>
          </w:p>
        </w:tc>
        <w:tc>
          <w:tcPr>
            <w:tcW w:w="695" w:type="pct"/>
            <w:vAlign w:val="center"/>
          </w:tcPr>
          <w:p>
            <w:pPr>
              <w:ind w:firstLine="0" w:firstLineChars="0"/>
              <w:jc w:val="center"/>
              <w:textAlignment w:val="center"/>
              <w:rPr>
                <w:rFonts w:ascii="Times New Roman" w:hAnsi="Times New Roman" w:cs="Times New Roman"/>
                <w:b/>
                <w:bCs/>
                <w:sz w:val="21"/>
                <w:szCs w:val="21"/>
                <w:highlight w:val="none"/>
                <w:lang w:val="en-GB"/>
                <w:rPrChange w:id="902"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03" w:author="随遇而安" w:date="2023-08-24T08:28:26Z">
                  <w:rPr>
                    <w:rFonts w:ascii="Times New Roman" w:hAnsi="Times New Roman" w:cs="Times New Roman"/>
                    <w:b/>
                    <w:bCs/>
                    <w:sz w:val="21"/>
                    <w:szCs w:val="21"/>
                    <w:lang w:val="en-GB"/>
                  </w:rPr>
                </w:rPrChange>
              </w:rPr>
              <w:t>危险有害因素</w:t>
            </w:r>
          </w:p>
        </w:tc>
        <w:tc>
          <w:tcPr>
            <w:tcW w:w="616" w:type="pct"/>
            <w:vAlign w:val="center"/>
          </w:tcPr>
          <w:p>
            <w:pPr>
              <w:ind w:firstLine="0" w:firstLineChars="0"/>
              <w:jc w:val="center"/>
              <w:textAlignment w:val="center"/>
              <w:rPr>
                <w:rFonts w:ascii="Times New Roman" w:hAnsi="Times New Roman" w:cs="Times New Roman"/>
                <w:b/>
                <w:bCs/>
                <w:sz w:val="21"/>
                <w:szCs w:val="21"/>
                <w:highlight w:val="none"/>
                <w:lang w:val="en-GB"/>
                <w:rPrChange w:id="904"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05" w:author="随遇而安" w:date="2023-08-24T08:28:26Z">
                  <w:rPr>
                    <w:rFonts w:ascii="Times New Roman" w:hAnsi="Times New Roman" w:cs="Times New Roman"/>
                    <w:b/>
                    <w:bCs/>
                    <w:sz w:val="21"/>
                    <w:szCs w:val="21"/>
                    <w:lang w:val="en-GB"/>
                  </w:rPr>
                </w:rPrChange>
              </w:rPr>
              <w:t>主要后果</w:t>
            </w:r>
          </w:p>
        </w:tc>
        <w:tc>
          <w:tcPr>
            <w:tcW w:w="449" w:type="pct"/>
            <w:vAlign w:val="center"/>
          </w:tcPr>
          <w:p>
            <w:pPr>
              <w:ind w:firstLine="0" w:firstLineChars="0"/>
              <w:jc w:val="center"/>
              <w:textAlignment w:val="center"/>
              <w:rPr>
                <w:rFonts w:ascii="Times New Roman" w:hAnsi="Times New Roman" w:cs="Times New Roman"/>
                <w:b/>
                <w:bCs/>
                <w:sz w:val="21"/>
                <w:szCs w:val="21"/>
                <w:highlight w:val="none"/>
                <w:lang w:val="en-GB"/>
                <w:rPrChange w:id="906"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07" w:author="随遇而安" w:date="2023-08-24T08:28:26Z">
                  <w:rPr>
                    <w:rFonts w:ascii="Times New Roman" w:hAnsi="Times New Roman" w:cs="Times New Roman"/>
                    <w:b/>
                    <w:bCs/>
                    <w:sz w:val="21"/>
                    <w:szCs w:val="21"/>
                    <w:lang w:val="en-GB"/>
                  </w:rPr>
                </w:rPrChange>
              </w:rPr>
              <w:t>风险级别</w:t>
            </w:r>
          </w:p>
        </w:tc>
        <w:tc>
          <w:tcPr>
            <w:tcW w:w="1641" w:type="pct"/>
            <w:vAlign w:val="center"/>
          </w:tcPr>
          <w:p>
            <w:pPr>
              <w:ind w:firstLine="0" w:firstLineChars="0"/>
              <w:jc w:val="center"/>
              <w:textAlignment w:val="center"/>
              <w:rPr>
                <w:rFonts w:ascii="Times New Roman" w:hAnsi="Times New Roman" w:cs="Times New Roman"/>
                <w:b/>
                <w:bCs/>
                <w:sz w:val="21"/>
                <w:szCs w:val="21"/>
                <w:highlight w:val="none"/>
                <w:lang w:val="en-GB"/>
                <w:rPrChange w:id="908"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09" w:author="随遇而安" w:date="2023-08-24T08:28:26Z">
                  <w:rPr>
                    <w:rFonts w:ascii="Times New Roman" w:hAnsi="Times New Roman" w:cs="Times New Roman"/>
                    <w:b/>
                    <w:bCs/>
                    <w:sz w:val="21"/>
                    <w:szCs w:val="21"/>
                    <w:lang w:val="en-GB"/>
                  </w:rPr>
                </w:rPrChange>
              </w:rPr>
              <w:t>综合管控措施</w:t>
            </w:r>
          </w:p>
        </w:tc>
        <w:tc>
          <w:tcPr>
            <w:tcW w:w="650" w:type="pct"/>
            <w:vAlign w:val="center"/>
          </w:tcPr>
          <w:p>
            <w:pPr>
              <w:spacing w:line="240" w:lineRule="auto"/>
              <w:ind w:firstLine="0" w:firstLineChars="0"/>
              <w:jc w:val="center"/>
              <w:textAlignment w:val="center"/>
              <w:rPr>
                <w:rFonts w:ascii="Times New Roman" w:hAnsi="Times New Roman" w:cs="Times New Roman"/>
                <w:b/>
                <w:bCs/>
                <w:sz w:val="21"/>
                <w:szCs w:val="21"/>
                <w:highlight w:val="none"/>
                <w:lang w:val="en-GB"/>
                <w:rPrChange w:id="910"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11" w:author="随遇而安" w:date="2023-08-24T08:28:26Z">
                  <w:rPr>
                    <w:rFonts w:ascii="Times New Roman" w:hAnsi="Times New Roman" w:cs="Times New Roman"/>
                    <w:b/>
                    <w:bCs/>
                    <w:sz w:val="21"/>
                    <w:szCs w:val="21"/>
                    <w:lang w:val="en-GB"/>
                  </w:rPr>
                </w:rPrChange>
              </w:rPr>
              <w:t>责任人/</w:t>
            </w:r>
          </w:p>
          <w:p>
            <w:pPr>
              <w:spacing w:line="240" w:lineRule="auto"/>
              <w:ind w:firstLine="0" w:firstLineChars="0"/>
              <w:jc w:val="center"/>
              <w:textAlignment w:val="center"/>
              <w:rPr>
                <w:rFonts w:ascii="Times New Roman" w:hAnsi="Times New Roman" w:cs="Times New Roman"/>
                <w:b/>
                <w:bCs/>
                <w:sz w:val="21"/>
                <w:szCs w:val="21"/>
                <w:highlight w:val="none"/>
                <w:lang w:val="en-GB"/>
                <w:rPrChange w:id="912"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13" w:author="随遇而安" w:date="2023-08-24T08:28:26Z">
                  <w:rPr>
                    <w:rFonts w:ascii="Times New Roman" w:hAnsi="Times New Roman" w:cs="Times New Roman"/>
                    <w:b/>
                    <w:bCs/>
                    <w:sz w:val="21"/>
                    <w:szCs w:val="21"/>
                    <w:lang w:val="en-GB"/>
                  </w:rPr>
                </w:rPrChange>
              </w:rPr>
              <w:t>责任部门</w:t>
            </w:r>
          </w:p>
        </w:tc>
        <w:tc>
          <w:tcPr>
            <w:tcW w:w="312" w:type="pct"/>
            <w:vAlign w:val="center"/>
          </w:tcPr>
          <w:p>
            <w:pPr>
              <w:ind w:firstLine="0" w:firstLineChars="0"/>
              <w:jc w:val="center"/>
              <w:textAlignment w:val="center"/>
              <w:rPr>
                <w:rFonts w:ascii="Times New Roman" w:hAnsi="Times New Roman" w:cs="Times New Roman"/>
                <w:b/>
                <w:bCs/>
                <w:sz w:val="21"/>
                <w:szCs w:val="21"/>
                <w:highlight w:val="none"/>
                <w:lang w:val="en-GB"/>
                <w:rPrChange w:id="914"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15" w:author="随遇而安" w:date="2023-08-24T08:28:26Z">
                  <w:rPr>
                    <w:rFonts w:ascii="Times New Roman" w:hAnsi="Times New Roman" w:cs="Times New Roman"/>
                    <w:b/>
                    <w:bCs/>
                    <w:sz w:val="21"/>
                    <w:szCs w:val="21"/>
                    <w:lang w:val="en-GB"/>
                  </w:rPr>
                </w:rPrChang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 w:type="pct"/>
            <w:vAlign w:val="center"/>
          </w:tcPr>
          <w:p>
            <w:pPr>
              <w:ind w:firstLine="0" w:firstLineChars="0"/>
              <w:jc w:val="center"/>
              <w:textAlignment w:val="center"/>
              <w:rPr>
                <w:rFonts w:ascii="Times New Roman" w:hAnsi="Times New Roman" w:cs="Times New Roman"/>
                <w:bCs/>
                <w:sz w:val="21"/>
                <w:szCs w:val="21"/>
                <w:highlight w:val="none"/>
                <w:lang w:val="en-GB"/>
                <w:rPrChange w:id="916" w:author="随遇而安" w:date="2023-08-24T08:28:26Z">
                  <w:rPr>
                    <w:rFonts w:ascii="Times New Roman" w:hAnsi="Times New Roman" w:cs="Times New Roman"/>
                    <w:bCs/>
                    <w:sz w:val="21"/>
                    <w:szCs w:val="21"/>
                    <w:lang w:val="en-GB"/>
                  </w:rPr>
                </w:rPrChange>
              </w:rPr>
            </w:pPr>
          </w:p>
        </w:tc>
        <w:tc>
          <w:tcPr>
            <w:tcW w:w="400" w:type="pct"/>
            <w:vAlign w:val="center"/>
          </w:tcPr>
          <w:p>
            <w:pPr>
              <w:ind w:firstLine="0" w:firstLineChars="0"/>
              <w:jc w:val="center"/>
              <w:textAlignment w:val="center"/>
              <w:rPr>
                <w:rFonts w:ascii="Times New Roman" w:hAnsi="Times New Roman" w:cs="Times New Roman"/>
                <w:bCs/>
                <w:sz w:val="21"/>
                <w:szCs w:val="21"/>
                <w:highlight w:val="none"/>
                <w:lang w:val="en-GB"/>
                <w:rPrChange w:id="917" w:author="随遇而安" w:date="2023-08-24T08:28:26Z">
                  <w:rPr>
                    <w:rFonts w:ascii="Times New Roman" w:hAnsi="Times New Roman" w:cs="Times New Roman"/>
                    <w:bCs/>
                    <w:sz w:val="21"/>
                    <w:szCs w:val="21"/>
                    <w:lang w:val="en-GB"/>
                  </w:rPr>
                </w:rPrChange>
              </w:rPr>
            </w:pPr>
          </w:p>
        </w:tc>
        <w:tc>
          <w:tcPr>
            <w:tcW w:w="695" w:type="pct"/>
            <w:vAlign w:val="center"/>
          </w:tcPr>
          <w:p>
            <w:pPr>
              <w:ind w:firstLine="0" w:firstLineChars="0"/>
              <w:jc w:val="center"/>
              <w:textAlignment w:val="center"/>
              <w:rPr>
                <w:rFonts w:ascii="Times New Roman" w:hAnsi="Times New Roman" w:cs="Times New Roman"/>
                <w:bCs/>
                <w:sz w:val="21"/>
                <w:szCs w:val="21"/>
                <w:highlight w:val="none"/>
                <w:lang w:val="en-GB"/>
                <w:rPrChange w:id="918" w:author="随遇而安" w:date="2023-08-24T08:28:26Z">
                  <w:rPr>
                    <w:rFonts w:ascii="Times New Roman" w:hAnsi="Times New Roman" w:cs="Times New Roman"/>
                    <w:bCs/>
                    <w:sz w:val="21"/>
                    <w:szCs w:val="21"/>
                    <w:lang w:val="en-GB"/>
                  </w:rPr>
                </w:rPrChange>
              </w:rPr>
            </w:pPr>
          </w:p>
        </w:tc>
        <w:tc>
          <w:tcPr>
            <w:tcW w:w="616" w:type="pct"/>
            <w:vAlign w:val="center"/>
          </w:tcPr>
          <w:p>
            <w:pPr>
              <w:ind w:firstLine="0" w:firstLineChars="0"/>
              <w:jc w:val="center"/>
              <w:textAlignment w:val="center"/>
              <w:rPr>
                <w:rFonts w:ascii="Times New Roman" w:hAnsi="Times New Roman" w:cs="Times New Roman"/>
                <w:bCs/>
                <w:sz w:val="21"/>
                <w:szCs w:val="21"/>
                <w:highlight w:val="none"/>
                <w:lang w:val="en-GB"/>
                <w:rPrChange w:id="919" w:author="随遇而安" w:date="2023-08-24T08:28:26Z">
                  <w:rPr>
                    <w:rFonts w:ascii="Times New Roman" w:hAnsi="Times New Roman" w:cs="Times New Roman"/>
                    <w:bCs/>
                    <w:sz w:val="21"/>
                    <w:szCs w:val="21"/>
                    <w:lang w:val="en-GB"/>
                  </w:rPr>
                </w:rPrChange>
              </w:rPr>
            </w:pPr>
          </w:p>
        </w:tc>
        <w:tc>
          <w:tcPr>
            <w:tcW w:w="449" w:type="pct"/>
            <w:vAlign w:val="center"/>
          </w:tcPr>
          <w:p>
            <w:pPr>
              <w:ind w:firstLine="0" w:firstLineChars="0"/>
              <w:jc w:val="center"/>
              <w:textAlignment w:val="center"/>
              <w:rPr>
                <w:rFonts w:ascii="Times New Roman" w:hAnsi="Times New Roman" w:cs="Times New Roman"/>
                <w:bCs/>
                <w:sz w:val="21"/>
                <w:szCs w:val="21"/>
                <w:highlight w:val="none"/>
                <w:lang w:val="en-GB"/>
                <w:rPrChange w:id="920" w:author="随遇而安" w:date="2023-08-24T08:28:26Z">
                  <w:rPr>
                    <w:rFonts w:ascii="Times New Roman" w:hAnsi="Times New Roman" w:cs="Times New Roman"/>
                    <w:bCs/>
                    <w:sz w:val="21"/>
                    <w:szCs w:val="21"/>
                    <w:lang w:val="en-GB"/>
                  </w:rPr>
                </w:rPrChange>
              </w:rPr>
            </w:pPr>
          </w:p>
        </w:tc>
        <w:tc>
          <w:tcPr>
            <w:tcW w:w="1641" w:type="pct"/>
            <w:vAlign w:val="center"/>
          </w:tcPr>
          <w:p>
            <w:pPr>
              <w:ind w:firstLine="0" w:firstLineChars="0"/>
              <w:jc w:val="center"/>
              <w:textAlignment w:val="center"/>
              <w:rPr>
                <w:rFonts w:ascii="Times New Roman" w:hAnsi="Times New Roman" w:cs="Times New Roman"/>
                <w:bCs/>
                <w:sz w:val="21"/>
                <w:szCs w:val="21"/>
                <w:highlight w:val="none"/>
                <w:lang w:val="en-GB"/>
                <w:rPrChange w:id="921" w:author="随遇而安" w:date="2023-08-24T08:28:26Z">
                  <w:rPr>
                    <w:rFonts w:ascii="Times New Roman" w:hAnsi="Times New Roman" w:cs="Times New Roman"/>
                    <w:bCs/>
                    <w:sz w:val="21"/>
                    <w:szCs w:val="21"/>
                    <w:lang w:val="en-GB"/>
                  </w:rPr>
                </w:rPrChange>
              </w:rPr>
            </w:pPr>
          </w:p>
        </w:tc>
        <w:tc>
          <w:tcPr>
            <w:tcW w:w="650" w:type="pct"/>
            <w:vAlign w:val="center"/>
          </w:tcPr>
          <w:p>
            <w:pPr>
              <w:ind w:firstLine="0" w:firstLineChars="0"/>
              <w:jc w:val="center"/>
              <w:textAlignment w:val="center"/>
              <w:rPr>
                <w:rFonts w:ascii="Times New Roman" w:hAnsi="Times New Roman" w:cs="Times New Roman"/>
                <w:bCs/>
                <w:sz w:val="21"/>
                <w:szCs w:val="21"/>
                <w:highlight w:val="none"/>
                <w:lang w:val="en-GB"/>
                <w:rPrChange w:id="922" w:author="随遇而安" w:date="2023-08-24T08:28:26Z">
                  <w:rPr>
                    <w:rFonts w:ascii="Times New Roman" w:hAnsi="Times New Roman" w:cs="Times New Roman"/>
                    <w:bCs/>
                    <w:sz w:val="21"/>
                    <w:szCs w:val="21"/>
                    <w:lang w:val="en-GB"/>
                  </w:rPr>
                </w:rPrChange>
              </w:rPr>
            </w:pPr>
          </w:p>
        </w:tc>
        <w:tc>
          <w:tcPr>
            <w:tcW w:w="312" w:type="pct"/>
            <w:vAlign w:val="center"/>
          </w:tcPr>
          <w:p>
            <w:pPr>
              <w:ind w:firstLine="0" w:firstLineChars="0"/>
              <w:jc w:val="center"/>
              <w:textAlignment w:val="center"/>
              <w:rPr>
                <w:rFonts w:ascii="Times New Roman" w:hAnsi="Times New Roman" w:cs="Times New Roman"/>
                <w:bCs/>
                <w:sz w:val="21"/>
                <w:szCs w:val="21"/>
                <w:highlight w:val="none"/>
                <w:lang w:val="en-GB"/>
                <w:rPrChange w:id="923" w:author="随遇而安" w:date="2023-08-24T08:28:26Z">
                  <w:rPr>
                    <w:rFonts w:ascii="Times New Roman" w:hAnsi="Times New Roman" w:cs="Times New Roman"/>
                    <w:bCs/>
                    <w:sz w:val="21"/>
                    <w:szCs w:val="21"/>
                    <w:lang w:val="en-GB"/>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 w:type="pct"/>
            <w:vAlign w:val="center"/>
          </w:tcPr>
          <w:p>
            <w:pPr>
              <w:ind w:firstLine="0" w:firstLineChars="0"/>
              <w:jc w:val="center"/>
              <w:textAlignment w:val="center"/>
              <w:rPr>
                <w:rFonts w:ascii="Times New Roman" w:hAnsi="Times New Roman" w:cs="Times New Roman"/>
                <w:sz w:val="21"/>
                <w:szCs w:val="21"/>
                <w:highlight w:val="none"/>
                <w:lang w:val="en-GB"/>
                <w:rPrChange w:id="924" w:author="随遇而安" w:date="2023-08-24T08:28:26Z">
                  <w:rPr>
                    <w:rFonts w:ascii="Times New Roman" w:hAnsi="Times New Roman" w:cs="Times New Roman"/>
                    <w:sz w:val="21"/>
                    <w:szCs w:val="21"/>
                    <w:lang w:val="en-GB"/>
                  </w:rPr>
                </w:rPrChange>
              </w:rPr>
            </w:pPr>
          </w:p>
        </w:tc>
        <w:tc>
          <w:tcPr>
            <w:tcW w:w="400" w:type="pct"/>
            <w:vAlign w:val="center"/>
          </w:tcPr>
          <w:p>
            <w:pPr>
              <w:ind w:firstLine="0" w:firstLineChars="0"/>
              <w:jc w:val="center"/>
              <w:textAlignment w:val="center"/>
              <w:rPr>
                <w:rFonts w:ascii="Times New Roman" w:hAnsi="Times New Roman" w:cs="Times New Roman"/>
                <w:sz w:val="21"/>
                <w:szCs w:val="21"/>
                <w:highlight w:val="none"/>
                <w:lang w:val="en-GB"/>
                <w:rPrChange w:id="925" w:author="随遇而安" w:date="2023-08-24T08:28:26Z">
                  <w:rPr>
                    <w:rFonts w:ascii="Times New Roman" w:hAnsi="Times New Roman" w:cs="Times New Roman"/>
                    <w:sz w:val="21"/>
                    <w:szCs w:val="21"/>
                    <w:lang w:val="en-GB"/>
                  </w:rPr>
                </w:rPrChange>
              </w:rPr>
            </w:pPr>
          </w:p>
        </w:tc>
        <w:tc>
          <w:tcPr>
            <w:tcW w:w="695" w:type="pct"/>
            <w:vAlign w:val="center"/>
          </w:tcPr>
          <w:p>
            <w:pPr>
              <w:ind w:firstLine="0" w:firstLineChars="0"/>
              <w:jc w:val="center"/>
              <w:textAlignment w:val="center"/>
              <w:rPr>
                <w:rFonts w:ascii="Times New Roman" w:hAnsi="Times New Roman" w:cs="Times New Roman"/>
                <w:sz w:val="21"/>
                <w:szCs w:val="21"/>
                <w:highlight w:val="none"/>
                <w:lang w:val="en-GB"/>
                <w:rPrChange w:id="926" w:author="随遇而安" w:date="2023-08-24T08:28:26Z">
                  <w:rPr>
                    <w:rFonts w:ascii="Times New Roman" w:hAnsi="Times New Roman" w:cs="Times New Roman"/>
                    <w:sz w:val="21"/>
                    <w:szCs w:val="21"/>
                    <w:lang w:val="en-GB"/>
                  </w:rPr>
                </w:rPrChange>
              </w:rPr>
            </w:pPr>
          </w:p>
        </w:tc>
        <w:tc>
          <w:tcPr>
            <w:tcW w:w="616" w:type="pct"/>
            <w:vAlign w:val="center"/>
          </w:tcPr>
          <w:p>
            <w:pPr>
              <w:ind w:firstLine="0" w:firstLineChars="0"/>
              <w:jc w:val="center"/>
              <w:textAlignment w:val="center"/>
              <w:rPr>
                <w:rFonts w:ascii="Times New Roman" w:hAnsi="Times New Roman" w:cs="Times New Roman"/>
                <w:sz w:val="21"/>
                <w:szCs w:val="21"/>
                <w:highlight w:val="none"/>
                <w:lang w:val="en-GB"/>
                <w:rPrChange w:id="927" w:author="随遇而安" w:date="2023-08-24T08:28:26Z">
                  <w:rPr>
                    <w:rFonts w:ascii="Times New Roman" w:hAnsi="Times New Roman" w:cs="Times New Roman"/>
                    <w:sz w:val="21"/>
                    <w:szCs w:val="21"/>
                    <w:lang w:val="en-GB"/>
                  </w:rPr>
                </w:rPrChange>
              </w:rPr>
            </w:pPr>
          </w:p>
        </w:tc>
        <w:tc>
          <w:tcPr>
            <w:tcW w:w="449" w:type="pct"/>
            <w:vAlign w:val="center"/>
          </w:tcPr>
          <w:p>
            <w:pPr>
              <w:ind w:firstLine="0" w:firstLineChars="0"/>
              <w:jc w:val="center"/>
              <w:textAlignment w:val="center"/>
              <w:rPr>
                <w:rFonts w:ascii="Times New Roman" w:hAnsi="Times New Roman" w:cs="Times New Roman"/>
                <w:sz w:val="21"/>
                <w:szCs w:val="21"/>
                <w:highlight w:val="none"/>
                <w:lang w:val="en-GB"/>
                <w:rPrChange w:id="928" w:author="随遇而安" w:date="2023-08-24T08:28:26Z">
                  <w:rPr>
                    <w:rFonts w:ascii="Times New Roman" w:hAnsi="Times New Roman" w:cs="Times New Roman"/>
                    <w:sz w:val="21"/>
                    <w:szCs w:val="21"/>
                    <w:lang w:val="en-GB"/>
                  </w:rPr>
                </w:rPrChange>
              </w:rPr>
            </w:pPr>
          </w:p>
        </w:tc>
        <w:tc>
          <w:tcPr>
            <w:tcW w:w="1641" w:type="pct"/>
            <w:vAlign w:val="center"/>
          </w:tcPr>
          <w:p>
            <w:pPr>
              <w:ind w:firstLine="0" w:firstLineChars="0"/>
              <w:jc w:val="center"/>
              <w:textAlignment w:val="center"/>
              <w:rPr>
                <w:rFonts w:ascii="Times New Roman" w:hAnsi="Times New Roman" w:cs="Times New Roman"/>
                <w:sz w:val="21"/>
                <w:szCs w:val="21"/>
                <w:highlight w:val="none"/>
                <w:lang w:val="en-GB"/>
                <w:rPrChange w:id="929" w:author="随遇而安" w:date="2023-08-24T08:28:26Z">
                  <w:rPr>
                    <w:rFonts w:ascii="Times New Roman" w:hAnsi="Times New Roman" w:cs="Times New Roman"/>
                    <w:sz w:val="21"/>
                    <w:szCs w:val="21"/>
                    <w:lang w:val="en-GB"/>
                  </w:rPr>
                </w:rPrChange>
              </w:rPr>
            </w:pPr>
          </w:p>
        </w:tc>
        <w:tc>
          <w:tcPr>
            <w:tcW w:w="650" w:type="pct"/>
            <w:vAlign w:val="center"/>
          </w:tcPr>
          <w:p>
            <w:pPr>
              <w:ind w:firstLine="0" w:firstLineChars="0"/>
              <w:jc w:val="center"/>
              <w:textAlignment w:val="center"/>
              <w:rPr>
                <w:rFonts w:ascii="Times New Roman" w:hAnsi="Times New Roman" w:cs="Times New Roman"/>
                <w:sz w:val="21"/>
                <w:szCs w:val="21"/>
                <w:highlight w:val="none"/>
                <w:lang w:val="en-GB"/>
                <w:rPrChange w:id="930" w:author="随遇而安" w:date="2023-08-24T08:28:26Z">
                  <w:rPr>
                    <w:rFonts w:ascii="Times New Roman" w:hAnsi="Times New Roman" w:cs="Times New Roman"/>
                    <w:sz w:val="21"/>
                    <w:szCs w:val="21"/>
                    <w:lang w:val="en-GB"/>
                  </w:rPr>
                </w:rPrChange>
              </w:rPr>
            </w:pPr>
          </w:p>
        </w:tc>
        <w:tc>
          <w:tcPr>
            <w:tcW w:w="312" w:type="pct"/>
            <w:vAlign w:val="center"/>
          </w:tcPr>
          <w:p>
            <w:pPr>
              <w:ind w:firstLine="0" w:firstLineChars="0"/>
              <w:jc w:val="center"/>
              <w:textAlignment w:val="center"/>
              <w:rPr>
                <w:rFonts w:ascii="Times New Roman" w:hAnsi="Times New Roman" w:cs="Times New Roman"/>
                <w:sz w:val="21"/>
                <w:szCs w:val="21"/>
                <w:highlight w:val="none"/>
                <w:lang w:val="en-GB"/>
                <w:rPrChange w:id="931" w:author="随遇而安" w:date="2023-08-24T08:28:26Z">
                  <w:rPr>
                    <w:rFonts w:ascii="Times New Roman" w:hAnsi="Times New Roman" w:cs="Times New Roman"/>
                    <w:sz w:val="21"/>
                    <w:szCs w:val="21"/>
                    <w:lang w:val="en-GB"/>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 w:type="pct"/>
            <w:vAlign w:val="center"/>
          </w:tcPr>
          <w:p>
            <w:pPr>
              <w:ind w:firstLine="0" w:firstLineChars="0"/>
              <w:jc w:val="center"/>
              <w:textAlignment w:val="center"/>
              <w:rPr>
                <w:rFonts w:ascii="Times New Roman" w:hAnsi="Times New Roman" w:cs="Times New Roman"/>
                <w:sz w:val="21"/>
                <w:szCs w:val="21"/>
                <w:highlight w:val="none"/>
                <w:lang w:val="en-GB"/>
                <w:rPrChange w:id="932" w:author="随遇而安" w:date="2023-08-24T08:28:26Z">
                  <w:rPr>
                    <w:rFonts w:ascii="Times New Roman" w:hAnsi="Times New Roman" w:cs="Times New Roman"/>
                    <w:sz w:val="21"/>
                    <w:szCs w:val="21"/>
                    <w:lang w:val="en-GB"/>
                  </w:rPr>
                </w:rPrChange>
              </w:rPr>
            </w:pPr>
          </w:p>
        </w:tc>
        <w:tc>
          <w:tcPr>
            <w:tcW w:w="400" w:type="pct"/>
            <w:vAlign w:val="center"/>
          </w:tcPr>
          <w:p>
            <w:pPr>
              <w:ind w:firstLine="0" w:firstLineChars="0"/>
              <w:jc w:val="center"/>
              <w:textAlignment w:val="center"/>
              <w:rPr>
                <w:rFonts w:ascii="Times New Roman" w:hAnsi="Times New Roman" w:cs="Times New Roman"/>
                <w:sz w:val="21"/>
                <w:szCs w:val="21"/>
                <w:highlight w:val="none"/>
                <w:lang w:val="en-GB"/>
                <w:rPrChange w:id="933" w:author="随遇而安" w:date="2023-08-24T08:28:26Z">
                  <w:rPr>
                    <w:rFonts w:ascii="Times New Roman" w:hAnsi="Times New Roman" w:cs="Times New Roman"/>
                    <w:sz w:val="21"/>
                    <w:szCs w:val="21"/>
                    <w:lang w:val="en-GB"/>
                  </w:rPr>
                </w:rPrChange>
              </w:rPr>
            </w:pPr>
          </w:p>
        </w:tc>
        <w:tc>
          <w:tcPr>
            <w:tcW w:w="695" w:type="pct"/>
            <w:vAlign w:val="center"/>
          </w:tcPr>
          <w:p>
            <w:pPr>
              <w:ind w:firstLine="0" w:firstLineChars="0"/>
              <w:jc w:val="center"/>
              <w:textAlignment w:val="center"/>
              <w:rPr>
                <w:rFonts w:ascii="Times New Roman" w:hAnsi="Times New Roman" w:cs="Times New Roman"/>
                <w:sz w:val="21"/>
                <w:szCs w:val="21"/>
                <w:highlight w:val="none"/>
                <w:lang w:val="en-GB"/>
                <w:rPrChange w:id="934" w:author="随遇而安" w:date="2023-08-24T08:28:26Z">
                  <w:rPr>
                    <w:rFonts w:ascii="Times New Roman" w:hAnsi="Times New Roman" w:cs="Times New Roman"/>
                    <w:sz w:val="21"/>
                    <w:szCs w:val="21"/>
                    <w:lang w:val="en-GB"/>
                  </w:rPr>
                </w:rPrChange>
              </w:rPr>
            </w:pPr>
          </w:p>
        </w:tc>
        <w:tc>
          <w:tcPr>
            <w:tcW w:w="616" w:type="pct"/>
            <w:vAlign w:val="center"/>
          </w:tcPr>
          <w:p>
            <w:pPr>
              <w:ind w:firstLine="0" w:firstLineChars="0"/>
              <w:jc w:val="center"/>
              <w:textAlignment w:val="center"/>
              <w:rPr>
                <w:rFonts w:ascii="Times New Roman" w:hAnsi="Times New Roman" w:cs="Times New Roman"/>
                <w:sz w:val="21"/>
                <w:szCs w:val="21"/>
                <w:highlight w:val="none"/>
                <w:lang w:val="en-GB"/>
                <w:rPrChange w:id="935" w:author="随遇而安" w:date="2023-08-24T08:28:26Z">
                  <w:rPr>
                    <w:rFonts w:ascii="Times New Roman" w:hAnsi="Times New Roman" w:cs="Times New Roman"/>
                    <w:sz w:val="21"/>
                    <w:szCs w:val="21"/>
                    <w:lang w:val="en-GB"/>
                  </w:rPr>
                </w:rPrChange>
              </w:rPr>
            </w:pPr>
          </w:p>
        </w:tc>
        <w:tc>
          <w:tcPr>
            <w:tcW w:w="449" w:type="pct"/>
            <w:vAlign w:val="center"/>
          </w:tcPr>
          <w:p>
            <w:pPr>
              <w:ind w:firstLine="0" w:firstLineChars="0"/>
              <w:jc w:val="center"/>
              <w:textAlignment w:val="center"/>
              <w:rPr>
                <w:rFonts w:ascii="Times New Roman" w:hAnsi="Times New Roman" w:cs="Times New Roman"/>
                <w:sz w:val="21"/>
                <w:szCs w:val="21"/>
                <w:highlight w:val="none"/>
                <w:lang w:val="en-GB"/>
                <w:rPrChange w:id="936" w:author="随遇而安" w:date="2023-08-24T08:28:26Z">
                  <w:rPr>
                    <w:rFonts w:ascii="Times New Roman" w:hAnsi="Times New Roman" w:cs="Times New Roman"/>
                    <w:sz w:val="21"/>
                    <w:szCs w:val="21"/>
                    <w:lang w:val="en-GB"/>
                  </w:rPr>
                </w:rPrChange>
              </w:rPr>
            </w:pPr>
          </w:p>
        </w:tc>
        <w:tc>
          <w:tcPr>
            <w:tcW w:w="1641" w:type="pct"/>
            <w:vAlign w:val="center"/>
          </w:tcPr>
          <w:p>
            <w:pPr>
              <w:ind w:firstLine="0" w:firstLineChars="0"/>
              <w:jc w:val="center"/>
              <w:textAlignment w:val="center"/>
              <w:rPr>
                <w:rFonts w:ascii="Times New Roman" w:hAnsi="Times New Roman" w:cs="Times New Roman"/>
                <w:sz w:val="21"/>
                <w:szCs w:val="21"/>
                <w:highlight w:val="none"/>
                <w:lang w:val="en-GB"/>
                <w:rPrChange w:id="937" w:author="随遇而安" w:date="2023-08-24T08:28:26Z">
                  <w:rPr>
                    <w:rFonts w:ascii="Times New Roman" w:hAnsi="Times New Roman" w:cs="Times New Roman"/>
                    <w:sz w:val="21"/>
                    <w:szCs w:val="21"/>
                    <w:lang w:val="en-GB"/>
                  </w:rPr>
                </w:rPrChange>
              </w:rPr>
            </w:pPr>
          </w:p>
        </w:tc>
        <w:tc>
          <w:tcPr>
            <w:tcW w:w="650" w:type="pct"/>
            <w:vAlign w:val="center"/>
          </w:tcPr>
          <w:p>
            <w:pPr>
              <w:ind w:firstLine="0" w:firstLineChars="0"/>
              <w:jc w:val="center"/>
              <w:textAlignment w:val="center"/>
              <w:rPr>
                <w:rFonts w:ascii="Times New Roman" w:hAnsi="Times New Roman" w:cs="Times New Roman"/>
                <w:sz w:val="21"/>
                <w:szCs w:val="21"/>
                <w:highlight w:val="none"/>
                <w:lang w:val="en-GB"/>
                <w:rPrChange w:id="938" w:author="随遇而安" w:date="2023-08-24T08:28:26Z">
                  <w:rPr>
                    <w:rFonts w:ascii="Times New Roman" w:hAnsi="Times New Roman" w:cs="Times New Roman"/>
                    <w:sz w:val="21"/>
                    <w:szCs w:val="21"/>
                    <w:lang w:val="en-GB"/>
                  </w:rPr>
                </w:rPrChange>
              </w:rPr>
            </w:pPr>
          </w:p>
        </w:tc>
        <w:tc>
          <w:tcPr>
            <w:tcW w:w="312" w:type="pct"/>
            <w:vAlign w:val="center"/>
          </w:tcPr>
          <w:p>
            <w:pPr>
              <w:ind w:firstLine="0" w:firstLineChars="0"/>
              <w:jc w:val="center"/>
              <w:textAlignment w:val="center"/>
              <w:rPr>
                <w:rFonts w:ascii="Times New Roman" w:hAnsi="Times New Roman" w:cs="Times New Roman"/>
                <w:sz w:val="21"/>
                <w:szCs w:val="21"/>
                <w:highlight w:val="none"/>
                <w:lang w:val="en-GB"/>
                <w:rPrChange w:id="939" w:author="随遇而安" w:date="2023-08-24T08:28:26Z">
                  <w:rPr>
                    <w:rFonts w:ascii="Times New Roman" w:hAnsi="Times New Roman" w:cs="Times New Roman"/>
                    <w:sz w:val="21"/>
                    <w:szCs w:val="21"/>
                    <w:lang w:val="en-GB"/>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 w:type="pct"/>
            <w:vAlign w:val="center"/>
          </w:tcPr>
          <w:p>
            <w:pPr>
              <w:ind w:firstLine="0" w:firstLineChars="0"/>
              <w:jc w:val="center"/>
              <w:textAlignment w:val="center"/>
              <w:rPr>
                <w:rFonts w:ascii="Times New Roman" w:hAnsi="Times New Roman" w:cs="Times New Roman"/>
                <w:sz w:val="21"/>
                <w:szCs w:val="21"/>
                <w:highlight w:val="none"/>
                <w:lang w:val="en-GB"/>
                <w:rPrChange w:id="940" w:author="随遇而安" w:date="2023-08-24T08:28:26Z">
                  <w:rPr>
                    <w:rFonts w:ascii="Times New Roman" w:hAnsi="Times New Roman" w:cs="Times New Roman"/>
                    <w:sz w:val="21"/>
                    <w:szCs w:val="21"/>
                    <w:lang w:val="en-GB"/>
                  </w:rPr>
                </w:rPrChange>
              </w:rPr>
            </w:pPr>
          </w:p>
        </w:tc>
        <w:tc>
          <w:tcPr>
            <w:tcW w:w="400" w:type="pct"/>
            <w:vAlign w:val="center"/>
          </w:tcPr>
          <w:p>
            <w:pPr>
              <w:ind w:firstLine="0" w:firstLineChars="0"/>
              <w:jc w:val="center"/>
              <w:textAlignment w:val="center"/>
              <w:rPr>
                <w:rFonts w:ascii="Times New Roman" w:hAnsi="Times New Roman" w:cs="Times New Roman"/>
                <w:sz w:val="21"/>
                <w:szCs w:val="21"/>
                <w:highlight w:val="none"/>
                <w:lang w:val="en-GB"/>
                <w:rPrChange w:id="941" w:author="随遇而安" w:date="2023-08-24T08:28:26Z">
                  <w:rPr>
                    <w:rFonts w:ascii="Times New Roman" w:hAnsi="Times New Roman" w:cs="Times New Roman"/>
                    <w:sz w:val="21"/>
                    <w:szCs w:val="21"/>
                    <w:lang w:val="en-GB"/>
                  </w:rPr>
                </w:rPrChange>
              </w:rPr>
            </w:pPr>
          </w:p>
        </w:tc>
        <w:tc>
          <w:tcPr>
            <w:tcW w:w="695" w:type="pct"/>
            <w:vAlign w:val="center"/>
          </w:tcPr>
          <w:p>
            <w:pPr>
              <w:ind w:firstLine="0" w:firstLineChars="0"/>
              <w:jc w:val="center"/>
              <w:textAlignment w:val="center"/>
              <w:rPr>
                <w:rFonts w:ascii="Times New Roman" w:hAnsi="Times New Roman" w:cs="Times New Roman"/>
                <w:sz w:val="21"/>
                <w:szCs w:val="21"/>
                <w:highlight w:val="none"/>
                <w:lang w:val="en-GB"/>
                <w:rPrChange w:id="942" w:author="随遇而安" w:date="2023-08-24T08:28:26Z">
                  <w:rPr>
                    <w:rFonts w:ascii="Times New Roman" w:hAnsi="Times New Roman" w:cs="Times New Roman"/>
                    <w:sz w:val="21"/>
                    <w:szCs w:val="21"/>
                    <w:lang w:val="en-GB"/>
                  </w:rPr>
                </w:rPrChange>
              </w:rPr>
            </w:pPr>
          </w:p>
        </w:tc>
        <w:tc>
          <w:tcPr>
            <w:tcW w:w="616" w:type="pct"/>
            <w:vAlign w:val="center"/>
          </w:tcPr>
          <w:p>
            <w:pPr>
              <w:ind w:firstLine="0" w:firstLineChars="0"/>
              <w:jc w:val="center"/>
              <w:textAlignment w:val="center"/>
              <w:rPr>
                <w:rFonts w:ascii="Times New Roman" w:hAnsi="Times New Roman" w:cs="Times New Roman"/>
                <w:sz w:val="21"/>
                <w:szCs w:val="21"/>
                <w:highlight w:val="none"/>
                <w:lang w:val="en-GB"/>
                <w:rPrChange w:id="943" w:author="随遇而安" w:date="2023-08-24T08:28:26Z">
                  <w:rPr>
                    <w:rFonts w:ascii="Times New Roman" w:hAnsi="Times New Roman" w:cs="Times New Roman"/>
                    <w:sz w:val="21"/>
                    <w:szCs w:val="21"/>
                    <w:lang w:val="en-GB"/>
                  </w:rPr>
                </w:rPrChange>
              </w:rPr>
            </w:pPr>
          </w:p>
        </w:tc>
        <w:tc>
          <w:tcPr>
            <w:tcW w:w="449" w:type="pct"/>
            <w:vAlign w:val="center"/>
          </w:tcPr>
          <w:p>
            <w:pPr>
              <w:ind w:firstLine="0" w:firstLineChars="0"/>
              <w:jc w:val="center"/>
              <w:textAlignment w:val="center"/>
              <w:rPr>
                <w:rFonts w:ascii="Times New Roman" w:hAnsi="Times New Roman" w:cs="Times New Roman"/>
                <w:sz w:val="21"/>
                <w:szCs w:val="21"/>
                <w:highlight w:val="none"/>
                <w:lang w:val="en-GB"/>
                <w:rPrChange w:id="944" w:author="随遇而安" w:date="2023-08-24T08:28:26Z">
                  <w:rPr>
                    <w:rFonts w:ascii="Times New Roman" w:hAnsi="Times New Roman" w:cs="Times New Roman"/>
                    <w:sz w:val="21"/>
                    <w:szCs w:val="21"/>
                    <w:lang w:val="en-GB"/>
                  </w:rPr>
                </w:rPrChange>
              </w:rPr>
            </w:pPr>
          </w:p>
        </w:tc>
        <w:tc>
          <w:tcPr>
            <w:tcW w:w="1641" w:type="pct"/>
            <w:vAlign w:val="center"/>
          </w:tcPr>
          <w:p>
            <w:pPr>
              <w:ind w:firstLine="0" w:firstLineChars="0"/>
              <w:jc w:val="center"/>
              <w:textAlignment w:val="center"/>
              <w:rPr>
                <w:rFonts w:ascii="Times New Roman" w:hAnsi="Times New Roman" w:cs="Times New Roman"/>
                <w:sz w:val="21"/>
                <w:szCs w:val="21"/>
                <w:highlight w:val="none"/>
                <w:lang w:val="en-GB"/>
                <w:rPrChange w:id="945" w:author="随遇而安" w:date="2023-08-24T08:28:26Z">
                  <w:rPr>
                    <w:rFonts w:ascii="Times New Roman" w:hAnsi="Times New Roman" w:cs="Times New Roman"/>
                    <w:sz w:val="21"/>
                    <w:szCs w:val="21"/>
                    <w:lang w:val="en-GB"/>
                  </w:rPr>
                </w:rPrChange>
              </w:rPr>
            </w:pPr>
          </w:p>
        </w:tc>
        <w:tc>
          <w:tcPr>
            <w:tcW w:w="650" w:type="pct"/>
            <w:vAlign w:val="center"/>
          </w:tcPr>
          <w:p>
            <w:pPr>
              <w:ind w:firstLine="0" w:firstLineChars="0"/>
              <w:jc w:val="center"/>
              <w:textAlignment w:val="center"/>
              <w:rPr>
                <w:rFonts w:ascii="Times New Roman" w:hAnsi="Times New Roman" w:cs="Times New Roman"/>
                <w:sz w:val="21"/>
                <w:szCs w:val="21"/>
                <w:highlight w:val="none"/>
                <w:lang w:val="en-GB"/>
                <w:rPrChange w:id="946" w:author="随遇而安" w:date="2023-08-24T08:28:26Z">
                  <w:rPr>
                    <w:rFonts w:ascii="Times New Roman" w:hAnsi="Times New Roman" w:cs="Times New Roman"/>
                    <w:sz w:val="21"/>
                    <w:szCs w:val="21"/>
                    <w:lang w:val="en-GB"/>
                  </w:rPr>
                </w:rPrChange>
              </w:rPr>
            </w:pPr>
          </w:p>
        </w:tc>
        <w:tc>
          <w:tcPr>
            <w:tcW w:w="312" w:type="pct"/>
            <w:vAlign w:val="center"/>
          </w:tcPr>
          <w:p>
            <w:pPr>
              <w:ind w:firstLine="0" w:firstLineChars="0"/>
              <w:jc w:val="center"/>
              <w:textAlignment w:val="center"/>
              <w:rPr>
                <w:rFonts w:ascii="Times New Roman" w:hAnsi="Times New Roman" w:cs="Times New Roman"/>
                <w:sz w:val="21"/>
                <w:szCs w:val="21"/>
                <w:highlight w:val="none"/>
                <w:lang w:val="en-GB"/>
                <w:rPrChange w:id="947" w:author="随遇而安" w:date="2023-08-24T08:28:26Z">
                  <w:rPr>
                    <w:rFonts w:ascii="Times New Roman" w:hAnsi="Times New Roman" w:cs="Times New Roman"/>
                    <w:sz w:val="21"/>
                    <w:szCs w:val="21"/>
                    <w:lang w:val="en-GB"/>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 w:type="pct"/>
            <w:vAlign w:val="center"/>
          </w:tcPr>
          <w:p>
            <w:pPr>
              <w:ind w:firstLine="0" w:firstLineChars="0"/>
              <w:jc w:val="center"/>
              <w:textAlignment w:val="center"/>
              <w:rPr>
                <w:rFonts w:ascii="Times New Roman" w:hAnsi="Times New Roman" w:cs="Times New Roman"/>
                <w:sz w:val="21"/>
                <w:szCs w:val="21"/>
                <w:highlight w:val="none"/>
                <w:lang w:val="en-GB"/>
                <w:rPrChange w:id="948" w:author="随遇而安" w:date="2023-08-24T08:28:26Z">
                  <w:rPr>
                    <w:rFonts w:ascii="Times New Roman" w:hAnsi="Times New Roman" w:cs="Times New Roman"/>
                    <w:sz w:val="21"/>
                    <w:szCs w:val="21"/>
                    <w:lang w:val="en-GB"/>
                  </w:rPr>
                </w:rPrChange>
              </w:rPr>
            </w:pPr>
          </w:p>
        </w:tc>
        <w:tc>
          <w:tcPr>
            <w:tcW w:w="400" w:type="pct"/>
            <w:vAlign w:val="center"/>
          </w:tcPr>
          <w:p>
            <w:pPr>
              <w:ind w:firstLine="0" w:firstLineChars="0"/>
              <w:jc w:val="center"/>
              <w:textAlignment w:val="center"/>
              <w:rPr>
                <w:rFonts w:ascii="Times New Roman" w:hAnsi="Times New Roman" w:cs="Times New Roman"/>
                <w:sz w:val="21"/>
                <w:szCs w:val="21"/>
                <w:highlight w:val="none"/>
                <w:lang w:val="en-GB"/>
                <w:rPrChange w:id="949" w:author="随遇而安" w:date="2023-08-24T08:28:26Z">
                  <w:rPr>
                    <w:rFonts w:ascii="Times New Roman" w:hAnsi="Times New Roman" w:cs="Times New Roman"/>
                    <w:sz w:val="21"/>
                    <w:szCs w:val="21"/>
                    <w:lang w:val="en-GB"/>
                  </w:rPr>
                </w:rPrChange>
              </w:rPr>
            </w:pPr>
          </w:p>
        </w:tc>
        <w:tc>
          <w:tcPr>
            <w:tcW w:w="695" w:type="pct"/>
            <w:vAlign w:val="center"/>
          </w:tcPr>
          <w:p>
            <w:pPr>
              <w:ind w:firstLine="0" w:firstLineChars="0"/>
              <w:jc w:val="center"/>
              <w:textAlignment w:val="center"/>
              <w:rPr>
                <w:rFonts w:ascii="Times New Roman" w:hAnsi="Times New Roman" w:cs="Times New Roman"/>
                <w:sz w:val="21"/>
                <w:szCs w:val="21"/>
                <w:highlight w:val="none"/>
                <w:lang w:val="en-GB"/>
                <w:rPrChange w:id="950" w:author="随遇而安" w:date="2023-08-24T08:28:26Z">
                  <w:rPr>
                    <w:rFonts w:ascii="Times New Roman" w:hAnsi="Times New Roman" w:cs="Times New Roman"/>
                    <w:sz w:val="21"/>
                    <w:szCs w:val="21"/>
                    <w:lang w:val="en-GB"/>
                  </w:rPr>
                </w:rPrChange>
              </w:rPr>
            </w:pPr>
          </w:p>
        </w:tc>
        <w:tc>
          <w:tcPr>
            <w:tcW w:w="616" w:type="pct"/>
            <w:vAlign w:val="center"/>
          </w:tcPr>
          <w:p>
            <w:pPr>
              <w:ind w:firstLine="0" w:firstLineChars="0"/>
              <w:jc w:val="center"/>
              <w:textAlignment w:val="center"/>
              <w:rPr>
                <w:rFonts w:ascii="Times New Roman" w:hAnsi="Times New Roman" w:cs="Times New Roman"/>
                <w:sz w:val="21"/>
                <w:szCs w:val="21"/>
                <w:highlight w:val="none"/>
                <w:lang w:val="en-GB"/>
                <w:rPrChange w:id="951" w:author="随遇而安" w:date="2023-08-24T08:28:26Z">
                  <w:rPr>
                    <w:rFonts w:ascii="Times New Roman" w:hAnsi="Times New Roman" w:cs="Times New Roman"/>
                    <w:sz w:val="21"/>
                    <w:szCs w:val="21"/>
                    <w:lang w:val="en-GB"/>
                  </w:rPr>
                </w:rPrChange>
              </w:rPr>
            </w:pPr>
          </w:p>
        </w:tc>
        <w:tc>
          <w:tcPr>
            <w:tcW w:w="449" w:type="pct"/>
            <w:vAlign w:val="center"/>
          </w:tcPr>
          <w:p>
            <w:pPr>
              <w:ind w:firstLine="0" w:firstLineChars="0"/>
              <w:jc w:val="center"/>
              <w:textAlignment w:val="center"/>
              <w:rPr>
                <w:rFonts w:ascii="Times New Roman" w:hAnsi="Times New Roman" w:cs="Times New Roman"/>
                <w:sz w:val="21"/>
                <w:szCs w:val="21"/>
                <w:highlight w:val="none"/>
                <w:lang w:val="en-GB"/>
                <w:rPrChange w:id="952" w:author="随遇而安" w:date="2023-08-24T08:28:26Z">
                  <w:rPr>
                    <w:rFonts w:ascii="Times New Roman" w:hAnsi="Times New Roman" w:cs="Times New Roman"/>
                    <w:sz w:val="21"/>
                    <w:szCs w:val="21"/>
                    <w:lang w:val="en-GB"/>
                  </w:rPr>
                </w:rPrChange>
              </w:rPr>
            </w:pPr>
          </w:p>
        </w:tc>
        <w:tc>
          <w:tcPr>
            <w:tcW w:w="1641" w:type="pct"/>
            <w:vAlign w:val="center"/>
          </w:tcPr>
          <w:p>
            <w:pPr>
              <w:ind w:firstLine="0" w:firstLineChars="0"/>
              <w:jc w:val="center"/>
              <w:textAlignment w:val="center"/>
              <w:rPr>
                <w:rFonts w:ascii="Times New Roman" w:hAnsi="Times New Roman" w:cs="Times New Roman"/>
                <w:sz w:val="21"/>
                <w:szCs w:val="21"/>
                <w:highlight w:val="none"/>
                <w:lang w:val="en-GB"/>
                <w:rPrChange w:id="953" w:author="随遇而安" w:date="2023-08-24T08:28:26Z">
                  <w:rPr>
                    <w:rFonts w:ascii="Times New Roman" w:hAnsi="Times New Roman" w:cs="Times New Roman"/>
                    <w:sz w:val="21"/>
                    <w:szCs w:val="21"/>
                    <w:lang w:val="en-GB"/>
                  </w:rPr>
                </w:rPrChange>
              </w:rPr>
            </w:pPr>
          </w:p>
        </w:tc>
        <w:tc>
          <w:tcPr>
            <w:tcW w:w="650" w:type="pct"/>
            <w:vAlign w:val="center"/>
          </w:tcPr>
          <w:p>
            <w:pPr>
              <w:ind w:firstLine="0" w:firstLineChars="0"/>
              <w:jc w:val="center"/>
              <w:textAlignment w:val="center"/>
              <w:rPr>
                <w:rFonts w:ascii="Times New Roman" w:hAnsi="Times New Roman" w:cs="Times New Roman"/>
                <w:sz w:val="21"/>
                <w:szCs w:val="21"/>
                <w:highlight w:val="none"/>
                <w:lang w:val="en-GB"/>
                <w:rPrChange w:id="954" w:author="随遇而安" w:date="2023-08-24T08:28:26Z">
                  <w:rPr>
                    <w:rFonts w:ascii="Times New Roman" w:hAnsi="Times New Roman" w:cs="Times New Roman"/>
                    <w:sz w:val="21"/>
                    <w:szCs w:val="21"/>
                    <w:lang w:val="en-GB"/>
                  </w:rPr>
                </w:rPrChange>
              </w:rPr>
            </w:pPr>
          </w:p>
        </w:tc>
        <w:tc>
          <w:tcPr>
            <w:tcW w:w="312" w:type="pct"/>
            <w:vAlign w:val="center"/>
          </w:tcPr>
          <w:p>
            <w:pPr>
              <w:ind w:firstLine="0" w:firstLineChars="0"/>
              <w:jc w:val="center"/>
              <w:textAlignment w:val="center"/>
              <w:rPr>
                <w:rFonts w:ascii="Times New Roman" w:hAnsi="Times New Roman" w:cs="Times New Roman"/>
                <w:sz w:val="21"/>
                <w:szCs w:val="21"/>
                <w:highlight w:val="none"/>
                <w:lang w:val="en-GB"/>
                <w:rPrChange w:id="955" w:author="随遇而安" w:date="2023-08-24T08:28:26Z">
                  <w:rPr>
                    <w:rFonts w:ascii="Times New Roman" w:hAnsi="Times New Roman" w:cs="Times New Roman"/>
                    <w:sz w:val="21"/>
                    <w:szCs w:val="21"/>
                    <w:lang w:val="en-GB"/>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 w:type="pct"/>
            <w:vAlign w:val="center"/>
          </w:tcPr>
          <w:p>
            <w:pPr>
              <w:ind w:firstLine="0" w:firstLineChars="0"/>
              <w:jc w:val="center"/>
              <w:textAlignment w:val="center"/>
              <w:rPr>
                <w:rFonts w:ascii="Times New Roman" w:hAnsi="Times New Roman" w:cs="Times New Roman"/>
                <w:sz w:val="21"/>
                <w:szCs w:val="21"/>
                <w:highlight w:val="none"/>
                <w:lang w:val="en-GB"/>
                <w:rPrChange w:id="956" w:author="随遇而安" w:date="2023-08-24T08:28:26Z">
                  <w:rPr>
                    <w:rFonts w:ascii="Times New Roman" w:hAnsi="Times New Roman" w:cs="Times New Roman"/>
                    <w:sz w:val="21"/>
                    <w:szCs w:val="21"/>
                    <w:lang w:val="en-GB"/>
                  </w:rPr>
                </w:rPrChange>
              </w:rPr>
            </w:pPr>
          </w:p>
        </w:tc>
        <w:tc>
          <w:tcPr>
            <w:tcW w:w="400" w:type="pct"/>
            <w:vAlign w:val="center"/>
          </w:tcPr>
          <w:p>
            <w:pPr>
              <w:ind w:firstLine="0" w:firstLineChars="0"/>
              <w:jc w:val="center"/>
              <w:textAlignment w:val="center"/>
              <w:rPr>
                <w:rFonts w:ascii="Times New Roman" w:hAnsi="Times New Roman" w:cs="Times New Roman"/>
                <w:sz w:val="21"/>
                <w:szCs w:val="21"/>
                <w:highlight w:val="none"/>
                <w:lang w:val="en-GB"/>
                <w:rPrChange w:id="957" w:author="随遇而安" w:date="2023-08-24T08:28:26Z">
                  <w:rPr>
                    <w:rFonts w:ascii="Times New Roman" w:hAnsi="Times New Roman" w:cs="Times New Roman"/>
                    <w:sz w:val="21"/>
                    <w:szCs w:val="21"/>
                    <w:lang w:val="en-GB"/>
                  </w:rPr>
                </w:rPrChange>
              </w:rPr>
            </w:pPr>
          </w:p>
        </w:tc>
        <w:tc>
          <w:tcPr>
            <w:tcW w:w="695" w:type="pct"/>
            <w:vAlign w:val="center"/>
          </w:tcPr>
          <w:p>
            <w:pPr>
              <w:ind w:firstLine="0" w:firstLineChars="0"/>
              <w:jc w:val="center"/>
              <w:textAlignment w:val="center"/>
              <w:rPr>
                <w:rFonts w:ascii="Times New Roman" w:hAnsi="Times New Roman" w:cs="Times New Roman"/>
                <w:sz w:val="21"/>
                <w:szCs w:val="21"/>
                <w:highlight w:val="none"/>
                <w:lang w:val="en-GB"/>
                <w:rPrChange w:id="958" w:author="随遇而安" w:date="2023-08-24T08:28:26Z">
                  <w:rPr>
                    <w:rFonts w:ascii="Times New Roman" w:hAnsi="Times New Roman" w:cs="Times New Roman"/>
                    <w:sz w:val="21"/>
                    <w:szCs w:val="21"/>
                    <w:lang w:val="en-GB"/>
                  </w:rPr>
                </w:rPrChange>
              </w:rPr>
            </w:pPr>
          </w:p>
        </w:tc>
        <w:tc>
          <w:tcPr>
            <w:tcW w:w="616" w:type="pct"/>
            <w:vAlign w:val="center"/>
          </w:tcPr>
          <w:p>
            <w:pPr>
              <w:ind w:firstLine="0" w:firstLineChars="0"/>
              <w:jc w:val="center"/>
              <w:textAlignment w:val="center"/>
              <w:rPr>
                <w:rFonts w:ascii="Times New Roman" w:hAnsi="Times New Roman" w:cs="Times New Roman"/>
                <w:sz w:val="21"/>
                <w:szCs w:val="21"/>
                <w:highlight w:val="none"/>
                <w:lang w:val="en-GB"/>
                <w:rPrChange w:id="959" w:author="随遇而安" w:date="2023-08-24T08:28:26Z">
                  <w:rPr>
                    <w:rFonts w:ascii="Times New Roman" w:hAnsi="Times New Roman" w:cs="Times New Roman"/>
                    <w:sz w:val="21"/>
                    <w:szCs w:val="21"/>
                    <w:lang w:val="en-GB"/>
                  </w:rPr>
                </w:rPrChange>
              </w:rPr>
            </w:pPr>
          </w:p>
        </w:tc>
        <w:tc>
          <w:tcPr>
            <w:tcW w:w="449" w:type="pct"/>
            <w:vAlign w:val="center"/>
          </w:tcPr>
          <w:p>
            <w:pPr>
              <w:ind w:firstLine="0" w:firstLineChars="0"/>
              <w:jc w:val="center"/>
              <w:textAlignment w:val="center"/>
              <w:rPr>
                <w:rFonts w:ascii="Times New Roman" w:hAnsi="Times New Roman" w:cs="Times New Roman"/>
                <w:sz w:val="21"/>
                <w:szCs w:val="21"/>
                <w:highlight w:val="none"/>
                <w:lang w:val="en-GB"/>
                <w:rPrChange w:id="960" w:author="随遇而安" w:date="2023-08-24T08:28:26Z">
                  <w:rPr>
                    <w:rFonts w:ascii="Times New Roman" w:hAnsi="Times New Roman" w:cs="Times New Roman"/>
                    <w:sz w:val="21"/>
                    <w:szCs w:val="21"/>
                    <w:lang w:val="en-GB"/>
                  </w:rPr>
                </w:rPrChange>
              </w:rPr>
            </w:pPr>
          </w:p>
        </w:tc>
        <w:tc>
          <w:tcPr>
            <w:tcW w:w="1641" w:type="pct"/>
            <w:vAlign w:val="center"/>
          </w:tcPr>
          <w:p>
            <w:pPr>
              <w:ind w:firstLine="0" w:firstLineChars="0"/>
              <w:jc w:val="center"/>
              <w:textAlignment w:val="center"/>
              <w:rPr>
                <w:rFonts w:ascii="Times New Roman" w:hAnsi="Times New Roman" w:cs="Times New Roman"/>
                <w:sz w:val="21"/>
                <w:szCs w:val="21"/>
                <w:highlight w:val="none"/>
                <w:lang w:val="en-GB"/>
                <w:rPrChange w:id="961" w:author="随遇而安" w:date="2023-08-24T08:28:26Z">
                  <w:rPr>
                    <w:rFonts w:ascii="Times New Roman" w:hAnsi="Times New Roman" w:cs="Times New Roman"/>
                    <w:sz w:val="21"/>
                    <w:szCs w:val="21"/>
                    <w:lang w:val="en-GB"/>
                  </w:rPr>
                </w:rPrChange>
              </w:rPr>
            </w:pPr>
          </w:p>
        </w:tc>
        <w:tc>
          <w:tcPr>
            <w:tcW w:w="650" w:type="pct"/>
            <w:vAlign w:val="center"/>
          </w:tcPr>
          <w:p>
            <w:pPr>
              <w:ind w:firstLine="0" w:firstLineChars="0"/>
              <w:jc w:val="center"/>
              <w:textAlignment w:val="center"/>
              <w:rPr>
                <w:rFonts w:ascii="Times New Roman" w:hAnsi="Times New Roman" w:cs="Times New Roman"/>
                <w:sz w:val="21"/>
                <w:szCs w:val="21"/>
                <w:highlight w:val="none"/>
                <w:lang w:val="en-GB"/>
                <w:rPrChange w:id="962" w:author="随遇而安" w:date="2023-08-24T08:28:26Z">
                  <w:rPr>
                    <w:rFonts w:ascii="Times New Roman" w:hAnsi="Times New Roman" w:cs="Times New Roman"/>
                    <w:sz w:val="21"/>
                    <w:szCs w:val="21"/>
                    <w:lang w:val="en-GB"/>
                  </w:rPr>
                </w:rPrChange>
              </w:rPr>
            </w:pPr>
          </w:p>
        </w:tc>
        <w:tc>
          <w:tcPr>
            <w:tcW w:w="312" w:type="pct"/>
            <w:vAlign w:val="center"/>
          </w:tcPr>
          <w:p>
            <w:pPr>
              <w:ind w:firstLine="0" w:firstLineChars="0"/>
              <w:jc w:val="center"/>
              <w:textAlignment w:val="center"/>
              <w:rPr>
                <w:rFonts w:ascii="Times New Roman" w:hAnsi="Times New Roman" w:cs="Times New Roman"/>
                <w:sz w:val="21"/>
                <w:szCs w:val="21"/>
                <w:highlight w:val="none"/>
                <w:lang w:val="en-GB"/>
                <w:rPrChange w:id="963" w:author="随遇而安" w:date="2023-08-24T08:28:26Z">
                  <w:rPr>
                    <w:rFonts w:ascii="Times New Roman" w:hAnsi="Times New Roman" w:cs="Times New Roman"/>
                    <w:sz w:val="21"/>
                    <w:szCs w:val="21"/>
                    <w:lang w:val="en-GB"/>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 w:type="pct"/>
            <w:vAlign w:val="center"/>
          </w:tcPr>
          <w:p>
            <w:pPr>
              <w:ind w:firstLine="0" w:firstLineChars="0"/>
              <w:jc w:val="center"/>
              <w:textAlignment w:val="center"/>
              <w:rPr>
                <w:rFonts w:ascii="Times New Roman" w:hAnsi="Times New Roman" w:cs="Times New Roman"/>
                <w:sz w:val="21"/>
                <w:szCs w:val="21"/>
                <w:highlight w:val="none"/>
                <w:lang w:val="en-GB"/>
                <w:rPrChange w:id="964" w:author="随遇而安" w:date="2023-08-24T08:28:26Z">
                  <w:rPr>
                    <w:rFonts w:ascii="Times New Roman" w:hAnsi="Times New Roman" w:cs="Times New Roman"/>
                    <w:sz w:val="21"/>
                    <w:szCs w:val="21"/>
                    <w:lang w:val="en-GB"/>
                  </w:rPr>
                </w:rPrChange>
              </w:rPr>
            </w:pPr>
          </w:p>
        </w:tc>
        <w:tc>
          <w:tcPr>
            <w:tcW w:w="400" w:type="pct"/>
            <w:vAlign w:val="center"/>
          </w:tcPr>
          <w:p>
            <w:pPr>
              <w:ind w:firstLine="0" w:firstLineChars="0"/>
              <w:jc w:val="center"/>
              <w:textAlignment w:val="center"/>
              <w:rPr>
                <w:rFonts w:ascii="Times New Roman" w:hAnsi="Times New Roman" w:cs="Times New Roman"/>
                <w:sz w:val="21"/>
                <w:szCs w:val="21"/>
                <w:highlight w:val="none"/>
                <w:lang w:val="en-GB"/>
                <w:rPrChange w:id="965" w:author="随遇而安" w:date="2023-08-24T08:28:26Z">
                  <w:rPr>
                    <w:rFonts w:ascii="Times New Roman" w:hAnsi="Times New Roman" w:cs="Times New Roman"/>
                    <w:sz w:val="21"/>
                    <w:szCs w:val="21"/>
                    <w:lang w:val="en-GB"/>
                  </w:rPr>
                </w:rPrChange>
              </w:rPr>
            </w:pPr>
          </w:p>
        </w:tc>
        <w:tc>
          <w:tcPr>
            <w:tcW w:w="695" w:type="pct"/>
            <w:vAlign w:val="center"/>
          </w:tcPr>
          <w:p>
            <w:pPr>
              <w:ind w:firstLine="0" w:firstLineChars="0"/>
              <w:jc w:val="center"/>
              <w:textAlignment w:val="center"/>
              <w:rPr>
                <w:rFonts w:ascii="Times New Roman" w:hAnsi="Times New Roman" w:cs="Times New Roman"/>
                <w:sz w:val="21"/>
                <w:szCs w:val="21"/>
                <w:highlight w:val="none"/>
                <w:lang w:val="en-GB"/>
                <w:rPrChange w:id="966" w:author="随遇而安" w:date="2023-08-24T08:28:26Z">
                  <w:rPr>
                    <w:rFonts w:ascii="Times New Roman" w:hAnsi="Times New Roman" w:cs="Times New Roman"/>
                    <w:sz w:val="21"/>
                    <w:szCs w:val="21"/>
                    <w:lang w:val="en-GB"/>
                  </w:rPr>
                </w:rPrChange>
              </w:rPr>
            </w:pPr>
          </w:p>
        </w:tc>
        <w:tc>
          <w:tcPr>
            <w:tcW w:w="616" w:type="pct"/>
            <w:vAlign w:val="center"/>
          </w:tcPr>
          <w:p>
            <w:pPr>
              <w:ind w:firstLine="0" w:firstLineChars="0"/>
              <w:jc w:val="center"/>
              <w:textAlignment w:val="center"/>
              <w:rPr>
                <w:rFonts w:ascii="Times New Roman" w:hAnsi="Times New Roman" w:cs="Times New Roman"/>
                <w:sz w:val="21"/>
                <w:szCs w:val="21"/>
                <w:highlight w:val="none"/>
                <w:lang w:val="en-GB"/>
                <w:rPrChange w:id="967" w:author="随遇而安" w:date="2023-08-24T08:28:26Z">
                  <w:rPr>
                    <w:rFonts w:ascii="Times New Roman" w:hAnsi="Times New Roman" w:cs="Times New Roman"/>
                    <w:sz w:val="21"/>
                    <w:szCs w:val="21"/>
                    <w:lang w:val="en-GB"/>
                  </w:rPr>
                </w:rPrChange>
              </w:rPr>
            </w:pPr>
          </w:p>
        </w:tc>
        <w:tc>
          <w:tcPr>
            <w:tcW w:w="449" w:type="pct"/>
            <w:vAlign w:val="center"/>
          </w:tcPr>
          <w:p>
            <w:pPr>
              <w:ind w:firstLine="0" w:firstLineChars="0"/>
              <w:jc w:val="center"/>
              <w:textAlignment w:val="center"/>
              <w:rPr>
                <w:rFonts w:ascii="Times New Roman" w:hAnsi="Times New Roman" w:cs="Times New Roman"/>
                <w:sz w:val="21"/>
                <w:szCs w:val="21"/>
                <w:highlight w:val="none"/>
                <w:lang w:val="en-GB"/>
                <w:rPrChange w:id="968" w:author="随遇而安" w:date="2023-08-24T08:28:26Z">
                  <w:rPr>
                    <w:rFonts w:ascii="Times New Roman" w:hAnsi="Times New Roman" w:cs="Times New Roman"/>
                    <w:sz w:val="21"/>
                    <w:szCs w:val="21"/>
                    <w:lang w:val="en-GB"/>
                  </w:rPr>
                </w:rPrChange>
              </w:rPr>
            </w:pPr>
          </w:p>
        </w:tc>
        <w:tc>
          <w:tcPr>
            <w:tcW w:w="1641" w:type="pct"/>
            <w:vAlign w:val="center"/>
          </w:tcPr>
          <w:p>
            <w:pPr>
              <w:ind w:firstLine="0" w:firstLineChars="0"/>
              <w:jc w:val="center"/>
              <w:textAlignment w:val="center"/>
              <w:rPr>
                <w:rFonts w:ascii="Times New Roman" w:hAnsi="Times New Roman" w:cs="Times New Roman"/>
                <w:sz w:val="21"/>
                <w:szCs w:val="21"/>
                <w:highlight w:val="none"/>
                <w:lang w:val="en-GB"/>
                <w:rPrChange w:id="969" w:author="随遇而安" w:date="2023-08-24T08:28:26Z">
                  <w:rPr>
                    <w:rFonts w:ascii="Times New Roman" w:hAnsi="Times New Roman" w:cs="Times New Roman"/>
                    <w:sz w:val="21"/>
                    <w:szCs w:val="21"/>
                    <w:lang w:val="en-GB"/>
                  </w:rPr>
                </w:rPrChange>
              </w:rPr>
            </w:pPr>
          </w:p>
        </w:tc>
        <w:tc>
          <w:tcPr>
            <w:tcW w:w="650" w:type="pct"/>
            <w:vAlign w:val="center"/>
          </w:tcPr>
          <w:p>
            <w:pPr>
              <w:ind w:firstLine="0" w:firstLineChars="0"/>
              <w:jc w:val="center"/>
              <w:textAlignment w:val="center"/>
              <w:rPr>
                <w:rFonts w:ascii="Times New Roman" w:hAnsi="Times New Roman" w:cs="Times New Roman"/>
                <w:sz w:val="21"/>
                <w:szCs w:val="21"/>
                <w:highlight w:val="none"/>
                <w:lang w:val="en-GB"/>
                <w:rPrChange w:id="970" w:author="随遇而安" w:date="2023-08-24T08:28:26Z">
                  <w:rPr>
                    <w:rFonts w:ascii="Times New Roman" w:hAnsi="Times New Roman" w:cs="Times New Roman"/>
                    <w:sz w:val="21"/>
                    <w:szCs w:val="21"/>
                    <w:lang w:val="en-GB"/>
                  </w:rPr>
                </w:rPrChange>
              </w:rPr>
            </w:pPr>
          </w:p>
        </w:tc>
        <w:tc>
          <w:tcPr>
            <w:tcW w:w="312" w:type="pct"/>
            <w:vAlign w:val="center"/>
          </w:tcPr>
          <w:p>
            <w:pPr>
              <w:ind w:firstLine="0" w:firstLineChars="0"/>
              <w:jc w:val="center"/>
              <w:textAlignment w:val="center"/>
              <w:rPr>
                <w:rFonts w:ascii="Times New Roman" w:hAnsi="Times New Roman" w:cs="Times New Roman"/>
                <w:sz w:val="21"/>
                <w:szCs w:val="21"/>
                <w:highlight w:val="none"/>
                <w:lang w:val="en-GB"/>
                <w:rPrChange w:id="971" w:author="随遇而安" w:date="2023-08-24T08:28:26Z">
                  <w:rPr>
                    <w:rFonts w:ascii="Times New Roman" w:hAnsi="Times New Roman" w:cs="Times New Roman"/>
                    <w:sz w:val="21"/>
                    <w:szCs w:val="21"/>
                    <w:lang w:val="en-GB"/>
                  </w:rPr>
                </w:rPrChange>
              </w:rPr>
            </w:pPr>
          </w:p>
        </w:tc>
      </w:tr>
    </w:tbl>
    <w:p>
      <w:pPr>
        <w:ind w:firstLine="0" w:firstLineChars="0"/>
        <w:rPr>
          <w:rFonts w:ascii="Times New Roman" w:hAnsi="Times New Roman" w:cs="Times New Roman"/>
          <w:b/>
          <w:bCs/>
          <w:sz w:val="21"/>
          <w:szCs w:val="21"/>
          <w:highlight w:val="none"/>
          <w:lang w:val="en-GB"/>
          <w:rPrChange w:id="972"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973" w:author="随遇而安" w:date="2023-08-24T08:28:26Z">
            <w:rPr>
              <w:rFonts w:ascii="Times New Roman" w:hAnsi="Times New Roman" w:cs="Times New Roman"/>
              <w:b/>
              <w:bCs/>
              <w:sz w:val="21"/>
              <w:szCs w:val="21"/>
              <w:lang w:val="en-GB"/>
            </w:rPr>
          </w:rPrChange>
        </w:rPr>
        <w:t>编制：                                        审批：                                             日期：</w:t>
      </w:r>
    </w:p>
    <w:p>
      <w:pPr>
        <w:spacing w:after="190"/>
        <w:ind w:firstLine="0" w:firstLineChars="0"/>
        <w:rPr>
          <w:rFonts w:ascii="Times New Roman" w:hAnsi="Times New Roman" w:cs="Times New Roman"/>
          <w:b/>
          <w:bCs/>
          <w:szCs w:val="21"/>
          <w:highlight w:val="none"/>
          <w:lang w:val="en-GB"/>
          <w:rPrChange w:id="974" w:author="随遇而安" w:date="2023-08-24T08:28:26Z">
            <w:rPr>
              <w:rFonts w:ascii="Times New Roman" w:hAnsi="Times New Roman" w:cs="Times New Roman"/>
              <w:b/>
              <w:bCs/>
              <w:szCs w:val="21"/>
              <w:lang w:val="en-GB"/>
            </w:rPr>
          </w:rPrChange>
        </w:rPr>
      </w:pPr>
    </w:p>
    <w:p>
      <w:pPr>
        <w:widowControl/>
        <w:spacing w:line="240" w:lineRule="auto"/>
        <w:ind w:firstLine="0" w:firstLineChars="0"/>
        <w:jc w:val="left"/>
        <w:rPr>
          <w:rFonts w:ascii="Times New Roman" w:hAnsi="Times New Roman" w:cs="Times New Roman"/>
          <w:b/>
          <w:bCs/>
          <w:szCs w:val="21"/>
          <w:highlight w:val="none"/>
          <w:lang w:val="en-GB"/>
          <w:rPrChange w:id="975" w:author="随遇而安" w:date="2023-08-24T08:28:26Z">
            <w:rPr>
              <w:rFonts w:ascii="Times New Roman" w:hAnsi="Times New Roman" w:cs="Times New Roman"/>
              <w:b/>
              <w:bCs/>
              <w:szCs w:val="21"/>
              <w:lang w:val="en-GB"/>
            </w:rPr>
          </w:rPrChange>
        </w:rPr>
      </w:pPr>
      <w:r>
        <w:rPr>
          <w:rFonts w:ascii="Times New Roman" w:hAnsi="Times New Roman" w:cs="Times New Roman"/>
          <w:b/>
          <w:bCs/>
          <w:szCs w:val="21"/>
          <w:highlight w:val="none"/>
          <w:lang w:val="en-GB"/>
          <w:rPrChange w:id="976" w:author="随遇而安" w:date="2023-08-24T08:28:26Z">
            <w:rPr>
              <w:rFonts w:ascii="Times New Roman" w:hAnsi="Times New Roman" w:cs="Times New Roman"/>
              <w:b/>
              <w:bCs/>
              <w:szCs w:val="21"/>
              <w:lang w:val="en-GB"/>
            </w:rPr>
          </w:rPrChange>
        </w:rPr>
        <w:br w:type="page"/>
      </w:r>
    </w:p>
    <w:p>
      <w:pPr>
        <w:spacing w:after="190"/>
        <w:ind w:firstLine="0" w:firstLineChars="0"/>
        <w:rPr>
          <w:rFonts w:ascii="Times New Roman" w:hAnsi="Times New Roman" w:cs="Times New Roman"/>
          <w:b/>
          <w:bCs/>
          <w:szCs w:val="21"/>
          <w:highlight w:val="none"/>
          <w:lang w:val="en-GB"/>
          <w:rPrChange w:id="977" w:author="随遇而安" w:date="2023-08-24T08:28:26Z">
            <w:rPr>
              <w:rFonts w:ascii="Times New Roman" w:hAnsi="Times New Roman" w:cs="Times New Roman"/>
              <w:b/>
              <w:bCs/>
              <w:szCs w:val="21"/>
              <w:lang w:val="en-GB"/>
            </w:rPr>
          </w:rPrChange>
        </w:rPr>
      </w:pPr>
      <w:r>
        <w:rPr>
          <w:rFonts w:ascii="Times New Roman" w:hAnsi="Times New Roman" w:cs="Times New Roman"/>
          <w:b/>
          <w:bCs/>
          <w:szCs w:val="21"/>
          <w:highlight w:val="none"/>
          <w:lang w:val="en-GB"/>
          <w:rPrChange w:id="978" w:author="随遇而安" w:date="2023-08-24T08:28:26Z">
            <w:rPr>
              <w:rFonts w:ascii="Times New Roman" w:hAnsi="Times New Roman" w:cs="Times New Roman"/>
              <w:b/>
              <w:bCs/>
              <w:szCs w:val="21"/>
              <w:lang w:val="en-GB"/>
            </w:rPr>
          </w:rPrChange>
        </w:rPr>
        <w:t>附件2：危险有害因素清单（模板）</w:t>
      </w:r>
    </w:p>
    <w:p>
      <w:pPr>
        <w:ind w:right="633" w:firstLine="0" w:firstLineChars="0"/>
        <w:jc w:val="right"/>
        <w:rPr>
          <w:rFonts w:ascii="Times New Roman" w:hAnsi="Times New Roman" w:cs="Times New Roman"/>
          <w:b/>
          <w:bCs/>
          <w:sz w:val="21"/>
          <w:szCs w:val="21"/>
          <w:highlight w:val="none"/>
          <w:rPrChange w:id="979" w:author="随遇而安" w:date="2023-08-24T08:28:26Z">
            <w:rPr>
              <w:rFonts w:ascii="Times New Roman" w:hAnsi="Times New Roman" w:cs="Times New Roman"/>
              <w:b/>
              <w:bCs/>
              <w:sz w:val="21"/>
              <w:szCs w:val="21"/>
            </w:rPr>
          </w:rPrChange>
        </w:rPr>
      </w:pPr>
      <w:r>
        <w:rPr>
          <w:rFonts w:ascii="Times New Roman" w:hAnsi="Times New Roman" w:cs="Times New Roman"/>
          <w:b/>
          <w:bCs/>
          <w:sz w:val="21"/>
          <w:szCs w:val="21"/>
          <w:highlight w:val="none"/>
          <w:rPrChange w:id="980" w:author="随遇而安" w:date="2023-08-24T08:28:26Z">
            <w:rPr>
              <w:rFonts w:ascii="Times New Roman" w:hAnsi="Times New Roman" w:cs="Times New Roman"/>
              <w:b/>
              <w:bCs/>
              <w:sz w:val="21"/>
              <w:szCs w:val="21"/>
            </w:rPr>
          </w:rPrChange>
        </w:rPr>
        <w:t xml:space="preserve">   共   页  第   页</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3"/>
        <w:gridCol w:w="1225"/>
        <w:gridCol w:w="1412"/>
        <w:gridCol w:w="984"/>
        <w:gridCol w:w="558"/>
        <w:gridCol w:w="439"/>
        <w:gridCol w:w="459"/>
        <w:gridCol w:w="1131"/>
        <w:gridCol w:w="2166"/>
        <w:gridCol w:w="2540"/>
        <w:gridCol w:w="1692"/>
        <w:gridCol w:w="8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12"/>
          </w:tcPr>
          <w:p>
            <w:pPr>
              <w:ind w:firstLine="0" w:firstLineChars="0"/>
              <w:textAlignment w:val="center"/>
              <w:rPr>
                <w:rFonts w:ascii="Times New Roman" w:hAnsi="Times New Roman" w:cs="Times New Roman"/>
                <w:b/>
                <w:bCs/>
                <w:sz w:val="21"/>
                <w:szCs w:val="21"/>
                <w:highlight w:val="none"/>
                <w:lang w:val="en-GB"/>
                <w:rPrChange w:id="981" w:author="随遇而安" w:date="2023-08-24T08:28:26Z">
                  <w:rPr>
                    <w:rFonts w:ascii="Times New Roman" w:hAnsi="Times New Roman" w:cs="Times New Roman"/>
                    <w:b/>
                    <w:bCs/>
                    <w:sz w:val="21"/>
                    <w:szCs w:val="21"/>
                    <w:lang w:val="en-GB"/>
                  </w:rPr>
                </w:rPrChange>
              </w:rPr>
            </w:pPr>
            <w:r>
              <w:rPr>
                <w:rFonts w:ascii="Times New Roman" w:hAnsi="Times New Roman" w:cs="Times New Roman"/>
                <w:b/>
                <w:sz w:val="21"/>
                <w:szCs w:val="21"/>
                <w:highlight w:val="none"/>
                <w:rPrChange w:id="982" w:author="随遇而安" w:date="2023-08-24T08:28:26Z">
                  <w:rPr>
                    <w:rFonts w:ascii="Times New Roman" w:hAnsi="Times New Roman" w:cs="Times New Roman"/>
                    <w:b/>
                    <w:sz w:val="21"/>
                    <w:szCs w:val="21"/>
                  </w:rPr>
                </w:rPrChange>
              </w:rPr>
              <w:t xml:space="preserve">单位名称：                                                                                                      编号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8"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983"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84" w:author="随遇而安" w:date="2023-08-24T08:28:26Z">
                  <w:rPr>
                    <w:rFonts w:ascii="Times New Roman" w:hAnsi="Times New Roman" w:cs="Times New Roman"/>
                    <w:b/>
                    <w:sz w:val="21"/>
                    <w:szCs w:val="21"/>
                  </w:rPr>
                </w:rPrChange>
              </w:rPr>
              <w:t>序号</w:t>
            </w:r>
          </w:p>
        </w:tc>
        <w:tc>
          <w:tcPr>
            <w:tcW w:w="432"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985"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86" w:author="随遇而安" w:date="2023-08-24T08:28:26Z">
                  <w:rPr>
                    <w:rFonts w:ascii="Times New Roman" w:hAnsi="Times New Roman" w:cs="Times New Roman"/>
                    <w:b/>
                    <w:sz w:val="21"/>
                    <w:szCs w:val="21"/>
                  </w:rPr>
                </w:rPrChange>
              </w:rPr>
              <w:t>作业活动/场所</w:t>
            </w:r>
          </w:p>
        </w:tc>
        <w:tc>
          <w:tcPr>
            <w:tcW w:w="498"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987"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88" w:author="随遇而安" w:date="2023-08-24T08:28:26Z">
                  <w:rPr>
                    <w:rFonts w:ascii="Times New Roman" w:hAnsi="Times New Roman" w:cs="Times New Roman"/>
                    <w:b/>
                    <w:sz w:val="21"/>
                    <w:szCs w:val="21"/>
                  </w:rPr>
                </w:rPrChange>
              </w:rPr>
              <w:t>危险有害因素</w:t>
            </w:r>
          </w:p>
        </w:tc>
        <w:tc>
          <w:tcPr>
            <w:tcW w:w="347"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989"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90" w:author="随遇而安" w:date="2023-08-24T08:28:26Z">
                  <w:rPr>
                    <w:rFonts w:ascii="Times New Roman" w:hAnsi="Times New Roman" w:cs="Times New Roman"/>
                    <w:b/>
                    <w:sz w:val="21"/>
                    <w:szCs w:val="21"/>
                  </w:rPr>
                </w:rPrChange>
              </w:rPr>
              <w:t>主要后果</w:t>
            </w:r>
          </w:p>
        </w:tc>
        <w:tc>
          <w:tcPr>
            <w:tcW w:w="514" w:type="pct"/>
            <w:gridSpan w:val="3"/>
            <w:vAlign w:val="center"/>
          </w:tcPr>
          <w:p>
            <w:pPr>
              <w:spacing w:line="240" w:lineRule="auto"/>
              <w:ind w:firstLine="0" w:firstLineChars="0"/>
              <w:jc w:val="center"/>
              <w:rPr>
                <w:rFonts w:ascii="Times New Roman" w:hAnsi="Times New Roman" w:cs="Times New Roman"/>
                <w:b/>
                <w:sz w:val="21"/>
                <w:szCs w:val="21"/>
                <w:highlight w:val="none"/>
                <w:rPrChange w:id="991"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92" w:author="随遇而安" w:date="2023-08-24T08:28:26Z">
                  <w:rPr>
                    <w:rFonts w:ascii="Times New Roman" w:hAnsi="Times New Roman" w:cs="Times New Roman"/>
                    <w:b/>
                    <w:sz w:val="21"/>
                    <w:szCs w:val="21"/>
                  </w:rPr>
                </w:rPrChange>
              </w:rPr>
              <w:t>风险评价</w:t>
            </w:r>
          </w:p>
        </w:tc>
        <w:tc>
          <w:tcPr>
            <w:tcW w:w="399"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993"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94" w:author="随遇而安" w:date="2023-08-24T08:28:26Z">
                  <w:rPr>
                    <w:rFonts w:ascii="Times New Roman" w:hAnsi="Times New Roman" w:cs="Times New Roman"/>
                    <w:b/>
                    <w:sz w:val="21"/>
                    <w:szCs w:val="21"/>
                  </w:rPr>
                </w:rPrChange>
              </w:rPr>
              <w:t>风险等级</w:t>
            </w:r>
          </w:p>
        </w:tc>
        <w:tc>
          <w:tcPr>
            <w:tcW w:w="764"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995"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96" w:author="随遇而安" w:date="2023-08-24T08:28:26Z">
                  <w:rPr>
                    <w:rFonts w:ascii="Times New Roman" w:hAnsi="Times New Roman" w:cs="Times New Roman"/>
                    <w:b/>
                    <w:sz w:val="21"/>
                    <w:szCs w:val="21"/>
                  </w:rPr>
                </w:rPrChange>
              </w:rPr>
              <w:t>现有管控措施</w:t>
            </w:r>
          </w:p>
        </w:tc>
        <w:tc>
          <w:tcPr>
            <w:tcW w:w="896"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997"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998" w:author="随遇而安" w:date="2023-08-24T08:28:26Z">
                  <w:rPr>
                    <w:rFonts w:ascii="Times New Roman" w:hAnsi="Times New Roman" w:cs="Times New Roman"/>
                    <w:b/>
                    <w:sz w:val="21"/>
                    <w:szCs w:val="21"/>
                  </w:rPr>
                </w:rPrChange>
              </w:rPr>
              <w:t>拟增加的管控措施</w:t>
            </w:r>
          </w:p>
        </w:tc>
        <w:tc>
          <w:tcPr>
            <w:tcW w:w="597" w:type="pct"/>
            <w:vMerge w:val="restart"/>
            <w:vAlign w:val="center"/>
          </w:tcPr>
          <w:p>
            <w:pPr>
              <w:spacing w:line="240" w:lineRule="auto"/>
              <w:ind w:firstLine="0" w:firstLineChars="0"/>
              <w:jc w:val="center"/>
              <w:textAlignment w:val="center"/>
              <w:rPr>
                <w:rFonts w:ascii="Times New Roman" w:hAnsi="Times New Roman" w:cs="Times New Roman"/>
                <w:b/>
                <w:bCs/>
                <w:sz w:val="21"/>
                <w:szCs w:val="21"/>
                <w:highlight w:val="none"/>
                <w:lang w:val="en-GB"/>
                <w:rPrChange w:id="999" w:author="随遇而安" w:date="2023-08-24T08:28:26Z">
                  <w:rPr>
                    <w:rFonts w:ascii="Times New Roman" w:hAnsi="Times New Roman" w:cs="Times New Roman"/>
                    <w:b/>
                    <w:bCs/>
                    <w:sz w:val="21"/>
                    <w:szCs w:val="21"/>
                    <w:lang w:val="en-GB"/>
                  </w:rPr>
                </w:rPrChange>
              </w:rPr>
            </w:pPr>
            <w:r>
              <w:rPr>
                <w:rFonts w:ascii="Times New Roman" w:hAnsi="Times New Roman" w:cs="Times New Roman"/>
                <w:b/>
                <w:bCs/>
                <w:sz w:val="21"/>
                <w:szCs w:val="21"/>
                <w:highlight w:val="none"/>
                <w:lang w:val="en-GB"/>
                <w:rPrChange w:id="1000" w:author="随遇而安" w:date="2023-08-24T08:28:26Z">
                  <w:rPr>
                    <w:rFonts w:ascii="Times New Roman" w:hAnsi="Times New Roman" w:cs="Times New Roman"/>
                    <w:b/>
                    <w:bCs/>
                    <w:sz w:val="21"/>
                    <w:szCs w:val="21"/>
                    <w:lang w:val="en-GB"/>
                  </w:rPr>
                </w:rPrChange>
              </w:rPr>
              <w:t>责任人/</w:t>
            </w:r>
          </w:p>
          <w:p>
            <w:pPr>
              <w:spacing w:line="240" w:lineRule="auto"/>
              <w:ind w:firstLine="0" w:firstLineChars="0"/>
              <w:jc w:val="center"/>
              <w:rPr>
                <w:rFonts w:ascii="Times New Roman" w:hAnsi="Times New Roman" w:cs="Times New Roman"/>
                <w:b/>
                <w:sz w:val="21"/>
                <w:szCs w:val="21"/>
                <w:highlight w:val="none"/>
                <w:rPrChange w:id="1001" w:author="随遇而安" w:date="2023-08-24T08:28:26Z">
                  <w:rPr>
                    <w:rFonts w:ascii="Times New Roman" w:hAnsi="Times New Roman" w:cs="Times New Roman"/>
                    <w:b/>
                    <w:sz w:val="21"/>
                    <w:szCs w:val="21"/>
                  </w:rPr>
                </w:rPrChange>
              </w:rPr>
            </w:pPr>
            <w:r>
              <w:rPr>
                <w:rFonts w:ascii="Times New Roman" w:hAnsi="Times New Roman" w:cs="Times New Roman"/>
                <w:b/>
                <w:bCs/>
                <w:sz w:val="21"/>
                <w:szCs w:val="21"/>
                <w:highlight w:val="none"/>
                <w:lang w:val="en-GB"/>
                <w:rPrChange w:id="1002" w:author="随遇而安" w:date="2023-08-24T08:28:26Z">
                  <w:rPr>
                    <w:rFonts w:ascii="Times New Roman" w:hAnsi="Times New Roman" w:cs="Times New Roman"/>
                    <w:b/>
                    <w:bCs/>
                    <w:sz w:val="21"/>
                    <w:szCs w:val="21"/>
                    <w:lang w:val="en-GB"/>
                  </w:rPr>
                </w:rPrChange>
              </w:rPr>
              <w:t>责任部门</w:t>
            </w:r>
          </w:p>
        </w:tc>
        <w:tc>
          <w:tcPr>
            <w:tcW w:w="305" w:type="pct"/>
            <w:vMerge w:val="restart"/>
            <w:vAlign w:val="center"/>
          </w:tcPr>
          <w:p>
            <w:pPr>
              <w:spacing w:line="240" w:lineRule="auto"/>
              <w:ind w:firstLine="0" w:firstLineChars="0"/>
              <w:jc w:val="center"/>
              <w:rPr>
                <w:rFonts w:ascii="Times New Roman" w:hAnsi="Times New Roman" w:cs="Times New Roman"/>
                <w:b/>
                <w:sz w:val="21"/>
                <w:szCs w:val="21"/>
                <w:highlight w:val="none"/>
                <w:rPrChange w:id="1003"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1004" w:author="随遇而安" w:date="2023-08-24T08:28:26Z">
                  <w:rPr>
                    <w:rFonts w:ascii="Times New Roman" w:hAnsi="Times New Roman" w:cs="Times New Roman"/>
                    <w:b/>
                    <w:sz w:val="21"/>
                    <w:szCs w:val="21"/>
                  </w:rPr>
                </w:rPrChang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8" w:type="pct"/>
            <w:vMerge w:val="continue"/>
            <w:vAlign w:val="center"/>
          </w:tcPr>
          <w:p>
            <w:pPr>
              <w:ind w:firstLine="0" w:firstLineChars="0"/>
              <w:jc w:val="center"/>
              <w:rPr>
                <w:rFonts w:ascii="Times New Roman" w:hAnsi="Times New Roman" w:cs="Times New Roman"/>
                <w:sz w:val="21"/>
                <w:szCs w:val="21"/>
                <w:highlight w:val="none"/>
                <w:rPrChange w:id="1005" w:author="随遇而安" w:date="2023-08-24T08:28:26Z">
                  <w:rPr>
                    <w:rFonts w:ascii="Times New Roman" w:hAnsi="Times New Roman" w:cs="Times New Roman"/>
                    <w:sz w:val="21"/>
                    <w:szCs w:val="21"/>
                  </w:rPr>
                </w:rPrChange>
              </w:rPr>
            </w:pPr>
          </w:p>
        </w:tc>
        <w:tc>
          <w:tcPr>
            <w:tcW w:w="432" w:type="pct"/>
            <w:vMerge w:val="continue"/>
          </w:tcPr>
          <w:p>
            <w:pPr>
              <w:ind w:firstLine="0" w:firstLineChars="0"/>
              <w:jc w:val="center"/>
              <w:rPr>
                <w:rFonts w:ascii="Times New Roman" w:hAnsi="Times New Roman" w:cs="Times New Roman"/>
                <w:sz w:val="21"/>
                <w:szCs w:val="21"/>
                <w:highlight w:val="none"/>
                <w:rPrChange w:id="1006" w:author="随遇而安" w:date="2023-08-24T08:28:26Z">
                  <w:rPr>
                    <w:rFonts w:ascii="Times New Roman" w:hAnsi="Times New Roman" w:cs="Times New Roman"/>
                    <w:sz w:val="21"/>
                    <w:szCs w:val="21"/>
                  </w:rPr>
                </w:rPrChange>
              </w:rPr>
            </w:pPr>
          </w:p>
        </w:tc>
        <w:tc>
          <w:tcPr>
            <w:tcW w:w="498" w:type="pct"/>
            <w:vMerge w:val="continue"/>
            <w:vAlign w:val="center"/>
          </w:tcPr>
          <w:p>
            <w:pPr>
              <w:ind w:firstLine="0" w:firstLineChars="0"/>
              <w:jc w:val="center"/>
              <w:rPr>
                <w:rFonts w:ascii="Times New Roman" w:hAnsi="Times New Roman" w:cs="Times New Roman"/>
                <w:sz w:val="21"/>
                <w:szCs w:val="21"/>
                <w:highlight w:val="none"/>
                <w:rPrChange w:id="1007" w:author="随遇而安" w:date="2023-08-24T08:28:26Z">
                  <w:rPr>
                    <w:rFonts w:ascii="Times New Roman" w:hAnsi="Times New Roman" w:cs="Times New Roman"/>
                    <w:sz w:val="21"/>
                    <w:szCs w:val="21"/>
                  </w:rPr>
                </w:rPrChange>
              </w:rPr>
            </w:pPr>
          </w:p>
        </w:tc>
        <w:tc>
          <w:tcPr>
            <w:tcW w:w="347" w:type="pct"/>
            <w:vMerge w:val="continue"/>
            <w:vAlign w:val="center"/>
          </w:tcPr>
          <w:p>
            <w:pPr>
              <w:ind w:firstLine="0" w:firstLineChars="0"/>
              <w:jc w:val="center"/>
              <w:rPr>
                <w:rFonts w:ascii="Times New Roman" w:hAnsi="Times New Roman" w:cs="Times New Roman"/>
                <w:sz w:val="21"/>
                <w:szCs w:val="21"/>
                <w:highlight w:val="none"/>
                <w:rPrChange w:id="1008" w:author="随遇而安" w:date="2023-08-24T08:28:26Z">
                  <w:rPr>
                    <w:rFonts w:ascii="Times New Roman" w:hAnsi="Times New Roman" w:cs="Times New Roman"/>
                    <w:sz w:val="21"/>
                    <w:szCs w:val="21"/>
                  </w:rPr>
                </w:rPrChange>
              </w:rPr>
            </w:pPr>
          </w:p>
        </w:tc>
        <w:tc>
          <w:tcPr>
            <w:tcW w:w="197" w:type="pct"/>
            <w:vAlign w:val="center"/>
          </w:tcPr>
          <w:p>
            <w:pPr>
              <w:spacing w:line="240" w:lineRule="auto"/>
              <w:ind w:firstLine="0" w:firstLineChars="0"/>
              <w:jc w:val="center"/>
              <w:rPr>
                <w:rFonts w:ascii="Times New Roman" w:hAnsi="Times New Roman" w:cs="Times New Roman"/>
                <w:b/>
                <w:sz w:val="21"/>
                <w:szCs w:val="21"/>
                <w:highlight w:val="none"/>
                <w:rPrChange w:id="1009"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1010" w:author="随遇而安" w:date="2023-08-24T08:28:26Z">
                  <w:rPr>
                    <w:rFonts w:ascii="Times New Roman" w:hAnsi="Times New Roman" w:cs="Times New Roman"/>
                    <w:b/>
                    <w:sz w:val="21"/>
                    <w:szCs w:val="21"/>
                  </w:rPr>
                </w:rPrChange>
              </w:rPr>
              <w:t>L</w:t>
            </w:r>
          </w:p>
        </w:tc>
        <w:tc>
          <w:tcPr>
            <w:tcW w:w="155" w:type="pct"/>
            <w:vAlign w:val="center"/>
          </w:tcPr>
          <w:p>
            <w:pPr>
              <w:spacing w:line="240" w:lineRule="auto"/>
              <w:ind w:firstLine="0" w:firstLineChars="0"/>
              <w:jc w:val="center"/>
              <w:rPr>
                <w:rFonts w:ascii="Times New Roman" w:hAnsi="Times New Roman" w:cs="Times New Roman"/>
                <w:b/>
                <w:sz w:val="21"/>
                <w:szCs w:val="21"/>
                <w:highlight w:val="none"/>
                <w:rPrChange w:id="1011"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1012" w:author="随遇而安" w:date="2023-08-24T08:28:26Z">
                  <w:rPr>
                    <w:rFonts w:ascii="Times New Roman" w:hAnsi="Times New Roman" w:cs="Times New Roman"/>
                    <w:b/>
                    <w:sz w:val="21"/>
                    <w:szCs w:val="21"/>
                  </w:rPr>
                </w:rPrChange>
              </w:rPr>
              <w:t>S</w:t>
            </w:r>
          </w:p>
        </w:tc>
        <w:tc>
          <w:tcPr>
            <w:tcW w:w="162" w:type="pct"/>
            <w:vAlign w:val="center"/>
          </w:tcPr>
          <w:p>
            <w:pPr>
              <w:spacing w:line="240" w:lineRule="auto"/>
              <w:ind w:firstLine="0" w:firstLineChars="0"/>
              <w:jc w:val="center"/>
              <w:rPr>
                <w:rFonts w:ascii="Times New Roman" w:hAnsi="Times New Roman" w:cs="Times New Roman"/>
                <w:b/>
                <w:sz w:val="21"/>
                <w:szCs w:val="21"/>
                <w:highlight w:val="none"/>
                <w:rPrChange w:id="1013" w:author="随遇而安" w:date="2023-08-24T08:28:26Z">
                  <w:rPr>
                    <w:rFonts w:ascii="Times New Roman" w:hAnsi="Times New Roman" w:cs="Times New Roman"/>
                    <w:b/>
                    <w:sz w:val="21"/>
                    <w:szCs w:val="21"/>
                  </w:rPr>
                </w:rPrChange>
              </w:rPr>
            </w:pPr>
            <w:r>
              <w:rPr>
                <w:rFonts w:ascii="Times New Roman" w:hAnsi="Times New Roman" w:cs="Times New Roman"/>
                <w:b/>
                <w:sz w:val="21"/>
                <w:szCs w:val="21"/>
                <w:highlight w:val="none"/>
                <w:rPrChange w:id="1014" w:author="随遇而安" w:date="2023-08-24T08:28:26Z">
                  <w:rPr>
                    <w:rFonts w:ascii="Times New Roman" w:hAnsi="Times New Roman" w:cs="Times New Roman"/>
                    <w:b/>
                    <w:sz w:val="21"/>
                    <w:szCs w:val="21"/>
                  </w:rPr>
                </w:rPrChange>
              </w:rPr>
              <w:t>R</w:t>
            </w:r>
          </w:p>
        </w:tc>
        <w:tc>
          <w:tcPr>
            <w:tcW w:w="399" w:type="pct"/>
            <w:vMerge w:val="continue"/>
            <w:vAlign w:val="center"/>
          </w:tcPr>
          <w:p>
            <w:pPr>
              <w:ind w:firstLine="0" w:firstLineChars="0"/>
              <w:jc w:val="center"/>
              <w:rPr>
                <w:rFonts w:ascii="Times New Roman" w:hAnsi="Times New Roman" w:cs="Times New Roman"/>
                <w:sz w:val="21"/>
                <w:szCs w:val="21"/>
                <w:highlight w:val="none"/>
                <w:rPrChange w:id="1015" w:author="随遇而安" w:date="2023-08-24T08:28:26Z">
                  <w:rPr>
                    <w:rFonts w:ascii="Times New Roman" w:hAnsi="Times New Roman" w:cs="Times New Roman"/>
                    <w:sz w:val="21"/>
                    <w:szCs w:val="21"/>
                  </w:rPr>
                </w:rPrChange>
              </w:rPr>
            </w:pPr>
          </w:p>
        </w:tc>
        <w:tc>
          <w:tcPr>
            <w:tcW w:w="764" w:type="pct"/>
            <w:vMerge w:val="continue"/>
          </w:tcPr>
          <w:p>
            <w:pPr>
              <w:ind w:firstLine="0" w:firstLineChars="0"/>
              <w:jc w:val="center"/>
              <w:rPr>
                <w:rFonts w:ascii="Times New Roman" w:hAnsi="Times New Roman" w:cs="Times New Roman"/>
                <w:sz w:val="21"/>
                <w:szCs w:val="21"/>
                <w:highlight w:val="none"/>
                <w:rPrChange w:id="1016" w:author="随遇而安" w:date="2023-08-24T08:28:26Z">
                  <w:rPr>
                    <w:rFonts w:ascii="Times New Roman" w:hAnsi="Times New Roman" w:cs="Times New Roman"/>
                    <w:sz w:val="21"/>
                    <w:szCs w:val="21"/>
                  </w:rPr>
                </w:rPrChange>
              </w:rPr>
            </w:pPr>
          </w:p>
        </w:tc>
        <w:tc>
          <w:tcPr>
            <w:tcW w:w="896" w:type="pct"/>
            <w:vMerge w:val="continue"/>
            <w:vAlign w:val="center"/>
          </w:tcPr>
          <w:p>
            <w:pPr>
              <w:ind w:firstLine="0" w:firstLineChars="0"/>
              <w:jc w:val="center"/>
              <w:rPr>
                <w:rFonts w:ascii="Times New Roman" w:hAnsi="Times New Roman" w:cs="Times New Roman"/>
                <w:sz w:val="21"/>
                <w:szCs w:val="21"/>
                <w:highlight w:val="none"/>
                <w:rPrChange w:id="1017" w:author="随遇而安" w:date="2023-08-24T08:28:26Z">
                  <w:rPr>
                    <w:rFonts w:ascii="Times New Roman" w:hAnsi="Times New Roman" w:cs="Times New Roman"/>
                    <w:sz w:val="21"/>
                    <w:szCs w:val="21"/>
                  </w:rPr>
                </w:rPrChange>
              </w:rPr>
            </w:pPr>
          </w:p>
        </w:tc>
        <w:tc>
          <w:tcPr>
            <w:tcW w:w="597" w:type="pct"/>
            <w:vMerge w:val="continue"/>
          </w:tcPr>
          <w:p>
            <w:pPr>
              <w:ind w:firstLine="0" w:firstLineChars="0"/>
              <w:jc w:val="center"/>
              <w:rPr>
                <w:rFonts w:ascii="Times New Roman" w:hAnsi="Times New Roman" w:cs="Times New Roman"/>
                <w:sz w:val="21"/>
                <w:szCs w:val="21"/>
                <w:highlight w:val="none"/>
                <w:rPrChange w:id="1018" w:author="随遇而安" w:date="2023-08-24T08:28:26Z">
                  <w:rPr>
                    <w:rFonts w:ascii="Times New Roman" w:hAnsi="Times New Roman" w:cs="Times New Roman"/>
                    <w:sz w:val="21"/>
                    <w:szCs w:val="21"/>
                  </w:rPr>
                </w:rPrChange>
              </w:rPr>
            </w:pPr>
          </w:p>
        </w:tc>
        <w:tc>
          <w:tcPr>
            <w:tcW w:w="305" w:type="pct"/>
            <w:vMerge w:val="continue"/>
            <w:vAlign w:val="center"/>
          </w:tcPr>
          <w:p>
            <w:pPr>
              <w:ind w:firstLine="0" w:firstLineChars="0"/>
              <w:jc w:val="center"/>
              <w:rPr>
                <w:rFonts w:ascii="Times New Roman" w:hAnsi="Times New Roman" w:cs="Times New Roman"/>
                <w:sz w:val="21"/>
                <w:szCs w:val="21"/>
                <w:highlight w:val="none"/>
                <w:rPrChange w:id="1019"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020"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021"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022"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023"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024"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025"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026"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027"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028"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029"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030"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031"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032"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033"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034"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035"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036"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037"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038"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039"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040"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041"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042"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043"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044"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045"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046"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047"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048"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049"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050"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051"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052"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053"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054"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055"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056"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057"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058"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059"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060"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061"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062"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063"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064"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065"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066"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067"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068"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069"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070"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071"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072"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073"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074"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075"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076"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077"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078"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079"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080"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081"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082"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083"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084"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085"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086"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087"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088"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089"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090"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091"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092"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093"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094"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095"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096"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097"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098"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099"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100"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101"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102"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103"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104"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105"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106"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107"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108"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109"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110"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111"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112"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113"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114"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115"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116"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117"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118"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119"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120"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121"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122"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123"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124"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125"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126"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127" w:author="随遇而安" w:date="2023-08-24T08:28:26Z">
                  <w:rPr>
                    <w:rFonts w:ascii="Times New Roman" w:hAnsi="Times New Roman" w:cs="Times New Roman"/>
                    <w:sz w:val="21"/>
                    <w:szCs w:val="21"/>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48" w:type="pct"/>
            <w:vAlign w:val="center"/>
          </w:tcPr>
          <w:p>
            <w:pPr>
              <w:ind w:firstLine="0" w:firstLineChars="0"/>
              <w:jc w:val="center"/>
              <w:rPr>
                <w:rFonts w:ascii="Times New Roman" w:hAnsi="Times New Roman" w:cs="Times New Roman"/>
                <w:sz w:val="21"/>
                <w:szCs w:val="21"/>
                <w:highlight w:val="none"/>
                <w:rPrChange w:id="1128" w:author="随遇而安" w:date="2023-08-24T08:28:26Z">
                  <w:rPr>
                    <w:rFonts w:ascii="Times New Roman" w:hAnsi="Times New Roman" w:cs="Times New Roman"/>
                    <w:sz w:val="21"/>
                    <w:szCs w:val="21"/>
                  </w:rPr>
                </w:rPrChange>
              </w:rPr>
            </w:pPr>
          </w:p>
        </w:tc>
        <w:tc>
          <w:tcPr>
            <w:tcW w:w="432" w:type="pct"/>
          </w:tcPr>
          <w:p>
            <w:pPr>
              <w:ind w:firstLine="0" w:firstLineChars="0"/>
              <w:jc w:val="center"/>
              <w:rPr>
                <w:rFonts w:ascii="Times New Roman" w:hAnsi="Times New Roman" w:cs="Times New Roman"/>
                <w:sz w:val="21"/>
                <w:szCs w:val="21"/>
                <w:highlight w:val="none"/>
                <w:rPrChange w:id="1129" w:author="随遇而安" w:date="2023-08-24T08:28:26Z">
                  <w:rPr>
                    <w:rFonts w:ascii="Times New Roman" w:hAnsi="Times New Roman" w:cs="Times New Roman"/>
                    <w:sz w:val="21"/>
                    <w:szCs w:val="21"/>
                  </w:rPr>
                </w:rPrChange>
              </w:rPr>
            </w:pPr>
          </w:p>
        </w:tc>
        <w:tc>
          <w:tcPr>
            <w:tcW w:w="498" w:type="pct"/>
            <w:vAlign w:val="center"/>
          </w:tcPr>
          <w:p>
            <w:pPr>
              <w:ind w:firstLine="0" w:firstLineChars="0"/>
              <w:jc w:val="center"/>
              <w:rPr>
                <w:rFonts w:ascii="Times New Roman" w:hAnsi="Times New Roman" w:cs="Times New Roman"/>
                <w:sz w:val="21"/>
                <w:szCs w:val="21"/>
                <w:highlight w:val="none"/>
                <w:rPrChange w:id="1130" w:author="随遇而安" w:date="2023-08-24T08:28:26Z">
                  <w:rPr>
                    <w:rFonts w:ascii="Times New Roman" w:hAnsi="Times New Roman" w:cs="Times New Roman"/>
                    <w:sz w:val="21"/>
                    <w:szCs w:val="21"/>
                  </w:rPr>
                </w:rPrChange>
              </w:rPr>
            </w:pPr>
          </w:p>
        </w:tc>
        <w:tc>
          <w:tcPr>
            <w:tcW w:w="347" w:type="pct"/>
            <w:vAlign w:val="center"/>
          </w:tcPr>
          <w:p>
            <w:pPr>
              <w:ind w:firstLine="0" w:firstLineChars="0"/>
              <w:jc w:val="center"/>
              <w:rPr>
                <w:rFonts w:ascii="Times New Roman" w:hAnsi="Times New Roman" w:cs="Times New Roman"/>
                <w:sz w:val="21"/>
                <w:szCs w:val="21"/>
                <w:highlight w:val="none"/>
                <w:rPrChange w:id="1131" w:author="随遇而安" w:date="2023-08-24T08:28:26Z">
                  <w:rPr>
                    <w:rFonts w:ascii="Times New Roman" w:hAnsi="Times New Roman" w:cs="Times New Roman"/>
                    <w:sz w:val="21"/>
                    <w:szCs w:val="21"/>
                  </w:rPr>
                </w:rPrChange>
              </w:rPr>
            </w:pPr>
          </w:p>
        </w:tc>
        <w:tc>
          <w:tcPr>
            <w:tcW w:w="197" w:type="pct"/>
            <w:vAlign w:val="center"/>
          </w:tcPr>
          <w:p>
            <w:pPr>
              <w:ind w:firstLine="0" w:firstLineChars="0"/>
              <w:jc w:val="center"/>
              <w:rPr>
                <w:rFonts w:ascii="Times New Roman" w:hAnsi="Times New Roman" w:cs="Times New Roman"/>
                <w:sz w:val="21"/>
                <w:szCs w:val="21"/>
                <w:highlight w:val="none"/>
                <w:rPrChange w:id="1132" w:author="随遇而安" w:date="2023-08-24T08:28:26Z">
                  <w:rPr>
                    <w:rFonts w:ascii="Times New Roman" w:hAnsi="Times New Roman" w:cs="Times New Roman"/>
                    <w:sz w:val="21"/>
                    <w:szCs w:val="21"/>
                  </w:rPr>
                </w:rPrChange>
              </w:rPr>
            </w:pPr>
          </w:p>
        </w:tc>
        <w:tc>
          <w:tcPr>
            <w:tcW w:w="155" w:type="pct"/>
            <w:vAlign w:val="center"/>
          </w:tcPr>
          <w:p>
            <w:pPr>
              <w:ind w:firstLine="0" w:firstLineChars="0"/>
              <w:jc w:val="center"/>
              <w:rPr>
                <w:rFonts w:ascii="Times New Roman" w:hAnsi="Times New Roman" w:cs="Times New Roman"/>
                <w:sz w:val="21"/>
                <w:szCs w:val="21"/>
                <w:highlight w:val="none"/>
                <w:rPrChange w:id="1133" w:author="随遇而安" w:date="2023-08-24T08:28:26Z">
                  <w:rPr>
                    <w:rFonts w:ascii="Times New Roman" w:hAnsi="Times New Roman" w:cs="Times New Roman"/>
                    <w:sz w:val="21"/>
                    <w:szCs w:val="21"/>
                  </w:rPr>
                </w:rPrChange>
              </w:rPr>
            </w:pPr>
          </w:p>
        </w:tc>
        <w:tc>
          <w:tcPr>
            <w:tcW w:w="162" w:type="pct"/>
            <w:vAlign w:val="center"/>
          </w:tcPr>
          <w:p>
            <w:pPr>
              <w:ind w:firstLine="0" w:firstLineChars="0"/>
              <w:jc w:val="center"/>
              <w:rPr>
                <w:rFonts w:ascii="Times New Roman" w:hAnsi="Times New Roman" w:cs="Times New Roman"/>
                <w:sz w:val="21"/>
                <w:szCs w:val="21"/>
                <w:highlight w:val="none"/>
                <w:rPrChange w:id="1134" w:author="随遇而安" w:date="2023-08-24T08:28:26Z">
                  <w:rPr>
                    <w:rFonts w:ascii="Times New Roman" w:hAnsi="Times New Roman" w:cs="Times New Roman"/>
                    <w:sz w:val="21"/>
                    <w:szCs w:val="21"/>
                  </w:rPr>
                </w:rPrChange>
              </w:rPr>
            </w:pPr>
          </w:p>
        </w:tc>
        <w:tc>
          <w:tcPr>
            <w:tcW w:w="399" w:type="pct"/>
            <w:vAlign w:val="center"/>
          </w:tcPr>
          <w:p>
            <w:pPr>
              <w:ind w:firstLine="0" w:firstLineChars="0"/>
              <w:jc w:val="center"/>
              <w:rPr>
                <w:rFonts w:ascii="Times New Roman" w:hAnsi="Times New Roman" w:cs="Times New Roman"/>
                <w:sz w:val="21"/>
                <w:szCs w:val="21"/>
                <w:highlight w:val="none"/>
                <w:rPrChange w:id="1135" w:author="随遇而安" w:date="2023-08-24T08:28:26Z">
                  <w:rPr>
                    <w:rFonts w:ascii="Times New Roman" w:hAnsi="Times New Roman" w:cs="Times New Roman"/>
                    <w:sz w:val="21"/>
                    <w:szCs w:val="21"/>
                  </w:rPr>
                </w:rPrChange>
              </w:rPr>
            </w:pPr>
          </w:p>
        </w:tc>
        <w:tc>
          <w:tcPr>
            <w:tcW w:w="764" w:type="pct"/>
          </w:tcPr>
          <w:p>
            <w:pPr>
              <w:ind w:firstLine="0" w:firstLineChars="0"/>
              <w:jc w:val="center"/>
              <w:rPr>
                <w:rFonts w:ascii="Times New Roman" w:hAnsi="Times New Roman" w:cs="Times New Roman"/>
                <w:sz w:val="21"/>
                <w:szCs w:val="21"/>
                <w:highlight w:val="none"/>
                <w:rPrChange w:id="1136" w:author="随遇而安" w:date="2023-08-24T08:28:26Z">
                  <w:rPr>
                    <w:rFonts w:ascii="Times New Roman" w:hAnsi="Times New Roman" w:cs="Times New Roman"/>
                    <w:sz w:val="21"/>
                    <w:szCs w:val="21"/>
                  </w:rPr>
                </w:rPrChange>
              </w:rPr>
            </w:pPr>
          </w:p>
        </w:tc>
        <w:tc>
          <w:tcPr>
            <w:tcW w:w="896" w:type="pct"/>
            <w:vAlign w:val="center"/>
          </w:tcPr>
          <w:p>
            <w:pPr>
              <w:ind w:firstLine="0" w:firstLineChars="0"/>
              <w:jc w:val="center"/>
              <w:rPr>
                <w:rFonts w:ascii="Times New Roman" w:hAnsi="Times New Roman" w:cs="Times New Roman"/>
                <w:sz w:val="21"/>
                <w:szCs w:val="21"/>
                <w:highlight w:val="none"/>
                <w:rPrChange w:id="1137" w:author="随遇而安" w:date="2023-08-24T08:28:26Z">
                  <w:rPr>
                    <w:rFonts w:ascii="Times New Roman" w:hAnsi="Times New Roman" w:cs="Times New Roman"/>
                    <w:sz w:val="21"/>
                    <w:szCs w:val="21"/>
                  </w:rPr>
                </w:rPrChange>
              </w:rPr>
            </w:pPr>
          </w:p>
        </w:tc>
        <w:tc>
          <w:tcPr>
            <w:tcW w:w="597" w:type="pct"/>
          </w:tcPr>
          <w:p>
            <w:pPr>
              <w:ind w:firstLine="0" w:firstLineChars="0"/>
              <w:jc w:val="center"/>
              <w:rPr>
                <w:rFonts w:ascii="Times New Roman" w:hAnsi="Times New Roman" w:cs="Times New Roman"/>
                <w:sz w:val="21"/>
                <w:szCs w:val="21"/>
                <w:highlight w:val="none"/>
                <w:rPrChange w:id="1138" w:author="随遇而安" w:date="2023-08-24T08:28:26Z">
                  <w:rPr>
                    <w:rFonts w:ascii="Times New Roman" w:hAnsi="Times New Roman" w:cs="Times New Roman"/>
                    <w:sz w:val="21"/>
                    <w:szCs w:val="21"/>
                  </w:rPr>
                </w:rPrChange>
              </w:rPr>
            </w:pPr>
          </w:p>
        </w:tc>
        <w:tc>
          <w:tcPr>
            <w:tcW w:w="305" w:type="pct"/>
            <w:vAlign w:val="center"/>
          </w:tcPr>
          <w:p>
            <w:pPr>
              <w:ind w:firstLine="0" w:firstLineChars="0"/>
              <w:jc w:val="center"/>
              <w:rPr>
                <w:rFonts w:ascii="Times New Roman" w:hAnsi="Times New Roman" w:cs="Times New Roman"/>
                <w:sz w:val="21"/>
                <w:szCs w:val="21"/>
                <w:highlight w:val="none"/>
                <w:rPrChange w:id="1139" w:author="随遇而安" w:date="2023-08-24T08:28:26Z">
                  <w:rPr>
                    <w:rFonts w:ascii="Times New Roman" w:hAnsi="Times New Roman" w:cs="Times New Roman"/>
                    <w:sz w:val="21"/>
                    <w:szCs w:val="21"/>
                  </w:rPr>
                </w:rPrChange>
              </w:rPr>
            </w:pPr>
          </w:p>
        </w:tc>
      </w:tr>
    </w:tbl>
    <w:p>
      <w:pPr>
        <w:ind w:firstLine="0" w:firstLineChars="0"/>
        <w:rPr>
          <w:highlight w:val="none"/>
          <w:rPrChange w:id="1140" w:author="随遇而安" w:date="2023-08-24T08:28:26Z">
            <w:rPr/>
          </w:rPrChange>
        </w:rPr>
      </w:pPr>
      <w:r>
        <w:rPr>
          <w:rFonts w:ascii="Times New Roman" w:hAnsi="Times New Roman" w:cs="Times New Roman"/>
          <w:b/>
          <w:bCs/>
          <w:sz w:val="21"/>
          <w:szCs w:val="21"/>
          <w:highlight w:val="none"/>
          <w:rPrChange w:id="1141" w:author="随遇而安" w:date="2023-08-24T08:28:26Z">
            <w:rPr>
              <w:rFonts w:ascii="Times New Roman" w:hAnsi="Times New Roman" w:cs="Times New Roman"/>
              <w:b/>
              <w:bCs/>
              <w:sz w:val="21"/>
              <w:szCs w:val="21"/>
            </w:rPr>
          </w:rPrChange>
        </w:rPr>
        <w:t>*注：风险指数（R）=风险状态（L）*严重程度（S）</w:t>
      </w:r>
    </w:p>
    <w:sectPr>
      <w:pgSz w:w="16838" w:h="11906" w:orient="landscape"/>
      <w:pgMar w:top="1800" w:right="1440" w:bottom="1800" w:left="144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insoku w:val="0"/>
      <w:autoSpaceDE w:val="0"/>
      <w:autoSpaceDN w:val="0"/>
      <w:adjustRightInd w:val="0"/>
      <w:snapToGrid w:val="0"/>
      <w:spacing w:line="240" w:lineRule="auto"/>
      <w:jc w:val="left"/>
      <w:textAlignment w:val="baseline"/>
      <w:rPr>
        <w:rFonts w:ascii="Arial" w:hAnsi="Arial" w:eastAsia="Arial" w:cs="Arial"/>
        <w:snapToGrid w:val="0"/>
        <w:color w:val="000000"/>
        <w:kern w:val="0"/>
        <w:sz w:val="18"/>
        <w:szCs w:val="21"/>
        <w:lang w:val="en-US" w:eastAsia="en-US" w:bidi="ar-SA"/>
      </w:rPr>
    </w:pPr>
    <w:r>
      <w:rPr>
        <w:rFonts w:ascii="Arial" w:hAnsi="Arial" w:eastAsia="Arial" w:cs="Arial"/>
        <w:snapToGrid w:val="0"/>
        <w:color w:val="000000"/>
        <w:kern w:val="0"/>
        <w:sz w:val="18"/>
        <w:szCs w:val="21"/>
        <w:lang w:val="en-US" w:eastAsia="en-US" w:bidi="ar-SA"/>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kinsoku w:val="0"/>
                            <w:autoSpaceDE w:val="0"/>
                            <w:autoSpaceDN w:val="0"/>
                            <w:adjustRightInd w:val="0"/>
                            <w:snapToGrid w:val="0"/>
                            <w:spacing w:line="240" w:lineRule="auto"/>
                            <w:jc w:val="left"/>
                            <w:textAlignment w:val="baseline"/>
                            <w:rPr>
                              <w:rFonts w:ascii="Arial" w:hAnsi="Arial" w:eastAsia="Arial" w:cs="Arial"/>
                              <w:snapToGrid w:val="0"/>
                              <w:color w:val="000000"/>
                              <w:kern w:val="0"/>
                              <w:sz w:val="18"/>
                              <w:szCs w:val="21"/>
                              <w:lang w:val="en-US" w:eastAsia="en-US" w:bidi="ar-SA"/>
                            </w:rPr>
                          </w:pPr>
                          <w:r>
                            <w:rPr>
                              <w:rFonts w:ascii="Arial" w:hAnsi="Arial" w:eastAsia="Arial" w:cs="Arial"/>
                              <w:snapToGrid w:val="0"/>
                              <w:color w:val="000000"/>
                              <w:kern w:val="0"/>
                              <w:sz w:val="18"/>
                              <w:szCs w:val="21"/>
                              <w:lang w:val="en-US" w:eastAsia="en-US" w:bidi="ar-SA"/>
                            </w:rPr>
                            <w:fldChar w:fldCharType="begin"/>
                          </w:r>
                          <w:r>
                            <w:rPr>
                              <w:rFonts w:ascii="Arial" w:hAnsi="Arial" w:eastAsia="Arial" w:cs="Arial"/>
                              <w:snapToGrid w:val="0"/>
                              <w:color w:val="000000"/>
                              <w:kern w:val="0"/>
                              <w:sz w:val="18"/>
                              <w:szCs w:val="21"/>
                              <w:lang w:val="en-US" w:eastAsia="en-US" w:bidi="ar-SA"/>
                            </w:rPr>
                            <w:instrText xml:space="preserve"> PAGE  \* MERGEFORMAT </w:instrText>
                          </w:r>
                          <w:r>
                            <w:rPr>
                              <w:rFonts w:ascii="Arial" w:hAnsi="Arial" w:eastAsia="Arial" w:cs="Arial"/>
                              <w:snapToGrid w:val="0"/>
                              <w:color w:val="000000"/>
                              <w:kern w:val="0"/>
                              <w:sz w:val="18"/>
                              <w:szCs w:val="21"/>
                              <w:lang w:val="en-US" w:eastAsia="en-US" w:bidi="ar-SA"/>
                            </w:rPr>
                            <w:fldChar w:fldCharType="separate"/>
                          </w:r>
                          <w:r>
                            <w:rPr>
                              <w:rFonts w:ascii="Arial" w:hAnsi="Arial" w:eastAsia="Arial" w:cs="Arial"/>
                              <w:snapToGrid w:val="0"/>
                              <w:color w:val="000000"/>
                              <w:kern w:val="0"/>
                              <w:sz w:val="18"/>
                              <w:szCs w:val="21"/>
                              <w:lang w:val="en-US" w:eastAsia="en-US" w:bidi="ar-SA"/>
                            </w:rPr>
                            <w:t>1</w:t>
                          </w:r>
                          <w:r>
                            <w:rPr>
                              <w:rFonts w:ascii="Arial" w:hAnsi="Arial" w:eastAsia="Arial" w:cs="Arial"/>
                              <w:snapToGrid w:val="0"/>
                              <w:color w:val="000000"/>
                              <w:kern w:val="0"/>
                              <w:sz w:val="18"/>
                              <w:szCs w:val="21"/>
                              <w:lang w:val="en-US" w:eastAsia="en-US"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pPr>
                      <w:kinsoku w:val="0"/>
                      <w:autoSpaceDE w:val="0"/>
                      <w:autoSpaceDN w:val="0"/>
                      <w:adjustRightInd w:val="0"/>
                      <w:snapToGrid w:val="0"/>
                      <w:spacing w:line="240" w:lineRule="auto"/>
                      <w:jc w:val="left"/>
                      <w:textAlignment w:val="baseline"/>
                      <w:rPr>
                        <w:rFonts w:ascii="Arial" w:hAnsi="Arial" w:eastAsia="Arial" w:cs="Arial"/>
                        <w:snapToGrid w:val="0"/>
                        <w:color w:val="000000"/>
                        <w:kern w:val="0"/>
                        <w:sz w:val="18"/>
                        <w:szCs w:val="21"/>
                        <w:lang w:val="en-US" w:eastAsia="en-US" w:bidi="ar-SA"/>
                      </w:rPr>
                    </w:pPr>
                    <w:r>
                      <w:rPr>
                        <w:rFonts w:ascii="Arial" w:hAnsi="Arial" w:eastAsia="Arial" w:cs="Arial"/>
                        <w:snapToGrid w:val="0"/>
                        <w:color w:val="000000"/>
                        <w:kern w:val="0"/>
                        <w:sz w:val="18"/>
                        <w:szCs w:val="21"/>
                        <w:lang w:val="en-US" w:eastAsia="en-US" w:bidi="ar-SA"/>
                      </w:rPr>
                      <w:fldChar w:fldCharType="begin"/>
                    </w:r>
                    <w:r>
                      <w:rPr>
                        <w:rFonts w:ascii="Arial" w:hAnsi="Arial" w:eastAsia="Arial" w:cs="Arial"/>
                        <w:snapToGrid w:val="0"/>
                        <w:color w:val="000000"/>
                        <w:kern w:val="0"/>
                        <w:sz w:val="18"/>
                        <w:szCs w:val="21"/>
                        <w:lang w:val="en-US" w:eastAsia="en-US" w:bidi="ar-SA"/>
                      </w:rPr>
                      <w:instrText xml:space="preserve"> PAGE  \* MERGEFORMAT </w:instrText>
                    </w:r>
                    <w:r>
                      <w:rPr>
                        <w:rFonts w:ascii="Arial" w:hAnsi="Arial" w:eastAsia="Arial" w:cs="Arial"/>
                        <w:snapToGrid w:val="0"/>
                        <w:color w:val="000000"/>
                        <w:kern w:val="0"/>
                        <w:sz w:val="18"/>
                        <w:szCs w:val="21"/>
                        <w:lang w:val="en-US" w:eastAsia="en-US" w:bidi="ar-SA"/>
                      </w:rPr>
                      <w:fldChar w:fldCharType="separate"/>
                    </w:r>
                    <w:r>
                      <w:rPr>
                        <w:rFonts w:ascii="Arial" w:hAnsi="Arial" w:eastAsia="Arial" w:cs="Arial"/>
                        <w:snapToGrid w:val="0"/>
                        <w:color w:val="000000"/>
                        <w:kern w:val="0"/>
                        <w:sz w:val="18"/>
                        <w:szCs w:val="21"/>
                        <w:lang w:val="en-US" w:eastAsia="en-US" w:bidi="ar-SA"/>
                      </w:rPr>
                      <w:t>1</w:t>
                    </w:r>
                    <w:r>
                      <w:rPr>
                        <w:rFonts w:ascii="Arial" w:hAnsi="Arial" w:eastAsia="Arial" w:cs="Arial"/>
                        <w:snapToGrid w:val="0"/>
                        <w:color w:val="000000"/>
                        <w:kern w:val="0"/>
                        <w:sz w:val="18"/>
                        <w:szCs w:val="21"/>
                        <w:lang w:val="en-US" w:eastAsia="en-US" w:bidi="ar-S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ind w:firstLine="360"/>
                          </w:pP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ascii="宋体" w:hAnsi="宋体" w:cs="宋体"/>
                            </w:rPr>
                            <w:t>98</w:t>
                          </w:r>
                          <w:r>
                            <w:rPr>
                              <w:rFonts w:hint="eastAsia" w:ascii="宋体" w:hAnsi="宋体" w:cs="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UCbQ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dUCbQtAgAAVwQAAA4AAAAAAAAAAQAgAAAAHwEAAGRycy9lMm9Eb2MueG1sUEsFBgAAAAAG&#10;AAYAWQEAAL4FAAAAAA==&#10;">
              <v:fill on="f" focussize="0,0"/>
              <v:stroke on="f" weight="0.5pt"/>
              <v:imagedata o:title=""/>
              <o:lock v:ext="edit" aspectratio="f"/>
              <v:textbox inset="0mm,0mm,0mm,0mm" style="mso-fit-shape-to-text:t;">
                <w:txbxContent>
                  <w:p>
                    <w:pPr>
                      <w:pStyle w:val="4"/>
                      <w:ind w:firstLine="360"/>
                    </w:pP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ascii="宋体" w:hAnsi="宋体" w:cs="宋体"/>
                      </w:rPr>
                      <w:t>98</w:t>
                    </w:r>
                    <w:r>
                      <w:rPr>
                        <w:rFonts w:hint="eastAsia" w:ascii="宋体" w:hAnsi="宋体" w:cs="宋体"/>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4" w:space="1"/>
      </w:pBdr>
      <w:kinsoku w:val="0"/>
      <w:autoSpaceDE w:val="0"/>
      <w:autoSpaceDN w:val="0"/>
      <w:adjustRightInd w:val="0"/>
      <w:snapToGrid w:val="0"/>
      <w:spacing w:line="520" w:lineRule="exact"/>
      <w:ind w:firstLine="0" w:firstLineChars="0"/>
      <w:jc w:val="center"/>
      <w:textAlignment w:val="baseline"/>
      <w:rPr>
        <w:rFonts w:ascii="楷体" w:hAnsi="楷体" w:eastAsia="楷体" w:cs="Arial"/>
        <w:b/>
        <w:bCs/>
        <w:snapToGrid w:val="0"/>
        <w:color w:val="000000"/>
        <w:kern w:val="0"/>
        <w:sz w:val="24"/>
        <w:szCs w:val="24"/>
        <w:lang w:eastAsia="zh-CN"/>
      </w:rPr>
    </w:pPr>
    <w:r>
      <w:rPr>
        <w:rFonts w:ascii="楷体" w:hAnsi="楷体" w:eastAsia="楷体" w:cs="Arial"/>
        <w:b/>
        <w:bCs/>
        <w:snapToGrid w:val="0"/>
        <w:color w:val="000000"/>
        <w:kern w:val="0"/>
        <w:sz w:val="32"/>
        <w:szCs w:val="32"/>
        <w:lang w:eastAsia="zh-CN"/>
      </w:rPr>
      <w:drawing>
        <wp:anchor distT="0" distB="0" distL="114300" distR="114300" simplePos="0" relativeHeight="251664384"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
                  <a:stretch>
                    <a:fillRect/>
                  </a:stretch>
                </pic:blipFill>
                <pic:spPr>
                  <a:xfrm>
                    <a:off x="0" y="0"/>
                    <a:ext cx="499745" cy="485140"/>
                  </a:xfrm>
                  <a:prstGeom prst="rect">
                    <a:avLst/>
                  </a:prstGeom>
                  <a:noFill/>
                  <a:ln>
                    <a:noFill/>
                  </a:ln>
                </pic:spPr>
              </pic:pic>
            </a:graphicData>
          </a:graphic>
        </wp:anchor>
      </w:drawing>
    </w:r>
    <w:r>
      <w:rPr>
        <w:rFonts w:hint="eastAsia" w:ascii="楷体" w:hAnsi="楷体" w:eastAsia="楷体" w:cs="Arial"/>
        <w:b/>
        <w:bCs/>
        <w:snapToGrid w:val="0"/>
        <w:color w:val="000000"/>
        <w:kern w:val="0"/>
        <w:sz w:val="24"/>
        <w:szCs w:val="24"/>
        <w:lang w:eastAsia="zh-CN"/>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460911"/>
    <w:multiLevelType w:val="multilevel"/>
    <w:tmpl w:val="1B460911"/>
    <w:lvl w:ilvl="0" w:tentative="0">
      <w:start w:val="1"/>
      <w:numFmt w:val="decimal"/>
      <w:lvlText w:val="3.%1"/>
      <w:lvlJc w:val="left"/>
      <w:pPr>
        <w:ind w:left="620" w:hanging="420"/>
      </w:pPr>
      <w:rPr>
        <w:rFonts w:hint="eastAsia"/>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
    <w:nsid w:val="598E6691"/>
    <w:multiLevelType w:val="multilevel"/>
    <w:tmpl w:val="598E6691"/>
    <w:lvl w:ilvl="0" w:tentative="0">
      <w:start w:val="1"/>
      <w:numFmt w:val="decimal"/>
      <w:lvlText w:val="2.%1"/>
      <w:lvlJc w:val="left"/>
      <w:pPr>
        <w:ind w:left="1680" w:hanging="420"/>
      </w:pPr>
      <w:rPr>
        <w:rFonts w:hint="eastAsia"/>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
    <w:nsid w:val="701F15C4"/>
    <w:multiLevelType w:val="multilevel"/>
    <w:tmpl w:val="701F15C4"/>
    <w:lvl w:ilvl="0" w:tentative="0">
      <w:start w:val="1"/>
      <w:numFmt w:val="decimal"/>
      <w:lvlText w:val="1.%1"/>
      <w:lvlJc w:val="left"/>
      <w:pPr>
        <w:ind w:left="1680" w:hanging="420"/>
      </w:pPr>
      <w:rPr>
        <w:rFonts w:hint="eastAsia"/>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w15:presenceInfo w15:providerId="WPS Office" w15:userId="205164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trackRevisions w:val="1"/>
  <w:documentProtection w:enforcement="0"/>
  <w:defaultTabStop w:val="420"/>
  <w:drawingGridHorizontalSpacing w:val="120"/>
  <w:drawingGridVerticalSpacing w:val="163"/>
  <w:displayHorizontalDrawingGridEvery w:val="0"/>
  <w:displayVerticalDrawingGridEvery w:val="2"/>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hMGE2YjQ0MDBlNjRiZjAxOTgyNGFjYjQ1NDNmNGUifQ=="/>
  </w:docVars>
  <w:rsids>
    <w:rsidRoot w:val="008A6C2B"/>
    <w:rsid w:val="0041160E"/>
    <w:rsid w:val="007942A8"/>
    <w:rsid w:val="00877B94"/>
    <w:rsid w:val="008A6C2B"/>
    <w:rsid w:val="00FF05A3"/>
    <w:rsid w:val="018F42CA"/>
    <w:rsid w:val="032267A1"/>
    <w:rsid w:val="05C649F8"/>
    <w:rsid w:val="066655F5"/>
    <w:rsid w:val="0A846613"/>
    <w:rsid w:val="0C937D2A"/>
    <w:rsid w:val="0EDB12F2"/>
    <w:rsid w:val="10F17B8D"/>
    <w:rsid w:val="18FD2E1E"/>
    <w:rsid w:val="1ADF413A"/>
    <w:rsid w:val="1BFB0246"/>
    <w:rsid w:val="235D5760"/>
    <w:rsid w:val="23820B32"/>
    <w:rsid w:val="23D12A83"/>
    <w:rsid w:val="28BB61E6"/>
    <w:rsid w:val="2C7C23BE"/>
    <w:rsid w:val="2F223C89"/>
    <w:rsid w:val="34AE6BFF"/>
    <w:rsid w:val="34E15227"/>
    <w:rsid w:val="34FF4D07"/>
    <w:rsid w:val="375B268E"/>
    <w:rsid w:val="3AAF5D84"/>
    <w:rsid w:val="41BC0EB8"/>
    <w:rsid w:val="43EF0B43"/>
    <w:rsid w:val="456E470B"/>
    <w:rsid w:val="468772B0"/>
    <w:rsid w:val="47280A93"/>
    <w:rsid w:val="48B06F92"/>
    <w:rsid w:val="4B5A1D3C"/>
    <w:rsid w:val="4BC52E9D"/>
    <w:rsid w:val="54D63A30"/>
    <w:rsid w:val="57B23DDB"/>
    <w:rsid w:val="60DD5FF3"/>
    <w:rsid w:val="66E67276"/>
    <w:rsid w:val="685D09D5"/>
    <w:rsid w:val="6E7D516F"/>
    <w:rsid w:val="703D6AAE"/>
    <w:rsid w:val="79A851F6"/>
    <w:rsid w:val="7E5A5E92"/>
    <w:rsid w:val="7F9A2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2"/>
    <w:basedOn w:val="1"/>
    <w:next w:val="1"/>
    <w:link w:val="16"/>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semiHidden/>
    <w:qFormat/>
    <w:uiPriority w:val="0"/>
    <w:pPr>
      <w:kinsoku w:val="0"/>
      <w:autoSpaceDE w:val="0"/>
      <w:autoSpaceDN w:val="0"/>
      <w:adjustRightInd w:val="0"/>
      <w:snapToGrid w:val="0"/>
      <w:spacing w:line="240" w:lineRule="auto"/>
      <w:jc w:val="left"/>
      <w:textAlignment w:val="baseline"/>
    </w:pPr>
    <w:rPr>
      <w:rFonts w:ascii="黑体" w:hAnsi="黑体" w:eastAsia="黑体" w:cs="黑体"/>
      <w:snapToGrid w:val="0"/>
      <w:color w:val="000000"/>
      <w:kern w:val="0"/>
      <w:sz w:val="52"/>
      <w:szCs w:val="52"/>
      <w:lang w:val="en-US" w:eastAsia="en-US" w:bidi="ar-SA"/>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tabs>
        <w:tab w:val="center" w:pos="4153"/>
        <w:tab w:val="right" w:pos="8306"/>
      </w:tabs>
      <w:snapToGrid w:val="0"/>
      <w:jc w:val="center"/>
    </w:pPr>
    <w:rPr>
      <w:sz w:val="18"/>
      <w:szCs w:val="18"/>
    </w:rPr>
  </w:style>
  <w:style w:type="paragraph" w:styleId="6">
    <w:name w:val="toc 1"/>
    <w:next w:val="1"/>
    <w:qFormat/>
    <w:uiPriority w:val="39"/>
    <w:pPr>
      <w:kinsoku w:val="0"/>
      <w:autoSpaceDE w:val="0"/>
      <w:autoSpaceDN w:val="0"/>
      <w:adjustRightInd w:val="0"/>
      <w:snapToGrid w:val="0"/>
      <w:spacing w:before="120" w:after="120" w:line="240" w:lineRule="auto"/>
      <w:jc w:val="left"/>
      <w:textAlignment w:val="baseline"/>
    </w:pPr>
    <w:rPr>
      <w:rFonts w:ascii="Arial" w:hAnsi="Arial" w:eastAsia="Arial" w:cs="Calibri"/>
      <w:b/>
      <w:bCs/>
      <w:caps/>
      <w:snapToGrid w:val="0"/>
      <w:color w:val="000000"/>
      <w:kern w:val="0"/>
      <w:sz w:val="20"/>
      <w:szCs w:val="20"/>
      <w:lang w:val="en-US" w:eastAsia="en-US" w:bidi="ar-SA"/>
    </w:r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ind w:firstLine="420"/>
    </w:pPr>
  </w:style>
  <w:style w:type="paragraph" w:customStyle="1" w:styleId="12">
    <w:name w:val="样式13"/>
    <w:basedOn w:val="2"/>
    <w:next w:val="1"/>
    <w:link w:val="13"/>
    <w:uiPriority w:val="0"/>
    <w:pPr>
      <w:spacing w:before="0" w:after="0" w:line="360" w:lineRule="auto"/>
      <w:ind w:firstLine="0" w:firstLineChars="0"/>
      <w:jc w:val="center"/>
    </w:pPr>
    <w:rPr>
      <w:rFonts w:eastAsia="黑体"/>
    </w:rPr>
  </w:style>
  <w:style w:type="character" w:customStyle="1" w:styleId="13">
    <w:name w:val="样式13 Char"/>
    <w:link w:val="12"/>
    <w:qFormat/>
    <w:uiPriority w:val="0"/>
    <w:rPr>
      <w:rFonts w:eastAsia="黑体" w:asciiTheme="majorHAnsi" w:hAnsiTheme="majorHAnsi" w:cstheme="majorBidi"/>
      <w:b/>
      <w:bCs/>
      <w:sz w:val="32"/>
      <w:szCs w:val="32"/>
    </w:rPr>
  </w:style>
  <w:style w:type="character" w:customStyle="1" w:styleId="14">
    <w:name w:val="fontstyle01"/>
    <w:basedOn w:val="8"/>
    <w:qFormat/>
    <w:uiPriority w:val="0"/>
    <w:rPr>
      <w:rFonts w:hint="eastAsia" w:ascii="宋体" w:hAnsi="宋体" w:eastAsia="宋体"/>
      <w:color w:val="000000"/>
      <w:sz w:val="24"/>
      <w:szCs w:val="24"/>
    </w:rPr>
  </w:style>
  <w:style w:type="paragraph" w:customStyle="1" w:styleId="15">
    <w:name w:val="表中"/>
    <w:basedOn w:val="1"/>
    <w:qFormat/>
    <w:uiPriority w:val="0"/>
    <w:pPr>
      <w:spacing w:line="240" w:lineRule="auto"/>
      <w:ind w:firstLine="0" w:firstLineChars="0"/>
      <w:jc w:val="center"/>
      <w:textAlignment w:val="center"/>
    </w:pPr>
    <w:rPr>
      <w:rFonts w:ascii="Times New Roman" w:hAnsi="Times New Roman" w:cs="Times New Roman"/>
      <w:sz w:val="21"/>
    </w:rPr>
  </w:style>
  <w:style w:type="character" w:customStyle="1" w:styleId="16">
    <w:name w:val="标题 2 字符"/>
    <w:basedOn w:val="8"/>
    <w:link w:val="2"/>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emf"/><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1097</Words>
  <Characters>6255</Characters>
  <Lines>52</Lines>
  <Paragraphs>14</Paragraphs>
  <TotalTime>0</TotalTime>
  <ScaleCrop>false</ScaleCrop>
  <LinksUpToDate>false</LinksUpToDate>
  <CharactersWithSpaces>7338</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2023-08-23T06:11:00Z</dcterms:created>
  <dc:creator>李 春亭</dc:creator>
  <cp:lastModifiedBy>随遇而安</cp:lastModifiedBy>
  <dcterms:modified xsi:type="dcterms:W3CDTF">2023-08-24T00:48:39Z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60DA961A7DD045E49C2C76A8905094B3_12</vt:lpwstr>
  </property>
</Properties>
</file>