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C8A46B">
      <w:pPr>
        <w:rPr>
          <w:rFonts w:cs="Times New Roman" w:asciiTheme="minorEastAsia" w:hAnsiTheme="minorEastAsia" w:eastAsiaTheme="minorEastAsia"/>
          <w:color w:val="auto"/>
          <w:sz w:val="20"/>
          <w:szCs w:val="20"/>
          <w:rPrChange w:id="63" w:author="随遇而安 [2]" w:date="2023-08-11T14:50:23Z">
            <w:rPr>
              <w:rFonts w:cs="Times New Roman" w:asciiTheme="minorEastAsia" w:hAnsiTheme="minorEastAsia" w:eastAsiaTheme="minorEastAsia"/>
              <w:sz w:val="20"/>
              <w:szCs w:val="20"/>
            </w:rPr>
          </w:rPrChange>
        </w:rPr>
      </w:pPr>
    </w:p>
    <w:p w14:paraId="2D760BE7">
      <w:pPr>
        <w:rPr>
          <w:rFonts w:cs="Times New Roman" w:asciiTheme="minorEastAsia" w:hAnsiTheme="minorEastAsia" w:eastAsiaTheme="minorEastAsia"/>
          <w:color w:val="auto"/>
          <w:sz w:val="20"/>
          <w:szCs w:val="20"/>
          <w:rPrChange w:id="64" w:author="随遇而安 [2]" w:date="2023-08-11T14:50:23Z">
            <w:rPr>
              <w:rFonts w:cs="Times New Roman" w:asciiTheme="minorEastAsia" w:hAnsiTheme="minorEastAsia" w:eastAsiaTheme="minorEastAsia"/>
              <w:sz w:val="20"/>
              <w:szCs w:val="20"/>
            </w:rPr>
          </w:rPrChange>
        </w:rPr>
      </w:pPr>
    </w:p>
    <w:p w14:paraId="1B85A4C1">
      <w:pPr>
        <w:rPr>
          <w:rFonts w:cs="Times New Roman" w:asciiTheme="minorEastAsia" w:hAnsiTheme="minorEastAsia" w:eastAsiaTheme="minorEastAsia"/>
          <w:color w:val="auto"/>
          <w:sz w:val="20"/>
          <w:szCs w:val="20"/>
          <w:rPrChange w:id="65" w:author="随遇而安 [2]" w:date="2023-08-11T14:50:23Z">
            <w:rPr>
              <w:rFonts w:cs="Times New Roman" w:asciiTheme="minorEastAsia" w:hAnsiTheme="minorEastAsia" w:eastAsiaTheme="minorEastAsia"/>
              <w:sz w:val="20"/>
              <w:szCs w:val="20"/>
            </w:rPr>
          </w:rPrChange>
        </w:rPr>
      </w:pPr>
    </w:p>
    <w:p w14:paraId="5ACDF7B0">
      <w:pPr>
        <w:spacing w:before="2"/>
        <w:rPr>
          <w:rFonts w:cs="Times New Roman" w:asciiTheme="minorEastAsia" w:hAnsiTheme="minorEastAsia" w:eastAsiaTheme="minorEastAsia"/>
          <w:color w:val="auto"/>
          <w:sz w:val="28"/>
          <w:szCs w:val="28"/>
          <w:rPrChange w:id="66" w:author="随遇而安 [2]" w:date="2023-08-11T14:50:23Z">
            <w:rPr>
              <w:rFonts w:cs="Times New Roman" w:asciiTheme="minorEastAsia" w:hAnsiTheme="minorEastAsia" w:eastAsiaTheme="minorEastAsia"/>
              <w:sz w:val="28"/>
              <w:szCs w:val="28"/>
            </w:rPr>
          </w:rPrChange>
        </w:rPr>
      </w:pPr>
    </w:p>
    <w:p w14:paraId="28CA3233">
      <w:pPr>
        <w:spacing w:before="275"/>
        <w:ind w:left="523"/>
        <w:jc w:val="center"/>
        <w:outlineLvl w:val="9"/>
        <w:rPr>
          <w:rFonts w:cs="黑体" w:asciiTheme="minorEastAsia" w:hAnsiTheme="minorEastAsia" w:eastAsiaTheme="minorEastAsia"/>
          <w:b/>
          <w:color w:val="auto"/>
          <w:sz w:val="52"/>
          <w:szCs w:val="52"/>
          <w:lang w:eastAsia="zh-CN"/>
          <w:rPrChange w:id="68" w:author="随遇而安 [2]" w:date="2023-08-11T14:50:23Z">
            <w:rPr>
              <w:rFonts w:cs="黑体" w:asciiTheme="minorEastAsia" w:hAnsiTheme="minorEastAsia" w:eastAsiaTheme="minorEastAsia"/>
              <w:b/>
              <w:sz w:val="52"/>
              <w:szCs w:val="52"/>
              <w:lang w:eastAsia="zh-CN"/>
            </w:rPr>
          </w:rPrChange>
        </w:rPr>
        <w:pPrChange w:id="67" w:author="随遇而安 [2]" w:date="2024-12-23T17:04:59Z">
          <w:pPr>
            <w:spacing w:before="275"/>
            <w:ind w:left="523"/>
            <w:jc w:val="center"/>
            <w:outlineLvl w:val="0"/>
          </w:pPr>
        </w:pPrChange>
      </w:pPr>
      <w:bookmarkStart w:id="0" w:name="_Toc14978"/>
      <w:bookmarkStart w:id="1" w:name="_Toc30875"/>
      <w:bookmarkStart w:id="2" w:name="_Toc3976"/>
      <w:r>
        <w:rPr>
          <w:rFonts w:hint="eastAsia" w:cs="黑体" w:asciiTheme="minorEastAsia" w:hAnsiTheme="minorEastAsia" w:eastAsiaTheme="minorEastAsia"/>
          <w:b/>
          <w:color w:val="auto"/>
          <w:sz w:val="52"/>
          <w:szCs w:val="52"/>
          <w:lang w:eastAsia="zh-CN"/>
          <w:rPrChange w:id="69" w:author="随遇而安 [2]" w:date="2023-08-11T14:50:23Z">
            <w:rPr>
              <w:rFonts w:hint="eastAsia" w:cs="黑体" w:asciiTheme="minorEastAsia" w:hAnsiTheme="minorEastAsia" w:eastAsiaTheme="minorEastAsia"/>
              <w:b/>
              <w:sz w:val="52"/>
              <w:szCs w:val="52"/>
              <w:lang w:eastAsia="zh-CN"/>
            </w:rPr>
          </w:rPrChange>
        </w:rPr>
        <w:t>宁津北控城市环境服务有限公司</w:t>
      </w:r>
      <w:bookmarkEnd w:id="0"/>
      <w:bookmarkEnd w:id="1"/>
      <w:bookmarkEnd w:id="2"/>
    </w:p>
    <w:p w14:paraId="0FD181ED">
      <w:pPr>
        <w:spacing w:before="275"/>
        <w:ind w:left="523"/>
        <w:jc w:val="center"/>
        <w:rPr>
          <w:rFonts w:cs="黑体" w:asciiTheme="minorEastAsia" w:hAnsiTheme="minorEastAsia" w:eastAsiaTheme="minorEastAsia"/>
          <w:color w:val="auto"/>
          <w:sz w:val="32"/>
          <w:szCs w:val="32"/>
          <w:lang w:eastAsia="zh-CN"/>
          <w:rPrChange w:id="70" w:author="随遇而安 [2]" w:date="2023-08-11T14:50:23Z">
            <w:rPr>
              <w:rFonts w:cs="黑体" w:asciiTheme="minorEastAsia" w:hAnsiTheme="minorEastAsia" w:eastAsiaTheme="minorEastAsia"/>
              <w:sz w:val="32"/>
              <w:szCs w:val="32"/>
              <w:lang w:eastAsia="zh-CN"/>
            </w:rPr>
          </w:rPrChange>
        </w:rPr>
      </w:pPr>
      <w:r>
        <w:rPr>
          <w:rFonts w:cs="黑体" w:asciiTheme="minorEastAsia" w:hAnsiTheme="minorEastAsia" w:eastAsiaTheme="minorEastAsia"/>
          <w:b/>
          <w:bCs/>
          <w:color w:val="auto"/>
          <w:sz w:val="32"/>
          <w:szCs w:val="32"/>
          <w:lang w:eastAsia="zh-CN"/>
          <w:rPrChange w:id="71" w:author="随遇而安 [2]" w:date="2023-08-11T14:50:23Z">
            <w:rPr>
              <w:rFonts w:cs="黑体" w:asciiTheme="minorEastAsia" w:hAnsiTheme="minorEastAsia" w:eastAsiaTheme="minorEastAsia"/>
              <w:b/>
              <w:bCs/>
              <w:sz w:val="32"/>
              <w:szCs w:val="32"/>
              <w:lang w:eastAsia="zh-CN"/>
            </w:rPr>
          </w:rPrChange>
        </w:rPr>
        <w:t>企业标准</w:t>
      </w:r>
    </w:p>
    <w:p w14:paraId="4583AD9C">
      <w:pPr>
        <w:rPr>
          <w:rFonts w:cs="黑体" w:asciiTheme="minorEastAsia" w:hAnsiTheme="minorEastAsia" w:eastAsiaTheme="minorEastAsia"/>
          <w:b/>
          <w:bCs/>
          <w:color w:val="auto"/>
          <w:sz w:val="32"/>
          <w:szCs w:val="32"/>
          <w:lang w:eastAsia="zh-CN"/>
          <w:rPrChange w:id="72" w:author="随遇而安 [2]" w:date="2023-08-11T14:50:23Z">
            <w:rPr>
              <w:rFonts w:cs="黑体" w:asciiTheme="minorEastAsia" w:hAnsiTheme="minorEastAsia" w:eastAsiaTheme="minorEastAsia"/>
              <w:b/>
              <w:bCs/>
              <w:sz w:val="32"/>
              <w:szCs w:val="32"/>
              <w:lang w:eastAsia="zh-CN"/>
            </w:rPr>
          </w:rPrChange>
        </w:rPr>
      </w:pPr>
    </w:p>
    <w:p w14:paraId="54A586FB">
      <w:pPr>
        <w:rPr>
          <w:rFonts w:cs="黑体" w:asciiTheme="minorEastAsia" w:hAnsiTheme="minorEastAsia" w:eastAsiaTheme="minorEastAsia"/>
          <w:b/>
          <w:bCs/>
          <w:color w:val="auto"/>
          <w:sz w:val="32"/>
          <w:szCs w:val="32"/>
          <w:lang w:eastAsia="zh-CN"/>
          <w:rPrChange w:id="73" w:author="随遇而安 [2]" w:date="2023-08-11T14:50:23Z">
            <w:rPr>
              <w:rFonts w:cs="黑体" w:asciiTheme="minorEastAsia" w:hAnsiTheme="minorEastAsia" w:eastAsiaTheme="minorEastAsia"/>
              <w:b/>
              <w:bCs/>
              <w:sz w:val="32"/>
              <w:szCs w:val="32"/>
              <w:lang w:eastAsia="zh-CN"/>
            </w:rPr>
          </w:rPrChange>
        </w:rPr>
      </w:pPr>
    </w:p>
    <w:p w14:paraId="361A624B">
      <w:pPr>
        <w:spacing w:before="9"/>
        <w:rPr>
          <w:rFonts w:cs="黑体" w:asciiTheme="minorEastAsia" w:hAnsiTheme="minorEastAsia" w:eastAsiaTheme="minorEastAsia"/>
          <w:b/>
          <w:bCs/>
          <w:color w:val="auto"/>
          <w:sz w:val="24"/>
          <w:szCs w:val="24"/>
          <w:lang w:eastAsia="zh-CN"/>
          <w:rPrChange w:id="74" w:author="随遇而安 [2]" w:date="2023-08-11T14:50:23Z">
            <w:rPr>
              <w:rFonts w:cs="黑体" w:asciiTheme="minorEastAsia" w:hAnsiTheme="minorEastAsia" w:eastAsiaTheme="minorEastAsia"/>
              <w:b/>
              <w:bCs/>
              <w:sz w:val="24"/>
              <w:szCs w:val="24"/>
              <w:lang w:eastAsia="zh-CN"/>
            </w:rPr>
          </w:rPrChange>
        </w:rPr>
      </w:pPr>
    </w:p>
    <w:p w14:paraId="5EC641F5">
      <w:pPr>
        <w:pStyle w:val="2"/>
        <w:ind w:left="0" w:right="254"/>
        <w:jc w:val="right"/>
        <w:outlineLvl w:val="9"/>
        <w:rPr>
          <w:rFonts w:cs="黑体" w:asciiTheme="minorEastAsia" w:hAnsiTheme="minorEastAsia" w:eastAsiaTheme="minorEastAsia"/>
          <w:b/>
          <w:color w:val="auto"/>
          <w:lang w:eastAsia="zh-CN"/>
          <w:rPrChange w:id="76" w:author="随遇而安 [2]" w:date="2023-08-11T14:50:23Z">
            <w:rPr>
              <w:rFonts w:cs="黑体" w:asciiTheme="minorEastAsia" w:hAnsiTheme="minorEastAsia" w:eastAsiaTheme="minorEastAsia"/>
              <w:b/>
              <w:lang w:eastAsia="zh-CN"/>
            </w:rPr>
          </w:rPrChange>
        </w:rPr>
        <w:pPrChange w:id="75" w:author="随遇而安 [2]" w:date="2024-12-23T17:05:01Z">
          <w:pPr>
            <w:pStyle w:val="2"/>
            <w:ind w:left="0" w:right="254"/>
            <w:jc w:val="right"/>
            <w:outlineLvl w:val="0"/>
          </w:pPr>
        </w:pPrChange>
      </w:pPr>
      <w:bookmarkStart w:id="3" w:name="_Toc21361"/>
      <w:bookmarkStart w:id="4" w:name="_Toc21217"/>
      <w:bookmarkStart w:id="5" w:name="_Toc165"/>
      <w:r>
        <w:rPr>
          <w:rFonts w:cs="黑体" w:asciiTheme="minorEastAsia" w:hAnsiTheme="minorEastAsia" w:eastAsiaTheme="minorEastAsia"/>
          <w:b/>
          <w:color w:val="auto"/>
          <w:lang w:eastAsia="zh-CN"/>
          <w:rPrChange w:id="77" w:author="随遇而安 [2]" w:date="2023-08-11T14:50:23Z">
            <w:rPr>
              <w:rFonts w:cs="黑体" w:asciiTheme="minorEastAsia" w:hAnsiTheme="minorEastAsia" w:eastAsiaTheme="minorEastAsia"/>
              <w:b/>
              <w:lang w:eastAsia="zh-CN"/>
            </w:rPr>
          </w:rPrChange>
        </w:rPr>
        <w:t>制度编号：</w:t>
      </w:r>
      <w:r>
        <w:rPr>
          <w:rFonts w:hint="eastAsia" w:cs="黑体" w:asciiTheme="minorEastAsia" w:hAnsiTheme="minorEastAsia" w:eastAsiaTheme="minorEastAsia"/>
          <w:b/>
          <w:color w:val="auto"/>
          <w:lang w:eastAsia="zh-CN"/>
          <w:rPrChange w:id="78" w:author="随遇而安 [2]" w:date="2023-08-11T14:50:23Z">
            <w:rPr>
              <w:rFonts w:hint="eastAsia" w:cs="黑体" w:asciiTheme="minorEastAsia" w:hAnsiTheme="minorEastAsia" w:eastAsiaTheme="minorEastAsia"/>
              <w:b/>
              <w:lang w:eastAsia="zh-CN"/>
            </w:rPr>
          </w:rPrChange>
        </w:rPr>
        <w:t>AH.0</w:t>
      </w:r>
      <w:del w:id="79" w:author="随遇而安 [2]" w:date="2023-08-11T15:55:22Z">
        <w:r>
          <w:rPr>
            <w:rFonts w:hint="default" w:cs="黑体" w:asciiTheme="minorEastAsia" w:hAnsiTheme="minorEastAsia" w:eastAsiaTheme="minorEastAsia"/>
            <w:b/>
            <w:color w:val="auto"/>
            <w:lang w:val="en-US" w:eastAsia="zh-CN"/>
            <w:rPrChange w:id="80" w:author="随遇而安 [2]" w:date="2023-08-11T14:50:23Z">
              <w:rPr>
                <w:rFonts w:hint="default" w:cs="黑体" w:asciiTheme="minorEastAsia" w:hAnsiTheme="minorEastAsia" w:eastAsiaTheme="minorEastAsia"/>
                <w:b/>
                <w:lang w:val="en-US" w:eastAsia="zh-CN"/>
              </w:rPr>
            </w:rPrChange>
          </w:rPr>
          <w:delText>8</w:delText>
        </w:r>
      </w:del>
      <w:ins w:id="81" w:author="随遇而安 [2]" w:date="2023-08-11T15:55:22Z">
        <w:r>
          <w:rPr>
            <w:rFonts w:hint="eastAsia" w:cs="黑体" w:asciiTheme="minorEastAsia" w:hAnsiTheme="minorEastAsia" w:eastAsiaTheme="minorEastAsia"/>
            <w:b/>
            <w:color w:val="auto"/>
            <w:lang w:val="en-US" w:eastAsia="zh-CN"/>
          </w:rPr>
          <w:t>8</w:t>
        </w:r>
      </w:ins>
      <w:r>
        <w:rPr>
          <w:rFonts w:hint="eastAsia" w:cs="黑体" w:asciiTheme="minorEastAsia" w:hAnsiTheme="minorEastAsia" w:eastAsiaTheme="minorEastAsia"/>
          <w:b/>
          <w:color w:val="auto"/>
          <w:lang w:eastAsia="zh-CN"/>
          <w:rPrChange w:id="82" w:author="随遇而安 [2]" w:date="2023-08-11T14:50:23Z">
            <w:rPr>
              <w:rFonts w:hint="eastAsia" w:cs="黑体" w:asciiTheme="minorEastAsia" w:hAnsiTheme="minorEastAsia" w:eastAsiaTheme="minorEastAsia"/>
              <w:b/>
              <w:lang w:eastAsia="zh-CN"/>
            </w:rPr>
          </w:rPrChange>
        </w:rPr>
        <w:t>.202</w:t>
      </w:r>
      <w:del w:id="83" w:author="随遇而安 [2]" w:date="2024-12-23T17:09:54Z">
        <w:r>
          <w:rPr>
            <w:rFonts w:hint="default" w:cs="黑体" w:asciiTheme="minorEastAsia" w:hAnsiTheme="minorEastAsia" w:eastAsiaTheme="minorEastAsia"/>
            <w:b/>
            <w:color w:val="auto"/>
            <w:lang w:eastAsia="zh-CN"/>
            <w:rPrChange w:id="84" w:author="随遇而安 [2]" w:date="2023-08-11T14:50:23Z">
              <w:rPr>
                <w:rFonts w:hint="eastAsia" w:cs="黑体" w:asciiTheme="minorEastAsia" w:hAnsiTheme="minorEastAsia" w:eastAsiaTheme="minorEastAsia"/>
                <w:b/>
                <w:lang w:eastAsia="zh-CN"/>
              </w:rPr>
            </w:rPrChange>
          </w:rPr>
          <w:delText>3</w:delText>
        </w:r>
      </w:del>
      <w:ins w:id="85" w:author="随遇而安 [2]" w:date="2024-12-23T17:09:54Z">
        <w:r>
          <w:rPr>
            <w:rFonts w:hint="eastAsia" w:cs="黑体" w:asciiTheme="minorEastAsia" w:hAnsiTheme="minorEastAsia" w:eastAsiaTheme="minorEastAsia"/>
            <w:b/>
            <w:color w:val="auto"/>
            <w:lang w:eastAsia="zh-CN"/>
          </w:rPr>
          <w:t>4</w:t>
        </w:r>
      </w:ins>
      <w:r>
        <w:rPr>
          <w:rFonts w:hint="eastAsia" w:cs="黑体" w:asciiTheme="minorEastAsia" w:hAnsiTheme="minorEastAsia" w:eastAsiaTheme="minorEastAsia"/>
          <w:b/>
          <w:color w:val="auto"/>
          <w:lang w:eastAsia="zh-CN"/>
          <w:rPrChange w:id="86" w:author="随遇而安 [2]" w:date="2023-08-11T14:50:23Z">
            <w:rPr>
              <w:rFonts w:hint="eastAsia" w:cs="黑体" w:asciiTheme="minorEastAsia" w:hAnsiTheme="minorEastAsia" w:eastAsiaTheme="minorEastAsia"/>
              <w:b/>
              <w:lang w:eastAsia="zh-CN"/>
            </w:rPr>
          </w:rPrChange>
        </w:rPr>
        <w:t>.</w:t>
      </w:r>
      <w:del w:id="87" w:author="随遇而安 [2]" w:date="2024-12-23T17:09:55Z">
        <w:r>
          <w:rPr>
            <w:rFonts w:hint="default" w:cs="黑体" w:asciiTheme="minorEastAsia" w:hAnsiTheme="minorEastAsia" w:eastAsiaTheme="minorEastAsia"/>
            <w:b/>
            <w:color w:val="auto"/>
            <w:lang w:eastAsia="zh-CN"/>
            <w:rPrChange w:id="88" w:author="随遇而安 [2]" w:date="2023-08-11T14:50:23Z">
              <w:rPr>
                <w:rFonts w:hint="eastAsia" w:cs="黑体" w:asciiTheme="minorEastAsia" w:hAnsiTheme="minorEastAsia" w:eastAsiaTheme="minorEastAsia"/>
                <w:b/>
                <w:lang w:eastAsia="zh-CN"/>
              </w:rPr>
            </w:rPrChange>
          </w:rPr>
          <w:delText>0</w:delText>
        </w:r>
        <w:bookmarkEnd w:id="3"/>
        <w:bookmarkEnd w:id="4"/>
        <w:bookmarkEnd w:id="5"/>
      </w:del>
      <w:ins w:id="89" w:author="随遇而安 [2]" w:date="2024-12-23T17:09:55Z">
        <w:r>
          <w:rPr>
            <w:rFonts w:hint="eastAsia" w:cs="黑体" w:asciiTheme="minorEastAsia" w:hAnsiTheme="minorEastAsia" w:eastAsiaTheme="minorEastAsia"/>
            <w:b/>
            <w:color w:val="auto"/>
            <w:lang w:eastAsia="zh-CN"/>
          </w:rPr>
          <w:t>1</w:t>
        </w:r>
      </w:ins>
    </w:p>
    <w:p w14:paraId="7C2AE358">
      <w:pPr>
        <w:spacing w:before="6"/>
        <w:rPr>
          <w:rFonts w:cs="黑体" w:asciiTheme="minorEastAsia" w:hAnsiTheme="minorEastAsia" w:eastAsiaTheme="minorEastAsia"/>
          <w:color w:val="auto"/>
          <w:sz w:val="6"/>
          <w:szCs w:val="6"/>
          <w:lang w:eastAsia="zh-CN"/>
          <w:rPrChange w:id="90" w:author="随遇而安 [2]" w:date="2023-08-11T14:50:23Z">
            <w:rPr>
              <w:rFonts w:cs="黑体" w:asciiTheme="minorEastAsia" w:hAnsiTheme="minorEastAsia" w:eastAsiaTheme="minorEastAsia"/>
              <w:sz w:val="6"/>
              <w:szCs w:val="6"/>
              <w:lang w:eastAsia="zh-CN"/>
            </w:rPr>
          </w:rPrChange>
        </w:rPr>
      </w:pPr>
    </w:p>
    <w:p w14:paraId="764141F6">
      <w:pPr>
        <w:spacing w:line="40" w:lineRule="exact"/>
        <w:ind w:left="188"/>
        <w:rPr>
          <w:rFonts w:cs="黑体" w:asciiTheme="minorEastAsia" w:hAnsiTheme="minorEastAsia" w:eastAsiaTheme="minorEastAsia"/>
          <w:color w:val="auto"/>
          <w:sz w:val="4"/>
          <w:szCs w:val="4"/>
          <w:rPrChange w:id="91" w:author="随遇而安 [2]" w:date="2023-08-11T14:50:23Z">
            <w:rPr>
              <w:rFonts w:cs="黑体" w:asciiTheme="minorEastAsia" w:hAnsiTheme="minorEastAsia" w:eastAsiaTheme="minorEastAsia"/>
              <w:sz w:val="4"/>
              <w:szCs w:val="4"/>
            </w:rPr>
          </w:rPrChange>
        </w:rPr>
      </w:pPr>
      <w:r>
        <w:rPr>
          <w:rFonts w:cs="黑体" w:asciiTheme="minorEastAsia" w:hAnsiTheme="minorEastAsia" w:eastAsiaTheme="minorEastAsia"/>
          <w:color w:val="auto"/>
          <w:sz w:val="4"/>
          <w:szCs w:val="4"/>
          <w:lang w:eastAsia="zh-CN"/>
          <w:rPrChange w:id="93" w:author="随遇而安 [2]" w:date="2023-08-11T14:50:23Z">
            <w:rPr>
              <w:rFonts w:cs="黑体" w:asciiTheme="minorEastAsia" w:hAnsiTheme="minorEastAsia" w:eastAsiaTheme="minorEastAsia"/>
              <w:sz w:val="4"/>
              <w:szCs w:val="4"/>
              <w:lang w:eastAsia="zh-CN"/>
            </w:rPr>
          </w:rPrChange>
        </w:rPr>
        <mc:AlternateContent>
          <mc:Choice Requires="wpg">
            <w:drawing>
              <wp:inline distT="0" distB="0" distL="114300" distR="114300">
                <wp:extent cx="5043805" cy="45720"/>
                <wp:effectExtent l="0" t="12700" r="4445" b="0"/>
                <wp:docPr id="442" name="Group 2"/>
                <wp:cNvGraphicFramePr/>
                <a:graphic xmlns:a="http://schemas.openxmlformats.org/drawingml/2006/main">
                  <a:graphicData uri="http://schemas.microsoft.com/office/word/2010/wordprocessingGroup">
                    <wpg:wgp>
                      <wpg:cNvGrpSpPr/>
                      <wpg:grpSpPr>
                        <a:xfrm>
                          <a:off x="0" y="0"/>
                          <a:ext cx="5043805" cy="45720"/>
                          <a:chOff x="20" y="20"/>
                          <a:chExt cx="7943" cy="72203"/>
                        </a:xfrm>
                      </wpg:grpSpPr>
                      <wpg:grpSp>
                        <wpg:cNvPr id="441" name="Group 3"/>
                        <wpg:cNvGrpSpPr/>
                        <wpg:grpSpPr>
                          <a:xfrm>
                            <a:off x="20" y="20"/>
                            <a:ext cx="7943" cy="72"/>
                            <a:chOff x="20" y="20"/>
                            <a:chExt cx="7943" cy="72"/>
                          </a:xfrm>
                        </wpg:grpSpPr>
                        <wps:wsp>
                          <wps:cNvPr id="440" name="Freeform 4"/>
                          <wps:cNvSpPr/>
                          <wps:spPr>
                            <a:xfrm>
                              <a:off x="20" y="20"/>
                              <a:ext cx="7943" cy="72"/>
                            </a:xfrm>
                            <a:custGeom>
                              <a:avLst/>
                              <a:gdLst>
                                <a:gd name="A1" fmla="val 0"/>
                                <a:gd name="A2" fmla="val 0"/>
                                <a:gd name="A3" fmla="val 0"/>
                              </a:gdLst>
                              <a:ahLst/>
                              <a:cxnLst>
                                <a:cxn ang="0">
                                  <a:pos x="0" y="0"/>
                                </a:cxn>
                                <a:cxn ang="0">
                                  <a:pos x="7943"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2" o:spid="_x0000_s1026" o:spt="203" style="height:3.6pt;width:397.15pt;" coordorigin="20,20" coordsize="7943,72203" o:gfxdata="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KQlKR7VAAAAAwEAAA8AAAAAAAAAAQAgAAAAIgAAAGRycy9kb3ducmV2LnhtbFBL&#10;AQIUABQAAAAIAIdO4kDET13S3QIAAMwHAAAOAAAAAAAAAAEAIAAAACQBAABkcnMvZTJvRG9jLnht&#10;bFBLBQYAAAAABgAGAFkBAABzBgAAAAA=&#10;">
                <o:lock v:ext="edit" aspectratio="f"/>
                <v:group id="Group 3" o:spid="_x0000_s1026" o:spt="203" style="position:absolute;left:20;top:20;height:72;width:7943;" coordorigin="20,20" coordsize="7943,72" o:gfxdata="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Z0iIOvwAAANwAAAAPAAAAAAAAAAEAIAAAACIAAABkcnMvZG93bnJldi54&#10;bWxQSwECFAAUAAAACACHTuJAMy8FnjsAAAA5AAAAFQAAAAAAAAABACAAAAAOAQAAZHJzL2dyb3Vw&#10;c2hhcGV4bWwueG1sUEsFBgAAAAAGAAYAYAEAAMsDAAAAAA==&#10;">
                  <o:lock v:ext="edit" aspectratio="f"/>
                  <v:shape id="Freeform 4" o:spid="_x0000_s1026" o:spt="100" style="position:absolute;left:20;top:20;height:72;width:7943;" filled="f" stroked="t" coordsize="9000,1" o:gfxdata="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bGiu22AAAA3AAAAA8A&#10;AAAAAAAAAQAgAAAAIgAAAGRycy9kb3ducmV2LnhtbFBLAQIUABQAAAAIAIdO4kAzLwWeOwAAADkA&#10;AAAQAAAAAAAAAAEAIAAAAAUBAABkcnMvc2hhcGV4bWwueG1sUEsFBgAAAAAGAAYAWwEAAK8DAAAA&#10;AA==&#10;" path="m0,0l9000,0e">
                    <v:path o:connectlocs="0,0;7943,0" o:connectangles="0,0"/>
                    <v:fill on="f" focussize="0,0"/>
                    <v:stroke weight="2pt" color="#000000" joinstyle="round"/>
                    <v:imagedata o:title=""/>
                    <o:lock v:ext="edit" aspectratio="f"/>
                  </v:shape>
                </v:group>
                <w10:wrap type="none"/>
                <w10:anchorlock/>
              </v:group>
            </w:pict>
          </mc:Fallback>
        </mc:AlternateContent>
      </w:r>
    </w:p>
    <w:p w14:paraId="2F74824A">
      <w:pPr>
        <w:rPr>
          <w:rFonts w:cs="黑体" w:asciiTheme="minorEastAsia" w:hAnsiTheme="minorEastAsia" w:eastAsiaTheme="minorEastAsia"/>
          <w:color w:val="auto"/>
          <w:sz w:val="24"/>
          <w:szCs w:val="24"/>
          <w:rPrChange w:id="94" w:author="随遇而安 [2]" w:date="2023-08-11T14:50:23Z">
            <w:rPr>
              <w:rFonts w:cs="黑体" w:asciiTheme="minorEastAsia" w:hAnsiTheme="minorEastAsia" w:eastAsiaTheme="minorEastAsia"/>
              <w:sz w:val="24"/>
              <w:szCs w:val="24"/>
            </w:rPr>
          </w:rPrChange>
        </w:rPr>
      </w:pPr>
    </w:p>
    <w:p w14:paraId="6CA15096">
      <w:pPr>
        <w:rPr>
          <w:rFonts w:cs="黑体" w:asciiTheme="minorEastAsia" w:hAnsiTheme="minorEastAsia" w:eastAsiaTheme="minorEastAsia"/>
          <w:color w:val="auto"/>
          <w:sz w:val="24"/>
          <w:szCs w:val="24"/>
          <w:rPrChange w:id="95" w:author="随遇而安 [2]" w:date="2023-08-11T14:50:23Z">
            <w:rPr>
              <w:rFonts w:cs="黑体" w:asciiTheme="minorEastAsia" w:hAnsiTheme="minorEastAsia" w:eastAsiaTheme="minorEastAsia"/>
              <w:sz w:val="24"/>
              <w:szCs w:val="24"/>
            </w:rPr>
          </w:rPrChange>
        </w:rPr>
      </w:pPr>
    </w:p>
    <w:p w14:paraId="69AF3E41">
      <w:pPr>
        <w:rPr>
          <w:rFonts w:cs="黑体" w:asciiTheme="minorEastAsia" w:hAnsiTheme="minorEastAsia" w:eastAsiaTheme="minorEastAsia"/>
          <w:color w:val="auto"/>
          <w:sz w:val="24"/>
          <w:szCs w:val="24"/>
          <w:rPrChange w:id="96" w:author="随遇而安 [2]" w:date="2023-08-11T14:50:23Z">
            <w:rPr>
              <w:rFonts w:cs="黑体" w:asciiTheme="minorEastAsia" w:hAnsiTheme="minorEastAsia" w:eastAsiaTheme="minorEastAsia"/>
              <w:sz w:val="24"/>
              <w:szCs w:val="24"/>
            </w:rPr>
          </w:rPrChange>
        </w:rPr>
      </w:pPr>
    </w:p>
    <w:p w14:paraId="7FA4A0E7">
      <w:pPr>
        <w:rPr>
          <w:rFonts w:cs="黑体" w:asciiTheme="minorEastAsia" w:hAnsiTheme="minorEastAsia" w:eastAsiaTheme="minorEastAsia"/>
          <w:color w:val="auto"/>
          <w:sz w:val="24"/>
          <w:szCs w:val="24"/>
          <w:rPrChange w:id="97" w:author="随遇而安 [2]" w:date="2023-08-11T14:50:23Z">
            <w:rPr>
              <w:rFonts w:cs="黑体" w:asciiTheme="minorEastAsia" w:hAnsiTheme="minorEastAsia" w:eastAsiaTheme="minorEastAsia"/>
              <w:sz w:val="24"/>
              <w:szCs w:val="24"/>
            </w:rPr>
          </w:rPrChange>
        </w:rPr>
      </w:pPr>
    </w:p>
    <w:p w14:paraId="64F3B21A">
      <w:pPr>
        <w:rPr>
          <w:rFonts w:cs="黑体" w:asciiTheme="minorEastAsia" w:hAnsiTheme="minorEastAsia" w:eastAsiaTheme="minorEastAsia"/>
          <w:color w:val="auto"/>
          <w:sz w:val="24"/>
          <w:szCs w:val="24"/>
          <w:rPrChange w:id="98" w:author="随遇而安 [2]" w:date="2023-08-11T14:50:23Z">
            <w:rPr>
              <w:rFonts w:cs="黑体" w:asciiTheme="minorEastAsia" w:hAnsiTheme="minorEastAsia" w:eastAsiaTheme="minorEastAsia"/>
              <w:sz w:val="24"/>
              <w:szCs w:val="24"/>
            </w:rPr>
          </w:rPrChange>
        </w:rPr>
      </w:pPr>
    </w:p>
    <w:p w14:paraId="4A879ABE">
      <w:pPr>
        <w:rPr>
          <w:rFonts w:cs="黑体" w:asciiTheme="minorEastAsia" w:hAnsiTheme="minorEastAsia" w:eastAsiaTheme="minorEastAsia"/>
          <w:color w:val="auto"/>
          <w:sz w:val="24"/>
          <w:szCs w:val="24"/>
          <w:rPrChange w:id="99" w:author="随遇而安 [2]" w:date="2023-08-11T14:50:23Z">
            <w:rPr>
              <w:rFonts w:cs="黑体" w:asciiTheme="minorEastAsia" w:hAnsiTheme="minorEastAsia" w:eastAsiaTheme="minorEastAsia"/>
              <w:sz w:val="24"/>
              <w:szCs w:val="24"/>
            </w:rPr>
          </w:rPrChange>
        </w:rPr>
      </w:pPr>
    </w:p>
    <w:p w14:paraId="506E2DED">
      <w:pPr>
        <w:rPr>
          <w:rFonts w:cs="黑体" w:asciiTheme="minorEastAsia" w:hAnsiTheme="minorEastAsia" w:eastAsiaTheme="minorEastAsia"/>
          <w:color w:val="auto"/>
          <w:sz w:val="24"/>
          <w:szCs w:val="24"/>
          <w:rPrChange w:id="100" w:author="随遇而安 [2]" w:date="2023-08-11T14:50:23Z">
            <w:rPr>
              <w:rFonts w:cs="黑体" w:asciiTheme="minorEastAsia" w:hAnsiTheme="minorEastAsia" w:eastAsiaTheme="minorEastAsia"/>
              <w:sz w:val="24"/>
              <w:szCs w:val="24"/>
            </w:rPr>
          </w:rPrChange>
        </w:rPr>
      </w:pPr>
    </w:p>
    <w:p w14:paraId="0E033FA2">
      <w:pPr>
        <w:spacing w:before="9"/>
        <w:rPr>
          <w:rFonts w:cs="黑体" w:asciiTheme="minorEastAsia" w:hAnsiTheme="minorEastAsia" w:eastAsiaTheme="minorEastAsia"/>
          <w:color w:val="auto"/>
          <w:sz w:val="23"/>
          <w:szCs w:val="23"/>
          <w:rPrChange w:id="101" w:author="随遇而安 [2]" w:date="2023-08-11T14:50:23Z">
            <w:rPr>
              <w:rFonts w:cs="黑体" w:asciiTheme="minorEastAsia" w:hAnsiTheme="minorEastAsia" w:eastAsiaTheme="minorEastAsia"/>
              <w:sz w:val="23"/>
              <w:szCs w:val="23"/>
            </w:rPr>
          </w:rPrChange>
        </w:rPr>
      </w:pPr>
    </w:p>
    <w:p w14:paraId="662E23B8">
      <w:pPr>
        <w:jc w:val="center"/>
        <w:rPr>
          <w:rFonts w:ascii="宋体" w:hAnsi="宋体" w:eastAsia="宋体" w:cs="宋体"/>
          <w:b/>
          <w:bCs/>
          <w:color w:val="auto"/>
          <w:sz w:val="52"/>
          <w:szCs w:val="52"/>
          <w:lang w:eastAsia="zh-CN"/>
          <w:rPrChange w:id="102" w:author="随遇而安 [2]" w:date="2023-08-11T14:50:23Z">
            <w:rPr>
              <w:rFonts w:ascii="宋体" w:hAnsi="宋体" w:eastAsia="宋体" w:cs="宋体"/>
              <w:b/>
              <w:bCs/>
              <w:sz w:val="52"/>
              <w:szCs w:val="52"/>
              <w:lang w:eastAsia="zh-CN"/>
            </w:rPr>
          </w:rPrChange>
        </w:rPr>
      </w:pPr>
      <w:ins w:id="103" w:author="随遇而安 [2]" w:date="2023-08-11T15:55:14Z">
        <w:r>
          <w:rPr>
            <w:rFonts w:hint="eastAsia" w:ascii="宋体" w:hAnsi="宋体" w:eastAsia="宋体" w:cs="宋体"/>
            <w:b/>
            <w:bCs/>
            <w:color w:val="auto"/>
            <w:sz w:val="52"/>
            <w:szCs w:val="52"/>
            <w:lang w:eastAsia="zh-CN"/>
          </w:rPr>
          <w:t>相关方安全管理制度</w:t>
        </w:r>
      </w:ins>
      <w:del w:id="104" w:author="随遇而安 [2]" w:date="2023-08-11T15:49:46Z">
        <w:r>
          <w:rPr>
            <w:rFonts w:hint="eastAsia" w:ascii="宋体" w:hAnsi="宋体" w:eastAsia="宋体" w:cs="宋体"/>
            <w:b/>
            <w:bCs/>
            <w:color w:val="auto"/>
            <w:sz w:val="52"/>
            <w:szCs w:val="52"/>
            <w:lang w:eastAsia="zh-CN"/>
            <w:rPrChange w:id="105" w:author="随遇而安 [2]" w:date="2023-08-11T14:50:23Z">
              <w:rPr>
                <w:rFonts w:hint="eastAsia" w:ascii="宋体" w:hAnsi="宋体" w:eastAsia="宋体" w:cs="宋体"/>
                <w:b/>
                <w:bCs/>
                <w:sz w:val="52"/>
                <w:szCs w:val="52"/>
                <w:lang w:eastAsia="zh-CN"/>
              </w:rPr>
            </w:rPrChange>
          </w:rPr>
          <w:delText>HSE 检查及隐患排查治理制度</w:delText>
        </w:r>
      </w:del>
    </w:p>
    <w:p w14:paraId="7082A80F">
      <w:pPr>
        <w:rPr>
          <w:rFonts w:cs="黑体" w:asciiTheme="minorEastAsia" w:hAnsiTheme="minorEastAsia" w:eastAsiaTheme="minorEastAsia"/>
          <w:color w:val="auto"/>
          <w:sz w:val="52"/>
          <w:szCs w:val="52"/>
          <w:lang w:eastAsia="zh-CN"/>
          <w:rPrChange w:id="106" w:author="随遇而安 [2]" w:date="2023-08-11T14:50:23Z">
            <w:rPr>
              <w:rFonts w:cs="黑体" w:asciiTheme="minorEastAsia" w:hAnsiTheme="minorEastAsia" w:eastAsiaTheme="minorEastAsia"/>
              <w:sz w:val="52"/>
              <w:szCs w:val="52"/>
              <w:lang w:eastAsia="zh-CN"/>
            </w:rPr>
          </w:rPrChange>
        </w:rPr>
      </w:pPr>
    </w:p>
    <w:p w14:paraId="4B38A73E">
      <w:pPr>
        <w:rPr>
          <w:rFonts w:cs="黑体" w:asciiTheme="minorEastAsia" w:hAnsiTheme="minorEastAsia" w:eastAsiaTheme="minorEastAsia"/>
          <w:color w:val="auto"/>
          <w:sz w:val="52"/>
          <w:szCs w:val="52"/>
          <w:lang w:eastAsia="zh-CN"/>
          <w:rPrChange w:id="107" w:author="随遇而安 [2]" w:date="2023-08-11T14:50:23Z">
            <w:rPr>
              <w:rFonts w:cs="黑体" w:asciiTheme="minorEastAsia" w:hAnsiTheme="minorEastAsia" w:eastAsiaTheme="minorEastAsia"/>
              <w:sz w:val="52"/>
              <w:szCs w:val="52"/>
              <w:lang w:eastAsia="zh-CN"/>
            </w:rPr>
          </w:rPrChange>
        </w:rPr>
      </w:pPr>
    </w:p>
    <w:p w14:paraId="56F89521">
      <w:pPr>
        <w:rPr>
          <w:rFonts w:cs="黑体" w:asciiTheme="minorEastAsia" w:hAnsiTheme="minorEastAsia" w:eastAsiaTheme="minorEastAsia"/>
          <w:color w:val="auto"/>
          <w:sz w:val="52"/>
          <w:szCs w:val="52"/>
          <w:lang w:eastAsia="zh-CN"/>
          <w:rPrChange w:id="108" w:author="随遇而安 [2]" w:date="2023-08-11T14:50:23Z">
            <w:rPr>
              <w:rFonts w:cs="黑体" w:asciiTheme="minorEastAsia" w:hAnsiTheme="minorEastAsia" w:eastAsiaTheme="minorEastAsia"/>
              <w:sz w:val="52"/>
              <w:szCs w:val="52"/>
              <w:lang w:eastAsia="zh-CN"/>
            </w:rPr>
          </w:rPrChange>
        </w:rPr>
      </w:pPr>
    </w:p>
    <w:p w14:paraId="6FB0EEAD">
      <w:pPr>
        <w:rPr>
          <w:rFonts w:cs="黑体" w:asciiTheme="minorEastAsia" w:hAnsiTheme="minorEastAsia" w:eastAsiaTheme="minorEastAsia"/>
          <w:color w:val="auto"/>
          <w:sz w:val="52"/>
          <w:szCs w:val="52"/>
          <w:lang w:eastAsia="zh-CN"/>
          <w:rPrChange w:id="109" w:author="随遇而安 [2]" w:date="2023-08-11T14:50:23Z">
            <w:rPr>
              <w:rFonts w:cs="黑体" w:asciiTheme="minorEastAsia" w:hAnsiTheme="minorEastAsia" w:eastAsiaTheme="minorEastAsia"/>
              <w:sz w:val="52"/>
              <w:szCs w:val="52"/>
              <w:lang w:eastAsia="zh-CN"/>
            </w:rPr>
          </w:rPrChange>
        </w:rPr>
      </w:pPr>
    </w:p>
    <w:p w14:paraId="122BCA7F">
      <w:pPr>
        <w:rPr>
          <w:rFonts w:cs="黑体" w:asciiTheme="minorEastAsia" w:hAnsiTheme="minorEastAsia" w:eastAsiaTheme="minorEastAsia"/>
          <w:color w:val="auto"/>
          <w:sz w:val="52"/>
          <w:szCs w:val="52"/>
          <w:lang w:eastAsia="zh-CN"/>
          <w:rPrChange w:id="110" w:author="随遇而安 [2]" w:date="2023-08-11T14:50:23Z">
            <w:rPr>
              <w:rFonts w:cs="黑体" w:asciiTheme="minorEastAsia" w:hAnsiTheme="minorEastAsia" w:eastAsiaTheme="minorEastAsia"/>
              <w:sz w:val="52"/>
              <w:szCs w:val="52"/>
              <w:lang w:eastAsia="zh-CN"/>
            </w:rPr>
          </w:rPrChange>
        </w:rPr>
      </w:pPr>
    </w:p>
    <w:p w14:paraId="78FF52C7">
      <w:pPr>
        <w:rPr>
          <w:rFonts w:cs="黑体" w:asciiTheme="minorEastAsia" w:hAnsiTheme="minorEastAsia" w:eastAsiaTheme="minorEastAsia"/>
          <w:color w:val="auto"/>
          <w:sz w:val="52"/>
          <w:szCs w:val="52"/>
          <w:lang w:eastAsia="zh-CN"/>
          <w:rPrChange w:id="111" w:author="随遇而安 [2]" w:date="2023-08-11T14:50:23Z">
            <w:rPr>
              <w:rFonts w:cs="黑体" w:asciiTheme="minorEastAsia" w:hAnsiTheme="minorEastAsia" w:eastAsiaTheme="minorEastAsia"/>
              <w:sz w:val="52"/>
              <w:szCs w:val="52"/>
              <w:lang w:eastAsia="zh-CN"/>
            </w:rPr>
          </w:rPrChange>
        </w:rPr>
      </w:pPr>
    </w:p>
    <w:p w14:paraId="180BF5EE">
      <w:pPr>
        <w:tabs>
          <w:tab w:val="left" w:pos="6039"/>
        </w:tabs>
        <w:spacing w:before="355"/>
        <w:ind w:left="138" w:right="36"/>
        <w:rPr>
          <w:rFonts w:cs="黑体" w:asciiTheme="minorEastAsia" w:hAnsiTheme="minorEastAsia" w:eastAsiaTheme="minorEastAsia"/>
          <w:b/>
          <w:color w:val="auto"/>
          <w:sz w:val="28"/>
          <w:szCs w:val="28"/>
          <w:lang w:eastAsia="zh-CN"/>
          <w:rPrChange w:id="112" w:author="随遇而安 [2]" w:date="2024-12-23T17:10:44Z">
            <w:rPr>
              <w:rFonts w:cs="黑体" w:asciiTheme="minorEastAsia" w:hAnsiTheme="minorEastAsia" w:eastAsiaTheme="minorEastAsia"/>
              <w:b/>
              <w:sz w:val="28"/>
              <w:szCs w:val="28"/>
              <w:lang w:eastAsia="zh-CN"/>
            </w:rPr>
          </w:rPrChange>
        </w:rPr>
      </w:pPr>
      <w:r>
        <w:rPr>
          <w:rFonts w:hint="eastAsia" w:cs="黑体" w:asciiTheme="minorEastAsia" w:hAnsiTheme="minorEastAsia" w:eastAsiaTheme="minorEastAsia"/>
          <w:b/>
          <w:color w:val="auto"/>
          <w:sz w:val="28"/>
          <w:szCs w:val="28"/>
          <w:lang w:eastAsia="zh-CN"/>
          <w:rPrChange w:id="113" w:author="随遇而安 [2]" w:date="2024-12-23T17:10:44Z">
            <w:rPr>
              <w:rFonts w:hint="eastAsia" w:cs="黑体" w:asciiTheme="minorEastAsia" w:hAnsiTheme="minorEastAsia" w:eastAsiaTheme="minorEastAsia"/>
              <w:b/>
              <w:sz w:val="28"/>
              <w:szCs w:val="28"/>
              <w:lang w:eastAsia="zh-CN"/>
            </w:rPr>
          </w:rPrChange>
        </w:rPr>
        <w:t>202</w:t>
      </w:r>
      <w:del w:id="114" w:author="随遇而安 [2]" w:date="2024-12-23T17:10:32Z">
        <w:r>
          <w:rPr>
            <w:rFonts w:hint="default" w:cs="黑体" w:asciiTheme="minorEastAsia" w:hAnsiTheme="minorEastAsia" w:eastAsiaTheme="minorEastAsia"/>
            <w:b/>
            <w:color w:val="auto"/>
            <w:sz w:val="28"/>
            <w:szCs w:val="28"/>
            <w:lang w:eastAsia="zh-CN"/>
            <w:rPrChange w:id="115" w:author="随遇而安 [2]" w:date="2024-12-23T17:10:44Z">
              <w:rPr>
                <w:rFonts w:hint="eastAsia" w:cs="黑体" w:asciiTheme="minorEastAsia" w:hAnsiTheme="minorEastAsia" w:eastAsiaTheme="minorEastAsia"/>
                <w:b/>
                <w:sz w:val="28"/>
                <w:szCs w:val="28"/>
                <w:lang w:eastAsia="zh-CN"/>
              </w:rPr>
            </w:rPrChange>
          </w:rPr>
          <w:delText>3</w:delText>
        </w:r>
      </w:del>
      <w:ins w:id="116" w:author="随遇而安 [2]" w:date="2024-12-23T17:10:32Z">
        <w:r>
          <w:rPr>
            <w:rFonts w:hint="eastAsia" w:cs="黑体" w:asciiTheme="minorEastAsia" w:hAnsiTheme="minorEastAsia" w:eastAsiaTheme="minorEastAsia"/>
            <w:b/>
            <w:color w:val="auto"/>
            <w:sz w:val="28"/>
            <w:szCs w:val="28"/>
            <w:lang w:eastAsia="zh-CN"/>
          </w:rPr>
          <w:t>5</w:t>
        </w:r>
      </w:ins>
      <w:r>
        <w:rPr>
          <w:rFonts w:hint="eastAsia" w:cs="黑体" w:asciiTheme="minorEastAsia" w:hAnsiTheme="minorEastAsia" w:eastAsiaTheme="minorEastAsia"/>
          <w:b/>
          <w:color w:val="auto"/>
          <w:sz w:val="28"/>
          <w:szCs w:val="28"/>
          <w:lang w:eastAsia="zh-CN"/>
          <w:rPrChange w:id="117" w:author="随遇而安 [2]" w:date="2024-12-23T17:10:44Z">
            <w:rPr>
              <w:rFonts w:hint="eastAsia" w:cs="黑体" w:asciiTheme="minorEastAsia" w:hAnsiTheme="minorEastAsia" w:eastAsiaTheme="minorEastAsia"/>
              <w:b/>
              <w:sz w:val="28"/>
              <w:szCs w:val="28"/>
              <w:lang w:eastAsia="zh-CN"/>
            </w:rPr>
          </w:rPrChange>
        </w:rPr>
        <w:t>-</w:t>
      </w:r>
      <w:del w:id="118" w:author="随遇而安 [2]" w:date="2024-12-23T17:10:33Z">
        <w:r>
          <w:rPr>
            <w:rFonts w:hint="default" w:cs="黑体" w:asciiTheme="minorEastAsia" w:hAnsiTheme="minorEastAsia" w:eastAsiaTheme="minorEastAsia"/>
            <w:b/>
            <w:color w:val="auto"/>
            <w:sz w:val="28"/>
            <w:szCs w:val="28"/>
            <w:lang w:eastAsia="zh-CN"/>
            <w:rPrChange w:id="119" w:author="随遇而安 [2]" w:date="2024-12-23T17:10:44Z">
              <w:rPr>
                <w:rFonts w:hint="eastAsia" w:cs="黑体" w:asciiTheme="minorEastAsia" w:hAnsiTheme="minorEastAsia" w:eastAsiaTheme="minorEastAsia"/>
                <w:b/>
                <w:sz w:val="28"/>
                <w:szCs w:val="28"/>
                <w:lang w:eastAsia="zh-CN"/>
              </w:rPr>
            </w:rPrChange>
          </w:rPr>
          <w:delText>4</w:delText>
        </w:r>
      </w:del>
      <w:ins w:id="120" w:author="随遇而安 [2]" w:date="2024-12-23T17:10:33Z">
        <w:r>
          <w:rPr>
            <w:rFonts w:hint="eastAsia" w:cs="黑体" w:asciiTheme="minorEastAsia" w:hAnsiTheme="minorEastAsia" w:eastAsiaTheme="minorEastAsia"/>
            <w:b/>
            <w:color w:val="auto"/>
            <w:sz w:val="28"/>
            <w:szCs w:val="28"/>
            <w:lang w:eastAsia="zh-CN"/>
          </w:rPr>
          <w:t>1</w:t>
        </w:r>
      </w:ins>
      <w:r>
        <w:rPr>
          <w:rFonts w:cs="黑体" w:asciiTheme="minorEastAsia" w:hAnsiTheme="minorEastAsia" w:eastAsiaTheme="minorEastAsia"/>
          <w:b/>
          <w:color w:val="auto"/>
          <w:sz w:val="28"/>
          <w:szCs w:val="28"/>
          <w:lang w:eastAsia="zh-CN"/>
          <w:rPrChange w:id="121" w:author="随遇而安 [2]" w:date="2024-12-23T17:10:44Z">
            <w:rPr>
              <w:rFonts w:cs="黑体" w:asciiTheme="minorEastAsia" w:hAnsiTheme="minorEastAsia" w:eastAsiaTheme="minorEastAsia"/>
              <w:b/>
              <w:sz w:val="28"/>
              <w:szCs w:val="28"/>
              <w:lang w:eastAsia="zh-CN"/>
            </w:rPr>
          </w:rPrChange>
        </w:rPr>
        <w:t>发布</w:t>
      </w:r>
      <w:r>
        <w:rPr>
          <w:rFonts w:cs="黑体" w:asciiTheme="minorEastAsia" w:hAnsiTheme="minorEastAsia" w:eastAsiaTheme="minorEastAsia"/>
          <w:b/>
          <w:color w:val="auto"/>
          <w:sz w:val="28"/>
          <w:szCs w:val="28"/>
          <w:lang w:eastAsia="zh-CN"/>
          <w:rPrChange w:id="122" w:author="随遇而安 [2]" w:date="2024-12-23T17:10:44Z">
            <w:rPr>
              <w:rFonts w:cs="黑体" w:asciiTheme="minorEastAsia" w:hAnsiTheme="minorEastAsia" w:eastAsiaTheme="minorEastAsia"/>
              <w:b/>
              <w:sz w:val="28"/>
              <w:szCs w:val="28"/>
              <w:lang w:eastAsia="zh-CN"/>
            </w:rPr>
          </w:rPrChange>
        </w:rPr>
        <w:tab/>
      </w:r>
      <w:r>
        <w:rPr>
          <w:rFonts w:hint="eastAsia" w:cs="黑体" w:asciiTheme="minorEastAsia" w:hAnsiTheme="minorEastAsia" w:eastAsiaTheme="minorEastAsia"/>
          <w:b/>
          <w:color w:val="auto"/>
          <w:sz w:val="28"/>
          <w:szCs w:val="28"/>
          <w:lang w:eastAsia="zh-CN"/>
          <w:rPrChange w:id="123" w:author="随遇而安 [2]" w:date="2024-12-23T17:10:44Z">
            <w:rPr>
              <w:rFonts w:hint="eastAsia" w:cs="黑体" w:asciiTheme="minorEastAsia" w:hAnsiTheme="minorEastAsia" w:eastAsiaTheme="minorEastAsia"/>
              <w:b/>
              <w:sz w:val="28"/>
              <w:szCs w:val="28"/>
              <w:lang w:eastAsia="zh-CN"/>
            </w:rPr>
          </w:rPrChange>
        </w:rPr>
        <w:t xml:space="preserve">     </w:t>
      </w:r>
      <w:r>
        <w:rPr>
          <w:rFonts w:cs="黑体" w:asciiTheme="minorEastAsia" w:hAnsiTheme="minorEastAsia" w:eastAsiaTheme="minorEastAsia"/>
          <w:b/>
          <w:color w:val="auto"/>
          <w:sz w:val="28"/>
          <w:szCs w:val="28"/>
          <w:lang w:eastAsia="zh-CN"/>
          <w:rPrChange w:id="124" w:author="随遇而安 [2]" w:date="2024-12-23T17:10:44Z">
            <w:rPr>
              <w:rFonts w:cs="黑体" w:asciiTheme="minorEastAsia" w:hAnsiTheme="minorEastAsia" w:eastAsiaTheme="minorEastAsia"/>
              <w:b/>
              <w:sz w:val="28"/>
              <w:szCs w:val="28"/>
              <w:lang w:eastAsia="zh-CN"/>
            </w:rPr>
          </w:rPrChange>
        </w:rPr>
        <w:t>202</w:t>
      </w:r>
      <w:del w:id="125" w:author="随遇而安 [2]" w:date="2024-12-23T17:10:35Z">
        <w:r>
          <w:rPr>
            <w:rFonts w:hint="default" w:cs="黑体" w:asciiTheme="minorEastAsia" w:hAnsiTheme="minorEastAsia" w:eastAsiaTheme="minorEastAsia"/>
            <w:b/>
            <w:color w:val="auto"/>
            <w:sz w:val="28"/>
            <w:szCs w:val="28"/>
            <w:lang w:eastAsia="zh-CN"/>
            <w:rPrChange w:id="126" w:author="随遇而安 [2]" w:date="2024-12-23T17:10:44Z">
              <w:rPr>
                <w:rFonts w:hint="eastAsia" w:cs="黑体" w:asciiTheme="minorEastAsia" w:hAnsiTheme="minorEastAsia" w:eastAsiaTheme="minorEastAsia"/>
                <w:b/>
                <w:sz w:val="28"/>
                <w:szCs w:val="28"/>
                <w:lang w:eastAsia="zh-CN"/>
              </w:rPr>
            </w:rPrChange>
          </w:rPr>
          <w:delText>3</w:delText>
        </w:r>
      </w:del>
      <w:ins w:id="127" w:author="随遇而安 [2]" w:date="2024-12-23T17:10:35Z">
        <w:r>
          <w:rPr>
            <w:rFonts w:hint="eastAsia" w:cs="黑体" w:asciiTheme="minorEastAsia" w:hAnsiTheme="minorEastAsia" w:eastAsiaTheme="minorEastAsia"/>
            <w:b/>
            <w:color w:val="auto"/>
            <w:sz w:val="28"/>
            <w:szCs w:val="28"/>
            <w:lang w:eastAsia="zh-CN"/>
          </w:rPr>
          <w:t>5</w:t>
        </w:r>
      </w:ins>
      <w:r>
        <w:rPr>
          <w:rFonts w:cs="黑体" w:asciiTheme="minorEastAsia" w:hAnsiTheme="minorEastAsia" w:eastAsiaTheme="minorEastAsia"/>
          <w:b/>
          <w:color w:val="auto"/>
          <w:sz w:val="28"/>
          <w:szCs w:val="28"/>
          <w:lang w:eastAsia="zh-CN"/>
          <w:rPrChange w:id="128" w:author="随遇而安 [2]" w:date="2024-12-23T17:10:44Z">
            <w:rPr>
              <w:rFonts w:cs="黑体" w:asciiTheme="minorEastAsia" w:hAnsiTheme="minorEastAsia" w:eastAsiaTheme="minorEastAsia"/>
              <w:b/>
              <w:sz w:val="28"/>
              <w:szCs w:val="28"/>
              <w:lang w:eastAsia="zh-CN"/>
            </w:rPr>
          </w:rPrChange>
        </w:rPr>
        <w:t>-</w:t>
      </w:r>
      <w:del w:id="129" w:author="随遇而安 [2]" w:date="2024-12-23T17:10:36Z">
        <w:r>
          <w:rPr>
            <w:rFonts w:hint="default" w:cs="黑体" w:asciiTheme="minorEastAsia" w:hAnsiTheme="minorEastAsia" w:eastAsiaTheme="minorEastAsia"/>
            <w:b/>
            <w:color w:val="auto"/>
            <w:sz w:val="28"/>
            <w:szCs w:val="28"/>
            <w:lang w:eastAsia="zh-CN"/>
            <w:rPrChange w:id="130" w:author="随遇而安 [2]" w:date="2024-12-23T17:10:44Z">
              <w:rPr>
                <w:rFonts w:hint="eastAsia" w:cs="黑体" w:asciiTheme="minorEastAsia" w:hAnsiTheme="minorEastAsia" w:eastAsiaTheme="minorEastAsia"/>
                <w:b/>
                <w:sz w:val="28"/>
                <w:szCs w:val="28"/>
                <w:lang w:eastAsia="zh-CN"/>
              </w:rPr>
            </w:rPrChange>
          </w:rPr>
          <w:delText>4</w:delText>
        </w:r>
      </w:del>
      <w:ins w:id="131" w:author="随遇而安 [2]" w:date="2024-12-23T17:10:36Z">
        <w:r>
          <w:rPr>
            <w:rFonts w:hint="eastAsia" w:cs="黑体" w:asciiTheme="minorEastAsia" w:hAnsiTheme="minorEastAsia" w:eastAsiaTheme="minorEastAsia"/>
            <w:b/>
            <w:color w:val="auto"/>
            <w:sz w:val="28"/>
            <w:szCs w:val="28"/>
            <w:lang w:eastAsia="zh-CN"/>
          </w:rPr>
          <w:t>1</w:t>
        </w:r>
      </w:ins>
      <w:r>
        <w:rPr>
          <w:rFonts w:cs="黑体" w:asciiTheme="minorEastAsia" w:hAnsiTheme="minorEastAsia" w:eastAsiaTheme="minorEastAsia"/>
          <w:b/>
          <w:color w:val="auto"/>
          <w:spacing w:val="0"/>
          <w:sz w:val="28"/>
          <w:szCs w:val="28"/>
          <w:lang w:eastAsia="zh-CN"/>
          <w:rPrChange w:id="132" w:author="随遇而安 [2]" w:date="2024-12-23T17:10:44Z">
            <w:rPr>
              <w:rFonts w:cs="黑体" w:asciiTheme="minorEastAsia" w:hAnsiTheme="minorEastAsia" w:eastAsiaTheme="minorEastAsia"/>
              <w:b/>
              <w:spacing w:val="-3"/>
              <w:sz w:val="28"/>
              <w:szCs w:val="28"/>
              <w:lang w:eastAsia="zh-CN"/>
            </w:rPr>
          </w:rPrChange>
        </w:rPr>
        <w:t>实施</w:t>
      </w:r>
    </w:p>
    <w:p w14:paraId="1265E810">
      <w:pPr>
        <w:spacing w:line="40" w:lineRule="exact"/>
        <w:ind w:left="118"/>
        <w:rPr>
          <w:rFonts w:cs="黑体" w:asciiTheme="minorEastAsia" w:hAnsiTheme="minorEastAsia" w:eastAsiaTheme="minorEastAsia"/>
          <w:color w:val="auto"/>
          <w:sz w:val="4"/>
          <w:szCs w:val="4"/>
          <w:rPrChange w:id="133" w:author="随遇而安 [2]" w:date="2023-08-11T14:50:23Z">
            <w:rPr>
              <w:rFonts w:cs="黑体" w:asciiTheme="minorEastAsia" w:hAnsiTheme="minorEastAsia" w:eastAsiaTheme="minorEastAsia"/>
              <w:sz w:val="4"/>
              <w:szCs w:val="4"/>
            </w:rPr>
          </w:rPrChange>
        </w:rPr>
      </w:pPr>
      <w:r>
        <w:rPr>
          <w:rFonts w:cs="黑体" w:asciiTheme="minorEastAsia" w:hAnsiTheme="minorEastAsia" w:eastAsiaTheme="minorEastAsia"/>
          <w:color w:val="auto"/>
          <w:sz w:val="4"/>
          <w:szCs w:val="4"/>
          <w:lang w:eastAsia="zh-CN"/>
          <w:rPrChange w:id="135" w:author="随遇而安 [2]" w:date="2023-08-11T14:50:23Z">
            <w:rPr>
              <w:rFonts w:cs="黑体" w:asciiTheme="minorEastAsia" w:hAnsiTheme="minorEastAsia" w:eastAsiaTheme="minorEastAsia"/>
              <w:sz w:val="4"/>
              <w:szCs w:val="4"/>
              <w:lang w:eastAsia="zh-CN"/>
            </w:rPr>
          </w:rPrChange>
        </w:rPr>
        <mc:AlternateContent>
          <mc:Choice Requires="wpg">
            <w:drawing>
              <wp:inline distT="0" distB="0" distL="114300" distR="114300">
                <wp:extent cx="5180330" cy="45085"/>
                <wp:effectExtent l="0" t="12700" r="0" b="0"/>
                <wp:docPr id="445" name="Group 5"/>
                <wp:cNvGraphicFramePr/>
                <a:graphic xmlns:a="http://schemas.openxmlformats.org/drawingml/2006/main">
                  <a:graphicData uri="http://schemas.microsoft.com/office/word/2010/wordprocessingGroup">
                    <wpg:wgp>
                      <wpg:cNvGrpSpPr/>
                      <wpg:grpSpPr>
                        <a:xfrm>
                          <a:off x="0" y="0"/>
                          <a:ext cx="5180330" cy="45085"/>
                          <a:chOff x="0" y="0"/>
                          <a:chExt cx="9040" cy="40203"/>
                        </a:xfrm>
                      </wpg:grpSpPr>
                      <wpg:grpSp>
                        <wpg:cNvPr id="444" name="Group 6"/>
                        <wpg:cNvGrpSpPr/>
                        <wpg:grpSpPr>
                          <a:xfrm>
                            <a:off x="20" y="20"/>
                            <a:ext cx="9000" cy="2"/>
                            <a:chOff x="20" y="20"/>
                            <a:chExt cx="9000" cy="2"/>
                          </a:xfrm>
                        </wpg:grpSpPr>
                        <wps:wsp>
                          <wps:cNvPr id="443" name="Freeform 7"/>
                          <wps:cNvSpPr/>
                          <wps:spPr>
                            <a:xfrm>
                              <a:off x="20" y="20"/>
                              <a:ext cx="9000" cy="2"/>
                            </a:xfrm>
                            <a:custGeom>
                              <a:avLst/>
                              <a:gdLst>
                                <a:gd name="A1" fmla="val 0"/>
                                <a:gd name="A2" fmla="val 0"/>
                                <a:gd name="A3" fmla="val 0"/>
                              </a:gdLst>
                              <a:ahLst/>
                              <a:cxnLst>
                                <a:cxn ang="0">
                                  <a:pos x="0" y="0"/>
                                </a:cxn>
                                <a:cxn ang="0">
                                  <a:pos x="9000"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5" o:spid="_x0000_s1026" o:spt="203" style="height:3.55pt;width:407.9pt;" coordsize="9040,40203" o:gfxdata="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XJgl1AAAAAMBAAAPAAAAAAAAAAEAIAAAACIAAABkcnMvZG93bnJldi54&#10;bWxQSwECFAAUAAAACACHTuJADtK4ZuICAADHBwAADgAAAAAAAAABACAAAAAjAQAAZHJzL2Uyb0Rv&#10;Yy54bWxQSwUGAAAAAAYABgBZAQAAdwYAAAAA&#10;">
                <o:lock v:ext="edit" aspectratio="f"/>
                <v:group id="Group 6" o:spid="_x0000_s1026" o:spt="203" style="position:absolute;left:20;top:20;height:2;width:9000;" coordorigin="20,20" coordsize="9000,2" o:gfxdata="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mlgZa+AAAA3AAAAA8AAAAAAAAAAQAgAAAAIgAAAGRycy9kb3ducmV2Lnht&#10;bFBLAQIUABQAAAAIAIdO4kAzLwWeOwAAADkAAAAVAAAAAAAAAAEAIAAAAA0BAABkcnMvZ3JvdXBz&#10;aGFwZXhtbC54bWxQSwUGAAAAAAYABgBgAQAAygMAAAAA&#10;">
                  <o:lock v:ext="edit" aspectratio="f"/>
                  <v:shape id="Freeform 7" o:spid="_x0000_s1026" o:spt="100" style="position:absolute;left:20;top:20;height:2;width:9000;" filled="f" stroked="t" coordsize="9000,1" o:gfxdata="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hQUmrsAAADc&#10;AAAADwAAAAAAAAABACAAAAAiAAAAZHJzL2Rvd25yZXYueG1sUEsBAhQAFAAAAAgAh07iQDMvBZ47&#10;AAAAOQAAABAAAAAAAAAAAQAgAAAACgEAAGRycy9zaGFwZXhtbC54bWxQSwUGAAAAAAYABgBbAQAA&#10;tAMAAAAA&#10;" path="m0,0l9000,0e">
                    <v:path o:connectlocs="0,0;9000,0" o:connectangles="0,0"/>
                    <v:fill on="f" focussize="0,0"/>
                    <v:stroke weight="2pt" color="#000000" joinstyle="round"/>
                    <v:imagedata o:title=""/>
                    <o:lock v:ext="edit" aspectratio="f"/>
                  </v:shape>
                </v:group>
                <w10:wrap type="none"/>
                <w10:anchorlock/>
              </v:group>
            </w:pict>
          </mc:Fallback>
        </mc:AlternateContent>
      </w:r>
    </w:p>
    <w:p w14:paraId="16A9C15B">
      <w:pPr>
        <w:spacing w:before="8"/>
        <w:rPr>
          <w:rFonts w:cs="黑体" w:asciiTheme="minorEastAsia" w:hAnsiTheme="minorEastAsia" w:eastAsiaTheme="minorEastAsia"/>
          <w:color w:val="auto"/>
          <w:sz w:val="24"/>
          <w:szCs w:val="24"/>
          <w:rPrChange w:id="136" w:author="随遇而安 [2]" w:date="2023-08-11T14:50:23Z">
            <w:rPr>
              <w:rFonts w:cs="黑体" w:asciiTheme="minorEastAsia" w:hAnsiTheme="minorEastAsia" w:eastAsiaTheme="minorEastAsia"/>
              <w:sz w:val="24"/>
              <w:szCs w:val="24"/>
            </w:rPr>
          </w:rPrChange>
        </w:rPr>
      </w:pPr>
    </w:p>
    <w:p w14:paraId="254E599E">
      <w:pPr>
        <w:jc w:val="center"/>
        <w:outlineLvl w:val="9"/>
        <w:rPr>
          <w:rFonts w:cs="黑体" w:asciiTheme="minorEastAsia" w:hAnsiTheme="minorEastAsia" w:eastAsiaTheme="minorEastAsia"/>
          <w:color w:val="auto"/>
          <w:sz w:val="32"/>
          <w:szCs w:val="32"/>
          <w:lang w:eastAsia="zh-CN"/>
          <w:rPrChange w:id="138" w:author="随遇而安 [2]" w:date="2024-12-23T17:11:16Z">
            <w:rPr>
              <w:rFonts w:cs="黑体" w:asciiTheme="minorEastAsia" w:hAnsiTheme="minorEastAsia" w:eastAsiaTheme="minorEastAsia"/>
              <w:sz w:val="32"/>
              <w:szCs w:val="32"/>
              <w:lang w:eastAsia="zh-CN"/>
            </w:rPr>
          </w:rPrChange>
        </w:rPr>
        <w:sectPr>
          <w:headerReference r:id="rId3" w:type="default"/>
          <w:footerReference r:id="rId4" w:type="default"/>
          <w:pgSz w:w="11910" w:h="16840"/>
          <w:pgMar w:top="1440" w:right="1800" w:bottom="1440" w:left="1800" w:header="794" w:footer="1020" w:gutter="0"/>
          <w:pgNumType w:fmt="decimal"/>
          <w:cols w:space="720" w:num="1"/>
          <w:docGrid w:linePitch="299" w:charSpace="0"/>
        </w:sectPr>
        <w:pPrChange w:id="137" w:author="随遇而安 [2]" w:date="2024-12-23T17:05:02Z">
          <w:pPr>
            <w:jc w:val="center"/>
            <w:outlineLvl w:val="0"/>
          </w:pPr>
        </w:pPrChange>
      </w:pPr>
      <w:bookmarkStart w:id="6" w:name="_Toc4455"/>
      <w:bookmarkStart w:id="7" w:name="_Toc16354"/>
      <w:bookmarkStart w:id="8" w:name="_Toc3474"/>
      <w:r>
        <w:rPr>
          <w:rFonts w:hint="eastAsia" w:cs="黑体" w:asciiTheme="minorEastAsia" w:hAnsiTheme="minorEastAsia" w:eastAsiaTheme="minorEastAsia"/>
          <w:b/>
          <w:color w:val="auto"/>
          <w:w w:val="100"/>
          <w:sz w:val="32"/>
          <w:szCs w:val="32"/>
          <w:lang w:eastAsia="zh-CN"/>
          <w:rPrChange w:id="139" w:author="随遇而安 [2]" w:date="2024-12-23T17:11:16Z">
            <w:rPr>
              <w:rFonts w:hint="eastAsia" w:cs="黑体" w:asciiTheme="minorEastAsia" w:hAnsiTheme="minorEastAsia" w:eastAsiaTheme="minorEastAsia"/>
              <w:b/>
              <w:w w:val="95"/>
              <w:sz w:val="32"/>
              <w:szCs w:val="32"/>
              <w:lang w:eastAsia="zh-CN"/>
            </w:rPr>
          </w:rPrChange>
        </w:rPr>
        <w:t>宁津北控城市环境服务有限公司</w:t>
      </w:r>
      <w:bookmarkEnd w:id="6"/>
      <w:bookmarkEnd w:id="7"/>
      <w:bookmarkEnd w:id="8"/>
    </w:p>
    <w:p w14:paraId="591748E8">
      <w:pPr>
        <w:rPr>
          <w:color w:val="auto"/>
          <w:lang w:eastAsia="zh-CN"/>
          <w:rPrChange w:id="140" w:author="随遇而安 [2]" w:date="2023-08-11T14:50:23Z">
            <w:rPr>
              <w:lang w:eastAsia="zh-CN"/>
            </w:rPr>
          </w:rPrChange>
        </w:rPr>
      </w:pPr>
    </w:p>
    <w:p w14:paraId="7267BD34">
      <w:pPr>
        <w:spacing w:line="387" w:lineRule="exact"/>
        <w:jc w:val="center"/>
        <w:outlineLvl w:val="9"/>
        <w:rPr>
          <w:rFonts w:cs="黑体" w:asciiTheme="minorEastAsia" w:hAnsiTheme="minorEastAsia" w:eastAsiaTheme="minorEastAsia"/>
          <w:color w:val="auto"/>
          <w:sz w:val="30"/>
          <w:szCs w:val="30"/>
          <w:lang w:eastAsia="zh-CN"/>
          <w:rPrChange w:id="142" w:author="随遇而安 [2]" w:date="2023-08-11T14:50:23Z">
            <w:rPr>
              <w:rFonts w:cs="黑体" w:asciiTheme="minorEastAsia" w:hAnsiTheme="minorEastAsia" w:eastAsiaTheme="minorEastAsia"/>
              <w:sz w:val="30"/>
              <w:szCs w:val="30"/>
              <w:lang w:eastAsia="zh-CN"/>
            </w:rPr>
          </w:rPrChange>
        </w:rPr>
        <w:pPrChange w:id="141" w:author="随遇而安 [2]" w:date="2024-12-23T17:05:04Z">
          <w:pPr>
            <w:spacing w:line="387" w:lineRule="exact"/>
            <w:jc w:val="center"/>
            <w:outlineLvl w:val="0"/>
          </w:pPr>
        </w:pPrChange>
      </w:pPr>
      <w:bookmarkStart w:id="9" w:name="_Toc10388"/>
      <w:bookmarkStart w:id="10" w:name="_Toc7566"/>
      <w:bookmarkStart w:id="11" w:name="_Toc29587"/>
      <w:r>
        <w:rPr>
          <w:rFonts w:cs="黑体" w:asciiTheme="minorEastAsia" w:hAnsiTheme="minorEastAsia" w:eastAsiaTheme="minorEastAsia"/>
          <w:color w:val="auto"/>
          <w:sz w:val="30"/>
          <w:szCs w:val="30"/>
          <w:lang w:eastAsia="zh-CN"/>
          <w:rPrChange w:id="143" w:author="随遇而安 [2]" w:date="2023-08-11T14:50:23Z">
            <w:rPr>
              <w:rFonts w:cs="黑体" w:asciiTheme="minorEastAsia" w:hAnsiTheme="minorEastAsia" w:eastAsiaTheme="minorEastAsia"/>
              <w:sz w:val="30"/>
              <w:szCs w:val="30"/>
              <w:lang w:eastAsia="zh-CN"/>
            </w:rPr>
          </w:rPrChange>
        </w:rPr>
        <w:t>制度控制表</w:t>
      </w:r>
      <w:bookmarkEnd w:id="9"/>
      <w:bookmarkEnd w:id="10"/>
      <w:bookmarkEnd w:id="11"/>
    </w:p>
    <w:p w14:paraId="46F92B2C">
      <w:pPr>
        <w:rPr>
          <w:color w:val="auto"/>
          <w:rPrChange w:id="144" w:author="随遇而安 [2]" w:date="2023-08-11T14:50:23Z">
            <w:rPr/>
          </w:rPrChange>
        </w:rPr>
      </w:pPr>
    </w:p>
    <w:tbl>
      <w:tblPr>
        <w:tblStyle w:val="7"/>
        <w:tblW w:w="5000" w:type="pct"/>
        <w:tblInd w:w="0" w:type="dxa"/>
        <w:tblLayout w:type="autofit"/>
        <w:tblCellMar>
          <w:top w:w="0" w:type="dxa"/>
          <w:left w:w="108" w:type="dxa"/>
          <w:bottom w:w="0" w:type="dxa"/>
          <w:right w:w="108" w:type="dxa"/>
        </w:tblCellMar>
      </w:tblPr>
      <w:tblGrid>
        <w:gridCol w:w="1026"/>
        <w:gridCol w:w="834"/>
        <w:gridCol w:w="1264"/>
        <w:gridCol w:w="1235"/>
        <w:gridCol w:w="621"/>
        <w:gridCol w:w="933"/>
        <w:gridCol w:w="853"/>
        <w:gridCol w:w="991"/>
        <w:gridCol w:w="769"/>
      </w:tblGrid>
      <w:tr w14:paraId="3BA4DD0A">
        <w:tblPrEx>
          <w:tblCellMar>
            <w:top w:w="0" w:type="dxa"/>
            <w:left w:w="108" w:type="dxa"/>
            <w:bottom w:w="0" w:type="dxa"/>
            <w:right w:w="108" w:type="dxa"/>
          </w:tblCellMar>
        </w:tblPrEx>
        <w:trPr>
          <w:trHeight w:val="780" w:hRule="atLeast"/>
        </w:trPr>
        <w:tc>
          <w:tcPr>
            <w:tcW w:w="602" w:type="pct"/>
            <w:tcBorders>
              <w:top w:val="single" w:color="auto" w:sz="4" w:space="0"/>
              <w:left w:val="single" w:color="auto" w:sz="4" w:space="0"/>
              <w:bottom w:val="single" w:color="auto" w:sz="4" w:space="0"/>
              <w:right w:val="single" w:color="auto" w:sz="4" w:space="0"/>
            </w:tcBorders>
            <w:shd w:val="clear" w:color="auto" w:fill="auto"/>
            <w:vAlign w:val="center"/>
          </w:tcPr>
          <w:p w14:paraId="3B0FEE61">
            <w:pPr>
              <w:widowControl/>
              <w:jc w:val="center"/>
              <w:rPr>
                <w:rFonts w:ascii="宋体" w:hAnsi="宋体" w:eastAsia="宋体" w:cs="宋体"/>
                <w:color w:val="auto"/>
                <w:sz w:val="20"/>
                <w:szCs w:val="20"/>
                <w:lang w:eastAsia="zh-CN"/>
                <w:rPrChange w:id="145"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146" w:author="随遇而安 [2]" w:date="2023-08-11T14:50:23Z">
                  <w:rPr>
                    <w:rFonts w:hint="eastAsia" w:ascii="宋体" w:hAnsi="宋体" w:eastAsia="宋体" w:cs="宋体"/>
                    <w:sz w:val="20"/>
                    <w:szCs w:val="20"/>
                    <w:lang w:eastAsia="zh-CN"/>
                  </w:rPr>
                </w:rPrChange>
              </w:rPr>
              <w:t>制度名称</w:t>
            </w:r>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1DF7D4D0">
            <w:pPr>
              <w:widowControl/>
              <w:rPr>
                <w:rFonts w:ascii="宋体" w:hAnsi="宋体" w:eastAsia="宋体" w:cs="宋体"/>
                <w:b/>
                <w:bCs/>
                <w:color w:val="auto"/>
                <w:sz w:val="20"/>
                <w:szCs w:val="20"/>
                <w:lang w:eastAsia="zh-CN"/>
                <w:rPrChange w:id="147" w:author="随遇而安 [2]" w:date="2023-08-11T14:50:23Z">
                  <w:rPr>
                    <w:rFonts w:ascii="宋体" w:hAnsi="宋体" w:eastAsia="宋体" w:cs="宋体"/>
                    <w:b/>
                    <w:bCs/>
                    <w:sz w:val="20"/>
                    <w:szCs w:val="20"/>
                    <w:lang w:eastAsia="zh-CN"/>
                  </w:rPr>
                </w:rPrChange>
              </w:rPr>
            </w:pPr>
            <w:r>
              <w:rPr>
                <w:rFonts w:hint="eastAsia" w:ascii="宋体" w:hAnsi="宋体" w:eastAsia="宋体" w:cs="宋体"/>
                <w:b/>
                <w:bCs/>
                <w:color w:val="auto"/>
                <w:sz w:val="20"/>
                <w:szCs w:val="20"/>
                <w:lang w:eastAsia="zh-CN"/>
                <w:rPrChange w:id="148" w:author="随遇而安 [2]" w:date="2023-08-11T14:50:23Z">
                  <w:rPr>
                    <w:rFonts w:hint="eastAsia" w:ascii="宋体" w:hAnsi="宋体" w:eastAsia="宋体" w:cs="宋体"/>
                    <w:b/>
                    <w:bCs/>
                    <w:sz w:val="20"/>
                    <w:szCs w:val="20"/>
                    <w:lang w:eastAsia="zh-CN"/>
                  </w:rPr>
                </w:rPrChange>
              </w:rPr>
              <w:t>宁津北控城市环境服务有限公司</w:t>
            </w:r>
            <w:ins w:id="149" w:author="随遇而安 [2]" w:date="2023-08-11T16:06:05Z">
              <w:r>
                <w:rPr>
                  <w:rFonts w:hint="eastAsia" w:ascii="宋体" w:hAnsi="宋体" w:eastAsia="宋体" w:cs="宋体"/>
                  <w:b/>
                  <w:bCs/>
                  <w:color w:val="auto"/>
                  <w:sz w:val="20"/>
                  <w:szCs w:val="20"/>
                  <w:lang w:eastAsia="zh-CN"/>
                  <w:rPrChange w:id="150" w:author="随遇而安 [2]" w:date="2023-08-11T16:06:09Z">
                    <w:rPr>
                      <w:rFonts w:hint="eastAsia" w:ascii="宋体" w:hAnsi="宋体" w:eastAsia="宋体" w:cs="宋体"/>
                      <w:b/>
                      <w:bCs/>
                      <w:color w:val="auto"/>
                      <w:sz w:val="52"/>
                      <w:szCs w:val="52"/>
                      <w:lang w:eastAsia="zh-CN"/>
                    </w:rPr>
                  </w:rPrChange>
                </w:rPr>
                <w:t>相关方安全管理制度</w:t>
              </w:r>
            </w:ins>
            <w:del w:id="151" w:author="随遇而安 [2]" w:date="2023-08-11T15:49:40Z">
              <w:r>
                <w:rPr>
                  <w:rFonts w:hint="eastAsia" w:ascii="宋体" w:hAnsi="宋体" w:eastAsia="宋体" w:cs="宋体"/>
                  <w:b/>
                  <w:bCs/>
                  <w:color w:val="auto"/>
                  <w:sz w:val="20"/>
                  <w:szCs w:val="20"/>
                  <w:lang w:eastAsia="zh-CN"/>
                  <w:rPrChange w:id="152" w:author="随遇而安 [2]" w:date="2023-08-11T14:50:23Z">
                    <w:rPr>
                      <w:rFonts w:hint="eastAsia" w:ascii="宋体" w:hAnsi="宋体" w:eastAsia="宋体" w:cs="宋体"/>
                      <w:b/>
                      <w:bCs/>
                      <w:sz w:val="20"/>
                      <w:szCs w:val="20"/>
                      <w:lang w:eastAsia="zh-CN"/>
                    </w:rPr>
                  </w:rPrChange>
                </w:rPr>
                <w:delText>HSE 检查及隐患排查治理制度</w:delText>
              </w:r>
            </w:del>
          </w:p>
        </w:tc>
      </w:tr>
      <w:tr w14:paraId="220E07FE">
        <w:tblPrEx>
          <w:tblCellMar>
            <w:top w:w="0" w:type="dxa"/>
            <w:left w:w="108" w:type="dxa"/>
            <w:bottom w:w="0" w:type="dxa"/>
            <w:right w:w="108" w:type="dxa"/>
          </w:tblCellMar>
        </w:tblPrEx>
        <w:trPr>
          <w:trHeight w:val="780" w:hRule="atLeast"/>
        </w:trPr>
        <w:tc>
          <w:tcPr>
            <w:tcW w:w="602" w:type="pct"/>
            <w:tcBorders>
              <w:top w:val="nil"/>
              <w:left w:val="single" w:color="auto" w:sz="4" w:space="0"/>
              <w:bottom w:val="single" w:color="auto" w:sz="4" w:space="0"/>
              <w:right w:val="single" w:color="auto" w:sz="4" w:space="0"/>
            </w:tcBorders>
            <w:shd w:val="clear" w:color="auto" w:fill="auto"/>
            <w:vAlign w:val="center"/>
          </w:tcPr>
          <w:p w14:paraId="221D62D3">
            <w:pPr>
              <w:widowControl/>
              <w:jc w:val="center"/>
              <w:rPr>
                <w:rFonts w:ascii="宋体" w:hAnsi="宋体" w:eastAsia="宋体" w:cs="宋体"/>
                <w:color w:val="auto"/>
                <w:sz w:val="20"/>
                <w:szCs w:val="20"/>
                <w:lang w:eastAsia="zh-CN"/>
                <w:rPrChange w:id="153"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154" w:author="随遇而安 [2]" w:date="2023-08-11T14:50:23Z">
                  <w:rPr>
                    <w:rFonts w:hint="eastAsia" w:ascii="宋体" w:hAnsi="宋体" w:eastAsia="宋体" w:cs="宋体"/>
                    <w:sz w:val="20"/>
                    <w:szCs w:val="20"/>
                    <w:lang w:eastAsia="zh-CN"/>
                  </w:rPr>
                </w:rPrChange>
              </w:rPr>
              <w:t>制度编号</w:t>
            </w:r>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08833828">
            <w:pPr>
              <w:widowControl/>
              <w:rPr>
                <w:rFonts w:ascii="宋体" w:hAnsi="宋体" w:eastAsia="宋体" w:cs="宋体"/>
                <w:color w:val="auto"/>
                <w:sz w:val="20"/>
                <w:szCs w:val="20"/>
                <w:lang w:eastAsia="zh-CN"/>
                <w:rPrChange w:id="155" w:author="随遇而安 [2]" w:date="2023-08-11T14:50:23Z">
                  <w:rPr>
                    <w:rFonts w:ascii="宋体" w:hAnsi="宋体" w:eastAsia="宋体" w:cs="宋体"/>
                    <w:sz w:val="20"/>
                    <w:szCs w:val="20"/>
                    <w:lang w:eastAsia="zh-CN"/>
                  </w:rPr>
                </w:rPrChange>
              </w:rPr>
            </w:pPr>
            <w:ins w:id="156" w:author="随遇而安 [2]" w:date="2023-08-11T14:51:29Z">
              <w:r>
                <w:rPr>
                  <w:rFonts w:hint="eastAsia" w:cs="黑体" w:asciiTheme="minorEastAsia" w:hAnsiTheme="minorEastAsia" w:eastAsiaTheme="minorEastAsia"/>
                  <w:b/>
                  <w:color w:val="auto"/>
                  <w:lang w:eastAsia="zh-CN"/>
                </w:rPr>
                <w:t>AH.0</w:t>
              </w:r>
            </w:ins>
            <w:ins w:id="157" w:author="随遇而安 [2]" w:date="2023-08-11T15:55:27Z">
              <w:r>
                <w:rPr>
                  <w:rFonts w:hint="eastAsia" w:cs="黑体" w:asciiTheme="minorEastAsia" w:hAnsiTheme="minorEastAsia" w:eastAsiaTheme="minorEastAsia"/>
                  <w:b/>
                  <w:color w:val="auto"/>
                  <w:lang w:val="en-US" w:eastAsia="zh-CN"/>
                </w:rPr>
                <w:t>8</w:t>
              </w:r>
            </w:ins>
            <w:ins w:id="158" w:author="随遇而安 [2]" w:date="2023-08-11T14:51:29Z">
              <w:r>
                <w:rPr>
                  <w:rFonts w:hint="eastAsia" w:cs="黑体" w:asciiTheme="minorEastAsia" w:hAnsiTheme="minorEastAsia" w:eastAsiaTheme="minorEastAsia"/>
                  <w:b/>
                  <w:color w:val="auto"/>
                  <w:lang w:eastAsia="zh-CN"/>
                </w:rPr>
                <w:t>.202</w:t>
              </w:r>
            </w:ins>
            <w:ins w:id="159" w:author="随遇而安 [2]" w:date="2024-12-23T17:09:21Z">
              <w:r>
                <w:rPr>
                  <w:rFonts w:hint="eastAsia" w:cs="黑体" w:asciiTheme="minorEastAsia" w:hAnsiTheme="minorEastAsia" w:eastAsiaTheme="minorEastAsia"/>
                  <w:b/>
                  <w:color w:val="auto"/>
                  <w:lang w:val="en-US" w:eastAsia="zh-CN"/>
                </w:rPr>
                <w:t>4</w:t>
              </w:r>
            </w:ins>
            <w:ins w:id="160" w:author="随遇而安 [2]" w:date="2023-08-11T14:51:29Z">
              <w:r>
                <w:rPr>
                  <w:rFonts w:hint="eastAsia" w:cs="黑体" w:asciiTheme="minorEastAsia" w:hAnsiTheme="minorEastAsia" w:eastAsiaTheme="minorEastAsia"/>
                  <w:b/>
                  <w:color w:val="auto"/>
                  <w:lang w:eastAsia="zh-CN"/>
                </w:rPr>
                <w:t>.</w:t>
              </w:r>
            </w:ins>
            <w:ins w:id="161" w:author="随遇而安 [2]" w:date="2024-12-23T17:09:23Z">
              <w:r>
                <w:rPr>
                  <w:rFonts w:hint="eastAsia" w:cs="黑体" w:asciiTheme="minorEastAsia" w:hAnsiTheme="minorEastAsia" w:eastAsiaTheme="minorEastAsia"/>
                  <w:b/>
                  <w:color w:val="auto"/>
                  <w:lang w:val="en-US" w:eastAsia="zh-CN"/>
                </w:rPr>
                <w:t>1</w:t>
              </w:r>
            </w:ins>
          </w:p>
        </w:tc>
      </w:tr>
      <w:tr w14:paraId="76F06CD7">
        <w:tblPrEx>
          <w:tblCellMar>
            <w:top w:w="0" w:type="dxa"/>
            <w:left w:w="108" w:type="dxa"/>
            <w:bottom w:w="0" w:type="dxa"/>
            <w:right w:w="108" w:type="dxa"/>
          </w:tblCellMar>
        </w:tblPrEx>
        <w:trPr>
          <w:trHeight w:val="780" w:hRule="atLeast"/>
        </w:trPr>
        <w:tc>
          <w:tcPr>
            <w:tcW w:w="602" w:type="pct"/>
            <w:tcBorders>
              <w:top w:val="nil"/>
              <w:left w:val="single" w:color="auto" w:sz="4" w:space="0"/>
              <w:bottom w:val="single" w:color="auto" w:sz="4" w:space="0"/>
              <w:right w:val="single" w:color="auto" w:sz="4" w:space="0"/>
            </w:tcBorders>
            <w:shd w:val="clear" w:color="auto" w:fill="auto"/>
            <w:vAlign w:val="center"/>
          </w:tcPr>
          <w:p w14:paraId="279FBB89">
            <w:pPr>
              <w:widowControl/>
              <w:jc w:val="center"/>
              <w:rPr>
                <w:rFonts w:ascii="宋体" w:hAnsi="宋体" w:eastAsia="宋体" w:cs="宋体"/>
                <w:color w:val="auto"/>
                <w:sz w:val="20"/>
                <w:szCs w:val="20"/>
                <w:lang w:eastAsia="zh-CN"/>
                <w:rPrChange w:id="162"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163" w:author="随遇而安 [2]" w:date="2023-08-11T14:50:23Z">
                  <w:rPr>
                    <w:rFonts w:hint="eastAsia" w:ascii="宋体" w:hAnsi="宋体" w:eastAsia="宋体" w:cs="宋体"/>
                    <w:sz w:val="20"/>
                    <w:szCs w:val="20"/>
                    <w:lang w:eastAsia="zh-CN"/>
                  </w:rPr>
                </w:rPrChange>
              </w:rPr>
              <w:t>版本</w:t>
            </w:r>
          </w:p>
        </w:tc>
        <w:tc>
          <w:tcPr>
            <w:tcW w:w="489" w:type="pct"/>
            <w:tcBorders>
              <w:top w:val="nil"/>
              <w:left w:val="nil"/>
              <w:bottom w:val="single" w:color="auto" w:sz="4" w:space="0"/>
              <w:right w:val="single" w:color="auto" w:sz="4" w:space="0"/>
            </w:tcBorders>
            <w:shd w:val="clear" w:color="auto" w:fill="auto"/>
            <w:vAlign w:val="center"/>
          </w:tcPr>
          <w:p w14:paraId="2A6EF577">
            <w:pPr>
              <w:widowControl/>
              <w:jc w:val="center"/>
              <w:rPr>
                <w:rFonts w:ascii="宋体" w:hAnsi="宋体" w:eastAsia="宋体" w:cs="宋体"/>
                <w:color w:val="auto"/>
                <w:sz w:val="20"/>
                <w:szCs w:val="20"/>
                <w:lang w:eastAsia="zh-CN"/>
                <w:rPrChange w:id="164"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165" w:author="随遇而安 [2]" w:date="2023-08-11T14:50:23Z">
                  <w:rPr>
                    <w:rFonts w:hint="eastAsia" w:ascii="宋体" w:hAnsi="宋体" w:eastAsia="宋体" w:cs="宋体"/>
                    <w:sz w:val="20"/>
                    <w:szCs w:val="20"/>
                    <w:lang w:eastAsia="zh-CN"/>
                  </w:rPr>
                </w:rPrChange>
              </w:rPr>
              <w:t>状态</w:t>
            </w:r>
          </w:p>
        </w:tc>
        <w:tc>
          <w:tcPr>
            <w:tcW w:w="741" w:type="pct"/>
            <w:tcBorders>
              <w:top w:val="nil"/>
              <w:left w:val="nil"/>
              <w:bottom w:val="single" w:color="auto" w:sz="4" w:space="0"/>
              <w:right w:val="single" w:color="auto" w:sz="4" w:space="0"/>
            </w:tcBorders>
            <w:shd w:val="clear" w:color="auto" w:fill="auto"/>
            <w:vAlign w:val="center"/>
          </w:tcPr>
          <w:p w14:paraId="668E0B7B">
            <w:pPr>
              <w:widowControl/>
              <w:jc w:val="center"/>
              <w:rPr>
                <w:rFonts w:ascii="宋体" w:hAnsi="宋体" w:eastAsia="宋体" w:cs="宋体"/>
                <w:color w:val="auto"/>
                <w:sz w:val="20"/>
                <w:szCs w:val="20"/>
                <w:lang w:eastAsia="zh-CN"/>
                <w:rPrChange w:id="166"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167" w:author="随遇而安 [2]" w:date="2023-08-11T14:50:23Z">
                  <w:rPr>
                    <w:rFonts w:hint="eastAsia" w:ascii="宋体" w:hAnsi="宋体" w:eastAsia="宋体" w:cs="宋体"/>
                    <w:sz w:val="20"/>
                    <w:szCs w:val="20"/>
                    <w:lang w:eastAsia="zh-CN"/>
                  </w:rPr>
                </w:rPrChange>
              </w:rPr>
              <w:t>实施日期</w:t>
            </w:r>
          </w:p>
        </w:tc>
        <w:tc>
          <w:tcPr>
            <w:tcW w:w="724" w:type="pct"/>
            <w:tcBorders>
              <w:top w:val="nil"/>
              <w:left w:val="nil"/>
              <w:bottom w:val="single" w:color="auto" w:sz="4" w:space="0"/>
              <w:right w:val="single" w:color="auto" w:sz="4" w:space="0"/>
            </w:tcBorders>
            <w:shd w:val="clear" w:color="auto" w:fill="auto"/>
            <w:vAlign w:val="center"/>
          </w:tcPr>
          <w:p w14:paraId="0238CACC">
            <w:pPr>
              <w:widowControl/>
              <w:jc w:val="center"/>
              <w:rPr>
                <w:rFonts w:ascii="宋体" w:hAnsi="宋体" w:eastAsia="宋体" w:cs="宋体"/>
                <w:color w:val="auto"/>
                <w:sz w:val="20"/>
                <w:szCs w:val="20"/>
                <w:lang w:eastAsia="zh-CN"/>
                <w:rPrChange w:id="168"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169" w:author="随遇而安 [2]" w:date="2023-08-11T14:50:23Z">
                  <w:rPr>
                    <w:rFonts w:hint="eastAsia" w:ascii="宋体" w:hAnsi="宋体" w:eastAsia="宋体" w:cs="宋体"/>
                    <w:sz w:val="20"/>
                    <w:szCs w:val="20"/>
                    <w:lang w:eastAsia="zh-CN"/>
                  </w:rPr>
                </w:rPrChange>
              </w:rPr>
              <w:t>起草部门</w:t>
            </w:r>
          </w:p>
        </w:tc>
        <w:tc>
          <w:tcPr>
            <w:tcW w:w="364" w:type="pct"/>
            <w:tcBorders>
              <w:top w:val="nil"/>
              <w:left w:val="nil"/>
              <w:bottom w:val="single" w:color="auto" w:sz="4" w:space="0"/>
              <w:right w:val="single" w:color="auto" w:sz="4" w:space="0"/>
            </w:tcBorders>
            <w:shd w:val="clear" w:color="auto" w:fill="auto"/>
            <w:vAlign w:val="center"/>
          </w:tcPr>
          <w:p w14:paraId="0168A133">
            <w:pPr>
              <w:widowControl/>
              <w:jc w:val="center"/>
              <w:rPr>
                <w:rFonts w:ascii="宋体" w:hAnsi="宋体" w:eastAsia="宋体" w:cs="宋体"/>
                <w:color w:val="auto"/>
                <w:sz w:val="20"/>
                <w:szCs w:val="20"/>
                <w:lang w:eastAsia="zh-CN"/>
                <w:rPrChange w:id="170"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171" w:author="随遇而安 [2]" w:date="2023-08-11T14:50:23Z">
                  <w:rPr>
                    <w:rFonts w:hint="eastAsia" w:ascii="宋体" w:hAnsi="宋体" w:eastAsia="宋体" w:cs="宋体"/>
                    <w:sz w:val="20"/>
                    <w:szCs w:val="20"/>
                    <w:lang w:eastAsia="zh-CN"/>
                  </w:rPr>
                </w:rPrChange>
              </w:rPr>
              <w:t>会签</w:t>
            </w:r>
          </w:p>
          <w:p w14:paraId="36991209">
            <w:pPr>
              <w:widowControl/>
              <w:jc w:val="center"/>
              <w:rPr>
                <w:rFonts w:ascii="宋体" w:hAnsi="宋体" w:eastAsia="宋体" w:cs="宋体"/>
                <w:color w:val="auto"/>
                <w:sz w:val="20"/>
                <w:szCs w:val="20"/>
                <w:lang w:eastAsia="zh-CN"/>
                <w:rPrChange w:id="172"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173" w:author="随遇而安 [2]" w:date="2023-08-11T14:50:23Z">
                  <w:rPr>
                    <w:rFonts w:hint="eastAsia" w:ascii="宋体" w:hAnsi="宋体" w:eastAsia="宋体" w:cs="宋体"/>
                    <w:sz w:val="20"/>
                    <w:szCs w:val="20"/>
                    <w:lang w:eastAsia="zh-CN"/>
                  </w:rPr>
                </w:rPrChange>
              </w:rPr>
              <w:t>部门</w:t>
            </w:r>
          </w:p>
        </w:tc>
        <w:tc>
          <w:tcPr>
            <w:tcW w:w="547" w:type="pct"/>
            <w:tcBorders>
              <w:top w:val="nil"/>
              <w:left w:val="nil"/>
              <w:bottom w:val="single" w:color="auto" w:sz="4" w:space="0"/>
              <w:right w:val="single" w:color="auto" w:sz="4" w:space="0"/>
            </w:tcBorders>
            <w:shd w:val="clear" w:color="auto" w:fill="auto"/>
            <w:vAlign w:val="center"/>
          </w:tcPr>
          <w:p w14:paraId="1CF65EFF">
            <w:pPr>
              <w:widowControl/>
              <w:jc w:val="center"/>
              <w:rPr>
                <w:rFonts w:ascii="宋体" w:hAnsi="宋体" w:eastAsia="宋体" w:cs="宋体"/>
                <w:color w:val="auto"/>
                <w:sz w:val="20"/>
                <w:szCs w:val="20"/>
                <w:lang w:eastAsia="zh-CN"/>
                <w:rPrChange w:id="174"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175" w:author="随遇而安 [2]" w:date="2023-08-11T14:50:23Z">
                  <w:rPr>
                    <w:rFonts w:hint="eastAsia" w:ascii="宋体" w:hAnsi="宋体" w:eastAsia="宋体" w:cs="宋体"/>
                    <w:sz w:val="20"/>
                    <w:szCs w:val="20"/>
                    <w:lang w:eastAsia="zh-CN"/>
                  </w:rPr>
                </w:rPrChange>
              </w:rPr>
              <w:t>主管领导审核</w:t>
            </w:r>
          </w:p>
        </w:tc>
        <w:tc>
          <w:tcPr>
            <w:tcW w:w="500" w:type="pct"/>
            <w:tcBorders>
              <w:top w:val="nil"/>
              <w:left w:val="nil"/>
              <w:bottom w:val="single" w:color="auto" w:sz="4" w:space="0"/>
              <w:right w:val="single" w:color="auto" w:sz="4" w:space="0"/>
            </w:tcBorders>
            <w:shd w:val="clear" w:color="auto" w:fill="auto"/>
            <w:vAlign w:val="center"/>
          </w:tcPr>
          <w:p w14:paraId="2DED7CA9">
            <w:pPr>
              <w:widowControl/>
              <w:jc w:val="center"/>
              <w:rPr>
                <w:rFonts w:ascii="宋体" w:hAnsi="宋体" w:eastAsia="宋体" w:cs="宋体"/>
                <w:color w:val="auto"/>
                <w:sz w:val="20"/>
                <w:szCs w:val="20"/>
                <w:lang w:eastAsia="zh-CN"/>
                <w:rPrChange w:id="176"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177" w:author="随遇而安 [2]" w:date="2023-08-11T14:50:23Z">
                  <w:rPr>
                    <w:rFonts w:hint="eastAsia" w:ascii="宋体" w:hAnsi="宋体" w:eastAsia="宋体" w:cs="宋体"/>
                    <w:sz w:val="20"/>
                    <w:szCs w:val="20"/>
                    <w:lang w:eastAsia="zh-CN"/>
                  </w:rPr>
                </w:rPrChange>
              </w:rPr>
              <w:t>审核</w:t>
            </w:r>
          </w:p>
          <w:p w14:paraId="7411D425">
            <w:pPr>
              <w:widowControl/>
              <w:jc w:val="center"/>
              <w:rPr>
                <w:rFonts w:ascii="宋体" w:hAnsi="宋体" w:eastAsia="宋体" w:cs="宋体"/>
                <w:color w:val="auto"/>
                <w:sz w:val="20"/>
                <w:szCs w:val="20"/>
                <w:lang w:eastAsia="zh-CN"/>
                <w:rPrChange w:id="178"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179" w:author="随遇而安 [2]" w:date="2023-08-11T14:50:23Z">
                  <w:rPr>
                    <w:rFonts w:hint="eastAsia" w:ascii="宋体" w:hAnsi="宋体" w:eastAsia="宋体" w:cs="宋体"/>
                    <w:sz w:val="20"/>
                    <w:szCs w:val="20"/>
                    <w:lang w:eastAsia="zh-CN"/>
                  </w:rPr>
                </w:rPrChange>
              </w:rPr>
              <w:t>部门</w:t>
            </w:r>
          </w:p>
        </w:tc>
        <w:tc>
          <w:tcPr>
            <w:tcW w:w="581" w:type="pct"/>
            <w:tcBorders>
              <w:top w:val="nil"/>
              <w:left w:val="nil"/>
              <w:bottom w:val="single" w:color="auto" w:sz="4" w:space="0"/>
              <w:right w:val="single" w:color="auto" w:sz="4" w:space="0"/>
            </w:tcBorders>
            <w:shd w:val="clear" w:color="auto" w:fill="auto"/>
            <w:vAlign w:val="center"/>
          </w:tcPr>
          <w:p w14:paraId="34849EB0">
            <w:pPr>
              <w:widowControl/>
              <w:jc w:val="center"/>
              <w:rPr>
                <w:rFonts w:ascii="宋体" w:hAnsi="宋体" w:eastAsia="宋体" w:cs="宋体"/>
                <w:color w:val="auto"/>
                <w:sz w:val="20"/>
                <w:szCs w:val="20"/>
                <w:lang w:eastAsia="zh-CN"/>
                <w:rPrChange w:id="180"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181" w:author="随遇而安 [2]" w:date="2023-08-11T14:50:23Z">
                  <w:rPr>
                    <w:rFonts w:hint="eastAsia" w:ascii="宋体" w:hAnsi="宋体" w:eastAsia="宋体" w:cs="宋体"/>
                    <w:sz w:val="20"/>
                    <w:szCs w:val="20"/>
                    <w:lang w:eastAsia="zh-CN"/>
                  </w:rPr>
                </w:rPrChange>
              </w:rPr>
              <w:t>签发人</w:t>
            </w:r>
          </w:p>
        </w:tc>
        <w:tc>
          <w:tcPr>
            <w:tcW w:w="447" w:type="pct"/>
            <w:tcBorders>
              <w:top w:val="nil"/>
              <w:left w:val="nil"/>
              <w:bottom w:val="single" w:color="auto" w:sz="4" w:space="0"/>
              <w:right w:val="single" w:color="auto" w:sz="4" w:space="0"/>
            </w:tcBorders>
            <w:shd w:val="clear" w:color="auto" w:fill="auto"/>
            <w:vAlign w:val="center"/>
          </w:tcPr>
          <w:p w14:paraId="1E42EF7D">
            <w:pPr>
              <w:widowControl/>
              <w:jc w:val="center"/>
              <w:rPr>
                <w:rFonts w:ascii="宋体" w:hAnsi="宋体" w:eastAsia="宋体" w:cs="宋体"/>
                <w:color w:val="auto"/>
                <w:sz w:val="20"/>
                <w:szCs w:val="20"/>
                <w:lang w:eastAsia="zh-CN"/>
                <w:rPrChange w:id="182"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183" w:author="随遇而安 [2]" w:date="2023-08-11T14:50:23Z">
                  <w:rPr>
                    <w:rFonts w:hint="eastAsia" w:ascii="宋体" w:hAnsi="宋体" w:eastAsia="宋体" w:cs="宋体"/>
                    <w:sz w:val="20"/>
                    <w:szCs w:val="20"/>
                    <w:lang w:eastAsia="zh-CN"/>
                  </w:rPr>
                </w:rPrChange>
              </w:rPr>
              <w:t>是否修订</w:t>
            </w:r>
          </w:p>
        </w:tc>
      </w:tr>
      <w:tr w14:paraId="016E3D0E">
        <w:tblPrEx>
          <w:tblCellMar>
            <w:top w:w="0" w:type="dxa"/>
            <w:left w:w="108" w:type="dxa"/>
            <w:bottom w:w="0" w:type="dxa"/>
            <w:right w:w="108" w:type="dxa"/>
          </w:tblCellMar>
        </w:tblPrEx>
        <w:trPr>
          <w:trHeight w:val="780" w:hRule="atLeast"/>
        </w:trPr>
        <w:tc>
          <w:tcPr>
            <w:tcW w:w="602" w:type="pct"/>
            <w:tcBorders>
              <w:top w:val="nil"/>
              <w:left w:val="single" w:color="auto" w:sz="4" w:space="0"/>
              <w:bottom w:val="single" w:color="auto" w:sz="4" w:space="0"/>
              <w:right w:val="single" w:color="auto" w:sz="4" w:space="0"/>
            </w:tcBorders>
            <w:shd w:val="clear" w:color="auto" w:fill="auto"/>
            <w:vAlign w:val="center"/>
          </w:tcPr>
          <w:p w14:paraId="4EB217ED">
            <w:pPr>
              <w:keepNext w:val="0"/>
              <w:keepLines w:val="0"/>
              <w:widowControl/>
              <w:suppressLineNumbers w:val="0"/>
              <w:spacing w:before="0" w:beforeAutospacing="0" w:after="0" w:afterAutospacing="0"/>
              <w:ind w:left="0" w:leftChars="0" w:right="0" w:rightChars="0"/>
              <w:jc w:val="center"/>
              <w:rPr>
                <w:rFonts w:ascii="宋体" w:hAnsi="宋体" w:eastAsia="宋体" w:cs="宋体"/>
                <w:color w:val="auto"/>
                <w:sz w:val="20"/>
                <w:szCs w:val="20"/>
                <w:lang w:eastAsia="zh-CN"/>
                <w:rPrChange w:id="184" w:author="随遇而安 [2]" w:date="2023-08-11T14:50:23Z">
                  <w:rPr>
                    <w:rFonts w:ascii="宋体" w:hAnsi="宋体" w:eastAsia="宋体" w:cs="宋体"/>
                    <w:sz w:val="20"/>
                    <w:szCs w:val="20"/>
                    <w:lang w:eastAsia="zh-CN"/>
                  </w:rPr>
                </w:rPrChange>
              </w:rPr>
            </w:pPr>
            <w:r>
              <w:rPr>
                <w:rFonts w:hint="default" w:ascii="宋体" w:hAnsi="宋体" w:eastAsia="宋体" w:cs="宋体"/>
                <w:sz w:val="20"/>
                <w:szCs w:val="20"/>
                <w:lang w:eastAsia="zh-CN"/>
              </w:rPr>
              <w:t>202</w:t>
            </w:r>
            <w:r>
              <w:rPr>
                <w:rFonts w:hint="eastAsia" w:ascii="宋体" w:hAnsi="宋体" w:eastAsia="宋体" w:cs="宋体"/>
                <w:sz w:val="20"/>
                <w:szCs w:val="20"/>
                <w:lang w:val="en-US" w:eastAsia="zh-CN"/>
              </w:rPr>
              <w:t>3</w:t>
            </w:r>
            <w:ins w:id="185" w:author="随遇而安 [2]" w:date="2024-12-23T17:09:25Z">
              <w:r>
                <w:rPr>
                  <w:rFonts w:hint="eastAsia" w:ascii="宋体" w:hAnsi="宋体" w:eastAsia="宋体" w:cs="宋体"/>
                  <w:sz w:val="20"/>
                  <w:szCs w:val="20"/>
                  <w:lang w:val="en-US" w:eastAsia="zh-CN"/>
                </w:rPr>
                <w:t>.</w:t>
              </w:r>
            </w:ins>
            <w:ins w:id="186" w:author="随遇而安 [2]" w:date="2024-12-23T17:09:26Z">
              <w:r>
                <w:rPr>
                  <w:rFonts w:hint="eastAsia" w:ascii="宋体" w:hAnsi="宋体" w:eastAsia="宋体" w:cs="宋体"/>
                  <w:sz w:val="20"/>
                  <w:szCs w:val="20"/>
                  <w:lang w:val="en-US" w:eastAsia="zh-CN"/>
                </w:rPr>
                <w:t>0</w:t>
              </w:r>
            </w:ins>
          </w:p>
        </w:tc>
        <w:tc>
          <w:tcPr>
            <w:tcW w:w="489" w:type="pct"/>
            <w:tcBorders>
              <w:top w:val="nil"/>
              <w:left w:val="nil"/>
              <w:bottom w:val="single" w:color="auto" w:sz="4" w:space="0"/>
              <w:right w:val="single" w:color="auto" w:sz="4" w:space="0"/>
            </w:tcBorders>
            <w:shd w:val="clear" w:color="auto" w:fill="auto"/>
            <w:vAlign w:val="center"/>
          </w:tcPr>
          <w:p w14:paraId="755CE94D">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试用</w:t>
            </w:r>
          </w:p>
          <w:p w14:paraId="17638096">
            <w:pPr>
              <w:keepNext w:val="0"/>
              <w:keepLines w:val="0"/>
              <w:widowControl/>
              <w:suppressLineNumbers w:val="0"/>
              <w:spacing w:before="0" w:beforeAutospacing="0" w:after="0" w:afterAutospacing="0"/>
              <w:ind w:left="0" w:leftChars="0" w:right="0" w:rightChars="0"/>
              <w:jc w:val="center"/>
              <w:rPr>
                <w:rFonts w:ascii="宋体" w:hAnsi="宋体" w:eastAsia="宋体" w:cs="宋体"/>
                <w:color w:val="auto"/>
                <w:sz w:val="20"/>
                <w:szCs w:val="20"/>
                <w:lang w:eastAsia="zh-CN"/>
                <w:rPrChange w:id="187" w:author="随遇而安 [2]" w:date="2023-08-11T14:50:23Z">
                  <w:rPr>
                    <w:rFonts w:ascii="宋体" w:hAnsi="宋体" w:eastAsia="宋体" w:cs="宋体"/>
                    <w:sz w:val="20"/>
                    <w:szCs w:val="20"/>
                    <w:lang w:eastAsia="zh-CN"/>
                  </w:rPr>
                </w:rPrChange>
              </w:rPr>
            </w:pPr>
            <w:r>
              <w:rPr>
                <w:rFonts w:hint="eastAsia" w:ascii="宋体" w:hAnsi="宋体" w:eastAsia="宋体" w:cs="宋体"/>
                <w:sz w:val="20"/>
                <w:szCs w:val="20"/>
                <w:lang w:eastAsia="zh-CN"/>
              </w:rPr>
              <w:t>执行</w:t>
            </w:r>
          </w:p>
        </w:tc>
        <w:tc>
          <w:tcPr>
            <w:tcW w:w="741" w:type="pct"/>
            <w:tcBorders>
              <w:top w:val="nil"/>
              <w:left w:val="nil"/>
              <w:bottom w:val="single" w:color="auto" w:sz="4" w:space="0"/>
              <w:right w:val="single" w:color="auto" w:sz="4" w:space="0"/>
            </w:tcBorders>
            <w:shd w:val="clear" w:color="auto" w:fill="auto"/>
            <w:vAlign w:val="center"/>
          </w:tcPr>
          <w:p w14:paraId="19B7774B">
            <w:pPr>
              <w:keepNext w:val="0"/>
              <w:keepLines w:val="0"/>
              <w:widowControl/>
              <w:suppressLineNumbers w:val="0"/>
              <w:spacing w:before="0" w:beforeAutospacing="0" w:after="0" w:afterAutospacing="0"/>
              <w:ind w:left="0" w:leftChars="0" w:right="0" w:rightChars="0"/>
              <w:jc w:val="center"/>
              <w:rPr>
                <w:rFonts w:ascii="宋体" w:hAnsi="宋体" w:eastAsia="宋体" w:cs="宋体"/>
                <w:color w:val="auto"/>
                <w:sz w:val="20"/>
                <w:szCs w:val="20"/>
                <w:lang w:eastAsia="zh-CN"/>
                <w:rPrChange w:id="188" w:author="随遇而安 [2]" w:date="2023-08-11T14:50:23Z">
                  <w:rPr>
                    <w:rFonts w:ascii="宋体" w:hAnsi="宋体" w:eastAsia="宋体" w:cs="宋体"/>
                    <w:sz w:val="20"/>
                    <w:szCs w:val="20"/>
                    <w:lang w:eastAsia="zh-CN"/>
                  </w:rPr>
                </w:rPrChange>
              </w:rPr>
            </w:pPr>
            <w:r>
              <w:rPr>
                <w:rFonts w:hint="eastAsia" w:ascii="宋体" w:hAnsi="宋体" w:eastAsia="宋体" w:cs="宋体"/>
                <w:sz w:val="20"/>
                <w:szCs w:val="20"/>
                <w:lang w:val="en-US" w:eastAsia="zh-CN"/>
              </w:rPr>
              <w:t>2023.8.15</w:t>
            </w:r>
          </w:p>
        </w:tc>
        <w:tc>
          <w:tcPr>
            <w:tcW w:w="724" w:type="pct"/>
            <w:tcBorders>
              <w:top w:val="nil"/>
              <w:left w:val="nil"/>
              <w:bottom w:val="single" w:color="auto" w:sz="4" w:space="0"/>
              <w:right w:val="single" w:color="auto" w:sz="4" w:space="0"/>
            </w:tcBorders>
            <w:shd w:val="clear" w:color="auto" w:fill="auto"/>
            <w:vAlign w:val="center"/>
          </w:tcPr>
          <w:p w14:paraId="1D100C6A">
            <w:pPr>
              <w:keepNext w:val="0"/>
              <w:keepLines w:val="0"/>
              <w:widowControl/>
              <w:suppressLineNumbers w:val="0"/>
              <w:spacing w:before="0" w:beforeAutospacing="0" w:after="0" w:afterAutospacing="0"/>
              <w:ind w:left="0" w:leftChars="0" w:right="0" w:rightChars="0"/>
              <w:jc w:val="center"/>
              <w:rPr>
                <w:rFonts w:ascii="宋体" w:hAnsi="宋体" w:eastAsia="宋体" w:cs="宋体"/>
                <w:color w:val="auto"/>
                <w:sz w:val="20"/>
                <w:szCs w:val="20"/>
                <w:lang w:eastAsia="zh-CN"/>
                <w:rPrChange w:id="189" w:author="随遇而安 [2]" w:date="2023-08-11T14:50:23Z">
                  <w:rPr>
                    <w:rFonts w:ascii="宋体" w:hAnsi="宋体" w:eastAsia="宋体" w:cs="宋体"/>
                    <w:sz w:val="20"/>
                    <w:szCs w:val="20"/>
                    <w:lang w:eastAsia="zh-CN"/>
                  </w:rPr>
                </w:rPrChange>
              </w:rPr>
            </w:pPr>
            <w:r>
              <w:rPr>
                <w:rFonts w:hint="eastAsia" w:ascii="宋体" w:hAnsi="宋体" w:eastAsia="宋体" w:cs="宋体"/>
                <w:sz w:val="20"/>
                <w:szCs w:val="20"/>
                <w:lang w:eastAsia="zh-CN"/>
              </w:rPr>
              <w:t>安环品质部</w:t>
            </w:r>
          </w:p>
        </w:tc>
        <w:tc>
          <w:tcPr>
            <w:tcW w:w="364" w:type="pct"/>
            <w:tcBorders>
              <w:top w:val="nil"/>
              <w:left w:val="nil"/>
              <w:bottom w:val="single" w:color="auto" w:sz="4" w:space="0"/>
              <w:right w:val="single" w:color="auto" w:sz="4" w:space="0"/>
            </w:tcBorders>
            <w:shd w:val="clear" w:color="auto" w:fill="auto"/>
            <w:vAlign w:val="center"/>
          </w:tcPr>
          <w:p w14:paraId="6DCCE9D6">
            <w:pPr>
              <w:keepNext w:val="0"/>
              <w:keepLines w:val="0"/>
              <w:widowControl/>
              <w:suppressLineNumbers w:val="0"/>
              <w:spacing w:before="0" w:beforeAutospacing="0" w:after="0" w:afterAutospacing="0"/>
              <w:ind w:left="0" w:leftChars="0" w:right="0" w:rightChars="0"/>
              <w:jc w:val="center"/>
              <w:rPr>
                <w:rFonts w:ascii="宋体" w:hAnsi="宋体" w:eastAsia="宋体" w:cs="宋体"/>
                <w:color w:val="auto"/>
                <w:sz w:val="20"/>
                <w:szCs w:val="20"/>
                <w:lang w:eastAsia="zh-CN"/>
                <w:rPrChange w:id="190" w:author="随遇而安 [2]" w:date="2023-08-11T14:50:23Z">
                  <w:rPr>
                    <w:rFonts w:ascii="宋体" w:hAnsi="宋体" w:eastAsia="宋体" w:cs="宋体"/>
                    <w:sz w:val="20"/>
                    <w:szCs w:val="20"/>
                    <w:lang w:eastAsia="zh-CN"/>
                  </w:rPr>
                </w:rPrChange>
              </w:rPr>
            </w:pPr>
            <w:r>
              <w:rPr>
                <w:rFonts w:hint="eastAsia" w:ascii="宋体" w:hAnsi="宋体" w:eastAsia="宋体" w:cs="宋体"/>
                <w:sz w:val="20"/>
                <w:szCs w:val="20"/>
                <w:lang w:eastAsia="zh-CN"/>
              </w:rPr>
              <w:t>是</w:t>
            </w:r>
          </w:p>
        </w:tc>
        <w:tc>
          <w:tcPr>
            <w:tcW w:w="547" w:type="pct"/>
            <w:tcBorders>
              <w:top w:val="nil"/>
              <w:left w:val="nil"/>
              <w:bottom w:val="single" w:color="auto" w:sz="4" w:space="0"/>
              <w:right w:val="single" w:color="auto" w:sz="4" w:space="0"/>
            </w:tcBorders>
            <w:shd w:val="clear" w:color="auto" w:fill="auto"/>
            <w:vAlign w:val="center"/>
          </w:tcPr>
          <w:p w14:paraId="0826888F">
            <w:pPr>
              <w:keepNext w:val="0"/>
              <w:keepLines w:val="0"/>
              <w:widowControl/>
              <w:suppressLineNumbers w:val="0"/>
              <w:spacing w:before="0" w:beforeAutospacing="0" w:after="0" w:afterAutospacing="0"/>
              <w:ind w:left="0" w:leftChars="0" w:right="0" w:rightChars="0"/>
              <w:jc w:val="center"/>
              <w:rPr>
                <w:rFonts w:ascii="宋体" w:hAnsi="宋体" w:eastAsia="宋体" w:cs="宋体"/>
                <w:color w:val="auto"/>
                <w:sz w:val="20"/>
                <w:szCs w:val="20"/>
                <w:lang w:eastAsia="zh-CN"/>
                <w:rPrChange w:id="191" w:author="随遇而安 [2]" w:date="2023-08-11T14:50:23Z">
                  <w:rPr>
                    <w:rFonts w:ascii="宋体" w:hAnsi="宋体" w:eastAsia="宋体" w:cs="宋体"/>
                    <w:sz w:val="20"/>
                    <w:szCs w:val="20"/>
                    <w:lang w:eastAsia="zh-CN"/>
                  </w:rPr>
                </w:rPrChange>
              </w:rPr>
            </w:pPr>
          </w:p>
        </w:tc>
        <w:tc>
          <w:tcPr>
            <w:tcW w:w="500" w:type="pct"/>
            <w:tcBorders>
              <w:top w:val="nil"/>
              <w:left w:val="nil"/>
              <w:bottom w:val="single" w:color="auto" w:sz="4" w:space="0"/>
              <w:right w:val="single" w:color="auto" w:sz="4" w:space="0"/>
            </w:tcBorders>
            <w:shd w:val="clear" w:color="auto" w:fill="auto"/>
            <w:vAlign w:val="center"/>
          </w:tcPr>
          <w:p w14:paraId="7FEA18AD">
            <w:pPr>
              <w:keepNext w:val="0"/>
              <w:keepLines w:val="0"/>
              <w:widowControl/>
              <w:suppressLineNumbers w:val="0"/>
              <w:spacing w:before="0" w:beforeAutospacing="0" w:after="0" w:afterAutospacing="0"/>
              <w:ind w:left="0" w:leftChars="0" w:right="0" w:rightChars="0"/>
              <w:jc w:val="center"/>
              <w:rPr>
                <w:rFonts w:ascii="宋体" w:hAnsi="宋体" w:eastAsia="宋体" w:cs="宋体"/>
                <w:color w:val="auto"/>
                <w:sz w:val="20"/>
                <w:szCs w:val="20"/>
                <w:lang w:eastAsia="zh-CN"/>
                <w:rPrChange w:id="192" w:author="随遇而安 [2]" w:date="2023-08-11T14:50:23Z">
                  <w:rPr>
                    <w:rFonts w:ascii="宋体" w:hAnsi="宋体" w:eastAsia="宋体" w:cs="宋体"/>
                    <w:sz w:val="20"/>
                    <w:szCs w:val="20"/>
                    <w:lang w:eastAsia="zh-CN"/>
                  </w:rPr>
                </w:rPrChange>
              </w:rPr>
            </w:pPr>
          </w:p>
        </w:tc>
        <w:tc>
          <w:tcPr>
            <w:tcW w:w="581" w:type="pct"/>
            <w:tcBorders>
              <w:top w:val="nil"/>
              <w:left w:val="nil"/>
              <w:bottom w:val="single" w:color="auto" w:sz="4" w:space="0"/>
              <w:right w:val="single" w:color="auto" w:sz="4" w:space="0"/>
            </w:tcBorders>
            <w:shd w:val="clear" w:color="auto" w:fill="auto"/>
            <w:vAlign w:val="center"/>
          </w:tcPr>
          <w:p w14:paraId="6D99192D">
            <w:pPr>
              <w:keepNext w:val="0"/>
              <w:keepLines w:val="0"/>
              <w:widowControl/>
              <w:suppressLineNumbers w:val="0"/>
              <w:spacing w:before="0" w:beforeAutospacing="0" w:after="0" w:afterAutospacing="0"/>
              <w:ind w:left="0" w:leftChars="0" w:right="0" w:rightChars="0"/>
              <w:jc w:val="center"/>
              <w:rPr>
                <w:rFonts w:ascii="宋体" w:hAnsi="宋体" w:eastAsia="宋体" w:cs="宋体"/>
                <w:color w:val="auto"/>
                <w:sz w:val="20"/>
                <w:szCs w:val="20"/>
                <w:lang w:eastAsia="zh-CN"/>
                <w:rPrChange w:id="193" w:author="随遇而安 [2]" w:date="2023-08-11T14:50:23Z">
                  <w:rPr>
                    <w:rFonts w:ascii="宋体" w:hAnsi="宋体" w:eastAsia="宋体" w:cs="宋体"/>
                    <w:sz w:val="20"/>
                    <w:szCs w:val="20"/>
                    <w:lang w:eastAsia="zh-CN"/>
                  </w:rPr>
                </w:rPrChange>
              </w:rPr>
            </w:pPr>
            <w:r>
              <w:rPr>
                <w:rFonts w:hint="eastAsia" w:ascii="宋体" w:hAnsi="宋体" w:eastAsia="宋体" w:cs="宋体"/>
                <w:sz w:val="20"/>
                <w:szCs w:val="20"/>
                <w:lang w:val="en-US" w:eastAsia="zh-CN"/>
              </w:rPr>
              <w:t>尹善英</w:t>
            </w:r>
          </w:p>
        </w:tc>
        <w:tc>
          <w:tcPr>
            <w:tcW w:w="447" w:type="pct"/>
            <w:tcBorders>
              <w:top w:val="nil"/>
              <w:left w:val="nil"/>
              <w:bottom w:val="single" w:color="auto" w:sz="4" w:space="0"/>
              <w:right w:val="single" w:color="auto" w:sz="4" w:space="0"/>
            </w:tcBorders>
            <w:shd w:val="clear" w:color="auto" w:fill="auto"/>
            <w:vAlign w:val="center"/>
          </w:tcPr>
          <w:p w14:paraId="12025D32">
            <w:pPr>
              <w:keepNext w:val="0"/>
              <w:keepLines w:val="0"/>
              <w:widowControl/>
              <w:suppressLineNumbers w:val="0"/>
              <w:spacing w:before="0" w:beforeAutospacing="0" w:after="0" w:afterAutospacing="0"/>
              <w:ind w:left="0" w:leftChars="0" w:right="0" w:rightChars="0"/>
              <w:jc w:val="center"/>
              <w:rPr>
                <w:rFonts w:ascii="宋体" w:hAnsi="宋体" w:eastAsia="宋体" w:cs="宋体"/>
                <w:color w:val="auto"/>
                <w:sz w:val="20"/>
                <w:szCs w:val="20"/>
                <w:lang w:eastAsia="zh-CN"/>
                <w:rPrChange w:id="194" w:author="随遇而安 [2]" w:date="2023-08-11T14:50:23Z">
                  <w:rPr>
                    <w:rFonts w:ascii="宋体" w:hAnsi="宋体" w:eastAsia="宋体" w:cs="宋体"/>
                    <w:sz w:val="20"/>
                    <w:szCs w:val="20"/>
                    <w:lang w:eastAsia="zh-CN"/>
                  </w:rPr>
                </w:rPrChange>
              </w:rPr>
            </w:pPr>
            <w:r>
              <w:rPr>
                <w:rFonts w:hint="eastAsia" w:ascii="宋体" w:hAnsi="宋体" w:eastAsia="宋体" w:cs="宋体"/>
                <w:sz w:val="20"/>
                <w:szCs w:val="20"/>
                <w:lang w:val="en-US" w:eastAsia="zh-CN"/>
              </w:rPr>
              <w:t>否</w:t>
            </w:r>
          </w:p>
        </w:tc>
      </w:tr>
      <w:tr w14:paraId="00E7A743">
        <w:tblPrEx>
          <w:tblCellMar>
            <w:top w:w="0" w:type="dxa"/>
            <w:left w:w="108" w:type="dxa"/>
            <w:bottom w:w="0" w:type="dxa"/>
            <w:right w:w="108" w:type="dxa"/>
          </w:tblCellMar>
        </w:tblPrEx>
        <w:trPr>
          <w:trHeight w:val="780" w:hRule="atLeast"/>
          <w:ins w:id="195" w:author="随遇而安 [2]" w:date="2024-12-23T17:09:28Z"/>
        </w:trPr>
        <w:tc>
          <w:tcPr>
            <w:tcW w:w="602" w:type="pct"/>
            <w:tcBorders>
              <w:top w:val="nil"/>
              <w:left w:val="single" w:color="auto" w:sz="4" w:space="0"/>
              <w:bottom w:val="single" w:color="auto" w:sz="4" w:space="0"/>
              <w:right w:val="single" w:color="auto" w:sz="4" w:space="0"/>
            </w:tcBorders>
            <w:shd w:val="clear" w:color="auto" w:fill="auto"/>
            <w:vAlign w:val="center"/>
          </w:tcPr>
          <w:p w14:paraId="7C44E65A">
            <w:pPr>
              <w:keepNext w:val="0"/>
              <w:keepLines w:val="0"/>
              <w:widowControl/>
              <w:suppressLineNumbers w:val="0"/>
              <w:spacing w:before="0" w:beforeAutospacing="0" w:after="0" w:afterAutospacing="0"/>
              <w:ind w:left="0" w:leftChars="0" w:right="0" w:rightChars="0"/>
              <w:jc w:val="center"/>
              <w:rPr>
                <w:ins w:id="196" w:author="随遇而安 [2]" w:date="2024-12-23T17:09:28Z"/>
                <w:rFonts w:hint="default" w:ascii="宋体" w:hAnsi="宋体" w:eastAsia="宋体" w:cs="宋体"/>
                <w:sz w:val="20"/>
                <w:szCs w:val="20"/>
                <w:lang w:val="en-US" w:eastAsia="zh-CN"/>
              </w:rPr>
            </w:pPr>
            <w:ins w:id="197" w:author="随遇而安 [2]" w:date="2024-12-23T17:09:30Z">
              <w:r>
                <w:rPr>
                  <w:rFonts w:hint="eastAsia" w:ascii="宋体" w:hAnsi="宋体" w:eastAsia="宋体" w:cs="宋体"/>
                  <w:sz w:val="20"/>
                  <w:szCs w:val="20"/>
                  <w:lang w:val="en-US" w:eastAsia="zh-CN"/>
                </w:rPr>
                <w:t>2024</w:t>
              </w:r>
            </w:ins>
            <w:ins w:id="198" w:author="随遇而安 [2]" w:date="2024-12-23T17:09:31Z">
              <w:r>
                <w:rPr>
                  <w:rFonts w:hint="eastAsia" w:ascii="宋体" w:hAnsi="宋体" w:eastAsia="宋体" w:cs="宋体"/>
                  <w:sz w:val="20"/>
                  <w:szCs w:val="20"/>
                  <w:lang w:val="en-US" w:eastAsia="zh-CN"/>
                </w:rPr>
                <w:t>.1</w:t>
              </w:r>
            </w:ins>
          </w:p>
        </w:tc>
        <w:tc>
          <w:tcPr>
            <w:tcW w:w="489" w:type="pct"/>
            <w:tcBorders>
              <w:top w:val="nil"/>
              <w:left w:val="nil"/>
              <w:bottom w:val="single" w:color="auto" w:sz="4" w:space="0"/>
              <w:right w:val="single" w:color="auto" w:sz="4" w:space="0"/>
            </w:tcBorders>
            <w:shd w:val="clear" w:color="auto" w:fill="auto"/>
            <w:vAlign w:val="center"/>
          </w:tcPr>
          <w:p w14:paraId="3C841824">
            <w:pPr>
              <w:keepNext w:val="0"/>
              <w:keepLines w:val="0"/>
              <w:widowControl/>
              <w:suppressLineNumbers w:val="0"/>
              <w:spacing w:before="0" w:beforeAutospacing="0" w:after="0" w:afterAutospacing="0"/>
              <w:ind w:left="0" w:leftChars="0" w:right="0" w:rightChars="0"/>
              <w:jc w:val="center"/>
              <w:rPr>
                <w:ins w:id="199" w:author="随遇而安 [2]" w:date="2024-12-23T17:09:33Z"/>
                <w:rFonts w:hint="eastAsia" w:ascii="宋体" w:hAnsi="宋体" w:eastAsia="宋体" w:cs="宋体"/>
                <w:sz w:val="20"/>
                <w:szCs w:val="20"/>
                <w:lang w:val="en-US" w:eastAsia="zh-CN"/>
              </w:rPr>
            </w:pPr>
            <w:ins w:id="200" w:author="随遇而安 [2]" w:date="2024-12-23T17:09:33Z">
              <w:r>
                <w:rPr>
                  <w:rFonts w:hint="eastAsia" w:ascii="宋体" w:hAnsi="宋体" w:eastAsia="宋体" w:cs="宋体"/>
                  <w:sz w:val="20"/>
                  <w:szCs w:val="20"/>
                  <w:lang w:val="en-US" w:eastAsia="zh-CN"/>
                </w:rPr>
                <w:t>修订</w:t>
              </w:r>
            </w:ins>
          </w:p>
          <w:p w14:paraId="54EC9901">
            <w:pPr>
              <w:keepNext w:val="0"/>
              <w:keepLines w:val="0"/>
              <w:widowControl/>
              <w:suppressLineNumbers w:val="0"/>
              <w:spacing w:before="0" w:beforeAutospacing="0" w:after="0" w:afterAutospacing="0"/>
              <w:ind w:left="0" w:leftChars="0" w:right="0" w:rightChars="0"/>
              <w:jc w:val="center"/>
              <w:rPr>
                <w:ins w:id="201" w:author="随遇而安 [2]" w:date="2024-12-23T17:09:28Z"/>
                <w:rFonts w:hint="default" w:ascii="宋体" w:hAnsi="宋体" w:eastAsia="宋体" w:cs="宋体"/>
                <w:sz w:val="20"/>
                <w:szCs w:val="20"/>
                <w:lang w:val="en-US" w:eastAsia="zh-CN"/>
              </w:rPr>
            </w:pPr>
            <w:ins w:id="202" w:author="随遇而安 [2]" w:date="2024-12-23T17:09:34Z">
              <w:r>
                <w:rPr>
                  <w:rFonts w:hint="eastAsia" w:ascii="宋体" w:hAnsi="宋体" w:eastAsia="宋体" w:cs="宋体"/>
                  <w:sz w:val="20"/>
                  <w:szCs w:val="20"/>
                  <w:lang w:val="en-US" w:eastAsia="zh-CN"/>
                </w:rPr>
                <w:t>执行</w:t>
              </w:r>
            </w:ins>
          </w:p>
        </w:tc>
        <w:tc>
          <w:tcPr>
            <w:tcW w:w="741" w:type="pct"/>
            <w:tcBorders>
              <w:top w:val="nil"/>
              <w:left w:val="nil"/>
              <w:bottom w:val="single" w:color="auto" w:sz="4" w:space="0"/>
              <w:right w:val="single" w:color="auto" w:sz="4" w:space="0"/>
            </w:tcBorders>
            <w:shd w:val="clear" w:color="auto" w:fill="auto"/>
            <w:vAlign w:val="center"/>
          </w:tcPr>
          <w:p w14:paraId="4D7A0CA8">
            <w:pPr>
              <w:keepNext w:val="0"/>
              <w:keepLines w:val="0"/>
              <w:widowControl/>
              <w:suppressLineNumbers w:val="0"/>
              <w:spacing w:before="0" w:beforeAutospacing="0" w:after="0" w:afterAutospacing="0"/>
              <w:ind w:left="0" w:leftChars="0" w:right="0" w:rightChars="0"/>
              <w:jc w:val="center"/>
              <w:rPr>
                <w:ins w:id="203" w:author="随遇而安 [2]" w:date="2024-12-23T17:09:28Z"/>
                <w:rFonts w:hint="default" w:ascii="宋体" w:hAnsi="宋体" w:eastAsia="宋体" w:cs="宋体"/>
                <w:sz w:val="20"/>
                <w:szCs w:val="20"/>
                <w:lang w:val="en-US" w:eastAsia="zh-CN"/>
              </w:rPr>
            </w:pPr>
            <w:ins w:id="204" w:author="随遇而安 [2]" w:date="2024-12-23T17:09:37Z">
              <w:r>
                <w:rPr>
                  <w:rFonts w:hint="eastAsia" w:ascii="宋体" w:hAnsi="宋体" w:eastAsia="宋体" w:cs="宋体"/>
                  <w:sz w:val="20"/>
                  <w:szCs w:val="20"/>
                  <w:lang w:val="en-US" w:eastAsia="zh-CN"/>
                </w:rPr>
                <w:t>2025</w:t>
              </w:r>
            </w:ins>
            <w:ins w:id="205" w:author="随遇而安 [2]" w:date="2024-12-23T17:09:38Z">
              <w:r>
                <w:rPr>
                  <w:rFonts w:hint="eastAsia" w:ascii="宋体" w:hAnsi="宋体" w:eastAsia="宋体" w:cs="宋体"/>
                  <w:sz w:val="20"/>
                  <w:szCs w:val="20"/>
                  <w:lang w:val="en-US" w:eastAsia="zh-CN"/>
                </w:rPr>
                <w:t>.1.1</w:t>
              </w:r>
            </w:ins>
          </w:p>
        </w:tc>
        <w:tc>
          <w:tcPr>
            <w:tcW w:w="724" w:type="pct"/>
            <w:tcBorders>
              <w:top w:val="nil"/>
              <w:left w:val="nil"/>
              <w:bottom w:val="single" w:color="auto" w:sz="4" w:space="0"/>
              <w:right w:val="single" w:color="auto" w:sz="4" w:space="0"/>
            </w:tcBorders>
            <w:shd w:val="clear" w:color="auto" w:fill="auto"/>
            <w:vAlign w:val="center"/>
          </w:tcPr>
          <w:p w14:paraId="129F4A2B">
            <w:pPr>
              <w:keepNext w:val="0"/>
              <w:keepLines w:val="0"/>
              <w:widowControl/>
              <w:suppressLineNumbers w:val="0"/>
              <w:spacing w:before="0" w:beforeAutospacing="0" w:after="0" w:afterAutospacing="0"/>
              <w:ind w:left="0" w:leftChars="0" w:right="0" w:rightChars="0"/>
              <w:jc w:val="center"/>
              <w:rPr>
                <w:ins w:id="206" w:author="随遇而安 [2]" w:date="2024-12-23T17:09:28Z"/>
                <w:rFonts w:hint="eastAsia" w:ascii="宋体" w:hAnsi="宋体" w:eastAsia="宋体" w:cs="宋体"/>
                <w:color w:val="auto"/>
                <w:sz w:val="20"/>
                <w:szCs w:val="20"/>
                <w:lang w:val="en-US" w:eastAsia="zh-CN" w:bidi="ar-SA"/>
              </w:rPr>
            </w:pPr>
            <w:r>
              <w:rPr>
                <w:rFonts w:hint="eastAsia" w:ascii="宋体" w:hAnsi="宋体" w:eastAsia="宋体" w:cs="宋体"/>
                <w:sz w:val="20"/>
                <w:szCs w:val="20"/>
                <w:lang w:eastAsia="zh-CN"/>
              </w:rPr>
              <w:t>安环品质部</w:t>
            </w:r>
          </w:p>
        </w:tc>
        <w:tc>
          <w:tcPr>
            <w:tcW w:w="364" w:type="pct"/>
            <w:tcBorders>
              <w:top w:val="nil"/>
              <w:left w:val="nil"/>
              <w:bottom w:val="single" w:color="auto" w:sz="4" w:space="0"/>
              <w:right w:val="single" w:color="auto" w:sz="4" w:space="0"/>
            </w:tcBorders>
            <w:shd w:val="clear" w:color="auto" w:fill="auto"/>
            <w:vAlign w:val="center"/>
          </w:tcPr>
          <w:p w14:paraId="07962FF1">
            <w:pPr>
              <w:keepNext w:val="0"/>
              <w:keepLines w:val="0"/>
              <w:widowControl/>
              <w:suppressLineNumbers w:val="0"/>
              <w:spacing w:before="0" w:beforeAutospacing="0" w:after="0" w:afterAutospacing="0"/>
              <w:ind w:left="0" w:leftChars="0" w:right="0" w:rightChars="0"/>
              <w:jc w:val="center"/>
              <w:rPr>
                <w:ins w:id="207" w:author="随遇而安 [2]" w:date="2024-12-23T17:09:28Z"/>
                <w:rFonts w:hint="eastAsia" w:ascii="宋体" w:hAnsi="宋体" w:eastAsia="宋体" w:cs="宋体"/>
                <w:color w:val="auto"/>
                <w:sz w:val="20"/>
                <w:szCs w:val="20"/>
                <w:lang w:val="en-US" w:eastAsia="zh-CN" w:bidi="ar-SA"/>
              </w:rPr>
            </w:pPr>
            <w:r>
              <w:rPr>
                <w:rFonts w:hint="eastAsia" w:ascii="宋体" w:hAnsi="宋体" w:eastAsia="宋体" w:cs="宋体"/>
                <w:sz w:val="20"/>
                <w:szCs w:val="20"/>
                <w:lang w:eastAsia="zh-CN"/>
              </w:rPr>
              <w:t>是</w:t>
            </w:r>
          </w:p>
        </w:tc>
        <w:tc>
          <w:tcPr>
            <w:tcW w:w="547" w:type="pct"/>
            <w:tcBorders>
              <w:top w:val="nil"/>
              <w:left w:val="nil"/>
              <w:bottom w:val="single" w:color="auto" w:sz="4" w:space="0"/>
              <w:right w:val="single" w:color="auto" w:sz="4" w:space="0"/>
            </w:tcBorders>
            <w:shd w:val="clear" w:color="auto" w:fill="auto"/>
            <w:vAlign w:val="center"/>
          </w:tcPr>
          <w:p w14:paraId="27DF1C1A">
            <w:pPr>
              <w:keepNext w:val="0"/>
              <w:keepLines w:val="0"/>
              <w:widowControl/>
              <w:suppressLineNumbers w:val="0"/>
              <w:spacing w:before="0" w:beforeAutospacing="0" w:after="0" w:afterAutospacing="0"/>
              <w:ind w:left="0" w:leftChars="0" w:right="0" w:rightChars="0"/>
              <w:jc w:val="center"/>
              <w:rPr>
                <w:ins w:id="208" w:author="随遇而安 [2]" w:date="2024-12-23T17:09:28Z"/>
                <w:rFonts w:ascii="宋体" w:hAnsi="宋体" w:eastAsia="宋体" w:cs="宋体"/>
                <w:color w:val="auto"/>
                <w:sz w:val="20"/>
                <w:szCs w:val="20"/>
                <w:lang w:val="en-US" w:eastAsia="zh-CN" w:bidi="ar-SA"/>
              </w:rPr>
            </w:pPr>
          </w:p>
        </w:tc>
        <w:tc>
          <w:tcPr>
            <w:tcW w:w="500" w:type="pct"/>
            <w:tcBorders>
              <w:top w:val="nil"/>
              <w:left w:val="nil"/>
              <w:bottom w:val="single" w:color="auto" w:sz="4" w:space="0"/>
              <w:right w:val="single" w:color="auto" w:sz="4" w:space="0"/>
            </w:tcBorders>
            <w:shd w:val="clear" w:color="auto" w:fill="auto"/>
            <w:vAlign w:val="center"/>
          </w:tcPr>
          <w:p w14:paraId="50ACE78E">
            <w:pPr>
              <w:keepNext w:val="0"/>
              <w:keepLines w:val="0"/>
              <w:widowControl/>
              <w:suppressLineNumbers w:val="0"/>
              <w:spacing w:before="0" w:beforeAutospacing="0" w:after="0" w:afterAutospacing="0"/>
              <w:ind w:left="0" w:leftChars="0" w:right="0" w:rightChars="0"/>
              <w:jc w:val="center"/>
              <w:rPr>
                <w:ins w:id="209" w:author="随遇而安 [2]" w:date="2024-12-23T17:09:28Z"/>
                <w:rFonts w:ascii="宋体" w:hAnsi="宋体" w:eastAsia="宋体" w:cs="宋体"/>
                <w:color w:val="auto"/>
                <w:sz w:val="20"/>
                <w:szCs w:val="20"/>
                <w:lang w:eastAsia="zh-CN"/>
              </w:rPr>
            </w:pPr>
          </w:p>
        </w:tc>
        <w:tc>
          <w:tcPr>
            <w:tcW w:w="581" w:type="pct"/>
            <w:tcBorders>
              <w:top w:val="nil"/>
              <w:left w:val="nil"/>
              <w:bottom w:val="single" w:color="auto" w:sz="4" w:space="0"/>
              <w:right w:val="single" w:color="auto" w:sz="4" w:space="0"/>
            </w:tcBorders>
            <w:shd w:val="clear" w:color="auto" w:fill="auto"/>
            <w:vAlign w:val="center"/>
          </w:tcPr>
          <w:p w14:paraId="5F41A8F6">
            <w:pPr>
              <w:keepNext w:val="0"/>
              <w:keepLines w:val="0"/>
              <w:widowControl/>
              <w:suppressLineNumbers w:val="0"/>
              <w:spacing w:before="0" w:beforeAutospacing="0" w:after="0" w:afterAutospacing="0"/>
              <w:ind w:left="0" w:leftChars="0" w:right="0" w:rightChars="0"/>
              <w:jc w:val="center"/>
              <w:rPr>
                <w:ins w:id="210" w:author="随遇而安 [2]" w:date="2024-12-23T17:09:28Z"/>
                <w:rFonts w:hint="default" w:ascii="宋体" w:hAnsi="宋体" w:eastAsia="宋体" w:cs="宋体"/>
                <w:sz w:val="20"/>
                <w:szCs w:val="20"/>
                <w:lang w:val="en-US" w:eastAsia="zh-CN"/>
              </w:rPr>
            </w:pPr>
            <w:ins w:id="211" w:author="随遇而安 [2]" w:date="2024-12-23T17:09:48Z">
              <w:r>
                <w:rPr>
                  <w:rFonts w:hint="eastAsia" w:ascii="宋体" w:hAnsi="宋体" w:eastAsia="宋体" w:cs="宋体"/>
                  <w:sz w:val="20"/>
                  <w:szCs w:val="20"/>
                  <w:lang w:val="en-US" w:eastAsia="zh-CN"/>
                </w:rPr>
                <w:t>黄殿兴</w:t>
              </w:r>
            </w:ins>
          </w:p>
        </w:tc>
        <w:tc>
          <w:tcPr>
            <w:tcW w:w="447" w:type="pct"/>
            <w:tcBorders>
              <w:top w:val="nil"/>
              <w:left w:val="nil"/>
              <w:bottom w:val="single" w:color="auto" w:sz="4" w:space="0"/>
              <w:right w:val="single" w:color="auto" w:sz="4" w:space="0"/>
            </w:tcBorders>
            <w:shd w:val="clear" w:color="auto" w:fill="auto"/>
            <w:vAlign w:val="center"/>
          </w:tcPr>
          <w:p w14:paraId="6554D1E1">
            <w:pPr>
              <w:keepNext w:val="0"/>
              <w:keepLines w:val="0"/>
              <w:widowControl/>
              <w:suppressLineNumbers w:val="0"/>
              <w:spacing w:before="0" w:beforeAutospacing="0" w:after="0" w:afterAutospacing="0"/>
              <w:ind w:left="0" w:leftChars="0" w:right="0" w:rightChars="0"/>
              <w:jc w:val="center"/>
              <w:rPr>
                <w:ins w:id="212" w:author="随遇而安 [2]" w:date="2024-12-23T17:09:28Z"/>
                <w:rFonts w:hint="default" w:ascii="宋体" w:hAnsi="宋体" w:eastAsia="宋体" w:cs="宋体"/>
                <w:sz w:val="20"/>
                <w:szCs w:val="20"/>
                <w:lang w:val="en-US" w:eastAsia="zh-CN"/>
              </w:rPr>
            </w:pPr>
            <w:ins w:id="213" w:author="随遇而安 [2]" w:date="2024-12-23T17:09:49Z">
              <w:r>
                <w:rPr>
                  <w:rFonts w:hint="eastAsia" w:ascii="宋体" w:hAnsi="宋体" w:eastAsia="宋体" w:cs="宋体"/>
                  <w:sz w:val="20"/>
                  <w:szCs w:val="20"/>
                  <w:lang w:val="en-US" w:eastAsia="zh-CN"/>
                </w:rPr>
                <w:t>是</w:t>
              </w:r>
            </w:ins>
          </w:p>
        </w:tc>
      </w:tr>
      <w:tr w14:paraId="24182D09">
        <w:tblPrEx>
          <w:tblCellMar>
            <w:top w:w="0" w:type="dxa"/>
            <w:left w:w="108" w:type="dxa"/>
            <w:bottom w:w="0" w:type="dxa"/>
            <w:right w:w="108" w:type="dxa"/>
          </w:tblCellMar>
        </w:tblPrEx>
        <w:trPr>
          <w:trHeight w:val="4980" w:hRule="atLeast"/>
        </w:trPr>
        <w:tc>
          <w:tcPr>
            <w:tcW w:w="602" w:type="pct"/>
            <w:tcBorders>
              <w:top w:val="nil"/>
              <w:left w:val="single" w:color="auto" w:sz="4" w:space="0"/>
              <w:bottom w:val="single" w:color="auto" w:sz="4" w:space="0"/>
              <w:right w:val="single" w:color="auto" w:sz="4" w:space="0"/>
            </w:tcBorders>
            <w:shd w:val="clear" w:color="auto" w:fill="auto"/>
            <w:vAlign w:val="center"/>
          </w:tcPr>
          <w:p w14:paraId="59045AA6">
            <w:pPr>
              <w:widowControl/>
              <w:jc w:val="center"/>
              <w:rPr>
                <w:rFonts w:ascii="宋体" w:hAnsi="宋体" w:eastAsia="宋体" w:cs="宋体"/>
                <w:color w:val="auto"/>
                <w:sz w:val="20"/>
                <w:szCs w:val="20"/>
                <w:lang w:eastAsia="zh-CN"/>
                <w:rPrChange w:id="214"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215" w:author="随遇而安 [2]" w:date="2023-08-11T14:50:23Z">
                  <w:rPr>
                    <w:rFonts w:hint="eastAsia" w:ascii="宋体" w:hAnsi="宋体" w:eastAsia="宋体" w:cs="宋体"/>
                    <w:sz w:val="20"/>
                    <w:szCs w:val="20"/>
                    <w:lang w:eastAsia="zh-CN"/>
                  </w:rPr>
                </w:rPrChange>
              </w:rPr>
              <w:t>此</w:t>
            </w:r>
          </w:p>
          <w:p w14:paraId="22DB60EF">
            <w:pPr>
              <w:widowControl/>
              <w:jc w:val="center"/>
              <w:rPr>
                <w:rFonts w:ascii="宋体" w:hAnsi="宋体" w:eastAsia="宋体" w:cs="宋体"/>
                <w:color w:val="auto"/>
                <w:sz w:val="20"/>
                <w:szCs w:val="20"/>
                <w:lang w:eastAsia="zh-CN"/>
                <w:rPrChange w:id="216" w:author="随遇而安 [2]" w:date="2023-08-11T14:50:23Z">
                  <w:rPr>
                    <w:rFonts w:ascii="宋体" w:hAnsi="宋体" w:eastAsia="宋体" w:cs="宋体"/>
                    <w:sz w:val="20"/>
                    <w:szCs w:val="20"/>
                    <w:lang w:eastAsia="zh-CN"/>
                  </w:rPr>
                </w:rPrChange>
              </w:rPr>
            </w:pPr>
          </w:p>
          <w:p w14:paraId="679DD194">
            <w:pPr>
              <w:widowControl/>
              <w:jc w:val="center"/>
              <w:rPr>
                <w:rFonts w:ascii="宋体" w:hAnsi="宋体" w:eastAsia="宋体" w:cs="宋体"/>
                <w:color w:val="auto"/>
                <w:sz w:val="20"/>
                <w:szCs w:val="20"/>
                <w:lang w:eastAsia="zh-CN"/>
                <w:rPrChange w:id="217"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218" w:author="随遇而安 [2]" w:date="2023-08-11T14:50:23Z">
                  <w:rPr>
                    <w:rFonts w:hint="eastAsia" w:ascii="宋体" w:hAnsi="宋体" w:eastAsia="宋体" w:cs="宋体"/>
                    <w:sz w:val="20"/>
                    <w:szCs w:val="20"/>
                    <w:lang w:eastAsia="zh-CN"/>
                  </w:rPr>
                </w:rPrChange>
              </w:rPr>
              <w:t>次</w:t>
            </w:r>
          </w:p>
          <w:p w14:paraId="2AF8E81E">
            <w:pPr>
              <w:widowControl/>
              <w:jc w:val="center"/>
              <w:rPr>
                <w:rFonts w:ascii="宋体" w:hAnsi="宋体" w:eastAsia="宋体" w:cs="宋体"/>
                <w:color w:val="auto"/>
                <w:sz w:val="20"/>
                <w:szCs w:val="20"/>
                <w:lang w:eastAsia="zh-CN"/>
                <w:rPrChange w:id="219" w:author="随遇而安 [2]" w:date="2023-08-11T14:50:23Z">
                  <w:rPr>
                    <w:rFonts w:ascii="宋体" w:hAnsi="宋体" w:eastAsia="宋体" w:cs="宋体"/>
                    <w:sz w:val="20"/>
                    <w:szCs w:val="20"/>
                    <w:lang w:eastAsia="zh-CN"/>
                  </w:rPr>
                </w:rPrChange>
              </w:rPr>
            </w:pPr>
          </w:p>
          <w:p w14:paraId="088B5616">
            <w:pPr>
              <w:widowControl/>
              <w:jc w:val="center"/>
              <w:rPr>
                <w:rFonts w:ascii="宋体" w:hAnsi="宋体" w:eastAsia="宋体" w:cs="宋体"/>
                <w:color w:val="auto"/>
                <w:sz w:val="20"/>
                <w:szCs w:val="20"/>
                <w:lang w:eastAsia="zh-CN"/>
                <w:rPrChange w:id="220"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221" w:author="随遇而安 [2]" w:date="2023-08-11T14:50:23Z">
                  <w:rPr>
                    <w:rFonts w:hint="eastAsia" w:ascii="宋体" w:hAnsi="宋体" w:eastAsia="宋体" w:cs="宋体"/>
                    <w:sz w:val="20"/>
                    <w:szCs w:val="20"/>
                    <w:lang w:eastAsia="zh-CN"/>
                  </w:rPr>
                </w:rPrChange>
              </w:rPr>
              <w:t>修</w:t>
            </w:r>
          </w:p>
          <w:p w14:paraId="7B24A5D7">
            <w:pPr>
              <w:widowControl/>
              <w:jc w:val="center"/>
              <w:rPr>
                <w:rFonts w:ascii="宋体" w:hAnsi="宋体" w:eastAsia="宋体" w:cs="宋体"/>
                <w:color w:val="auto"/>
                <w:sz w:val="20"/>
                <w:szCs w:val="20"/>
                <w:lang w:eastAsia="zh-CN"/>
                <w:rPrChange w:id="222" w:author="随遇而安 [2]" w:date="2023-08-11T14:50:23Z">
                  <w:rPr>
                    <w:rFonts w:ascii="宋体" w:hAnsi="宋体" w:eastAsia="宋体" w:cs="宋体"/>
                    <w:sz w:val="20"/>
                    <w:szCs w:val="20"/>
                    <w:lang w:eastAsia="zh-CN"/>
                  </w:rPr>
                </w:rPrChange>
              </w:rPr>
            </w:pPr>
          </w:p>
          <w:p w14:paraId="20D91BA3">
            <w:pPr>
              <w:widowControl/>
              <w:jc w:val="center"/>
              <w:rPr>
                <w:rFonts w:ascii="宋体" w:hAnsi="宋体" w:eastAsia="宋体" w:cs="宋体"/>
                <w:color w:val="auto"/>
                <w:sz w:val="20"/>
                <w:szCs w:val="20"/>
                <w:lang w:eastAsia="zh-CN"/>
                <w:rPrChange w:id="223"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224" w:author="随遇而安 [2]" w:date="2023-08-11T14:50:23Z">
                  <w:rPr>
                    <w:rFonts w:hint="eastAsia" w:ascii="宋体" w:hAnsi="宋体" w:eastAsia="宋体" w:cs="宋体"/>
                    <w:sz w:val="20"/>
                    <w:szCs w:val="20"/>
                    <w:lang w:eastAsia="zh-CN"/>
                  </w:rPr>
                </w:rPrChange>
              </w:rPr>
              <w:t>改</w:t>
            </w:r>
          </w:p>
          <w:p w14:paraId="3DC09394">
            <w:pPr>
              <w:widowControl/>
              <w:jc w:val="center"/>
              <w:rPr>
                <w:rFonts w:ascii="宋体" w:hAnsi="宋体" w:eastAsia="宋体" w:cs="宋体"/>
                <w:color w:val="auto"/>
                <w:sz w:val="20"/>
                <w:szCs w:val="20"/>
                <w:lang w:eastAsia="zh-CN"/>
                <w:rPrChange w:id="225" w:author="随遇而安 [2]" w:date="2023-08-11T14:50:23Z">
                  <w:rPr>
                    <w:rFonts w:ascii="宋体" w:hAnsi="宋体" w:eastAsia="宋体" w:cs="宋体"/>
                    <w:sz w:val="20"/>
                    <w:szCs w:val="20"/>
                    <w:lang w:eastAsia="zh-CN"/>
                  </w:rPr>
                </w:rPrChange>
              </w:rPr>
            </w:pPr>
          </w:p>
          <w:p w14:paraId="4E3D42B6">
            <w:pPr>
              <w:widowControl/>
              <w:jc w:val="center"/>
              <w:rPr>
                <w:rFonts w:ascii="宋体" w:hAnsi="宋体" w:eastAsia="宋体" w:cs="宋体"/>
                <w:color w:val="auto"/>
                <w:sz w:val="20"/>
                <w:szCs w:val="20"/>
                <w:lang w:eastAsia="zh-CN"/>
                <w:rPrChange w:id="226"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227" w:author="随遇而安 [2]" w:date="2023-08-11T14:50:23Z">
                  <w:rPr>
                    <w:rFonts w:hint="eastAsia" w:ascii="宋体" w:hAnsi="宋体" w:eastAsia="宋体" w:cs="宋体"/>
                    <w:sz w:val="20"/>
                    <w:szCs w:val="20"/>
                    <w:lang w:eastAsia="zh-CN"/>
                  </w:rPr>
                </w:rPrChange>
              </w:rPr>
              <w:t>的</w:t>
            </w:r>
          </w:p>
          <w:p w14:paraId="772BC03B">
            <w:pPr>
              <w:widowControl/>
              <w:jc w:val="center"/>
              <w:rPr>
                <w:rFonts w:ascii="宋体" w:hAnsi="宋体" w:eastAsia="宋体" w:cs="宋体"/>
                <w:color w:val="auto"/>
                <w:sz w:val="20"/>
                <w:szCs w:val="20"/>
                <w:lang w:eastAsia="zh-CN"/>
                <w:rPrChange w:id="228" w:author="随遇而安 [2]" w:date="2023-08-11T14:50:23Z">
                  <w:rPr>
                    <w:rFonts w:ascii="宋体" w:hAnsi="宋体" w:eastAsia="宋体" w:cs="宋体"/>
                    <w:sz w:val="20"/>
                    <w:szCs w:val="20"/>
                    <w:lang w:eastAsia="zh-CN"/>
                  </w:rPr>
                </w:rPrChange>
              </w:rPr>
            </w:pPr>
          </w:p>
          <w:p w14:paraId="3878C5EE">
            <w:pPr>
              <w:widowControl/>
              <w:jc w:val="center"/>
              <w:rPr>
                <w:rFonts w:ascii="宋体" w:hAnsi="宋体" w:eastAsia="宋体" w:cs="宋体"/>
                <w:color w:val="auto"/>
                <w:sz w:val="20"/>
                <w:szCs w:val="20"/>
                <w:lang w:eastAsia="zh-CN"/>
                <w:rPrChange w:id="229"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230" w:author="随遇而安 [2]" w:date="2023-08-11T14:50:23Z">
                  <w:rPr>
                    <w:rFonts w:hint="eastAsia" w:ascii="宋体" w:hAnsi="宋体" w:eastAsia="宋体" w:cs="宋体"/>
                    <w:sz w:val="20"/>
                    <w:szCs w:val="20"/>
                    <w:lang w:eastAsia="zh-CN"/>
                  </w:rPr>
                </w:rPrChange>
              </w:rPr>
              <w:t>主</w:t>
            </w:r>
          </w:p>
          <w:p w14:paraId="54A66FCE">
            <w:pPr>
              <w:widowControl/>
              <w:jc w:val="center"/>
              <w:rPr>
                <w:rFonts w:ascii="宋体" w:hAnsi="宋体" w:eastAsia="宋体" w:cs="宋体"/>
                <w:color w:val="auto"/>
                <w:sz w:val="20"/>
                <w:szCs w:val="20"/>
                <w:lang w:eastAsia="zh-CN"/>
                <w:rPrChange w:id="231" w:author="随遇而安 [2]" w:date="2023-08-11T14:50:23Z">
                  <w:rPr>
                    <w:rFonts w:ascii="宋体" w:hAnsi="宋体" w:eastAsia="宋体" w:cs="宋体"/>
                    <w:sz w:val="20"/>
                    <w:szCs w:val="20"/>
                    <w:lang w:eastAsia="zh-CN"/>
                  </w:rPr>
                </w:rPrChange>
              </w:rPr>
            </w:pPr>
          </w:p>
          <w:p w14:paraId="23185F9C">
            <w:pPr>
              <w:widowControl/>
              <w:jc w:val="center"/>
              <w:rPr>
                <w:rFonts w:ascii="宋体" w:hAnsi="宋体" w:eastAsia="宋体" w:cs="宋体"/>
                <w:color w:val="auto"/>
                <w:sz w:val="20"/>
                <w:szCs w:val="20"/>
                <w:lang w:eastAsia="zh-CN"/>
                <w:rPrChange w:id="232"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233" w:author="随遇而安 [2]" w:date="2023-08-11T14:50:23Z">
                  <w:rPr>
                    <w:rFonts w:hint="eastAsia" w:ascii="宋体" w:hAnsi="宋体" w:eastAsia="宋体" w:cs="宋体"/>
                    <w:sz w:val="20"/>
                    <w:szCs w:val="20"/>
                    <w:lang w:eastAsia="zh-CN"/>
                  </w:rPr>
                </w:rPrChange>
              </w:rPr>
              <w:t>要</w:t>
            </w:r>
          </w:p>
          <w:p w14:paraId="3F0E2B98">
            <w:pPr>
              <w:widowControl/>
              <w:jc w:val="center"/>
              <w:rPr>
                <w:rFonts w:ascii="宋体" w:hAnsi="宋体" w:eastAsia="宋体" w:cs="宋体"/>
                <w:color w:val="auto"/>
                <w:sz w:val="20"/>
                <w:szCs w:val="20"/>
                <w:lang w:eastAsia="zh-CN"/>
                <w:rPrChange w:id="234" w:author="随遇而安 [2]" w:date="2023-08-11T14:50:23Z">
                  <w:rPr>
                    <w:rFonts w:ascii="宋体" w:hAnsi="宋体" w:eastAsia="宋体" w:cs="宋体"/>
                    <w:sz w:val="20"/>
                    <w:szCs w:val="20"/>
                    <w:lang w:eastAsia="zh-CN"/>
                  </w:rPr>
                </w:rPrChange>
              </w:rPr>
            </w:pPr>
          </w:p>
          <w:p w14:paraId="4EA6549A">
            <w:pPr>
              <w:widowControl/>
              <w:jc w:val="center"/>
              <w:rPr>
                <w:rFonts w:ascii="宋体" w:hAnsi="宋体" w:eastAsia="宋体" w:cs="宋体"/>
                <w:color w:val="auto"/>
                <w:sz w:val="20"/>
                <w:szCs w:val="20"/>
                <w:lang w:eastAsia="zh-CN"/>
                <w:rPrChange w:id="235"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236" w:author="随遇而安 [2]" w:date="2023-08-11T14:50:23Z">
                  <w:rPr>
                    <w:rFonts w:hint="eastAsia" w:ascii="宋体" w:hAnsi="宋体" w:eastAsia="宋体" w:cs="宋体"/>
                    <w:sz w:val="20"/>
                    <w:szCs w:val="20"/>
                    <w:lang w:eastAsia="zh-CN"/>
                  </w:rPr>
                </w:rPrChange>
              </w:rPr>
              <w:t>内</w:t>
            </w:r>
          </w:p>
          <w:p w14:paraId="1F13FD78">
            <w:pPr>
              <w:widowControl/>
              <w:jc w:val="center"/>
              <w:rPr>
                <w:rFonts w:ascii="宋体" w:hAnsi="宋体" w:eastAsia="宋体" w:cs="宋体"/>
                <w:color w:val="auto"/>
                <w:sz w:val="20"/>
                <w:szCs w:val="20"/>
                <w:lang w:eastAsia="zh-CN"/>
                <w:rPrChange w:id="237" w:author="随遇而安 [2]" w:date="2023-08-11T14:50:23Z">
                  <w:rPr>
                    <w:rFonts w:ascii="宋体" w:hAnsi="宋体" w:eastAsia="宋体" w:cs="宋体"/>
                    <w:sz w:val="20"/>
                    <w:szCs w:val="20"/>
                    <w:lang w:eastAsia="zh-CN"/>
                  </w:rPr>
                </w:rPrChange>
              </w:rPr>
            </w:pPr>
          </w:p>
          <w:p w14:paraId="4443976F">
            <w:pPr>
              <w:widowControl/>
              <w:jc w:val="center"/>
              <w:rPr>
                <w:rFonts w:ascii="宋体" w:hAnsi="宋体" w:eastAsia="宋体" w:cs="宋体"/>
                <w:color w:val="auto"/>
                <w:sz w:val="20"/>
                <w:szCs w:val="20"/>
                <w:lang w:eastAsia="zh-CN"/>
                <w:rPrChange w:id="238"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239" w:author="随遇而安 [2]" w:date="2023-08-11T14:50:23Z">
                  <w:rPr>
                    <w:rFonts w:hint="eastAsia" w:ascii="宋体" w:hAnsi="宋体" w:eastAsia="宋体" w:cs="宋体"/>
                    <w:sz w:val="20"/>
                    <w:szCs w:val="20"/>
                    <w:lang w:eastAsia="zh-CN"/>
                  </w:rPr>
                </w:rPrChange>
              </w:rPr>
              <w:t>容</w:t>
            </w:r>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76ECB512">
            <w:pPr>
              <w:widowControl/>
              <w:numPr>
                <w:ilvl w:val="0"/>
                <w:numId w:val="1"/>
                <w:ins w:id="241" w:author="随遇而安 [2]" w:date="2024-12-23T17:14:09Z"/>
              </w:numPr>
              <w:rPr>
                <w:ins w:id="242" w:author="随遇而安 [2]" w:date="2024-12-23T17:14:09Z"/>
                <w:rFonts w:hint="eastAsia" w:ascii="宋体" w:hAnsi="宋体" w:eastAsia="宋体" w:cs="宋体"/>
                <w:color w:val="auto"/>
                <w:sz w:val="20"/>
                <w:szCs w:val="20"/>
                <w:lang w:val="en-US" w:eastAsia="zh-CN"/>
              </w:rPr>
              <w:pPrChange w:id="240" w:author="随遇而安 [2]" w:date="2024-12-23T17:14:09Z">
                <w:pPr>
                  <w:widowControl/>
                </w:pPr>
              </w:pPrChange>
            </w:pPr>
            <w:ins w:id="243" w:author="随遇而安 [2]" w:date="2024-12-23T17:13:40Z">
              <w:r>
                <w:rPr>
                  <w:rFonts w:hint="eastAsia" w:ascii="宋体" w:hAnsi="宋体" w:eastAsia="宋体" w:cs="宋体"/>
                  <w:color w:val="auto"/>
                  <w:sz w:val="20"/>
                  <w:szCs w:val="20"/>
                  <w:lang w:val="en-US" w:eastAsia="zh-CN"/>
                </w:rPr>
                <w:t>修改</w:t>
              </w:r>
            </w:ins>
            <w:ins w:id="244" w:author="随遇而安 [2]" w:date="2024-12-23T17:13:53Z">
              <w:r>
                <w:rPr>
                  <w:rFonts w:hint="eastAsia" w:ascii="宋体" w:hAnsi="宋体" w:eastAsia="宋体" w:cs="宋体"/>
                  <w:color w:val="auto"/>
                  <w:sz w:val="20"/>
                  <w:szCs w:val="20"/>
                  <w:lang w:val="en-US" w:eastAsia="zh-CN"/>
                </w:rPr>
                <w:t>“</w:t>
              </w:r>
            </w:ins>
            <w:ins w:id="245" w:author="随遇而安 [2]" w:date="2024-12-23T17:13:59Z">
              <w:r>
                <w:rPr>
                  <w:rFonts w:hint="eastAsia" w:ascii="宋体" w:hAnsi="宋体" w:eastAsia="宋体" w:cs="宋体"/>
                  <w:color w:val="auto"/>
                  <w:sz w:val="20"/>
                  <w:szCs w:val="20"/>
                  <w:lang w:eastAsia="zh-CN"/>
                  <w:rPrChange w:id="246" w:author="随遇而安 [2]" w:date="2024-12-23T17:13:59Z">
                    <w:rPr>
                      <w:rFonts w:hint="eastAsia"/>
                    </w:rPr>
                  </w:rPrChange>
                </w:rPr>
                <w:t>安全生产管理协议</w:t>
              </w:r>
            </w:ins>
            <w:ins w:id="247" w:author="随遇而安 [2]" w:date="2024-12-23T17:13:53Z">
              <w:r>
                <w:rPr>
                  <w:rFonts w:hint="eastAsia" w:ascii="宋体" w:hAnsi="宋体" w:eastAsia="宋体" w:cs="宋体"/>
                  <w:color w:val="auto"/>
                  <w:sz w:val="20"/>
                  <w:szCs w:val="20"/>
                  <w:lang w:val="en-US" w:eastAsia="zh-CN"/>
                </w:rPr>
                <w:t>”</w:t>
              </w:r>
            </w:ins>
            <w:ins w:id="248" w:author="随遇而安 [2]" w:date="2024-12-23T17:14:02Z">
              <w:r>
                <w:rPr>
                  <w:rFonts w:hint="eastAsia" w:ascii="宋体" w:hAnsi="宋体" w:eastAsia="宋体" w:cs="宋体"/>
                  <w:color w:val="auto"/>
                  <w:sz w:val="20"/>
                  <w:szCs w:val="20"/>
                  <w:lang w:val="en-US" w:eastAsia="zh-CN"/>
                </w:rPr>
                <w:t>内容</w:t>
              </w:r>
            </w:ins>
            <w:ins w:id="249" w:author="随遇而安 [2]" w:date="2024-12-23T17:14:03Z">
              <w:r>
                <w:rPr>
                  <w:rFonts w:hint="eastAsia" w:ascii="宋体" w:hAnsi="宋体" w:eastAsia="宋体" w:cs="宋体"/>
                  <w:color w:val="auto"/>
                  <w:sz w:val="20"/>
                  <w:szCs w:val="20"/>
                  <w:lang w:val="en-US" w:eastAsia="zh-CN"/>
                </w:rPr>
                <w:t>；</w:t>
              </w:r>
            </w:ins>
          </w:p>
          <w:p w14:paraId="1A7D4480">
            <w:pPr>
              <w:widowControl/>
              <w:numPr>
                <w:ilvl w:val="0"/>
                <w:numId w:val="1"/>
                <w:ins w:id="251" w:author="随遇而安 [2]" w:date="2024-12-23T17:14:09Z"/>
              </w:numPr>
              <w:rPr>
                <w:rFonts w:hint="eastAsia" w:ascii="宋体" w:hAnsi="宋体" w:eastAsia="宋体" w:cs="宋体"/>
                <w:color w:val="auto"/>
                <w:sz w:val="20"/>
                <w:szCs w:val="20"/>
                <w:lang w:eastAsia="zh-CN"/>
                <w:rPrChange w:id="252" w:author="随遇而安 [2]" w:date="2023-08-11T14:50:23Z">
                  <w:rPr>
                    <w:rFonts w:ascii="宋体" w:hAnsi="宋体" w:eastAsia="宋体" w:cs="宋体"/>
                    <w:sz w:val="20"/>
                    <w:szCs w:val="20"/>
                    <w:lang w:eastAsia="zh-CN"/>
                  </w:rPr>
                </w:rPrChange>
              </w:rPr>
              <w:pPrChange w:id="250" w:author="随遇而安 [2]" w:date="2024-12-23T17:14:09Z">
                <w:pPr>
                  <w:widowControl/>
                </w:pPr>
              </w:pPrChange>
            </w:pPr>
            <w:ins w:id="253" w:author="随遇而安 [2]" w:date="2024-12-23T17:14:15Z">
              <w:r>
                <w:rPr>
                  <w:rFonts w:hint="eastAsia" w:ascii="宋体" w:hAnsi="宋体" w:eastAsia="宋体" w:cs="宋体"/>
                  <w:color w:val="auto"/>
                  <w:sz w:val="20"/>
                  <w:szCs w:val="20"/>
                  <w:lang w:val="en-US" w:eastAsia="zh-CN"/>
                </w:rPr>
                <w:t>对</w:t>
              </w:r>
            </w:ins>
            <w:ins w:id="254" w:author="随遇而安 [2]" w:date="2024-12-23T17:14:51Z">
              <w:r>
                <w:rPr>
                  <w:rFonts w:hint="eastAsia" w:ascii="宋体" w:hAnsi="宋体" w:eastAsia="宋体" w:cs="宋体"/>
                  <w:color w:val="auto"/>
                  <w:sz w:val="20"/>
                  <w:szCs w:val="20"/>
                  <w:lang w:val="en-US" w:eastAsia="zh-CN"/>
                </w:rPr>
                <w:t>“</w:t>
              </w:r>
            </w:ins>
            <w:ins w:id="255" w:author="随遇而安 [2]" w:date="2024-12-23T17:14:52Z">
              <w:r>
                <w:rPr>
                  <w:rFonts w:hint="eastAsia" w:ascii="宋体" w:hAnsi="宋体" w:eastAsia="宋体" w:cs="宋体"/>
                  <w:color w:val="auto"/>
                  <w:sz w:val="20"/>
                  <w:szCs w:val="20"/>
                  <w:lang w:val="en-US" w:eastAsia="zh-CN"/>
                </w:rPr>
                <w:t>职责</w:t>
              </w:r>
            </w:ins>
            <w:ins w:id="256" w:author="随遇而安 [2]" w:date="2024-12-23T17:14:53Z">
              <w:r>
                <w:rPr>
                  <w:rFonts w:hint="eastAsia" w:ascii="宋体" w:hAnsi="宋体" w:eastAsia="宋体" w:cs="宋体"/>
                  <w:color w:val="auto"/>
                  <w:sz w:val="20"/>
                  <w:szCs w:val="20"/>
                  <w:lang w:val="en-US" w:eastAsia="zh-CN"/>
                </w:rPr>
                <w:t>分工</w:t>
              </w:r>
            </w:ins>
            <w:ins w:id="257" w:author="随遇而安 [2]" w:date="2024-12-23T17:14:51Z">
              <w:r>
                <w:rPr>
                  <w:rFonts w:hint="eastAsia" w:ascii="宋体" w:hAnsi="宋体" w:eastAsia="宋体" w:cs="宋体"/>
                  <w:color w:val="auto"/>
                  <w:sz w:val="20"/>
                  <w:szCs w:val="20"/>
                  <w:lang w:val="en-US" w:eastAsia="zh-CN"/>
                </w:rPr>
                <w:t>”</w:t>
              </w:r>
            </w:ins>
            <w:ins w:id="258" w:author="随遇而安 [2]" w:date="2024-12-23T17:14:55Z">
              <w:r>
                <w:rPr>
                  <w:rFonts w:hint="eastAsia" w:ascii="宋体" w:hAnsi="宋体" w:eastAsia="宋体" w:cs="宋体"/>
                  <w:color w:val="auto"/>
                  <w:sz w:val="20"/>
                  <w:szCs w:val="20"/>
                  <w:lang w:val="en-US" w:eastAsia="zh-CN"/>
                </w:rPr>
                <w:t>进行</w:t>
              </w:r>
            </w:ins>
            <w:ins w:id="259" w:author="随遇而安 [2]" w:date="2024-12-23T17:14:56Z">
              <w:r>
                <w:rPr>
                  <w:rFonts w:hint="eastAsia" w:ascii="宋体" w:hAnsi="宋体" w:eastAsia="宋体" w:cs="宋体"/>
                  <w:color w:val="auto"/>
                  <w:sz w:val="20"/>
                  <w:szCs w:val="20"/>
                  <w:lang w:val="en-US" w:eastAsia="zh-CN"/>
                </w:rPr>
                <w:t>细化</w:t>
              </w:r>
            </w:ins>
            <w:ins w:id="260" w:author="随遇而安 [2]" w:date="2024-12-23T17:14:57Z">
              <w:r>
                <w:rPr>
                  <w:rFonts w:hint="eastAsia" w:ascii="宋体" w:hAnsi="宋体" w:eastAsia="宋体" w:cs="宋体"/>
                  <w:color w:val="auto"/>
                  <w:sz w:val="20"/>
                  <w:szCs w:val="20"/>
                  <w:lang w:val="en-US" w:eastAsia="zh-CN"/>
                </w:rPr>
                <w:t>。</w:t>
              </w:r>
            </w:ins>
          </w:p>
        </w:tc>
      </w:tr>
      <w:tr w14:paraId="5C6061F8">
        <w:tblPrEx>
          <w:tblCellMar>
            <w:top w:w="0" w:type="dxa"/>
            <w:left w:w="108" w:type="dxa"/>
            <w:bottom w:w="0" w:type="dxa"/>
            <w:right w:w="108" w:type="dxa"/>
          </w:tblCellMar>
        </w:tblPrEx>
        <w:trPr>
          <w:trHeight w:val="700" w:hRule="atLeast"/>
        </w:trPr>
        <w:tc>
          <w:tcPr>
            <w:tcW w:w="602" w:type="pct"/>
            <w:tcBorders>
              <w:top w:val="nil"/>
              <w:left w:val="single" w:color="auto" w:sz="4" w:space="0"/>
              <w:bottom w:val="single" w:color="auto" w:sz="4" w:space="0"/>
              <w:right w:val="single" w:color="auto" w:sz="4" w:space="0"/>
            </w:tcBorders>
            <w:shd w:val="clear" w:color="auto" w:fill="auto"/>
            <w:vAlign w:val="center"/>
          </w:tcPr>
          <w:p w14:paraId="0599B58D">
            <w:pPr>
              <w:widowControl/>
              <w:jc w:val="center"/>
              <w:rPr>
                <w:rFonts w:ascii="宋体" w:hAnsi="宋体" w:eastAsia="宋体" w:cs="宋体"/>
                <w:color w:val="auto"/>
                <w:sz w:val="20"/>
                <w:szCs w:val="20"/>
                <w:lang w:eastAsia="zh-CN"/>
                <w:rPrChange w:id="261"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262" w:author="随遇而安 [2]" w:date="2023-08-11T14:50:23Z">
                  <w:rPr>
                    <w:rFonts w:hint="eastAsia" w:ascii="宋体" w:hAnsi="宋体" w:eastAsia="宋体" w:cs="宋体"/>
                    <w:sz w:val="20"/>
                    <w:szCs w:val="20"/>
                    <w:lang w:eastAsia="zh-CN"/>
                  </w:rPr>
                </w:rPrChange>
              </w:rPr>
              <w:t>解释部门</w:t>
            </w:r>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2ACFEB5D">
            <w:pPr>
              <w:widowControl/>
              <w:rPr>
                <w:rFonts w:ascii="宋体" w:hAnsi="宋体" w:eastAsia="宋体" w:cs="宋体"/>
                <w:color w:val="auto"/>
                <w:sz w:val="20"/>
                <w:szCs w:val="20"/>
                <w:lang w:eastAsia="zh-CN"/>
                <w:rPrChange w:id="263" w:author="随遇而安 [2]" w:date="2023-08-11T14:50:23Z">
                  <w:rPr>
                    <w:rFonts w:ascii="宋体" w:hAnsi="宋体" w:eastAsia="宋体" w:cs="宋体"/>
                    <w:sz w:val="20"/>
                    <w:szCs w:val="20"/>
                    <w:lang w:eastAsia="zh-CN"/>
                  </w:rPr>
                </w:rPrChange>
              </w:rPr>
            </w:pPr>
            <w:r>
              <w:rPr>
                <w:rFonts w:hint="eastAsia" w:ascii="宋体" w:hAnsi="宋体" w:eastAsia="宋体" w:cs="宋体"/>
                <w:color w:val="auto"/>
                <w:sz w:val="20"/>
                <w:szCs w:val="20"/>
                <w:lang w:eastAsia="zh-CN"/>
                <w:rPrChange w:id="264" w:author="随遇而安 [2]" w:date="2023-08-11T14:50:23Z">
                  <w:rPr>
                    <w:rFonts w:hint="eastAsia" w:ascii="宋体" w:hAnsi="宋体" w:eastAsia="宋体" w:cs="宋体"/>
                    <w:sz w:val="20"/>
                    <w:szCs w:val="20"/>
                    <w:lang w:eastAsia="zh-CN"/>
                  </w:rPr>
                </w:rPrChange>
              </w:rPr>
              <w:t>安环品质部</w:t>
            </w:r>
          </w:p>
        </w:tc>
      </w:tr>
    </w:tbl>
    <w:p w14:paraId="7F0D6611">
      <w:pPr>
        <w:rPr>
          <w:color w:val="auto"/>
          <w:rPrChange w:id="265" w:author="随遇而安 [2]" w:date="2023-08-11T14:50:23Z">
            <w:rPr/>
          </w:rPrChange>
        </w:rPr>
      </w:pPr>
    </w:p>
    <w:p w14:paraId="2DEC5778">
      <w:pPr>
        <w:rPr>
          <w:color w:val="auto"/>
          <w:rPrChange w:id="266" w:author="随遇而安 [2]" w:date="2023-08-11T14:50:23Z">
            <w:rPr/>
          </w:rPrChange>
        </w:rPr>
        <w:sectPr>
          <w:pgSz w:w="11910" w:h="16840"/>
          <w:pgMar w:top="1440" w:right="1800" w:bottom="1440" w:left="1800" w:header="820" w:footer="822" w:gutter="0"/>
          <w:pgNumType w:fmt="decimal"/>
          <w:cols w:space="720" w:num="1"/>
          <w:docGrid w:linePitch="299" w:charSpace="0"/>
        </w:sectPr>
      </w:pPr>
    </w:p>
    <w:p w14:paraId="2356A0A2">
      <w:pPr>
        <w:rPr>
          <w:rFonts w:hint="eastAsia" w:ascii="仿宋" w:hAnsi="仿宋" w:eastAsia="仿宋" w:cs="仿宋"/>
          <w:color w:val="auto"/>
          <w:sz w:val="28"/>
          <w:szCs w:val="28"/>
          <w:rPrChange w:id="267" w:author="随遇而安 [2]" w:date="2024-12-23T17:07:28Z">
            <w:rPr/>
          </w:rPrChange>
        </w:rPr>
      </w:pPr>
    </w:p>
    <w:customXmlInsRangeStart w:id="268" w:author="随遇而安 [2]" w:date="2024-12-23T17:04:45Z"/>
    <w:sdt>
      <w:sdtPr>
        <w:rPr>
          <w:rFonts w:hint="eastAsia" w:ascii="仿宋" w:hAnsi="仿宋" w:eastAsia="仿宋" w:cs="仿宋"/>
          <w:b/>
          <w:bCs/>
          <w:sz w:val="28"/>
          <w:szCs w:val="28"/>
          <w:lang w:val="en-US" w:eastAsia="en-US" w:bidi="ar-SA"/>
        </w:rPr>
        <w:id w:val="147471491"/>
        <w15:color w:val="DBDBDB"/>
        <w:docPartObj>
          <w:docPartGallery w:val="Table of Contents"/>
          <w:docPartUnique/>
        </w:docPartObj>
      </w:sdtPr>
      <w:sdtEndPr>
        <w:rPr>
          <w:rFonts w:hint="eastAsia" w:ascii="仿宋" w:hAnsi="仿宋" w:eastAsia="仿宋" w:cs="仿宋"/>
          <w:b/>
          <w:bCs/>
          <w:sz w:val="28"/>
          <w:szCs w:val="28"/>
          <w:lang w:val="en-US" w:eastAsia="en-US" w:bidi="ar-SA"/>
        </w:rPr>
      </w:sdtEndPr>
      <w:sdtContent>
        <w:customXmlInsRangeEnd w:id="268"/>
        <w:p w14:paraId="5B8D846B">
          <w:pPr>
            <w:spacing w:before="0" w:beforeLines="0" w:after="0" w:afterLines="0" w:line="240" w:lineRule="auto"/>
            <w:ind w:left="0" w:leftChars="0" w:right="0" w:rightChars="0" w:firstLine="0" w:firstLineChars="0"/>
            <w:jc w:val="center"/>
            <w:rPr>
              <w:ins w:id="270" w:author="随遇而安 [2]" w:date="2024-12-23T17:04:45Z"/>
              <w:rFonts w:hint="eastAsia" w:ascii="仿宋" w:hAnsi="仿宋" w:eastAsia="仿宋" w:cs="仿宋"/>
              <w:b/>
              <w:bCs/>
              <w:sz w:val="28"/>
              <w:szCs w:val="28"/>
              <w:rPrChange w:id="271" w:author="随遇而安 [2]" w:date="2024-12-23T17:07:49Z">
                <w:rPr>
                  <w:ins w:id="272" w:author="随遇而安 [2]" w:date="2024-12-23T17:04:45Z"/>
                </w:rPr>
              </w:rPrChange>
            </w:rPr>
          </w:pPr>
          <w:ins w:id="274" w:author="随遇而安 [2]" w:date="2024-12-23T17:04:45Z">
            <w:r>
              <w:rPr>
                <w:rFonts w:hint="eastAsia" w:ascii="仿宋" w:hAnsi="仿宋" w:eastAsia="仿宋" w:cs="仿宋"/>
                <w:b/>
                <w:bCs/>
                <w:sz w:val="28"/>
                <w:szCs w:val="28"/>
                <w:rPrChange w:id="275" w:author="随遇而安 [2]" w:date="2024-12-23T17:07:49Z">
                  <w:rPr>
                    <w:rFonts w:ascii="宋体" w:hAnsi="宋体" w:eastAsia="宋体"/>
                    <w:sz w:val="21"/>
                  </w:rPr>
                </w:rPrChange>
              </w:rPr>
              <w:t>目录</w:t>
            </w:r>
          </w:ins>
        </w:p>
        <w:p w14:paraId="4289C7AE">
          <w:pPr>
            <w:pStyle w:val="5"/>
            <w:tabs>
              <w:tab w:val="right" w:leader="dot" w:pos="8306"/>
            </w:tabs>
            <w:rPr>
              <w:ins w:id="276" w:author="随遇而安 [2]" w:date="2024-12-23T17:13:34Z"/>
            </w:rPr>
          </w:pPr>
          <w:ins w:id="277" w:author="随遇而安 [2]" w:date="2024-12-23T17:04:45Z">
            <w:r>
              <w:rPr>
                <w:rFonts w:hint="eastAsia" w:ascii="仿宋" w:hAnsi="仿宋" w:eastAsia="仿宋" w:cs="仿宋"/>
                <w:b w:val="0"/>
                <w:bCs w:val="0"/>
                <w:sz w:val="28"/>
                <w:szCs w:val="28"/>
                <w:rPrChange w:id="278" w:author="随遇而安 [2]" w:date="2024-12-23T17:07:49Z">
                  <w:rPr/>
                </w:rPrChange>
              </w:rPr>
              <w:fldChar w:fldCharType="begin"/>
            </w:r>
          </w:ins>
          <w:ins w:id="279" w:author="随遇而安 [2]" w:date="2024-12-23T17:04:45Z">
            <w:r>
              <w:rPr>
                <w:rFonts w:hint="eastAsia" w:ascii="仿宋" w:hAnsi="仿宋" w:eastAsia="仿宋" w:cs="仿宋"/>
                <w:b w:val="0"/>
                <w:bCs w:val="0"/>
                <w:sz w:val="28"/>
                <w:szCs w:val="28"/>
                <w:rPrChange w:id="280" w:author="随遇而安 [2]" w:date="2024-12-23T17:07:49Z">
                  <w:rPr/>
                </w:rPrChange>
              </w:rPr>
              <w:instrText xml:space="preserve">TOC \o "1-1" \h \u </w:instrText>
            </w:r>
          </w:ins>
          <w:ins w:id="281" w:author="随遇而安 [2]" w:date="2024-12-23T17:04:45Z">
            <w:r>
              <w:rPr>
                <w:rFonts w:hint="eastAsia" w:ascii="仿宋" w:hAnsi="仿宋" w:eastAsia="仿宋" w:cs="仿宋"/>
                <w:b w:val="0"/>
                <w:bCs w:val="0"/>
                <w:sz w:val="28"/>
                <w:szCs w:val="28"/>
                <w:rPrChange w:id="282" w:author="随遇而安 [2]" w:date="2024-12-23T17:07:49Z">
                  <w:rPr/>
                </w:rPrChange>
              </w:rPr>
              <w:fldChar w:fldCharType="separate"/>
            </w:r>
          </w:ins>
          <w:ins w:id="283" w:author="随遇而安 [2]" w:date="2024-12-23T17:13:34Z">
            <w:r>
              <w:rPr>
                <w:rFonts w:hint="eastAsia" w:ascii="仿宋" w:hAnsi="仿宋" w:eastAsia="仿宋" w:cs="仿宋"/>
                <w:bCs w:val="0"/>
                <w:szCs w:val="28"/>
              </w:rPr>
              <w:fldChar w:fldCharType="begin"/>
            </w:r>
          </w:ins>
          <w:ins w:id="284" w:author="随遇而安 [2]" w:date="2024-12-23T17:13:34Z">
            <w:r>
              <w:rPr>
                <w:rFonts w:hint="eastAsia" w:ascii="仿宋" w:hAnsi="仿宋" w:eastAsia="仿宋" w:cs="仿宋"/>
                <w:bCs w:val="0"/>
                <w:szCs w:val="28"/>
              </w:rPr>
              <w:instrText xml:space="preserve"> HYPERLINK \l _Toc18670 </w:instrText>
            </w:r>
          </w:ins>
          <w:ins w:id="285" w:author="随遇而安 [2]" w:date="2024-12-23T17:13:34Z">
            <w:r>
              <w:rPr>
                <w:rFonts w:hint="eastAsia" w:ascii="仿宋" w:hAnsi="仿宋" w:eastAsia="仿宋" w:cs="仿宋"/>
                <w:bCs w:val="0"/>
                <w:szCs w:val="28"/>
              </w:rPr>
              <w:fldChar w:fldCharType="separate"/>
            </w:r>
          </w:ins>
          <w:ins w:id="286" w:author="随遇而安 [2]" w:date="2024-12-23T17:13:34Z">
            <w:r>
              <w:rPr>
                <w:rFonts w:hint="default" w:ascii="宋体" w:hAnsiTheme="minorHAnsi" w:eastAsiaTheme="minorHAnsi" w:cstheme="minorBidi"/>
                <w:kern w:val="0"/>
                <w:szCs w:val="22"/>
                <w:lang w:val="en-US" w:eastAsia="zh-CN" w:bidi="ar-SA"/>
              </w:rPr>
              <w:t xml:space="preserve">1. </w:t>
            </w:r>
          </w:ins>
          <w:ins w:id="287" w:author="随遇而安 [2]" w:date="2024-12-23T17:13:34Z">
            <w:r>
              <w:rPr>
                <w:rFonts w:hint="eastAsia" w:ascii="仿宋" w:hAnsi="仿宋" w:eastAsia="仿宋" w:cs="仿宋"/>
                <w:kern w:val="2"/>
                <w:szCs w:val="24"/>
                <w:highlight w:val="none"/>
                <w:lang w:eastAsia="zh-CN"/>
              </w:rPr>
              <w:t>目的</w:t>
            </w:r>
          </w:ins>
          <w:ins w:id="288" w:author="随遇而安 [2]" w:date="2024-12-23T17:13:34Z">
            <w:r>
              <w:rPr/>
              <w:tab/>
            </w:r>
          </w:ins>
          <w:ins w:id="289" w:author="随遇而安 [2]" w:date="2024-12-23T17:13:34Z">
            <w:r>
              <w:rPr/>
              <w:fldChar w:fldCharType="begin"/>
            </w:r>
          </w:ins>
          <w:ins w:id="290" w:author="随遇而安 [2]" w:date="2024-12-23T17:13:34Z">
            <w:r>
              <w:rPr/>
              <w:instrText xml:space="preserve"> PAGEREF _Toc18670 \h </w:instrText>
            </w:r>
          </w:ins>
          <w:ins w:id="291" w:author="随遇而安 [2]" w:date="2024-12-23T17:13:34Z">
            <w:r>
              <w:rPr/>
              <w:fldChar w:fldCharType="separate"/>
            </w:r>
          </w:ins>
          <w:ins w:id="292" w:author="随遇而安 [2]" w:date="2024-12-23T17:13:34Z">
            <w:r>
              <w:rPr/>
              <w:t>4</w:t>
            </w:r>
          </w:ins>
          <w:ins w:id="293" w:author="随遇而安 [2]" w:date="2024-12-23T17:13:34Z">
            <w:r>
              <w:rPr/>
              <w:fldChar w:fldCharType="end"/>
            </w:r>
          </w:ins>
          <w:ins w:id="294" w:author="随遇而安 [2]" w:date="2024-12-23T17:13:34Z">
            <w:r>
              <w:rPr>
                <w:rFonts w:hint="eastAsia" w:ascii="仿宋" w:hAnsi="仿宋" w:eastAsia="仿宋" w:cs="仿宋"/>
                <w:bCs w:val="0"/>
                <w:szCs w:val="28"/>
              </w:rPr>
              <w:fldChar w:fldCharType="end"/>
            </w:r>
          </w:ins>
        </w:p>
        <w:p w14:paraId="596F5257">
          <w:pPr>
            <w:pStyle w:val="5"/>
            <w:tabs>
              <w:tab w:val="right" w:leader="dot" w:pos="8306"/>
            </w:tabs>
            <w:rPr>
              <w:ins w:id="295" w:author="随遇而安 [2]" w:date="2024-12-23T17:13:34Z"/>
            </w:rPr>
          </w:pPr>
          <w:ins w:id="296" w:author="随遇而安 [2]" w:date="2024-12-23T17:13:34Z">
            <w:r>
              <w:rPr>
                <w:rFonts w:hint="eastAsia" w:ascii="仿宋" w:hAnsi="仿宋" w:eastAsia="仿宋" w:cs="仿宋"/>
                <w:szCs w:val="28"/>
              </w:rPr>
              <w:fldChar w:fldCharType="begin"/>
            </w:r>
          </w:ins>
          <w:ins w:id="297" w:author="随遇而安 [2]" w:date="2024-12-23T17:13:34Z">
            <w:r>
              <w:rPr>
                <w:rFonts w:hint="eastAsia" w:ascii="仿宋" w:hAnsi="仿宋" w:eastAsia="仿宋" w:cs="仿宋"/>
                <w:szCs w:val="28"/>
              </w:rPr>
              <w:instrText xml:space="preserve"> HYPERLINK \l _Toc7538 </w:instrText>
            </w:r>
          </w:ins>
          <w:ins w:id="298" w:author="随遇而安 [2]" w:date="2024-12-23T17:13:34Z">
            <w:r>
              <w:rPr>
                <w:rFonts w:hint="eastAsia" w:ascii="仿宋" w:hAnsi="仿宋" w:eastAsia="仿宋" w:cs="仿宋"/>
                <w:szCs w:val="28"/>
              </w:rPr>
              <w:fldChar w:fldCharType="separate"/>
            </w:r>
          </w:ins>
          <w:ins w:id="299" w:author="随遇而安 [2]" w:date="2024-12-23T17:13:34Z">
            <w:r>
              <w:rPr>
                <w:rFonts w:hint="default" w:ascii="仿宋" w:hAnsi="仿宋" w:eastAsia="仿宋" w:cs="仿宋"/>
                <w:kern w:val="2"/>
                <w:szCs w:val="24"/>
                <w:lang w:eastAsia="zh-CN"/>
              </w:rPr>
              <w:t xml:space="preserve">2. </w:t>
            </w:r>
          </w:ins>
          <w:ins w:id="300" w:author="随遇而安 [2]" w:date="2024-12-23T17:13:34Z">
            <w:r>
              <w:rPr>
                <w:rFonts w:hint="eastAsia" w:ascii="仿宋" w:hAnsi="仿宋" w:eastAsia="仿宋" w:cs="仿宋"/>
                <w:kern w:val="2"/>
                <w:szCs w:val="24"/>
                <w:highlight w:val="none"/>
                <w:lang w:eastAsia="zh-CN"/>
              </w:rPr>
              <w:t>适用范围</w:t>
            </w:r>
          </w:ins>
          <w:ins w:id="301" w:author="随遇而安 [2]" w:date="2024-12-23T17:13:34Z">
            <w:r>
              <w:rPr/>
              <w:tab/>
            </w:r>
          </w:ins>
          <w:ins w:id="302" w:author="随遇而安 [2]" w:date="2024-12-23T17:13:34Z">
            <w:r>
              <w:rPr/>
              <w:fldChar w:fldCharType="begin"/>
            </w:r>
          </w:ins>
          <w:ins w:id="303" w:author="随遇而安 [2]" w:date="2024-12-23T17:13:34Z">
            <w:r>
              <w:rPr/>
              <w:instrText xml:space="preserve"> PAGEREF _Toc7538 \h </w:instrText>
            </w:r>
          </w:ins>
          <w:ins w:id="304" w:author="随遇而安 [2]" w:date="2024-12-23T17:13:34Z">
            <w:r>
              <w:rPr/>
              <w:fldChar w:fldCharType="separate"/>
            </w:r>
          </w:ins>
          <w:ins w:id="305" w:author="随遇而安 [2]" w:date="2024-12-23T17:13:34Z">
            <w:r>
              <w:rPr/>
              <w:t>4</w:t>
            </w:r>
          </w:ins>
          <w:ins w:id="306" w:author="随遇而安 [2]" w:date="2024-12-23T17:13:34Z">
            <w:r>
              <w:rPr/>
              <w:fldChar w:fldCharType="end"/>
            </w:r>
          </w:ins>
          <w:ins w:id="307" w:author="随遇而安 [2]" w:date="2024-12-23T17:13:34Z">
            <w:r>
              <w:rPr>
                <w:rFonts w:hint="eastAsia" w:ascii="仿宋" w:hAnsi="仿宋" w:eastAsia="仿宋" w:cs="仿宋"/>
                <w:szCs w:val="28"/>
              </w:rPr>
              <w:fldChar w:fldCharType="end"/>
            </w:r>
          </w:ins>
        </w:p>
        <w:p w14:paraId="53C0B58F">
          <w:pPr>
            <w:pStyle w:val="5"/>
            <w:tabs>
              <w:tab w:val="right" w:leader="dot" w:pos="8306"/>
            </w:tabs>
            <w:rPr>
              <w:ins w:id="308" w:author="随遇而安 [2]" w:date="2024-12-23T17:13:34Z"/>
            </w:rPr>
          </w:pPr>
          <w:ins w:id="309" w:author="随遇而安 [2]" w:date="2024-12-23T17:13:34Z">
            <w:r>
              <w:rPr>
                <w:rFonts w:hint="eastAsia" w:ascii="仿宋" w:hAnsi="仿宋" w:eastAsia="仿宋" w:cs="仿宋"/>
                <w:szCs w:val="28"/>
              </w:rPr>
              <w:fldChar w:fldCharType="begin"/>
            </w:r>
          </w:ins>
          <w:ins w:id="310" w:author="随遇而安 [2]" w:date="2024-12-23T17:13:34Z">
            <w:r>
              <w:rPr>
                <w:rFonts w:hint="eastAsia" w:ascii="仿宋" w:hAnsi="仿宋" w:eastAsia="仿宋" w:cs="仿宋"/>
                <w:szCs w:val="28"/>
              </w:rPr>
              <w:instrText xml:space="preserve"> HYPERLINK \l _Toc30572 </w:instrText>
            </w:r>
          </w:ins>
          <w:ins w:id="311" w:author="随遇而安 [2]" w:date="2024-12-23T17:13:34Z">
            <w:r>
              <w:rPr>
                <w:rFonts w:hint="eastAsia" w:ascii="仿宋" w:hAnsi="仿宋" w:eastAsia="仿宋" w:cs="仿宋"/>
                <w:szCs w:val="28"/>
              </w:rPr>
              <w:fldChar w:fldCharType="separate"/>
            </w:r>
          </w:ins>
          <w:ins w:id="312" w:author="随遇而安 [2]" w:date="2024-12-23T17:13:34Z">
            <w:r>
              <w:rPr>
                <w:rFonts w:hint="default" w:ascii="仿宋" w:hAnsi="仿宋" w:eastAsia="仿宋" w:cs="仿宋"/>
                <w:bCs w:val="0"/>
                <w:kern w:val="2"/>
                <w:szCs w:val="24"/>
                <w:lang w:eastAsia="zh-CN"/>
              </w:rPr>
              <w:t xml:space="preserve">3. </w:t>
            </w:r>
          </w:ins>
          <w:ins w:id="313" w:author="随遇而安 [2]" w:date="2024-12-23T17:13:34Z">
            <w:r>
              <w:rPr>
                <w:rFonts w:hint="eastAsia" w:ascii="仿宋" w:hAnsi="仿宋" w:eastAsia="仿宋" w:cs="仿宋"/>
                <w:bCs w:val="0"/>
                <w:kern w:val="2"/>
                <w:szCs w:val="24"/>
                <w:highlight w:val="none"/>
                <w:lang w:eastAsia="zh-CN"/>
              </w:rPr>
              <w:t>编制依据</w:t>
            </w:r>
          </w:ins>
          <w:ins w:id="314" w:author="随遇而安 [2]" w:date="2024-12-23T17:13:34Z">
            <w:r>
              <w:rPr/>
              <w:tab/>
            </w:r>
          </w:ins>
          <w:ins w:id="315" w:author="随遇而安 [2]" w:date="2024-12-23T17:13:34Z">
            <w:r>
              <w:rPr/>
              <w:fldChar w:fldCharType="begin"/>
            </w:r>
          </w:ins>
          <w:ins w:id="316" w:author="随遇而安 [2]" w:date="2024-12-23T17:13:34Z">
            <w:r>
              <w:rPr/>
              <w:instrText xml:space="preserve"> PAGEREF _Toc30572 \h </w:instrText>
            </w:r>
          </w:ins>
          <w:ins w:id="317" w:author="随遇而安 [2]" w:date="2024-12-23T17:13:34Z">
            <w:r>
              <w:rPr/>
              <w:fldChar w:fldCharType="separate"/>
            </w:r>
          </w:ins>
          <w:ins w:id="318" w:author="随遇而安 [2]" w:date="2024-12-23T17:13:34Z">
            <w:r>
              <w:rPr/>
              <w:t>4</w:t>
            </w:r>
          </w:ins>
          <w:ins w:id="319" w:author="随遇而安 [2]" w:date="2024-12-23T17:13:34Z">
            <w:r>
              <w:rPr/>
              <w:fldChar w:fldCharType="end"/>
            </w:r>
          </w:ins>
          <w:ins w:id="320" w:author="随遇而安 [2]" w:date="2024-12-23T17:13:34Z">
            <w:r>
              <w:rPr>
                <w:rFonts w:hint="eastAsia" w:ascii="仿宋" w:hAnsi="仿宋" w:eastAsia="仿宋" w:cs="仿宋"/>
                <w:szCs w:val="28"/>
              </w:rPr>
              <w:fldChar w:fldCharType="end"/>
            </w:r>
          </w:ins>
        </w:p>
        <w:p w14:paraId="07ACB456">
          <w:pPr>
            <w:pStyle w:val="5"/>
            <w:tabs>
              <w:tab w:val="right" w:leader="dot" w:pos="8306"/>
            </w:tabs>
            <w:rPr>
              <w:ins w:id="321" w:author="随遇而安 [2]" w:date="2024-12-23T17:13:34Z"/>
            </w:rPr>
          </w:pPr>
          <w:ins w:id="322" w:author="随遇而安 [2]" w:date="2024-12-23T17:13:34Z">
            <w:r>
              <w:rPr>
                <w:rFonts w:hint="eastAsia" w:ascii="仿宋" w:hAnsi="仿宋" w:eastAsia="仿宋" w:cs="仿宋"/>
                <w:szCs w:val="28"/>
              </w:rPr>
              <w:fldChar w:fldCharType="begin"/>
            </w:r>
          </w:ins>
          <w:ins w:id="323" w:author="随遇而安 [2]" w:date="2024-12-23T17:13:34Z">
            <w:r>
              <w:rPr>
                <w:rFonts w:hint="eastAsia" w:ascii="仿宋" w:hAnsi="仿宋" w:eastAsia="仿宋" w:cs="仿宋"/>
                <w:szCs w:val="28"/>
              </w:rPr>
              <w:instrText xml:space="preserve"> HYPERLINK \l _Toc10075 </w:instrText>
            </w:r>
          </w:ins>
          <w:ins w:id="324" w:author="随遇而安 [2]" w:date="2024-12-23T17:13:34Z">
            <w:r>
              <w:rPr>
                <w:rFonts w:hint="eastAsia" w:ascii="仿宋" w:hAnsi="仿宋" w:eastAsia="仿宋" w:cs="仿宋"/>
                <w:szCs w:val="28"/>
              </w:rPr>
              <w:fldChar w:fldCharType="separate"/>
            </w:r>
          </w:ins>
          <w:ins w:id="325" w:author="随遇而安 [2]" w:date="2024-12-23T17:13:34Z">
            <w:r>
              <w:rPr>
                <w:rFonts w:hint="default" w:ascii="仿宋" w:hAnsi="仿宋" w:eastAsia="仿宋" w:cs="仿宋"/>
                <w:bCs w:val="0"/>
                <w:kern w:val="2"/>
                <w:szCs w:val="24"/>
                <w:lang w:eastAsia="zh-CN"/>
              </w:rPr>
              <w:t xml:space="preserve">4. </w:t>
            </w:r>
          </w:ins>
          <w:ins w:id="326" w:author="随遇而安 [2]" w:date="2024-12-23T17:13:34Z">
            <w:r>
              <w:rPr>
                <w:rFonts w:hint="eastAsia" w:ascii="仿宋" w:hAnsi="仿宋" w:eastAsia="仿宋" w:cs="仿宋"/>
                <w:bCs w:val="0"/>
                <w:kern w:val="2"/>
                <w:szCs w:val="24"/>
                <w:highlight w:val="none"/>
                <w:lang w:val="en-US" w:eastAsia="zh-CN" w:bidi="ar-SA"/>
              </w:rPr>
              <w:t>职责分工</w:t>
            </w:r>
          </w:ins>
          <w:ins w:id="327" w:author="随遇而安 [2]" w:date="2024-12-23T17:13:34Z">
            <w:r>
              <w:rPr/>
              <w:tab/>
            </w:r>
          </w:ins>
          <w:ins w:id="328" w:author="随遇而安 [2]" w:date="2024-12-23T17:13:34Z">
            <w:r>
              <w:rPr/>
              <w:fldChar w:fldCharType="begin"/>
            </w:r>
          </w:ins>
          <w:ins w:id="329" w:author="随遇而安 [2]" w:date="2024-12-23T17:13:34Z">
            <w:r>
              <w:rPr/>
              <w:instrText xml:space="preserve"> PAGEREF _Toc10075 \h </w:instrText>
            </w:r>
          </w:ins>
          <w:ins w:id="330" w:author="随遇而安 [2]" w:date="2024-12-23T17:13:34Z">
            <w:r>
              <w:rPr/>
              <w:fldChar w:fldCharType="separate"/>
            </w:r>
          </w:ins>
          <w:ins w:id="331" w:author="随遇而安 [2]" w:date="2024-12-23T17:13:34Z">
            <w:r>
              <w:rPr/>
              <w:t>4</w:t>
            </w:r>
          </w:ins>
          <w:ins w:id="332" w:author="随遇而安 [2]" w:date="2024-12-23T17:13:34Z">
            <w:r>
              <w:rPr/>
              <w:fldChar w:fldCharType="end"/>
            </w:r>
          </w:ins>
          <w:ins w:id="333" w:author="随遇而安 [2]" w:date="2024-12-23T17:13:34Z">
            <w:r>
              <w:rPr>
                <w:rFonts w:hint="eastAsia" w:ascii="仿宋" w:hAnsi="仿宋" w:eastAsia="仿宋" w:cs="仿宋"/>
                <w:szCs w:val="28"/>
              </w:rPr>
              <w:fldChar w:fldCharType="end"/>
            </w:r>
          </w:ins>
        </w:p>
        <w:p w14:paraId="2A5A1527">
          <w:pPr>
            <w:pStyle w:val="5"/>
            <w:tabs>
              <w:tab w:val="right" w:leader="dot" w:pos="8306"/>
            </w:tabs>
            <w:rPr>
              <w:ins w:id="334" w:author="随遇而安 [2]" w:date="2024-12-23T17:13:34Z"/>
            </w:rPr>
          </w:pPr>
          <w:ins w:id="335" w:author="随遇而安 [2]" w:date="2024-12-23T17:13:34Z">
            <w:r>
              <w:rPr>
                <w:rFonts w:hint="eastAsia" w:ascii="仿宋" w:hAnsi="仿宋" w:eastAsia="仿宋" w:cs="仿宋"/>
                <w:szCs w:val="28"/>
              </w:rPr>
              <w:fldChar w:fldCharType="begin"/>
            </w:r>
          </w:ins>
          <w:ins w:id="336" w:author="随遇而安 [2]" w:date="2024-12-23T17:13:34Z">
            <w:r>
              <w:rPr>
                <w:rFonts w:hint="eastAsia" w:ascii="仿宋" w:hAnsi="仿宋" w:eastAsia="仿宋" w:cs="仿宋"/>
                <w:szCs w:val="28"/>
              </w:rPr>
              <w:instrText xml:space="preserve"> HYPERLINK \l _Toc20648 </w:instrText>
            </w:r>
          </w:ins>
          <w:ins w:id="337" w:author="随遇而安 [2]" w:date="2024-12-23T17:13:34Z">
            <w:r>
              <w:rPr>
                <w:rFonts w:hint="eastAsia" w:ascii="仿宋" w:hAnsi="仿宋" w:eastAsia="仿宋" w:cs="仿宋"/>
                <w:szCs w:val="28"/>
              </w:rPr>
              <w:fldChar w:fldCharType="separate"/>
            </w:r>
          </w:ins>
          <w:ins w:id="338" w:author="随遇而安 [2]" w:date="2024-12-23T17:13:34Z">
            <w:r>
              <w:rPr>
                <w:rFonts w:hint="default" w:ascii="仿宋" w:hAnsi="仿宋" w:eastAsia="仿宋" w:cs="仿宋"/>
                <w:kern w:val="2"/>
                <w:szCs w:val="24"/>
                <w:lang w:eastAsia="zh-CN"/>
              </w:rPr>
              <w:t xml:space="preserve">5. </w:t>
            </w:r>
          </w:ins>
          <w:ins w:id="339" w:author="随遇而安 [2]" w:date="2024-12-23T17:13:34Z">
            <w:r>
              <w:rPr>
                <w:rFonts w:hint="eastAsia" w:ascii="仿宋" w:hAnsi="仿宋" w:eastAsia="仿宋" w:cs="仿宋"/>
                <w:kern w:val="2"/>
                <w:szCs w:val="24"/>
                <w:highlight w:val="none"/>
                <w:lang w:eastAsia="zh-CN"/>
              </w:rPr>
              <w:t>相关方准入</w:t>
            </w:r>
          </w:ins>
          <w:ins w:id="340" w:author="随遇而安 [2]" w:date="2024-12-23T17:13:34Z">
            <w:r>
              <w:rPr/>
              <w:tab/>
            </w:r>
          </w:ins>
          <w:ins w:id="341" w:author="随遇而安 [2]" w:date="2024-12-23T17:13:34Z">
            <w:r>
              <w:rPr/>
              <w:fldChar w:fldCharType="begin"/>
            </w:r>
          </w:ins>
          <w:ins w:id="342" w:author="随遇而安 [2]" w:date="2024-12-23T17:13:34Z">
            <w:r>
              <w:rPr/>
              <w:instrText xml:space="preserve"> PAGEREF _Toc20648 \h </w:instrText>
            </w:r>
          </w:ins>
          <w:ins w:id="343" w:author="随遇而安 [2]" w:date="2024-12-23T17:13:34Z">
            <w:r>
              <w:rPr/>
              <w:fldChar w:fldCharType="separate"/>
            </w:r>
          </w:ins>
          <w:ins w:id="344" w:author="随遇而安 [2]" w:date="2024-12-23T17:13:34Z">
            <w:r>
              <w:rPr/>
              <w:t>5</w:t>
            </w:r>
          </w:ins>
          <w:ins w:id="345" w:author="随遇而安 [2]" w:date="2024-12-23T17:13:34Z">
            <w:r>
              <w:rPr/>
              <w:fldChar w:fldCharType="end"/>
            </w:r>
          </w:ins>
          <w:ins w:id="346" w:author="随遇而安 [2]" w:date="2024-12-23T17:13:34Z">
            <w:r>
              <w:rPr>
                <w:rFonts w:hint="eastAsia" w:ascii="仿宋" w:hAnsi="仿宋" w:eastAsia="仿宋" w:cs="仿宋"/>
                <w:szCs w:val="28"/>
              </w:rPr>
              <w:fldChar w:fldCharType="end"/>
            </w:r>
          </w:ins>
        </w:p>
        <w:p w14:paraId="7D986BCF">
          <w:pPr>
            <w:pStyle w:val="5"/>
            <w:tabs>
              <w:tab w:val="right" w:leader="dot" w:pos="8306"/>
            </w:tabs>
            <w:rPr>
              <w:ins w:id="347" w:author="随遇而安 [2]" w:date="2024-12-23T17:13:34Z"/>
            </w:rPr>
          </w:pPr>
          <w:ins w:id="348" w:author="随遇而安 [2]" w:date="2024-12-23T17:13:34Z">
            <w:r>
              <w:rPr>
                <w:rFonts w:hint="eastAsia" w:ascii="仿宋" w:hAnsi="仿宋" w:eastAsia="仿宋" w:cs="仿宋"/>
                <w:szCs w:val="28"/>
              </w:rPr>
              <w:fldChar w:fldCharType="begin"/>
            </w:r>
          </w:ins>
          <w:ins w:id="349" w:author="随遇而安 [2]" w:date="2024-12-23T17:13:34Z">
            <w:r>
              <w:rPr>
                <w:rFonts w:hint="eastAsia" w:ascii="仿宋" w:hAnsi="仿宋" w:eastAsia="仿宋" w:cs="仿宋"/>
                <w:szCs w:val="28"/>
              </w:rPr>
              <w:instrText xml:space="preserve"> HYPERLINK \l _Toc4452 </w:instrText>
            </w:r>
          </w:ins>
          <w:ins w:id="350" w:author="随遇而安 [2]" w:date="2024-12-23T17:13:34Z">
            <w:r>
              <w:rPr>
                <w:rFonts w:hint="eastAsia" w:ascii="仿宋" w:hAnsi="仿宋" w:eastAsia="仿宋" w:cs="仿宋"/>
                <w:szCs w:val="28"/>
              </w:rPr>
              <w:fldChar w:fldCharType="separate"/>
            </w:r>
          </w:ins>
          <w:ins w:id="351" w:author="随遇而安 [2]" w:date="2024-12-23T17:13:34Z">
            <w:r>
              <w:rPr>
                <w:rFonts w:hint="default" w:ascii="仿宋" w:hAnsi="仿宋" w:eastAsia="仿宋" w:cs="仿宋"/>
                <w:bCs w:val="0"/>
                <w:kern w:val="2"/>
                <w:szCs w:val="24"/>
                <w:lang w:eastAsia="zh-CN"/>
              </w:rPr>
              <w:t xml:space="preserve">6. </w:t>
            </w:r>
          </w:ins>
          <w:ins w:id="352" w:author="随遇而安 [2]" w:date="2024-12-23T17:13:34Z">
            <w:r>
              <w:rPr>
                <w:rFonts w:hint="eastAsia" w:ascii="仿宋" w:hAnsi="仿宋" w:eastAsia="仿宋" w:cs="仿宋"/>
                <w:bCs w:val="0"/>
                <w:kern w:val="2"/>
                <w:szCs w:val="24"/>
                <w:highlight w:val="none"/>
                <w:lang w:eastAsia="zh-CN"/>
              </w:rPr>
              <w:t>安全协议</w:t>
            </w:r>
          </w:ins>
          <w:ins w:id="353" w:author="随遇而安 [2]" w:date="2024-12-23T17:13:34Z">
            <w:r>
              <w:rPr/>
              <w:tab/>
            </w:r>
          </w:ins>
          <w:ins w:id="354" w:author="随遇而安 [2]" w:date="2024-12-23T17:13:34Z">
            <w:r>
              <w:rPr/>
              <w:fldChar w:fldCharType="begin"/>
            </w:r>
          </w:ins>
          <w:ins w:id="355" w:author="随遇而安 [2]" w:date="2024-12-23T17:13:34Z">
            <w:r>
              <w:rPr/>
              <w:instrText xml:space="preserve"> PAGEREF _Toc4452 \h </w:instrText>
            </w:r>
          </w:ins>
          <w:ins w:id="356" w:author="随遇而安 [2]" w:date="2024-12-23T17:13:34Z">
            <w:r>
              <w:rPr/>
              <w:fldChar w:fldCharType="separate"/>
            </w:r>
          </w:ins>
          <w:ins w:id="357" w:author="随遇而安 [2]" w:date="2024-12-23T17:13:34Z">
            <w:r>
              <w:rPr/>
              <w:t>6</w:t>
            </w:r>
          </w:ins>
          <w:ins w:id="358" w:author="随遇而安 [2]" w:date="2024-12-23T17:13:34Z">
            <w:r>
              <w:rPr/>
              <w:fldChar w:fldCharType="end"/>
            </w:r>
          </w:ins>
          <w:ins w:id="359" w:author="随遇而安 [2]" w:date="2024-12-23T17:13:34Z">
            <w:r>
              <w:rPr>
                <w:rFonts w:hint="eastAsia" w:ascii="仿宋" w:hAnsi="仿宋" w:eastAsia="仿宋" w:cs="仿宋"/>
                <w:szCs w:val="28"/>
              </w:rPr>
              <w:fldChar w:fldCharType="end"/>
            </w:r>
          </w:ins>
        </w:p>
        <w:p w14:paraId="2F35E800">
          <w:pPr>
            <w:pStyle w:val="5"/>
            <w:tabs>
              <w:tab w:val="right" w:leader="dot" w:pos="8306"/>
            </w:tabs>
            <w:rPr>
              <w:ins w:id="360" w:author="随遇而安 [2]" w:date="2024-12-23T17:13:34Z"/>
            </w:rPr>
          </w:pPr>
          <w:ins w:id="361" w:author="随遇而安 [2]" w:date="2024-12-23T17:13:34Z">
            <w:r>
              <w:rPr>
                <w:rFonts w:hint="eastAsia" w:ascii="仿宋" w:hAnsi="仿宋" w:eastAsia="仿宋" w:cs="仿宋"/>
                <w:szCs w:val="28"/>
              </w:rPr>
              <w:fldChar w:fldCharType="begin"/>
            </w:r>
          </w:ins>
          <w:ins w:id="362" w:author="随遇而安 [2]" w:date="2024-12-23T17:13:34Z">
            <w:r>
              <w:rPr>
                <w:rFonts w:hint="eastAsia" w:ascii="仿宋" w:hAnsi="仿宋" w:eastAsia="仿宋" w:cs="仿宋"/>
                <w:szCs w:val="28"/>
              </w:rPr>
              <w:instrText xml:space="preserve"> HYPERLINK \l _Toc8563 </w:instrText>
            </w:r>
          </w:ins>
          <w:ins w:id="363" w:author="随遇而安 [2]" w:date="2024-12-23T17:13:34Z">
            <w:r>
              <w:rPr>
                <w:rFonts w:hint="eastAsia" w:ascii="仿宋" w:hAnsi="仿宋" w:eastAsia="仿宋" w:cs="仿宋"/>
                <w:szCs w:val="28"/>
              </w:rPr>
              <w:fldChar w:fldCharType="separate"/>
            </w:r>
          </w:ins>
          <w:ins w:id="364" w:author="随遇而安 [2]" w:date="2024-12-23T17:13:34Z">
            <w:r>
              <w:rPr>
                <w:rFonts w:hint="default" w:ascii="仿宋" w:hAnsi="仿宋" w:eastAsia="仿宋" w:cs="仿宋"/>
                <w:bCs w:val="0"/>
                <w:kern w:val="2"/>
                <w:szCs w:val="24"/>
                <w:lang w:eastAsia="zh-CN"/>
              </w:rPr>
              <w:t xml:space="preserve">7. </w:t>
            </w:r>
          </w:ins>
          <w:ins w:id="365" w:author="随遇而安 [2]" w:date="2024-12-23T17:13:34Z">
            <w:r>
              <w:rPr>
                <w:rFonts w:hint="eastAsia" w:ascii="仿宋" w:hAnsi="仿宋" w:eastAsia="仿宋" w:cs="仿宋"/>
                <w:bCs w:val="0"/>
                <w:kern w:val="2"/>
                <w:szCs w:val="24"/>
                <w:highlight w:val="none"/>
                <w:lang w:eastAsia="zh-CN"/>
              </w:rPr>
              <w:t>一般管理</w:t>
            </w:r>
          </w:ins>
          <w:ins w:id="366" w:author="随遇而安 [2]" w:date="2024-12-23T17:13:34Z">
            <w:r>
              <w:rPr/>
              <w:tab/>
            </w:r>
          </w:ins>
          <w:ins w:id="367" w:author="随遇而安 [2]" w:date="2024-12-23T17:13:34Z">
            <w:r>
              <w:rPr/>
              <w:fldChar w:fldCharType="begin"/>
            </w:r>
          </w:ins>
          <w:ins w:id="368" w:author="随遇而安 [2]" w:date="2024-12-23T17:13:34Z">
            <w:r>
              <w:rPr/>
              <w:instrText xml:space="preserve"> PAGEREF _Toc8563 \h </w:instrText>
            </w:r>
          </w:ins>
          <w:ins w:id="369" w:author="随遇而安 [2]" w:date="2024-12-23T17:13:34Z">
            <w:r>
              <w:rPr/>
              <w:fldChar w:fldCharType="separate"/>
            </w:r>
          </w:ins>
          <w:ins w:id="370" w:author="随遇而安 [2]" w:date="2024-12-23T17:13:34Z">
            <w:r>
              <w:rPr/>
              <w:t>6</w:t>
            </w:r>
          </w:ins>
          <w:ins w:id="371" w:author="随遇而安 [2]" w:date="2024-12-23T17:13:34Z">
            <w:r>
              <w:rPr/>
              <w:fldChar w:fldCharType="end"/>
            </w:r>
          </w:ins>
          <w:ins w:id="372" w:author="随遇而安 [2]" w:date="2024-12-23T17:13:34Z">
            <w:r>
              <w:rPr>
                <w:rFonts w:hint="eastAsia" w:ascii="仿宋" w:hAnsi="仿宋" w:eastAsia="仿宋" w:cs="仿宋"/>
                <w:szCs w:val="28"/>
              </w:rPr>
              <w:fldChar w:fldCharType="end"/>
            </w:r>
          </w:ins>
        </w:p>
        <w:p w14:paraId="5F60FC15">
          <w:pPr>
            <w:pStyle w:val="5"/>
            <w:tabs>
              <w:tab w:val="right" w:leader="dot" w:pos="8306"/>
            </w:tabs>
            <w:rPr>
              <w:ins w:id="373" w:author="随遇而安 [2]" w:date="2024-12-23T17:13:34Z"/>
            </w:rPr>
          </w:pPr>
          <w:ins w:id="374" w:author="随遇而安 [2]" w:date="2024-12-23T17:13:34Z">
            <w:r>
              <w:rPr>
                <w:rFonts w:hint="eastAsia" w:ascii="仿宋" w:hAnsi="仿宋" w:eastAsia="仿宋" w:cs="仿宋"/>
                <w:szCs w:val="28"/>
              </w:rPr>
              <w:fldChar w:fldCharType="begin"/>
            </w:r>
          </w:ins>
          <w:ins w:id="375" w:author="随遇而安 [2]" w:date="2024-12-23T17:13:34Z">
            <w:r>
              <w:rPr>
                <w:rFonts w:hint="eastAsia" w:ascii="仿宋" w:hAnsi="仿宋" w:eastAsia="仿宋" w:cs="仿宋"/>
                <w:szCs w:val="28"/>
              </w:rPr>
              <w:instrText xml:space="preserve"> HYPERLINK \l _Toc8686 </w:instrText>
            </w:r>
          </w:ins>
          <w:ins w:id="376" w:author="随遇而安 [2]" w:date="2024-12-23T17:13:34Z">
            <w:r>
              <w:rPr>
                <w:rFonts w:hint="eastAsia" w:ascii="仿宋" w:hAnsi="仿宋" w:eastAsia="仿宋" w:cs="仿宋"/>
                <w:szCs w:val="28"/>
              </w:rPr>
              <w:fldChar w:fldCharType="separate"/>
            </w:r>
          </w:ins>
          <w:ins w:id="377" w:author="随遇而安 [2]" w:date="2024-12-23T17:13:34Z">
            <w:r>
              <w:rPr>
                <w:rFonts w:hint="default" w:ascii="仿宋" w:hAnsi="仿宋" w:eastAsia="仿宋" w:cs="仿宋"/>
                <w:bCs w:val="0"/>
                <w:kern w:val="2"/>
                <w:szCs w:val="24"/>
                <w:lang w:eastAsia="zh-CN"/>
              </w:rPr>
              <w:t xml:space="preserve">8. </w:t>
            </w:r>
          </w:ins>
          <w:ins w:id="378" w:author="随遇而安 [2]" w:date="2024-12-23T17:13:34Z">
            <w:r>
              <w:rPr>
                <w:rFonts w:hint="eastAsia" w:ascii="仿宋" w:hAnsi="仿宋" w:eastAsia="仿宋" w:cs="仿宋"/>
                <w:bCs w:val="0"/>
                <w:kern w:val="2"/>
                <w:szCs w:val="24"/>
                <w:highlight w:val="none"/>
                <w:lang w:eastAsia="zh-CN"/>
              </w:rPr>
              <w:t>专项要求</w:t>
            </w:r>
          </w:ins>
          <w:ins w:id="379" w:author="随遇而安 [2]" w:date="2024-12-23T17:13:34Z">
            <w:r>
              <w:rPr/>
              <w:tab/>
            </w:r>
          </w:ins>
          <w:ins w:id="380" w:author="随遇而安 [2]" w:date="2024-12-23T17:13:34Z">
            <w:r>
              <w:rPr/>
              <w:fldChar w:fldCharType="begin"/>
            </w:r>
          </w:ins>
          <w:ins w:id="381" w:author="随遇而安 [2]" w:date="2024-12-23T17:13:34Z">
            <w:r>
              <w:rPr/>
              <w:instrText xml:space="preserve"> PAGEREF _Toc8686 \h </w:instrText>
            </w:r>
          </w:ins>
          <w:ins w:id="382" w:author="随遇而安 [2]" w:date="2024-12-23T17:13:34Z">
            <w:r>
              <w:rPr/>
              <w:fldChar w:fldCharType="separate"/>
            </w:r>
          </w:ins>
          <w:ins w:id="383" w:author="随遇而安 [2]" w:date="2024-12-23T17:13:34Z">
            <w:r>
              <w:rPr/>
              <w:t>7</w:t>
            </w:r>
          </w:ins>
          <w:ins w:id="384" w:author="随遇而安 [2]" w:date="2024-12-23T17:13:34Z">
            <w:r>
              <w:rPr/>
              <w:fldChar w:fldCharType="end"/>
            </w:r>
          </w:ins>
          <w:ins w:id="385" w:author="随遇而安 [2]" w:date="2024-12-23T17:13:34Z">
            <w:r>
              <w:rPr>
                <w:rFonts w:hint="eastAsia" w:ascii="仿宋" w:hAnsi="仿宋" w:eastAsia="仿宋" w:cs="仿宋"/>
                <w:szCs w:val="28"/>
              </w:rPr>
              <w:fldChar w:fldCharType="end"/>
            </w:r>
          </w:ins>
        </w:p>
        <w:p w14:paraId="72AA3A8C">
          <w:pPr>
            <w:pStyle w:val="5"/>
            <w:tabs>
              <w:tab w:val="right" w:leader="dot" w:pos="8306"/>
            </w:tabs>
            <w:rPr>
              <w:ins w:id="386" w:author="随遇而安 [2]" w:date="2024-12-23T17:13:34Z"/>
            </w:rPr>
          </w:pPr>
          <w:ins w:id="387" w:author="随遇而安 [2]" w:date="2024-12-23T17:13:34Z">
            <w:r>
              <w:rPr>
                <w:rFonts w:hint="eastAsia" w:ascii="仿宋" w:hAnsi="仿宋" w:eastAsia="仿宋" w:cs="仿宋"/>
                <w:szCs w:val="28"/>
              </w:rPr>
              <w:fldChar w:fldCharType="begin"/>
            </w:r>
          </w:ins>
          <w:ins w:id="388" w:author="随遇而安 [2]" w:date="2024-12-23T17:13:34Z">
            <w:r>
              <w:rPr>
                <w:rFonts w:hint="eastAsia" w:ascii="仿宋" w:hAnsi="仿宋" w:eastAsia="仿宋" w:cs="仿宋"/>
                <w:szCs w:val="28"/>
              </w:rPr>
              <w:instrText xml:space="preserve"> HYPERLINK \l _Toc22586 </w:instrText>
            </w:r>
          </w:ins>
          <w:ins w:id="389" w:author="随遇而安 [2]" w:date="2024-12-23T17:13:34Z">
            <w:r>
              <w:rPr>
                <w:rFonts w:hint="eastAsia" w:ascii="仿宋" w:hAnsi="仿宋" w:eastAsia="仿宋" w:cs="仿宋"/>
                <w:szCs w:val="28"/>
              </w:rPr>
              <w:fldChar w:fldCharType="separate"/>
            </w:r>
          </w:ins>
          <w:ins w:id="390" w:author="随遇而安 [2]" w:date="2024-12-23T17:13:34Z">
            <w:r>
              <w:rPr>
                <w:rFonts w:hint="default" w:ascii="仿宋" w:hAnsi="仿宋" w:eastAsia="仿宋" w:cs="仿宋"/>
                <w:kern w:val="2"/>
                <w:szCs w:val="24"/>
                <w:lang w:eastAsia="zh-CN"/>
              </w:rPr>
              <w:t xml:space="preserve">9. </w:t>
            </w:r>
          </w:ins>
          <w:ins w:id="391" w:author="随遇而安 [2]" w:date="2024-12-23T17:13:34Z">
            <w:r>
              <w:rPr>
                <w:rFonts w:hint="eastAsia" w:ascii="仿宋" w:hAnsi="仿宋" w:eastAsia="仿宋" w:cs="仿宋"/>
                <w:bCs w:val="0"/>
                <w:spacing w:val="0"/>
                <w:kern w:val="2"/>
                <w:szCs w:val="24"/>
                <w:highlight w:val="none"/>
                <w:lang w:eastAsia="zh-CN"/>
              </w:rPr>
              <w:t>责任与考核</w:t>
            </w:r>
          </w:ins>
          <w:ins w:id="392" w:author="随遇而安 [2]" w:date="2024-12-23T17:13:34Z">
            <w:r>
              <w:rPr/>
              <w:tab/>
            </w:r>
          </w:ins>
          <w:ins w:id="393" w:author="随遇而安 [2]" w:date="2024-12-23T17:13:34Z">
            <w:r>
              <w:rPr/>
              <w:fldChar w:fldCharType="begin"/>
            </w:r>
          </w:ins>
          <w:ins w:id="394" w:author="随遇而安 [2]" w:date="2024-12-23T17:13:34Z">
            <w:r>
              <w:rPr/>
              <w:instrText xml:space="preserve"> PAGEREF _Toc22586 \h </w:instrText>
            </w:r>
          </w:ins>
          <w:ins w:id="395" w:author="随遇而安 [2]" w:date="2024-12-23T17:13:34Z">
            <w:r>
              <w:rPr/>
              <w:fldChar w:fldCharType="separate"/>
            </w:r>
          </w:ins>
          <w:ins w:id="396" w:author="随遇而安 [2]" w:date="2024-12-23T17:13:34Z">
            <w:r>
              <w:rPr/>
              <w:t>7</w:t>
            </w:r>
          </w:ins>
          <w:ins w:id="397" w:author="随遇而安 [2]" w:date="2024-12-23T17:13:34Z">
            <w:r>
              <w:rPr/>
              <w:fldChar w:fldCharType="end"/>
            </w:r>
          </w:ins>
          <w:ins w:id="398" w:author="随遇而安 [2]" w:date="2024-12-23T17:13:34Z">
            <w:r>
              <w:rPr>
                <w:rFonts w:hint="eastAsia" w:ascii="仿宋" w:hAnsi="仿宋" w:eastAsia="仿宋" w:cs="仿宋"/>
                <w:szCs w:val="28"/>
              </w:rPr>
              <w:fldChar w:fldCharType="end"/>
            </w:r>
          </w:ins>
        </w:p>
        <w:p w14:paraId="11921DDA">
          <w:pPr>
            <w:pStyle w:val="5"/>
            <w:tabs>
              <w:tab w:val="right" w:leader="dot" w:pos="8306"/>
            </w:tabs>
            <w:rPr>
              <w:ins w:id="399" w:author="随遇而安 [2]" w:date="2024-12-23T17:13:34Z"/>
            </w:rPr>
          </w:pPr>
          <w:ins w:id="400" w:author="随遇而安 [2]" w:date="2024-12-23T17:13:34Z">
            <w:r>
              <w:rPr>
                <w:rFonts w:hint="eastAsia" w:ascii="仿宋" w:hAnsi="仿宋" w:eastAsia="仿宋" w:cs="仿宋"/>
                <w:szCs w:val="28"/>
              </w:rPr>
              <w:fldChar w:fldCharType="begin"/>
            </w:r>
          </w:ins>
          <w:ins w:id="401" w:author="随遇而安 [2]" w:date="2024-12-23T17:13:34Z">
            <w:r>
              <w:rPr>
                <w:rFonts w:hint="eastAsia" w:ascii="仿宋" w:hAnsi="仿宋" w:eastAsia="仿宋" w:cs="仿宋"/>
                <w:szCs w:val="28"/>
              </w:rPr>
              <w:instrText xml:space="preserve"> HYPERLINK \l _Toc28944 </w:instrText>
            </w:r>
          </w:ins>
          <w:ins w:id="402" w:author="随遇而安 [2]" w:date="2024-12-23T17:13:34Z">
            <w:r>
              <w:rPr>
                <w:rFonts w:hint="eastAsia" w:ascii="仿宋" w:hAnsi="仿宋" w:eastAsia="仿宋" w:cs="仿宋"/>
                <w:szCs w:val="28"/>
              </w:rPr>
              <w:fldChar w:fldCharType="separate"/>
            </w:r>
          </w:ins>
          <w:ins w:id="403" w:author="随遇而安 [2]" w:date="2024-12-23T17:13:34Z">
            <w:r>
              <w:rPr>
                <w:rFonts w:hint="default" w:ascii="仿宋" w:hAnsi="仿宋" w:eastAsia="仿宋" w:cs="仿宋"/>
                <w:bCs w:val="0"/>
                <w:kern w:val="2"/>
                <w:szCs w:val="24"/>
                <w:lang w:eastAsia="zh-CN"/>
              </w:rPr>
              <w:t xml:space="preserve">10. </w:t>
            </w:r>
          </w:ins>
          <w:ins w:id="404" w:author="随遇而安 [2]" w:date="2024-12-23T17:13:34Z">
            <w:r>
              <w:rPr>
                <w:rFonts w:hint="eastAsia" w:ascii="仿宋" w:hAnsi="仿宋" w:eastAsia="仿宋" w:cs="仿宋"/>
                <w:bCs w:val="0"/>
                <w:kern w:val="2"/>
                <w:szCs w:val="24"/>
                <w:highlight w:val="none"/>
                <w:lang w:val="en-US" w:eastAsia="zh-CN" w:bidi="ar-SA"/>
              </w:rPr>
              <w:t>附则</w:t>
            </w:r>
          </w:ins>
          <w:ins w:id="405" w:author="随遇而安 [2]" w:date="2024-12-23T17:13:34Z">
            <w:r>
              <w:rPr/>
              <w:tab/>
            </w:r>
          </w:ins>
          <w:ins w:id="406" w:author="随遇而安 [2]" w:date="2024-12-23T17:13:34Z">
            <w:r>
              <w:rPr/>
              <w:fldChar w:fldCharType="begin"/>
            </w:r>
          </w:ins>
          <w:ins w:id="407" w:author="随遇而安 [2]" w:date="2024-12-23T17:13:34Z">
            <w:r>
              <w:rPr/>
              <w:instrText xml:space="preserve"> PAGEREF _Toc28944 \h </w:instrText>
            </w:r>
          </w:ins>
          <w:ins w:id="408" w:author="随遇而安 [2]" w:date="2024-12-23T17:13:34Z">
            <w:r>
              <w:rPr/>
              <w:fldChar w:fldCharType="separate"/>
            </w:r>
          </w:ins>
          <w:ins w:id="409" w:author="随遇而安 [2]" w:date="2024-12-23T17:13:34Z">
            <w:r>
              <w:rPr/>
              <w:t>8</w:t>
            </w:r>
          </w:ins>
          <w:ins w:id="410" w:author="随遇而安 [2]" w:date="2024-12-23T17:13:34Z">
            <w:r>
              <w:rPr/>
              <w:fldChar w:fldCharType="end"/>
            </w:r>
          </w:ins>
          <w:ins w:id="411" w:author="随遇而安 [2]" w:date="2024-12-23T17:13:34Z">
            <w:r>
              <w:rPr>
                <w:rFonts w:hint="eastAsia" w:ascii="仿宋" w:hAnsi="仿宋" w:eastAsia="仿宋" w:cs="仿宋"/>
                <w:szCs w:val="28"/>
              </w:rPr>
              <w:fldChar w:fldCharType="end"/>
            </w:r>
          </w:ins>
        </w:p>
        <w:p w14:paraId="2DC4E9F6">
          <w:pPr>
            <w:rPr>
              <w:ins w:id="412" w:author="随遇而安 [2]" w:date="2024-12-23T17:04:45Z"/>
            </w:rPr>
          </w:pPr>
          <w:ins w:id="413" w:author="随遇而安 [2]" w:date="2024-12-23T17:04:45Z">
            <w:r>
              <w:rPr>
                <w:rFonts w:hint="eastAsia" w:ascii="仿宋" w:hAnsi="仿宋" w:eastAsia="仿宋" w:cs="仿宋"/>
                <w:szCs w:val="28"/>
                <w:rPrChange w:id="414" w:author="随遇而安 [2]" w:date="2024-12-23T17:07:49Z">
                  <w:rPr/>
                </w:rPrChange>
              </w:rPr>
              <w:fldChar w:fldCharType="end"/>
            </w:r>
          </w:ins>
        </w:p>
        <w:customXmlInsRangeStart w:id="416" w:author="随遇而安 [2]" w:date="2024-12-23T17:04:45Z"/>
      </w:sdtContent>
    </w:sdt>
    <w:customXmlInsRangeEnd w:id="416"/>
    <w:p w14:paraId="06F0821B">
      <w:pPr>
        <w:rPr>
          <w:ins w:id="417" w:author="随遇而安 [2]" w:date="2024-12-23T17:04:19Z"/>
        </w:rPr>
      </w:pPr>
    </w:p>
    <w:p w14:paraId="3ACDA197">
      <w:pPr>
        <w:jc w:val="center"/>
        <w:rPr>
          <w:del w:id="418" w:author="随遇而安 [2]" w:date="2024-12-23T17:04:19Z"/>
          <w:color w:val="auto"/>
          <w:rPrChange w:id="419" w:author="随遇而安 [2]" w:date="2023-08-11T14:50:23Z">
            <w:rPr>
              <w:del w:id="420" w:author="随遇而安 [2]" w:date="2024-12-23T17:04:19Z"/>
            </w:rPr>
          </w:rPrChange>
        </w:rPr>
      </w:pPr>
      <w:del w:id="421" w:author="随遇而安 [2]" w:date="2024-12-23T17:04:19Z">
        <w:r>
          <w:rPr>
            <w:rFonts w:ascii="宋体" w:hAnsi="宋体" w:eastAsia="宋体"/>
            <w:color w:val="auto"/>
            <w:sz w:val="21"/>
            <w:rPrChange w:id="422" w:author="随遇而安 [2]" w:date="2023-08-11T14:50:23Z">
              <w:rPr>
                <w:rFonts w:ascii="宋体" w:hAnsi="宋体" w:eastAsia="宋体"/>
                <w:sz w:val="21"/>
              </w:rPr>
            </w:rPrChange>
          </w:rPr>
          <w:delText>目录</w:delText>
        </w:r>
      </w:del>
    </w:p>
    <w:p w14:paraId="2A013FD8">
      <w:pPr>
        <w:pStyle w:val="5"/>
        <w:tabs>
          <w:tab w:val="right" w:leader="dot" w:pos="9185"/>
        </w:tabs>
        <w:rPr>
          <w:del w:id="423" w:author="随遇而安 [2]" w:date="2024-12-23T17:04:19Z"/>
          <w:color w:val="auto"/>
          <w:rPrChange w:id="424" w:author="随遇而安 [2]" w:date="2023-08-11T14:50:23Z">
            <w:rPr>
              <w:del w:id="425" w:author="随遇而安 [2]" w:date="2024-12-23T17:04:19Z"/>
            </w:rPr>
          </w:rPrChange>
        </w:rPr>
      </w:pPr>
      <w:del w:id="426" w:author="随遇而安 [2]" w:date="2024-12-23T17:04:19Z">
        <w:r>
          <w:rPr>
            <w:color w:val="auto"/>
            <w:rPrChange w:id="427" w:author="随遇而安 [2]" w:date="2023-08-11T14:50:23Z">
              <w:rPr/>
            </w:rPrChange>
          </w:rPr>
          <w:fldChar w:fldCharType="begin"/>
        </w:r>
      </w:del>
      <w:del w:id="428" w:author="随遇而安 [2]" w:date="2024-12-23T17:04:19Z">
        <w:r>
          <w:rPr>
            <w:color w:val="auto"/>
            <w:rPrChange w:id="429" w:author="随遇而安 [2]" w:date="2023-08-11T14:50:23Z">
              <w:rPr/>
            </w:rPrChange>
          </w:rPr>
          <w:delInstrText xml:space="preserve">TOC \o "1-1" \h \u </w:delInstrText>
        </w:r>
      </w:del>
      <w:del w:id="430" w:author="随遇而安 [2]" w:date="2024-12-23T17:04:19Z">
        <w:r>
          <w:rPr>
            <w:color w:val="auto"/>
            <w:rPrChange w:id="431" w:author="随遇而安 [2]" w:date="2023-08-11T14:50:23Z">
              <w:rPr/>
            </w:rPrChange>
          </w:rPr>
          <w:fldChar w:fldCharType="separate"/>
        </w:r>
      </w:del>
      <w:del w:id="432" w:author="随遇而安 [2]" w:date="2024-12-23T17:04:19Z">
        <w:r>
          <w:rPr>
            <w:color w:val="auto"/>
            <w:rPrChange w:id="433" w:author="随遇而安 [2]" w:date="2023-08-11T14:50:23Z">
              <w:rPr/>
            </w:rPrChange>
          </w:rPr>
          <w:fldChar w:fldCharType="begin"/>
        </w:r>
      </w:del>
      <w:del w:id="434" w:author="随遇而安 [2]" w:date="2024-12-23T17:04:19Z">
        <w:r>
          <w:rPr>
            <w:color w:val="auto"/>
            <w:rPrChange w:id="435" w:author="随遇而安 [2]" w:date="2023-08-11T14:50:23Z">
              <w:rPr/>
            </w:rPrChange>
          </w:rPr>
          <w:delInstrText xml:space="preserve"> HYPERLINK \l "_Toc13366" </w:delInstrText>
        </w:r>
      </w:del>
      <w:del w:id="436" w:author="随遇而安 [2]" w:date="2024-12-23T17:04:19Z">
        <w:r>
          <w:rPr>
            <w:color w:val="auto"/>
            <w:rPrChange w:id="437" w:author="随遇而安 [2]" w:date="2023-08-11T14:50:23Z">
              <w:rPr/>
            </w:rPrChange>
          </w:rPr>
          <w:fldChar w:fldCharType="separate"/>
        </w:r>
      </w:del>
      <w:del w:id="438" w:author="随遇而安 [2]" w:date="2024-12-23T17:04:19Z">
        <w:r>
          <w:rPr>
            <w:rFonts w:hint="eastAsia" w:ascii="宋体"/>
            <w:color w:val="auto"/>
            <w:rPrChange w:id="439" w:author="随遇而安 [2]" w:date="2023-08-11T14:50:23Z">
              <w:rPr>
                <w:rFonts w:hint="eastAsia" w:ascii="宋体"/>
              </w:rPr>
            </w:rPrChange>
          </w:rPr>
          <w:delText>1.0 目的</w:delText>
        </w:r>
      </w:del>
      <w:del w:id="440" w:author="随遇而安 [2]" w:date="2024-12-23T17:04:19Z">
        <w:r>
          <w:rPr>
            <w:color w:val="auto"/>
            <w:rPrChange w:id="441" w:author="随遇而安 [2]" w:date="2023-08-11T14:50:23Z">
              <w:rPr/>
            </w:rPrChange>
          </w:rPr>
          <w:tab/>
        </w:r>
      </w:del>
      <w:del w:id="442" w:author="随遇而安 [2]" w:date="2024-12-23T17:04:19Z">
        <w:r>
          <w:rPr>
            <w:color w:val="auto"/>
            <w:rPrChange w:id="443" w:author="随遇而安 [2]" w:date="2023-08-11T14:50:23Z">
              <w:rPr/>
            </w:rPrChange>
          </w:rPr>
          <w:fldChar w:fldCharType="begin"/>
        </w:r>
      </w:del>
      <w:del w:id="444" w:author="随遇而安 [2]" w:date="2024-12-23T17:04:19Z">
        <w:r>
          <w:rPr>
            <w:color w:val="auto"/>
            <w:rPrChange w:id="445" w:author="随遇而安 [2]" w:date="2023-08-11T14:50:23Z">
              <w:rPr/>
            </w:rPrChange>
          </w:rPr>
          <w:delInstrText xml:space="preserve"> PAGEREF _Toc13366 \h </w:delInstrText>
        </w:r>
      </w:del>
      <w:del w:id="446" w:author="随遇而安 [2]" w:date="2024-12-23T17:04:19Z">
        <w:r>
          <w:rPr>
            <w:color w:val="auto"/>
            <w:rPrChange w:id="447" w:author="随遇而安 [2]" w:date="2023-08-11T14:50:23Z">
              <w:rPr/>
            </w:rPrChange>
          </w:rPr>
          <w:fldChar w:fldCharType="separate"/>
        </w:r>
      </w:del>
      <w:del w:id="448" w:author="随遇而安 [2]" w:date="2024-12-23T17:04:19Z">
        <w:r>
          <w:rPr>
            <w:color w:val="auto"/>
            <w:rPrChange w:id="449" w:author="随遇而安 [2]" w:date="2023-08-11T14:50:23Z">
              <w:rPr/>
            </w:rPrChange>
          </w:rPr>
          <w:delText>4</w:delText>
        </w:r>
      </w:del>
      <w:del w:id="450" w:author="随遇而安 [2]" w:date="2024-12-23T17:04:19Z">
        <w:r>
          <w:rPr>
            <w:color w:val="auto"/>
            <w:rPrChange w:id="451" w:author="随遇而安 [2]" w:date="2023-08-11T14:50:23Z">
              <w:rPr/>
            </w:rPrChange>
          </w:rPr>
          <w:fldChar w:fldCharType="end"/>
        </w:r>
      </w:del>
      <w:del w:id="452" w:author="随遇而安 [2]" w:date="2024-12-23T17:04:19Z">
        <w:r>
          <w:rPr>
            <w:color w:val="auto"/>
            <w:rPrChange w:id="453" w:author="随遇而安 [2]" w:date="2023-08-11T14:50:23Z">
              <w:rPr/>
            </w:rPrChange>
          </w:rPr>
          <w:fldChar w:fldCharType="end"/>
        </w:r>
      </w:del>
    </w:p>
    <w:p w14:paraId="6AA279E5">
      <w:pPr>
        <w:pStyle w:val="5"/>
        <w:tabs>
          <w:tab w:val="right" w:leader="dot" w:pos="9185"/>
        </w:tabs>
        <w:rPr>
          <w:del w:id="454" w:author="随遇而安 [2]" w:date="2024-12-23T17:04:19Z"/>
          <w:color w:val="auto"/>
          <w:rPrChange w:id="455" w:author="随遇而安 [2]" w:date="2023-08-11T14:50:23Z">
            <w:rPr>
              <w:del w:id="456" w:author="随遇而安 [2]" w:date="2024-12-23T17:04:19Z"/>
            </w:rPr>
          </w:rPrChange>
        </w:rPr>
      </w:pPr>
      <w:del w:id="457" w:author="随遇而安 [2]" w:date="2024-12-23T17:04:19Z">
        <w:r>
          <w:rPr>
            <w:color w:val="auto"/>
            <w:rPrChange w:id="458" w:author="随遇而安 [2]" w:date="2023-08-11T14:50:23Z">
              <w:rPr/>
            </w:rPrChange>
          </w:rPr>
          <w:fldChar w:fldCharType="begin"/>
        </w:r>
      </w:del>
      <w:del w:id="459" w:author="随遇而安 [2]" w:date="2024-12-23T17:04:19Z">
        <w:r>
          <w:rPr>
            <w:color w:val="auto"/>
            <w:rPrChange w:id="460" w:author="随遇而安 [2]" w:date="2023-08-11T14:50:23Z">
              <w:rPr/>
            </w:rPrChange>
          </w:rPr>
          <w:delInstrText xml:space="preserve"> HYPERLINK \l "_Toc19106" </w:delInstrText>
        </w:r>
      </w:del>
      <w:del w:id="461" w:author="随遇而安 [2]" w:date="2024-12-23T17:04:19Z">
        <w:r>
          <w:rPr>
            <w:color w:val="auto"/>
            <w:rPrChange w:id="462" w:author="随遇而安 [2]" w:date="2023-08-11T14:50:23Z">
              <w:rPr/>
            </w:rPrChange>
          </w:rPr>
          <w:fldChar w:fldCharType="separate"/>
        </w:r>
      </w:del>
      <w:del w:id="463" w:author="随遇而安 [2]" w:date="2024-12-23T17:04:19Z">
        <w:r>
          <w:rPr>
            <w:rFonts w:hint="eastAsia" w:ascii="宋体"/>
            <w:color w:val="auto"/>
            <w:rPrChange w:id="464" w:author="随遇而安 [2]" w:date="2023-08-11T14:50:23Z">
              <w:rPr>
                <w:rFonts w:hint="eastAsia" w:ascii="宋体"/>
              </w:rPr>
            </w:rPrChange>
          </w:rPr>
          <w:delText>2.0 适用范围</w:delText>
        </w:r>
      </w:del>
      <w:del w:id="465" w:author="随遇而安 [2]" w:date="2024-12-23T17:04:19Z">
        <w:r>
          <w:rPr>
            <w:color w:val="auto"/>
            <w:rPrChange w:id="466" w:author="随遇而安 [2]" w:date="2023-08-11T14:50:23Z">
              <w:rPr/>
            </w:rPrChange>
          </w:rPr>
          <w:tab/>
        </w:r>
      </w:del>
      <w:del w:id="467" w:author="随遇而安 [2]" w:date="2024-12-23T17:04:19Z">
        <w:r>
          <w:rPr>
            <w:color w:val="auto"/>
            <w:rPrChange w:id="468" w:author="随遇而安 [2]" w:date="2023-08-11T14:50:23Z">
              <w:rPr/>
            </w:rPrChange>
          </w:rPr>
          <w:fldChar w:fldCharType="begin"/>
        </w:r>
      </w:del>
      <w:del w:id="469" w:author="随遇而安 [2]" w:date="2024-12-23T17:04:19Z">
        <w:r>
          <w:rPr>
            <w:color w:val="auto"/>
            <w:rPrChange w:id="470" w:author="随遇而安 [2]" w:date="2023-08-11T14:50:23Z">
              <w:rPr/>
            </w:rPrChange>
          </w:rPr>
          <w:delInstrText xml:space="preserve"> PAGEREF _Toc19106 \h </w:delInstrText>
        </w:r>
      </w:del>
      <w:del w:id="471" w:author="随遇而安 [2]" w:date="2024-12-23T17:04:19Z">
        <w:r>
          <w:rPr>
            <w:color w:val="auto"/>
            <w:rPrChange w:id="472" w:author="随遇而安 [2]" w:date="2023-08-11T14:50:23Z">
              <w:rPr/>
            </w:rPrChange>
          </w:rPr>
          <w:fldChar w:fldCharType="separate"/>
        </w:r>
      </w:del>
      <w:del w:id="473" w:author="随遇而安 [2]" w:date="2024-12-23T17:04:19Z">
        <w:r>
          <w:rPr>
            <w:color w:val="auto"/>
            <w:rPrChange w:id="474" w:author="随遇而安 [2]" w:date="2023-08-11T14:50:23Z">
              <w:rPr/>
            </w:rPrChange>
          </w:rPr>
          <w:delText>4</w:delText>
        </w:r>
      </w:del>
      <w:del w:id="475" w:author="随遇而安 [2]" w:date="2024-12-23T17:04:19Z">
        <w:r>
          <w:rPr>
            <w:color w:val="auto"/>
            <w:rPrChange w:id="476" w:author="随遇而安 [2]" w:date="2023-08-11T14:50:23Z">
              <w:rPr/>
            </w:rPrChange>
          </w:rPr>
          <w:fldChar w:fldCharType="end"/>
        </w:r>
      </w:del>
      <w:del w:id="477" w:author="随遇而安 [2]" w:date="2024-12-23T17:04:19Z">
        <w:r>
          <w:rPr>
            <w:color w:val="auto"/>
            <w:rPrChange w:id="478" w:author="随遇而安 [2]" w:date="2023-08-11T14:50:23Z">
              <w:rPr/>
            </w:rPrChange>
          </w:rPr>
          <w:fldChar w:fldCharType="end"/>
        </w:r>
      </w:del>
    </w:p>
    <w:p w14:paraId="703FA471">
      <w:pPr>
        <w:pStyle w:val="5"/>
        <w:tabs>
          <w:tab w:val="right" w:leader="dot" w:pos="9185"/>
        </w:tabs>
        <w:rPr>
          <w:del w:id="479" w:author="随遇而安 [2]" w:date="2024-12-23T17:04:19Z"/>
          <w:color w:val="auto"/>
          <w:rPrChange w:id="480" w:author="随遇而安 [2]" w:date="2023-08-11T14:50:23Z">
            <w:rPr>
              <w:del w:id="481" w:author="随遇而安 [2]" w:date="2024-12-23T17:04:19Z"/>
            </w:rPr>
          </w:rPrChange>
        </w:rPr>
      </w:pPr>
      <w:del w:id="482" w:author="随遇而安 [2]" w:date="2024-12-23T17:04:19Z">
        <w:r>
          <w:rPr>
            <w:color w:val="auto"/>
            <w:rPrChange w:id="483" w:author="随遇而安 [2]" w:date="2023-08-11T14:50:23Z">
              <w:rPr/>
            </w:rPrChange>
          </w:rPr>
          <w:fldChar w:fldCharType="begin"/>
        </w:r>
      </w:del>
      <w:del w:id="484" w:author="随遇而安 [2]" w:date="2024-12-23T17:04:19Z">
        <w:r>
          <w:rPr>
            <w:color w:val="auto"/>
            <w:rPrChange w:id="485" w:author="随遇而安 [2]" w:date="2023-08-11T14:50:23Z">
              <w:rPr/>
            </w:rPrChange>
          </w:rPr>
          <w:delInstrText xml:space="preserve"> HYPERLINK \l "_Toc21792" </w:delInstrText>
        </w:r>
      </w:del>
      <w:del w:id="486" w:author="随遇而安 [2]" w:date="2024-12-23T17:04:19Z">
        <w:r>
          <w:rPr>
            <w:color w:val="auto"/>
            <w:rPrChange w:id="487" w:author="随遇而安 [2]" w:date="2023-08-11T14:50:23Z">
              <w:rPr/>
            </w:rPrChange>
          </w:rPr>
          <w:fldChar w:fldCharType="separate"/>
        </w:r>
      </w:del>
      <w:del w:id="488" w:author="随遇而安 [2]" w:date="2024-12-23T17:04:19Z">
        <w:r>
          <w:rPr>
            <w:rFonts w:hint="eastAsia" w:ascii="宋体"/>
            <w:color w:val="auto"/>
            <w:lang w:eastAsia="zh-CN"/>
            <w:rPrChange w:id="489" w:author="随遇而安 [2]" w:date="2023-08-11T14:50:23Z">
              <w:rPr>
                <w:rFonts w:hint="eastAsia" w:ascii="宋体"/>
                <w:lang w:eastAsia="zh-CN"/>
              </w:rPr>
            </w:rPrChange>
          </w:rPr>
          <w:delText>3.0 组织机构</w:delText>
        </w:r>
      </w:del>
      <w:del w:id="490" w:author="随遇而安 [2]" w:date="2024-12-23T17:04:19Z">
        <w:r>
          <w:rPr>
            <w:color w:val="auto"/>
            <w:rPrChange w:id="491" w:author="随遇而安 [2]" w:date="2023-08-11T14:50:23Z">
              <w:rPr/>
            </w:rPrChange>
          </w:rPr>
          <w:tab/>
        </w:r>
      </w:del>
      <w:del w:id="492" w:author="随遇而安 [2]" w:date="2024-12-23T17:04:19Z">
        <w:r>
          <w:rPr>
            <w:color w:val="auto"/>
            <w:rPrChange w:id="493" w:author="随遇而安 [2]" w:date="2023-08-11T14:50:23Z">
              <w:rPr/>
            </w:rPrChange>
          </w:rPr>
          <w:fldChar w:fldCharType="begin"/>
        </w:r>
      </w:del>
      <w:del w:id="494" w:author="随遇而安 [2]" w:date="2024-12-23T17:04:19Z">
        <w:r>
          <w:rPr>
            <w:color w:val="auto"/>
            <w:rPrChange w:id="495" w:author="随遇而安 [2]" w:date="2023-08-11T14:50:23Z">
              <w:rPr/>
            </w:rPrChange>
          </w:rPr>
          <w:delInstrText xml:space="preserve"> PAGEREF _Toc21792 \h </w:delInstrText>
        </w:r>
      </w:del>
      <w:del w:id="496" w:author="随遇而安 [2]" w:date="2024-12-23T17:04:19Z">
        <w:r>
          <w:rPr>
            <w:color w:val="auto"/>
            <w:rPrChange w:id="497" w:author="随遇而安 [2]" w:date="2023-08-11T14:50:23Z">
              <w:rPr/>
            </w:rPrChange>
          </w:rPr>
          <w:fldChar w:fldCharType="separate"/>
        </w:r>
      </w:del>
      <w:del w:id="498" w:author="随遇而安 [2]" w:date="2024-12-23T17:04:19Z">
        <w:r>
          <w:rPr>
            <w:color w:val="auto"/>
            <w:rPrChange w:id="499" w:author="随遇而安 [2]" w:date="2023-08-11T14:50:23Z">
              <w:rPr/>
            </w:rPrChange>
          </w:rPr>
          <w:delText>4</w:delText>
        </w:r>
      </w:del>
      <w:del w:id="500" w:author="随遇而安 [2]" w:date="2024-12-23T17:04:19Z">
        <w:r>
          <w:rPr>
            <w:color w:val="auto"/>
            <w:rPrChange w:id="501" w:author="随遇而安 [2]" w:date="2023-08-11T14:50:23Z">
              <w:rPr/>
            </w:rPrChange>
          </w:rPr>
          <w:fldChar w:fldCharType="end"/>
        </w:r>
      </w:del>
      <w:del w:id="502" w:author="随遇而安 [2]" w:date="2024-12-23T17:04:19Z">
        <w:r>
          <w:rPr>
            <w:color w:val="auto"/>
            <w:rPrChange w:id="503" w:author="随遇而安 [2]" w:date="2023-08-11T14:50:23Z">
              <w:rPr/>
            </w:rPrChange>
          </w:rPr>
          <w:fldChar w:fldCharType="end"/>
        </w:r>
      </w:del>
    </w:p>
    <w:p w14:paraId="66001E18">
      <w:pPr>
        <w:pStyle w:val="5"/>
        <w:tabs>
          <w:tab w:val="right" w:leader="dot" w:pos="9185"/>
        </w:tabs>
        <w:rPr>
          <w:del w:id="504" w:author="随遇而安 [2]" w:date="2024-12-23T17:04:19Z"/>
          <w:color w:val="auto"/>
          <w:rPrChange w:id="505" w:author="随遇而安 [2]" w:date="2023-08-11T14:50:23Z">
            <w:rPr>
              <w:del w:id="506" w:author="随遇而安 [2]" w:date="2024-12-23T17:04:19Z"/>
            </w:rPr>
          </w:rPrChange>
        </w:rPr>
      </w:pPr>
      <w:del w:id="507" w:author="随遇而安 [2]" w:date="2024-12-23T17:04:19Z">
        <w:r>
          <w:rPr>
            <w:color w:val="auto"/>
            <w:rPrChange w:id="508" w:author="随遇而安 [2]" w:date="2023-08-11T14:50:23Z">
              <w:rPr/>
            </w:rPrChange>
          </w:rPr>
          <w:fldChar w:fldCharType="begin"/>
        </w:r>
      </w:del>
      <w:del w:id="509" w:author="随遇而安 [2]" w:date="2024-12-23T17:04:19Z">
        <w:r>
          <w:rPr>
            <w:color w:val="auto"/>
            <w:rPrChange w:id="510" w:author="随遇而安 [2]" w:date="2023-08-11T14:50:23Z">
              <w:rPr/>
            </w:rPrChange>
          </w:rPr>
          <w:delInstrText xml:space="preserve"> HYPERLINK \l "_Toc18258" </w:delInstrText>
        </w:r>
      </w:del>
      <w:del w:id="511" w:author="随遇而安 [2]" w:date="2024-12-23T17:04:19Z">
        <w:r>
          <w:rPr>
            <w:color w:val="auto"/>
            <w:rPrChange w:id="512" w:author="随遇而安 [2]" w:date="2023-08-11T14:50:23Z">
              <w:rPr/>
            </w:rPrChange>
          </w:rPr>
          <w:fldChar w:fldCharType="separate"/>
        </w:r>
      </w:del>
      <w:del w:id="513" w:author="随遇而安 [2]" w:date="2024-12-23T17:04:19Z">
        <w:r>
          <w:rPr>
            <w:rFonts w:hint="eastAsia" w:ascii="宋体"/>
            <w:color w:val="auto"/>
            <w:lang w:eastAsia="zh-CN"/>
            <w:rPrChange w:id="514" w:author="随遇而安 [2]" w:date="2023-08-11T14:50:23Z">
              <w:rPr>
                <w:rFonts w:hint="eastAsia" w:ascii="宋体"/>
                <w:lang w:eastAsia="zh-CN"/>
              </w:rPr>
            </w:rPrChange>
          </w:rPr>
          <w:delText>4.0 HSE检查</w:delText>
        </w:r>
      </w:del>
      <w:del w:id="515" w:author="随遇而安 [2]" w:date="2024-12-23T17:04:19Z">
        <w:r>
          <w:rPr>
            <w:color w:val="auto"/>
            <w:rPrChange w:id="516" w:author="随遇而安 [2]" w:date="2023-08-11T14:50:23Z">
              <w:rPr/>
            </w:rPrChange>
          </w:rPr>
          <w:tab/>
        </w:r>
      </w:del>
      <w:del w:id="517" w:author="随遇而安 [2]" w:date="2024-12-23T17:04:19Z">
        <w:r>
          <w:rPr>
            <w:color w:val="auto"/>
            <w:rPrChange w:id="518" w:author="随遇而安 [2]" w:date="2023-08-11T14:50:23Z">
              <w:rPr/>
            </w:rPrChange>
          </w:rPr>
          <w:fldChar w:fldCharType="begin"/>
        </w:r>
      </w:del>
      <w:del w:id="519" w:author="随遇而安 [2]" w:date="2024-12-23T17:04:19Z">
        <w:r>
          <w:rPr>
            <w:color w:val="auto"/>
            <w:rPrChange w:id="520" w:author="随遇而安 [2]" w:date="2023-08-11T14:50:23Z">
              <w:rPr/>
            </w:rPrChange>
          </w:rPr>
          <w:delInstrText xml:space="preserve"> PAGEREF _Toc18258 \h </w:delInstrText>
        </w:r>
      </w:del>
      <w:del w:id="521" w:author="随遇而安 [2]" w:date="2024-12-23T17:04:19Z">
        <w:r>
          <w:rPr>
            <w:color w:val="auto"/>
            <w:rPrChange w:id="522" w:author="随遇而安 [2]" w:date="2023-08-11T14:50:23Z">
              <w:rPr/>
            </w:rPrChange>
          </w:rPr>
          <w:fldChar w:fldCharType="separate"/>
        </w:r>
      </w:del>
      <w:del w:id="523" w:author="随遇而安 [2]" w:date="2024-12-23T17:04:19Z">
        <w:r>
          <w:rPr>
            <w:color w:val="auto"/>
            <w:rPrChange w:id="524" w:author="随遇而安 [2]" w:date="2023-08-11T14:50:23Z">
              <w:rPr/>
            </w:rPrChange>
          </w:rPr>
          <w:delText>4</w:delText>
        </w:r>
      </w:del>
      <w:del w:id="525" w:author="随遇而安 [2]" w:date="2024-12-23T17:04:19Z">
        <w:r>
          <w:rPr>
            <w:color w:val="auto"/>
            <w:rPrChange w:id="526" w:author="随遇而安 [2]" w:date="2023-08-11T14:50:23Z">
              <w:rPr/>
            </w:rPrChange>
          </w:rPr>
          <w:fldChar w:fldCharType="end"/>
        </w:r>
      </w:del>
      <w:del w:id="527" w:author="随遇而安 [2]" w:date="2024-12-23T17:04:19Z">
        <w:r>
          <w:rPr>
            <w:color w:val="auto"/>
            <w:rPrChange w:id="528" w:author="随遇而安 [2]" w:date="2023-08-11T14:50:23Z">
              <w:rPr/>
            </w:rPrChange>
          </w:rPr>
          <w:fldChar w:fldCharType="end"/>
        </w:r>
      </w:del>
    </w:p>
    <w:p w14:paraId="258876E1">
      <w:pPr>
        <w:pStyle w:val="5"/>
        <w:tabs>
          <w:tab w:val="right" w:leader="dot" w:pos="9185"/>
        </w:tabs>
        <w:rPr>
          <w:del w:id="529" w:author="随遇而安 [2]" w:date="2024-12-23T17:04:19Z"/>
          <w:color w:val="auto"/>
          <w:rPrChange w:id="530" w:author="随遇而安 [2]" w:date="2023-08-11T14:50:23Z">
            <w:rPr>
              <w:del w:id="531" w:author="随遇而安 [2]" w:date="2024-12-23T17:04:19Z"/>
            </w:rPr>
          </w:rPrChange>
        </w:rPr>
      </w:pPr>
      <w:del w:id="532" w:author="随遇而安 [2]" w:date="2024-12-23T17:04:19Z">
        <w:r>
          <w:rPr>
            <w:color w:val="auto"/>
            <w:rPrChange w:id="533" w:author="随遇而安 [2]" w:date="2023-08-11T14:50:23Z">
              <w:rPr/>
            </w:rPrChange>
          </w:rPr>
          <w:fldChar w:fldCharType="begin"/>
        </w:r>
      </w:del>
      <w:del w:id="534" w:author="随遇而安 [2]" w:date="2024-12-23T17:04:19Z">
        <w:r>
          <w:rPr>
            <w:color w:val="auto"/>
            <w:rPrChange w:id="535" w:author="随遇而安 [2]" w:date="2023-08-11T14:50:23Z">
              <w:rPr/>
            </w:rPrChange>
          </w:rPr>
          <w:delInstrText xml:space="preserve"> HYPERLINK \l "_Toc2798" </w:delInstrText>
        </w:r>
      </w:del>
      <w:del w:id="536" w:author="随遇而安 [2]" w:date="2024-12-23T17:04:19Z">
        <w:r>
          <w:rPr>
            <w:color w:val="auto"/>
            <w:rPrChange w:id="537" w:author="随遇而安 [2]" w:date="2023-08-11T14:50:23Z">
              <w:rPr/>
            </w:rPrChange>
          </w:rPr>
          <w:fldChar w:fldCharType="separate"/>
        </w:r>
      </w:del>
      <w:del w:id="538" w:author="随遇而安 [2]" w:date="2024-12-23T17:04:19Z">
        <w:r>
          <w:rPr>
            <w:rFonts w:hint="eastAsia" w:ascii="宋体"/>
            <w:color w:val="auto"/>
            <w:lang w:eastAsia="zh-CN"/>
            <w:rPrChange w:id="539" w:author="随遇而安 [2]" w:date="2023-08-11T14:50:23Z">
              <w:rPr>
                <w:rFonts w:hint="eastAsia" w:ascii="宋体"/>
                <w:lang w:eastAsia="zh-CN"/>
              </w:rPr>
            </w:rPrChange>
          </w:rPr>
          <w:delText>5.0 HSE检查管理</w:delText>
        </w:r>
      </w:del>
      <w:del w:id="540" w:author="随遇而安 [2]" w:date="2024-12-23T17:04:19Z">
        <w:r>
          <w:rPr>
            <w:color w:val="auto"/>
            <w:rPrChange w:id="541" w:author="随遇而安 [2]" w:date="2023-08-11T14:50:23Z">
              <w:rPr/>
            </w:rPrChange>
          </w:rPr>
          <w:tab/>
        </w:r>
      </w:del>
      <w:del w:id="542" w:author="随遇而安 [2]" w:date="2024-12-23T17:04:19Z">
        <w:r>
          <w:rPr>
            <w:color w:val="auto"/>
            <w:rPrChange w:id="543" w:author="随遇而安 [2]" w:date="2023-08-11T14:50:23Z">
              <w:rPr/>
            </w:rPrChange>
          </w:rPr>
          <w:fldChar w:fldCharType="begin"/>
        </w:r>
      </w:del>
      <w:del w:id="544" w:author="随遇而安 [2]" w:date="2024-12-23T17:04:19Z">
        <w:r>
          <w:rPr>
            <w:color w:val="auto"/>
            <w:rPrChange w:id="545" w:author="随遇而安 [2]" w:date="2023-08-11T14:50:23Z">
              <w:rPr/>
            </w:rPrChange>
          </w:rPr>
          <w:delInstrText xml:space="preserve"> PAGEREF _Toc2798 \h </w:delInstrText>
        </w:r>
      </w:del>
      <w:del w:id="546" w:author="随遇而安 [2]" w:date="2024-12-23T17:04:19Z">
        <w:r>
          <w:rPr>
            <w:color w:val="auto"/>
            <w:rPrChange w:id="547" w:author="随遇而安 [2]" w:date="2023-08-11T14:50:23Z">
              <w:rPr/>
            </w:rPrChange>
          </w:rPr>
          <w:fldChar w:fldCharType="separate"/>
        </w:r>
      </w:del>
      <w:del w:id="548" w:author="随遇而安 [2]" w:date="2024-12-23T17:04:19Z">
        <w:r>
          <w:rPr>
            <w:color w:val="auto"/>
            <w:rPrChange w:id="549" w:author="随遇而安 [2]" w:date="2023-08-11T14:50:23Z">
              <w:rPr/>
            </w:rPrChange>
          </w:rPr>
          <w:delText>6</w:delText>
        </w:r>
      </w:del>
      <w:del w:id="550" w:author="随遇而安 [2]" w:date="2024-12-23T17:04:19Z">
        <w:r>
          <w:rPr>
            <w:color w:val="auto"/>
            <w:rPrChange w:id="551" w:author="随遇而安 [2]" w:date="2023-08-11T14:50:23Z">
              <w:rPr/>
            </w:rPrChange>
          </w:rPr>
          <w:fldChar w:fldCharType="end"/>
        </w:r>
      </w:del>
      <w:del w:id="552" w:author="随遇而安 [2]" w:date="2024-12-23T17:04:19Z">
        <w:r>
          <w:rPr>
            <w:color w:val="auto"/>
            <w:rPrChange w:id="553" w:author="随遇而安 [2]" w:date="2023-08-11T14:50:23Z">
              <w:rPr/>
            </w:rPrChange>
          </w:rPr>
          <w:fldChar w:fldCharType="end"/>
        </w:r>
      </w:del>
    </w:p>
    <w:p w14:paraId="7EB5EF43">
      <w:pPr>
        <w:pStyle w:val="5"/>
        <w:tabs>
          <w:tab w:val="right" w:leader="dot" w:pos="9185"/>
        </w:tabs>
        <w:rPr>
          <w:del w:id="554" w:author="随遇而安 [2]" w:date="2024-12-23T17:04:19Z"/>
          <w:color w:val="auto"/>
          <w:rPrChange w:id="555" w:author="随遇而安 [2]" w:date="2023-08-11T14:50:23Z">
            <w:rPr>
              <w:del w:id="556" w:author="随遇而安 [2]" w:date="2024-12-23T17:04:19Z"/>
            </w:rPr>
          </w:rPrChange>
        </w:rPr>
      </w:pPr>
      <w:del w:id="557" w:author="随遇而安 [2]" w:date="2024-12-23T17:04:19Z">
        <w:r>
          <w:rPr>
            <w:color w:val="auto"/>
            <w:rPrChange w:id="558" w:author="随遇而安 [2]" w:date="2023-08-11T14:50:23Z">
              <w:rPr/>
            </w:rPrChange>
          </w:rPr>
          <w:fldChar w:fldCharType="begin"/>
        </w:r>
      </w:del>
      <w:del w:id="559" w:author="随遇而安 [2]" w:date="2024-12-23T17:04:19Z">
        <w:r>
          <w:rPr>
            <w:color w:val="auto"/>
            <w:rPrChange w:id="560" w:author="随遇而安 [2]" w:date="2023-08-11T14:50:23Z">
              <w:rPr/>
            </w:rPrChange>
          </w:rPr>
          <w:delInstrText xml:space="preserve"> HYPERLINK \l "_Toc17395" </w:delInstrText>
        </w:r>
      </w:del>
      <w:del w:id="561" w:author="随遇而安 [2]" w:date="2024-12-23T17:04:19Z">
        <w:r>
          <w:rPr>
            <w:color w:val="auto"/>
            <w:rPrChange w:id="562" w:author="随遇而安 [2]" w:date="2023-08-11T14:50:23Z">
              <w:rPr/>
            </w:rPrChange>
          </w:rPr>
          <w:fldChar w:fldCharType="separate"/>
        </w:r>
      </w:del>
      <w:del w:id="563" w:author="随遇而安 [2]" w:date="2024-12-23T17:04:19Z">
        <w:r>
          <w:rPr>
            <w:rFonts w:hint="eastAsia" w:ascii="宋体"/>
            <w:color w:val="auto"/>
            <w:lang w:eastAsia="zh-CN"/>
            <w:rPrChange w:id="564" w:author="随遇而安 [2]" w:date="2023-08-11T14:50:23Z">
              <w:rPr>
                <w:rFonts w:hint="eastAsia" w:ascii="宋体"/>
                <w:lang w:eastAsia="zh-CN"/>
              </w:rPr>
            </w:rPrChange>
          </w:rPr>
          <w:delText>6.0 隐患排查治理</w:delText>
        </w:r>
      </w:del>
      <w:del w:id="565" w:author="随遇而安 [2]" w:date="2024-12-23T17:04:19Z">
        <w:r>
          <w:rPr>
            <w:color w:val="auto"/>
            <w:rPrChange w:id="566" w:author="随遇而安 [2]" w:date="2023-08-11T14:50:23Z">
              <w:rPr/>
            </w:rPrChange>
          </w:rPr>
          <w:tab/>
        </w:r>
      </w:del>
      <w:del w:id="567" w:author="随遇而安 [2]" w:date="2024-12-23T17:04:19Z">
        <w:r>
          <w:rPr>
            <w:color w:val="auto"/>
            <w:rPrChange w:id="568" w:author="随遇而安 [2]" w:date="2023-08-11T14:50:23Z">
              <w:rPr/>
            </w:rPrChange>
          </w:rPr>
          <w:fldChar w:fldCharType="begin"/>
        </w:r>
      </w:del>
      <w:del w:id="569" w:author="随遇而安 [2]" w:date="2024-12-23T17:04:19Z">
        <w:r>
          <w:rPr>
            <w:color w:val="auto"/>
            <w:rPrChange w:id="570" w:author="随遇而安 [2]" w:date="2023-08-11T14:50:23Z">
              <w:rPr/>
            </w:rPrChange>
          </w:rPr>
          <w:delInstrText xml:space="preserve"> PAGEREF _Toc17395 \h </w:delInstrText>
        </w:r>
      </w:del>
      <w:del w:id="571" w:author="随遇而安 [2]" w:date="2024-12-23T17:04:19Z">
        <w:r>
          <w:rPr>
            <w:color w:val="auto"/>
            <w:rPrChange w:id="572" w:author="随遇而安 [2]" w:date="2023-08-11T14:50:23Z">
              <w:rPr/>
            </w:rPrChange>
          </w:rPr>
          <w:fldChar w:fldCharType="separate"/>
        </w:r>
      </w:del>
      <w:del w:id="573" w:author="随遇而安 [2]" w:date="2024-12-23T17:04:19Z">
        <w:r>
          <w:rPr>
            <w:color w:val="auto"/>
            <w:rPrChange w:id="574" w:author="随遇而安 [2]" w:date="2023-08-11T14:50:23Z">
              <w:rPr/>
            </w:rPrChange>
          </w:rPr>
          <w:delText>7</w:delText>
        </w:r>
      </w:del>
      <w:del w:id="575" w:author="随遇而安 [2]" w:date="2024-12-23T17:04:19Z">
        <w:r>
          <w:rPr>
            <w:color w:val="auto"/>
            <w:rPrChange w:id="576" w:author="随遇而安 [2]" w:date="2023-08-11T14:50:23Z">
              <w:rPr/>
            </w:rPrChange>
          </w:rPr>
          <w:fldChar w:fldCharType="end"/>
        </w:r>
      </w:del>
      <w:del w:id="577" w:author="随遇而安 [2]" w:date="2024-12-23T17:04:19Z">
        <w:r>
          <w:rPr>
            <w:color w:val="auto"/>
            <w:rPrChange w:id="578" w:author="随遇而安 [2]" w:date="2023-08-11T14:50:23Z">
              <w:rPr/>
            </w:rPrChange>
          </w:rPr>
          <w:fldChar w:fldCharType="end"/>
        </w:r>
      </w:del>
    </w:p>
    <w:p w14:paraId="33B393B9">
      <w:pPr>
        <w:pStyle w:val="5"/>
        <w:tabs>
          <w:tab w:val="right" w:leader="dot" w:pos="9185"/>
        </w:tabs>
        <w:rPr>
          <w:del w:id="579" w:author="随遇而安 [2]" w:date="2024-12-23T17:04:19Z"/>
          <w:color w:val="auto"/>
          <w:rPrChange w:id="580" w:author="随遇而安 [2]" w:date="2023-08-11T14:50:23Z">
            <w:rPr>
              <w:del w:id="581" w:author="随遇而安 [2]" w:date="2024-12-23T17:04:19Z"/>
            </w:rPr>
          </w:rPrChange>
        </w:rPr>
      </w:pPr>
      <w:del w:id="582" w:author="随遇而安 [2]" w:date="2024-12-23T17:04:19Z">
        <w:r>
          <w:rPr>
            <w:color w:val="auto"/>
            <w:rPrChange w:id="583" w:author="随遇而安 [2]" w:date="2023-08-11T14:50:23Z">
              <w:rPr/>
            </w:rPrChange>
          </w:rPr>
          <w:fldChar w:fldCharType="begin"/>
        </w:r>
      </w:del>
      <w:del w:id="584" w:author="随遇而安 [2]" w:date="2024-12-23T17:04:19Z">
        <w:r>
          <w:rPr>
            <w:color w:val="auto"/>
            <w:rPrChange w:id="585" w:author="随遇而安 [2]" w:date="2023-08-11T14:50:23Z">
              <w:rPr/>
            </w:rPrChange>
          </w:rPr>
          <w:delInstrText xml:space="preserve"> HYPERLINK \l "_Toc22021" </w:delInstrText>
        </w:r>
      </w:del>
      <w:del w:id="586" w:author="随遇而安 [2]" w:date="2024-12-23T17:04:19Z">
        <w:r>
          <w:rPr>
            <w:color w:val="auto"/>
            <w:rPrChange w:id="587" w:author="随遇而安 [2]" w:date="2023-08-11T14:50:23Z">
              <w:rPr/>
            </w:rPrChange>
          </w:rPr>
          <w:fldChar w:fldCharType="separate"/>
        </w:r>
      </w:del>
      <w:del w:id="588" w:author="随遇而安 [2]" w:date="2024-12-23T17:04:19Z">
        <w:r>
          <w:rPr>
            <w:rFonts w:hint="eastAsia" w:ascii="宋体"/>
            <w:color w:val="auto"/>
            <w:lang w:eastAsia="zh-CN"/>
            <w:rPrChange w:id="589" w:author="随遇而安 [2]" w:date="2023-08-11T14:50:23Z">
              <w:rPr>
                <w:rFonts w:hint="eastAsia" w:ascii="宋体"/>
                <w:lang w:eastAsia="zh-CN"/>
              </w:rPr>
            </w:rPrChange>
          </w:rPr>
          <w:delText>7.0 隐患登记与建档</w:delText>
        </w:r>
      </w:del>
      <w:del w:id="590" w:author="随遇而安 [2]" w:date="2024-12-23T17:04:19Z">
        <w:r>
          <w:rPr>
            <w:color w:val="auto"/>
            <w:rPrChange w:id="591" w:author="随遇而安 [2]" w:date="2023-08-11T14:50:23Z">
              <w:rPr/>
            </w:rPrChange>
          </w:rPr>
          <w:tab/>
        </w:r>
      </w:del>
      <w:del w:id="592" w:author="随遇而安 [2]" w:date="2024-12-23T17:04:19Z">
        <w:r>
          <w:rPr>
            <w:color w:val="auto"/>
            <w:rPrChange w:id="593" w:author="随遇而安 [2]" w:date="2023-08-11T14:50:23Z">
              <w:rPr/>
            </w:rPrChange>
          </w:rPr>
          <w:fldChar w:fldCharType="begin"/>
        </w:r>
      </w:del>
      <w:del w:id="594" w:author="随遇而安 [2]" w:date="2024-12-23T17:04:19Z">
        <w:r>
          <w:rPr>
            <w:color w:val="auto"/>
            <w:rPrChange w:id="595" w:author="随遇而安 [2]" w:date="2023-08-11T14:50:23Z">
              <w:rPr/>
            </w:rPrChange>
          </w:rPr>
          <w:delInstrText xml:space="preserve"> PAGEREF _Toc22021 \h </w:delInstrText>
        </w:r>
      </w:del>
      <w:del w:id="596" w:author="随遇而安 [2]" w:date="2024-12-23T17:04:19Z">
        <w:r>
          <w:rPr>
            <w:color w:val="auto"/>
            <w:rPrChange w:id="597" w:author="随遇而安 [2]" w:date="2023-08-11T14:50:23Z">
              <w:rPr/>
            </w:rPrChange>
          </w:rPr>
          <w:fldChar w:fldCharType="separate"/>
        </w:r>
      </w:del>
      <w:del w:id="598" w:author="随遇而安 [2]" w:date="2024-12-23T17:04:19Z">
        <w:r>
          <w:rPr>
            <w:color w:val="auto"/>
            <w:rPrChange w:id="599" w:author="随遇而安 [2]" w:date="2023-08-11T14:50:23Z">
              <w:rPr/>
            </w:rPrChange>
          </w:rPr>
          <w:delText>8</w:delText>
        </w:r>
      </w:del>
      <w:del w:id="600" w:author="随遇而安 [2]" w:date="2024-12-23T17:04:19Z">
        <w:r>
          <w:rPr>
            <w:color w:val="auto"/>
            <w:rPrChange w:id="601" w:author="随遇而安 [2]" w:date="2023-08-11T14:50:23Z">
              <w:rPr/>
            </w:rPrChange>
          </w:rPr>
          <w:fldChar w:fldCharType="end"/>
        </w:r>
      </w:del>
      <w:del w:id="602" w:author="随遇而安 [2]" w:date="2024-12-23T17:04:19Z">
        <w:r>
          <w:rPr>
            <w:color w:val="auto"/>
            <w:rPrChange w:id="603" w:author="随遇而安 [2]" w:date="2023-08-11T14:50:23Z">
              <w:rPr/>
            </w:rPrChange>
          </w:rPr>
          <w:fldChar w:fldCharType="end"/>
        </w:r>
      </w:del>
    </w:p>
    <w:p w14:paraId="5EC4B3C2">
      <w:pPr>
        <w:pStyle w:val="5"/>
        <w:tabs>
          <w:tab w:val="right" w:leader="dot" w:pos="9185"/>
        </w:tabs>
        <w:rPr>
          <w:del w:id="604" w:author="随遇而安 [2]" w:date="2024-12-23T17:04:19Z"/>
          <w:color w:val="auto"/>
          <w:rPrChange w:id="605" w:author="随遇而安 [2]" w:date="2023-08-11T14:50:23Z">
            <w:rPr>
              <w:del w:id="606" w:author="随遇而安 [2]" w:date="2024-12-23T17:04:19Z"/>
            </w:rPr>
          </w:rPrChange>
        </w:rPr>
      </w:pPr>
      <w:del w:id="607" w:author="随遇而安 [2]" w:date="2024-12-23T17:04:19Z">
        <w:r>
          <w:rPr>
            <w:color w:val="auto"/>
            <w:rPrChange w:id="608" w:author="随遇而安 [2]" w:date="2023-08-11T14:50:23Z">
              <w:rPr/>
            </w:rPrChange>
          </w:rPr>
          <w:fldChar w:fldCharType="begin"/>
        </w:r>
      </w:del>
      <w:del w:id="609" w:author="随遇而安 [2]" w:date="2024-12-23T17:04:19Z">
        <w:r>
          <w:rPr>
            <w:color w:val="auto"/>
            <w:rPrChange w:id="610" w:author="随遇而安 [2]" w:date="2023-08-11T14:50:23Z">
              <w:rPr/>
            </w:rPrChange>
          </w:rPr>
          <w:delInstrText xml:space="preserve"> HYPERLINK \l "_Toc20061" </w:delInstrText>
        </w:r>
      </w:del>
      <w:del w:id="611" w:author="随遇而安 [2]" w:date="2024-12-23T17:04:19Z">
        <w:r>
          <w:rPr>
            <w:color w:val="auto"/>
            <w:rPrChange w:id="612" w:author="随遇而安 [2]" w:date="2023-08-11T14:50:23Z">
              <w:rPr/>
            </w:rPrChange>
          </w:rPr>
          <w:fldChar w:fldCharType="separate"/>
        </w:r>
      </w:del>
      <w:del w:id="613" w:author="随遇而安 [2]" w:date="2024-12-23T17:04:19Z">
        <w:r>
          <w:rPr>
            <w:rFonts w:hint="eastAsia" w:ascii="宋体"/>
            <w:color w:val="auto"/>
            <w:lang w:eastAsia="zh-CN"/>
            <w:rPrChange w:id="614" w:author="随遇而安 [2]" w:date="2023-08-11T14:50:23Z">
              <w:rPr>
                <w:rFonts w:hint="eastAsia" w:ascii="宋体"/>
                <w:lang w:eastAsia="zh-CN"/>
              </w:rPr>
            </w:rPrChange>
          </w:rPr>
          <w:delText>8.0 责任追究</w:delText>
        </w:r>
      </w:del>
      <w:del w:id="615" w:author="随遇而安 [2]" w:date="2024-12-23T17:04:19Z">
        <w:r>
          <w:rPr>
            <w:color w:val="auto"/>
            <w:rPrChange w:id="616" w:author="随遇而安 [2]" w:date="2023-08-11T14:50:23Z">
              <w:rPr/>
            </w:rPrChange>
          </w:rPr>
          <w:tab/>
        </w:r>
      </w:del>
      <w:del w:id="617" w:author="随遇而安 [2]" w:date="2024-12-23T17:04:19Z">
        <w:r>
          <w:rPr>
            <w:color w:val="auto"/>
            <w:rPrChange w:id="618" w:author="随遇而安 [2]" w:date="2023-08-11T14:50:23Z">
              <w:rPr/>
            </w:rPrChange>
          </w:rPr>
          <w:fldChar w:fldCharType="begin"/>
        </w:r>
      </w:del>
      <w:del w:id="619" w:author="随遇而安 [2]" w:date="2024-12-23T17:04:19Z">
        <w:r>
          <w:rPr>
            <w:color w:val="auto"/>
            <w:rPrChange w:id="620" w:author="随遇而安 [2]" w:date="2023-08-11T14:50:23Z">
              <w:rPr/>
            </w:rPrChange>
          </w:rPr>
          <w:delInstrText xml:space="preserve"> PAGEREF _Toc20061 \h </w:delInstrText>
        </w:r>
      </w:del>
      <w:del w:id="621" w:author="随遇而安 [2]" w:date="2024-12-23T17:04:19Z">
        <w:r>
          <w:rPr>
            <w:color w:val="auto"/>
            <w:rPrChange w:id="622" w:author="随遇而安 [2]" w:date="2023-08-11T14:50:23Z">
              <w:rPr/>
            </w:rPrChange>
          </w:rPr>
          <w:fldChar w:fldCharType="separate"/>
        </w:r>
      </w:del>
      <w:del w:id="623" w:author="随遇而安 [2]" w:date="2024-12-23T17:04:19Z">
        <w:r>
          <w:rPr>
            <w:color w:val="auto"/>
            <w:rPrChange w:id="624" w:author="随遇而安 [2]" w:date="2023-08-11T14:50:23Z">
              <w:rPr/>
            </w:rPrChange>
          </w:rPr>
          <w:delText>9</w:delText>
        </w:r>
      </w:del>
      <w:del w:id="625" w:author="随遇而安 [2]" w:date="2024-12-23T17:04:19Z">
        <w:r>
          <w:rPr>
            <w:color w:val="auto"/>
            <w:rPrChange w:id="626" w:author="随遇而安 [2]" w:date="2023-08-11T14:50:23Z">
              <w:rPr/>
            </w:rPrChange>
          </w:rPr>
          <w:fldChar w:fldCharType="end"/>
        </w:r>
      </w:del>
      <w:del w:id="627" w:author="随遇而安 [2]" w:date="2024-12-23T17:04:19Z">
        <w:r>
          <w:rPr>
            <w:color w:val="auto"/>
            <w:rPrChange w:id="628" w:author="随遇而安 [2]" w:date="2023-08-11T14:50:23Z">
              <w:rPr/>
            </w:rPrChange>
          </w:rPr>
          <w:fldChar w:fldCharType="end"/>
        </w:r>
      </w:del>
    </w:p>
    <w:p w14:paraId="65A3761F">
      <w:pPr>
        <w:pStyle w:val="5"/>
        <w:tabs>
          <w:tab w:val="right" w:leader="dot" w:pos="9185"/>
        </w:tabs>
        <w:rPr>
          <w:del w:id="629" w:author="随遇而安 [2]" w:date="2024-12-23T17:04:19Z"/>
          <w:color w:val="auto"/>
          <w:rPrChange w:id="630" w:author="随遇而安 [2]" w:date="2023-08-11T14:50:23Z">
            <w:rPr>
              <w:del w:id="631" w:author="随遇而安 [2]" w:date="2024-12-23T17:04:19Z"/>
            </w:rPr>
          </w:rPrChange>
        </w:rPr>
      </w:pPr>
      <w:del w:id="632" w:author="随遇而安 [2]" w:date="2024-12-23T17:04:19Z">
        <w:r>
          <w:rPr>
            <w:color w:val="auto"/>
            <w:rPrChange w:id="633" w:author="随遇而安 [2]" w:date="2023-08-11T14:50:23Z">
              <w:rPr/>
            </w:rPrChange>
          </w:rPr>
          <w:fldChar w:fldCharType="begin"/>
        </w:r>
      </w:del>
      <w:del w:id="634" w:author="随遇而安 [2]" w:date="2024-12-23T17:04:19Z">
        <w:r>
          <w:rPr>
            <w:color w:val="auto"/>
            <w:rPrChange w:id="635" w:author="随遇而安 [2]" w:date="2023-08-11T14:50:23Z">
              <w:rPr/>
            </w:rPrChange>
          </w:rPr>
          <w:delInstrText xml:space="preserve"> HYPERLINK \l "_Toc26587" </w:delInstrText>
        </w:r>
      </w:del>
      <w:del w:id="636" w:author="随遇而安 [2]" w:date="2024-12-23T17:04:19Z">
        <w:r>
          <w:rPr>
            <w:color w:val="auto"/>
            <w:rPrChange w:id="637" w:author="随遇而安 [2]" w:date="2023-08-11T14:50:23Z">
              <w:rPr/>
            </w:rPrChange>
          </w:rPr>
          <w:fldChar w:fldCharType="separate"/>
        </w:r>
      </w:del>
      <w:del w:id="638" w:author="随遇而安 [2]" w:date="2024-12-23T17:04:19Z">
        <w:r>
          <w:rPr>
            <w:rFonts w:hint="eastAsia" w:ascii="宋体"/>
            <w:color w:val="auto"/>
            <w:lang w:eastAsia="zh-CN"/>
            <w:rPrChange w:id="639" w:author="随遇而安 [2]" w:date="2023-08-11T14:50:23Z">
              <w:rPr>
                <w:rFonts w:hint="eastAsia" w:ascii="宋体"/>
                <w:lang w:eastAsia="zh-CN"/>
              </w:rPr>
            </w:rPrChange>
          </w:rPr>
          <w:delText>9.0 附则</w:delText>
        </w:r>
      </w:del>
      <w:del w:id="640" w:author="随遇而安 [2]" w:date="2024-12-23T17:04:19Z">
        <w:r>
          <w:rPr>
            <w:color w:val="auto"/>
            <w:rPrChange w:id="641" w:author="随遇而安 [2]" w:date="2023-08-11T14:50:23Z">
              <w:rPr/>
            </w:rPrChange>
          </w:rPr>
          <w:tab/>
        </w:r>
      </w:del>
      <w:del w:id="642" w:author="随遇而安 [2]" w:date="2024-12-23T17:04:19Z">
        <w:r>
          <w:rPr>
            <w:color w:val="auto"/>
            <w:rPrChange w:id="643" w:author="随遇而安 [2]" w:date="2023-08-11T14:50:23Z">
              <w:rPr/>
            </w:rPrChange>
          </w:rPr>
          <w:fldChar w:fldCharType="begin"/>
        </w:r>
      </w:del>
      <w:del w:id="644" w:author="随遇而安 [2]" w:date="2024-12-23T17:04:19Z">
        <w:r>
          <w:rPr>
            <w:color w:val="auto"/>
            <w:rPrChange w:id="645" w:author="随遇而安 [2]" w:date="2023-08-11T14:50:23Z">
              <w:rPr/>
            </w:rPrChange>
          </w:rPr>
          <w:delInstrText xml:space="preserve"> PAGEREF _Toc26587 \h </w:delInstrText>
        </w:r>
      </w:del>
      <w:del w:id="646" w:author="随遇而安 [2]" w:date="2024-12-23T17:04:19Z">
        <w:r>
          <w:rPr>
            <w:color w:val="auto"/>
            <w:rPrChange w:id="647" w:author="随遇而安 [2]" w:date="2023-08-11T14:50:23Z">
              <w:rPr/>
            </w:rPrChange>
          </w:rPr>
          <w:fldChar w:fldCharType="separate"/>
        </w:r>
      </w:del>
      <w:del w:id="648" w:author="随遇而安 [2]" w:date="2024-12-23T17:04:19Z">
        <w:r>
          <w:rPr>
            <w:color w:val="auto"/>
            <w:rPrChange w:id="649" w:author="随遇而安 [2]" w:date="2023-08-11T14:50:23Z">
              <w:rPr/>
            </w:rPrChange>
          </w:rPr>
          <w:delText>9</w:delText>
        </w:r>
      </w:del>
      <w:del w:id="650" w:author="随遇而安 [2]" w:date="2024-12-23T17:04:19Z">
        <w:r>
          <w:rPr>
            <w:color w:val="auto"/>
            <w:rPrChange w:id="651" w:author="随遇而安 [2]" w:date="2023-08-11T14:50:23Z">
              <w:rPr/>
            </w:rPrChange>
          </w:rPr>
          <w:fldChar w:fldCharType="end"/>
        </w:r>
      </w:del>
      <w:del w:id="652" w:author="随遇而安 [2]" w:date="2024-12-23T17:04:19Z">
        <w:r>
          <w:rPr>
            <w:color w:val="auto"/>
            <w:rPrChange w:id="653" w:author="随遇而安 [2]" w:date="2023-08-11T14:50:23Z">
              <w:rPr/>
            </w:rPrChange>
          </w:rPr>
          <w:fldChar w:fldCharType="end"/>
        </w:r>
      </w:del>
    </w:p>
    <w:p w14:paraId="64A7617C">
      <w:pPr>
        <w:rPr>
          <w:del w:id="654" w:author="随遇而安 [2]" w:date="2024-12-23T17:04:19Z"/>
          <w:color w:val="auto"/>
          <w:rPrChange w:id="655" w:author="随遇而安 [2]" w:date="2023-08-11T14:50:23Z">
            <w:rPr>
              <w:del w:id="656" w:author="随遇而安 [2]" w:date="2024-12-23T17:04:19Z"/>
            </w:rPr>
          </w:rPrChange>
        </w:rPr>
      </w:pPr>
      <w:del w:id="657" w:author="随遇而安 [2]" w:date="2024-12-23T17:04:19Z">
        <w:r>
          <w:rPr>
            <w:color w:val="auto"/>
            <w:rPrChange w:id="658" w:author="随遇而安 [2]" w:date="2023-08-11T14:50:23Z">
              <w:rPr/>
            </w:rPrChange>
          </w:rPr>
          <w:fldChar w:fldCharType="end"/>
        </w:r>
      </w:del>
    </w:p>
    <w:p w14:paraId="35E7CE2A">
      <w:pPr>
        <w:rPr>
          <w:rFonts w:ascii="宋体"/>
          <w:b/>
          <w:color w:val="auto"/>
          <w:sz w:val="24"/>
          <w:rPrChange w:id="659" w:author="随遇而安 [2]" w:date="2023-08-11T14:50:23Z">
            <w:rPr>
              <w:rFonts w:ascii="宋体"/>
              <w:b/>
              <w:sz w:val="24"/>
            </w:rPr>
          </w:rPrChange>
        </w:rPr>
      </w:pPr>
      <w:r>
        <w:rPr>
          <w:rFonts w:ascii="宋体"/>
          <w:b/>
          <w:color w:val="auto"/>
          <w:sz w:val="24"/>
          <w:rPrChange w:id="660" w:author="随遇而安 [2]" w:date="2023-08-11T14:50:23Z">
            <w:rPr>
              <w:rFonts w:ascii="宋体"/>
              <w:b/>
              <w:sz w:val="24"/>
            </w:rPr>
          </w:rPrChange>
        </w:rPr>
        <w:br w:type="page"/>
      </w:r>
    </w:p>
    <w:p w14:paraId="3AEA8C73">
      <w:pPr>
        <w:tabs>
          <w:tab w:val="left" w:pos="838"/>
        </w:tabs>
        <w:spacing w:after="120" w:line="360" w:lineRule="auto"/>
        <w:ind w:left="89" w:right="153"/>
        <w:outlineLvl w:val="9"/>
        <w:rPr>
          <w:del w:id="661" w:author="随遇而安 [2]" w:date="2023-08-11T15:47:51Z"/>
          <w:rFonts w:ascii="宋体"/>
          <w:b/>
          <w:color w:val="auto"/>
          <w:sz w:val="24"/>
          <w:rPrChange w:id="662" w:author="随遇而安 [2]" w:date="2023-08-11T14:50:23Z">
            <w:rPr>
              <w:del w:id="663" w:author="随遇而安 [2]" w:date="2023-08-11T15:47:51Z"/>
              <w:rFonts w:ascii="宋体"/>
              <w:b/>
              <w:sz w:val="24"/>
            </w:rPr>
          </w:rPrChange>
        </w:rPr>
      </w:pPr>
    </w:p>
    <w:p w14:paraId="64EC9F15">
      <w:pPr>
        <w:numPr>
          <w:ilvl w:val="0"/>
          <w:numId w:val="2"/>
        </w:numPr>
        <w:tabs>
          <w:tab w:val="left" w:pos="838"/>
          <w:tab w:val="clear" w:pos="660"/>
        </w:tabs>
        <w:spacing w:after="120" w:line="360" w:lineRule="auto"/>
        <w:ind w:left="838" w:right="153" w:hanging="749"/>
        <w:outlineLvl w:val="0"/>
        <w:rPr>
          <w:del w:id="664" w:author="随遇而安 [2]" w:date="2023-08-11T15:47:51Z"/>
          <w:rFonts w:ascii="宋体"/>
          <w:b/>
          <w:color w:val="auto"/>
          <w:sz w:val="24"/>
          <w:rPrChange w:id="665" w:author="随遇而安 [2]" w:date="2023-08-11T14:50:23Z">
            <w:rPr>
              <w:del w:id="666" w:author="随遇而安 [2]" w:date="2023-08-11T15:47:51Z"/>
              <w:rFonts w:ascii="宋体"/>
              <w:b/>
              <w:sz w:val="24"/>
            </w:rPr>
          </w:rPrChange>
        </w:rPr>
      </w:pPr>
      <w:del w:id="667" w:author="随遇而安 [2]" w:date="2023-08-11T15:47:51Z">
        <w:bookmarkStart w:id="12" w:name="_Toc17910"/>
        <w:r>
          <w:rPr>
            <w:rFonts w:hint="eastAsia" w:ascii="宋体"/>
            <w:b/>
            <w:color w:val="auto"/>
            <w:sz w:val="24"/>
            <w:rPrChange w:id="668" w:author="随遇而安 [2]" w:date="2023-08-11T14:50:23Z">
              <w:rPr>
                <w:rFonts w:hint="eastAsia" w:ascii="宋体"/>
                <w:b/>
                <w:sz w:val="24"/>
              </w:rPr>
            </w:rPrChange>
          </w:rPr>
          <w:delText>目的</w:delText>
        </w:r>
        <w:bookmarkEnd w:id="12"/>
      </w:del>
    </w:p>
    <w:p w14:paraId="4FE60A04">
      <w:pPr>
        <w:spacing w:line="360" w:lineRule="auto"/>
        <w:ind w:firstLine="480" w:firstLineChars="200"/>
        <w:outlineLvl w:val="0"/>
        <w:rPr>
          <w:del w:id="669" w:author="随遇而安 [2]" w:date="2023-08-11T15:47:51Z"/>
          <w:rFonts w:ascii="仿宋" w:hAnsi="仿宋" w:eastAsia="仿宋" w:cs="仿宋"/>
          <w:color w:val="auto"/>
          <w:sz w:val="24"/>
          <w:lang w:eastAsia="zh-CN"/>
          <w:rPrChange w:id="670" w:author="随遇而安 [2]" w:date="2023-08-11T14:50:23Z">
            <w:rPr>
              <w:del w:id="671" w:author="随遇而安 [2]" w:date="2023-08-11T15:47:51Z"/>
              <w:rFonts w:ascii="仿宋" w:hAnsi="仿宋" w:eastAsia="仿宋" w:cs="仿宋"/>
              <w:sz w:val="24"/>
              <w:lang w:eastAsia="zh-CN"/>
            </w:rPr>
          </w:rPrChange>
        </w:rPr>
      </w:pPr>
      <w:del w:id="672" w:author="随遇而安 [2]" w:date="2023-08-11T15:47:51Z">
        <w:r>
          <w:rPr>
            <w:rFonts w:hint="eastAsia" w:ascii="仿宋" w:hAnsi="仿宋" w:eastAsia="仿宋" w:cs="仿宋"/>
            <w:color w:val="auto"/>
            <w:sz w:val="24"/>
            <w:lang w:eastAsia="zh-CN"/>
            <w:rPrChange w:id="673" w:author="随遇而安 [2]" w:date="2023-08-11T14:50:23Z">
              <w:rPr>
                <w:rFonts w:hint="eastAsia" w:ascii="仿宋" w:hAnsi="仿宋" w:eastAsia="仿宋" w:cs="仿宋"/>
                <w:sz w:val="24"/>
                <w:lang w:eastAsia="zh-CN"/>
              </w:rPr>
            </w:rPrChange>
          </w:rPr>
          <w:delText>为了建立事故隐患排查治理长效机制，加强事故隐患监督管理，防止、预防和减少事故的发生，保障员工生命财产安全，制定本制度。</w:delText>
        </w:r>
      </w:del>
    </w:p>
    <w:p w14:paraId="1C134ADF">
      <w:pPr>
        <w:numPr>
          <w:ilvl w:val="0"/>
          <w:numId w:val="2"/>
        </w:numPr>
        <w:tabs>
          <w:tab w:val="left" w:pos="838"/>
          <w:tab w:val="clear" w:pos="660"/>
        </w:tabs>
        <w:spacing w:after="120" w:line="360" w:lineRule="auto"/>
        <w:ind w:left="1153" w:right="153" w:hanging="1064"/>
        <w:outlineLvl w:val="0"/>
        <w:rPr>
          <w:del w:id="674" w:author="随遇而安 [2]" w:date="2023-08-11T15:47:51Z"/>
          <w:rFonts w:ascii="宋体"/>
          <w:b/>
          <w:color w:val="auto"/>
          <w:sz w:val="24"/>
          <w:rPrChange w:id="675" w:author="随遇而安 [2]" w:date="2023-08-11T14:50:23Z">
            <w:rPr>
              <w:del w:id="676" w:author="随遇而安 [2]" w:date="2023-08-11T15:47:51Z"/>
              <w:rFonts w:ascii="宋体"/>
              <w:b/>
              <w:sz w:val="24"/>
            </w:rPr>
          </w:rPrChange>
        </w:rPr>
      </w:pPr>
      <w:del w:id="677" w:author="随遇而安 [2]" w:date="2023-08-11T15:47:51Z">
        <w:bookmarkStart w:id="13" w:name="_Toc24119"/>
        <w:r>
          <w:rPr>
            <w:rFonts w:hint="eastAsia" w:ascii="宋体"/>
            <w:b/>
            <w:color w:val="auto"/>
            <w:sz w:val="24"/>
            <w:rPrChange w:id="678" w:author="随遇而安 [2]" w:date="2023-08-11T14:50:23Z">
              <w:rPr>
                <w:rFonts w:hint="eastAsia" w:ascii="宋体"/>
                <w:b/>
                <w:sz w:val="24"/>
              </w:rPr>
            </w:rPrChange>
          </w:rPr>
          <w:delText>适用范围</w:delText>
        </w:r>
        <w:bookmarkEnd w:id="13"/>
      </w:del>
    </w:p>
    <w:p w14:paraId="5341B698">
      <w:pPr>
        <w:spacing w:line="360" w:lineRule="auto"/>
        <w:ind w:firstLine="480" w:firstLineChars="200"/>
        <w:outlineLvl w:val="0"/>
        <w:rPr>
          <w:del w:id="679" w:author="随遇而安 [2]" w:date="2023-08-11T15:47:51Z"/>
          <w:rFonts w:ascii="仿宋" w:hAnsi="仿宋" w:eastAsia="仿宋" w:cs="仿宋"/>
          <w:color w:val="auto"/>
          <w:sz w:val="24"/>
          <w:lang w:eastAsia="zh-CN"/>
          <w:rPrChange w:id="680" w:author="随遇而安 [2]" w:date="2023-08-11T14:50:23Z">
            <w:rPr>
              <w:del w:id="681" w:author="随遇而安 [2]" w:date="2023-08-11T15:47:51Z"/>
              <w:rFonts w:ascii="仿宋" w:hAnsi="仿宋" w:eastAsia="仿宋" w:cs="仿宋"/>
              <w:sz w:val="24"/>
              <w:lang w:eastAsia="zh-CN"/>
            </w:rPr>
          </w:rPrChange>
        </w:rPr>
      </w:pPr>
      <w:del w:id="682" w:author="随遇而安 [2]" w:date="2023-08-11T15:47:51Z">
        <w:r>
          <w:rPr>
            <w:rFonts w:hint="eastAsia" w:ascii="仿宋" w:hAnsi="仿宋" w:eastAsia="仿宋" w:cs="仿宋"/>
            <w:color w:val="auto"/>
            <w:sz w:val="24"/>
            <w:lang w:eastAsia="zh-CN"/>
            <w:rPrChange w:id="683" w:author="随遇而安 [2]" w:date="2023-08-11T14:50:23Z">
              <w:rPr>
                <w:rFonts w:hint="eastAsia" w:ascii="仿宋" w:hAnsi="仿宋" w:eastAsia="仿宋" w:cs="仿宋"/>
                <w:sz w:val="24"/>
                <w:lang w:eastAsia="zh-CN"/>
              </w:rPr>
            </w:rPrChange>
          </w:rPr>
          <w:delText>本制度适用于宁津北控城市环境服务有限公司全体员工及所有工作范围的HSE检查及隐患排查治理工作。</w:delText>
        </w:r>
      </w:del>
    </w:p>
    <w:p w14:paraId="5D652AAA">
      <w:pPr>
        <w:numPr>
          <w:ilvl w:val="0"/>
          <w:numId w:val="2"/>
        </w:numPr>
        <w:tabs>
          <w:tab w:val="left" w:pos="838"/>
          <w:tab w:val="clear" w:pos="660"/>
        </w:tabs>
        <w:spacing w:after="120" w:line="360" w:lineRule="auto"/>
        <w:ind w:left="1153" w:right="153" w:hanging="1064"/>
        <w:outlineLvl w:val="0"/>
        <w:rPr>
          <w:del w:id="684" w:author="随遇而安 [2]" w:date="2023-08-11T15:47:51Z"/>
          <w:rFonts w:ascii="宋体"/>
          <w:b/>
          <w:color w:val="auto"/>
          <w:sz w:val="24"/>
          <w:lang w:eastAsia="zh-CN"/>
          <w:rPrChange w:id="685" w:author="随遇而安 [2]" w:date="2023-08-11T14:50:23Z">
            <w:rPr>
              <w:del w:id="686" w:author="随遇而安 [2]" w:date="2023-08-11T15:47:51Z"/>
              <w:rFonts w:ascii="宋体"/>
              <w:b/>
              <w:sz w:val="24"/>
              <w:lang w:eastAsia="zh-CN"/>
            </w:rPr>
          </w:rPrChange>
        </w:rPr>
      </w:pPr>
      <w:del w:id="687" w:author="随遇而安 [2]" w:date="2023-08-11T15:47:51Z">
        <w:bookmarkStart w:id="14" w:name="_Toc41"/>
        <w:r>
          <w:rPr>
            <w:rFonts w:hint="eastAsia" w:ascii="宋体"/>
            <w:b/>
            <w:color w:val="auto"/>
            <w:sz w:val="24"/>
            <w:lang w:eastAsia="zh-CN"/>
            <w:rPrChange w:id="688" w:author="随遇而安 [2]" w:date="2023-08-11T14:50:23Z">
              <w:rPr>
                <w:rFonts w:hint="eastAsia" w:ascii="宋体"/>
                <w:b/>
                <w:sz w:val="24"/>
                <w:lang w:eastAsia="zh-CN"/>
              </w:rPr>
            </w:rPrChange>
          </w:rPr>
          <w:delText>组织机构</w:delText>
        </w:r>
        <w:bookmarkEnd w:id="14"/>
      </w:del>
    </w:p>
    <w:p w14:paraId="4E3AD385">
      <w:pPr>
        <w:spacing w:line="360" w:lineRule="auto"/>
        <w:ind w:firstLine="480" w:firstLineChars="200"/>
        <w:outlineLvl w:val="0"/>
        <w:rPr>
          <w:del w:id="689" w:author="随遇而安 [2]" w:date="2023-08-11T15:47:51Z"/>
          <w:rFonts w:ascii="仿宋" w:hAnsi="仿宋" w:eastAsia="仿宋" w:cs="仿宋"/>
          <w:color w:val="auto"/>
          <w:sz w:val="24"/>
          <w:lang w:eastAsia="zh-CN"/>
          <w:rPrChange w:id="690" w:author="随遇而安 [2]" w:date="2023-08-11T14:50:23Z">
            <w:rPr>
              <w:del w:id="691" w:author="随遇而安 [2]" w:date="2023-08-11T15:47:51Z"/>
              <w:rFonts w:ascii="仿宋" w:hAnsi="仿宋" w:eastAsia="仿宋" w:cs="仿宋"/>
              <w:sz w:val="24"/>
              <w:lang w:eastAsia="zh-CN"/>
            </w:rPr>
          </w:rPrChange>
        </w:rPr>
      </w:pPr>
      <w:del w:id="692" w:author="随遇而安 [2]" w:date="2023-08-11T15:47:51Z">
        <w:r>
          <w:rPr>
            <w:rFonts w:hint="eastAsia" w:ascii="仿宋" w:hAnsi="仿宋" w:eastAsia="仿宋" w:cs="仿宋"/>
            <w:color w:val="auto"/>
            <w:sz w:val="24"/>
            <w:lang w:eastAsia="zh-CN"/>
            <w:rPrChange w:id="693" w:author="随遇而安 [2]" w:date="2023-08-11T14:50:23Z">
              <w:rPr>
                <w:rFonts w:hint="eastAsia" w:ascii="仿宋" w:hAnsi="仿宋" w:eastAsia="仿宋" w:cs="仿宋"/>
                <w:sz w:val="24"/>
                <w:lang w:eastAsia="zh-CN"/>
              </w:rPr>
            </w:rPrChange>
          </w:rPr>
          <w:delText>公司成立安全隐患排查领导小组，公司总经理任组长，副总经理</w:delText>
        </w:r>
      </w:del>
      <w:ins w:id="694" w:author="随遇而安" w:date="2023-08-04T08:43:00Z">
        <w:del w:id="695" w:author="随遇而安 [2]" w:date="2023-08-11T15:47:51Z">
          <w:r>
            <w:rPr>
              <w:rFonts w:hint="eastAsia" w:ascii="仿宋" w:hAnsi="仿宋" w:eastAsia="仿宋" w:cs="仿宋"/>
              <w:color w:val="auto"/>
              <w:sz w:val="24"/>
              <w:lang w:eastAsia="zh-CN"/>
              <w:rPrChange w:id="696" w:author="随遇而安 [2]" w:date="2023-08-11T14:50:23Z">
                <w:rPr>
                  <w:rFonts w:hint="eastAsia" w:ascii="仿宋" w:hAnsi="仿宋" w:eastAsia="仿宋" w:cs="仿宋"/>
                  <w:sz w:val="24"/>
                  <w:lang w:eastAsia="zh-CN"/>
                </w:rPr>
              </w:rPrChange>
            </w:rPr>
            <w:delText>（总经理助理）</w:delText>
          </w:r>
        </w:del>
      </w:ins>
      <w:del w:id="697" w:author="随遇而安 [2]" w:date="2023-08-11T15:47:51Z">
        <w:r>
          <w:rPr>
            <w:rFonts w:hint="eastAsia" w:ascii="仿宋" w:hAnsi="仿宋" w:eastAsia="仿宋" w:cs="仿宋"/>
            <w:color w:val="auto"/>
            <w:sz w:val="24"/>
            <w:lang w:eastAsia="zh-CN"/>
            <w:rPrChange w:id="698" w:author="随遇而安 [2]" w:date="2023-08-11T14:50:23Z">
              <w:rPr>
                <w:rFonts w:hint="eastAsia" w:ascii="仿宋" w:hAnsi="仿宋" w:eastAsia="仿宋" w:cs="仿宋"/>
                <w:sz w:val="24"/>
                <w:lang w:eastAsia="zh-CN"/>
              </w:rPr>
            </w:rPrChange>
          </w:rPr>
          <w:delText>任副组长，各部门</w:delText>
        </w:r>
      </w:del>
      <w:ins w:id="699" w:author="随遇而安" w:date="2023-08-04T08:43:00Z">
        <w:del w:id="700" w:author="随遇而安 [2]" w:date="2023-08-11T15:47:51Z">
          <w:r>
            <w:rPr>
              <w:rFonts w:hint="eastAsia" w:ascii="仿宋" w:hAnsi="仿宋" w:eastAsia="仿宋" w:cs="仿宋"/>
              <w:color w:val="auto"/>
              <w:sz w:val="24"/>
              <w:lang w:eastAsia="zh-CN"/>
              <w:rPrChange w:id="701" w:author="随遇而安 [2]" w:date="2023-08-11T14:50:23Z">
                <w:rPr>
                  <w:rFonts w:hint="eastAsia" w:ascii="仿宋" w:hAnsi="仿宋" w:eastAsia="仿宋" w:cs="仿宋"/>
                  <w:sz w:val="24"/>
                  <w:lang w:eastAsia="zh-CN"/>
                </w:rPr>
              </w:rPrChange>
            </w:rPr>
            <w:delText>（中心）</w:delText>
          </w:r>
        </w:del>
      </w:ins>
      <w:del w:id="702" w:author="随遇而安 [2]" w:date="2023-08-11T15:47:51Z">
        <w:r>
          <w:rPr>
            <w:rFonts w:hint="eastAsia" w:ascii="仿宋" w:hAnsi="仿宋" w:eastAsia="仿宋" w:cs="仿宋"/>
            <w:color w:val="auto"/>
            <w:sz w:val="24"/>
            <w:lang w:eastAsia="zh-CN"/>
            <w:rPrChange w:id="703" w:author="随遇而安 [2]" w:date="2023-08-11T14:50:23Z">
              <w:rPr>
                <w:rFonts w:hint="eastAsia" w:ascii="仿宋" w:hAnsi="仿宋" w:eastAsia="仿宋" w:cs="仿宋"/>
                <w:sz w:val="24"/>
                <w:lang w:eastAsia="zh-CN"/>
              </w:rPr>
            </w:rPrChange>
          </w:rPr>
          <w:delText>经理、乡镇主管、安全专员为成员。安全隐患排查领导小组办公室设在安环品质部，主要负责活动开展的日常管理工作。</w:delText>
        </w:r>
      </w:del>
    </w:p>
    <w:p w14:paraId="180FE4E0">
      <w:pPr>
        <w:numPr>
          <w:ilvl w:val="0"/>
          <w:numId w:val="2"/>
        </w:numPr>
        <w:tabs>
          <w:tab w:val="left" w:pos="838"/>
          <w:tab w:val="clear" w:pos="660"/>
        </w:tabs>
        <w:spacing w:after="120" w:line="360" w:lineRule="auto"/>
        <w:ind w:left="1153" w:right="153" w:hanging="1064"/>
        <w:outlineLvl w:val="0"/>
        <w:rPr>
          <w:del w:id="704" w:author="随遇而安 [2]" w:date="2023-08-11T15:47:51Z"/>
          <w:rFonts w:ascii="宋体"/>
          <w:b/>
          <w:color w:val="auto"/>
          <w:sz w:val="24"/>
          <w:lang w:eastAsia="zh-CN"/>
          <w:rPrChange w:id="705" w:author="随遇而安 [2]" w:date="2023-08-11T14:50:23Z">
            <w:rPr>
              <w:del w:id="706" w:author="随遇而安 [2]" w:date="2023-08-11T15:47:51Z"/>
              <w:rFonts w:ascii="宋体"/>
              <w:b/>
              <w:sz w:val="24"/>
              <w:lang w:eastAsia="zh-CN"/>
            </w:rPr>
          </w:rPrChange>
        </w:rPr>
      </w:pPr>
      <w:del w:id="707" w:author="随遇而安 [2]" w:date="2023-08-11T15:47:51Z">
        <w:bookmarkStart w:id="15" w:name="_Toc21539"/>
        <w:r>
          <w:rPr>
            <w:rFonts w:hint="eastAsia" w:ascii="宋体"/>
            <w:b/>
            <w:color w:val="auto"/>
            <w:sz w:val="24"/>
            <w:lang w:eastAsia="zh-CN"/>
            <w:rPrChange w:id="708" w:author="随遇而安 [2]" w:date="2023-08-11T14:50:23Z">
              <w:rPr>
                <w:rFonts w:hint="eastAsia" w:ascii="宋体"/>
                <w:b/>
                <w:sz w:val="24"/>
                <w:lang w:eastAsia="zh-CN"/>
              </w:rPr>
            </w:rPrChange>
          </w:rPr>
          <w:delText>HSE检查</w:delText>
        </w:r>
        <w:bookmarkEnd w:id="15"/>
      </w:del>
    </w:p>
    <w:p w14:paraId="488BA2DD">
      <w:pPr>
        <w:spacing w:line="360" w:lineRule="auto"/>
        <w:ind w:firstLine="482" w:firstLineChars="200"/>
        <w:outlineLvl w:val="0"/>
        <w:rPr>
          <w:del w:id="709" w:author="随遇而安 [2]" w:date="2023-08-11T15:47:51Z"/>
          <w:rFonts w:ascii="仿宋" w:hAnsi="仿宋" w:eastAsia="仿宋" w:cs="仿宋"/>
          <w:b/>
          <w:bCs/>
          <w:color w:val="auto"/>
          <w:sz w:val="24"/>
          <w:lang w:eastAsia="zh-CN"/>
          <w:rPrChange w:id="710" w:author="随遇而安 [2]" w:date="2023-08-11T14:50:23Z">
            <w:rPr>
              <w:del w:id="711" w:author="随遇而安 [2]" w:date="2023-08-11T15:47:51Z"/>
              <w:rFonts w:ascii="仿宋" w:hAnsi="仿宋" w:eastAsia="仿宋" w:cs="仿宋"/>
              <w:b/>
              <w:bCs/>
              <w:sz w:val="24"/>
              <w:lang w:eastAsia="zh-CN"/>
            </w:rPr>
          </w:rPrChange>
        </w:rPr>
      </w:pPr>
      <w:del w:id="712" w:author="随遇而安 [2]" w:date="2023-08-11T15:47:51Z">
        <w:r>
          <w:rPr>
            <w:rFonts w:hint="eastAsia" w:ascii="仿宋" w:hAnsi="仿宋" w:eastAsia="仿宋" w:cs="仿宋"/>
            <w:b/>
            <w:bCs/>
            <w:color w:val="auto"/>
            <w:sz w:val="24"/>
            <w:lang w:eastAsia="zh-CN"/>
            <w:rPrChange w:id="713" w:author="随遇而安 [2]" w:date="2023-08-11T14:50:23Z">
              <w:rPr>
                <w:rFonts w:hint="eastAsia" w:ascii="仿宋" w:hAnsi="仿宋" w:eastAsia="仿宋" w:cs="仿宋"/>
                <w:b/>
                <w:bCs/>
                <w:sz w:val="24"/>
                <w:lang w:eastAsia="zh-CN"/>
              </w:rPr>
            </w:rPrChange>
          </w:rPr>
          <w:delText>4.1 HSE检查形式</w:delText>
        </w:r>
      </w:del>
    </w:p>
    <w:p w14:paraId="28827AF6">
      <w:pPr>
        <w:spacing w:line="360" w:lineRule="auto"/>
        <w:ind w:firstLine="480" w:firstLineChars="200"/>
        <w:outlineLvl w:val="0"/>
        <w:rPr>
          <w:del w:id="714" w:author="随遇而安 [2]" w:date="2023-08-11T15:47:51Z"/>
          <w:rFonts w:ascii="仿宋" w:hAnsi="仿宋" w:eastAsia="仿宋" w:cs="仿宋"/>
          <w:color w:val="auto"/>
          <w:sz w:val="24"/>
          <w:lang w:eastAsia="zh-CN"/>
          <w:rPrChange w:id="715" w:author="随遇而安 [2]" w:date="2023-08-11T14:50:23Z">
            <w:rPr>
              <w:del w:id="716" w:author="随遇而安 [2]" w:date="2023-08-11T15:47:51Z"/>
              <w:rFonts w:ascii="仿宋" w:hAnsi="仿宋" w:eastAsia="仿宋" w:cs="仿宋"/>
              <w:sz w:val="24"/>
              <w:lang w:eastAsia="zh-CN"/>
            </w:rPr>
          </w:rPrChange>
        </w:rPr>
      </w:pPr>
      <w:del w:id="717" w:author="随遇而安 [2]" w:date="2023-08-11T15:47:51Z">
        <w:r>
          <w:rPr>
            <w:rFonts w:hint="eastAsia" w:ascii="仿宋" w:hAnsi="仿宋" w:eastAsia="仿宋" w:cs="仿宋"/>
            <w:color w:val="auto"/>
            <w:sz w:val="24"/>
            <w:lang w:eastAsia="zh-CN"/>
            <w:rPrChange w:id="718" w:author="随遇而安 [2]" w:date="2023-08-11T14:50:23Z">
              <w:rPr>
                <w:rFonts w:hint="eastAsia" w:ascii="仿宋" w:hAnsi="仿宋" w:eastAsia="仿宋" w:cs="仿宋"/>
                <w:sz w:val="24"/>
                <w:lang w:eastAsia="zh-CN"/>
              </w:rPr>
            </w:rPrChange>
          </w:rPr>
          <w:delText>4.1.1综合性检查</w:delText>
        </w:r>
      </w:del>
    </w:p>
    <w:p w14:paraId="1366F8F1">
      <w:pPr>
        <w:spacing w:line="360" w:lineRule="auto"/>
        <w:ind w:firstLine="480" w:firstLineChars="200"/>
        <w:outlineLvl w:val="0"/>
        <w:rPr>
          <w:del w:id="719" w:author="随遇而安 [2]" w:date="2023-08-11T15:47:51Z"/>
          <w:rFonts w:ascii="仿宋" w:hAnsi="仿宋" w:eastAsia="仿宋" w:cs="仿宋"/>
          <w:color w:val="auto"/>
          <w:sz w:val="24"/>
          <w:lang w:eastAsia="zh-CN"/>
          <w:rPrChange w:id="720" w:author="随遇而安 [2]" w:date="2023-08-11T14:50:23Z">
            <w:rPr>
              <w:del w:id="721" w:author="随遇而安 [2]" w:date="2023-08-11T15:47:51Z"/>
              <w:rFonts w:ascii="仿宋" w:hAnsi="仿宋" w:eastAsia="仿宋" w:cs="仿宋"/>
              <w:sz w:val="24"/>
              <w:lang w:eastAsia="zh-CN"/>
            </w:rPr>
          </w:rPrChange>
        </w:rPr>
      </w:pPr>
      <w:del w:id="722" w:author="随遇而安 [2]" w:date="2023-08-11T15:47:51Z">
        <w:r>
          <w:rPr>
            <w:rFonts w:hint="eastAsia" w:ascii="仿宋" w:hAnsi="仿宋" w:eastAsia="仿宋" w:cs="仿宋"/>
            <w:color w:val="auto"/>
            <w:sz w:val="24"/>
            <w:lang w:eastAsia="zh-CN"/>
            <w:rPrChange w:id="723" w:author="随遇而安 [2]" w:date="2023-08-11T14:50:23Z">
              <w:rPr>
                <w:rFonts w:hint="eastAsia" w:ascii="仿宋" w:hAnsi="仿宋" w:eastAsia="仿宋" w:cs="仿宋"/>
                <w:sz w:val="24"/>
                <w:lang w:eastAsia="zh-CN"/>
              </w:rPr>
            </w:rPrChange>
          </w:rPr>
          <w:delText>a.指以保障安全生产为目的，以安全生产责任制、各项专业管理制度和安全生产管理制度落实情况为重点，各有关专业和单位(部门)共同参与的全面检查。</w:delText>
        </w:r>
      </w:del>
    </w:p>
    <w:p w14:paraId="7BBBBD28">
      <w:pPr>
        <w:spacing w:line="360" w:lineRule="auto"/>
        <w:ind w:firstLine="480" w:firstLineChars="200"/>
        <w:outlineLvl w:val="0"/>
        <w:rPr>
          <w:del w:id="724" w:author="随遇而安 [2]" w:date="2023-08-11T15:47:51Z"/>
          <w:rFonts w:ascii="仿宋" w:hAnsi="仿宋" w:eastAsia="仿宋" w:cs="仿宋"/>
          <w:color w:val="auto"/>
          <w:sz w:val="24"/>
          <w:lang w:eastAsia="zh-CN"/>
          <w:rPrChange w:id="725" w:author="随遇而安 [2]" w:date="2023-08-11T14:50:23Z">
            <w:rPr>
              <w:del w:id="726" w:author="随遇而安 [2]" w:date="2023-08-11T15:47:51Z"/>
              <w:rFonts w:ascii="仿宋" w:hAnsi="仿宋" w:eastAsia="仿宋" w:cs="仿宋"/>
              <w:sz w:val="24"/>
              <w:lang w:eastAsia="zh-CN"/>
            </w:rPr>
          </w:rPrChange>
        </w:rPr>
      </w:pPr>
      <w:del w:id="727" w:author="随遇而安 [2]" w:date="2023-08-11T15:47:51Z">
        <w:r>
          <w:rPr>
            <w:rFonts w:hint="eastAsia" w:ascii="仿宋" w:hAnsi="仿宋" w:eastAsia="仿宋" w:cs="仿宋"/>
            <w:color w:val="auto"/>
            <w:sz w:val="24"/>
            <w:lang w:eastAsia="zh-CN"/>
            <w:rPrChange w:id="728" w:author="随遇而安 [2]" w:date="2023-08-11T14:50:23Z">
              <w:rPr>
                <w:rFonts w:hint="eastAsia" w:ascii="仿宋" w:hAnsi="仿宋" w:eastAsia="仿宋" w:cs="仿宋"/>
                <w:sz w:val="24"/>
                <w:lang w:eastAsia="zh-CN"/>
              </w:rPr>
            </w:rPrChange>
          </w:rPr>
          <w:delText>b.项目公司综合性HSE检查内容可依照公司要求及本单位实际确定。</w:delText>
        </w:r>
      </w:del>
    </w:p>
    <w:p w14:paraId="7BC74DF6">
      <w:pPr>
        <w:spacing w:line="360" w:lineRule="auto"/>
        <w:ind w:firstLine="480" w:firstLineChars="200"/>
        <w:outlineLvl w:val="0"/>
        <w:rPr>
          <w:del w:id="729" w:author="随遇而安 [2]" w:date="2023-08-11T15:47:51Z"/>
          <w:rFonts w:ascii="仿宋" w:hAnsi="仿宋" w:eastAsia="仿宋" w:cs="仿宋"/>
          <w:color w:val="auto"/>
          <w:sz w:val="24"/>
          <w:lang w:eastAsia="zh-CN"/>
          <w:rPrChange w:id="730" w:author="随遇而安 [2]" w:date="2023-08-11T14:50:23Z">
            <w:rPr>
              <w:del w:id="731" w:author="随遇而安 [2]" w:date="2023-08-11T15:47:51Z"/>
              <w:rFonts w:ascii="仿宋" w:hAnsi="仿宋" w:eastAsia="仿宋" w:cs="仿宋"/>
              <w:sz w:val="24"/>
              <w:lang w:eastAsia="zh-CN"/>
            </w:rPr>
          </w:rPrChange>
        </w:rPr>
      </w:pPr>
      <w:del w:id="732" w:author="随遇而安 [2]" w:date="2023-08-11T15:47:51Z">
        <w:r>
          <w:rPr>
            <w:rFonts w:hint="eastAsia" w:ascii="仿宋" w:hAnsi="仿宋" w:eastAsia="仿宋" w:cs="仿宋"/>
            <w:color w:val="auto"/>
            <w:sz w:val="24"/>
            <w:lang w:eastAsia="zh-CN"/>
            <w:rPrChange w:id="733" w:author="随遇而安 [2]" w:date="2023-08-11T14:50:23Z">
              <w:rPr>
                <w:rFonts w:hint="eastAsia" w:ascii="仿宋" w:hAnsi="仿宋" w:eastAsia="仿宋" w:cs="仿宋"/>
                <w:sz w:val="24"/>
                <w:lang w:eastAsia="zh-CN"/>
              </w:rPr>
            </w:rPrChange>
          </w:rPr>
          <w:delText>4.1.2专项检查</w:delText>
        </w:r>
      </w:del>
    </w:p>
    <w:p w14:paraId="29C1927B">
      <w:pPr>
        <w:spacing w:line="360" w:lineRule="auto"/>
        <w:ind w:firstLine="480" w:firstLineChars="200"/>
        <w:outlineLvl w:val="0"/>
        <w:rPr>
          <w:del w:id="734" w:author="随遇而安 [2]" w:date="2023-08-11T15:47:51Z"/>
          <w:rFonts w:ascii="仿宋" w:hAnsi="仿宋" w:eastAsia="仿宋" w:cs="仿宋"/>
          <w:color w:val="auto"/>
          <w:sz w:val="24"/>
          <w:lang w:eastAsia="zh-CN"/>
          <w:rPrChange w:id="735" w:author="随遇而安 [2]" w:date="2023-08-11T14:50:23Z">
            <w:rPr>
              <w:del w:id="736" w:author="随遇而安 [2]" w:date="2023-08-11T15:47:51Z"/>
              <w:rFonts w:ascii="仿宋" w:hAnsi="仿宋" w:eastAsia="仿宋" w:cs="仿宋"/>
              <w:sz w:val="24"/>
              <w:lang w:eastAsia="zh-CN"/>
            </w:rPr>
          </w:rPrChange>
        </w:rPr>
      </w:pPr>
      <w:del w:id="737" w:author="随遇而安 [2]" w:date="2023-08-11T15:47:51Z">
        <w:r>
          <w:rPr>
            <w:rFonts w:hint="eastAsia" w:ascii="仿宋" w:hAnsi="仿宋" w:eastAsia="仿宋" w:cs="仿宋"/>
            <w:color w:val="auto"/>
            <w:sz w:val="24"/>
            <w:lang w:eastAsia="zh-CN"/>
            <w:rPrChange w:id="738" w:author="随遇而安 [2]" w:date="2023-08-11T14:50:23Z">
              <w:rPr>
                <w:rFonts w:hint="eastAsia" w:ascii="仿宋" w:hAnsi="仿宋" w:eastAsia="仿宋" w:cs="仿宋"/>
                <w:sz w:val="24"/>
                <w:lang w:eastAsia="zh-CN"/>
              </w:rPr>
            </w:rPrChange>
          </w:rPr>
          <w:delText>专项HSE检查包括季节性检查、节日前后检查和专业性HSE检查。</w:delText>
        </w:r>
      </w:del>
    </w:p>
    <w:p w14:paraId="3CA6B485">
      <w:pPr>
        <w:spacing w:line="360" w:lineRule="auto"/>
        <w:ind w:firstLine="480" w:firstLineChars="200"/>
        <w:outlineLvl w:val="0"/>
        <w:rPr>
          <w:del w:id="739" w:author="随遇而安 [2]" w:date="2023-08-11T15:47:51Z"/>
          <w:rFonts w:ascii="仿宋" w:hAnsi="仿宋" w:eastAsia="仿宋" w:cs="仿宋"/>
          <w:color w:val="auto"/>
          <w:sz w:val="24"/>
          <w:lang w:eastAsia="zh-CN"/>
          <w:rPrChange w:id="740" w:author="随遇而安 [2]" w:date="2023-08-11T14:50:23Z">
            <w:rPr>
              <w:del w:id="741" w:author="随遇而安 [2]" w:date="2023-08-11T15:47:51Z"/>
              <w:rFonts w:ascii="仿宋" w:hAnsi="仿宋" w:eastAsia="仿宋" w:cs="仿宋"/>
              <w:sz w:val="24"/>
              <w:lang w:eastAsia="zh-CN"/>
            </w:rPr>
          </w:rPrChange>
        </w:rPr>
      </w:pPr>
      <w:del w:id="742" w:author="随遇而安 [2]" w:date="2023-08-11T15:47:51Z">
        <w:r>
          <w:rPr>
            <w:rFonts w:hint="eastAsia" w:ascii="仿宋" w:hAnsi="仿宋" w:eastAsia="仿宋" w:cs="仿宋"/>
            <w:color w:val="auto"/>
            <w:sz w:val="24"/>
            <w:lang w:eastAsia="zh-CN"/>
            <w:rPrChange w:id="743" w:author="随遇而安 [2]" w:date="2023-08-11T14:50:23Z">
              <w:rPr>
                <w:rFonts w:hint="eastAsia" w:ascii="仿宋" w:hAnsi="仿宋" w:eastAsia="仿宋" w:cs="仿宋"/>
                <w:sz w:val="24"/>
                <w:lang w:eastAsia="zh-CN"/>
              </w:rPr>
            </w:rPrChange>
          </w:rPr>
          <w:delText>a.季节性检查指根据季节气候特点开展的专项检查，主要检查内容包括：</w:delText>
        </w:r>
      </w:del>
    </w:p>
    <w:p w14:paraId="09C41A57">
      <w:pPr>
        <w:spacing w:line="360" w:lineRule="auto"/>
        <w:ind w:firstLine="480" w:firstLineChars="200"/>
        <w:outlineLvl w:val="0"/>
        <w:rPr>
          <w:del w:id="744" w:author="随遇而安 [2]" w:date="2023-08-11T15:47:51Z"/>
          <w:rFonts w:ascii="仿宋" w:hAnsi="仿宋" w:eastAsia="仿宋" w:cs="仿宋"/>
          <w:color w:val="auto"/>
          <w:sz w:val="24"/>
          <w:lang w:eastAsia="zh-CN"/>
          <w:rPrChange w:id="745" w:author="随遇而安 [2]" w:date="2023-08-11T14:50:23Z">
            <w:rPr>
              <w:del w:id="746" w:author="随遇而安 [2]" w:date="2023-08-11T15:47:51Z"/>
              <w:rFonts w:ascii="仿宋" w:hAnsi="仿宋" w:eastAsia="仿宋" w:cs="仿宋"/>
              <w:sz w:val="24"/>
              <w:lang w:eastAsia="zh-CN"/>
            </w:rPr>
          </w:rPrChange>
        </w:rPr>
      </w:pPr>
      <w:del w:id="747" w:author="随遇而安 [2]" w:date="2023-08-11T15:47:51Z">
        <w:r>
          <w:rPr>
            <w:rFonts w:hint="eastAsia" w:ascii="仿宋" w:hAnsi="仿宋" w:eastAsia="仿宋" w:cs="仿宋"/>
            <w:color w:val="auto"/>
            <w:sz w:val="24"/>
            <w:lang w:eastAsia="zh-CN"/>
            <w:rPrChange w:id="748" w:author="随遇而安 [2]" w:date="2023-08-11T14:50:23Z">
              <w:rPr>
                <w:rFonts w:hint="eastAsia" w:ascii="仿宋" w:hAnsi="仿宋" w:eastAsia="仿宋" w:cs="仿宋"/>
                <w:sz w:val="24"/>
                <w:lang w:eastAsia="zh-CN"/>
              </w:rPr>
            </w:rPrChange>
          </w:rPr>
          <w:delText>(1)春季检查以防雷、防解冻坍塌为重点；</w:delText>
        </w:r>
      </w:del>
    </w:p>
    <w:p w14:paraId="283F58B0">
      <w:pPr>
        <w:spacing w:line="360" w:lineRule="auto"/>
        <w:ind w:firstLine="480" w:firstLineChars="200"/>
        <w:outlineLvl w:val="0"/>
        <w:rPr>
          <w:del w:id="749" w:author="随遇而安 [2]" w:date="2023-08-11T15:47:51Z"/>
          <w:rFonts w:ascii="仿宋" w:hAnsi="仿宋" w:eastAsia="仿宋" w:cs="仿宋"/>
          <w:color w:val="auto"/>
          <w:sz w:val="24"/>
          <w:lang w:eastAsia="zh-CN"/>
          <w:rPrChange w:id="750" w:author="随遇而安 [2]" w:date="2023-08-11T14:50:23Z">
            <w:rPr>
              <w:del w:id="751" w:author="随遇而安 [2]" w:date="2023-08-11T15:47:51Z"/>
              <w:rFonts w:ascii="仿宋" w:hAnsi="仿宋" w:eastAsia="仿宋" w:cs="仿宋"/>
              <w:sz w:val="24"/>
              <w:lang w:eastAsia="zh-CN"/>
            </w:rPr>
          </w:rPrChange>
        </w:rPr>
      </w:pPr>
      <w:del w:id="752" w:author="随遇而安 [2]" w:date="2023-08-11T15:47:51Z">
        <w:r>
          <w:rPr>
            <w:rFonts w:hint="eastAsia" w:ascii="仿宋" w:hAnsi="仿宋" w:eastAsia="仿宋" w:cs="仿宋"/>
            <w:color w:val="auto"/>
            <w:sz w:val="24"/>
            <w:lang w:eastAsia="zh-CN"/>
            <w:rPrChange w:id="753" w:author="随遇而安 [2]" w:date="2023-08-11T14:50:23Z">
              <w:rPr>
                <w:rFonts w:hint="eastAsia" w:ascii="仿宋" w:hAnsi="仿宋" w:eastAsia="仿宋" w:cs="仿宋"/>
                <w:sz w:val="24"/>
                <w:lang w:eastAsia="zh-CN"/>
              </w:rPr>
            </w:rPrChange>
          </w:rPr>
          <w:delText>(2)夏季检查以防雷、防台、防洪防汛、防暑降温为重点；</w:delText>
        </w:r>
      </w:del>
    </w:p>
    <w:p w14:paraId="05A289E7">
      <w:pPr>
        <w:spacing w:line="360" w:lineRule="auto"/>
        <w:ind w:firstLine="480" w:firstLineChars="200"/>
        <w:outlineLvl w:val="0"/>
        <w:rPr>
          <w:del w:id="754" w:author="随遇而安 [2]" w:date="2023-08-11T15:47:51Z"/>
          <w:rFonts w:ascii="仿宋" w:hAnsi="仿宋" w:eastAsia="仿宋" w:cs="仿宋"/>
          <w:color w:val="auto"/>
          <w:sz w:val="24"/>
          <w:lang w:eastAsia="zh-CN"/>
          <w:rPrChange w:id="755" w:author="随遇而安 [2]" w:date="2023-08-11T14:50:23Z">
            <w:rPr>
              <w:del w:id="756" w:author="随遇而安 [2]" w:date="2023-08-11T15:47:51Z"/>
              <w:rFonts w:ascii="仿宋" w:hAnsi="仿宋" w:eastAsia="仿宋" w:cs="仿宋"/>
              <w:sz w:val="24"/>
              <w:lang w:eastAsia="zh-CN"/>
            </w:rPr>
          </w:rPrChange>
        </w:rPr>
      </w:pPr>
      <w:del w:id="757" w:author="随遇而安 [2]" w:date="2023-08-11T15:47:51Z">
        <w:r>
          <w:rPr>
            <w:rFonts w:hint="eastAsia" w:ascii="仿宋" w:hAnsi="仿宋" w:eastAsia="仿宋" w:cs="仿宋"/>
            <w:color w:val="auto"/>
            <w:sz w:val="24"/>
            <w:lang w:eastAsia="zh-CN"/>
            <w:rPrChange w:id="758" w:author="随遇而安 [2]" w:date="2023-08-11T14:50:23Z">
              <w:rPr>
                <w:rFonts w:hint="eastAsia" w:ascii="仿宋" w:hAnsi="仿宋" w:eastAsia="仿宋" w:cs="仿宋"/>
                <w:sz w:val="24"/>
                <w:lang w:eastAsia="zh-CN"/>
              </w:rPr>
            </w:rPrChange>
          </w:rPr>
          <w:delText>(3)秋季检查以防雷、防火、防凝保温为重点；</w:delText>
        </w:r>
      </w:del>
    </w:p>
    <w:p w14:paraId="17AC5776">
      <w:pPr>
        <w:spacing w:line="360" w:lineRule="auto"/>
        <w:ind w:firstLine="480" w:firstLineChars="200"/>
        <w:outlineLvl w:val="0"/>
        <w:rPr>
          <w:del w:id="759" w:author="随遇而安 [2]" w:date="2023-08-11T15:47:51Z"/>
          <w:rFonts w:ascii="仿宋" w:hAnsi="仿宋" w:eastAsia="仿宋" w:cs="仿宋"/>
          <w:color w:val="auto"/>
          <w:sz w:val="24"/>
          <w:lang w:eastAsia="zh-CN"/>
          <w:rPrChange w:id="760" w:author="随遇而安 [2]" w:date="2023-08-11T14:50:23Z">
            <w:rPr>
              <w:del w:id="761" w:author="随遇而安 [2]" w:date="2023-08-11T15:47:51Z"/>
              <w:rFonts w:ascii="仿宋" w:hAnsi="仿宋" w:eastAsia="仿宋" w:cs="仿宋"/>
              <w:sz w:val="24"/>
              <w:lang w:eastAsia="zh-CN"/>
            </w:rPr>
          </w:rPrChange>
        </w:rPr>
      </w:pPr>
      <w:del w:id="762" w:author="随遇而安 [2]" w:date="2023-08-11T15:47:51Z">
        <w:r>
          <w:rPr>
            <w:rFonts w:hint="eastAsia" w:ascii="仿宋" w:hAnsi="仿宋" w:eastAsia="仿宋" w:cs="仿宋"/>
            <w:color w:val="auto"/>
            <w:sz w:val="24"/>
            <w:lang w:eastAsia="zh-CN"/>
            <w:rPrChange w:id="763" w:author="随遇而安 [2]" w:date="2023-08-11T14:50:23Z">
              <w:rPr>
                <w:rFonts w:hint="eastAsia" w:ascii="仿宋" w:hAnsi="仿宋" w:eastAsia="仿宋" w:cs="仿宋"/>
                <w:sz w:val="24"/>
                <w:lang w:eastAsia="zh-CN"/>
              </w:rPr>
            </w:rPrChange>
          </w:rPr>
          <w:delText>(4)冬季检查以防火、防爆、防雪、防冻防凝、防滑为重点。</w:delText>
        </w:r>
      </w:del>
    </w:p>
    <w:p w14:paraId="386B1920">
      <w:pPr>
        <w:spacing w:line="360" w:lineRule="auto"/>
        <w:ind w:firstLine="480" w:firstLineChars="200"/>
        <w:outlineLvl w:val="0"/>
        <w:rPr>
          <w:del w:id="764" w:author="随遇而安 [2]" w:date="2023-08-11T15:47:51Z"/>
          <w:rFonts w:ascii="仿宋" w:hAnsi="仿宋" w:eastAsia="仿宋" w:cs="仿宋"/>
          <w:color w:val="auto"/>
          <w:sz w:val="24"/>
          <w:lang w:eastAsia="zh-CN"/>
          <w:rPrChange w:id="765" w:author="随遇而安 [2]" w:date="2023-08-11T14:50:23Z">
            <w:rPr>
              <w:del w:id="766" w:author="随遇而安 [2]" w:date="2023-08-11T15:47:51Z"/>
              <w:rFonts w:ascii="仿宋" w:hAnsi="仿宋" w:eastAsia="仿宋" w:cs="仿宋"/>
              <w:sz w:val="24"/>
              <w:lang w:eastAsia="zh-CN"/>
            </w:rPr>
          </w:rPrChange>
        </w:rPr>
      </w:pPr>
      <w:del w:id="767" w:author="随遇而安 [2]" w:date="2023-08-11T15:47:51Z">
        <w:r>
          <w:rPr>
            <w:rFonts w:hint="eastAsia" w:ascii="仿宋" w:hAnsi="仿宋" w:eastAsia="仿宋" w:cs="仿宋"/>
            <w:color w:val="auto"/>
            <w:sz w:val="24"/>
            <w:lang w:eastAsia="zh-CN"/>
            <w:rPrChange w:id="768" w:author="随遇而安 [2]" w:date="2023-08-11T14:50:23Z">
              <w:rPr>
                <w:rFonts w:hint="eastAsia" w:ascii="仿宋" w:hAnsi="仿宋" w:eastAsia="仿宋" w:cs="仿宋"/>
                <w:sz w:val="24"/>
                <w:lang w:eastAsia="zh-CN"/>
              </w:rPr>
            </w:rPrChange>
          </w:rPr>
          <w:delText>b.节假日前后检查</w:delText>
        </w:r>
      </w:del>
    </w:p>
    <w:p w14:paraId="425E3586">
      <w:pPr>
        <w:spacing w:line="360" w:lineRule="auto"/>
        <w:ind w:firstLine="480" w:firstLineChars="200"/>
        <w:outlineLvl w:val="0"/>
        <w:rPr>
          <w:del w:id="769" w:author="随遇而安 [2]" w:date="2023-08-11T15:47:51Z"/>
          <w:rFonts w:ascii="仿宋" w:hAnsi="仿宋" w:eastAsia="仿宋" w:cs="仿宋"/>
          <w:color w:val="auto"/>
          <w:sz w:val="24"/>
          <w:lang w:eastAsia="zh-CN"/>
          <w:rPrChange w:id="770" w:author="随遇而安 [2]" w:date="2023-08-11T14:50:23Z">
            <w:rPr>
              <w:del w:id="771" w:author="随遇而安 [2]" w:date="2023-08-11T15:47:51Z"/>
              <w:rFonts w:ascii="仿宋" w:hAnsi="仿宋" w:eastAsia="仿宋" w:cs="仿宋"/>
              <w:sz w:val="24"/>
              <w:lang w:eastAsia="zh-CN"/>
            </w:rPr>
          </w:rPrChange>
        </w:rPr>
      </w:pPr>
      <w:del w:id="772" w:author="随遇而安 [2]" w:date="2023-08-11T15:47:51Z">
        <w:r>
          <w:rPr>
            <w:rFonts w:hint="eastAsia" w:ascii="仿宋" w:hAnsi="仿宋" w:eastAsia="仿宋" w:cs="仿宋"/>
            <w:color w:val="auto"/>
            <w:sz w:val="24"/>
            <w:lang w:eastAsia="zh-CN"/>
            <w:rPrChange w:id="773" w:author="随遇而安 [2]" w:date="2023-08-11T14:50:23Z">
              <w:rPr>
                <w:rFonts w:hint="eastAsia" w:ascii="仿宋" w:hAnsi="仿宋" w:eastAsia="仿宋" w:cs="仿宋"/>
                <w:sz w:val="24"/>
                <w:lang w:eastAsia="zh-CN"/>
              </w:rPr>
            </w:rPrChange>
          </w:rPr>
          <w:delText>指在重大活动和节假日前，对生产经营是否存在异常状况和隐患、备用设备设施状态、应急工作等进行的检查，特别是要对节日期间值班及紧急抢修力量安排、各类物资储备和应急工作进行重点检查与排查。</w:delText>
        </w:r>
      </w:del>
    </w:p>
    <w:p w14:paraId="75058252">
      <w:pPr>
        <w:spacing w:line="360" w:lineRule="auto"/>
        <w:ind w:firstLine="480" w:firstLineChars="200"/>
        <w:outlineLvl w:val="0"/>
        <w:rPr>
          <w:del w:id="774" w:author="随遇而安 [2]" w:date="2023-08-11T15:47:51Z"/>
          <w:rFonts w:ascii="仿宋" w:hAnsi="仿宋" w:eastAsia="仿宋" w:cs="仿宋"/>
          <w:color w:val="auto"/>
          <w:sz w:val="24"/>
          <w:lang w:eastAsia="zh-CN"/>
          <w:rPrChange w:id="775" w:author="随遇而安 [2]" w:date="2023-08-11T14:50:23Z">
            <w:rPr>
              <w:del w:id="776" w:author="随遇而安 [2]" w:date="2023-08-11T15:47:51Z"/>
              <w:rFonts w:ascii="仿宋" w:hAnsi="仿宋" w:eastAsia="仿宋" w:cs="仿宋"/>
              <w:sz w:val="24"/>
              <w:lang w:eastAsia="zh-CN"/>
            </w:rPr>
          </w:rPrChange>
        </w:rPr>
      </w:pPr>
      <w:del w:id="777" w:author="随遇而安 [2]" w:date="2023-08-11T15:47:51Z">
        <w:r>
          <w:rPr>
            <w:rFonts w:hint="eastAsia" w:ascii="仿宋" w:hAnsi="仿宋" w:eastAsia="仿宋" w:cs="仿宋"/>
            <w:color w:val="auto"/>
            <w:sz w:val="24"/>
            <w:lang w:eastAsia="zh-CN"/>
            <w:rPrChange w:id="778" w:author="随遇而安 [2]" w:date="2023-08-11T14:50:23Z">
              <w:rPr>
                <w:rFonts w:hint="eastAsia" w:ascii="仿宋" w:hAnsi="仿宋" w:eastAsia="仿宋" w:cs="仿宋"/>
                <w:sz w:val="24"/>
                <w:lang w:eastAsia="zh-CN"/>
              </w:rPr>
            </w:rPrChange>
          </w:rPr>
          <w:delText>c.专业性检查</w:delText>
        </w:r>
      </w:del>
    </w:p>
    <w:p w14:paraId="2D85A392">
      <w:pPr>
        <w:spacing w:line="360" w:lineRule="auto"/>
        <w:ind w:firstLine="480" w:firstLineChars="200"/>
        <w:outlineLvl w:val="0"/>
        <w:rPr>
          <w:del w:id="779" w:author="随遇而安 [2]" w:date="2023-08-11T15:47:51Z"/>
          <w:rFonts w:ascii="仿宋" w:hAnsi="仿宋" w:eastAsia="仿宋" w:cs="仿宋"/>
          <w:color w:val="auto"/>
          <w:sz w:val="24"/>
          <w:lang w:eastAsia="zh-CN"/>
          <w:rPrChange w:id="780" w:author="随遇而安 [2]" w:date="2023-08-11T14:50:23Z">
            <w:rPr>
              <w:del w:id="781" w:author="随遇而安 [2]" w:date="2023-08-11T15:47:51Z"/>
              <w:rFonts w:ascii="仿宋" w:hAnsi="仿宋" w:eastAsia="仿宋" w:cs="仿宋"/>
              <w:sz w:val="24"/>
              <w:lang w:eastAsia="zh-CN"/>
            </w:rPr>
          </w:rPrChange>
        </w:rPr>
      </w:pPr>
      <w:del w:id="782" w:author="随遇而安 [2]" w:date="2023-08-11T15:47:51Z">
        <w:r>
          <w:rPr>
            <w:rFonts w:hint="eastAsia" w:ascii="仿宋" w:hAnsi="仿宋" w:eastAsia="仿宋" w:cs="仿宋"/>
            <w:color w:val="auto"/>
            <w:sz w:val="24"/>
            <w:lang w:eastAsia="zh-CN"/>
            <w:rPrChange w:id="783" w:author="随遇而安 [2]" w:date="2023-08-11T14:50:23Z">
              <w:rPr>
                <w:rFonts w:hint="eastAsia" w:ascii="仿宋" w:hAnsi="仿宋" w:eastAsia="仿宋" w:cs="仿宋"/>
                <w:sz w:val="24"/>
                <w:lang w:eastAsia="zh-CN"/>
              </w:rPr>
            </w:rPrChange>
          </w:rPr>
          <w:delText>指对生产经营紧密相关的设备、设施、监测仪器、场所等分别进行的专业性检查，如针对垃圾清运车辆检查、渗滤液及渗滤液池的检查、消防检查、电气设备设施检查、特种设备检查等。各单位根据实际可采取以下检查方式：</w:delText>
        </w:r>
      </w:del>
    </w:p>
    <w:p w14:paraId="5604CFB6">
      <w:pPr>
        <w:spacing w:line="360" w:lineRule="auto"/>
        <w:ind w:firstLine="480" w:firstLineChars="200"/>
        <w:outlineLvl w:val="0"/>
        <w:rPr>
          <w:del w:id="784" w:author="随遇而安 [2]" w:date="2023-08-11T15:47:51Z"/>
          <w:rFonts w:ascii="仿宋" w:hAnsi="仿宋" w:eastAsia="仿宋" w:cs="仿宋"/>
          <w:color w:val="auto"/>
          <w:sz w:val="24"/>
          <w:lang w:eastAsia="zh-CN"/>
          <w:rPrChange w:id="785" w:author="随遇而安 [2]" w:date="2023-08-11T14:50:23Z">
            <w:rPr>
              <w:del w:id="786" w:author="随遇而安 [2]" w:date="2023-08-11T15:47:51Z"/>
              <w:rFonts w:ascii="仿宋" w:hAnsi="仿宋" w:eastAsia="仿宋" w:cs="仿宋"/>
              <w:sz w:val="24"/>
              <w:lang w:eastAsia="zh-CN"/>
            </w:rPr>
          </w:rPrChange>
        </w:rPr>
      </w:pPr>
      <w:del w:id="787" w:author="随遇而安 [2]" w:date="2023-08-11T15:47:51Z">
        <w:r>
          <w:rPr>
            <w:rFonts w:hint="eastAsia" w:ascii="仿宋" w:hAnsi="仿宋" w:eastAsia="仿宋" w:cs="仿宋"/>
            <w:color w:val="auto"/>
            <w:sz w:val="24"/>
            <w:lang w:eastAsia="zh-CN"/>
            <w:rPrChange w:id="788" w:author="随遇而安 [2]" w:date="2023-08-11T14:50:23Z">
              <w:rPr>
                <w:rFonts w:hint="eastAsia" w:ascii="仿宋" w:hAnsi="仿宋" w:eastAsia="仿宋" w:cs="仿宋"/>
                <w:sz w:val="24"/>
                <w:lang w:eastAsia="zh-CN"/>
              </w:rPr>
            </w:rPrChange>
          </w:rPr>
          <w:delText>(1)具备专业技术力量的可自行组织本单位相关专业人员进行检查；</w:delText>
        </w:r>
      </w:del>
    </w:p>
    <w:p w14:paraId="1422C6E9">
      <w:pPr>
        <w:spacing w:line="360" w:lineRule="auto"/>
        <w:ind w:firstLine="480" w:firstLineChars="200"/>
        <w:outlineLvl w:val="0"/>
        <w:rPr>
          <w:del w:id="789" w:author="随遇而安 [2]" w:date="2023-08-11T15:47:51Z"/>
          <w:rFonts w:ascii="仿宋" w:hAnsi="仿宋" w:eastAsia="仿宋" w:cs="仿宋"/>
          <w:color w:val="auto"/>
          <w:sz w:val="24"/>
          <w:lang w:eastAsia="zh-CN"/>
          <w:rPrChange w:id="790" w:author="随遇而安 [2]" w:date="2023-08-11T14:50:23Z">
            <w:rPr>
              <w:del w:id="791" w:author="随遇而安 [2]" w:date="2023-08-11T15:47:51Z"/>
              <w:rFonts w:ascii="仿宋" w:hAnsi="仿宋" w:eastAsia="仿宋" w:cs="仿宋"/>
              <w:sz w:val="24"/>
              <w:lang w:eastAsia="zh-CN"/>
            </w:rPr>
          </w:rPrChange>
        </w:rPr>
      </w:pPr>
      <w:del w:id="792" w:author="随遇而安 [2]" w:date="2023-08-11T15:47:51Z">
        <w:r>
          <w:rPr>
            <w:rFonts w:hint="eastAsia" w:ascii="仿宋" w:hAnsi="仿宋" w:eastAsia="仿宋" w:cs="仿宋"/>
            <w:color w:val="auto"/>
            <w:sz w:val="24"/>
            <w:lang w:eastAsia="zh-CN"/>
            <w:rPrChange w:id="793" w:author="随遇而安 [2]" w:date="2023-08-11T14:50:23Z">
              <w:rPr>
                <w:rFonts w:hint="eastAsia" w:ascii="仿宋" w:hAnsi="仿宋" w:eastAsia="仿宋" w:cs="仿宋"/>
                <w:sz w:val="24"/>
                <w:lang w:eastAsia="zh-CN"/>
              </w:rPr>
            </w:rPrChange>
          </w:rPr>
          <w:delText>(2)可通过聘请外部相关专业人员，如消防、交警及专业第三方机构等；</w:delText>
        </w:r>
      </w:del>
    </w:p>
    <w:p w14:paraId="6AD0416A">
      <w:pPr>
        <w:spacing w:line="360" w:lineRule="auto"/>
        <w:ind w:firstLine="480" w:firstLineChars="200"/>
        <w:outlineLvl w:val="0"/>
        <w:rPr>
          <w:del w:id="794" w:author="随遇而安 [2]" w:date="2023-08-11T15:47:51Z"/>
          <w:rFonts w:ascii="仿宋" w:hAnsi="仿宋" w:eastAsia="仿宋" w:cs="仿宋"/>
          <w:color w:val="auto"/>
          <w:sz w:val="24"/>
          <w:lang w:eastAsia="zh-CN"/>
          <w:rPrChange w:id="795" w:author="随遇而安 [2]" w:date="2023-08-11T14:50:23Z">
            <w:rPr>
              <w:del w:id="796" w:author="随遇而安 [2]" w:date="2023-08-11T15:47:51Z"/>
              <w:rFonts w:ascii="仿宋" w:hAnsi="仿宋" w:eastAsia="仿宋" w:cs="仿宋"/>
              <w:sz w:val="24"/>
              <w:lang w:eastAsia="zh-CN"/>
            </w:rPr>
          </w:rPrChange>
        </w:rPr>
      </w:pPr>
      <w:del w:id="797" w:author="随遇而安 [2]" w:date="2023-08-11T15:47:51Z">
        <w:r>
          <w:rPr>
            <w:rFonts w:hint="eastAsia" w:ascii="仿宋" w:hAnsi="仿宋" w:eastAsia="仿宋" w:cs="仿宋"/>
            <w:color w:val="auto"/>
            <w:sz w:val="24"/>
            <w:lang w:eastAsia="zh-CN"/>
            <w:rPrChange w:id="798" w:author="随遇而安 [2]" w:date="2023-08-11T14:50:23Z">
              <w:rPr>
                <w:rFonts w:hint="eastAsia" w:ascii="仿宋" w:hAnsi="仿宋" w:eastAsia="仿宋" w:cs="仿宋"/>
                <w:sz w:val="24"/>
                <w:lang w:eastAsia="zh-CN"/>
              </w:rPr>
            </w:rPrChange>
          </w:rPr>
          <w:delText>(3)对于项目公司车辆设备检查，可邀请厂家技术人员、定点合作维修单位技术人员或委托专业检查单位。</w:delText>
        </w:r>
      </w:del>
    </w:p>
    <w:p w14:paraId="36D74AE7">
      <w:pPr>
        <w:spacing w:line="360" w:lineRule="auto"/>
        <w:ind w:firstLine="480" w:firstLineChars="200"/>
        <w:outlineLvl w:val="0"/>
        <w:rPr>
          <w:del w:id="799" w:author="随遇而安 [2]" w:date="2023-08-11T15:47:51Z"/>
          <w:rFonts w:ascii="仿宋" w:hAnsi="仿宋" w:eastAsia="仿宋" w:cs="仿宋"/>
          <w:color w:val="auto"/>
          <w:sz w:val="24"/>
          <w:lang w:eastAsia="zh-CN"/>
          <w:rPrChange w:id="800" w:author="随遇而安 [2]" w:date="2023-08-11T14:50:23Z">
            <w:rPr>
              <w:del w:id="801" w:author="随遇而安 [2]" w:date="2023-08-11T15:47:51Z"/>
              <w:rFonts w:ascii="仿宋" w:hAnsi="仿宋" w:eastAsia="仿宋" w:cs="仿宋"/>
              <w:sz w:val="24"/>
              <w:lang w:eastAsia="zh-CN"/>
            </w:rPr>
          </w:rPrChange>
        </w:rPr>
      </w:pPr>
      <w:del w:id="802" w:author="随遇而安 [2]" w:date="2023-08-11T15:47:51Z">
        <w:r>
          <w:rPr>
            <w:rFonts w:hint="eastAsia" w:ascii="仿宋" w:hAnsi="仿宋" w:eastAsia="仿宋" w:cs="仿宋"/>
            <w:color w:val="auto"/>
            <w:sz w:val="24"/>
            <w:lang w:eastAsia="zh-CN"/>
            <w:rPrChange w:id="803" w:author="随遇而安 [2]" w:date="2023-08-11T14:50:23Z">
              <w:rPr>
                <w:rFonts w:hint="eastAsia" w:ascii="仿宋" w:hAnsi="仿宋" w:eastAsia="仿宋" w:cs="仿宋"/>
                <w:sz w:val="24"/>
                <w:lang w:eastAsia="zh-CN"/>
              </w:rPr>
            </w:rPrChange>
          </w:rPr>
          <w:delText>(4)特种设备的定期检验检测。</w:delText>
        </w:r>
      </w:del>
    </w:p>
    <w:p w14:paraId="7F03B438">
      <w:pPr>
        <w:spacing w:line="360" w:lineRule="auto"/>
        <w:ind w:firstLine="480" w:firstLineChars="200"/>
        <w:outlineLvl w:val="0"/>
        <w:rPr>
          <w:del w:id="804" w:author="随遇而安 [2]" w:date="2023-08-11T15:47:51Z"/>
          <w:rFonts w:ascii="仿宋" w:hAnsi="仿宋" w:eastAsia="仿宋" w:cs="仿宋"/>
          <w:color w:val="auto"/>
          <w:sz w:val="24"/>
          <w:lang w:eastAsia="zh-CN"/>
          <w:rPrChange w:id="805" w:author="随遇而安 [2]" w:date="2023-08-11T14:50:23Z">
            <w:rPr>
              <w:del w:id="806" w:author="随遇而安 [2]" w:date="2023-08-11T15:47:51Z"/>
              <w:rFonts w:ascii="仿宋" w:hAnsi="仿宋" w:eastAsia="仿宋" w:cs="仿宋"/>
              <w:sz w:val="24"/>
              <w:lang w:eastAsia="zh-CN"/>
            </w:rPr>
          </w:rPrChange>
        </w:rPr>
      </w:pPr>
      <w:del w:id="807" w:author="随遇而安 [2]" w:date="2023-08-11T15:47:51Z">
        <w:r>
          <w:rPr>
            <w:rFonts w:hint="eastAsia" w:ascii="仿宋" w:hAnsi="仿宋" w:eastAsia="仿宋" w:cs="仿宋"/>
            <w:color w:val="auto"/>
            <w:sz w:val="24"/>
            <w:lang w:eastAsia="zh-CN"/>
            <w:rPrChange w:id="808" w:author="随遇而安 [2]" w:date="2023-08-11T14:50:23Z">
              <w:rPr>
                <w:rFonts w:hint="eastAsia" w:ascii="仿宋" w:hAnsi="仿宋" w:eastAsia="仿宋" w:cs="仿宋"/>
                <w:sz w:val="24"/>
                <w:lang w:eastAsia="zh-CN"/>
              </w:rPr>
            </w:rPrChange>
          </w:rPr>
          <w:delText>4.1.3日常性检查</w:delText>
        </w:r>
      </w:del>
    </w:p>
    <w:p w14:paraId="688C4CB6">
      <w:pPr>
        <w:spacing w:line="360" w:lineRule="auto"/>
        <w:ind w:firstLine="480" w:firstLineChars="200"/>
        <w:outlineLvl w:val="0"/>
        <w:rPr>
          <w:del w:id="809" w:author="随遇而安 [2]" w:date="2023-08-11T15:47:51Z"/>
          <w:rFonts w:ascii="仿宋" w:hAnsi="仿宋" w:eastAsia="仿宋" w:cs="仿宋"/>
          <w:color w:val="auto"/>
          <w:sz w:val="24"/>
          <w:lang w:eastAsia="zh-CN"/>
          <w:rPrChange w:id="810" w:author="随遇而安 [2]" w:date="2023-08-11T14:50:23Z">
            <w:rPr>
              <w:del w:id="811" w:author="随遇而安 [2]" w:date="2023-08-11T15:47:51Z"/>
              <w:rFonts w:ascii="仿宋" w:hAnsi="仿宋" w:eastAsia="仿宋" w:cs="仿宋"/>
              <w:sz w:val="24"/>
              <w:lang w:eastAsia="zh-CN"/>
            </w:rPr>
          </w:rPrChange>
        </w:rPr>
      </w:pPr>
      <w:del w:id="812" w:author="随遇而安 [2]" w:date="2023-08-11T15:47:51Z">
        <w:r>
          <w:rPr>
            <w:rFonts w:hint="eastAsia" w:ascii="仿宋" w:hAnsi="仿宋" w:eastAsia="仿宋" w:cs="仿宋"/>
            <w:color w:val="auto"/>
            <w:sz w:val="24"/>
            <w:lang w:eastAsia="zh-CN"/>
            <w:rPrChange w:id="813" w:author="随遇而安 [2]" w:date="2023-08-11T14:50:23Z">
              <w:rPr>
                <w:rFonts w:hint="eastAsia" w:ascii="仿宋" w:hAnsi="仿宋" w:eastAsia="仿宋" w:cs="仿宋"/>
                <w:sz w:val="24"/>
                <w:lang w:eastAsia="zh-CN"/>
              </w:rPr>
            </w:rPrChange>
          </w:rPr>
          <w:delText>a.指项目公司乡镇主管、管理员、驾驶员、转运站操作工的交接班和班中的检查，乡镇主管、管理员和专职安全管理人员等专业技术人员结合生产作业动态的日常性检查，以及项目公司领导及机械、</w:delText>
        </w:r>
      </w:del>
      <w:del w:id="814" w:author="随遇而安 [2]" w:date="2023-08-11T15:47:51Z">
        <w:r>
          <w:rPr>
            <w:rFonts w:hint="eastAsia" w:ascii="仿宋" w:hAnsi="仿宋" w:eastAsia="仿宋" w:cs="仿宋"/>
            <w:color w:val="auto"/>
            <w:sz w:val="24"/>
            <w:lang w:eastAsia="zh-CN"/>
            <w:rPrChange w:id="815" w:author="随遇而安 [2]" w:date="2023-08-11T14:50:23Z">
              <w:rPr>
                <w:rFonts w:hint="eastAsia" w:ascii="仿宋" w:hAnsi="仿宋" w:eastAsia="仿宋" w:cs="仿宋"/>
                <w:sz w:val="24"/>
                <w:lang w:eastAsia="zh-CN"/>
              </w:rPr>
            </w:rPrChange>
          </w:rPr>
          <w:delText>设备</w:delText>
        </w:r>
      </w:del>
      <w:ins w:id="816" w:author="金涛 刘" w:date="2023-08-04T09:01:00Z">
        <w:del w:id="817" w:author="随遇而安 [2]" w:date="2023-08-11T15:47:51Z">
          <w:r>
            <w:rPr>
              <w:rFonts w:hint="eastAsia" w:ascii="仿宋" w:hAnsi="仿宋" w:eastAsia="仿宋" w:cs="仿宋"/>
              <w:color w:val="auto"/>
              <w:sz w:val="24"/>
              <w:lang w:eastAsia="zh-CN"/>
              <w:rPrChange w:id="818" w:author="随遇而安 [2]" w:date="2023-08-11T14:50:23Z">
                <w:rPr>
                  <w:rFonts w:hint="eastAsia" w:ascii="仿宋" w:hAnsi="仿宋" w:eastAsia="仿宋" w:cs="仿宋"/>
                  <w:sz w:val="24"/>
                  <w:lang w:eastAsia="zh-CN"/>
                </w:rPr>
              </w:rPrChange>
            </w:rPr>
            <w:delText>中转站、设备</w:delText>
          </w:r>
        </w:del>
      </w:ins>
      <w:del w:id="819" w:author="随遇而安 [2]" w:date="2023-08-11T15:47:51Z">
        <w:r>
          <w:rPr>
            <w:rFonts w:hint="eastAsia" w:ascii="仿宋" w:hAnsi="仿宋" w:eastAsia="仿宋" w:cs="仿宋"/>
            <w:color w:val="auto"/>
            <w:sz w:val="24"/>
            <w:lang w:eastAsia="zh-CN"/>
            <w:rPrChange w:id="820" w:author="随遇而安 [2]" w:date="2023-08-11T14:50:23Z">
              <w:rPr>
                <w:rFonts w:hint="eastAsia" w:ascii="仿宋" w:hAnsi="仿宋" w:eastAsia="仿宋" w:cs="仿宋"/>
                <w:sz w:val="24"/>
                <w:lang w:eastAsia="zh-CN"/>
              </w:rPr>
            </w:rPrChange>
          </w:rPr>
          <w:delText>等生产作业管理部门专业人员开展的经常性检查。</w:delText>
        </w:r>
      </w:del>
    </w:p>
    <w:p w14:paraId="56F1F58F">
      <w:pPr>
        <w:spacing w:line="360" w:lineRule="auto"/>
        <w:ind w:firstLine="480" w:firstLineChars="200"/>
        <w:outlineLvl w:val="0"/>
        <w:rPr>
          <w:del w:id="821" w:author="随遇而安 [2]" w:date="2023-08-11T15:47:51Z"/>
          <w:rFonts w:ascii="仿宋" w:hAnsi="仿宋" w:eastAsia="仿宋" w:cs="仿宋"/>
          <w:color w:val="auto"/>
          <w:sz w:val="24"/>
          <w:lang w:eastAsia="zh-CN"/>
          <w:rPrChange w:id="822" w:author="随遇而安 [2]" w:date="2023-08-11T14:50:23Z">
            <w:rPr>
              <w:del w:id="823" w:author="随遇而安 [2]" w:date="2023-08-11T15:47:51Z"/>
              <w:rFonts w:ascii="仿宋" w:hAnsi="仿宋" w:eastAsia="仿宋" w:cs="仿宋"/>
              <w:sz w:val="24"/>
              <w:lang w:eastAsia="zh-CN"/>
            </w:rPr>
          </w:rPrChange>
        </w:rPr>
      </w:pPr>
      <w:del w:id="824" w:author="随遇而安 [2]" w:date="2023-08-11T15:47:51Z">
        <w:r>
          <w:rPr>
            <w:rFonts w:hint="eastAsia" w:ascii="仿宋" w:hAnsi="仿宋" w:eastAsia="仿宋" w:cs="仿宋"/>
            <w:color w:val="auto"/>
            <w:sz w:val="24"/>
            <w:lang w:eastAsia="zh-CN"/>
            <w:rPrChange w:id="825" w:author="随遇而安 [2]" w:date="2023-08-11T14:50:23Z">
              <w:rPr>
                <w:rFonts w:hint="eastAsia" w:ascii="仿宋" w:hAnsi="仿宋" w:eastAsia="仿宋" w:cs="仿宋"/>
                <w:sz w:val="24"/>
                <w:lang w:eastAsia="zh-CN"/>
              </w:rPr>
            </w:rPrChange>
          </w:rPr>
          <w:delText>b.日常性安全检查要加强对关键区域、关键环节的检查和排查。</w:delText>
        </w:r>
      </w:del>
    </w:p>
    <w:p w14:paraId="139EFA12">
      <w:pPr>
        <w:spacing w:line="360" w:lineRule="auto"/>
        <w:ind w:firstLine="480" w:firstLineChars="200"/>
        <w:outlineLvl w:val="0"/>
        <w:rPr>
          <w:del w:id="826" w:author="随遇而安 [2]" w:date="2023-08-11T15:47:51Z"/>
          <w:rFonts w:ascii="仿宋" w:hAnsi="仿宋" w:eastAsia="仿宋" w:cs="仿宋"/>
          <w:color w:val="auto"/>
          <w:sz w:val="24"/>
          <w:lang w:eastAsia="zh-CN"/>
          <w:rPrChange w:id="827" w:author="随遇而安 [2]" w:date="2023-08-11T14:50:23Z">
            <w:rPr>
              <w:del w:id="828" w:author="随遇而安 [2]" w:date="2023-08-11T15:47:51Z"/>
              <w:rFonts w:ascii="仿宋" w:hAnsi="仿宋" w:eastAsia="仿宋" w:cs="仿宋"/>
              <w:sz w:val="24"/>
              <w:lang w:eastAsia="zh-CN"/>
            </w:rPr>
          </w:rPrChange>
        </w:rPr>
      </w:pPr>
      <w:del w:id="829" w:author="随遇而安 [2]" w:date="2023-08-11T15:47:51Z">
        <w:r>
          <w:rPr>
            <w:rFonts w:hint="eastAsia" w:ascii="仿宋" w:hAnsi="仿宋" w:eastAsia="仿宋" w:cs="仿宋"/>
            <w:color w:val="auto"/>
            <w:sz w:val="24"/>
            <w:lang w:eastAsia="zh-CN"/>
            <w:rPrChange w:id="830" w:author="随遇而安 [2]" w:date="2023-08-11T14:50:23Z">
              <w:rPr>
                <w:rFonts w:hint="eastAsia" w:ascii="仿宋" w:hAnsi="仿宋" w:eastAsia="仿宋" w:cs="仿宋"/>
                <w:sz w:val="24"/>
                <w:lang w:eastAsia="zh-CN"/>
              </w:rPr>
            </w:rPrChange>
          </w:rPr>
          <w:delText>c.各乡镇主管、安全员应严格履行日常检查制度，特别应对重点设备设施、场所及危险作业行为进行重点检查和巡查，发现问题及时报告有关部门解决，并做好记录：</w:delText>
        </w:r>
      </w:del>
    </w:p>
    <w:p w14:paraId="408B1932">
      <w:pPr>
        <w:spacing w:line="360" w:lineRule="auto"/>
        <w:ind w:firstLine="480" w:firstLineChars="200"/>
        <w:outlineLvl w:val="0"/>
        <w:rPr>
          <w:del w:id="831" w:author="随遇而安 [2]" w:date="2023-08-11T15:47:51Z"/>
          <w:rFonts w:ascii="仿宋" w:hAnsi="仿宋" w:eastAsia="仿宋" w:cs="仿宋"/>
          <w:color w:val="auto"/>
          <w:sz w:val="24"/>
          <w:lang w:eastAsia="zh-CN"/>
          <w:rPrChange w:id="832" w:author="随遇而安 [2]" w:date="2023-08-11T14:50:23Z">
            <w:rPr>
              <w:del w:id="833" w:author="随遇而安 [2]" w:date="2023-08-11T15:47:51Z"/>
              <w:rFonts w:ascii="仿宋" w:hAnsi="仿宋" w:eastAsia="仿宋" w:cs="仿宋"/>
              <w:sz w:val="24"/>
              <w:lang w:eastAsia="zh-CN"/>
            </w:rPr>
          </w:rPrChange>
        </w:rPr>
      </w:pPr>
      <w:del w:id="834" w:author="随遇而安 [2]" w:date="2023-08-11T15:47:51Z">
        <w:r>
          <w:rPr>
            <w:rFonts w:hint="eastAsia" w:ascii="仿宋" w:hAnsi="仿宋" w:eastAsia="仿宋" w:cs="仿宋"/>
            <w:color w:val="auto"/>
            <w:sz w:val="24"/>
            <w:lang w:eastAsia="zh-CN"/>
            <w:rPrChange w:id="835" w:author="随遇而安 [2]" w:date="2023-08-11T14:50:23Z">
              <w:rPr>
                <w:rFonts w:hint="eastAsia" w:ascii="仿宋" w:hAnsi="仿宋" w:eastAsia="仿宋" w:cs="仿宋"/>
                <w:sz w:val="24"/>
                <w:lang w:eastAsia="zh-CN"/>
              </w:rPr>
            </w:rPrChange>
          </w:rPr>
          <w:delText>(1)各项制度和纪律的执行情况，交接班安全检查情况，重点部位防护情况，岗位分管区域内隐患</w:delText>
        </w:r>
      </w:del>
      <w:ins w:id="836" w:author="Lenovo" w:date="2023-08-03T15:31:00Z">
        <w:del w:id="837" w:author="随遇而安 [2]" w:date="2023-08-11T15:47:51Z">
          <w:r>
            <w:rPr>
              <w:rFonts w:hint="eastAsia" w:ascii="仿宋" w:hAnsi="仿宋" w:eastAsia="仿宋" w:cs="仿宋"/>
              <w:color w:val="auto"/>
              <w:sz w:val="24"/>
              <w:lang w:eastAsia="zh-CN"/>
              <w:rPrChange w:id="838" w:author="随遇而安 [2]" w:date="2023-08-11T14:50:23Z">
                <w:rPr>
                  <w:rFonts w:hint="eastAsia" w:ascii="仿宋" w:hAnsi="仿宋" w:eastAsia="仿宋" w:cs="仿宋"/>
                  <w:sz w:val="24"/>
                  <w:lang w:eastAsia="zh-CN"/>
                </w:rPr>
              </w:rPrChange>
            </w:rPr>
            <w:delText>排</w:delText>
          </w:r>
        </w:del>
      </w:ins>
      <w:del w:id="839" w:author="随遇而安 [2]" w:date="2023-08-11T15:47:51Z">
        <w:r>
          <w:rPr>
            <w:rFonts w:hint="eastAsia" w:ascii="仿宋" w:hAnsi="仿宋" w:eastAsia="仿宋" w:cs="仿宋"/>
            <w:color w:val="auto"/>
            <w:sz w:val="24"/>
            <w:lang w:eastAsia="zh-CN"/>
            <w:rPrChange w:id="840" w:author="随遇而安 [2]" w:date="2023-08-11T14:50:23Z">
              <w:rPr>
                <w:rFonts w:hint="eastAsia" w:ascii="仿宋" w:hAnsi="仿宋" w:eastAsia="仿宋" w:cs="仿宋"/>
                <w:sz w:val="24"/>
                <w:lang w:eastAsia="zh-CN"/>
              </w:rPr>
            </w:rPrChange>
          </w:rPr>
          <w:delText>诊</w:delText>
        </w:r>
      </w:del>
      <w:del w:id="841" w:author="随遇而安 [2]" w:date="2023-08-11T15:47:51Z">
        <w:r>
          <w:rPr>
            <w:rFonts w:hint="eastAsia" w:ascii="仿宋" w:hAnsi="仿宋" w:eastAsia="仿宋" w:cs="仿宋"/>
            <w:color w:val="auto"/>
            <w:sz w:val="24"/>
            <w:lang w:eastAsia="zh-CN"/>
            <w:rPrChange w:id="842" w:author="随遇而安 [2]" w:date="2023-08-11T14:50:23Z">
              <w:rPr>
                <w:rFonts w:hint="eastAsia" w:ascii="仿宋" w:hAnsi="仿宋" w:eastAsia="仿宋" w:cs="仿宋"/>
                <w:sz w:val="24"/>
                <w:lang w:eastAsia="zh-CN"/>
              </w:rPr>
            </w:rPrChange>
          </w:rPr>
          <w:delText>查情况和整改情况等；</w:delText>
        </w:r>
      </w:del>
    </w:p>
    <w:p w14:paraId="673D9FB0">
      <w:pPr>
        <w:spacing w:line="360" w:lineRule="auto"/>
        <w:ind w:firstLine="480" w:firstLineChars="200"/>
        <w:outlineLvl w:val="0"/>
        <w:rPr>
          <w:del w:id="843" w:author="随遇而安 [2]" w:date="2023-08-11T15:47:51Z"/>
          <w:rFonts w:ascii="仿宋" w:hAnsi="仿宋" w:eastAsia="仿宋" w:cs="仿宋"/>
          <w:color w:val="auto"/>
          <w:sz w:val="24"/>
          <w:lang w:eastAsia="zh-CN"/>
          <w:rPrChange w:id="844" w:author="随遇而安 [2]" w:date="2023-08-11T14:50:23Z">
            <w:rPr>
              <w:del w:id="845" w:author="随遇而安 [2]" w:date="2023-08-11T15:47:51Z"/>
              <w:rFonts w:ascii="仿宋" w:hAnsi="仿宋" w:eastAsia="仿宋" w:cs="仿宋"/>
              <w:sz w:val="24"/>
              <w:lang w:eastAsia="zh-CN"/>
            </w:rPr>
          </w:rPrChange>
        </w:rPr>
      </w:pPr>
      <w:del w:id="846" w:author="随遇而安 [2]" w:date="2023-08-11T15:47:51Z">
        <w:r>
          <w:rPr>
            <w:rFonts w:hint="eastAsia" w:ascii="仿宋" w:hAnsi="仿宋" w:eastAsia="仿宋" w:cs="仿宋"/>
            <w:color w:val="auto"/>
            <w:sz w:val="24"/>
            <w:lang w:eastAsia="zh-CN"/>
            <w:rPrChange w:id="847" w:author="随遇而安 [2]" w:date="2023-08-11T14:50:23Z">
              <w:rPr>
                <w:rFonts w:hint="eastAsia" w:ascii="仿宋" w:hAnsi="仿宋" w:eastAsia="仿宋" w:cs="仿宋"/>
                <w:sz w:val="24"/>
                <w:lang w:eastAsia="zh-CN"/>
              </w:rPr>
            </w:rPrChange>
          </w:rPr>
          <w:delText>(2)责任区域内安全设施、防护和消防器材使用和维护情况，岗位应急措施学习及演练情况及相关记录；</w:delText>
        </w:r>
      </w:del>
    </w:p>
    <w:p w14:paraId="763B93C2">
      <w:pPr>
        <w:spacing w:line="360" w:lineRule="auto"/>
        <w:ind w:firstLine="480" w:firstLineChars="200"/>
        <w:outlineLvl w:val="0"/>
        <w:rPr>
          <w:del w:id="848" w:author="随遇而安 [2]" w:date="2023-08-11T15:47:51Z"/>
          <w:rFonts w:ascii="仿宋" w:hAnsi="仿宋" w:eastAsia="仿宋" w:cs="仿宋"/>
          <w:color w:val="auto"/>
          <w:sz w:val="24"/>
          <w:lang w:eastAsia="zh-CN"/>
          <w:rPrChange w:id="849" w:author="随遇而安 [2]" w:date="2023-08-11T14:50:23Z">
            <w:rPr>
              <w:del w:id="850" w:author="随遇而安 [2]" w:date="2023-08-11T15:47:51Z"/>
              <w:rFonts w:ascii="仿宋" w:hAnsi="仿宋" w:eastAsia="仿宋" w:cs="仿宋"/>
              <w:sz w:val="24"/>
              <w:lang w:eastAsia="zh-CN"/>
            </w:rPr>
          </w:rPrChange>
        </w:rPr>
      </w:pPr>
      <w:del w:id="851" w:author="随遇而安 [2]" w:date="2023-08-11T15:47:51Z">
        <w:r>
          <w:rPr>
            <w:rFonts w:hint="eastAsia" w:ascii="仿宋" w:hAnsi="仿宋" w:eastAsia="仿宋" w:cs="仿宋"/>
            <w:color w:val="auto"/>
            <w:sz w:val="24"/>
            <w:lang w:eastAsia="zh-CN"/>
            <w:rPrChange w:id="852" w:author="随遇而安 [2]" w:date="2023-08-11T14:50:23Z">
              <w:rPr>
                <w:rFonts w:hint="eastAsia" w:ascii="仿宋" w:hAnsi="仿宋" w:eastAsia="仿宋" w:cs="仿宋"/>
                <w:sz w:val="24"/>
                <w:lang w:eastAsia="zh-CN"/>
              </w:rPr>
            </w:rPrChange>
          </w:rPr>
          <w:delText>(3)现场设备运行情况；</w:delText>
        </w:r>
      </w:del>
    </w:p>
    <w:p w14:paraId="2D5770C1">
      <w:pPr>
        <w:spacing w:line="360" w:lineRule="auto"/>
        <w:ind w:firstLine="480" w:firstLineChars="200"/>
        <w:outlineLvl w:val="0"/>
        <w:rPr>
          <w:del w:id="853" w:author="随遇而安 [2]" w:date="2023-08-11T15:47:51Z"/>
          <w:rFonts w:ascii="仿宋" w:hAnsi="仿宋" w:eastAsia="仿宋" w:cs="仿宋"/>
          <w:color w:val="auto"/>
          <w:sz w:val="24"/>
          <w:lang w:eastAsia="zh-CN"/>
          <w:rPrChange w:id="854" w:author="随遇而安 [2]" w:date="2023-08-11T14:50:23Z">
            <w:rPr>
              <w:del w:id="855" w:author="随遇而安 [2]" w:date="2023-08-11T15:47:51Z"/>
              <w:rFonts w:ascii="仿宋" w:hAnsi="仿宋" w:eastAsia="仿宋" w:cs="仿宋"/>
              <w:sz w:val="24"/>
              <w:lang w:eastAsia="zh-CN"/>
            </w:rPr>
          </w:rPrChange>
        </w:rPr>
      </w:pPr>
      <w:del w:id="856" w:author="随遇而安 [2]" w:date="2023-08-11T15:47:51Z">
        <w:r>
          <w:rPr>
            <w:rFonts w:hint="eastAsia" w:ascii="仿宋" w:hAnsi="仿宋" w:eastAsia="仿宋" w:cs="仿宋"/>
            <w:color w:val="auto"/>
            <w:sz w:val="24"/>
            <w:lang w:eastAsia="zh-CN"/>
            <w:rPrChange w:id="857" w:author="随遇而安 [2]" w:date="2023-08-11T14:50:23Z">
              <w:rPr>
                <w:rFonts w:hint="eastAsia" w:ascii="仿宋" w:hAnsi="仿宋" w:eastAsia="仿宋" w:cs="仿宋"/>
                <w:sz w:val="24"/>
                <w:lang w:eastAsia="zh-CN"/>
              </w:rPr>
            </w:rPrChange>
          </w:rPr>
          <w:delText>(4)作业人员是否经过培训，是否具备相关操作的资质，是否知晓岗位风险及现场应急处置措施；</w:delText>
        </w:r>
      </w:del>
    </w:p>
    <w:p w14:paraId="30348D2C">
      <w:pPr>
        <w:spacing w:line="360" w:lineRule="auto"/>
        <w:ind w:firstLine="480" w:firstLineChars="200"/>
        <w:outlineLvl w:val="0"/>
        <w:rPr>
          <w:del w:id="858" w:author="随遇而安 [2]" w:date="2023-08-11T15:47:51Z"/>
          <w:rFonts w:ascii="仿宋" w:hAnsi="仿宋" w:eastAsia="仿宋" w:cs="仿宋"/>
          <w:color w:val="auto"/>
          <w:sz w:val="24"/>
          <w:lang w:eastAsia="zh-CN"/>
          <w:rPrChange w:id="859" w:author="随遇而安 [2]" w:date="2023-08-11T14:50:23Z">
            <w:rPr>
              <w:del w:id="860" w:author="随遇而安 [2]" w:date="2023-08-11T15:47:51Z"/>
              <w:rFonts w:ascii="仿宋" w:hAnsi="仿宋" w:eastAsia="仿宋" w:cs="仿宋"/>
              <w:sz w:val="24"/>
              <w:lang w:eastAsia="zh-CN"/>
            </w:rPr>
          </w:rPrChange>
        </w:rPr>
      </w:pPr>
      <w:del w:id="861" w:author="随遇而安 [2]" w:date="2023-08-11T15:47:51Z">
        <w:r>
          <w:rPr>
            <w:rFonts w:hint="eastAsia" w:ascii="仿宋" w:hAnsi="仿宋" w:eastAsia="仿宋" w:cs="仿宋"/>
            <w:color w:val="auto"/>
            <w:sz w:val="24"/>
            <w:lang w:eastAsia="zh-CN"/>
            <w:rPrChange w:id="862" w:author="随遇而安 [2]" w:date="2023-08-11T14:50:23Z">
              <w:rPr>
                <w:rFonts w:hint="eastAsia" w:ascii="仿宋" w:hAnsi="仿宋" w:eastAsia="仿宋" w:cs="仿宋"/>
                <w:sz w:val="24"/>
                <w:lang w:eastAsia="zh-CN"/>
              </w:rPr>
            </w:rPrChange>
          </w:rPr>
          <w:delText>(5)作业人员是否正确佩戴个人劳动防护用品，个人劳动防护用品是否有损坏，是否符合相关要求。</w:delText>
        </w:r>
      </w:del>
    </w:p>
    <w:p w14:paraId="20AE828D">
      <w:pPr>
        <w:spacing w:line="360" w:lineRule="auto"/>
        <w:ind w:firstLine="480" w:firstLineChars="200"/>
        <w:outlineLvl w:val="0"/>
        <w:rPr>
          <w:del w:id="863" w:author="随遇而安 [2]" w:date="2023-08-11T15:47:51Z"/>
          <w:rFonts w:ascii="仿宋" w:hAnsi="仿宋" w:eastAsia="仿宋" w:cs="仿宋"/>
          <w:color w:val="auto"/>
          <w:sz w:val="24"/>
          <w:lang w:eastAsia="zh-CN"/>
          <w:rPrChange w:id="864" w:author="随遇而安 [2]" w:date="2023-08-11T14:50:23Z">
            <w:rPr>
              <w:del w:id="865" w:author="随遇而安 [2]" w:date="2023-08-11T15:47:51Z"/>
              <w:rFonts w:ascii="仿宋" w:hAnsi="仿宋" w:eastAsia="仿宋" w:cs="仿宋"/>
              <w:sz w:val="24"/>
              <w:lang w:eastAsia="zh-CN"/>
            </w:rPr>
          </w:rPrChange>
        </w:rPr>
      </w:pPr>
      <w:del w:id="866" w:author="随遇而安 [2]" w:date="2023-08-11T15:47:51Z">
        <w:r>
          <w:rPr>
            <w:rFonts w:hint="eastAsia" w:ascii="仿宋" w:hAnsi="仿宋" w:eastAsia="仿宋" w:cs="仿宋"/>
            <w:color w:val="auto"/>
            <w:sz w:val="24"/>
            <w:lang w:eastAsia="zh-CN"/>
            <w:rPrChange w:id="867" w:author="随遇而安 [2]" w:date="2023-08-11T14:50:23Z">
              <w:rPr>
                <w:rFonts w:hint="eastAsia" w:ascii="仿宋" w:hAnsi="仿宋" w:eastAsia="仿宋" w:cs="仿宋"/>
                <w:sz w:val="24"/>
                <w:lang w:eastAsia="zh-CN"/>
              </w:rPr>
            </w:rPrChange>
          </w:rPr>
          <w:delText>4.1.4不定期安全检查</w:delText>
        </w:r>
      </w:del>
    </w:p>
    <w:p w14:paraId="53C02330">
      <w:pPr>
        <w:spacing w:line="360" w:lineRule="auto"/>
        <w:ind w:firstLine="480" w:firstLineChars="200"/>
        <w:outlineLvl w:val="0"/>
        <w:rPr>
          <w:del w:id="868" w:author="随遇而安 [2]" w:date="2023-08-11T15:47:51Z"/>
          <w:rFonts w:ascii="仿宋" w:hAnsi="仿宋" w:eastAsia="仿宋" w:cs="仿宋"/>
          <w:color w:val="auto"/>
          <w:sz w:val="24"/>
          <w:lang w:eastAsia="zh-CN"/>
          <w:rPrChange w:id="869" w:author="随遇而安 [2]" w:date="2023-08-11T14:50:23Z">
            <w:rPr>
              <w:del w:id="870" w:author="随遇而安 [2]" w:date="2023-08-11T15:47:51Z"/>
              <w:rFonts w:ascii="仿宋" w:hAnsi="仿宋" w:eastAsia="仿宋" w:cs="仿宋"/>
              <w:sz w:val="24"/>
              <w:lang w:eastAsia="zh-CN"/>
            </w:rPr>
          </w:rPrChange>
        </w:rPr>
      </w:pPr>
      <w:del w:id="871" w:author="随遇而安 [2]" w:date="2023-08-11T15:47:51Z">
        <w:r>
          <w:rPr>
            <w:rFonts w:hint="eastAsia" w:ascii="仿宋" w:hAnsi="仿宋" w:eastAsia="仿宋" w:cs="仿宋"/>
            <w:color w:val="auto"/>
            <w:sz w:val="24"/>
            <w:lang w:eastAsia="zh-CN"/>
            <w:rPrChange w:id="872" w:author="随遇而安 [2]" w:date="2023-08-11T14:50:23Z">
              <w:rPr>
                <w:rFonts w:hint="eastAsia" w:ascii="仿宋" w:hAnsi="仿宋" w:eastAsia="仿宋" w:cs="仿宋"/>
                <w:sz w:val="24"/>
                <w:lang w:eastAsia="zh-CN"/>
              </w:rPr>
            </w:rPrChange>
          </w:rPr>
          <w:delText>指在设备设施使用前、停用前、检修中、新设备试运行前和试运行时进行的安全检查，以及上级组织临时要求开展的检查项目。</w:delText>
        </w:r>
      </w:del>
    </w:p>
    <w:p w14:paraId="4FE8AEF7">
      <w:pPr>
        <w:spacing w:line="360" w:lineRule="auto"/>
        <w:ind w:firstLine="480" w:firstLineChars="200"/>
        <w:outlineLvl w:val="0"/>
        <w:rPr>
          <w:del w:id="873" w:author="随遇而安 [2]" w:date="2023-08-11T15:47:51Z"/>
          <w:rFonts w:ascii="仿宋" w:hAnsi="仿宋" w:eastAsia="仿宋" w:cs="仿宋"/>
          <w:color w:val="auto"/>
          <w:sz w:val="24"/>
          <w:lang w:eastAsia="zh-CN"/>
          <w:rPrChange w:id="874" w:author="随遇而安 [2]" w:date="2023-08-11T14:50:23Z">
            <w:rPr>
              <w:del w:id="875" w:author="随遇而安 [2]" w:date="2023-08-11T15:47:51Z"/>
              <w:rFonts w:ascii="仿宋" w:hAnsi="仿宋" w:eastAsia="仿宋" w:cs="仿宋"/>
              <w:sz w:val="24"/>
              <w:lang w:eastAsia="zh-CN"/>
            </w:rPr>
          </w:rPrChange>
        </w:rPr>
      </w:pPr>
      <w:del w:id="876" w:author="随遇而安 [2]" w:date="2023-08-11T15:47:51Z">
        <w:r>
          <w:rPr>
            <w:rFonts w:hint="eastAsia" w:ascii="仿宋" w:hAnsi="仿宋" w:eastAsia="仿宋" w:cs="仿宋"/>
            <w:color w:val="auto"/>
            <w:sz w:val="24"/>
            <w:lang w:eastAsia="zh-CN"/>
            <w:rPrChange w:id="877" w:author="随遇而安 [2]" w:date="2023-08-11T14:50:23Z">
              <w:rPr>
                <w:rFonts w:hint="eastAsia" w:ascii="仿宋" w:hAnsi="仿宋" w:eastAsia="仿宋" w:cs="仿宋"/>
                <w:sz w:val="24"/>
                <w:lang w:eastAsia="zh-CN"/>
              </w:rPr>
            </w:rPrChange>
          </w:rPr>
          <w:delText>4.1.5事故类比隐患排查</w:delText>
        </w:r>
      </w:del>
    </w:p>
    <w:p w14:paraId="66C85A30">
      <w:pPr>
        <w:spacing w:line="360" w:lineRule="auto"/>
        <w:ind w:firstLine="480" w:firstLineChars="200"/>
        <w:outlineLvl w:val="0"/>
        <w:rPr>
          <w:del w:id="878" w:author="随遇而安 [2]" w:date="2023-08-11T15:47:51Z"/>
          <w:rFonts w:ascii="仿宋" w:hAnsi="仿宋" w:eastAsia="仿宋" w:cs="仿宋"/>
          <w:color w:val="auto"/>
          <w:sz w:val="24"/>
          <w:lang w:eastAsia="zh-CN"/>
          <w:rPrChange w:id="879" w:author="随遇而安 [2]" w:date="2023-08-11T14:50:23Z">
            <w:rPr>
              <w:del w:id="880" w:author="随遇而安 [2]" w:date="2023-08-11T15:47:51Z"/>
              <w:rFonts w:ascii="仿宋" w:hAnsi="仿宋" w:eastAsia="仿宋" w:cs="仿宋"/>
              <w:sz w:val="24"/>
              <w:lang w:eastAsia="zh-CN"/>
            </w:rPr>
          </w:rPrChange>
        </w:rPr>
      </w:pPr>
      <w:del w:id="881" w:author="随遇而安 [2]" w:date="2023-08-11T15:47:51Z">
        <w:r>
          <w:rPr>
            <w:rFonts w:hint="eastAsia" w:ascii="仿宋" w:hAnsi="仿宋" w:eastAsia="仿宋" w:cs="仿宋"/>
            <w:color w:val="auto"/>
            <w:sz w:val="24"/>
            <w:lang w:eastAsia="zh-CN"/>
            <w:rPrChange w:id="882" w:author="随遇而安 [2]" w:date="2023-08-11T14:50:23Z">
              <w:rPr>
                <w:rFonts w:hint="eastAsia" w:ascii="仿宋" w:hAnsi="仿宋" w:eastAsia="仿宋" w:cs="仿宋"/>
                <w:sz w:val="24"/>
                <w:lang w:eastAsia="zh-CN"/>
              </w:rPr>
            </w:rPrChange>
          </w:rPr>
          <w:delText>指对企业内和同类企业发生事故后的举一反三的安全检查与排查。</w:delText>
        </w:r>
      </w:del>
    </w:p>
    <w:p w14:paraId="361DD463">
      <w:pPr>
        <w:spacing w:line="360" w:lineRule="auto"/>
        <w:ind w:firstLine="480" w:firstLineChars="200"/>
        <w:outlineLvl w:val="0"/>
        <w:rPr>
          <w:del w:id="883" w:author="随遇而安 [2]" w:date="2023-08-11T15:47:51Z"/>
          <w:rFonts w:ascii="仿宋" w:hAnsi="仿宋" w:eastAsia="仿宋" w:cs="仿宋"/>
          <w:color w:val="auto"/>
          <w:sz w:val="24"/>
          <w:lang w:eastAsia="zh-CN"/>
          <w:rPrChange w:id="884" w:author="随遇而安 [2]" w:date="2023-08-11T14:50:23Z">
            <w:rPr>
              <w:del w:id="885" w:author="随遇而安 [2]" w:date="2023-08-11T15:47:51Z"/>
              <w:rFonts w:ascii="仿宋" w:hAnsi="仿宋" w:eastAsia="仿宋" w:cs="仿宋"/>
              <w:sz w:val="24"/>
              <w:lang w:eastAsia="zh-CN"/>
            </w:rPr>
          </w:rPrChange>
        </w:rPr>
      </w:pPr>
      <w:del w:id="886" w:author="随遇而安 [2]" w:date="2023-08-11T15:47:51Z">
        <w:r>
          <w:rPr>
            <w:rFonts w:hint="eastAsia" w:ascii="仿宋" w:hAnsi="仿宋" w:eastAsia="仿宋" w:cs="仿宋"/>
            <w:color w:val="auto"/>
            <w:sz w:val="24"/>
            <w:lang w:eastAsia="zh-CN"/>
            <w:rPrChange w:id="887" w:author="随遇而安 [2]" w:date="2023-08-11T14:50:23Z">
              <w:rPr>
                <w:rFonts w:hint="eastAsia" w:ascii="仿宋" w:hAnsi="仿宋" w:eastAsia="仿宋" w:cs="仿宋"/>
                <w:sz w:val="24"/>
                <w:lang w:eastAsia="zh-CN"/>
              </w:rPr>
            </w:rPrChange>
          </w:rPr>
          <w:delText>4.1.6安全状态评估</w:delText>
        </w:r>
      </w:del>
    </w:p>
    <w:p w14:paraId="5DDFC4F6">
      <w:pPr>
        <w:spacing w:line="360" w:lineRule="auto"/>
        <w:ind w:firstLine="480" w:firstLineChars="200"/>
        <w:outlineLvl w:val="0"/>
        <w:rPr>
          <w:del w:id="888" w:author="随遇而安 [2]" w:date="2023-08-11T15:47:51Z"/>
          <w:rFonts w:ascii="仿宋" w:hAnsi="仿宋" w:eastAsia="仿宋" w:cs="仿宋"/>
          <w:color w:val="auto"/>
          <w:sz w:val="24"/>
          <w:lang w:eastAsia="zh-CN"/>
          <w:rPrChange w:id="889" w:author="随遇而安 [2]" w:date="2023-08-11T14:50:23Z">
            <w:rPr>
              <w:del w:id="890" w:author="随遇而安 [2]" w:date="2023-08-11T15:47:51Z"/>
              <w:rFonts w:ascii="仿宋" w:hAnsi="仿宋" w:eastAsia="仿宋" w:cs="仿宋"/>
              <w:sz w:val="24"/>
              <w:lang w:eastAsia="zh-CN"/>
            </w:rPr>
          </w:rPrChange>
        </w:rPr>
      </w:pPr>
      <w:del w:id="891" w:author="随遇而安 [2]" w:date="2023-08-11T15:47:51Z">
        <w:r>
          <w:rPr>
            <w:rFonts w:hint="eastAsia" w:ascii="仿宋" w:hAnsi="仿宋" w:eastAsia="仿宋" w:cs="仿宋"/>
            <w:color w:val="auto"/>
            <w:sz w:val="24"/>
            <w:lang w:eastAsia="zh-CN"/>
            <w:rPrChange w:id="892" w:author="随遇而安 [2]" w:date="2023-08-11T14:50:23Z">
              <w:rPr>
                <w:rFonts w:hint="eastAsia" w:ascii="仿宋" w:hAnsi="仿宋" w:eastAsia="仿宋" w:cs="仿宋"/>
                <w:sz w:val="24"/>
                <w:lang w:eastAsia="zh-CN"/>
              </w:rPr>
            </w:rPrChange>
          </w:rPr>
          <w:delText>指对本单位的整体安全运营状态进行综合性评估。</w:delText>
        </w:r>
      </w:del>
    </w:p>
    <w:p w14:paraId="2EEBF9E0">
      <w:pPr>
        <w:spacing w:line="360" w:lineRule="auto"/>
        <w:ind w:firstLine="480" w:firstLineChars="200"/>
        <w:outlineLvl w:val="0"/>
        <w:rPr>
          <w:del w:id="893" w:author="随遇而安 [2]" w:date="2023-08-11T15:47:51Z"/>
          <w:rFonts w:ascii="仿宋" w:hAnsi="仿宋" w:eastAsia="仿宋" w:cs="仿宋"/>
          <w:color w:val="auto"/>
          <w:sz w:val="24"/>
          <w:lang w:eastAsia="zh-CN"/>
          <w:rPrChange w:id="894" w:author="随遇而安 [2]" w:date="2023-08-11T14:50:23Z">
            <w:rPr>
              <w:del w:id="895" w:author="随遇而安 [2]" w:date="2023-08-11T15:47:51Z"/>
              <w:rFonts w:ascii="仿宋" w:hAnsi="仿宋" w:eastAsia="仿宋" w:cs="仿宋"/>
              <w:sz w:val="24"/>
              <w:lang w:eastAsia="zh-CN"/>
            </w:rPr>
          </w:rPrChange>
        </w:rPr>
      </w:pPr>
      <w:del w:id="896" w:author="随遇而安 [2]" w:date="2023-08-11T15:47:51Z">
        <w:r>
          <w:rPr>
            <w:rFonts w:hint="eastAsia" w:ascii="仿宋" w:hAnsi="仿宋" w:eastAsia="仿宋" w:cs="仿宋"/>
            <w:color w:val="auto"/>
            <w:sz w:val="24"/>
            <w:lang w:eastAsia="zh-CN"/>
            <w:rPrChange w:id="897" w:author="随遇而安 [2]" w:date="2023-08-11T14:50:23Z">
              <w:rPr>
                <w:rFonts w:hint="eastAsia" w:ascii="仿宋" w:hAnsi="仿宋" w:eastAsia="仿宋" w:cs="仿宋"/>
                <w:sz w:val="24"/>
                <w:lang w:eastAsia="zh-CN"/>
              </w:rPr>
            </w:rPrChange>
          </w:rPr>
          <w:delText>4.1.7各部门</w:delText>
        </w:r>
      </w:del>
      <w:ins w:id="898" w:author="金涛 刘" w:date="2023-08-04T09:17:00Z">
        <w:del w:id="899" w:author="随遇而安 [2]" w:date="2023-08-11T15:47:51Z">
          <w:r>
            <w:rPr>
              <w:rFonts w:hint="eastAsia" w:ascii="仿宋" w:hAnsi="仿宋" w:eastAsia="仿宋" w:cs="仿宋"/>
              <w:color w:val="auto"/>
              <w:sz w:val="24"/>
              <w:lang w:eastAsia="zh-CN"/>
              <w:rPrChange w:id="900" w:author="随遇而安 [2]" w:date="2023-08-11T14:50:23Z">
                <w:rPr>
                  <w:rFonts w:hint="eastAsia" w:ascii="仿宋" w:hAnsi="仿宋" w:eastAsia="仿宋" w:cs="仿宋"/>
                  <w:sz w:val="24"/>
                  <w:lang w:eastAsia="zh-CN"/>
                </w:rPr>
              </w:rPrChange>
            </w:rPr>
            <w:delText>（中心）</w:delText>
          </w:r>
        </w:del>
      </w:ins>
      <w:del w:id="901" w:author="随遇而安 [2]" w:date="2023-08-11T15:47:51Z">
        <w:r>
          <w:rPr>
            <w:rFonts w:hint="eastAsia" w:ascii="仿宋" w:hAnsi="仿宋" w:eastAsia="仿宋" w:cs="仿宋"/>
            <w:color w:val="auto"/>
            <w:sz w:val="24"/>
            <w:lang w:eastAsia="zh-CN"/>
            <w:rPrChange w:id="902" w:author="随遇而安 [2]" w:date="2023-08-11T14:50:23Z">
              <w:rPr>
                <w:rFonts w:hint="eastAsia" w:ascii="仿宋" w:hAnsi="仿宋" w:eastAsia="仿宋" w:cs="仿宋"/>
                <w:sz w:val="24"/>
                <w:lang w:eastAsia="zh-CN"/>
              </w:rPr>
            </w:rPrChange>
          </w:rPr>
          <w:delText>应坚持综合检查、日常检查和专项检查相结合的原则，做到HSE检查规范化、标准化、经常化、流程化。</w:delText>
        </w:r>
      </w:del>
    </w:p>
    <w:p w14:paraId="6A68E1C8">
      <w:pPr>
        <w:numPr>
          <w:ilvl w:val="0"/>
          <w:numId w:val="2"/>
        </w:numPr>
        <w:tabs>
          <w:tab w:val="left" w:pos="838"/>
          <w:tab w:val="clear" w:pos="660"/>
        </w:tabs>
        <w:spacing w:after="120" w:line="360" w:lineRule="auto"/>
        <w:ind w:left="1153" w:right="153" w:hanging="1064"/>
        <w:outlineLvl w:val="0"/>
        <w:rPr>
          <w:del w:id="903" w:author="随遇而安 [2]" w:date="2023-08-11T15:47:51Z"/>
          <w:rFonts w:ascii="宋体"/>
          <w:b/>
          <w:color w:val="auto"/>
          <w:sz w:val="24"/>
          <w:lang w:eastAsia="zh-CN"/>
          <w:rPrChange w:id="904" w:author="随遇而安 [2]" w:date="2023-08-11T14:50:23Z">
            <w:rPr>
              <w:del w:id="905" w:author="随遇而安 [2]" w:date="2023-08-11T15:47:51Z"/>
              <w:rFonts w:ascii="宋体"/>
              <w:b/>
              <w:sz w:val="24"/>
              <w:lang w:eastAsia="zh-CN"/>
            </w:rPr>
          </w:rPrChange>
        </w:rPr>
      </w:pPr>
      <w:del w:id="906" w:author="随遇而安 [2]" w:date="2023-08-11T15:47:51Z">
        <w:bookmarkStart w:id="16" w:name="_Toc31993"/>
        <w:r>
          <w:rPr>
            <w:rFonts w:hint="eastAsia" w:ascii="宋体"/>
            <w:b/>
            <w:color w:val="auto"/>
            <w:sz w:val="24"/>
            <w:lang w:eastAsia="zh-CN"/>
            <w:rPrChange w:id="907" w:author="随遇而安 [2]" w:date="2023-08-11T14:50:23Z">
              <w:rPr>
                <w:rFonts w:hint="eastAsia" w:ascii="宋体"/>
                <w:b/>
                <w:sz w:val="24"/>
                <w:lang w:eastAsia="zh-CN"/>
              </w:rPr>
            </w:rPrChange>
          </w:rPr>
          <w:delText>HSE检查管理</w:delText>
        </w:r>
        <w:bookmarkEnd w:id="16"/>
      </w:del>
    </w:p>
    <w:p w14:paraId="6CCA55B6">
      <w:pPr>
        <w:spacing w:line="360" w:lineRule="auto"/>
        <w:ind w:firstLine="482" w:firstLineChars="200"/>
        <w:outlineLvl w:val="0"/>
        <w:rPr>
          <w:del w:id="908" w:author="随遇而安 [2]" w:date="2023-08-11T15:47:51Z"/>
          <w:rFonts w:ascii="仿宋" w:hAnsi="仿宋" w:eastAsia="仿宋" w:cs="仿宋"/>
          <w:b/>
          <w:bCs/>
          <w:color w:val="auto"/>
          <w:sz w:val="24"/>
          <w:lang w:eastAsia="zh-CN"/>
          <w:rPrChange w:id="909" w:author="随遇而安 [2]" w:date="2023-08-11T14:50:23Z">
            <w:rPr>
              <w:del w:id="910" w:author="随遇而安 [2]" w:date="2023-08-11T15:47:51Z"/>
              <w:rFonts w:ascii="仿宋" w:hAnsi="仿宋" w:eastAsia="仿宋" w:cs="仿宋"/>
              <w:b/>
              <w:bCs/>
              <w:sz w:val="24"/>
              <w:lang w:eastAsia="zh-CN"/>
            </w:rPr>
          </w:rPrChange>
        </w:rPr>
      </w:pPr>
      <w:del w:id="911" w:author="随遇而安 [2]" w:date="2023-08-11T15:47:51Z">
        <w:r>
          <w:rPr>
            <w:rFonts w:hint="eastAsia" w:ascii="仿宋" w:hAnsi="仿宋" w:eastAsia="仿宋" w:cs="仿宋"/>
            <w:b/>
            <w:bCs/>
            <w:color w:val="auto"/>
            <w:sz w:val="24"/>
            <w:lang w:eastAsia="zh-CN"/>
            <w:rPrChange w:id="912" w:author="随遇而安 [2]" w:date="2023-08-11T14:50:23Z">
              <w:rPr>
                <w:rFonts w:hint="eastAsia" w:ascii="仿宋" w:hAnsi="仿宋" w:eastAsia="仿宋" w:cs="仿宋"/>
                <w:b/>
                <w:bCs/>
                <w:sz w:val="24"/>
                <w:lang w:eastAsia="zh-CN"/>
              </w:rPr>
            </w:rPrChange>
          </w:rPr>
          <w:delText>5.1检查频次</w:delText>
        </w:r>
      </w:del>
    </w:p>
    <w:p w14:paraId="7191D3A4">
      <w:pPr>
        <w:spacing w:line="360" w:lineRule="auto"/>
        <w:ind w:firstLine="480" w:firstLineChars="200"/>
        <w:outlineLvl w:val="0"/>
        <w:rPr>
          <w:del w:id="913" w:author="随遇而安 [2]" w:date="2023-08-11T15:47:51Z"/>
          <w:rFonts w:ascii="仿宋" w:hAnsi="仿宋" w:eastAsia="仿宋" w:cs="仿宋"/>
          <w:color w:val="auto"/>
          <w:sz w:val="24"/>
          <w:lang w:eastAsia="zh-CN"/>
          <w:rPrChange w:id="914" w:author="随遇而安 [2]" w:date="2023-08-11T14:50:23Z">
            <w:rPr>
              <w:del w:id="915" w:author="随遇而安 [2]" w:date="2023-08-11T15:47:51Z"/>
              <w:rFonts w:ascii="仿宋" w:hAnsi="仿宋" w:eastAsia="仿宋" w:cs="仿宋"/>
              <w:sz w:val="24"/>
              <w:lang w:eastAsia="zh-CN"/>
            </w:rPr>
          </w:rPrChange>
        </w:rPr>
      </w:pPr>
      <w:del w:id="916" w:author="随遇而安 [2]" w:date="2023-08-11T15:47:51Z">
        <w:r>
          <w:rPr>
            <w:rFonts w:hint="eastAsia" w:ascii="仿宋" w:hAnsi="仿宋" w:eastAsia="仿宋" w:cs="仿宋"/>
            <w:color w:val="auto"/>
            <w:sz w:val="24"/>
            <w:lang w:eastAsia="zh-CN"/>
            <w:rPrChange w:id="917" w:author="随遇而安 [2]" w:date="2023-08-11T14:50:23Z">
              <w:rPr>
                <w:rFonts w:hint="eastAsia" w:ascii="仿宋" w:hAnsi="仿宋" w:eastAsia="仿宋" w:cs="仿宋"/>
                <w:sz w:val="24"/>
                <w:lang w:eastAsia="zh-CN"/>
              </w:rPr>
            </w:rPrChange>
          </w:rPr>
          <w:delText>5.1.1综合性检查</w:delText>
        </w:r>
      </w:del>
    </w:p>
    <w:p w14:paraId="4660F1AC">
      <w:pPr>
        <w:spacing w:line="360" w:lineRule="auto"/>
        <w:ind w:firstLine="480" w:firstLineChars="200"/>
        <w:outlineLvl w:val="0"/>
        <w:rPr>
          <w:del w:id="918" w:author="随遇而安 [2]" w:date="2023-08-11T15:47:51Z"/>
          <w:rFonts w:ascii="仿宋" w:hAnsi="仿宋" w:eastAsia="仿宋" w:cs="仿宋"/>
          <w:color w:val="auto"/>
          <w:sz w:val="24"/>
          <w:lang w:eastAsia="zh-CN"/>
          <w:rPrChange w:id="919" w:author="随遇而安 [2]" w:date="2023-08-11T14:50:23Z">
            <w:rPr>
              <w:del w:id="920" w:author="随遇而安 [2]" w:date="2023-08-11T15:47:51Z"/>
              <w:rFonts w:ascii="仿宋" w:hAnsi="仿宋" w:eastAsia="仿宋" w:cs="仿宋"/>
              <w:sz w:val="24"/>
              <w:lang w:eastAsia="zh-CN"/>
            </w:rPr>
          </w:rPrChange>
        </w:rPr>
      </w:pPr>
      <w:del w:id="921" w:author="随遇而安 [2]" w:date="2023-08-11T15:47:51Z">
        <w:r>
          <w:rPr>
            <w:rFonts w:hint="eastAsia" w:ascii="仿宋" w:hAnsi="仿宋" w:eastAsia="仿宋" w:cs="仿宋"/>
            <w:color w:val="auto"/>
            <w:sz w:val="24"/>
            <w:lang w:eastAsia="zh-CN"/>
            <w:rPrChange w:id="922" w:author="随遇而安 [2]" w:date="2023-08-11T14:50:23Z">
              <w:rPr>
                <w:rFonts w:hint="eastAsia" w:ascii="仿宋" w:hAnsi="仿宋" w:eastAsia="仿宋" w:cs="仿宋"/>
                <w:sz w:val="24"/>
                <w:lang w:eastAsia="zh-CN"/>
              </w:rPr>
            </w:rPrChange>
          </w:rPr>
          <w:delText>根据安全生产情况，项目公司至少每月组织1次综合性检查。</w:delText>
        </w:r>
      </w:del>
    </w:p>
    <w:p w14:paraId="04C9415C">
      <w:pPr>
        <w:spacing w:line="360" w:lineRule="auto"/>
        <w:ind w:firstLine="480" w:firstLineChars="200"/>
        <w:outlineLvl w:val="0"/>
        <w:rPr>
          <w:del w:id="923" w:author="随遇而安 [2]" w:date="2023-08-11T15:47:51Z"/>
          <w:rFonts w:ascii="仿宋" w:hAnsi="仿宋" w:eastAsia="仿宋" w:cs="仿宋"/>
          <w:color w:val="auto"/>
          <w:sz w:val="24"/>
          <w:lang w:eastAsia="zh-CN"/>
          <w:rPrChange w:id="924" w:author="随遇而安 [2]" w:date="2023-08-11T14:50:23Z">
            <w:rPr>
              <w:del w:id="925" w:author="随遇而安 [2]" w:date="2023-08-11T15:47:51Z"/>
              <w:rFonts w:ascii="仿宋" w:hAnsi="仿宋" w:eastAsia="仿宋" w:cs="仿宋"/>
              <w:sz w:val="24"/>
              <w:lang w:eastAsia="zh-CN"/>
            </w:rPr>
          </w:rPrChange>
        </w:rPr>
      </w:pPr>
      <w:del w:id="926" w:author="随遇而安 [2]" w:date="2023-08-11T15:47:51Z">
        <w:r>
          <w:rPr>
            <w:rFonts w:hint="eastAsia" w:ascii="仿宋" w:hAnsi="仿宋" w:eastAsia="仿宋" w:cs="仿宋"/>
            <w:color w:val="auto"/>
            <w:sz w:val="24"/>
            <w:lang w:eastAsia="zh-CN"/>
            <w:rPrChange w:id="927" w:author="随遇而安 [2]" w:date="2023-08-11T14:50:23Z">
              <w:rPr>
                <w:rFonts w:hint="eastAsia" w:ascii="仿宋" w:hAnsi="仿宋" w:eastAsia="仿宋" w:cs="仿宋"/>
                <w:sz w:val="24"/>
                <w:lang w:eastAsia="zh-CN"/>
              </w:rPr>
            </w:rPrChange>
          </w:rPr>
          <w:delText>5.1.2季节性安全检查</w:delText>
        </w:r>
      </w:del>
    </w:p>
    <w:p w14:paraId="17CEC5DE">
      <w:pPr>
        <w:spacing w:line="360" w:lineRule="auto"/>
        <w:ind w:firstLine="480" w:firstLineChars="200"/>
        <w:outlineLvl w:val="0"/>
        <w:rPr>
          <w:del w:id="928" w:author="随遇而安 [2]" w:date="2023-08-11T15:47:51Z"/>
          <w:rFonts w:ascii="仿宋" w:hAnsi="仿宋" w:eastAsia="仿宋" w:cs="仿宋"/>
          <w:color w:val="auto"/>
          <w:sz w:val="24"/>
          <w:lang w:eastAsia="zh-CN"/>
          <w:rPrChange w:id="929" w:author="随遇而安 [2]" w:date="2023-08-11T14:50:23Z">
            <w:rPr>
              <w:del w:id="930" w:author="随遇而安 [2]" w:date="2023-08-11T15:47:51Z"/>
              <w:rFonts w:ascii="仿宋" w:hAnsi="仿宋" w:eastAsia="仿宋" w:cs="仿宋"/>
              <w:sz w:val="24"/>
              <w:lang w:eastAsia="zh-CN"/>
            </w:rPr>
          </w:rPrChange>
        </w:rPr>
      </w:pPr>
      <w:del w:id="931" w:author="随遇而安 [2]" w:date="2023-08-11T15:47:51Z">
        <w:r>
          <w:rPr>
            <w:rFonts w:hint="eastAsia" w:ascii="仿宋" w:hAnsi="仿宋" w:eastAsia="仿宋" w:cs="仿宋"/>
            <w:color w:val="auto"/>
            <w:sz w:val="24"/>
            <w:lang w:eastAsia="zh-CN"/>
            <w:rPrChange w:id="932" w:author="随遇而安 [2]" w:date="2023-08-11T14:50:23Z">
              <w:rPr>
                <w:rFonts w:hint="eastAsia" w:ascii="仿宋" w:hAnsi="仿宋" w:eastAsia="仿宋" w:cs="仿宋"/>
                <w:sz w:val="24"/>
                <w:lang w:eastAsia="zh-CN"/>
              </w:rPr>
            </w:rPrChange>
          </w:rPr>
          <w:delText>项目公司每季度开展至少开展1次季节性自检自查，可与综合性检查合并。</w:delText>
        </w:r>
      </w:del>
    </w:p>
    <w:p w14:paraId="0B5E9062">
      <w:pPr>
        <w:spacing w:line="360" w:lineRule="auto"/>
        <w:ind w:firstLine="480" w:firstLineChars="200"/>
        <w:outlineLvl w:val="0"/>
        <w:rPr>
          <w:del w:id="933" w:author="随遇而安 [2]" w:date="2023-08-11T15:47:51Z"/>
          <w:rFonts w:ascii="仿宋" w:hAnsi="仿宋" w:eastAsia="仿宋" w:cs="仿宋"/>
          <w:color w:val="auto"/>
          <w:sz w:val="24"/>
          <w:lang w:eastAsia="zh-CN"/>
          <w:rPrChange w:id="934" w:author="随遇而安 [2]" w:date="2023-08-11T14:50:23Z">
            <w:rPr>
              <w:del w:id="935" w:author="随遇而安 [2]" w:date="2023-08-11T15:47:51Z"/>
              <w:rFonts w:ascii="仿宋" w:hAnsi="仿宋" w:eastAsia="仿宋" w:cs="仿宋"/>
              <w:sz w:val="24"/>
              <w:lang w:eastAsia="zh-CN"/>
            </w:rPr>
          </w:rPrChange>
        </w:rPr>
      </w:pPr>
      <w:del w:id="936" w:author="随遇而安 [2]" w:date="2023-08-11T15:47:51Z">
        <w:r>
          <w:rPr>
            <w:rFonts w:hint="eastAsia" w:ascii="仿宋" w:hAnsi="仿宋" w:eastAsia="仿宋" w:cs="仿宋"/>
            <w:color w:val="auto"/>
            <w:sz w:val="24"/>
            <w:lang w:eastAsia="zh-CN"/>
            <w:rPrChange w:id="937" w:author="随遇而安 [2]" w:date="2023-08-11T14:50:23Z">
              <w:rPr>
                <w:rFonts w:hint="eastAsia" w:ascii="仿宋" w:hAnsi="仿宋" w:eastAsia="仿宋" w:cs="仿宋"/>
                <w:sz w:val="24"/>
                <w:lang w:eastAsia="zh-CN"/>
              </w:rPr>
            </w:rPrChange>
          </w:rPr>
          <w:delText>5.1.3节假日前后检查</w:delText>
        </w:r>
      </w:del>
    </w:p>
    <w:p w14:paraId="161DBA15">
      <w:pPr>
        <w:spacing w:line="360" w:lineRule="auto"/>
        <w:ind w:firstLine="480" w:firstLineChars="200"/>
        <w:outlineLvl w:val="0"/>
        <w:rPr>
          <w:del w:id="938" w:author="随遇而安 [2]" w:date="2023-08-11T15:47:51Z"/>
          <w:rFonts w:ascii="仿宋" w:hAnsi="仿宋" w:eastAsia="仿宋" w:cs="仿宋"/>
          <w:color w:val="auto"/>
          <w:sz w:val="24"/>
          <w:lang w:eastAsia="zh-CN"/>
          <w:rPrChange w:id="939" w:author="随遇而安 [2]" w:date="2023-08-11T14:50:23Z">
            <w:rPr>
              <w:del w:id="940" w:author="随遇而安 [2]" w:date="2023-08-11T15:47:51Z"/>
              <w:rFonts w:ascii="仿宋" w:hAnsi="仿宋" w:eastAsia="仿宋" w:cs="仿宋"/>
              <w:sz w:val="24"/>
              <w:lang w:eastAsia="zh-CN"/>
            </w:rPr>
          </w:rPrChange>
        </w:rPr>
      </w:pPr>
      <w:del w:id="941" w:author="随遇而安 [2]" w:date="2023-08-11T15:47:51Z">
        <w:r>
          <w:rPr>
            <w:rFonts w:hint="eastAsia" w:ascii="仿宋" w:hAnsi="仿宋" w:eastAsia="仿宋" w:cs="仿宋"/>
            <w:color w:val="auto"/>
            <w:sz w:val="24"/>
            <w:lang w:eastAsia="zh-CN"/>
            <w:rPrChange w:id="942" w:author="随遇而安 [2]" w:date="2023-08-11T14:50:23Z">
              <w:rPr>
                <w:rFonts w:hint="eastAsia" w:ascii="仿宋" w:hAnsi="仿宋" w:eastAsia="仿宋" w:cs="仿宋"/>
                <w:sz w:val="24"/>
                <w:lang w:eastAsia="zh-CN"/>
              </w:rPr>
            </w:rPrChange>
          </w:rPr>
          <w:delText>项目公司在重大活动及节假日(前、后)或上级组织提出检查要求时，进行重大活动及节假日(前、后)HSE检查。</w:delText>
        </w:r>
      </w:del>
    </w:p>
    <w:p w14:paraId="2C69DB24">
      <w:pPr>
        <w:spacing w:line="360" w:lineRule="auto"/>
        <w:ind w:firstLine="480" w:firstLineChars="200"/>
        <w:outlineLvl w:val="0"/>
        <w:rPr>
          <w:del w:id="943" w:author="随遇而安 [2]" w:date="2023-08-11T15:47:51Z"/>
          <w:rFonts w:ascii="仿宋" w:hAnsi="仿宋" w:eastAsia="仿宋" w:cs="仿宋"/>
          <w:color w:val="auto"/>
          <w:sz w:val="24"/>
          <w:lang w:eastAsia="zh-CN"/>
          <w:rPrChange w:id="944" w:author="随遇而安 [2]" w:date="2023-08-11T14:50:23Z">
            <w:rPr>
              <w:del w:id="945" w:author="随遇而安 [2]" w:date="2023-08-11T15:47:51Z"/>
              <w:rFonts w:ascii="仿宋" w:hAnsi="仿宋" w:eastAsia="仿宋" w:cs="仿宋"/>
              <w:sz w:val="24"/>
              <w:lang w:eastAsia="zh-CN"/>
            </w:rPr>
          </w:rPrChange>
        </w:rPr>
      </w:pPr>
      <w:del w:id="946" w:author="随遇而安 [2]" w:date="2023-08-11T15:47:51Z">
        <w:r>
          <w:rPr>
            <w:rFonts w:hint="eastAsia" w:ascii="仿宋" w:hAnsi="仿宋" w:eastAsia="仿宋" w:cs="仿宋"/>
            <w:color w:val="auto"/>
            <w:sz w:val="24"/>
            <w:lang w:eastAsia="zh-CN"/>
            <w:rPrChange w:id="947" w:author="随遇而安 [2]" w:date="2023-08-11T14:50:23Z">
              <w:rPr>
                <w:rFonts w:hint="eastAsia" w:ascii="仿宋" w:hAnsi="仿宋" w:eastAsia="仿宋" w:cs="仿宋"/>
                <w:sz w:val="24"/>
                <w:lang w:eastAsia="zh-CN"/>
              </w:rPr>
            </w:rPrChange>
          </w:rPr>
          <w:delText>5.1.4日常性检查</w:delText>
        </w:r>
      </w:del>
    </w:p>
    <w:p w14:paraId="3E92F785">
      <w:pPr>
        <w:spacing w:line="360" w:lineRule="auto"/>
        <w:ind w:firstLine="480" w:firstLineChars="200"/>
        <w:outlineLvl w:val="0"/>
        <w:rPr>
          <w:del w:id="948" w:author="随遇而安 [2]" w:date="2023-08-11T15:47:51Z"/>
          <w:rFonts w:ascii="仿宋" w:hAnsi="仿宋" w:eastAsia="仿宋" w:cs="仿宋"/>
          <w:color w:val="auto"/>
          <w:sz w:val="24"/>
          <w:lang w:eastAsia="zh-CN"/>
          <w:rPrChange w:id="949" w:author="随遇而安 [2]" w:date="2023-08-11T14:50:23Z">
            <w:rPr>
              <w:del w:id="950" w:author="随遇而安 [2]" w:date="2023-08-11T15:47:51Z"/>
              <w:rFonts w:ascii="仿宋" w:hAnsi="仿宋" w:eastAsia="仿宋" w:cs="仿宋"/>
              <w:sz w:val="24"/>
              <w:lang w:eastAsia="zh-CN"/>
            </w:rPr>
          </w:rPrChange>
        </w:rPr>
      </w:pPr>
      <w:del w:id="951" w:author="随遇而安 [2]" w:date="2023-08-11T15:47:51Z">
        <w:r>
          <w:rPr>
            <w:rFonts w:hint="eastAsia" w:ascii="仿宋" w:hAnsi="仿宋" w:eastAsia="仿宋" w:cs="仿宋"/>
            <w:color w:val="auto"/>
            <w:sz w:val="24"/>
            <w:lang w:eastAsia="zh-CN"/>
            <w:rPrChange w:id="952" w:author="随遇而安 [2]" w:date="2023-08-11T14:50:23Z">
              <w:rPr>
                <w:rFonts w:hint="eastAsia" w:ascii="仿宋" w:hAnsi="仿宋" w:eastAsia="仿宋" w:cs="仿宋"/>
                <w:sz w:val="24"/>
                <w:lang w:eastAsia="zh-CN"/>
              </w:rPr>
            </w:rPrChange>
          </w:rPr>
          <w:delText>乡镇主管每日</w:delText>
        </w:r>
      </w:del>
      <w:del w:id="953" w:author="随遇而安 [2]" w:date="2023-08-11T15:47:51Z">
        <w:r>
          <w:rPr>
            <w:rFonts w:hint="eastAsia" w:ascii="仿宋" w:hAnsi="仿宋" w:eastAsia="仿宋" w:cs="仿宋"/>
            <w:color w:val="auto"/>
            <w:sz w:val="24"/>
            <w:lang w:eastAsia="zh-CN"/>
            <w:rPrChange w:id="954" w:author="随遇而安 [2]" w:date="2023-08-11T14:50:23Z">
              <w:rPr>
                <w:rFonts w:hint="eastAsia" w:ascii="仿宋" w:hAnsi="仿宋" w:eastAsia="仿宋" w:cs="仿宋"/>
                <w:sz w:val="24"/>
                <w:lang w:eastAsia="zh-CN"/>
              </w:rPr>
            </w:rPrChange>
          </w:rPr>
          <w:delText>每班至少</w:delText>
        </w:r>
      </w:del>
      <w:del w:id="955" w:author="随遇而安 [2]" w:date="2023-08-11T15:47:51Z">
        <w:r>
          <w:rPr>
            <w:rFonts w:hint="eastAsia" w:ascii="仿宋" w:hAnsi="仿宋" w:eastAsia="仿宋" w:cs="仿宋"/>
            <w:color w:val="auto"/>
            <w:sz w:val="24"/>
            <w:lang w:eastAsia="zh-CN"/>
            <w:rPrChange w:id="956" w:author="随遇而安 [2]" w:date="2023-08-11T14:50:23Z">
              <w:rPr>
                <w:rFonts w:hint="eastAsia" w:ascii="仿宋" w:hAnsi="仿宋" w:eastAsia="仿宋" w:cs="仿宋"/>
                <w:sz w:val="24"/>
                <w:lang w:eastAsia="zh-CN"/>
              </w:rPr>
            </w:rPrChange>
          </w:rPr>
          <w:delText>开展1次班组级安全检查，项目公司安全管理人员负责组织、监督、指导各乡镇主管日常安全检查开展情况，并进行安全巡视。</w:delText>
        </w:r>
      </w:del>
    </w:p>
    <w:p w14:paraId="4FF48E82">
      <w:pPr>
        <w:spacing w:line="360" w:lineRule="auto"/>
        <w:ind w:firstLine="480" w:firstLineChars="200"/>
        <w:outlineLvl w:val="0"/>
        <w:rPr>
          <w:del w:id="957" w:author="随遇而安 [2]" w:date="2023-08-11T15:47:51Z"/>
          <w:rFonts w:ascii="仿宋" w:hAnsi="仿宋" w:eastAsia="仿宋" w:cs="仿宋"/>
          <w:color w:val="auto"/>
          <w:sz w:val="24"/>
          <w:lang w:eastAsia="zh-CN"/>
          <w:rPrChange w:id="958" w:author="随遇而安 [2]" w:date="2023-08-11T14:50:23Z">
            <w:rPr>
              <w:del w:id="959" w:author="随遇而安 [2]" w:date="2023-08-11T15:47:51Z"/>
              <w:rFonts w:ascii="仿宋" w:hAnsi="仿宋" w:eastAsia="仿宋" w:cs="仿宋"/>
              <w:sz w:val="24"/>
              <w:lang w:eastAsia="zh-CN"/>
            </w:rPr>
          </w:rPrChange>
        </w:rPr>
      </w:pPr>
      <w:del w:id="960" w:author="随遇而安 [2]" w:date="2023-08-11T15:47:51Z">
        <w:r>
          <w:rPr>
            <w:rFonts w:hint="eastAsia" w:ascii="仿宋" w:hAnsi="仿宋" w:eastAsia="仿宋" w:cs="仿宋"/>
            <w:color w:val="auto"/>
            <w:sz w:val="24"/>
            <w:lang w:eastAsia="zh-CN"/>
            <w:rPrChange w:id="961" w:author="随遇而安 [2]" w:date="2023-08-11T14:50:23Z">
              <w:rPr>
                <w:rFonts w:hint="eastAsia" w:ascii="仿宋" w:hAnsi="仿宋" w:eastAsia="仿宋" w:cs="仿宋"/>
                <w:sz w:val="24"/>
                <w:lang w:eastAsia="zh-CN"/>
              </w:rPr>
            </w:rPrChange>
          </w:rPr>
          <w:delText>5.1.5专业性检查及不定期检查</w:delText>
        </w:r>
      </w:del>
    </w:p>
    <w:p w14:paraId="48F6FDCF">
      <w:pPr>
        <w:spacing w:line="360" w:lineRule="auto"/>
        <w:ind w:firstLine="480" w:firstLineChars="200"/>
        <w:outlineLvl w:val="0"/>
        <w:rPr>
          <w:del w:id="962" w:author="随遇而安 [2]" w:date="2023-08-11T15:47:51Z"/>
          <w:rFonts w:ascii="仿宋" w:hAnsi="仿宋" w:eastAsia="仿宋" w:cs="仿宋"/>
          <w:color w:val="auto"/>
          <w:sz w:val="24"/>
          <w:lang w:eastAsia="zh-CN"/>
          <w:rPrChange w:id="963" w:author="随遇而安 [2]" w:date="2023-08-11T14:50:23Z">
            <w:rPr>
              <w:del w:id="964" w:author="随遇而安 [2]" w:date="2023-08-11T15:47:51Z"/>
              <w:rFonts w:ascii="仿宋" w:hAnsi="仿宋" w:eastAsia="仿宋" w:cs="仿宋"/>
              <w:sz w:val="24"/>
              <w:lang w:eastAsia="zh-CN"/>
            </w:rPr>
          </w:rPrChange>
        </w:rPr>
      </w:pPr>
      <w:del w:id="965" w:author="随遇而安 [2]" w:date="2023-08-11T15:47:51Z">
        <w:r>
          <w:rPr>
            <w:rFonts w:hint="eastAsia" w:ascii="仿宋" w:hAnsi="仿宋" w:eastAsia="仿宋" w:cs="仿宋"/>
            <w:color w:val="auto"/>
            <w:sz w:val="24"/>
            <w:lang w:eastAsia="zh-CN"/>
            <w:rPrChange w:id="966" w:author="随遇而安 [2]" w:date="2023-08-11T14:50:23Z">
              <w:rPr>
                <w:rFonts w:hint="eastAsia" w:ascii="仿宋" w:hAnsi="仿宋" w:eastAsia="仿宋" w:cs="仿宋"/>
                <w:sz w:val="24"/>
                <w:lang w:eastAsia="zh-CN"/>
              </w:rPr>
            </w:rPrChange>
          </w:rPr>
          <w:delText>a.项目公司根据实际需求以及上级要求开展专业性检查或不定期HSE检查。</w:delText>
        </w:r>
      </w:del>
    </w:p>
    <w:p w14:paraId="3CE95D61">
      <w:pPr>
        <w:spacing w:line="360" w:lineRule="auto"/>
        <w:ind w:firstLine="480" w:firstLineChars="200"/>
        <w:outlineLvl w:val="0"/>
        <w:rPr>
          <w:del w:id="967" w:author="随遇而安 [2]" w:date="2023-08-11T15:47:51Z"/>
          <w:rFonts w:ascii="仿宋" w:hAnsi="仿宋" w:eastAsia="仿宋" w:cs="仿宋"/>
          <w:color w:val="auto"/>
          <w:sz w:val="24"/>
          <w:lang w:eastAsia="zh-CN"/>
          <w:rPrChange w:id="968" w:author="随遇而安 [2]" w:date="2023-08-11T14:50:23Z">
            <w:rPr>
              <w:del w:id="969" w:author="随遇而安 [2]" w:date="2023-08-11T15:47:51Z"/>
              <w:rFonts w:ascii="仿宋" w:hAnsi="仿宋" w:eastAsia="仿宋" w:cs="仿宋"/>
              <w:sz w:val="24"/>
              <w:lang w:eastAsia="zh-CN"/>
            </w:rPr>
          </w:rPrChange>
        </w:rPr>
      </w:pPr>
      <w:del w:id="970" w:author="随遇而安 [2]" w:date="2023-08-11T15:47:51Z">
        <w:r>
          <w:rPr>
            <w:rFonts w:hint="eastAsia" w:ascii="仿宋" w:hAnsi="仿宋" w:eastAsia="仿宋" w:cs="仿宋"/>
            <w:color w:val="auto"/>
            <w:sz w:val="24"/>
            <w:lang w:eastAsia="zh-CN"/>
            <w:rPrChange w:id="971" w:author="随遇而安 [2]" w:date="2023-08-11T14:50:23Z">
              <w:rPr>
                <w:rFonts w:hint="eastAsia" w:ascii="仿宋" w:hAnsi="仿宋" w:eastAsia="仿宋" w:cs="仿宋"/>
                <w:sz w:val="24"/>
                <w:lang w:eastAsia="zh-CN"/>
              </w:rPr>
            </w:rPrChange>
          </w:rPr>
          <w:delText>b.当发生以下情形之一时，各级组织应及时组织、实施针对性的安全检查：</w:delText>
        </w:r>
      </w:del>
    </w:p>
    <w:p w14:paraId="34045981">
      <w:pPr>
        <w:spacing w:line="360" w:lineRule="auto"/>
        <w:ind w:firstLine="480" w:firstLineChars="200"/>
        <w:outlineLvl w:val="0"/>
        <w:rPr>
          <w:del w:id="972" w:author="随遇而安 [2]" w:date="2023-08-11T15:47:51Z"/>
          <w:rFonts w:ascii="仿宋" w:hAnsi="仿宋" w:eastAsia="仿宋" w:cs="仿宋"/>
          <w:color w:val="auto"/>
          <w:sz w:val="24"/>
          <w:lang w:eastAsia="zh-CN"/>
          <w:rPrChange w:id="973" w:author="随遇而安 [2]" w:date="2023-08-11T14:50:23Z">
            <w:rPr>
              <w:del w:id="974" w:author="随遇而安 [2]" w:date="2023-08-11T15:47:51Z"/>
              <w:rFonts w:ascii="仿宋" w:hAnsi="仿宋" w:eastAsia="仿宋" w:cs="仿宋"/>
              <w:sz w:val="24"/>
              <w:lang w:eastAsia="zh-CN"/>
            </w:rPr>
          </w:rPrChange>
        </w:rPr>
      </w:pPr>
      <w:del w:id="975" w:author="随遇而安 [2]" w:date="2023-08-11T15:47:51Z">
        <w:r>
          <w:rPr>
            <w:rFonts w:hint="eastAsia" w:ascii="仿宋" w:hAnsi="仿宋" w:eastAsia="仿宋" w:cs="仿宋"/>
            <w:color w:val="auto"/>
            <w:sz w:val="24"/>
            <w:lang w:eastAsia="zh-CN"/>
            <w:rPrChange w:id="976" w:author="随遇而安 [2]" w:date="2023-08-11T14:50:23Z">
              <w:rPr>
                <w:rFonts w:hint="eastAsia" w:ascii="仿宋" w:hAnsi="仿宋" w:eastAsia="仿宋" w:cs="仿宋"/>
                <w:sz w:val="24"/>
                <w:lang w:eastAsia="zh-CN"/>
              </w:rPr>
            </w:rPrChange>
          </w:rPr>
          <w:delText>(1)颁布实施有关新的法律法规、标准规范或原有适用法律法规、标准规范重新修订的；</w:delText>
        </w:r>
      </w:del>
    </w:p>
    <w:p w14:paraId="712C2F8C">
      <w:pPr>
        <w:spacing w:line="360" w:lineRule="auto"/>
        <w:ind w:firstLine="480" w:firstLineChars="200"/>
        <w:outlineLvl w:val="0"/>
        <w:rPr>
          <w:del w:id="977" w:author="随遇而安 [2]" w:date="2023-08-11T15:47:51Z"/>
          <w:rFonts w:ascii="仿宋" w:hAnsi="仿宋" w:eastAsia="仿宋" w:cs="仿宋"/>
          <w:color w:val="auto"/>
          <w:sz w:val="24"/>
          <w:lang w:eastAsia="zh-CN"/>
          <w:rPrChange w:id="978" w:author="随遇而安 [2]" w:date="2023-08-11T14:50:23Z">
            <w:rPr>
              <w:del w:id="979" w:author="随遇而安 [2]" w:date="2023-08-11T15:47:51Z"/>
              <w:rFonts w:ascii="仿宋" w:hAnsi="仿宋" w:eastAsia="仿宋" w:cs="仿宋"/>
              <w:sz w:val="24"/>
              <w:lang w:eastAsia="zh-CN"/>
            </w:rPr>
          </w:rPrChange>
        </w:rPr>
      </w:pPr>
      <w:del w:id="980" w:author="随遇而安 [2]" w:date="2023-08-11T15:47:51Z">
        <w:r>
          <w:rPr>
            <w:rFonts w:hint="eastAsia" w:ascii="仿宋" w:hAnsi="仿宋" w:eastAsia="仿宋" w:cs="仿宋"/>
            <w:color w:val="auto"/>
            <w:sz w:val="24"/>
            <w:lang w:eastAsia="zh-CN"/>
            <w:rPrChange w:id="981" w:author="随遇而安 [2]" w:date="2023-08-11T14:50:23Z">
              <w:rPr>
                <w:rFonts w:hint="eastAsia" w:ascii="仿宋" w:hAnsi="仿宋" w:eastAsia="仿宋" w:cs="仿宋"/>
                <w:sz w:val="24"/>
                <w:lang w:eastAsia="zh-CN"/>
              </w:rPr>
            </w:rPrChange>
          </w:rPr>
          <w:delText>(2)组织机构和人员发生重大调整的；</w:delText>
        </w:r>
      </w:del>
    </w:p>
    <w:p w14:paraId="1A1BAC95">
      <w:pPr>
        <w:spacing w:line="360" w:lineRule="auto"/>
        <w:ind w:firstLine="480" w:firstLineChars="200"/>
        <w:outlineLvl w:val="0"/>
        <w:rPr>
          <w:del w:id="982" w:author="随遇而安 [2]" w:date="2023-08-11T15:47:51Z"/>
          <w:rFonts w:ascii="仿宋" w:hAnsi="仿宋" w:eastAsia="仿宋" w:cs="仿宋"/>
          <w:color w:val="auto"/>
          <w:sz w:val="24"/>
          <w:lang w:eastAsia="zh-CN"/>
          <w:rPrChange w:id="983" w:author="随遇而安 [2]" w:date="2023-08-11T14:50:23Z">
            <w:rPr>
              <w:del w:id="984" w:author="随遇而安 [2]" w:date="2023-08-11T15:47:51Z"/>
              <w:rFonts w:ascii="仿宋" w:hAnsi="仿宋" w:eastAsia="仿宋" w:cs="仿宋"/>
              <w:sz w:val="24"/>
              <w:lang w:eastAsia="zh-CN"/>
            </w:rPr>
          </w:rPrChange>
        </w:rPr>
      </w:pPr>
      <w:del w:id="985" w:author="随遇而安 [2]" w:date="2023-08-11T15:47:51Z">
        <w:r>
          <w:rPr>
            <w:rFonts w:hint="eastAsia" w:ascii="仿宋" w:hAnsi="仿宋" w:eastAsia="仿宋" w:cs="仿宋"/>
            <w:color w:val="auto"/>
            <w:sz w:val="24"/>
            <w:lang w:eastAsia="zh-CN"/>
            <w:rPrChange w:id="986" w:author="随遇而安 [2]" w:date="2023-08-11T14:50:23Z">
              <w:rPr>
                <w:rFonts w:hint="eastAsia" w:ascii="仿宋" w:hAnsi="仿宋" w:eastAsia="仿宋" w:cs="仿宋"/>
                <w:sz w:val="24"/>
                <w:lang w:eastAsia="zh-CN"/>
              </w:rPr>
            </w:rPrChange>
          </w:rPr>
          <w:delText>(3)生产运营、设备设施等发生重大改变的，应按变更管理要求进行风险评估；</w:delText>
        </w:r>
      </w:del>
    </w:p>
    <w:p w14:paraId="40C9CB62">
      <w:pPr>
        <w:spacing w:line="360" w:lineRule="auto"/>
        <w:ind w:firstLine="480" w:firstLineChars="200"/>
        <w:outlineLvl w:val="0"/>
        <w:rPr>
          <w:del w:id="987" w:author="随遇而安 [2]" w:date="2023-08-11T15:47:51Z"/>
          <w:rFonts w:ascii="仿宋" w:hAnsi="仿宋" w:eastAsia="仿宋" w:cs="仿宋"/>
          <w:color w:val="auto"/>
          <w:sz w:val="24"/>
          <w:lang w:eastAsia="zh-CN"/>
          <w:rPrChange w:id="988" w:author="随遇而安 [2]" w:date="2023-08-11T14:50:23Z">
            <w:rPr>
              <w:del w:id="989" w:author="随遇而安 [2]" w:date="2023-08-11T15:47:51Z"/>
              <w:rFonts w:ascii="仿宋" w:hAnsi="仿宋" w:eastAsia="仿宋" w:cs="仿宋"/>
              <w:sz w:val="24"/>
              <w:lang w:eastAsia="zh-CN"/>
            </w:rPr>
          </w:rPrChange>
        </w:rPr>
      </w:pPr>
      <w:del w:id="990" w:author="随遇而安 [2]" w:date="2023-08-11T15:47:51Z">
        <w:r>
          <w:rPr>
            <w:rFonts w:hint="eastAsia" w:ascii="仿宋" w:hAnsi="仿宋" w:eastAsia="仿宋" w:cs="仿宋"/>
            <w:color w:val="auto"/>
            <w:sz w:val="24"/>
            <w:lang w:eastAsia="zh-CN"/>
            <w:rPrChange w:id="991" w:author="随遇而安 [2]" w:date="2023-08-11T14:50:23Z">
              <w:rPr>
                <w:rFonts w:hint="eastAsia" w:ascii="仿宋" w:hAnsi="仿宋" w:eastAsia="仿宋" w:cs="仿宋"/>
                <w:sz w:val="24"/>
                <w:lang w:eastAsia="zh-CN"/>
              </w:rPr>
            </w:rPrChange>
          </w:rPr>
          <w:delText>(4)外部安全生产环境发生重大变化；</w:delText>
        </w:r>
      </w:del>
    </w:p>
    <w:p w14:paraId="5B331884">
      <w:pPr>
        <w:spacing w:line="360" w:lineRule="auto"/>
        <w:ind w:firstLine="480" w:firstLineChars="200"/>
        <w:outlineLvl w:val="0"/>
        <w:rPr>
          <w:del w:id="992" w:author="随遇而安 [2]" w:date="2023-08-11T15:47:51Z"/>
          <w:rFonts w:ascii="仿宋" w:hAnsi="仿宋" w:eastAsia="仿宋" w:cs="仿宋"/>
          <w:color w:val="auto"/>
          <w:sz w:val="24"/>
          <w:lang w:eastAsia="zh-CN"/>
          <w:rPrChange w:id="993" w:author="随遇而安 [2]" w:date="2023-08-11T14:50:23Z">
            <w:rPr>
              <w:del w:id="994" w:author="随遇而安 [2]" w:date="2023-08-11T15:47:51Z"/>
              <w:rFonts w:ascii="仿宋" w:hAnsi="仿宋" w:eastAsia="仿宋" w:cs="仿宋"/>
              <w:sz w:val="24"/>
              <w:lang w:eastAsia="zh-CN"/>
            </w:rPr>
          </w:rPrChange>
        </w:rPr>
      </w:pPr>
      <w:del w:id="995" w:author="随遇而安 [2]" w:date="2023-08-11T15:47:51Z">
        <w:r>
          <w:rPr>
            <w:rFonts w:hint="eastAsia" w:ascii="仿宋" w:hAnsi="仿宋" w:eastAsia="仿宋" w:cs="仿宋"/>
            <w:color w:val="auto"/>
            <w:sz w:val="24"/>
            <w:lang w:eastAsia="zh-CN"/>
            <w:rPrChange w:id="996" w:author="随遇而安 [2]" w:date="2023-08-11T14:50:23Z">
              <w:rPr>
                <w:rFonts w:hint="eastAsia" w:ascii="仿宋" w:hAnsi="仿宋" w:eastAsia="仿宋" w:cs="仿宋"/>
                <w:sz w:val="24"/>
                <w:lang w:eastAsia="zh-CN"/>
              </w:rPr>
            </w:rPrChange>
          </w:rPr>
          <w:delText>(5)企业内外部或同行业发生事故或对事故、事件有新的认识；</w:delText>
        </w:r>
      </w:del>
    </w:p>
    <w:p w14:paraId="0FE4B465">
      <w:pPr>
        <w:spacing w:line="360" w:lineRule="auto"/>
        <w:ind w:firstLine="480" w:firstLineChars="200"/>
        <w:outlineLvl w:val="0"/>
        <w:rPr>
          <w:del w:id="997" w:author="随遇而安 [2]" w:date="2023-08-11T15:47:51Z"/>
          <w:rFonts w:ascii="仿宋" w:hAnsi="仿宋" w:eastAsia="仿宋" w:cs="仿宋"/>
          <w:color w:val="auto"/>
          <w:sz w:val="24"/>
          <w:lang w:eastAsia="zh-CN"/>
          <w:rPrChange w:id="998" w:author="随遇而安 [2]" w:date="2023-08-11T14:50:23Z">
            <w:rPr>
              <w:del w:id="999" w:author="随遇而安 [2]" w:date="2023-08-11T15:47:51Z"/>
              <w:rFonts w:ascii="仿宋" w:hAnsi="仿宋" w:eastAsia="仿宋" w:cs="仿宋"/>
              <w:sz w:val="24"/>
              <w:lang w:eastAsia="zh-CN"/>
            </w:rPr>
          </w:rPrChange>
        </w:rPr>
      </w:pPr>
      <w:del w:id="1000" w:author="随遇而安 [2]" w:date="2023-08-11T15:47:51Z">
        <w:r>
          <w:rPr>
            <w:rFonts w:hint="eastAsia" w:ascii="仿宋" w:hAnsi="仿宋" w:eastAsia="仿宋" w:cs="仿宋"/>
            <w:color w:val="auto"/>
            <w:sz w:val="24"/>
            <w:lang w:eastAsia="zh-CN"/>
            <w:rPrChange w:id="1001" w:author="随遇而安 [2]" w:date="2023-08-11T14:50:23Z">
              <w:rPr>
                <w:rFonts w:hint="eastAsia" w:ascii="仿宋" w:hAnsi="仿宋" w:eastAsia="仿宋" w:cs="仿宋"/>
                <w:sz w:val="24"/>
                <w:lang w:eastAsia="zh-CN"/>
              </w:rPr>
            </w:rPrChange>
          </w:rPr>
          <w:delText>(6)气候条件发生大的变化或预报可能发生重大自然灾害。</w:delText>
        </w:r>
      </w:del>
    </w:p>
    <w:p w14:paraId="0309C808">
      <w:pPr>
        <w:spacing w:line="360" w:lineRule="auto"/>
        <w:ind w:firstLine="480" w:firstLineChars="200"/>
        <w:outlineLvl w:val="0"/>
        <w:rPr>
          <w:del w:id="1002" w:author="随遇而安 [2]" w:date="2023-08-11T15:47:51Z"/>
          <w:rFonts w:ascii="仿宋" w:hAnsi="仿宋" w:eastAsia="仿宋" w:cs="仿宋"/>
          <w:color w:val="auto"/>
          <w:sz w:val="24"/>
          <w:lang w:eastAsia="zh-CN"/>
          <w:rPrChange w:id="1003" w:author="随遇而安 [2]" w:date="2023-08-11T14:50:23Z">
            <w:rPr>
              <w:del w:id="1004" w:author="随遇而安 [2]" w:date="2023-08-11T15:47:51Z"/>
              <w:rFonts w:ascii="仿宋" w:hAnsi="仿宋" w:eastAsia="仿宋" w:cs="仿宋"/>
              <w:sz w:val="24"/>
              <w:lang w:eastAsia="zh-CN"/>
            </w:rPr>
          </w:rPrChange>
        </w:rPr>
      </w:pPr>
      <w:del w:id="1005" w:author="随遇而安 [2]" w:date="2023-08-11T15:47:51Z">
        <w:r>
          <w:rPr>
            <w:rFonts w:hint="eastAsia" w:ascii="仿宋" w:hAnsi="仿宋" w:eastAsia="仿宋" w:cs="仿宋"/>
            <w:color w:val="auto"/>
            <w:sz w:val="24"/>
            <w:lang w:eastAsia="zh-CN"/>
            <w:rPrChange w:id="1006" w:author="随遇而安 [2]" w:date="2023-08-11T14:50:23Z">
              <w:rPr>
                <w:rFonts w:hint="eastAsia" w:ascii="仿宋" w:hAnsi="仿宋" w:eastAsia="仿宋" w:cs="仿宋"/>
                <w:sz w:val="24"/>
                <w:lang w:eastAsia="zh-CN"/>
              </w:rPr>
            </w:rPrChange>
          </w:rPr>
          <w:delText>5.1.6事故类比隐患排查</w:delText>
        </w:r>
      </w:del>
    </w:p>
    <w:p w14:paraId="5AAB9B0B">
      <w:pPr>
        <w:spacing w:line="360" w:lineRule="auto"/>
        <w:ind w:firstLine="480" w:firstLineChars="200"/>
        <w:outlineLvl w:val="0"/>
        <w:rPr>
          <w:del w:id="1007" w:author="随遇而安 [2]" w:date="2023-08-11T15:47:51Z"/>
          <w:rFonts w:ascii="仿宋" w:hAnsi="仿宋" w:eastAsia="仿宋" w:cs="仿宋"/>
          <w:color w:val="auto"/>
          <w:sz w:val="24"/>
          <w:lang w:eastAsia="zh-CN"/>
          <w:rPrChange w:id="1008" w:author="随遇而安 [2]" w:date="2023-08-11T14:50:23Z">
            <w:rPr>
              <w:del w:id="1009" w:author="随遇而安 [2]" w:date="2023-08-11T15:47:51Z"/>
              <w:rFonts w:ascii="仿宋" w:hAnsi="仿宋" w:eastAsia="仿宋" w:cs="仿宋"/>
              <w:sz w:val="24"/>
              <w:lang w:eastAsia="zh-CN"/>
            </w:rPr>
          </w:rPrChange>
        </w:rPr>
      </w:pPr>
      <w:del w:id="1010" w:author="随遇而安 [2]" w:date="2023-08-11T15:47:51Z">
        <w:r>
          <w:rPr>
            <w:rFonts w:hint="eastAsia" w:ascii="仿宋" w:hAnsi="仿宋" w:eastAsia="仿宋" w:cs="仿宋"/>
            <w:color w:val="auto"/>
            <w:sz w:val="24"/>
            <w:lang w:eastAsia="zh-CN"/>
            <w:rPrChange w:id="1011" w:author="随遇而安 [2]" w:date="2023-08-11T14:50:23Z">
              <w:rPr>
                <w:rFonts w:hint="eastAsia" w:ascii="仿宋" w:hAnsi="仿宋" w:eastAsia="仿宋" w:cs="仿宋"/>
                <w:sz w:val="24"/>
                <w:lang w:eastAsia="zh-CN"/>
              </w:rPr>
            </w:rPrChange>
          </w:rPr>
          <w:delText>项目公司获知集团内或同类项目发生伤亡事故、火灾事故后，应及时组织相应层级的专项HSE检查与隐患排查。</w:delText>
        </w:r>
      </w:del>
    </w:p>
    <w:p w14:paraId="6EB72DA4">
      <w:pPr>
        <w:spacing w:line="360" w:lineRule="auto"/>
        <w:ind w:firstLine="480" w:firstLineChars="200"/>
        <w:outlineLvl w:val="0"/>
        <w:rPr>
          <w:del w:id="1012" w:author="随遇而安 [2]" w:date="2023-08-11T15:47:51Z"/>
          <w:rFonts w:ascii="仿宋" w:hAnsi="仿宋" w:eastAsia="仿宋" w:cs="仿宋"/>
          <w:color w:val="auto"/>
          <w:sz w:val="24"/>
          <w:lang w:eastAsia="zh-CN"/>
          <w:rPrChange w:id="1013" w:author="随遇而安 [2]" w:date="2023-08-11T14:50:23Z">
            <w:rPr>
              <w:del w:id="1014" w:author="随遇而安 [2]" w:date="2023-08-11T15:47:51Z"/>
              <w:rFonts w:ascii="仿宋" w:hAnsi="仿宋" w:eastAsia="仿宋" w:cs="仿宋"/>
              <w:sz w:val="24"/>
              <w:lang w:eastAsia="zh-CN"/>
            </w:rPr>
          </w:rPrChange>
        </w:rPr>
      </w:pPr>
      <w:del w:id="1015" w:author="随遇而安 [2]" w:date="2023-08-11T15:47:51Z">
        <w:r>
          <w:rPr>
            <w:rFonts w:hint="eastAsia" w:ascii="仿宋" w:hAnsi="仿宋" w:eastAsia="仿宋" w:cs="仿宋"/>
            <w:color w:val="auto"/>
            <w:sz w:val="24"/>
            <w:lang w:eastAsia="zh-CN"/>
            <w:rPrChange w:id="1016" w:author="随遇而安 [2]" w:date="2023-08-11T14:50:23Z">
              <w:rPr>
                <w:rFonts w:hint="eastAsia" w:ascii="仿宋" w:hAnsi="仿宋" w:eastAsia="仿宋" w:cs="仿宋"/>
                <w:sz w:val="24"/>
                <w:lang w:eastAsia="zh-CN"/>
              </w:rPr>
            </w:rPrChange>
          </w:rPr>
          <w:delText>5.1.7安全状态评估</w:delText>
        </w:r>
      </w:del>
    </w:p>
    <w:p w14:paraId="3FAED2E0">
      <w:pPr>
        <w:spacing w:line="360" w:lineRule="auto"/>
        <w:ind w:firstLine="480" w:firstLineChars="200"/>
        <w:outlineLvl w:val="0"/>
        <w:rPr>
          <w:del w:id="1017" w:author="随遇而安 [2]" w:date="2023-08-11T15:47:51Z"/>
          <w:rFonts w:ascii="仿宋" w:hAnsi="仿宋" w:eastAsia="仿宋" w:cs="仿宋"/>
          <w:color w:val="auto"/>
          <w:sz w:val="24"/>
          <w:lang w:eastAsia="zh-CN"/>
          <w:rPrChange w:id="1018" w:author="随遇而安 [2]" w:date="2023-08-11T14:50:23Z">
            <w:rPr>
              <w:del w:id="1019" w:author="随遇而安 [2]" w:date="2023-08-11T15:47:51Z"/>
              <w:rFonts w:ascii="仿宋" w:hAnsi="仿宋" w:eastAsia="仿宋" w:cs="仿宋"/>
              <w:sz w:val="24"/>
              <w:lang w:eastAsia="zh-CN"/>
            </w:rPr>
          </w:rPrChange>
        </w:rPr>
      </w:pPr>
      <w:del w:id="1020" w:author="随遇而安 [2]" w:date="2023-08-11T15:47:51Z">
        <w:r>
          <w:rPr>
            <w:rFonts w:hint="eastAsia" w:ascii="仿宋" w:hAnsi="仿宋" w:eastAsia="仿宋" w:cs="仿宋"/>
            <w:color w:val="auto"/>
            <w:sz w:val="24"/>
            <w:lang w:eastAsia="zh-CN"/>
            <w:rPrChange w:id="1021" w:author="随遇而安 [2]" w:date="2023-08-11T14:50:23Z">
              <w:rPr>
                <w:rFonts w:hint="eastAsia" w:ascii="仿宋" w:hAnsi="仿宋" w:eastAsia="仿宋" w:cs="仿宋"/>
                <w:sz w:val="24"/>
                <w:lang w:eastAsia="zh-CN"/>
              </w:rPr>
            </w:rPrChange>
          </w:rPr>
          <w:delText>项目公司宜每年对本单位整体安全运营状态进行1次综合性评估。</w:delText>
        </w:r>
      </w:del>
    </w:p>
    <w:p w14:paraId="5F43BD85">
      <w:pPr>
        <w:spacing w:line="360" w:lineRule="auto"/>
        <w:ind w:firstLine="482" w:firstLineChars="200"/>
        <w:outlineLvl w:val="0"/>
        <w:rPr>
          <w:del w:id="1022" w:author="随遇而安 [2]" w:date="2023-08-11T15:47:51Z"/>
          <w:rFonts w:ascii="仿宋" w:hAnsi="仿宋" w:eastAsia="仿宋" w:cs="仿宋"/>
          <w:b/>
          <w:bCs/>
          <w:color w:val="auto"/>
          <w:sz w:val="24"/>
          <w:lang w:eastAsia="zh-CN"/>
          <w:rPrChange w:id="1023" w:author="随遇而安 [2]" w:date="2023-08-11T14:50:23Z">
            <w:rPr>
              <w:del w:id="1024" w:author="随遇而安 [2]" w:date="2023-08-11T15:47:51Z"/>
              <w:rFonts w:ascii="仿宋" w:hAnsi="仿宋" w:eastAsia="仿宋" w:cs="仿宋"/>
              <w:b/>
              <w:bCs/>
              <w:sz w:val="24"/>
              <w:lang w:eastAsia="zh-CN"/>
            </w:rPr>
          </w:rPrChange>
        </w:rPr>
      </w:pPr>
      <w:del w:id="1025" w:author="随遇而安 [2]" w:date="2023-08-11T15:47:51Z">
        <w:r>
          <w:rPr>
            <w:rFonts w:hint="eastAsia" w:ascii="仿宋" w:hAnsi="仿宋" w:eastAsia="仿宋" w:cs="仿宋"/>
            <w:b/>
            <w:bCs/>
            <w:color w:val="auto"/>
            <w:sz w:val="24"/>
            <w:lang w:eastAsia="zh-CN"/>
            <w:rPrChange w:id="1026" w:author="随遇而安 [2]" w:date="2023-08-11T14:50:23Z">
              <w:rPr>
                <w:rFonts w:hint="eastAsia" w:ascii="仿宋" w:hAnsi="仿宋" w:eastAsia="仿宋" w:cs="仿宋"/>
                <w:b/>
                <w:bCs/>
                <w:sz w:val="24"/>
                <w:lang w:eastAsia="zh-CN"/>
              </w:rPr>
            </w:rPrChange>
          </w:rPr>
          <w:delText>5.2检查组织</w:delText>
        </w:r>
      </w:del>
    </w:p>
    <w:p w14:paraId="398AD893">
      <w:pPr>
        <w:spacing w:line="360" w:lineRule="auto"/>
        <w:ind w:firstLine="480" w:firstLineChars="200"/>
        <w:outlineLvl w:val="0"/>
        <w:rPr>
          <w:del w:id="1027" w:author="随遇而安 [2]" w:date="2023-08-11T15:47:51Z"/>
          <w:rFonts w:ascii="仿宋" w:hAnsi="仿宋" w:eastAsia="仿宋" w:cs="仿宋"/>
          <w:color w:val="auto"/>
          <w:sz w:val="24"/>
          <w:lang w:eastAsia="zh-CN"/>
          <w:rPrChange w:id="1028" w:author="随遇而安 [2]" w:date="2023-08-11T14:50:23Z">
            <w:rPr>
              <w:del w:id="1029" w:author="随遇而安 [2]" w:date="2023-08-11T15:47:51Z"/>
              <w:rFonts w:ascii="仿宋" w:hAnsi="仿宋" w:eastAsia="仿宋" w:cs="仿宋"/>
              <w:sz w:val="24"/>
              <w:lang w:eastAsia="zh-CN"/>
            </w:rPr>
          </w:rPrChange>
        </w:rPr>
      </w:pPr>
      <w:del w:id="1030" w:author="随遇而安 [2]" w:date="2023-08-11T15:47:51Z">
        <w:r>
          <w:rPr>
            <w:rFonts w:hint="eastAsia" w:ascii="仿宋" w:hAnsi="仿宋" w:eastAsia="仿宋" w:cs="仿宋"/>
            <w:color w:val="auto"/>
            <w:sz w:val="24"/>
            <w:lang w:eastAsia="zh-CN"/>
            <w:rPrChange w:id="1031" w:author="随遇而安 [2]" w:date="2023-08-11T14:50:23Z">
              <w:rPr>
                <w:rFonts w:hint="eastAsia" w:ascii="仿宋" w:hAnsi="仿宋" w:eastAsia="仿宋" w:cs="仿宋"/>
                <w:sz w:val="24"/>
                <w:lang w:eastAsia="zh-CN"/>
              </w:rPr>
            </w:rPrChange>
          </w:rPr>
          <w:delText>5.2.1 HSE检查</w:delText>
        </w:r>
      </w:del>
      <w:ins w:id="1032" w:author="金涛 刘" w:date="2023-08-04T09:13:00Z">
        <w:del w:id="1033" w:author="随遇而安 [2]" w:date="2023-08-11T15:47:51Z">
          <w:r>
            <w:rPr>
              <w:rFonts w:hint="eastAsia" w:ascii="仿宋" w:hAnsi="仿宋" w:eastAsia="仿宋" w:cs="仿宋"/>
              <w:color w:val="auto"/>
              <w:sz w:val="24"/>
              <w:lang w:eastAsia="zh-CN"/>
              <w:rPrChange w:id="1034" w:author="随遇而安 [2]" w:date="2023-08-11T14:50:23Z">
                <w:rPr>
                  <w:rFonts w:hint="eastAsia" w:ascii="仿宋" w:hAnsi="仿宋" w:eastAsia="仿宋" w:cs="仿宋"/>
                  <w:sz w:val="24"/>
                  <w:lang w:eastAsia="zh-CN"/>
                </w:rPr>
              </w:rPrChange>
            </w:rPr>
            <w:delText>分为</w:delText>
          </w:r>
        </w:del>
      </w:ins>
      <w:del w:id="1035" w:author="随遇而安 [2]" w:date="2023-08-11T15:47:51Z">
        <w:r>
          <w:rPr>
            <w:rFonts w:hint="eastAsia" w:ascii="仿宋" w:hAnsi="仿宋" w:eastAsia="仿宋" w:cs="仿宋"/>
            <w:color w:val="auto"/>
            <w:sz w:val="24"/>
            <w:lang w:eastAsia="zh-CN"/>
            <w:rPrChange w:id="1036" w:author="随遇而安 [2]" w:date="2023-08-11T14:50:23Z">
              <w:rPr>
                <w:rFonts w:hint="eastAsia" w:ascii="仿宋" w:hAnsi="仿宋" w:eastAsia="仿宋" w:cs="仿宋"/>
                <w:sz w:val="24"/>
                <w:lang w:eastAsia="zh-CN"/>
              </w:rPr>
            </w:rPrChange>
          </w:rPr>
          <w:delText>项目公司级</w:delText>
        </w:r>
      </w:del>
      <w:del w:id="1037" w:author="随遇而安 [2]" w:date="2023-08-11T15:47:51Z">
        <w:r>
          <w:rPr>
            <w:rFonts w:hint="eastAsia" w:ascii="仿宋" w:hAnsi="仿宋" w:eastAsia="仿宋" w:cs="仿宋"/>
            <w:color w:val="auto"/>
            <w:sz w:val="24"/>
            <w:lang w:eastAsia="zh-CN"/>
            <w:rPrChange w:id="1038" w:author="随遇而安 [2]" w:date="2023-08-11T14:50:23Z">
              <w:rPr>
                <w:rFonts w:hint="eastAsia" w:ascii="仿宋" w:hAnsi="仿宋" w:eastAsia="仿宋" w:cs="仿宋"/>
                <w:sz w:val="24"/>
                <w:lang w:eastAsia="zh-CN"/>
              </w:rPr>
            </w:rPrChange>
          </w:rPr>
          <w:delText>和</w:delText>
        </w:r>
      </w:del>
      <w:ins w:id="1039" w:author="金涛 刘" w:date="2023-08-04T09:13:00Z">
        <w:del w:id="1040" w:author="随遇而安 [2]" w:date="2023-08-11T15:47:51Z">
          <w:r>
            <w:rPr>
              <w:rFonts w:hint="eastAsia" w:ascii="仿宋" w:hAnsi="仿宋" w:eastAsia="仿宋" w:cs="仿宋"/>
              <w:color w:val="auto"/>
              <w:sz w:val="24"/>
              <w:lang w:eastAsia="zh-CN"/>
              <w:rPrChange w:id="1041" w:author="随遇而安 [2]" w:date="2023-08-11T14:50:23Z">
                <w:rPr>
                  <w:rFonts w:hint="eastAsia" w:ascii="仿宋" w:hAnsi="仿宋" w:eastAsia="仿宋" w:cs="仿宋"/>
                  <w:sz w:val="24"/>
                  <w:lang w:eastAsia="zh-CN"/>
                </w:rPr>
              </w:rPrChange>
            </w:rPr>
            <w:delText>、</w:delText>
          </w:r>
        </w:del>
      </w:ins>
      <w:del w:id="1042" w:author="随遇而安 [2]" w:date="2023-08-11T15:47:51Z">
        <w:r>
          <w:rPr>
            <w:rFonts w:hint="eastAsia" w:ascii="仿宋" w:hAnsi="仿宋" w:eastAsia="仿宋" w:cs="仿宋"/>
            <w:color w:val="auto"/>
            <w:sz w:val="24"/>
            <w:lang w:eastAsia="zh-CN"/>
            <w:rPrChange w:id="1043" w:author="随遇而安 [2]" w:date="2023-08-11T14:50:23Z">
              <w:rPr>
                <w:rFonts w:hint="eastAsia" w:ascii="仿宋" w:hAnsi="仿宋" w:eastAsia="仿宋" w:cs="仿宋"/>
                <w:sz w:val="24"/>
                <w:lang w:eastAsia="zh-CN"/>
              </w:rPr>
            </w:rPrChange>
          </w:rPr>
          <w:delText>班组</w:delText>
        </w:r>
      </w:del>
      <w:ins w:id="1044" w:author="金涛 刘" w:date="2023-08-04T09:11:00Z">
        <w:del w:id="1045" w:author="随遇而安 [2]" w:date="2023-08-11T15:47:51Z">
          <w:r>
            <w:rPr>
              <w:rFonts w:hint="eastAsia" w:ascii="仿宋" w:hAnsi="仿宋" w:eastAsia="仿宋" w:cs="仿宋"/>
              <w:color w:val="auto"/>
              <w:sz w:val="24"/>
              <w:lang w:eastAsia="zh-CN"/>
              <w:rPrChange w:id="1046" w:author="随遇而安 [2]" w:date="2023-08-11T14:50:23Z">
                <w:rPr>
                  <w:rFonts w:hint="eastAsia" w:ascii="仿宋" w:hAnsi="仿宋" w:eastAsia="仿宋" w:cs="仿宋"/>
                  <w:sz w:val="24"/>
                  <w:lang w:eastAsia="zh-CN"/>
                </w:rPr>
              </w:rPrChange>
            </w:rPr>
            <w:delText>部门级</w:delText>
          </w:r>
        </w:del>
      </w:ins>
      <w:del w:id="1047" w:author="随遇而安 [2]" w:date="2023-08-11T15:47:51Z">
        <w:r>
          <w:rPr>
            <w:rFonts w:hint="eastAsia" w:ascii="仿宋" w:hAnsi="仿宋" w:eastAsia="仿宋" w:cs="仿宋"/>
            <w:color w:val="auto"/>
            <w:sz w:val="24"/>
            <w:lang w:eastAsia="zh-CN"/>
            <w:rPrChange w:id="1048" w:author="随遇而安 [2]" w:date="2023-08-11T14:50:23Z">
              <w:rPr>
                <w:rFonts w:hint="eastAsia" w:ascii="仿宋" w:hAnsi="仿宋" w:eastAsia="仿宋" w:cs="仿宋"/>
                <w:sz w:val="24"/>
                <w:lang w:eastAsia="zh-CN"/>
              </w:rPr>
            </w:rPrChange>
          </w:rPr>
          <w:delText>级</w:delText>
        </w:r>
      </w:del>
      <w:ins w:id="1049" w:author="金涛 刘" w:date="2023-08-04T09:13:00Z">
        <w:del w:id="1050" w:author="随遇而安 [2]" w:date="2023-08-11T15:47:51Z">
          <w:r>
            <w:rPr>
              <w:rFonts w:hint="eastAsia" w:ascii="仿宋" w:hAnsi="仿宋" w:eastAsia="仿宋" w:cs="仿宋"/>
              <w:color w:val="auto"/>
              <w:sz w:val="24"/>
              <w:lang w:eastAsia="zh-CN"/>
              <w:rPrChange w:id="1051" w:author="随遇而安 [2]" w:date="2023-08-11T14:50:23Z">
                <w:rPr>
                  <w:rFonts w:hint="eastAsia" w:ascii="仿宋" w:hAnsi="仿宋" w:eastAsia="仿宋" w:cs="仿宋"/>
                  <w:sz w:val="24"/>
                  <w:lang w:eastAsia="zh-CN"/>
                </w:rPr>
              </w:rPrChange>
            </w:rPr>
            <w:delText>和班组级（乡镇）</w:delText>
          </w:r>
        </w:del>
      </w:ins>
      <w:del w:id="1052" w:author="随遇而安 [2]" w:date="2023-08-11T15:47:51Z">
        <w:r>
          <w:rPr>
            <w:rFonts w:hint="eastAsia" w:ascii="仿宋" w:hAnsi="仿宋" w:eastAsia="仿宋" w:cs="仿宋"/>
            <w:color w:val="auto"/>
            <w:sz w:val="24"/>
            <w:lang w:eastAsia="zh-CN"/>
            <w:rPrChange w:id="1053" w:author="随遇而安 [2]" w:date="2023-08-11T14:50:23Z">
              <w:rPr>
                <w:rFonts w:hint="eastAsia" w:ascii="仿宋" w:hAnsi="仿宋" w:eastAsia="仿宋" w:cs="仿宋"/>
                <w:sz w:val="24"/>
                <w:lang w:eastAsia="zh-CN"/>
              </w:rPr>
            </w:rPrChange>
          </w:rPr>
          <w:delText>，各层级单位逐级建立HSE检查长效机制，相应HSE检查形式如下：</w:delText>
        </w:r>
      </w:del>
    </w:p>
    <w:p w14:paraId="68A72AD3">
      <w:pPr>
        <w:spacing w:line="360" w:lineRule="auto"/>
        <w:ind w:firstLine="480" w:firstLineChars="200"/>
        <w:outlineLvl w:val="0"/>
        <w:rPr>
          <w:del w:id="1054" w:author="随遇而安 [2]" w:date="2023-08-11T15:47:51Z"/>
          <w:rFonts w:ascii="仿宋" w:hAnsi="仿宋" w:eastAsia="仿宋" w:cs="仿宋"/>
          <w:color w:val="auto"/>
          <w:sz w:val="24"/>
          <w:lang w:eastAsia="zh-CN"/>
          <w:rPrChange w:id="1055" w:author="随遇而安 [2]" w:date="2023-08-11T14:50:23Z">
            <w:rPr>
              <w:del w:id="1056" w:author="随遇而安 [2]" w:date="2023-08-11T15:47:51Z"/>
              <w:rFonts w:ascii="仿宋" w:hAnsi="仿宋" w:eastAsia="仿宋" w:cs="仿宋"/>
              <w:sz w:val="24"/>
              <w:lang w:eastAsia="zh-CN"/>
            </w:rPr>
          </w:rPrChange>
        </w:rPr>
      </w:pPr>
      <w:del w:id="1057" w:author="随遇而安 [2]" w:date="2023-08-11T15:47:51Z">
        <w:r>
          <w:rPr>
            <w:rFonts w:hint="eastAsia" w:ascii="仿宋" w:hAnsi="仿宋" w:eastAsia="仿宋" w:cs="仿宋"/>
            <w:color w:val="auto"/>
            <w:sz w:val="24"/>
            <w:lang w:eastAsia="zh-CN"/>
            <w:rPrChange w:id="1058" w:author="随遇而安 [2]" w:date="2023-08-11T14:50:23Z">
              <w:rPr>
                <w:rFonts w:hint="eastAsia" w:ascii="仿宋" w:hAnsi="仿宋" w:eastAsia="仿宋" w:cs="仿宋"/>
                <w:sz w:val="24"/>
                <w:lang w:eastAsia="zh-CN"/>
              </w:rPr>
            </w:rPrChange>
          </w:rPr>
          <w:delText>a.</w:delText>
        </w:r>
      </w:del>
      <w:ins w:id="1059" w:author="金涛 刘" w:date="2023-08-04T09:14:00Z">
        <w:del w:id="1060" w:author="随遇而安 [2]" w:date="2023-08-11T15:47:51Z">
          <w:r>
            <w:rPr>
              <w:rFonts w:hint="eastAsia" w:ascii="仿宋" w:hAnsi="仿宋" w:eastAsia="仿宋" w:cs="仿宋"/>
              <w:color w:val="auto"/>
              <w:sz w:val="24"/>
              <w:lang w:eastAsia="zh-CN"/>
              <w:rPrChange w:id="1061" w:author="随遇而安 [2]" w:date="2023-08-11T14:50:23Z">
                <w:rPr>
                  <w:rFonts w:hint="eastAsia" w:ascii="仿宋" w:hAnsi="仿宋" w:eastAsia="仿宋" w:cs="仿宋"/>
                  <w:sz w:val="24"/>
                  <w:lang w:eastAsia="zh-CN"/>
                </w:rPr>
              </w:rPrChange>
            </w:rPr>
            <w:delText>公司级、部门级</w:delText>
          </w:r>
        </w:del>
      </w:ins>
      <w:del w:id="1062" w:author="随遇而安 [2]" w:date="2023-08-11T15:47:51Z">
        <w:r>
          <w:rPr>
            <w:rFonts w:hint="eastAsia" w:ascii="仿宋" w:hAnsi="仿宋" w:eastAsia="仿宋" w:cs="仿宋"/>
            <w:color w:val="auto"/>
            <w:sz w:val="24"/>
            <w:lang w:eastAsia="zh-CN"/>
            <w:rPrChange w:id="1063" w:author="随遇而安 [2]" w:date="2023-08-11T14:50:23Z">
              <w:rPr>
                <w:rFonts w:hint="eastAsia" w:ascii="仿宋" w:hAnsi="仿宋" w:eastAsia="仿宋" w:cs="仿宋"/>
                <w:sz w:val="24"/>
                <w:lang w:eastAsia="zh-CN"/>
              </w:rPr>
            </w:rPrChange>
          </w:rPr>
          <w:delText>项目公司</w:delText>
        </w:r>
      </w:del>
      <w:del w:id="1064" w:author="随遇而安 [2]" w:date="2023-08-11T15:47:51Z">
        <w:r>
          <w:rPr>
            <w:rFonts w:hint="eastAsia" w:ascii="仿宋" w:hAnsi="仿宋" w:eastAsia="仿宋" w:cs="仿宋"/>
            <w:color w:val="auto"/>
            <w:sz w:val="24"/>
            <w:lang w:eastAsia="zh-CN"/>
            <w:rPrChange w:id="1065" w:author="随遇而安 [2]" w:date="2023-08-11T14:50:23Z">
              <w:rPr>
                <w:rFonts w:hint="eastAsia" w:ascii="仿宋" w:hAnsi="仿宋" w:eastAsia="仿宋" w:cs="仿宋"/>
                <w:sz w:val="24"/>
                <w:lang w:eastAsia="zh-CN"/>
              </w:rPr>
            </w:rPrChange>
          </w:rPr>
          <w:delText>应采取日常性、综合性、专业性、季节性、重大活动及节假日(前、后)的HSE检查、事故类比隐患排查、安全状态评估相结合的HSE自检自查形式。</w:delText>
        </w:r>
      </w:del>
    </w:p>
    <w:p w14:paraId="1ECF4B49">
      <w:pPr>
        <w:spacing w:line="360" w:lineRule="auto"/>
        <w:ind w:firstLine="480" w:firstLineChars="200"/>
        <w:outlineLvl w:val="0"/>
        <w:rPr>
          <w:del w:id="1066" w:author="随遇而安 [2]" w:date="2023-08-11T15:47:51Z"/>
          <w:rFonts w:ascii="仿宋" w:hAnsi="仿宋" w:eastAsia="仿宋" w:cs="仿宋"/>
          <w:color w:val="auto"/>
          <w:sz w:val="24"/>
          <w:lang w:eastAsia="zh-CN"/>
          <w:rPrChange w:id="1067" w:author="随遇而安 [2]" w:date="2023-08-11T14:50:23Z">
            <w:rPr>
              <w:del w:id="1068" w:author="随遇而安 [2]" w:date="2023-08-11T15:47:51Z"/>
              <w:rFonts w:ascii="仿宋" w:hAnsi="仿宋" w:eastAsia="仿宋" w:cs="仿宋"/>
              <w:sz w:val="24"/>
              <w:lang w:eastAsia="zh-CN"/>
            </w:rPr>
          </w:rPrChange>
        </w:rPr>
      </w:pPr>
      <w:del w:id="1069" w:author="随遇而安 [2]" w:date="2023-08-11T15:47:51Z">
        <w:r>
          <w:rPr>
            <w:rFonts w:hint="eastAsia" w:ascii="仿宋" w:hAnsi="仿宋" w:eastAsia="仿宋" w:cs="仿宋"/>
            <w:color w:val="auto"/>
            <w:sz w:val="24"/>
            <w:lang w:eastAsia="zh-CN"/>
            <w:rPrChange w:id="1070" w:author="随遇而安 [2]" w:date="2023-08-11T14:50:23Z">
              <w:rPr>
                <w:rFonts w:hint="eastAsia" w:ascii="仿宋" w:hAnsi="仿宋" w:eastAsia="仿宋" w:cs="仿宋"/>
                <w:sz w:val="24"/>
                <w:lang w:eastAsia="zh-CN"/>
              </w:rPr>
            </w:rPrChange>
          </w:rPr>
          <w:delText>b.</w:delText>
        </w:r>
      </w:del>
      <w:ins w:id="1071" w:author="金涛 刘" w:date="2023-08-04T09:14:00Z">
        <w:del w:id="1072" w:author="随遇而安 [2]" w:date="2023-08-11T15:47:51Z">
          <w:r>
            <w:rPr>
              <w:rFonts w:hint="eastAsia" w:ascii="仿宋" w:hAnsi="仿宋" w:eastAsia="仿宋" w:cs="仿宋"/>
              <w:color w:val="auto"/>
              <w:sz w:val="24"/>
              <w:lang w:eastAsia="zh-CN"/>
              <w:rPrChange w:id="1073" w:author="随遇而安 [2]" w:date="2023-08-11T14:50:23Z">
                <w:rPr>
                  <w:rFonts w:hint="eastAsia" w:ascii="仿宋" w:hAnsi="仿宋" w:eastAsia="仿宋" w:cs="仿宋"/>
                  <w:sz w:val="24"/>
                  <w:lang w:eastAsia="zh-CN"/>
                </w:rPr>
              </w:rPrChange>
            </w:rPr>
            <w:delText xml:space="preserve"> 班组级（乡镇）</w:delText>
          </w:r>
        </w:del>
      </w:ins>
      <w:del w:id="1074" w:author="随遇而安 [2]" w:date="2023-08-11T15:47:51Z">
        <w:r>
          <w:rPr>
            <w:rFonts w:hint="eastAsia" w:ascii="仿宋" w:hAnsi="仿宋" w:eastAsia="仿宋" w:cs="仿宋"/>
            <w:color w:val="auto"/>
            <w:sz w:val="24"/>
            <w:lang w:eastAsia="zh-CN"/>
            <w:rPrChange w:id="1075" w:author="随遇而安 [2]" w:date="2023-08-11T14:50:23Z">
              <w:rPr>
                <w:rFonts w:hint="eastAsia" w:ascii="仿宋" w:hAnsi="仿宋" w:eastAsia="仿宋" w:cs="仿宋"/>
                <w:sz w:val="24"/>
                <w:lang w:eastAsia="zh-CN"/>
              </w:rPr>
            </w:rPrChange>
          </w:rPr>
          <w:delText>乡镇主管</w:delText>
        </w:r>
      </w:del>
      <w:del w:id="1076" w:author="随遇而安 [2]" w:date="2023-08-11T15:47:51Z">
        <w:r>
          <w:rPr>
            <w:rFonts w:hint="eastAsia" w:ascii="仿宋" w:hAnsi="仿宋" w:eastAsia="仿宋" w:cs="仿宋"/>
            <w:color w:val="auto"/>
            <w:sz w:val="24"/>
            <w:lang w:eastAsia="zh-CN"/>
            <w:rPrChange w:id="1077" w:author="随遇而安 [2]" w:date="2023-08-11T14:50:23Z">
              <w:rPr>
                <w:rFonts w:hint="eastAsia" w:ascii="仿宋" w:hAnsi="仿宋" w:eastAsia="仿宋" w:cs="仿宋"/>
                <w:sz w:val="24"/>
                <w:lang w:eastAsia="zh-CN"/>
              </w:rPr>
            </w:rPrChange>
          </w:rPr>
          <w:delText>应进行日常安全检查以及事故类比隐患排查。</w:delText>
        </w:r>
      </w:del>
    </w:p>
    <w:p w14:paraId="16901EE1">
      <w:pPr>
        <w:spacing w:line="360" w:lineRule="auto"/>
        <w:ind w:firstLine="480" w:firstLineChars="200"/>
        <w:outlineLvl w:val="0"/>
        <w:rPr>
          <w:del w:id="1078" w:author="随遇而安 [2]" w:date="2023-08-11T15:47:51Z"/>
          <w:rFonts w:ascii="仿宋" w:hAnsi="仿宋" w:eastAsia="仿宋" w:cs="仿宋"/>
          <w:color w:val="auto"/>
          <w:sz w:val="24"/>
          <w:lang w:eastAsia="zh-CN"/>
          <w:rPrChange w:id="1079" w:author="随遇而安 [2]" w:date="2023-08-11T14:50:23Z">
            <w:rPr>
              <w:del w:id="1080" w:author="随遇而安 [2]" w:date="2023-08-11T15:47:51Z"/>
              <w:rFonts w:ascii="仿宋" w:hAnsi="仿宋" w:eastAsia="仿宋" w:cs="仿宋"/>
              <w:sz w:val="24"/>
              <w:lang w:eastAsia="zh-CN"/>
            </w:rPr>
          </w:rPrChange>
        </w:rPr>
      </w:pPr>
      <w:del w:id="1081" w:author="随遇而安 [2]" w:date="2023-08-11T15:47:51Z">
        <w:r>
          <w:rPr>
            <w:rFonts w:hint="eastAsia" w:ascii="仿宋" w:hAnsi="仿宋" w:eastAsia="仿宋" w:cs="仿宋"/>
            <w:color w:val="auto"/>
            <w:sz w:val="24"/>
            <w:lang w:eastAsia="zh-CN"/>
            <w:rPrChange w:id="1082" w:author="随遇而安 [2]" w:date="2023-08-11T14:50:23Z">
              <w:rPr>
                <w:rFonts w:hint="eastAsia" w:ascii="仿宋" w:hAnsi="仿宋" w:eastAsia="仿宋" w:cs="仿宋"/>
                <w:sz w:val="24"/>
                <w:lang w:eastAsia="zh-CN"/>
              </w:rPr>
            </w:rPrChange>
          </w:rPr>
          <w:delText>5.2.2 HSE检查实行带队领导负责制。项目公司综合性检查应由项目公司负责人或者分管生产安全的领导带队。</w:delText>
        </w:r>
      </w:del>
    </w:p>
    <w:p w14:paraId="3EAEAF3A">
      <w:pPr>
        <w:numPr>
          <w:ilvl w:val="0"/>
          <w:numId w:val="2"/>
        </w:numPr>
        <w:tabs>
          <w:tab w:val="left" w:pos="838"/>
          <w:tab w:val="clear" w:pos="660"/>
        </w:tabs>
        <w:spacing w:after="120" w:line="360" w:lineRule="auto"/>
        <w:ind w:left="1153" w:right="153" w:hanging="1064"/>
        <w:outlineLvl w:val="0"/>
        <w:rPr>
          <w:del w:id="1083" w:author="随遇而安 [2]" w:date="2023-08-11T15:47:51Z"/>
          <w:rFonts w:ascii="宋体"/>
          <w:b/>
          <w:color w:val="auto"/>
          <w:sz w:val="24"/>
          <w:lang w:eastAsia="zh-CN"/>
          <w:rPrChange w:id="1084" w:author="随遇而安 [2]" w:date="2023-08-11T14:50:23Z">
            <w:rPr>
              <w:del w:id="1085" w:author="随遇而安 [2]" w:date="2023-08-11T15:47:51Z"/>
              <w:rFonts w:ascii="宋体"/>
              <w:b/>
              <w:sz w:val="24"/>
              <w:lang w:eastAsia="zh-CN"/>
            </w:rPr>
          </w:rPrChange>
        </w:rPr>
      </w:pPr>
      <w:del w:id="1086" w:author="随遇而安 [2]" w:date="2023-08-11T15:47:51Z">
        <w:bookmarkStart w:id="17" w:name="_Toc23963"/>
        <w:r>
          <w:rPr>
            <w:rFonts w:hint="eastAsia" w:ascii="宋体"/>
            <w:b/>
            <w:color w:val="auto"/>
            <w:sz w:val="24"/>
            <w:lang w:eastAsia="zh-CN"/>
            <w:rPrChange w:id="1087" w:author="随遇而安 [2]" w:date="2023-08-11T14:50:23Z">
              <w:rPr>
                <w:rFonts w:hint="eastAsia" w:ascii="宋体"/>
                <w:b/>
                <w:sz w:val="24"/>
                <w:lang w:eastAsia="zh-CN"/>
              </w:rPr>
            </w:rPrChange>
          </w:rPr>
          <w:delText>隐患排查治理</w:delText>
        </w:r>
        <w:bookmarkEnd w:id="17"/>
      </w:del>
    </w:p>
    <w:p w14:paraId="77F2CEE2">
      <w:pPr>
        <w:spacing w:line="360" w:lineRule="auto"/>
        <w:ind w:firstLine="482" w:firstLineChars="200"/>
        <w:outlineLvl w:val="0"/>
        <w:rPr>
          <w:del w:id="1088" w:author="随遇而安 [2]" w:date="2023-08-11T15:47:51Z"/>
          <w:rFonts w:ascii="仿宋" w:hAnsi="仿宋" w:eastAsia="仿宋" w:cs="仿宋"/>
          <w:b/>
          <w:bCs/>
          <w:color w:val="auto"/>
          <w:sz w:val="24"/>
          <w:lang w:eastAsia="zh-CN"/>
          <w:rPrChange w:id="1089" w:author="随遇而安 [2]" w:date="2023-08-11T14:50:23Z">
            <w:rPr>
              <w:del w:id="1090" w:author="随遇而安 [2]" w:date="2023-08-11T15:47:51Z"/>
              <w:rFonts w:ascii="仿宋" w:hAnsi="仿宋" w:eastAsia="仿宋" w:cs="仿宋"/>
              <w:b/>
              <w:bCs/>
              <w:sz w:val="24"/>
              <w:lang w:eastAsia="zh-CN"/>
            </w:rPr>
          </w:rPrChange>
        </w:rPr>
      </w:pPr>
      <w:del w:id="1091" w:author="随遇而安 [2]" w:date="2023-08-11T15:47:51Z">
        <w:r>
          <w:rPr>
            <w:rFonts w:hint="eastAsia" w:ascii="仿宋" w:hAnsi="仿宋" w:eastAsia="仿宋" w:cs="仿宋"/>
            <w:b/>
            <w:bCs/>
            <w:color w:val="auto"/>
            <w:sz w:val="24"/>
            <w:lang w:eastAsia="zh-CN"/>
            <w:rPrChange w:id="1092" w:author="随遇而安 [2]" w:date="2023-08-11T14:50:23Z">
              <w:rPr>
                <w:rFonts w:hint="eastAsia" w:ascii="仿宋" w:hAnsi="仿宋" w:eastAsia="仿宋" w:cs="仿宋"/>
                <w:b/>
                <w:bCs/>
                <w:sz w:val="24"/>
                <w:lang w:eastAsia="zh-CN"/>
              </w:rPr>
            </w:rPrChange>
          </w:rPr>
          <w:delText>6.1隐患分级</w:delText>
        </w:r>
      </w:del>
    </w:p>
    <w:p w14:paraId="1264659B">
      <w:pPr>
        <w:spacing w:line="360" w:lineRule="auto"/>
        <w:ind w:firstLine="480" w:firstLineChars="200"/>
        <w:outlineLvl w:val="0"/>
        <w:rPr>
          <w:del w:id="1093" w:author="随遇而安 [2]" w:date="2023-08-11T15:47:51Z"/>
          <w:rFonts w:ascii="仿宋" w:hAnsi="仿宋" w:eastAsia="仿宋" w:cs="仿宋"/>
          <w:color w:val="auto"/>
          <w:sz w:val="24"/>
          <w:lang w:eastAsia="zh-CN"/>
          <w:rPrChange w:id="1094" w:author="随遇而安 [2]" w:date="2023-08-11T14:50:23Z">
            <w:rPr>
              <w:del w:id="1095" w:author="随遇而安 [2]" w:date="2023-08-11T15:47:51Z"/>
              <w:rFonts w:ascii="仿宋" w:hAnsi="仿宋" w:eastAsia="仿宋" w:cs="仿宋"/>
              <w:sz w:val="24"/>
              <w:lang w:eastAsia="zh-CN"/>
            </w:rPr>
          </w:rPrChange>
        </w:rPr>
      </w:pPr>
      <w:del w:id="1096" w:author="随遇而安 [2]" w:date="2023-08-11T15:47:51Z">
        <w:r>
          <w:rPr>
            <w:rFonts w:hint="eastAsia" w:ascii="仿宋" w:hAnsi="仿宋" w:eastAsia="仿宋" w:cs="仿宋"/>
            <w:color w:val="auto"/>
            <w:sz w:val="24"/>
            <w:lang w:eastAsia="zh-CN"/>
            <w:rPrChange w:id="1097" w:author="随遇而安 [2]" w:date="2023-08-11T14:50:23Z">
              <w:rPr>
                <w:rFonts w:hint="eastAsia" w:ascii="仿宋" w:hAnsi="仿宋" w:eastAsia="仿宋" w:cs="仿宋"/>
                <w:sz w:val="24"/>
                <w:lang w:eastAsia="zh-CN"/>
              </w:rPr>
            </w:rPrChange>
          </w:rPr>
          <w:delText>项目公司实行隐患分级管理，按照隐患可能导致的后果、整改难易程度、所需费用金额等确定隐患等级。</w:delText>
        </w:r>
      </w:del>
    </w:p>
    <w:p w14:paraId="45805AFF">
      <w:pPr>
        <w:spacing w:line="360" w:lineRule="auto"/>
        <w:ind w:firstLine="480" w:firstLineChars="200"/>
        <w:outlineLvl w:val="0"/>
        <w:rPr>
          <w:del w:id="1098" w:author="随遇而安 [2]" w:date="2023-08-11T15:47:51Z"/>
          <w:rFonts w:ascii="仿宋" w:hAnsi="仿宋" w:eastAsia="仿宋" w:cs="仿宋"/>
          <w:color w:val="auto"/>
          <w:sz w:val="24"/>
          <w:lang w:eastAsia="zh-CN"/>
          <w:rPrChange w:id="1099" w:author="随遇而安 [2]" w:date="2023-08-11T14:50:23Z">
            <w:rPr>
              <w:del w:id="1100" w:author="随遇而安 [2]" w:date="2023-08-11T15:47:51Z"/>
              <w:rFonts w:ascii="仿宋" w:hAnsi="仿宋" w:eastAsia="仿宋" w:cs="仿宋"/>
              <w:sz w:val="24"/>
              <w:lang w:eastAsia="zh-CN"/>
            </w:rPr>
          </w:rPrChange>
        </w:rPr>
      </w:pPr>
      <w:del w:id="1101" w:author="随遇而安 [2]" w:date="2023-08-11T15:47:51Z">
        <w:r>
          <w:rPr>
            <w:rFonts w:hint="eastAsia" w:ascii="仿宋" w:hAnsi="仿宋" w:eastAsia="仿宋" w:cs="仿宋"/>
            <w:color w:val="auto"/>
            <w:sz w:val="24"/>
            <w:lang w:eastAsia="zh-CN"/>
            <w:rPrChange w:id="1102" w:author="随遇而安 [2]" w:date="2023-08-11T14:50:23Z">
              <w:rPr>
                <w:rFonts w:hint="eastAsia" w:ascii="仿宋" w:hAnsi="仿宋" w:eastAsia="仿宋" w:cs="仿宋"/>
                <w:sz w:val="24"/>
                <w:lang w:eastAsia="zh-CN"/>
              </w:rPr>
            </w:rPrChange>
          </w:rPr>
          <w:delText>6.1.1一级隐患是指危害或整改难度较大，6个月以内不能完成整改，或需要停产，或整改投资需要20万元(含)以上的隐患。</w:delText>
        </w:r>
      </w:del>
    </w:p>
    <w:p w14:paraId="49DAD3FD">
      <w:pPr>
        <w:spacing w:line="360" w:lineRule="auto"/>
        <w:ind w:firstLine="480" w:firstLineChars="200"/>
        <w:outlineLvl w:val="0"/>
        <w:rPr>
          <w:del w:id="1103" w:author="随遇而安 [2]" w:date="2023-08-11T15:47:51Z"/>
          <w:rFonts w:ascii="仿宋" w:hAnsi="仿宋" w:eastAsia="仿宋" w:cs="仿宋"/>
          <w:color w:val="auto"/>
          <w:sz w:val="24"/>
          <w:lang w:eastAsia="zh-CN"/>
          <w:rPrChange w:id="1104" w:author="随遇而安 [2]" w:date="2023-08-11T14:50:23Z">
            <w:rPr>
              <w:del w:id="1105" w:author="随遇而安 [2]" w:date="2023-08-11T15:47:51Z"/>
              <w:rFonts w:ascii="仿宋" w:hAnsi="仿宋" w:eastAsia="仿宋" w:cs="仿宋"/>
              <w:sz w:val="24"/>
              <w:lang w:eastAsia="zh-CN"/>
            </w:rPr>
          </w:rPrChange>
        </w:rPr>
      </w:pPr>
      <w:del w:id="1106" w:author="随遇而安 [2]" w:date="2023-08-11T15:47:51Z">
        <w:r>
          <w:rPr>
            <w:rFonts w:hint="eastAsia" w:ascii="仿宋" w:hAnsi="仿宋" w:eastAsia="仿宋" w:cs="仿宋"/>
            <w:color w:val="auto"/>
            <w:sz w:val="24"/>
            <w:lang w:eastAsia="zh-CN"/>
            <w:rPrChange w:id="1107" w:author="随遇而安 [2]" w:date="2023-08-11T14:50:23Z">
              <w:rPr>
                <w:rFonts w:hint="eastAsia" w:ascii="仿宋" w:hAnsi="仿宋" w:eastAsia="仿宋" w:cs="仿宋"/>
                <w:sz w:val="24"/>
                <w:lang w:eastAsia="zh-CN"/>
              </w:rPr>
            </w:rPrChange>
          </w:rPr>
          <w:delText>6.1.2二级隐患是指有一定的危害性或整改难度，3个月以内不能完成整改，或整改投资5万元(含)以上、20万元以下的隐患。</w:delText>
        </w:r>
      </w:del>
    </w:p>
    <w:p w14:paraId="3F55F151">
      <w:pPr>
        <w:spacing w:line="360" w:lineRule="auto"/>
        <w:ind w:firstLine="480" w:firstLineChars="200"/>
        <w:outlineLvl w:val="0"/>
        <w:rPr>
          <w:del w:id="1108" w:author="随遇而安 [2]" w:date="2023-08-11T15:47:51Z"/>
          <w:rFonts w:ascii="仿宋" w:hAnsi="仿宋" w:eastAsia="仿宋" w:cs="仿宋"/>
          <w:color w:val="auto"/>
          <w:sz w:val="24"/>
          <w:lang w:eastAsia="zh-CN"/>
          <w:rPrChange w:id="1109" w:author="随遇而安 [2]" w:date="2023-08-11T14:50:23Z">
            <w:rPr>
              <w:del w:id="1110" w:author="随遇而安 [2]" w:date="2023-08-11T15:47:51Z"/>
              <w:rFonts w:ascii="仿宋" w:hAnsi="仿宋" w:eastAsia="仿宋" w:cs="仿宋"/>
              <w:sz w:val="24"/>
              <w:lang w:eastAsia="zh-CN"/>
            </w:rPr>
          </w:rPrChange>
        </w:rPr>
      </w:pPr>
      <w:del w:id="1111" w:author="随遇而安 [2]" w:date="2023-08-11T15:47:51Z">
        <w:r>
          <w:rPr>
            <w:rFonts w:hint="eastAsia" w:ascii="仿宋" w:hAnsi="仿宋" w:eastAsia="仿宋" w:cs="仿宋"/>
            <w:color w:val="auto"/>
            <w:sz w:val="24"/>
            <w:lang w:eastAsia="zh-CN"/>
            <w:rPrChange w:id="1112" w:author="随遇而安 [2]" w:date="2023-08-11T14:50:23Z">
              <w:rPr>
                <w:rFonts w:hint="eastAsia" w:ascii="仿宋" w:hAnsi="仿宋" w:eastAsia="仿宋" w:cs="仿宋"/>
                <w:sz w:val="24"/>
                <w:lang w:eastAsia="zh-CN"/>
              </w:rPr>
            </w:rPrChange>
          </w:rPr>
          <w:delText>6.1.3三级隐患是指除一级、二级隐患以外，未对生产经营造成影响或影响程度十分有限，且整改投资5万元以下，或发现后能够立即整改排除的其它隐患。</w:delText>
        </w:r>
      </w:del>
    </w:p>
    <w:p w14:paraId="2F931E2B">
      <w:pPr>
        <w:spacing w:line="360" w:lineRule="auto"/>
        <w:ind w:firstLine="480" w:firstLineChars="200"/>
        <w:outlineLvl w:val="0"/>
        <w:rPr>
          <w:del w:id="1113" w:author="随遇而安 [2]" w:date="2023-08-11T15:47:51Z"/>
          <w:rFonts w:ascii="仿宋" w:hAnsi="仿宋" w:eastAsia="仿宋" w:cs="仿宋"/>
          <w:color w:val="auto"/>
          <w:sz w:val="24"/>
          <w:lang w:eastAsia="zh-CN"/>
          <w:rPrChange w:id="1114" w:author="随遇而安 [2]" w:date="2023-08-11T14:50:23Z">
            <w:rPr>
              <w:del w:id="1115" w:author="随遇而安 [2]" w:date="2023-08-11T15:47:51Z"/>
              <w:rFonts w:ascii="仿宋" w:hAnsi="仿宋" w:eastAsia="仿宋" w:cs="仿宋"/>
              <w:sz w:val="24"/>
              <w:lang w:eastAsia="zh-CN"/>
            </w:rPr>
          </w:rPrChange>
        </w:rPr>
      </w:pPr>
      <w:del w:id="1116" w:author="随遇而安 [2]" w:date="2023-08-11T15:47:51Z">
        <w:r>
          <w:rPr>
            <w:rFonts w:hint="eastAsia" w:ascii="仿宋" w:hAnsi="仿宋" w:eastAsia="仿宋" w:cs="仿宋"/>
            <w:color w:val="auto"/>
            <w:sz w:val="24"/>
            <w:lang w:eastAsia="zh-CN"/>
            <w:rPrChange w:id="1117" w:author="随遇而安 [2]" w:date="2023-08-11T14:50:23Z">
              <w:rPr>
                <w:rFonts w:hint="eastAsia" w:ascii="仿宋" w:hAnsi="仿宋" w:eastAsia="仿宋" w:cs="仿宋"/>
                <w:sz w:val="24"/>
                <w:lang w:eastAsia="zh-CN"/>
              </w:rPr>
            </w:rPrChange>
          </w:rPr>
          <w:delText>6.1.4将一级隐患视为《安全生产事故隐患排查治理暂行规定》中规定的重大事故隐患范畴；二、三级隐患视为一般事故隐患范畴。</w:delText>
        </w:r>
      </w:del>
    </w:p>
    <w:p w14:paraId="22E640B6">
      <w:pPr>
        <w:spacing w:line="360" w:lineRule="auto"/>
        <w:ind w:firstLine="482" w:firstLineChars="200"/>
        <w:outlineLvl w:val="0"/>
        <w:rPr>
          <w:del w:id="1118" w:author="随遇而安 [2]" w:date="2023-08-11T15:47:51Z"/>
          <w:rFonts w:ascii="仿宋" w:hAnsi="仿宋" w:eastAsia="仿宋" w:cs="仿宋"/>
          <w:b/>
          <w:bCs/>
          <w:color w:val="auto"/>
          <w:sz w:val="24"/>
          <w:lang w:eastAsia="zh-CN"/>
          <w:rPrChange w:id="1119" w:author="随遇而安 [2]" w:date="2023-08-11T14:50:23Z">
            <w:rPr>
              <w:del w:id="1120" w:author="随遇而安 [2]" w:date="2023-08-11T15:47:51Z"/>
              <w:rFonts w:ascii="仿宋" w:hAnsi="仿宋" w:eastAsia="仿宋" w:cs="仿宋"/>
              <w:b/>
              <w:bCs/>
              <w:sz w:val="24"/>
              <w:lang w:eastAsia="zh-CN"/>
            </w:rPr>
          </w:rPrChange>
        </w:rPr>
      </w:pPr>
      <w:del w:id="1121" w:author="随遇而安 [2]" w:date="2023-08-11T15:47:51Z">
        <w:r>
          <w:rPr>
            <w:rFonts w:hint="eastAsia" w:ascii="仿宋" w:hAnsi="仿宋" w:eastAsia="仿宋" w:cs="仿宋"/>
            <w:b/>
            <w:bCs/>
            <w:color w:val="auto"/>
            <w:sz w:val="24"/>
            <w:lang w:eastAsia="zh-CN"/>
            <w:rPrChange w:id="1122" w:author="随遇而安 [2]" w:date="2023-08-11T14:50:23Z">
              <w:rPr>
                <w:rFonts w:hint="eastAsia" w:ascii="仿宋" w:hAnsi="仿宋" w:eastAsia="仿宋" w:cs="仿宋"/>
                <w:b/>
                <w:bCs/>
                <w:sz w:val="24"/>
                <w:lang w:eastAsia="zh-CN"/>
              </w:rPr>
            </w:rPrChange>
          </w:rPr>
          <w:delText>6.2隐患上报</w:delText>
        </w:r>
      </w:del>
    </w:p>
    <w:p w14:paraId="35391964">
      <w:pPr>
        <w:spacing w:line="360" w:lineRule="auto"/>
        <w:ind w:firstLine="480" w:firstLineChars="200"/>
        <w:outlineLvl w:val="0"/>
        <w:rPr>
          <w:del w:id="1123" w:author="随遇而安 [2]" w:date="2023-08-11T15:47:51Z"/>
          <w:rFonts w:ascii="仿宋" w:hAnsi="仿宋" w:eastAsia="仿宋" w:cs="仿宋"/>
          <w:color w:val="auto"/>
          <w:sz w:val="24"/>
          <w:lang w:eastAsia="zh-CN"/>
          <w:rPrChange w:id="1124" w:author="随遇而安 [2]" w:date="2023-08-11T14:50:23Z">
            <w:rPr>
              <w:del w:id="1125" w:author="随遇而安 [2]" w:date="2023-08-11T15:47:51Z"/>
              <w:rFonts w:ascii="仿宋" w:hAnsi="仿宋" w:eastAsia="仿宋" w:cs="仿宋"/>
              <w:sz w:val="24"/>
              <w:lang w:eastAsia="zh-CN"/>
            </w:rPr>
          </w:rPrChange>
        </w:rPr>
      </w:pPr>
      <w:del w:id="1126" w:author="随遇而安 [2]" w:date="2023-08-11T15:47:51Z">
        <w:r>
          <w:rPr>
            <w:rFonts w:hint="eastAsia" w:ascii="仿宋" w:hAnsi="仿宋" w:eastAsia="仿宋" w:cs="仿宋"/>
            <w:color w:val="auto"/>
            <w:sz w:val="24"/>
            <w:lang w:eastAsia="zh-CN"/>
            <w:rPrChange w:id="1127" w:author="随遇而安 [2]" w:date="2023-08-11T14:50:23Z">
              <w:rPr>
                <w:rFonts w:hint="eastAsia" w:ascii="仿宋" w:hAnsi="仿宋" w:eastAsia="仿宋" w:cs="仿宋"/>
                <w:sz w:val="24"/>
                <w:lang w:eastAsia="zh-CN"/>
              </w:rPr>
            </w:rPrChange>
          </w:rPr>
          <w:delText>6.2.1发现隐患，一般采用逐级报告的方法，即员工报各乡镇主管、部门</w:delText>
        </w:r>
      </w:del>
      <w:ins w:id="1128" w:author="金涛 刘" w:date="2023-08-04T09:16:00Z">
        <w:del w:id="1129" w:author="随遇而安 [2]" w:date="2023-08-11T15:47:51Z">
          <w:r>
            <w:rPr>
              <w:rFonts w:hint="eastAsia" w:ascii="仿宋" w:hAnsi="仿宋" w:eastAsia="仿宋" w:cs="仿宋"/>
              <w:color w:val="auto"/>
              <w:sz w:val="24"/>
              <w:lang w:eastAsia="zh-CN"/>
              <w:rPrChange w:id="1130" w:author="随遇而安 [2]" w:date="2023-08-11T14:50:23Z">
                <w:rPr>
                  <w:rFonts w:hint="eastAsia" w:ascii="仿宋" w:hAnsi="仿宋" w:eastAsia="仿宋" w:cs="仿宋"/>
                  <w:sz w:val="24"/>
                  <w:lang w:eastAsia="zh-CN"/>
                </w:rPr>
              </w:rPrChange>
            </w:rPr>
            <w:delText>（中心）</w:delText>
          </w:r>
        </w:del>
      </w:ins>
      <w:del w:id="1131" w:author="随遇而安 [2]" w:date="2023-08-11T15:47:51Z">
        <w:r>
          <w:rPr>
            <w:rFonts w:hint="eastAsia" w:ascii="仿宋" w:hAnsi="仿宋" w:eastAsia="仿宋" w:cs="仿宋"/>
            <w:color w:val="auto"/>
            <w:sz w:val="24"/>
            <w:lang w:eastAsia="zh-CN"/>
            <w:rPrChange w:id="1132" w:author="随遇而安 [2]" w:date="2023-08-11T14:50:23Z">
              <w:rPr>
                <w:rFonts w:hint="eastAsia" w:ascii="仿宋" w:hAnsi="仿宋" w:eastAsia="仿宋" w:cs="仿宋"/>
                <w:sz w:val="24"/>
                <w:lang w:eastAsia="zh-CN"/>
              </w:rPr>
            </w:rPrChange>
          </w:rPr>
          <w:delText>经理或安全专员。各部门</w:delText>
        </w:r>
      </w:del>
      <w:ins w:id="1133" w:author="金涛 刘" w:date="2023-08-04T09:16:00Z">
        <w:del w:id="1134" w:author="随遇而安 [2]" w:date="2023-08-11T15:47:51Z">
          <w:r>
            <w:rPr>
              <w:rFonts w:hint="eastAsia" w:ascii="仿宋" w:hAnsi="仿宋" w:eastAsia="仿宋" w:cs="仿宋"/>
              <w:color w:val="auto"/>
              <w:sz w:val="24"/>
              <w:lang w:eastAsia="zh-CN"/>
              <w:rPrChange w:id="1135" w:author="随遇而安 [2]" w:date="2023-08-11T14:50:23Z">
                <w:rPr>
                  <w:rFonts w:hint="eastAsia" w:ascii="仿宋" w:hAnsi="仿宋" w:eastAsia="仿宋" w:cs="仿宋"/>
                  <w:sz w:val="24"/>
                  <w:lang w:eastAsia="zh-CN"/>
                </w:rPr>
              </w:rPrChange>
            </w:rPr>
            <w:delText>（中心）</w:delText>
          </w:r>
        </w:del>
      </w:ins>
      <w:del w:id="1136" w:author="随遇而安 [2]" w:date="2023-08-11T15:47:51Z">
        <w:r>
          <w:rPr>
            <w:rFonts w:hint="eastAsia" w:ascii="仿宋" w:hAnsi="仿宋" w:eastAsia="仿宋" w:cs="仿宋"/>
            <w:color w:val="auto"/>
            <w:sz w:val="24"/>
            <w:lang w:eastAsia="zh-CN"/>
            <w:rPrChange w:id="1137" w:author="随遇而安 [2]" w:date="2023-08-11T14:50:23Z">
              <w:rPr>
                <w:rFonts w:hint="eastAsia" w:ascii="仿宋" w:hAnsi="仿宋" w:eastAsia="仿宋" w:cs="仿宋"/>
                <w:sz w:val="24"/>
                <w:lang w:eastAsia="zh-CN"/>
              </w:rPr>
            </w:rPrChange>
          </w:rPr>
          <w:delText>、安全员报安环品质部，安环品质部对各类隐患进行登记分类。</w:delText>
        </w:r>
      </w:del>
    </w:p>
    <w:p w14:paraId="2F7FA646">
      <w:pPr>
        <w:spacing w:line="360" w:lineRule="auto"/>
        <w:ind w:firstLine="480" w:firstLineChars="200"/>
        <w:outlineLvl w:val="0"/>
        <w:rPr>
          <w:del w:id="1138" w:author="随遇而安 [2]" w:date="2023-08-11T15:47:51Z"/>
          <w:rFonts w:ascii="仿宋" w:hAnsi="仿宋" w:eastAsia="仿宋" w:cs="仿宋"/>
          <w:color w:val="auto"/>
          <w:sz w:val="24"/>
          <w:lang w:eastAsia="zh-CN"/>
          <w:rPrChange w:id="1139" w:author="随遇而安 [2]" w:date="2023-08-11T14:50:23Z">
            <w:rPr>
              <w:del w:id="1140" w:author="随遇而安 [2]" w:date="2023-08-11T15:47:51Z"/>
              <w:rFonts w:ascii="仿宋" w:hAnsi="仿宋" w:eastAsia="仿宋" w:cs="仿宋"/>
              <w:sz w:val="24"/>
              <w:lang w:eastAsia="zh-CN"/>
            </w:rPr>
          </w:rPrChange>
        </w:rPr>
      </w:pPr>
      <w:del w:id="1141" w:author="随遇而安 [2]" w:date="2023-08-11T15:47:51Z">
        <w:r>
          <w:rPr>
            <w:rFonts w:hint="eastAsia" w:ascii="仿宋" w:hAnsi="仿宋" w:eastAsia="仿宋" w:cs="仿宋"/>
            <w:color w:val="auto"/>
            <w:sz w:val="24"/>
            <w:lang w:eastAsia="zh-CN"/>
            <w:rPrChange w:id="1142" w:author="随遇而安 [2]" w:date="2023-08-11T14:50:23Z">
              <w:rPr>
                <w:rFonts w:hint="eastAsia" w:ascii="仿宋" w:hAnsi="仿宋" w:eastAsia="仿宋" w:cs="仿宋"/>
                <w:sz w:val="24"/>
                <w:lang w:eastAsia="zh-CN"/>
              </w:rPr>
            </w:rPrChange>
          </w:rPr>
          <w:delText>6.2.2报告形式</w:delText>
        </w:r>
      </w:del>
    </w:p>
    <w:p w14:paraId="0DFBA829">
      <w:pPr>
        <w:spacing w:line="360" w:lineRule="auto"/>
        <w:ind w:firstLine="480" w:firstLineChars="200"/>
        <w:outlineLvl w:val="0"/>
        <w:rPr>
          <w:del w:id="1143" w:author="随遇而安 [2]" w:date="2023-08-11T15:47:51Z"/>
          <w:rFonts w:ascii="仿宋" w:hAnsi="仿宋" w:eastAsia="仿宋" w:cs="仿宋"/>
          <w:color w:val="auto"/>
          <w:sz w:val="24"/>
          <w:lang w:eastAsia="zh-CN"/>
          <w:rPrChange w:id="1144" w:author="随遇而安 [2]" w:date="2023-08-11T14:50:23Z">
            <w:rPr>
              <w:del w:id="1145" w:author="随遇而安 [2]" w:date="2023-08-11T15:47:51Z"/>
              <w:rFonts w:ascii="仿宋" w:hAnsi="仿宋" w:eastAsia="仿宋" w:cs="仿宋"/>
              <w:sz w:val="24"/>
              <w:lang w:eastAsia="zh-CN"/>
            </w:rPr>
          </w:rPrChange>
        </w:rPr>
      </w:pPr>
      <w:del w:id="1146" w:author="随遇而安 [2]" w:date="2023-08-11T15:47:51Z">
        <w:r>
          <w:rPr>
            <w:rFonts w:hint="eastAsia" w:ascii="仿宋" w:hAnsi="仿宋" w:eastAsia="仿宋" w:cs="仿宋"/>
            <w:color w:val="auto"/>
            <w:sz w:val="24"/>
            <w:lang w:eastAsia="zh-CN"/>
            <w:rPrChange w:id="1147" w:author="随遇而安 [2]" w:date="2023-08-11T14:50:23Z">
              <w:rPr>
                <w:rFonts w:hint="eastAsia" w:ascii="仿宋" w:hAnsi="仿宋" w:eastAsia="仿宋" w:cs="仿宋"/>
                <w:sz w:val="24"/>
                <w:lang w:eastAsia="zh-CN"/>
              </w:rPr>
            </w:rPrChange>
          </w:rPr>
          <w:delText>一般采用书面形式，特殊情况可采用口头报告。</w:delText>
        </w:r>
      </w:del>
    </w:p>
    <w:p w14:paraId="2134ECD3">
      <w:pPr>
        <w:spacing w:line="360" w:lineRule="auto"/>
        <w:ind w:firstLine="480" w:firstLineChars="200"/>
        <w:outlineLvl w:val="0"/>
        <w:rPr>
          <w:del w:id="1148" w:author="随遇而安 [2]" w:date="2023-08-11T15:47:51Z"/>
          <w:rFonts w:ascii="仿宋" w:hAnsi="仿宋" w:eastAsia="仿宋" w:cs="仿宋"/>
          <w:color w:val="auto"/>
          <w:sz w:val="24"/>
          <w:lang w:eastAsia="zh-CN"/>
          <w:rPrChange w:id="1149" w:author="随遇而安 [2]" w:date="2023-08-11T14:50:23Z">
            <w:rPr>
              <w:del w:id="1150" w:author="随遇而安 [2]" w:date="2023-08-11T15:47:51Z"/>
              <w:rFonts w:ascii="仿宋" w:hAnsi="仿宋" w:eastAsia="仿宋" w:cs="仿宋"/>
              <w:color w:val="FF0000"/>
              <w:sz w:val="24"/>
              <w:lang w:eastAsia="zh-CN"/>
            </w:rPr>
          </w:rPrChange>
        </w:rPr>
      </w:pPr>
      <w:del w:id="1151" w:author="随遇而安 [2]" w:date="2023-08-11T15:47:51Z">
        <w:r>
          <w:rPr>
            <w:rFonts w:hint="eastAsia" w:ascii="仿宋" w:hAnsi="仿宋" w:eastAsia="仿宋" w:cs="仿宋"/>
            <w:color w:val="auto"/>
            <w:sz w:val="24"/>
            <w:lang w:eastAsia="zh-CN"/>
            <w:rPrChange w:id="1152" w:author="随遇而安 [2]" w:date="2023-08-11T14:50:23Z">
              <w:rPr>
                <w:rFonts w:hint="eastAsia" w:ascii="仿宋" w:hAnsi="仿宋" w:eastAsia="仿宋" w:cs="仿宋"/>
                <w:sz w:val="24"/>
                <w:lang w:eastAsia="zh-CN"/>
              </w:rPr>
            </w:rPrChange>
          </w:rPr>
          <w:delText>书面报告：报告人要把隐患地点、事故隐患内容、拟采取措施建议、报告人姓名、报告接受人姓名、报告时间等写清楚，</w:delText>
        </w:r>
      </w:del>
      <w:del w:id="1153" w:author="随遇而安 [2]" w:date="2023-08-11T15:47:51Z">
        <w:r>
          <w:rPr>
            <w:rFonts w:hint="eastAsia" w:ascii="仿宋" w:hAnsi="仿宋" w:eastAsia="仿宋" w:cs="仿宋"/>
            <w:color w:val="auto"/>
            <w:sz w:val="24"/>
            <w:lang w:eastAsia="zh-CN"/>
            <w:rPrChange w:id="1154" w:author="随遇而安 [2]" w:date="2023-08-11T14:50:23Z">
              <w:rPr>
                <w:rFonts w:hint="eastAsia" w:ascii="仿宋" w:hAnsi="仿宋" w:eastAsia="仿宋" w:cs="仿宋"/>
                <w:color w:val="FF0000"/>
                <w:sz w:val="24"/>
                <w:lang w:eastAsia="zh-CN"/>
              </w:rPr>
            </w:rPrChange>
          </w:rPr>
          <w:delText>一式二份，一份交安环品质部，一份部门留底备查。（附件1）</w:delText>
        </w:r>
      </w:del>
    </w:p>
    <w:p w14:paraId="52C8021D">
      <w:pPr>
        <w:spacing w:line="360" w:lineRule="auto"/>
        <w:ind w:firstLine="480" w:firstLineChars="200"/>
        <w:outlineLvl w:val="0"/>
        <w:rPr>
          <w:del w:id="1155" w:author="随遇而安 [2]" w:date="2023-08-11T15:47:51Z"/>
          <w:rFonts w:ascii="仿宋" w:hAnsi="仿宋" w:eastAsia="仿宋" w:cs="仿宋"/>
          <w:color w:val="auto"/>
          <w:sz w:val="24"/>
          <w:lang w:eastAsia="zh-CN"/>
          <w:rPrChange w:id="1156" w:author="随遇而安 [2]" w:date="2023-08-11T14:50:23Z">
            <w:rPr>
              <w:del w:id="1157" w:author="随遇而安 [2]" w:date="2023-08-11T15:47:51Z"/>
              <w:rFonts w:ascii="仿宋" w:hAnsi="仿宋" w:eastAsia="仿宋" w:cs="仿宋"/>
              <w:sz w:val="24"/>
              <w:lang w:eastAsia="zh-CN"/>
            </w:rPr>
          </w:rPrChange>
        </w:rPr>
      </w:pPr>
      <w:del w:id="1158" w:author="随遇而安 [2]" w:date="2023-08-11T15:47:51Z">
        <w:r>
          <w:rPr>
            <w:rFonts w:hint="eastAsia" w:ascii="仿宋" w:hAnsi="仿宋" w:eastAsia="仿宋" w:cs="仿宋"/>
            <w:color w:val="auto"/>
            <w:sz w:val="24"/>
            <w:lang w:eastAsia="zh-CN"/>
            <w:rPrChange w:id="1159" w:author="随遇而安 [2]" w:date="2023-08-11T14:50:23Z">
              <w:rPr>
                <w:rFonts w:hint="eastAsia" w:ascii="仿宋" w:hAnsi="仿宋" w:eastAsia="仿宋" w:cs="仿宋"/>
                <w:sz w:val="24"/>
                <w:lang w:eastAsia="zh-CN"/>
              </w:rPr>
            </w:rPrChange>
          </w:rPr>
          <w:delText>各乡镇进行的</w:delText>
        </w:r>
      </w:del>
      <w:ins w:id="1160" w:author="金涛 刘" w:date="2023-08-04T09:19:00Z">
        <w:del w:id="1161" w:author="随遇而安 [2]" w:date="2023-08-11T15:47:51Z">
          <w:r>
            <w:rPr>
              <w:rFonts w:hint="eastAsia" w:ascii="仿宋" w:hAnsi="仿宋" w:eastAsia="仿宋" w:cs="仿宋"/>
              <w:color w:val="auto"/>
              <w:sz w:val="24"/>
              <w:lang w:eastAsia="zh-CN"/>
              <w:rPrChange w:id="1162" w:author="随遇而安 [2]" w:date="2023-08-11T14:50:23Z">
                <w:rPr>
                  <w:rFonts w:hint="eastAsia" w:ascii="仿宋" w:hAnsi="仿宋" w:eastAsia="仿宋" w:cs="仿宋"/>
                  <w:sz w:val="24"/>
                  <w:lang w:eastAsia="zh-CN"/>
                </w:rPr>
              </w:rPrChange>
            </w:rPr>
            <w:delText>日常性检查</w:delText>
          </w:r>
        </w:del>
      </w:ins>
      <w:del w:id="1163" w:author="随遇而安 [2]" w:date="2023-08-11T15:47:51Z">
        <w:r>
          <w:rPr>
            <w:rFonts w:hint="eastAsia" w:ascii="仿宋" w:hAnsi="仿宋" w:eastAsia="仿宋" w:cs="仿宋"/>
            <w:color w:val="auto"/>
            <w:sz w:val="24"/>
            <w:lang w:eastAsia="zh-CN"/>
            <w:rPrChange w:id="1164" w:author="随遇而安 [2]" w:date="2023-08-11T14:50:23Z">
              <w:rPr>
                <w:rFonts w:hint="eastAsia" w:ascii="仿宋" w:hAnsi="仿宋" w:eastAsia="仿宋" w:cs="仿宋"/>
                <w:sz w:val="24"/>
                <w:lang w:eastAsia="zh-CN"/>
              </w:rPr>
            </w:rPrChange>
          </w:rPr>
          <w:delText>专业安全检查</w:delText>
        </w:r>
      </w:del>
      <w:del w:id="1165" w:author="随遇而安 [2]" w:date="2023-08-11T15:47:51Z">
        <w:r>
          <w:rPr>
            <w:rFonts w:hint="eastAsia" w:ascii="仿宋" w:hAnsi="仿宋" w:eastAsia="仿宋" w:cs="仿宋"/>
            <w:color w:val="auto"/>
            <w:sz w:val="24"/>
            <w:lang w:eastAsia="zh-CN"/>
            <w:rPrChange w:id="1166" w:author="随遇而安 [2]" w:date="2023-08-11T14:50:23Z">
              <w:rPr>
                <w:rFonts w:hint="eastAsia" w:ascii="仿宋" w:hAnsi="仿宋" w:eastAsia="仿宋" w:cs="仿宋"/>
                <w:sz w:val="24"/>
                <w:lang w:eastAsia="zh-CN"/>
              </w:rPr>
            </w:rPrChange>
          </w:rPr>
          <w:delText>和各部门</w:delText>
        </w:r>
      </w:del>
      <w:ins w:id="1167" w:author="金涛 刘" w:date="2023-08-04T09:17:00Z">
        <w:del w:id="1168" w:author="随遇而安 [2]" w:date="2023-08-11T15:47:51Z">
          <w:r>
            <w:rPr>
              <w:rFonts w:hint="eastAsia" w:ascii="仿宋" w:hAnsi="仿宋" w:eastAsia="仿宋" w:cs="仿宋"/>
              <w:color w:val="auto"/>
              <w:sz w:val="24"/>
              <w:lang w:eastAsia="zh-CN"/>
              <w:rPrChange w:id="1169" w:author="随遇而安 [2]" w:date="2023-08-11T14:50:23Z">
                <w:rPr>
                  <w:rFonts w:hint="eastAsia" w:ascii="仿宋" w:hAnsi="仿宋" w:eastAsia="仿宋" w:cs="仿宋"/>
                  <w:sz w:val="24"/>
                  <w:lang w:eastAsia="zh-CN"/>
                </w:rPr>
              </w:rPrChange>
            </w:rPr>
            <w:delText>（中心）</w:delText>
          </w:r>
        </w:del>
      </w:ins>
      <w:del w:id="1170" w:author="随遇而安 [2]" w:date="2023-08-11T15:47:51Z">
        <w:r>
          <w:rPr>
            <w:rFonts w:hint="eastAsia" w:ascii="仿宋" w:hAnsi="仿宋" w:eastAsia="仿宋" w:cs="仿宋"/>
            <w:color w:val="auto"/>
            <w:sz w:val="24"/>
            <w:lang w:eastAsia="zh-CN"/>
            <w:rPrChange w:id="1171" w:author="随遇而安 [2]" w:date="2023-08-11T14:50:23Z">
              <w:rPr>
                <w:rFonts w:hint="eastAsia" w:ascii="仿宋" w:hAnsi="仿宋" w:eastAsia="仿宋" w:cs="仿宋"/>
                <w:sz w:val="24"/>
                <w:lang w:eastAsia="zh-CN"/>
              </w:rPr>
            </w:rPrChange>
          </w:rPr>
          <w:delText>进行的安全检查中发现的事故隐患也应同时报告安环品质部进行登记备案。</w:delText>
        </w:r>
      </w:del>
    </w:p>
    <w:p w14:paraId="6C8B2EA5">
      <w:pPr>
        <w:spacing w:line="360" w:lineRule="auto"/>
        <w:ind w:firstLine="482" w:firstLineChars="200"/>
        <w:outlineLvl w:val="0"/>
        <w:rPr>
          <w:del w:id="1172" w:author="随遇而安 [2]" w:date="2023-08-11T15:47:51Z"/>
          <w:rFonts w:ascii="仿宋" w:hAnsi="仿宋" w:eastAsia="仿宋" w:cs="仿宋"/>
          <w:b/>
          <w:bCs/>
          <w:color w:val="auto"/>
          <w:sz w:val="24"/>
          <w:lang w:eastAsia="zh-CN"/>
          <w:rPrChange w:id="1173" w:author="随遇而安 [2]" w:date="2023-08-11T14:50:23Z">
            <w:rPr>
              <w:del w:id="1174" w:author="随遇而安 [2]" w:date="2023-08-11T15:47:51Z"/>
              <w:rFonts w:ascii="仿宋" w:hAnsi="仿宋" w:eastAsia="仿宋" w:cs="仿宋"/>
              <w:b/>
              <w:bCs/>
              <w:sz w:val="24"/>
              <w:lang w:eastAsia="zh-CN"/>
            </w:rPr>
          </w:rPrChange>
        </w:rPr>
      </w:pPr>
      <w:del w:id="1175" w:author="随遇而安 [2]" w:date="2023-08-11T15:47:51Z">
        <w:r>
          <w:rPr>
            <w:rFonts w:hint="eastAsia" w:ascii="仿宋" w:hAnsi="仿宋" w:eastAsia="仿宋" w:cs="仿宋"/>
            <w:b/>
            <w:bCs/>
            <w:color w:val="auto"/>
            <w:sz w:val="24"/>
            <w:lang w:eastAsia="zh-CN"/>
            <w:rPrChange w:id="1176" w:author="随遇而安 [2]" w:date="2023-08-11T14:50:23Z">
              <w:rPr>
                <w:rFonts w:hint="eastAsia" w:ascii="仿宋" w:hAnsi="仿宋" w:eastAsia="仿宋" w:cs="仿宋"/>
                <w:b/>
                <w:bCs/>
                <w:sz w:val="24"/>
                <w:lang w:eastAsia="zh-CN"/>
              </w:rPr>
            </w:rPrChange>
          </w:rPr>
          <w:delText>6.3</w:delText>
        </w:r>
      </w:del>
      <w:del w:id="1177" w:author="随遇而安 [2]" w:date="2023-08-11T15:47:51Z">
        <w:r>
          <w:rPr>
            <w:rFonts w:ascii="仿宋" w:hAnsi="仿宋" w:eastAsia="仿宋" w:cs="仿宋"/>
            <w:b/>
            <w:bCs/>
            <w:color w:val="auto"/>
            <w:sz w:val="24"/>
            <w:lang w:eastAsia="zh-CN"/>
            <w:rPrChange w:id="1178" w:author="随遇而安 [2]" w:date="2023-08-11T14:50:23Z">
              <w:rPr>
                <w:rFonts w:ascii="仿宋" w:hAnsi="仿宋" w:eastAsia="仿宋" w:cs="仿宋"/>
                <w:b/>
                <w:bCs/>
                <w:sz w:val="24"/>
                <w:lang w:eastAsia="zh-CN"/>
              </w:rPr>
            </w:rPrChange>
          </w:rPr>
          <w:delText>隐患的整改和验收、隐患信息的核实与处理</w:delText>
        </w:r>
      </w:del>
    </w:p>
    <w:p w14:paraId="54C546DC">
      <w:pPr>
        <w:spacing w:line="360" w:lineRule="auto"/>
        <w:ind w:firstLine="480" w:firstLineChars="200"/>
        <w:outlineLvl w:val="0"/>
        <w:rPr>
          <w:del w:id="1179" w:author="随遇而安 [2]" w:date="2023-08-11T15:47:51Z"/>
          <w:rFonts w:ascii="仿宋" w:hAnsi="仿宋" w:eastAsia="仿宋" w:cs="仿宋"/>
          <w:color w:val="auto"/>
          <w:sz w:val="24"/>
          <w:lang w:eastAsia="zh-CN"/>
          <w:rPrChange w:id="1180" w:author="随遇而安 [2]" w:date="2023-08-11T14:50:23Z">
            <w:rPr>
              <w:del w:id="1181" w:author="随遇而安 [2]" w:date="2023-08-11T15:47:51Z"/>
              <w:rFonts w:ascii="仿宋" w:hAnsi="仿宋" w:eastAsia="仿宋" w:cs="仿宋"/>
              <w:sz w:val="24"/>
              <w:lang w:eastAsia="zh-CN"/>
            </w:rPr>
          </w:rPrChange>
        </w:rPr>
      </w:pPr>
      <w:del w:id="1182" w:author="随遇而安 [2]" w:date="2023-08-11T15:47:51Z">
        <w:r>
          <w:rPr>
            <w:rFonts w:hint="eastAsia" w:ascii="仿宋" w:hAnsi="仿宋" w:eastAsia="仿宋" w:cs="仿宋"/>
            <w:color w:val="auto"/>
            <w:sz w:val="24"/>
            <w:lang w:eastAsia="zh-CN"/>
            <w:rPrChange w:id="1183" w:author="随遇而安 [2]" w:date="2023-08-11T14:50:23Z">
              <w:rPr>
                <w:rFonts w:hint="eastAsia" w:ascii="仿宋" w:hAnsi="仿宋" w:eastAsia="仿宋" w:cs="仿宋"/>
                <w:sz w:val="24"/>
                <w:lang w:eastAsia="zh-CN"/>
              </w:rPr>
            </w:rPrChange>
          </w:rPr>
          <w:delText>6.3.1各层级对排查出的事故隐患应按照“发现-评估-报告-治理(控制)-验收”的流程形成闭环管理。</w:delText>
        </w:r>
      </w:del>
    </w:p>
    <w:p w14:paraId="786F4ACA">
      <w:pPr>
        <w:spacing w:line="360" w:lineRule="auto"/>
        <w:ind w:firstLine="480" w:firstLineChars="200"/>
        <w:outlineLvl w:val="0"/>
        <w:rPr>
          <w:del w:id="1184" w:author="随遇而安 [2]" w:date="2023-08-11T15:47:51Z"/>
          <w:rFonts w:ascii="仿宋" w:hAnsi="仿宋" w:eastAsia="仿宋" w:cs="仿宋"/>
          <w:color w:val="auto"/>
          <w:sz w:val="24"/>
          <w:lang w:eastAsia="zh-CN"/>
          <w:rPrChange w:id="1185" w:author="随遇而安 [2]" w:date="2023-08-11T14:50:23Z">
            <w:rPr>
              <w:del w:id="1186" w:author="随遇而安 [2]" w:date="2023-08-11T15:47:51Z"/>
              <w:rFonts w:ascii="仿宋" w:hAnsi="仿宋" w:eastAsia="仿宋" w:cs="仿宋"/>
              <w:sz w:val="24"/>
              <w:lang w:eastAsia="zh-CN"/>
            </w:rPr>
          </w:rPrChange>
        </w:rPr>
      </w:pPr>
      <w:del w:id="1187" w:author="随遇而安 [2]" w:date="2023-08-11T15:47:51Z">
        <w:r>
          <w:rPr>
            <w:rFonts w:hint="eastAsia" w:ascii="仿宋" w:hAnsi="仿宋" w:eastAsia="仿宋" w:cs="仿宋"/>
            <w:color w:val="auto"/>
            <w:sz w:val="24"/>
            <w:lang w:eastAsia="zh-CN"/>
            <w:rPrChange w:id="1188" w:author="随遇而安 [2]" w:date="2023-08-11T14:50:23Z">
              <w:rPr>
                <w:rFonts w:hint="eastAsia" w:ascii="仿宋" w:hAnsi="仿宋" w:eastAsia="仿宋" w:cs="仿宋"/>
                <w:sz w:val="24"/>
                <w:lang w:eastAsia="zh-CN"/>
              </w:rPr>
            </w:rPrChange>
          </w:rPr>
          <w:delText>6.3.2对检查中或隐患排查中发现的事故隐患，现场能解决的须立即整改解决</w:delText>
        </w:r>
      </w:del>
      <w:ins w:id="1189" w:author="金涛 刘" w:date="2023-08-04T09:24:00Z">
        <w:del w:id="1190" w:author="随遇而安 [2]" w:date="2023-08-11T15:47:51Z">
          <w:r>
            <w:rPr>
              <w:rFonts w:hint="eastAsia" w:ascii="仿宋" w:hAnsi="仿宋" w:eastAsia="仿宋" w:cs="仿宋"/>
              <w:color w:val="auto"/>
              <w:sz w:val="24"/>
              <w:lang w:eastAsia="zh-CN"/>
              <w:rPrChange w:id="1191" w:author="随遇而安 [2]" w:date="2023-08-11T14:50:23Z">
                <w:rPr>
                  <w:rFonts w:hint="eastAsia" w:ascii="仿宋" w:hAnsi="仿宋" w:eastAsia="仿宋" w:cs="仿宋"/>
                  <w:sz w:val="24"/>
                  <w:lang w:eastAsia="zh-CN"/>
                </w:rPr>
              </w:rPrChange>
            </w:rPr>
            <w:delText>。</w:delText>
          </w:r>
        </w:del>
      </w:ins>
    </w:p>
    <w:p w14:paraId="3956B52E">
      <w:pPr>
        <w:spacing w:line="360" w:lineRule="auto"/>
        <w:ind w:firstLine="480" w:firstLineChars="200"/>
        <w:outlineLvl w:val="0"/>
        <w:rPr>
          <w:del w:id="1192" w:author="随遇而安 [2]" w:date="2023-08-11T15:47:51Z"/>
          <w:rFonts w:ascii="仿宋" w:hAnsi="仿宋" w:eastAsia="仿宋" w:cs="仿宋"/>
          <w:color w:val="auto"/>
          <w:sz w:val="24"/>
          <w:lang w:eastAsia="zh-CN"/>
          <w:rPrChange w:id="1193" w:author="随遇而安 [2]" w:date="2023-08-11T14:50:23Z">
            <w:rPr>
              <w:del w:id="1194" w:author="随遇而安 [2]" w:date="2023-08-11T15:47:51Z"/>
              <w:rFonts w:ascii="仿宋" w:hAnsi="仿宋" w:eastAsia="仿宋" w:cs="仿宋"/>
              <w:sz w:val="24"/>
              <w:lang w:eastAsia="zh-CN"/>
            </w:rPr>
          </w:rPrChange>
        </w:rPr>
      </w:pPr>
      <w:del w:id="1195" w:author="随遇而安 [2]" w:date="2023-08-11T15:47:51Z">
        <w:r>
          <w:rPr>
            <w:rFonts w:hint="eastAsia" w:ascii="仿宋" w:hAnsi="仿宋" w:eastAsia="仿宋" w:cs="仿宋"/>
            <w:color w:val="auto"/>
            <w:sz w:val="24"/>
            <w:lang w:eastAsia="zh-CN"/>
            <w:rPrChange w:id="1196" w:author="随遇而安 [2]" w:date="2023-08-11T14:50:23Z">
              <w:rPr>
                <w:rFonts w:hint="eastAsia" w:ascii="仿宋" w:hAnsi="仿宋" w:eastAsia="仿宋" w:cs="仿宋"/>
                <w:sz w:val="24"/>
                <w:lang w:eastAsia="zh-CN"/>
              </w:rPr>
            </w:rPrChange>
          </w:rPr>
          <w:delText>6.3.3对于不能立即整改的一般隐患，应填写</w:delText>
        </w:r>
      </w:del>
      <w:del w:id="1197" w:author="随遇而安 [2]" w:date="2023-08-11T15:47:51Z">
        <w:r>
          <w:rPr>
            <w:rFonts w:hint="eastAsia" w:ascii="仿宋" w:hAnsi="仿宋" w:eastAsia="仿宋" w:cs="仿宋"/>
            <w:color w:val="auto"/>
            <w:sz w:val="24"/>
            <w:lang w:eastAsia="zh-CN"/>
            <w:rPrChange w:id="1198" w:author="随遇而安 [2]" w:date="2023-08-11T14:50:23Z">
              <w:rPr>
                <w:rFonts w:hint="eastAsia" w:ascii="仿宋" w:hAnsi="仿宋" w:eastAsia="仿宋" w:cs="仿宋"/>
                <w:color w:val="FF0000"/>
                <w:sz w:val="24"/>
                <w:lang w:eastAsia="zh-CN"/>
              </w:rPr>
            </w:rPrChange>
          </w:rPr>
          <w:delText>《安全检查(隐患)整改五定表》(附件2)</w:delText>
        </w:r>
      </w:del>
      <w:del w:id="1199" w:author="随遇而安 [2]" w:date="2023-08-11T15:47:51Z">
        <w:r>
          <w:rPr>
            <w:rFonts w:hint="eastAsia" w:ascii="仿宋" w:hAnsi="仿宋" w:eastAsia="仿宋" w:cs="仿宋"/>
            <w:color w:val="auto"/>
            <w:sz w:val="24"/>
            <w:lang w:eastAsia="zh-CN"/>
            <w:rPrChange w:id="1200" w:author="随遇而安 [2]" w:date="2023-08-11T14:50:23Z">
              <w:rPr>
                <w:rFonts w:hint="eastAsia" w:ascii="仿宋" w:hAnsi="仿宋" w:eastAsia="仿宋" w:cs="仿宋"/>
                <w:sz w:val="24"/>
                <w:lang w:eastAsia="zh-CN"/>
              </w:rPr>
            </w:rPrChange>
          </w:rPr>
          <w:delText>，由项目公司属地责任部门负责人整改和验收。</w:delText>
        </w:r>
      </w:del>
    </w:p>
    <w:p w14:paraId="587DE8B4">
      <w:pPr>
        <w:spacing w:line="360" w:lineRule="auto"/>
        <w:ind w:firstLine="480" w:firstLineChars="200"/>
        <w:outlineLvl w:val="0"/>
        <w:rPr>
          <w:del w:id="1201" w:author="随遇而安 [2]" w:date="2023-08-11T15:47:51Z"/>
          <w:rFonts w:ascii="仿宋" w:hAnsi="仿宋" w:eastAsia="仿宋" w:cs="仿宋"/>
          <w:color w:val="auto"/>
          <w:sz w:val="24"/>
          <w:lang w:eastAsia="zh-CN"/>
          <w:rPrChange w:id="1202" w:author="随遇而安 [2]" w:date="2023-08-11T14:50:23Z">
            <w:rPr>
              <w:del w:id="1203" w:author="随遇而安 [2]" w:date="2023-08-11T15:47:51Z"/>
              <w:rFonts w:ascii="仿宋" w:hAnsi="仿宋" w:eastAsia="仿宋" w:cs="仿宋"/>
              <w:sz w:val="24"/>
              <w:lang w:eastAsia="zh-CN"/>
            </w:rPr>
          </w:rPrChange>
        </w:rPr>
      </w:pPr>
      <w:del w:id="1204" w:author="随遇而安 [2]" w:date="2023-08-11T15:47:51Z">
        <w:r>
          <w:rPr>
            <w:rFonts w:ascii="仿宋" w:hAnsi="仿宋" w:eastAsia="仿宋" w:cs="仿宋"/>
            <w:color w:val="auto"/>
            <w:sz w:val="24"/>
            <w:lang w:eastAsia="zh-CN"/>
            <w:rPrChange w:id="1205" w:author="随遇而安 [2]" w:date="2023-08-11T14:50:23Z">
              <w:rPr>
                <w:rFonts w:ascii="仿宋" w:hAnsi="仿宋" w:eastAsia="仿宋" w:cs="仿宋"/>
                <w:sz w:val="24"/>
                <w:lang w:eastAsia="zh-CN"/>
              </w:rPr>
            </w:rPrChange>
          </w:rPr>
          <w:delText>各部门发现或接到员工事故隐患报告后，应立即按照隐患排查领导小组的职责分工组织本公司</w:delText>
        </w:r>
      </w:del>
      <w:del w:id="1206" w:author="随遇而安 [2]" w:date="2023-08-11T15:47:51Z">
        <w:r>
          <w:rPr>
            <w:rFonts w:ascii="仿宋" w:hAnsi="仿宋" w:eastAsia="仿宋" w:cs="仿宋"/>
            <w:color w:val="auto"/>
            <w:sz w:val="24"/>
            <w:lang w:eastAsia="zh-CN"/>
            <w:rPrChange w:id="1207" w:author="随遇而安 [2]" w:date="2023-08-11T14:50:23Z">
              <w:rPr>
                <w:rFonts w:ascii="仿宋" w:hAnsi="仿宋" w:eastAsia="仿宋" w:cs="仿宋"/>
                <w:sz w:val="24"/>
                <w:lang w:eastAsia="zh-CN"/>
              </w:rPr>
            </w:rPrChange>
          </w:rPr>
          <w:delText>专业</w:delText>
        </w:r>
      </w:del>
      <w:del w:id="1208" w:author="随遇而安 [2]" w:date="2023-08-11T15:47:51Z">
        <w:r>
          <w:rPr>
            <w:rFonts w:ascii="仿宋" w:hAnsi="仿宋" w:eastAsia="仿宋" w:cs="仿宋"/>
            <w:color w:val="auto"/>
            <w:sz w:val="24"/>
            <w:lang w:eastAsia="zh-CN"/>
            <w:rPrChange w:id="1209" w:author="随遇而安 [2]" w:date="2023-08-11T14:50:23Z">
              <w:rPr>
                <w:rFonts w:ascii="仿宋" w:hAnsi="仿宋" w:eastAsia="仿宋" w:cs="仿宋"/>
                <w:sz w:val="24"/>
                <w:lang w:eastAsia="zh-CN"/>
              </w:rPr>
            </w:rPrChange>
          </w:rPr>
          <w:delText>人员对隐患进行核实，并在</w:delText>
        </w:r>
      </w:del>
      <w:del w:id="1210" w:author="随遇而安 [2]" w:date="2023-08-11T15:47:51Z">
        <w:r>
          <w:rPr>
            <w:rFonts w:ascii="仿宋" w:hAnsi="仿宋" w:eastAsia="仿宋" w:cs="仿宋"/>
            <w:color w:val="auto"/>
            <w:sz w:val="24"/>
            <w:lang w:eastAsia="zh-CN"/>
            <w:rPrChange w:id="1211" w:author="随遇而安 [2]" w:date="2023-08-11T14:50:23Z">
              <w:rPr>
                <w:rFonts w:ascii="仿宋" w:hAnsi="仿宋" w:eastAsia="仿宋" w:cs="仿宋"/>
                <w:sz w:val="24"/>
                <w:lang w:eastAsia="zh-CN"/>
              </w:rPr>
            </w:rPrChange>
          </w:rPr>
          <w:delText>8</w:delText>
        </w:r>
      </w:del>
      <w:ins w:id="1212" w:author="金涛 刘" w:date="2023-08-04T09:31:00Z">
        <w:del w:id="1213" w:author="随遇而安 [2]" w:date="2023-08-11T15:47:51Z">
          <w:r>
            <w:rPr>
              <w:rFonts w:ascii="仿宋" w:hAnsi="仿宋" w:eastAsia="仿宋" w:cs="仿宋"/>
              <w:color w:val="auto"/>
              <w:sz w:val="24"/>
              <w:lang w:eastAsia="zh-CN"/>
              <w:rPrChange w:id="1214" w:author="随遇而安 [2]" w:date="2023-08-11T14:50:23Z">
                <w:rPr>
                  <w:rFonts w:ascii="仿宋" w:hAnsi="仿宋" w:eastAsia="仿宋" w:cs="仿宋"/>
                  <w:sz w:val="24"/>
                  <w:lang w:eastAsia="zh-CN"/>
                </w:rPr>
              </w:rPrChange>
            </w:rPr>
            <w:delText>24</w:delText>
          </w:r>
        </w:del>
      </w:ins>
      <w:del w:id="1215" w:author="随遇而安 [2]" w:date="2023-08-11T15:47:51Z">
        <w:r>
          <w:rPr>
            <w:rFonts w:ascii="仿宋" w:hAnsi="仿宋" w:eastAsia="仿宋" w:cs="仿宋"/>
            <w:color w:val="auto"/>
            <w:sz w:val="24"/>
            <w:lang w:eastAsia="zh-CN"/>
            <w:rPrChange w:id="1216" w:author="随遇而安 [2]" w:date="2023-08-11T14:50:23Z">
              <w:rPr>
                <w:rFonts w:ascii="仿宋" w:hAnsi="仿宋" w:eastAsia="仿宋" w:cs="仿宋"/>
                <w:sz w:val="24"/>
                <w:lang w:eastAsia="zh-CN"/>
              </w:rPr>
            </w:rPrChange>
          </w:rPr>
          <w:delText>小时内做出书面整改意见。各部门自己能够解决的隐患应立即整改；需其他部门协助解决的，能自己联系解决的自己联系解决，不能自己联系解决的，应立即报安环品质部，根据隐患的种类移交给相关职能部门，由各职能部门负责进行整改并对隐患的整改进行全程跟踪监控，且对整改结果进行验收。</w:delText>
        </w:r>
      </w:del>
    </w:p>
    <w:p w14:paraId="300E42F3">
      <w:pPr>
        <w:spacing w:line="360" w:lineRule="auto"/>
        <w:ind w:firstLine="480" w:firstLineChars="200"/>
        <w:outlineLvl w:val="0"/>
        <w:rPr>
          <w:del w:id="1217" w:author="随遇而安 [2]" w:date="2023-08-11T15:47:51Z"/>
          <w:rFonts w:ascii="仿宋" w:hAnsi="仿宋" w:eastAsia="仿宋" w:cs="仿宋"/>
          <w:color w:val="auto"/>
          <w:sz w:val="24"/>
          <w:lang w:eastAsia="zh-CN"/>
          <w:rPrChange w:id="1218" w:author="随遇而安 [2]" w:date="2023-08-11T14:50:23Z">
            <w:rPr>
              <w:del w:id="1219" w:author="随遇而安 [2]" w:date="2023-08-11T15:47:51Z"/>
              <w:rFonts w:ascii="仿宋" w:hAnsi="仿宋" w:eastAsia="仿宋" w:cs="仿宋"/>
              <w:sz w:val="24"/>
              <w:lang w:eastAsia="zh-CN"/>
            </w:rPr>
          </w:rPrChange>
        </w:rPr>
      </w:pPr>
      <w:del w:id="1220" w:author="随遇而安 [2]" w:date="2023-08-11T15:47:51Z">
        <w:r>
          <w:rPr>
            <w:rFonts w:hint="eastAsia" w:ascii="仿宋" w:hAnsi="仿宋" w:eastAsia="仿宋" w:cs="仿宋"/>
            <w:color w:val="auto"/>
            <w:sz w:val="24"/>
            <w:lang w:eastAsia="zh-CN"/>
            <w:rPrChange w:id="1221" w:author="随遇而安 [2]" w:date="2023-08-11T14:50:23Z">
              <w:rPr>
                <w:rFonts w:hint="eastAsia" w:ascii="仿宋" w:hAnsi="仿宋" w:eastAsia="仿宋" w:cs="仿宋"/>
                <w:sz w:val="24"/>
                <w:lang w:eastAsia="zh-CN"/>
              </w:rPr>
            </w:rPrChange>
          </w:rPr>
          <w:delText>6.3.4</w:delText>
        </w:r>
      </w:del>
      <w:del w:id="1222" w:author="随遇而安 [2]" w:date="2023-08-11T15:47:51Z">
        <w:r>
          <w:rPr>
            <w:rFonts w:ascii="仿宋" w:hAnsi="仿宋" w:eastAsia="仿宋" w:cs="仿宋"/>
            <w:color w:val="auto"/>
            <w:sz w:val="24"/>
            <w:lang w:eastAsia="zh-CN"/>
            <w:rPrChange w:id="1223" w:author="随遇而安 [2]" w:date="2023-08-11T14:50:23Z">
              <w:rPr>
                <w:rFonts w:ascii="仿宋" w:hAnsi="仿宋" w:eastAsia="仿宋" w:cs="仿宋"/>
                <w:sz w:val="24"/>
                <w:lang w:eastAsia="zh-CN"/>
              </w:rPr>
            </w:rPrChange>
          </w:rPr>
          <w:delText>重大隐患的处理。对于重大事故隐患，由公司主要负责人组织制定并实施事故隐患治理方案。明确整改措施、责任人、资金、时限和临时处置措施“五落实”要求。隐患整改方案内容应包括：</w:delText>
        </w:r>
      </w:del>
    </w:p>
    <w:p w14:paraId="4F051AE8">
      <w:pPr>
        <w:spacing w:line="360" w:lineRule="auto"/>
        <w:ind w:firstLine="480" w:firstLineChars="200"/>
        <w:outlineLvl w:val="0"/>
        <w:rPr>
          <w:del w:id="1224" w:author="随遇而安 [2]" w:date="2023-08-11T15:47:51Z"/>
          <w:rFonts w:ascii="仿宋" w:hAnsi="仿宋" w:eastAsia="仿宋" w:cs="仿宋"/>
          <w:color w:val="auto"/>
          <w:sz w:val="24"/>
          <w:lang w:eastAsia="zh-CN"/>
          <w:rPrChange w:id="1225" w:author="随遇而安 [2]" w:date="2023-08-11T14:50:23Z">
            <w:rPr>
              <w:del w:id="1226" w:author="随遇而安 [2]" w:date="2023-08-11T15:47:51Z"/>
              <w:rFonts w:ascii="仿宋" w:hAnsi="仿宋" w:eastAsia="仿宋" w:cs="仿宋"/>
              <w:sz w:val="24"/>
              <w:lang w:eastAsia="zh-CN"/>
            </w:rPr>
          </w:rPrChange>
        </w:rPr>
      </w:pPr>
      <w:del w:id="1227" w:author="随遇而安 [2]" w:date="2023-08-11T15:47:51Z">
        <w:r>
          <w:rPr>
            <w:rFonts w:ascii="仿宋" w:hAnsi="仿宋" w:eastAsia="仿宋" w:cs="仿宋"/>
            <w:color w:val="auto"/>
            <w:sz w:val="24"/>
            <w:lang w:eastAsia="zh-CN"/>
            <w:rPrChange w:id="1228" w:author="随遇而安 [2]" w:date="2023-08-11T14:50:23Z">
              <w:rPr>
                <w:rFonts w:ascii="仿宋" w:hAnsi="仿宋" w:eastAsia="仿宋" w:cs="仿宋"/>
                <w:sz w:val="24"/>
                <w:lang w:eastAsia="zh-CN"/>
              </w:rPr>
            </w:rPrChange>
          </w:rPr>
          <w:delText>a.整改目标及任务；</w:delText>
        </w:r>
      </w:del>
    </w:p>
    <w:p w14:paraId="202CF643">
      <w:pPr>
        <w:spacing w:line="360" w:lineRule="auto"/>
        <w:ind w:firstLine="480" w:firstLineChars="200"/>
        <w:outlineLvl w:val="0"/>
        <w:rPr>
          <w:del w:id="1229" w:author="随遇而安 [2]" w:date="2023-08-11T15:47:51Z"/>
          <w:rFonts w:ascii="仿宋" w:hAnsi="仿宋" w:eastAsia="仿宋" w:cs="仿宋"/>
          <w:color w:val="auto"/>
          <w:sz w:val="24"/>
          <w:lang w:eastAsia="zh-CN"/>
          <w:rPrChange w:id="1230" w:author="随遇而安 [2]" w:date="2023-08-11T14:50:23Z">
            <w:rPr>
              <w:del w:id="1231" w:author="随遇而安 [2]" w:date="2023-08-11T15:47:51Z"/>
              <w:rFonts w:ascii="仿宋" w:hAnsi="仿宋" w:eastAsia="仿宋" w:cs="仿宋"/>
              <w:sz w:val="24"/>
              <w:lang w:eastAsia="zh-CN"/>
            </w:rPr>
          </w:rPrChange>
        </w:rPr>
      </w:pPr>
      <w:del w:id="1232" w:author="随遇而安 [2]" w:date="2023-08-11T15:47:51Z">
        <w:r>
          <w:rPr>
            <w:rFonts w:ascii="仿宋" w:hAnsi="仿宋" w:eastAsia="仿宋" w:cs="仿宋"/>
            <w:color w:val="auto"/>
            <w:sz w:val="24"/>
            <w:lang w:eastAsia="zh-CN"/>
            <w:rPrChange w:id="1233" w:author="随遇而安 [2]" w:date="2023-08-11T14:50:23Z">
              <w:rPr>
                <w:rFonts w:ascii="仿宋" w:hAnsi="仿宋" w:eastAsia="仿宋" w:cs="仿宋"/>
                <w:sz w:val="24"/>
                <w:lang w:eastAsia="zh-CN"/>
              </w:rPr>
            </w:rPrChange>
          </w:rPr>
          <w:delText>b.隐患现状及影响程度；</w:delText>
        </w:r>
      </w:del>
    </w:p>
    <w:p w14:paraId="4747C763">
      <w:pPr>
        <w:spacing w:line="360" w:lineRule="auto"/>
        <w:ind w:firstLine="480" w:firstLineChars="200"/>
        <w:outlineLvl w:val="0"/>
        <w:rPr>
          <w:del w:id="1234" w:author="随遇而安 [2]" w:date="2023-08-11T15:47:51Z"/>
          <w:rFonts w:ascii="仿宋" w:hAnsi="仿宋" w:eastAsia="仿宋" w:cs="仿宋"/>
          <w:color w:val="auto"/>
          <w:sz w:val="24"/>
          <w:lang w:eastAsia="zh-CN"/>
          <w:rPrChange w:id="1235" w:author="随遇而安 [2]" w:date="2023-08-11T14:50:23Z">
            <w:rPr>
              <w:del w:id="1236" w:author="随遇而安 [2]" w:date="2023-08-11T15:47:51Z"/>
              <w:rFonts w:ascii="仿宋" w:hAnsi="仿宋" w:eastAsia="仿宋" w:cs="仿宋"/>
              <w:sz w:val="24"/>
              <w:lang w:eastAsia="zh-CN"/>
            </w:rPr>
          </w:rPrChange>
        </w:rPr>
      </w:pPr>
      <w:del w:id="1237" w:author="随遇而安 [2]" w:date="2023-08-11T15:47:51Z">
        <w:r>
          <w:rPr>
            <w:rFonts w:ascii="仿宋" w:hAnsi="仿宋" w:eastAsia="仿宋" w:cs="仿宋"/>
            <w:color w:val="auto"/>
            <w:sz w:val="24"/>
            <w:lang w:eastAsia="zh-CN"/>
            <w:rPrChange w:id="1238" w:author="随遇而安 [2]" w:date="2023-08-11T14:50:23Z">
              <w:rPr>
                <w:rFonts w:ascii="仿宋" w:hAnsi="仿宋" w:eastAsia="仿宋" w:cs="仿宋"/>
                <w:sz w:val="24"/>
                <w:lang w:eastAsia="zh-CN"/>
              </w:rPr>
            </w:rPrChange>
          </w:rPr>
          <w:delText>c.整改方法和措施；</w:delText>
        </w:r>
      </w:del>
    </w:p>
    <w:p w14:paraId="677A9825">
      <w:pPr>
        <w:spacing w:line="360" w:lineRule="auto"/>
        <w:ind w:firstLine="480" w:firstLineChars="200"/>
        <w:outlineLvl w:val="0"/>
        <w:rPr>
          <w:del w:id="1239" w:author="随遇而安 [2]" w:date="2023-08-11T15:47:51Z"/>
          <w:rFonts w:ascii="仿宋" w:hAnsi="仿宋" w:eastAsia="仿宋" w:cs="仿宋"/>
          <w:color w:val="auto"/>
          <w:sz w:val="24"/>
          <w:lang w:eastAsia="zh-CN"/>
          <w:rPrChange w:id="1240" w:author="随遇而安 [2]" w:date="2023-08-11T14:50:23Z">
            <w:rPr>
              <w:del w:id="1241" w:author="随遇而安 [2]" w:date="2023-08-11T15:47:51Z"/>
              <w:rFonts w:ascii="仿宋" w:hAnsi="仿宋" w:eastAsia="仿宋" w:cs="仿宋"/>
              <w:sz w:val="24"/>
              <w:lang w:eastAsia="zh-CN"/>
            </w:rPr>
          </w:rPrChange>
        </w:rPr>
      </w:pPr>
      <w:del w:id="1242" w:author="随遇而安 [2]" w:date="2023-08-11T15:47:51Z">
        <w:r>
          <w:rPr>
            <w:rFonts w:ascii="仿宋" w:hAnsi="仿宋" w:eastAsia="仿宋" w:cs="仿宋"/>
            <w:color w:val="auto"/>
            <w:sz w:val="24"/>
            <w:lang w:eastAsia="zh-CN"/>
            <w:rPrChange w:id="1243" w:author="随遇而安 [2]" w:date="2023-08-11T14:50:23Z">
              <w:rPr>
                <w:rFonts w:ascii="仿宋" w:hAnsi="仿宋" w:eastAsia="仿宋" w:cs="仿宋"/>
                <w:sz w:val="24"/>
                <w:lang w:eastAsia="zh-CN"/>
              </w:rPr>
            </w:rPrChange>
          </w:rPr>
          <w:delText>d.经费和物资；</w:delText>
        </w:r>
      </w:del>
    </w:p>
    <w:p w14:paraId="1A9665D3">
      <w:pPr>
        <w:spacing w:line="360" w:lineRule="auto"/>
        <w:ind w:firstLine="480" w:firstLineChars="200"/>
        <w:outlineLvl w:val="0"/>
        <w:rPr>
          <w:del w:id="1244" w:author="随遇而安 [2]" w:date="2023-08-11T15:47:51Z"/>
          <w:rFonts w:ascii="仿宋" w:hAnsi="仿宋" w:eastAsia="仿宋" w:cs="仿宋"/>
          <w:color w:val="auto"/>
          <w:sz w:val="24"/>
          <w:lang w:eastAsia="zh-CN"/>
          <w:rPrChange w:id="1245" w:author="随遇而安 [2]" w:date="2023-08-11T14:50:23Z">
            <w:rPr>
              <w:del w:id="1246" w:author="随遇而安 [2]" w:date="2023-08-11T15:47:51Z"/>
              <w:rFonts w:ascii="仿宋" w:hAnsi="仿宋" w:eastAsia="仿宋" w:cs="仿宋"/>
              <w:sz w:val="24"/>
              <w:lang w:eastAsia="zh-CN"/>
            </w:rPr>
          </w:rPrChange>
        </w:rPr>
      </w:pPr>
      <w:del w:id="1247" w:author="随遇而安 [2]" w:date="2023-08-11T15:47:51Z">
        <w:r>
          <w:rPr>
            <w:rFonts w:ascii="仿宋" w:hAnsi="仿宋" w:eastAsia="仿宋" w:cs="仿宋"/>
            <w:color w:val="auto"/>
            <w:sz w:val="24"/>
            <w:lang w:eastAsia="zh-CN"/>
            <w:rPrChange w:id="1248" w:author="随遇而安 [2]" w:date="2023-08-11T14:50:23Z">
              <w:rPr>
                <w:rFonts w:ascii="仿宋" w:hAnsi="仿宋" w:eastAsia="仿宋" w:cs="仿宋"/>
                <w:sz w:val="24"/>
                <w:lang w:eastAsia="zh-CN"/>
              </w:rPr>
            </w:rPrChange>
          </w:rPr>
          <w:delText>e.责任部门与人员；</w:delText>
        </w:r>
      </w:del>
    </w:p>
    <w:p w14:paraId="3F85E419">
      <w:pPr>
        <w:spacing w:line="360" w:lineRule="auto"/>
        <w:ind w:firstLine="480" w:firstLineChars="200"/>
        <w:outlineLvl w:val="0"/>
        <w:rPr>
          <w:del w:id="1249" w:author="随遇而安 [2]" w:date="2023-08-11T15:47:51Z"/>
          <w:rFonts w:ascii="仿宋" w:hAnsi="仿宋" w:eastAsia="仿宋" w:cs="仿宋"/>
          <w:color w:val="auto"/>
          <w:sz w:val="24"/>
          <w:lang w:eastAsia="zh-CN"/>
          <w:rPrChange w:id="1250" w:author="随遇而安 [2]" w:date="2023-08-11T14:50:23Z">
            <w:rPr>
              <w:del w:id="1251" w:author="随遇而安 [2]" w:date="2023-08-11T15:47:51Z"/>
              <w:rFonts w:ascii="仿宋" w:hAnsi="仿宋" w:eastAsia="仿宋" w:cs="仿宋"/>
              <w:sz w:val="24"/>
              <w:lang w:eastAsia="zh-CN"/>
            </w:rPr>
          </w:rPrChange>
        </w:rPr>
      </w:pPr>
      <w:del w:id="1252" w:author="随遇而安 [2]" w:date="2023-08-11T15:47:51Z">
        <w:r>
          <w:rPr>
            <w:rFonts w:ascii="仿宋" w:hAnsi="仿宋" w:eastAsia="仿宋" w:cs="仿宋"/>
            <w:color w:val="auto"/>
            <w:sz w:val="24"/>
            <w:lang w:eastAsia="zh-CN"/>
            <w:rPrChange w:id="1253" w:author="随遇而安 [2]" w:date="2023-08-11T14:50:23Z">
              <w:rPr>
                <w:rFonts w:ascii="仿宋" w:hAnsi="仿宋" w:eastAsia="仿宋" w:cs="仿宋"/>
                <w:sz w:val="24"/>
                <w:lang w:eastAsia="zh-CN"/>
              </w:rPr>
            </w:rPrChange>
          </w:rPr>
          <w:delText>f.整改时限与要求；</w:delText>
        </w:r>
      </w:del>
    </w:p>
    <w:p w14:paraId="5F432AD1">
      <w:pPr>
        <w:spacing w:line="360" w:lineRule="auto"/>
        <w:ind w:firstLine="480" w:firstLineChars="200"/>
        <w:outlineLvl w:val="0"/>
        <w:rPr>
          <w:del w:id="1254" w:author="随遇而安 [2]" w:date="2023-08-11T15:47:51Z"/>
          <w:rFonts w:ascii="仿宋" w:hAnsi="仿宋" w:eastAsia="仿宋" w:cs="仿宋"/>
          <w:color w:val="auto"/>
          <w:sz w:val="24"/>
          <w:lang w:eastAsia="zh-CN"/>
          <w:rPrChange w:id="1255" w:author="随遇而安 [2]" w:date="2023-08-11T14:50:23Z">
            <w:rPr>
              <w:del w:id="1256" w:author="随遇而安 [2]" w:date="2023-08-11T15:47:51Z"/>
              <w:rFonts w:ascii="仿宋" w:hAnsi="仿宋" w:eastAsia="仿宋" w:cs="仿宋"/>
              <w:sz w:val="24"/>
              <w:lang w:eastAsia="zh-CN"/>
            </w:rPr>
          </w:rPrChange>
        </w:rPr>
      </w:pPr>
      <w:del w:id="1257" w:author="随遇而安 [2]" w:date="2023-08-11T15:47:51Z">
        <w:r>
          <w:rPr>
            <w:rFonts w:ascii="仿宋" w:hAnsi="仿宋" w:eastAsia="仿宋" w:cs="仿宋"/>
            <w:color w:val="auto"/>
            <w:sz w:val="24"/>
            <w:lang w:eastAsia="zh-CN"/>
            <w:rPrChange w:id="1258" w:author="随遇而安 [2]" w:date="2023-08-11T14:50:23Z">
              <w:rPr>
                <w:rFonts w:ascii="仿宋" w:hAnsi="仿宋" w:eastAsia="仿宋" w:cs="仿宋"/>
                <w:sz w:val="24"/>
                <w:lang w:eastAsia="zh-CN"/>
              </w:rPr>
            </w:rPrChange>
          </w:rPr>
          <w:delText>g.临时处置措施和应急预案。</w:delText>
        </w:r>
      </w:del>
    </w:p>
    <w:p w14:paraId="28BC14E0">
      <w:pPr>
        <w:spacing w:line="360" w:lineRule="auto"/>
        <w:ind w:firstLine="480" w:firstLineChars="200"/>
        <w:outlineLvl w:val="0"/>
        <w:rPr>
          <w:del w:id="1259" w:author="随遇而安 [2]" w:date="2023-08-11T15:47:51Z"/>
          <w:rFonts w:ascii="仿宋" w:hAnsi="仿宋" w:eastAsia="仿宋" w:cs="仿宋"/>
          <w:color w:val="auto"/>
          <w:sz w:val="24"/>
          <w:lang w:eastAsia="zh-CN"/>
          <w:rPrChange w:id="1260" w:author="随遇而安 [2]" w:date="2023-08-11T14:50:23Z">
            <w:rPr>
              <w:del w:id="1261" w:author="随遇而安 [2]" w:date="2023-08-11T15:47:51Z"/>
              <w:rFonts w:ascii="仿宋" w:hAnsi="仿宋" w:eastAsia="仿宋" w:cs="仿宋"/>
              <w:sz w:val="24"/>
              <w:lang w:eastAsia="zh-CN"/>
            </w:rPr>
          </w:rPrChange>
        </w:rPr>
      </w:pPr>
      <w:del w:id="1262" w:author="随遇而安 [2]" w:date="2023-08-11T15:47:51Z">
        <w:r>
          <w:rPr>
            <w:rFonts w:hint="eastAsia" w:ascii="仿宋" w:hAnsi="仿宋" w:eastAsia="仿宋" w:cs="仿宋"/>
            <w:color w:val="auto"/>
            <w:sz w:val="24"/>
            <w:lang w:eastAsia="zh-CN"/>
            <w:rPrChange w:id="1263" w:author="随遇而安 [2]" w:date="2023-08-11T14:50:23Z">
              <w:rPr>
                <w:rFonts w:hint="eastAsia" w:ascii="仿宋" w:hAnsi="仿宋" w:eastAsia="仿宋" w:cs="仿宋"/>
                <w:sz w:val="24"/>
                <w:lang w:eastAsia="zh-CN"/>
              </w:rPr>
            </w:rPrChange>
          </w:rPr>
          <w:delText>6.3.5</w:delText>
        </w:r>
      </w:del>
      <w:del w:id="1264" w:author="随遇而安 [2]" w:date="2023-08-11T15:47:51Z">
        <w:r>
          <w:rPr>
            <w:rFonts w:ascii="仿宋" w:hAnsi="仿宋" w:eastAsia="仿宋" w:cs="仿宋"/>
            <w:color w:val="auto"/>
            <w:sz w:val="24"/>
            <w:lang w:eastAsia="zh-CN"/>
            <w:rPrChange w:id="1265" w:author="随遇而安 [2]" w:date="2023-08-11T14:50:23Z">
              <w:rPr>
                <w:rFonts w:ascii="仿宋" w:hAnsi="仿宋" w:eastAsia="仿宋" w:cs="仿宋"/>
                <w:sz w:val="24"/>
                <w:lang w:eastAsia="zh-CN"/>
              </w:rPr>
            </w:rPrChange>
          </w:rPr>
          <w:delText>对于项目公司无力解决的一级事故隐患，除采取有效防范措施外，应及时书面逐级向</w:delText>
        </w:r>
      </w:del>
      <w:del w:id="1266" w:author="随遇而安 [2]" w:date="2023-08-11T15:47:51Z">
        <w:r>
          <w:rPr>
            <w:rFonts w:hint="eastAsia" w:ascii="仿宋" w:hAnsi="仿宋" w:eastAsia="仿宋" w:cs="仿宋"/>
            <w:color w:val="auto"/>
            <w:sz w:val="24"/>
            <w:lang w:eastAsia="zh-CN"/>
            <w:rPrChange w:id="1267" w:author="随遇而安 [2]" w:date="2023-08-11T14:50:23Z">
              <w:rPr>
                <w:rFonts w:hint="eastAsia" w:ascii="仿宋" w:hAnsi="仿宋" w:eastAsia="仿宋" w:cs="仿宋"/>
                <w:sz w:val="24"/>
                <w:lang w:eastAsia="zh-CN"/>
              </w:rPr>
            </w:rPrChange>
          </w:rPr>
          <w:delText>区域</w:delText>
        </w:r>
      </w:del>
      <w:del w:id="1268" w:author="随遇而安 [2]" w:date="2023-08-11T15:47:51Z">
        <w:r>
          <w:rPr>
            <w:rFonts w:ascii="仿宋" w:hAnsi="仿宋" w:eastAsia="仿宋" w:cs="仿宋"/>
            <w:color w:val="auto"/>
            <w:sz w:val="24"/>
            <w:lang w:eastAsia="zh-CN"/>
            <w:rPrChange w:id="1269" w:author="随遇而安 [2]" w:date="2023-08-11T14:50:23Z">
              <w:rPr>
                <w:rFonts w:ascii="仿宋" w:hAnsi="仿宋" w:eastAsia="仿宋" w:cs="仿宋"/>
                <w:sz w:val="24"/>
                <w:lang w:eastAsia="zh-CN"/>
              </w:rPr>
            </w:rPrChange>
          </w:rPr>
          <w:delText>、事业部安环</w:delText>
        </w:r>
      </w:del>
      <w:del w:id="1270" w:author="随遇而安 [2]" w:date="2023-08-11T15:47:51Z">
        <w:r>
          <w:rPr>
            <w:rFonts w:hint="eastAsia" w:ascii="仿宋" w:hAnsi="仿宋" w:eastAsia="仿宋" w:cs="仿宋"/>
            <w:color w:val="auto"/>
            <w:sz w:val="24"/>
            <w:lang w:eastAsia="zh-CN"/>
            <w:rPrChange w:id="1271" w:author="随遇而安 [2]" w:date="2023-08-11T14:50:23Z">
              <w:rPr>
                <w:rFonts w:hint="eastAsia" w:ascii="仿宋" w:hAnsi="仿宋" w:eastAsia="仿宋" w:cs="仿宋"/>
                <w:sz w:val="24"/>
                <w:lang w:eastAsia="zh-CN"/>
              </w:rPr>
            </w:rPrChange>
          </w:rPr>
          <w:delText>品质中心</w:delText>
        </w:r>
      </w:del>
      <w:del w:id="1272" w:author="随遇而安 [2]" w:date="2023-08-11T15:47:51Z">
        <w:r>
          <w:rPr>
            <w:rFonts w:ascii="仿宋" w:hAnsi="仿宋" w:eastAsia="仿宋" w:cs="仿宋"/>
            <w:color w:val="auto"/>
            <w:sz w:val="24"/>
            <w:lang w:eastAsia="zh-CN"/>
            <w:rPrChange w:id="1273" w:author="随遇而安 [2]" w:date="2023-08-11T14:50:23Z">
              <w:rPr>
                <w:rFonts w:ascii="仿宋" w:hAnsi="仿宋" w:eastAsia="仿宋" w:cs="仿宋"/>
                <w:sz w:val="24"/>
                <w:lang w:eastAsia="zh-CN"/>
              </w:rPr>
            </w:rPrChange>
          </w:rPr>
          <w:delText>报告</w:delText>
        </w:r>
      </w:del>
      <w:del w:id="1274" w:author="随遇而安 [2]" w:date="2023-08-11T15:47:51Z">
        <w:r>
          <w:rPr>
            <w:rFonts w:hint="eastAsia" w:ascii="仿宋" w:hAnsi="仿宋" w:eastAsia="仿宋" w:cs="仿宋"/>
            <w:color w:val="auto"/>
            <w:sz w:val="24"/>
            <w:lang w:eastAsia="zh-CN"/>
            <w:rPrChange w:id="1275" w:author="随遇而安 [2]" w:date="2023-08-11T14:50:23Z">
              <w:rPr>
                <w:rFonts w:hint="eastAsia" w:ascii="仿宋" w:hAnsi="仿宋" w:eastAsia="仿宋" w:cs="仿宋"/>
                <w:sz w:val="24"/>
                <w:lang w:eastAsia="zh-CN"/>
              </w:rPr>
            </w:rPrChange>
          </w:rPr>
          <w:delText>。</w:delText>
        </w:r>
      </w:del>
      <w:del w:id="1276" w:author="随遇而安 [2]" w:date="2023-08-11T15:47:51Z">
        <w:r>
          <w:rPr>
            <w:rFonts w:ascii="仿宋" w:hAnsi="仿宋" w:eastAsia="仿宋" w:cs="仿宋"/>
            <w:color w:val="auto"/>
            <w:sz w:val="24"/>
            <w:lang w:eastAsia="zh-CN"/>
            <w:rPrChange w:id="1277" w:author="随遇而安 [2]" w:date="2023-08-11T14:50:23Z">
              <w:rPr>
                <w:rFonts w:ascii="仿宋" w:hAnsi="仿宋" w:eastAsia="仿宋" w:cs="仿宋"/>
                <w:sz w:val="24"/>
                <w:lang w:eastAsia="zh-CN"/>
              </w:rPr>
            </w:rPrChange>
          </w:rPr>
          <w:delText>隐患报告应当包括的主要内容：</w:delText>
        </w:r>
      </w:del>
    </w:p>
    <w:p w14:paraId="5467909C">
      <w:pPr>
        <w:spacing w:line="360" w:lineRule="auto"/>
        <w:ind w:firstLine="480" w:firstLineChars="200"/>
        <w:outlineLvl w:val="0"/>
        <w:rPr>
          <w:del w:id="1278" w:author="随遇而安 [2]" w:date="2023-08-11T15:47:51Z"/>
          <w:rFonts w:ascii="仿宋" w:hAnsi="仿宋" w:eastAsia="仿宋" w:cs="仿宋"/>
          <w:color w:val="auto"/>
          <w:sz w:val="24"/>
          <w:lang w:eastAsia="zh-CN"/>
          <w:rPrChange w:id="1279" w:author="随遇而安 [2]" w:date="2023-08-11T14:50:23Z">
            <w:rPr>
              <w:del w:id="1280" w:author="随遇而安 [2]" w:date="2023-08-11T15:47:51Z"/>
              <w:rFonts w:ascii="仿宋" w:hAnsi="仿宋" w:eastAsia="仿宋" w:cs="仿宋"/>
              <w:sz w:val="24"/>
              <w:lang w:eastAsia="zh-CN"/>
            </w:rPr>
          </w:rPrChange>
        </w:rPr>
      </w:pPr>
      <w:del w:id="1281" w:author="随遇而安 [2]" w:date="2023-08-11T15:47:51Z">
        <w:r>
          <w:rPr>
            <w:rFonts w:ascii="仿宋" w:hAnsi="仿宋" w:eastAsia="仿宋" w:cs="仿宋"/>
            <w:color w:val="auto"/>
            <w:sz w:val="24"/>
            <w:lang w:eastAsia="zh-CN"/>
            <w:rPrChange w:id="1282" w:author="随遇而安 [2]" w:date="2023-08-11T14:50:23Z">
              <w:rPr>
                <w:rFonts w:ascii="仿宋" w:hAnsi="仿宋" w:eastAsia="仿宋" w:cs="仿宋"/>
                <w:sz w:val="24"/>
                <w:lang w:eastAsia="zh-CN"/>
              </w:rPr>
            </w:rPrChange>
          </w:rPr>
          <w:delText>a.隐患的现状及其产生原因。</w:delText>
        </w:r>
      </w:del>
    </w:p>
    <w:p w14:paraId="0AA987E5">
      <w:pPr>
        <w:spacing w:line="360" w:lineRule="auto"/>
        <w:ind w:firstLine="480" w:firstLineChars="200"/>
        <w:outlineLvl w:val="0"/>
        <w:rPr>
          <w:del w:id="1283" w:author="随遇而安 [2]" w:date="2023-08-11T15:47:51Z"/>
          <w:rFonts w:ascii="仿宋" w:hAnsi="仿宋" w:eastAsia="仿宋" w:cs="仿宋"/>
          <w:color w:val="auto"/>
          <w:sz w:val="24"/>
          <w:lang w:eastAsia="zh-CN"/>
          <w:rPrChange w:id="1284" w:author="随遇而安 [2]" w:date="2023-08-11T14:50:23Z">
            <w:rPr>
              <w:del w:id="1285" w:author="随遇而安 [2]" w:date="2023-08-11T15:47:51Z"/>
              <w:rFonts w:ascii="仿宋" w:hAnsi="仿宋" w:eastAsia="仿宋" w:cs="仿宋"/>
              <w:sz w:val="24"/>
              <w:lang w:eastAsia="zh-CN"/>
            </w:rPr>
          </w:rPrChange>
        </w:rPr>
      </w:pPr>
      <w:del w:id="1286" w:author="随遇而安 [2]" w:date="2023-08-11T15:47:51Z">
        <w:r>
          <w:rPr>
            <w:rFonts w:ascii="仿宋" w:hAnsi="仿宋" w:eastAsia="仿宋" w:cs="仿宋"/>
            <w:color w:val="auto"/>
            <w:sz w:val="24"/>
            <w:lang w:eastAsia="zh-CN"/>
            <w:rPrChange w:id="1287" w:author="随遇而安 [2]" w:date="2023-08-11T14:50:23Z">
              <w:rPr>
                <w:rFonts w:ascii="仿宋" w:hAnsi="仿宋" w:eastAsia="仿宋" w:cs="仿宋"/>
                <w:sz w:val="24"/>
                <w:lang w:eastAsia="zh-CN"/>
              </w:rPr>
            </w:rPrChange>
          </w:rPr>
          <w:delText>b.隐患的危害程度、整改难易程度分析及分类。</w:delText>
        </w:r>
      </w:del>
    </w:p>
    <w:p w14:paraId="13BA969F">
      <w:pPr>
        <w:spacing w:line="360" w:lineRule="auto"/>
        <w:ind w:firstLine="480" w:firstLineChars="200"/>
        <w:outlineLvl w:val="0"/>
        <w:rPr>
          <w:del w:id="1288" w:author="随遇而安 [2]" w:date="2023-08-11T15:47:51Z"/>
          <w:rFonts w:ascii="仿宋" w:hAnsi="仿宋" w:eastAsia="仿宋" w:cs="仿宋"/>
          <w:color w:val="auto"/>
          <w:sz w:val="24"/>
          <w:lang w:eastAsia="zh-CN"/>
          <w:rPrChange w:id="1289" w:author="随遇而安 [2]" w:date="2023-08-11T14:50:23Z">
            <w:rPr>
              <w:del w:id="1290" w:author="随遇而安 [2]" w:date="2023-08-11T15:47:51Z"/>
              <w:rFonts w:ascii="仿宋" w:hAnsi="仿宋" w:eastAsia="仿宋" w:cs="仿宋"/>
              <w:sz w:val="24"/>
              <w:lang w:eastAsia="zh-CN"/>
            </w:rPr>
          </w:rPrChange>
        </w:rPr>
      </w:pPr>
      <w:del w:id="1291" w:author="随遇而安 [2]" w:date="2023-08-11T15:47:51Z">
        <w:r>
          <w:rPr>
            <w:rFonts w:ascii="仿宋" w:hAnsi="仿宋" w:eastAsia="仿宋" w:cs="仿宋"/>
            <w:color w:val="auto"/>
            <w:sz w:val="24"/>
            <w:lang w:eastAsia="zh-CN"/>
            <w:rPrChange w:id="1292" w:author="随遇而安 [2]" w:date="2023-08-11T14:50:23Z">
              <w:rPr>
                <w:rFonts w:ascii="仿宋" w:hAnsi="仿宋" w:eastAsia="仿宋" w:cs="仿宋"/>
                <w:sz w:val="24"/>
                <w:lang w:eastAsia="zh-CN"/>
              </w:rPr>
            </w:rPrChange>
          </w:rPr>
          <w:delText>c.项目公司重大事故隐患整改方案。</w:delText>
        </w:r>
      </w:del>
    </w:p>
    <w:p w14:paraId="08E5929D">
      <w:pPr>
        <w:numPr>
          <w:ilvl w:val="0"/>
          <w:numId w:val="2"/>
        </w:numPr>
        <w:tabs>
          <w:tab w:val="left" w:pos="838"/>
          <w:tab w:val="clear" w:pos="660"/>
        </w:tabs>
        <w:spacing w:after="120" w:line="360" w:lineRule="auto"/>
        <w:ind w:left="1153" w:right="153" w:hanging="1064"/>
        <w:outlineLvl w:val="0"/>
        <w:rPr>
          <w:del w:id="1293" w:author="随遇而安 [2]" w:date="2023-08-11T15:47:51Z"/>
          <w:rFonts w:ascii="宋体"/>
          <w:b/>
          <w:color w:val="auto"/>
          <w:sz w:val="24"/>
          <w:lang w:eastAsia="zh-CN"/>
          <w:rPrChange w:id="1294" w:author="随遇而安 [2]" w:date="2023-08-11T14:50:23Z">
            <w:rPr>
              <w:del w:id="1295" w:author="随遇而安 [2]" w:date="2023-08-11T15:47:51Z"/>
              <w:rFonts w:ascii="宋体"/>
              <w:b/>
              <w:sz w:val="24"/>
              <w:lang w:eastAsia="zh-CN"/>
            </w:rPr>
          </w:rPrChange>
        </w:rPr>
      </w:pPr>
      <w:del w:id="1296" w:author="随遇而安 [2]" w:date="2023-08-11T15:47:51Z">
        <w:bookmarkStart w:id="18" w:name="_Toc3573"/>
        <w:r>
          <w:rPr>
            <w:rFonts w:hint="eastAsia" w:ascii="宋体"/>
            <w:b/>
            <w:color w:val="auto"/>
            <w:sz w:val="24"/>
            <w:lang w:eastAsia="zh-CN"/>
            <w:rPrChange w:id="1297" w:author="随遇而安 [2]" w:date="2023-08-11T14:50:23Z">
              <w:rPr>
                <w:rFonts w:hint="eastAsia" w:ascii="宋体"/>
                <w:b/>
                <w:sz w:val="24"/>
                <w:lang w:eastAsia="zh-CN"/>
              </w:rPr>
            </w:rPrChange>
          </w:rPr>
          <w:delText>隐患登记与建档</w:delText>
        </w:r>
        <w:bookmarkEnd w:id="18"/>
      </w:del>
    </w:p>
    <w:p w14:paraId="033AD688">
      <w:pPr>
        <w:spacing w:line="360" w:lineRule="auto"/>
        <w:ind w:firstLine="480" w:firstLineChars="200"/>
        <w:outlineLvl w:val="0"/>
        <w:rPr>
          <w:del w:id="1298" w:author="随遇而安 [2]" w:date="2023-08-11T15:47:51Z"/>
          <w:rFonts w:ascii="仿宋" w:hAnsi="仿宋" w:eastAsia="仿宋" w:cs="仿宋"/>
          <w:color w:val="auto"/>
          <w:sz w:val="24"/>
          <w:lang w:eastAsia="zh-CN"/>
          <w:rPrChange w:id="1299" w:author="随遇而安 [2]" w:date="2023-08-11T14:50:23Z">
            <w:rPr>
              <w:del w:id="1300" w:author="随遇而安 [2]" w:date="2023-08-11T15:47:51Z"/>
              <w:rFonts w:ascii="仿宋" w:hAnsi="仿宋" w:eastAsia="仿宋" w:cs="仿宋"/>
              <w:sz w:val="24"/>
              <w:lang w:eastAsia="zh-CN"/>
            </w:rPr>
          </w:rPrChange>
        </w:rPr>
      </w:pPr>
      <w:del w:id="1301" w:author="随遇而安 [2]" w:date="2023-08-11T15:47:51Z">
        <w:r>
          <w:rPr>
            <w:rFonts w:hint="eastAsia" w:ascii="仿宋" w:hAnsi="仿宋" w:eastAsia="仿宋" w:cs="仿宋"/>
            <w:color w:val="auto"/>
            <w:sz w:val="24"/>
            <w:lang w:eastAsia="zh-CN"/>
            <w:rPrChange w:id="1302" w:author="随遇而安 [2]" w:date="2023-08-11T14:50:23Z">
              <w:rPr>
                <w:rFonts w:hint="eastAsia" w:ascii="仿宋" w:hAnsi="仿宋" w:eastAsia="仿宋" w:cs="仿宋"/>
                <w:sz w:val="24"/>
                <w:lang w:eastAsia="zh-CN"/>
              </w:rPr>
            </w:rPrChange>
          </w:rPr>
          <w:delText xml:space="preserve">7.1 项目公司安环品质部为 HSE 检查及隐患登记建档归口管理部门。 </w:delText>
        </w:r>
      </w:del>
    </w:p>
    <w:p w14:paraId="557D003E">
      <w:pPr>
        <w:spacing w:line="360" w:lineRule="auto"/>
        <w:ind w:firstLine="480" w:firstLineChars="200"/>
        <w:outlineLvl w:val="0"/>
        <w:rPr>
          <w:del w:id="1303" w:author="随遇而安 [2]" w:date="2023-08-11T15:47:51Z"/>
          <w:rFonts w:ascii="仿宋" w:hAnsi="仿宋" w:eastAsia="仿宋" w:cs="仿宋"/>
          <w:color w:val="auto"/>
          <w:sz w:val="24"/>
          <w:lang w:eastAsia="zh-CN"/>
          <w:rPrChange w:id="1304" w:author="随遇而安 [2]" w:date="2023-08-11T14:50:23Z">
            <w:rPr>
              <w:del w:id="1305" w:author="随遇而安 [2]" w:date="2023-08-11T15:47:51Z"/>
              <w:rFonts w:ascii="仿宋" w:hAnsi="仿宋" w:eastAsia="仿宋" w:cs="仿宋"/>
              <w:sz w:val="24"/>
              <w:lang w:eastAsia="zh-CN"/>
            </w:rPr>
          </w:rPrChange>
        </w:rPr>
      </w:pPr>
      <w:del w:id="1306" w:author="随遇而安 [2]" w:date="2023-08-11T15:47:51Z">
        <w:r>
          <w:rPr>
            <w:rFonts w:hint="eastAsia" w:ascii="仿宋" w:hAnsi="仿宋" w:eastAsia="仿宋" w:cs="仿宋"/>
            <w:color w:val="auto"/>
            <w:sz w:val="24"/>
            <w:lang w:eastAsia="zh-CN"/>
            <w:rPrChange w:id="1307" w:author="随遇而安 [2]" w:date="2023-08-11T14:50:23Z">
              <w:rPr>
                <w:rFonts w:hint="eastAsia" w:ascii="仿宋" w:hAnsi="仿宋" w:eastAsia="仿宋" w:cs="仿宋"/>
                <w:sz w:val="24"/>
                <w:lang w:eastAsia="zh-CN"/>
              </w:rPr>
            </w:rPrChange>
          </w:rPr>
          <w:delText>7.2 安环品质部依照本单位各类检查所下达《安全检查（隐患）整改五定表》，将隐患统一汇总至</w:delText>
        </w:r>
      </w:del>
      <w:del w:id="1308" w:author="随遇而安 [2]" w:date="2023-08-11T15:47:51Z">
        <w:r>
          <w:rPr>
            <w:rFonts w:hint="eastAsia" w:ascii="仿宋" w:hAnsi="仿宋" w:eastAsia="仿宋" w:cs="仿宋"/>
            <w:color w:val="auto"/>
            <w:sz w:val="24"/>
            <w:lang w:eastAsia="zh-CN"/>
            <w:rPrChange w:id="1309" w:author="随遇而安 [2]" w:date="2023-08-11T14:50:23Z">
              <w:rPr>
                <w:rFonts w:hint="eastAsia" w:ascii="仿宋" w:hAnsi="仿宋" w:eastAsia="仿宋" w:cs="仿宋"/>
                <w:color w:val="FF0000"/>
                <w:sz w:val="24"/>
                <w:lang w:eastAsia="zh-CN"/>
              </w:rPr>
            </w:rPrChange>
          </w:rPr>
          <w:delText>《生产安全事故隐患排查整改登记表》（附件3）</w:delText>
        </w:r>
      </w:del>
      <w:del w:id="1310" w:author="随遇而安 [2]" w:date="2023-08-11T15:47:51Z">
        <w:r>
          <w:rPr>
            <w:rFonts w:hint="eastAsia" w:ascii="仿宋" w:hAnsi="仿宋" w:eastAsia="仿宋" w:cs="仿宋"/>
            <w:color w:val="auto"/>
            <w:sz w:val="24"/>
            <w:lang w:eastAsia="zh-CN"/>
            <w:rPrChange w:id="1311" w:author="随遇而安 [2]" w:date="2023-08-11T14:50:23Z">
              <w:rPr>
                <w:rFonts w:hint="eastAsia" w:ascii="仿宋" w:hAnsi="仿宋" w:eastAsia="仿宋" w:cs="仿宋"/>
                <w:sz w:val="24"/>
                <w:lang w:eastAsia="zh-CN"/>
              </w:rPr>
            </w:rPrChange>
          </w:rPr>
          <w:delText>，并实时更新整改进度。</w:delText>
        </w:r>
      </w:del>
    </w:p>
    <w:p w14:paraId="290E8159">
      <w:pPr>
        <w:numPr>
          <w:ilvl w:val="0"/>
          <w:numId w:val="2"/>
        </w:numPr>
        <w:tabs>
          <w:tab w:val="left" w:pos="838"/>
          <w:tab w:val="clear" w:pos="660"/>
        </w:tabs>
        <w:spacing w:after="120" w:line="360" w:lineRule="auto"/>
        <w:ind w:left="1153" w:right="153" w:hanging="1064"/>
        <w:outlineLvl w:val="0"/>
        <w:rPr>
          <w:del w:id="1312" w:author="随遇而安 [2]" w:date="2023-08-11T15:47:51Z"/>
          <w:rFonts w:ascii="宋体"/>
          <w:b/>
          <w:color w:val="auto"/>
          <w:sz w:val="24"/>
          <w:lang w:eastAsia="zh-CN"/>
          <w:rPrChange w:id="1313" w:author="随遇而安 [2]" w:date="2023-08-11T14:50:23Z">
            <w:rPr>
              <w:del w:id="1314" w:author="随遇而安 [2]" w:date="2023-08-11T15:47:51Z"/>
              <w:rFonts w:ascii="宋体"/>
              <w:b/>
              <w:sz w:val="24"/>
              <w:lang w:eastAsia="zh-CN"/>
            </w:rPr>
          </w:rPrChange>
        </w:rPr>
      </w:pPr>
      <w:del w:id="1315" w:author="随遇而安 [2]" w:date="2023-08-11T15:47:51Z">
        <w:bookmarkStart w:id="19" w:name="_Toc6934"/>
        <w:r>
          <w:rPr>
            <w:rFonts w:hint="eastAsia" w:ascii="宋体"/>
            <w:b/>
            <w:color w:val="auto"/>
            <w:sz w:val="24"/>
            <w:lang w:eastAsia="zh-CN"/>
            <w:rPrChange w:id="1316" w:author="随遇而安 [2]" w:date="2023-08-11T14:50:23Z">
              <w:rPr>
                <w:rFonts w:hint="eastAsia" w:ascii="宋体"/>
                <w:b/>
                <w:sz w:val="24"/>
                <w:lang w:eastAsia="zh-CN"/>
              </w:rPr>
            </w:rPrChange>
          </w:rPr>
          <w:delText>责任追究</w:delText>
        </w:r>
        <w:bookmarkEnd w:id="19"/>
      </w:del>
    </w:p>
    <w:p w14:paraId="73B0C347">
      <w:pPr>
        <w:spacing w:line="360" w:lineRule="auto"/>
        <w:ind w:firstLine="480" w:firstLineChars="200"/>
        <w:outlineLvl w:val="0"/>
        <w:rPr>
          <w:del w:id="1317" w:author="随遇而安 [2]" w:date="2023-08-11T15:47:51Z"/>
          <w:rFonts w:ascii="仿宋" w:hAnsi="仿宋" w:eastAsia="仿宋" w:cs="仿宋"/>
          <w:color w:val="auto"/>
          <w:sz w:val="24"/>
          <w:lang w:eastAsia="zh-CN"/>
          <w:rPrChange w:id="1318" w:author="随遇而安 [2]" w:date="2023-08-11T14:50:23Z">
            <w:rPr>
              <w:del w:id="1319" w:author="随遇而安 [2]" w:date="2023-08-11T15:47:51Z"/>
              <w:rFonts w:ascii="仿宋" w:hAnsi="仿宋" w:eastAsia="仿宋" w:cs="仿宋"/>
              <w:sz w:val="24"/>
              <w:lang w:eastAsia="zh-CN"/>
            </w:rPr>
          </w:rPrChange>
        </w:rPr>
      </w:pPr>
      <w:del w:id="1320" w:author="随遇而安 [2]" w:date="2023-08-11T15:47:51Z">
        <w:r>
          <w:rPr>
            <w:rFonts w:hint="eastAsia" w:ascii="仿宋" w:hAnsi="仿宋" w:eastAsia="仿宋" w:cs="仿宋"/>
            <w:color w:val="auto"/>
            <w:sz w:val="24"/>
            <w:lang w:eastAsia="zh-CN"/>
            <w:rPrChange w:id="1321" w:author="随遇而安 [2]" w:date="2023-08-11T14:50:23Z">
              <w:rPr>
                <w:rFonts w:hint="eastAsia" w:ascii="仿宋" w:hAnsi="仿宋" w:eastAsia="仿宋" w:cs="仿宋"/>
                <w:sz w:val="24"/>
                <w:lang w:eastAsia="zh-CN"/>
              </w:rPr>
            </w:rPrChange>
          </w:rPr>
          <w:delText>8.1 各部门未按本制度规定履行业务职责范围内的 HSE 检查及隐患排查职责或执行不力的，依照</w:delText>
        </w:r>
      </w:del>
      <w:del w:id="1322" w:author="随遇而安 [2]" w:date="2023-08-11T15:47:51Z">
        <w:r>
          <w:rPr>
            <w:rFonts w:hint="eastAsia" w:ascii="仿宋" w:hAnsi="仿宋" w:eastAsia="仿宋" w:cs="仿宋"/>
            <w:color w:val="auto"/>
            <w:sz w:val="24"/>
            <w:lang w:eastAsia="zh-CN"/>
            <w:rPrChange w:id="1323" w:author="随遇而安 [2]" w:date="2023-08-11T14:50:23Z">
              <w:rPr>
                <w:rFonts w:hint="eastAsia" w:ascii="仿宋" w:hAnsi="仿宋" w:eastAsia="仿宋" w:cs="仿宋"/>
                <w:color w:val="FF0000"/>
                <w:sz w:val="24"/>
                <w:lang w:eastAsia="zh-CN"/>
              </w:rPr>
            </w:rPrChange>
          </w:rPr>
          <w:delText>《HSE安全生产管理考核标准》</w:delText>
        </w:r>
      </w:del>
      <w:del w:id="1324" w:author="随遇而安 [2]" w:date="2023-08-11T15:47:51Z">
        <w:r>
          <w:rPr>
            <w:rFonts w:hint="eastAsia" w:ascii="仿宋" w:hAnsi="仿宋" w:eastAsia="仿宋" w:cs="仿宋"/>
            <w:color w:val="auto"/>
            <w:sz w:val="24"/>
            <w:lang w:eastAsia="zh-CN"/>
            <w:rPrChange w:id="1325" w:author="随遇而安 [2]" w:date="2023-08-11T14:50:23Z">
              <w:rPr>
                <w:rFonts w:hint="eastAsia" w:ascii="仿宋" w:hAnsi="仿宋" w:eastAsia="仿宋" w:cs="仿宋"/>
                <w:sz w:val="24"/>
                <w:lang w:eastAsia="zh-CN"/>
              </w:rPr>
            </w:rPrChange>
          </w:rPr>
          <w:delText>对相关责任部门及责任人员进行考核。</w:delText>
        </w:r>
      </w:del>
    </w:p>
    <w:p w14:paraId="21E7FF8B">
      <w:pPr>
        <w:spacing w:line="360" w:lineRule="auto"/>
        <w:ind w:firstLine="480" w:firstLineChars="200"/>
        <w:outlineLvl w:val="0"/>
        <w:rPr>
          <w:del w:id="1326" w:author="随遇而安 [2]" w:date="2023-08-11T15:47:51Z"/>
          <w:rFonts w:ascii="仿宋" w:hAnsi="仿宋" w:eastAsia="仿宋" w:cs="仿宋"/>
          <w:color w:val="auto"/>
          <w:sz w:val="24"/>
          <w:lang w:eastAsia="zh-CN"/>
          <w:rPrChange w:id="1327" w:author="随遇而安 [2]" w:date="2023-08-11T14:50:23Z">
            <w:rPr>
              <w:del w:id="1328" w:author="随遇而安 [2]" w:date="2023-08-11T15:47:51Z"/>
              <w:rFonts w:ascii="仿宋" w:hAnsi="仿宋" w:eastAsia="仿宋" w:cs="仿宋"/>
              <w:sz w:val="24"/>
              <w:lang w:eastAsia="zh-CN"/>
            </w:rPr>
          </w:rPrChange>
        </w:rPr>
      </w:pPr>
      <w:del w:id="1329" w:author="随遇而安 [2]" w:date="2023-08-11T15:47:51Z">
        <w:r>
          <w:rPr>
            <w:rFonts w:hint="eastAsia" w:ascii="仿宋" w:hAnsi="仿宋" w:eastAsia="仿宋" w:cs="仿宋"/>
            <w:color w:val="auto"/>
            <w:sz w:val="24"/>
            <w:lang w:eastAsia="zh-CN"/>
            <w:rPrChange w:id="1330" w:author="随遇而安 [2]" w:date="2023-08-11T14:50:23Z">
              <w:rPr>
                <w:rFonts w:hint="eastAsia" w:ascii="仿宋" w:hAnsi="仿宋" w:eastAsia="仿宋" w:cs="仿宋"/>
                <w:sz w:val="24"/>
                <w:lang w:eastAsia="zh-CN"/>
              </w:rPr>
            </w:rPrChange>
          </w:rPr>
          <w:delText>8.2 因未按规定开展 HSE 检查及隐患排查、或隐患排查和整改不彻底或拒不整改的部门，导致事故发生的，依照</w:delText>
        </w:r>
      </w:del>
      <w:del w:id="1331" w:author="随遇而安 [2]" w:date="2023-08-11T15:47:51Z">
        <w:r>
          <w:rPr>
            <w:rFonts w:hint="eastAsia" w:ascii="仿宋" w:hAnsi="仿宋" w:eastAsia="仿宋" w:cs="仿宋"/>
            <w:color w:val="auto"/>
            <w:sz w:val="24"/>
            <w:highlight w:val="yellow"/>
            <w:lang w:eastAsia="zh-CN"/>
            <w:rPrChange w:id="1332" w:author="随遇而安 [2]" w:date="2023-08-11T14:50:23Z">
              <w:rPr>
                <w:rFonts w:hint="eastAsia" w:ascii="仿宋" w:hAnsi="仿宋" w:eastAsia="仿宋" w:cs="仿宋"/>
                <w:sz w:val="24"/>
                <w:lang w:eastAsia="zh-CN"/>
              </w:rPr>
            </w:rPrChange>
          </w:rPr>
          <w:delText>事业部</w:delText>
        </w:r>
      </w:del>
      <w:del w:id="1333" w:author="随遇而安 [2]" w:date="2023-08-11T15:47:51Z">
        <w:r>
          <w:rPr>
            <w:rFonts w:hint="eastAsia" w:ascii="仿宋" w:hAnsi="仿宋" w:eastAsia="仿宋" w:cs="仿宋"/>
            <w:color w:val="auto"/>
            <w:sz w:val="24"/>
            <w:lang w:eastAsia="zh-CN"/>
            <w:rPrChange w:id="1334" w:author="随遇而安 [2]" w:date="2023-08-11T14:50:23Z">
              <w:rPr>
                <w:rFonts w:hint="eastAsia" w:ascii="仿宋" w:hAnsi="仿宋" w:eastAsia="仿宋" w:cs="仿宋"/>
                <w:sz w:val="24"/>
                <w:lang w:eastAsia="zh-CN"/>
              </w:rPr>
            </w:rPrChange>
          </w:rPr>
          <w:delText>《HSE 事故事件管理制度》等相关制度追究责任。</w:delText>
        </w:r>
      </w:del>
    </w:p>
    <w:p w14:paraId="3B59A54B">
      <w:pPr>
        <w:numPr>
          <w:ilvl w:val="0"/>
          <w:numId w:val="2"/>
        </w:numPr>
        <w:tabs>
          <w:tab w:val="left" w:pos="838"/>
          <w:tab w:val="clear" w:pos="660"/>
        </w:tabs>
        <w:spacing w:after="120" w:line="360" w:lineRule="auto"/>
        <w:ind w:left="1153" w:right="153" w:hanging="1064"/>
        <w:outlineLvl w:val="0"/>
        <w:rPr>
          <w:del w:id="1335" w:author="随遇而安 [2]" w:date="2023-08-11T15:47:51Z"/>
          <w:rFonts w:ascii="宋体"/>
          <w:b/>
          <w:color w:val="auto"/>
          <w:sz w:val="24"/>
          <w:lang w:eastAsia="zh-CN"/>
          <w:rPrChange w:id="1336" w:author="随遇而安 [2]" w:date="2023-08-11T14:50:23Z">
            <w:rPr>
              <w:del w:id="1337" w:author="随遇而安 [2]" w:date="2023-08-11T15:47:51Z"/>
              <w:rFonts w:ascii="宋体"/>
              <w:b/>
              <w:sz w:val="24"/>
              <w:lang w:eastAsia="zh-CN"/>
            </w:rPr>
          </w:rPrChange>
        </w:rPr>
      </w:pPr>
      <w:del w:id="1338" w:author="随遇而安 [2]" w:date="2023-08-11T15:47:51Z">
        <w:bookmarkStart w:id="20" w:name="_Toc6743"/>
        <w:r>
          <w:rPr>
            <w:rFonts w:hint="eastAsia" w:ascii="宋体"/>
            <w:b/>
            <w:color w:val="auto"/>
            <w:sz w:val="24"/>
            <w:lang w:eastAsia="zh-CN"/>
            <w:rPrChange w:id="1339" w:author="随遇而安 [2]" w:date="2023-08-11T14:50:23Z">
              <w:rPr>
                <w:rFonts w:hint="eastAsia" w:ascii="宋体"/>
                <w:b/>
                <w:sz w:val="24"/>
                <w:lang w:eastAsia="zh-CN"/>
              </w:rPr>
            </w:rPrChange>
          </w:rPr>
          <w:delText>附则</w:delText>
        </w:r>
        <w:bookmarkEnd w:id="20"/>
      </w:del>
    </w:p>
    <w:p w14:paraId="3AAA782B">
      <w:pPr>
        <w:spacing w:line="360" w:lineRule="auto"/>
        <w:ind w:firstLine="420"/>
        <w:outlineLvl w:val="0"/>
        <w:rPr>
          <w:del w:id="1340" w:author="随遇而安 [2]" w:date="2023-08-11T15:47:51Z"/>
          <w:rFonts w:ascii="仿宋" w:hAnsi="仿宋" w:eastAsia="仿宋" w:cs="仿宋"/>
          <w:color w:val="auto"/>
          <w:sz w:val="24"/>
          <w:lang w:eastAsia="zh-CN"/>
          <w:rPrChange w:id="1341" w:author="随遇而安 [2]" w:date="2023-08-11T14:50:23Z">
            <w:rPr>
              <w:del w:id="1342" w:author="随遇而安 [2]" w:date="2023-08-11T15:47:51Z"/>
              <w:rFonts w:ascii="仿宋" w:hAnsi="仿宋" w:eastAsia="仿宋" w:cs="仿宋"/>
              <w:sz w:val="24"/>
              <w:lang w:eastAsia="zh-CN"/>
            </w:rPr>
          </w:rPrChange>
        </w:rPr>
      </w:pPr>
      <w:del w:id="1343" w:author="随遇而安 [2]" w:date="2023-08-11T15:47:51Z">
        <w:r>
          <w:rPr>
            <w:rFonts w:hint="eastAsia" w:ascii="仿宋" w:hAnsi="仿宋" w:eastAsia="仿宋" w:cs="仿宋"/>
            <w:color w:val="auto"/>
            <w:sz w:val="24"/>
            <w:lang w:eastAsia="zh-CN"/>
            <w:rPrChange w:id="1344" w:author="随遇而安 [2]" w:date="2023-08-11T14:50:23Z">
              <w:rPr>
                <w:rFonts w:hint="eastAsia" w:ascii="仿宋" w:hAnsi="仿宋" w:eastAsia="仿宋" w:cs="仿宋"/>
                <w:sz w:val="24"/>
                <w:lang w:eastAsia="zh-CN"/>
              </w:rPr>
            </w:rPrChange>
          </w:rPr>
          <w:delText>本制度自批准之日起实施。</w:delText>
        </w:r>
      </w:del>
    </w:p>
    <w:p w14:paraId="60CEA0AA">
      <w:pPr>
        <w:spacing w:line="360" w:lineRule="auto"/>
        <w:ind w:firstLine="420"/>
        <w:outlineLvl w:val="0"/>
        <w:rPr>
          <w:del w:id="1345" w:author="随遇而安 [2]" w:date="2023-08-11T15:47:51Z"/>
          <w:rFonts w:ascii="仿宋" w:hAnsi="仿宋" w:eastAsia="仿宋" w:cs="仿宋"/>
          <w:color w:val="auto"/>
          <w:sz w:val="24"/>
          <w:lang w:eastAsia="zh-CN"/>
          <w:rPrChange w:id="1346" w:author="随遇而安 [2]" w:date="2023-08-11T14:50:23Z">
            <w:rPr>
              <w:del w:id="1347" w:author="随遇而安 [2]" w:date="2023-08-11T15:47:51Z"/>
              <w:rFonts w:ascii="仿宋" w:hAnsi="仿宋" w:eastAsia="仿宋" w:cs="仿宋"/>
              <w:sz w:val="24"/>
              <w:lang w:eastAsia="zh-CN"/>
            </w:rPr>
          </w:rPrChange>
        </w:rPr>
      </w:pPr>
      <w:del w:id="1348" w:author="随遇而安 [2]" w:date="2023-08-11T15:47:51Z">
        <w:r>
          <w:rPr>
            <w:rFonts w:hint="eastAsia" w:ascii="仿宋" w:hAnsi="仿宋" w:eastAsia="仿宋" w:cs="仿宋"/>
            <w:color w:val="auto"/>
            <w:sz w:val="24"/>
            <w:lang w:eastAsia="zh-CN"/>
            <w:rPrChange w:id="1349" w:author="随遇而安 [2]" w:date="2023-08-11T14:50:23Z">
              <w:rPr>
                <w:rFonts w:hint="eastAsia" w:ascii="仿宋" w:hAnsi="仿宋" w:eastAsia="仿宋" w:cs="仿宋"/>
                <w:sz w:val="24"/>
                <w:lang w:eastAsia="zh-CN"/>
              </w:rPr>
            </w:rPrChange>
          </w:rPr>
          <w:delText>附件1：《隐患报告登记表》</w:delText>
        </w:r>
      </w:del>
    </w:p>
    <w:p w14:paraId="181776F6">
      <w:pPr>
        <w:spacing w:line="360" w:lineRule="auto"/>
        <w:ind w:firstLine="420"/>
        <w:outlineLvl w:val="0"/>
        <w:rPr>
          <w:del w:id="1350" w:author="随遇而安 [2]" w:date="2023-08-11T15:47:51Z"/>
          <w:rFonts w:ascii="仿宋" w:hAnsi="仿宋" w:eastAsia="仿宋" w:cs="仿宋"/>
          <w:color w:val="auto"/>
          <w:sz w:val="24"/>
          <w:lang w:eastAsia="zh-CN"/>
          <w:rPrChange w:id="1351" w:author="随遇而安 [2]" w:date="2023-08-11T14:50:23Z">
            <w:rPr>
              <w:del w:id="1352" w:author="随遇而安 [2]" w:date="2023-08-11T15:47:51Z"/>
              <w:rFonts w:ascii="仿宋" w:hAnsi="仿宋" w:eastAsia="仿宋" w:cs="仿宋"/>
              <w:sz w:val="24"/>
              <w:lang w:eastAsia="zh-CN"/>
            </w:rPr>
          </w:rPrChange>
        </w:rPr>
      </w:pPr>
      <w:del w:id="1353" w:author="随遇而安 [2]" w:date="2023-08-11T15:47:51Z">
        <w:r>
          <w:rPr>
            <w:rFonts w:hint="eastAsia" w:ascii="仿宋" w:hAnsi="仿宋" w:eastAsia="仿宋" w:cs="仿宋"/>
            <w:color w:val="auto"/>
            <w:sz w:val="24"/>
            <w:lang w:eastAsia="zh-CN"/>
            <w:rPrChange w:id="1354" w:author="随遇而安 [2]" w:date="2023-08-11T14:50:23Z">
              <w:rPr>
                <w:rFonts w:hint="eastAsia" w:ascii="仿宋" w:hAnsi="仿宋" w:eastAsia="仿宋" w:cs="仿宋"/>
                <w:sz w:val="24"/>
                <w:lang w:eastAsia="zh-CN"/>
              </w:rPr>
            </w:rPrChange>
          </w:rPr>
          <w:delText>附件2：《安全检查(隐患)整改</w:delText>
        </w:r>
      </w:del>
      <w:del w:id="1355" w:author="随遇而安 [2]" w:date="2023-08-11T15:47:51Z">
        <w:r>
          <w:rPr>
            <w:rFonts w:hint="eastAsia" w:ascii="仿宋" w:hAnsi="仿宋" w:eastAsia="仿宋" w:cs="仿宋"/>
            <w:color w:val="auto"/>
            <w:sz w:val="24"/>
            <w:lang w:eastAsia="zh-CN"/>
            <w:rPrChange w:id="1356" w:author="随遇而安 [2]" w:date="2023-08-11T14:50:23Z">
              <w:rPr>
                <w:rFonts w:hint="eastAsia" w:ascii="仿宋" w:hAnsi="仿宋" w:eastAsia="仿宋" w:cs="仿宋"/>
                <w:sz w:val="24"/>
                <w:lang w:eastAsia="zh-CN"/>
              </w:rPr>
            </w:rPrChange>
          </w:rPr>
          <w:delText>五定表》</w:delText>
        </w:r>
      </w:del>
    </w:p>
    <w:p w14:paraId="6934BDE4">
      <w:pPr>
        <w:spacing w:line="360" w:lineRule="auto"/>
        <w:ind w:firstLine="420"/>
        <w:outlineLvl w:val="0"/>
        <w:rPr>
          <w:del w:id="1357" w:author="随遇而安 [2]" w:date="2023-08-11T15:47:51Z"/>
          <w:rFonts w:ascii="仿宋" w:hAnsi="仿宋" w:eastAsia="仿宋" w:cs="仿宋"/>
          <w:color w:val="auto"/>
          <w:sz w:val="24"/>
          <w:lang w:eastAsia="zh-CN"/>
          <w:rPrChange w:id="1358" w:author="随遇而安 [2]" w:date="2023-08-11T14:50:23Z">
            <w:rPr>
              <w:del w:id="1359" w:author="随遇而安 [2]" w:date="2023-08-11T15:47:51Z"/>
              <w:rFonts w:ascii="仿宋" w:hAnsi="仿宋" w:eastAsia="仿宋" w:cs="仿宋"/>
              <w:sz w:val="24"/>
              <w:lang w:eastAsia="zh-CN"/>
            </w:rPr>
          </w:rPrChange>
        </w:rPr>
      </w:pPr>
      <w:del w:id="1360" w:author="随遇而安 [2]" w:date="2023-08-11T15:47:51Z">
        <w:r>
          <w:rPr>
            <w:rFonts w:hint="eastAsia" w:ascii="仿宋" w:hAnsi="仿宋" w:eastAsia="仿宋" w:cs="仿宋"/>
            <w:color w:val="auto"/>
            <w:sz w:val="24"/>
            <w:lang w:eastAsia="zh-CN"/>
            <w:rPrChange w:id="1361" w:author="随遇而安 [2]" w:date="2023-08-11T14:50:23Z">
              <w:rPr>
                <w:rFonts w:hint="eastAsia" w:ascii="仿宋" w:hAnsi="仿宋" w:eastAsia="仿宋" w:cs="仿宋"/>
                <w:sz w:val="24"/>
                <w:lang w:eastAsia="zh-CN"/>
              </w:rPr>
            </w:rPrChange>
          </w:rPr>
          <w:delText>附件3：《生产安全事故隐患排查整</w:delText>
        </w:r>
      </w:del>
      <w:del w:id="1362" w:author="随遇而安 [2]" w:date="2023-08-11T15:47:51Z">
        <w:r>
          <w:rPr>
            <w:rFonts w:hint="eastAsia" w:ascii="仿宋" w:hAnsi="仿宋" w:eastAsia="仿宋" w:cs="仿宋"/>
            <w:color w:val="auto"/>
            <w:sz w:val="24"/>
            <w:lang w:eastAsia="zh-CN"/>
            <w:rPrChange w:id="1363" w:author="随遇而安 [2]" w:date="2023-08-11T14:50:23Z">
              <w:rPr>
                <w:rFonts w:hint="eastAsia" w:ascii="仿宋" w:hAnsi="仿宋" w:eastAsia="仿宋" w:cs="仿宋"/>
                <w:sz w:val="24"/>
                <w:lang w:eastAsia="zh-CN"/>
              </w:rPr>
            </w:rPrChange>
          </w:rPr>
          <w:delText>改登记表》</w:delText>
        </w:r>
      </w:del>
    </w:p>
    <w:p w14:paraId="6166411E">
      <w:pPr>
        <w:spacing w:line="360" w:lineRule="auto"/>
        <w:ind w:firstLine="480" w:firstLineChars="200"/>
        <w:outlineLvl w:val="9"/>
        <w:rPr>
          <w:del w:id="1364" w:author="随遇而安 [2]" w:date="2023-08-11T15:47:51Z"/>
          <w:rFonts w:ascii="仿宋" w:hAnsi="仿宋" w:eastAsia="仿宋" w:cs="仿宋"/>
          <w:color w:val="auto"/>
          <w:sz w:val="24"/>
          <w:lang w:eastAsia="zh-CN"/>
          <w:rPrChange w:id="1365" w:author="随遇而安 [2]" w:date="2023-08-11T14:50:23Z">
            <w:rPr>
              <w:del w:id="1366" w:author="随遇而安 [2]" w:date="2023-08-11T15:47:51Z"/>
              <w:rFonts w:ascii="仿宋" w:hAnsi="仿宋" w:eastAsia="仿宋" w:cs="仿宋"/>
              <w:sz w:val="24"/>
              <w:lang w:eastAsia="zh-CN"/>
            </w:rPr>
          </w:rPrChange>
        </w:rPr>
      </w:pPr>
    </w:p>
    <w:p w14:paraId="66ED1B92">
      <w:pPr>
        <w:spacing w:line="360" w:lineRule="auto"/>
        <w:ind w:firstLine="480" w:firstLineChars="200"/>
        <w:outlineLvl w:val="9"/>
        <w:rPr>
          <w:del w:id="1367" w:author="随遇而安 [2]" w:date="2023-08-11T15:47:51Z"/>
          <w:rFonts w:ascii="仿宋" w:hAnsi="仿宋" w:eastAsia="仿宋" w:cs="仿宋"/>
          <w:color w:val="auto"/>
          <w:sz w:val="24"/>
          <w:lang w:eastAsia="zh-CN"/>
          <w:rPrChange w:id="1368" w:author="随遇而安 [2]" w:date="2023-08-11T14:50:23Z">
            <w:rPr>
              <w:del w:id="1369" w:author="随遇而安 [2]" w:date="2023-08-11T15:47:51Z"/>
              <w:rFonts w:ascii="仿宋" w:hAnsi="仿宋" w:eastAsia="仿宋" w:cs="仿宋"/>
              <w:sz w:val="24"/>
              <w:lang w:eastAsia="zh-CN"/>
            </w:rPr>
          </w:rPrChange>
        </w:rPr>
        <w:sectPr>
          <w:headerReference r:id="rId6" w:type="first"/>
          <w:footerReference r:id="rId9" w:type="first"/>
          <w:footerReference r:id="rId7" w:type="default"/>
          <w:headerReference r:id="rId5" w:type="even"/>
          <w:footerReference r:id="rId8" w:type="even"/>
          <w:pgSz w:w="11906" w:h="16838"/>
          <w:pgMar w:top="1440" w:right="1800" w:bottom="1440" w:left="1800" w:header="851" w:footer="992" w:gutter="0"/>
          <w:pgNumType w:fmt="decimal"/>
          <w:cols w:space="425" w:num="1"/>
          <w:docGrid w:type="lines" w:linePitch="312" w:charSpace="0"/>
        </w:sectPr>
      </w:pPr>
    </w:p>
    <w:p w14:paraId="34978654">
      <w:pPr>
        <w:spacing w:before="47" w:line="219" w:lineRule="auto"/>
        <w:ind w:left="56"/>
        <w:outlineLvl w:val="0"/>
        <w:rPr>
          <w:del w:id="1370" w:author="随遇而安 [2]" w:date="2023-08-11T15:47:51Z"/>
          <w:rFonts w:ascii="宋体"/>
          <w:b/>
          <w:color w:val="auto"/>
          <w:sz w:val="24"/>
          <w:lang w:eastAsia="zh-CN"/>
          <w:rPrChange w:id="1371" w:author="随遇而安 [2]" w:date="2023-08-11T14:50:23Z">
            <w:rPr>
              <w:del w:id="1372" w:author="随遇而安 [2]" w:date="2023-08-11T15:47:51Z"/>
              <w:rFonts w:ascii="宋体"/>
              <w:b/>
              <w:sz w:val="24"/>
              <w:lang w:eastAsia="zh-CN"/>
            </w:rPr>
          </w:rPrChange>
        </w:rPr>
      </w:pPr>
      <w:del w:id="1373" w:author="随遇而安 [2]" w:date="2023-08-11T15:47:51Z">
        <w:r>
          <w:rPr>
            <w:rFonts w:hint="eastAsia" w:ascii="宋体"/>
            <w:b/>
            <w:color w:val="auto"/>
            <w:sz w:val="24"/>
            <w:lang w:eastAsia="zh-CN"/>
            <w:rPrChange w:id="1374" w:author="随遇而安 [2]" w:date="2023-08-11T14:50:23Z">
              <w:rPr>
                <w:rFonts w:hint="eastAsia" w:ascii="宋体"/>
                <w:b/>
                <w:sz w:val="24"/>
                <w:lang w:eastAsia="zh-CN"/>
              </w:rPr>
            </w:rPrChange>
          </w:rPr>
          <w:delText>附件 1：隐患报告登记表</w:delText>
        </w:r>
      </w:del>
    </w:p>
    <w:p w14:paraId="58429614">
      <w:pPr>
        <w:spacing w:before="91" w:line="220" w:lineRule="auto"/>
        <w:ind w:left="5218"/>
        <w:outlineLvl w:val="0"/>
        <w:rPr>
          <w:del w:id="1375" w:author="随遇而安 [2]" w:date="2023-08-11T15:47:51Z"/>
          <w:rFonts w:ascii="宋体" w:hAnsi="宋体" w:eastAsia="宋体" w:cs="宋体"/>
          <w:color w:val="auto"/>
          <w:spacing w:val="21"/>
          <w:sz w:val="28"/>
          <w:szCs w:val="28"/>
          <w:lang w:eastAsia="zh-CN"/>
          <w:rPrChange w:id="1376" w:author="随遇而安 [2]" w:date="2023-08-11T14:50:23Z">
            <w:rPr>
              <w:del w:id="1377" w:author="随遇而安 [2]" w:date="2023-08-11T15:47:51Z"/>
              <w:rFonts w:ascii="宋体" w:hAnsi="宋体" w:eastAsia="宋体" w:cs="宋体"/>
              <w:spacing w:val="21"/>
              <w:sz w:val="28"/>
              <w:szCs w:val="28"/>
              <w:lang w:eastAsia="zh-CN"/>
              <w14:textOutline w14:w="5092" w14:cap="flat" w14:cmpd="sng" w14:algn="ctr">
                <w14:solidFill>
                  <w14:srgbClr w14:val="000000"/>
                </w14:solidFill>
                <w14:prstDash w14:val="solid"/>
                <w14:miter w14:val="0"/>
              </w14:textOutline>
            </w:rPr>
          </w:rPrChange>
          <w14:textOutline w14:w="5092" w14:cap="flat" w14:cmpd="sng" w14:algn="ctr">
            <w14:solidFill>
              <w14:srgbClr w14:val="000000"/>
            </w14:solidFill>
            <w14:prstDash w14:val="solid"/>
            <w14:miter w14:val="0"/>
          </w14:textOutline>
        </w:rPr>
      </w:pPr>
      <w:del w:id="1378" w:author="随遇而安 [2]" w:date="2023-08-11T15:47:51Z">
        <w:bookmarkStart w:id="21" w:name="_Toc2250"/>
        <w:r>
          <w:rPr>
            <w:rFonts w:hint="eastAsia" w:ascii="宋体" w:hAnsi="宋体" w:eastAsia="宋体" w:cs="宋体"/>
            <w:color w:val="auto"/>
            <w:spacing w:val="21"/>
            <w:sz w:val="28"/>
            <w:szCs w:val="28"/>
            <w:lang w:eastAsia="zh-CN"/>
            <w:rPrChange w:id="1379" w:author="随遇而安 [2]" w:date="2023-08-11T14:50:23Z">
              <w:rPr>
                <w:rFonts w:hint="eastAsia" w:ascii="宋体" w:hAnsi="宋体" w:eastAsia="宋体" w:cs="宋体"/>
                <w:spacing w:val="21"/>
                <w:sz w:val="28"/>
                <w:szCs w:val="28"/>
                <w:lang w:eastAsia="zh-CN"/>
                <w14:textOutline w14:w="5092" w14:cap="flat" w14:cmpd="sng" w14:algn="ctr">
                  <w14:solidFill>
                    <w14:srgbClr w14:val="000000"/>
                  </w14:solidFill>
                  <w14:prstDash w14:val="solid"/>
                  <w14:miter w14:val="0"/>
                </w14:textOutline>
              </w:rPr>
            </w:rPrChange>
            <w14:textOutline w14:w="5092" w14:cap="flat" w14:cmpd="sng" w14:algn="ctr">
              <w14:solidFill>
                <w14:srgbClr w14:val="000000"/>
              </w14:solidFill>
              <w14:prstDash w14:val="solid"/>
              <w14:miter w14:val="0"/>
            </w14:textOutline>
          </w:rPr>
          <w:delText>隐患报告登记表</w:delText>
        </w:r>
        <w:bookmarkEnd w:id="21"/>
      </w:del>
    </w:p>
    <w:p w14:paraId="5995BB8C">
      <w:pPr>
        <w:spacing w:before="91" w:line="220" w:lineRule="auto"/>
        <w:ind w:left="5218"/>
        <w:outlineLvl w:val="9"/>
        <w:rPr>
          <w:del w:id="1380" w:author="随遇而安 [2]" w:date="2023-08-11T15:47:51Z"/>
          <w:rFonts w:ascii="宋体" w:hAnsi="宋体" w:eastAsia="宋体" w:cs="宋体"/>
          <w:color w:val="auto"/>
          <w:spacing w:val="21"/>
          <w:sz w:val="28"/>
          <w:szCs w:val="28"/>
          <w:lang w:eastAsia="zh-CN"/>
          <w:rPrChange w:id="1381" w:author="随遇而安 [2]" w:date="2023-08-11T14:50:23Z">
            <w:rPr>
              <w:del w:id="1382" w:author="随遇而安 [2]" w:date="2023-08-11T15:47:51Z"/>
              <w:rFonts w:ascii="宋体" w:hAnsi="宋体" w:eastAsia="宋体" w:cs="宋体"/>
              <w:spacing w:val="21"/>
              <w:sz w:val="28"/>
              <w:szCs w:val="28"/>
              <w:lang w:eastAsia="zh-CN"/>
              <w14:textOutline w14:w="5092" w14:cap="flat" w14:cmpd="sng" w14:algn="ctr">
                <w14:solidFill>
                  <w14:srgbClr w14:val="000000"/>
                </w14:solidFill>
                <w14:prstDash w14:val="solid"/>
                <w14:miter w14:val="0"/>
              </w14:textOutline>
            </w:rPr>
          </w:rPrChange>
          <w14:textOutline w14:w="5092" w14:cap="flat" w14:cmpd="sng" w14:algn="ctr">
            <w14:solidFill>
              <w14:srgbClr w14:val="000000"/>
            </w14:solidFill>
            <w14:prstDash w14:val="solid"/>
            <w14:miter w14:val="0"/>
          </w14:textOutline>
        </w:rPr>
      </w:pPr>
    </w:p>
    <w:tbl>
      <w:tblPr>
        <w:tblStyle w:val="8"/>
        <w:tblpPr w:leftFromText="180" w:rightFromText="180" w:vertAnchor="text" w:horzAnchor="page" w:tblpX="3143" w:tblpY="10"/>
        <w:tblOverlap w:val="never"/>
        <w:tblW w:w="108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8"/>
        <w:gridCol w:w="1267"/>
        <w:gridCol w:w="2033"/>
        <w:gridCol w:w="1712"/>
        <w:gridCol w:w="1088"/>
        <w:gridCol w:w="1217"/>
        <w:gridCol w:w="817"/>
        <w:gridCol w:w="2116"/>
      </w:tblGrid>
      <w:tr w14:paraId="3E294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5" w:hRule="atLeast"/>
          <w:del w:id="1383" w:author="随遇而安 [2]" w:date="2023-08-11T15:47:51Z"/>
        </w:trPr>
        <w:tc>
          <w:tcPr>
            <w:tcW w:w="578" w:type="dxa"/>
          </w:tcPr>
          <w:p w14:paraId="0A8B9AF7">
            <w:pPr>
              <w:jc w:val="center"/>
              <w:outlineLvl w:val="0"/>
              <w:rPr>
                <w:del w:id="1384" w:author="随遇而安 [2]" w:date="2023-08-11T15:47:51Z"/>
                <w:rFonts w:ascii="仿宋" w:hAnsi="仿宋" w:eastAsia="仿宋" w:cs="仿宋"/>
                <w:color w:val="auto"/>
                <w:sz w:val="24"/>
                <w:rPrChange w:id="1385" w:author="随遇而安 [2]" w:date="2023-08-11T14:50:23Z">
                  <w:rPr>
                    <w:del w:id="1386" w:author="随遇而安 [2]" w:date="2023-08-11T15:47:51Z"/>
                    <w:rFonts w:ascii="仿宋" w:hAnsi="仿宋" w:eastAsia="仿宋" w:cs="仿宋"/>
                    <w:sz w:val="24"/>
                  </w:rPr>
                </w:rPrChange>
              </w:rPr>
            </w:pPr>
            <w:del w:id="1387" w:author="随遇而安 [2]" w:date="2023-08-11T15:47:51Z">
              <w:r>
                <w:rPr>
                  <w:rFonts w:hint="eastAsia" w:ascii="仿宋" w:hAnsi="仿宋" w:eastAsia="仿宋" w:cs="仿宋"/>
                  <w:color w:val="auto"/>
                  <w:sz w:val="24"/>
                  <w:rPrChange w:id="1388" w:author="随遇而安 [2]" w:date="2023-08-11T14:50:23Z">
                    <w:rPr>
                      <w:rFonts w:hint="eastAsia" w:ascii="仿宋" w:hAnsi="仿宋" w:eastAsia="仿宋" w:cs="仿宋"/>
                      <w:sz w:val="24"/>
                    </w:rPr>
                  </w:rPrChange>
                </w:rPr>
                <w:delText>序号</w:delText>
              </w:r>
            </w:del>
          </w:p>
        </w:tc>
        <w:tc>
          <w:tcPr>
            <w:tcW w:w="1267" w:type="dxa"/>
          </w:tcPr>
          <w:p w14:paraId="66F7B969">
            <w:pPr>
              <w:jc w:val="center"/>
              <w:outlineLvl w:val="0"/>
              <w:rPr>
                <w:del w:id="1389" w:author="随遇而安 [2]" w:date="2023-08-11T15:47:51Z"/>
                <w:rFonts w:ascii="仿宋" w:hAnsi="仿宋" w:eastAsia="仿宋" w:cs="仿宋"/>
                <w:color w:val="auto"/>
                <w:sz w:val="24"/>
                <w:rPrChange w:id="1390" w:author="随遇而安 [2]" w:date="2023-08-11T14:50:23Z">
                  <w:rPr>
                    <w:del w:id="1391" w:author="随遇而安 [2]" w:date="2023-08-11T15:47:51Z"/>
                    <w:rFonts w:ascii="仿宋" w:hAnsi="仿宋" w:eastAsia="仿宋" w:cs="仿宋"/>
                    <w:sz w:val="24"/>
                  </w:rPr>
                </w:rPrChange>
              </w:rPr>
            </w:pPr>
            <w:del w:id="1392" w:author="随遇而安 [2]" w:date="2023-08-11T15:47:51Z">
              <w:r>
                <w:rPr>
                  <w:rFonts w:hint="eastAsia" w:ascii="仿宋" w:hAnsi="仿宋" w:eastAsia="仿宋" w:cs="仿宋"/>
                  <w:color w:val="auto"/>
                  <w:sz w:val="24"/>
                  <w:rPrChange w:id="1393" w:author="随遇而安 [2]" w:date="2023-08-11T14:50:23Z">
                    <w:rPr>
                      <w:rFonts w:hint="eastAsia" w:ascii="仿宋" w:hAnsi="仿宋" w:eastAsia="仿宋" w:cs="仿宋"/>
                      <w:sz w:val="24"/>
                    </w:rPr>
                  </w:rPrChange>
                </w:rPr>
                <w:delText>隐患</w:delText>
              </w:r>
            </w:del>
          </w:p>
          <w:p w14:paraId="60468858">
            <w:pPr>
              <w:jc w:val="center"/>
              <w:outlineLvl w:val="0"/>
              <w:rPr>
                <w:del w:id="1394" w:author="随遇而安 [2]" w:date="2023-08-11T15:47:51Z"/>
                <w:rFonts w:ascii="仿宋" w:hAnsi="仿宋" w:eastAsia="仿宋" w:cs="仿宋"/>
                <w:color w:val="auto"/>
                <w:sz w:val="24"/>
                <w:rPrChange w:id="1395" w:author="随遇而安 [2]" w:date="2023-08-11T14:50:23Z">
                  <w:rPr>
                    <w:del w:id="1396" w:author="随遇而安 [2]" w:date="2023-08-11T15:47:51Z"/>
                    <w:rFonts w:ascii="仿宋" w:hAnsi="仿宋" w:eastAsia="仿宋" w:cs="仿宋"/>
                    <w:sz w:val="24"/>
                  </w:rPr>
                </w:rPrChange>
              </w:rPr>
            </w:pPr>
            <w:del w:id="1397" w:author="随遇而安 [2]" w:date="2023-08-11T15:47:51Z">
              <w:r>
                <w:rPr>
                  <w:rFonts w:hint="eastAsia" w:ascii="仿宋" w:hAnsi="仿宋" w:eastAsia="仿宋" w:cs="仿宋"/>
                  <w:color w:val="auto"/>
                  <w:sz w:val="24"/>
                  <w:rPrChange w:id="1398" w:author="随遇而安 [2]" w:date="2023-08-11T14:50:23Z">
                    <w:rPr>
                      <w:rFonts w:hint="eastAsia" w:ascii="仿宋" w:hAnsi="仿宋" w:eastAsia="仿宋" w:cs="仿宋"/>
                      <w:sz w:val="24"/>
                    </w:rPr>
                  </w:rPrChange>
                </w:rPr>
                <w:delText>地点</w:delText>
              </w:r>
            </w:del>
          </w:p>
        </w:tc>
        <w:tc>
          <w:tcPr>
            <w:tcW w:w="2033" w:type="dxa"/>
          </w:tcPr>
          <w:p w14:paraId="7C855AB0">
            <w:pPr>
              <w:jc w:val="center"/>
              <w:outlineLvl w:val="0"/>
              <w:rPr>
                <w:del w:id="1399" w:author="随遇而安 [2]" w:date="2023-08-11T15:47:51Z"/>
                <w:rFonts w:ascii="仿宋" w:hAnsi="仿宋" w:eastAsia="仿宋" w:cs="仿宋"/>
                <w:color w:val="auto"/>
                <w:sz w:val="24"/>
                <w:rPrChange w:id="1400" w:author="随遇而安 [2]" w:date="2023-08-11T14:50:23Z">
                  <w:rPr>
                    <w:del w:id="1401" w:author="随遇而安 [2]" w:date="2023-08-11T15:47:51Z"/>
                    <w:rFonts w:ascii="仿宋" w:hAnsi="仿宋" w:eastAsia="仿宋" w:cs="仿宋"/>
                    <w:sz w:val="24"/>
                  </w:rPr>
                </w:rPrChange>
              </w:rPr>
            </w:pPr>
            <w:del w:id="1402" w:author="随遇而安 [2]" w:date="2023-08-11T15:47:51Z">
              <w:r>
                <w:rPr>
                  <w:rFonts w:hint="eastAsia" w:ascii="仿宋" w:hAnsi="仿宋" w:eastAsia="仿宋" w:cs="仿宋"/>
                  <w:color w:val="auto"/>
                  <w:sz w:val="24"/>
                  <w:rPrChange w:id="1403" w:author="随遇而安 [2]" w:date="2023-08-11T14:50:23Z">
                    <w:rPr>
                      <w:rFonts w:hint="eastAsia" w:ascii="仿宋" w:hAnsi="仿宋" w:eastAsia="仿宋" w:cs="仿宋"/>
                      <w:sz w:val="24"/>
                    </w:rPr>
                  </w:rPrChange>
                </w:rPr>
                <w:delText>事故隐患</w:delText>
              </w:r>
            </w:del>
          </w:p>
          <w:p w14:paraId="1783C82C">
            <w:pPr>
              <w:jc w:val="center"/>
              <w:outlineLvl w:val="0"/>
              <w:rPr>
                <w:del w:id="1404" w:author="随遇而安 [2]" w:date="2023-08-11T15:47:51Z"/>
                <w:rFonts w:ascii="仿宋" w:hAnsi="仿宋" w:eastAsia="仿宋" w:cs="仿宋"/>
                <w:color w:val="auto"/>
                <w:sz w:val="24"/>
                <w:rPrChange w:id="1405" w:author="随遇而安 [2]" w:date="2023-08-11T14:50:23Z">
                  <w:rPr>
                    <w:del w:id="1406" w:author="随遇而安 [2]" w:date="2023-08-11T15:47:51Z"/>
                    <w:rFonts w:ascii="仿宋" w:hAnsi="仿宋" w:eastAsia="仿宋" w:cs="仿宋"/>
                    <w:sz w:val="24"/>
                  </w:rPr>
                </w:rPrChange>
              </w:rPr>
            </w:pPr>
            <w:del w:id="1407" w:author="随遇而安 [2]" w:date="2023-08-11T15:47:51Z">
              <w:r>
                <w:rPr>
                  <w:rFonts w:hint="eastAsia" w:ascii="仿宋" w:hAnsi="仿宋" w:eastAsia="仿宋" w:cs="仿宋"/>
                  <w:color w:val="auto"/>
                  <w:sz w:val="24"/>
                  <w:rPrChange w:id="1408" w:author="随遇而安 [2]" w:date="2023-08-11T14:50:23Z">
                    <w:rPr>
                      <w:rFonts w:hint="eastAsia" w:ascii="仿宋" w:hAnsi="仿宋" w:eastAsia="仿宋" w:cs="仿宋"/>
                      <w:sz w:val="24"/>
                    </w:rPr>
                  </w:rPrChange>
                </w:rPr>
                <w:delText>内容</w:delText>
              </w:r>
            </w:del>
          </w:p>
        </w:tc>
        <w:tc>
          <w:tcPr>
            <w:tcW w:w="1712" w:type="dxa"/>
          </w:tcPr>
          <w:p w14:paraId="449CA8E1">
            <w:pPr>
              <w:jc w:val="center"/>
              <w:outlineLvl w:val="0"/>
              <w:rPr>
                <w:del w:id="1409" w:author="随遇而安 [2]" w:date="2023-08-11T15:47:51Z"/>
                <w:rFonts w:ascii="仿宋" w:hAnsi="仿宋" w:eastAsia="仿宋" w:cs="仿宋"/>
                <w:color w:val="auto"/>
                <w:sz w:val="24"/>
                <w:rPrChange w:id="1410" w:author="随遇而安 [2]" w:date="2023-08-11T14:50:23Z">
                  <w:rPr>
                    <w:del w:id="1411" w:author="随遇而安 [2]" w:date="2023-08-11T15:47:51Z"/>
                    <w:rFonts w:ascii="仿宋" w:hAnsi="仿宋" w:eastAsia="仿宋" w:cs="仿宋"/>
                    <w:sz w:val="24"/>
                  </w:rPr>
                </w:rPrChange>
              </w:rPr>
            </w:pPr>
            <w:del w:id="1412" w:author="随遇而安 [2]" w:date="2023-08-11T15:47:51Z">
              <w:r>
                <w:rPr>
                  <w:rFonts w:hint="eastAsia" w:ascii="仿宋" w:hAnsi="仿宋" w:eastAsia="仿宋" w:cs="仿宋"/>
                  <w:color w:val="auto"/>
                  <w:sz w:val="24"/>
                  <w:rPrChange w:id="1413" w:author="随遇而安 [2]" w:date="2023-08-11T14:50:23Z">
                    <w:rPr>
                      <w:rFonts w:hint="eastAsia" w:ascii="仿宋" w:hAnsi="仿宋" w:eastAsia="仿宋" w:cs="仿宋"/>
                      <w:sz w:val="24"/>
                    </w:rPr>
                  </w:rPrChange>
                </w:rPr>
                <w:delText>拟采取措施、建议</w:delText>
              </w:r>
            </w:del>
          </w:p>
        </w:tc>
        <w:tc>
          <w:tcPr>
            <w:tcW w:w="1088" w:type="dxa"/>
          </w:tcPr>
          <w:p w14:paraId="13BBEC25">
            <w:pPr>
              <w:jc w:val="center"/>
              <w:outlineLvl w:val="0"/>
              <w:rPr>
                <w:del w:id="1414" w:author="随遇而安 [2]" w:date="2023-08-11T15:47:51Z"/>
                <w:rFonts w:ascii="仿宋" w:hAnsi="仿宋" w:eastAsia="仿宋" w:cs="仿宋"/>
                <w:color w:val="auto"/>
                <w:sz w:val="24"/>
                <w:rPrChange w:id="1415" w:author="随遇而安 [2]" w:date="2023-08-11T14:50:23Z">
                  <w:rPr>
                    <w:del w:id="1416" w:author="随遇而安 [2]" w:date="2023-08-11T15:47:51Z"/>
                    <w:rFonts w:ascii="仿宋" w:hAnsi="仿宋" w:eastAsia="仿宋" w:cs="仿宋"/>
                    <w:sz w:val="24"/>
                  </w:rPr>
                </w:rPrChange>
              </w:rPr>
            </w:pPr>
            <w:del w:id="1417" w:author="随遇而安 [2]" w:date="2023-08-11T15:47:51Z">
              <w:r>
                <w:rPr>
                  <w:rFonts w:hint="eastAsia" w:ascii="仿宋" w:hAnsi="仿宋" w:eastAsia="仿宋" w:cs="仿宋"/>
                  <w:color w:val="auto"/>
                  <w:sz w:val="24"/>
                  <w:rPrChange w:id="1418" w:author="随遇而安 [2]" w:date="2023-08-11T14:50:23Z">
                    <w:rPr>
                      <w:rFonts w:hint="eastAsia" w:ascii="仿宋" w:hAnsi="仿宋" w:eastAsia="仿宋" w:cs="仿宋"/>
                      <w:sz w:val="24"/>
                    </w:rPr>
                  </w:rPrChange>
                </w:rPr>
                <w:delText>报告人签名</w:delText>
              </w:r>
            </w:del>
          </w:p>
        </w:tc>
        <w:tc>
          <w:tcPr>
            <w:tcW w:w="1217" w:type="dxa"/>
          </w:tcPr>
          <w:p w14:paraId="37E03056">
            <w:pPr>
              <w:jc w:val="center"/>
              <w:outlineLvl w:val="0"/>
              <w:rPr>
                <w:del w:id="1419" w:author="随遇而安 [2]" w:date="2023-08-11T15:47:51Z"/>
                <w:rFonts w:ascii="仿宋" w:hAnsi="仿宋" w:eastAsia="仿宋" w:cs="仿宋"/>
                <w:color w:val="auto"/>
                <w:sz w:val="24"/>
                <w:rPrChange w:id="1420" w:author="随遇而安 [2]" w:date="2023-08-11T14:50:23Z">
                  <w:rPr>
                    <w:del w:id="1421" w:author="随遇而安 [2]" w:date="2023-08-11T15:47:51Z"/>
                    <w:rFonts w:ascii="仿宋" w:hAnsi="仿宋" w:eastAsia="仿宋" w:cs="仿宋"/>
                    <w:sz w:val="24"/>
                  </w:rPr>
                </w:rPrChange>
              </w:rPr>
            </w:pPr>
            <w:del w:id="1422" w:author="随遇而安 [2]" w:date="2023-08-11T15:47:51Z">
              <w:r>
                <w:rPr>
                  <w:rFonts w:hint="eastAsia" w:ascii="仿宋" w:hAnsi="仿宋" w:eastAsia="仿宋" w:cs="仿宋"/>
                  <w:color w:val="auto"/>
                  <w:sz w:val="24"/>
                  <w:rPrChange w:id="1423" w:author="随遇而安 [2]" w:date="2023-08-11T14:50:23Z">
                    <w:rPr>
                      <w:rFonts w:hint="eastAsia" w:ascii="仿宋" w:hAnsi="仿宋" w:eastAsia="仿宋" w:cs="仿宋"/>
                      <w:sz w:val="24"/>
                    </w:rPr>
                  </w:rPrChange>
                </w:rPr>
                <w:delText>报告接收人签名</w:delText>
              </w:r>
            </w:del>
          </w:p>
        </w:tc>
        <w:tc>
          <w:tcPr>
            <w:tcW w:w="817" w:type="dxa"/>
          </w:tcPr>
          <w:p w14:paraId="2A8ACD7D">
            <w:pPr>
              <w:jc w:val="center"/>
              <w:outlineLvl w:val="0"/>
              <w:rPr>
                <w:del w:id="1424" w:author="随遇而安 [2]" w:date="2023-08-11T15:47:51Z"/>
                <w:rFonts w:ascii="仿宋" w:hAnsi="仿宋" w:eastAsia="仿宋" w:cs="仿宋"/>
                <w:color w:val="auto"/>
                <w:sz w:val="24"/>
                <w:rPrChange w:id="1425" w:author="随遇而安 [2]" w:date="2023-08-11T14:50:23Z">
                  <w:rPr>
                    <w:del w:id="1426" w:author="随遇而安 [2]" w:date="2023-08-11T15:47:51Z"/>
                    <w:rFonts w:ascii="仿宋" w:hAnsi="仿宋" w:eastAsia="仿宋" w:cs="仿宋"/>
                    <w:sz w:val="24"/>
                  </w:rPr>
                </w:rPrChange>
              </w:rPr>
            </w:pPr>
            <w:del w:id="1427" w:author="随遇而安 [2]" w:date="2023-08-11T15:47:51Z">
              <w:r>
                <w:rPr>
                  <w:rFonts w:hint="eastAsia" w:ascii="仿宋" w:hAnsi="仿宋" w:eastAsia="仿宋" w:cs="仿宋"/>
                  <w:color w:val="auto"/>
                  <w:sz w:val="24"/>
                  <w:rPrChange w:id="1428" w:author="随遇而安 [2]" w:date="2023-08-11T14:50:23Z">
                    <w:rPr>
                      <w:rFonts w:hint="eastAsia" w:ascii="仿宋" w:hAnsi="仿宋" w:eastAsia="仿宋" w:cs="仿宋"/>
                      <w:sz w:val="24"/>
                    </w:rPr>
                  </w:rPrChange>
                </w:rPr>
                <w:delText>报告时间</w:delText>
              </w:r>
            </w:del>
          </w:p>
        </w:tc>
        <w:tc>
          <w:tcPr>
            <w:tcW w:w="2116" w:type="dxa"/>
          </w:tcPr>
          <w:p w14:paraId="10D56243">
            <w:pPr>
              <w:jc w:val="center"/>
              <w:outlineLvl w:val="0"/>
              <w:rPr>
                <w:del w:id="1429" w:author="随遇而安 [2]" w:date="2023-08-11T15:47:51Z"/>
                <w:rFonts w:ascii="仿宋" w:hAnsi="仿宋" w:eastAsia="仿宋" w:cs="仿宋"/>
                <w:color w:val="auto"/>
                <w:sz w:val="24"/>
                <w:rPrChange w:id="1430" w:author="随遇而安 [2]" w:date="2023-08-11T14:50:23Z">
                  <w:rPr>
                    <w:del w:id="1431" w:author="随遇而安 [2]" w:date="2023-08-11T15:47:51Z"/>
                    <w:rFonts w:ascii="仿宋" w:hAnsi="仿宋" w:eastAsia="仿宋" w:cs="仿宋"/>
                    <w:sz w:val="24"/>
                  </w:rPr>
                </w:rPrChange>
              </w:rPr>
            </w:pPr>
            <w:del w:id="1432" w:author="随遇而安 [2]" w:date="2023-08-11T15:47:51Z">
              <w:r>
                <w:rPr>
                  <w:rFonts w:hint="eastAsia" w:ascii="仿宋" w:hAnsi="仿宋" w:eastAsia="仿宋" w:cs="仿宋"/>
                  <w:color w:val="auto"/>
                  <w:sz w:val="24"/>
                  <w:rPrChange w:id="1433" w:author="随遇而安 [2]" w:date="2023-08-11T14:50:23Z">
                    <w:rPr>
                      <w:rFonts w:hint="eastAsia" w:ascii="仿宋" w:hAnsi="仿宋" w:eastAsia="仿宋" w:cs="仿宋"/>
                      <w:sz w:val="24"/>
                    </w:rPr>
                  </w:rPrChange>
                </w:rPr>
                <w:delText>整改</w:delText>
              </w:r>
            </w:del>
          </w:p>
          <w:p w14:paraId="3B66BB0C">
            <w:pPr>
              <w:jc w:val="center"/>
              <w:outlineLvl w:val="0"/>
              <w:rPr>
                <w:del w:id="1434" w:author="随遇而安 [2]" w:date="2023-08-11T15:47:51Z"/>
                <w:rFonts w:ascii="仿宋" w:hAnsi="仿宋" w:eastAsia="仿宋" w:cs="仿宋"/>
                <w:color w:val="auto"/>
                <w:sz w:val="24"/>
                <w:rPrChange w:id="1435" w:author="随遇而安 [2]" w:date="2023-08-11T14:50:23Z">
                  <w:rPr>
                    <w:del w:id="1436" w:author="随遇而安 [2]" w:date="2023-08-11T15:47:51Z"/>
                    <w:rFonts w:ascii="仿宋" w:hAnsi="仿宋" w:eastAsia="仿宋" w:cs="仿宋"/>
                    <w:sz w:val="24"/>
                  </w:rPr>
                </w:rPrChange>
              </w:rPr>
            </w:pPr>
            <w:del w:id="1437" w:author="随遇而安 [2]" w:date="2023-08-11T15:47:51Z">
              <w:r>
                <w:rPr>
                  <w:rFonts w:hint="eastAsia" w:ascii="仿宋" w:hAnsi="仿宋" w:eastAsia="仿宋" w:cs="仿宋"/>
                  <w:color w:val="auto"/>
                  <w:sz w:val="24"/>
                  <w:rPrChange w:id="1438" w:author="随遇而安 [2]" w:date="2023-08-11T14:50:23Z">
                    <w:rPr>
                      <w:rFonts w:hint="eastAsia" w:ascii="仿宋" w:hAnsi="仿宋" w:eastAsia="仿宋" w:cs="仿宋"/>
                      <w:sz w:val="24"/>
                    </w:rPr>
                  </w:rPrChange>
                </w:rPr>
                <w:delText>情况</w:delText>
              </w:r>
            </w:del>
          </w:p>
        </w:tc>
      </w:tr>
      <w:tr w14:paraId="5DF4D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del w:id="1439" w:author="随遇而安 [2]" w:date="2023-08-11T15:47:51Z"/>
        </w:trPr>
        <w:tc>
          <w:tcPr>
            <w:tcW w:w="578" w:type="dxa"/>
          </w:tcPr>
          <w:p w14:paraId="11D7293F">
            <w:pPr>
              <w:spacing w:line="360" w:lineRule="auto"/>
              <w:jc w:val="center"/>
              <w:outlineLvl w:val="9"/>
              <w:rPr>
                <w:del w:id="1440" w:author="随遇而安 [2]" w:date="2023-08-11T15:47:51Z"/>
                <w:rFonts w:asciiTheme="minorEastAsia" w:hAnsiTheme="minorEastAsia" w:cstheme="minorEastAsia"/>
                <w:color w:val="auto"/>
                <w:sz w:val="24"/>
                <w:rPrChange w:id="1441" w:author="随遇而安 [2]" w:date="2023-08-11T14:50:23Z">
                  <w:rPr>
                    <w:del w:id="1442" w:author="随遇而安 [2]" w:date="2023-08-11T15:47:51Z"/>
                    <w:rFonts w:asciiTheme="minorEastAsia" w:hAnsiTheme="minorEastAsia" w:cstheme="minorEastAsia"/>
                    <w:color w:val="333333"/>
                    <w:sz w:val="24"/>
                  </w:rPr>
                </w:rPrChange>
              </w:rPr>
            </w:pPr>
          </w:p>
        </w:tc>
        <w:tc>
          <w:tcPr>
            <w:tcW w:w="1267" w:type="dxa"/>
          </w:tcPr>
          <w:p w14:paraId="56EA5183">
            <w:pPr>
              <w:spacing w:line="360" w:lineRule="auto"/>
              <w:jc w:val="center"/>
              <w:outlineLvl w:val="9"/>
              <w:rPr>
                <w:del w:id="1443" w:author="随遇而安 [2]" w:date="2023-08-11T15:47:51Z"/>
                <w:rFonts w:asciiTheme="minorEastAsia" w:hAnsiTheme="minorEastAsia" w:cstheme="minorEastAsia"/>
                <w:color w:val="auto"/>
                <w:sz w:val="24"/>
                <w:rPrChange w:id="1444" w:author="随遇而安 [2]" w:date="2023-08-11T14:50:23Z">
                  <w:rPr>
                    <w:del w:id="1445" w:author="随遇而安 [2]" w:date="2023-08-11T15:47:51Z"/>
                    <w:rFonts w:asciiTheme="minorEastAsia" w:hAnsiTheme="minorEastAsia" w:cstheme="minorEastAsia"/>
                    <w:color w:val="333333"/>
                    <w:sz w:val="24"/>
                  </w:rPr>
                </w:rPrChange>
              </w:rPr>
            </w:pPr>
          </w:p>
        </w:tc>
        <w:tc>
          <w:tcPr>
            <w:tcW w:w="2033" w:type="dxa"/>
          </w:tcPr>
          <w:p w14:paraId="0DFD413F">
            <w:pPr>
              <w:spacing w:line="360" w:lineRule="auto"/>
              <w:jc w:val="center"/>
              <w:outlineLvl w:val="9"/>
              <w:rPr>
                <w:del w:id="1446" w:author="随遇而安 [2]" w:date="2023-08-11T15:47:51Z"/>
                <w:rFonts w:asciiTheme="minorEastAsia" w:hAnsiTheme="minorEastAsia" w:cstheme="minorEastAsia"/>
                <w:color w:val="auto"/>
                <w:sz w:val="24"/>
                <w:rPrChange w:id="1447" w:author="随遇而安 [2]" w:date="2023-08-11T14:50:23Z">
                  <w:rPr>
                    <w:del w:id="1448" w:author="随遇而安 [2]" w:date="2023-08-11T15:47:51Z"/>
                    <w:rFonts w:asciiTheme="minorEastAsia" w:hAnsiTheme="minorEastAsia" w:cstheme="minorEastAsia"/>
                    <w:color w:val="333333"/>
                    <w:sz w:val="24"/>
                  </w:rPr>
                </w:rPrChange>
              </w:rPr>
            </w:pPr>
          </w:p>
        </w:tc>
        <w:tc>
          <w:tcPr>
            <w:tcW w:w="1712" w:type="dxa"/>
          </w:tcPr>
          <w:p w14:paraId="7D75B6FE">
            <w:pPr>
              <w:spacing w:line="360" w:lineRule="auto"/>
              <w:jc w:val="center"/>
              <w:outlineLvl w:val="9"/>
              <w:rPr>
                <w:del w:id="1449" w:author="随遇而安 [2]" w:date="2023-08-11T15:47:51Z"/>
                <w:rFonts w:asciiTheme="minorEastAsia" w:hAnsiTheme="minorEastAsia" w:cstheme="minorEastAsia"/>
                <w:color w:val="auto"/>
                <w:sz w:val="24"/>
                <w:rPrChange w:id="1450" w:author="随遇而安 [2]" w:date="2023-08-11T14:50:23Z">
                  <w:rPr>
                    <w:del w:id="1451" w:author="随遇而安 [2]" w:date="2023-08-11T15:47:51Z"/>
                    <w:rFonts w:asciiTheme="minorEastAsia" w:hAnsiTheme="minorEastAsia" w:cstheme="minorEastAsia"/>
                    <w:color w:val="333333"/>
                    <w:sz w:val="24"/>
                  </w:rPr>
                </w:rPrChange>
              </w:rPr>
            </w:pPr>
          </w:p>
        </w:tc>
        <w:tc>
          <w:tcPr>
            <w:tcW w:w="1088" w:type="dxa"/>
          </w:tcPr>
          <w:p w14:paraId="44F5EFE1">
            <w:pPr>
              <w:spacing w:line="360" w:lineRule="auto"/>
              <w:jc w:val="center"/>
              <w:outlineLvl w:val="9"/>
              <w:rPr>
                <w:del w:id="1452" w:author="随遇而安 [2]" w:date="2023-08-11T15:47:51Z"/>
                <w:rFonts w:asciiTheme="minorEastAsia" w:hAnsiTheme="minorEastAsia" w:cstheme="minorEastAsia"/>
                <w:color w:val="auto"/>
                <w:sz w:val="24"/>
                <w:rPrChange w:id="1453" w:author="随遇而安 [2]" w:date="2023-08-11T14:50:23Z">
                  <w:rPr>
                    <w:del w:id="1454" w:author="随遇而安 [2]" w:date="2023-08-11T15:47:51Z"/>
                    <w:rFonts w:asciiTheme="minorEastAsia" w:hAnsiTheme="minorEastAsia" w:cstheme="minorEastAsia"/>
                    <w:color w:val="333333"/>
                    <w:sz w:val="24"/>
                  </w:rPr>
                </w:rPrChange>
              </w:rPr>
            </w:pPr>
          </w:p>
        </w:tc>
        <w:tc>
          <w:tcPr>
            <w:tcW w:w="1217" w:type="dxa"/>
          </w:tcPr>
          <w:p w14:paraId="69525CD5">
            <w:pPr>
              <w:spacing w:line="360" w:lineRule="auto"/>
              <w:jc w:val="center"/>
              <w:outlineLvl w:val="9"/>
              <w:rPr>
                <w:del w:id="1455" w:author="随遇而安 [2]" w:date="2023-08-11T15:47:51Z"/>
                <w:rFonts w:asciiTheme="minorEastAsia" w:hAnsiTheme="minorEastAsia" w:cstheme="minorEastAsia"/>
                <w:color w:val="auto"/>
                <w:sz w:val="24"/>
                <w:rPrChange w:id="1456" w:author="随遇而安 [2]" w:date="2023-08-11T14:50:23Z">
                  <w:rPr>
                    <w:del w:id="1457" w:author="随遇而安 [2]" w:date="2023-08-11T15:47:51Z"/>
                    <w:rFonts w:asciiTheme="minorEastAsia" w:hAnsiTheme="minorEastAsia" w:cstheme="minorEastAsia"/>
                    <w:color w:val="333333"/>
                    <w:sz w:val="24"/>
                  </w:rPr>
                </w:rPrChange>
              </w:rPr>
            </w:pPr>
          </w:p>
        </w:tc>
        <w:tc>
          <w:tcPr>
            <w:tcW w:w="817" w:type="dxa"/>
          </w:tcPr>
          <w:p w14:paraId="3E1A2680">
            <w:pPr>
              <w:spacing w:line="360" w:lineRule="auto"/>
              <w:jc w:val="center"/>
              <w:outlineLvl w:val="9"/>
              <w:rPr>
                <w:del w:id="1458" w:author="随遇而安 [2]" w:date="2023-08-11T15:47:51Z"/>
                <w:rFonts w:asciiTheme="minorEastAsia" w:hAnsiTheme="minorEastAsia" w:cstheme="minorEastAsia"/>
                <w:color w:val="auto"/>
                <w:sz w:val="24"/>
                <w:rPrChange w:id="1459" w:author="随遇而安 [2]" w:date="2023-08-11T14:50:23Z">
                  <w:rPr>
                    <w:del w:id="1460" w:author="随遇而安 [2]" w:date="2023-08-11T15:47:51Z"/>
                    <w:rFonts w:asciiTheme="minorEastAsia" w:hAnsiTheme="minorEastAsia" w:cstheme="minorEastAsia"/>
                    <w:color w:val="333333"/>
                    <w:sz w:val="24"/>
                  </w:rPr>
                </w:rPrChange>
              </w:rPr>
            </w:pPr>
          </w:p>
        </w:tc>
        <w:tc>
          <w:tcPr>
            <w:tcW w:w="2116" w:type="dxa"/>
          </w:tcPr>
          <w:p w14:paraId="3F750B0A">
            <w:pPr>
              <w:spacing w:line="360" w:lineRule="auto"/>
              <w:jc w:val="center"/>
              <w:outlineLvl w:val="9"/>
              <w:rPr>
                <w:del w:id="1461" w:author="随遇而安 [2]" w:date="2023-08-11T15:47:51Z"/>
                <w:rFonts w:asciiTheme="minorEastAsia" w:hAnsiTheme="minorEastAsia" w:cstheme="minorEastAsia"/>
                <w:color w:val="auto"/>
                <w:sz w:val="24"/>
                <w:rPrChange w:id="1462" w:author="随遇而安 [2]" w:date="2023-08-11T14:50:23Z">
                  <w:rPr>
                    <w:del w:id="1463" w:author="随遇而安 [2]" w:date="2023-08-11T15:47:51Z"/>
                    <w:rFonts w:asciiTheme="minorEastAsia" w:hAnsiTheme="minorEastAsia" w:cstheme="minorEastAsia"/>
                    <w:color w:val="333333"/>
                    <w:sz w:val="24"/>
                  </w:rPr>
                </w:rPrChange>
              </w:rPr>
            </w:pPr>
          </w:p>
        </w:tc>
      </w:tr>
      <w:tr w14:paraId="05697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del w:id="1464" w:author="随遇而安 [2]" w:date="2023-08-11T15:47:51Z"/>
        </w:trPr>
        <w:tc>
          <w:tcPr>
            <w:tcW w:w="578" w:type="dxa"/>
          </w:tcPr>
          <w:p w14:paraId="322F930F">
            <w:pPr>
              <w:spacing w:line="360" w:lineRule="auto"/>
              <w:jc w:val="center"/>
              <w:outlineLvl w:val="9"/>
              <w:rPr>
                <w:del w:id="1465" w:author="随遇而安 [2]" w:date="2023-08-11T15:47:51Z"/>
                <w:rFonts w:asciiTheme="minorEastAsia" w:hAnsiTheme="minorEastAsia" w:cstheme="minorEastAsia"/>
                <w:color w:val="auto"/>
                <w:sz w:val="24"/>
                <w:rPrChange w:id="1466" w:author="随遇而安 [2]" w:date="2023-08-11T14:50:23Z">
                  <w:rPr>
                    <w:del w:id="1467" w:author="随遇而安 [2]" w:date="2023-08-11T15:47:51Z"/>
                    <w:rFonts w:asciiTheme="minorEastAsia" w:hAnsiTheme="minorEastAsia" w:cstheme="minorEastAsia"/>
                    <w:color w:val="333333"/>
                    <w:sz w:val="24"/>
                  </w:rPr>
                </w:rPrChange>
              </w:rPr>
            </w:pPr>
          </w:p>
        </w:tc>
        <w:tc>
          <w:tcPr>
            <w:tcW w:w="1267" w:type="dxa"/>
          </w:tcPr>
          <w:p w14:paraId="12AEC9A8">
            <w:pPr>
              <w:spacing w:line="360" w:lineRule="auto"/>
              <w:jc w:val="center"/>
              <w:outlineLvl w:val="9"/>
              <w:rPr>
                <w:del w:id="1468" w:author="随遇而安 [2]" w:date="2023-08-11T15:47:51Z"/>
                <w:rFonts w:asciiTheme="minorEastAsia" w:hAnsiTheme="minorEastAsia" w:cstheme="minorEastAsia"/>
                <w:color w:val="auto"/>
                <w:sz w:val="24"/>
                <w:rPrChange w:id="1469" w:author="随遇而安 [2]" w:date="2023-08-11T14:50:23Z">
                  <w:rPr>
                    <w:del w:id="1470" w:author="随遇而安 [2]" w:date="2023-08-11T15:47:51Z"/>
                    <w:rFonts w:asciiTheme="minorEastAsia" w:hAnsiTheme="minorEastAsia" w:cstheme="minorEastAsia"/>
                    <w:color w:val="333333"/>
                    <w:sz w:val="24"/>
                  </w:rPr>
                </w:rPrChange>
              </w:rPr>
            </w:pPr>
          </w:p>
        </w:tc>
        <w:tc>
          <w:tcPr>
            <w:tcW w:w="2033" w:type="dxa"/>
          </w:tcPr>
          <w:p w14:paraId="6B1628F9">
            <w:pPr>
              <w:spacing w:line="360" w:lineRule="auto"/>
              <w:jc w:val="center"/>
              <w:outlineLvl w:val="9"/>
              <w:rPr>
                <w:del w:id="1471" w:author="随遇而安 [2]" w:date="2023-08-11T15:47:51Z"/>
                <w:rFonts w:asciiTheme="minorEastAsia" w:hAnsiTheme="minorEastAsia" w:cstheme="minorEastAsia"/>
                <w:color w:val="auto"/>
                <w:sz w:val="24"/>
                <w:rPrChange w:id="1472" w:author="随遇而安 [2]" w:date="2023-08-11T14:50:23Z">
                  <w:rPr>
                    <w:del w:id="1473" w:author="随遇而安 [2]" w:date="2023-08-11T15:47:51Z"/>
                    <w:rFonts w:asciiTheme="minorEastAsia" w:hAnsiTheme="minorEastAsia" w:cstheme="minorEastAsia"/>
                    <w:color w:val="333333"/>
                    <w:sz w:val="24"/>
                  </w:rPr>
                </w:rPrChange>
              </w:rPr>
            </w:pPr>
          </w:p>
        </w:tc>
        <w:tc>
          <w:tcPr>
            <w:tcW w:w="1712" w:type="dxa"/>
          </w:tcPr>
          <w:p w14:paraId="56A612BC">
            <w:pPr>
              <w:spacing w:line="360" w:lineRule="auto"/>
              <w:jc w:val="center"/>
              <w:outlineLvl w:val="9"/>
              <w:rPr>
                <w:del w:id="1474" w:author="随遇而安 [2]" w:date="2023-08-11T15:47:51Z"/>
                <w:rFonts w:asciiTheme="minorEastAsia" w:hAnsiTheme="minorEastAsia" w:cstheme="minorEastAsia"/>
                <w:color w:val="auto"/>
                <w:sz w:val="24"/>
                <w:rPrChange w:id="1475" w:author="随遇而安 [2]" w:date="2023-08-11T14:50:23Z">
                  <w:rPr>
                    <w:del w:id="1476" w:author="随遇而安 [2]" w:date="2023-08-11T15:47:51Z"/>
                    <w:rFonts w:asciiTheme="minorEastAsia" w:hAnsiTheme="minorEastAsia" w:cstheme="minorEastAsia"/>
                    <w:color w:val="333333"/>
                    <w:sz w:val="24"/>
                  </w:rPr>
                </w:rPrChange>
              </w:rPr>
            </w:pPr>
          </w:p>
        </w:tc>
        <w:tc>
          <w:tcPr>
            <w:tcW w:w="1088" w:type="dxa"/>
          </w:tcPr>
          <w:p w14:paraId="07B015D6">
            <w:pPr>
              <w:spacing w:line="360" w:lineRule="auto"/>
              <w:jc w:val="center"/>
              <w:outlineLvl w:val="9"/>
              <w:rPr>
                <w:del w:id="1477" w:author="随遇而安 [2]" w:date="2023-08-11T15:47:51Z"/>
                <w:rFonts w:asciiTheme="minorEastAsia" w:hAnsiTheme="minorEastAsia" w:cstheme="minorEastAsia"/>
                <w:color w:val="auto"/>
                <w:sz w:val="24"/>
                <w:rPrChange w:id="1478" w:author="随遇而安 [2]" w:date="2023-08-11T14:50:23Z">
                  <w:rPr>
                    <w:del w:id="1479" w:author="随遇而安 [2]" w:date="2023-08-11T15:47:51Z"/>
                    <w:rFonts w:asciiTheme="minorEastAsia" w:hAnsiTheme="minorEastAsia" w:cstheme="minorEastAsia"/>
                    <w:color w:val="333333"/>
                    <w:sz w:val="24"/>
                  </w:rPr>
                </w:rPrChange>
              </w:rPr>
            </w:pPr>
          </w:p>
        </w:tc>
        <w:tc>
          <w:tcPr>
            <w:tcW w:w="1217" w:type="dxa"/>
          </w:tcPr>
          <w:p w14:paraId="37E4EA7A">
            <w:pPr>
              <w:spacing w:line="360" w:lineRule="auto"/>
              <w:jc w:val="center"/>
              <w:outlineLvl w:val="9"/>
              <w:rPr>
                <w:del w:id="1480" w:author="随遇而安 [2]" w:date="2023-08-11T15:47:51Z"/>
                <w:rFonts w:asciiTheme="minorEastAsia" w:hAnsiTheme="minorEastAsia" w:cstheme="minorEastAsia"/>
                <w:color w:val="auto"/>
                <w:sz w:val="24"/>
                <w:rPrChange w:id="1481" w:author="随遇而安 [2]" w:date="2023-08-11T14:50:23Z">
                  <w:rPr>
                    <w:del w:id="1482" w:author="随遇而安 [2]" w:date="2023-08-11T15:47:51Z"/>
                    <w:rFonts w:asciiTheme="minorEastAsia" w:hAnsiTheme="minorEastAsia" w:cstheme="minorEastAsia"/>
                    <w:color w:val="333333"/>
                    <w:sz w:val="24"/>
                  </w:rPr>
                </w:rPrChange>
              </w:rPr>
            </w:pPr>
          </w:p>
        </w:tc>
        <w:tc>
          <w:tcPr>
            <w:tcW w:w="817" w:type="dxa"/>
          </w:tcPr>
          <w:p w14:paraId="00C78DE0">
            <w:pPr>
              <w:spacing w:line="360" w:lineRule="auto"/>
              <w:jc w:val="center"/>
              <w:outlineLvl w:val="9"/>
              <w:rPr>
                <w:del w:id="1483" w:author="随遇而安 [2]" w:date="2023-08-11T15:47:51Z"/>
                <w:rFonts w:asciiTheme="minorEastAsia" w:hAnsiTheme="minorEastAsia" w:cstheme="minorEastAsia"/>
                <w:color w:val="auto"/>
                <w:sz w:val="24"/>
                <w:rPrChange w:id="1484" w:author="随遇而安 [2]" w:date="2023-08-11T14:50:23Z">
                  <w:rPr>
                    <w:del w:id="1485" w:author="随遇而安 [2]" w:date="2023-08-11T15:47:51Z"/>
                    <w:rFonts w:asciiTheme="minorEastAsia" w:hAnsiTheme="minorEastAsia" w:cstheme="minorEastAsia"/>
                    <w:color w:val="333333"/>
                    <w:sz w:val="24"/>
                  </w:rPr>
                </w:rPrChange>
              </w:rPr>
            </w:pPr>
          </w:p>
        </w:tc>
        <w:tc>
          <w:tcPr>
            <w:tcW w:w="2116" w:type="dxa"/>
          </w:tcPr>
          <w:p w14:paraId="0974AD8D">
            <w:pPr>
              <w:spacing w:line="360" w:lineRule="auto"/>
              <w:jc w:val="center"/>
              <w:outlineLvl w:val="9"/>
              <w:rPr>
                <w:del w:id="1486" w:author="随遇而安 [2]" w:date="2023-08-11T15:47:51Z"/>
                <w:rFonts w:asciiTheme="minorEastAsia" w:hAnsiTheme="minorEastAsia" w:cstheme="minorEastAsia"/>
                <w:color w:val="auto"/>
                <w:sz w:val="24"/>
                <w:rPrChange w:id="1487" w:author="随遇而安 [2]" w:date="2023-08-11T14:50:23Z">
                  <w:rPr>
                    <w:del w:id="1488" w:author="随遇而安 [2]" w:date="2023-08-11T15:47:51Z"/>
                    <w:rFonts w:asciiTheme="minorEastAsia" w:hAnsiTheme="minorEastAsia" w:cstheme="minorEastAsia"/>
                    <w:color w:val="333333"/>
                    <w:sz w:val="24"/>
                  </w:rPr>
                </w:rPrChange>
              </w:rPr>
            </w:pPr>
          </w:p>
        </w:tc>
      </w:tr>
      <w:tr w14:paraId="2D7D5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del w:id="1489" w:author="随遇而安 [2]" w:date="2023-08-11T15:47:51Z"/>
        </w:trPr>
        <w:tc>
          <w:tcPr>
            <w:tcW w:w="578" w:type="dxa"/>
          </w:tcPr>
          <w:p w14:paraId="3D7451AD">
            <w:pPr>
              <w:spacing w:line="360" w:lineRule="auto"/>
              <w:jc w:val="center"/>
              <w:outlineLvl w:val="9"/>
              <w:rPr>
                <w:del w:id="1490" w:author="随遇而安 [2]" w:date="2023-08-11T15:47:51Z"/>
                <w:rFonts w:asciiTheme="minorEastAsia" w:hAnsiTheme="minorEastAsia" w:cstheme="minorEastAsia"/>
                <w:color w:val="auto"/>
                <w:sz w:val="24"/>
                <w:rPrChange w:id="1491" w:author="随遇而安 [2]" w:date="2023-08-11T14:50:23Z">
                  <w:rPr>
                    <w:del w:id="1492" w:author="随遇而安 [2]" w:date="2023-08-11T15:47:51Z"/>
                    <w:rFonts w:asciiTheme="minorEastAsia" w:hAnsiTheme="minorEastAsia" w:cstheme="minorEastAsia"/>
                    <w:color w:val="333333"/>
                    <w:sz w:val="24"/>
                  </w:rPr>
                </w:rPrChange>
              </w:rPr>
            </w:pPr>
          </w:p>
        </w:tc>
        <w:tc>
          <w:tcPr>
            <w:tcW w:w="1267" w:type="dxa"/>
          </w:tcPr>
          <w:p w14:paraId="3936D3DF">
            <w:pPr>
              <w:spacing w:line="360" w:lineRule="auto"/>
              <w:jc w:val="center"/>
              <w:outlineLvl w:val="9"/>
              <w:rPr>
                <w:del w:id="1493" w:author="随遇而安 [2]" w:date="2023-08-11T15:47:51Z"/>
                <w:rFonts w:asciiTheme="minorEastAsia" w:hAnsiTheme="minorEastAsia" w:cstheme="minorEastAsia"/>
                <w:color w:val="auto"/>
                <w:sz w:val="24"/>
                <w:rPrChange w:id="1494" w:author="随遇而安 [2]" w:date="2023-08-11T14:50:23Z">
                  <w:rPr>
                    <w:del w:id="1495" w:author="随遇而安 [2]" w:date="2023-08-11T15:47:51Z"/>
                    <w:rFonts w:asciiTheme="minorEastAsia" w:hAnsiTheme="minorEastAsia" w:cstheme="minorEastAsia"/>
                    <w:color w:val="333333"/>
                    <w:sz w:val="24"/>
                  </w:rPr>
                </w:rPrChange>
              </w:rPr>
            </w:pPr>
          </w:p>
        </w:tc>
        <w:tc>
          <w:tcPr>
            <w:tcW w:w="2033" w:type="dxa"/>
          </w:tcPr>
          <w:p w14:paraId="5322A1B8">
            <w:pPr>
              <w:spacing w:line="360" w:lineRule="auto"/>
              <w:jc w:val="center"/>
              <w:outlineLvl w:val="9"/>
              <w:rPr>
                <w:del w:id="1496" w:author="随遇而安 [2]" w:date="2023-08-11T15:47:51Z"/>
                <w:rFonts w:asciiTheme="minorEastAsia" w:hAnsiTheme="minorEastAsia" w:cstheme="minorEastAsia"/>
                <w:color w:val="auto"/>
                <w:sz w:val="24"/>
                <w:rPrChange w:id="1497" w:author="随遇而安 [2]" w:date="2023-08-11T14:50:23Z">
                  <w:rPr>
                    <w:del w:id="1498" w:author="随遇而安 [2]" w:date="2023-08-11T15:47:51Z"/>
                    <w:rFonts w:asciiTheme="minorEastAsia" w:hAnsiTheme="minorEastAsia" w:cstheme="minorEastAsia"/>
                    <w:color w:val="333333"/>
                    <w:sz w:val="24"/>
                  </w:rPr>
                </w:rPrChange>
              </w:rPr>
            </w:pPr>
          </w:p>
        </w:tc>
        <w:tc>
          <w:tcPr>
            <w:tcW w:w="1712" w:type="dxa"/>
          </w:tcPr>
          <w:p w14:paraId="346226CC">
            <w:pPr>
              <w:spacing w:line="360" w:lineRule="auto"/>
              <w:jc w:val="center"/>
              <w:outlineLvl w:val="9"/>
              <w:rPr>
                <w:del w:id="1499" w:author="随遇而安 [2]" w:date="2023-08-11T15:47:51Z"/>
                <w:rFonts w:asciiTheme="minorEastAsia" w:hAnsiTheme="minorEastAsia" w:cstheme="minorEastAsia"/>
                <w:color w:val="auto"/>
                <w:sz w:val="24"/>
                <w:rPrChange w:id="1500" w:author="随遇而安 [2]" w:date="2023-08-11T14:50:23Z">
                  <w:rPr>
                    <w:del w:id="1501" w:author="随遇而安 [2]" w:date="2023-08-11T15:47:51Z"/>
                    <w:rFonts w:asciiTheme="minorEastAsia" w:hAnsiTheme="minorEastAsia" w:cstheme="minorEastAsia"/>
                    <w:color w:val="333333"/>
                    <w:sz w:val="24"/>
                  </w:rPr>
                </w:rPrChange>
              </w:rPr>
            </w:pPr>
          </w:p>
        </w:tc>
        <w:tc>
          <w:tcPr>
            <w:tcW w:w="1088" w:type="dxa"/>
          </w:tcPr>
          <w:p w14:paraId="6BB7336F">
            <w:pPr>
              <w:spacing w:line="360" w:lineRule="auto"/>
              <w:jc w:val="center"/>
              <w:outlineLvl w:val="9"/>
              <w:rPr>
                <w:del w:id="1502" w:author="随遇而安 [2]" w:date="2023-08-11T15:47:51Z"/>
                <w:rFonts w:asciiTheme="minorEastAsia" w:hAnsiTheme="minorEastAsia" w:cstheme="minorEastAsia"/>
                <w:color w:val="auto"/>
                <w:sz w:val="24"/>
                <w:rPrChange w:id="1503" w:author="随遇而安 [2]" w:date="2023-08-11T14:50:23Z">
                  <w:rPr>
                    <w:del w:id="1504" w:author="随遇而安 [2]" w:date="2023-08-11T15:47:51Z"/>
                    <w:rFonts w:asciiTheme="minorEastAsia" w:hAnsiTheme="minorEastAsia" w:cstheme="minorEastAsia"/>
                    <w:color w:val="333333"/>
                    <w:sz w:val="24"/>
                  </w:rPr>
                </w:rPrChange>
              </w:rPr>
            </w:pPr>
          </w:p>
        </w:tc>
        <w:tc>
          <w:tcPr>
            <w:tcW w:w="1217" w:type="dxa"/>
          </w:tcPr>
          <w:p w14:paraId="394F1ECA">
            <w:pPr>
              <w:spacing w:line="360" w:lineRule="auto"/>
              <w:jc w:val="center"/>
              <w:outlineLvl w:val="9"/>
              <w:rPr>
                <w:del w:id="1505" w:author="随遇而安 [2]" w:date="2023-08-11T15:47:51Z"/>
                <w:rFonts w:asciiTheme="minorEastAsia" w:hAnsiTheme="minorEastAsia" w:cstheme="minorEastAsia"/>
                <w:color w:val="auto"/>
                <w:sz w:val="24"/>
                <w:rPrChange w:id="1506" w:author="随遇而安 [2]" w:date="2023-08-11T14:50:23Z">
                  <w:rPr>
                    <w:del w:id="1507" w:author="随遇而安 [2]" w:date="2023-08-11T15:47:51Z"/>
                    <w:rFonts w:asciiTheme="minorEastAsia" w:hAnsiTheme="minorEastAsia" w:cstheme="minorEastAsia"/>
                    <w:color w:val="333333"/>
                    <w:sz w:val="24"/>
                  </w:rPr>
                </w:rPrChange>
              </w:rPr>
            </w:pPr>
          </w:p>
        </w:tc>
        <w:tc>
          <w:tcPr>
            <w:tcW w:w="817" w:type="dxa"/>
          </w:tcPr>
          <w:p w14:paraId="529890D5">
            <w:pPr>
              <w:spacing w:line="360" w:lineRule="auto"/>
              <w:jc w:val="center"/>
              <w:outlineLvl w:val="9"/>
              <w:rPr>
                <w:del w:id="1508" w:author="随遇而安 [2]" w:date="2023-08-11T15:47:51Z"/>
                <w:rFonts w:asciiTheme="minorEastAsia" w:hAnsiTheme="minorEastAsia" w:cstheme="minorEastAsia"/>
                <w:color w:val="auto"/>
                <w:sz w:val="24"/>
                <w:rPrChange w:id="1509" w:author="随遇而安 [2]" w:date="2023-08-11T14:50:23Z">
                  <w:rPr>
                    <w:del w:id="1510" w:author="随遇而安 [2]" w:date="2023-08-11T15:47:51Z"/>
                    <w:rFonts w:asciiTheme="minorEastAsia" w:hAnsiTheme="minorEastAsia" w:cstheme="minorEastAsia"/>
                    <w:color w:val="333333"/>
                    <w:sz w:val="24"/>
                  </w:rPr>
                </w:rPrChange>
              </w:rPr>
            </w:pPr>
          </w:p>
        </w:tc>
        <w:tc>
          <w:tcPr>
            <w:tcW w:w="2116" w:type="dxa"/>
          </w:tcPr>
          <w:p w14:paraId="1EE7D23C">
            <w:pPr>
              <w:spacing w:line="360" w:lineRule="auto"/>
              <w:jc w:val="center"/>
              <w:outlineLvl w:val="9"/>
              <w:rPr>
                <w:del w:id="1511" w:author="随遇而安 [2]" w:date="2023-08-11T15:47:51Z"/>
                <w:rFonts w:asciiTheme="minorEastAsia" w:hAnsiTheme="minorEastAsia" w:cstheme="minorEastAsia"/>
                <w:color w:val="auto"/>
                <w:sz w:val="24"/>
                <w:rPrChange w:id="1512" w:author="随遇而安 [2]" w:date="2023-08-11T14:50:23Z">
                  <w:rPr>
                    <w:del w:id="1513" w:author="随遇而安 [2]" w:date="2023-08-11T15:47:51Z"/>
                    <w:rFonts w:asciiTheme="minorEastAsia" w:hAnsiTheme="minorEastAsia" w:cstheme="minorEastAsia"/>
                    <w:color w:val="333333"/>
                    <w:sz w:val="24"/>
                  </w:rPr>
                </w:rPrChange>
              </w:rPr>
            </w:pPr>
          </w:p>
        </w:tc>
      </w:tr>
      <w:tr w14:paraId="55F2D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del w:id="1514" w:author="随遇而安 [2]" w:date="2023-08-11T15:47:51Z"/>
        </w:trPr>
        <w:tc>
          <w:tcPr>
            <w:tcW w:w="578" w:type="dxa"/>
          </w:tcPr>
          <w:p w14:paraId="435DED60">
            <w:pPr>
              <w:spacing w:line="360" w:lineRule="auto"/>
              <w:jc w:val="center"/>
              <w:outlineLvl w:val="9"/>
              <w:rPr>
                <w:del w:id="1515" w:author="随遇而安 [2]" w:date="2023-08-11T15:47:51Z"/>
                <w:rFonts w:asciiTheme="minorEastAsia" w:hAnsiTheme="minorEastAsia" w:cstheme="minorEastAsia"/>
                <w:color w:val="auto"/>
                <w:sz w:val="24"/>
                <w:rPrChange w:id="1516" w:author="随遇而安 [2]" w:date="2023-08-11T14:50:23Z">
                  <w:rPr>
                    <w:del w:id="1517" w:author="随遇而安 [2]" w:date="2023-08-11T15:47:51Z"/>
                    <w:rFonts w:asciiTheme="minorEastAsia" w:hAnsiTheme="minorEastAsia" w:cstheme="minorEastAsia"/>
                    <w:color w:val="333333"/>
                    <w:sz w:val="24"/>
                  </w:rPr>
                </w:rPrChange>
              </w:rPr>
            </w:pPr>
          </w:p>
        </w:tc>
        <w:tc>
          <w:tcPr>
            <w:tcW w:w="1267" w:type="dxa"/>
          </w:tcPr>
          <w:p w14:paraId="1C1053D0">
            <w:pPr>
              <w:spacing w:line="360" w:lineRule="auto"/>
              <w:jc w:val="center"/>
              <w:outlineLvl w:val="9"/>
              <w:rPr>
                <w:del w:id="1518" w:author="随遇而安 [2]" w:date="2023-08-11T15:47:51Z"/>
                <w:rFonts w:asciiTheme="minorEastAsia" w:hAnsiTheme="minorEastAsia" w:cstheme="minorEastAsia"/>
                <w:color w:val="auto"/>
                <w:sz w:val="24"/>
                <w:rPrChange w:id="1519" w:author="随遇而安 [2]" w:date="2023-08-11T14:50:23Z">
                  <w:rPr>
                    <w:del w:id="1520" w:author="随遇而安 [2]" w:date="2023-08-11T15:47:51Z"/>
                    <w:rFonts w:asciiTheme="minorEastAsia" w:hAnsiTheme="minorEastAsia" w:cstheme="minorEastAsia"/>
                    <w:color w:val="333333"/>
                    <w:sz w:val="24"/>
                  </w:rPr>
                </w:rPrChange>
              </w:rPr>
            </w:pPr>
          </w:p>
        </w:tc>
        <w:tc>
          <w:tcPr>
            <w:tcW w:w="2033" w:type="dxa"/>
          </w:tcPr>
          <w:p w14:paraId="623B8F7D">
            <w:pPr>
              <w:spacing w:line="360" w:lineRule="auto"/>
              <w:jc w:val="center"/>
              <w:outlineLvl w:val="9"/>
              <w:rPr>
                <w:del w:id="1521" w:author="随遇而安 [2]" w:date="2023-08-11T15:47:51Z"/>
                <w:rFonts w:asciiTheme="minorEastAsia" w:hAnsiTheme="minorEastAsia" w:cstheme="minorEastAsia"/>
                <w:color w:val="auto"/>
                <w:sz w:val="24"/>
                <w:rPrChange w:id="1522" w:author="随遇而安 [2]" w:date="2023-08-11T14:50:23Z">
                  <w:rPr>
                    <w:del w:id="1523" w:author="随遇而安 [2]" w:date="2023-08-11T15:47:51Z"/>
                    <w:rFonts w:asciiTheme="minorEastAsia" w:hAnsiTheme="minorEastAsia" w:cstheme="minorEastAsia"/>
                    <w:color w:val="333333"/>
                    <w:sz w:val="24"/>
                  </w:rPr>
                </w:rPrChange>
              </w:rPr>
            </w:pPr>
          </w:p>
        </w:tc>
        <w:tc>
          <w:tcPr>
            <w:tcW w:w="1712" w:type="dxa"/>
          </w:tcPr>
          <w:p w14:paraId="3E7592B3">
            <w:pPr>
              <w:spacing w:line="360" w:lineRule="auto"/>
              <w:jc w:val="center"/>
              <w:outlineLvl w:val="9"/>
              <w:rPr>
                <w:del w:id="1524" w:author="随遇而安 [2]" w:date="2023-08-11T15:47:51Z"/>
                <w:rFonts w:asciiTheme="minorEastAsia" w:hAnsiTheme="minorEastAsia" w:cstheme="minorEastAsia"/>
                <w:color w:val="auto"/>
                <w:sz w:val="24"/>
                <w:rPrChange w:id="1525" w:author="随遇而安 [2]" w:date="2023-08-11T14:50:23Z">
                  <w:rPr>
                    <w:del w:id="1526" w:author="随遇而安 [2]" w:date="2023-08-11T15:47:51Z"/>
                    <w:rFonts w:asciiTheme="minorEastAsia" w:hAnsiTheme="minorEastAsia" w:cstheme="minorEastAsia"/>
                    <w:color w:val="333333"/>
                    <w:sz w:val="24"/>
                  </w:rPr>
                </w:rPrChange>
              </w:rPr>
            </w:pPr>
          </w:p>
        </w:tc>
        <w:tc>
          <w:tcPr>
            <w:tcW w:w="1088" w:type="dxa"/>
          </w:tcPr>
          <w:p w14:paraId="312A1070">
            <w:pPr>
              <w:spacing w:line="360" w:lineRule="auto"/>
              <w:jc w:val="center"/>
              <w:outlineLvl w:val="9"/>
              <w:rPr>
                <w:del w:id="1527" w:author="随遇而安 [2]" w:date="2023-08-11T15:47:51Z"/>
                <w:rFonts w:asciiTheme="minorEastAsia" w:hAnsiTheme="minorEastAsia" w:cstheme="minorEastAsia"/>
                <w:color w:val="auto"/>
                <w:sz w:val="24"/>
                <w:rPrChange w:id="1528" w:author="随遇而安 [2]" w:date="2023-08-11T14:50:23Z">
                  <w:rPr>
                    <w:del w:id="1529" w:author="随遇而安 [2]" w:date="2023-08-11T15:47:51Z"/>
                    <w:rFonts w:asciiTheme="minorEastAsia" w:hAnsiTheme="minorEastAsia" w:cstheme="minorEastAsia"/>
                    <w:color w:val="333333"/>
                    <w:sz w:val="24"/>
                  </w:rPr>
                </w:rPrChange>
              </w:rPr>
            </w:pPr>
          </w:p>
        </w:tc>
        <w:tc>
          <w:tcPr>
            <w:tcW w:w="1217" w:type="dxa"/>
          </w:tcPr>
          <w:p w14:paraId="2DF2183F">
            <w:pPr>
              <w:spacing w:line="360" w:lineRule="auto"/>
              <w:jc w:val="center"/>
              <w:outlineLvl w:val="9"/>
              <w:rPr>
                <w:del w:id="1530" w:author="随遇而安 [2]" w:date="2023-08-11T15:47:51Z"/>
                <w:rFonts w:asciiTheme="minorEastAsia" w:hAnsiTheme="minorEastAsia" w:cstheme="minorEastAsia"/>
                <w:color w:val="auto"/>
                <w:sz w:val="24"/>
                <w:rPrChange w:id="1531" w:author="随遇而安 [2]" w:date="2023-08-11T14:50:23Z">
                  <w:rPr>
                    <w:del w:id="1532" w:author="随遇而安 [2]" w:date="2023-08-11T15:47:51Z"/>
                    <w:rFonts w:asciiTheme="minorEastAsia" w:hAnsiTheme="minorEastAsia" w:cstheme="minorEastAsia"/>
                    <w:color w:val="333333"/>
                    <w:sz w:val="24"/>
                  </w:rPr>
                </w:rPrChange>
              </w:rPr>
            </w:pPr>
          </w:p>
        </w:tc>
        <w:tc>
          <w:tcPr>
            <w:tcW w:w="817" w:type="dxa"/>
          </w:tcPr>
          <w:p w14:paraId="1EE260CF">
            <w:pPr>
              <w:spacing w:line="360" w:lineRule="auto"/>
              <w:jc w:val="center"/>
              <w:outlineLvl w:val="9"/>
              <w:rPr>
                <w:del w:id="1533" w:author="随遇而安 [2]" w:date="2023-08-11T15:47:51Z"/>
                <w:rFonts w:asciiTheme="minorEastAsia" w:hAnsiTheme="minorEastAsia" w:cstheme="minorEastAsia"/>
                <w:color w:val="auto"/>
                <w:sz w:val="24"/>
                <w:rPrChange w:id="1534" w:author="随遇而安 [2]" w:date="2023-08-11T14:50:23Z">
                  <w:rPr>
                    <w:del w:id="1535" w:author="随遇而安 [2]" w:date="2023-08-11T15:47:51Z"/>
                    <w:rFonts w:asciiTheme="minorEastAsia" w:hAnsiTheme="minorEastAsia" w:cstheme="minorEastAsia"/>
                    <w:color w:val="333333"/>
                    <w:sz w:val="24"/>
                  </w:rPr>
                </w:rPrChange>
              </w:rPr>
            </w:pPr>
          </w:p>
        </w:tc>
        <w:tc>
          <w:tcPr>
            <w:tcW w:w="2116" w:type="dxa"/>
          </w:tcPr>
          <w:p w14:paraId="110FB807">
            <w:pPr>
              <w:spacing w:line="360" w:lineRule="auto"/>
              <w:jc w:val="center"/>
              <w:outlineLvl w:val="9"/>
              <w:rPr>
                <w:del w:id="1536" w:author="随遇而安 [2]" w:date="2023-08-11T15:47:51Z"/>
                <w:rFonts w:asciiTheme="minorEastAsia" w:hAnsiTheme="minorEastAsia" w:cstheme="minorEastAsia"/>
                <w:color w:val="auto"/>
                <w:sz w:val="24"/>
                <w:rPrChange w:id="1537" w:author="随遇而安 [2]" w:date="2023-08-11T14:50:23Z">
                  <w:rPr>
                    <w:del w:id="1538" w:author="随遇而安 [2]" w:date="2023-08-11T15:47:51Z"/>
                    <w:rFonts w:asciiTheme="minorEastAsia" w:hAnsiTheme="minorEastAsia" w:cstheme="minorEastAsia"/>
                    <w:color w:val="333333"/>
                    <w:sz w:val="24"/>
                  </w:rPr>
                </w:rPrChange>
              </w:rPr>
            </w:pPr>
          </w:p>
        </w:tc>
      </w:tr>
      <w:tr w14:paraId="62AAE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del w:id="1539" w:author="随遇而安 [2]" w:date="2023-08-11T15:47:51Z"/>
        </w:trPr>
        <w:tc>
          <w:tcPr>
            <w:tcW w:w="578" w:type="dxa"/>
          </w:tcPr>
          <w:p w14:paraId="76019572">
            <w:pPr>
              <w:spacing w:line="360" w:lineRule="auto"/>
              <w:jc w:val="center"/>
              <w:outlineLvl w:val="9"/>
              <w:rPr>
                <w:del w:id="1540" w:author="随遇而安 [2]" w:date="2023-08-11T15:47:51Z"/>
                <w:rFonts w:asciiTheme="minorEastAsia" w:hAnsiTheme="minorEastAsia" w:cstheme="minorEastAsia"/>
                <w:color w:val="auto"/>
                <w:sz w:val="24"/>
                <w:rPrChange w:id="1541" w:author="随遇而安 [2]" w:date="2023-08-11T14:50:23Z">
                  <w:rPr>
                    <w:del w:id="1542" w:author="随遇而安 [2]" w:date="2023-08-11T15:47:51Z"/>
                    <w:rFonts w:asciiTheme="minorEastAsia" w:hAnsiTheme="minorEastAsia" w:cstheme="minorEastAsia"/>
                    <w:color w:val="333333"/>
                    <w:sz w:val="24"/>
                  </w:rPr>
                </w:rPrChange>
              </w:rPr>
            </w:pPr>
          </w:p>
        </w:tc>
        <w:tc>
          <w:tcPr>
            <w:tcW w:w="1267" w:type="dxa"/>
          </w:tcPr>
          <w:p w14:paraId="687731D6">
            <w:pPr>
              <w:spacing w:line="360" w:lineRule="auto"/>
              <w:jc w:val="center"/>
              <w:outlineLvl w:val="9"/>
              <w:rPr>
                <w:del w:id="1543" w:author="随遇而安 [2]" w:date="2023-08-11T15:47:51Z"/>
                <w:rFonts w:asciiTheme="minorEastAsia" w:hAnsiTheme="minorEastAsia" w:cstheme="minorEastAsia"/>
                <w:color w:val="auto"/>
                <w:sz w:val="24"/>
                <w:rPrChange w:id="1544" w:author="随遇而安 [2]" w:date="2023-08-11T14:50:23Z">
                  <w:rPr>
                    <w:del w:id="1545" w:author="随遇而安 [2]" w:date="2023-08-11T15:47:51Z"/>
                    <w:rFonts w:asciiTheme="minorEastAsia" w:hAnsiTheme="minorEastAsia" w:cstheme="minorEastAsia"/>
                    <w:color w:val="333333"/>
                    <w:sz w:val="24"/>
                  </w:rPr>
                </w:rPrChange>
              </w:rPr>
            </w:pPr>
          </w:p>
        </w:tc>
        <w:tc>
          <w:tcPr>
            <w:tcW w:w="2033" w:type="dxa"/>
          </w:tcPr>
          <w:p w14:paraId="23CC6B70">
            <w:pPr>
              <w:spacing w:line="360" w:lineRule="auto"/>
              <w:jc w:val="center"/>
              <w:outlineLvl w:val="9"/>
              <w:rPr>
                <w:del w:id="1546" w:author="随遇而安 [2]" w:date="2023-08-11T15:47:51Z"/>
                <w:rFonts w:asciiTheme="minorEastAsia" w:hAnsiTheme="minorEastAsia" w:cstheme="minorEastAsia"/>
                <w:color w:val="auto"/>
                <w:sz w:val="24"/>
                <w:rPrChange w:id="1547" w:author="随遇而安 [2]" w:date="2023-08-11T14:50:23Z">
                  <w:rPr>
                    <w:del w:id="1548" w:author="随遇而安 [2]" w:date="2023-08-11T15:47:51Z"/>
                    <w:rFonts w:asciiTheme="minorEastAsia" w:hAnsiTheme="minorEastAsia" w:cstheme="minorEastAsia"/>
                    <w:color w:val="333333"/>
                    <w:sz w:val="24"/>
                  </w:rPr>
                </w:rPrChange>
              </w:rPr>
            </w:pPr>
          </w:p>
        </w:tc>
        <w:tc>
          <w:tcPr>
            <w:tcW w:w="1712" w:type="dxa"/>
          </w:tcPr>
          <w:p w14:paraId="2979DE03">
            <w:pPr>
              <w:spacing w:line="360" w:lineRule="auto"/>
              <w:jc w:val="center"/>
              <w:outlineLvl w:val="9"/>
              <w:rPr>
                <w:del w:id="1549" w:author="随遇而安 [2]" w:date="2023-08-11T15:47:51Z"/>
                <w:rFonts w:asciiTheme="minorEastAsia" w:hAnsiTheme="minorEastAsia" w:cstheme="minorEastAsia"/>
                <w:color w:val="auto"/>
                <w:sz w:val="24"/>
                <w:rPrChange w:id="1550" w:author="随遇而安 [2]" w:date="2023-08-11T14:50:23Z">
                  <w:rPr>
                    <w:del w:id="1551" w:author="随遇而安 [2]" w:date="2023-08-11T15:47:51Z"/>
                    <w:rFonts w:asciiTheme="minorEastAsia" w:hAnsiTheme="minorEastAsia" w:cstheme="minorEastAsia"/>
                    <w:color w:val="333333"/>
                    <w:sz w:val="24"/>
                  </w:rPr>
                </w:rPrChange>
              </w:rPr>
            </w:pPr>
          </w:p>
        </w:tc>
        <w:tc>
          <w:tcPr>
            <w:tcW w:w="1088" w:type="dxa"/>
          </w:tcPr>
          <w:p w14:paraId="18FB0B93">
            <w:pPr>
              <w:spacing w:line="360" w:lineRule="auto"/>
              <w:jc w:val="center"/>
              <w:outlineLvl w:val="9"/>
              <w:rPr>
                <w:del w:id="1552" w:author="随遇而安 [2]" w:date="2023-08-11T15:47:51Z"/>
                <w:rFonts w:asciiTheme="minorEastAsia" w:hAnsiTheme="minorEastAsia" w:cstheme="minorEastAsia"/>
                <w:color w:val="auto"/>
                <w:sz w:val="24"/>
                <w:rPrChange w:id="1553" w:author="随遇而安 [2]" w:date="2023-08-11T14:50:23Z">
                  <w:rPr>
                    <w:del w:id="1554" w:author="随遇而安 [2]" w:date="2023-08-11T15:47:51Z"/>
                    <w:rFonts w:asciiTheme="minorEastAsia" w:hAnsiTheme="minorEastAsia" w:cstheme="minorEastAsia"/>
                    <w:color w:val="333333"/>
                    <w:sz w:val="24"/>
                  </w:rPr>
                </w:rPrChange>
              </w:rPr>
            </w:pPr>
          </w:p>
        </w:tc>
        <w:tc>
          <w:tcPr>
            <w:tcW w:w="1217" w:type="dxa"/>
          </w:tcPr>
          <w:p w14:paraId="6F751E34">
            <w:pPr>
              <w:spacing w:line="360" w:lineRule="auto"/>
              <w:jc w:val="center"/>
              <w:outlineLvl w:val="9"/>
              <w:rPr>
                <w:del w:id="1555" w:author="随遇而安 [2]" w:date="2023-08-11T15:47:51Z"/>
                <w:rFonts w:asciiTheme="minorEastAsia" w:hAnsiTheme="minorEastAsia" w:cstheme="minorEastAsia"/>
                <w:color w:val="auto"/>
                <w:sz w:val="24"/>
                <w:rPrChange w:id="1556" w:author="随遇而安 [2]" w:date="2023-08-11T14:50:23Z">
                  <w:rPr>
                    <w:del w:id="1557" w:author="随遇而安 [2]" w:date="2023-08-11T15:47:51Z"/>
                    <w:rFonts w:asciiTheme="minorEastAsia" w:hAnsiTheme="minorEastAsia" w:cstheme="minorEastAsia"/>
                    <w:color w:val="333333"/>
                    <w:sz w:val="24"/>
                  </w:rPr>
                </w:rPrChange>
              </w:rPr>
            </w:pPr>
          </w:p>
        </w:tc>
        <w:tc>
          <w:tcPr>
            <w:tcW w:w="817" w:type="dxa"/>
          </w:tcPr>
          <w:p w14:paraId="43F8D6FB">
            <w:pPr>
              <w:spacing w:line="360" w:lineRule="auto"/>
              <w:jc w:val="center"/>
              <w:outlineLvl w:val="9"/>
              <w:rPr>
                <w:del w:id="1558" w:author="随遇而安 [2]" w:date="2023-08-11T15:47:51Z"/>
                <w:rFonts w:asciiTheme="minorEastAsia" w:hAnsiTheme="minorEastAsia" w:cstheme="minorEastAsia"/>
                <w:color w:val="auto"/>
                <w:sz w:val="24"/>
                <w:rPrChange w:id="1559" w:author="随遇而安 [2]" w:date="2023-08-11T14:50:23Z">
                  <w:rPr>
                    <w:del w:id="1560" w:author="随遇而安 [2]" w:date="2023-08-11T15:47:51Z"/>
                    <w:rFonts w:asciiTheme="minorEastAsia" w:hAnsiTheme="minorEastAsia" w:cstheme="minorEastAsia"/>
                    <w:color w:val="333333"/>
                    <w:sz w:val="24"/>
                  </w:rPr>
                </w:rPrChange>
              </w:rPr>
            </w:pPr>
          </w:p>
        </w:tc>
        <w:tc>
          <w:tcPr>
            <w:tcW w:w="2116" w:type="dxa"/>
          </w:tcPr>
          <w:p w14:paraId="752EC083">
            <w:pPr>
              <w:spacing w:line="360" w:lineRule="auto"/>
              <w:jc w:val="center"/>
              <w:outlineLvl w:val="9"/>
              <w:rPr>
                <w:del w:id="1561" w:author="随遇而安 [2]" w:date="2023-08-11T15:47:51Z"/>
                <w:rFonts w:asciiTheme="minorEastAsia" w:hAnsiTheme="minorEastAsia" w:cstheme="minorEastAsia"/>
                <w:color w:val="auto"/>
                <w:sz w:val="24"/>
                <w:rPrChange w:id="1562" w:author="随遇而安 [2]" w:date="2023-08-11T14:50:23Z">
                  <w:rPr>
                    <w:del w:id="1563" w:author="随遇而安 [2]" w:date="2023-08-11T15:47:51Z"/>
                    <w:rFonts w:asciiTheme="minorEastAsia" w:hAnsiTheme="minorEastAsia" w:cstheme="minorEastAsia"/>
                    <w:color w:val="333333"/>
                    <w:sz w:val="24"/>
                  </w:rPr>
                </w:rPrChange>
              </w:rPr>
            </w:pPr>
          </w:p>
        </w:tc>
      </w:tr>
      <w:tr w14:paraId="57FA8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del w:id="1564" w:author="随遇而安 [2]" w:date="2023-08-11T15:47:51Z"/>
        </w:trPr>
        <w:tc>
          <w:tcPr>
            <w:tcW w:w="578" w:type="dxa"/>
          </w:tcPr>
          <w:p w14:paraId="18364043">
            <w:pPr>
              <w:spacing w:line="360" w:lineRule="auto"/>
              <w:jc w:val="center"/>
              <w:outlineLvl w:val="9"/>
              <w:rPr>
                <w:del w:id="1565" w:author="随遇而安 [2]" w:date="2023-08-11T15:47:51Z"/>
                <w:rFonts w:asciiTheme="minorEastAsia" w:hAnsiTheme="minorEastAsia" w:cstheme="minorEastAsia"/>
                <w:color w:val="auto"/>
                <w:sz w:val="24"/>
                <w:rPrChange w:id="1566" w:author="随遇而安 [2]" w:date="2023-08-11T14:50:23Z">
                  <w:rPr>
                    <w:del w:id="1567" w:author="随遇而安 [2]" w:date="2023-08-11T15:47:51Z"/>
                    <w:rFonts w:asciiTheme="minorEastAsia" w:hAnsiTheme="minorEastAsia" w:cstheme="minorEastAsia"/>
                    <w:color w:val="333333"/>
                    <w:sz w:val="24"/>
                  </w:rPr>
                </w:rPrChange>
              </w:rPr>
            </w:pPr>
          </w:p>
        </w:tc>
        <w:tc>
          <w:tcPr>
            <w:tcW w:w="1267" w:type="dxa"/>
          </w:tcPr>
          <w:p w14:paraId="5EA63BEF">
            <w:pPr>
              <w:spacing w:line="360" w:lineRule="auto"/>
              <w:jc w:val="center"/>
              <w:outlineLvl w:val="9"/>
              <w:rPr>
                <w:del w:id="1568" w:author="随遇而安 [2]" w:date="2023-08-11T15:47:51Z"/>
                <w:rFonts w:asciiTheme="minorEastAsia" w:hAnsiTheme="minorEastAsia" w:cstheme="minorEastAsia"/>
                <w:color w:val="auto"/>
                <w:sz w:val="24"/>
                <w:rPrChange w:id="1569" w:author="随遇而安 [2]" w:date="2023-08-11T14:50:23Z">
                  <w:rPr>
                    <w:del w:id="1570" w:author="随遇而安 [2]" w:date="2023-08-11T15:47:51Z"/>
                    <w:rFonts w:asciiTheme="minorEastAsia" w:hAnsiTheme="minorEastAsia" w:cstheme="minorEastAsia"/>
                    <w:color w:val="333333"/>
                    <w:sz w:val="24"/>
                  </w:rPr>
                </w:rPrChange>
              </w:rPr>
            </w:pPr>
          </w:p>
        </w:tc>
        <w:tc>
          <w:tcPr>
            <w:tcW w:w="2033" w:type="dxa"/>
          </w:tcPr>
          <w:p w14:paraId="41633B91">
            <w:pPr>
              <w:spacing w:line="360" w:lineRule="auto"/>
              <w:jc w:val="center"/>
              <w:outlineLvl w:val="9"/>
              <w:rPr>
                <w:del w:id="1571" w:author="随遇而安 [2]" w:date="2023-08-11T15:47:51Z"/>
                <w:rFonts w:asciiTheme="minorEastAsia" w:hAnsiTheme="minorEastAsia" w:cstheme="minorEastAsia"/>
                <w:color w:val="auto"/>
                <w:sz w:val="24"/>
                <w:rPrChange w:id="1572" w:author="随遇而安 [2]" w:date="2023-08-11T14:50:23Z">
                  <w:rPr>
                    <w:del w:id="1573" w:author="随遇而安 [2]" w:date="2023-08-11T15:47:51Z"/>
                    <w:rFonts w:asciiTheme="minorEastAsia" w:hAnsiTheme="minorEastAsia" w:cstheme="minorEastAsia"/>
                    <w:color w:val="333333"/>
                    <w:sz w:val="24"/>
                  </w:rPr>
                </w:rPrChange>
              </w:rPr>
            </w:pPr>
          </w:p>
        </w:tc>
        <w:tc>
          <w:tcPr>
            <w:tcW w:w="1712" w:type="dxa"/>
          </w:tcPr>
          <w:p w14:paraId="1DF3D822">
            <w:pPr>
              <w:spacing w:line="360" w:lineRule="auto"/>
              <w:jc w:val="center"/>
              <w:outlineLvl w:val="9"/>
              <w:rPr>
                <w:del w:id="1574" w:author="随遇而安 [2]" w:date="2023-08-11T15:47:51Z"/>
                <w:rFonts w:asciiTheme="minorEastAsia" w:hAnsiTheme="minorEastAsia" w:cstheme="minorEastAsia"/>
                <w:color w:val="auto"/>
                <w:sz w:val="24"/>
                <w:rPrChange w:id="1575" w:author="随遇而安 [2]" w:date="2023-08-11T14:50:23Z">
                  <w:rPr>
                    <w:del w:id="1576" w:author="随遇而安 [2]" w:date="2023-08-11T15:47:51Z"/>
                    <w:rFonts w:asciiTheme="minorEastAsia" w:hAnsiTheme="minorEastAsia" w:cstheme="minorEastAsia"/>
                    <w:color w:val="333333"/>
                    <w:sz w:val="24"/>
                  </w:rPr>
                </w:rPrChange>
              </w:rPr>
            </w:pPr>
          </w:p>
        </w:tc>
        <w:tc>
          <w:tcPr>
            <w:tcW w:w="1088" w:type="dxa"/>
          </w:tcPr>
          <w:p w14:paraId="7AE1758F">
            <w:pPr>
              <w:spacing w:line="360" w:lineRule="auto"/>
              <w:jc w:val="center"/>
              <w:outlineLvl w:val="9"/>
              <w:rPr>
                <w:del w:id="1577" w:author="随遇而安 [2]" w:date="2023-08-11T15:47:51Z"/>
                <w:rFonts w:asciiTheme="minorEastAsia" w:hAnsiTheme="minorEastAsia" w:cstheme="minorEastAsia"/>
                <w:color w:val="auto"/>
                <w:sz w:val="24"/>
                <w:rPrChange w:id="1578" w:author="随遇而安 [2]" w:date="2023-08-11T14:50:23Z">
                  <w:rPr>
                    <w:del w:id="1579" w:author="随遇而安 [2]" w:date="2023-08-11T15:47:51Z"/>
                    <w:rFonts w:asciiTheme="minorEastAsia" w:hAnsiTheme="minorEastAsia" w:cstheme="minorEastAsia"/>
                    <w:color w:val="333333"/>
                    <w:sz w:val="24"/>
                  </w:rPr>
                </w:rPrChange>
              </w:rPr>
            </w:pPr>
          </w:p>
        </w:tc>
        <w:tc>
          <w:tcPr>
            <w:tcW w:w="1217" w:type="dxa"/>
          </w:tcPr>
          <w:p w14:paraId="4C52D5EC">
            <w:pPr>
              <w:spacing w:line="360" w:lineRule="auto"/>
              <w:jc w:val="center"/>
              <w:outlineLvl w:val="9"/>
              <w:rPr>
                <w:del w:id="1580" w:author="随遇而安 [2]" w:date="2023-08-11T15:47:51Z"/>
                <w:rFonts w:asciiTheme="minorEastAsia" w:hAnsiTheme="minorEastAsia" w:cstheme="minorEastAsia"/>
                <w:color w:val="auto"/>
                <w:sz w:val="24"/>
                <w:rPrChange w:id="1581" w:author="随遇而安 [2]" w:date="2023-08-11T14:50:23Z">
                  <w:rPr>
                    <w:del w:id="1582" w:author="随遇而安 [2]" w:date="2023-08-11T15:47:51Z"/>
                    <w:rFonts w:asciiTheme="minorEastAsia" w:hAnsiTheme="minorEastAsia" w:cstheme="minorEastAsia"/>
                    <w:color w:val="333333"/>
                    <w:sz w:val="24"/>
                  </w:rPr>
                </w:rPrChange>
              </w:rPr>
            </w:pPr>
          </w:p>
        </w:tc>
        <w:tc>
          <w:tcPr>
            <w:tcW w:w="817" w:type="dxa"/>
          </w:tcPr>
          <w:p w14:paraId="1A9F0351">
            <w:pPr>
              <w:spacing w:line="360" w:lineRule="auto"/>
              <w:jc w:val="center"/>
              <w:outlineLvl w:val="9"/>
              <w:rPr>
                <w:del w:id="1583" w:author="随遇而安 [2]" w:date="2023-08-11T15:47:51Z"/>
                <w:rFonts w:asciiTheme="minorEastAsia" w:hAnsiTheme="minorEastAsia" w:cstheme="minorEastAsia"/>
                <w:color w:val="auto"/>
                <w:sz w:val="24"/>
                <w:rPrChange w:id="1584" w:author="随遇而安 [2]" w:date="2023-08-11T14:50:23Z">
                  <w:rPr>
                    <w:del w:id="1585" w:author="随遇而安 [2]" w:date="2023-08-11T15:47:51Z"/>
                    <w:rFonts w:asciiTheme="minorEastAsia" w:hAnsiTheme="minorEastAsia" w:cstheme="minorEastAsia"/>
                    <w:color w:val="333333"/>
                    <w:sz w:val="24"/>
                  </w:rPr>
                </w:rPrChange>
              </w:rPr>
            </w:pPr>
          </w:p>
        </w:tc>
        <w:tc>
          <w:tcPr>
            <w:tcW w:w="2116" w:type="dxa"/>
          </w:tcPr>
          <w:p w14:paraId="1B3C3FC1">
            <w:pPr>
              <w:spacing w:line="360" w:lineRule="auto"/>
              <w:jc w:val="center"/>
              <w:outlineLvl w:val="9"/>
              <w:rPr>
                <w:del w:id="1586" w:author="随遇而安 [2]" w:date="2023-08-11T15:47:51Z"/>
                <w:rFonts w:asciiTheme="minorEastAsia" w:hAnsiTheme="minorEastAsia" w:cstheme="minorEastAsia"/>
                <w:color w:val="auto"/>
                <w:sz w:val="24"/>
                <w:rPrChange w:id="1587" w:author="随遇而安 [2]" w:date="2023-08-11T14:50:23Z">
                  <w:rPr>
                    <w:del w:id="1588" w:author="随遇而安 [2]" w:date="2023-08-11T15:47:51Z"/>
                    <w:rFonts w:asciiTheme="minorEastAsia" w:hAnsiTheme="minorEastAsia" w:cstheme="minorEastAsia"/>
                    <w:color w:val="333333"/>
                    <w:sz w:val="24"/>
                  </w:rPr>
                </w:rPrChange>
              </w:rPr>
            </w:pPr>
          </w:p>
        </w:tc>
      </w:tr>
      <w:tr w14:paraId="1E4CE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del w:id="1589" w:author="随遇而安 [2]" w:date="2023-08-11T15:47:51Z"/>
        </w:trPr>
        <w:tc>
          <w:tcPr>
            <w:tcW w:w="578" w:type="dxa"/>
          </w:tcPr>
          <w:p w14:paraId="11D95C0B">
            <w:pPr>
              <w:spacing w:line="360" w:lineRule="auto"/>
              <w:jc w:val="center"/>
              <w:outlineLvl w:val="9"/>
              <w:rPr>
                <w:del w:id="1590" w:author="随遇而安 [2]" w:date="2023-08-11T15:47:51Z"/>
                <w:rFonts w:asciiTheme="minorEastAsia" w:hAnsiTheme="minorEastAsia" w:cstheme="minorEastAsia"/>
                <w:color w:val="auto"/>
                <w:sz w:val="24"/>
                <w:rPrChange w:id="1591" w:author="随遇而安 [2]" w:date="2023-08-11T14:50:23Z">
                  <w:rPr>
                    <w:del w:id="1592" w:author="随遇而安 [2]" w:date="2023-08-11T15:47:51Z"/>
                    <w:rFonts w:asciiTheme="minorEastAsia" w:hAnsiTheme="minorEastAsia" w:cstheme="minorEastAsia"/>
                    <w:color w:val="333333"/>
                    <w:sz w:val="24"/>
                  </w:rPr>
                </w:rPrChange>
              </w:rPr>
            </w:pPr>
          </w:p>
        </w:tc>
        <w:tc>
          <w:tcPr>
            <w:tcW w:w="1267" w:type="dxa"/>
          </w:tcPr>
          <w:p w14:paraId="13024572">
            <w:pPr>
              <w:spacing w:line="360" w:lineRule="auto"/>
              <w:jc w:val="center"/>
              <w:outlineLvl w:val="9"/>
              <w:rPr>
                <w:del w:id="1593" w:author="随遇而安 [2]" w:date="2023-08-11T15:47:51Z"/>
                <w:rFonts w:asciiTheme="minorEastAsia" w:hAnsiTheme="minorEastAsia" w:cstheme="minorEastAsia"/>
                <w:color w:val="auto"/>
                <w:sz w:val="24"/>
                <w:rPrChange w:id="1594" w:author="随遇而安 [2]" w:date="2023-08-11T14:50:23Z">
                  <w:rPr>
                    <w:del w:id="1595" w:author="随遇而安 [2]" w:date="2023-08-11T15:47:51Z"/>
                    <w:rFonts w:asciiTheme="minorEastAsia" w:hAnsiTheme="minorEastAsia" w:cstheme="minorEastAsia"/>
                    <w:color w:val="333333"/>
                    <w:sz w:val="24"/>
                  </w:rPr>
                </w:rPrChange>
              </w:rPr>
            </w:pPr>
          </w:p>
        </w:tc>
        <w:tc>
          <w:tcPr>
            <w:tcW w:w="2033" w:type="dxa"/>
          </w:tcPr>
          <w:p w14:paraId="6D9BC46A">
            <w:pPr>
              <w:spacing w:line="360" w:lineRule="auto"/>
              <w:jc w:val="center"/>
              <w:outlineLvl w:val="9"/>
              <w:rPr>
                <w:del w:id="1596" w:author="随遇而安 [2]" w:date="2023-08-11T15:47:51Z"/>
                <w:rFonts w:asciiTheme="minorEastAsia" w:hAnsiTheme="minorEastAsia" w:cstheme="minorEastAsia"/>
                <w:color w:val="auto"/>
                <w:sz w:val="24"/>
                <w:rPrChange w:id="1597" w:author="随遇而安 [2]" w:date="2023-08-11T14:50:23Z">
                  <w:rPr>
                    <w:del w:id="1598" w:author="随遇而安 [2]" w:date="2023-08-11T15:47:51Z"/>
                    <w:rFonts w:asciiTheme="minorEastAsia" w:hAnsiTheme="minorEastAsia" w:cstheme="minorEastAsia"/>
                    <w:color w:val="333333"/>
                    <w:sz w:val="24"/>
                  </w:rPr>
                </w:rPrChange>
              </w:rPr>
            </w:pPr>
          </w:p>
        </w:tc>
        <w:tc>
          <w:tcPr>
            <w:tcW w:w="1712" w:type="dxa"/>
          </w:tcPr>
          <w:p w14:paraId="26FC3EF7">
            <w:pPr>
              <w:spacing w:line="360" w:lineRule="auto"/>
              <w:jc w:val="center"/>
              <w:outlineLvl w:val="9"/>
              <w:rPr>
                <w:del w:id="1599" w:author="随遇而安 [2]" w:date="2023-08-11T15:47:51Z"/>
                <w:rFonts w:asciiTheme="minorEastAsia" w:hAnsiTheme="minorEastAsia" w:cstheme="minorEastAsia"/>
                <w:color w:val="auto"/>
                <w:sz w:val="24"/>
                <w:rPrChange w:id="1600" w:author="随遇而安 [2]" w:date="2023-08-11T14:50:23Z">
                  <w:rPr>
                    <w:del w:id="1601" w:author="随遇而安 [2]" w:date="2023-08-11T15:47:51Z"/>
                    <w:rFonts w:asciiTheme="minorEastAsia" w:hAnsiTheme="minorEastAsia" w:cstheme="minorEastAsia"/>
                    <w:color w:val="333333"/>
                    <w:sz w:val="24"/>
                  </w:rPr>
                </w:rPrChange>
              </w:rPr>
            </w:pPr>
          </w:p>
        </w:tc>
        <w:tc>
          <w:tcPr>
            <w:tcW w:w="1088" w:type="dxa"/>
          </w:tcPr>
          <w:p w14:paraId="1CC4AC9A">
            <w:pPr>
              <w:spacing w:line="360" w:lineRule="auto"/>
              <w:jc w:val="center"/>
              <w:outlineLvl w:val="9"/>
              <w:rPr>
                <w:del w:id="1602" w:author="随遇而安 [2]" w:date="2023-08-11T15:47:51Z"/>
                <w:rFonts w:asciiTheme="minorEastAsia" w:hAnsiTheme="minorEastAsia" w:cstheme="minorEastAsia"/>
                <w:color w:val="auto"/>
                <w:sz w:val="24"/>
                <w:rPrChange w:id="1603" w:author="随遇而安 [2]" w:date="2023-08-11T14:50:23Z">
                  <w:rPr>
                    <w:del w:id="1604" w:author="随遇而安 [2]" w:date="2023-08-11T15:47:51Z"/>
                    <w:rFonts w:asciiTheme="minorEastAsia" w:hAnsiTheme="minorEastAsia" w:cstheme="minorEastAsia"/>
                    <w:color w:val="333333"/>
                    <w:sz w:val="24"/>
                  </w:rPr>
                </w:rPrChange>
              </w:rPr>
            </w:pPr>
          </w:p>
        </w:tc>
        <w:tc>
          <w:tcPr>
            <w:tcW w:w="1217" w:type="dxa"/>
          </w:tcPr>
          <w:p w14:paraId="1BF65AA7">
            <w:pPr>
              <w:spacing w:line="360" w:lineRule="auto"/>
              <w:jc w:val="center"/>
              <w:outlineLvl w:val="9"/>
              <w:rPr>
                <w:del w:id="1605" w:author="随遇而安 [2]" w:date="2023-08-11T15:47:51Z"/>
                <w:rFonts w:asciiTheme="minorEastAsia" w:hAnsiTheme="minorEastAsia" w:cstheme="minorEastAsia"/>
                <w:color w:val="auto"/>
                <w:sz w:val="24"/>
                <w:rPrChange w:id="1606" w:author="随遇而安 [2]" w:date="2023-08-11T14:50:23Z">
                  <w:rPr>
                    <w:del w:id="1607" w:author="随遇而安 [2]" w:date="2023-08-11T15:47:51Z"/>
                    <w:rFonts w:asciiTheme="minorEastAsia" w:hAnsiTheme="minorEastAsia" w:cstheme="minorEastAsia"/>
                    <w:color w:val="333333"/>
                    <w:sz w:val="24"/>
                  </w:rPr>
                </w:rPrChange>
              </w:rPr>
            </w:pPr>
          </w:p>
        </w:tc>
        <w:tc>
          <w:tcPr>
            <w:tcW w:w="817" w:type="dxa"/>
          </w:tcPr>
          <w:p w14:paraId="3D2B3351">
            <w:pPr>
              <w:spacing w:line="360" w:lineRule="auto"/>
              <w:jc w:val="center"/>
              <w:outlineLvl w:val="9"/>
              <w:rPr>
                <w:del w:id="1608" w:author="随遇而安 [2]" w:date="2023-08-11T15:47:51Z"/>
                <w:rFonts w:asciiTheme="minorEastAsia" w:hAnsiTheme="minorEastAsia" w:cstheme="minorEastAsia"/>
                <w:color w:val="auto"/>
                <w:sz w:val="24"/>
                <w:rPrChange w:id="1609" w:author="随遇而安 [2]" w:date="2023-08-11T14:50:23Z">
                  <w:rPr>
                    <w:del w:id="1610" w:author="随遇而安 [2]" w:date="2023-08-11T15:47:51Z"/>
                    <w:rFonts w:asciiTheme="minorEastAsia" w:hAnsiTheme="minorEastAsia" w:cstheme="minorEastAsia"/>
                    <w:color w:val="333333"/>
                    <w:sz w:val="24"/>
                  </w:rPr>
                </w:rPrChange>
              </w:rPr>
            </w:pPr>
          </w:p>
        </w:tc>
        <w:tc>
          <w:tcPr>
            <w:tcW w:w="2116" w:type="dxa"/>
          </w:tcPr>
          <w:p w14:paraId="14937862">
            <w:pPr>
              <w:spacing w:line="360" w:lineRule="auto"/>
              <w:jc w:val="center"/>
              <w:outlineLvl w:val="9"/>
              <w:rPr>
                <w:del w:id="1611" w:author="随遇而安 [2]" w:date="2023-08-11T15:47:51Z"/>
                <w:rFonts w:asciiTheme="minorEastAsia" w:hAnsiTheme="minorEastAsia" w:cstheme="minorEastAsia"/>
                <w:color w:val="auto"/>
                <w:sz w:val="24"/>
                <w:rPrChange w:id="1612" w:author="随遇而安 [2]" w:date="2023-08-11T14:50:23Z">
                  <w:rPr>
                    <w:del w:id="1613" w:author="随遇而安 [2]" w:date="2023-08-11T15:47:51Z"/>
                    <w:rFonts w:asciiTheme="minorEastAsia" w:hAnsiTheme="minorEastAsia" w:cstheme="minorEastAsia"/>
                    <w:color w:val="333333"/>
                    <w:sz w:val="24"/>
                  </w:rPr>
                </w:rPrChange>
              </w:rPr>
            </w:pPr>
          </w:p>
        </w:tc>
      </w:tr>
    </w:tbl>
    <w:p w14:paraId="052E332C">
      <w:pPr>
        <w:spacing w:line="360" w:lineRule="auto"/>
        <w:ind w:firstLine="1416" w:firstLineChars="590"/>
        <w:jc w:val="both"/>
        <w:outlineLvl w:val="0"/>
        <w:rPr>
          <w:del w:id="1614" w:author="随遇而安 [2]" w:date="2023-08-11T15:47:51Z"/>
          <w:rFonts w:ascii="仿宋" w:hAnsi="仿宋" w:eastAsia="仿宋" w:cs="仿宋"/>
          <w:color w:val="auto"/>
          <w:sz w:val="24"/>
          <w:lang w:eastAsia="zh-CN"/>
          <w:rPrChange w:id="1615" w:author="随遇而安 [2]" w:date="2023-08-11T14:50:23Z">
            <w:rPr>
              <w:del w:id="1616" w:author="随遇而安 [2]" w:date="2023-08-11T15:47:51Z"/>
              <w:rFonts w:ascii="仿宋" w:hAnsi="仿宋" w:eastAsia="仿宋" w:cs="仿宋"/>
              <w:sz w:val="24"/>
              <w:lang w:eastAsia="zh-CN"/>
            </w:rPr>
          </w:rPrChange>
        </w:rPr>
      </w:pPr>
      <w:del w:id="1617" w:author="随遇而安 [2]" w:date="2023-08-11T15:47:51Z">
        <w:r>
          <w:rPr>
            <w:rFonts w:hint="eastAsia" w:ascii="仿宋" w:hAnsi="仿宋" w:eastAsia="仿宋" w:cs="仿宋"/>
            <w:color w:val="auto"/>
            <w:sz w:val="24"/>
            <w:lang w:eastAsia="zh-CN"/>
            <w:rPrChange w:id="1618" w:author="随遇而安 [2]" w:date="2023-08-11T14:50:23Z">
              <w:rPr>
                <w:rFonts w:hint="eastAsia" w:ascii="仿宋" w:hAnsi="仿宋" w:eastAsia="仿宋" w:cs="仿宋"/>
                <w:sz w:val="24"/>
                <w:lang w:eastAsia="zh-CN"/>
              </w:rPr>
            </w:rPrChange>
          </w:rPr>
          <w:delText>注：此表一式二份，一份交安环品质部，一份部门留底备查。</w:delText>
        </w:r>
      </w:del>
    </w:p>
    <w:p w14:paraId="29AF1EE9">
      <w:pPr>
        <w:outlineLvl w:val="9"/>
        <w:rPr>
          <w:del w:id="1619" w:author="随遇而安 [2]" w:date="2023-08-11T15:47:51Z"/>
          <w:rFonts w:ascii="仿宋" w:hAnsi="仿宋" w:eastAsia="仿宋" w:cs="仿宋"/>
          <w:color w:val="auto"/>
          <w:sz w:val="24"/>
          <w:lang w:eastAsia="zh-CN"/>
          <w:rPrChange w:id="1620" w:author="随遇而安 [2]" w:date="2023-08-11T14:50:23Z">
            <w:rPr>
              <w:del w:id="1621" w:author="随遇而安 [2]" w:date="2023-08-11T15:47:51Z"/>
              <w:rFonts w:ascii="仿宋" w:hAnsi="仿宋" w:eastAsia="仿宋" w:cs="仿宋"/>
              <w:sz w:val="24"/>
              <w:lang w:eastAsia="zh-CN"/>
            </w:rPr>
          </w:rPrChange>
        </w:rPr>
      </w:pPr>
      <w:del w:id="1622" w:author="随遇而安 [2]" w:date="2023-08-11T15:47:51Z">
        <w:r>
          <w:rPr>
            <w:rFonts w:hint="eastAsia" w:ascii="仿宋" w:hAnsi="仿宋" w:eastAsia="仿宋" w:cs="仿宋"/>
            <w:color w:val="auto"/>
            <w:sz w:val="24"/>
            <w:lang w:eastAsia="zh-CN"/>
            <w:rPrChange w:id="1623" w:author="随遇而安 [2]" w:date="2023-08-11T14:50:23Z">
              <w:rPr>
                <w:rFonts w:hint="eastAsia" w:ascii="仿宋" w:hAnsi="仿宋" w:eastAsia="仿宋" w:cs="仿宋"/>
                <w:sz w:val="24"/>
                <w:lang w:eastAsia="zh-CN"/>
              </w:rPr>
            </w:rPrChange>
          </w:rPr>
          <w:br w:type="page"/>
        </w:r>
      </w:del>
    </w:p>
    <w:p w14:paraId="69AE047B">
      <w:pPr>
        <w:spacing w:before="47" w:line="219" w:lineRule="auto"/>
        <w:ind w:left="56"/>
        <w:outlineLvl w:val="0"/>
        <w:rPr>
          <w:del w:id="1624" w:author="随遇而安 [2]" w:date="2023-08-11T15:47:51Z"/>
          <w:rFonts w:ascii="宋体"/>
          <w:b/>
          <w:color w:val="auto"/>
          <w:sz w:val="24"/>
          <w:lang w:eastAsia="zh-CN"/>
          <w:rPrChange w:id="1625" w:author="随遇而安 [2]" w:date="2023-08-11T14:50:23Z">
            <w:rPr>
              <w:del w:id="1626" w:author="随遇而安 [2]" w:date="2023-08-11T15:47:51Z"/>
              <w:rFonts w:ascii="宋体"/>
              <w:b/>
              <w:sz w:val="24"/>
              <w:lang w:eastAsia="zh-CN"/>
            </w:rPr>
          </w:rPrChange>
        </w:rPr>
      </w:pPr>
      <w:del w:id="1627" w:author="随遇而安 [2]" w:date="2023-08-11T15:47:51Z">
        <w:r>
          <w:rPr>
            <w:rFonts w:hint="eastAsia" w:ascii="宋体"/>
            <w:b/>
            <w:color w:val="auto"/>
            <w:sz w:val="24"/>
            <w:lang w:eastAsia="zh-CN"/>
            <w:rPrChange w:id="1628" w:author="随遇而安 [2]" w:date="2023-08-11T14:50:23Z">
              <w:rPr>
                <w:rFonts w:hint="eastAsia" w:ascii="宋体"/>
                <w:b/>
                <w:sz w:val="24"/>
                <w:lang w:eastAsia="zh-CN"/>
              </w:rPr>
            </w:rPrChange>
          </w:rPr>
          <w:delText>附件 2：安全检查(隐患)整改五定表</w:delText>
        </w:r>
      </w:del>
    </w:p>
    <w:p w14:paraId="58A2818C">
      <w:pPr>
        <w:spacing w:before="91" w:line="220" w:lineRule="auto"/>
        <w:ind w:left="5218"/>
        <w:outlineLvl w:val="0"/>
        <w:rPr>
          <w:del w:id="1629" w:author="随遇而安 [2]" w:date="2023-08-11T15:47:51Z"/>
          <w:rFonts w:ascii="宋体" w:hAnsi="宋体" w:eastAsia="宋体" w:cs="宋体"/>
          <w:color w:val="auto"/>
          <w:sz w:val="28"/>
          <w:szCs w:val="28"/>
          <w:lang w:eastAsia="zh-CN"/>
          <w:rPrChange w:id="1630" w:author="随遇而安 [2]" w:date="2023-08-11T14:50:23Z">
            <w:rPr>
              <w:del w:id="1631" w:author="随遇而安 [2]" w:date="2023-08-11T15:47:51Z"/>
              <w:rFonts w:ascii="宋体" w:hAnsi="宋体" w:eastAsia="宋体" w:cs="宋体"/>
              <w:sz w:val="28"/>
              <w:szCs w:val="28"/>
              <w:lang w:eastAsia="zh-CN"/>
            </w:rPr>
          </w:rPrChange>
        </w:rPr>
      </w:pPr>
      <w:del w:id="1632" w:author="随遇而安 [2]" w:date="2023-08-11T15:47:51Z">
        <w:r>
          <w:rPr>
            <w:rFonts w:ascii="宋体" w:hAnsi="宋体" w:eastAsia="宋体" w:cs="宋体"/>
            <w:color w:val="auto"/>
            <w:spacing w:val="26"/>
            <w:sz w:val="28"/>
            <w:szCs w:val="28"/>
            <w:lang w:eastAsia="zh-CN"/>
            <w:rPrChange w:id="1633" w:author="随遇而安 [2]" w:date="2023-08-11T14:50:23Z">
              <w:rPr>
                <w:rFonts w:ascii="宋体" w:hAnsi="宋体" w:eastAsia="宋体" w:cs="宋体"/>
                <w:spacing w:val="26"/>
                <w:sz w:val="28"/>
                <w:szCs w:val="28"/>
                <w:lang w:eastAsia="zh-CN"/>
                <w14:textOutline w14:w="5092" w14:cap="flat" w14:cmpd="sng" w14:algn="ctr">
                  <w14:solidFill>
                    <w14:srgbClr w14:val="000000"/>
                  </w14:solidFill>
                  <w14:prstDash w14:val="solid"/>
                  <w14:miter w14:val="0"/>
                </w14:textOutline>
              </w:rPr>
            </w:rPrChange>
            <w14:textOutline w14:w="5092" w14:cap="flat" w14:cmpd="sng" w14:algn="ctr">
              <w14:solidFill>
                <w14:srgbClr w14:val="000000"/>
              </w14:solidFill>
              <w14:prstDash w14:val="solid"/>
              <w14:miter w14:val="0"/>
            </w14:textOutline>
          </w:rPr>
          <w:delText>安</w:delText>
        </w:r>
      </w:del>
      <w:del w:id="1634" w:author="随遇而安 [2]" w:date="2023-08-11T15:47:51Z">
        <w:r>
          <w:rPr>
            <w:rFonts w:ascii="宋体" w:hAnsi="宋体" w:eastAsia="宋体" w:cs="宋体"/>
            <w:color w:val="auto"/>
            <w:spacing w:val="21"/>
            <w:sz w:val="28"/>
            <w:szCs w:val="28"/>
            <w:lang w:eastAsia="zh-CN"/>
            <w:rPrChange w:id="1635" w:author="随遇而安 [2]" w:date="2023-08-11T14:50:23Z">
              <w:rPr>
                <w:rFonts w:ascii="宋体" w:hAnsi="宋体" w:eastAsia="宋体" w:cs="宋体"/>
                <w:spacing w:val="21"/>
                <w:sz w:val="28"/>
                <w:szCs w:val="28"/>
                <w:lang w:eastAsia="zh-CN"/>
                <w14:textOutline w14:w="5092" w14:cap="flat" w14:cmpd="sng" w14:algn="ctr">
                  <w14:solidFill>
                    <w14:srgbClr w14:val="000000"/>
                  </w14:solidFill>
                  <w14:prstDash w14:val="solid"/>
                  <w14:miter w14:val="0"/>
                </w14:textOutline>
              </w:rPr>
            </w:rPrChange>
            <w14:textOutline w14:w="5092" w14:cap="flat" w14:cmpd="sng" w14:algn="ctr">
              <w14:solidFill>
                <w14:srgbClr w14:val="000000"/>
              </w14:solidFill>
              <w14:prstDash w14:val="solid"/>
              <w14:miter w14:val="0"/>
            </w14:textOutline>
          </w:rPr>
          <w:delText>全检查(隐患)整改五定表</w:delText>
        </w:r>
      </w:del>
    </w:p>
    <w:p w14:paraId="5E47ADB4">
      <w:pPr>
        <w:spacing w:before="173" w:line="416" w:lineRule="exact"/>
        <w:ind w:left="38"/>
        <w:outlineLvl w:val="0"/>
        <w:rPr>
          <w:del w:id="1636" w:author="随遇而安 [2]" w:date="2023-08-11T15:47:51Z"/>
          <w:rFonts w:ascii="宋体" w:hAnsi="宋体" w:eastAsia="宋体" w:cs="宋体"/>
          <w:color w:val="auto"/>
          <w:sz w:val="19"/>
          <w:szCs w:val="19"/>
          <w:lang w:eastAsia="zh-CN"/>
          <w:rPrChange w:id="1637" w:author="随遇而安 [2]" w:date="2023-08-11T14:50:23Z">
            <w:rPr>
              <w:del w:id="1638" w:author="随遇而安 [2]" w:date="2023-08-11T15:47:51Z"/>
              <w:rFonts w:ascii="宋体" w:hAnsi="宋体" w:eastAsia="宋体" w:cs="宋体"/>
              <w:sz w:val="19"/>
              <w:szCs w:val="19"/>
              <w:lang w:eastAsia="zh-CN"/>
            </w:rPr>
          </w:rPrChange>
        </w:rPr>
      </w:pPr>
      <w:del w:id="1639" w:author="随遇而安 [2]" w:date="2023-08-11T15:47:51Z">
        <w:r>
          <w:rPr>
            <w:rFonts w:ascii="宋体" w:hAnsi="宋体" w:eastAsia="宋体" w:cs="宋体"/>
            <w:color w:val="auto"/>
            <w:spacing w:val="4"/>
            <w:position w:val="16"/>
            <w:sz w:val="19"/>
            <w:szCs w:val="19"/>
            <w:lang w:eastAsia="zh-CN"/>
            <w:rPrChange w:id="1640" w:author="随遇而安 [2]" w:date="2023-08-11T14:50:23Z">
              <w:rPr>
                <w:rFonts w:ascii="宋体" w:hAnsi="宋体" w:eastAsia="宋体" w:cs="宋体"/>
                <w:spacing w:val="4"/>
                <w:position w:val="16"/>
                <w:sz w:val="19"/>
                <w:szCs w:val="19"/>
                <w:lang w:eastAsia="zh-CN"/>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编</w:delText>
        </w:r>
      </w:del>
      <w:del w:id="1641" w:author="随遇而安 [2]" w:date="2023-08-11T15:47:51Z">
        <w:r>
          <w:rPr>
            <w:rFonts w:ascii="宋体" w:hAnsi="宋体" w:eastAsia="宋体" w:cs="宋体"/>
            <w:color w:val="auto"/>
            <w:spacing w:val="2"/>
            <w:position w:val="16"/>
            <w:sz w:val="19"/>
            <w:szCs w:val="19"/>
            <w:lang w:eastAsia="zh-CN"/>
            <w:rPrChange w:id="1642" w:author="随遇而安 [2]" w:date="2023-08-11T14:50:23Z">
              <w:rPr>
                <w:rFonts w:ascii="宋体" w:hAnsi="宋体" w:eastAsia="宋体" w:cs="宋体"/>
                <w:spacing w:val="2"/>
                <w:position w:val="16"/>
                <w:sz w:val="19"/>
                <w:szCs w:val="19"/>
                <w:lang w:eastAsia="zh-CN"/>
              </w:rPr>
            </w:rPrChange>
          </w:rPr>
          <w:delText xml:space="preserve">    </w:delText>
        </w:r>
      </w:del>
      <w:del w:id="1643" w:author="随遇而安 [2]" w:date="2023-08-11T15:47:51Z">
        <w:r>
          <w:rPr>
            <w:rFonts w:ascii="宋体" w:hAnsi="宋体" w:eastAsia="宋体" w:cs="宋体"/>
            <w:color w:val="auto"/>
            <w:spacing w:val="2"/>
            <w:position w:val="16"/>
            <w:sz w:val="19"/>
            <w:szCs w:val="19"/>
            <w:lang w:eastAsia="zh-CN"/>
            <w:rPrChange w:id="1644" w:author="随遇而安 [2]" w:date="2023-08-11T14:50:23Z">
              <w:rPr>
                <w:rFonts w:ascii="宋体" w:hAnsi="宋体" w:eastAsia="宋体" w:cs="宋体"/>
                <w:spacing w:val="2"/>
                <w:position w:val="16"/>
                <w:sz w:val="19"/>
                <w:szCs w:val="19"/>
                <w:lang w:eastAsia="zh-CN"/>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号：</w:delText>
        </w:r>
      </w:del>
    </w:p>
    <w:p w14:paraId="246D4377">
      <w:pPr>
        <w:spacing w:line="193" w:lineRule="auto"/>
        <w:ind w:left="32"/>
        <w:outlineLvl w:val="0"/>
        <w:rPr>
          <w:del w:id="1645" w:author="随遇而安 [2]" w:date="2023-08-11T15:47:51Z"/>
          <w:rFonts w:ascii="仿宋" w:hAnsi="仿宋" w:eastAsia="仿宋" w:cs="仿宋"/>
          <w:color w:val="auto"/>
          <w:sz w:val="24"/>
          <w:lang w:eastAsia="zh-CN"/>
          <w:rPrChange w:id="1646" w:author="随遇而安 [2]" w:date="2023-08-11T14:50:23Z">
            <w:rPr>
              <w:del w:id="1647" w:author="随遇而安 [2]" w:date="2023-08-11T15:47:51Z"/>
              <w:rFonts w:ascii="仿宋" w:hAnsi="仿宋" w:eastAsia="仿宋" w:cs="仿宋"/>
              <w:sz w:val="24"/>
              <w:lang w:eastAsia="zh-CN"/>
            </w:rPr>
          </w:rPrChange>
        </w:rPr>
      </w:pPr>
      <w:del w:id="1648" w:author="随遇而安 [2]" w:date="2023-08-11T15:47:51Z">
        <w:r>
          <w:rPr>
            <w:rFonts w:ascii="等线" w:hAnsi="等线" w:eastAsia="等线" w:cs="等线"/>
            <w:b/>
            <w:bCs/>
            <w:color w:val="auto"/>
            <w:spacing w:val="8"/>
            <w:sz w:val="19"/>
            <w:szCs w:val="19"/>
            <w:lang w:eastAsia="zh-CN"/>
            <w:rPrChange w:id="1649" w:author="随遇而安 [2]" w:date="2023-08-11T14:50:23Z">
              <w:rPr>
                <w:rFonts w:ascii="等线" w:hAnsi="等线" w:eastAsia="等线" w:cs="等线"/>
                <w:b/>
                <w:bCs/>
                <w:spacing w:val="8"/>
                <w:sz w:val="19"/>
                <w:szCs w:val="19"/>
                <w:lang w:eastAsia="zh-CN"/>
              </w:rPr>
            </w:rPrChange>
          </w:rPr>
          <w:delText>填</w:delText>
        </w:r>
      </w:del>
      <w:del w:id="1650" w:author="随遇而安 [2]" w:date="2023-08-11T15:47:51Z">
        <w:r>
          <w:rPr>
            <w:rFonts w:ascii="等线" w:hAnsi="等线" w:eastAsia="等线" w:cs="等线"/>
            <w:b/>
            <w:bCs/>
            <w:color w:val="auto"/>
            <w:spacing w:val="6"/>
            <w:sz w:val="19"/>
            <w:szCs w:val="19"/>
            <w:lang w:eastAsia="zh-CN"/>
            <w:rPrChange w:id="1651" w:author="随遇而安 [2]" w:date="2023-08-11T14:50:23Z">
              <w:rPr>
                <w:rFonts w:ascii="等线" w:hAnsi="等线" w:eastAsia="等线" w:cs="等线"/>
                <w:b/>
                <w:bCs/>
                <w:spacing w:val="6"/>
                <w:sz w:val="19"/>
                <w:szCs w:val="19"/>
                <w:lang w:eastAsia="zh-CN"/>
              </w:rPr>
            </w:rPrChange>
          </w:rPr>
          <w:delText>报单位：</w:delText>
        </w:r>
      </w:del>
      <w:del w:id="1652" w:author="随遇而安 [2]" w:date="2023-08-11T15:47:51Z">
        <w:r>
          <w:rPr>
            <w:rFonts w:hint="eastAsia" w:ascii="等线" w:hAnsi="等线" w:eastAsia="等线" w:cs="等线"/>
            <w:b/>
            <w:bCs/>
            <w:color w:val="auto"/>
            <w:spacing w:val="6"/>
            <w:sz w:val="19"/>
            <w:szCs w:val="19"/>
            <w:lang w:eastAsia="zh-CN"/>
            <w:rPrChange w:id="1653" w:author="随遇而安 [2]" w:date="2023-08-11T14:50:23Z">
              <w:rPr>
                <w:rFonts w:hint="eastAsia" w:ascii="等线" w:hAnsi="等线" w:eastAsia="等线" w:cs="等线"/>
                <w:b/>
                <w:bCs/>
                <w:spacing w:val="6"/>
                <w:sz w:val="19"/>
                <w:szCs w:val="19"/>
                <w:lang w:eastAsia="zh-CN"/>
              </w:rPr>
            </w:rPrChange>
          </w:rPr>
          <w:delText xml:space="preserve">                                                                                      </w:delText>
        </w:r>
      </w:del>
      <w:del w:id="1654" w:author="随遇而安 [2]" w:date="2023-08-11T15:47:51Z">
        <w:r>
          <w:rPr>
            <w:rFonts w:ascii="等线" w:hAnsi="等线" w:eastAsia="等线" w:cs="等线"/>
            <w:b/>
            <w:bCs/>
            <w:color w:val="auto"/>
            <w:spacing w:val="1"/>
            <w:sz w:val="19"/>
            <w:szCs w:val="19"/>
            <w:lang w:eastAsia="zh-CN"/>
            <w:rPrChange w:id="1655" w:author="随遇而安 [2]" w:date="2023-08-11T14:50:23Z">
              <w:rPr>
                <w:rFonts w:ascii="等线" w:hAnsi="等线" w:eastAsia="等线" w:cs="等线"/>
                <w:b/>
                <w:bCs/>
                <w:spacing w:val="1"/>
                <w:sz w:val="19"/>
                <w:szCs w:val="19"/>
                <w:lang w:eastAsia="zh-CN"/>
              </w:rPr>
            </w:rPrChange>
          </w:rPr>
          <w:delText>检查日期：</w:delText>
        </w:r>
      </w:del>
      <w:del w:id="1656" w:author="随遇而安 [2]" w:date="2023-08-11T15:47:51Z">
        <w:r>
          <w:rPr>
            <w:rFonts w:ascii="等线" w:hAnsi="等线" w:eastAsia="等线" w:cs="等线"/>
            <w:color w:val="auto"/>
            <w:spacing w:val="1"/>
            <w:sz w:val="19"/>
            <w:szCs w:val="19"/>
            <w:lang w:eastAsia="zh-CN"/>
            <w:rPrChange w:id="1657" w:author="随遇而安 [2]" w:date="2023-08-11T14:50:23Z">
              <w:rPr>
                <w:rFonts w:ascii="等线" w:hAnsi="等线" w:eastAsia="等线" w:cs="等线"/>
                <w:spacing w:val="1"/>
                <w:sz w:val="19"/>
                <w:szCs w:val="19"/>
                <w:lang w:eastAsia="zh-CN"/>
              </w:rPr>
            </w:rPrChange>
          </w:rPr>
          <w:delText xml:space="preserve">     </w:delText>
        </w:r>
      </w:del>
      <w:del w:id="1658" w:author="随遇而安 [2]" w:date="2023-08-11T15:47:51Z">
        <w:r>
          <w:rPr>
            <w:rFonts w:ascii="等线" w:hAnsi="等线" w:eastAsia="等线" w:cs="等线"/>
            <w:b/>
            <w:bCs/>
            <w:color w:val="auto"/>
            <w:spacing w:val="1"/>
            <w:sz w:val="19"/>
            <w:szCs w:val="19"/>
            <w:lang w:eastAsia="zh-CN"/>
            <w:rPrChange w:id="1659" w:author="随遇而安 [2]" w:date="2023-08-11T14:50:23Z">
              <w:rPr>
                <w:rFonts w:ascii="等线" w:hAnsi="等线" w:eastAsia="等线" w:cs="等线"/>
                <w:b/>
                <w:bCs/>
                <w:spacing w:val="1"/>
                <w:sz w:val="19"/>
                <w:szCs w:val="19"/>
                <w:lang w:eastAsia="zh-CN"/>
              </w:rPr>
            </w:rPrChange>
          </w:rPr>
          <w:delText>年</w:delText>
        </w:r>
      </w:del>
      <w:del w:id="1660" w:author="随遇而安 [2]" w:date="2023-08-11T15:47:51Z">
        <w:r>
          <w:rPr>
            <w:rFonts w:ascii="等线" w:hAnsi="等线" w:eastAsia="等线" w:cs="等线"/>
            <w:color w:val="auto"/>
            <w:spacing w:val="1"/>
            <w:sz w:val="19"/>
            <w:szCs w:val="19"/>
            <w:lang w:eastAsia="zh-CN"/>
            <w:rPrChange w:id="1661" w:author="随遇而安 [2]" w:date="2023-08-11T14:50:23Z">
              <w:rPr>
                <w:rFonts w:ascii="等线" w:hAnsi="等线" w:eastAsia="等线" w:cs="等线"/>
                <w:spacing w:val="1"/>
                <w:sz w:val="19"/>
                <w:szCs w:val="19"/>
                <w:lang w:eastAsia="zh-CN"/>
              </w:rPr>
            </w:rPrChange>
          </w:rPr>
          <w:delText xml:space="preserve"> </w:delText>
        </w:r>
      </w:del>
      <w:del w:id="1662" w:author="随遇而安 [2]" w:date="2023-08-11T15:47:51Z">
        <w:r>
          <w:rPr>
            <w:rFonts w:ascii="等线" w:hAnsi="等线" w:eastAsia="等线" w:cs="等线"/>
            <w:color w:val="auto"/>
            <w:sz w:val="19"/>
            <w:szCs w:val="19"/>
            <w:lang w:eastAsia="zh-CN"/>
            <w:rPrChange w:id="1663" w:author="随遇而安 [2]" w:date="2023-08-11T14:50:23Z">
              <w:rPr>
                <w:rFonts w:ascii="等线" w:hAnsi="等线" w:eastAsia="等线" w:cs="等线"/>
                <w:sz w:val="19"/>
                <w:szCs w:val="19"/>
                <w:lang w:eastAsia="zh-CN"/>
              </w:rPr>
            </w:rPrChange>
          </w:rPr>
          <w:delText xml:space="preserve">      </w:delText>
        </w:r>
      </w:del>
      <w:del w:id="1664" w:author="随遇而安 [2]" w:date="2023-08-11T15:47:51Z">
        <w:r>
          <w:rPr>
            <w:rFonts w:ascii="等线" w:hAnsi="等线" w:eastAsia="等线" w:cs="等线"/>
            <w:b/>
            <w:bCs/>
            <w:color w:val="auto"/>
            <w:sz w:val="19"/>
            <w:szCs w:val="19"/>
            <w:lang w:eastAsia="zh-CN"/>
            <w:rPrChange w:id="1665" w:author="随遇而安 [2]" w:date="2023-08-11T14:50:23Z">
              <w:rPr>
                <w:rFonts w:ascii="等线" w:hAnsi="等线" w:eastAsia="等线" w:cs="等线"/>
                <w:b/>
                <w:bCs/>
                <w:sz w:val="19"/>
                <w:szCs w:val="19"/>
                <w:lang w:eastAsia="zh-CN"/>
              </w:rPr>
            </w:rPrChange>
          </w:rPr>
          <w:delText>月</w:delText>
        </w:r>
      </w:del>
      <w:del w:id="1666" w:author="随遇而安 [2]" w:date="2023-08-11T15:47:51Z">
        <w:r>
          <w:rPr>
            <w:rFonts w:ascii="等线" w:hAnsi="等线" w:eastAsia="等线" w:cs="等线"/>
            <w:color w:val="auto"/>
            <w:sz w:val="19"/>
            <w:szCs w:val="19"/>
            <w:lang w:eastAsia="zh-CN"/>
            <w:rPrChange w:id="1667" w:author="随遇而安 [2]" w:date="2023-08-11T14:50:23Z">
              <w:rPr>
                <w:rFonts w:ascii="等线" w:hAnsi="等线" w:eastAsia="等线" w:cs="等线"/>
                <w:sz w:val="19"/>
                <w:szCs w:val="19"/>
                <w:lang w:eastAsia="zh-CN"/>
              </w:rPr>
            </w:rPrChange>
          </w:rPr>
          <w:delText xml:space="preserve">        </w:delText>
        </w:r>
      </w:del>
      <w:del w:id="1668" w:author="随遇而安 [2]" w:date="2023-08-11T15:47:51Z">
        <w:r>
          <w:rPr>
            <w:rFonts w:ascii="等线" w:hAnsi="等线" w:eastAsia="等线" w:cs="等线"/>
            <w:b/>
            <w:bCs/>
            <w:color w:val="auto"/>
            <w:sz w:val="19"/>
            <w:szCs w:val="19"/>
            <w:lang w:eastAsia="zh-CN"/>
            <w:rPrChange w:id="1669" w:author="随遇而安 [2]" w:date="2023-08-11T14:50:23Z">
              <w:rPr>
                <w:rFonts w:ascii="等线" w:hAnsi="等线" w:eastAsia="等线" w:cs="等线"/>
                <w:b/>
                <w:bCs/>
                <w:sz w:val="19"/>
                <w:szCs w:val="19"/>
                <w:lang w:eastAsia="zh-CN"/>
              </w:rPr>
            </w:rPrChange>
          </w:rPr>
          <w:delText>日</w:delText>
        </w:r>
      </w:del>
    </w:p>
    <w:tbl>
      <w:tblPr>
        <w:tblStyle w:val="10"/>
        <w:tblW w:w="13935" w:type="dxa"/>
        <w:tblInd w:w="6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85"/>
        <w:gridCol w:w="1672"/>
        <w:gridCol w:w="2420"/>
        <w:gridCol w:w="3053"/>
        <w:gridCol w:w="1044"/>
        <w:gridCol w:w="1042"/>
        <w:gridCol w:w="1042"/>
        <w:gridCol w:w="1043"/>
        <w:gridCol w:w="1045"/>
        <w:gridCol w:w="989"/>
      </w:tblGrid>
      <w:tr w14:paraId="1AD828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1" w:hRule="atLeast"/>
          <w:del w:id="1670" w:author="随遇而安 [2]" w:date="2023-08-11T15:47:51Z"/>
        </w:trPr>
        <w:tc>
          <w:tcPr>
            <w:tcW w:w="585" w:type="dxa"/>
            <w:vMerge w:val="restart"/>
            <w:tcBorders>
              <w:left w:val="single" w:color="000000" w:sz="10" w:space="0"/>
              <w:bottom w:val="nil"/>
            </w:tcBorders>
            <w:textDirection w:val="tbRlV"/>
          </w:tcPr>
          <w:p w14:paraId="7FB6D87E">
            <w:pPr>
              <w:spacing w:before="199" w:line="218" w:lineRule="auto"/>
              <w:ind w:left="263"/>
              <w:outlineLvl w:val="0"/>
              <w:rPr>
                <w:del w:id="1671" w:author="随遇而安 [2]" w:date="2023-08-11T15:47:51Z"/>
                <w:rFonts w:ascii="宋体" w:hAnsi="宋体" w:eastAsia="宋体" w:cs="宋体"/>
                <w:color w:val="auto"/>
                <w:sz w:val="19"/>
                <w:szCs w:val="19"/>
                <w:rPrChange w:id="1672" w:author="随遇而安 [2]" w:date="2023-08-11T14:50:23Z">
                  <w:rPr>
                    <w:del w:id="1673" w:author="随遇而安 [2]" w:date="2023-08-11T15:47:51Z"/>
                    <w:rFonts w:ascii="宋体" w:hAnsi="宋体" w:eastAsia="宋体" w:cs="宋体"/>
                    <w:sz w:val="19"/>
                    <w:szCs w:val="19"/>
                  </w:rPr>
                </w:rPrChange>
              </w:rPr>
            </w:pPr>
            <w:del w:id="1674" w:author="随遇而安 [2]" w:date="2023-08-11T15:47:51Z">
              <w:r>
                <w:rPr>
                  <w:rFonts w:ascii="宋体" w:hAnsi="宋体" w:eastAsia="宋体" w:cs="宋体"/>
                  <w:color w:val="auto"/>
                  <w:spacing w:val="12"/>
                  <w:sz w:val="19"/>
                  <w:szCs w:val="19"/>
                  <w:rPrChange w:id="1675" w:author="随遇而安 [2]" w:date="2023-08-11T14:50:23Z">
                    <w:rPr>
                      <w:rFonts w:ascii="宋体" w:hAnsi="宋体" w:eastAsia="宋体" w:cs="宋体"/>
                      <w:spacing w:val="12"/>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序</w:delText>
              </w:r>
            </w:del>
            <w:del w:id="1676" w:author="随遇而安 [2]" w:date="2023-08-11T15:47:51Z">
              <w:r>
                <w:rPr>
                  <w:rFonts w:ascii="宋体" w:hAnsi="宋体" w:eastAsia="宋体" w:cs="宋体"/>
                  <w:color w:val="auto"/>
                  <w:spacing w:val="12"/>
                  <w:sz w:val="19"/>
                  <w:szCs w:val="19"/>
                  <w:rPrChange w:id="1677" w:author="随遇而安 [2]" w:date="2023-08-11T14:50:23Z">
                    <w:rPr>
                      <w:rFonts w:ascii="宋体" w:hAnsi="宋体" w:eastAsia="宋体" w:cs="宋体"/>
                      <w:spacing w:val="12"/>
                      <w:sz w:val="19"/>
                      <w:szCs w:val="19"/>
                    </w:rPr>
                  </w:rPrChange>
                </w:rPr>
                <w:delText xml:space="preserve"> </w:delText>
              </w:r>
            </w:del>
            <w:del w:id="1678" w:author="随遇而安 [2]" w:date="2023-08-11T15:47:51Z">
              <w:r>
                <w:rPr>
                  <w:rFonts w:ascii="宋体" w:hAnsi="宋体" w:eastAsia="宋体" w:cs="宋体"/>
                  <w:color w:val="auto"/>
                  <w:spacing w:val="12"/>
                  <w:sz w:val="19"/>
                  <w:szCs w:val="19"/>
                  <w:rPrChange w:id="1679" w:author="随遇而安 [2]" w:date="2023-08-11T14:50:23Z">
                    <w:rPr>
                      <w:rFonts w:ascii="宋体" w:hAnsi="宋体" w:eastAsia="宋体" w:cs="宋体"/>
                      <w:spacing w:val="12"/>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号</w:delText>
              </w:r>
            </w:del>
          </w:p>
        </w:tc>
        <w:tc>
          <w:tcPr>
            <w:tcW w:w="4092" w:type="dxa"/>
            <w:gridSpan w:val="2"/>
            <w:vMerge w:val="restart"/>
            <w:tcBorders>
              <w:bottom w:val="nil"/>
            </w:tcBorders>
          </w:tcPr>
          <w:p w14:paraId="666EA2AF">
            <w:pPr>
              <w:spacing w:line="354" w:lineRule="auto"/>
              <w:outlineLvl w:val="9"/>
              <w:rPr>
                <w:del w:id="1680" w:author="随遇而安 [2]" w:date="2023-08-11T15:47:51Z"/>
                <w:rFonts w:ascii="Arial"/>
                <w:color w:val="auto"/>
                <w:sz w:val="21"/>
                <w:rPrChange w:id="1681" w:author="随遇而安 [2]" w:date="2023-08-11T14:50:23Z">
                  <w:rPr>
                    <w:del w:id="1682" w:author="随遇而安 [2]" w:date="2023-08-11T15:47:51Z"/>
                    <w:rFonts w:ascii="Arial"/>
                    <w:sz w:val="21"/>
                  </w:rPr>
                </w:rPrChange>
              </w:rPr>
            </w:pPr>
          </w:p>
          <w:p w14:paraId="1C7F0BC2">
            <w:pPr>
              <w:spacing w:before="62" w:line="231" w:lineRule="auto"/>
              <w:ind w:left="1652"/>
              <w:outlineLvl w:val="0"/>
              <w:rPr>
                <w:del w:id="1683" w:author="随遇而安 [2]" w:date="2023-08-11T15:47:51Z"/>
                <w:rFonts w:ascii="宋体" w:hAnsi="宋体" w:eastAsia="宋体" w:cs="宋体"/>
                <w:color w:val="auto"/>
                <w:sz w:val="19"/>
                <w:szCs w:val="19"/>
                <w:rPrChange w:id="1684" w:author="随遇而安 [2]" w:date="2023-08-11T14:50:23Z">
                  <w:rPr>
                    <w:del w:id="1685" w:author="随遇而安 [2]" w:date="2023-08-11T15:47:51Z"/>
                    <w:rFonts w:ascii="宋体" w:hAnsi="宋体" w:eastAsia="宋体" w:cs="宋体"/>
                    <w:sz w:val="19"/>
                    <w:szCs w:val="19"/>
                  </w:rPr>
                </w:rPrChange>
              </w:rPr>
            </w:pPr>
            <w:del w:id="1686" w:author="随遇而安 [2]" w:date="2023-08-11T15:47:51Z">
              <w:r>
                <w:rPr>
                  <w:rFonts w:ascii="宋体" w:hAnsi="宋体" w:eastAsia="宋体" w:cs="宋体"/>
                  <w:color w:val="auto"/>
                  <w:spacing w:val="6"/>
                  <w:sz w:val="19"/>
                  <w:szCs w:val="19"/>
                  <w:rPrChange w:id="1687" w:author="随遇而安 [2]" w:date="2023-08-11T14:50:23Z">
                    <w:rPr>
                      <w:rFonts w:ascii="宋体" w:hAnsi="宋体" w:eastAsia="宋体" w:cs="宋体"/>
                      <w:spacing w:val="6"/>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隐患描</w:delText>
              </w:r>
            </w:del>
            <w:del w:id="1688" w:author="随遇而安 [2]" w:date="2023-08-11T15:47:51Z">
              <w:r>
                <w:rPr>
                  <w:rFonts w:ascii="宋体" w:hAnsi="宋体" w:eastAsia="宋体" w:cs="宋体"/>
                  <w:color w:val="auto"/>
                  <w:spacing w:val="5"/>
                  <w:sz w:val="19"/>
                  <w:szCs w:val="19"/>
                  <w:rPrChange w:id="1689" w:author="随遇而安 [2]" w:date="2023-08-11T14:50:23Z">
                    <w:rPr>
                      <w:rFonts w:ascii="宋体" w:hAnsi="宋体" w:eastAsia="宋体" w:cs="宋体"/>
                      <w:spacing w:val="5"/>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述</w:delText>
              </w:r>
            </w:del>
          </w:p>
        </w:tc>
        <w:tc>
          <w:tcPr>
            <w:tcW w:w="3053" w:type="dxa"/>
            <w:vMerge w:val="restart"/>
            <w:tcBorders>
              <w:bottom w:val="nil"/>
            </w:tcBorders>
          </w:tcPr>
          <w:p w14:paraId="20D3B7C6">
            <w:pPr>
              <w:spacing w:line="355" w:lineRule="auto"/>
              <w:outlineLvl w:val="9"/>
              <w:rPr>
                <w:del w:id="1690" w:author="随遇而安 [2]" w:date="2023-08-11T15:47:51Z"/>
                <w:rFonts w:ascii="Arial"/>
                <w:color w:val="auto"/>
                <w:sz w:val="21"/>
                <w:rPrChange w:id="1691" w:author="随遇而安 [2]" w:date="2023-08-11T14:50:23Z">
                  <w:rPr>
                    <w:del w:id="1692" w:author="随遇而安 [2]" w:date="2023-08-11T15:47:51Z"/>
                    <w:rFonts w:ascii="Arial"/>
                    <w:sz w:val="21"/>
                  </w:rPr>
                </w:rPrChange>
              </w:rPr>
            </w:pPr>
          </w:p>
          <w:p w14:paraId="14899149">
            <w:pPr>
              <w:spacing w:before="62" w:line="228" w:lineRule="auto"/>
              <w:ind w:left="1127"/>
              <w:outlineLvl w:val="0"/>
              <w:rPr>
                <w:del w:id="1693" w:author="随遇而安 [2]" w:date="2023-08-11T15:47:51Z"/>
                <w:rFonts w:ascii="宋体" w:hAnsi="宋体" w:eastAsia="宋体" w:cs="宋体"/>
                <w:color w:val="auto"/>
                <w:sz w:val="19"/>
                <w:szCs w:val="19"/>
                <w:rPrChange w:id="1694" w:author="随遇而安 [2]" w:date="2023-08-11T14:50:23Z">
                  <w:rPr>
                    <w:del w:id="1695" w:author="随遇而安 [2]" w:date="2023-08-11T15:47:51Z"/>
                    <w:rFonts w:ascii="宋体" w:hAnsi="宋体" w:eastAsia="宋体" w:cs="宋体"/>
                    <w:sz w:val="19"/>
                    <w:szCs w:val="19"/>
                  </w:rPr>
                </w:rPrChange>
              </w:rPr>
            </w:pPr>
            <w:del w:id="1696" w:author="随遇而安 [2]" w:date="2023-08-11T15:47:51Z">
              <w:r>
                <w:rPr>
                  <w:rFonts w:ascii="宋体" w:hAnsi="宋体" w:eastAsia="宋体" w:cs="宋体"/>
                  <w:color w:val="auto"/>
                  <w:spacing w:val="9"/>
                  <w:sz w:val="19"/>
                  <w:szCs w:val="19"/>
                  <w:rPrChange w:id="1697" w:author="随遇而安 [2]" w:date="2023-08-11T14:50:23Z">
                    <w:rPr>
                      <w:rFonts w:ascii="宋体" w:hAnsi="宋体" w:eastAsia="宋体" w:cs="宋体"/>
                      <w:spacing w:val="9"/>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整改措</w:delText>
              </w:r>
            </w:del>
            <w:del w:id="1698" w:author="随遇而安 [2]" w:date="2023-08-11T15:47:51Z">
              <w:r>
                <w:rPr>
                  <w:rFonts w:ascii="宋体" w:hAnsi="宋体" w:eastAsia="宋体" w:cs="宋体"/>
                  <w:color w:val="auto"/>
                  <w:spacing w:val="8"/>
                  <w:sz w:val="19"/>
                  <w:szCs w:val="19"/>
                  <w:rPrChange w:id="1699" w:author="随遇而安 [2]" w:date="2023-08-11T14:50:23Z">
                    <w:rPr>
                      <w:rFonts w:ascii="宋体" w:hAnsi="宋体" w:eastAsia="宋体" w:cs="宋体"/>
                      <w:spacing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施</w:delText>
              </w:r>
            </w:del>
          </w:p>
        </w:tc>
        <w:tc>
          <w:tcPr>
            <w:tcW w:w="1044" w:type="dxa"/>
            <w:vMerge w:val="restart"/>
            <w:tcBorders>
              <w:bottom w:val="nil"/>
              <w:right w:val="single" w:color="000000" w:sz="4" w:space="0"/>
            </w:tcBorders>
          </w:tcPr>
          <w:p w14:paraId="1178CCF1">
            <w:pPr>
              <w:spacing w:before="263" w:line="312" w:lineRule="exact"/>
              <w:ind w:left="328"/>
              <w:outlineLvl w:val="0"/>
              <w:rPr>
                <w:del w:id="1700" w:author="随遇而安 [2]" w:date="2023-08-11T15:47:51Z"/>
                <w:rFonts w:ascii="宋体" w:hAnsi="宋体" w:eastAsia="宋体" w:cs="宋体"/>
                <w:color w:val="auto"/>
                <w:sz w:val="19"/>
                <w:szCs w:val="19"/>
                <w:rPrChange w:id="1701" w:author="随遇而安 [2]" w:date="2023-08-11T14:50:23Z">
                  <w:rPr>
                    <w:del w:id="1702" w:author="随遇而安 [2]" w:date="2023-08-11T15:47:51Z"/>
                    <w:rFonts w:ascii="宋体" w:hAnsi="宋体" w:eastAsia="宋体" w:cs="宋体"/>
                    <w:sz w:val="19"/>
                    <w:szCs w:val="19"/>
                  </w:rPr>
                </w:rPrChange>
              </w:rPr>
            </w:pPr>
            <w:del w:id="1703" w:author="随遇而安 [2]" w:date="2023-08-11T15:47:51Z">
              <w:r>
                <w:rPr>
                  <w:rFonts w:ascii="宋体" w:hAnsi="宋体" w:eastAsia="宋体" w:cs="宋体"/>
                  <w:color w:val="auto"/>
                  <w:spacing w:val="6"/>
                  <w:position w:val="8"/>
                  <w:sz w:val="19"/>
                  <w:szCs w:val="19"/>
                  <w:rPrChange w:id="1704" w:author="随遇而安 [2]" w:date="2023-08-11T14:50:23Z">
                    <w:rPr>
                      <w:rFonts w:ascii="宋体" w:hAnsi="宋体" w:eastAsia="宋体" w:cs="宋体"/>
                      <w:spacing w:val="6"/>
                      <w:position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整改</w:delText>
              </w:r>
            </w:del>
          </w:p>
          <w:p w14:paraId="72978AAB">
            <w:pPr>
              <w:spacing w:line="229" w:lineRule="auto"/>
              <w:ind w:left="330"/>
              <w:outlineLvl w:val="0"/>
              <w:rPr>
                <w:del w:id="1705" w:author="随遇而安 [2]" w:date="2023-08-11T15:47:51Z"/>
                <w:rFonts w:ascii="宋体" w:hAnsi="宋体" w:eastAsia="宋体" w:cs="宋体"/>
                <w:color w:val="auto"/>
                <w:sz w:val="19"/>
                <w:szCs w:val="19"/>
                <w:rPrChange w:id="1706" w:author="随遇而安 [2]" w:date="2023-08-11T14:50:23Z">
                  <w:rPr>
                    <w:del w:id="1707" w:author="随遇而安 [2]" w:date="2023-08-11T15:47:51Z"/>
                    <w:rFonts w:ascii="宋体" w:hAnsi="宋体" w:eastAsia="宋体" w:cs="宋体"/>
                    <w:sz w:val="19"/>
                    <w:szCs w:val="19"/>
                  </w:rPr>
                </w:rPrChange>
              </w:rPr>
            </w:pPr>
            <w:del w:id="1708" w:author="随遇而安 [2]" w:date="2023-08-11T15:47:51Z">
              <w:r>
                <w:rPr>
                  <w:rFonts w:ascii="宋体" w:hAnsi="宋体" w:eastAsia="宋体" w:cs="宋体"/>
                  <w:color w:val="auto"/>
                  <w:spacing w:val="5"/>
                  <w:sz w:val="19"/>
                  <w:szCs w:val="19"/>
                  <w:rPrChange w:id="1709" w:author="随遇而安 [2]" w:date="2023-08-11T14:50:23Z">
                    <w:rPr>
                      <w:rFonts w:ascii="宋体" w:hAnsi="宋体" w:eastAsia="宋体" w:cs="宋体"/>
                      <w:spacing w:val="5"/>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期限</w:delText>
              </w:r>
            </w:del>
          </w:p>
        </w:tc>
        <w:tc>
          <w:tcPr>
            <w:tcW w:w="1042" w:type="dxa"/>
            <w:vMerge w:val="restart"/>
            <w:tcBorders>
              <w:left w:val="single" w:color="000000" w:sz="4" w:space="0"/>
              <w:bottom w:val="nil"/>
            </w:tcBorders>
          </w:tcPr>
          <w:p w14:paraId="1900E5A3">
            <w:pPr>
              <w:spacing w:before="263" w:line="312" w:lineRule="exact"/>
              <w:ind w:left="225"/>
              <w:outlineLvl w:val="0"/>
              <w:rPr>
                <w:del w:id="1710" w:author="随遇而安 [2]" w:date="2023-08-11T15:47:51Z"/>
                <w:rFonts w:ascii="宋体" w:hAnsi="宋体" w:eastAsia="宋体" w:cs="宋体"/>
                <w:color w:val="auto"/>
                <w:sz w:val="19"/>
                <w:szCs w:val="19"/>
                <w:rPrChange w:id="1711" w:author="随遇而安 [2]" w:date="2023-08-11T14:50:23Z">
                  <w:rPr>
                    <w:del w:id="1712" w:author="随遇而安 [2]" w:date="2023-08-11T15:47:51Z"/>
                    <w:rFonts w:ascii="宋体" w:hAnsi="宋体" w:eastAsia="宋体" w:cs="宋体"/>
                    <w:sz w:val="19"/>
                    <w:szCs w:val="19"/>
                  </w:rPr>
                </w:rPrChange>
              </w:rPr>
            </w:pPr>
            <w:del w:id="1713" w:author="随遇而安 [2]" w:date="2023-08-11T15:47:51Z">
              <w:r>
                <w:rPr>
                  <w:rFonts w:ascii="宋体" w:hAnsi="宋体" w:eastAsia="宋体" w:cs="宋体"/>
                  <w:color w:val="auto"/>
                  <w:spacing w:val="8"/>
                  <w:position w:val="8"/>
                  <w:sz w:val="19"/>
                  <w:szCs w:val="19"/>
                  <w:rPrChange w:id="1714" w:author="随遇而安 [2]" w:date="2023-08-11T14:50:23Z">
                    <w:rPr>
                      <w:rFonts w:ascii="宋体" w:hAnsi="宋体" w:eastAsia="宋体" w:cs="宋体"/>
                      <w:spacing w:val="8"/>
                      <w:position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整改</w:delText>
              </w:r>
            </w:del>
            <w:del w:id="1715" w:author="随遇而安 [2]" w:date="2023-08-11T15:47:51Z">
              <w:r>
                <w:rPr>
                  <w:rFonts w:ascii="宋体" w:hAnsi="宋体" w:eastAsia="宋体" w:cs="宋体"/>
                  <w:color w:val="auto"/>
                  <w:spacing w:val="7"/>
                  <w:position w:val="8"/>
                  <w:sz w:val="19"/>
                  <w:szCs w:val="19"/>
                  <w:rPrChange w:id="1716" w:author="随遇而安 [2]" w:date="2023-08-11T14:50:23Z">
                    <w:rPr>
                      <w:rFonts w:ascii="宋体" w:hAnsi="宋体" w:eastAsia="宋体" w:cs="宋体"/>
                      <w:spacing w:val="7"/>
                      <w:position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责</w:delText>
              </w:r>
            </w:del>
          </w:p>
          <w:p w14:paraId="16FF4202">
            <w:pPr>
              <w:spacing w:line="228" w:lineRule="auto"/>
              <w:ind w:left="226"/>
              <w:outlineLvl w:val="0"/>
              <w:rPr>
                <w:del w:id="1717" w:author="随遇而安 [2]" w:date="2023-08-11T15:47:51Z"/>
                <w:rFonts w:ascii="宋体" w:hAnsi="宋体" w:eastAsia="宋体" w:cs="宋体"/>
                <w:color w:val="auto"/>
                <w:sz w:val="19"/>
                <w:szCs w:val="19"/>
                <w:rPrChange w:id="1718" w:author="随遇而安 [2]" w:date="2023-08-11T14:50:23Z">
                  <w:rPr>
                    <w:del w:id="1719" w:author="随遇而安 [2]" w:date="2023-08-11T15:47:51Z"/>
                    <w:rFonts w:ascii="宋体" w:hAnsi="宋体" w:eastAsia="宋体" w:cs="宋体"/>
                    <w:sz w:val="19"/>
                    <w:szCs w:val="19"/>
                  </w:rPr>
                </w:rPrChange>
              </w:rPr>
            </w:pPr>
            <w:del w:id="1720" w:author="随遇而安 [2]" w:date="2023-08-11T15:47:51Z">
              <w:r>
                <w:rPr>
                  <w:rFonts w:ascii="宋体" w:hAnsi="宋体" w:eastAsia="宋体" w:cs="宋体"/>
                  <w:color w:val="auto"/>
                  <w:spacing w:val="9"/>
                  <w:sz w:val="19"/>
                  <w:szCs w:val="19"/>
                  <w:rPrChange w:id="1721" w:author="随遇而安 [2]" w:date="2023-08-11T14:50:23Z">
                    <w:rPr>
                      <w:rFonts w:ascii="宋体" w:hAnsi="宋体" w:eastAsia="宋体" w:cs="宋体"/>
                      <w:spacing w:val="9"/>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人</w:delText>
              </w:r>
            </w:del>
            <w:del w:id="1722" w:author="随遇而安 [2]" w:date="2023-08-11T15:47:51Z">
              <w:r>
                <w:rPr>
                  <w:rFonts w:ascii="宋体" w:hAnsi="宋体" w:eastAsia="宋体" w:cs="宋体"/>
                  <w:color w:val="auto"/>
                  <w:spacing w:val="7"/>
                  <w:sz w:val="19"/>
                  <w:szCs w:val="19"/>
                  <w:rPrChange w:id="1723" w:author="随遇而安 [2]" w:date="2023-08-11T14:50:23Z">
                    <w:rPr>
                      <w:rFonts w:ascii="宋体" w:hAnsi="宋体" w:eastAsia="宋体" w:cs="宋体"/>
                      <w:spacing w:val="7"/>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签字</w:delText>
              </w:r>
            </w:del>
          </w:p>
        </w:tc>
        <w:tc>
          <w:tcPr>
            <w:tcW w:w="3130" w:type="dxa"/>
            <w:gridSpan w:val="3"/>
          </w:tcPr>
          <w:p w14:paraId="589448F0">
            <w:pPr>
              <w:spacing w:before="102" w:line="229" w:lineRule="auto"/>
              <w:ind w:left="1171"/>
              <w:outlineLvl w:val="0"/>
              <w:rPr>
                <w:del w:id="1724" w:author="随遇而安 [2]" w:date="2023-08-11T15:47:51Z"/>
                <w:rFonts w:ascii="宋体" w:hAnsi="宋体" w:eastAsia="宋体" w:cs="宋体"/>
                <w:color w:val="auto"/>
                <w:sz w:val="19"/>
                <w:szCs w:val="19"/>
                <w:rPrChange w:id="1725" w:author="随遇而安 [2]" w:date="2023-08-11T14:50:23Z">
                  <w:rPr>
                    <w:del w:id="1726" w:author="随遇而安 [2]" w:date="2023-08-11T15:47:51Z"/>
                    <w:rFonts w:ascii="宋体" w:hAnsi="宋体" w:eastAsia="宋体" w:cs="宋体"/>
                    <w:sz w:val="19"/>
                    <w:szCs w:val="19"/>
                  </w:rPr>
                </w:rPrChange>
              </w:rPr>
            </w:pPr>
            <w:del w:id="1727" w:author="随遇而安 [2]" w:date="2023-08-11T15:47:51Z">
              <w:r>
                <w:rPr>
                  <w:rFonts w:ascii="宋体" w:hAnsi="宋体" w:eastAsia="宋体" w:cs="宋体"/>
                  <w:color w:val="auto"/>
                  <w:spacing w:val="10"/>
                  <w:sz w:val="19"/>
                  <w:szCs w:val="19"/>
                  <w:rPrChange w:id="1728" w:author="随遇而安 [2]" w:date="2023-08-11T14:50:23Z">
                    <w:rPr>
                      <w:rFonts w:ascii="宋体" w:hAnsi="宋体" w:eastAsia="宋体" w:cs="宋体"/>
                      <w:spacing w:val="10"/>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验</w:delText>
              </w:r>
            </w:del>
            <w:del w:id="1729" w:author="随遇而安 [2]" w:date="2023-08-11T15:47:51Z">
              <w:r>
                <w:rPr>
                  <w:rFonts w:ascii="宋体" w:hAnsi="宋体" w:eastAsia="宋体" w:cs="宋体"/>
                  <w:color w:val="auto"/>
                  <w:spacing w:val="9"/>
                  <w:sz w:val="19"/>
                  <w:szCs w:val="19"/>
                  <w:rPrChange w:id="1730" w:author="随遇而安 [2]" w:date="2023-08-11T14:50:23Z">
                    <w:rPr>
                      <w:rFonts w:ascii="宋体" w:hAnsi="宋体" w:eastAsia="宋体" w:cs="宋体"/>
                      <w:spacing w:val="9"/>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证情况</w:delText>
              </w:r>
            </w:del>
          </w:p>
        </w:tc>
        <w:tc>
          <w:tcPr>
            <w:tcW w:w="989" w:type="dxa"/>
            <w:vMerge w:val="restart"/>
            <w:tcBorders>
              <w:bottom w:val="nil"/>
              <w:right w:val="single" w:color="000000" w:sz="10" w:space="0"/>
            </w:tcBorders>
          </w:tcPr>
          <w:p w14:paraId="5ED71222">
            <w:pPr>
              <w:spacing w:before="263" w:line="312" w:lineRule="exact"/>
              <w:ind w:left="316"/>
              <w:outlineLvl w:val="0"/>
              <w:rPr>
                <w:del w:id="1731" w:author="随遇而安 [2]" w:date="2023-08-11T15:47:51Z"/>
                <w:rFonts w:ascii="宋体" w:hAnsi="宋体" w:eastAsia="宋体" w:cs="宋体"/>
                <w:color w:val="auto"/>
                <w:sz w:val="19"/>
                <w:szCs w:val="19"/>
                <w:rPrChange w:id="1732" w:author="随遇而安 [2]" w:date="2023-08-11T14:50:23Z">
                  <w:rPr>
                    <w:del w:id="1733" w:author="随遇而安 [2]" w:date="2023-08-11T15:47:51Z"/>
                    <w:rFonts w:ascii="宋体" w:hAnsi="宋体" w:eastAsia="宋体" w:cs="宋体"/>
                    <w:sz w:val="19"/>
                    <w:szCs w:val="19"/>
                  </w:rPr>
                </w:rPrChange>
              </w:rPr>
            </w:pPr>
            <w:del w:id="1734" w:author="随遇而安 [2]" w:date="2023-08-11T15:47:51Z">
              <w:r>
                <w:rPr>
                  <w:rFonts w:ascii="宋体" w:hAnsi="宋体" w:eastAsia="宋体" w:cs="宋体"/>
                  <w:color w:val="auto"/>
                  <w:position w:val="8"/>
                  <w:sz w:val="19"/>
                  <w:szCs w:val="19"/>
                  <w:rPrChange w:id="1735" w:author="随遇而安 [2]" w:date="2023-08-11T14:50:23Z">
                    <w:rPr>
                      <w:rFonts w:ascii="宋体" w:hAnsi="宋体" w:eastAsia="宋体" w:cs="宋体"/>
                      <w:position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隐患</w:delText>
              </w:r>
            </w:del>
          </w:p>
          <w:p w14:paraId="0E4D1631">
            <w:pPr>
              <w:spacing w:line="228" w:lineRule="auto"/>
              <w:ind w:left="305"/>
              <w:outlineLvl w:val="0"/>
              <w:rPr>
                <w:del w:id="1736" w:author="随遇而安 [2]" w:date="2023-08-11T15:47:51Z"/>
                <w:rFonts w:ascii="宋体" w:hAnsi="宋体" w:eastAsia="宋体" w:cs="宋体"/>
                <w:color w:val="auto"/>
                <w:sz w:val="19"/>
                <w:szCs w:val="19"/>
                <w:rPrChange w:id="1737" w:author="随遇而安 [2]" w:date="2023-08-11T14:50:23Z">
                  <w:rPr>
                    <w:del w:id="1738" w:author="随遇而安 [2]" w:date="2023-08-11T15:47:51Z"/>
                    <w:rFonts w:ascii="宋体" w:hAnsi="宋体" w:eastAsia="宋体" w:cs="宋体"/>
                    <w:sz w:val="19"/>
                    <w:szCs w:val="19"/>
                  </w:rPr>
                </w:rPrChange>
              </w:rPr>
            </w:pPr>
            <w:del w:id="1739" w:author="随遇而安 [2]" w:date="2023-08-11T15:47:51Z">
              <w:r>
                <w:rPr>
                  <w:rFonts w:ascii="宋体" w:hAnsi="宋体" w:eastAsia="宋体" w:cs="宋体"/>
                  <w:color w:val="auto"/>
                  <w:spacing w:val="6"/>
                  <w:sz w:val="19"/>
                  <w:szCs w:val="19"/>
                  <w:rPrChange w:id="1740" w:author="随遇而安 [2]" w:date="2023-08-11T14:50:23Z">
                    <w:rPr>
                      <w:rFonts w:ascii="宋体" w:hAnsi="宋体" w:eastAsia="宋体" w:cs="宋体"/>
                      <w:spacing w:val="6"/>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等</w:delText>
              </w:r>
            </w:del>
            <w:del w:id="1741" w:author="随遇而安 [2]" w:date="2023-08-11T15:47:51Z">
              <w:r>
                <w:rPr>
                  <w:rFonts w:ascii="宋体" w:hAnsi="宋体" w:eastAsia="宋体" w:cs="宋体"/>
                  <w:color w:val="auto"/>
                  <w:spacing w:val="5"/>
                  <w:sz w:val="19"/>
                  <w:szCs w:val="19"/>
                  <w:rPrChange w:id="1742" w:author="随遇而安 [2]" w:date="2023-08-11T14:50:23Z">
                    <w:rPr>
                      <w:rFonts w:ascii="宋体" w:hAnsi="宋体" w:eastAsia="宋体" w:cs="宋体"/>
                      <w:spacing w:val="5"/>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级</w:delText>
              </w:r>
            </w:del>
          </w:p>
        </w:tc>
      </w:tr>
      <w:tr w14:paraId="6B32E0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del w:id="1743" w:author="随遇而安 [2]" w:date="2023-08-11T15:47:51Z"/>
        </w:trPr>
        <w:tc>
          <w:tcPr>
            <w:tcW w:w="585" w:type="dxa"/>
            <w:vMerge w:val="continue"/>
            <w:tcBorders>
              <w:top w:val="nil"/>
              <w:left w:val="single" w:color="000000" w:sz="10" w:space="0"/>
            </w:tcBorders>
            <w:textDirection w:val="tbRlV"/>
          </w:tcPr>
          <w:p w14:paraId="181FF213">
            <w:pPr>
              <w:outlineLvl w:val="9"/>
              <w:rPr>
                <w:del w:id="1744" w:author="随遇而安 [2]" w:date="2023-08-11T15:47:51Z"/>
                <w:rFonts w:ascii="Arial"/>
                <w:color w:val="auto"/>
                <w:sz w:val="21"/>
                <w:rPrChange w:id="1745" w:author="随遇而安 [2]" w:date="2023-08-11T14:50:23Z">
                  <w:rPr>
                    <w:del w:id="1746" w:author="随遇而安 [2]" w:date="2023-08-11T15:47:51Z"/>
                    <w:rFonts w:ascii="Arial"/>
                    <w:sz w:val="21"/>
                  </w:rPr>
                </w:rPrChange>
              </w:rPr>
            </w:pPr>
          </w:p>
        </w:tc>
        <w:tc>
          <w:tcPr>
            <w:tcW w:w="4092" w:type="dxa"/>
            <w:gridSpan w:val="2"/>
            <w:vMerge w:val="continue"/>
            <w:tcBorders>
              <w:top w:val="nil"/>
            </w:tcBorders>
          </w:tcPr>
          <w:p w14:paraId="6306510D">
            <w:pPr>
              <w:outlineLvl w:val="9"/>
              <w:rPr>
                <w:del w:id="1747" w:author="随遇而安 [2]" w:date="2023-08-11T15:47:51Z"/>
                <w:rFonts w:ascii="Arial"/>
                <w:color w:val="auto"/>
                <w:sz w:val="21"/>
                <w:rPrChange w:id="1748" w:author="随遇而安 [2]" w:date="2023-08-11T14:50:23Z">
                  <w:rPr>
                    <w:del w:id="1749" w:author="随遇而安 [2]" w:date="2023-08-11T15:47:51Z"/>
                    <w:rFonts w:ascii="Arial"/>
                    <w:sz w:val="21"/>
                  </w:rPr>
                </w:rPrChange>
              </w:rPr>
            </w:pPr>
          </w:p>
        </w:tc>
        <w:tc>
          <w:tcPr>
            <w:tcW w:w="3053" w:type="dxa"/>
            <w:vMerge w:val="continue"/>
            <w:tcBorders>
              <w:top w:val="nil"/>
            </w:tcBorders>
          </w:tcPr>
          <w:p w14:paraId="2DEFF231">
            <w:pPr>
              <w:outlineLvl w:val="9"/>
              <w:rPr>
                <w:del w:id="1750" w:author="随遇而安 [2]" w:date="2023-08-11T15:47:51Z"/>
                <w:rFonts w:ascii="Arial"/>
                <w:color w:val="auto"/>
                <w:sz w:val="21"/>
                <w:rPrChange w:id="1751" w:author="随遇而安 [2]" w:date="2023-08-11T14:50:23Z">
                  <w:rPr>
                    <w:del w:id="1752" w:author="随遇而安 [2]" w:date="2023-08-11T15:47:51Z"/>
                    <w:rFonts w:ascii="Arial"/>
                    <w:sz w:val="21"/>
                  </w:rPr>
                </w:rPrChange>
              </w:rPr>
            </w:pPr>
          </w:p>
        </w:tc>
        <w:tc>
          <w:tcPr>
            <w:tcW w:w="1044" w:type="dxa"/>
            <w:vMerge w:val="continue"/>
            <w:tcBorders>
              <w:top w:val="nil"/>
              <w:right w:val="single" w:color="000000" w:sz="4" w:space="0"/>
            </w:tcBorders>
          </w:tcPr>
          <w:p w14:paraId="066A97B1">
            <w:pPr>
              <w:outlineLvl w:val="9"/>
              <w:rPr>
                <w:del w:id="1753" w:author="随遇而安 [2]" w:date="2023-08-11T15:47:51Z"/>
                <w:rFonts w:ascii="Arial"/>
                <w:color w:val="auto"/>
                <w:sz w:val="21"/>
                <w:rPrChange w:id="1754" w:author="随遇而安 [2]" w:date="2023-08-11T14:50:23Z">
                  <w:rPr>
                    <w:del w:id="1755" w:author="随遇而安 [2]" w:date="2023-08-11T15:47:51Z"/>
                    <w:rFonts w:ascii="Arial"/>
                    <w:sz w:val="21"/>
                  </w:rPr>
                </w:rPrChange>
              </w:rPr>
            </w:pPr>
          </w:p>
        </w:tc>
        <w:tc>
          <w:tcPr>
            <w:tcW w:w="1042" w:type="dxa"/>
            <w:vMerge w:val="continue"/>
            <w:tcBorders>
              <w:top w:val="nil"/>
              <w:left w:val="single" w:color="000000" w:sz="4" w:space="0"/>
            </w:tcBorders>
          </w:tcPr>
          <w:p w14:paraId="16087E3E">
            <w:pPr>
              <w:outlineLvl w:val="9"/>
              <w:rPr>
                <w:del w:id="1756" w:author="随遇而安 [2]" w:date="2023-08-11T15:47:51Z"/>
                <w:rFonts w:ascii="Arial"/>
                <w:color w:val="auto"/>
                <w:sz w:val="21"/>
                <w:rPrChange w:id="1757" w:author="随遇而安 [2]" w:date="2023-08-11T14:50:23Z">
                  <w:rPr>
                    <w:del w:id="1758" w:author="随遇而安 [2]" w:date="2023-08-11T15:47:51Z"/>
                    <w:rFonts w:ascii="Arial"/>
                    <w:sz w:val="21"/>
                  </w:rPr>
                </w:rPrChange>
              </w:rPr>
            </w:pPr>
          </w:p>
        </w:tc>
        <w:tc>
          <w:tcPr>
            <w:tcW w:w="1042" w:type="dxa"/>
          </w:tcPr>
          <w:p w14:paraId="696E30F7">
            <w:pPr>
              <w:spacing w:before="57" w:line="312" w:lineRule="exact"/>
              <w:ind w:left="232"/>
              <w:outlineLvl w:val="0"/>
              <w:rPr>
                <w:del w:id="1759" w:author="随遇而安 [2]" w:date="2023-08-11T15:47:51Z"/>
                <w:rFonts w:ascii="宋体" w:hAnsi="宋体" w:eastAsia="宋体" w:cs="宋体"/>
                <w:color w:val="auto"/>
                <w:sz w:val="19"/>
                <w:szCs w:val="19"/>
                <w:rPrChange w:id="1760" w:author="随遇而安 [2]" w:date="2023-08-11T14:50:23Z">
                  <w:rPr>
                    <w:del w:id="1761" w:author="随遇而安 [2]" w:date="2023-08-11T15:47:51Z"/>
                    <w:rFonts w:ascii="宋体" w:hAnsi="宋体" w:eastAsia="宋体" w:cs="宋体"/>
                    <w:sz w:val="19"/>
                    <w:szCs w:val="19"/>
                  </w:rPr>
                </w:rPrChange>
              </w:rPr>
            </w:pPr>
            <w:del w:id="1762" w:author="随遇而安 [2]" w:date="2023-08-11T15:47:51Z">
              <w:r>
                <w:rPr>
                  <w:rFonts w:ascii="宋体" w:hAnsi="宋体" w:eastAsia="宋体" w:cs="宋体"/>
                  <w:color w:val="auto"/>
                  <w:spacing w:val="7"/>
                  <w:position w:val="8"/>
                  <w:sz w:val="19"/>
                  <w:szCs w:val="19"/>
                  <w:rPrChange w:id="1763" w:author="随遇而安 [2]" w:date="2023-08-11T14:50:23Z">
                    <w:rPr>
                      <w:rFonts w:ascii="宋体" w:hAnsi="宋体" w:eastAsia="宋体" w:cs="宋体"/>
                      <w:spacing w:val="7"/>
                      <w:position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是否整</w:delText>
              </w:r>
            </w:del>
          </w:p>
          <w:p w14:paraId="798CE2C4">
            <w:pPr>
              <w:spacing w:line="228" w:lineRule="auto"/>
              <w:ind w:left="236"/>
              <w:outlineLvl w:val="0"/>
              <w:rPr>
                <w:del w:id="1764" w:author="随遇而安 [2]" w:date="2023-08-11T15:47:51Z"/>
                <w:rFonts w:ascii="宋体" w:hAnsi="宋体" w:eastAsia="宋体" w:cs="宋体"/>
                <w:color w:val="auto"/>
                <w:sz w:val="19"/>
                <w:szCs w:val="19"/>
                <w:rPrChange w:id="1765" w:author="随遇而安 [2]" w:date="2023-08-11T14:50:23Z">
                  <w:rPr>
                    <w:del w:id="1766" w:author="随遇而安 [2]" w:date="2023-08-11T15:47:51Z"/>
                    <w:rFonts w:ascii="宋体" w:hAnsi="宋体" w:eastAsia="宋体" w:cs="宋体"/>
                    <w:sz w:val="19"/>
                    <w:szCs w:val="19"/>
                  </w:rPr>
                </w:rPrChange>
              </w:rPr>
            </w:pPr>
            <w:del w:id="1767" w:author="随遇而安 [2]" w:date="2023-08-11T15:47:51Z">
              <w:r>
                <w:rPr>
                  <w:rFonts w:ascii="宋体" w:hAnsi="宋体" w:eastAsia="宋体" w:cs="宋体"/>
                  <w:color w:val="auto"/>
                  <w:spacing w:val="6"/>
                  <w:sz w:val="19"/>
                  <w:szCs w:val="19"/>
                  <w:rPrChange w:id="1768" w:author="随遇而安 [2]" w:date="2023-08-11T14:50:23Z">
                    <w:rPr>
                      <w:rFonts w:ascii="宋体" w:hAnsi="宋体" w:eastAsia="宋体" w:cs="宋体"/>
                      <w:spacing w:val="6"/>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改完</w:delText>
              </w:r>
            </w:del>
            <w:del w:id="1769" w:author="随遇而安 [2]" w:date="2023-08-11T15:47:51Z">
              <w:r>
                <w:rPr>
                  <w:rFonts w:ascii="宋体" w:hAnsi="宋体" w:eastAsia="宋体" w:cs="宋体"/>
                  <w:color w:val="auto"/>
                  <w:spacing w:val="5"/>
                  <w:sz w:val="19"/>
                  <w:szCs w:val="19"/>
                  <w:rPrChange w:id="1770" w:author="随遇而安 [2]" w:date="2023-08-11T14:50:23Z">
                    <w:rPr>
                      <w:rFonts w:ascii="宋体" w:hAnsi="宋体" w:eastAsia="宋体" w:cs="宋体"/>
                      <w:spacing w:val="5"/>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成</w:delText>
              </w:r>
            </w:del>
          </w:p>
        </w:tc>
        <w:tc>
          <w:tcPr>
            <w:tcW w:w="1043" w:type="dxa"/>
            <w:tcBorders>
              <w:right w:val="single" w:color="000000" w:sz="4" w:space="0"/>
            </w:tcBorders>
          </w:tcPr>
          <w:p w14:paraId="015ABF87">
            <w:pPr>
              <w:spacing w:before="213" w:line="231" w:lineRule="auto"/>
              <w:ind w:left="231"/>
              <w:outlineLvl w:val="0"/>
              <w:rPr>
                <w:del w:id="1771" w:author="随遇而安 [2]" w:date="2023-08-11T15:47:51Z"/>
                <w:rFonts w:ascii="宋体" w:hAnsi="宋体" w:eastAsia="宋体" w:cs="宋体"/>
                <w:color w:val="auto"/>
                <w:sz w:val="19"/>
                <w:szCs w:val="19"/>
                <w:rPrChange w:id="1772" w:author="随遇而安 [2]" w:date="2023-08-11T14:50:23Z">
                  <w:rPr>
                    <w:del w:id="1773" w:author="随遇而安 [2]" w:date="2023-08-11T15:47:51Z"/>
                    <w:rFonts w:ascii="宋体" w:hAnsi="宋体" w:eastAsia="宋体" w:cs="宋体"/>
                    <w:sz w:val="19"/>
                    <w:szCs w:val="19"/>
                  </w:rPr>
                </w:rPrChange>
              </w:rPr>
            </w:pPr>
            <w:del w:id="1774" w:author="随遇而安 [2]" w:date="2023-08-11T15:47:51Z">
              <w:r>
                <w:rPr>
                  <w:rFonts w:ascii="宋体" w:hAnsi="宋体" w:eastAsia="宋体" w:cs="宋体"/>
                  <w:color w:val="auto"/>
                  <w:spacing w:val="9"/>
                  <w:sz w:val="19"/>
                  <w:szCs w:val="19"/>
                  <w:rPrChange w:id="1775" w:author="随遇而安 [2]" w:date="2023-08-11T14:50:23Z">
                    <w:rPr>
                      <w:rFonts w:ascii="宋体" w:hAnsi="宋体" w:eastAsia="宋体" w:cs="宋体"/>
                      <w:spacing w:val="9"/>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验</w:delText>
              </w:r>
            </w:del>
            <w:del w:id="1776" w:author="随遇而安 [2]" w:date="2023-08-11T15:47:51Z">
              <w:r>
                <w:rPr>
                  <w:rFonts w:ascii="宋体" w:hAnsi="宋体" w:eastAsia="宋体" w:cs="宋体"/>
                  <w:color w:val="auto"/>
                  <w:spacing w:val="8"/>
                  <w:sz w:val="19"/>
                  <w:szCs w:val="19"/>
                  <w:rPrChange w:id="1777" w:author="随遇而安 [2]" w:date="2023-08-11T14:50:23Z">
                    <w:rPr>
                      <w:rFonts w:ascii="宋体" w:hAnsi="宋体" w:eastAsia="宋体" w:cs="宋体"/>
                      <w:spacing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证人</w:delText>
              </w:r>
            </w:del>
          </w:p>
        </w:tc>
        <w:tc>
          <w:tcPr>
            <w:tcW w:w="1045" w:type="dxa"/>
            <w:tcBorders>
              <w:left w:val="single" w:color="000000" w:sz="4" w:space="0"/>
            </w:tcBorders>
          </w:tcPr>
          <w:p w14:paraId="0501B9BD">
            <w:pPr>
              <w:spacing w:before="57" w:line="312" w:lineRule="exact"/>
              <w:ind w:left="330"/>
              <w:outlineLvl w:val="0"/>
              <w:rPr>
                <w:del w:id="1778" w:author="随遇而安 [2]" w:date="2023-08-11T15:47:51Z"/>
                <w:rFonts w:ascii="宋体" w:hAnsi="宋体" w:eastAsia="宋体" w:cs="宋体"/>
                <w:color w:val="auto"/>
                <w:sz w:val="19"/>
                <w:szCs w:val="19"/>
                <w:rPrChange w:id="1779" w:author="随遇而安 [2]" w:date="2023-08-11T14:50:23Z">
                  <w:rPr>
                    <w:del w:id="1780" w:author="随遇而安 [2]" w:date="2023-08-11T15:47:51Z"/>
                    <w:rFonts w:ascii="宋体" w:hAnsi="宋体" w:eastAsia="宋体" w:cs="宋体"/>
                    <w:sz w:val="19"/>
                    <w:szCs w:val="19"/>
                  </w:rPr>
                </w:rPrChange>
              </w:rPr>
            </w:pPr>
            <w:del w:id="1781" w:author="随遇而安 [2]" w:date="2023-08-11T15:47:51Z">
              <w:r>
                <w:rPr>
                  <w:rFonts w:ascii="宋体" w:hAnsi="宋体" w:eastAsia="宋体" w:cs="宋体"/>
                  <w:color w:val="auto"/>
                  <w:spacing w:val="7"/>
                  <w:position w:val="8"/>
                  <w:sz w:val="19"/>
                  <w:szCs w:val="19"/>
                  <w:rPrChange w:id="1782" w:author="随遇而安 [2]" w:date="2023-08-11T14:50:23Z">
                    <w:rPr>
                      <w:rFonts w:ascii="宋体" w:hAnsi="宋体" w:eastAsia="宋体" w:cs="宋体"/>
                      <w:spacing w:val="7"/>
                      <w:position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验</w:delText>
              </w:r>
            </w:del>
            <w:del w:id="1783" w:author="随遇而安 [2]" w:date="2023-08-11T15:47:51Z">
              <w:r>
                <w:rPr>
                  <w:rFonts w:ascii="宋体" w:hAnsi="宋体" w:eastAsia="宋体" w:cs="宋体"/>
                  <w:color w:val="auto"/>
                  <w:spacing w:val="6"/>
                  <w:position w:val="8"/>
                  <w:sz w:val="19"/>
                  <w:szCs w:val="19"/>
                  <w:rPrChange w:id="1784" w:author="随遇而安 [2]" w:date="2023-08-11T14:50:23Z">
                    <w:rPr>
                      <w:rFonts w:ascii="宋体" w:hAnsi="宋体" w:eastAsia="宋体" w:cs="宋体"/>
                      <w:spacing w:val="6"/>
                      <w:position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证</w:delText>
              </w:r>
            </w:del>
          </w:p>
          <w:p w14:paraId="4DDBD36E">
            <w:pPr>
              <w:spacing w:line="229" w:lineRule="auto"/>
              <w:ind w:left="365"/>
              <w:outlineLvl w:val="0"/>
              <w:rPr>
                <w:del w:id="1785" w:author="随遇而安 [2]" w:date="2023-08-11T15:47:51Z"/>
                <w:rFonts w:ascii="宋体" w:hAnsi="宋体" w:eastAsia="宋体" w:cs="宋体"/>
                <w:color w:val="auto"/>
                <w:sz w:val="19"/>
                <w:szCs w:val="19"/>
                <w:rPrChange w:id="1786" w:author="随遇而安 [2]" w:date="2023-08-11T14:50:23Z">
                  <w:rPr>
                    <w:del w:id="1787" w:author="随遇而安 [2]" w:date="2023-08-11T15:47:51Z"/>
                    <w:rFonts w:ascii="宋体" w:hAnsi="宋体" w:eastAsia="宋体" w:cs="宋体"/>
                    <w:sz w:val="19"/>
                    <w:szCs w:val="19"/>
                  </w:rPr>
                </w:rPrChange>
              </w:rPr>
            </w:pPr>
            <w:del w:id="1788" w:author="随遇而安 [2]" w:date="2023-08-11T15:47:51Z">
              <w:r>
                <w:rPr>
                  <w:rFonts w:ascii="宋体" w:hAnsi="宋体" w:eastAsia="宋体" w:cs="宋体"/>
                  <w:color w:val="auto"/>
                  <w:spacing w:val="-6"/>
                  <w:sz w:val="19"/>
                  <w:szCs w:val="19"/>
                  <w:rPrChange w:id="1789" w:author="随遇而安 [2]" w:date="2023-08-11T14:50:23Z">
                    <w:rPr>
                      <w:rFonts w:ascii="宋体" w:hAnsi="宋体" w:eastAsia="宋体" w:cs="宋体"/>
                      <w:spacing w:val="-6"/>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日</w:delText>
              </w:r>
            </w:del>
            <w:del w:id="1790" w:author="随遇而安 [2]" w:date="2023-08-11T15:47:51Z">
              <w:r>
                <w:rPr>
                  <w:rFonts w:ascii="宋体" w:hAnsi="宋体" w:eastAsia="宋体" w:cs="宋体"/>
                  <w:color w:val="auto"/>
                  <w:spacing w:val="-5"/>
                  <w:sz w:val="19"/>
                  <w:szCs w:val="19"/>
                  <w:rPrChange w:id="1791" w:author="随遇而安 [2]" w:date="2023-08-11T14:50:23Z">
                    <w:rPr>
                      <w:rFonts w:ascii="宋体" w:hAnsi="宋体" w:eastAsia="宋体" w:cs="宋体"/>
                      <w:spacing w:val="-5"/>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期</w:delText>
              </w:r>
            </w:del>
          </w:p>
        </w:tc>
        <w:tc>
          <w:tcPr>
            <w:tcW w:w="989" w:type="dxa"/>
            <w:vMerge w:val="continue"/>
            <w:tcBorders>
              <w:top w:val="nil"/>
              <w:right w:val="single" w:color="000000" w:sz="10" w:space="0"/>
            </w:tcBorders>
          </w:tcPr>
          <w:p w14:paraId="5596D287">
            <w:pPr>
              <w:outlineLvl w:val="9"/>
              <w:rPr>
                <w:del w:id="1792" w:author="随遇而安 [2]" w:date="2023-08-11T15:47:51Z"/>
                <w:rFonts w:ascii="Arial"/>
                <w:color w:val="auto"/>
                <w:sz w:val="21"/>
                <w:rPrChange w:id="1793" w:author="随遇而安 [2]" w:date="2023-08-11T14:50:23Z">
                  <w:rPr>
                    <w:del w:id="1794" w:author="随遇而安 [2]" w:date="2023-08-11T15:47:51Z"/>
                    <w:rFonts w:ascii="Arial"/>
                    <w:sz w:val="21"/>
                  </w:rPr>
                </w:rPrChange>
              </w:rPr>
            </w:pPr>
          </w:p>
        </w:tc>
      </w:tr>
      <w:tr w14:paraId="764DBB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1" w:hRule="atLeast"/>
          <w:del w:id="1795" w:author="随遇而安 [2]" w:date="2023-08-11T15:47:51Z"/>
        </w:trPr>
        <w:tc>
          <w:tcPr>
            <w:tcW w:w="585" w:type="dxa"/>
            <w:tcBorders>
              <w:left w:val="single" w:color="000000" w:sz="10" w:space="0"/>
            </w:tcBorders>
          </w:tcPr>
          <w:p w14:paraId="1A3E017B">
            <w:pPr>
              <w:outlineLvl w:val="9"/>
              <w:rPr>
                <w:del w:id="1796" w:author="随遇而安 [2]" w:date="2023-08-11T15:47:51Z"/>
                <w:rFonts w:ascii="Arial"/>
                <w:color w:val="auto"/>
                <w:sz w:val="21"/>
                <w:rPrChange w:id="1797" w:author="随遇而安 [2]" w:date="2023-08-11T14:50:23Z">
                  <w:rPr>
                    <w:del w:id="1798" w:author="随遇而安 [2]" w:date="2023-08-11T15:47:51Z"/>
                    <w:rFonts w:ascii="Arial"/>
                    <w:sz w:val="21"/>
                  </w:rPr>
                </w:rPrChange>
              </w:rPr>
            </w:pPr>
          </w:p>
        </w:tc>
        <w:tc>
          <w:tcPr>
            <w:tcW w:w="4092" w:type="dxa"/>
            <w:gridSpan w:val="2"/>
          </w:tcPr>
          <w:p w14:paraId="463ACD36">
            <w:pPr>
              <w:outlineLvl w:val="9"/>
              <w:rPr>
                <w:del w:id="1799" w:author="随遇而安 [2]" w:date="2023-08-11T15:47:51Z"/>
                <w:rFonts w:ascii="Arial"/>
                <w:color w:val="auto"/>
                <w:sz w:val="21"/>
                <w:rPrChange w:id="1800" w:author="随遇而安 [2]" w:date="2023-08-11T14:50:23Z">
                  <w:rPr>
                    <w:del w:id="1801" w:author="随遇而安 [2]" w:date="2023-08-11T15:47:51Z"/>
                    <w:rFonts w:ascii="Arial"/>
                    <w:sz w:val="21"/>
                  </w:rPr>
                </w:rPrChange>
              </w:rPr>
            </w:pPr>
          </w:p>
        </w:tc>
        <w:tc>
          <w:tcPr>
            <w:tcW w:w="3053" w:type="dxa"/>
          </w:tcPr>
          <w:p w14:paraId="51A087BD">
            <w:pPr>
              <w:outlineLvl w:val="9"/>
              <w:rPr>
                <w:del w:id="1802" w:author="随遇而安 [2]" w:date="2023-08-11T15:47:51Z"/>
                <w:rFonts w:ascii="Arial"/>
                <w:color w:val="auto"/>
                <w:sz w:val="21"/>
                <w:rPrChange w:id="1803" w:author="随遇而安 [2]" w:date="2023-08-11T14:50:23Z">
                  <w:rPr>
                    <w:del w:id="1804" w:author="随遇而安 [2]" w:date="2023-08-11T15:47:51Z"/>
                    <w:rFonts w:ascii="Arial"/>
                    <w:sz w:val="21"/>
                  </w:rPr>
                </w:rPrChange>
              </w:rPr>
            </w:pPr>
          </w:p>
        </w:tc>
        <w:tc>
          <w:tcPr>
            <w:tcW w:w="1044" w:type="dxa"/>
            <w:tcBorders>
              <w:right w:val="single" w:color="000000" w:sz="4" w:space="0"/>
            </w:tcBorders>
          </w:tcPr>
          <w:p w14:paraId="0CEC50BB">
            <w:pPr>
              <w:outlineLvl w:val="9"/>
              <w:rPr>
                <w:del w:id="1805" w:author="随遇而安 [2]" w:date="2023-08-11T15:47:51Z"/>
                <w:rFonts w:ascii="Arial"/>
                <w:color w:val="auto"/>
                <w:sz w:val="21"/>
                <w:rPrChange w:id="1806" w:author="随遇而安 [2]" w:date="2023-08-11T14:50:23Z">
                  <w:rPr>
                    <w:del w:id="1807" w:author="随遇而安 [2]" w:date="2023-08-11T15:47:51Z"/>
                    <w:rFonts w:ascii="Arial"/>
                    <w:sz w:val="21"/>
                  </w:rPr>
                </w:rPrChange>
              </w:rPr>
            </w:pPr>
          </w:p>
        </w:tc>
        <w:tc>
          <w:tcPr>
            <w:tcW w:w="1042" w:type="dxa"/>
            <w:tcBorders>
              <w:left w:val="single" w:color="000000" w:sz="4" w:space="0"/>
            </w:tcBorders>
          </w:tcPr>
          <w:p w14:paraId="15071DC0">
            <w:pPr>
              <w:outlineLvl w:val="9"/>
              <w:rPr>
                <w:del w:id="1808" w:author="随遇而安 [2]" w:date="2023-08-11T15:47:51Z"/>
                <w:rFonts w:ascii="Arial"/>
                <w:color w:val="auto"/>
                <w:sz w:val="21"/>
                <w:rPrChange w:id="1809" w:author="随遇而安 [2]" w:date="2023-08-11T14:50:23Z">
                  <w:rPr>
                    <w:del w:id="1810" w:author="随遇而安 [2]" w:date="2023-08-11T15:47:51Z"/>
                    <w:rFonts w:ascii="Arial"/>
                    <w:sz w:val="21"/>
                  </w:rPr>
                </w:rPrChange>
              </w:rPr>
            </w:pPr>
          </w:p>
        </w:tc>
        <w:tc>
          <w:tcPr>
            <w:tcW w:w="1042" w:type="dxa"/>
          </w:tcPr>
          <w:p w14:paraId="057BDE41">
            <w:pPr>
              <w:outlineLvl w:val="9"/>
              <w:rPr>
                <w:del w:id="1811" w:author="随遇而安 [2]" w:date="2023-08-11T15:47:51Z"/>
                <w:rFonts w:ascii="Arial"/>
                <w:color w:val="auto"/>
                <w:sz w:val="21"/>
                <w:rPrChange w:id="1812" w:author="随遇而安 [2]" w:date="2023-08-11T14:50:23Z">
                  <w:rPr>
                    <w:del w:id="1813" w:author="随遇而安 [2]" w:date="2023-08-11T15:47:51Z"/>
                    <w:rFonts w:ascii="Arial"/>
                    <w:sz w:val="21"/>
                  </w:rPr>
                </w:rPrChange>
              </w:rPr>
            </w:pPr>
          </w:p>
        </w:tc>
        <w:tc>
          <w:tcPr>
            <w:tcW w:w="1043" w:type="dxa"/>
            <w:tcBorders>
              <w:right w:val="single" w:color="000000" w:sz="4" w:space="0"/>
            </w:tcBorders>
          </w:tcPr>
          <w:p w14:paraId="795F150A">
            <w:pPr>
              <w:outlineLvl w:val="9"/>
              <w:rPr>
                <w:del w:id="1814" w:author="随遇而安 [2]" w:date="2023-08-11T15:47:51Z"/>
                <w:rFonts w:ascii="Arial"/>
                <w:color w:val="auto"/>
                <w:sz w:val="21"/>
                <w:rPrChange w:id="1815" w:author="随遇而安 [2]" w:date="2023-08-11T14:50:23Z">
                  <w:rPr>
                    <w:del w:id="1816" w:author="随遇而安 [2]" w:date="2023-08-11T15:47:51Z"/>
                    <w:rFonts w:ascii="Arial"/>
                    <w:sz w:val="21"/>
                  </w:rPr>
                </w:rPrChange>
              </w:rPr>
            </w:pPr>
          </w:p>
        </w:tc>
        <w:tc>
          <w:tcPr>
            <w:tcW w:w="1045" w:type="dxa"/>
            <w:tcBorders>
              <w:left w:val="single" w:color="000000" w:sz="4" w:space="0"/>
            </w:tcBorders>
          </w:tcPr>
          <w:p w14:paraId="4B9CC744">
            <w:pPr>
              <w:outlineLvl w:val="9"/>
              <w:rPr>
                <w:del w:id="1817" w:author="随遇而安 [2]" w:date="2023-08-11T15:47:51Z"/>
                <w:rFonts w:ascii="Arial"/>
                <w:color w:val="auto"/>
                <w:sz w:val="21"/>
                <w:rPrChange w:id="1818" w:author="随遇而安 [2]" w:date="2023-08-11T14:50:23Z">
                  <w:rPr>
                    <w:del w:id="1819" w:author="随遇而安 [2]" w:date="2023-08-11T15:47:51Z"/>
                    <w:rFonts w:ascii="Arial"/>
                    <w:sz w:val="21"/>
                  </w:rPr>
                </w:rPrChange>
              </w:rPr>
            </w:pPr>
          </w:p>
        </w:tc>
        <w:tc>
          <w:tcPr>
            <w:tcW w:w="989" w:type="dxa"/>
            <w:tcBorders>
              <w:right w:val="single" w:color="000000" w:sz="10" w:space="0"/>
            </w:tcBorders>
          </w:tcPr>
          <w:p w14:paraId="41746043">
            <w:pPr>
              <w:outlineLvl w:val="9"/>
              <w:rPr>
                <w:del w:id="1820" w:author="随遇而安 [2]" w:date="2023-08-11T15:47:51Z"/>
                <w:rFonts w:ascii="Arial"/>
                <w:color w:val="auto"/>
                <w:sz w:val="21"/>
                <w:rPrChange w:id="1821" w:author="随遇而安 [2]" w:date="2023-08-11T14:50:23Z">
                  <w:rPr>
                    <w:del w:id="1822" w:author="随遇而安 [2]" w:date="2023-08-11T15:47:51Z"/>
                    <w:rFonts w:ascii="Arial"/>
                    <w:sz w:val="21"/>
                  </w:rPr>
                </w:rPrChange>
              </w:rPr>
            </w:pPr>
          </w:p>
        </w:tc>
      </w:tr>
      <w:tr w14:paraId="066431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9" w:hRule="atLeast"/>
          <w:del w:id="1823" w:author="随遇而安 [2]" w:date="2023-08-11T15:47:51Z"/>
        </w:trPr>
        <w:tc>
          <w:tcPr>
            <w:tcW w:w="585" w:type="dxa"/>
            <w:tcBorders>
              <w:left w:val="single" w:color="000000" w:sz="10" w:space="0"/>
            </w:tcBorders>
          </w:tcPr>
          <w:p w14:paraId="72C733EC">
            <w:pPr>
              <w:outlineLvl w:val="9"/>
              <w:rPr>
                <w:del w:id="1824" w:author="随遇而安 [2]" w:date="2023-08-11T15:47:51Z"/>
                <w:rFonts w:ascii="Arial"/>
                <w:color w:val="auto"/>
                <w:sz w:val="21"/>
                <w:rPrChange w:id="1825" w:author="随遇而安 [2]" w:date="2023-08-11T14:50:23Z">
                  <w:rPr>
                    <w:del w:id="1826" w:author="随遇而安 [2]" w:date="2023-08-11T15:47:51Z"/>
                    <w:rFonts w:ascii="Arial"/>
                    <w:sz w:val="21"/>
                  </w:rPr>
                </w:rPrChange>
              </w:rPr>
            </w:pPr>
          </w:p>
        </w:tc>
        <w:tc>
          <w:tcPr>
            <w:tcW w:w="4092" w:type="dxa"/>
            <w:gridSpan w:val="2"/>
          </w:tcPr>
          <w:p w14:paraId="172F14FA">
            <w:pPr>
              <w:outlineLvl w:val="9"/>
              <w:rPr>
                <w:del w:id="1827" w:author="随遇而安 [2]" w:date="2023-08-11T15:47:51Z"/>
                <w:rFonts w:ascii="Arial"/>
                <w:color w:val="auto"/>
                <w:sz w:val="21"/>
                <w:rPrChange w:id="1828" w:author="随遇而安 [2]" w:date="2023-08-11T14:50:23Z">
                  <w:rPr>
                    <w:del w:id="1829" w:author="随遇而安 [2]" w:date="2023-08-11T15:47:51Z"/>
                    <w:rFonts w:ascii="Arial"/>
                    <w:sz w:val="21"/>
                  </w:rPr>
                </w:rPrChange>
              </w:rPr>
            </w:pPr>
          </w:p>
        </w:tc>
        <w:tc>
          <w:tcPr>
            <w:tcW w:w="3053" w:type="dxa"/>
          </w:tcPr>
          <w:p w14:paraId="7D97B393">
            <w:pPr>
              <w:outlineLvl w:val="9"/>
              <w:rPr>
                <w:del w:id="1830" w:author="随遇而安 [2]" w:date="2023-08-11T15:47:51Z"/>
                <w:rFonts w:ascii="Arial"/>
                <w:color w:val="auto"/>
                <w:sz w:val="21"/>
                <w:rPrChange w:id="1831" w:author="随遇而安 [2]" w:date="2023-08-11T14:50:23Z">
                  <w:rPr>
                    <w:del w:id="1832" w:author="随遇而安 [2]" w:date="2023-08-11T15:47:51Z"/>
                    <w:rFonts w:ascii="Arial"/>
                    <w:sz w:val="21"/>
                  </w:rPr>
                </w:rPrChange>
              </w:rPr>
            </w:pPr>
          </w:p>
        </w:tc>
        <w:tc>
          <w:tcPr>
            <w:tcW w:w="1044" w:type="dxa"/>
            <w:tcBorders>
              <w:right w:val="single" w:color="000000" w:sz="4" w:space="0"/>
            </w:tcBorders>
          </w:tcPr>
          <w:p w14:paraId="1D906D5D">
            <w:pPr>
              <w:outlineLvl w:val="9"/>
              <w:rPr>
                <w:del w:id="1833" w:author="随遇而安 [2]" w:date="2023-08-11T15:47:51Z"/>
                <w:rFonts w:ascii="Arial"/>
                <w:color w:val="auto"/>
                <w:sz w:val="21"/>
                <w:rPrChange w:id="1834" w:author="随遇而安 [2]" w:date="2023-08-11T14:50:23Z">
                  <w:rPr>
                    <w:del w:id="1835" w:author="随遇而安 [2]" w:date="2023-08-11T15:47:51Z"/>
                    <w:rFonts w:ascii="Arial"/>
                    <w:sz w:val="21"/>
                  </w:rPr>
                </w:rPrChange>
              </w:rPr>
            </w:pPr>
          </w:p>
        </w:tc>
        <w:tc>
          <w:tcPr>
            <w:tcW w:w="1042" w:type="dxa"/>
            <w:tcBorders>
              <w:left w:val="single" w:color="000000" w:sz="4" w:space="0"/>
            </w:tcBorders>
          </w:tcPr>
          <w:p w14:paraId="358C7656">
            <w:pPr>
              <w:outlineLvl w:val="9"/>
              <w:rPr>
                <w:del w:id="1836" w:author="随遇而安 [2]" w:date="2023-08-11T15:47:51Z"/>
                <w:rFonts w:ascii="Arial"/>
                <w:color w:val="auto"/>
                <w:sz w:val="21"/>
                <w:rPrChange w:id="1837" w:author="随遇而安 [2]" w:date="2023-08-11T14:50:23Z">
                  <w:rPr>
                    <w:del w:id="1838" w:author="随遇而安 [2]" w:date="2023-08-11T15:47:51Z"/>
                    <w:rFonts w:ascii="Arial"/>
                    <w:sz w:val="21"/>
                  </w:rPr>
                </w:rPrChange>
              </w:rPr>
            </w:pPr>
          </w:p>
        </w:tc>
        <w:tc>
          <w:tcPr>
            <w:tcW w:w="1042" w:type="dxa"/>
          </w:tcPr>
          <w:p w14:paraId="550BD924">
            <w:pPr>
              <w:outlineLvl w:val="9"/>
              <w:rPr>
                <w:del w:id="1839" w:author="随遇而安 [2]" w:date="2023-08-11T15:47:51Z"/>
                <w:rFonts w:ascii="Arial"/>
                <w:color w:val="auto"/>
                <w:sz w:val="21"/>
                <w:rPrChange w:id="1840" w:author="随遇而安 [2]" w:date="2023-08-11T14:50:23Z">
                  <w:rPr>
                    <w:del w:id="1841" w:author="随遇而安 [2]" w:date="2023-08-11T15:47:51Z"/>
                    <w:rFonts w:ascii="Arial"/>
                    <w:sz w:val="21"/>
                  </w:rPr>
                </w:rPrChange>
              </w:rPr>
            </w:pPr>
          </w:p>
        </w:tc>
        <w:tc>
          <w:tcPr>
            <w:tcW w:w="1043" w:type="dxa"/>
            <w:tcBorders>
              <w:right w:val="single" w:color="000000" w:sz="4" w:space="0"/>
            </w:tcBorders>
          </w:tcPr>
          <w:p w14:paraId="5A089D48">
            <w:pPr>
              <w:outlineLvl w:val="9"/>
              <w:rPr>
                <w:del w:id="1842" w:author="随遇而安 [2]" w:date="2023-08-11T15:47:51Z"/>
                <w:rFonts w:ascii="Arial"/>
                <w:color w:val="auto"/>
                <w:sz w:val="21"/>
                <w:rPrChange w:id="1843" w:author="随遇而安 [2]" w:date="2023-08-11T14:50:23Z">
                  <w:rPr>
                    <w:del w:id="1844" w:author="随遇而安 [2]" w:date="2023-08-11T15:47:51Z"/>
                    <w:rFonts w:ascii="Arial"/>
                    <w:sz w:val="21"/>
                  </w:rPr>
                </w:rPrChange>
              </w:rPr>
            </w:pPr>
          </w:p>
        </w:tc>
        <w:tc>
          <w:tcPr>
            <w:tcW w:w="1045" w:type="dxa"/>
            <w:tcBorders>
              <w:left w:val="single" w:color="000000" w:sz="4" w:space="0"/>
            </w:tcBorders>
          </w:tcPr>
          <w:p w14:paraId="6D74B72C">
            <w:pPr>
              <w:outlineLvl w:val="9"/>
              <w:rPr>
                <w:del w:id="1845" w:author="随遇而安 [2]" w:date="2023-08-11T15:47:51Z"/>
                <w:rFonts w:ascii="Arial"/>
                <w:color w:val="auto"/>
                <w:sz w:val="21"/>
                <w:rPrChange w:id="1846" w:author="随遇而安 [2]" w:date="2023-08-11T14:50:23Z">
                  <w:rPr>
                    <w:del w:id="1847" w:author="随遇而安 [2]" w:date="2023-08-11T15:47:51Z"/>
                    <w:rFonts w:ascii="Arial"/>
                    <w:sz w:val="21"/>
                  </w:rPr>
                </w:rPrChange>
              </w:rPr>
            </w:pPr>
          </w:p>
        </w:tc>
        <w:tc>
          <w:tcPr>
            <w:tcW w:w="989" w:type="dxa"/>
            <w:tcBorders>
              <w:right w:val="single" w:color="000000" w:sz="10" w:space="0"/>
            </w:tcBorders>
          </w:tcPr>
          <w:p w14:paraId="6AE094B1">
            <w:pPr>
              <w:outlineLvl w:val="9"/>
              <w:rPr>
                <w:del w:id="1848" w:author="随遇而安 [2]" w:date="2023-08-11T15:47:51Z"/>
                <w:rFonts w:ascii="Arial"/>
                <w:color w:val="auto"/>
                <w:sz w:val="21"/>
                <w:rPrChange w:id="1849" w:author="随遇而安 [2]" w:date="2023-08-11T14:50:23Z">
                  <w:rPr>
                    <w:del w:id="1850" w:author="随遇而安 [2]" w:date="2023-08-11T15:47:51Z"/>
                    <w:rFonts w:ascii="Arial"/>
                    <w:sz w:val="21"/>
                  </w:rPr>
                </w:rPrChange>
              </w:rPr>
            </w:pPr>
          </w:p>
        </w:tc>
      </w:tr>
      <w:tr w14:paraId="417BBB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1" w:hRule="atLeast"/>
          <w:del w:id="1851" w:author="随遇而安 [2]" w:date="2023-08-11T15:47:51Z"/>
        </w:trPr>
        <w:tc>
          <w:tcPr>
            <w:tcW w:w="585" w:type="dxa"/>
            <w:tcBorders>
              <w:left w:val="single" w:color="000000" w:sz="10" w:space="0"/>
            </w:tcBorders>
          </w:tcPr>
          <w:p w14:paraId="0D3A06C1">
            <w:pPr>
              <w:outlineLvl w:val="9"/>
              <w:rPr>
                <w:del w:id="1852" w:author="随遇而安 [2]" w:date="2023-08-11T15:47:51Z"/>
                <w:rFonts w:ascii="Arial"/>
                <w:color w:val="auto"/>
                <w:sz w:val="21"/>
                <w:rPrChange w:id="1853" w:author="随遇而安 [2]" w:date="2023-08-11T14:50:23Z">
                  <w:rPr>
                    <w:del w:id="1854" w:author="随遇而安 [2]" w:date="2023-08-11T15:47:51Z"/>
                    <w:rFonts w:ascii="Arial"/>
                    <w:sz w:val="21"/>
                  </w:rPr>
                </w:rPrChange>
              </w:rPr>
            </w:pPr>
          </w:p>
        </w:tc>
        <w:tc>
          <w:tcPr>
            <w:tcW w:w="4092" w:type="dxa"/>
            <w:gridSpan w:val="2"/>
          </w:tcPr>
          <w:p w14:paraId="40B7E0C7">
            <w:pPr>
              <w:outlineLvl w:val="9"/>
              <w:rPr>
                <w:del w:id="1855" w:author="随遇而安 [2]" w:date="2023-08-11T15:47:51Z"/>
                <w:rFonts w:ascii="Arial"/>
                <w:color w:val="auto"/>
                <w:sz w:val="21"/>
                <w:rPrChange w:id="1856" w:author="随遇而安 [2]" w:date="2023-08-11T14:50:23Z">
                  <w:rPr>
                    <w:del w:id="1857" w:author="随遇而安 [2]" w:date="2023-08-11T15:47:51Z"/>
                    <w:rFonts w:ascii="Arial"/>
                    <w:sz w:val="21"/>
                  </w:rPr>
                </w:rPrChange>
              </w:rPr>
            </w:pPr>
          </w:p>
        </w:tc>
        <w:tc>
          <w:tcPr>
            <w:tcW w:w="3053" w:type="dxa"/>
          </w:tcPr>
          <w:p w14:paraId="3A15356B">
            <w:pPr>
              <w:outlineLvl w:val="9"/>
              <w:rPr>
                <w:del w:id="1858" w:author="随遇而安 [2]" w:date="2023-08-11T15:47:51Z"/>
                <w:rFonts w:ascii="Arial"/>
                <w:color w:val="auto"/>
                <w:sz w:val="21"/>
                <w:rPrChange w:id="1859" w:author="随遇而安 [2]" w:date="2023-08-11T14:50:23Z">
                  <w:rPr>
                    <w:del w:id="1860" w:author="随遇而安 [2]" w:date="2023-08-11T15:47:51Z"/>
                    <w:rFonts w:ascii="Arial"/>
                    <w:sz w:val="21"/>
                  </w:rPr>
                </w:rPrChange>
              </w:rPr>
            </w:pPr>
          </w:p>
        </w:tc>
        <w:tc>
          <w:tcPr>
            <w:tcW w:w="1044" w:type="dxa"/>
            <w:tcBorders>
              <w:right w:val="single" w:color="000000" w:sz="4" w:space="0"/>
            </w:tcBorders>
          </w:tcPr>
          <w:p w14:paraId="4F7CFDC7">
            <w:pPr>
              <w:outlineLvl w:val="9"/>
              <w:rPr>
                <w:del w:id="1861" w:author="随遇而安 [2]" w:date="2023-08-11T15:47:51Z"/>
                <w:rFonts w:ascii="Arial"/>
                <w:color w:val="auto"/>
                <w:sz w:val="21"/>
                <w:rPrChange w:id="1862" w:author="随遇而安 [2]" w:date="2023-08-11T14:50:23Z">
                  <w:rPr>
                    <w:del w:id="1863" w:author="随遇而安 [2]" w:date="2023-08-11T15:47:51Z"/>
                    <w:rFonts w:ascii="Arial"/>
                    <w:sz w:val="21"/>
                  </w:rPr>
                </w:rPrChange>
              </w:rPr>
            </w:pPr>
          </w:p>
        </w:tc>
        <w:tc>
          <w:tcPr>
            <w:tcW w:w="1042" w:type="dxa"/>
            <w:tcBorders>
              <w:left w:val="single" w:color="000000" w:sz="4" w:space="0"/>
            </w:tcBorders>
          </w:tcPr>
          <w:p w14:paraId="6AA72982">
            <w:pPr>
              <w:outlineLvl w:val="9"/>
              <w:rPr>
                <w:del w:id="1864" w:author="随遇而安 [2]" w:date="2023-08-11T15:47:51Z"/>
                <w:rFonts w:ascii="Arial"/>
                <w:color w:val="auto"/>
                <w:sz w:val="21"/>
                <w:rPrChange w:id="1865" w:author="随遇而安 [2]" w:date="2023-08-11T14:50:23Z">
                  <w:rPr>
                    <w:del w:id="1866" w:author="随遇而安 [2]" w:date="2023-08-11T15:47:51Z"/>
                    <w:rFonts w:ascii="Arial"/>
                    <w:sz w:val="21"/>
                  </w:rPr>
                </w:rPrChange>
              </w:rPr>
            </w:pPr>
          </w:p>
        </w:tc>
        <w:tc>
          <w:tcPr>
            <w:tcW w:w="1042" w:type="dxa"/>
          </w:tcPr>
          <w:p w14:paraId="1363393D">
            <w:pPr>
              <w:outlineLvl w:val="9"/>
              <w:rPr>
                <w:del w:id="1867" w:author="随遇而安 [2]" w:date="2023-08-11T15:47:51Z"/>
                <w:rFonts w:ascii="Arial"/>
                <w:color w:val="auto"/>
                <w:sz w:val="21"/>
                <w:rPrChange w:id="1868" w:author="随遇而安 [2]" w:date="2023-08-11T14:50:23Z">
                  <w:rPr>
                    <w:del w:id="1869" w:author="随遇而安 [2]" w:date="2023-08-11T15:47:51Z"/>
                    <w:rFonts w:ascii="Arial"/>
                    <w:sz w:val="21"/>
                  </w:rPr>
                </w:rPrChange>
              </w:rPr>
            </w:pPr>
          </w:p>
        </w:tc>
        <w:tc>
          <w:tcPr>
            <w:tcW w:w="1043" w:type="dxa"/>
            <w:tcBorders>
              <w:right w:val="single" w:color="000000" w:sz="4" w:space="0"/>
            </w:tcBorders>
          </w:tcPr>
          <w:p w14:paraId="236A74B5">
            <w:pPr>
              <w:outlineLvl w:val="9"/>
              <w:rPr>
                <w:del w:id="1870" w:author="随遇而安 [2]" w:date="2023-08-11T15:47:51Z"/>
                <w:rFonts w:ascii="Arial"/>
                <w:color w:val="auto"/>
                <w:sz w:val="21"/>
                <w:rPrChange w:id="1871" w:author="随遇而安 [2]" w:date="2023-08-11T14:50:23Z">
                  <w:rPr>
                    <w:del w:id="1872" w:author="随遇而安 [2]" w:date="2023-08-11T15:47:51Z"/>
                    <w:rFonts w:ascii="Arial"/>
                    <w:sz w:val="21"/>
                  </w:rPr>
                </w:rPrChange>
              </w:rPr>
            </w:pPr>
          </w:p>
        </w:tc>
        <w:tc>
          <w:tcPr>
            <w:tcW w:w="1045" w:type="dxa"/>
            <w:tcBorders>
              <w:left w:val="single" w:color="000000" w:sz="4" w:space="0"/>
            </w:tcBorders>
          </w:tcPr>
          <w:p w14:paraId="42E83C83">
            <w:pPr>
              <w:outlineLvl w:val="9"/>
              <w:rPr>
                <w:del w:id="1873" w:author="随遇而安 [2]" w:date="2023-08-11T15:47:51Z"/>
                <w:rFonts w:ascii="Arial"/>
                <w:color w:val="auto"/>
                <w:sz w:val="21"/>
                <w:rPrChange w:id="1874" w:author="随遇而安 [2]" w:date="2023-08-11T14:50:23Z">
                  <w:rPr>
                    <w:del w:id="1875" w:author="随遇而安 [2]" w:date="2023-08-11T15:47:51Z"/>
                    <w:rFonts w:ascii="Arial"/>
                    <w:sz w:val="21"/>
                  </w:rPr>
                </w:rPrChange>
              </w:rPr>
            </w:pPr>
          </w:p>
        </w:tc>
        <w:tc>
          <w:tcPr>
            <w:tcW w:w="989" w:type="dxa"/>
            <w:tcBorders>
              <w:right w:val="single" w:color="000000" w:sz="10" w:space="0"/>
            </w:tcBorders>
          </w:tcPr>
          <w:p w14:paraId="0C413577">
            <w:pPr>
              <w:outlineLvl w:val="9"/>
              <w:rPr>
                <w:del w:id="1876" w:author="随遇而安 [2]" w:date="2023-08-11T15:47:51Z"/>
                <w:rFonts w:ascii="Arial"/>
                <w:color w:val="auto"/>
                <w:sz w:val="21"/>
                <w:rPrChange w:id="1877" w:author="随遇而安 [2]" w:date="2023-08-11T14:50:23Z">
                  <w:rPr>
                    <w:del w:id="1878" w:author="随遇而安 [2]" w:date="2023-08-11T15:47:51Z"/>
                    <w:rFonts w:ascii="Arial"/>
                    <w:sz w:val="21"/>
                  </w:rPr>
                </w:rPrChange>
              </w:rPr>
            </w:pPr>
          </w:p>
        </w:tc>
      </w:tr>
      <w:tr w14:paraId="24B563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9" w:hRule="atLeast"/>
          <w:del w:id="1879" w:author="随遇而安 [2]" w:date="2023-08-11T15:47:51Z"/>
        </w:trPr>
        <w:tc>
          <w:tcPr>
            <w:tcW w:w="585" w:type="dxa"/>
            <w:tcBorders>
              <w:left w:val="single" w:color="000000" w:sz="10" w:space="0"/>
            </w:tcBorders>
          </w:tcPr>
          <w:p w14:paraId="5D2D01C3">
            <w:pPr>
              <w:outlineLvl w:val="9"/>
              <w:rPr>
                <w:del w:id="1880" w:author="随遇而安 [2]" w:date="2023-08-11T15:47:51Z"/>
                <w:rFonts w:ascii="Arial"/>
                <w:color w:val="auto"/>
                <w:sz w:val="21"/>
                <w:rPrChange w:id="1881" w:author="随遇而安 [2]" w:date="2023-08-11T14:50:23Z">
                  <w:rPr>
                    <w:del w:id="1882" w:author="随遇而安 [2]" w:date="2023-08-11T15:47:51Z"/>
                    <w:rFonts w:ascii="Arial"/>
                    <w:sz w:val="21"/>
                  </w:rPr>
                </w:rPrChange>
              </w:rPr>
            </w:pPr>
          </w:p>
        </w:tc>
        <w:tc>
          <w:tcPr>
            <w:tcW w:w="4092" w:type="dxa"/>
            <w:gridSpan w:val="2"/>
          </w:tcPr>
          <w:p w14:paraId="76190BFB">
            <w:pPr>
              <w:outlineLvl w:val="9"/>
              <w:rPr>
                <w:del w:id="1883" w:author="随遇而安 [2]" w:date="2023-08-11T15:47:51Z"/>
                <w:rFonts w:ascii="Arial"/>
                <w:color w:val="auto"/>
                <w:sz w:val="21"/>
                <w:rPrChange w:id="1884" w:author="随遇而安 [2]" w:date="2023-08-11T14:50:23Z">
                  <w:rPr>
                    <w:del w:id="1885" w:author="随遇而安 [2]" w:date="2023-08-11T15:47:51Z"/>
                    <w:rFonts w:ascii="Arial"/>
                    <w:sz w:val="21"/>
                  </w:rPr>
                </w:rPrChange>
              </w:rPr>
            </w:pPr>
          </w:p>
        </w:tc>
        <w:tc>
          <w:tcPr>
            <w:tcW w:w="3053" w:type="dxa"/>
          </w:tcPr>
          <w:p w14:paraId="540D22F2">
            <w:pPr>
              <w:outlineLvl w:val="9"/>
              <w:rPr>
                <w:del w:id="1886" w:author="随遇而安 [2]" w:date="2023-08-11T15:47:51Z"/>
                <w:rFonts w:ascii="Arial"/>
                <w:color w:val="auto"/>
                <w:sz w:val="21"/>
                <w:rPrChange w:id="1887" w:author="随遇而安 [2]" w:date="2023-08-11T14:50:23Z">
                  <w:rPr>
                    <w:del w:id="1888" w:author="随遇而安 [2]" w:date="2023-08-11T15:47:51Z"/>
                    <w:rFonts w:ascii="Arial"/>
                    <w:sz w:val="21"/>
                  </w:rPr>
                </w:rPrChange>
              </w:rPr>
            </w:pPr>
          </w:p>
        </w:tc>
        <w:tc>
          <w:tcPr>
            <w:tcW w:w="1044" w:type="dxa"/>
            <w:tcBorders>
              <w:right w:val="single" w:color="000000" w:sz="4" w:space="0"/>
            </w:tcBorders>
          </w:tcPr>
          <w:p w14:paraId="4DDE76D8">
            <w:pPr>
              <w:outlineLvl w:val="9"/>
              <w:rPr>
                <w:del w:id="1889" w:author="随遇而安 [2]" w:date="2023-08-11T15:47:51Z"/>
                <w:rFonts w:ascii="Arial"/>
                <w:color w:val="auto"/>
                <w:sz w:val="21"/>
                <w:rPrChange w:id="1890" w:author="随遇而安 [2]" w:date="2023-08-11T14:50:23Z">
                  <w:rPr>
                    <w:del w:id="1891" w:author="随遇而安 [2]" w:date="2023-08-11T15:47:51Z"/>
                    <w:rFonts w:ascii="Arial"/>
                    <w:sz w:val="21"/>
                  </w:rPr>
                </w:rPrChange>
              </w:rPr>
            </w:pPr>
          </w:p>
        </w:tc>
        <w:tc>
          <w:tcPr>
            <w:tcW w:w="1042" w:type="dxa"/>
            <w:tcBorders>
              <w:left w:val="single" w:color="000000" w:sz="4" w:space="0"/>
            </w:tcBorders>
          </w:tcPr>
          <w:p w14:paraId="0650F193">
            <w:pPr>
              <w:outlineLvl w:val="9"/>
              <w:rPr>
                <w:del w:id="1892" w:author="随遇而安 [2]" w:date="2023-08-11T15:47:51Z"/>
                <w:rFonts w:ascii="Arial"/>
                <w:color w:val="auto"/>
                <w:sz w:val="21"/>
                <w:rPrChange w:id="1893" w:author="随遇而安 [2]" w:date="2023-08-11T14:50:23Z">
                  <w:rPr>
                    <w:del w:id="1894" w:author="随遇而安 [2]" w:date="2023-08-11T15:47:51Z"/>
                    <w:rFonts w:ascii="Arial"/>
                    <w:sz w:val="21"/>
                  </w:rPr>
                </w:rPrChange>
              </w:rPr>
            </w:pPr>
          </w:p>
        </w:tc>
        <w:tc>
          <w:tcPr>
            <w:tcW w:w="1042" w:type="dxa"/>
          </w:tcPr>
          <w:p w14:paraId="2C2891D3">
            <w:pPr>
              <w:outlineLvl w:val="9"/>
              <w:rPr>
                <w:del w:id="1895" w:author="随遇而安 [2]" w:date="2023-08-11T15:47:51Z"/>
                <w:rFonts w:ascii="Arial"/>
                <w:color w:val="auto"/>
                <w:sz w:val="21"/>
                <w:rPrChange w:id="1896" w:author="随遇而安 [2]" w:date="2023-08-11T14:50:23Z">
                  <w:rPr>
                    <w:del w:id="1897" w:author="随遇而安 [2]" w:date="2023-08-11T15:47:51Z"/>
                    <w:rFonts w:ascii="Arial"/>
                    <w:sz w:val="21"/>
                  </w:rPr>
                </w:rPrChange>
              </w:rPr>
            </w:pPr>
          </w:p>
        </w:tc>
        <w:tc>
          <w:tcPr>
            <w:tcW w:w="1043" w:type="dxa"/>
            <w:tcBorders>
              <w:right w:val="single" w:color="000000" w:sz="4" w:space="0"/>
            </w:tcBorders>
          </w:tcPr>
          <w:p w14:paraId="12D56D78">
            <w:pPr>
              <w:outlineLvl w:val="9"/>
              <w:rPr>
                <w:del w:id="1898" w:author="随遇而安 [2]" w:date="2023-08-11T15:47:51Z"/>
                <w:rFonts w:ascii="Arial"/>
                <w:color w:val="auto"/>
                <w:sz w:val="21"/>
                <w:rPrChange w:id="1899" w:author="随遇而安 [2]" w:date="2023-08-11T14:50:23Z">
                  <w:rPr>
                    <w:del w:id="1900" w:author="随遇而安 [2]" w:date="2023-08-11T15:47:51Z"/>
                    <w:rFonts w:ascii="Arial"/>
                    <w:sz w:val="21"/>
                  </w:rPr>
                </w:rPrChange>
              </w:rPr>
            </w:pPr>
          </w:p>
        </w:tc>
        <w:tc>
          <w:tcPr>
            <w:tcW w:w="1045" w:type="dxa"/>
            <w:tcBorders>
              <w:left w:val="single" w:color="000000" w:sz="4" w:space="0"/>
            </w:tcBorders>
          </w:tcPr>
          <w:p w14:paraId="5873BE26">
            <w:pPr>
              <w:outlineLvl w:val="9"/>
              <w:rPr>
                <w:del w:id="1901" w:author="随遇而安 [2]" w:date="2023-08-11T15:47:51Z"/>
                <w:rFonts w:ascii="Arial"/>
                <w:color w:val="auto"/>
                <w:sz w:val="21"/>
                <w:rPrChange w:id="1902" w:author="随遇而安 [2]" w:date="2023-08-11T14:50:23Z">
                  <w:rPr>
                    <w:del w:id="1903" w:author="随遇而安 [2]" w:date="2023-08-11T15:47:51Z"/>
                    <w:rFonts w:ascii="Arial"/>
                    <w:sz w:val="21"/>
                  </w:rPr>
                </w:rPrChange>
              </w:rPr>
            </w:pPr>
          </w:p>
        </w:tc>
        <w:tc>
          <w:tcPr>
            <w:tcW w:w="989" w:type="dxa"/>
            <w:tcBorders>
              <w:right w:val="single" w:color="000000" w:sz="10" w:space="0"/>
            </w:tcBorders>
          </w:tcPr>
          <w:p w14:paraId="1AEE002D">
            <w:pPr>
              <w:outlineLvl w:val="9"/>
              <w:rPr>
                <w:del w:id="1904" w:author="随遇而安 [2]" w:date="2023-08-11T15:47:51Z"/>
                <w:rFonts w:ascii="Arial"/>
                <w:color w:val="auto"/>
                <w:sz w:val="21"/>
                <w:rPrChange w:id="1905" w:author="随遇而安 [2]" w:date="2023-08-11T14:50:23Z">
                  <w:rPr>
                    <w:del w:id="1906" w:author="随遇而安 [2]" w:date="2023-08-11T15:47:51Z"/>
                    <w:rFonts w:ascii="Arial"/>
                    <w:sz w:val="21"/>
                  </w:rPr>
                </w:rPrChange>
              </w:rPr>
            </w:pPr>
          </w:p>
        </w:tc>
      </w:tr>
      <w:tr w14:paraId="17BF67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del w:id="1907" w:author="随遇而安 [2]" w:date="2023-08-11T15:47:51Z"/>
        </w:trPr>
        <w:tc>
          <w:tcPr>
            <w:tcW w:w="585" w:type="dxa"/>
            <w:tcBorders>
              <w:left w:val="single" w:color="000000" w:sz="10" w:space="0"/>
            </w:tcBorders>
          </w:tcPr>
          <w:p w14:paraId="4A089BAF">
            <w:pPr>
              <w:outlineLvl w:val="9"/>
              <w:rPr>
                <w:del w:id="1908" w:author="随遇而安 [2]" w:date="2023-08-11T15:47:51Z"/>
                <w:rFonts w:ascii="Arial"/>
                <w:color w:val="auto"/>
                <w:sz w:val="21"/>
                <w:rPrChange w:id="1909" w:author="随遇而安 [2]" w:date="2023-08-11T14:50:23Z">
                  <w:rPr>
                    <w:del w:id="1910" w:author="随遇而安 [2]" w:date="2023-08-11T15:47:51Z"/>
                    <w:rFonts w:ascii="Arial"/>
                    <w:sz w:val="21"/>
                  </w:rPr>
                </w:rPrChange>
              </w:rPr>
            </w:pPr>
          </w:p>
        </w:tc>
        <w:tc>
          <w:tcPr>
            <w:tcW w:w="4092" w:type="dxa"/>
            <w:gridSpan w:val="2"/>
          </w:tcPr>
          <w:p w14:paraId="1DBD935A">
            <w:pPr>
              <w:outlineLvl w:val="9"/>
              <w:rPr>
                <w:del w:id="1911" w:author="随遇而安 [2]" w:date="2023-08-11T15:47:51Z"/>
                <w:rFonts w:ascii="Arial"/>
                <w:color w:val="auto"/>
                <w:sz w:val="21"/>
                <w:rPrChange w:id="1912" w:author="随遇而安 [2]" w:date="2023-08-11T14:50:23Z">
                  <w:rPr>
                    <w:del w:id="1913" w:author="随遇而安 [2]" w:date="2023-08-11T15:47:51Z"/>
                    <w:rFonts w:ascii="Arial"/>
                    <w:sz w:val="21"/>
                  </w:rPr>
                </w:rPrChange>
              </w:rPr>
            </w:pPr>
          </w:p>
        </w:tc>
        <w:tc>
          <w:tcPr>
            <w:tcW w:w="3053" w:type="dxa"/>
          </w:tcPr>
          <w:p w14:paraId="231E757B">
            <w:pPr>
              <w:outlineLvl w:val="9"/>
              <w:rPr>
                <w:del w:id="1914" w:author="随遇而安 [2]" w:date="2023-08-11T15:47:51Z"/>
                <w:rFonts w:ascii="Arial"/>
                <w:color w:val="auto"/>
                <w:sz w:val="21"/>
                <w:rPrChange w:id="1915" w:author="随遇而安 [2]" w:date="2023-08-11T14:50:23Z">
                  <w:rPr>
                    <w:del w:id="1916" w:author="随遇而安 [2]" w:date="2023-08-11T15:47:51Z"/>
                    <w:rFonts w:ascii="Arial"/>
                    <w:sz w:val="21"/>
                  </w:rPr>
                </w:rPrChange>
              </w:rPr>
            </w:pPr>
          </w:p>
        </w:tc>
        <w:tc>
          <w:tcPr>
            <w:tcW w:w="1044" w:type="dxa"/>
            <w:tcBorders>
              <w:right w:val="single" w:color="000000" w:sz="4" w:space="0"/>
            </w:tcBorders>
          </w:tcPr>
          <w:p w14:paraId="3DF394C2">
            <w:pPr>
              <w:outlineLvl w:val="9"/>
              <w:rPr>
                <w:del w:id="1917" w:author="随遇而安 [2]" w:date="2023-08-11T15:47:51Z"/>
                <w:rFonts w:ascii="Arial"/>
                <w:color w:val="auto"/>
                <w:sz w:val="21"/>
                <w:rPrChange w:id="1918" w:author="随遇而安 [2]" w:date="2023-08-11T14:50:23Z">
                  <w:rPr>
                    <w:del w:id="1919" w:author="随遇而安 [2]" w:date="2023-08-11T15:47:51Z"/>
                    <w:rFonts w:ascii="Arial"/>
                    <w:sz w:val="21"/>
                  </w:rPr>
                </w:rPrChange>
              </w:rPr>
            </w:pPr>
          </w:p>
        </w:tc>
        <w:tc>
          <w:tcPr>
            <w:tcW w:w="1042" w:type="dxa"/>
            <w:tcBorders>
              <w:left w:val="single" w:color="000000" w:sz="4" w:space="0"/>
            </w:tcBorders>
          </w:tcPr>
          <w:p w14:paraId="6D779814">
            <w:pPr>
              <w:outlineLvl w:val="9"/>
              <w:rPr>
                <w:del w:id="1920" w:author="随遇而安 [2]" w:date="2023-08-11T15:47:51Z"/>
                <w:rFonts w:ascii="Arial"/>
                <w:color w:val="auto"/>
                <w:sz w:val="21"/>
                <w:rPrChange w:id="1921" w:author="随遇而安 [2]" w:date="2023-08-11T14:50:23Z">
                  <w:rPr>
                    <w:del w:id="1922" w:author="随遇而安 [2]" w:date="2023-08-11T15:47:51Z"/>
                    <w:rFonts w:ascii="Arial"/>
                    <w:sz w:val="21"/>
                  </w:rPr>
                </w:rPrChange>
              </w:rPr>
            </w:pPr>
          </w:p>
        </w:tc>
        <w:tc>
          <w:tcPr>
            <w:tcW w:w="1042" w:type="dxa"/>
          </w:tcPr>
          <w:p w14:paraId="6C76E8CD">
            <w:pPr>
              <w:outlineLvl w:val="9"/>
              <w:rPr>
                <w:del w:id="1923" w:author="随遇而安 [2]" w:date="2023-08-11T15:47:51Z"/>
                <w:rFonts w:ascii="Arial"/>
                <w:color w:val="auto"/>
                <w:sz w:val="21"/>
                <w:rPrChange w:id="1924" w:author="随遇而安 [2]" w:date="2023-08-11T14:50:23Z">
                  <w:rPr>
                    <w:del w:id="1925" w:author="随遇而安 [2]" w:date="2023-08-11T15:47:51Z"/>
                    <w:rFonts w:ascii="Arial"/>
                    <w:sz w:val="21"/>
                  </w:rPr>
                </w:rPrChange>
              </w:rPr>
            </w:pPr>
          </w:p>
        </w:tc>
        <w:tc>
          <w:tcPr>
            <w:tcW w:w="1043" w:type="dxa"/>
            <w:tcBorders>
              <w:right w:val="single" w:color="000000" w:sz="4" w:space="0"/>
            </w:tcBorders>
          </w:tcPr>
          <w:p w14:paraId="2421CCDF">
            <w:pPr>
              <w:outlineLvl w:val="9"/>
              <w:rPr>
                <w:del w:id="1926" w:author="随遇而安 [2]" w:date="2023-08-11T15:47:51Z"/>
                <w:rFonts w:ascii="Arial"/>
                <w:color w:val="auto"/>
                <w:sz w:val="21"/>
                <w:rPrChange w:id="1927" w:author="随遇而安 [2]" w:date="2023-08-11T14:50:23Z">
                  <w:rPr>
                    <w:del w:id="1928" w:author="随遇而安 [2]" w:date="2023-08-11T15:47:51Z"/>
                    <w:rFonts w:ascii="Arial"/>
                    <w:sz w:val="21"/>
                  </w:rPr>
                </w:rPrChange>
              </w:rPr>
            </w:pPr>
          </w:p>
        </w:tc>
        <w:tc>
          <w:tcPr>
            <w:tcW w:w="1045" w:type="dxa"/>
            <w:tcBorders>
              <w:left w:val="single" w:color="000000" w:sz="4" w:space="0"/>
            </w:tcBorders>
          </w:tcPr>
          <w:p w14:paraId="71128AAA">
            <w:pPr>
              <w:outlineLvl w:val="9"/>
              <w:rPr>
                <w:del w:id="1929" w:author="随遇而安 [2]" w:date="2023-08-11T15:47:51Z"/>
                <w:rFonts w:ascii="Arial"/>
                <w:color w:val="auto"/>
                <w:sz w:val="21"/>
                <w:rPrChange w:id="1930" w:author="随遇而安 [2]" w:date="2023-08-11T14:50:23Z">
                  <w:rPr>
                    <w:del w:id="1931" w:author="随遇而安 [2]" w:date="2023-08-11T15:47:51Z"/>
                    <w:rFonts w:ascii="Arial"/>
                    <w:sz w:val="21"/>
                  </w:rPr>
                </w:rPrChange>
              </w:rPr>
            </w:pPr>
          </w:p>
        </w:tc>
        <w:tc>
          <w:tcPr>
            <w:tcW w:w="989" w:type="dxa"/>
            <w:tcBorders>
              <w:right w:val="single" w:color="000000" w:sz="10" w:space="0"/>
            </w:tcBorders>
          </w:tcPr>
          <w:p w14:paraId="54753CF5">
            <w:pPr>
              <w:outlineLvl w:val="9"/>
              <w:rPr>
                <w:del w:id="1932" w:author="随遇而安 [2]" w:date="2023-08-11T15:47:51Z"/>
                <w:rFonts w:ascii="Arial"/>
                <w:color w:val="auto"/>
                <w:sz w:val="21"/>
                <w:rPrChange w:id="1933" w:author="随遇而安 [2]" w:date="2023-08-11T14:50:23Z">
                  <w:rPr>
                    <w:del w:id="1934" w:author="随遇而安 [2]" w:date="2023-08-11T15:47:51Z"/>
                    <w:rFonts w:ascii="Arial"/>
                    <w:sz w:val="21"/>
                  </w:rPr>
                </w:rPrChange>
              </w:rPr>
            </w:pPr>
          </w:p>
        </w:tc>
      </w:tr>
      <w:tr w14:paraId="7E266B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1" w:hRule="atLeast"/>
          <w:del w:id="1935" w:author="随遇而安 [2]" w:date="2023-08-11T15:47:51Z"/>
        </w:trPr>
        <w:tc>
          <w:tcPr>
            <w:tcW w:w="585" w:type="dxa"/>
            <w:tcBorders>
              <w:left w:val="single" w:color="000000" w:sz="10" w:space="0"/>
            </w:tcBorders>
          </w:tcPr>
          <w:p w14:paraId="45DAA501">
            <w:pPr>
              <w:outlineLvl w:val="9"/>
              <w:rPr>
                <w:del w:id="1936" w:author="随遇而安 [2]" w:date="2023-08-11T15:47:51Z"/>
                <w:rFonts w:ascii="Arial"/>
                <w:color w:val="auto"/>
                <w:sz w:val="21"/>
                <w:rPrChange w:id="1937" w:author="随遇而安 [2]" w:date="2023-08-11T14:50:23Z">
                  <w:rPr>
                    <w:del w:id="1938" w:author="随遇而安 [2]" w:date="2023-08-11T15:47:51Z"/>
                    <w:rFonts w:ascii="Arial"/>
                    <w:sz w:val="21"/>
                  </w:rPr>
                </w:rPrChange>
              </w:rPr>
            </w:pPr>
          </w:p>
        </w:tc>
        <w:tc>
          <w:tcPr>
            <w:tcW w:w="4092" w:type="dxa"/>
            <w:gridSpan w:val="2"/>
          </w:tcPr>
          <w:p w14:paraId="7C449880">
            <w:pPr>
              <w:outlineLvl w:val="9"/>
              <w:rPr>
                <w:del w:id="1939" w:author="随遇而安 [2]" w:date="2023-08-11T15:47:51Z"/>
                <w:rFonts w:ascii="Arial"/>
                <w:color w:val="auto"/>
                <w:sz w:val="21"/>
                <w:rPrChange w:id="1940" w:author="随遇而安 [2]" w:date="2023-08-11T14:50:23Z">
                  <w:rPr>
                    <w:del w:id="1941" w:author="随遇而安 [2]" w:date="2023-08-11T15:47:51Z"/>
                    <w:rFonts w:ascii="Arial"/>
                    <w:sz w:val="21"/>
                  </w:rPr>
                </w:rPrChange>
              </w:rPr>
            </w:pPr>
          </w:p>
        </w:tc>
        <w:tc>
          <w:tcPr>
            <w:tcW w:w="3053" w:type="dxa"/>
          </w:tcPr>
          <w:p w14:paraId="177C01E0">
            <w:pPr>
              <w:outlineLvl w:val="9"/>
              <w:rPr>
                <w:del w:id="1942" w:author="随遇而安 [2]" w:date="2023-08-11T15:47:51Z"/>
                <w:rFonts w:ascii="Arial"/>
                <w:color w:val="auto"/>
                <w:sz w:val="21"/>
                <w:rPrChange w:id="1943" w:author="随遇而安 [2]" w:date="2023-08-11T14:50:23Z">
                  <w:rPr>
                    <w:del w:id="1944" w:author="随遇而安 [2]" w:date="2023-08-11T15:47:51Z"/>
                    <w:rFonts w:ascii="Arial"/>
                    <w:sz w:val="21"/>
                  </w:rPr>
                </w:rPrChange>
              </w:rPr>
            </w:pPr>
          </w:p>
        </w:tc>
        <w:tc>
          <w:tcPr>
            <w:tcW w:w="1044" w:type="dxa"/>
            <w:tcBorders>
              <w:right w:val="single" w:color="000000" w:sz="4" w:space="0"/>
            </w:tcBorders>
          </w:tcPr>
          <w:p w14:paraId="25C42644">
            <w:pPr>
              <w:outlineLvl w:val="9"/>
              <w:rPr>
                <w:del w:id="1945" w:author="随遇而安 [2]" w:date="2023-08-11T15:47:51Z"/>
                <w:rFonts w:ascii="Arial"/>
                <w:color w:val="auto"/>
                <w:sz w:val="21"/>
                <w:rPrChange w:id="1946" w:author="随遇而安 [2]" w:date="2023-08-11T14:50:23Z">
                  <w:rPr>
                    <w:del w:id="1947" w:author="随遇而安 [2]" w:date="2023-08-11T15:47:51Z"/>
                    <w:rFonts w:ascii="Arial"/>
                    <w:sz w:val="21"/>
                  </w:rPr>
                </w:rPrChange>
              </w:rPr>
            </w:pPr>
          </w:p>
        </w:tc>
        <w:tc>
          <w:tcPr>
            <w:tcW w:w="1042" w:type="dxa"/>
            <w:tcBorders>
              <w:left w:val="single" w:color="000000" w:sz="4" w:space="0"/>
            </w:tcBorders>
          </w:tcPr>
          <w:p w14:paraId="6F2B1E78">
            <w:pPr>
              <w:outlineLvl w:val="9"/>
              <w:rPr>
                <w:del w:id="1948" w:author="随遇而安 [2]" w:date="2023-08-11T15:47:51Z"/>
                <w:rFonts w:ascii="Arial"/>
                <w:color w:val="auto"/>
                <w:sz w:val="21"/>
                <w:rPrChange w:id="1949" w:author="随遇而安 [2]" w:date="2023-08-11T14:50:23Z">
                  <w:rPr>
                    <w:del w:id="1950" w:author="随遇而安 [2]" w:date="2023-08-11T15:47:51Z"/>
                    <w:rFonts w:ascii="Arial"/>
                    <w:sz w:val="21"/>
                  </w:rPr>
                </w:rPrChange>
              </w:rPr>
            </w:pPr>
          </w:p>
        </w:tc>
        <w:tc>
          <w:tcPr>
            <w:tcW w:w="1042" w:type="dxa"/>
          </w:tcPr>
          <w:p w14:paraId="58D06813">
            <w:pPr>
              <w:outlineLvl w:val="9"/>
              <w:rPr>
                <w:del w:id="1951" w:author="随遇而安 [2]" w:date="2023-08-11T15:47:51Z"/>
                <w:rFonts w:ascii="Arial"/>
                <w:color w:val="auto"/>
                <w:sz w:val="21"/>
                <w:rPrChange w:id="1952" w:author="随遇而安 [2]" w:date="2023-08-11T14:50:23Z">
                  <w:rPr>
                    <w:del w:id="1953" w:author="随遇而安 [2]" w:date="2023-08-11T15:47:51Z"/>
                    <w:rFonts w:ascii="Arial"/>
                    <w:sz w:val="21"/>
                  </w:rPr>
                </w:rPrChange>
              </w:rPr>
            </w:pPr>
          </w:p>
        </w:tc>
        <w:tc>
          <w:tcPr>
            <w:tcW w:w="1043" w:type="dxa"/>
            <w:tcBorders>
              <w:right w:val="single" w:color="000000" w:sz="4" w:space="0"/>
            </w:tcBorders>
          </w:tcPr>
          <w:p w14:paraId="54A6C905">
            <w:pPr>
              <w:outlineLvl w:val="9"/>
              <w:rPr>
                <w:del w:id="1954" w:author="随遇而安 [2]" w:date="2023-08-11T15:47:51Z"/>
                <w:rFonts w:ascii="Arial"/>
                <w:color w:val="auto"/>
                <w:sz w:val="21"/>
                <w:rPrChange w:id="1955" w:author="随遇而安 [2]" w:date="2023-08-11T14:50:23Z">
                  <w:rPr>
                    <w:del w:id="1956" w:author="随遇而安 [2]" w:date="2023-08-11T15:47:51Z"/>
                    <w:rFonts w:ascii="Arial"/>
                    <w:sz w:val="21"/>
                  </w:rPr>
                </w:rPrChange>
              </w:rPr>
            </w:pPr>
          </w:p>
        </w:tc>
        <w:tc>
          <w:tcPr>
            <w:tcW w:w="1045" w:type="dxa"/>
            <w:tcBorders>
              <w:left w:val="single" w:color="000000" w:sz="4" w:space="0"/>
            </w:tcBorders>
          </w:tcPr>
          <w:p w14:paraId="346058E9">
            <w:pPr>
              <w:outlineLvl w:val="9"/>
              <w:rPr>
                <w:del w:id="1957" w:author="随遇而安 [2]" w:date="2023-08-11T15:47:51Z"/>
                <w:rFonts w:ascii="Arial"/>
                <w:color w:val="auto"/>
                <w:sz w:val="21"/>
                <w:rPrChange w:id="1958" w:author="随遇而安 [2]" w:date="2023-08-11T14:50:23Z">
                  <w:rPr>
                    <w:del w:id="1959" w:author="随遇而安 [2]" w:date="2023-08-11T15:47:51Z"/>
                    <w:rFonts w:ascii="Arial"/>
                    <w:sz w:val="21"/>
                  </w:rPr>
                </w:rPrChange>
              </w:rPr>
            </w:pPr>
          </w:p>
        </w:tc>
        <w:tc>
          <w:tcPr>
            <w:tcW w:w="989" w:type="dxa"/>
            <w:tcBorders>
              <w:right w:val="single" w:color="000000" w:sz="10" w:space="0"/>
            </w:tcBorders>
          </w:tcPr>
          <w:p w14:paraId="1C086540">
            <w:pPr>
              <w:outlineLvl w:val="9"/>
              <w:rPr>
                <w:del w:id="1960" w:author="随遇而安 [2]" w:date="2023-08-11T15:47:51Z"/>
                <w:rFonts w:ascii="Arial"/>
                <w:color w:val="auto"/>
                <w:sz w:val="21"/>
                <w:rPrChange w:id="1961" w:author="随遇而安 [2]" w:date="2023-08-11T14:50:23Z">
                  <w:rPr>
                    <w:del w:id="1962" w:author="随遇而安 [2]" w:date="2023-08-11T15:47:51Z"/>
                    <w:rFonts w:ascii="Arial"/>
                    <w:sz w:val="21"/>
                  </w:rPr>
                </w:rPrChange>
              </w:rPr>
            </w:pPr>
          </w:p>
        </w:tc>
      </w:tr>
      <w:tr w14:paraId="4588DA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9" w:hRule="atLeast"/>
          <w:del w:id="1963" w:author="随遇而安 [2]" w:date="2023-08-11T15:47:51Z"/>
        </w:trPr>
        <w:tc>
          <w:tcPr>
            <w:tcW w:w="585" w:type="dxa"/>
            <w:tcBorders>
              <w:left w:val="single" w:color="000000" w:sz="10" w:space="0"/>
            </w:tcBorders>
          </w:tcPr>
          <w:p w14:paraId="5C1CE257">
            <w:pPr>
              <w:outlineLvl w:val="9"/>
              <w:rPr>
                <w:del w:id="1964" w:author="随遇而安 [2]" w:date="2023-08-11T15:47:51Z"/>
                <w:rFonts w:ascii="Arial"/>
                <w:color w:val="auto"/>
                <w:sz w:val="21"/>
                <w:rPrChange w:id="1965" w:author="随遇而安 [2]" w:date="2023-08-11T14:50:23Z">
                  <w:rPr>
                    <w:del w:id="1966" w:author="随遇而安 [2]" w:date="2023-08-11T15:47:51Z"/>
                    <w:rFonts w:ascii="Arial"/>
                    <w:sz w:val="21"/>
                  </w:rPr>
                </w:rPrChange>
              </w:rPr>
            </w:pPr>
          </w:p>
        </w:tc>
        <w:tc>
          <w:tcPr>
            <w:tcW w:w="4092" w:type="dxa"/>
            <w:gridSpan w:val="2"/>
          </w:tcPr>
          <w:p w14:paraId="5BA593EB">
            <w:pPr>
              <w:outlineLvl w:val="9"/>
              <w:rPr>
                <w:del w:id="1967" w:author="随遇而安 [2]" w:date="2023-08-11T15:47:51Z"/>
                <w:rFonts w:ascii="Arial"/>
                <w:color w:val="auto"/>
                <w:sz w:val="21"/>
                <w:rPrChange w:id="1968" w:author="随遇而安 [2]" w:date="2023-08-11T14:50:23Z">
                  <w:rPr>
                    <w:del w:id="1969" w:author="随遇而安 [2]" w:date="2023-08-11T15:47:51Z"/>
                    <w:rFonts w:ascii="Arial"/>
                    <w:sz w:val="21"/>
                  </w:rPr>
                </w:rPrChange>
              </w:rPr>
            </w:pPr>
          </w:p>
        </w:tc>
        <w:tc>
          <w:tcPr>
            <w:tcW w:w="3053" w:type="dxa"/>
          </w:tcPr>
          <w:p w14:paraId="174B2E49">
            <w:pPr>
              <w:outlineLvl w:val="9"/>
              <w:rPr>
                <w:del w:id="1970" w:author="随遇而安 [2]" w:date="2023-08-11T15:47:51Z"/>
                <w:rFonts w:ascii="Arial"/>
                <w:color w:val="auto"/>
                <w:sz w:val="21"/>
                <w:rPrChange w:id="1971" w:author="随遇而安 [2]" w:date="2023-08-11T14:50:23Z">
                  <w:rPr>
                    <w:del w:id="1972" w:author="随遇而安 [2]" w:date="2023-08-11T15:47:51Z"/>
                    <w:rFonts w:ascii="Arial"/>
                    <w:sz w:val="21"/>
                  </w:rPr>
                </w:rPrChange>
              </w:rPr>
            </w:pPr>
          </w:p>
        </w:tc>
        <w:tc>
          <w:tcPr>
            <w:tcW w:w="1044" w:type="dxa"/>
            <w:tcBorders>
              <w:right w:val="single" w:color="000000" w:sz="4" w:space="0"/>
            </w:tcBorders>
          </w:tcPr>
          <w:p w14:paraId="4FD68482">
            <w:pPr>
              <w:outlineLvl w:val="9"/>
              <w:rPr>
                <w:del w:id="1973" w:author="随遇而安 [2]" w:date="2023-08-11T15:47:51Z"/>
                <w:rFonts w:ascii="Arial"/>
                <w:color w:val="auto"/>
                <w:sz w:val="21"/>
                <w:rPrChange w:id="1974" w:author="随遇而安 [2]" w:date="2023-08-11T14:50:23Z">
                  <w:rPr>
                    <w:del w:id="1975" w:author="随遇而安 [2]" w:date="2023-08-11T15:47:51Z"/>
                    <w:rFonts w:ascii="Arial"/>
                    <w:sz w:val="21"/>
                  </w:rPr>
                </w:rPrChange>
              </w:rPr>
            </w:pPr>
          </w:p>
        </w:tc>
        <w:tc>
          <w:tcPr>
            <w:tcW w:w="1042" w:type="dxa"/>
            <w:tcBorders>
              <w:left w:val="single" w:color="000000" w:sz="4" w:space="0"/>
            </w:tcBorders>
          </w:tcPr>
          <w:p w14:paraId="79E62615">
            <w:pPr>
              <w:outlineLvl w:val="9"/>
              <w:rPr>
                <w:del w:id="1976" w:author="随遇而安 [2]" w:date="2023-08-11T15:47:51Z"/>
                <w:rFonts w:ascii="Arial"/>
                <w:color w:val="auto"/>
                <w:sz w:val="21"/>
                <w:rPrChange w:id="1977" w:author="随遇而安 [2]" w:date="2023-08-11T14:50:23Z">
                  <w:rPr>
                    <w:del w:id="1978" w:author="随遇而安 [2]" w:date="2023-08-11T15:47:51Z"/>
                    <w:rFonts w:ascii="Arial"/>
                    <w:sz w:val="21"/>
                  </w:rPr>
                </w:rPrChange>
              </w:rPr>
            </w:pPr>
          </w:p>
        </w:tc>
        <w:tc>
          <w:tcPr>
            <w:tcW w:w="1042" w:type="dxa"/>
          </w:tcPr>
          <w:p w14:paraId="0101F6D1">
            <w:pPr>
              <w:outlineLvl w:val="9"/>
              <w:rPr>
                <w:del w:id="1979" w:author="随遇而安 [2]" w:date="2023-08-11T15:47:51Z"/>
                <w:rFonts w:ascii="Arial"/>
                <w:color w:val="auto"/>
                <w:sz w:val="21"/>
                <w:rPrChange w:id="1980" w:author="随遇而安 [2]" w:date="2023-08-11T14:50:23Z">
                  <w:rPr>
                    <w:del w:id="1981" w:author="随遇而安 [2]" w:date="2023-08-11T15:47:51Z"/>
                    <w:rFonts w:ascii="Arial"/>
                    <w:sz w:val="21"/>
                  </w:rPr>
                </w:rPrChange>
              </w:rPr>
            </w:pPr>
          </w:p>
        </w:tc>
        <w:tc>
          <w:tcPr>
            <w:tcW w:w="1043" w:type="dxa"/>
            <w:tcBorders>
              <w:right w:val="single" w:color="000000" w:sz="4" w:space="0"/>
            </w:tcBorders>
          </w:tcPr>
          <w:p w14:paraId="12FC8C76">
            <w:pPr>
              <w:outlineLvl w:val="9"/>
              <w:rPr>
                <w:del w:id="1982" w:author="随遇而安 [2]" w:date="2023-08-11T15:47:51Z"/>
                <w:rFonts w:ascii="Arial"/>
                <w:color w:val="auto"/>
                <w:sz w:val="21"/>
                <w:rPrChange w:id="1983" w:author="随遇而安 [2]" w:date="2023-08-11T14:50:23Z">
                  <w:rPr>
                    <w:del w:id="1984" w:author="随遇而安 [2]" w:date="2023-08-11T15:47:51Z"/>
                    <w:rFonts w:ascii="Arial"/>
                    <w:sz w:val="21"/>
                  </w:rPr>
                </w:rPrChange>
              </w:rPr>
            </w:pPr>
          </w:p>
        </w:tc>
        <w:tc>
          <w:tcPr>
            <w:tcW w:w="1045" w:type="dxa"/>
            <w:tcBorders>
              <w:left w:val="single" w:color="000000" w:sz="4" w:space="0"/>
            </w:tcBorders>
          </w:tcPr>
          <w:p w14:paraId="61AE83AD">
            <w:pPr>
              <w:outlineLvl w:val="9"/>
              <w:rPr>
                <w:del w:id="1985" w:author="随遇而安 [2]" w:date="2023-08-11T15:47:51Z"/>
                <w:rFonts w:ascii="Arial"/>
                <w:color w:val="auto"/>
                <w:sz w:val="21"/>
                <w:rPrChange w:id="1986" w:author="随遇而安 [2]" w:date="2023-08-11T14:50:23Z">
                  <w:rPr>
                    <w:del w:id="1987" w:author="随遇而安 [2]" w:date="2023-08-11T15:47:51Z"/>
                    <w:rFonts w:ascii="Arial"/>
                    <w:sz w:val="21"/>
                  </w:rPr>
                </w:rPrChange>
              </w:rPr>
            </w:pPr>
          </w:p>
        </w:tc>
        <w:tc>
          <w:tcPr>
            <w:tcW w:w="989" w:type="dxa"/>
            <w:tcBorders>
              <w:right w:val="single" w:color="000000" w:sz="10" w:space="0"/>
            </w:tcBorders>
          </w:tcPr>
          <w:p w14:paraId="03077CB4">
            <w:pPr>
              <w:outlineLvl w:val="9"/>
              <w:rPr>
                <w:del w:id="1988" w:author="随遇而安 [2]" w:date="2023-08-11T15:47:51Z"/>
                <w:rFonts w:ascii="Arial"/>
                <w:color w:val="auto"/>
                <w:sz w:val="21"/>
                <w:rPrChange w:id="1989" w:author="随遇而安 [2]" w:date="2023-08-11T14:50:23Z">
                  <w:rPr>
                    <w:del w:id="1990" w:author="随遇而安 [2]" w:date="2023-08-11T15:47:51Z"/>
                    <w:rFonts w:ascii="Arial"/>
                    <w:sz w:val="21"/>
                  </w:rPr>
                </w:rPrChange>
              </w:rPr>
            </w:pPr>
          </w:p>
        </w:tc>
      </w:tr>
      <w:tr w14:paraId="4DD844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1" w:hRule="atLeast"/>
          <w:del w:id="1991" w:author="随遇而安 [2]" w:date="2023-08-11T15:47:51Z"/>
        </w:trPr>
        <w:tc>
          <w:tcPr>
            <w:tcW w:w="585" w:type="dxa"/>
            <w:tcBorders>
              <w:left w:val="single" w:color="000000" w:sz="10" w:space="0"/>
            </w:tcBorders>
          </w:tcPr>
          <w:p w14:paraId="5455CF36">
            <w:pPr>
              <w:outlineLvl w:val="9"/>
              <w:rPr>
                <w:del w:id="1992" w:author="随遇而安 [2]" w:date="2023-08-11T15:47:51Z"/>
                <w:rFonts w:ascii="Arial"/>
                <w:color w:val="auto"/>
                <w:sz w:val="21"/>
                <w:rPrChange w:id="1993" w:author="随遇而安 [2]" w:date="2023-08-11T14:50:23Z">
                  <w:rPr>
                    <w:del w:id="1994" w:author="随遇而安 [2]" w:date="2023-08-11T15:47:51Z"/>
                    <w:rFonts w:ascii="Arial"/>
                    <w:sz w:val="21"/>
                  </w:rPr>
                </w:rPrChange>
              </w:rPr>
            </w:pPr>
          </w:p>
        </w:tc>
        <w:tc>
          <w:tcPr>
            <w:tcW w:w="4092" w:type="dxa"/>
            <w:gridSpan w:val="2"/>
          </w:tcPr>
          <w:p w14:paraId="66816006">
            <w:pPr>
              <w:outlineLvl w:val="9"/>
              <w:rPr>
                <w:del w:id="1995" w:author="随遇而安 [2]" w:date="2023-08-11T15:47:51Z"/>
                <w:rFonts w:ascii="Arial"/>
                <w:color w:val="auto"/>
                <w:sz w:val="21"/>
                <w:rPrChange w:id="1996" w:author="随遇而安 [2]" w:date="2023-08-11T14:50:23Z">
                  <w:rPr>
                    <w:del w:id="1997" w:author="随遇而安 [2]" w:date="2023-08-11T15:47:51Z"/>
                    <w:rFonts w:ascii="Arial"/>
                    <w:sz w:val="21"/>
                  </w:rPr>
                </w:rPrChange>
              </w:rPr>
            </w:pPr>
          </w:p>
        </w:tc>
        <w:tc>
          <w:tcPr>
            <w:tcW w:w="3053" w:type="dxa"/>
          </w:tcPr>
          <w:p w14:paraId="058EBD53">
            <w:pPr>
              <w:outlineLvl w:val="9"/>
              <w:rPr>
                <w:del w:id="1998" w:author="随遇而安 [2]" w:date="2023-08-11T15:47:51Z"/>
                <w:rFonts w:ascii="Arial"/>
                <w:color w:val="auto"/>
                <w:sz w:val="21"/>
                <w:rPrChange w:id="1999" w:author="随遇而安 [2]" w:date="2023-08-11T14:50:23Z">
                  <w:rPr>
                    <w:del w:id="2000" w:author="随遇而安 [2]" w:date="2023-08-11T15:47:51Z"/>
                    <w:rFonts w:ascii="Arial"/>
                    <w:sz w:val="21"/>
                  </w:rPr>
                </w:rPrChange>
              </w:rPr>
            </w:pPr>
          </w:p>
        </w:tc>
        <w:tc>
          <w:tcPr>
            <w:tcW w:w="1044" w:type="dxa"/>
            <w:tcBorders>
              <w:right w:val="single" w:color="000000" w:sz="4" w:space="0"/>
            </w:tcBorders>
          </w:tcPr>
          <w:p w14:paraId="5B72E271">
            <w:pPr>
              <w:outlineLvl w:val="9"/>
              <w:rPr>
                <w:del w:id="2001" w:author="随遇而安 [2]" w:date="2023-08-11T15:47:51Z"/>
                <w:rFonts w:ascii="Arial"/>
                <w:color w:val="auto"/>
                <w:sz w:val="21"/>
                <w:rPrChange w:id="2002" w:author="随遇而安 [2]" w:date="2023-08-11T14:50:23Z">
                  <w:rPr>
                    <w:del w:id="2003" w:author="随遇而安 [2]" w:date="2023-08-11T15:47:51Z"/>
                    <w:rFonts w:ascii="Arial"/>
                    <w:sz w:val="21"/>
                  </w:rPr>
                </w:rPrChange>
              </w:rPr>
            </w:pPr>
          </w:p>
        </w:tc>
        <w:tc>
          <w:tcPr>
            <w:tcW w:w="1042" w:type="dxa"/>
            <w:tcBorders>
              <w:left w:val="single" w:color="000000" w:sz="4" w:space="0"/>
            </w:tcBorders>
          </w:tcPr>
          <w:p w14:paraId="5B4561F3">
            <w:pPr>
              <w:outlineLvl w:val="9"/>
              <w:rPr>
                <w:del w:id="2004" w:author="随遇而安 [2]" w:date="2023-08-11T15:47:51Z"/>
                <w:rFonts w:ascii="Arial"/>
                <w:color w:val="auto"/>
                <w:sz w:val="21"/>
                <w:rPrChange w:id="2005" w:author="随遇而安 [2]" w:date="2023-08-11T14:50:23Z">
                  <w:rPr>
                    <w:del w:id="2006" w:author="随遇而安 [2]" w:date="2023-08-11T15:47:51Z"/>
                    <w:rFonts w:ascii="Arial"/>
                    <w:sz w:val="21"/>
                  </w:rPr>
                </w:rPrChange>
              </w:rPr>
            </w:pPr>
          </w:p>
        </w:tc>
        <w:tc>
          <w:tcPr>
            <w:tcW w:w="1042" w:type="dxa"/>
          </w:tcPr>
          <w:p w14:paraId="3D908395">
            <w:pPr>
              <w:outlineLvl w:val="9"/>
              <w:rPr>
                <w:del w:id="2007" w:author="随遇而安 [2]" w:date="2023-08-11T15:47:51Z"/>
                <w:rFonts w:ascii="Arial"/>
                <w:color w:val="auto"/>
                <w:sz w:val="21"/>
                <w:rPrChange w:id="2008" w:author="随遇而安 [2]" w:date="2023-08-11T14:50:23Z">
                  <w:rPr>
                    <w:del w:id="2009" w:author="随遇而安 [2]" w:date="2023-08-11T15:47:51Z"/>
                    <w:rFonts w:ascii="Arial"/>
                    <w:sz w:val="21"/>
                  </w:rPr>
                </w:rPrChange>
              </w:rPr>
            </w:pPr>
          </w:p>
        </w:tc>
        <w:tc>
          <w:tcPr>
            <w:tcW w:w="1043" w:type="dxa"/>
            <w:tcBorders>
              <w:right w:val="single" w:color="000000" w:sz="4" w:space="0"/>
            </w:tcBorders>
          </w:tcPr>
          <w:p w14:paraId="4CE4A51C">
            <w:pPr>
              <w:outlineLvl w:val="9"/>
              <w:rPr>
                <w:del w:id="2010" w:author="随遇而安 [2]" w:date="2023-08-11T15:47:51Z"/>
                <w:rFonts w:ascii="Arial"/>
                <w:color w:val="auto"/>
                <w:sz w:val="21"/>
                <w:rPrChange w:id="2011" w:author="随遇而安 [2]" w:date="2023-08-11T14:50:23Z">
                  <w:rPr>
                    <w:del w:id="2012" w:author="随遇而安 [2]" w:date="2023-08-11T15:47:51Z"/>
                    <w:rFonts w:ascii="Arial"/>
                    <w:sz w:val="21"/>
                  </w:rPr>
                </w:rPrChange>
              </w:rPr>
            </w:pPr>
          </w:p>
        </w:tc>
        <w:tc>
          <w:tcPr>
            <w:tcW w:w="1045" w:type="dxa"/>
            <w:tcBorders>
              <w:left w:val="single" w:color="000000" w:sz="4" w:space="0"/>
            </w:tcBorders>
          </w:tcPr>
          <w:p w14:paraId="55AFFE1A">
            <w:pPr>
              <w:outlineLvl w:val="9"/>
              <w:rPr>
                <w:del w:id="2013" w:author="随遇而安 [2]" w:date="2023-08-11T15:47:51Z"/>
                <w:rFonts w:ascii="Arial"/>
                <w:color w:val="auto"/>
                <w:sz w:val="21"/>
                <w:rPrChange w:id="2014" w:author="随遇而安 [2]" w:date="2023-08-11T14:50:23Z">
                  <w:rPr>
                    <w:del w:id="2015" w:author="随遇而安 [2]" w:date="2023-08-11T15:47:51Z"/>
                    <w:rFonts w:ascii="Arial"/>
                    <w:sz w:val="21"/>
                  </w:rPr>
                </w:rPrChange>
              </w:rPr>
            </w:pPr>
          </w:p>
        </w:tc>
        <w:tc>
          <w:tcPr>
            <w:tcW w:w="989" w:type="dxa"/>
            <w:tcBorders>
              <w:right w:val="single" w:color="000000" w:sz="10" w:space="0"/>
            </w:tcBorders>
          </w:tcPr>
          <w:p w14:paraId="243D6E92">
            <w:pPr>
              <w:outlineLvl w:val="9"/>
              <w:rPr>
                <w:del w:id="2016" w:author="随遇而安 [2]" w:date="2023-08-11T15:47:51Z"/>
                <w:rFonts w:ascii="Arial"/>
                <w:color w:val="auto"/>
                <w:sz w:val="21"/>
                <w:rPrChange w:id="2017" w:author="随遇而安 [2]" w:date="2023-08-11T14:50:23Z">
                  <w:rPr>
                    <w:del w:id="2018" w:author="随遇而安 [2]" w:date="2023-08-11T15:47:51Z"/>
                    <w:rFonts w:ascii="Arial"/>
                    <w:sz w:val="21"/>
                  </w:rPr>
                </w:rPrChange>
              </w:rPr>
            </w:pPr>
          </w:p>
        </w:tc>
      </w:tr>
      <w:tr w14:paraId="0BF60F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9" w:hRule="atLeast"/>
          <w:del w:id="2019" w:author="随遇而安 [2]" w:date="2023-08-11T15:47:51Z"/>
        </w:trPr>
        <w:tc>
          <w:tcPr>
            <w:tcW w:w="585" w:type="dxa"/>
            <w:tcBorders>
              <w:left w:val="single" w:color="000000" w:sz="10" w:space="0"/>
            </w:tcBorders>
          </w:tcPr>
          <w:p w14:paraId="63BC80CC">
            <w:pPr>
              <w:outlineLvl w:val="9"/>
              <w:rPr>
                <w:del w:id="2020" w:author="随遇而安 [2]" w:date="2023-08-11T15:47:51Z"/>
                <w:rFonts w:ascii="Arial"/>
                <w:color w:val="auto"/>
                <w:sz w:val="21"/>
                <w:rPrChange w:id="2021" w:author="随遇而安 [2]" w:date="2023-08-11T14:50:23Z">
                  <w:rPr>
                    <w:del w:id="2022" w:author="随遇而安 [2]" w:date="2023-08-11T15:47:51Z"/>
                    <w:rFonts w:ascii="Arial"/>
                    <w:sz w:val="21"/>
                  </w:rPr>
                </w:rPrChange>
              </w:rPr>
            </w:pPr>
          </w:p>
        </w:tc>
        <w:tc>
          <w:tcPr>
            <w:tcW w:w="4092" w:type="dxa"/>
            <w:gridSpan w:val="2"/>
          </w:tcPr>
          <w:p w14:paraId="38AE63DB">
            <w:pPr>
              <w:outlineLvl w:val="9"/>
              <w:rPr>
                <w:del w:id="2023" w:author="随遇而安 [2]" w:date="2023-08-11T15:47:51Z"/>
                <w:rFonts w:ascii="Arial"/>
                <w:color w:val="auto"/>
                <w:sz w:val="21"/>
                <w:rPrChange w:id="2024" w:author="随遇而安 [2]" w:date="2023-08-11T14:50:23Z">
                  <w:rPr>
                    <w:del w:id="2025" w:author="随遇而安 [2]" w:date="2023-08-11T15:47:51Z"/>
                    <w:rFonts w:ascii="Arial"/>
                    <w:sz w:val="21"/>
                  </w:rPr>
                </w:rPrChange>
              </w:rPr>
            </w:pPr>
          </w:p>
        </w:tc>
        <w:tc>
          <w:tcPr>
            <w:tcW w:w="3053" w:type="dxa"/>
          </w:tcPr>
          <w:p w14:paraId="13C69A6A">
            <w:pPr>
              <w:outlineLvl w:val="9"/>
              <w:rPr>
                <w:del w:id="2026" w:author="随遇而安 [2]" w:date="2023-08-11T15:47:51Z"/>
                <w:rFonts w:ascii="Arial"/>
                <w:color w:val="auto"/>
                <w:sz w:val="21"/>
                <w:rPrChange w:id="2027" w:author="随遇而安 [2]" w:date="2023-08-11T14:50:23Z">
                  <w:rPr>
                    <w:del w:id="2028" w:author="随遇而安 [2]" w:date="2023-08-11T15:47:51Z"/>
                    <w:rFonts w:ascii="Arial"/>
                    <w:sz w:val="21"/>
                  </w:rPr>
                </w:rPrChange>
              </w:rPr>
            </w:pPr>
          </w:p>
        </w:tc>
        <w:tc>
          <w:tcPr>
            <w:tcW w:w="1044" w:type="dxa"/>
            <w:tcBorders>
              <w:right w:val="single" w:color="000000" w:sz="4" w:space="0"/>
            </w:tcBorders>
          </w:tcPr>
          <w:p w14:paraId="3A7FC351">
            <w:pPr>
              <w:outlineLvl w:val="9"/>
              <w:rPr>
                <w:del w:id="2029" w:author="随遇而安 [2]" w:date="2023-08-11T15:47:51Z"/>
                <w:rFonts w:ascii="Arial"/>
                <w:color w:val="auto"/>
                <w:sz w:val="21"/>
                <w:rPrChange w:id="2030" w:author="随遇而安 [2]" w:date="2023-08-11T14:50:23Z">
                  <w:rPr>
                    <w:del w:id="2031" w:author="随遇而安 [2]" w:date="2023-08-11T15:47:51Z"/>
                    <w:rFonts w:ascii="Arial"/>
                    <w:sz w:val="21"/>
                  </w:rPr>
                </w:rPrChange>
              </w:rPr>
            </w:pPr>
          </w:p>
        </w:tc>
        <w:tc>
          <w:tcPr>
            <w:tcW w:w="1042" w:type="dxa"/>
            <w:tcBorders>
              <w:left w:val="single" w:color="000000" w:sz="4" w:space="0"/>
            </w:tcBorders>
          </w:tcPr>
          <w:p w14:paraId="76AC3E58">
            <w:pPr>
              <w:outlineLvl w:val="9"/>
              <w:rPr>
                <w:del w:id="2032" w:author="随遇而安 [2]" w:date="2023-08-11T15:47:51Z"/>
                <w:rFonts w:ascii="Arial"/>
                <w:color w:val="auto"/>
                <w:sz w:val="21"/>
                <w:rPrChange w:id="2033" w:author="随遇而安 [2]" w:date="2023-08-11T14:50:23Z">
                  <w:rPr>
                    <w:del w:id="2034" w:author="随遇而安 [2]" w:date="2023-08-11T15:47:51Z"/>
                    <w:rFonts w:ascii="Arial"/>
                    <w:sz w:val="21"/>
                  </w:rPr>
                </w:rPrChange>
              </w:rPr>
            </w:pPr>
          </w:p>
        </w:tc>
        <w:tc>
          <w:tcPr>
            <w:tcW w:w="1042" w:type="dxa"/>
          </w:tcPr>
          <w:p w14:paraId="1122EFE7">
            <w:pPr>
              <w:outlineLvl w:val="9"/>
              <w:rPr>
                <w:del w:id="2035" w:author="随遇而安 [2]" w:date="2023-08-11T15:47:51Z"/>
                <w:rFonts w:ascii="Arial"/>
                <w:color w:val="auto"/>
                <w:sz w:val="21"/>
                <w:rPrChange w:id="2036" w:author="随遇而安 [2]" w:date="2023-08-11T14:50:23Z">
                  <w:rPr>
                    <w:del w:id="2037" w:author="随遇而安 [2]" w:date="2023-08-11T15:47:51Z"/>
                    <w:rFonts w:ascii="Arial"/>
                    <w:sz w:val="21"/>
                  </w:rPr>
                </w:rPrChange>
              </w:rPr>
            </w:pPr>
          </w:p>
        </w:tc>
        <w:tc>
          <w:tcPr>
            <w:tcW w:w="1043" w:type="dxa"/>
            <w:tcBorders>
              <w:right w:val="single" w:color="000000" w:sz="4" w:space="0"/>
            </w:tcBorders>
          </w:tcPr>
          <w:p w14:paraId="52516F47">
            <w:pPr>
              <w:outlineLvl w:val="9"/>
              <w:rPr>
                <w:del w:id="2038" w:author="随遇而安 [2]" w:date="2023-08-11T15:47:51Z"/>
                <w:rFonts w:ascii="Arial"/>
                <w:color w:val="auto"/>
                <w:sz w:val="21"/>
                <w:rPrChange w:id="2039" w:author="随遇而安 [2]" w:date="2023-08-11T14:50:23Z">
                  <w:rPr>
                    <w:del w:id="2040" w:author="随遇而安 [2]" w:date="2023-08-11T15:47:51Z"/>
                    <w:rFonts w:ascii="Arial"/>
                    <w:sz w:val="21"/>
                  </w:rPr>
                </w:rPrChange>
              </w:rPr>
            </w:pPr>
          </w:p>
        </w:tc>
        <w:tc>
          <w:tcPr>
            <w:tcW w:w="1045" w:type="dxa"/>
            <w:tcBorders>
              <w:left w:val="single" w:color="000000" w:sz="4" w:space="0"/>
            </w:tcBorders>
          </w:tcPr>
          <w:p w14:paraId="54BAFCB1">
            <w:pPr>
              <w:outlineLvl w:val="9"/>
              <w:rPr>
                <w:del w:id="2041" w:author="随遇而安 [2]" w:date="2023-08-11T15:47:51Z"/>
                <w:rFonts w:ascii="Arial"/>
                <w:color w:val="auto"/>
                <w:sz w:val="21"/>
                <w:rPrChange w:id="2042" w:author="随遇而安 [2]" w:date="2023-08-11T14:50:23Z">
                  <w:rPr>
                    <w:del w:id="2043" w:author="随遇而安 [2]" w:date="2023-08-11T15:47:51Z"/>
                    <w:rFonts w:ascii="Arial"/>
                    <w:sz w:val="21"/>
                  </w:rPr>
                </w:rPrChange>
              </w:rPr>
            </w:pPr>
          </w:p>
        </w:tc>
        <w:tc>
          <w:tcPr>
            <w:tcW w:w="989" w:type="dxa"/>
            <w:tcBorders>
              <w:right w:val="single" w:color="000000" w:sz="10" w:space="0"/>
            </w:tcBorders>
          </w:tcPr>
          <w:p w14:paraId="5840BD04">
            <w:pPr>
              <w:outlineLvl w:val="9"/>
              <w:rPr>
                <w:del w:id="2044" w:author="随遇而安 [2]" w:date="2023-08-11T15:47:51Z"/>
                <w:rFonts w:ascii="Arial"/>
                <w:color w:val="auto"/>
                <w:sz w:val="21"/>
                <w:rPrChange w:id="2045" w:author="随遇而安 [2]" w:date="2023-08-11T14:50:23Z">
                  <w:rPr>
                    <w:del w:id="2046" w:author="随遇而安 [2]" w:date="2023-08-11T15:47:51Z"/>
                    <w:rFonts w:ascii="Arial"/>
                    <w:sz w:val="21"/>
                  </w:rPr>
                </w:rPrChange>
              </w:rPr>
            </w:pPr>
          </w:p>
        </w:tc>
      </w:tr>
      <w:tr w14:paraId="7AFE14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9" w:hRule="atLeast"/>
          <w:del w:id="2047" w:author="随遇而安 [2]" w:date="2023-08-11T15:47:51Z"/>
        </w:trPr>
        <w:tc>
          <w:tcPr>
            <w:tcW w:w="2257" w:type="dxa"/>
            <w:gridSpan w:val="2"/>
            <w:tcBorders>
              <w:left w:val="single" w:color="000000" w:sz="10" w:space="0"/>
            </w:tcBorders>
          </w:tcPr>
          <w:p w14:paraId="77F72B19">
            <w:pPr>
              <w:spacing w:line="274" w:lineRule="auto"/>
              <w:outlineLvl w:val="9"/>
              <w:rPr>
                <w:del w:id="2048" w:author="随遇而安 [2]" w:date="2023-08-11T15:47:51Z"/>
                <w:rFonts w:ascii="Arial"/>
                <w:color w:val="auto"/>
                <w:sz w:val="21"/>
                <w:rPrChange w:id="2049" w:author="随遇而安 [2]" w:date="2023-08-11T14:50:23Z">
                  <w:rPr>
                    <w:del w:id="2050" w:author="随遇而安 [2]" w:date="2023-08-11T15:47:51Z"/>
                    <w:rFonts w:ascii="Arial"/>
                    <w:sz w:val="21"/>
                  </w:rPr>
                </w:rPrChange>
              </w:rPr>
            </w:pPr>
          </w:p>
          <w:p w14:paraId="3824C0FC">
            <w:pPr>
              <w:spacing w:before="62" w:line="228" w:lineRule="auto"/>
              <w:ind w:left="520"/>
              <w:outlineLvl w:val="0"/>
              <w:rPr>
                <w:del w:id="2051" w:author="随遇而安 [2]" w:date="2023-08-11T15:47:51Z"/>
                <w:rFonts w:ascii="宋体" w:hAnsi="宋体" w:eastAsia="宋体" w:cs="宋体"/>
                <w:color w:val="auto"/>
                <w:sz w:val="19"/>
                <w:szCs w:val="19"/>
                <w:rPrChange w:id="2052" w:author="随遇而安 [2]" w:date="2023-08-11T14:50:23Z">
                  <w:rPr>
                    <w:del w:id="2053" w:author="随遇而安 [2]" w:date="2023-08-11T15:47:51Z"/>
                    <w:rFonts w:ascii="宋体" w:hAnsi="宋体" w:eastAsia="宋体" w:cs="宋体"/>
                    <w:sz w:val="19"/>
                    <w:szCs w:val="19"/>
                  </w:rPr>
                </w:rPrChange>
              </w:rPr>
            </w:pPr>
            <w:del w:id="2054" w:author="随遇而安 [2]" w:date="2023-08-11T15:47:51Z">
              <w:r>
                <w:rPr>
                  <w:rFonts w:ascii="宋体" w:hAnsi="宋体" w:eastAsia="宋体" w:cs="宋体"/>
                  <w:color w:val="auto"/>
                  <w:spacing w:val="9"/>
                  <w:sz w:val="19"/>
                  <w:szCs w:val="19"/>
                  <w:rPrChange w:id="2055" w:author="随遇而安 [2]" w:date="2023-08-11T14:50:23Z">
                    <w:rPr>
                      <w:rFonts w:ascii="宋体" w:hAnsi="宋体" w:eastAsia="宋体" w:cs="宋体"/>
                      <w:spacing w:val="9"/>
                      <w:sz w:val="19"/>
                      <w:szCs w:val="19"/>
                    </w:rPr>
                  </w:rPrChange>
                </w:rPr>
                <w:delText>检</w:delText>
              </w:r>
            </w:del>
            <w:del w:id="2056" w:author="随遇而安 [2]" w:date="2023-08-11T15:47:51Z">
              <w:r>
                <w:rPr>
                  <w:rFonts w:ascii="宋体" w:hAnsi="宋体" w:eastAsia="宋体" w:cs="宋体"/>
                  <w:color w:val="auto"/>
                  <w:spacing w:val="8"/>
                  <w:sz w:val="19"/>
                  <w:szCs w:val="19"/>
                  <w:rPrChange w:id="2057" w:author="随遇而安 [2]" w:date="2023-08-11T14:50:23Z">
                    <w:rPr>
                      <w:rFonts w:ascii="宋体" w:hAnsi="宋体" w:eastAsia="宋体" w:cs="宋体"/>
                      <w:spacing w:val="8"/>
                      <w:sz w:val="19"/>
                      <w:szCs w:val="19"/>
                    </w:rPr>
                  </w:rPrChange>
                </w:rPr>
                <w:delText>查人员签字</w:delText>
              </w:r>
            </w:del>
          </w:p>
        </w:tc>
        <w:tc>
          <w:tcPr>
            <w:tcW w:w="11678" w:type="dxa"/>
            <w:gridSpan w:val="8"/>
            <w:tcBorders>
              <w:right w:val="single" w:color="000000" w:sz="10" w:space="0"/>
            </w:tcBorders>
          </w:tcPr>
          <w:p w14:paraId="48413AC1">
            <w:pPr>
              <w:outlineLvl w:val="9"/>
              <w:rPr>
                <w:del w:id="2058" w:author="随遇而安 [2]" w:date="2023-08-11T15:47:51Z"/>
                <w:rFonts w:ascii="Arial"/>
                <w:color w:val="auto"/>
                <w:sz w:val="21"/>
                <w:rPrChange w:id="2059" w:author="随遇而安 [2]" w:date="2023-08-11T14:50:23Z">
                  <w:rPr>
                    <w:del w:id="2060" w:author="随遇而安 [2]" w:date="2023-08-11T15:47:51Z"/>
                    <w:rFonts w:ascii="Arial"/>
                    <w:sz w:val="21"/>
                  </w:rPr>
                </w:rPrChange>
              </w:rPr>
            </w:pPr>
          </w:p>
        </w:tc>
      </w:tr>
    </w:tbl>
    <w:p w14:paraId="1D65D037">
      <w:pPr>
        <w:outlineLvl w:val="0"/>
        <w:rPr>
          <w:del w:id="2061" w:author="随遇而安 [2]" w:date="2023-08-11T15:47:51Z"/>
          <w:rFonts w:ascii="宋体" w:hAnsi="宋体" w:eastAsia="宋体" w:cs="宋体"/>
          <w:color w:val="auto"/>
          <w:spacing w:val="-7"/>
          <w:sz w:val="21"/>
          <w:szCs w:val="21"/>
          <w:lang w:eastAsia="zh-CN"/>
          <w:rPrChange w:id="2062" w:author="随遇而安 [2]" w:date="2023-08-11T14:50:23Z">
            <w:rPr>
              <w:del w:id="2063" w:author="随遇而安 [2]" w:date="2023-08-11T15:47:51Z"/>
              <w:rFonts w:ascii="宋体" w:hAnsi="宋体" w:eastAsia="宋体" w:cs="宋体"/>
              <w:spacing w:val="-7"/>
              <w:sz w:val="21"/>
              <w:szCs w:val="21"/>
              <w:lang w:eastAsia="zh-CN"/>
            </w:rPr>
          </w:rPrChange>
        </w:rPr>
      </w:pPr>
      <w:del w:id="2064" w:author="随遇而安 [2]" w:date="2023-08-11T15:47:51Z">
        <w:r>
          <w:rPr>
            <w:rFonts w:ascii="宋体" w:hAnsi="宋体" w:eastAsia="宋体" w:cs="宋体"/>
            <w:color w:val="auto"/>
            <w:spacing w:val="-14"/>
            <w:sz w:val="21"/>
            <w:szCs w:val="21"/>
            <w:lang w:eastAsia="zh-CN"/>
            <w:rPrChange w:id="2065" w:author="随遇而安 [2]" w:date="2023-08-11T14:50:23Z">
              <w:rPr>
                <w:rFonts w:ascii="宋体" w:hAnsi="宋体" w:eastAsia="宋体" w:cs="宋体"/>
                <w:spacing w:val="-14"/>
                <w:sz w:val="21"/>
                <w:szCs w:val="21"/>
                <w:lang w:eastAsia="zh-CN"/>
                <w14:textOutline w14:w="3835" w14:cap="flat" w14:cmpd="sng" w14:algn="ctr">
                  <w14:solidFill>
                    <w14:srgbClr w14:val="000000"/>
                  </w14:solidFill>
                  <w14:prstDash w14:val="solid"/>
                  <w14:miter w14:val="0"/>
                </w14:textOutline>
              </w:rPr>
            </w:rPrChange>
            <w14:textOutline w14:w="3835" w14:cap="flat" w14:cmpd="sng" w14:algn="ctr">
              <w14:solidFill>
                <w14:srgbClr w14:val="000000"/>
              </w14:solidFill>
              <w14:prstDash w14:val="solid"/>
              <w14:miter w14:val="0"/>
            </w14:textOutline>
          </w:rPr>
          <w:delText>备</w:delText>
        </w:r>
      </w:del>
      <w:del w:id="2066" w:author="随遇而安 [2]" w:date="2023-08-11T15:47:51Z">
        <w:r>
          <w:rPr>
            <w:rFonts w:ascii="宋体" w:hAnsi="宋体" w:eastAsia="宋体" w:cs="宋体"/>
            <w:color w:val="auto"/>
            <w:spacing w:val="-11"/>
            <w:sz w:val="21"/>
            <w:szCs w:val="21"/>
            <w:lang w:eastAsia="zh-CN"/>
            <w:rPrChange w:id="2067" w:author="随遇而安 [2]" w:date="2023-08-11T14:50:23Z">
              <w:rPr>
                <w:rFonts w:ascii="宋体" w:hAnsi="宋体" w:eastAsia="宋体" w:cs="宋体"/>
                <w:spacing w:val="-11"/>
                <w:sz w:val="21"/>
                <w:szCs w:val="21"/>
                <w:lang w:eastAsia="zh-CN"/>
                <w14:textOutline w14:w="3835" w14:cap="flat" w14:cmpd="sng" w14:algn="ctr">
                  <w14:solidFill>
                    <w14:srgbClr w14:val="000000"/>
                  </w14:solidFill>
                  <w14:prstDash w14:val="solid"/>
                  <w14:miter w14:val="0"/>
                </w14:textOutline>
              </w:rPr>
            </w:rPrChange>
            <w14:textOutline w14:w="3835" w14:cap="flat" w14:cmpd="sng" w14:algn="ctr">
              <w14:solidFill>
                <w14:srgbClr w14:val="000000"/>
              </w14:solidFill>
              <w14:prstDash w14:val="solid"/>
              <w14:miter w14:val="0"/>
            </w14:textOutline>
          </w:rPr>
          <w:delText>注</w:delText>
        </w:r>
      </w:del>
      <w:del w:id="2068" w:author="随遇而安 [2]" w:date="2023-08-11T15:47:51Z">
        <w:r>
          <w:rPr>
            <w:rFonts w:ascii="宋体" w:hAnsi="宋体" w:eastAsia="宋体" w:cs="宋体"/>
            <w:color w:val="auto"/>
            <w:spacing w:val="-7"/>
            <w:sz w:val="21"/>
            <w:szCs w:val="21"/>
            <w:lang w:eastAsia="zh-CN"/>
            <w:rPrChange w:id="2069" w:author="随遇而安 [2]" w:date="2023-08-11T14:50:23Z">
              <w:rPr>
                <w:rFonts w:ascii="宋体" w:hAnsi="宋体" w:eastAsia="宋体" w:cs="宋体"/>
                <w:spacing w:val="-7"/>
                <w:sz w:val="21"/>
                <w:szCs w:val="21"/>
                <w:lang w:eastAsia="zh-CN"/>
                <w14:textOutline w14:w="3835" w14:cap="flat" w14:cmpd="sng" w14:algn="ctr">
                  <w14:solidFill>
                    <w14:srgbClr w14:val="000000"/>
                  </w14:solidFill>
                  <w14:prstDash w14:val="solid"/>
                  <w14:miter w14:val="0"/>
                </w14:textOutline>
              </w:rPr>
            </w:rPrChange>
            <w14:textOutline w14:w="3835" w14:cap="flat" w14:cmpd="sng" w14:algn="ctr">
              <w14:solidFill>
                <w14:srgbClr w14:val="000000"/>
              </w14:solidFill>
              <w14:prstDash w14:val="solid"/>
              <w14:miter w14:val="0"/>
            </w14:textOutline>
          </w:rPr>
          <w:delText>：</w:delText>
        </w:r>
      </w:del>
      <w:del w:id="2070" w:author="随遇而安 [2]" w:date="2023-08-11T15:47:51Z">
        <w:r>
          <w:rPr>
            <w:rFonts w:ascii="宋体" w:hAnsi="宋体" w:eastAsia="宋体" w:cs="宋体"/>
            <w:color w:val="auto"/>
            <w:spacing w:val="-7"/>
            <w:sz w:val="21"/>
            <w:szCs w:val="21"/>
            <w:lang w:eastAsia="zh-CN"/>
            <w:rPrChange w:id="2071" w:author="随遇而安 [2]" w:date="2023-08-11T14:50:23Z">
              <w:rPr>
                <w:rFonts w:ascii="宋体" w:hAnsi="宋体" w:eastAsia="宋体" w:cs="宋体"/>
                <w:spacing w:val="-7"/>
                <w:sz w:val="21"/>
                <w:szCs w:val="21"/>
                <w:lang w:eastAsia="zh-CN"/>
              </w:rPr>
            </w:rPrChange>
          </w:rPr>
          <w:delText xml:space="preserve"> 本表为项目公司级、班组级 HSE 检查和隐患排查使用</w:delText>
        </w:r>
      </w:del>
      <w:del w:id="2072" w:author="随遇而安 [2]" w:date="2023-08-11T15:47:51Z">
        <w:r>
          <w:rPr>
            <w:rFonts w:hint="eastAsia" w:ascii="宋体" w:hAnsi="宋体" w:eastAsia="宋体" w:cs="宋体"/>
            <w:color w:val="auto"/>
            <w:spacing w:val="-7"/>
            <w:sz w:val="21"/>
            <w:szCs w:val="21"/>
            <w:lang w:eastAsia="zh-CN"/>
            <w:rPrChange w:id="2073" w:author="随遇而安 [2]" w:date="2023-08-11T14:50:23Z">
              <w:rPr>
                <w:rFonts w:hint="eastAsia" w:ascii="宋体" w:hAnsi="宋体" w:eastAsia="宋体" w:cs="宋体"/>
                <w:spacing w:val="-7"/>
                <w:sz w:val="21"/>
                <w:szCs w:val="21"/>
                <w:lang w:eastAsia="zh-CN"/>
              </w:rPr>
            </w:rPrChange>
          </w:rPr>
          <w:delText>。</w:delText>
        </w:r>
      </w:del>
    </w:p>
    <w:p w14:paraId="1B71BF41">
      <w:pPr>
        <w:outlineLvl w:val="9"/>
        <w:rPr>
          <w:del w:id="2074" w:author="随遇而安 [2]" w:date="2023-08-11T15:47:51Z"/>
          <w:rFonts w:ascii="宋体" w:hAnsi="宋体" w:eastAsia="宋体" w:cs="宋体"/>
          <w:color w:val="auto"/>
          <w:spacing w:val="-7"/>
          <w:sz w:val="21"/>
          <w:szCs w:val="21"/>
          <w:lang w:eastAsia="zh-CN"/>
          <w:rPrChange w:id="2075" w:author="随遇而安 [2]" w:date="2023-08-11T14:50:23Z">
            <w:rPr>
              <w:del w:id="2076" w:author="随遇而安 [2]" w:date="2023-08-11T15:47:51Z"/>
              <w:rFonts w:ascii="宋体" w:hAnsi="宋体" w:eastAsia="宋体" w:cs="宋体"/>
              <w:spacing w:val="-7"/>
              <w:sz w:val="21"/>
              <w:szCs w:val="21"/>
              <w:lang w:eastAsia="zh-CN"/>
            </w:rPr>
          </w:rPrChange>
        </w:rPr>
      </w:pPr>
      <w:del w:id="2077" w:author="随遇而安 [2]" w:date="2023-08-11T15:47:51Z">
        <w:r>
          <w:rPr>
            <w:rFonts w:hint="eastAsia" w:ascii="宋体" w:hAnsi="宋体" w:eastAsia="宋体" w:cs="宋体"/>
            <w:color w:val="auto"/>
            <w:spacing w:val="-7"/>
            <w:sz w:val="21"/>
            <w:szCs w:val="21"/>
            <w:lang w:eastAsia="zh-CN"/>
            <w:rPrChange w:id="2078" w:author="随遇而安 [2]" w:date="2023-08-11T14:50:23Z">
              <w:rPr>
                <w:rFonts w:hint="eastAsia" w:ascii="宋体" w:hAnsi="宋体" w:eastAsia="宋体" w:cs="宋体"/>
                <w:spacing w:val="-7"/>
                <w:sz w:val="21"/>
                <w:szCs w:val="21"/>
                <w:lang w:eastAsia="zh-CN"/>
              </w:rPr>
            </w:rPrChange>
          </w:rPr>
          <w:br w:type="page"/>
        </w:r>
      </w:del>
    </w:p>
    <w:p w14:paraId="49F1863E">
      <w:pPr>
        <w:spacing w:before="47" w:line="219" w:lineRule="auto"/>
        <w:ind w:left="56"/>
        <w:outlineLvl w:val="0"/>
        <w:rPr>
          <w:del w:id="2079" w:author="随遇而安 [2]" w:date="2023-08-11T15:47:51Z"/>
          <w:rFonts w:ascii="宋体"/>
          <w:b/>
          <w:color w:val="auto"/>
          <w:sz w:val="24"/>
          <w:lang w:eastAsia="zh-CN"/>
          <w:rPrChange w:id="2080" w:author="随遇而安 [2]" w:date="2023-08-11T14:50:23Z">
            <w:rPr>
              <w:del w:id="2081" w:author="随遇而安 [2]" w:date="2023-08-11T15:47:51Z"/>
              <w:rFonts w:ascii="宋体"/>
              <w:b/>
              <w:sz w:val="24"/>
              <w:lang w:eastAsia="zh-CN"/>
            </w:rPr>
          </w:rPrChange>
        </w:rPr>
      </w:pPr>
      <w:del w:id="2082" w:author="随遇而安 [2]" w:date="2023-08-11T15:47:51Z">
        <w:r>
          <w:rPr>
            <w:rFonts w:hint="eastAsia" w:ascii="宋体"/>
            <w:b/>
            <w:color w:val="auto"/>
            <w:sz w:val="24"/>
            <w:lang w:eastAsia="zh-CN"/>
            <w:rPrChange w:id="2083" w:author="随遇而安 [2]" w:date="2023-08-11T14:50:23Z">
              <w:rPr>
                <w:rFonts w:hint="eastAsia" w:ascii="宋体"/>
                <w:b/>
                <w:sz w:val="24"/>
                <w:lang w:eastAsia="zh-CN"/>
              </w:rPr>
            </w:rPrChange>
          </w:rPr>
          <w:delText>附件 3：生产安全事故隐患排查整改登记表</w:delText>
        </w:r>
      </w:del>
    </w:p>
    <w:p w14:paraId="0167A586">
      <w:pPr>
        <w:spacing w:before="120" w:line="220" w:lineRule="auto"/>
        <w:ind w:left="5234"/>
        <w:outlineLvl w:val="0"/>
        <w:rPr>
          <w:del w:id="2084" w:author="随遇而安 [2]" w:date="2023-08-11T15:47:51Z"/>
          <w:rFonts w:ascii="宋体" w:hAnsi="宋体" w:eastAsia="宋体" w:cs="宋体"/>
          <w:color w:val="auto"/>
          <w:sz w:val="24"/>
          <w:szCs w:val="24"/>
          <w:lang w:eastAsia="zh-CN"/>
          <w:rPrChange w:id="2085" w:author="随遇而安 [2]" w:date="2023-08-11T14:50:23Z">
            <w:rPr>
              <w:del w:id="2086" w:author="随遇而安 [2]" w:date="2023-08-11T15:47:51Z"/>
              <w:rFonts w:ascii="宋体" w:hAnsi="宋体" w:eastAsia="宋体" w:cs="宋体"/>
              <w:sz w:val="24"/>
              <w:szCs w:val="24"/>
              <w:lang w:eastAsia="zh-CN"/>
            </w:rPr>
          </w:rPrChange>
        </w:rPr>
      </w:pPr>
      <w:del w:id="2087" w:author="随遇而安 [2]" w:date="2023-08-11T15:47:51Z">
        <w:r>
          <w:rPr>
            <w:rFonts w:ascii="宋体" w:hAnsi="宋体" w:eastAsia="宋体" w:cs="宋体"/>
            <w:color w:val="auto"/>
            <w:spacing w:val="1"/>
            <w:sz w:val="24"/>
            <w:szCs w:val="24"/>
            <w:lang w:eastAsia="zh-CN"/>
            <w:rPrChange w:id="2088" w:author="随遇而安 [2]" w:date="2023-08-11T14:50:23Z">
              <w:rPr>
                <w:rFonts w:ascii="宋体" w:hAnsi="宋体" w:eastAsia="宋体" w:cs="宋体"/>
                <w:spacing w:val="1"/>
                <w:sz w:val="24"/>
                <w:szCs w:val="24"/>
                <w:lang w:eastAsia="zh-CN"/>
                <w14:textOutline w14:w="4356" w14:cap="flat" w14:cmpd="sng" w14:algn="ctr">
                  <w14:solidFill>
                    <w14:srgbClr w14:val="000000"/>
                  </w14:solidFill>
                  <w14:prstDash w14:val="solid"/>
                  <w14:miter w14:val="0"/>
                </w14:textOutline>
              </w:rPr>
            </w:rPrChange>
            <w14:textOutline w14:w="4356" w14:cap="flat" w14:cmpd="sng" w14:algn="ctr">
              <w14:solidFill>
                <w14:srgbClr w14:val="000000"/>
              </w14:solidFill>
              <w14:prstDash w14:val="solid"/>
              <w14:miter w14:val="0"/>
            </w14:textOutline>
          </w:rPr>
          <w:delText>生</w:delText>
        </w:r>
      </w:del>
      <w:del w:id="2089" w:author="随遇而安 [2]" w:date="2023-08-11T15:47:51Z">
        <w:r>
          <w:rPr>
            <w:rFonts w:ascii="宋体" w:hAnsi="宋体" w:eastAsia="宋体" w:cs="宋体"/>
            <w:color w:val="auto"/>
            <w:sz w:val="24"/>
            <w:szCs w:val="24"/>
            <w:lang w:eastAsia="zh-CN"/>
            <w:rPrChange w:id="2090" w:author="随遇而安 [2]" w:date="2023-08-11T14:50:23Z">
              <w:rPr>
                <w:rFonts w:ascii="宋体" w:hAnsi="宋体" w:eastAsia="宋体" w:cs="宋体"/>
                <w:sz w:val="24"/>
                <w:szCs w:val="24"/>
                <w:lang w:eastAsia="zh-CN"/>
                <w14:textOutline w14:w="4356" w14:cap="flat" w14:cmpd="sng" w14:algn="ctr">
                  <w14:solidFill>
                    <w14:srgbClr w14:val="000000"/>
                  </w14:solidFill>
                  <w14:prstDash w14:val="solid"/>
                  <w14:miter w14:val="0"/>
                </w14:textOutline>
              </w:rPr>
            </w:rPrChange>
            <w14:textOutline w14:w="4356" w14:cap="flat" w14:cmpd="sng" w14:algn="ctr">
              <w14:solidFill>
                <w14:srgbClr w14:val="000000"/>
              </w14:solidFill>
              <w14:prstDash w14:val="solid"/>
              <w14:miter w14:val="0"/>
            </w14:textOutline>
          </w:rPr>
          <w:delText>产安全事故隐患排查整改登记表</w:delText>
        </w:r>
      </w:del>
    </w:p>
    <w:p w14:paraId="67EB5007">
      <w:pPr>
        <w:spacing w:before="119" w:line="220" w:lineRule="auto"/>
        <w:ind w:left="40"/>
        <w:outlineLvl w:val="0"/>
        <w:rPr>
          <w:del w:id="2091" w:author="随遇而安 [2]" w:date="2023-08-11T15:47:51Z"/>
          <w:rFonts w:ascii="宋体" w:hAnsi="宋体" w:eastAsia="宋体" w:cs="宋体"/>
          <w:color w:val="auto"/>
          <w:sz w:val="24"/>
          <w:szCs w:val="24"/>
          <w:rPrChange w:id="2092" w:author="随遇而安 [2]" w:date="2023-08-11T14:50:23Z">
            <w:rPr>
              <w:del w:id="2093" w:author="随遇而安 [2]" w:date="2023-08-11T15:47:51Z"/>
              <w:rFonts w:ascii="宋体" w:hAnsi="宋体" w:eastAsia="宋体" w:cs="宋体"/>
              <w:sz w:val="24"/>
              <w:szCs w:val="24"/>
            </w:rPr>
          </w:rPrChange>
        </w:rPr>
      </w:pPr>
      <w:del w:id="2094" w:author="随遇而安 [2]" w:date="2023-08-11T15:47:51Z">
        <w:r>
          <w:rPr>
            <w:rFonts w:ascii="宋体" w:hAnsi="宋体" w:eastAsia="宋体" w:cs="宋体"/>
            <w:color w:val="auto"/>
            <w:spacing w:val="-2"/>
            <w:sz w:val="24"/>
            <w:szCs w:val="24"/>
            <w:rPrChange w:id="2095" w:author="随遇而安 [2]" w:date="2023-08-11T14:50:23Z">
              <w:rPr>
                <w:rFonts w:ascii="宋体" w:hAnsi="宋体" w:eastAsia="宋体" w:cs="宋体"/>
                <w:spacing w:val="-2"/>
                <w:sz w:val="24"/>
                <w:szCs w:val="24"/>
                <w14:textOutline w14:w="4356" w14:cap="flat" w14:cmpd="sng" w14:algn="ctr">
                  <w14:solidFill>
                    <w14:srgbClr w14:val="000000"/>
                  </w14:solidFill>
                  <w14:prstDash w14:val="solid"/>
                  <w14:miter w14:val="0"/>
                </w14:textOutline>
              </w:rPr>
            </w:rPrChange>
            <w14:textOutline w14:w="4356" w14:cap="flat" w14:cmpd="sng" w14:algn="ctr">
              <w14:solidFill>
                <w14:srgbClr w14:val="000000"/>
              </w14:solidFill>
              <w14:prstDash w14:val="solid"/>
              <w14:miter w14:val="0"/>
            </w14:textOutline>
          </w:rPr>
          <w:delText>单位</w:delText>
        </w:r>
      </w:del>
      <w:del w:id="2096" w:author="随遇而安 [2]" w:date="2023-08-11T15:47:51Z">
        <w:r>
          <w:rPr>
            <w:rFonts w:ascii="宋体" w:hAnsi="宋体" w:eastAsia="宋体" w:cs="宋体"/>
            <w:color w:val="auto"/>
            <w:spacing w:val="-1"/>
            <w:sz w:val="24"/>
            <w:szCs w:val="24"/>
            <w:rPrChange w:id="2097" w:author="随遇而安 [2]" w:date="2023-08-11T14:50:23Z">
              <w:rPr>
                <w:rFonts w:ascii="宋体" w:hAnsi="宋体" w:eastAsia="宋体" w:cs="宋体"/>
                <w:spacing w:val="-1"/>
                <w:sz w:val="24"/>
                <w:szCs w:val="24"/>
                <w14:textOutline w14:w="4356" w14:cap="flat" w14:cmpd="sng" w14:algn="ctr">
                  <w14:solidFill>
                    <w14:srgbClr w14:val="000000"/>
                  </w14:solidFill>
                  <w14:prstDash w14:val="solid"/>
                  <w14:miter w14:val="0"/>
                </w14:textOutline>
              </w:rPr>
            </w:rPrChange>
            <w14:textOutline w14:w="4356" w14:cap="flat" w14:cmpd="sng" w14:algn="ctr">
              <w14:solidFill>
                <w14:srgbClr w14:val="000000"/>
              </w14:solidFill>
              <w14:prstDash w14:val="solid"/>
              <w14:miter w14:val="0"/>
            </w14:textOutline>
          </w:rPr>
          <w:delText>/部门</w:delText>
        </w:r>
      </w:del>
    </w:p>
    <w:tbl>
      <w:tblPr>
        <w:tblStyle w:val="10"/>
        <w:tblW w:w="13913" w:type="dxa"/>
        <w:tblInd w:w="7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90"/>
        <w:gridCol w:w="3996"/>
        <w:gridCol w:w="2866"/>
        <w:gridCol w:w="1289"/>
        <w:gridCol w:w="1198"/>
        <w:gridCol w:w="1054"/>
        <w:gridCol w:w="1059"/>
        <w:gridCol w:w="1861"/>
      </w:tblGrid>
      <w:tr w14:paraId="5AAAF7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22" w:hRule="atLeast"/>
          <w:del w:id="2098" w:author="随遇而安 [2]" w:date="2023-08-11T15:47:51Z"/>
        </w:trPr>
        <w:tc>
          <w:tcPr>
            <w:tcW w:w="590" w:type="dxa"/>
            <w:tcBorders>
              <w:left w:val="single" w:color="000000" w:sz="10" w:space="0"/>
            </w:tcBorders>
            <w:textDirection w:val="tbRlV"/>
          </w:tcPr>
          <w:p w14:paraId="23F3F61F">
            <w:pPr>
              <w:spacing w:before="199" w:line="218" w:lineRule="auto"/>
              <w:ind w:left="261"/>
              <w:outlineLvl w:val="0"/>
              <w:rPr>
                <w:del w:id="2099" w:author="随遇而安 [2]" w:date="2023-08-11T15:47:51Z"/>
                <w:rFonts w:ascii="宋体" w:hAnsi="宋体" w:eastAsia="宋体" w:cs="宋体"/>
                <w:color w:val="auto"/>
                <w:sz w:val="19"/>
                <w:szCs w:val="19"/>
                <w:rPrChange w:id="2100" w:author="随遇而安 [2]" w:date="2023-08-11T14:50:23Z">
                  <w:rPr>
                    <w:del w:id="2101" w:author="随遇而安 [2]" w:date="2023-08-11T15:47:51Z"/>
                    <w:rFonts w:ascii="宋体" w:hAnsi="宋体" w:eastAsia="宋体" w:cs="宋体"/>
                    <w:sz w:val="19"/>
                    <w:szCs w:val="19"/>
                  </w:rPr>
                </w:rPrChange>
              </w:rPr>
            </w:pPr>
            <w:del w:id="2102" w:author="随遇而安 [2]" w:date="2023-08-11T15:47:51Z">
              <w:r>
                <w:rPr>
                  <w:rFonts w:ascii="宋体" w:hAnsi="宋体" w:eastAsia="宋体" w:cs="宋体"/>
                  <w:color w:val="auto"/>
                  <w:spacing w:val="12"/>
                  <w:sz w:val="19"/>
                  <w:szCs w:val="19"/>
                  <w:rPrChange w:id="2103" w:author="随遇而安 [2]" w:date="2023-08-11T14:50:23Z">
                    <w:rPr>
                      <w:rFonts w:ascii="宋体" w:hAnsi="宋体" w:eastAsia="宋体" w:cs="宋体"/>
                      <w:spacing w:val="12"/>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序</w:delText>
              </w:r>
            </w:del>
            <w:del w:id="2104" w:author="随遇而安 [2]" w:date="2023-08-11T15:47:51Z">
              <w:r>
                <w:rPr>
                  <w:rFonts w:ascii="宋体" w:hAnsi="宋体" w:eastAsia="宋体" w:cs="宋体"/>
                  <w:color w:val="auto"/>
                  <w:spacing w:val="12"/>
                  <w:sz w:val="19"/>
                  <w:szCs w:val="19"/>
                  <w:rPrChange w:id="2105" w:author="随遇而安 [2]" w:date="2023-08-11T14:50:23Z">
                    <w:rPr>
                      <w:rFonts w:ascii="宋体" w:hAnsi="宋体" w:eastAsia="宋体" w:cs="宋体"/>
                      <w:spacing w:val="12"/>
                      <w:sz w:val="19"/>
                      <w:szCs w:val="19"/>
                    </w:rPr>
                  </w:rPrChange>
                </w:rPr>
                <w:delText xml:space="preserve"> </w:delText>
              </w:r>
            </w:del>
            <w:del w:id="2106" w:author="随遇而安 [2]" w:date="2023-08-11T15:47:51Z">
              <w:r>
                <w:rPr>
                  <w:rFonts w:ascii="宋体" w:hAnsi="宋体" w:eastAsia="宋体" w:cs="宋体"/>
                  <w:color w:val="auto"/>
                  <w:spacing w:val="12"/>
                  <w:sz w:val="19"/>
                  <w:szCs w:val="19"/>
                  <w:rPrChange w:id="2107" w:author="随遇而安 [2]" w:date="2023-08-11T14:50:23Z">
                    <w:rPr>
                      <w:rFonts w:ascii="宋体" w:hAnsi="宋体" w:eastAsia="宋体" w:cs="宋体"/>
                      <w:spacing w:val="12"/>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号</w:delText>
              </w:r>
            </w:del>
          </w:p>
        </w:tc>
        <w:tc>
          <w:tcPr>
            <w:tcW w:w="3996" w:type="dxa"/>
          </w:tcPr>
          <w:p w14:paraId="42452FAB">
            <w:pPr>
              <w:spacing w:line="352" w:lineRule="auto"/>
              <w:outlineLvl w:val="9"/>
              <w:rPr>
                <w:del w:id="2108" w:author="随遇而安 [2]" w:date="2023-08-11T15:47:51Z"/>
                <w:rFonts w:ascii="Arial"/>
                <w:color w:val="auto"/>
                <w:sz w:val="21"/>
                <w:rPrChange w:id="2109" w:author="随遇而安 [2]" w:date="2023-08-11T14:50:23Z">
                  <w:rPr>
                    <w:del w:id="2110" w:author="随遇而安 [2]" w:date="2023-08-11T15:47:51Z"/>
                    <w:rFonts w:ascii="Arial"/>
                    <w:sz w:val="21"/>
                  </w:rPr>
                </w:rPrChange>
              </w:rPr>
            </w:pPr>
          </w:p>
          <w:p w14:paraId="3940AE1E">
            <w:pPr>
              <w:spacing w:before="62" w:line="231" w:lineRule="auto"/>
              <w:ind w:left="1604"/>
              <w:outlineLvl w:val="0"/>
              <w:rPr>
                <w:del w:id="2111" w:author="随遇而安 [2]" w:date="2023-08-11T15:47:51Z"/>
                <w:rFonts w:ascii="宋体" w:hAnsi="宋体" w:eastAsia="宋体" w:cs="宋体"/>
                <w:color w:val="auto"/>
                <w:sz w:val="19"/>
                <w:szCs w:val="19"/>
                <w:rPrChange w:id="2112" w:author="随遇而安 [2]" w:date="2023-08-11T14:50:23Z">
                  <w:rPr>
                    <w:del w:id="2113" w:author="随遇而安 [2]" w:date="2023-08-11T15:47:51Z"/>
                    <w:rFonts w:ascii="宋体" w:hAnsi="宋体" w:eastAsia="宋体" w:cs="宋体"/>
                    <w:sz w:val="19"/>
                    <w:szCs w:val="19"/>
                  </w:rPr>
                </w:rPrChange>
              </w:rPr>
            </w:pPr>
            <w:del w:id="2114" w:author="随遇而安 [2]" w:date="2023-08-11T15:47:51Z">
              <w:r>
                <w:rPr>
                  <w:rFonts w:ascii="宋体" w:hAnsi="宋体" w:eastAsia="宋体" w:cs="宋体"/>
                  <w:color w:val="auto"/>
                  <w:spacing w:val="6"/>
                  <w:sz w:val="19"/>
                  <w:szCs w:val="19"/>
                  <w:rPrChange w:id="2115" w:author="随遇而安 [2]" w:date="2023-08-11T14:50:23Z">
                    <w:rPr>
                      <w:rFonts w:ascii="宋体" w:hAnsi="宋体" w:eastAsia="宋体" w:cs="宋体"/>
                      <w:spacing w:val="6"/>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隐患描</w:delText>
              </w:r>
            </w:del>
            <w:del w:id="2116" w:author="随遇而安 [2]" w:date="2023-08-11T15:47:51Z">
              <w:r>
                <w:rPr>
                  <w:rFonts w:ascii="宋体" w:hAnsi="宋体" w:eastAsia="宋体" w:cs="宋体"/>
                  <w:color w:val="auto"/>
                  <w:spacing w:val="5"/>
                  <w:sz w:val="19"/>
                  <w:szCs w:val="19"/>
                  <w:rPrChange w:id="2117" w:author="随遇而安 [2]" w:date="2023-08-11T14:50:23Z">
                    <w:rPr>
                      <w:rFonts w:ascii="宋体" w:hAnsi="宋体" w:eastAsia="宋体" w:cs="宋体"/>
                      <w:spacing w:val="5"/>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述</w:delText>
              </w:r>
            </w:del>
          </w:p>
        </w:tc>
        <w:tc>
          <w:tcPr>
            <w:tcW w:w="2866" w:type="dxa"/>
          </w:tcPr>
          <w:p w14:paraId="7ACA397A">
            <w:pPr>
              <w:spacing w:line="353" w:lineRule="auto"/>
              <w:outlineLvl w:val="9"/>
              <w:rPr>
                <w:del w:id="2118" w:author="随遇而安 [2]" w:date="2023-08-11T15:47:51Z"/>
                <w:rFonts w:ascii="Arial"/>
                <w:color w:val="auto"/>
                <w:sz w:val="21"/>
                <w:rPrChange w:id="2119" w:author="随遇而安 [2]" w:date="2023-08-11T14:50:23Z">
                  <w:rPr>
                    <w:del w:id="2120" w:author="随遇而安 [2]" w:date="2023-08-11T15:47:51Z"/>
                    <w:rFonts w:ascii="Arial"/>
                    <w:sz w:val="21"/>
                  </w:rPr>
                </w:rPrChange>
              </w:rPr>
            </w:pPr>
          </w:p>
          <w:p w14:paraId="2027A488">
            <w:pPr>
              <w:spacing w:before="62" w:line="228" w:lineRule="auto"/>
              <w:ind w:left="1034"/>
              <w:outlineLvl w:val="0"/>
              <w:rPr>
                <w:del w:id="2121" w:author="随遇而安 [2]" w:date="2023-08-11T15:47:51Z"/>
                <w:rFonts w:ascii="宋体" w:hAnsi="宋体" w:eastAsia="宋体" w:cs="宋体"/>
                <w:color w:val="auto"/>
                <w:sz w:val="19"/>
                <w:szCs w:val="19"/>
                <w:rPrChange w:id="2122" w:author="随遇而安 [2]" w:date="2023-08-11T14:50:23Z">
                  <w:rPr>
                    <w:del w:id="2123" w:author="随遇而安 [2]" w:date="2023-08-11T15:47:51Z"/>
                    <w:rFonts w:ascii="宋体" w:hAnsi="宋体" w:eastAsia="宋体" w:cs="宋体"/>
                    <w:sz w:val="19"/>
                    <w:szCs w:val="19"/>
                  </w:rPr>
                </w:rPrChange>
              </w:rPr>
            </w:pPr>
            <w:del w:id="2124" w:author="随遇而安 [2]" w:date="2023-08-11T15:47:51Z">
              <w:r>
                <w:rPr>
                  <w:rFonts w:ascii="宋体" w:hAnsi="宋体" w:eastAsia="宋体" w:cs="宋体"/>
                  <w:color w:val="auto"/>
                  <w:spacing w:val="9"/>
                  <w:sz w:val="19"/>
                  <w:szCs w:val="19"/>
                  <w:rPrChange w:id="2125" w:author="随遇而安 [2]" w:date="2023-08-11T14:50:23Z">
                    <w:rPr>
                      <w:rFonts w:ascii="宋体" w:hAnsi="宋体" w:eastAsia="宋体" w:cs="宋体"/>
                      <w:spacing w:val="9"/>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整改措</w:delText>
              </w:r>
            </w:del>
            <w:del w:id="2126" w:author="随遇而安 [2]" w:date="2023-08-11T15:47:51Z">
              <w:r>
                <w:rPr>
                  <w:rFonts w:ascii="宋体" w:hAnsi="宋体" w:eastAsia="宋体" w:cs="宋体"/>
                  <w:color w:val="auto"/>
                  <w:spacing w:val="8"/>
                  <w:sz w:val="19"/>
                  <w:szCs w:val="19"/>
                  <w:rPrChange w:id="2127" w:author="随遇而安 [2]" w:date="2023-08-11T14:50:23Z">
                    <w:rPr>
                      <w:rFonts w:ascii="宋体" w:hAnsi="宋体" w:eastAsia="宋体" w:cs="宋体"/>
                      <w:spacing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施</w:delText>
              </w:r>
            </w:del>
          </w:p>
        </w:tc>
        <w:tc>
          <w:tcPr>
            <w:tcW w:w="1289" w:type="dxa"/>
            <w:tcBorders>
              <w:right w:val="single" w:color="000000" w:sz="4" w:space="0"/>
            </w:tcBorders>
          </w:tcPr>
          <w:p w14:paraId="2BF1B9E6">
            <w:pPr>
              <w:spacing w:line="353" w:lineRule="auto"/>
              <w:outlineLvl w:val="9"/>
              <w:rPr>
                <w:del w:id="2128" w:author="随遇而安 [2]" w:date="2023-08-11T15:47:51Z"/>
                <w:rFonts w:ascii="Arial"/>
                <w:color w:val="auto"/>
                <w:sz w:val="21"/>
                <w:rPrChange w:id="2129" w:author="随遇而安 [2]" w:date="2023-08-11T14:50:23Z">
                  <w:rPr>
                    <w:del w:id="2130" w:author="随遇而安 [2]" w:date="2023-08-11T15:47:51Z"/>
                    <w:rFonts w:ascii="Arial"/>
                    <w:sz w:val="21"/>
                  </w:rPr>
                </w:rPrChange>
              </w:rPr>
            </w:pPr>
          </w:p>
          <w:p w14:paraId="46081525">
            <w:pPr>
              <w:spacing w:before="62" w:line="228" w:lineRule="auto"/>
              <w:ind w:left="114"/>
              <w:outlineLvl w:val="0"/>
              <w:rPr>
                <w:del w:id="2131" w:author="随遇而安 [2]" w:date="2023-08-11T15:47:51Z"/>
                <w:rFonts w:ascii="宋体" w:hAnsi="宋体" w:eastAsia="宋体" w:cs="宋体"/>
                <w:color w:val="auto"/>
                <w:sz w:val="19"/>
                <w:szCs w:val="19"/>
                <w:rPrChange w:id="2132" w:author="随遇而安 [2]" w:date="2023-08-11T14:50:23Z">
                  <w:rPr>
                    <w:del w:id="2133" w:author="随遇而安 [2]" w:date="2023-08-11T15:47:51Z"/>
                    <w:rFonts w:ascii="宋体" w:hAnsi="宋体" w:eastAsia="宋体" w:cs="宋体"/>
                    <w:sz w:val="19"/>
                    <w:szCs w:val="19"/>
                  </w:rPr>
                </w:rPrChange>
              </w:rPr>
            </w:pPr>
            <w:del w:id="2134" w:author="随遇而安 [2]" w:date="2023-08-11T15:47:51Z">
              <w:r>
                <w:rPr>
                  <w:rFonts w:ascii="宋体" w:hAnsi="宋体" w:eastAsia="宋体" w:cs="宋体"/>
                  <w:color w:val="auto"/>
                  <w:spacing w:val="9"/>
                  <w:sz w:val="19"/>
                  <w:szCs w:val="19"/>
                  <w:rPrChange w:id="2135" w:author="随遇而安 [2]" w:date="2023-08-11T14:50:23Z">
                    <w:rPr>
                      <w:rFonts w:ascii="宋体" w:hAnsi="宋体" w:eastAsia="宋体" w:cs="宋体"/>
                      <w:spacing w:val="9"/>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检查时间</w:delText>
              </w:r>
            </w:del>
          </w:p>
        </w:tc>
        <w:tc>
          <w:tcPr>
            <w:tcW w:w="1198" w:type="dxa"/>
            <w:tcBorders>
              <w:left w:val="single" w:color="000000" w:sz="4" w:space="0"/>
            </w:tcBorders>
          </w:tcPr>
          <w:p w14:paraId="79075A57">
            <w:pPr>
              <w:spacing w:line="353" w:lineRule="auto"/>
              <w:outlineLvl w:val="9"/>
              <w:rPr>
                <w:del w:id="2136" w:author="随遇而安 [2]" w:date="2023-08-11T15:47:51Z"/>
                <w:rFonts w:ascii="Arial"/>
                <w:color w:val="auto"/>
                <w:sz w:val="21"/>
                <w:rPrChange w:id="2137" w:author="随遇而安 [2]" w:date="2023-08-11T14:50:23Z">
                  <w:rPr>
                    <w:del w:id="2138" w:author="随遇而安 [2]" w:date="2023-08-11T15:47:51Z"/>
                    <w:rFonts w:ascii="Arial"/>
                    <w:sz w:val="21"/>
                  </w:rPr>
                </w:rPrChange>
              </w:rPr>
            </w:pPr>
          </w:p>
          <w:p w14:paraId="6ADB1BDB">
            <w:pPr>
              <w:spacing w:before="62" w:line="228" w:lineRule="auto"/>
              <w:ind w:left="116"/>
              <w:outlineLvl w:val="0"/>
              <w:rPr>
                <w:del w:id="2139" w:author="随遇而安 [2]" w:date="2023-08-11T15:47:51Z"/>
                <w:rFonts w:ascii="宋体" w:hAnsi="宋体" w:eastAsia="宋体" w:cs="宋体"/>
                <w:color w:val="auto"/>
                <w:sz w:val="19"/>
                <w:szCs w:val="19"/>
                <w:rPrChange w:id="2140" w:author="随遇而安 [2]" w:date="2023-08-11T14:50:23Z">
                  <w:rPr>
                    <w:del w:id="2141" w:author="随遇而安 [2]" w:date="2023-08-11T15:47:51Z"/>
                    <w:rFonts w:ascii="宋体" w:hAnsi="宋体" w:eastAsia="宋体" w:cs="宋体"/>
                    <w:sz w:val="19"/>
                    <w:szCs w:val="19"/>
                  </w:rPr>
                </w:rPrChange>
              </w:rPr>
            </w:pPr>
            <w:del w:id="2142" w:author="随遇而安 [2]" w:date="2023-08-11T15:47:51Z">
              <w:r>
                <w:rPr>
                  <w:rFonts w:ascii="宋体" w:hAnsi="宋体" w:eastAsia="宋体" w:cs="宋体"/>
                  <w:color w:val="auto"/>
                  <w:spacing w:val="9"/>
                  <w:sz w:val="19"/>
                  <w:szCs w:val="19"/>
                  <w:rPrChange w:id="2143" w:author="随遇而安 [2]" w:date="2023-08-11T14:50:23Z">
                    <w:rPr>
                      <w:rFonts w:ascii="宋体" w:hAnsi="宋体" w:eastAsia="宋体" w:cs="宋体"/>
                      <w:spacing w:val="9"/>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检查人员</w:delText>
              </w:r>
            </w:del>
          </w:p>
        </w:tc>
        <w:tc>
          <w:tcPr>
            <w:tcW w:w="1054" w:type="dxa"/>
          </w:tcPr>
          <w:p w14:paraId="17F78646">
            <w:pPr>
              <w:spacing w:line="353" w:lineRule="auto"/>
              <w:outlineLvl w:val="9"/>
              <w:rPr>
                <w:del w:id="2144" w:author="随遇而安 [2]" w:date="2023-08-11T15:47:51Z"/>
                <w:rFonts w:ascii="Arial"/>
                <w:color w:val="auto"/>
                <w:sz w:val="21"/>
                <w:rPrChange w:id="2145" w:author="随遇而安 [2]" w:date="2023-08-11T14:50:23Z">
                  <w:rPr>
                    <w:del w:id="2146" w:author="随遇而安 [2]" w:date="2023-08-11T15:47:51Z"/>
                    <w:rFonts w:ascii="Arial"/>
                    <w:sz w:val="21"/>
                  </w:rPr>
                </w:rPrChange>
              </w:rPr>
            </w:pPr>
          </w:p>
          <w:p w14:paraId="1D56E56A">
            <w:pPr>
              <w:spacing w:before="62" w:line="228" w:lineRule="auto"/>
              <w:ind w:left="138"/>
              <w:outlineLvl w:val="0"/>
              <w:rPr>
                <w:del w:id="2147" w:author="随遇而安 [2]" w:date="2023-08-11T15:47:51Z"/>
                <w:rFonts w:ascii="宋体" w:hAnsi="宋体" w:eastAsia="宋体" w:cs="宋体"/>
                <w:color w:val="auto"/>
                <w:sz w:val="19"/>
                <w:szCs w:val="19"/>
                <w:rPrChange w:id="2148" w:author="随遇而安 [2]" w:date="2023-08-11T14:50:23Z">
                  <w:rPr>
                    <w:del w:id="2149" w:author="随遇而安 [2]" w:date="2023-08-11T15:47:51Z"/>
                    <w:rFonts w:ascii="宋体" w:hAnsi="宋体" w:eastAsia="宋体" w:cs="宋体"/>
                    <w:sz w:val="19"/>
                    <w:szCs w:val="19"/>
                  </w:rPr>
                </w:rPrChange>
              </w:rPr>
            </w:pPr>
            <w:del w:id="2150" w:author="随遇而安 [2]" w:date="2023-08-11T15:47:51Z">
              <w:r>
                <w:rPr>
                  <w:rFonts w:ascii="宋体" w:hAnsi="宋体" w:eastAsia="宋体" w:cs="宋体"/>
                  <w:color w:val="auto"/>
                  <w:spacing w:val="9"/>
                  <w:sz w:val="19"/>
                  <w:szCs w:val="19"/>
                  <w:rPrChange w:id="2151" w:author="随遇而安 [2]" w:date="2023-08-11T14:50:23Z">
                    <w:rPr>
                      <w:rFonts w:ascii="宋体" w:hAnsi="宋体" w:eastAsia="宋体" w:cs="宋体"/>
                      <w:spacing w:val="9"/>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整改人</w:delText>
              </w:r>
            </w:del>
            <w:del w:id="2152" w:author="随遇而安 [2]" w:date="2023-08-11T15:47:51Z">
              <w:r>
                <w:rPr>
                  <w:rFonts w:ascii="宋体" w:hAnsi="宋体" w:eastAsia="宋体" w:cs="宋体"/>
                  <w:color w:val="auto"/>
                  <w:spacing w:val="8"/>
                  <w:sz w:val="19"/>
                  <w:szCs w:val="19"/>
                  <w:rPrChange w:id="2153" w:author="随遇而安 [2]" w:date="2023-08-11T14:50:23Z">
                    <w:rPr>
                      <w:rFonts w:ascii="宋体" w:hAnsi="宋体" w:eastAsia="宋体" w:cs="宋体"/>
                      <w:spacing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员</w:delText>
              </w:r>
            </w:del>
          </w:p>
        </w:tc>
        <w:tc>
          <w:tcPr>
            <w:tcW w:w="1059" w:type="dxa"/>
          </w:tcPr>
          <w:p w14:paraId="4F44DFC5">
            <w:pPr>
              <w:spacing w:line="353" w:lineRule="auto"/>
              <w:outlineLvl w:val="9"/>
              <w:rPr>
                <w:del w:id="2154" w:author="随遇而安 [2]" w:date="2023-08-11T15:47:51Z"/>
                <w:rFonts w:ascii="Arial"/>
                <w:color w:val="auto"/>
                <w:sz w:val="21"/>
                <w:rPrChange w:id="2155" w:author="随遇而安 [2]" w:date="2023-08-11T14:50:23Z">
                  <w:rPr>
                    <w:del w:id="2156" w:author="随遇而安 [2]" w:date="2023-08-11T15:47:51Z"/>
                    <w:rFonts w:ascii="Arial"/>
                    <w:sz w:val="21"/>
                  </w:rPr>
                </w:rPrChange>
              </w:rPr>
            </w:pPr>
          </w:p>
          <w:p w14:paraId="34642EC9">
            <w:pPr>
              <w:spacing w:before="62" w:line="228" w:lineRule="auto"/>
              <w:ind w:left="143"/>
              <w:outlineLvl w:val="0"/>
              <w:rPr>
                <w:del w:id="2157" w:author="随遇而安 [2]" w:date="2023-08-11T15:47:51Z"/>
                <w:rFonts w:ascii="宋体" w:hAnsi="宋体" w:eastAsia="宋体" w:cs="宋体"/>
                <w:color w:val="auto"/>
                <w:sz w:val="19"/>
                <w:szCs w:val="19"/>
                <w:rPrChange w:id="2158" w:author="随遇而安 [2]" w:date="2023-08-11T14:50:23Z">
                  <w:rPr>
                    <w:del w:id="2159" w:author="随遇而安 [2]" w:date="2023-08-11T15:47:51Z"/>
                    <w:rFonts w:ascii="宋体" w:hAnsi="宋体" w:eastAsia="宋体" w:cs="宋体"/>
                    <w:sz w:val="19"/>
                    <w:szCs w:val="19"/>
                  </w:rPr>
                </w:rPrChange>
              </w:rPr>
            </w:pPr>
            <w:del w:id="2160" w:author="随遇而安 [2]" w:date="2023-08-11T15:47:51Z">
              <w:r>
                <w:rPr>
                  <w:rFonts w:ascii="宋体" w:hAnsi="宋体" w:eastAsia="宋体" w:cs="宋体"/>
                  <w:color w:val="auto"/>
                  <w:spacing w:val="9"/>
                  <w:sz w:val="19"/>
                  <w:szCs w:val="19"/>
                  <w:rPrChange w:id="2161" w:author="随遇而安 [2]" w:date="2023-08-11T14:50:23Z">
                    <w:rPr>
                      <w:rFonts w:ascii="宋体" w:hAnsi="宋体" w:eastAsia="宋体" w:cs="宋体"/>
                      <w:spacing w:val="9"/>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整改时</w:delText>
              </w:r>
            </w:del>
            <w:del w:id="2162" w:author="随遇而安 [2]" w:date="2023-08-11T15:47:51Z">
              <w:r>
                <w:rPr>
                  <w:rFonts w:ascii="宋体" w:hAnsi="宋体" w:eastAsia="宋体" w:cs="宋体"/>
                  <w:color w:val="auto"/>
                  <w:spacing w:val="8"/>
                  <w:sz w:val="19"/>
                  <w:szCs w:val="19"/>
                  <w:rPrChange w:id="2163" w:author="随遇而安 [2]" w:date="2023-08-11T14:50:23Z">
                    <w:rPr>
                      <w:rFonts w:ascii="宋体" w:hAnsi="宋体" w:eastAsia="宋体" w:cs="宋体"/>
                      <w:spacing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间</w:delText>
              </w:r>
            </w:del>
          </w:p>
        </w:tc>
        <w:tc>
          <w:tcPr>
            <w:tcW w:w="1861" w:type="dxa"/>
            <w:tcBorders>
              <w:right w:val="single" w:color="000000" w:sz="10" w:space="0"/>
            </w:tcBorders>
          </w:tcPr>
          <w:p w14:paraId="01803830">
            <w:pPr>
              <w:spacing w:line="353" w:lineRule="auto"/>
              <w:outlineLvl w:val="9"/>
              <w:rPr>
                <w:del w:id="2164" w:author="随遇而安 [2]" w:date="2023-08-11T15:47:51Z"/>
                <w:rFonts w:ascii="Arial"/>
                <w:color w:val="auto"/>
                <w:sz w:val="21"/>
                <w:rPrChange w:id="2165" w:author="随遇而安 [2]" w:date="2023-08-11T14:50:23Z">
                  <w:rPr>
                    <w:del w:id="2166" w:author="随遇而安 [2]" w:date="2023-08-11T15:47:51Z"/>
                    <w:rFonts w:ascii="Arial"/>
                    <w:sz w:val="21"/>
                  </w:rPr>
                </w:rPrChange>
              </w:rPr>
            </w:pPr>
          </w:p>
          <w:p w14:paraId="72A5E170">
            <w:pPr>
              <w:spacing w:before="62" w:line="228" w:lineRule="auto"/>
              <w:ind w:left="339"/>
              <w:outlineLvl w:val="0"/>
              <w:rPr>
                <w:del w:id="2167" w:author="随遇而安 [2]" w:date="2023-08-11T15:47:51Z"/>
                <w:rFonts w:ascii="宋体" w:hAnsi="宋体" w:eastAsia="宋体" w:cs="宋体"/>
                <w:color w:val="auto"/>
                <w:sz w:val="19"/>
                <w:szCs w:val="19"/>
                <w:rPrChange w:id="2168" w:author="随遇而安 [2]" w:date="2023-08-11T14:50:23Z">
                  <w:rPr>
                    <w:del w:id="2169" w:author="随遇而安 [2]" w:date="2023-08-11T15:47:51Z"/>
                    <w:rFonts w:ascii="宋体" w:hAnsi="宋体" w:eastAsia="宋体" w:cs="宋体"/>
                    <w:sz w:val="19"/>
                    <w:szCs w:val="19"/>
                  </w:rPr>
                </w:rPrChange>
              </w:rPr>
            </w:pPr>
            <w:del w:id="2170" w:author="随遇而安 [2]" w:date="2023-08-11T15:47:51Z">
              <w:r>
                <w:rPr>
                  <w:rFonts w:ascii="宋体" w:hAnsi="宋体" w:eastAsia="宋体" w:cs="宋体"/>
                  <w:color w:val="auto"/>
                  <w:spacing w:val="9"/>
                  <w:sz w:val="19"/>
                  <w:szCs w:val="19"/>
                  <w:rPrChange w:id="2171" w:author="随遇而安 [2]" w:date="2023-08-11T14:50:23Z">
                    <w:rPr>
                      <w:rFonts w:ascii="宋体" w:hAnsi="宋体" w:eastAsia="宋体" w:cs="宋体"/>
                      <w:spacing w:val="9"/>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是否整改完</w:delText>
              </w:r>
            </w:del>
            <w:del w:id="2172" w:author="随遇而安 [2]" w:date="2023-08-11T15:47:51Z">
              <w:r>
                <w:rPr>
                  <w:rFonts w:ascii="宋体" w:hAnsi="宋体" w:eastAsia="宋体" w:cs="宋体"/>
                  <w:color w:val="auto"/>
                  <w:spacing w:val="8"/>
                  <w:sz w:val="19"/>
                  <w:szCs w:val="19"/>
                  <w:rPrChange w:id="2173" w:author="随遇而安 [2]" w:date="2023-08-11T14:50:23Z">
                    <w:rPr>
                      <w:rFonts w:ascii="宋体" w:hAnsi="宋体" w:eastAsia="宋体" w:cs="宋体"/>
                      <w:spacing w:val="8"/>
                      <w:sz w:val="19"/>
                      <w:szCs w:val="19"/>
                      <w14:textOutline w14:w="3619" w14:cap="flat" w14:cmpd="sng" w14:algn="ctr">
                        <w14:solidFill>
                          <w14:srgbClr w14:val="000000"/>
                        </w14:solidFill>
                        <w14:prstDash w14:val="solid"/>
                        <w14:miter w14:val="0"/>
                      </w14:textOutline>
                    </w:rPr>
                  </w:rPrChange>
                  <w14:textOutline w14:w="3619" w14:cap="flat" w14:cmpd="sng" w14:algn="ctr">
                    <w14:solidFill>
                      <w14:srgbClr w14:val="000000"/>
                    </w14:solidFill>
                    <w14:prstDash w14:val="solid"/>
                    <w14:miter w14:val="0"/>
                  </w14:textOutline>
                </w:rPr>
                <w:delText>成</w:delText>
              </w:r>
            </w:del>
          </w:p>
        </w:tc>
      </w:tr>
      <w:tr w14:paraId="6E9488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6" w:hRule="atLeast"/>
          <w:del w:id="2174" w:author="随遇而安 [2]" w:date="2023-08-11T15:47:51Z"/>
        </w:trPr>
        <w:tc>
          <w:tcPr>
            <w:tcW w:w="590" w:type="dxa"/>
            <w:tcBorders>
              <w:left w:val="single" w:color="000000" w:sz="10" w:space="0"/>
            </w:tcBorders>
          </w:tcPr>
          <w:p w14:paraId="66235F6D">
            <w:pPr>
              <w:outlineLvl w:val="9"/>
              <w:rPr>
                <w:del w:id="2175" w:author="随遇而安 [2]" w:date="2023-08-11T15:47:51Z"/>
                <w:rFonts w:ascii="Arial"/>
                <w:color w:val="auto"/>
                <w:sz w:val="21"/>
                <w:rPrChange w:id="2176" w:author="随遇而安 [2]" w:date="2023-08-11T14:50:23Z">
                  <w:rPr>
                    <w:del w:id="2177" w:author="随遇而安 [2]" w:date="2023-08-11T15:47:51Z"/>
                    <w:rFonts w:ascii="Arial"/>
                    <w:sz w:val="21"/>
                  </w:rPr>
                </w:rPrChange>
              </w:rPr>
            </w:pPr>
          </w:p>
        </w:tc>
        <w:tc>
          <w:tcPr>
            <w:tcW w:w="3996" w:type="dxa"/>
          </w:tcPr>
          <w:p w14:paraId="29CF0F8B">
            <w:pPr>
              <w:outlineLvl w:val="9"/>
              <w:rPr>
                <w:del w:id="2178" w:author="随遇而安 [2]" w:date="2023-08-11T15:47:51Z"/>
                <w:rFonts w:ascii="Arial"/>
                <w:color w:val="auto"/>
                <w:sz w:val="21"/>
                <w:rPrChange w:id="2179" w:author="随遇而安 [2]" w:date="2023-08-11T14:50:23Z">
                  <w:rPr>
                    <w:del w:id="2180" w:author="随遇而安 [2]" w:date="2023-08-11T15:47:51Z"/>
                    <w:rFonts w:ascii="Arial"/>
                    <w:sz w:val="21"/>
                  </w:rPr>
                </w:rPrChange>
              </w:rPr>
            </w:pPr>
          </w:p>
        </w:tc>
        <w:tc>
          <w:tcPr>
            <w:tcW w:w="2866" w:type="dxa"/>
          </w:tcPr>
          <w:p w14:paraId="53A804F6">
            <w:pPr>
              <w:outlineLvl w:val="9"/>
              <w:rPr>
                <w:del w:id="2181" w:author="随遇而安 [2]" w:date="2023-08-11T15:47:51Z"/>
                <w:rFonts w:ascii="Arial"/>
                <w:color w:val="auto"/>
                <w:sz w:val="21"/>
                <w:rPrChange w:id="2182" w:author="随遇而安 [2]" w:date="2023-08-11T14:50:23Z">
                  <w:rPr>
                    <w:del w:id="2183" w:author="随遇而安 [2]" w:date="2023-08-11T15:47:51Z"/>
                    <w:rFonts w:ascii="Arial"/>
                    <w:sz w:val="21"/>
                  </w:rPr>
                </w:rPrChange>
              </w:rPr>
            </w:pPr>
          </w:p>
        </w:tc>
        <w:tc>
          <w:tcPr>
            <w:tcW w:w="1289" w:type="dxa"/>
            <w:tcBorders>
              <w:right w:val="single" w:color="000000" w:sz="4" w:space="0"/>
            </w:tcBorders>
          </w:tcPr>
          <w:p w14:paraId="0E82C18C">
            <w:pPr>
              <w:outlineLvl w:val="9"/>
              <w:rPr>
                <w:del w:id="2184" w:author="随遇而安 [2]" w:date="2023-08-11T15:47:51Z"/>
                <w:rFonts w:ascii="Arial"/>
                <w:color w:val="auto"/>
                <w:sz w:val="21"/>
                <w:rPrChange w:id="2185" w:author="随遇而安 [2]" w:date="2023-08-11T14:50:23Z">
                  <w:rPr>
                    <w:del w:id="2186" w:author="随遇而安 [2]" w:date="2023-08-11T15:47:51Z"/>
                    <w:rFonts w:ascii="Arial"/>
                    <w:sz w:val="21"/>
                  </w:rPr>
                </w:rPrChange>
              </w:rPr>
            </w:pPr>
          </w:p>
        </w:tc>
        <w:tc>
          <w:tcPr>
            <w:tcW w:w="1198" w:type="dxa"/>
            <w:tcBorders>
              <w:left w:val="single" w:color="000000" w:sz="4" w:space="0"/>
            </w:tcBorders>
          </w:tcPr>
          <w:p w14:paraId="40891A5E">
            <w:pPr>
              <w:outlineLvl w:val="9"/>
              <w:rPr>
                <w:del w:id="2187" w:author="随遇而安 [2]" w:date="2023-08-11T15:47:51Z"/>
                <w:rFonts w:ascii="Arial"/>
                <w:color w:val="auto"/>
                <w:sz w:val="21"/>
                <w:rPrChange w:id="2188" w:author="随遇而安 [2]" w:date="2023-08-11T14:50:23Z">
                  <w:rPr>
                    <w:del w:id="2189" w:author="随遇而安 [2]" w:date="2023-08-11T15:47:51Z"/>
                    <w:rFonts w:ascii="Arial"/>
                    <w:sz w:val="21"/>
                  </w:rPr>
                </w:rPrChange>
              </w:rPr>
            </w:pPr>
          </w:p>
        </w:tc>
        <w:tc>
          <w:tcPr>
            <w:tcW w:w="1054" w:type="dxa"/>
            <w:tcBorders>
              <w:right w:val="single" w:color="000000" w:sz="4" w:space="0"/>
            </w:tcBorders>
          </w:tcPr>
          <w:p w14:paraId="7DC5686A">
            <w:pPr>
              <w:outlineLvl w:val="9"/>
              <w:rPr>
                <w:del w:id="2190" w:author="随遇而安 [2]" w:date="2023-08-11T15:47:51Z"/>
                <w:rFonts w:ascii="Arial"/>
                <w:color w:val="auto"/>
                <w:sz w:val="21"/>
                <w:rPrChange w:id="2191" w:author="随遇而安 [2]" w:date="2023-08-11T14:50:23Z">
                  <w:rPr>
                    <w:del w:id="2192" w:author="随遇而安 [2]" w:date="2023-08-11T15:47:51Z"/>
                    <w:rFonts w:ascii="Arial"/>
                    <w:sz w:val="21"/>
                  </w:rPr>
                </w:rPrChange>
              </w:rPr>
            </w:pPr>
          </w:p>
        </w:tc>
        <w:tc>
          <w:tcPr>
            <w:tcW w:w="1059" w:type="dxa"/>
            <w:tcBorders>
              <w:left w:val="single" w:color="000000" w:sz="4" w:space="0"/>
            </w:tcBorders>
          </w:tcPr>
          <w:p w14:paraId="06C936AE">
            <w:pPr>
              <w:outlineLvl w:val="9"/>
              <w:rPr>
                <w:del w:id="2193" w:author="随遇而安 [2]" w:date="2023-08-11T15:47:51Z"/>
                <w:rFonts w:ascii="Arial"/>
                <w:color w:val="auto"/>
                <w:sz w:val="21"/>
                <w:rPrChange w:id="2194" w:author="随遇而安 [2]" w:date="2023-08-11T14:50:23Z">
                  <w:rPr>
                    <w:del w:id="2195" w:author="随遇而安 [2]" w:date="2023-08-11T15:47:51Z"/>
                    <w:rFonts w:ascii="Arial"/>
                    <w:sz w:val="21"/>
                  </w:rPr>
                </w:rPrChange>
              </w:rPr>
            </w:pPr>
          </w:p>
        </w:tc>
        <w:tc>
          <w:tcPr>
            <w:tcW w:w="1861" w:type="dxa"/>
            <w:tcBorders>
              <w:right w:val="single" w:color="000000" w:sz="10" w:space="0"/>
            </w:tcBorders>
          </w:tcPr>
          <w:p w14:paraId="164E12EF">
            <w:pPr>
              <w:outlineLvl w:val="9"/>
              <w:rPr>
                <w:del w:id="2196" w:author="随遇而安 [2]" w:date="2023-08-11T15:47:51Z"/>
                <w:rFonts w:ascii="Arial"/>
                <w:color w:val="auto"/>
                <w:sz w:val="21"/>
                <w:rPrChange w:id="2197" w:author="随遇而安 [2]" w:date="2023-08-11T14:50:23Z">
                  <w:rPr>
                    <w:del w:id="2198" w:author="随遇而安 [2]" w:date="2023-08-11T15:47:51Z"/>
                    <w:rFonts w:ascii="Arial"/>
                    <w:sz w:val="21"/>
                  </w:rPr>
                </w:rPrChange>
              </w:rPr>
            </w:pPr>
          </w:p>
        </w:tc>
      </w:tr>
      <w:tr w14:paraId="7323A0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7" w:hRule="atLeast"/>
          <w:del w:id="2199" w:author="随遇而安 [2]" w:date="2023-08-11T15:47:51Z"/>
        </w:trPr>
        <w:tc>
          <w:tcPr>
            <w:tcW w:w="590" w:type="dxa"/>
            <w:tcBorders>
              <w:left w:val="single" w:color="000000" w:sz="10" w:space="0"/>
            </w:tcBorders>
          </w:tcPr>
          <w:p w14:paraId="2720C4C6">
            <w:pPr>
              <w:outlineLvl w:val="9"/>
              <w:rPr>
                <w:del w:id="2200" w:author="随遇而安 [2]" w:date="2023-08-11T15:47:51Z"/>
                <w:rFonts w:ascii="Arial"/>
                <w:color w:val="auto"/>
                <w:sz w:val="21"/>
                <w:rPrChange w:id="2201" w:author="随遇而安 [2]" w:date="2023-08-11T14:50:23Z">
                  <w:rPr>
                    <w:del w:id="2202" w:author="随遇而安 [2]" w:date="2023-08-11T15:47:51Z"/>
                    <w:rFonts w:ascii="Arial"/>
                    <w:sz w:val="21"/>
                  </w:rPr>
                </w:rPrChange>
              </w:rPr>
            </w:pPr>
          </w:p>
        </w:tc>
        <w:tc>
          <w:tcPr>
            <w:tcW w:w="3996" w:type="dxa"/>
          </w:tcPr>
          <w:p w14:paraId="258DC91E">
            <w:pPr>
              <w:outlineLvl w:val="9"/>
              <w:rPr>
                <w:del w:id="2203" w:author="随遇而安 [2]" w:date="2023-08-11T15:47:51Z"/>
                <w:rFonts w:ascii="Arial"/>
                <w:color w:val="auto"/>
                <w:sz w:val="21"/>
                <w:rPrChange w:id="2204" w:author="随遇而安 [2]" w:date="2023-08-11T14:50:23Z">
                  <w:rPr>
                    <w:del w:id="2205" w:author="随遇而安 [2]" w:date="2023-08-11T15:47:51Z"/>
                    <w:rFonts w:ascii="Arial"/>
                    <w:sz w:val="21"/>
                  </w:rPr>
                </w:rPrChange>
              </w:rPr>
            </w:pPr>
          </w:p>
        </w:tc>
        <w:tc>
          <w:tcPr>
            <w:tcW w:w="2866" w:type="dxa"/>
          </w:tcPr>
          <w:p w14:paraId="2F992442">
            <w:pPr>
              <w:outlineLvl w:val="9"/>
              <w:rPr>
                <w:del w:id="2206" w:author="随遇而安 [2]" w:date="2023-08-11T15:47:51Z"/>
                <w:rFonts w:ascii="Arial"/>
                <w:color w:val="auto"/>
                <w:sz w:val="21"/>
                <w:rPrChange w:id="2207" w:author="随遇而安 [2]" w:date="2023-08-11T14:50:23Z">
                  <w:rPr>
                    <w:del w:id="2208" w:author="随遇而安 [2]" w:date="2023-08-11T15:47:51Z"/>
                    <w:rFonts w:ascii="Arial"/>
                    <w:sz w:val="21"/>
                  </w:rPr>
                </w:rPrChange>
              </w:rPr>
            </w:pPr>
          </w:p>
        </w:tc>
        <w:tc>
          <w:tcPr>
            <w:tcW w:w="1289" w:type="dxa"/>
            <w:tcBorders>
              <w:right w:val="single" w:color="000000" w:sz="4" w:space="0"/>
            </w:tcBorders>
          </w:tcPr>
          <w:p w14:paraId="3D9B1C96">
            <w:pPr>
              <w:outlineLvl w:val="9"/>
              <w:rPr>
                <w:del w:id="2209" w:author="随遇而安 [2]" w:date="2023-08-11T15:47:51Z"/>
                <w:rFonts w:ascii="Arial"/>
                <w:color w:val="auto"/>
                <w:sz w:val="21"/>
                <w:rPrChange w:id="2210" w:author="随遇而安 [2]" w:date="2023-08-11T14:50:23Z">
                  <w:rPr>
                    <w:del w:id="2211" w:author="随遇而安 [2]" w:date="2023-08-11T15:47:51Z"/>
                    <w:rFonts w:ascii="Arial"/>
                    <w:sz w:val="21"/>
                  </w:rPr>
                </w:rPrChange>
              </w:rPr>
            </w:pPr>
          </w:p>
        </w:tc>
        <w:tc>
          <w:tcPr>
            <w:tcW w:w="1198" w:type="dxa"/>
            <w:tcBorders>
              <w:left w:val="single" w:color="000000" w:sz="4" w:space="0"/>
            </w:tcBorders>
          </w:tcPr>
          <w:p w14:paraId="2286F601">
            <w:pPr>
              <w:outlineLvl w:val="9"/>
              <w:rPr>
                <w:del w:id="2212" w:author="随遇而安 [2]" w:date="2023-08-11T15:47:51Z"/>
                <w:rFonts w:ascii="Arial"/>
                <w:color w:val="auto"/>
                <w:sz w:val="21"/>
                <w:rPrChange w:id="2213" w:author="随遇而安 [2]" w:date="2023-08-11T14:50:23Z">
                  <w:rPr>
                    <w:del w:id="2214" w:author="随遇而安 [2]" w:date="2023-08-11T15:47:51Z"/>
                    <w:rFonts w:ascii="Arial"/>
                    <w:sz w:val="21"/>
                  </w:rPr>
                </w:rPrChange>
              </w:rPr>
            </w:pPr>
          </w:p>
        </w:tc>
        <w:tc>
          <w:tcPr>
            <w:tcW w:w="1054" w:type="dxa"/>
            <w:tcBorders>
              <w:right w:val="single" w:color="000000" w:sz="4" w:space="0"/>
            </w:tcBorders>
          </w:tcPr>
          <w:p w14:paraId="2B498108">
            <w:pPr>
              <w:outlineLvl w:val="9"/>
              <w:rPr>
                <w:del w:id="2215" w:author="随遇而安 [2]" w:date="2023-08-11T15:47:51Z"/>
                <w:rFonts w:ascii="Arial"/>
                <w:color w:val="auto"/>
                <w:sz w:val="21"/>
                <w:rPrChange w:id="2216" w:author="随遇而安 [2]" w:date="2023-08-11T14:50:23Z">
                  <w:rPr>
                    <w:del w:id="2217" w:author="随遇而安 [2]" w:date="2023-08-11T15:47:51Z"/>
                    <w:rFonts w:ascii="Arial"/>
                    <w:sz w:val="21"/>
                  </w:rPr>
                </w:rPrChange>
              </w:rPr>
            </w:pPr>
          </w:p>
        </w:tc>
        <w:tc>
          <w:tcPr>
            <w:tcW w:w="1059" w:type="dxa"/>
            <w:tcBorders>
              <w:left w:val="single" w:color="000000" w:sz="4" w:space="0"/>
            </w:tcBorders>
          </w:tcPr>
          <w:p w14:paraId="699C5870">
            <w:pPr>
              <w:outlineLvl w:val="9"/>
              <w:rPr>
                <w:del w:id="2218" w:author="随遇而安 [2]" w:date="2023-08-11T15:47:51Z"/>
                <w:rFonts w:ascii="Arial"/>
                <w:color w:val="auto"/>
                <w:sz w:val="21"/>
                <w:rPrChange w:id="2219" w:author="随遇而安 [2]" w:date="2023-08-11T14:50:23Z">
                  <w:rPr>
                    <w:del w:id="2220" w:author="随遇而安 [2]" w:date="2023-08-11T15:47:51Z"/>
                    <w:rFonts w:ascii="Arial"/>
                    <w:sz w:val="21"/>
                  </w:rPr>
                </w:rPrChange>
              </w:rPr>
            </w:pPr>
          </w:p>
        </w:tc>
        <w:tc>
          <w:tcPr>
            <w:tcW w:w="1861" w:type="dxa"/>
            <w:tcBorders>
              <w:right w:val="single" w:color="000000" w:sz="10" w:space="0"/>
            </w:tcBorders>
          </w:tcPr>
          <w:p w14:paraId="1E012B68">
            <w:pPr>
              <w:outlineLvl w:val="9"/>
              <w:rPr>
                <w:del w:id="2221" w:author="随遇而安 [2]" w:date="2023-08-11T15:47:51Z"/>
                <w:rFonts w:ascii="Arial"/>
                <w:color w:val="auto"/>
                <w:sz w:val="21"/>
                <w:rPrChange w:id="2222" w:author="随遇而安 [2]" w:date="2023-08-11T14:50:23Z">
                  <w:rPr>
                    <w:del w:id="2223" w:author="随遇而安 [2]" w:date="2023-08-11T15:47:51Z"/>
                    <w:rFonts w:ascii="Arial"/>
                    <w:sz w:val="21"/>
                  </w:rPr>
                </w:rPrChange>
              </w:rPr>
            </w:pPr>
          </w:p>
        </w:tc>
      </w:tr>
      <w:tr w14:paraId="550FE5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7" w:hRule="atLeast"/>
          <w:del w:id="2224" w:author="随遇而安 [2]" w:date="2023-08-11T15:47:51Z"/>
        </w:trPr>
        <w:tc>
          <w:tcPr>
            <w:tcW w:w="590" w:type="dxa"/>
            <w:tcBorders>
              <w:left w:val="single" w:color="000000" w:sz="10" w:space="0"/>
            </w:tcBorders>
          </w:tcPr>
          <w:p w14:paraId="2FDDB248">
            <w:pPr>
              <w:outlineLvl w:val="9"/>
              <w:rPr>
                <w:del w:id="2225" w:author="随遇而安 [2]" w:date="2023-08-11T15:47:51Z"/>
                <w:rFonts w:ascii="Arial"/>
                <w:color w:val="auto"/>
                <w:sz w:val="21"/>
                <w:rPrChange w:id="2226" w:author="随遇而安 [2]" w:date="2023-08-11T14:50:23Z">
                  <w:rPr>
                    <w:del w:id="2227" w:author="随遇而安 [2]" w:date="2023-08-11T15:47:51Z"/>
                    <w:rFonts w:ascii="Arial"/>
                    <w:sz w:val="21"/>
                  </w:rPr>
                </w:rPrChange>
              </w:rPr>
            </w:pPr>
          </w:p>
        </w:tc>
        <w:tc>
          <w:tcPr>
            <w:tcW w:w="3996" w:type="dxa"/>
          </w:tcPr>
          <w:p w14:paraId="5941A5E1">
            <w:pPr>
              <w:outlineLvl w:val="9"/>
              <w:rPr>
                <w:del w:id="2228" w:author="随遇而安 [2]" w:date="2023-08-11T15:47:51Z"/>
                <w:rFonts w:ascii="Arial"/>
                <w:color w:val="auto"/>
                <w:sz w:val="21"/>
                <w:rPrChange w:id="2229" w:author="随遇而安 [2]" w:date="2023-08-11T14:50:23Z">
                  <w:rPr>
                    <w:del w:id="2230" w:author="随遇而安 [2]" w:date="2023-08-11T15:47:51Z"/>
                    <w:rFonts w:ascii="Arial"/>
                    <w:sz w:val="21"/>
                  </w:rPr>
                </w:rPrChange>
              </w:rPr>
            </w:pPr>
          </w:p>
        </w:tc>
        <w:tc>
          <w:tcPr>
            <w:tcW w:w="2866" w:type="dxa"/>
          </w:tcPr>
          <w:p w14:paraId="461B23DC">
            <w:pPr>
              <w:outlineLvl w:val="9"/>
              <w:rPr>
                <w:del w:id="2231" w:author="随遇而安 [2]" w:date="2023-08-11T15:47:51Z"/>
                <w:rFonts w:ascii="Arial"/>
                <w:color w:val="auto"/>
                <w:sz w:val="21"/>
                <w:rPrChange w:id="2232" w:author="随遇而安 [2]" w:date="2023-08-11T14:50:23Z">
                  <w:rPr>
                    <w:del w:id="2233" w:author="随遇而安 [2]" w:date="2023-08-11T15:47:51Z"/>
                    <w:rFonts w:ascii="Arial"/>
                    <w:sz w:val="21"/>
                  </w:rPr>
                </w:rPrChange>
              </w:rPr>
            </w:pPr>
          </w:p>
        </w:tc>
        <w:tc>
          <w:tcPr>
            <w:tcW w:w="1289" w:type="dxa"/>
            <w:tcBorders>
              <w:right w:val="single" w:color="000000" w:sz="4" w:space="0"/>
            </w:tcBorders>
          </w:tcPr>
          <w:p w14:paraId="3BC7BD5C">
            <w:pPr>
              <w:outlineLvl w:val="9"/>
              <w:rPr>
                <w:del w:id="2234" w:author="随遇而安 [2]" w:date="2023-08-11T15:47:51Z"/>
                <w:rFonts w:ascii="Arial"/>
                <w:color w:val="auto"/>
                <w:sz w:val="21"/>
                <w:rPrChange w:id="2235" w:author="随遇而安 [2]" w:date="2023-08-11T14:50:23Z">
                  <w:rPr>
                    <w:del w:id="2236" w:author="随遇而安 [2]" w:date="2023-08-11T15:47:51Z"/>
                    <w:rFonts w:ascii="Arial"/>
                    <w:sz w:val="21"/>
                  </w:rPr>
                </w:rPrChange>
              </w:rPr>
            </w:pPr>
          </w:p>
        </w:tc>
        <w:tc>
          <w:tcPr>
            <w:tcW w:w="1198" w:type="dxa"/>
            <w:tcBorders>
              <w:left w:val="single" w:color="000000" w:sz="4" w:space="0"/>
            </w:tcBorders>
          </w:tcPr>
          <w:p w14:paraId="57A3BB30">
            <w:pPr>
              <w:outlineLvl w:val="9"/>
              <w:rPr>
                <w:del w:id="2237" w:author="随遇而安 [2]" w:date="2023-08-11T15:47:51Z"/>
                <w:rFonts w:ascii="Arial"/>
                <w:color w:val="auto"/>
                <w:sz w:val="21"/>
                <w:rPrChange w:id="2238" w:author="随遇而安 [2]" w:date="2023-08-11T14:50:23Z">
                  <w:rPr>
                    <w:del w:id="2239" w:author="随遇而安 [2]" w:date="2023-08-11T15:47:51Z"/>
                    <w:rFonts w:ascii="Arial"/>
                    <w:sz w:val="21"/>
                  </w:rPr>
                </w:rPrChange>
              </w:rPr>
            </w:pPr>
          </w:p>
        </w:tc>
        <w:tc>
          <w:tcPr>
            <w:tcW w:w="1054" w:type="dxa"/>
            <w:tcBorders>
              <w:right w:val="single" w:color="000000" w:sz="4" w:space="0"/>
            </w:tcBorders>
          </w:tcPr>
          <w:p w14:paraId="660FC720">
            <w:pPr>
              <w:outlineLvl w:val="9"/>
              <w:rPr>
                <w:del w:id="2240" w:author="随遇而安 [2]" w:date="2023-08-11T15:47:51Z"/>
                <w:rFonts w:ascii="Arial"/>
                <w:color w:val="auto"/>
                <w:sz w:val="21"/>
                <w:rPrChange w:id="2241" w:author="随遇而安 [2]" w:date="2023-08-11T14:50:23Z">
                  <w:rPr>
                    <w:del w:id="2242" w:author="随遇而安 [2]" w:date="2023-08-11T15:47:51Z"/>
                    <w:rFonts w:ascii="Arial"/>
                    <w:sz w:val="21"/>
                  </w:rPr>
                </w:rPrChange>
              </w:rPr>
            </w:pPr>
          </w:p>
        </w:tc>
        <w:tc>
          <w:tcPr>
            <w:tcW w:w="1059" w:type="dxa"/>
            <w:tcBorders>
              <w:left w:val="single" w:color="000000" w:sz="4" w:space="0"/>
            </w:tcBorders>
          </w:tcPr>
          <w:p w14:paraId="54D26026">
            <w:pPr>
              <w:outlineLvl w:val="9"/>
              <w:rPr>
                <w:del w:id="2243" w:author="随遇而安 [2]" w:date="2023-08-11T15:47:51Z"/>
                <w:rFonts w:ascii="Arial"/>
                <w:color w:val="auto"/>
                <w:sz w:val="21"/>
                <w:rPrChange w:id="2244" w:author="随遇而安 [2]" w:date="2023-08-11T14:50:23Z">
                  <w:rPr>
                    <w:del w:id="2245" w:author="随遇而安 [2]" w:date="2023-08-11T15:47:51Z"/>
                    <w:rFonts w:ascii="Arial"/>
                    <w:sz w:val="21"/>
                  </w:rPr>
                </w:rPrChange>
              </w:rPr>
            </w:pPr>
          </w:p>
        </w:tc>
        <w:tc>
          <w:tcPr>
            <w:tcW w:w="1861" w:type="dxa"/>
            <w:tcBorders>
              <w:right w:val="single" w:color="000000" w:sz="10" w:space="0"/>
            </w:tcBorders>
          </w:tcPr>
          <w:p w14:paraId="7E75980A">
            <w:pPr>
              <w:outlineLvl w:val="9"/>
              <w:rPr>
                <w:del w:id="2246" w:author="随遇而安 [2]" w:date="2023-08-11T15:47:51Z"/>
                <w:rFonts w:ascii="Arial"/>
                <w:color w:val="auto"/>
                <w:sz w:val="21"/>
                <w:rPrChange w:id="2247" w:author="随遇而安 [2]" w:date="2023-08-11T14:50:23Z">
                  <w:rPr>
                    <w:del w:id="2248" w:author="随遇而安 [2]" w:date="2023-08-11T15:47:51Z"/>
                    <w:rFonts w:ascii="Arial"/>
                    <w:sz w:val="21"/>
                  </w:rPr>
                </w:rPrChange>
              </w:rPr>
            </w:pPr>
          </w:p>
        </w:tc>
      </w:tr>
      <w:tr w14:paraId="751723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7" w:hRule="atLeast"/>
          <w:del w:id="2249" w:author="随遇而安 [2]" w:date="2023-08-11T15:47:51Z"/>
        </w:trPr>
        <w:tc>
          <w:tcPr>
            <w:tcW w:w="590" w:type="dxa"/>
            <w:tcBorders>
              <w:left w:val="single" w:color="000000" w:sz="10" w:space="0"/>
            </w:tcBorders>
          </w:tcPr>
          <w:p w14:paraId="4F3CF5A5">
            <w:pPr>
              <w:outlineLvl w:val="9"/>
              <w:rPr>
                <w:del w:id="2250" w:author="随遇而安 [2]" w:date="2023-08-11T15:47:51Z"/>
                <w:rFonts w:ascii="Arial"/>
                <w:color w:val="auto"/>
                <w:sz w:val="21"/>
                <w:rPrChange w:id="2251" w:author="随遇而安 [2]" w:date="2023-08-11T14:50:23Z">
                  <w:rPr>
                    <w:del w:id="2252" w:author="随遇而安 [2]" w:date="2023-08-11T15:47:51Z"/>
                    <w:rFonts w:ascii="Arial"/>
                    <w:sz w:val="21"/>
                  </w:rPr>
                </w:rPrChange>
              </w:rPr>
            </w:pPr>
          </w:p>
        </w:tc>
        <w:tc>
          <w:tcPr>
            <w:tcW w:w="3996" w:type="dxa"/>
          </w:tcPr>
          <w:p w14:paraId="46FEB882">
            <w:pPr>
              <w:outlineLvl w:val="9"/>
              <w:rPr>
                <w:del w:id="2253" w:author="随遇而安 [2]" w:date="2023-08-11T15:47:51Z"/>
                <w:rFonts w:ascii="Arial"/>
                <w:color w:val="auto"/>
                <w:sz w:val="21"/>
                <w:rPrChange w:id="2254" w:author="随遇而安 [2]" w:date="2023-08-11T14:50:23Z">
                  <w:rPr>
                    <w:del w:id="2255" w:author="随遇而安 [2]" w:date="2023-08-11T15:47:51Z"/>
                    <w:rFonts w:ascii="Arial"/>
                    <w:sz w:val="21"/>
                  </w:rPr>
                </w:rPrChange>
              </w:rPr>
            </w:pPr>
          </w:p>
        </w:tc>
        <w:tc>
          <w:tcPr>
            <w:tcW w:w="2866" w:type="dxa"/>
          </w:tcPr>
          <w:p w14:paraId="732A485A">
            <w:pPr>
              <w:outlineLvl w:val="9"/>
              <w:rPr>
                <w:del w:id="2256" w:author="随遇而安 [2]" w:date="2023-08-11T15:47:51Z"/>
                <w:rFonts w:ascii="Arial"/>
                <w:color w:val="auto"/>
                <w:sz w:val="21"/>
                <w:rPrChange w:id="2257" w:author="随遇而安 [2]" w:date="2023-08-11T14:50:23Z">
                  <w:rPr>
                    <w:del w:id="2258" w:author="随遇而安 [2]" w:date="2023-08-11T15:47:51Z"/>
                    <w:rFonts w:ascii="Arial"/>
                    <w:sz w:val="21"/>
                  </w:rPr>
                </w:rPrChange>
              </w:rPr>
            </w:pPr>
          </w:p>
        </w:tc>
        <w:tc>
          <w:tcPr>
            <w:tcW w:w="1289" w:type="dxa"/>
            <w:tcBorders>
              <w:right w:val="single" w:color="000000" w:sz="4" w:space="0"/>
            </w:tcBorders>
          </w:tcPr>
          <w:p w14:paraId="5717E520">
            <w:pPr>
              <w:outlineLvl w:val="9"/>
              <w:rPr>
                <w:del w:id="2259" w:author="随遇而安 [2]" w:date="2023-08-11T15:47:51Z"/>
                <w:rFonts w:ascii="Arial"/>
                <w:color w:val="auto"/>
                <w:sz w:val="21"/>
                <w:rPrChange w:id="2260" w:author="随遇而安 [2]" w:date="2023-08-11T14:50:23Z">
                  <w:rPr>
                    <w:del w:id="2261" w:author="随遇而安 [2]" w:date="2023-08-11T15:47:51Z"/>
                    <w:rFonts w:ascii="Arial"/>
                    <w:sz w:val="21"/>
                  </w:rPr>
                </w:rPrChange>
              </w:rPr>
            </w:pPr>
          </w:p>
        </w:tc>
        <w:tc>
          <w:tcPr>
            <w:tcW w:w="1198" w:type="dxa"/>
            <w:tcBorders>
              <w:left w:val="single" w:color="000000" w:sz="4" w:space="0"/>
            </w:tcBorders>
          </w:tcPr>
          <w:p w14:paraId="12D4D4D8">
            <w:pPr>
              <w:outlineLvl w:val="9"/>
              <w:rPr>
                <w:del w:id="2262" w:author="随遇而安 [2]" w:date="2023-08-11T15:47:51Z"/>
                <w:rFonts w:ascii="Arial"/>
                <w:color w:val="auto"/>
                <w:sz w:val="21"/>
                <w:rPrChange w:id="2263" w:author="随遇而安 [2]" w:date="2023-08-11T14:50:23Z">
                  <w:rPr>
                    <w:del w:id="2264" w:author="随遇而安 [2]" w:date="2023-08-11T15:47:51Z"/>
                    <w:rFonts w:ascii="Arial"/>
                    <w:sz w:val="21"/>
                  </w:rPr>
                </w:rPrChange>
              </w:rPr>
            </w:pPr>
          </w:p>
        </w:tc>
        <w:tc>
          <w:tcPr>
            <w:tcW w:w="1054" w:type="dxa"/>
            <w:tcBorders>
              <w:right w:val="single" w:color="000000" w:sz="4" w:space="0"/>
            </w:tcBorders>
          </w:tcPr>
          <w:p w14:paraId="6A5F3A52">
            <w:pPr>
              <w:outlineLvl w:val="9"/>
              <w:rPr>
                <w:del w:id="2265" w:author="随遇而安 [2]" w:date="2023-08-11T15:47:51Z"/>
                <w:rFonts w:ascii="Arial"/>
                <w:color w:val="auto"/>
                <w:sz w:val="21"/>
                <w:rPrChange w:id="2266" w:author="随遇而安 [2]" w:date="2023-08-11T14:50:23Z">
                  <w:rPr>
                    <w:del w:id="2267" w:author="随遇而安 [2]" w:date="2023-08-11T15:47:51Z"/>
                    <w:rFonts w:ascii="Arial"/>
                    <w:sz w:val="21"/>
                  </w:rPr>
                </w:rPrChange>
              </w:rPr>
            </w:pPr>
          </w:p>
        </w:tc>
        <w:tc>
          <w:tcPr>
            <w:tcW w:w="1059" w:type="dxa"/>
            <w:tcBorders>
              <w:left w:val="single" w:color="000000" w:sz="4" w:space="0"/>
            </w:tcBorders>
          </w:tcPr>
          <w:p w14:paraId="51B89A78">
            <w:pPr>
              <w:outlineLvl w:val="9"/>
              <w:rPr>
                <w:del w:id="2268" w:author="随遇而安 [2]" w:date="2023-08-11T15:47:51Z"/>
                <w:rFonts w:ascii="Arial"/>
                <w:color w:val="auto"/>
                <w:sz w:val="21"/>
                <w:rPrChange w:id="2269" w:author="随遇而安 [2]" w:date="2023-08-11T14:50:23Z">
                  <w:rPr>
                    <w:del w:id="2270" w:author="随遇而安 [2]" w:date="2023-08-11T15:47:51Z"/>
                    <w:rFonts w:ascii="Arial"/>
                    <w:sz w:val="21"/>
                  </w:rPr>
                </w:rPrChange>
              </w:rPr>
            </w:pPr>
          </w:p>
        </w:tc>
        <w:tc>
          <w:tcPr>
            <w:tcW w:w="1861" w:type="dxa"/>
            <w:tcBorders>
              <w:right w:val="single" w:color="000000" w:sz="10" w:space="0"/>
            </w:tcBorders>
          </w:tcPr>
          <w:p w14:paraId="2830451C">
            <w:pPr>
              <w:outlineLvl w:val="9"/>
              <w:rPr>
                <w:del w:id="2271" w:author="随遇而安 [2]" w:date="2023-08-11T15:47:51Z"/>
                <w:rFonts w:ascii="Arial"/>
                <w:color w:val="auto"/>
                <w:sz w:val="21"/>
                <w:rPrChange w:id="2272" w:author="随遇而安 [2]" w:date="2023-08-11T14:50:23Z">
                  <w:rPr>
                    <w:del w:id="2273" w:author="随遇而安 [2]" w:date="2023-08-11T15:47:51Z"/>
                    <w:rFonts w:ascii="Arial"/>
                    <w:sz w:val="21"/>
                  </w:rPr>
                </w:rPrChange>
              </w:rPr>
            </w:pPr>
          </w:p>
        </w:tc>
      </w:tr>
      <w:tr w14:paraId="27842D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5" w:hRule="atLeast"/>
          <w:del w:id="2274" w:author="随遇而安 [2]" w:date="2023-08-11T15:47:51Z"/>
        </w:trPr>
        <w:tc>
          <w:tcPr>
            <w:tcW w:w="590" w:type="dxa"/>
            <w:tcBorders>
              <w:left w:val="single" w:color="000000" w:sz="10" w:space="0"/>
            </w:tcBorders>
          </w:tcPr>
          <w:p w14:paraId="67033553">
            <w:pPr>
              <w:outlineLvl w:val="9"/>
              <w:rPr>
                <w:del w:id="2275" w:author="随遇而安 [2]" w:date="2023-08-11T15:47:51Z"/>
                <w:rFonts w:ascii="Arial"/>
                <w:color w:val="auto"/>
                <w:sz w:val="21"/>
                <w:rPrChange w:id="2276" w:author="随遇而安 [2]" w:date="2023-08-11T14:50:23Z">
                  <w:rPr>
                    <w:del w:id="2277" w:author="随遇而安 [2]" w:date="2023-08-11T15:47:51Z"/>
                    <w:rFonts w:ascii="Arial"/>
                    <w:sz w:val="21"/>
                  </w:rPr>
                </w:rPrChange>
              </w:rPr>
            </w:pPr>
          </w:p>
        </w:tc>
        <w:tc>
          <w:tcPr>
            <w:tcW w:w="3996" w:type="dxa"/>
          </w:tcPr>
          <w:p w14:paraId="7A71FFAC">
            <w:pPr>
              <w:outlineLvl w:val="9"/>
              <w:rPr>
                <w:del w:id="2278" w:author="随遇而安 [2]" w:date="2023-08-11T15:47:51Z"/>
                <w:rFonts w:ascii="Arial"/>
                <w:color w:val="auto"/>
                <w:sz w:val="21"/>
                <w:rPrChange w:id="2279" w:author="随遇而安 [2]" w:date="2023-08-11T14:50:23Z">
                  <w:rPr>
                    <w:del w:id="2280" w:author="随遇而安 [2]" w:date="2023-08-11T15:47:51Z"/>
                    <w:rFonts w:ascii="Arial"/>
                    <w:sz w:val="21"/>
                  </w:rPr>
                </w:rPrChange>
              </w:rPr>
            </w:pPr>
          </w:p>
        </w:tc>
        <w:tc>
          <w:tcPr>
            <w:tcW w:w="2866" w:type="dxa"/>
          </w:tcPr>
          <w:p w14:paraId="5182230E">
            <w:pPr>
              <w:outlineLvl w:val="9"/>
              <w:rPr>
                <w:del w:id="2281" w:author="随遇而安 [2]" w:date="2023-08-11T15:47:51Z"/>
                <w:rFonts w:ascii="Arial"/>
                <w:color w:val="auto"/>
                <w:sz w:val="21"/>
                <w:rPrChange w:id="2282" w:author="随遇而安 [2]" w:date="2023-08-11T14:50:23Z">
                  <w:rPr>
                    <w:del w:id="2283" w:author="随遇而安 [2]" w:date="2023-08-11T15:47:51Z"/>
                    <w:rFonts w:ascii="Arial"/>
                    <w:sz w:val="21"/>
                  </w:rPr>
                </w:rPrChange>
              </w:rPr>
            </w:pPr>
          </w:p>
        </w:tc>
        <w:tc>
          <w:tcPr>
            <w:tcW w:w="1289" w:type="dxa"/>
            <w:tcBorders>
              <w:right w:val="single" w:color="000000" w:sz="4" w:space="0"/>
            </w:tcBorders>
          </w:tcPr>
          <w:p w14:paraId="274F4D1D">
            <w:pPr>
              <w:outlineLvl w:val="9"/>
              <w:rPr>
                <w:del w:id="2284" w:author="随遇而安 [2]" w:date="2023-08-11T15:47:51Z"/>
                <w:rFonts w:ascii="Arial"/>
                <w:color w:val="auto"/>
                <w:sz w:val="21"/>
                <w:rPrChange w:id="2285" w:author="随遇而安 [2]" w:date="2023-08-11T14:50:23Z">
                  <w:rPr>
                    <w:del w:id="2286" w:author="随遇而安 [2]" w:date="2023-08-11T15:47:51Z"/>
                    <w:rFonts w:ascii="Arial"/>
                    <w:sz w:val="21"/>
                  </w:rPr>
                </w:rPrChange>
              </w:rPr>
            </w:pPr>
          </w:p>
        </w:tc>
        <w:tc>
          <w:tcPr>
            <w:tcW w:w="1198" w:type="dxa"/>
            <w:tcBorders>
              <w:left w:val="single" w:color="000000" w:sz="4" w:space="0"/>
            </w:tcBorders>
          </w:tcPr>
          <w:p w14:paraId="79F41935">
            <w:pPr>
              <w:outlineLvl w:val="9"/>
              <w:rPr>
                <w:del w:id="2287" w:author="随遇而安 [2]" w:date="2023-08-11T15:47:51Z"/>
                <w:rFonts w:ascii="Arial"/>
                <w:color w:val="auto"/>
                <w:sz w:val="21"/>
                <w:rPrChange w:id="2288" w:author="随遇而安 [2]" w:date="2023-08-11T14:50:23Z">
                  <w:rPr>
                    <w:del w:id="2289" w:author="随遇而安 [2]" w:date="2023-08-11T15:47:51Z"/>
                    <w:rFonts w:ascii="Arial"/>
                    <w:sz w:val="21"/>
                  </w:rPr>
                </w:rPrChange>
              </w:rPr>
            </w:pPr>
          </w:p>
        </w:tc>
        <w:tc>
          <w:tcPr>
            <w:tcW w:w="1054" w:type="dxa"/>
            <w:tcBorders>
              <w:right w:val="single" w:color="000000" w:sz="4" w:space="0"/>
            </w:tcBorders>
          </w:tcPr>
          <w:p w14:paraId="56634505">
            <w:pPr>
              <w:outlineLvl w:val="9"/>
              <w:rPr>
                <w:del w:id="2290" w:author="随遇而安 [2]" w:date="2023-08-11T15:47:51Z"/>
                <w:rFonts w:ascii="Arial"/>
                <w:color w:val="auto"/>
                <w:sz w:val="21"/>
                <w:rPrChange w:id="2291" w:author="随遇而安 [2]" w:date="2023-08-11T14:50:23Z">
                  <w:rPr>
                    <w:del w:id="2292" w:author="随遇而安 [2]" w:date="2023-08-11T15:47:51Z"/>
                    <w:rFonts w:ascii="Arial"/>
                    <w:sz w:val="21"/>
                  </w:rPr>
                </w:rPrChange>
              </w:rPr>
            </w:pPr>
          </w:p>
        </w:tc>
        <w:tc>
          <w:tcPr>
            <w:tcW w:w="1059" w:type="dxa"/>
            <w:tcBorders>
              <w:left w:val="single" w:color="000000" w:sz="4" w:space="0"/>
            </w:tcBorders>
          </w:tcPr>
          <w:p w14:paraId="794F94AE">
            <w:pPr>
              <w:outlineLvl w:val="9"/>
              <w:rPr>
                <w:del w:id="2293" w:author="随遇而安 [2]" w:date="2023-08-11T15:47:51Z"/>
                <w:rFonts w:ascii="Arial"/>
                <w:color w:val="auto"/>
                <w:sz w:val="21"/>
                <w:rPrChange w:id="2294" w:author="随遇而安 [2]" w:date="2023-08-11T14:50:23Z">
                  <w:rPr>
                    <w:del w:id="2295" w:author="随遇而安 [2]" w:date="2023-08-11T15:47:51Z"/>
                    <w:rFonts w:ascii="Arial"/>
                    <w:sz w:val="21"/>
                  </w:rPr>
                </w:rPrChange>
              </w:rPr>
            </w:pPr>
          </w:p>
        </w:tc>
        <w:tc>
          <w:tcPr>
            <w:tcW w:w="1861" w:type="dxa"/>
            <w:tcBorders>
              <w:right w:val="single" w:color="000000" w:sz="10" w:space="0"/>
            </w:tcBorders>
          </w:tcPr>
          <w:p w14:paraId="52AB3A05">
            <w:pPr>
              <w:outlineLvl w:val="9"/>
              <w:rPr>
                <w:del w:id="2296" w:author="随遇而安 [2]" w:date="2023-08-11T15:47:51Z"/>
                <w:rFonts w:ascii="Arial"/>
                <w:color w:val="auto"/>
                <w:sz w:val="21"/>
                <w:rPrChange w:id="2297" w:author="随遇而安 [2]" w:date="2023-08-11T14:50:23Z">
                  <w:rPr>
                    <w:del w:id="2298" w:author="随遇而安 [2]" w:date="2023-08-11T15:47:51Z"/>
                    <w:rFonts w:ascii="Arial"/>
                    <w:sz w:val="21"/>
                  </w:rPr>
                </w:rPrChange>
              </w:rPr>
            </w:pPr>
          </w:p>
        </w:tc>
      </w:tr>
      <w:tr w14:paraId="3024C0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7" w:hRule="atLeast"/>
          <w:del w:id="2299" w:author="随遇而安 [2]" w:date="2023-08-11T15:47:51Z"/>
        </w:trPr>
        <w:tc>
          <w:tcPr>
            <w:tcW w:w="590" w:type="dxa"/>
            <w:tcBorders>
              <w:left w:val="single" w:color="000000" w:sz="10" w:space="0"/>
            </w:tcBorders>
          </w:tcPr>
          <w:p w14:paraId="27F8AA2B">
            <w:pPr>
              <w:outlineLvl w:val="9"/>
              <w:rPr>
                <w:del w:id="2300" w:author="随遇而安 [2]" w:date="2023-08-11T15:47:51Z"/>
                <w:rFonts w:ascii="Arial"/>
                <w:color w:val="auto"/>
                <w:sz w:val="21"/>
                <w:rPrChange w:id="2301" w:author="随遇而安 [2]" w:date="2023-08-11T14:50:23Z">
                  <w:rPr>
                    <w:del w:id="2302" w:author="随遇而安 [2]" w:date="2023-08-11T15:47:51Z"/>
                    <w:rFonts w:ascii="Arial"/>
                    <w:sz w:val="21"/>
                  </w:rPr>
                </w:rPrChange>
              </w:rPr>
            </w:pPr>
          </w:p>
        </w:tc>
        <w:tc>
          <w:tcPr>
            <w:tcW w:w="3996" w:type="dxa"/>
          </w:tcPr>
          <w:p w14:paraId="2D5F28AB">
            <w:pPr>
              <w:outlineLvl w:val="9"/>
              <w:rPr>
                <w:del w:id="2303" w:author="随遇而安 [2]" w:date="2023-08-11T15:47:51Z"/>
                <w:rFonts w:ascii="Arial"/>
                <w:color w:val="auto"/>
                <w:sz w:val="21"/>
                <w:rPrChange w:id="2304" w:author="随遇而安 [2]" w:date="2023-08-11T14:50:23Z">
                  <w:rPr>
                    <w:del w:id="2305" w:author="随遇而安 [2]" w:date="2023-08-11T15:47:51Z"/>
                    <w:rFonts w:ascii="Arial"/>
                    <w:sz w:val="21"/>
                  </w:rPr>
                </w:rPrChange>
              </w:rPr>
            </w:pPr>
          </w:p>
        </w:tc>
        <w:tc>
          <w:tcPr>
            <w:tcW w:w="2866" w:type="dxa"/>
          </w:tcPr>
          <w:p w14:paraId="5FF6ED9A">
            <w:pPr>
              <w:outlineLvl w:val="9"/>
              <w:rPr>
                <w:del w:id="2306" w:author="随遇而安 [2]" w:date="2023-08-11T15:47:51Z"/>
                <w:rFonts w:ascii="Arial"/>
                <w:color w:val="auto"/>
                <w:sz w:val="21"/>
                <w:rPrChange w:id="2307" w:author="随遇而安 [2]" w:date="2023-08-11T14:50:23Z">
                  <w:rPr>
                    <w:del w:id="2308" w:author="随遇而安 [2]" w:date="2023-08-11T15:47:51Z"/>
                    <w:rFonts w:ascii="Arial"/>
                    <w:sz w:val="21"/>
                  </w:rPr>
                </w:rPrChange>
              </w:rPr>
            </w:pPr>
          </w:p>
        </w:tc>
        <w:tc>
          <w:tcPr>
            <w:tcW w:w="1289" w:type="dxa"/>
            <w:tcBorders>
              <w:right w:val="single" w:color="000000" w:sz="4" w:space="0"/>
            </w:tcBorders>
          </w:tcPr>
          <w:p w14:paraId="54ADE3ED">
            <w:pPr>
              <w:outlineLvl w:val="9"/>
              <w:rPr>
                <w:del w:id="2309" w:author="随遇而安 [2]" w:date="2023-08-11T15:47:51Z"/>
                <w:rFonts w:ascii="Arial"/>
                <w:color w:val="auto"/>
                <w:sz w:val="21"/>
                <w:rPrChange w:id="2310" w:author="随遇而安 [2]" w:date="2023-08-11T14:50:23Z">
                  <w:rPr>
                    <w:del w:id="2311" w:author="随遇而安 [2]" w:date="2023-08-11T15:47:51Z"/>
                    <w:rFonts w:ascii="Arial"/>
                    <w:sz w:val="21"/>
                  </w:rPr>
                </w:rPrChange>
              </w:rPr>
            </w:pPr>
          </w:p>
        </w:tc>
        <w:tc>
          <w:tcPr>
            <w:tcW w:w="1198" w:type="dxa"/>
            <w:tcBorders>
              <w:left w:val="single" w:color="000000" w:sz="4" w:space="0"/>
            </w:tcBorders>
          </w:tcPr>
          <w:p w14:paraId="2EA7DCDC">
            <w:pPr>
              <w:outlineLvl w:val="9"/>
              <w:rPr>
                <w:del w:id="2312" w:author="随遇而安 [2]" w:date="2023-08-11T15:47:51Z"/>
                <w:rFonts w:ascii="Arial"/>
                <w:color w:val="auto"/>
                <w:sz w:val="21"/>
                <w:rPrChange w:id="2313" w:author="随遇而安 [2]" w:date="2023-08-11T14:50:23Z">
                  <w:rPr>
                    <w:del w:id="2314" w:author="随遇而安 [2]" w:date="2023-08-11T15:47:51Z"/>
                    <w:rFonts w:ascii="Arial"/>
                    <w:sz w:val="21"/>
                  </w:rPr>
                </w:rPrChange>
              </w:rPr>
            </w:pPr>
          </w:p>
        </w:tc>
        <w:tc>
          <w:tcPr>
            <w:tcW w:w="1054" w:type="dxa"/>
            <w:tcBorders>
              <w:right w:val="single" w:color="000000" w:sz="4" w:space="0"/>
            </w:tcBorders>
          </w:tcPr>
          <w:p w14:paraId="065E1246">
            <w:pPr>
              <w:outlineLvl w:val="9"/>
              <w:rPr>
                <w:del w:id="2315" w:author="随遇而安 [2]" w:date="2023-08-11T15:47:51Z"/>
                <w:rFonts w:ascii="Arial"/>
                <w:color w:val="auto"/>
                <w:sz w:val="21"/>
                <w:rPrChange w:id="2316" w:author="随遇而安 [2]" w:date="2023-08-11T14:50:23Z">
                  <w:rPr>
                    <w:del w:id="2317" w:author="随遇而安 [2]" w:date="2023-08-11T15:47:51Z"/>
                    <w:rFonts w:ascii="Arial"/>
                    <w:sz w:val="21"/>
                  </w:rPr>
                </w:rPrChange>
              </w:rPr>
            </w:pPr>
          </w:p>
        </w:tc>
        <w:tc>
          <w:tcPr>
            <w:tcW w:w="1059" w:type="dxa"/>
            <w:tcBorders>
              <w:left w:val="single" w:color="000000" w:sz="4" w:space="0"/>
            </w:tcBorders>
          </w:tcPr>
          <w:p w14:paraId="5752D233">
            <w:pPr>
              <w:outlineLvl w:val="9"/>
              <w:rPr>
                <w:del w:id="2318" w:author="随遇而安 [2]" w:date="2023-08-11T15:47:51Z"/>
                <w:rFonts w:ascii="Arial"/>
                <w:color w:val="auto"/>
                <w:sz w:val="21"/>
                <w:rPrChange w:id="2319" w:author="随遇而安 [2]" w:date="2023-08-11T14:50:23Z">
                  <w:rPr>
                    <w:del w:id="2320" w:author="随遇而安 [2]" w:date="2023-08-11T15:47:51Z"/>
                    <w:rFonts w:ascii="Arial"/>
                    <w:sz w:val="21"/>
                  </w:rPr>
                </w:rPrChange>
              </w:rPr>
            </w:pPr>
          </w:p>
        </w:tc>
        <w:tc>
          <w:tcPr>
            <w:tcW w:w="1861" w:type="dxa"/>
            <w:tcBorders>
              <w:right w:val="single" w:color="000000" w:sz="10" w:space="0"/>
            </w:tcBorders>
          </w:tcPr>
          <w:p w14:paraId="6F8E643D">
            <w:pPr>
              <w:outlineLvl w:val="9"/>
              <w:rPr>
                <w:del w:id="2321" w:author="随遇而安 [2]" w:date="2023-08-11T15:47:51Z"/>
                <w:rFonts w:ascii="Arial"/>
                <w:color w:val="auto"/>
                <w:sz w:val="21"/>
                <w:rPrChange w:id="2322" w:author="随遇而安 [2]" w:date="2023-08-11T14:50:23Z">
                  <w:rPr>
                    <w:del w:id="2323" w:author="随遇而安 [2]" w:date="2023-08-11T15:47:51Z"/>
                    <w:rFonts w:ascii="Arial"/>
                    <w:sz w:val="21"/>
                  </w:rPr>
                </w:rPrChange>
              </w:rPr>
            </w:pPr>
          </w:p>
        </w:tc>
      </w:tr>
      <w:tr w14:paraId="73392F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7" w:hRule="atLeast"/>
          <w:del w:id="2324" w:author="随遇而安 [2]" w:date="2023-08-11T15:47:51Z"/>
        </w:trPr>
        <w:tc>
          <w:tcPr>
            <w:tcW w:w="590" w:type="dxa"/>
            <w:tcBorders>
              <w:left w:val="single" w:color="000000" w:sz="10" w:space="0"/>
            </w:tcBorders>
          </w:tcPr>
          <w:p w14:paraId="40BB320E">
            <w:pPr>
              <w:outlineLvl w:val="9"/>
              <w:rPr>
                <w:del w:id="2325" w:author="随遇而安 [2]" w:date="2023-08-11T15:47:51Z"/>
                <w:rFonts w:ascii="Arial"/>
                <w:color w:val="auto"/>
                <w:sz w:val="21"/>
                <w:rPrChange w:id="2326" w:author="随遇而安 [2]" w:date="2023-08-11T14:50:23Z">
                  <w:rPr>
                    <w:del w:id="2327" w:author="随遇而安 [2]" w:date="2023-08-11T15:47:51Z"/>
                    <w:rFonts w:ascii="Arial"/>
                    <w:sz w:val="21"/>
                  </w:rPr>
                </w:rPrChange>
              </w:rPr>
            </w:pPr>
          </w:p>
        </w:tc>
        <w:tc>
          <w:tcPr>
            <w:tcW w:w="3996" w:type="dxa"/>
          </w:tcPr>
          <w:p w14:paraId="0CC56922">
            <w:pPr>
              <w:outlineLvl w:val="9"/>
              <w:rPr>
                <w:del w:id="2328" w:author="随遇而安 [2]" w:date="2023-08-11T15:47:51Z"/>
                <w:rFonts w:ascii="Arial"/>
                <w:color w:val="auto"/>
                <w:sz w:val="21"/>
                <w:rPrChange w:id="2329" w:author="随遇而安 [2]" w:date="2023-08-11T14:50:23Z">
                  <w:rPr>
                    <w:del w:id="2330" w:author="随遇而安 [2]" w:date="2023-08-11T15:47:51Z"/>
                    <w:rFonts w:ascii="Arial"/>
                    <w:sz w:val="21"/>
                  </w:rPr>
                </w:rPrChange>
              </w:rPr>
            </w:pPr>
          </w:p>
        </w:tc>
        <w:tc>
          <w:tcPr>
            <w:tcW w:w="2866" w:type="dxa"/>
          </w:tcPr>
          <w:p w14:paraId="1166887C">
            <w:pPr>
              <w:outlineLvl w:val="9"/>
              <w:rPr>
                <w:del w:id="2331" w:author="随遇而安 [2]" w:date="2023-08-11T15:47:51Z"/>
                <w:rFonts w:ascii="Arial"/>
                <w:color w:val="auto"/>
                <w:sz w:val="21"/>
                <w:rPrChange w:id="2332" w:author="随遇而安 [2]" w:date="2023-08-11T14:50:23Z">
                  <w:rPr>
                    <w:del w:id="2333" w:author="随遇而安 [2]" w:date="2023-08-11T15:47:51Z"/>
                    <w:rFonts w:ascii="Arial"/>
                    <w:sz w:val="21"/>
                  </w:rPr>
                </w:rPrChange>
              </w:rPr>
            </w:pPr>
          </w:p>
        </w:tc>
        <w:tc>
          <w:tcPr>
            <w:tcW w:w="1289" w:type="dxa"/>
            <w:tcBorders>
              <w:right w:val="single" w:color="000000" w:sz="4" w:space="0"/>
            </w:tcBorders>
          </w:tcPr>
          <w:p w14:paraId="04FE86FF">
            <w:pPr>
              <w:outlineLvl w:val="9"/>
              <w:rPr>
                <w:del w:id="2334" w:author="随遇而安 [2]" w:date="2023-08-11T15:47:51Z"/>
                <w:rFonts w:ascii="Arial"/>
                <w:color w:val="auto"/>
                <w:sz w:val="21"/>
                <w:rPrChange w:id="2335" w:author="随遇而安 [2]" w:date="2023-08-11T14:50:23Z">
                  <w:rPr>
                    <w:del w:id="2336" w:author="随遇而安 [2]" w:date="2023-08-11T15:47:51Z"/>
                    <w:rFonts w:ascii="Arial"/>
                    <w:sz w:val="21"/>
                  </w:rPr>
                </w:rPrChange>
              </w:rPr>
            </w:pPr>
          </w:p>
        </w:tc>
        <w:tc>
          <w:tcPr>
            <w:tcW w:w="1198" w:type="dxa"/>
            <w:tcBorders>
              <w:left w:val="single" w:color="000000" w:sz="4" w:space="0"/>
            </w:tcBorders>
          </w:tcPr>
          <w:p w14:paraId="5254ACDD">
            <w:pPr>
              <w:outlineLvl w:val="9"/>
              <w:rPr>
                <w:del w:id="2337" w:author="随遇而安 [2]" w:date="2023-08-11T15:47:51Z"/>
                <w:rFonts w:ascii="Arial"/>
                <w:color w:val="auto"/>
                <w:sz w:val="21"/>
                <w:rPrChange w:id="2338" w:author="随遇而安 [2]" w:date="2023-08-11T14:50:23Z">
                  <w:rPr>
                    <w:del w:id="2339" w:author="随遇而安 [2]" w:date="2023-08-11T15:47:51Z"/>
                    <w:rFonts w:ascii="Arial"/>
                    <w:sz w:val="21"/>
                  </w:rPr>
                </w:rPrChange>
              </w:rPr>
            </w:pPr>
          </w:p>
        </w:tc>
        <w:tc>
          <w:tcPr>
            <w:tcW w:w="1054" w:type="dxa"/>
            <w:tcBorders>
              <w:right w:val="single" w:color="000000" w:sz="4" w:space="0"/>
            </w:tcBorders>
          </w:tcPr>
          <w:p w14:paraId="6AA0C74A">
            <w:pPr>
              <w:outlineLvl w:val="9"/>
              <w:rPr>
                <w:del w:id="2340" w:author="随遇而安 [2]" w:date="2023-08-11T15:47:51Z"/>
                <w:rFonts w:ascii="Arial"/>
                <w:color w:val="auto"/>
                <w:sz w:val="21"/>
                <w:rPrChange w:id="2341" w:author="随遇而安 [2]" w:date="2023-08-11T14:50:23Z">
                  <w:rPr>
                    <w:del w:id="2342" w:author="随遇而安 [2]" w:date="2023-08-11T15:47:51Z"/>
                    <w:rFonts w:ascii="Arial"/>
                    <w:sz w:val="21"/>
                  </w:rPr>
                </w:rPrChange>
              </w:rPr>
            </w:pPr>
          </w:p>
        </w:tc>
        <w:tc>
          <w:tcPr>
            <w:tcW w:w="1059" w:type="dxa"/>
            <w:tcBorders>
              <w:left w:val="single" w:color="000000" w:sz="4" w:space="0"/>
            </w:tcBorders>
          </w:tcPr>
          <w:p w14:paraId="2E5C0955">
            <w:pPr>
              <w:outlineLvl w:val="9"/>
              <w:rPr>
                <w:del w:id="2343" w:author="随遇而安 [2]" w:date="2023-08-11T15:47:51Z"/>
                <w:rFonts w:ascii="Arial"/>
                <w:color w:val="auto"/>
                <w:sz w:val="21"/>
                <w:rPrChange w:id="2344" w:author="随遇而安 [2]" w:date="2023-08-11T14:50:23Z">
                  <w:rPr>
                    <w:del w:id="2345" w:author="随遇而安 [2]" w:date="2023-08-11T15:47:51Z"/>
                    <w:rFonts w:ascii="Arial"/>
                    <w:sz w:val="21"/>
                  </w:rPr>
                </w:rPrChange>
              </w:rPr>
            </w:pPr>
          </w:p>
        </w:tc>
        <w:tc>
          <w:tcPr>
            <w:tcW w:w="1861" w:type="dxa"/>
            <w:tcBorders>
              <w:right w:val="single" w:color="000000" w:sz="10" w:space="0"/>
            </w:tcBorders>
          </w:tcPr>
          <w:p w14:paraId="4BA0A820">
            <w:pPr>
              <w:outlineLvl w:val="9"/>
              <w:rPr>
                <w:del w:id="2346" w:author="随遇而安 [2]" w:date="2023-08-11T15:47:51Z"/>
                <w:rFonts w:ascii="Arial"/>
                <w:color w:val="auto"/>
                <w:sz w:val="21"/>
                <w:rPrChange w:id="2347" w:author="随遇而安 [2]" w:date="2023-08-11T14:50:23Z">
                  <w:rPr>
                    <w:del w:id="2348" w:author="随遇而安 [2]" w:date="2023-08-11T15:47:51Z"/>
                    <w:rFonts w:ascii="Arial"/>
                    <w:sz w:val="21"/>
                  </w:rPr>
                </w:rPrChange>
              </w:rPr>
            </w:pPr>
          </w:p>
        </w:tc>
      </w:tr>
      <w:tr w14:paraId="4D001D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7" w:hRule="atLeast"/>
          <w:del w:id="2349" w:author="随遇而安 [2]" w:date="2023-08-11T15:47:51Z"/>
        </w:trPr>
        <w:tc>
          <w:tcPr>
            <w:tcW w:w="590" w:type="dxa"/>
            <w:tcBorders>
              <w:left w:val="single" w:color="000000" w:sz="10" w:space="0"/>
            </w:tcBorders>
          </w:tcPr>
          <w:p w14:paraId="4B20AD85">
            <w:pPr>
              <w:outlineLvl w:val="9"/>
              <w:rPr>
                <w:del w:id="2350" w:author="随遇而安 [2]" w:date="2023-08-11T15:47:51Z"/>
                <w:rFonts w:ascii="Arial"/>
                <w:color w:val="auto"/>
                <w:sz w:val="21"/>
                <w:rPrChange w:id="2351" w:author="随遇而安 [2]" w:date="2023-08-11T14:50:23Z">
                  <w:rPr>
                    <w:del w:id="2352" w:author="随遇而安 [2]" w:date="2023-08-11T15:47:51Z"/>
                    <w:rFonts w:ascii="Arial"/>
                    <w:sz w:val="21"/>
                  </w:rPr>
                </w:rPrChange>
              </w:rPr>
            </w:pPr>
          </w:p>
        </w:tc>
        <w:tc>
          <w:tcPr>
            <w:tcW w:w="3996" w:type="dxa"/>
          </w:tcPr>
          <w:p w14:paraId="55AC2E00">
            <w:pPr>
              <w:outlineLvl w:val="9"/>
              <w:rPr>
                <w:del w:id="2353" w:author="随遇而安 [2]" w:date="2023-08-11T15:47:51Z"/>
                <w:rFonts w:ascii="Arial"/>
                <w:color w:val="auto"/>
                <w:sz w:val="21"/>
                <w:rPrChange w:id="2354" w:author="随遇而安 [2]" w:date="2023-08-11T14:50:23Z">
                  <w:rPr>
                    <w:del w:id="2355" w:author="随遇而安 [2]" w:date="2023-08-11T15:47:51Z"/>
                    <w:rFonts w:ascii="Arial"/>
                    <w:sz w:val="21"/>
                  </w:rPr>
                </w:rPrChange>
              </w:rPr>
            </w:pPr>
          </w:p>
        </w:tc>
        <w:tc>
          <w:tcPr>
            <w:tcW w:w="2866" w:type="dxa"/>
          </w:tcPr>
          <w:p w14:paraId="0C0FBBAC">
            <w:pPr>
              <w:outlineLvl w:val="9"/>
              <w:rPr>
                <w:del w:id="2356" w:author="随遇而安 [2]" w:date="2023-08-11T15:47:51Z"/>
                <w:rFonts w:ascii="Arial"/>
                <w:color w:val="auto"/>
                <w:sz w:val="21"/>
                <w:rPrChange w:id="2357" w:author="随遇而安 [2]" w:date="2023-08-11T14:50:23Z">
                  <w:rPr>
                    <w:del w:id="2358" w:author="随遇而安 [2]" w:date="2023-08-11T15:47:51Z"/>
                    <w:rFonts w:ascii="Arial"/>
                    <w:sz w:val="21"/>
                  </w:rPr>
                </w:rPrChange>
              </w:rPr>
            </w:pPr>
          </w:p>
        </w:tc>
        <w:tc>
          <w:tcPr>
            <w:tcW w:w="1289" w:type="dxa"/>
            <w:tcBorders>
              <w:right w:val="single" w:color="000000" w:sz="4" w:space="0"/>
            </w:tcBorders>
          </w:tcPr>
          <w:p w14:paraId="4EDE964C">
            <w:pPr>
              <w:outlineLvl w:val="9"/>
              <w:rPr>
                <w:del w:id="2359" w:author="随遇而安 [2]" w:date="2023-08-11T15:47:51Z"/>
                <w:rFonts w:ascii="Arial"/>
                <w:color w:val="auto"/>
                <w:sz w:val="21"/>
                <w:rPrChange w:id="2360" w:author="随遇而安 [2]" w:date="2023-08-11T14:50:23Z">
                  <w:rPr>
                    <w:del w:id="2361" w:author="随遇而安 [2]" w:date="2023-08-11T15:47:51Z"/>
                    <w:rFonts w:ascii="Arial"/>
                    <w:sz w:val="21"/>
                  </w:rPr>
                </w:rPrChange>
              </w:rPr>
            </w:pPr>
          </w:p>
        </w:tc>
        <w:tc>
          <w:tcPr>
            <w:tcW w:w="1198" w:type="dxa"/>
            <w:tcBorders>
              <w:left w:val="single" w:color="000000" w:sz="4" w:space="0"/>
            </w:tcBorders>
          </w:tcPr>
          <w:p w14:paraId="40CE9DCB">
            <w:pPr>
              <w:outlineLvl w:val="9"/>
              <w:rPr>
                <w:del w:id="2362" w:author="随遇而安 [2]" w:date="2023-08-11T15:47:51Z"/>
                <w:rFonts w:ascii="Arial"/>
                <w:color w:val="auto"/>
                <w:sz w:val="21"/>
                <w:rPrChange w:id="2363" w:author="随遇而安 [2]" w:date="2023-08-11T14:50:23Z">
                  <w:rPr>
                    <w:del w:id="2364" w:author="随遇而安 [2]" w:date="2023-08-11T15:47:51Z"/>
                    <w:rFonts w:ascii="Arial"/>
                    <w:sz w:val="21"/>
                  </w:rPr>
                </w:rPrChange>
              </w:rPr>
            </w:pPr>
          </w:p>
        </w:tc>
        <w:tc>
          <w:tcPr>
            <w:tcW w:w="1054" w:type="dxa"/>
            <w:tcBorders>
              <w:right w:val="single" w:color="000000" w:sz="4" w:space="0"/>
            </w:tcBorders>
          </w:tcPr>
          <w:p w14:paraId="6CA9CF2B">
            <w:pPr>
              <w:outlineLvl w:val="9"/>
              <w:rPr>
                <w:del w:id="2365" w:author="随遇而安 [2]" w:date="2023-08-11T15:47:51Z"/>
                <w:rFonts w:ascii="Arial"/>
                <w:color w:val="auto"/>
                <w:sz w:val="21"/>
                <w:rPrChange w:id="2366" w:author="随遇而安 [2]" w:date="2023-08-11T14:50:23Z">
                  <w:rPr>
                    <w:del w:id="2367" w:author="随遇而安 [2]" w:date="2023-08-11T15:47:51Z"/>
                    <w:rFonts w:ascii="Arial"/>
                    <w:sz w:val="21"/>
                  </w:rPr>
                </w:rPrChange>
              </w:rPr>
            </w:pPr>
          </w:p>
        </w:tc>
        <w:tc>
          <w:tcPr>
            <w:tcW w:w="1059" w:type="dxa"/>
            <w:tcBorders>
              <w:left w:val="single" w:color="000000" w:sz="4" w:space="0"/>
            </w:tcBorders>
          </w:tcPr>
          <w:p w14:paraId="4D84DD2B">
            <w:pPr>
              <w:outlineLvl w:val="9"/>
              <w:rPr>
                <w:del w:id="2368" w:author="随遇而安 [2]" w:date="2023-08-11T15:47:51Z"/>
                <w:rFonts w:ascii="Arial"/>
                <w:color w:val="auto"/>
                <w:sz w:val="21"/>
                <w:rPrChange w:id="2369" w:author="随遇而安 [2]" w:date="2023-08-11T14:50:23Z">
                  <w:rPr>
                    <w:del w:id="2370" w:author="随遇而安 [2]" w:date="2023-08-11T15:47:51Z"/>
                    <w:rFonts w:ascii="Arial"/>
                    <w:sz w:val="21"/>
                  </w:rPr>
                </w:rPrChange>
              </w:rPr>
            </w:pPr>
          </w:p>
        </w:tc>
        <w:tc>
          <w:tcPr>
            <w:tcW w:w="1861" w:type="dxa"/>
            <w:tcBorders>
              <w:right w:val="single" w:color="000000" w:sz="10" w:space="0"/>
            </w:tcBorders>
          </w:tcPr>
          <w:p w14:paraId="2D1351AB">
            <w:pPr>
              <w:outlineLvl w:val="9"/>
              <w:rPr>
                <w:del w:id="2371" w:author="随遇而安 [2]" w:date="2023-08-11T15:47:51Z"/>
                <w:rFonts w:ascii="Arial"/>
                <w:color w:val="auto"/>
                <w:sz w:val="21"/>
                <w:rPrChange w:id="2372" w:author="随遇而安 [2]" w:date="2023-08-11T14:50:23Z">
                  <w:rPr>
                    <w:del w:id="2373" w:author="随遇而安 [2]" w:date="2023-08-11T15:47:51Z"/>
                    <w:rFonts w:ascii="Arial"/>
                    <w:sz w:val="21"/>
                  </w:rPr>
                </w:rPrChange>
              </w:rPr>
            </w:pPr>
          </w:p>
        </w:tc>
      </w:tr>
      <w:tr w14:paraId="6497DE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del w:id="2374" w:author="随遇而安 [2]" w:date="2023-08-11T15:47:51Z"/>
        </w:trPr>
        <w:tc>
          <w:tcPr>
            <w:tcW w:w="590" w:type="dxa"/>
            <w:tcBorders>
              <w:left w:val="single" w:color="000000" w:sz="10" w:space="0"/>
            </w:tcBorders>
          </w:tcPr>
          <w:p w14:paraId="70B43D7A">
            <w:pPr>
              <w:outlineLvl w:val="9"/>
              <w:rPr>
                <w:del w:id="2375" w:author="随遇而安 [2]" w:date="2023-08-11T15:47:51Z"/>
                <w:rFonts w:ascii="Arial"/>
                <w:color w:val="auto"/>
                <w:sz w:val="21"/>
                <w:rPrChange w:id="2376" w:author="随遇而安 [2]" w:date="2023-08-11T14:50:23Z">
                  <w:rPr>
                    <w:del w:id="2377" w:author="随遇而安 [2]" w:date="2023-08-11T15:47:51Z"/>
                    <w:rFonts w:ascii="Arial"/>
                    <w:sz w:val="21"/>
                  </w:rPr>
                </w:rPrChange>
              </w:rPr>
            </w:pPr>
          </w:p>
        </w:tc>
        <w:tc>
          <w:tcPr>
            <w:tcW w:w="3996" w:type="dxa"/>
          </w:tcPr>
          <w:p w14:paraId="22F23DF8">
            <w:pPr>
              <w:outlineLvl w:val="9"/>
              <w:rPr>
                <w:del w:id="2378" w:author="随遇而安 [2]" w:date="2023-08-11T15:47:51Z"/>
                <w:rFonts w:ascii="Arial"/>
                <w:color w:val="auto"/>
                <w:sz w:val="21"/>
                <w:rPrChange w:id="2379" w:author="随遇而安 [2]" w:date="2023-08-11T14:50:23Z">
                  <w:rPr>
                    <w:del w:id="2380" w:author="随遇而安 [2]" w:date="2023-08-11T15:47:51Z"/>
                    <w:rFonts w:ascii="Arial"/>
                    <w:sz w:val="21"/>
                  </w:rPr>
                </w:rPrChange>
              </w:rPr>
            </w:pPr>
          </w:p>
        </w:tc>
        <w:tc>
          <w:tcPr>
            <w:tcW w:w="2866" w:type="dxa"/>
          </w:tcPr>
          <w:p w14:paraId="14B0B925">
            <w:pPr>
              <w:outlineLvl w:val="9"/>
              <w:rPr>
                <w:del w:id="2381" w:author="随遇而安 [2]" w:date="2023-08-11T15:47:51Z"/>
                <w:rFonts w:ascii="Arial"/>
                <w:color w:val="auto"/>
                <w:sz w:val="21"/>
                <w:rPrChange w:id="2382" w:author="随遇而安 [2]" w:date="2023-08-11T14:50:23Z">
                  <w:rPr>
                    <w:del w:id="2383" w:author="随遇而安 [2]" w:date="2023-08-11T15:47:51Z"/>
                    <w:rFonts w:ascii="Arial"/>
                    <w:sz w:val="21"/>
                  </w:rPr>
                </w:rPrChange>
              </w:rPr>
            </w:pPr>
          </w:p>
        </w:tc>
        <w:tc>
          <w:tcPr>
            <w:tcW w:w="1289" w:type="dxa"/>
            <w:tcBorders>
              <w:right w:val="single" w:color="000000" w:sz="4" w:space="0"/>
            </w:tcBorders>
          </w:tcPr>
          <w:p w14:paraId="612E30F8">
            <w:pPr>
              <w:outlineLvl w:val="9"/>
              <w:rPr>
                <w:del w:id="2384" w:author="随遇而安 [2]" w:date="2023-08-11T15:47:51Z"/>
                <w:rFonts w:ascii="Arial"/>
                <w:color w:val="auto"/>
                <w:sz w:val="21"/>
                <w:rPrChange w:id="2385" w:author="随遇而安 [2]" w:date="2023-08-11T14:50:23Z">
                  <w:rPr>
                    <w:del w:id="2386" w:author="随遇而安 [2]" w:date="2023-08-11T15:47:51Z"/>
                    <w:rFonts w:ascii="Arial"/>
                    <w:sz w:val="21"/>
                  </w:rPr>
                </w:rPrChange>
              </w:rPr>
            </w:pPr>
          </w:p>
        </w:tc>
        <w:tc>
          <w:tcPr>
            <w:tcW w:w="1198" w:type="dxa"/>
            <w:tcBorders>
              <w:left w:val="single" w:color="000000" w:sz="4" w:space="0"/>
            </w:tcBorders>
          </w:tcPr>
          <w:p w14:paraId="5F072BA4">
            <w:pPr>
              <w:outlineLvl w:val="9"/>
              <w:rPr>
                <w:del w:id="2387" w:author="随遇而安 [2]" w:date="2023-08-11T15:47:51Z"/>
                <w:rFonts w:ascii="Arial"/>
                <w:color w:val="auto"/>
                <w:sz w:val="21"/>
                <w:rPrChange w:id="2388" w:author="随遇而安 [2]" w:date="2023-08-11T14:50:23Z">
                  <w:rPr>
                    <w:del w:id="2389" w:author="随遇而安 [2]" w:date="2023-08-11T15:47:51Z"/>
                    <w:rFonts w:ascii="Arial"/>
                    <w:sz w:val="21"/>
                  </w:rPr>
                </w:rPrChange>
              </w:rPr>
            </w:pPr>
          </w:p>
        </w:tc>
        <w:tc>
          <w:tcPr>
            <w:tcW w:w="1054" w:type="dxa"/>
            <w:tcBorders>
              <w:right w:val="single" w:color="000000" w:sz="4" w:space="0"/>
            </w:tcBorders>
          </w:tcPr>
          <w:p w14:paraId="5FDD9F8F">
            <w:pPr>
              <w:outlineLvl w:val="9"/>
              <w:rPr>
                <w:del w:id="2390" w:author="随遇而安 [2]" w:date="2023-08-11T15:47:51Z"/>
                <w:rFonts w:ascii="Arial"/>
                <w:color w:val="auto"/>
                <w:sz w:val="21"/>
                <w:rPrChange w:id="2391" w:author="随遇而安 [2]" w:date="2023-08-11T14:50:23Z">
                  <w:rPr>
                    <w:del w:id="2392" w:author="随遇而安 [2]" w:date="2023-08-11T15:47:51Z"/>
                    <w:rFonts w:ascii="Arial"/>
                    <w:sz w:val="21"/>
                  </w:rPr>
                </w:rPrChange>
              </w:rPr>
            </w:pPr>
          </w:p>
        </w:tc>
        <w:tc>
          <w:tcPr>
            <w:tcW w:w="1059" w:type="dxa"/>
            <w:tcBorders>
              <w:left w:val="single" w:color="000000" w:sz="4" w:space="0"/>
            </w:tcBorders>
          </w:tcPr>
          <w:p w14:paraId="698E3ED4">
            <w:pPr>
              <w:outlineLvl w:val="9"/>
              <w:rPr>
                <w:del w:id="2393" w:author="随遇而安 [2]" w:date="2023-08-11T15:47:51Z"/>
                <w:rFonts w:ascii="Arial"/>
                <w:color w:val="auto"/>
                <w:sz w:val="21"/>
                <w:rPrChange w:id="2394" w:author="随遇而安 [2]" w:date="2023-08-11T14:50:23Z">
                  <w:rPr>
                    <w:del w:id="2395" w:author="随遇而安 [2]" w:date="2023-08-11T15:47:51Z"/>
                    <w:rFonts w:ascii="Arial"/>
                    <w:sz w:val="21"/>
                  </w:rPr>
                </w:rPrChange>
              </w:rPr>
            </w:pPr>
          </w:p>
        </w:tc>
        <w:tc>
          <w:tcPr>
            <w:tcW w:w="1861" w:type="dxa"/>
            <w:tcBorders>
              <w:right w:val="single" w:color="000000" w:sz="10" w:space="0"/>
            </w:tcBorders>
          </w:tcPr>
          <w:p w14:paraId="23A3DF42">
            <w:pPr>
              <w:outlineLvl w:val="9"/>
              <w:rPr>
                <w:del w:id="2396" w:author="随遇而安 [2]" w:date="2023-08-11T15:47:51Z"/>
                <w:rFonts w:ascii="Arial"/>
                <w:color w:val="auto"/>
                <w:sz w:val="21"/>
                <w:rPrChange w:id="2397" w:author="随遇而安 [2]" w:date="2023-08-11T14:50:23Z">
                  <w:rPr>
                    <w:del w:id="2398" w:author="随遇而安 [2]" w:date="2023-08-11T15:47:51Z"/>
                    <w:rFonts w:ascii="Arial"/>
                    <w:sz w:val="21"/>
                  </w:rPr>
                </w:rPrChange>
              </w:rPr>
            </w:pPr>
          </w:p>
        </w:tc>
      </w:tr>
    </w:tbl>
    <w:p w14:paraId="591075F2">
      <w:pPr>
        <w:spacing w:before="99" w:line="220" w:lineRule="auto"/>
        <w:ind w:left="39"/>
        <w:outlineLvl w:val="0"/>
        <w:rPr>
          <w:del w:id="2399" w:author="随遇而安 [2]" w:date="2023-08-11T15:47:51Z"/>
          <w:rFonts w:ascii="宋体" w:hAnsi="宋体" w:eastAsia="宋体" w:cs="宋体"/>
          <w:color w:val="auto"/>
          <w:sz w:val="21"/>
          <w:szCs w:val="21"/>
          <w:lang w:eastAsia="zh-CN"/>
          <w:rPrChange w:id="2400" w:author="随遇而安 [2]" w:date="2023-08-11T14:50:23Z">
            <w:rPr>
              <w:del w:id="2401" w:author="随遇而安 [2]" w:date="2023-08-11T15:47:51Z"/>
              <w:rFonts w:ascii="宋体" w:hAnsi="宋体" w:eastAsia="宋体" w:cs="宋体"/>
              <w:sz w:val="21"/>
              <w:szCs w:val="21"/>
              <w:lang w:eastAsia="zh-CN"/>
            </w:rPr>
          </w:rPrChange>
        </w:rPr>
      </w:pPr>
      <w:del w:id="2402" w:author="随遇而安 [2]" w:date="2023-08-11T15:47:51Z">
        <w:r>
          <w:rPr>
            <w:rFonts w:ascii="宋体" w:hAnsi="宋体" w:eastAsia="宋体" w:cs="宋体"/>
            <w:color w:val="auto"/>
            <w:spacing w:val="-4"/>
            <w:sz w:val="21"/>
            <w:szCs w:val="21"/>
            <w:lang w:eastAsia="zh-CN"/>
            <w:rPrChange w:id="2403" w:author="随遇而安 [2]" w:date="2023-08-11T14:50:23Z">
              <w:rPr>
                <w:rFonts w:ascii="宋体" w:hAnsi="宋体" w:eastAsia="宋体" w:cs="宋体"/>
                <w:spacing w:val="-4"/>
                <w:sz w:val="21"/>
                <w:szCs w:val="21"/>
                <w:lang w:eastAsia="zh-CN"/>
                <w14:textOutline w14:w="3835" w14:cap="flat" w14:cmpd="sng" w14:algn="ctr">
                  <w14:solidFill>
                    <w14:srgbClr w14:val="000000"/>
                  </w14:solidFill>
                  <w14:prstDash w14:val="solid"/>
                  <w14:miter w14:val="0"/>
                </w14:textOutline>
              </w:rPr>
            </w:rPrChange>
            <w14:textOutline w14:w="3835" w14:cap="flat" w14:cmpd="sng" w14:algn="ctr">
              <w14:solidFill>
                <w14:srgbClr w14:val="000000"/>
              </w14:solidFill>
              <w14:prstDash w14:val="solid"/>
              <w14:miter w14:val="0"/>
            </w14:textOutline>
          </w:rPr>
          <w:delText>备注：</w:delText>
        </w:r>
      </w:del>
      <w:del w:id="2404" w:author="随遇而安 [2]" w:date="2023-08-11T15:47:51Z">
        <w:r>
          <w:rPr>
            <w:rFonts w:ascii="宋体" w:hAnsi="宋体" w:eastAsia="宋体" w:cs="宋体"/>
            <w:color w:val="auto"/>
            <w:spacing w:val="-4"/>
            <w:sz w:val="21"/>
            <w:szCs w:val="21"/>
            <w:lang w:eastAsia="zh-CN"/>
            <w:rPrChange w:id="2405" w:author="随遇而安 [2]" w:date="2023-08-11T14:50:23Z">
              <w:rPr>
                <w:rFonts w:ascii="宋体" w:hAnsi="宋体" w:eastAsia="宋体" w:cs="宋体"/>
                <w:spacing w:val="-4"/>
                <w:sz w:val="21"/>
                <w:szCs w:val="21"/>
                <w:lang w:eastAsia="zh-CN"/>
              </w:rPr>
            </w:rPrChange>
          </w:rPr>
          <w:delText xml:space="preserve"> 本表由项目公司安全管理部门负责统一归档和管理</w:delText>
        </w:r>
      </w:del>
      <w:del w:id="2406" w:author="随遇而安 [2]" w:date="2023-08-11T15:47:51Z">
        <w:r>
          <w:rPr>
            <w:rFonts w:ascii="宋体" w:hAnsi="宋体" w:eastAsia="宋体" w:cs="宋体"/>
            <w:color w:val="auto"/>
            <w:spacing w:val="-3"/>
            <w:sz w:val="21"/>
            <w:szCs w:val="21"/>
            <w:lang w:eastAsia="zh-CN"/>
            <w:rPrChange w:id="2407" w:author="随遇而安 [2]" w:date="2023-08-11T14:50:23Z">
              <w:rPr>
                <w:rFonts w:ascii="宋体" w:hAnsi="宋体" w:eastAsia="宋体" w:cs="宋体"/>
                <w:spacing w:val="-3"/>
                <w:sz w:val="21"/>
                <w:szCs w:val="21"/>
                <w:lang w:eastAsia="zh-CN"/>
              </w:rPr>
            </w:rPrChange>
          </w:rPr>
          <w:delText>。</w:delText>
        </w:r>
      </w:del>
    </w:p>
    <w:p w14:paraId="68C2F403">
      <w:pPr>
        <w:widowControl/>
        <w:numPr>
          <w:ilvl w:val="0"/>
          <w:numId w:val="4"/>
          <w:ins w:id="2409" w:author="随遇而安 [2]" w:date="2024-12-23T16:42:17Z"/>
        </w:numPr>
        <w:tabs>
          <w:tab w:val="left" w:pos="440"/>
        </w:tabs>
        <w:spacing w:after="120" w:line="360" w:lineRule="auto"/>
        <w:ind w:left="425" w:right="153" w:hanging="425" w:firstLineChars="0"/>
        <w:jc w:val="left"/>
        <w:outlineLvl w:val="0"/>
        <w:rPr>
          <w:ins w:id="2410" w:author="随遇而安 [2]" w:date="2023-08-11T15:54:36Z"/>
          <w:rFonts w:hint="eastAsia" w:ascii="宋体" w:hAnsiTheme="minorHAnsi" w:eastAsiaTheme="minorHAnsi" w:cstheme="minorBidi"/>
          <w:b/>
          <w:color w:val="auto"/>
          <w:kern w:val="0"/>
          <w:sz w:val="24"/>
          <w:szCs w:val="22"/>
          <w:highlight w:val="none"/>
          <w:lang w:val="en-US" w:eastAsia="zh-CN" w:bidi="ar-SA"/>
          <w:rPrChange w:id="2411" w:author="随遇而安 [2]" w:date="2023-08-11T15:56:07Z">
            <w:rPr>
              <w:ins w:id="2412" w:author="随遇而安 [2]" w:date="2023-08-11T15:54:36Z"/>
              <w:rFonts w:hint="eastAsia" w:ascii="仿宋" w:hAnsi="仿宋" w:eastAsia="仿宋" w:cs="仿宋"/>
              <w:b/>
              <w:kern w:val="2"/>
              <w:sz w:val="24"/>
              <w:szCs w:val="24"/>
              <w:highlight w:val="none"/>
              <w:lang w:val="en-US" w:eastAsia="zh-CN" w:bidi="ar-SA"/>
            </w:rPr>
          </w:rPrChange>
        </w:rPr>
        <w:pPrChange w:id="2408" w:author="随遇而安 [2]" w:date="2024-12-23T16:42:17Z">
          <w:pPr>
            <w:widowControl w:val="0"/>
            <w:numPr>
              <w:ilvl w:val="0"/>
              <w:numId w:val="3"/>
            </w:numPr>
            <w:tabs>
              <w:tab w:val="center" w:pos="993"/>
            </w:tabs>
            <w:spacing w:line="360" w:lineRule="auto"/>
            <w:ind w:left="0" w:firstLine="482" w:firstLineChars="200"/>
            <w:jc w:val="both"/>
            <w:outlineLvl w:val="2"/>
          </w:pPr>
        </w:pPrChange>
      </w:pPr>
      <w:ins w:id="2413" w:author="随遇而安 [2]" w:date="2024-12-23T16:36:54Z">
        <w:bookmarkStart w:id="22" w:name="_Toc25984"/>
        <w:bookmarkStart w:id="23" w:name="_Toc23255"/>
        <w:bookmarkStart w:id="24" w:name="_Toc31594"/>
        <w:bookmarkStart w:id="25" w:name="_Toc18670"/>
        <w:bookmarkStart w:id="26" w:name="_Toc3602"/>
        <w:bookmarkStart w:id="27" w:name="_Toc22739"/>
        <w:r>
          <w:rPr>
            <w:rFonts w:hint="eastAsia" w:ascii="仿宋" w:hAnsi="仿宋" w:eastAsia="仿宋" w:cs="仿宋"/>
            <w:b/>
            <w:kern w:val="2"/>
            <w:sz w:val="24"/>
            <w:szCs w:val="24"/>
            <w:highlight w:val="none"/>
            <w:lang w:eastAsia="zh-CN"/>
          </w:rPr>
          <w:t>目的</w:t>
        </w:r>
        <w:bookmarkEnd w:id="22"/>
        <w:bookmarkEnd w:id="23"/>
        <w:bookmarkEnd w:id="24"/>
        <w:bookmarkEnd w:id="25"/>
        <w:bookmarkEnd w:id="26"/>
        <w:bookmarkEnd w:id="27"/>
      </w:ins>
    </w:p>
    <w:p w14:paraId="6D8DA8A3">
      <w:pPr>
        <w:spacing w:line="360" w:lineRule="auto"/>
        <w:ind w:firstLine="480" w:firstLineChars="200"/>
        <w:jc w:val="left"/>
        <w:rPr>
          <w:ins w:id="2414" w:author="随遇而安 [2]" w:date="2024-12-23T16:36:12Z"/>
          <w:rFonts w:hint="eastAsia" w:ascii="仿宋" w:hAnsi="仿宋" w:eastAsia="仿宋" w:cs="仿宋"/>
          <w:kern w:val="2"/>
          <w:sz w:val="24"/>
          <w:szCs w:val="24"/>
          <w:highlight w:val="none"/>
          <w:lang w:eastAsia="zh-CN"/>
        </w:rPr>
      </w:pPr>
      <w:ins w:id="2415" w:author="随遇而安 [2]" w:date="2024-12-23T16:36:10Z">
        <w:bookmarkStart w:id="28" w:name="_Toc491939297"/>
        <w:r>
          <w:rPr>
            <w:rFonts w:hint="eastAsia" w:ascii="仿宋" w:hAnsi="仿宋" w:eastAsia="仿宋" w:cs="仿宋"/>
            <w:kern w:val="2"/>
            <w:sz w:val="24"/>
            <w:szCs w:val="24"/>
            <w:highlight w:val="none"/>
            <w:lang w:eastAsia="zh-CN"/>
          </w:rPr>
          <w:t>为了规范和加强外部相关方安全管理，明确集团及所属各单位相关方安全管理职责，有效识别相关方带来的 HSE 风险，防范事故发生，特制订本制度。</w:t>
        </w:r>
      </w:ins>
    </w:p>
    <w:p w14:paraId="5BABD47C">
      <w:pPr>
        <w:widowControl/>
        <w:numPr>
          <w:ilvl w:val="0"/>
          <w:numId w:val="4"/>
          <w:ins w:id="2417" w:author="随遇而安 [2]" w:date="2024-12-23T16:42:17Z"/>
        </w:numPr>
        <w:tabs>
          <w:tab w:val="left" w:pos="440"/>
        </w:tabs>
        <w:spacing w:after="120" w:line="360" w:lineRule="auto"/>
        <w:ind w:left="425" w:right="153" w:hanging="425" w:firstLineChars="0"/>
        <w:jc w:val="left"/>
        <w:outlineLvl w:val="0"/>
        <w:rPr>
          <w:ins w:id="2418" w:author="随遇而安 [2]" w:date="2023-08-11T15:54:36Z"/>
          <w:rFonts w:hint="eastAsia" w:ascii="仿宋" w:hAnsi="仿宋" w:eastAsia="仿宋" w:cs="仿宋"/>
          <w:b/>
          <w:kern w:val="2"/>
          <w:sz w:val="24"/>
          <w:szCs w:val="24"/>
          <w:highlight w:val="none"/>
          <w:lang w:eastAsia="zh-CN"/>
        </w:rPr>
        <w:pPrChange w:id="2416" w:author="随遇而安 [2]" w:date="2024-12-23T16:42:17Z">
          <w:pPr>
            <w:spacing w:line="360" w:lineRule="auto"/>
            <w:ind w:firstLine="482" w:firstLineChars="200"/>
            <w:jc w:val="left"/>
          </w:pPr>
        </w:pPrChange>
      </w:pPr>
      <w:ins w:id="2419" w:author="随遇而安 [2]" w:date="2023-08-11T15:54:36Z">
        <w:bookmarkStart w:id="29" w:name="_Toc19681"/>
        <w:bookmarkStart w:id="30" w:name="_Toc5603"/>
        <w:bookmarkStart w:id="31" w:name="_Toc23025"/>
        <w:bookmarkStart w:id="32" w:name="_Toc30547"/>
        <w:bookmarkStart w:id="33" w:name="_Toc7538"/>
        <w:bookmarkStart w:id="34" w:name="_Toc10579"/>
        <w:r>
          <w:rPr>
            <w:rFonts w:hint="eastAsia" w:ascii="仿宋" w:hAnsi="仿宋" w:eastAsia="仿宋" w:cs="仿宋"/>
            <w:b/>
            <w:kern w:val="2"/>
            <w:sz w:val="24"/>
            <w:szCs w:val="24"/>
            <w:highlight w:val="none"/>
            <w:lang w:eastAsia="zh-CN"/>
          </w:rPr>
          <w:t>适用范围</w:t>
        </w:r>
        <w:bookmarkEnd w:id="28"/>
        <w:bookmarkEnd w:id="29"/>
        <w:bookmarkEnd w:id="30"/>
        <w:bookmarkEnd w:id="31"/>
        <w:bookmarkEnd w:id="32"/>
        <w:bookmarkEnd w:id="33"/>
        <w:bookmarkEnd w:id="34"/>
      </w:ins>
    </w:p>
    <w:p w14:paraId="22179E67">
      <w:pPr>
        <w:spacing w:line="360" w:lineRule="auto"/>
        <w:ind w:firstLine="480" w:firstLineChars="200"/>
        <w:jc w:val="left"/>
        <w:rPr>
          <w:ins w:id="2420" w:author="随遇而安 [2]" w:date="2024-12-23T16:36:21Z"/>
          <w:rFonts w:hint="eastAsia" w:ascii="仿宋" w:hAnsi="仿宋" w:eastAsia="仿宋" w:cs="仿宋"/>
          <w:kern w:val="2"/>
          <w:sz w:val="24"/>
          <w:szCs w:val="24"/>
          <w:highlight w:val="none"/>
          <w:lang w:eastAsia="zh-CN"/>
        </w:rPr>
      </w:pPr>
      <w:ins w:id="2421" w:author="随遇而安 [2]" w:date="2024-12-23T16:36:19Z">
        <w:bookmarkStart w:id="35" w:name="_Toc491939298"/>
        <w:r>
          <w:rPr>
            <w:rFonts w:hint="eastAsia" w:ascii="仿宋" w:hAnsi="仿宋" w:eastAsia="仿宋" w:cs="仿宋"/>
            <w:kern w:val="2"/>
            <w:sz w:val="24"/>
            <w:szCs w:val="24"/>
            <w:highlight w:val="none"/>
            <w:lang w:eastAsia="zh-CN"/>
          </w:rPr>
          <w:t>本制度适用于</w:t>
        </w:r>
      </w:ins>
      <w:ins w:id="2422" w:author="随遇而安 [2]" w:date="2024-12-23T16:36:28Z">
        <w:r>
          <w:rPr>
            <w:rFonts w:hint="eastAsia" w:ascii="仿宋" w:hAnsi="仿宋" w:eastAsia="仿宋" w:cs="仿宋"/>
            <w:kern w:val="2"/>
            <w:sz w:val="24"/>
            <w:szCs w:val="24"/>
            <w:highlight w:val="none"/>
            <w:lang w:val="en-US" w:eastAsia="zh-CN"/>
          </w:rPr>
          <w:t>宁津北控城市环境服务有限公司</w:t>
        </w:r>
      </w:ins>
      <w:ins w:id="2423" w:author="随遇而安 [2]" w:date="2024-12-23T16:36:33Z">
        <w:r>
          <w:rPr>
            <w:rFonts w:hint="eastAsia" w:ascii="仿宋" w:hAnsi="仿宋" w:eastAsia="仿宋" w:cs="仿宋"/>
            <w:kern w:val="2"/>
            <w:sz w:val="24"/>
            <w:szCs w:val="24"/>
            <w:highlight w:val="none"/>
            <w:lang w:val="en-US" w:eastAsia="zh-CN"/>
          </w:rPr>
          <w:t>所属</w:t>
        </w:r>
      </w:ins>
      <w:ins w:id="2424" w:author="随遇而安 [2]" w:date="2024-12-23T16:36:35Z">
        <w:r>
          <w:rPr>
            <w:rFonts w:hint="eastAsia" w:ascii="仿宋" w:hAnsi="仿宋" w:eastAsia="仿宋" w:cs="仿宋"/>
            <w:kern w:val="2"/>
            <w:sz w:val="24"/>
            <w:szCs w:val="24"/>
            <w:highlight w:val="none"/>
            <w:lang w:val="en-US" w:eastAsia="zh-CN"/>
          </w:rPr>
          <w:t>各部门</w:t>
        </w:r>
      </w:ins>
      <w:ins w:id="2425" w:author="随遇而安 [2]" w:date="2024-12-23T16:36:19Z">
        <w:r>
          <w:rPr>
            <w:rFonts w:hint="eastAsia" w:ascii="仿宋" w:hAnsi="仿宋" w:eastAsia="仿宋" w:cs="仿宋"/>
            <w:kern w:val="2"/>
            <w:sz w:val="24"/>
            <w:szCs w:val="24"/>
            <w:highlight w:val="none"/>
            <w:lang w:eastAsia="zh-CN"/>
          </w:rPr>
          <w:t>相关方安全管理。</w:t>
        </w:r>
      </w:ins>
    </w:p>
    <w:bookmarkEnd w:id="35"/>
    <w:p w14:paraId="7C5A28B1">
      <w:pPr>
        <w:widowControl/>
        <w:numPr>
          <w:ilvl w:val="0"/>
          <w:numId w:val="4"/>
          <w:ins w:id="2427" w:author="随遇而安 [2]" w:date="2024-12-23T16:42:17Z"/>
        </w:numPr>
        <w:tabs>
          <w:tab w:val="left" w:pos="440"/>
        </w:tabs>
        <w:spacing w:after="120" w:line="360" w:lineRule="auto"/>
        <w:ind w:left="425" w:right="153" w:hanging="425" w:firstLineChars="0"/>
        <w:jc w:val="left"/>
        <w:outlineLvl w:val="0"/>
        <w:rPr>
          <w:ins w:id="2428" w:author="随遇而安 [2]" w:date="2024-12-23T16:38:21Z"/>
          <w:rFonts w:hint="eastAsia" w:ascii="仿宋" w:hAnsi="仿宋" w:eastAsia="仿宋" w:cs="仿宋"/>
          <w:b/>
          <w:bCs w:val="0"/>
          <w:kern w:val="2"/>
          <w:sz w:val="24"/>
          <w:szCs w:val="24"/>
          <w:highlight w:val="none"/>
          <w:lang w:eastAsia="zh-CN"/>
          <w:rPrChange w:id="2429" w:author="随遇而安 [2]" w:date="2024-12-23T16:40:02Z">
            <w:rPr>
              <w:ins w:id="2430" w:author="随遇而安 [2]" w:date="2024-12-23T16:38:21Z"/>
              <w:rFonts w:hint="eastAsia" w:ascii="仿宋" w:hAnsi="仿宋" w:eastAsia="仿宋" w:cs="仿宋"/>
              <w:kern w:val="2"/>
              <w:sz w:val="24"/>
              <w:szCs w:val="24"/>
              <w:highlight w:val="none"/>
              <w:lang w:eastAsia="zh-CN"/>
            </w:rPr>
          </w:rPrChange>
        </w:rPr>
        <w:pPrChange w:id="2426" w:author="随遇而安 [2]" w:date="2024-12-23T16:42:17Z">
          <w:pPr>
            <w:spacing w:line="360" w:lineRule="auto"/>
            <w:ind w:firstLine="480" w:firstLineChars="200"/>
            <w:jc w:val="both"/>
          </w:pPr>
        </w:pPrChange>
      </w:pPr>
      <w:ins w:id="2431" w:author="随遇而安 [2]" w:date="2023-08-11T15:54:36Z">
        <w:bookmarkStart w:id="36" w:name="_Toc14407"/>
        <w:bookmarkStart w:id="37" w:name="_Toc30572"/>
        <w:bookmarkStart w:id="38" w:name="_Toc18854"/>
        <w:bookmarkStart w:id="39" w:name="_Toc7202"/>
        <w:bookmarkStart w:id="40" w:name="_Toc22329"/>
        <w:bookmarkStart w:id="41" w:name="_Toc6286"/>
        <w:r>
          <w:rPr>
            <w:rFonts w:hint="eastAsia" w:ascii="仿宋" w:hAnsi="仿宋" w:eastAsia="仿宋" w:cs="仿宋"/>
            <w:b/>
            <w:bCs w:val="0"/>
            <w:kern w:val="2"/>
            <w:sz w:val="24"/>
            <w:szCs w:val="24"/>
            <w:highlight w:val="none"/>
            <w:lang w:eastAsia="zh-CN"/>
            <w:rPrChange w:id="2432" w:author="随遇而安 [2]" w:date="2024-12-23T16:40:02Z">
              <w:rPr>
                <w:rFonts w:hint="eastAsia" w:ascii="仿宋" w:hAnsi="仿宋" w:eastAsia="仿宋" w:cs="仿宋"/>
                <w:b/>
                <w:kern w:val="2"/>
                <w:sz w:val="24"/>
                <w:szCs w:val="24"/>
                <w:highlight w:val="none"/>
                <w:lang w:eastAsia="zh-CN"/>
              </w:rPr>
            </w:rPrChange>
          </w:rPr>
          <w:t>编制依据</w:t>
        </w:r>
        <w:bookmarkEnd w:id="36"/>
        <w:bookmarkEnd w:id="37"/>
        <w:bookmarkEnd w:id="38"/>
        <w:bookmarkEnd w:id="39"/>
        <w:bookmarkEnd w:id="40"/>
        <w:bookmarkEnd w:id="41"/>
      </w:ins>
    </w:p>
    <w:p w14:paraId="06591FD0">
      <w:pPr>
        <w:widowControl/>
        <w:numPr>
          <w:ilvl w:val="1"/>
          <w:numId w:val="4"/>
          <w:ins w:id="2434" w:author="随遇而安 [2]" w:date="2024-12-23T16:42:17Z"/>
        </w:numPr>
        <w:tabs>
          <w:tab w:val="left" w:pos="838"/>
        </w:tabs>
        <w:spacing w:after="120" w:line="360" w:lineRule="auto"/>
        <w:ind w:left="567" w:right="153" w:hanging="567" w:firstLineChars="0"/>
        <w:jc w:val="left"/>
        <w:outlineLvl w:val="9"/>
        <w:rPr>
          <w:ins w:id="2435" w:author="随遇而安 [2]" w:date="2024-12-23T16:37:23Z"/>
          <w:rFonts w:hint="eastAsia" w:ascii="仿宋" w:hAnsi="仿宋" w:eastAsia="仿宋" w:cs="仿宋"/>
          <w:kern w:val="2"/>
          <w:sz w:val="24"/>
          <w:szCs w:val="24"/>
          <w:highlight w:val="none"/>
          <w:lang w:eastAsia="zh-CN"/>
        </w:rPr>
        <w:pPrChange w:id="2433" w:author="随遇而安 [2]" w:date="2024-12-23T17:06:52Z">
          <w:pPr>
            <w:spacing w:line="360" w:lineRule="auto"/>
            <w:ind w:firstLine="480" w:firstLineChars="200"/>
            <w:jc w:val="both"/>
          </w:pPr>
        </w:pPrChange>
      </w:pPr>
      <w:ins w:id="2436" w:author="随遇而安 [2]" w:date="2024-12-23T16:37:23Z">
        <w:bookmarkStart w:id="42" w:name="_Toc12712"/>
        <w:bookmarkStart w:id="43" w:name="_Toc24980"/>
        <w:bookmarkStart w:id="44" w:name="_Toc1389"/>
        <w:bookmarkStart w:id="45" w:name="_Toc5476"/>
        <w:r>
          <w:rPr>
            <w:rFonts w:hint="eastAsia" w:ascii="仿宋" w:hAnsi="仿宋" w:eastAsia="仿宋" w:cs="仿宋"/>
            <w:kern w:val="2"/>
            <w:sz w:val="24"/>
            <w:szCs w:val="24"/>
            <w:highlight w:val="none"/>
            <w:lang w:eastAsia="zh-CN"/>
          </w:rPr>
          <w:t>相关方</w:t>
        </w:r>
        <w:bookmarkEnd w:id="42"/>
        <w:bookmarkEnd w:id="43"/>
        <w:bookmarkEnd w:id="44"/>
        <w:bookmarkEnd w:id="45"/>
      </w:ins>
    </w:p>
    <w:p w14:paraId="7FC8E876">
      <w:pPr>
        <w:spacing w:line="360" w:lineRule="auto"/>
        <w:ind w:firstLine="480" w:firstLineChars="200"/>
        <w:jc w:val="both"/>
        <w:rPr>
          <w:ins w:id="2437" w:author="随遇而安 [2]" w:date="2024-12-23T16:37:23Z"/>
          <w:rFonts w:hint="eastAsia" w:ascii="仿宋" w:hAnsi="仿宋" w:eastAsia="仿宋" w:cs="仿宋"/>
          <w:kern w:val="2"/>
          <w:sz w:val="24"/>
          <w:szCs w:val="24"/>
          <w:highlight w:val="none"/>
          <w:lang w:eastAsia="zh-CN"/>
        </w:rPr>
      </w:pPr>
      <w:ins w:id="2438" w:author="随遇而安 [2]" w:date="2024-12-23T16:37:23Z">
        <w:r>
          <w:rPr>
            <w:rFonts w:hint="eastAsia" w:ascii="仿宋" w:hAnsi="仿宋" w:eastAsia="仿宋" w:cs="仿宋"/>
            <w:kern w:val="2"/>
            <w:sz w:val="24"/>
            <w:szCs w:val="24"/>
            <w:highlight w:val="none"/>
            <w:lang w:eastAsia="zh-CN"/>
          </w:rPr>
          <w:t>指在企业组织生产经营中及作业场所内外的，与本企业安全生产、职业健康、环保 等有关的或受其影响的个人或团体，本制度所指相关方主要包含进入各单位作业场所的 供应商、分包商以及外来作业单位（人员）。</w:t>
        </w:r>
      </w:ins>
    </w:p>
    <w:p w14:paraId="4E3748B5">
      <w:pPr>
        <w:widowControl/>
        <w:numPr>
          <w:ilvl w:val="1"/>
          <w:numId w:val="4"/>
          <w:ins w:id="2440" w:author="随遇而安 [2]" w:date="2024-12-23T16:42:17Z"/>
        </w:numPr>
        <w:tabs>
          <w:tab w:val="left" w:pos="838"/>
        </w:tabs>
        <w:spacing w:after="120" w:line="360" w:lineRule="auto"/>
        <w:ind w:left="567" w:right="153" w:hanging="567" w:firstLineChars="0"/>
        <w:jc w:val="left"/>
        <w:outlineLvl w:val="9"/>
        <w:rPr>
          <w:ins w:id="2441" w:author="随遇而安 [2]" w:date="2024-12-23T16:37:23Z"/>
          <w:rFonts w:hint="eastAsia" w:ascii="仿宋" w:hAnsi="仿宋" w:eastAsia="仿宋" w:cs="仿宋"/>
          <w:kern w:val="2"/>
          <w:sz w:val="24"/>
          <w:szCs w:val="24"/>
          <w:highlight w:val="none"/>
          <w:lang w:eastAsia="zh-CN"/>
        </w:rPr>
        <w:pPrChange w:id="2439" w:author="随遇而安 [2]" w:date="2024-12-23T17:06:53Z">
          <w:pPr>
            <w:spacing w:line="360" w:lineRule="auto"/>
            <w:ind w:firstLine="480" w:firstLineChars="200"/>
            <w:jc w:val="both"/>
          </w:pPr>
        </w:pPrChange>
      </w:pPr>
      <w:ins w:id="2442" w:author="随遇而安 [2]" w:date="2024-12-23T16:37:23Z">
        <w:bookmarkStart w:id="46" w:name="_Toc17779"/>
        <w:bookmarkStart w:id="47" w:name="_Toc12005"/>
        <w:bookmarkStart w:id="48" w:name="_Toc29410"/>
        <w:bookmarkStart w:id="49" w:name="_Toc29863"/>
        <w:r>
          <w:rPr>
            <w:rFonts w:hint="eastAsia" w:ascii="仿宋" w:hAnsi="仿宋" w:eastAsia="仿宋" w:cs="仿宋"/>
            <w:kern w:val="2"/>
            <w:sz w:val="24"/>
            <w:szCs w:val="24"/>
            <w:highlight w:val="none"/>
            <w:lang w:eastAsia="zh-CN"/>
          </w:rPr>
          <w:t>供应商</w:t>
        </w:r>
        <w:bookmarkEnd w:id="46"/>
        <w:bookmarkEnd w:id="47"/>
        <w:bookmarkEnd w:id="48"/>
        <w:bookmarkEnd w:id="49"/>
      </w:ins>
    </w:p>
    <w:p w14:paraId="0EA0CFF5">
      <w:pPr>
        <w:spacing w:line="360" w:lineRule="auto"/>
        <w:ind w:firstLine="480" w:firstLineChars="200"/>
        <w:jc w:val="both"/>
        <w:rPr>
          <w:ins w:id="2443" w:author="随遇而安 [2]" w:date="2024-12-23T16:37:23Z"/>
          <w:rFonts w:hint="eastAsia" w:ascii="仿宋" w:hAnsi="仿宋" w:eastAsia="仿宋" w:cs="仿宋"/>
          <w:kern w:val="2"/>
          <w:sz w:val="24"/>
          <w:szCs w:val="24"/>
          <w:highlight w:val="none"/>
          <w:lang w:eastAsia="zh-CN"/>
        </w:rPr>
      </w:pPr>
      <w:ins w:id="2444" w:author="随遇而安 [2]" w:date="2024-12-23T16:37:23Z">
        <w:r>
          <w:rPr>
            <w:rFonts w:hint="eastAsia" w:ascii="仿宋" w:hAnsi="仿宋" w:eastAsia="仿宋" w:cs="仿宋"/>
            <w:kern w:val="2"/>
            <w:sz w:val="24"/>
            <w:szCs w:val="24"/>
            <w:highlight w:val="none"/>
            <w:lang w:eastAsia="zh-CN"/>
          </w:rPr>
          <w:t>指为各单位提供作业车辆、垃圾处理设备、作业工具等各类设备物资（含自采和集采），以及提供维修、技术服务的单位。</w:t>
        </w:r>
      </w:ins>
    </w:p>
    <w:p w14:paraId="03407BE0">
      <w:pPr>
        <w:widowControl/>
        <w:numPr>
          <w:ilvl w:val="1"/>
          <w:numId w:val="4"/>
          <w:ins w:id="2446" w:author="随遇而安 [2]" w:date="2024-12-23T16:42:17Z"/>
        </w:numPr>
        <w:tabs>
          <w:tab w:val="left" w:pos="838"/>
        </w:tabs>
        <w:spacing w:after="120" w:line="360" w:lineRule="auto"/>
        <w:ind w:left="567" w:right="153" w:hanging="567" w:firstLineChars="0"/>
        <w:jc w:val="left"/>
        <w:outlineLvl w:val="9"/>
        <w:rPr>
          <w:ins w:id="2447" w:author="随遇而安 [2]" w:date="2024-12-23T16:37:23Z"/>
          <w:rFonts w:hint="eastAsia" w:ascii="仿宋" w:hAnsi="仿宋" w:eastAsia="仿宋" w:cs="仿宋"/>
          <w:kern w:val="2"/>
          <w:sz w:val="24"/>
          <w:szCs w:val="24"/>
          <w:highlight w:val="none"/>
          <w:lang w:eastAsia="zh-CN"/>
        </w:rPr>
        <w:pPrChange w:id="2445" w:author="随遇而安 [2]" w:date="2024-12-23T17:06:55Z">
          <w:pPr>
            <w:spacing w:line="360" w:lineRule="auto"/>
            <w:ind w:firstLine="480" w:firstLineChars="200"/>
            <w:jc w:val="both"/>
          </w:pPr>
        </w:pPrChange>
      </w:pPr>
      <w:ins w:id="2448" w:author="随遇而安 [2]" w:date="2024-12-23T16:37:23Z">
        <w:bookmarkStart w:id="50" w:name="_Toc28443"/>
        <w:bookmarkStart w:id="51" w:name="_Toc13859"/>
        <w:bookmarkStart w:id="52" w:name="_Toc25159"/>
        <w:bookmarkStart w:id="53" w:name="_Toc14516"/>
        <w:r>
          <w:rPr>
            <w:rFonts w:hint="eastAsia" w:ascii="仿宋" w:hAnsi="仿宋" w:eastAsia="仿宋" w:cs="仿宋"/>
            <w:kern w:val="2"/>
            <w:sz w:val="24"/>
            <w:szCs w:val="24"/>
            <w:highlight w:val="none"/>
            <w:lang w:eastAsia="zh-CN"/>
          </w:rPr>
          <w:t>分包商</w:t>
        </w:r>
        <w:bookmarkEnd w:id="50"/>
        <w:bookmarkEnd w:id="51"/>
        <w:bookmarkEnd w:id="52"/>
        <w:bookmarkEnd w:id="53"/>
      </w:ins>
    </w:p>
    <w:p w14:paraId="3BE9ED15">
      <w:pPr>
        <w:spacing w:line="360" w:lineRule="auto"/>
        <w:ind w:firstLine="480" w:firstLineChars="200"/>
        <w:jc w:val="both"/>
        <w:rPr>
          <w:ins w:id="2449" w:author="随遇而安 [2]" w:date="2024-12-23T16:37:23Z"/>
          <w:rFonts w:hint="eastAsia" w:ascii="仿宋" w:hAnsi="仿宋" w:eastAsia="仿宋" w:cs="仿宋"/>
          <w:kern w:val="2"/>
          <w:sz w:val="24"/>
          <w:szCs w:val="24"/>
          <w:highlight w:val="none"/>
          <w:lang w:eastAsia="zh-CN"/>
        </w:rPr>
      </w:pPr>
      <w:ins w:id="2450" w:author="随遇而安 [2]" w:date="2024-12-23T16:37:23Z">
        <w:r>
          <w:rPr>
            <w:rFonts w:hint="eastAsia" w:ascii="仿宋" w:hAnsi="仿宋" w:eastAsia="仿宋" w:cs="仿宋"/>
            <w:kern w:val="2"/>
            <w:sz w:val="24"/>
            <w:szCs w:val="24"/>
            <w:highlight w:val="none"/>
            <w:lang w:eastAsia="zh-CN"/>
          </w:rPr>
          <w:t>本制度主要指业务外包，即各单位将承接的业务中一部分外包给第三方单位负责运营管理，并就第三方单位的工作成果向业主单位承担连带责任，但不参与其日常管理。</w:t>
        </w:r>
      </w:ins>
    </w:p>
    <w:p w14:paraId="78A0F058">
      <w:pPr>
        <w:widowControl/>
        <w:numPr>
          <w:ilvl w:val="1"/>
          <w:numId w:val="4"/>
          <w:ins w:id="2452" w:author="随遇而安 [2]" w:date="2024-12-23T16:42:17Z"/>
        </w:numPr>
        <w:tabs>
          <w:tab w:val="left" w:pos="838"/>
        </w:tabs>
        <w:spacing w:after="120" w:line="360" w:lineRule="auto"/>
        <w:ind w:left="567" w:right="153" w:hanging="567" w:firstLineChars="0"/>
        <w:jc w:val="left"/>
        <w:outlineLvl w:val="9"/>
        <w:rPr>
          <w:ins w:id="2453" w:author="随遇而安 [2]" w:date="2024-12-23T16:37:23Z"/>
          <w:rFonts w:hint="eastAsia" w:ascii="仿宋" w:hAnsi="仿宋" w:eastAsia="仿宋" w:cs="仿宋"/>
          <w:kern w:val="2"/>
          <w:sz w:val="24"/>
          <w:szCs w:val="24"/>
          <w:highlight w:val="none"/>
          <w:lang w:eastAsia="zh-CN"/>
        </w:rPr>
        <w:pPrChange w:id="2451" w:author="随遇而安 [2]" w:date="2024-12-23T17:06:49Z">
          <w:pPr>
            <w:spacing w:line="360" w:lineRule="auto"/>
            <w:ind w:firstLine="480" w:firstLineChars="200"/>
            <w:jc w:val="both"/>
          </w:pPr>
        </w:pPrChange>
      </w:pPr>
      <w:ins w:id="2454" w:author="随遇而安 [2]" w:date="2024-12-23T16:37:23Z">
        <w:bookmarkStart w:id="54" w:name="_Toc10648"/>
        <w:bookmarkStart w:id="55" w:name="_Toc2397"/>
        <w:bookmarkStart w:id="56" w:name="_Toc23970"/>
        <w:bookmarkStart w:id="57" w:name="_Toc14954"/>
        <w:r>
          <w:rPr>
            <w:rFonts w:hint="eastAsia" w:ascii="仿宋" w:hAnsi="仿宋" w:eastAsia="仿宋" w:cs="仿宋"/>
            <w:kern w:val="2"/>
            <w:sz w:val="24"/>
            <w:szCs w:val="24"/>
            <w:highlight w:val="none"/>
            <w:lang w:eastAsia="zh-CN"/>
          </w:rPr>
          <w:t>外来作业单位（人员）</w:t>
        </w:r>
        <w:bookmarkEnd w:id="54"/>
        <w:bookmarkEnd w:id="55"/>
        <w:bookmarkEnd w:id="56"/>
        <w:bookmarkEnd w:id="57"/>
      </w:ins>
    </w:p>
    <w:p w14:paraId="64FFA422">
      <w:pPr>
        <w:spacing w:line="360" w:lineRule="auto"/>
        <w:ind w:firstLine="480" w:firstLineChars="200"/>
        <w:jc w:val="both"/>
        <w:rPr>
          <w:ins w:id="2455" w:author="随遇而安 [2]" w:date="2023-08-11T15:54:36Z"/>
          <w:rFonts w:hint="eastAsia" w:ascii="仿宋" w:hAnsi="仿宋" w:eastAsia="仿宋" w:cs="仿宋"/>
          <w:kern w:val="2"/>
          <w:sz w:val="24"/>
          <w:szCs w:val="24"/>
          <w:highlight w:val="none"/>
          <w:lang w:eastAsia="zh-CN"/>
        </w:rPr>
      </w:pPr>
      <w:ins w:id="2456" w:author="随遇而安 [2]" w:date="2024-12-23T16:37:23Z">
        <w:r>
          <w:rPr>
            <w:rFonts w:hint="eastAsia" w:ascii="仿宋" w:hAnsi="仿宋" w:eastAsia="仿宋" w:cs="仿宋"/>
            <w:kern w:val="2"/>
            <w:sz w:val="24"/>
            <w:szCs w:val="24"/>
            <w:highlight w:val="none"/>
            <w:lang w:eastAsia="zh-CN"/>
          </w:rPr>
          <w:t>因工作需要进入项目管理的垃圾填埋场、停车场、垃圾转运站、垃圾分拣中心等固定作业场所进行临时作业的人员；主要分为同行业单位（其它物业、环卫企业）和非同行业单位（厂家售后、设备上门维修等），临时聘请的进入作业场所的电工、焊工等专业人员，因设备租赁而进入作业场所的专业设备操作人员等均属临时作业人员，如装载机、吊车、叉车、大型货物运输车辆司机。</w:t>
        </w:r>
      </w:ins>
    </w:p>
    <w:p w14:paraId="2AB51723">
      <w:pPr>
        <w:widowControl/>
        <w:numPr>
          <w:ilvl w:val="0"/>
          <w:numId w:val="4"/>
          <w:ins w:id="2458" w:author="随遇而安 [2]" w:date="2024-12-23T16:42:17Z"/>
        </w:numPr>
        <w:tabs>
          <w:tab w:val="left" w:pos="440"/>
        </w:tabs>
        <w:spacing w:after="120" w:line="360" w:lineRule="auto"/>
        <w:ind w:left="425" w:right="153" w:hanging="425" w:firstLineChars="0"/>
        <w:jc w:val="left"/>
        <w:outlineLvl w:val="0"/>
        <w:rPr>
          <w:ins w:id="2459" w:author="随遇而安 [2]" w:date="2024-12-23T16:40:19Z"/>
          <w:rFonts w:hint="eastAsia" w:ascii="仿宋" w:hAnsi="仿宋" w:eastAsia="仿宋" w:cs="仿宋"/>
          <w:b/>
          <w:bCs w:val="0"/>
          <w:kern w:val="2"/>
          <w:sz w:val="24"/>
          <w:szCs w:val="24"/>
          <w:highlight w:val="none"/>
          <w:lang w:eastAsia="zh-CN"/>
          <w:rPrChange w:id="2460" w:author="随遇而安 [2]" w:date="2024-12-23T16:41:00Z">
            <w:rPr>
              <w:ins w:id="2461" w:author="随遇而安 [2]" w:date="2024-12-23T16:40:19Z"/>
              <w:rFonts w:hint="eastAsia" w:ascii="仿宋" w:hAnsi="仿宋" w:eastAsia="仿宋" w:cs="仿宋"/>
              <w:kern w:val="2"/>
              <w:sz w:val="24"/>
              <w:szCs w:val="24"/>
              <w:highlight w:val="none"/>
              <w:lang w:eastAsia="zh-CN"/>
            </w:rPr>
          </w:rPrChange>
        </w:rPr>
        <w:pPrChange w:id="2457" w:author="随遇而安 [2]" w:date="2024-12-23T16:42:17Z">
          <w:pPr>
            <w:tabs>
              <w:tab w:val="left" w:pos="993"/>
            </w:tabs>
            <w:spacing w:line="360" w:lineRule="auto"/>
            <w:ind w:firstLine="482" w:firstLineChars="0"/>
            <w:jc w:val="both"/>
          </w:pPr>
        </w:pPrChange>
      </w:pPr>
      <w:ins w:id="2462" w:author="随遇而安 [2]" w:date="2023-08-11T15:54:36Z">
        <w:bookmarkStart w:id="58" w:name="_Toc491939299"/>
        <w:bookmarkStart w:id="59" w:name="_Toc5300"/>
        <w:bookmarkStart w:id="60" w:name="_Toc22203"/>
        <w:bookmarkStart w:id="61" w:name="_Toc25850"/>
        <w:bookmarkStart w:id="62" w:name="_Toc23237"/>
        <w:bookmarkStart w:id="63" w:name="_Toc12478"/>
        <w:bookmarkStart w:id="64" w:name="_Toc4867"/>
        <w:bookmarkStart w:id="65" w:name="_Toc10075"/>
        <w:r>
          <w:rPr>
            <w:rFonts w:hint="eastAsia" w:ascii="仿宋" w:hAnsi="仿宋" w:eastAsia="仿宋" w:cs="仿宋"/>
            <w:b/>
            <w:bCs w:val="0"/>
            <w:kern w:val="2"/>
            <w:sz w:val="24"/>
            <w:szCs w:val="24"/>
            <w:highlight w:val="none"/>
            <w:lang w:val="en-US" w:eastAsia="zh-CN" w:bidi="ar-SA"/>
            <w:rPrChange w:id="2463" w:author="随遇而安 [2]" w:date="2024-12-23T16:41:00Z">
              <w:rPr>
                <w:rFonts w:hint="eastAsia" w:ascii="仿宋" w:hAnsi="仿宋" w:eastAsia="仿宋" w:cs="仿宋"/>
                <w:b/>
                <w:kern w:val="2"/>
                <w:sz w:val="24"/>
                <w:szCs w:val="24"/>
                <w:highlight w:val="none"/>
                <w:lang w:val="en-US" w:eastAsia="zh-CN" w:bidi="ar-SA"/>
              </w:rPr>
            </w:rPrChange>
          </w:rPr>
          <w:t>职责</w:t>
        </w:r>
        <w:bookmarkEnd w:id="58"/>
      </w:ins>
      <w:ins w:id="2464" w:author="随遇而安 [2]" w:date="2023-08-11T15:54:36Z">
        <w:r>
          <w:rPr>
            <w:rFonts w:hint="eastAsia" w:ascii="仿宋" w:hAnsi="仿宋" w:eastAsia="仿宋" w:cs="仿宋"/>
            <w:b/>
            <w:bCs w:val="0"/>
            <w:kern w:val="2"/>
            <w:sz w:val="24"/>
            <w:szCs w:val="24"/>
            <w:highlight w:val="none"/>
            <w:lang w:val="en-US" w:eastAsia="zh-CN" w:bidi="ar-SA"/>
            <w:rPrChange w:id="2465" w:author="随遇而安 [2]" w:date="2024-12-23T16:41:00Z">
              <w:rPr>
                <w:rFonts w:hint="eastAsia" w:ascii="仿宋" w:hAnsi="仿宋" w:eastAsia="仿宋" w:cs="仿宋"/>
                <w:b/>
                <w:kern w:val="2"/>
                <w:sz w:val="24"/>
                <w:szCs w:val="24"/>
                <w:highlight w:val="none"/>
                <w:lang w:val="en-US" w:eastAsia="zh-CN" w:bidi="ar-SA"/>
              </w:rPr>
            </w:rPrChange>
          </w:rPr>
          <w:t>分工</w:t>
        </w:r>
        <w:bookmarkEnd w:id="59"/>
        <w:bookmarkEnd w:id="60"/>
        <w:bookmarkEnd w:id="61"/>
        <w:bookmarkEnd w:id="62"/>
        <w:bookmarkEnd w:id="63"/>
        <w:bookmarkEnd w:id="64"/>
        <w:bookmarkEnd w:id="65"/>
      </w:ins>
    </w:p>
    <w:p w14:paraId="3518070C">
      <w:pPr>
        <w:widowControl/>
        <w:numPr>
          <w:ilvl w:val="1"/>
          <w:numId w:val="4"/>
          <w:ins w:id="2467" w:author="随遇而安 [2]" w:date="2024-12-23T16:42:17Z"/>
        </w:numPr>
        <w:tabs>
          <w:tab w:val="left" w:pos="0"/>
        </w:tabs>
        <w:spacing w:after="120" w:line="360" w:lineRule="auto"/>
        <w:ind w:left="567" w:right="153" w:hanging="567" w:firstLineChars="0"/>
        <w:jc w:val="left"/>
        <w:outlineLvl w:val="9"/>
        <w:rPr>
          <w:ins w:id="2468" w:author="随遇而安 [2]" w:date="2024-12-23T16:41:52Z"/>
          <w:rFonts w:hint="eastAsia" w:ascii="仿宋" w:hAnsi="仿宋" w:eastAsia="仿宋" w:cs="仿宋"/>
          <w:kern w:val="2"/>
          <w:sz w:val="24"/>
          <w:szCs w:val="24"/>
          <w:highlight w:val="none"/>
          <w:lang w:eastAsia="zh-CN"/>
        </w:rPr>
        <w:pPrChange w:id="2466" w:author="随遇而安 [2]" w:date="2024-12-23T17:06:43Z">
          <w:pPr>
            <w:tabs>
              <w:tab w:val="left" w:pos="993"/>
            </w:tabs>
            <w:spacing w:line="360" w:lineRule="auto"/>
            <w:ind w:firstLine="482" w:firstLineChars="0"/>
            <w:jc w:val="both"/>
          </w:pPr>
        </w:pPrChange>
      </w:pPr>
      <w:ins w:id="2469" w:author="随遇而安 [2]" w:date="2023-08-11T15:54:36Z">
        <w:bookmarkStart w:id="66" w:name="_Toc32629"/>
        <w:bookmarkStart w:id="67" w:name="_Toc24592"/>
        <w:bookmarkStart w:id="68" w:name="_Toc32442"/>
        <w:bookmarkStart w:id="69" w:name="_Toc4280"/>
        <w:r>
          <w:rPr>
            <w:rFonts w:hint="eastAsia" w:ascii="仿宋" w:hAnsi="仿宋" w:eastAsia="仿宋" w:cs="仿宋"/>
            <w:kern w:val="2"/>
            <w:sz w:val="24"/>
            <w:szCs w:val="24"/>
            <w:highlight w:val="none"/>
            <w:lang w:val="en-US" w:eastAsia="zh-CN"/>
          </w:rPr>
          <w:t>安环品质部</w:t>
        </w:r>
        <w:bookmarkEnd w:id="66"/>
        <w:bookmarkEnd w:id="67"/>
        <w:bookmarkEnd w:id="68"/>
        <w:bookmarkEnd w:id="69"/>
      </w:ins>
    </w:p>
    <w:p w14:paraId="2B0CDBE8">
      <w:pPr>
        <w:widowControl/>
        <w:numPr>
          <w:ilvl w:val="2"/>
          <w:numId w:val="4"/>
          <w:ins w:id="2471" w:author="随遇而安 [2]" w:date="2024-12-23T16:42:23Z"/>
        </w:numPr>
        <w:tabs>
          <w:tab w:val="left" w:pos="0"/>
        </w:tabs>
        <w:spacing w:after="120" w:line="360" w:lineRule="auto"/>
        <w:ind w:left="709" w:right="153" w:hanging="709" w:firstLineChars="0"/>
        <w:jc w:val="left"/>
        <w:outlineLvl w:val="9"/>
        <w:rPr>
          <w:ins w:id="2472" w:author="随遇而安 [2]" w:date="2024-12-23T16:42:45Z"/>
          <w:rFonts w:hint="eastAsia" w:ascii="仿宋" w:hAnsi="仿宋" w:eastAsia="仿宋" w:cs="仿宋"/>
          <w:kern w:val="2"/>
          <w:sz w:val="24"/>
          <w:szCs w:val="24"/>
          <w:highlight w:val="none"/>
          <w:lang w:eastAsia="zh-CN"/>
        </w:rPr>
        <w:pPrChange w:id="2470" w:author="随遇而安 [2]" w:date="2024-12-23T17:05:11Z">
          <w:pPr>
            <w:tabs>
              <w:tab w:val="left" w:pos="993"/>
            </w:tabs>
            <w:spacing w:line="360" w:lineRule="auto"/>
            <w:ind w:firstLine="482" w:firstLineChars="0"/>
            <w:jc w:val="both"/>
          </w:pPr>
        </w:pPrChange>
      </w:pPr>
      <w:ins w:id="2473" w:author="随遇而安 [2]" w:date="2024-12-23T16:42:12Z">
        <w:bookmarkStart w:id="70" w:name="_Toc25675"/>
        <w:bookmarkStart w:id="71" w:name="_Toc663"/>
        <w:bookmarkStart w:id="72" w:name="_Toc2233"/>
        <w:r>
          <w:rPr>
            <w:rFonts w:hint="eastAsia" w:ascii="仿宋" w:hAnsi="仿宋" w:eastAsia="仿宋" w:cs="仿宋"/>
            <w:spacing w:val="0"/>
            <w:kern w:val="2"/>
            <w:sz w:val="24"/>
            <w:szCs w:val="24"/>
            <w:highlight w:val="none"/>
            <w:lang w:eastAsia="zh-CN"/>
            <w:rPrChange w:id="2474" w:author="随遇而安 [2]" w:date="2024-12-23T16:42:21Z">
              <w:rPr>
                <w:rFonts w:ascii="宋体" w:hAnsi="宋体" w:eastAsia="宋体" w:cs="宋体"/>
                <w:spacing w:val="-2"/>
                <w:sz w:val="24"/>
                <w:szCs w:val="24"/>
              </w:rPr>
            </w:rPrChange>
          </w:rPr>
          <w:t>负责本相关方安全管理制度的制定、修订和解释</w:t>
        </w:r>
      </w:ins>
      <w:ins w:id="2475" w:author="随遇而安 [2]" w:date="2024-12-23T16:42:25Z">
        <w:r>
          <w:rPr>
            <w:rFonts w:hint="eastAsia" w:ascii="仿宋" w:hAnsi="仿宋" w:eastAsia="仿宋" w:cs="仿宋"/>
            <w:spacing w:val="0"/>
            <w:kern w:val="2"/>
            <w:sz w:val="24"/>
            <w:szCs w:val="24"/>
            <w:highlight w:val="none"/>
            <w:lang w:eastAsia="zh-CN"/>
          </w:rPr>
          <w:t>。</w:t>
        </w:r>
        <w:bookmarkEnd w:id="70"/>
        <w:bookmarkEnd w:id="71"/>
        <w:bookmarkEnd w:id="72"/>
      </w:ins>
    </w:p>
    <w:p w14:paraId="181DC945">
      <w:pPr>
        <w:widowControl/>
        <w:numPr>
          <w:ilvl w:val="2"/>
          <w:numId w:val="4"/>
          <w:ins w:id="2477" w:author="随遇而安 [2]" w:date="2024-12-23T16:42:48Z"/>
        </w:numPr>
        <w:tabs>
          <w:tab w:val="left" w:pos="0"/>
        </w:tabs>
        <w:spacing w:after="120" w:line="360" w:lineRule="auto"/>
        <w:ind w:left="709" w:right="153" w:hanging="709" w:firstLineChars="0"/>
        <w:jc w:val="left"/>
        <w:outlineLvl w:val="9"/>
        <w:rPr>
          <w:ins w:id="2478" w:author="随遇而安 [2]" w:date="2024-12-23T16:42:09Z"/>
          <w:rFonts w:hint="eastAsia" w:ascii="仿宋" w:hAnsi="仿宋" w:eastAsia="仿宋" w:cs="仿宋"/>
          <w:kern w:val="2"/>
          <w:sz w:val="24"/>
          <w:szCs w:val="24"/>
          <w:highlight w:val="none"/>
          <w:lang w:eastAsia="zh-CN"/>
        </w:rPr>
        <w:pPrChange w:id="2476" w:author="随遇而安 [2]" w:date="2024-12-23T17:05:13Z">
          <w:pPr>
            <w:tabs>
              <w:tab w:val="left" w:pos="993"/>
            </w:tabs>
            <w:spacing w:line="360" w:lineRule="auto"/>
            <w:ind w:firstLine="482" w:firstLineChars="0"/>
            <w:jc w:val="both"/>
          </w:pPr>
        </w:pPrChange>
      </w:pPr>
      <w:ins w:id="2479" w:author="随遇而安 [2]" w:date="2024-12-23T16:42:45Z">
        <w:bookmarkStart w:id="73" w:name="_Toc10118"/>
        <w:bookmarkStart w:id="74" w:name="_Toc15530"/>
        <w:bookmarkStart w:id="75" w:name="_Toc198"/>
        <w:r>
          <w:rPr>
            <w:rFonts w:hint="eastAsia" w:ascii="仿宋" w:hAnsi="仿宋" w:eastAsia="仿宋" w:cs="仿宋"/>
            <w:spacing w:val="0"/>
            <w:kern w:val="2"/>
            <w:sz w:val="24"/>
            <w:szCs w:val="24"/>
            <w:highlight w:val="none"/>
            <w:lang w:eastAsia="zh-CN"/>
            <w:rPrChange w:id="2480" w:author="随遇而安 [2]" w:date="2024-12-23T16:42:48Z">
              <w:rPr>
                <w:rFonts w:ascii="宋体" w:hAnsi="宋体" w:eastAsia="宋体" w:cs="宋体"/>
                <w:spacing w:val="-2"/>
                <w:sz w:val="24"/>
                <w:szCs w:val="24"/>
              </w:rPr>
            </w:rPrChange>
          </w:rPr>
          <w:t>组织开展相关方安全管理监督检查。</w:t>
        </w:r>
        <w:bookmarkEnd w:id="73"/>
        <w:bookmarkEnd w:id="74"/>
        <w:bookmarkEnd w:id="75"/>
      </w:ins>
    </w:p>
    <w:p w14:paraId="5A0B3506">
      <w:pPr>
        <w:widowControl/>
        <w:numPr>
          <w:ilvl w:val="2"/>
          <w:numId w:val="4"/>
          <w:ins w:id="2482" w:author="随遇而安 [2]" w:date="2024-12-23T16:42:54Z"/>
        </w:numPr>
        <w:tabs>
          <w:tab w:val="left" w:pos="0"/>
        </w:tabs>
        <w:spacing w:after="120" w:line="360" w:lineRule="auto"/>
        <w:ind w:left="9" w:right="153" w:hanging="9" w:firstLineChars="0"/>
        <w:jc w:val="left"/>
        <w:outlineLvl w:val="9"/>
        <w:rPr>
          <w:ins w:id="2483" w:author="随遇而安 [2]" w:date="2024-12-23T16:40:26Z"/>
          <w:rFonts w:hint="eastAsia" w:ascii="仿宋" w:hAnsi="仿宋" w:eastAsia="仿宋" w:cs="仿宋"/>
          <w:kern w:val="2"/>
          <w:sz w:val="24"/>
          <w:szCs w:val="24"/>
          <w:highlight w:val="none"/>
          <w:lang w:eastAsia="zh-CN"/>
        </w:rPr>
        <w:pPrChange w:id="2481" w:author="随遇而安 [2]" w:date="2024-12-23T17:05:15Z">
          <w:pPr>
            <w:tabs>
              <w:tab w:val="left" w:pos="993"/>
            </w:tabs>
            <w:spacing w:line="360" w:lineRule="auto"/>
            <w:ind w:firstLine="482" w:firstLineChars="0"/>
            <w:jc w:val="both"/>
          </w:pPr>
        </w:pPrChange>
      </w:pPr>
      <w:ins w:id="2484" w:author="随遇而安 [2]" w:date="2023-08-11T15:54:36Z">
        <w:bookmarkStart w:id="76" w:name="_Toc20173"/>
        <w:bookmarkStart w:id="77" w:name="_Toc17024"/>
        <w:bookmarkStart w:id="78" w:name="_Toc31039"/>
        <w:r>
          <w:rPr>
            <w:rFonts w:hint="eastAsia" w:ascii="仿宋" w:hAnsi="仿宋" w:eastAsia="仿宋" w:cs="仿宋"/>
            <w:kern w:val="2"/>
            <w:sz w:val="24"/>
            <w:szCs w:val="24"/>
            <w:highlight w:val="none"/>
            <w:lang w:eastAsia="zh-CN"/>
          </w:rPr>
          <w:t>负责制定相关方安全生产管理制度，组织</w:t>
        </w:r>
      </w:ins>
      <w:ins w:id="2485" w:author="随遇而安 [2]" w:date="2023-08-11T15:54:36Z">
        <w:r>
          <w:rPr>
            <w:rFonts w:hint="eastAsia" w:ascii="仿宋" w:hAnsi="仿宋" w:eastAsia="仿宋" w:cs="仿宋"/>
            <w:kern w:val="2"/>
            <w:sz w:val="24"/>
            <w:szCs w:val="24"/>
            <w:highlight w:val="none"/>
            <w:lang w:val="en-US" w:eastAsia="zh-CN"/>
          </w:rPr>
          <w:t>各部门（中心）</w:t>
        </w:r>
      </w:ins>
      <w:ins w:id="2486" w:author="随遇而安 [2]" w:date="2023-08-11T15:54:36Z">
        <w:r>
          <w:rPr>
            <w:rFonts w:hint="eastAsia" w:ascii="仿宋" w:hAnsi="仿宋" w:eastAsia="仿宋" w:cs="仿宋"/>
            <w:kern w:val="2"/>
            <w:sz w:val="24"/>
            <w:szCs w:val="24"/>
            <w:highlight w:val="none"/>
            <w:lang w:eastAsia="zh-CN"/>
          </w:rPr>
          <w:t>识别、建立相关方安全管理台账并定期更新，并对</w:t>
        </w:r>
      </w:ins>
      <w:ins w:id="2487" w:author="随遇而安 [2]" w:date="2023-08-11T15:54:36Z">
        <w:r>
          <w:rPr>
            <w:rFonts w:hint="eastAsia" w:ascii="仿宋" w:hAnsi="仿宋" w:eastAsia="仿宋" w:cs="仿宋"/>
            <w:kern w:val="2"/>
            <w:sz w:val="24"/>
            <w:szCs w:val="24"/>
            <w:highlight w:val="none"/>
            <w:lang w:val="en-US" w:eastAsia="zh-CN"/>
          </w:rPr>
          <w:t>各部门（中心）</w:t>
        </w:r>
      </w:ins>
      <w:ins w:id="2488" w:author="随遇而安 [2]" w:date="2023-08-11T15:54:36Z">
        <w:r>
          <w:rPr>
            <w:rFonts w:hint="eastAsia" w:ascii="仿宋" w:hAnsi="仿宋" w:eastAsia="仿宋" w:cs="仿宋"/>
            <w:kern w:val="2"/>
            <w:sz w:val="24"/>
            <w:szCs w:val="24"/>
            <w:highlight w:val="none"/>
            <w:lang w:eastAsia="zh-CN"/>
          </w:rPr>
          <w:t>相关方安全管理工作进行监督检查。</w:t>
        </w:r>
        <w:bookmarkEnd w:id="76"/>
        <w:bookmarkEnd w:id="77"/>
        <w:bookmarkEnd w:id="78"/>
      </w:ins>
    </w:p>
    <w:p w14:paraId="793A6841">
      <w:pPr>
        <w:widowControl/>
        <w:numPr>
          <w:ilvl w:val="1"/>
          <w:numId w:val="4"/>
          <w:ins w:id="2490" w:author="随遇而安 [2]" w:date="2024-12-23T16:42:17Z"/>
        </w:numPr>
        <w:tabs>
          <w:tab w:val="left" w:pos="0"/>
        </w:tabs>
        <w:spacing w:after="120" w:line="360" w:lineRule="auto"/>
        <w:ind w:left="567" w:right="153" w:hanging="567" w:firstLineChars="0"/>
        <w:jc w:val="left"/>
        <w:outlineLvl w:val="9"/>
        <w:rPr>
          <w:ins w:id="2491" w:author="随遇而安 [2]" w:date="2024-12-23T16:43:10Z"/>
          <w:rFonts w:hint="eastAsia" w:ascii="仿宋" w:hAnsi="仿宋" w:eastAsia="仿宋" w:cs="仿宋"/>
          <w:kern w:val="2"/>
          <w:sz w:val="24"/>
          <w:szCs w:val="24"/>
          <w:highlight w:val="none"/>
          <w:lang w:eastAsia="zh-CN"/>
        </w:rPr>
        <w:pPrChange w:id="2489" w:author="随遇而安 [2]" w:date="2024-12-23T17:06:46Z">
          <w:pPr>
            <w:tabs>
              <w:tab w:val="left" w:pos="993"/>
            </w:tabs>
            <w:spacing w:line="360" w:lineRule="auto"/>
            <w:ind w:firstLine="482" w:firstLineChars="0"/>
            <w:jc w:val="both"/>
          </w:pPr>
        </w:pPrChange>
      </w:pPr>
      <w:ins w:id="2492" w:author="随遇而安 [2]" w:date="2024-12-23T16:43:13Z">
        <w:bookmarkStart w:id="79" w:name="_Toc10066"/>
        <w:bookmarkStart w:id="80" w:name="_Toc26739"/>
        <w:bookmarkStart w:id="81" w:name="_Toc29173"/>
        <w:bookmarkStart w:id="82" w:name="_Toc3938"/>
        <w:r>
          <w:rPr>
            <w:rFonts w:hint="eastAsia" w:ascii="仿宋" w:hAnsi="仿宋" w:eastAsia="仿宋" w:cs="仿宋"/>
            <w:kern w:val="2"/>
            <w:sz w:val="24"/>
            <w:szCs w:val="24"/>
            <w:highlight w:val="none"/>
            <w:lang w:val="en-US" w:eastAsia="zh-CN"/>
          </w:rPr>
          <w:t>公司</w:t>
        </w:r>
      </w:ins>
      <w:ins w:id="2493" w:author="随遇而安 [2]" w:date="2024-12-23T16:43:15Z">
        <w:r>
          <w:rPr>
            <w:rFonts w:hint="eastAsia" w:ascii="仿宋" w:hAnsi="仿宋" w:eastAsia="仿宋" w:cs="仿宋"/>
            <w:kern w:val="2"/>
            <w:sz w:val="24"/>
            <w:szCs w:val="24"/>
            <w:highlight w:val="none"/>
            <w:lang w:val="en-US" w:eastAsia="zh-CN"/>
          </w:rPr>
          <w:t>相关部门</w:t>
        </w:r>
        <w:bookmarkEnd w:id="79"/>
        <w:bookmarkEnd w:id="80"/>
        <w:bookmarkEnd w:id="81"/>
        <w:bookmarkEnd w:id="82"/>
      </w:ins>
    </w:p>
    <w:p w14:paraId="4D4AD0DE">
      <w:pPr>
        <w:widowControl/>
        <w:numPr>
          <w:ilvl w:val="2"/>
          <w:numId w:val="4"/>
          <w:ins w:id="2495" w:author="随遇而安 [2]" w:date="2024-12-23T16:44:41Z"/>
        </w:numPr>
        <w:tabs>
          <w:tab w:val="left" w:pos="0"/>
        </w:tabs>
        <w:spacing w:after="120" w:line="360" w:lineRule="auto"/>
        <w:ind w:left="0" w:right="153" w:firstLine="0" w:firstLineChars="0"/>
        <w:jc w:val="left"/>
        <w:outlineLvl w:val="9"/>
        <w:rPr>
          <w:ins w:id="2496" w:author="随遇而安 [2]" w:date="2024-12-23T16:44:42Z"/>
          <w:rFonts w:hint="eastAsia" w:ascii="仿宋" w:hAnsi="仿宋" w:eastAsia="仿宋" w:cs="仿宋"/>
          <w:b w:val="0"/>
          <w:bCs w:val="0"/>
          <w:kern w:val="2"/>
          <w:sz w:val="24"/>
          <w:szCs w:val="24"/>
          <w:highlight w:val="none"/>
          <w:lang w:val="en-US" w:eastAsia="zh-CN" w:bidi="ar-SA"/>
          <w:rPrChange w:id="2497" w:author="随遇而安 [2]" w:date="2024-12-23T16:44:46Z">
            <w:rPr>
              <w:ins w:id="2498" w:author="随遇而安 [2]" w:date="2024-12-23T16:44:42Z"/>
              <w:rFonts w:hint="eastAsia" w:ascii="仿宋" w:hAnsi="仿宋" w:eastAsia="仿宋" w:cs="仿宋"/>
              <w:b/>
              <w:kern w:val="2"/>
              <w:sz w:val="24"/>
              <w:szCs w:val="24"/>
              <w:highlight w:val="none"/>
              <w:lang w:val="en-US" w:eastAsia="zh-CN" w:bidi="ar-SA"/>
            </w:rPr>
          </w:rPrChange>
        </w:rPr>
        <w:pPrChange w:id="2494" w:author="随遇而安 [2]" w:date="2024-12-23T17:05:17Z">
          <w:pPr>
            <w:widowControl w:val="0"/>
            <w:numPr>
              <w:ilvl w:val="0"/>
              <w:numId w:val="3"/>
            </w:numPr>
            <w:tabs>
              <w:tab w:val="center" w:pos="993"/>
            </w:tabs>
            <w:spacing w:line="360" w:lineRule="auto"/>
            <w:ind w:left="0" w:firstLine="482" w:firstLineChars="200"/>
            <w:jc w:val="both"/>
            <w:outlineLvl w:val="2"/>
          </w:pPr>
        </w:pPrChange>
      </w:pPr>
      <w:ins w:id="2499" w:author="随遇而安 [2]" w:date="2024-12-23T16:43:42Z">
        <w:bookmarkStart w:id="83" w:name="_Toc3814"/>
        <w:bookmarkStart w:id="84" w:name="_Toc28640"/>
        <w:bookmarkStart w:id="85" w:name="_Toc894"/>
        <w:r>
          <w:rPr>
            <w:rFonts w:hint="eastAsia" w:ascii="仿宋" w:hAnsi="仿宋" w:eastAsia="仿宋" w:cs="仿宋"/>
            <w:b w:val="0"/>
            <w:bCs w:val="0"/>
            <w:kern w:val="2"/>
            <w:sz w:val="24"/>
            <w:szCs w:val="24"/>
            <w:highlight w:val="none"/>
            <w:lang w:val="en-US" w:eastAsia="zh-CN"/>
            <w:rPrChange w:id="2500" w:author="随遇而安 [2]" w:date="2024-12-23T16:44:46Z">
              <w:rPr>
                <w:rFonts w:hint="eastAsia" w:ascii="仿宋" w:hAnsi="仿宋" w:eastAsia="仿宋" w:cs="仿宋"/>
                <w:kern w:val="2"/>
                <w:sz w:val="24"/>
                <w:szCs w:val="24"/>
                <w:highlight w:val="none"/>
                <w:lang w:val="en-US" w:eastAsia="zh-CN"/>
              </w:rPr>
            </w:rPrChange>
          </w:rPr>
          <w:t>公司</w:t>
        </w:r>
      </w:ins>
      <w:ins w:id="2501" w:author="随遇而安 [2]" w:date="2024-12-23T16:43:43Z">
        <w:r>
          <w:rPr>
            <w:rFonts w:hint="eastAsia" w:ascii="仿宋" w:hAnsi="仿宋" w:eastAsia="仿宋" w:cs="仿宋"/>
            <w:b w:val="0"/>
            <w:bCs w:val="0"/>
            <w:kern w:val="2"/>
            <w:sz w:val="24"/>
            <w:szCs w:val="24"/>
            <w:highlight w:val="none"/>
            <w:lang w:val="en-US" w:eastAsia="zh-CN"/>
            <w:rPrChange w:id="2502" w:author="随遇而安 [2]" w:date="2024-12-23T16:44:46Z">
              <w:rPr>
                <w:rFonts w:hint="eastAsia" w:ascii="仿宋" w:hAnsi="仿宋" w:eastAsia="仿宋" w:cs="仿宋"/>
                <w:kern w:val="2"/>
                <w:sz w:val="24"/>
                <w:szCs w:val="24"/>
                <w:highlight w:val="none"/>
                <w:lang w:val="en-US" w:eastAsia="zh-CN"/>
              </w:rPr>
            </w:rPrChange>
          </w:rPr>
          <w:t>各</w:t>
        </w:r>
      </w:ins>
      <w:ins w:id="2503" w:author="随遇而安 [2]" w:date="2024-12-23T16:43:25Z">
        <w:r>
          <w:rPr>
            <w:rFonts w:hint="eastAsia" w:ascii="仿宋" w:hAnsi="仿宋" w:eastAsia="仿宋" w:cs="仿宋"/>
            <w:b w:val="0"/>
            <w:bCs w:val="0"/>
            <w:kern w:val="2"/>
            <w:sz w:val="24"/>
            <w:szCs w:val="24"/>
            <w:highlight w:val="none"/>
            <w:lang w:eastAsia="zh-CN"/>
            <w:rPrChange w:id="2504" w:author="随遇而安 [2]" w:date="2024-12-23T16:44:46Z">
              <w:rPr>
                <w:rFonts w:hint="eastAsia"/>
              </w:rPr>
            </w:rPrChange>
          </w:rPr>
          <w:t>部门，应按照“谁主管谁负责、谁使用谁负责、谁的专业谁负责”归口管理原则，做好各自业务范围内的相关方对接管理工作，并承担相应的安全管理责任。</w:t>
        </w:r>
        <w:bookmarkEnd w:id="83"/>
        <w:bookmarkEnd w:id="84"/>
        <w:bookmarkEnd w:id="85"/>
      </w:ins>
      <w:bookmarkStart w:id="86" w:name="_Toc25166"/>
      <w:bookmarkStart w:id="87" w:name="_Toc491939300"/>
    </w:p>
    <w:p w14:paraId="19A7F0A1">
      <w:pPr>
        <w:widowControl/>
        <w:numPr>
          <w:ilvl w:val="2"/>
          <w:numId w:val="4"/>
          <w:ins w:id="2506" w:author="随遇而安 [2]" w:date="2024-12-23T16:44:41Z"/>
        </w:numPr>
        <w:tabs>
          <w:tab w:val="left" w:pos="0"/>
        </w:tabs>
        <w:spacing w:after="120" w:line="360" w:lineRule="auto"/>
        <w:ind w:left="0" w:right="153" w:firstLine="0" w:firstLineChars="0"/>
        <w:jc w:val="left"/>
        <w:outlineLvl w:val="9"/>
        <w:rPr>
          <w:ins w:id="2507" w:author="随遇而安 [2]" w:date="2024-12-23T16:44:38Z"/>
          <w:rFonts w:hint="eastAsia" w:ascii="仿宋" w:hAnsi="仿宋" w:eastAsia="仿宋" w:cs="仿宋"/>
          <w:b w:val="0"/>
          <w:bCs w:val="0"/>
          <w:kern w:val="2"/>
          <w:sz w:val="24"/>
          <w:szCs w:val="24"/>
          <w:highlight w:val="none"/>
          <w:lang w:val="en-US" w:eastAsia="zh-CN" w:bidi="ar-SA"/>
          <w:rPrChange w:id="2508" w:author="随遇而安 [2]" w:date="2024-12-23T16:44:46Z">
            <w:rPr>
              <w:ins w:id="2509" w:author="随遇而安 [2]" w:date="2024-12-23T16:44:38Z"/>
              <w:rFonts w:hint="eastAsia" w:ascii="仿宋" w:hAnsi="仿宋" w:eastAsia="仿宋" w:cs="仿宋"/>
              <w:b/>
              <w:kern w:val="2"/>
              <w:sz w:val="24"/>
              <w:szCs w:val="24"/>
              <w:highlight w:val="none"/>
              <w:lang w:val="en-US" w:eastAsia="zh-CN" w:bidi="ar-SA"/>
            </w:rPr>
          </w:rPrChange>
        </w:rPr>
        <w:pPrChange w:id="2505" w:author="随遇而安 [2]" w:date="2024-12-23T17:05:19Z">
          <w:pPr>
            <w:widowControl w:val="0"/>
            <w:numPr>
              <w:ilvl w:val="0"/>
              <w:numId w:val="3"/>
            </w:numPr>
            <w:tabs>
              <w:tab w:val="center" w:pos="993"/>
            </w:tabs>
            <w:spacing w:line="360" w:lineRule="auto"/>
            <w:ind w:left="0" w:firstLine="482" w:firstLineChars="200"/>
            <w:jc w:val="both"/>
            <w:outlineLvl w:val="2"/>
          </w:pPr>
        </w:pPrChange>
      </w:pPr>
      <w:ins w:id="2510" w:author="随遇而安 [2]" w:date="2024-12-23T16:44:34Z">
        <w:bookmarkStart w:id="88" w:name="_Toc27376"/>
        <w:bookmarkStart w:id="89" w:name="_Toc9237"/>
        <w:bookmarkStart w:id="90" w:name="_Toc26853"/>
        <w:r>
          <w:rPr>
            <w:rFonts w:hint="eastAsia" w:ascii="仿宋" w:hAnsi="仿宋" w:eastAsia="仿宋" w:cs="仿宋"/>
            <w:b w:val="0"/>
            <w:bCs w:val="0"/>
            <w:kern w:val="2"/>
            <w:sz w:val="24"/>
            <w:szCs w:val="24"/>
            <w:highlight w:val="none"/>
            <w:lang w:eastAsia="zh-CN"/>
            <w:rPrChange w:id="2511" w:author="随遇而安 [2]" w:date="2024-12-23T16:44:46Z">
              <w:rPr>
                <w:rFonts w:hint="eastAsia"/>
              </w:rPr>
            </w:rPrChange>
          </w:rPr>
          <w:t>作为管理单位，按照本制度以及有关相关方管理的行业法律法规、规范标准，以及</w:t>
        </w:r>
      </w:ins>
      <w:ins w:id="2512" w:author="随遇而安 [2]" w:date="2024-12-23T16:45:08Z">
        <w:r>
          <w:rPr>
            <w:rFonts w:hint="eastAsia" w:ascii="仿宋" w:hAnsi="仿宋" w:eastAsia="仿宋" w:cs="仿宋"/>
            <w:b w:val="0"/>
            <w:bCs w:val="0"/>
            <w:kern w:val="2"/>
            <w:sz w:val="24"/>
            <w:szCs w:val="24"/>
            <w:highlight w:val="none"/>
            <w:lang w:val="en-US" w:eastAsia="zh-CN"/>
          </w:rPr>
          <w:t>公司</w:t>
        </w:r>
      </w:ins>
      <w:ins w:id="2513" w:author="随遇而安 [2]" w:date="2024-12-23T16:44:34Z">
        <w:r>
          <w:rPr>
            <w:rFonts w:hint="eastAsia" w:ascii="仿宋" w:hAnsi="仿宋" w:eastAsia="仿宋" w:cs="仿宋"/>
            <w:b w:val="0"/>
            <w:bCs w:val="0"/>
            <w:kern w:val="2"/>
            <w:sz w:val="24"/>
            <w:szCs w:val="24"/>
            <w:highlight w:val="none"/>
            <w:lang w:eastAsia="zh-CN"/>
            <w:rPrChange w:id="2514" w:author="随遇而安 [2]" w:date="2024-12-23T16:44:46Z">
              <w:rPr>
                <w:rFonts w:hint="eastAsia"/>
              </w:rPr>
            </w:rPrChange>
          </w:rPr>
          <w:t>相关安全环保管理制度，落实进场前安全培训和安全告知、对相关方作业过程进行过程监督管理。</w:t>
        </w:r>
        <w:bookmarkEnd w:id="88"/>
        <w:bookmarkEnd w:id="89"/>
        <w:bookmarkEnd w:id="90"/>
      </w:ins>
    </w:p>
    <w:bookmarkEnd w:id="86"/>
    <w:bookmarkEnd w:id="87"/>
    <w:p w14:paraId="5EDD619F">
      <w:pPr>
        <w:widowControl/>
        <w:numPr>
          <w:ilvl w:val="0"/>
          <w:numId w:val="4"/>
          <w:ins w:id="2516" w:author="随遇而安 [2]" w:date="2024-12-23T16:46:28Z"/>
        </w:numPr>
        <w:tabs>
          <w:tab w:val="left" w:pos="440"/>
        </w:tabs>
        <w:spacing w:after="120" w:line="360" w:lineRule="auto"/>
        <w:ind w:left="425" w:right="153" w:hanging="425" w:firstLineChars="0"/>
        <w:jc w:val="left"/>
        <w:outlineLvl w:val="0"/>
        <w:rPr>
          <w:ins w:id="2517" w:author="随遇而安 [2]" w:date="2024-12-23T16:46:10Z"/>
          <w:rFonts w:hint="eastAsia" w:ascii="仿宋" w:hAnsi="仿宋" w:eastAsia="仿宋" w:cs="仿宋"/>
          <w:b/>
          <w:kern w:val="2"/>
          <w:sz w:val="24"/>
          <w:szCs w:val="24"/>
          <w:highlight w:val="none"/>
          <w:lang w:eastAsia="zh-CN"/>
          <w:rPrChange w:id="2518" w:author="随遇而安 [2]" w:date="2024-12-23T16:46:28Z">
            <w:rPr>
              <w:ins w:id="2519" w:author="随遇而安 [2]" w:date="2024-12-23T16:46:10Z"/>
              <w:rFonts w:hint="eastAsia" w:ascii="仿宋" w:hAnsi="仿宋" w:eastAsia="仿宋" w:cs="仿宋"/>
              <w:kern w:val="2"/>
              <w:sz w:val="24"/>
              <w:szCs w:val="24"/>
              <w:highlight w:val="none"/>
              <w:lang w:eastAsia="zh-CN"/>
            </w:rPr>
          </w:rPrChange>
        </w:rPr>
        <w:pPrChange w:id="2515" w:author="随遇而安 [2]" w:date="2024-12-23T16:46:28Z">
          <w:pPr>
            <w:tabs>
              <w:tab w:val="left" w:pos="993"/>
            </w:tabs>
            <w:spacing w:line="360" w:lineRule="auto"/>
            <w:ind w:firstLine="482" w:firstLineChars="0"/>
            <w:jc w:val="both"/>
          </w:pPr>
        </w:pPrChange>
      </w:pPr>
      <w:ins w:id="2520" w:author="随遇而安 [2]" w:date="2023-08-11T15:54:36Z">
        <w:bookmarkStart w:id="91" w:name="_Toc25598"/>
        <w:bookmarkStart w:id="92" w:name="_Toc25780"/>
        <w:bookmarkStart w:id="93" w:name="_Toc31868"/>
        <w:bookmarkStart w:id="94" w:name="_Toc30278"/>
        <w:bookmarkStart w:id="95" w:name="_Toc11250"/>
        <w:bookmarkStart w:id="96" w:name="_Toc20648"/>
        <w:r>
          <w:rPr>
            <w:rFonts w:hint="eastAsia" w:ascii="仿宋" w:hAnsi="仿宋" w:eastAsia="仿宋" w:cs="仿宋"/>
            <w:b/>
            <w:kern w:val="2"/>
            <w:sz w:val="24"/>
            <w:szCs w:val="24"/>
            <w:highlight w:val="none"/>
            <w:lang w:eastAsia="zh-CN"/>
          </w:rPr>
          <w:t>相关方准入</w:t>
        </w:r>
        <w:bookmarkEnd w:id="91"/>
        <w:bookmarkEnd w:id="92"/>
        <w:bookmarkEnd w:id="93"/>
        <w:bookmarkEnd w:id="94"/>
        <w:bookmarkEnd w:id="95"/>
        <w:bookmarkEnd w:id="96"/>
      </w:ins>
    </w:p>
    <w:p w14:paraId="5481E0D7">
      <w:pPr>
        <w:widowControl/>
        <w:numPr>
          <w:ilvl w:val="1"/>
          <w:numId w:val="4"/>
          <w:ins w:id="2522" w:author="随遇而安 [2]" w:date="2024-12-23T16:47:36Z"/>
        </w:numPr>
        <w:tabs>
          <w:tab w:val="left" w:pos="0"/>
        </w:tabs>
        <w:spacing w:after="120" w:line="360" w:lineRule="auto"/>
        <w:ind w:left="7" w:right="153" w:hanging="7" w:firstLineChars="0"/>
        <w:jc w:val="left"/>
        <w:outlineLvl w:val="9"/>
        <w:rPr>
          <w:ins w:id="2523" w:author="随遇而安 [2]" w:date="2024-12-23T16:46:47Z"/>
          <w:rFonts w:hint="eastAsia" w:ascii="仿宋" w:hAnsi="仿宋" w:eastAsia="仿宋" w:cs="仿宋"/>
          <w:kern w:val="2"/>
          <w:sz w:val="24"/>
          <w:szCs w:val="24"/>
          <w:highlight w:val="none"/>
          <w:lang w:eastAsia="zh-CN"/>
        </w:rPr>
        <w:pPrChange w:id="2521" w:author="随遇而安 [2]" w:date="2024-12-23T17:05:21Z">
          <w:pPr>
            <w:tabs>
              <w:tab w:val="left" w:pos="993"/>
            </w:tabs>
            <w:spacing w:line="360" w:lineRule="auto"/>
            <w:ind w:firstLine="482" w:firstLineChars="0"/>
            <w:jc w:val="both"/>
          </w:pPr>
        </w:pPrChange>
      </w:pPr>
      <w:ins w:id="2524" w:author="随遇而安 [2]" w:date="2023-08-11T15:54:36Z">
        <w:bookmarkStart w:id="97" w:name="_Toc13800"/>
        <w:bookmarkStart w:id="98" w:name="_Toc16158"/>
        <w:bookmarkStart w:id="99" w:name="_Toc309"/>
        <w:r>
          <w:rPr>
            <w:rFonts w:hint="eastAsia" w:ascii="仿宋" w:hAnsi="仿宋" w:eastAsia="仿宋" w:cs="仿宋"/>
            <w:kern w:val="2"/>
            <w:sz w:val="24"/>
            <w:szCs w:val="24"/>
            <w:highlight w:val="none"/>
            <w:lang w:eastAsia="zh-CN"/>
          </w:rPr>
          <w:t>相关方准入前，</w:t>
        </w:r>
      </w:ins>
      <w:ins w:id="2525" w:author="随遇而安 [2]" w:date="2023-08-11T15:54:36Z">
        <w:r>
          <w:rPr>
            <w:rFonts w:hint="eastAsia" w:ascii="仿宋" w:hAnsi="仿宋" w:eastAsia="仿宋" w:cs="仿宋"/>
            <w:kern w:val="2"/>
            <w:sz w:val="24"/>
            <w:szCs w:val="24"/>
            <w:highlight w:val="none"/>
            <w:lang w:val="en-US" w:eastAsia="zh-CN"/>
          </w:rPr>
          <w:t>各部门（中心）</w:t>
        </w:r>
      </w:ins>
      <w:ins w:id="2526" w:author="随遇而安 [2]" w:date="2023-08-11T15:54:36Z">
        <w:r>
          <w:rPr>
            <w:rFonts w:hint="eastAsia" w:ascii="仿宋" w:hAnsi="仿宋" w:eastAsia="仿宋" w:cs="仿宋"/>
            <w:kern w:val="2"/>
            <w:sz w:val="24"/>
            <w:szCs w:val="24"/>
            <w:highlight w:val="none"/>
            <w:lang w:eastAsia="zh-CN"/>
          </w:rPr>
          <w:t>必须对其安全资质、安全生产状况进行审验和评价，确保符合国家、行业规定的要求。</w:t>
        </w:r>
        <w:bookmarkEnd w:id="97"/>
        <w:bookmarkEnd w:id="98"/>
        <w:bookmarkEnd w:id="99"/>
      </w:ins>
    </w:p>
    <w:p w14:paraId="34E11CE8">
      <w:pPr>
        <w:widowControl/>
        <w:numPr>
          <w:ilvl w:val="1"/>
          <w:numId w:val="4"/>
          <w:ins w:id="2528" w:author="随遇而安 [2]" w:date="2024-12-23T16:47:36Z"/>
        </w:numPr>
        <w:tabs>
          <w:tab w:val="left" w:pos="0"/>
        </w:tabs>
        <w:spacing w:after="120" w:line="360" w:lineRule="auto"/>
        <w:ind w:left="7" w:right="153" w:hanging="7" w:firstLineChars="0"/>
        <w:jc w:val="left"/>
        <w:outlineLvl w:val="9"/>
        <w:rPr>
          <w:ins w:id="2529" w:author="随遇而安 [2]" w:date="2024-12-23T16:46:49Z"/>
          <w:rFonts w:hint="eastAsia" w:ascii="仿宋" w:hAnsi="仿宋" w:eastAsia="仿宋" w:cs="仿宋"/>
          <w:kern w:val="2"/>
          <w:sz w:val="24"/>
          <w:szCs w:val="24"/>
          <w:highlight w:val="none"/>
          <w:lang w:eastAsia="zh-CN"/>
        </w:rPr>
        <w:pPrChange w:id="2527" w:author="随遇而安 [2]" w:date="2024-12-23T17:05:22Z">
          <w:pPr>
            <w:tabs>
              <w:tab w:val="left" w:pos="993"/>
            </w:tabs>
            <w:spacing w:line="360" w:lineRule="auto"/>
            <w:ind w:firstLine="482" w:firstLineChars="0"/>
            <w:jc w:val="both"/>
          </w:pPr>
        </w:pPrChange>
      </w:pPr>
      <w:ins w:id="2530" w:author="随遇而安 [2]" w:date="2024-12-23T16:46:00Z">
        <w:bookmarkStart w:id="100" w:name="_Toc32525"/>
        <w:bookmarkStart w:id="101" w:name="_Toc26407"/>
        <w:bookmarkStart w:id="102" w:name="_Toc12672"/>
        <w:r>
          <w:rPr>
            <w:rFonts w:hint="eastAsia" w:ascii="仿宋" w:hAnsi="仿宋" w:eastAsia="仿宋" w:cs="仿宋"/>
            <w:kern w:val="2"/>
            <w:sz w:val="24"/>
            <w:szCs w:val="24"/>
            <w:highlight w:val="none"/>
            <w:lang w:eastAsia="zh-CN"/>
          </w:rPr>
          <w:t>安全资质包含企业资质、设备和人员资质，如企业安全生产许可、特种作业操 作证、特种设备定期检验合格标志等</w:t>
        </w:r>
      </w:ins>
      <w:ins w:id="2531" w:author="随遇而安 [2]" w:date="2024-12-23T16:47:42Z">
        <w:r>
          <w:rPr>
            <w:rFonts w:hint="eastAsia" w:ascii="仿宋" w:hAnsi="仿宋" w:eastAsia="仿宋" w:cs="仿宋"/>
            <w:kern w:val="2"/>
            <w:sz w:val="24"/>
            <w:szCs w:val="24"/>
            <w:highlight w:val="none"/>
            <w:lang w:eastAsia="zh-CN"/>
          </w:rPr>
          <w:t>。</w:t>
        </w:r>
        <w:bookmarkEnd w:id="100"/>
        <w:bookmarkEnd w:id="101"/>
        <w:bookmarkEnd w:id="102"/>
      </w:ins>
    </w:p>
    <w:p w14:paraId="5A386BAD">
      <w:pPr>
        <w:widowControl/>
        <w:numPr>
          <w:ilvl w:val="1"/>
          <w:numId w:val="4"/>
          <w:ins w:id="2533" w:author="随遇而安 [2]" w:date="2024-12-23T16:47:36Z"/>
        </w:numPr>
        <w:tabs>
          <w:tab w:val="left" w:pos="0"/>
        </w:tabs>
        <w:spacing w:after="120" w:line="360" w:lineRule="auto"/>
        <w:ind w:left="7" w:right="153" w:hanging="7" w:firstLineChars="0"/>
        <w:jc w:val="left"/>
        <w:outlineLvl w:val="9"/>
        <w:rPr>
          <w:ins w:id="2534" w:author="随遇而安 [2]" w:date="2024-12-23T16:47:03Z"/>
          <w:rFonts w:hint="eastAsia" w:ascii="仿宋" w:hAnsi="仿宋" w:eastAsia="仿宋" w:cs="仿宋"/>
          <w:kern w:val="2"/>
          <w:sz w:val="24"/>
          <w:szCs w:val="24"/>
          <w:highlight w:val="none"/>
          <w:lang w:eastAsia="zh-CN"/>
        </w:rPr>
        <w:pPrChange w:id="2532" w:author="随遇而安 [2]" w:date="2024-12-23T17:05:24Z">
          <w:pPr>
            <w:tabs>
              <w:tab w:val="left" w:pos="993"/>
            </w:tabs>
            <w:spacing w:line="360" w:lineRule="auto"/>
            <w:ind w:firstLine="482" w:firstLineChars="0"/>
            <w:jc w:val="both"/>
          </w:pPr>
        </w:pPrChange>
      </w:pPr>
      <w:ins w:id="2535" w:author="随遇而安 [2]" w:date="2024-12-23T16:46:50Z">
        <w:bookmarkStart w:id="103" w:name="_Toc2723"/>
        <w:bookmarkStart w:id="104" w:name="_Toc26006"/>
        <w:bookmarkStart w:id="105" w:name="_Toc26539"/>
        <w:r>
          <w:rPr>
            <w:rFonts w:hint="eastAsia" w:ascii="仿宋" w:hAnsi="仿宋" w:eastAsia="仿宋" w:cs="仿宋"/>
            <w:spacing w:val="0"/>
            <w:kern w:val="2"/>
            <w:sz w:val="24"/>
            <w:szCs w:val="24"/>
            <w:highlight w:val="none"/>
            <w:lang w:eastAsia="zh-CN"/>
            <w:rPrChange w:id="2536" w:author="随遇而安 [2]" w:date="2024-12-23T16:47:36Z">
              <w:rPr>
                <w:rFonts w:ascii="宋体" w:hAnsi="宋体" w:eastAsia="宋体" w:cs="宋体"/>
                <w:spacing w:val="-2"/>
                <w:sz w:val="24"/>
                <w:szCs w:val="24"/>
              </w:rPr>
            </w:rPrChange>
          </w:rPr>
          <w:t>列入安全失信名单的、发生过严重责任事故的不得选择</w:t>
        </w:r>
      </w:ins>
      <w:ins w:id="2537" w:author="随遇而安 [2]" w:date="2024-12-23T16:46:56Z">
        <w:r>
          <w:rPr>
            <w:rFonts w:hint="eastAsia" w:ascii="仿宋" w:hAnsi="仿宋" w:eastAsia="仿宋" w:cs="仿宋"/>
            <w:spacing w:val="0"/>
            <w:kern w:val="2"/>
            <w:sz w:val="24"/>
            <w:szCs w:val="24"/>
            <w:highlight w:val="none"/>
            <w:lang w:eastAsia="zh-CN"/>
            <w:rPrChange w:id="2538" w:author="随遇而安 [2]" w:date="2024-12-23T16:47:36Z">
              <w:rPr>
                <w:rFonts w:hint="eastAsia" w:ascii="宋体" w:hAnsi="宋体" w:eastAsia="宋体" w:cs="宋体"/>
                <w:spacing w:val="-2"/>
                <w:sz w:val="24"/>
                <w:szCs w:val="24"/>
                <w:lang w:eastAsia="zh-CN"/>
              </w:rPr>
            </w:rPrChange>
          </w:rPr>
          <w:t>。</w:t>
        </w:r>
        <w:bookmarkEnd w:id="103"/>
        <w:bookmarkEnd w:id="104"/>
        <w:bookmarkEnd w:id="105"/>
      </w:ins>
    </w:p>
    <w:p w14:paraId="255B9FC3">
      <w:pPr>
        <w:widowControl/>
        <w:numPr>
          <w:ilvl w:val="1"/>
          <w:numId w:val="4"/>
          <w:ins w:id="2540" w:author="随遇而安 [2]" w:date="2024-12-23T16:47:32Z"/>
        </w:numPr>
        <w:tabs>
          <w:tab w:val="left" w:pos="0"/>
        </w:tabs>
        <w:spacing w:after="120" w:line="360" w:lineRule="auto"/>
        <w:ind w:left="7" w:right="153" w:hanging="7" w:firstLineChars="0"/>
        <w:jc w:val="left"/>
        <w:outlineLvl w:val="9"/>
        <w:rPr>
          <w:ins w:id="2541" w:author="随遇而安 [2]" w:date="2024-12-23T16:45:54Z"/>
          <w:rFonts w:hint="eastAsia" w:ascii="仿宋" w:hAnsi="仿宋" w:eastAsia="仿宋" w:cs="仿宋"/>
          <w:kern w:val="2"/>
          <w:sz w:val="24"/>
          <w:szCs w:val="24"/>
          <w:highlight w:val="none"/>
          <w:lang w:eastAsia="zh-CN"/>
        </w:rPr>
        <w:pPrChange w:id="2539" w:author="随遇而安 [2]" w:date="2024-12-23T17:05:26Z">
          <w:pPr>
            <w:tabs>
              <w:tab w:val="left" w:pos="993"/>
            </w:tabs>
            <w:spacing w:line="360" w:lineRule="auto"/>
            <w:ind w:firstLine="482" w:firstLineChars="0"/>
            <w:jc w:val="both"/>
          </w:pPr>
        </w:pPrChange>
      </w:pPr>
      <w:ins w:id="2542" w:author="随遇而安 [2]" w:date="2024-12-23T16:47:04Z">
        <w:bookmarkStart w:id="106" w:name="_Toc13816"/>
        <w:bookmarkStart w:id="107" w:name="_Toc12995"/>
        <w:bookmarkStart w:id="108" w:name="_Toc15077"/>
        <w:r>
          <w:rPr>
            <w:rFonts w:hint="eastAsia" w:ascii="仿宋" w:hAnsi="仿宋" w:eastAsia="仿宋" w:cs="仿宋"/>
            <w:kern w:val="2"/>
            <w:sz w:val="24"/>
            <w:szCs w:val="24"/>
            <w:highlight w:val="none"/>
            <w:lang w:eastAsia="zh-CN"/>
            <w:rPrChange w:id="2543" w:author="随遇而安 [2]" w:date="2024-12-23T16:47:27Z">
              <w:rPr>
                <w:rFonts w:ascii="宋体" w:hAnsi="宋体" w:eastAsia="宋体" w:cs="宋体"/>
                <w:sz w:val="24"/>
                <w:szCs w:val="24"/>
              </w:rPr>
            </w:rPrChange>
          </w:rPr>
          <w:t>在采购特种劳动防护用品时，在合同中应要求相关方提供相应资质，</w:t>
        </w:r>
      </w:ins>
      <w:ins w:id="2544" w:author="随遇而安 [2]" w:date="2024-12-23T16:47:04Z">
        <w:r>
          <w:rPr>
            <w:rFonts w:hint="eastAsia" w:ascii="仿宋" w:hAnsi="仿宋" w:eastAsia="仿宋" w:cs="仿宋"/>
            <w:spacing w:val="0"/>
            <w:kern w:val="2"/>
            <w:sz w:val="24"/>
            <w:szCs w:val="24"/>
            <w:highlight w:val="none"/>
            <w:lang w:eastAsia="zh-CN"/>
            <w:rPrChange w:id="2545" w:author="随遇而安 [2]" w:date="2024-12-23T16:47:27Z">
              <w:rPr>
                <w:rFonts w:ascii="宋体" w:hAnsi="宋体" w:eastAsia="宋体" w:cs="宋体"/>
                <w:spacing w:val="-1"/>
                <w:sz w:val="24"/>
                <w:szCs w:val="24"/>
              </w:rPr>
            </w:rPrChange>
          </w:rPr>
          <w:t>所供应劳动防护用品应取得特种劳动防护用品安全标志；安全头盔应通过</w:t>
        </w:r>
      </w:ins>
      <w:ins w:id="2546" w:author="随遇而安 [2]" w:date="2024-12-23T16:47:04Z">
        <w:r>
          <w:rPr>
            <w:rFonts w:hint="eastAsia" w:ascii="仿宋" w:hAnsi="仿宋" w:eastAsia="仿宋" w:cs="仿宋"/>
            <w:spacing w:val="0"/>
            <w:kern w:val="2"/>
            <w:sz w:val="24"/>
            <w:szCs w:val="24"/>
            <w:highlight w:val="none"/>
            <w:lang w:eastAsia="zh-CN"/>
            <w:rPrChange w:id="2547" w:author="随遇而安 [2]" w:date="2024-12-23T16:47:27Z">
              <w:rPr>
                <w:rFonts w:ascii="Times New Roman" w:hAnsi="Times New Roman" w:eastAsia="Times New Roman" w:cs="Times New Roman"/>
                <w:spacing w:val="-1"/>
                <w:sz w:val="24"/>
                <w:szCs w:val="24"/>
              </w:rPr>
            </w:rPrChange>
          </w:rPr>
          <w:t>3C</w:t>
        </w:r>
      </w:ins>
      <w:ins w:id="2548" w:author="随遇而安 [2]" w:date="2024-12-23T16:47:04Z">
        <w:r>
          <w:rPr>
            <w:rFonts w:hint="eastAsia" w:ascii="仿宋" w:hAnsi="仿宋" w:eastAsia="仿宋" w:cs="仿宋"/>
            <w:spacing w:val="0"/>
            <w:kern w:val="2"/>
            <w:sz w:val="24"/>
            <w:szCs w:val="24"/>
            <w:highlight w:val="none"/>
            <w:lang w:eastAsia="zh-CN"/>
            <w:rPrChange w:id="2549" w:author="随遇而安 [2]" w:date="2024-12-23T16:47:27Z">
              <w:rPr>
                <w:rFonts w:ascii="宋体" w:hAnsi="宋体" w:eastAsia="宋体" w:cs="宋体"/>
                <w:spacing w:val="-1"/>
                <w:sz w:val="24"/>
                <w:szCs w:val="24"/>
              </w:rPr>
            </w:rPrChange>
          </w:rPr>
          <w:t>认证；各单位负责</w:t>
        </w:r>
      </w:ins>
      <w:ins w:id="2550" w:author="随遇而安 [2]" w:date="2024-12-23T16:47:04Z">
        <w:r>
          <w:rPr>
            <w:rFonts w:hint="eastAsia" w:ascii="仿宋" w:hAnsi="仿宋" w:eastAsia="仿宋" w:cs="仿宋"/>
            <w:spacing w:val="0"/>
            <w:kern w:val="2"/>
            <w:sz w:val="24"/>
            <w:szCs w:val="24"/>
            <w:highlight w:val="none"/>
            <w:lang w:eastAsia="zh-CN"/>
            <w:rPrChange w:id="2551" w:author="随遇而安 [2]" w:date="2024-12-23T16:47:27Z">
              <w:rPr>
                <w:rFonts w:ascii="宋体" w:hAnsi="宋体" w:eastAsia="宋体" w:cs="宋体"/>
                <w:spacing w:val="-2"/>
                <w:sz w:val="24"/>
                <w:szCs w:val="24"/>
              </w:rPr>
            </w:rPrChange>
          </w:rPr>
          <w:t>采购的部门和安环品质部门应当进行联合验收。</w:t>
        </w:r>
        <w:bookmarkEnd w:id="106"/>
        <w:bookmarkEnd w:id="107"/>
        <w:bookmarkEnd w:id="108"/>
      </w:ins>
    </w:p>
    <w:p w14:paraId="09EEBD48">
      <w:pPr>
        <w:spacing w:before="198" w:line="221" w:lineRule="auto"/>
        <w:ind w:left="0"/>
        <w:jc w:val="center"/>
        <w:outlineLvl w:val="9"/>
        <w:rPr>
          <w:ins w:id="2553" w:author="随遇而安 [2]" w:date="2024-12-23T16:48:23Z"/>
          <w:rFonts w:hint="eastAsia" w:ascii="仿宋" w:hAnsi="仿宋" w:eastAsia="仿宋" w:cs="仿宋"/>
          <w:sz w:val="21"/>
          <w:szCs w:val="21"/>
          <w:rPrChange w:id="2554" w:author="随遇而安 [2]" w:date="2024-12-23T16:48:48Z">
            <w:rPr>
              <w:ins w:id="2555" w:author="随遇而安 [2]" w:date="2024-12-23T16:48:23Z"/>
              <w:rFonts w:ascii="宋体" w:hAnsi="宋体" w:eastAsia="宋体" w:cs="宋体"/>
              <w:sz w:val="21"/>
              <w:szCs w:val="21"/>
            </w:rPr>
          </w:rPrChange>
        </w:rPr>
        <w:pPrChange w:id="2552" w:author="随遇而安 [2]" w:date="2024-12-23T17:05:29Z">
          <w:pPr>
            <w:spacing w:before="198" w:line="221" w:lineRule="auto"/>
            <w:ind w:left="2891"/>
          </w:pPr>
        </w:pPrChange>
      </w:pPr>
      <w:ins w:id="2556" w:author="随遇而安 [2]" w:date="2024-12-23T16:48:23Z">
        <w:bookmarkStart w:id="109" w:name="_Toc25846"/>
        <w:bookmarkStart w:id="110" w:name="_Toc2066"/>
        <w:bookmarkStart w:id="111" w:name="_Toc82"/>
        <w:r>
          <w:rPr>
            <w:rFonts w:hint="eastAsia" w:ascii="仿宋" w:hAnsi="仿宋" w:eastAsia="仿宋" w:cs="仿宋"/>
            <w:b/>
            <w:bCs/>
            <w:spacing w:val="-3"/>
            <w:sz w:val="21"/>
            <w:szCs w:val="21"/>
            <w:rPrChange w:id="2557" w:author="随遇而安 [2]" w:date="2024-12-23T16:48:48Z">
              <w:rPr>
                <w:rFonts w:ascii="宋体" w:hAnsi="宋体" w:eastAsia="宋体" w:cs="宋体"/>
                <w:b/>
                <w:bCs/>
                <w:spacing w:val="-3"/>
                <w:sz w:val="21"/>
                <w:szCs w:val="21"/>
              </w:rPr>
            </w:rPrChange>
          </w:rPr>
          <w:t>常用特种劳动防护用品目录（摘录）</w:t>
        </w:r>
        <w:bookmarkEnd w:id="109"/>
        <w:bookmarkEnd w:id="110"/>
        <w:bookmarkEnd w:id="111"/>
      </w:ins>
    </w:p>
    <w:p w14:paraId="6912EC7D">
      <w:pPr>
        <w:spacing w:line="87" w:lineRule="exact"/>
        <w:rPr>
          <w:ins w:id="2558" w:author="随遇而安 [2]" w:date="2024-12-23T16:48:23Z"/>
          <w:rFonts w:hint="eastAsia" w:ascii="仿宋" w:hAnsi="仿宋" w:eastAsia="仿宋" w:cs="仿宋"/>
          <w:rPrChange w:id="2559" w:author="随遇而安 [2]" w:date="2024-12-23T16:48:48Z">
            <w:rPr>
              <w:ins w:id="2560" w:author="随遇而安 [2]" w:date="2024-12-23T16:48:23Z"/>
            </w:rPr>
          </w:rPrChange>
        </w:rPr>
      </w:pPr>
    </w:p>
    <w:tbl>
      <w:tblPr>
        <w:tblStyle w:val="10"/>
        <w:tblW w:w="72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Change w:id="2561" w:author="随遇而安 [2]" w:date="2024-12-23T16:48:30Z">
          <w:tblPr>
            <w:tblStyle w:val="10"/>
            <w:tblW w:w="7224" w:type="dxa"/>
            <w:tblInd w:w="95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PrChange>
      </w:tblPr>
      <w:tblGrid>
        <w:gridCol w:w="598"/>
        <w:gridCol w:w="1887"/>
        <w:gridCol w:w="4739"/>
        <w:tblGridChange w:id="2562">
          <w:tblGrid>
            <w:gridCol w:w="598"/>
            <w:gridCol w:w="1887"/>
            <w:gridCol w:w="4739"/>
          </w:tblGrid>
        </w:tblGridChange>
      </w:tblGrid>
      <w:tr w14:paraId="0ACB8D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Change w:id="2564" w:author="随遇而安 [2]" w:date="2024-12-23T16:48:30Z">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blPrExChange>
        </w:tblPrEx>
        <w:trPr>
          <w:trHeight w:val="478" w:hRule="atLeast"/>
          <w:jc w:val="center"/>
          <w:ins w:id="2563" w:author="随遇而安 [2]" w:date="2024-12-23T16:48:23Z"/>
          <w:trPrChange w:id="2564" w:author="随遇而安 [2]" w:date="2024-12-23T16:48:30Z">
            <w:trPr>
              <w:trHeight w:val="478" w:hRule="atLeast"/>
            </w:trPr>
          </w:trPrChange>
        </w:trPr>
        <w:tc>
          <w:tcPr>
            <w:tcW w:w="598" w:type="dxa"/>
            <w:tcBorders>
              <w:top w:val="single" w:color="000000" w:sz="10" w:space="0"/>
              <w:left w:val="single" w:color="000000" w:sz="10" w:space="0"/>
            </w:tcBorders>
            <w:vAlign w:val="top"/>
            <w:tcPrChange w:id="2565" w:author="随遇而安 [2]" w:date="2024-12-23T16:48:30Z">
              <w:tcPr>
                <w:tcW w:w="598" w:type="dxa"/>
                <w:tcBorders>
                  <w:top w:val="single" w:color="000000" w:sz="10" w:space="0"/>
                  <w:left w:val="single" w:color="000000" w:sz="10" w:space="0"/>
                </w:tcBorders>
                <w:vAlign w:val="top"/>
              </w:tcPr>
            </w:tcPrChange>
          </w:tcPr>
          <w:p w14:paraId="1EB410A5">
            <w:pPr>
              <w:pStyle w:val="12"/>
              <w:spacing w:before="213" w:line="163" w:lineRule="exact"/>
              <w:ind w:left="190"/>
              <w:rPr>
                <w:ins w:id="2566" w:author="随遇而安 [2]" w:date="2024-12-23T16:48:23Z"/>
                <w:rFonts w:hint="eastAsia" w:ascii="仿宋" w:hAnsi="仿宋" w:eastAsia="仿宋" w:cs="仿宋"/>
                <w:rPrChange w:id="2567" w:author="随遇而安 [2]" w:date="2024-12-23T16:48:48Z">
                  <w:rPr>
                    <w:ins w:id="2568" w:author="随遇而安 [2]" w:date="2024-12-23T16:48:23Z"/>
                  </w:rPr>
                </w:rPrChange>
              </w:rPr>
            </w:pPr>
            <w:ins w:id="2569" w:author="随遇而安 [2]" w:date="2024-12-23T16:48:23Z">
              <w:r>
                <w:rPr>
                  <w:rFonts w:hint="eastAsia" w:ascii="仿宋" w:hAnsi="仿宋" w:eastAsia="仿宋" w:cs="仿宋"/>
                  <w:position w:val="-4"/>
                  <w:rPrChange w:id="2570" w:author="随遇而安 [2]" w:date="2024-12-23T16:48:48Z">
                    <w:rPr>
                      <w:position w:val="-4"/>
                    </w:rPr>
                  </w:rPrChange>
                </w:rPr>
                <w:t>一</w:t>
              </w:r>
            </w:ins>
          </w:p>
        </w:tc>
        <w:tc>
          <w:tcPr>
            <w:tcW w:w="1887" w:type="dxa"/>
            <w:tcBorders>
              <w:top w:val="single" w:color="000000" w:sz="10" w:space="0"/>
            </w:tcBorders>
            <w:vAlign w:val="top"/>
            <w:tcPrChange w:id="2571" w:author="随遇而安 [2]" w:date="2024-12-23T16:48:30Z">
              <w:tcPr>
                <w:tcW w:w="1887" w:type="dxa"/>
                <w:tcBorders>
                  <w:top w:val="single" w:color="000000" w:sz="10" w:space="0"/>
                </w:tcBorders>
                <w:vAlign w:val="top"/>
              </w:tcPr>
            </w:tcPrChange>
          </w:tcPr>
          <w:p w14:paraId="36B2E489">
            <w:pPr>
              <w:pStyle w:val="12"/>
              <w:spacing w:before="133" w:line="221" w:lineRule="auto"/>
              <w:ind w:left="101"/>
              <w:rPr>
                <w:ins w:id="2572" w:author="随遇而安 [2]" w:date="2024-12-23T16:48:23Z"/>
                <w:rFonts w:hint="eastAsia" w:ascii="仿宋" w:hAnsi="仿宋" w:eastAsia="仿宋" w:cs="仿宋"/>
                <w:rPrChange w:id="2573" w:author="随遇而安 [2]" w:date="2024-12-23T16:48:48Z">
                  <w:rPr>
                    <w:ins w:id="2574" w:author="随遇而安 [2]" w:date="2024-12-23T16:48:23Z"/>
                  </w:rPr>
                </w:rPrChange>
              </w:rPr>
            </w:pPr>
            <w:ins w:id="2575" w:author="随遇而安 [2]" w:date="2024-12-23T16:48:23Z">
              <w:r>
                <w:rPr>
                  <w:rFonts w:hint="eastAsia" w:ascii="仿宋" w:hAnsi="仿宋" w:eastAsia="仿宋" w:cs="仿宋"/>
                  <w:spacing w:val="-2"/>
                  <w:rPrChange w:id="2576" w:author="随遇而安 [2]" w:date="2024-12-23T16:48:48Z">
                    <w:rPr>
                      <w:spacing w:val="-2"/>
                    </w:rPr>
                  </w:rPrChange>
                </w:rPr>
                <w:t>头部防护类</w:t>
              </w:r>
            </w:ins>
          </w:p>
        </w:tc>
        <w:tc>
          <w:tcPr>
            <w:tcW w:w="4739" w:type="dxa"/>
            <w:tcBorders>
              <w:top w:val="single" w:color="000000" w:sz="10" w:space="0"/>
              <w:right w:val="single" w:color="000000" w:sz="10" w:space="0"/>
            </w:tcBorders>
            <w:vAlign w:val="top"/>
            <w:tcPrChange w:id="2577" w:author="随遇而安 [2]" w:date="2024-12-23T16:48:30Z">
              <w:tcPr>
                <w:tcW w:w="4739" w:type="dxa"/>
                <w:tcBorders>
                  <w:top w:val="single" w:color="000000" w:sz="10" w:space="0"/>
                  <w:right w:val="single" w:color="000000" w:sz="10" w:space="0"/>
                </w:tcBorders>
                <w:vAlign w:val="top"/>
              </w:tcPr>
            </w:tcPrChange>
          </w:tcPr>
          <w:p w14:paraId="043E3815">
            <w:pPr>
              <w:pStyle w:val="12"/>
              <w:spacing w:before="134" w:line="220" w:lineRule="auto"/>
              <w:ind w:left="112"/>
              <w:rPr>
                <w:ins w:id="2578" w:author="随遇而安 [2]" w:date="2024-12-23T16:48:23Z"/>
                <w:rFonts w:hint="eastAsia" w:ascii="仿宋" w:hAnsi="仿宋" w:eastAsia="仿宋" w:cs="仿宋"/>
                <w:rPrChange w:id="2579" w:author="随遇而安 [2]" w:date="2024-12-23T16:48:48Z">
                  <w:rPr>
                    <w:ins w:id="2580" w:author="随遇而安 [2]" w:date="2024-12-23T16:48:23Z"/>
                  </w:rPr>
                </w:rPrChange>
              </w:rPr>
            </w:pPr>
            <w:ins w:id="2581" w:author="随遇而安 [2]" w:date="2024-12-23T16:48:23Z">
              <w:r>
                <w:rPr>
                  <w:rFonts w:hint="eastAsia" w:ascii="仿宋" w:hAnsi="仿宋" w:eastAsia="仿宋" w:cs="仿宋"/>
                  <w:spacing w:val="-2"/>
                  <w:rPrChange w:id="2582" w:author="随遇而安 [2]" w:date="2024-12-23T16:48:48Z">
                    <w:rPr>
                      <w:spacing w:val="-2"/>
                    </w:rPr>
                  </w:rPrChange>
                </w:rPr>
                <w:t>安全帽</w:t>
              </w:r>
            </w:ins>
          </w:p>
        </w:tc>
      </w:tr>
      <w:tr w14:paraId="6C6D04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Change w:id="2584" w:author="随遇而安 [2]" w:date="2024-12-23T16:48:30Z">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blPrExChange>
        </w:tblPrEx>
        <w:trPr>
          <w:trHeight w:val="478" w:hRule="atLeast"/>
          <w:jc w:val="center"/>
          <w:ins w:id="2583" w:author="随遇而安 [2]" w:date="2024-12-23T16:48:23Z"/>
          <w:trPrChange w:id="2584" w:author="随遇而安 [2]" w:date="2024-12-23T16:48:30Z">
            <w:trPr>
              <w:trHeight w:val="478" w:hRule="atLeast"/>
            </w:trPr>
          </w:trPrChange>
        </w:trPr>
        <w:tc>
          <w:tcPr>
            <w:tcW w:w="598" w:type="dxa"/>
            <w:tcBorders>
              <w:left w:val="single" w:color="000000" w:sz="10" w:space="0"/>
            </w:tcBorders>
            <w:vAlign w:val="top"/>
            <w:tcPrChange w:id="2585" w:author="随遇而安 [2]" w:date="2024-12-23T16:48:30Z">
              <w:tcPr>
                <w:tcW w:w="598" w:type="dxa"/>
                <w:tcBorders>
                  <w:left w:val="single" w:color="000000" w:sz="10" w:space="0"/>
                </w:tcBorders>
                <w:vAlign w:val="top"/>
              </w:tcPr>
            </w:tcPrChange>
          </w:tcPr>
          <w:p w14:paraId="7183393C">
            <w:pPr>
              <w:pStyle w:val="12"/>
              <w:spacing w:before="174" w:line="179" w:lineRule="auto"/>
              <w:ind w:left="190"/>
              <w:rPr>
                <w:ins w:id="2586" w:author="随遇而安 [2]" w:date="2024-12-23T16:48:23Z"/>
                <w:rFonts w:hint="eastAsia" w:ascii="仿宋" w:hAnsi="仿宋" w:eastAsia="仿宋" w:cs="仿宋"/>
                <w:rPrChange w:id="2587" w:author="随遇而安 [2]" w:date="2024-12-23T16:48:48Z">
                  <w:rPr>
                    <w:ins w:id="2588" w:author="随遇而安 [2]" w:date="2024-12-23T16:48:23Z"/>
                  </w:rPr>
                </w:rPrChange>
              </w:rPr>
            </w:pPr>
            <w:ins w:id="2589" w:author="随遇而安 [2]" w:date="2024-12-23T16:48:23Z">
              <w:r>
                <w:rPr>
                  <w:rFonts w:hint="eastAsia" w:ascii="仿宋" w:hAnsi="仿宋" w:eastAsia="仿宋" w:cs="仿宋"/>
                  <w:rPrChange w:id="2590" w:author="随遇而安 [2]" w:date="2024-12-23T16:48:48Z">
                    <w:rPr/>
                  </w:rPrChange>
                </w:rPr>
                <w:t>二</w:t>
              </w:r>
            </w:ins>
          </w:p>
        </w:tc>
        <w:tc>
          <w:tcPr>
            <w:tcW w:w="1887" w:type="dxa"/>
            <w:vAlign w:val="top"/>
            <w:tcPrChange w:id="2591" w:author="随遇而安 [2]" w:date="2024-12-23T16:48:30Z">
              <w:tcPr>
                <w:tcW w:w="1887" w:type="dxa"/>
                <w:vAlign w:val="top"/>
              </w:tcPr>
            </w:tcPrChange>
          </w:tcPr>
          <w:p w14:paraId="7DD44D99">
            <w:pPr>
              <w:pStyle w:val="12"/>
              <w:spacing w:before="134" w:line="221" w:lineRule="auto"/>
              <w:ind w:left="109"/>
              <w:rPr>
                <w:ins w:id="2592" w:author="随遇而安 [2]" w:date="2024-12-23T16:48:23Z"/>
                <w:rFonts w:hint="eastAsia" w:ascii="仿宋" w:hAnsi="仿宋" w:eastAsia="仿宋" w:cs="仿宋"/>
                <w:rPrChange w:id="2593" w:author="随遇而安 [2]" w:date="2024-12-23T16:48:48Z">
                  <w:rPr>
                    <w:ins w:id="2594" w:author="随遇而安 [2]" w:date="2024-12-23T16:48:23Z"/>
                  </w:rPr>
                </w:rPrChange>
              </w:rPr>
            </w:pPr>
            <w:ins w:id="2595" w:author="随遇而安 [2]" w:date="2024-12-23T16:48:23Z">
              <w:r>
                <w:rPr>
                  <w:rFonts w:hint="eastAsia" w:ascii="仿宋" w:hAnsi="仿宋" w:eastAsia="仿宋" w:cs="仿宋"/>
                  <w:spacing w:val="-4"/>
                  <w:rPrChange w:id="2596" w:author="随遇而安 [2]" w:date="2024-12-23T16:48:48Z">
                    <w:rPr>
                      <w:spacing w:val="-4"/>
                    </w:rPr>
                  </w:rPrChange>
                </w:rPr>
                <w:t>呼吸护具类</w:t>
              </w:r>
            </w:ins>
          </w:p>
        </w:tc>
        <w:tc>
          <w:tcPr>
            <w:tcW w:w="4739" w:type="dxa"/>
            <w:tcBorders>
              <w:right w:val="single" w:color="000000" w:sz="10" w:space="0"/>
            </w:tcBorders>
            <w:vAlign w:val="top"/>
            <w:tcPrChange w:id="2597" w:author="随遇而安 [2]" w:date="2024-12-23T16:48:30Z">
              <w:tcPr>
                <w:tcW w:w="4739" w:type="dxa"/>
                <w:tcBorders>
                  <w:right w:val="single" w:color="000000" w:sz="10" w:space="0"/>
                </w:tcBorders>
                <w:vAlign w:val="top"/>
              </w:tcPr>
            </w:tcPrChange>
          </w:tcPr>
          <w:p w14:paraId="373EE8EE">
            <w:pPr>
              <w:pStyle w:val="12"/>
              <w:spacing w:before="134" w:line="221" w:lineRule="auto"/>
              <w:ind w:left="108"/>
              <w:rPr>
                <w:ins w:id="2598" w:author="随遇而安 [2]" w:date="2024-12-23T16:48:23Z"/>
                <w:rFonts w:hint="eastAsia" w:ascii="仿宋" w:hAnsi="仿宋" w:eastAsia="仿宋" w:cs="仿宋"/>
                <w:rPrChange w:id="2599" w:author="随遇而安 [2]" w:date="2024-12-23T16:48:48Z">
                  <w:rPr>
                    <w:ins w:id="2600" w:author="随遇而安 [2]" w:date="2024-12-23T16:48:23Z"/>
                  </w:rPr>
                </w:rPrChange>
              </w:rPr>
            </w:pPr>
            <w:ins w:id="2601" w:author="随遇而安 [2]" w:date="2024-12-23T16:48:23Z">
              <w:r>
                <w:rPr>
                  <w:rFonts w:hint="eastAsia" w:ascii="仿宋" w:hAnsi="仿宋" w:eastAsia="仿宋" w:cs="仿宋"/>
                  <w:spacing w:val="-1"/>
                  <w:rPrChange w:id="2602" w:author="随遇而安 [2]" w:date="2024-12-23T16:48:48Z">
                    <w:rPr>
                      <w:spacing w:val="-1"/>
                    </w:rPr>
                  </w:rPrChange>
                </w:rPr>
                <w:t>长管呼吸器、自吸过滤式防颗粒物呼吸器</w:t>
              </w:r>
            </w:ins>
          </w:p>
        </w:tc>
      </w:tr>
      <w:tr w14:paraId="369390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Change w:id="2604" w:author="随遇而安 [2]" w:date="2024-12-23T16:48:30Z">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blPrExChange>
        </w:tblPrEx>
        <w:trPr>
          <w:trHeight w:val="470" w:hRule="atLeast"/>
          <w:jc w:val="center"/>
          <w:ins w:id="2603" w:author="随遇而安 [2]" w:date="2024-12-23T16:48:23Z"/>
          <w:trPrChange w:id="2604" w:author="随遇而安 [2]" w:date="2024-12-23T16:48:30Z">
            <w:trPr>
              <w:trHeight w:val="470" w:hRule="atLeast"/>
            </w:trPr>
          </w:trPrChange>
        </w:trPr>
        <w:tc>
          <w:tcPr>
            <w:tcW w:w="598" w:type="dxa"/>
            <w:tcBorders>
              <w:left w:val="single" w:color="000000" w:sz="10" w:space="0"/>
            </w:tcBorders>
            <w:vAlign w:val="top"/>
            <w:tcPrChange w:id="2605" w:author="随遇而安 [2]" w:date="2024-12-23T16:48:30Z">
              <w:tcPr>
                <w:tcW w:w="598" w:type="dxa"/>
                <w:tcBorders>
                  <w:left w:val="single" w:color="000000" w:sz="10" w:space="0"/>
                </w:tcBorders>
                <w:vAlign w:val="top"/>
              </w:tcPr>
            </w:tcPrChange>
          </w:tcPr>
          <w:p w14:paraId="564FE5D9">
            <w:pPr>
              <w:pStyle w:val="12"/>
              <w:spacing w:before="131" w:line="238" w:lineRule="auto"/>
              <w:ind w:left="187"/>
              <w:rPr>
                <w:ins w:id="2606" w:author="随遇而安 [2]" w:date="2024-12-23T16:48:23Z"/>
                <w:rFonts w:hint="eastAsia" w:ascii="仿宋" w:hAnsi="仿宋" w:eastAsia="仿宋" w:cs="仿宋"/>
                <w:rPrChange w:id="2607" w:author="随遇而安 [2]" w:date="2024-12-23T16:48:48Z">
                  <w:rPr>
                    <w:ins w:id="2608" w:author="随遇而安 [2]" w:date="2024-12-23T16:48:23Z"/>
                  </w:rPr>
                </w:rPrChange>
              </w:rPr>
            </w:pPr>
            <w:ins w:id="2609" w:author="随遇而安 [2]" w:date="2024-12-23T16:48:23Z">
              <w:r>
                <w:rPr>
                  <w:rFonts w:hint="eastAsia" w:ascii="仿宋" w:hAnsi="仿宋" w:eastAsia="仿宋" w:cs="仿宋"/>
                  <w:rPrChange w:id="2610" w:author="随遇而安 [2]" w:date="2024-12-23T16:48:48Z">
                    <w:rPr/>
                  </w:rPrChange>
                </w:rPr>
                <w:t>三</w:t>
              </w:r>
            </w:ins>
          </w:p>
        </w:tc>
        <w:tc>
          <w:tcPr>
            <w:tcW w:w="1887" w:type="dxa"/>
            <w:vAlign w:val="top"/>
            <w:tcPrChange w:id="2611" w:author="随遇而安 [2]" w:date="2024-12-23T16:48:30Z">
              <w:tcPr>
                <w:tcW w:w="1887" w:type="dxa"/>
                <w:vAlign w:val="top"/>
              </w:tcPr>
            </w:tcPrChange>
          </w:tcPr>
          <w:p w14:paraId="2BA15D5A">
            <w:pPr>
              <w:pStyle w:val="12"/>
              <w:spacing w:before="132" w:line="221" w:lineRule="auto"/>
              <w:ind w:left="111"/>
              <w:rPr>
                <w:ins w:id="2612" w:author="随遇而安 [2]" w:date="2024-12-23T16:48:23Z"/>
                <w:rFonts w:hint="eastAsia" w:ascii="仿宋" w:hAnsi="仿宋" w:eastAsia="仿宋" w:cs="仿宋"/>
                <w:rPrChange w:id="2613" w:author="随遇而安 [2]" w:date="2024-12-23T16:48:48Z">
                  <w:rPr>
                    <w:ins w:id="2614" w:author="随遇而安 [2]" w:date="2024-12-23T16:48:23Z"/>
                  </w:rPr>
                </w:rPrChange>
              </w:rPr>
            </w:pPr>
            <w:ins w:id="2615" w:author="随遇而安 [2]" w:date="2024-12-23T16:48:23Z">
              <w:r>
                <w:rPr>
                  <w:rFonts w:hint="eastAsia" w:ascii="仿宋" w:hAnsi="仿宋" w:eastAsia="仿宋" w:cs="仿宋"/>
                  <w:spacing w:val="-3"/>
                  <w:rPrChange w:id="2616" w:author="随遇而安 [2]" w:date="2024-12-23T16:48:48Z">
                    <w:rPr>
                      <w:spacing w:val="-3"/>
                    </w:rPr>
                  </w:rPrChange>
                </w:rPr>
                <w:t>眼（面）防护用具</w:t>
              </w:r>
            </w:ins>
          </w:p>
        </w:tc>
        <w:tc>
          <w:tcPr>
            <w:tcW w:w="4739" w:type="dxa"/>
            <w:tcBorders>
              <w:right w:val="single" w:color="000000" w:sz="10" w:space="0"/>
            </w:tcBorders>
            <w:vAlign w:val="top"/>
            <w:tcPrChange w:id="2617" w:author="随遇而安 [2]" w:date="2024-12-23T16:48:30Z">
              <w:tcPr>
                <w:tcW w:w="4739" w:type="dxa"/>
                <w:tcBorders>
                  <w:right w:val="single" w:color="000000" w:sz="10" w:space="0"/>
                </w:tcBorders>
                <w:vAlign w:val="top"/>
              </w:tcPr>
            </w:tcPrChange>
          </w:tcPr>
          <w:p w14:paraId="22C45DE5">
            <w:pPr>
              <w:pStyle w:val="12"/>
              <w:spacing w:before="131" w:line="221" w:lineRule="auto"/>
              <w:ind w:left="108"/>
              <w:rPr>
                <w:ins w:id="2618" w:author="随遇而安 [2]" w:date="2024-12-23T16:48:23Z"/>
                <w:rFonts w:hint="eastAsia" w:ascii="仿宋" w:hAnsi="仿宋" w:eastAsia="仿宋" w:cs="仿宋"/>
                <w:rPrChange w:id="2619" w:author="随遇而安 [2]" w:date="2024-12-23T16:48:48Z">
                  <w:rPr>
                    <w:ins w:id="2620" w:author="随遇而安 [2]" w:date="2024-12-23T16:48:23Z"/>
                  </w:rPr>
                </w:rPrChange>
              </w:rPr>
            </w:pPr>
            <w:ins w:id="2621" w:author="随遇而安 [2]" w:date="2024-12-23T16:48:23Z">
              <w:r>
                <w:rPr>
                  <w:rFonts w:hint="eastAsia" w:ascii="仿宋" w:hAnsi="仿宋" w:eastAsia="仿宋" w:cs="仿宋"/>
                  <w:spacing w:val="-1"/>
                  <w:rPrChange w:id="2622" w:author="随遇而安 [2]" w:date="2024-12-23T16:48:48Z">
                    <w:rPr>
                      <w:spacing w:val="-1"/>
                    </w:rPr>
                  </w:rPrChange>
                </w:rPr>
                <w:t>焊接工防护面罩、焊接工防护眼镜、防冲击眼镜</w:t>
              </w:r>
            </w:ins>
          </w:p>
        </w:tc>
      </w:tr>
      <w:tr w14:paraId="7DE0A6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Change w:id="2624" w:author="随遇而安 [2]" w:date="2024-12-23T16:48:30Z">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blPrExChange>
        </w:tblPrEx>
        <w:trPr>
          <w:trHeight w:val="468" w:hRule="atLeast"/>
          <w:jc w:val="center"/>
          <w:ins w:id="2623" w:author="随遇而安 [2]" w:date="2024-12-23T16:48:23Z"/>
          <w:trPrChange w:id="2624" w:author="随遇而安 [2]" w:date="2024-12-23T16:48:30Z">
            <w:trPr>
              <w:trHeight w:val="468" w:hRule="atLeast"/>
            </w:trPr>
          </w:trPrChange>
        </w:trPr>
        <w:tc>
          <w:tcPr>
            <w:tcW w:w="598" w:type="dxa"/>
            <w:tcBorders>
              <w:left w:val="single" w:color="000000" w:sz="10" w:space="0"/>
            </w:tcBorders>
            <w:vAlign w:val="top"/>
            <w:tcPrChange w:id="2625" w:author="随遇而安 [2]" w:date="2024-12-23T16:48:30Z">
              <w:tcPr>
                <w:tcW w:w="598" w:type="dxa"/>
                <w:tcBorders>
                  <w:left w:val="single" w:color="000000" w:sz="10" w:space="0"/>
                </w:tcBorders>
                <w:vAlign w:val="top"/>
              </w:tcPr>
            </w:tcPrChange>
          </w:tcPr>
          <w:p w14:paraId="1153DACC">
            <w:pPr>
              <w:pStyle w:val="12"/>
              <w:spacing w:before="134" w:line="223" w:lineRule="auto"/>
              <w:ind w:left="207"/>
              <w:rPr>
                <w:ins w:id="2626" w:author="随遇而安 [2]" w:date="2024-12-23T16:48:23Z"/>
                <w:rFonts w:hint="eastAsia" w:ascii="仿宋" w:hAnsi="仿宋" w:eastAsia="仿宋" w:cs="仿宋"/>
                <w:rPrChange w:id="2627" w:author="随遇而安 [2]" w:date="2024-12-23T16:48:48Z">
                  <w:rPr>
                    <w:ins w:id="2628" w:author="随遇而安 [2]" w:date="2024-12-23T16:48:23Z"/>
                  </w:rPr>
                </w:rPrChange>
              </w:rPr>
            </w:pPr>
            <w:ins w:id="2629" w:author="随遇而安 [2]" w:date="2024-12-23T16:48:23Z">
              <w:r>
                <w:rPr>
                  <w:rFonts w:hint="eastAsia" w:ascii="仿宋" w:hAnsi="仿宋" w:eastAsia="仿宋" w:cs="仿宋"/>
                  <w:rPrChange w:id="2630" w:author="随遇而安 [2]" w:date="2024-12-23T16:48:48Z">
                    <w:rPr/>
                  </w:rPrChange>
                </w:rPr>
                <w:t>四</w:t>
              </w:r>
            </w:ins>
          </w:p>
        </w:tc>
        <w:tc>
          <w:tcPr>
            <w:tcW w:w="1887" w:type="dxa"/>
            <w:vAlign w:val="top"/>
            <w:tcPrChange w:id="2631" w:author="随遇而安 [2]" w:date="2024-12-23T16:48:30Z">
              <w:tcPr>
                <w:tcW w:w="1887" w:type="dxa"/>
                <w:vAlign w:val="top"/>
              </w:tcPr>
            </w:tcPrChange>
          </w:tcPr>
          <w:p w14:paraId="7EC1554B">
            <w:pPr>
              <w:pStyle w:val="12"/>
              <w:spacing w:before="133" w:line="221" w:lineRule="auto"/>
              <w:ind w:left="97"/>
              <w:rPr>
                <w:ins w:id="2632" w:author="随遇而安 [2]" w:date="2024-12-23T16:48:23Z"/>
                <w:rFonts w:hint="eastAsia" w:ascii="仿宋" w:hAnsi="仿宋" w:eastAsia="仿宋" w:cs="仿宋"/>
                <w:rPrChange w:id="2633" w:author="随遇而安 [2]" w:date="2024-12-23T16:48:48Z">
                  <w:rPr>
                    <w:ins w:id="2634" w:author="随遇而安 [2]" w:date="2024-12-23T16:48:23Z"/>
                  </w:rPr>
                </w:rPrChange>
              </w:rPr>
            </w:pPr>
            <w:ins w:id="2635" w:author="随遇而安 [2]" w:date="2024-12-23T16:48:23Z">
              <w:r>
                <w:rPr>
                  <w:rFonts w:hint="eastAsia" w:ascii="仿宋" w:hAnsi="仿宋" w:eastAsia="仿宋" w:cs="仿宋"/>
                  <w:spacing w:val="-1"/>
                  <w:rPrChange w:id="2636" w:author="随遇而安 [2]" w:date="2024-12-23T16:48:48Z">
                    <w:rPr>
                      <w:spacing w:val="-1"/>
                    </w:rPr>
                  </w:rPrChange>
                </w:rPr>
                <w:t>躯体防护类</w:t>
              </w:r>
            </w:ins>
          </w:p>
        </w:tc>
        <w:tc>
          <w:tcPr>
            <w:tcW w:w="4739" w:type="dxa"/>
            <w:tcBorders>
              <w:right w:val="single" w:color="000000" w:sz="10" w:space="0"/>
            </w:tcBorders>
            <w:vAlign w:val="top"/>
            <w:tcPrChange w:id="2637" w:author="随遇而安 [2]" w:date="2024-12-23T16:48:30Z">
              <w:tcPr>
                <w:tcW w:w="4739" w:type="dxa"/>
                <w:tcBorders>
                  <w:right w:val="single" w:color="000000" w:sz="10" w:space="0"/>
                </w:tcBorders>
                <w:vAlign w:val="top"/>
              </w:tcPr>
            </w:tcPrChange>
          </w:tcPr>
          <w:p w14:paraId="33190282">
            <w:pPr>
              <w:pStyle w:val="12"/>
              <w:spacing w:before="133" w:line="221" w:lineRule="auto"/>
              <w:ind w:left="108"/>
              <w:rPr>
                <w:ins w:id="2638" w:author="随遇而安 [2]" w:date="2024-12-23T16:48:23Z"/>
                <w:rFonts w:hint="eastAsia" w:ascii="仿宋" w:hAnsi="仿宋" w:eastAsia="仿宋" w:cs="仿宋"/>
                <w:rPrChange w:id="2639" w:author="随遇而安 [2]" w:date="2024-12-23T16:48:48Z">
                  <w:rPr>
                    <w:ins w:id="2640" w:author="随遇而安 [2]" w:date="2024-12-23T16:48:23Z"/>
                  </w:rPr>
                </w:rPrChange>
              </w:rPr>
            </w:pPr>
            <w:ins w:id="2641" w:author="随遇而安 [2]" w:date="2024-12-23T16:48:23Z">
              <w:r>
                <w:rPr>
                  <w:rFonts w:hint="eastAsia" w:ascii="仿宋" w:hAnsi="仿宋" w:eastAsia="仿宋" w:cs="仿宋"/>
                  <w:spacing w:val="-1"/>
                  <w:rPrChange w:id="2642" w:author="随遇而安 [2]" w:date="2024-12-23T16:48:48Z">
                    <w:rPr>
                      <w:spacing w:val="-1"/>
                    </w:rPr>
                  </w:rPrChange>
                </w:rPr>
                <w:t>焊接服、阻燃服、森林防火服</w:t>
              </w:r>
            </w:ins>
          </w:p>
        </w:tc>
      </w:tr>
      <w:tr w14:paraId="75A375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Change w:id="2644" w:author="随遇而安 [2]" w:date="2024-12-23T16:48:30Z">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blPrExChange>
        </w:tblPrEx>
        <w:trPr>
          <w:trHeight w:val="468" w:hRule="atLeast"/>
          <w:jc w:val="center"/>
          <w:ins w:id="2643" w:author="随遇而安 [2]" w:date="2024-12-23T16:48:23Z"/>
          <w:trPrChange w:id="2644" w:author="随遇而安 [2]" w:date="2024-12-23T16:48:30Z">
            <w:trPr>
              <w:trHeight w:val="468" w:hRule="atLeast"/>
            </w:trPr>
          </w:trPrChange>
        </w:trPr>
        <w:tc>
          <w:tcPr>
            <w:tcW w:w="598" w:type="dxa"/>
            <w:tcBorders>
              <w:left w:val="single" w:color="000000" w:sz="10" w:space="0"/>
            </w:tcBorders>
            <w:vAlign w:val="top"/>
            <w:tcPrChange w:id="2645" w:author="随遇而安 [2]" w:date="2024-12-23T16:48:30Z">
              <w:tcPr>
                <w:tcW w:w="598" w:type="dxa"/>
                <w:tcBorders>
                  <w:left w:val="single" w:color="000000" w:sz="10" w:space="0"/>
                </w:tcBorders>
                <w:vAlign w:val="top"/>
              </w:tcPr>
            </w:tcPrChange>
          </w:tcPr>
          <w:p w14:paraId="0A13C3B3">
            <w:pPr>
              <w:pStyle w:val="12"/>
              <w:spacing w:before="137" w:line="231" w:lineRule="auto"/>
              <w:ind w:left="190"/>
              <w:rPr>
                <w:ins w:id="2646" w:author="随遇而安 [2]" w:date="2024-12-23T16:48:23Z"/>
                <w:rFonts w:hint="eastAsia" w:ascii="仿宋" w:hAnsi="仿宋" w:eastAsia="仿宋" w:cs="仿宋"/>
                <w:rPrChange w:id="2647" w:author="随遇而安 [2]" w:date="2024-12-23T16:48:48Z">
                  <w:rPr>
                    <w:ins w:id="2648" w:author="随遇而安 [2]" w:date="2024-12-23T16:48:23Z"/>
                  </w:rPr>
                </w:rPrChange>
              </w:rPr>
            </w:pPr>
            <w:ins w:id="2649" w:author="随遇而安 [2]" w:date="2024-12-23T16:48:23Z">
              <w:r>
                <w:rPr>
                  <w:rFonts w:hint="eastAsia" w:ascii="仿宋" w:hAnsi="仿宋" w:eastAsia="仿宋" w:cs="仿宋"/>
                  <w:rPrChange w:id="2650" w:author="随遇而安 [2]" w:date="2024-12-23T16:48:48Z">
                    <w:rPr/>
                  </w:rPrChange>
                </w:rPr>
                <w:t>五</w:t>
              </w:r>
            </w:ins>
          </w:p>
        </w:tc>
        <w:tc>
          <w:tcPr>
            <w:tcW w:w="1887" w:type="dxa"/>
            <w:vAlign w:val="top"/>
            <w:tcPrChange w:id="2651" w:author="随遇而安 [2]" w:date="2024-12-23T16:48:30Z">
              <w:tcPr>
                <w:tcW w:w="1887" w:type="dxa"/>
                <w:vAlign w:val="top"/>
              </w:tcPr>
            </w:tcPrChange>
          </w:tcPr>
          <w:p w14:paraId="7DDC9DCF">
            <w:pPr>
              <w:pStyle w:val="12"/>
              <w:spacing w:before="137" w:line="221" w:lineRule="auto"/>
              <w:ind w:left="101"/>
              <w:rPr>
                <w:ins w:id="2652" w:author="随遇而安 [2]" w:date="2024-12-23T16:48:23Z"/>
                <w:rFonts w:hint="eastAsia" w:ascii="仿宋" w:hAnsi="仿宋" w:eastAsia="仿宋" w:cs="仿宋"/>
                <w:rPrChange w:id="2653" w:author="随遇而安 [2]" w:date="2024-12-23T16:48:48Z">
                  <w:rPr>
                    <w:ins w:id="2654" w:author="随遇而安 [2]" w:date="2024-12-23T16:48:23Z"/>
                  </w:rPr>
                </w:rPrChange>
              </w:rPr>
            </w:pPr>
            <w:ins w:id="2655" w:author="随遇而安 [2]" w:date="2024-12-23T16:48:23Z">
              <w:r>
                <w:rPr>
                  <w:rFonts w:hint="eastAsia" w:ascii="仿宋" w:hAnsi="仿宋" w:eastAsia="仿宋" w:cs="仿宋"/>
                  <w:spacing w:val="-2"/>
                  <w:rPrChange w:id="2656" w:author="随遇而安 [2]" w:date="2024-12-23T16:48:48Z">
                    <w:rPr>
                      <w:spacing w:val="-2"/>
                    </w:rPr>
                  </w:rPrChange>
                </w:rPr>
                <w:t>足部防护类</w:t>
              </w:r>
            </w:ins>
          </w:p>
        </w:tc>
        <w:tc>
          <w:tcPr>
            <w:tcW w:w="4739" w:type="dxa"/>
            <w:tcBorders>
              <w:right w:val="single" w:color="000000" w:sz="10" w:space="0"/>
            </w:tcBorders>
            <w:vAlign w:val="top"/>
            <w:tcPrChange w:id="2657" w:author="随遇而安 [2]" w:date="2024-12-23T16:48:30Z">
              <w:tcPr>
                <w:tcW w:w="4739" w:type="dxa"/>
                <w:tcBorders>
                  <w:right w:val="single" w:color="000000" w:sz="10" w:space="0"/>
                </w:tcBorders>
                <w:vAlign w:val="top"/>
              </w:tcPr>
            </w:tcPrChange>
          </w:tcPr>
          <w:p w14:paraId="21AFA829">
            <w:pPr>
              <w:pStyle w:val="12"/>
              <w:spacing w:before="138" w:line="221" w:lineRule="auto"/>
              <w:ind w:left="112"/>
              <w:rPr>
                <w:ins w:id="2658" w:author="随遇而安 [2]" w:date="2024-12-23T16:48:23Z"/>
                <w:rFonts w:hint="eastAsia" w:ascii="仿宋" w:hAnsi="仿宋" w:eastAsia="仿宋" w:cs="仿宋"/>
                <w:rPrChange w:id="2659" w:author="随遇而安 [2]" w:date="2024-12-23T16:48:48Z">
                  <w:rPr>
                    <w:ins w:id="2660" w:author="随遇而安 [2]" w:date="2024-12-23T16:48:23Z"/>
                  </w:rPr>
                </w:rPrChange>
              </w:rPr>
            </w:pPr>
            <w:ins w:id="2661" w:author="随遇而安 [2]" w:date="2024-12-23T16:48:23Z">
              <w:r>
                <w:rPr>
                  <w:rFonts w:hint="eastAsia" w:ascii="仿宋" w:hAnsi="仿宋" w:eastAsia="仿宋" w:cs="仿宋"/>
                  <w:spacing w:val="-2"/>
                  <w:rPrChange w:id="2662" w:author="随遇而安 [2]" w:date="2024-12-23T16:48:48Z">
                    <w:rPr>
                      <w:spacing w:val="-2"/>
                    </w:rPr>
                  </w:rPrChange>
                </w:rPr>
                <w:t>安全鞋、电绝缘鞋</w:t>
              </w:r>
            </w:ins>
          </w:p>
        </w:tc>
      </w:tr>
      <w:tr w14:paraId="3462D5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Change w:id="2664" w:author="随遇而安 [2]" w:date="2024-12-23T16:48:30Z">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blPrExChange>
        </w:tblPrEx>
        <w:trPr>
          <w:trHeight w:val="470" w:hRule="atLeast"/>
          <w:jc w:val="center"/>
          <w:ins w:id="2663" w:author="随遇而安 [2]" w:date="2024-12-23T16:48:23Z"/>
          <w:trPrChange w:id="2664" w:author="随遇而安 [2]" w:date="2024-12-23T16:48:30Z">
            <w:trPr>
              <w:trHeight w:val="470" w:hRule="atLeast"/>
            </w:trPr>
          </w:trPrChange>
        </w:trPr>
        <w:tc>
          <w:tcPr>
            <w:tcW w:w="598" w:type="dxa"/>
            <w:tcBorders>
              <w:left w:val="single" w:color="000000" w:sz="10" w:space="0"/>
            </w:tcBorders>
            <w:vAlign w:val="top"/>
            <w:tcPrChange w:id="2665" w:author="随遇而安 [2]" w:date="2024-12-23T16:48:30Z">
              <w:tcPr>
                <w:tcW w:w="598" w:type="dxa"/>
                <w:tcBorders>
                  <w:left w:val="single" w:color="000000" w:sz="10" w:space="0"/>
                </w:tcBorders>
                <w:vAlign w:val="top"/>
              </w:tcPr>
            </w:tcPrChange>
          </w:tcPr>
          <w:p w14:paraId="73FA3239">
            <w:pPr>
              <w:pStyle w:val="12"/>
              <w:spacing w:before="144" w:line="225" w:lineRule="auto"/>
              <w:ind w:left="188"/>
              <w:rPr>
                <w:ins w:id="2666" w:author="随遇而安 [2]" w:date="2024-12-23T16:48:23Z"/>
                <w:rFonts w:hint="eastAsia" w:ascii="仿宋" w:hAnsi="仿宋" w:eastAsia="仿宋" w:cs="仿宋"/>
                <w:rPrChange w:id="2667" w:author="随遇而安 [2]" w:date="2024-12-23T16:48:48Z">
                  <w:rPr>
                    <w:ins w:id="2668" w:author="随遇而安 [2]" w:date="2024-12-23T16:48:23Z"/>
                  </w:rPr>
                </w:rPrChange>
              </w:rPr>
            </w:pPr>
            <w:ins w:id="2669" w:author="随遇而安 [2]" w:date="2024-12-23T16:48:23Z">
              <w:r>
                <w:rPr>
                  <w:rFonts w:hint="eastAsia" w:ascii="仿宋" w:hAnsi="仿宋" w:eastAsia="仿宋" w:cs="仿宋"/>
                  <w:rPrChange w:id="2670" w:author="随遇而安 [2]" w:date="2024-12-23T16:48:48Z">
                    <w:rPr/>
                  </w:rPrChange>
                </w:rPr>
                <w:t>六</w:t>
              </w:r>
            </w:ins>
          </w:p>
        </w:tc>
        <w:tc>
          <w:tcPr>
            <w:tcW w:w="1887" w:type="dxa"/>
            <w:vAlign w:val="top"/>
            <w:tcPrChange w:id="2671" w:author="随遇而安 [2]" w:date="2024-12-23T16:48:30Z">
              <w:tcPr>
                <w:tcW w:w="1887" w:type="dxa"/>
                <w:vAlign w:val="top"/>
              </w:tcPr>
            </w:tcPrChange>
          </w:tcPr>
          <w:p w14:paraId="344256CF">
            <w:pPr>
              <w:pStyle w:val="12"/>
              <w:spacing w:before="145" w:line="221" w:lineRule="auto"/>
              <w:ind w:left="100"/>
              <w:rPr>
                <w:ins w:id="2672" w:author="随遇而安 [2]" w:date="2024-12-23T16:48:23Z"/>
                <w:rFonts w:hint="eastAsia" w:ascii="仿宋" w:hAnsi="仿宋" w:eastAsia="仿宋" w:cs="仿宋"/>
                <w:rPrChange w:id="2673" w:author="随遇而安 [2]" w:date="2024-12-23T16:48:48Z">
                  <w:rPr>
                    <w:ins w:id="2674" w:author="随遇而安 [2]" w:date="2024-12-23T16:48:23Z"/>
                  </w:rPr>
                </w:rPrChange>
              </w:rPr>
            </w:pPr>
            <w:ins w:id="2675" w:author="随遇而安 [2]" w:date="2024-12-23T16:48:23Z">
              <w:r>
                <w:rPr>
                  <w:rFonts w:hint="eastAsia" w:ascii="仿宋" w:hAnsi="仿宋" w:eastAsia="仿宋" w:cs="仿宋"/>
                  <w:spacing w:val="-2"/>
                  <w:rPrChange w:id="2676" w:author="随遇而安 [2]" w:date="2024-12-23T16:48:48Z">
                    <w:rPr>
                      <w:spacing w:val="-2"/>
                    </w:rPr>
                  </w:rPrChange>
                </w:rPr>
                <w:t>坠落防护用具</w:t>
              </w:r>
            </w:ins>
          </w:p>
        </w:tc>
        <w:tc>
          <w:tcPr>
            <w:tcW w:w="4739" w:type="dxa"/>
            <w:tcBorders>
              <w:right w:val="single" w:color="000000" w:sz="10" w:space="0"/>
            </w:tcBorders>
            <w:vAlign w:val="top"/>
            <w:tcPrChange w:id="2677" w:author="随遇而安 [2]" w:date="2024-12-23T16:48:30Z">
              <w:tcPr>
                <w:tcW w:w="4739" w:type="dxa"/>
                <w:tcBorders>
                  <w:right w:val="single" w:color="000000" w:sz="10" w:space="0"/>
                </w:tcBorders>
                <w:vAlign w:val="top"/>
              </w:tcPr>
            </w:tcPrChange>
          </w:tcPr>
          <w:p w14:paraId="581DEEE9">
            <w:pPr>
              <w:pStyle w:val="12"/>
              <w:spacing w:before="144" w:line="221" w:lineRule="auto"/>
              <w:ind w:left="112"/>
              <w:rPr>
                <w:ins w:id="2678" w:author="随遇而安 [2]" w:date="2024-12-23T16:48:23Z"/>
                <w:rFonts w:hint="eastAsia" w:ascii="仿宋" w:hAnsi="仿宋" w:eastAsia="仿宋" w:cs="仿宋"/>
                <w:rPrChange w:id="2679" w:author="随遇而安 [2]" w:date="2024-12-23T16:48:48Z">
                  <w:rPr>
                    <w:ins w:id="2680" w:author="随遇而安 [2]" w:date="2024-12-23T16:48:23Z"/>
                  </w:rPr>
                </w:rPrChange>
              </w:rPr>
            </w:pPr>
            <w:ins w:id="2681" w:author="随遇而安 [2]" w:date="2024-12-23T16:48:23Z">
              <w:r>
                <w:rPr>
                  <w:rFonts w:hint="eastAsia" w:ascii="仿宋" w:hAnsi="仿宋" w:eastAsia="仿宋" w:cs="仿宋"/>
                  <w:spacing w:val="-1"/>
                  <w:rPrChange w:id="2682" w:author="随遇而安 [2]" w:date="2024-12-23T16:48:48Z">
                    <w:rPr>
                      <w:spacing w:val="-1"/>
                    </w:rPr>
                  </w:rPrChange>
                </w:rPr>
                <w:t>安全带、安全网、速差器</w:t>
              </w:r>
            </w:ins>
          </w:p>
        </w:tc>
      </w:tr>
      <w:tr w14:paraId="27B29A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Change w:id="2684" w:author="随遇而安 [2]" w:date="2024-12-23T16:48:30Z">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blPrExChange>
        </w:tblPrEx>
        <w:trPr>
          <w:trHeight w:val="485" w:hRule="atLeast"/>
          <w:jc w:val="center"/>
          <w:ins w:id="2683" w:author="随遇而安 [2]" w:date="2024-12-23T16:48:23Z"/>
          <w:trPrChange w:id="2684" w:author="随遇而安 [2]" w:date="2024-12-23T16:48:30Z">
            <w:trPr>
              <w:trHeight w:val="485" w:hRule="atLeast"/>
            </w:trPr>
          </w:trPrChange>
        </w:trPr>
        <w:tc>
          <w:tcPr>
            <w:tcW w:w="598" w:type="dxa"/>
            <w:tcBorders>
              <w:left w:val="single" w:color="000000" w:sz="10" w:space="0"/>
              <w:bottom w:val="single" w:color="000000" w:sz="10" w:space="0"/>
            </w:tcBorders>
            <w:vAlign w:val="top"/>
            <w:tcPrChange w:id="2685" w:author="随遇而安 [2]" w:date="2024-12-23T16:48:30Z">
              <w:tcPr>
                <w:tcW w:w="598" w:type="dxa"/>
                <w:tcBorders>
                  <w:left w:val="single" w:color="000000" w:sz="10" w:space="0"/>
                  <w:bottom w:val="single" w:color="000000" w:sz="10" w:space="0"/>
                </w:tcBorders>
                <w:vAlign w:val="top"/>
              </w:tcPr>
            </w:tcPrChange>
          </w:tcPr>
          <w:p w14:paraId="5FCB5EB9">
            <w:pPr>
              <w:pStyle w:val="12"/>
              <w:spacing w:before="147" w:line="232" w:lineRule="auto"/>
              <w:ind w:left="186"/>
              <w:rPr>
                <w:ins w:id="2686" w:author="随遇而安 [2]" w:date="2024-12-23T16:48:23Z"/>
                <w:rFonts w:hint="eastAsia" w:ascii="仿宋" w:hAnsi="仿宋" w:eastAsia="仿宋" w:cs="仿宋"/>
                <w:rPrChange w:id="2687" w:author="随遇而安 [2]" w:date="2024-12-23T16:48:48Z">
                  <w:rPr>
                    <w:ins w:id="2688" w:author="随遇而安 [2]" w:date="2024-12-23T16:48:23Z"/>
                  </w:rPr>
                </w:rPrChange>
              </w:rPr>
            </w:pPr>
            <w:ins w:id="2689" w:author="随遇而安 [2]" w:date="2024-12-23T16:48:23Z">
              <w:r>
                <w:rPr>
                  <w:rFonts w:hint="eastAsia" w:ascii="仿宋" w:hAnsi="仿宋" w:eastAsia="仿宋" w:cs="仿宋"/>
                  <w:rPrChange w:id="2690" w:author="随遇而安 [2]" w:date="2024-12-23T16:48:48Z">
                    <w:rPr/>
                  </w:rPrChange>
                </w:rPr>
                <w:t>七</w:t>
              </w:r>
            </w:ins>
          </w:p>
        </w:tc>
        <w:tc>
          <w:tcPr>
            <w:tcW w:w="1887" w:type="dxa"/>
            <w:tcBorders>
              <w:bottom w:val="single" w:color="000000" w:sz="10" w:space="0"/>
            </w:tcBorders>
            <w:vAlign w:val="top"/>
            <w:tcPrChange w:id="2691" w:author="随遇而安 [2]" w:date="2024-12-23T16:48:30Z">
              <w:tcPr>
                <w:tcW w:w="1887" w:type="dxa"/>
                <w:tcBorders>
                  <w:bottom w:val="single" w:color="000000" w:sz="10" w:space="0"/>
                </w:tcBorders>
                <w:vAlign w:val="top"/>
              </w:tcPr>
            </w:tcPrChange>
          </w:tcPr>
          <w:p w14:paraId="2F7AF0DD">
            <w:pPr>
              <w:pStyle w:val="12"/>
              <w:spacing w:before="146" w:line="221" w:lineRule="auto"/>
              <w:ind w:left="98"/>
              <w:rPr>
                <w:ins w:id="2692" w:author="随遇而安 [2]" w:date="2024-12-23T16:48:23Z"/>
                <w:rFonts w:hint="eastAsia" w:ascii="仿宋" w:hAnsi="仿宋" w:eastAsia="仿宋" w:cs="仿宋"/>
                <w:rPrChange w:id="2693" w:author="随遇而安 [2]" w:date="2024-12-23T16:48:48Z">
                  <w:rPr>
                    <w:ins w:id="2694" w:author="随遇而安 [2]" w:date="2024-12-23T16:48:23Z"/>
                  </w:rPr>
                </w:rPrChange>
              </w:rPr>
            </w:pPr>
            <w:ins w:id="2695" w:author="随遇而安 [2]" w:date="2024-12-23T16:48:23Z">
              <w:r>
                <w:rPr>
                  <w:rFonts w:hint="eastAsia" w:ascii="仿宋" w:hAnsi="仿宋" w:eastAsia="仿宋" w:cs="仿宋"/>
                  <w:spacing w:val="-2"/>
                  <w:rPrChange w:id="2696" w:author="随遇而安 [2]" w:date="2024-12-23T16:48:48Z">
                    <w:rPr>
                      <w:spacing w:val="-2"/>
                    </w:rPr>
                  </w:rPrChange>
                </w:rPr>
                <w:t>手部防护</w:t>
              </w:r>
            </w:ins>
          </w:p>
        </w:tc>
        <w:tc>
          <w:tcPr>
            <w:tcW w:w="4739" w:type="dxa"/>
            <w:tcBorders>
              <w:bottom w:val="single" w:color="000000" w:sz="10" w:space="0"/>
              <w:right w:val="single" w:color="000000" w:sz="10" w:space="0"/>
            </w:tcBorders>
            <w:vAlign w:val="top"/>
            <w:tcPrChange w:id="2697" w:author="随遇而安 [2]" w:date="2024-12-23T16:48:30Z">
              <w:tcPr>
                <w:tcW w:w="4739" w:type="dxa"/>
                <w:tcBorders>
                  <w:bottom w:val="single" w:color="000000" w:sz="10" w:space="0"/>
                  <w:right w:val="single" w:color="000000" w:sz="10" w:space="0"/>
                </w:tcBorders>
                <w:vAlign w:val="top"/>
              </w:tcPr>
            </w:tcPrChange>
          </w:tcPr>
          <w:p w14:paraId="0D8DC134">
            <w:pPr>
              <w:pStyle w:val="12"/>
              <w:spacing w:before="147" w:line="221" w:lineRule="auto"/>
              <w:ind w:left="109"/>
              <w:rPr>
                <w:ins w:id="2698" w:author="随遇而安 [2]" w:date="2024-12-23T16:48:23Z"/>
                <w:rFonts w:hint="eastAsia" w:ascii="仿宋" w:hAnsi="仿宋" w:eastAsia="仿宋" w:cs="仿宋"/>
                <w:rPrChange w:id="2699" w:author="随遇而安 [2]" w:date="2024-12-23T16:48:48Z">
                  <w:rPr>
                    <w:ins w:id="2700" w:author="随遇而安 [2]" w:date="2024-12-23T16:48:23Z"/>
                  </w:rPr>
                </w:rPrChange>
              </w:rPr>
            </w:pPr>
            <w:ins w:id="2701" w:author="随遇而安 [2]" w:date="2024-12-23T16:48:23Z">
              <w:r>
                <w:rPr>
                  <w:rFonts w:hint="eastAsia" w:ascii="仿宋" w:hAnsi="仿宋" w:eastAsia="仿宋" w:cs="仿宋"/>
                  <w:spacing w:val="-1"/>
                  <w:rPrChange w:id="2702" w:author="随遇而安 [2]" w:date="2024-12-23T16:48:48Z">
                    <w:rPr>
                      <w:spacing w:val="-1"/>
                    </w:rPr>
                  </w:rPrChange>
                </w:rPr>
                <w:t>绝缘手套、耐酸碱手套</w:t>
              </w:r>
            </w:ins>
          </w:p>
        </w:tc>
      </w:tr>
    </w:tbl>
    <w:p w14:paraId="669C684E">
      <w:pPr>
        <w:widowControl/>
        <w:numPr>
          <w:ilvl w:val="0"/>
          <w:numId w:val="4"/>
          <w:ins w:id="2704" w:author="随遇而安 [2]" w:date="2024-12-23T16:49:36Z"/>
        </w:numPr>
        <w:tabs>
          <w:tab w:val="left" w:pos="440"/>
        </w:tabs>
        <w:spacing w:after="120" w:line="360" w:lineRule="auto"/>
        <w:ind w:left="425" w:right="153" w:hanging="425" w:firstLineChars="0"/>
        <w:jc w:val="left"/>
        <w:outlineLvl w:val="0"/>
        <w:rPr>
          <w:ins w:id="2705" w:author="随遇而安 [2]" w:date="2024-12-23T16:49:37Z"/>
          <w:rFonts w:hint="eastAsia" w:ascii="仿宋" w:hAnsi="仿宋" w:eastAsia="仿宋" w:cs="仿宋"/>
          <w:b/>
          <w:bCs w:val="0"/>
          <w:kern w:val="2"/>
          <w:sz w:val="24"/>
          <w:szCs w:val="24"/>
          <w:highlight w:val="none"/>
          <w:lang w:eastAsia="zh-CN"/>
          <w:rPrChange w:id="2706" w:author="随遇而安 [2]" w:date="2024-12-23T16:52:14Z">
            <w:rPr>
              <w:ins w:id="2707" w:author="随遇而安 [2]" w:date="2024-12-23T16:49:37Z"/>
              <w:rFonts w:hint="eastAsia" w:ascii="仿宋" w:hAnsi="仿宋" w:eastAsia="仿宋" w:cs="仿宋"/>
              <w:kern w:val="2"/>
              <w:sz w:val="24"/>
              <w:szCs w:val="24"/>
              <w:highlight w:val="none"/>
              <w:lang w:eastAsia="zh-CN"/>
            </w:rPr>
          </w:rPrChange>
        </w:rPr>
        <w:pPrChange w:id="2703" w:author="随遇而安 [2]" w:date="2024-12-23T16:49:36Z">
          <w:pPr>
            <w:tabs>
              <w:tab w:val="left" w:pos="993"/>
            </w:tabs>
            <w:spacing w:line="360" w:lineRule="auto"/>
            <w:ind w:firstLine="482" w:firstLineChars="0"/>
            <w:jc w:val="both"/>
          </w:pPr>
        </w:pPrChange>
      </w:pPr>
      <w:ins w:id="2708" w:author="随遇而安 [2]" w:date="2023-08-11T15:54:36Z">
        <w:bookmarkStart w:id="112" w:name="_Toc21518"/>
        <w:bookmarkStart w:id="113" w:name="_Toc11442"/>
        <w:bookmarkStart w:id="114" w:name="_Toc23555"/>
        <w:bookmarkStart w:id="115" w:name="_Toc4452"/>
        <w:bookmarkStart w:id="116" w:name="_Toc21288"/>
        <w:bookmarkStart w:id="117" w:name="_Toc25578"/>
        <w:r>
          <w:rPr>
            <w:rFonts w:hint="eastAsia" w:ascii="仿宋" w:hAnsi="仿宋" w:eastAsia="仿宋" w:cs="仿宋"/>
            <w:b/>
            <w:bCs w:val="0"/>
            <w:kern w:val="2"/>
            <w:sz w:val="24"/>
            <w:szCs w:val="24"/>
            <w:highlight w:val="none"/>
            <w:lang w:eastAsia="zh-CN"/>
            <w:rPrChange w:id="2709" w:author="随遇而安 [2]" w:date="2024-12-23T16:52:14Z">
              <w:rPr>
                <w:rFonts w:hint="eastAsia" w:ascii="仿宋" w:hAnsi="仿宋" w:eastAsia="仿宋" w:cs="仿宋"/>
                <w:b/>
                <w:kern w:val="2"/>
                <w:sz w:val="24"/>
                <w:szCs w:val="24"/>
                <w:highlight w:val="none"/>
                <w:lang w:eastAsia="zh-CN"/>
              </w:rPr>
            </w:rPrChange>
          </w:rPr>
          <w:t>安全协议</w:t>
        </w:r>
        <w:bookmarkEnd w:id="112"/>
        <w:bookmarkEnd w:id="113"/>
        <w:bookmarkEnd w:id="114"/>
        <w:bookmarkEnd w:id="115"/>
        <w:bookmarkEnd w:id="116"/>
        <w:bookmarkEnd w:id="117"/>
      </w:ins>
    </w:p>
    <w:p w14:paraId="38B48BF3">
      <w:pPr>
        <w:widowControl/>
        <w:numPr>
          <w:ilvl w:val="1"/>
          <w:numId w:val="4"/>
          <w:ins w:id="2711" w:author="随遇而安 [2]" w:date="2024-12-23T16:50:36Z"/>
        </w:numPr>
        <w:tabs>
          <w:tab w:val="left" w:pos="0"/>
        </w:tabs>
        <w:spacing w:after="120" w:line="360" w:lineRule="auto"/>
        <w:ind w:left="0" w:right="153" w:hanging="7" w:firstLineChars="0"/>
        <w:jc w:val="left"/>
        <w:outlineLvl w:val="9"/>
        <w:rPr>
          <w:ins w:id="2712" w:author="随遇而安 [2]" w:date="2024-12-23T16:49:43Z"/>
          <w:rFonts w:hint="eastAsia" w:ascii="仿宋" w:hAnsi="仿宋" w:eastAsia="仿宋" w:cs="仿宋"/>
          <w:kern w:val="2"/>
          <w:sz w:val="24"/>
          <w:szCs w:val="24"/>
          <w:highlight w:val="none"/>
          <w:lang w:eastAsia="zh-CN"/>
        </w:rPr>
        <w:pPrChange w:id="2710" w:author="随遇而安 [2]" w:date="2024-12-23T17:06:38Z">
          <w:pPr>
            <w:tabs>
              <w:tab w:val="left" w:pos="993"/>
            </w:tabs>
            <w:spacing w:line="360" w:lineRule="auto"/>
            <w:ind w:firstLine="482" w:firstLineChars="0"/>
            <w:jc w:val="both"/>
          </w:pPr>
        </w:pPrChange>
      </w:pPr>
      <w:ins w:id="2713" w:author="随遇而安 [2]" w:date="2024-12-23T16:49:32Z">
        <w:bookmarkStart w:id="118" w:name="_Toc16422"/>
        <w:bookmarkStart w:id="119" w:name="_Toc30689"/>
        <w:bookmarkStart w:id="120" w:name="_Toc32083"/>
        <w:bookmarkStart w:id="121" w:name="_Toc27805"/>
        <w:r>
          <w:rPr>
            <w:rFonts w:hint="eastAsia" w:ascii="仿宋" w:hAnsi="仿宋" w:eastAsia="仿宋" w:cs="仿宋"/>
            <w:kern w:val="2"/>
            <w:sz w:val="24"/>
            <w:szCs w:val="24"/>
            <w:highlight w:val="none"/>
            <w:lang w:eastAsia="zh-CN"/>
          </w:rPr>
          <w:t>使用相关方时，应在合同中通过 HSE 条款载明双方的权利和义务，合同中无法约定明确的，应与相关方签订安全协议（附件2），协议内容包括但不限于以下内容：</w:t>
        </w:r>
        <w:bookmarkEnd w:id="118"/>
        <w:bookmarkEnd w:id="119"/>
        <w:bookmarkEnd w:id="120"/>
        <w:bookmarkEnd w:id="121"/>
      </w:ins>
    </w:p>
    <w:p w14:paraId="72F11CA1">
      <w:pPr>
        <w:widowControl/>
        <w:numPr>
          <w:ilvl w:val="2"/>
          <w:numId w:val="4"/>
          <w:ins w:id="2715" w:author="随遇而安 [2]" w:date="2024-12-23T16:50:36Z"/>
        </w:numPr>
        <w:tabs>
          <w:tab w:val="left" w:pos="0"/>
        </w:tabs>
        <w:spacing w:after="120" w:line="360" w:lineRule="auto"/>
        <w:ind w:left="0" w:right="153" w:hanging="7" w:firstLineChars="0"/>
        <w:jc w:val="left"/>
        <w:outlineLvl w:val="9"/>
        <w:rPr>
          <w:ins w:id="2716" w:author="随遇而安 [2]" w:date="2024-12-23T16:50:10Z"/>
          <w:rFonts w:hint="eastAsia" w:ascii="仿宋" w:hAnsi="仿宋" w:eastAsia="仿宋" w:cs="仿宋"/>
          <w:kern w:val="2"/>
          <w:sz w:val="24"/>
          <w:szCs w:val="24"/>
          <w:highlight w:val="none"/>
          <w:lang w:eastAsia="zh-CN"/>
        </w:rPr>
        <w:pPrChange w:id="2714" w:author="随遇而安 [2]" w:date="2024-12-23T17:05:32Z">
          <w:pPr>
            <w:tabs>
              <w:tab w:val="left" w:pos="993"/>
            </w:tabs>
            <w:spacing w:line="360" w:lineRule="auto"/>
            <w:ind w:firstLine="482" w:firstLineChars="0"/>
            <w:jc w:val="both"/>
          </w:pPr>
        </w:pPrChange>
      </w:pPr>
      <w:ins w:id="2717" w:author="随遇而安 [2]" w:date="2024-12-23T16:49:32Z">
        <w:bookmarkStart w:id="122" w:name="_Toc18182"/>
        <w:bookmarkStart w:id="123" w:name="_Toc5914"/>
        <w:bookmarkStart w:id="124" w:name="_Toc4765"/>
        <w:r>
          <w:rPr>
            <w:rFonts w:hint="eastAsia" w:ascii="仿宋" w:hAnsi="仿宋" w:eastAsia="仿宋" w:cs="仿宋"/>
            <w:kern w:val="2"/>
            <w:sz w:val="24"/>
            <w:szCs w:val="24"/>
            <w:highlight w:val="none"/>
            <w:lang w:eastAsia="zh-CN"/>
          </w:rPr>
          <w:t>双方安全生产职责、各自管理的区域范围；</w:t>
        </w:r>
        <w:bookmarkEnd w:id="122"/>
        <w:bookmarkEnd w:id="123"/>
        <w:bookmarkEnd w:id="124"/>
      </w:ins>
    </w:p>
    <w:p w14:paraId="16A7823C">
      <w:pPr>
        <w:widowControl/>
        <w:numPr>
          <w:ilvl w:val="2"/>
          <w:numId w:val="4"/>
          <w:ins w:id="2719" w:author="随遇而安 [2]" w:date="2024-12-23T16:50:36Z"/>
        </w:numPr>
        <w:tabs>
          <w:tab w:val="left" w:pos="0"/>
        </w:tabs>
        <w:spacing w:after="120" w:line="360" w:lineRule="auto"/>
        <w:ind w:left="0" w:right="153" w:hanging="7" w:firstLineChars="0"/>
        <w:jc w:val="left"/>
        <w:outlineLvl w:val="9"/>
        <w:rPr>
          <w:ins w:id="2720" w:author="随遇而安 [2]" w:date="2024-12-23T16:50:14Z"/>
          <w:rFonts w:hint="eastAsia" w:ascii="仿宋" w:hAnsi="仿宋" w:eastAsia="仿宋" w:cs="仿宋"/>
          <w:kern w:val="2"/>
          <w:sz w:val="24"/>
          <w:szCs w:val="24"/>
          <w:highlight w:val="none"/>
          <w:lang w:eastAsia="zh-CN"/>
        </w:rPr>
        <w:pPrChange w:id="2718" w:author="随遇而安 [2]" w:date="2024-12-23T17:05:33Z">
          <w:pPr>
            <w:tabs>
              <w:tab w:val="left" w:pos="993"/>
            </w:tabs>
            <w:spacing w:line="360" w:lineRule="auto"/>
            <w:ind w:firstLine="482" w:firstLineChars="0"/>
            <w:jc w:val="both"/>
          </w:pPr>
        </w:pPrChange>
      </w:pPr>
      <w:ins w:id="2721" w:author="随遇而安 [2]" w:date="2024-12-23T16:49:32Z">
        <w:bookmarkStart w:id="125" w:name="_Toc3366"/>
        <w:bookmarkStart w:id="126" w:name="_Toc4563"/>
        <w:bookmarkStart w:id="127" w:name="_Toc25405"/>
        <w:r>
          <w:rPr>
            <w:rFonts w:hint="eastAsia" w:ascii="仿宋" w:hAnsi="仿宋" w:eastAsia="仿宋" w:cs="仿宋"/>
            <w:kern w:val="2"/>
            <w:sz w:val="24"/>
            <w:szCs w:val="24"/>
            <w:highlight w:val="none"/>
            <w:lang w:eastAsia="zh-CN"/>
          </w:rPr>
          <w:t>作业场所、设备设施、作业人员安全生产管理；</w:t>
        </w:r>
        <w:bookmarkEnd w:id="125"/>
        <w:bookmarkEnd w:id="126"/>
        <w:bookmarkEnd w:id="127"/>
      </w:ins>
    </w:p>
    <w:p w14:paraId="75262A93">
      <w:pPr>
        <w:widowControl/>
        <w:numPr>
          <w:ilvl w:val="2"/>
          <w:numId w:val="4"/>
          <w:ins w:id="2723" w:author="随遇而安 [2]" w:date="2024-12-23T16:50:36Z"/>
        </w:numPr>
        <w:tabs>
          <w:tab w:val="left" w:pos="0"/>
        </w:tabs>
        <w:spacing w:after="120" w:line="360" w:lineRule="auto"/>
        <w:ind w:left="0" w:right="153" w:hanging="7" w:firstLineChars="0"/>
        <w:jc w:val="left"/>
        <w:outlineLvl w:val="9"/>
        <w:rPr>
          <w:ins w:id="2724" w:author="随遇而安 [2]" w:date="2024-12-23T16:50:16Z"/>
          <w:rFonts w:hint="eastAsia" w:ascii="仿宋" w:hAnsi="仿宋" w:eastAsia="仿宋" w:cs="仿宋"/>
          <w:kern w:val="2"/>
          <w:sz w:val="24"/>
          <w:szCs w:val="24"/>
          <w:highlight w:val="none"/>
          <w:lang w:eastAsia="zh-CN"/>
        </w:rPr>
        <w:pPrChange w:id="2722" w:author="随遇而安 [2]" w:date="2024-12-23T17:05:36Z">
          <w:pPr>
            <w:tabs>
              <w:tab w:val="left" w:pos="993"/>
            </w:tabs>
            <w:spacing w:line="360" w:lineRule="auto"/>
            <w:ind w:firstLine="482" w:firstLineChars="0"/>
            <w:jc w:val="both"/>
          </w:pPr>
        </w:pPrChange>
      </w:pPr>
      <w:ins w:id="2725" w:author="随遇而安 [2]" w:date="2024-12-23T16:49:32Z">
        <w:bookmarkStart w:id="128" w:name="_Toc31802"/>
        <w:bookmarkStart w:id="129" w:name="_Toc3541"/>
        <w:bookmarkStart w:id="130" w:name="_Toc4203"/>
        <w:r>
          <w:rPr>
            <w:rFonts w:hint="eastAsia" w:ascii="仿宋" w:hAnsi="仿宋" w:eastAsia="仿宋" w:cs="仿宋"/>
            <w:kern w:val="2"/>
            <w:sz w:val="24"/>
            <w:szCs w:val="24"/>
            <w:highlight w:val="none"/>
            <w:lang w:eastAsia="zh-CN"/>
          </w:rPr>
          <w:t>本单位场所、设备设施存在的安全风险及应采取的防控措施；</w:t>
        </w:r>
        <w:bookmarkEnd w:id="128"/>
        <w:bookmarkEnd w:id="129"/>
        <w:bookmarkEnd w:id="130"/>
      </w:ins>
    </w:p>
    <w:p w14:paraId="31922A18">
      <w:pPr>
        <w:widowControl/>
        <w:numPr>
          <w:ilvl w:val="2"/>
          <w:numId w:val="4"/>
          <w:ins w:id="2727" w:author="随遇而安 [2]" w:date="2024-12-23T16:50:36Z"/>
        </w:numPr>
        <w:tabs>
          <w:tab w:val="left" w:pos="0"/>
        </w:tabs>
        <w:spacing w:after="120" w:line="360" w:lineRule="auto"/>
        <w:ind w:left="0" w:right="153" w:hanging="7" w:firstLineChars="0"/>
        <w:jc w:val="left"/>
        <w:outlineLvl w:val="9"/>
        <w:rPr>
          <w:ins w:id="2728" w:author="随遇而安 [2]" w:date="2024-12-23T16:50:18Z"/>
          <w:rFonts w:hint="eastAsia" w:ascii="仿宋" w:hAnsi="仿宋" w:eastAsia="仿宋" w:cs="仿宋"/>
          <w:kern w:val="2"/>
          <w:sz w:val="24"/>
          <w:szCs w:val="24"/>
          <w:highlight w:val="none"/>
          <w:lang w:eastAsia="zh-CN"/>
        </w:rPr>
        <w:pPrChange w:id="2726" w:author="随遇而安 [2]" w:date="2024-12-23T17:05:38Z">
          <w:pPr>
            <w:tabs>
              <w:tab w:val="left" w:pos="993"/>
            </w:tabs>
            <w:spacing w:line="360" w:lineRule="auto"/>
            <w:ind w:firstLine="482" w:firstLineChars="0"/>
            <w:jc w:val="both"/>
          </w:pPr>
        </w:pPrChange>
      </w:pPr>
      <w:ins w:id="2729" w:author="随遇而安 [2]" w:date="2024-12-23T16:49:32Z">
        <w:bookmarkStart w:id="131" w:name="_Toc31704"/>
        <w:bookmarkStart w:id="132" w:name="_Toc13209"/>
        <w:bookmarkStart w:id="133" w:name="_Toc13701"/>
        <w:r>
          <w:rPr>
            <w:rFonts w:hint="eastAsia" w:ascii="仿宋" w:hAnsi="仿宋" w:eastAsia="仿宋" w:cs="仿宋"/>
            <w:kern w:val="2"/>
            <w:sz w:val="24"/>
            <w:szCs w:val="24"/>
            <w:highlight w:val="none"/>
            <w:lang w:eastAsia="zh-CN"/>
          </w:rPr>
          <w:t>在安全生产方面各自享有的权利和承担的义务；</w:t>
        </w:r>
        <w:bookmarkEnd w:id="131"/>
        <w:bookmarkEnd w:id="132"/>
        <w:bookmarkEnd w:id="133"/>
      </w:ins>
    </w:p>
    <w:p w14:paraId="4CBE6495">
      <w:pPr>
        <w:widowControl/>
        <w:numPr>
          <w:ilvl w:val="2"/>
          <w:numId w:val="4"/>
          <w:ins w:id="2731" w:author="随遇而安 [2]" w:date="2024-12-23T16:50:36Z"/>
        </w:numPr>
        <w:tabs>
          <w:tab w:val="left" w:pos="0"/>
        </w:tabs>
        <w:spacing w:after="120" w:line="360" w:lineRule="auto"/>
        <w:ind w:left="0" w:right="153" w:hanging="7" w:firstLineChars="0"/>
        <w:jc w:val="left"/>
        <w:outlineLvl w:val="9"/>
        <w:rPr>
          <w:ins w:id="2732" w:author="随遇而安 [2]" w:date="2024-12-23T16:50:21Z"/>
          <w:rFonts w:hint="eastAsia" w:ascii="仿宋" w:hAnsi="仿宋" w:eastAsia="仿宋" w:cs="仿宋"/>
          <w:kern w:val="2"/>
          <w:sz w:val="24"/>
          <w:szCs w:val="24"/>
          <w:highlight w:val="none"/>
          <w:lang w:eastAsia="zh-CN"/>
        </w:rPr>
        <w:pPrChange w:id="2730" w:author="随遇而安 [2]" w:date="2024-12-23T17:05:39Z">
          <w:pPr>
            <w:tabs>
              <w:tab w:val="left" w:pos="993"/>
            </w:tabs>
            <w:spacing w:line="360" w:lineRule="auto"/>
            <w:ind w:firstLine="482" w:firstLineChars="0"/>
            <w:jc w:val="both"/>
          </w:pPr>
        </w:pPrChange>
      </w:pPr>
      <w:ins w:id="2733" w:author="随遇而安 [2]" w:date="2024-12-23T16:49:32Z">
        <w:bookmarkStart w:id="134" w:name="_Toc31071"/>
        <w:bookmarkStart w:id="135" w:name="_Toc18305"/>
        <w:bookmarkStart w:id="136" w:name="_Toc24286"/>
        <w:r>
          <w:rPr>
            <w:rFonts w:hint="eastAsia" w:ascii="仿宋" w:hAnsi="仿宋" w:eastAsia="仿宋" w:cs="仿宋"/>
            <w:kern w:val="2"/>
            <w:sz w:val="24"/>
            <w:szCs w:val="24"/>
            <w:highlight w:val="none"/>
            <w:lang w:eastAsia="zh-CN"/>
          </w:rPr>
          <w:t>安全生产事故应急救援；</w:t>
        </w:r>
        <w:bookmarkEnd w:id="134"/>
        <w:bookmarkEnd w:id="135"/>
        <w:bookmarkEnd w:id="136"/>
      </w:ins>
    </w:p>
    <w:p w14:paraId="22D464F4">
      <w:pPr>
        <w:widowControl/>
        <w:numPr>
          <w:ilvl w:val="2"/>
          <w:numId w:val="4"/>
          <w:ins w:id="2735" w:author="随遇而安 [2]" w:date="2024-12-23T16:50:36Z"/>
        </w:numPr>
        <w:tabs>
          <w:tab w:val="left" w:pos="0"/>
        </w:tabs>
        <w:spacing w:after="120" w:line="360" w:lineRule="auto"/>
        <w:ind w:left="0" w:right="153" w:hanging="7" w:firstLineChars="0"/>
        <w:jc w:val="left"/>
        <w:outlineLvl w:val="9"/>
        <w:rPr>
          <w:ins w:id="2736" w:author="随遇而安 [2]" w:date="2024-12-23T16:50:23Z"/>
          <w:rFonts w:hint="eastAsia" w:ascii="仿宋" w:hAnsi="仿宋" w:eastAsia="仿宋" w:cs="仿宋"/>
          <w:kern w:val="2"/>
          <w:sz w:val="24"/>
          <w:szCs w:val="24"/>
          <w:highlight w:val="none"/>
          <w:lang w:eastAsia="zh-CN"/>
        </w:rPr>
        <w:pPrChange w:id="2734" w:author="随遇而安 [2]" w:date="2024-12-23T17:05:42Z">
          <w:pPr>
            <w:tabs>
              <w:tab w:val="left" w:pos="993"/>
            </w:tabs>
            <w:spacing w:line="360" w:lineRule="auto"/>
            <w:ind w:firstLine="482" w:firstLineChars="0"/>
            <w:jc w:val="both"/>
          </w:pPr>
        </w:pPrChange>
      </w:pPr>
      <w:ins w:id="2737" w:author="随遇而安 [2]" w:date="2024-12-23T16:49:32Z">
        <w:bookmarkStart w:id="137" w:name="_Toc2894"/>
        <w:bookmarkStart w:id="138" w:name="_Toc9120"/>
        <w:bookmarkStart w:id="139" w:name="_Toc13708"/>
        <w:r>
          <w:rPr>
            <w:rFonts w:hint="eastAsia" w:ascii="仿宋" w:hAnsi="仿宋" w:eastAsia="仿宋" w:cs="仿宋"/>
            <w:kern w:val="2"/>
            <w:sz w:val="24"/>
            <w:szCs w:val="24"/>
            <w:highlight w:val="none"/>
            <w:lang w:eastAsia="zh-CN"/>
          </w:rPr>
          <w:t>安全生产事故报告、配合调查处理的约定；</w:t>
        </w:r>
        <w:bookmarkEnd w:id="137"/>
        <w:bookmarkEnd w:id="138"/>
        <w:bookmarkEnd w:id="139"/>
      </w:ins>
    </w:p>
    <w:p w14:paraId="2799ED11">
      <w:pPr>
        <w:widowControl/>
        <w:numPr>
          <w:ilvl w:val="2"/>
          <w:numId w:val="4"/>
          <w:ins w:id="2739" w:author="随遇而安 [2]" w:date="2024-12-23T16:50:36Z"/>
        </w:numPr>
        <w:tabs>
          <w:tab w:val="left" w:pos="0"/>
        </w:tabs>
        <w:spacing w:after="120" w:line="360" w:lineRule="auto"/>
        <w:ind w:left="0" w:right="153" w:hanging="7" w:firstLineChars="0"/>
        <w:jc w:val="left"/>
        <w:outlineLvl w:val="9"/>
        <w:rPr>
          <w:ins w:id="2740" w:author="随遇而安 [2]" w:date="2024-12-23T16:50:25Z"/>
          <w:rFonts w:hint="eastAsia" w:ascii="仿宋" w:hAnsi="仿宋" w:eastAsia="仿宋" w:cs="仿宋"/>
          <w:kern w:val="2"/>
          <w:sz w:val="24"/>
          <w:szCs w:val="24"/>
          <w:highlight w:val="none"/>
          <w:lang w:eastAsia="zh-CN"/>
        </w:rPr>
        <w:pPrChange w:id="2738" w:author="随遇而安 [2]" w:date="2024-12-23T17:05:43Z">
          <w:pPr>
            <w:tabs>
              <w:tab w:val="left" w:pos="993"/>
            </w:tabs>
            <w:spacing w:line="360" w:lineRule="auto"/>
            <w:ind w:firstLine="482" w:firstLineChars="0"/>
            <w:jc w:val="both"/>
          </w:pPr>
        </w:pPrChange>
      </w:pPr>
      <w:ins w:id="2741" w:author="随遇而安 [2]" w:date="2024-12-23T16:49:32Z">
        <w:bookmarkStart w:id="140" w:name="_Toc17974"/>
        <w:bookmarkStart w:id="141" w:name="_Toc13821"/>
        <w:bookmarkStart w:id="142" w:name="_Toc12135"/>
        <w:r>
          <w:rPr>
            <w:rFonts w:hint="eastAsia" w:ascii="仿宋" w:hAnsi="仿宋" w:eastAsia="仿宋" w:cs="仿宋"/>
            <w:kern w:val="2"/>
            <w:sz w:val="24"/>
            <w:szCs w:val="24"/>
            <w:highlight w:val="none"/>
            <w:lang w:eastAsia="zh-CN"/>
          </w:rPr>
          <w:t>安全生产管理奖惩等其他应当约定的内容；</w:t>
        </w:r>
        <w:bookmarkEnd w:id="140"/>
        <w:bookmarkEnd w:id="141"/>
        <w:bookmarkEnd w:id="142"/>
      </w:ins>
    </w:p>
    <w:p w14:paraId="3BD41D7E">
      <w:pPr>
        <w:widowControl/>
        <w:numPr>
          <w:ilvl w:val="2"/>
          <w:numId w:val="4"/>
          <w:ins w:id="2743" w:author="随遇而安 [2]" w:date="2024-12-23T16:50:36Z"/>
        </w:numPr>
        <w:tabs>
          <w:tab w:val="left" w:pos="0"/>
        </w:tabs>
        <w:spacing w:after="120" w:line="360" w:lineRule="auto"/>
        <w:ind w:left="0" w:right="153" w:hanging="7" w:firstLineChars="0"/>
        <w:jc w:val="left"/>
        <w:outlineLvl w:val="9"/>
        <w:rPr>
          <w:ins w:id="2744" w:author="随遇而安 [2]" w:date="2024-12-23T16:50:27Z"/>
          <w:rFonts w:hint="eastAsia" w:ascii="仿宋" w:hAnsi="仿宋" w:eastAsia="仿宋" w:cs="仿宋"/>
          <w:kern w:val="2"/>
          <w:sz w:val="24"/>
          <w:szCs w:val="24"/>
          <w:highlight w:val="none"/>
          <w:lang w:eastAsia="zh-CN"/>
        </w:rPr>
        <w:pPrChange w:id="2742" w:author="随遇而安 [2]" w:date="2024-12-23T17:05:45Z">
          <w:pPr>
            <w:tabs>
              <w:tab w:val="left" w:pos="993"/>
            </w:tabs>
            <w:spacing w:line="360" w:lineRule="auto"/>
            <w:ind w:firstLine="482" w:firstLineChars="0"/>
            <w:jc w:val="both"/>
          </w:pPr>
        </w:pPrChange>
      </w:pPr>
      <w:ins w:id="2745" w:author="随遇而安 [2]" w:date="2024-12-23T16:49:32Z">
        <w:bookmarkStart w:id="143" w:name="_Toc13291"/>
        <w:bookmarkStart w:id="144" w:name="_Toc2318"/>
        <w:bookmarkStart w:id="145" w:name="_Toc15255"/>
        <w:r>
          <w:rPr>
            <w:rFonts w:hint="eastAsia" w:ascii="仿宋" w:hAnsi="仿宋" w:eastAsia="仿宋" w:cs="仿宋"/>
            <w:kern w:val="2"/>
            <w:sz w:val="24"/>
            <w:szCs w:val="24"/>
            <w:highlight w:val="none"/>
            <w:lang w:eastAsia="zh-CN"/>
          </w:rPr>
          <w:t>协议约定免除其中一方法定安全生产责任的条款无效；</w:t>
        </w:r>
        <w:bookmarkEnd w:id="143"/>
        <w:bookmarkEnd w:id="144"/>
        <w:bookmarkEnd w:id="145"/>
      </w:ins>
    </w:p>
    <w:p w14:paraId="1B79CEBD">
      <w:pPr>
        <w:widowControl/>
        <w:numPr>
          <w:ilvl w:val="2"/>
          <w:numId w:val="4"/>
          <w:ins w:id="2747" w:author="随遇而安 [2]" w:date="2024-12-23T16:50:36Z"/>
        </w:numPr>
        <w:tabs>
          <w:tab w:val="left" w:pos="0"/>
        </w:tabs>
        <w:spacing w:after="120" w:line="360" w:lineRule="auto"/>
        <w:ind w:left="0" w:right="153" w:hanging="7" w:firstLineChars="0"/>
        <w:jc w:val="left"/>
        <w:outlineLvl w:val="9"/>
        <w:rPr>
          <w:ins w:id="2748" w:author="随遇而安 [2]" w:date="2024-12-23T16:49:32Z"/>
          <w:rFonts w:hint="eastAsia" w:ascii="仿宋" w:hAnsi="仿宋" w:eastAsia="仿宋" w:cs="仿宋"/>
          <w:kern w:val="2"/>
          <w:sz w:val="24"/>
          <w:szCs w:val="24"/>
          <w:highlight w:val="none"/>
          <w:lang w:eastAsia="zh-CN"/>
        </w:rPr>
        <w:pPrChange w:id="2746" w:author="随遇而安 [2]" w:date="2024-12-23T17:05:46Z">
          <w:pPr>
            <w:tabs>
              <w:tab w:val="left" w:pos="993"/>
            </w:tabs>
            <w:spacing w:line="360" w:lineRule="auto"/>
            <w:ind w:firstLine="482" w:firstLineChars="0"/>
            <w:jc w:val="both"/>
          </w:pPr>
        </w:pPrChange>
      </w:pPr>
      <w:ins w:id="2749" w:author="随遇而安 [2]" w:date="2024-12-23T16:49:32Z">
        <w:bookmarkStart w:id="146" w:name="_Toc24446"/>
        <w:bookmarkStart w:id="147" w:name="_Toc9145"/>
        <w:bookmarkStart w:id="148" w:name="_Toc16524"/>
        <w:r>
          <w:rPr>
            <w:rFonts w:hint="eastAsia" w:ascii="仿宋" w:hAnsi="仿宋" w:eastAsia="仿宋" w:cs="仿宋"/>
            <w:kern w:val="2"/>
            <w:sz w:val="24"/>
            <w:szCs w:val="24"/>
            <w:highlight w:val="none"/>
            <w:lang w:eastAsia="zh-CN"/>
          </w:rPr>
          <w:t>协议内容如有变更，应重新办理签订手续。</w:t>
        </w:r>
        <w:bookmarkEnd w:id="146"/>
        <w:bookmarkEnd w:id="147"/>
        <w:bookmarkEnd w:id="148"/>
      </w:ins>
    </w:p>
    <w:p w14:paraId="2FE24FEA">
      <w:pPr>
        <w:widowControl/>
        <w:numPr>
          <w:ilvl w:val="1"/>
          <w:numId w:val="4"/>
          <w:ins w:id="2751" w:author="随遇而安 [2]" w:date="2024-12-23T16:51:24Z"/>
        </w:numPr>
        <w:tabs>
          <w:tab w:val="left" w:pos="0"/>
        </w:tabs>
        <w:spacing w:after="120" w:line="360" w:lineRule="auto"/>
        <w:ind w:left="0" w:right="153" w:firstLine="0" w:firstLineChars="0"/>
        <w:jc w:val="left"/>
        <w:outlineLvl w:val="9"/>
        <w:rPr>
          <w:ins w:id="2752" w:author="随遇而安 [2]" w:date="2024-12-23T16:49:32Z"/>
          <w:rFonts w:hint="eastAsia" w:ascii="仿宋" w:hAnsi="仿宋" w:eastAsia="仿宋" w:cs="仿宋"/>
          <w:kern w:val="2"/>
          <w:sz w:val="24"/>
          <w:szCs w:val="24"/>
          <w:highlight w:val="none"/>
          <w:lang w:eastAsia="zh-CN"/>
        </w:rPr>
        <w:pPrChange w:id="2750" w:author="随遇而安 [2]" w:date="2024-12-23T17:06:40Z">
          <w:pPr>
            <w:tabs>
              <w:tab w:val="left" w:pos="993"/>
            </w:tabs>
            <w:spacing w:line="360" w:lineRule="auto"/>
            <w:ind w:firstLine="482" w:firstLineChars="0"/>
            <w:jc w:val="both"/>
          </w:pPr>
        </w:pPrChange>
      </w:pPr>
      <w:ins w:id="2753" w:author="随遇而安 [2]" w:date="2024-12-23T16:49:32Z">
        <w:bookmarkStart w:id="149" w:name="_Toc12419"/>
        <w:bookmarkStart w:id="150" w:name="_Toc12499"/>
        <w:bookmarkStart w:id="151" w:name="_Toc24414"/>
        <w:bookmarkStart w:id="152" w:name="_Toc26382"/>
        <w:r>
          <w:rPr>
            <w:rFonts w:hint="eastAsia" w:ascii="仿宋" w:hAnsi="仿宋" w:eastAsia="仿宋" w:cs="仿宋"/>
            <w:kern w:val="2"/>
            <w:sz w:val="24"/>
            <w:szCs w:val="24"/>
            <w:highlight w:val="none"/>
            <w:lang w:eastAsia="zh-CN"/>
          </w:rPr>
          <w:t>两个及以上生产经营单位在同一作业区域内进行生产经营活动，可能危及对方 生产安全的，双方应当签订安全生产管理协议。</w:t>
        </w:r>
        <w:bookmarkEnd w:id="149"/>
        <w:bookmarkEnd w:id="150"/>
        <w:bookmarkEnd w:id="151"/>
        <w:bookmarkEnd w:id="152"/>
      </w:ins>
    </w:p>
    <w:p w14:paraId="34E3DCA0">
      <w:pPr>
        <w:widowControl/>
        <w:numPr>
          <w:ilvl w:val="1"/>
          <w:numId w:val="4"/>
          <w:ins w:id="2755" w:author="随遇而安 [2]" w:date="2024-12-23T16:51:37Z"/>
        </w:numPr>
        <w:tabs>
          <w:tab w:val="left" w:pos="0"/>
        </w:tabs>
        <w:spacing w:after="120" w:line="360" w:lineRule="auto"/>
        <w:ind w:left="0" w:right="153" w:firstLine="0" w:firstLineChars="0"/>
        <w:jc w:val="left"/>
        <w:outlineLvl w:val="9"/>
        <w:rPr>
          <w:ins w:id="2756" w:author="随遇而安 [2]" w:date="2023-08-11T15:54:36Z"/>
          <w:rFonts w:hint="eastAsia" w:ascii="仿宋" w:hAnsi="仿宋" w:eastAsia="仿宋" w:cs="仿宋"/>
          <w:kern w:val="2"/>
          <w:sz w:val="24"/>
          <w:szCs w:val="24"/>
          <w:highlight w:val="none"/>
          <w:lang w:eastAsia="zh-CN"/>
        </w:rPr>
        <w:pPrChange w:id="2754" w:author="随遇而安 [2]" w:date="2024-12-23T17:06:41Z">
          <w:pPr>
            <w:tabs>
              <w:tab w:val="left" w:pos="993"/>
            </w:tabs>
            <w:spacing w:line="360" w:lineRule="auto"/>
            <w:ind w:firstLine="482" w:firstLineChars="0"/>
            <w:jc w:val="both"/>
          </w:pPr>
        </w:pPrChange>
      </w:pPr>
      <w:ins w:id="2757" w:author="随遇而安 [2]" w:date="2024-12-23T16:49:32Z">
        <w:bookmarkStart w:id="153" w:name="_Toc5950"/>
        <w:bookmarkStart w:id="154" w:name="_Toc24049"/>
        <w:bookmarkStart w:id="155" w:name="_Toc1563"/>
        <w:bookmarkStart w:id="156" w:name="_Toc14511"/>
        <w:r>
          <w:rPr>
            <w:rFonts w:hint="eastAsia" w:ascii="仿宋" w:hAnsi="仿宋" w:eastAsia="仿宋" w:cs="仿宋"/>
            <w:kern w:val="2"/>
            <w:sz w:val="24"/>
            <w:szCs w:val="24"/>
            <w:highlight w:val="none"/>
            <w:lang w:eastAsia="zh-CN"/>
          </w:rPr>
          <w:t>外来作业单位（人员）各单位负责运营管理的垃圾填埋场、垃圾转运站、垃圾分拣中心等固定作业场所， 因属地政府要求，同行业企业需进入装卸作业时，各单位应与相应企业签订安全协议， 明确双方安全责任和义务。</w:t>
        </w:r>
        <w:bookmarkEnd w:id="153"/>
        <w:bookmarkEnd w:id="154"/>
        <w:bookmarkEnd w:id="155"/>
        <w:bookmarkEnd w:id="156"/>
      </w:ins>
    </w:p>
    <w:p w14:paraId="424E745C">
      <w:pPr>
        <w:widowControl/>
        <w:numPr>
          <w:ilvl w:val="0"/>
          <w:numId w:val="4"/>
          <w:ins w:id="2759" w:author="随遇而安 [2]" w:date="2024-12-23T16:52:50Z"/>
        </w:numPr>
        <w:tabs>
          <w:tab w:val="left" w:pos="440"/>
        </w:tabs>
        <w:spacing w:after="120" w:line="360" w:lineRule="auto"/>
        <w:ind w:left="425" w:right="153" w:hanging="425" w:firstLineChars="0"/>
        <w:jc w:val="left"/>
        <w:outlineLvl w:val="0"/>
        <w:rPr>
          <w:ins w:id="2760" w:author="随遇而安 [2]" w:date="2024-12-23T16:52:50Z"/>
          <w:rFonts w:hint="eastAsia" w:ascii="仿宋" w:hAnsi="仿宋" w:eastAsia="仿宋" w:cs="仿宋"/>
          <w:b/>
          <w:bCs w:val="0"/>
          <w:kern w:val="2"/>
          <w:sz w:val="24"/>
          <w:szCs w:val="24"/>
          <w:highlight w:val="none"/>
          <w:lang w:eastAsia="zh-CN"/>
          <w:rPrChange w:id="2761" w:author="随遇而安 [2]" w:date="2024-12-23T16:55:49Z">
            <w:rPr>
              <w:ins w:id="2762" w:author="随遇而安 [2]" w:date="2024-12-23T16:52:50Z"/>
              <w:rFonts w:hint="eastAsia" w:ascii="仿宋" w:hAnsi="仿宋" w:eastAsia="仿宋" w:cs="仿宋"/>
              <w:kern w:val="2"/>
              <w:sz w:val="24"/>
              <w:szCs w:val="24"/>
              <w:highlight w:val="none"/>
              <w:lang w:eastAsia="zh-CN"/>
            </w:rPr>
          </w:rPrChange>
        </w:rPr>
        <w:pPrChange w:id="2758" w:author="随遇而安 [2]" w:date="2024-12-23T16:52:50Z">
          <w:pPr>
            <w:tabs>
              <w:tab w:val="left" w:pos="993"/>
            </w:tabs>
            <w:spacing w:line="360" w:lineRule="auto"/>
            <w:ind w:firstLine="482" w:firstLineChars="0"/>
            <w:jc w:val="both"/>
          </w:pPr>
        </w:pPrChange>
      </w:pPr>
      <w:ins w:id="2763" w:author="随遇而安 [2]" w:date="2023-08-11T15:54:36Z">
        <w:bookmarkStart w:id="157" w:name="_Toc24622"/>
        <w:bookmarkStart w:id="158" w:name="_Toc1468"/>
        <w:bookmarkStart w:id="159" w:name="_Toc9111"/>
        <w:bookmarkStart w:id="160" w:name="_Toc20609"/>
        <w:bookmarkStart w:id="161" w:name="_Toc8563"/>
        <w:bookmarkStart w:id="162" w:name="_Toc17878"/>
        <w:r>
          <w:rPr>
            <w:rFonts w:hint="eastAsia" w:ascii="仿宋" w:hAnsi="仿宋" w:eastAsia="仿宋" w:cs="仿宋"/>
            <w:b/>
            <w:bCs w:val="0"/>
            <w:kern w:val="2"/>
            <w:sz w:val="24"/>
            <w:szCs w:val="24"/>
            <w:highlight w:val="none"/>
            <w:lang w:eastAsia="zh-CN"/>
            <w:rPrChange w:id="2764" w:author="随遇而安 [2]" w:date="2024-12-23T16:55:49Z">
              <w:rPr>
                <w:rFonts w:hint="eastAsia" w:ascii="仿宋" w:hAnsi="仿宋" w:eastAsia="仿宋" w:cs="仿宋"/>
                <w:b/>
                <w:kern w:val="2"/>
                <w:sz w:val="24"/>
                <w:szCs w:val="24"/>
                <w:highlight w:val="none"/>
                <w:lang w:eastAsia="zh-CN"/>
              </w:rPr>
            </w:rPrChange>
          </w:rPr>
          <w:t>一般管理</w:t>
        </w:r>
        <w:bookmarkEnd w:id="157"/>
        <w:bookmarkEnd w:id="158"/>
        <w:bookmarkEnd w:id="159"/>
        <w:bookmarkEnd w:id="160"/>
        <w:bookmarkEnd w:id="161"/>
        <w:bookmarkEnd w:id="162"/>
      </w:ins>
    </w:p>
    <w:p w14:paraId="4056744C">
      <w:pPr>
        <w:widowControl/>
        <w:numPr>
          <w:ilvl w:val="1"/>
          <w:numId w:val="4"/>
          <w:ins w:id="2766" w:author="随遇而安 [2]" w:date="2024-12-23T16:53:25Z"/>
        </w:numPr>
        <w:tabs>
          <w:tab w:val="left" w:pos="440"/>
        </w:tabs>
        <w:spacing w:after="120" w:line="360" w:lineRule="auto"/>
        <w:ind w:left="7" w:right="153" w:hanging="7" w:firstLineChars="0"/>
        <w:jc w:val="left"/>
        <w:outlineLvl w:val="9"/>
        <w:rPr>
          <w:ins w:id="2767" w:author="随遇而安 [2]" w:date="2024-12-23T16:53:53Z"/>
          <w:rFonts w:hint="eastAsia" w:ascii="仿宋" w:hAnsi="仿宋" w:eastAsia="仿宋" w:cs="仿宋"/>
          <w:kern w:val="2"/>
          <w:sz w:val="24"/>
          <w:szCs w:val="24"/>
          <w:highlight w:val="none"/>
          <w:lang w:eastAsia="zh-CN"/>
        </w:rPr>
        <w:pPrChange w:id="2765" w:author="随遇而安 [2]" w:date="2024-12-23T17:06:19Z">
          <w:pPr>
            <w:tabs>
              <w:tab w:val="left" w:pos="993"/>
            </w:tabs>
            <w:spacing w:line="360" w:lineRule="auto"/>
            <w:ind w:firstLine="482" w:firstLineChars="0"/>
            <w:jc w:val="both"/>
          </w:pPr>
        </w:pPrChange>
      </w:pPr>
      <w:ins w:id="2768" w:author="随遇而安 [2]" w:date="2024-12-23T16:54:01Z">
        <w:bookmarkStart w:id="163" w:name="_Toc23126"/>
        <w:bookmarkStart w:id="164" w:name="_Toc27371"/>
        <w:bookmarkStart w:id="165" w:name="_Toc27387"/>
        <w:bookmarkStart w:id="166" w:name="_Toc17501"/>
        <w:r>
          <w:rPr>
            <w:rFonts w:hint="eastAsia" w:ascii="仿宋" w:hAnsi="仿宋" w:eastAsia="仿宋" w:cs="仿宋"/>
            <w:kern w:val="2"/>
            <w:sz w:val="24"/>
            <w:szCs w:val="24"/>
            <w:highlight w:val="none"/>
            <w:lang w:eastAsia="zh-CN"/>
            <w:rPrChange w:id="2769" w:author="随遇而安 [2]" w:date="2024-12-23T16:54:01Z">
              <w:rPr>
                <w:rFonts w:hint="eastAsia"/>
              </w:rPr>
            </w:rPrChange>
          </w:rPr>
          <w:t>各级单位使用相关方时不得以包代管，应依照本制度要求加强相关方过程安全监管</w:t>
        </w:r>
      </w:ins>
      <w:ins w:id="2770" w:author="随遇而安 [2]" w:date="2024-12-23T16:54:07Z">
        <w:r>
          <w:rPr>
            <w:rFonts w:hint="eastAsia" w:ascii="仿宋" w:hAnsi="仿宋" w:eastAsia="仿宋" w:cs="仿宋"/>
            <w:kern w:val="2"/>
            <w:sz w:val="24"/>
            <w:szCs w:val="24"/>
            <w:highlight w:val="none"/>
            <w:lang w:eastAsia="zh-CN"/>
          </w:rPr>
          <w:t>。</w:t>
        </w:r>
        <w:bookmarkEnd w:id="163"/>
        <w:bookmarkEnd w:id="164"/>
        <w:bookmarkEnd w:id="165"/>
        <w:bookmarkEnd w:id="166"/>
      </w:ins>
    </w:p>
    <w:p w14:paraId="606A076D">
      <w:pPr>
        <w:widowControl/>
        <w:numPr>
          <w:ilvl w:val="1"/>
          <w:numId w:val="4"/>
          <w:ins w:id="2772" w:author="随遇而安 [2]" w:date="2024-12-23T16:53:25Z"/>
        </w:numPr>
        <w:tabs>
          <w:tab w:val="left" w:pos="440"/>
        </w:tabs>
        <w:spacing w:after="120" w:line="360" w:lineRule="auto"/>
        <w:ind w:left="7" w:right="153" w:hanging="7" w:firstLineChars="0"/>
        <w:jc w:val="left"/>
        <w:outlineLvl w:val="9"/>
        <w:rPr>
          <w:ins w:id="2773" w:author="随遇而安 [2]" w:date="2024-12-23T16:52:58Z"/>
          <w:rFonts w:hint="eastAsia" w:ascii="仿宋" w:hAnsi="仿宋" w:eastAsia="仿宋" w:cs="仿宋"/>
          <w:kern w:val="2"/>
          <w:sz w:val="24"/>
          <w:szCs w:val="24"/>
          <w:highlight w:val="none"/>
          <w:lang w:eastAsia="zh-CN"/>
        </w:rPr>
        <w:pPrChange w:id="2771" w:author="随遇而安 [2]" w:date="2024-12-23T17:06:20Z">
          <w:pPr>
            <w:tabs>
              <w:tab w:val="left" w:pos="993"/>
            </w:tabs>
            <w:spacing w:line="360" w:lineRule="auto"/>
            <w:ind w:firstLine="482" w:firstLineChars="0"/>
            <w:jc w:val="both"/>
          </w:pPr>
        </w:pPrChange>
      </w:pPr>
      <w:ins w:id="2774" w:author="随遇而安 [2]" w:date="2024-12-23T16:52:43Z">
        <w:bookmarkStart w:id="167" w:name="_Toc24073"/>
        <w:bookmarkStart w:id="168" w:name="_Toc19243"/>
        <w:bookmarkStart w:id="169" w:name="_Toc9210"/>
        <w:bookmarkStart w:id="170" w:name="_Toc22856"/>
        <w:r>
          <w:rPr>
            <w:rFonts w:hint="eastAsia" w:ascii="仿宋" w:hAnsi="仿宋" w:eastAsia="仿宋" w:cs="仿宋"/>
            <w:kern w:val="2"/>
            <w:sz w:val="24"/>
            <w:szCs w:val="24"/>
            <w:highlight w:val="none"/>
            <w:lang w:eastAsia="zh-CN"/>
          </w:rPr>
          <w:t>在确定相关方后，业务主管部门或公司将涉及的危险有害因素、本单位安全管理规定等告知相关方。各单位应对相关方作业人员进行安全培训教育，并做相应的培训记录，保存培训资料。相关方作业人员经安全培训合格后方可从事相关工作</w:t>
        </w:r>
      </w:ins>
      <w:ins w:id="2775" w:author="随遇而安 [2]" w:date="2023-08-11T15:54:36Z">
        <w:r>
          <w:rPr>
            <w:rFonts w:hint="eastAsia" w:ascii="仿宋" w:hAnsi="仿宋" w:eastAsia="仿宋" w:cs="仿宋"/>
            <w:kern w:val="2"/>
            <w:sz w:val="24"/>
            <w:szCs w:val="24"/>
            <w:highlight w:val="none"/>
            <w:lang w:eastAsia="zh-CN"/>
          </w:rPr>
          <w:t>。</w:t>
        </w:r>
        <w:bookmarkEnd w:id="167"/>
        <w:bookmarkEnd w:id="168"/>
        <w:bookmarkEnd w:id="169"/>
        <w:bookmarkEnd w:id="170"/>
      </w:ins>
    </w:p>
    <w:p w14:paraId="4C5BD7EF">
      <w:pPr>
        <w:widowControl/>
        <w:numPr>
          <w:ilvl w:val="1"/>
          <w:numId w:val="4"/>
          <w:ins w:id="2777" w:author="随遇而安 [2]" w:date="2024-12-23T16:54:25Z"/>
        </w:numPr>
        <w:tabs>
          <w:tab w:val="left" w:pos="440"/>
        </w:tabs>
        <w:spacing w:before="0" w:after="120" w:line="360" w:lineRule="auto"/>
        <w:ind w:left="7" w:right="153" w:hanging="7"/>
        <w:outlineLvl w:val="9"/>
        <w:rPr>
          <w:ins w:id="2778" w:author="随遇而安 [2]" w:date="2024-12-23T16:54:28Z"/>
          <w:rFonts w:ascii="宋体" w:hAnsi="宋体" w:eastAsia="宋体" w:cs="宋体"/>
          <w:sz w:val="24"/>
          <w:szCs w:val="24"/>
        </w:rPr>
        <w:pPrChange w:id="2776" w:author="随遇而安 [2]" w:date="2024-12-23T17:06:22Z">
          <w:pPr>
            <w:spacing w:before="103" w:line="232" w:lineRule="auto"/>
            <w:ind w:left="57" w:right="514" w:firstLine="459"/>
          </w:pPr>
        </w:pPrChange>
      </w:pPr>
      <w:ins w:id="2779" w:author="随遇而安 [2]" w:date="2023-08-11T15:54:36Z">
        <w:bookmarkStart w:id="171" w:name="_Toc21637"/>
        <w:bookmarkStart w:id="172" w:name="_Toc19459"/>
        <w:bookmarkStart w:id="173" w:name="_Toc16548"/>
        <w:bookmarkStart w:id="174" w:name="_Toc13194"/>
        <w:r>
          <w:rPr>
            <w:rFonts w:hint="eastAsia" w:ascii="仿宋" w:hAnsi="仿宋" w:eastAsia="仿宋" w:cs="仿宋"/>
            <w:kern w:val="2"/>
            <w:sz w:val="24"/>
            <w:szCs w:val="24"/>
            <w:highlight w:val="none"/>
            <w:lang w:val="en-US" w:eastAsia="zh-CN"/>
          </w:rPr>
          <w:t>各部门（中心）</w:t>
        </w:r>
      </w:ins>
      <w:ins w:id="2780" w:author="随遇而安 [2]" w:date="2023-08-11T15:54:36Z">
        <w:r>
          <w:rPr>
            <w:rFonts w:hint="eastAsia" w:ascii="仿宋" w:hAnsi="仿宋" w:eastAsia="仿宋" w:cs="仿宋"/>
            <w:kern w:val="2"/>
            <w:sz w:val="24"/>
            <w:szCs w:val="24"/>
            <w:highlight w:val="none"/>
            <w:lang w:eastAsia="zh-CN"/>
          </w:rPr>
          <w:t>建立相关方台账，并根据业务特点要求相关方将相应的资质证件备案。</w:t>
        </w:r>
        <w:bookmarkEnd w:id="171"/>
        <w:bookmarkEnd w:id="172"/>
        <w:bookmarkEnd w:id="173"/>
        <w:bookmarkEnd w:id="174"/>
      </w:ins>
    </w:p>
    <w:p w14:paraId="762F72F9">
      <w:pPr>
        <w:widowControl/>
        <w:numPr>
          <w:ilvl w:val="1"/>
          <w:numId w:val="4"/>
          <w:ins w:id="2782" w:author="随遇而安 [2]" w:date="2024-12-23T16:54:35Z"/>
        </w:numPr>
        <w:tabs>
          <w:tab w:val="left" w:pos="440"/>
        </w:tabs>
        <w:spacing w:before="0" w:after="120" w:line="360" w:lineRule="auto"/>
        <w:ind w:left="7" w:right="153" w:hanging="7"/>
        <w:outlineLvl w:val="9"/>
        <w:rPr>
          <w:ins w:id="2783" w:author="随遇而安 [2]" w:date="2024-12-23T16:54:32Z"/>
          <w:rFonts w:hint="eastAsia" w:ascii="仿宋" w:hAnsi="仿宋" w:eastAsia="仿宋" w:cs="仿宋"/>
          <w:spacing w:val="0"/>
          <w:kern w:val="2"/>
          <w:sz w:val="24"/>
          <w:szCs w:val="24"/>
          <w:highlight w:val="none"/>
          <w:lang w:eastAsia="zh-CN"/>
          <w:rPrChange w:id="2784" w:author="随遇而安 [2]" w:date="2024-12-23T16:54:35Z">
            <w:rPr>
              <w:ins w:id="2785" w:author="随遇而安 [2]" w:date="2024-12-23T16:54:32Z"/>
              <w:rFonts w:ascii="宋体" w:hAnsi="宋体" w:eastAsia="宋体" w:cs="宋体"/>
              <w:spacing w:val="-16"/>
              <w:sz w:val="24"/>
              <w:szCs w:val="24"/>
            </w:rPr>
          </w:rPrChange>
        </w:rPr>
        <w:pPrChange w:id="2781" w:author="随遇而安 [2]" w:date="2024-12-23T17:06:24Z">
          <w:pPr>
            <w:spacing w:before="100" w:line="325" w:lineRule="auto"/>
            <w:ind w:left="37" w:right="117" w:firstLine="480"/>
          </w:pPr>
        </w:pPrChange>
      </w:pPr>
      <w:ins w:id="2786" w:author="随遇而安 [2]" w:date="2024-12-23T16:54:23Z">
        <w:bookmarkStart w:id="175" w:name="_Toc19986"/>
        <w:bookmarkStart w:id="176" w:name="_Toc25769"/>
        <w:bookmarkStart w:id="177" w:name="_Toc22991"/>
        <w:bookmarkStart w:id="178" w:name="_Toc30631"/>
        <w:r>
          <w:rPr>
            <w:rFonts w:hint="eastAsia" w:ascii="仿宋" w:hAnsi="仿宋" w:eastAsia="仿宋" w:cs="仿宋"/>
            <w:spacing w:val="0"/>
            <w:kern w:val="2"/>
            <w:sz w:val="24"/>
            <w:szCs w:val="24"/>
            <w:highlight w:val="none"/>
            <w:lang w:eastAsia="zh-CN"/>
            <w:rPrChange w:id="2787" w:author="随遇而安 [2]" w:date="2024-12-23T16:54:35Z">
              <w:rPr>
                <w:rFonts w:ascii="宋体" w:hAnsi="宋体" w:eastAsia="宋体" w:cs="宋体"/>
                <w:spacing w:val="-1"/>
                <w:sz w:val="24"/>
                <w:szCs w:val="24"/>
              </w:rPr>
            </w:rPrChange>
          </w:rPr>
          <w:t>除实习人员、参观人员外，相关方负责自行配备符合国家标准的劳动防护用</w:t>
        </w:r>
      </w:ins>
      <w:ins w:id="2788" w:author="随遇而安 [2]" w:date="2024-12-23T16:54:23Z">
        <w:r>
          <w:rPr>
            <w:rFonts w:hint="eastAsia" w:ascii="仿宋" w:hAnsi="仿宋" w:eastAsia="仿宋" w:cs="仿宋"/>
            <w:spacing w:val="0"/>
            <w:kern w:val="2"/>
            <w:sz w:val="24"/>
            <w:szCs w:val="24"/>
            <w:highlight w:val="none"/>
            <w:lang w:eastAsia="zh-CN"/>
            <w:rPrChange w:id="2789" w:author="随遇而安 [2]" w:date="2024-12-23T16:54:35Z">
              <w:rPr>
                <w:rFonts w:ascii="宋体" w:hAnsi="宋体" w:eastAsia="宋体" w:cs="宋体"/>
                <w:spacing w:val="-16"/>
                <w:sz w:val="24"/>
                <w:szCs w:val="24"/>
              </w:rPr>
            </w:rPrChange>
          </w:rPr>
          <w:t>品。</w:t>
        </w:r>
        <w:bookmarkEnd w:id="175"/>
        <w:bookmarkEnd w:id="176"/>
        <w:bookmarkEnd w:id="177"/>
        <w:bookmarkEnd w:id="178"/>
      </w:ins>
    </w:p>
    <w:p w14:paraId="1DE67573">
      <w:pPr>
        <w:widowControl/>
        <w:numPr>
          <w:ilvl w:val="1"/>
          <w:numId w:val="4"/>
          <w:ins w:id="2791" w:author="随遇而安 [2]" w:date="2024-12-23T16:54:37Z"/>
        </w:numPr>
        <w:tabs>
          <w:tab w:val="left" w:pos="440"/>
        </w:tabs>
        <w:spacing w:before="0" w:after="120" w:line="360" w:lineRule="auto"/>
        <w:ind w:left="7" w:right="153" w:hanging="7"/>
        <w:outlineLvl w:val="9"/>
        <w:rPr>
          <w:ins w:id="2792" w:author="随遇而安 [2]" w:date="2024-12-23T16:54:23Z"/>
          <w:rFonts w:hint="eastAsia" w:ascii="仿宋" w:hAnsi="仿宋" w:eastAsia="仿宋" w:cs="仿宋"/>
          <w:kern w:val="2"/>
          <w:sz w:val="24"/>
          <w:szCs w:val="24"/>
          <w:highlight w:val="none"/>
          <w:lang w:eastAsia="zh-CN"/>
          <w:rPrChange w:id="2793" w:author="随遇而安 [2]" w:date="2024-12-23T16:54:37Z">
            <w:rPr>
              <w:ins w:id="2794" w:author="随遇而安 [2]" w:date="2024-12-23T16:54:23Z"/>
              <w:rFonts w:ascii="宋体" w:hAnsi="宋体" w:eastAsia="宋体" w:cs="宋体"/>
              <w:sz w:val="24"/>
              <w:szCs w:val="24"/>
            </w:rPr>
          </w:rPrChange>
        </w:rPr>
        <w:pPrChange w:id="2790" w:author="随遇而安 [2]" w:date="2024-12-23T17:06:26Z">
          <w:pPr>
            <w:spacing w:before="100" w:line="325" w:lineRule="auto"/>
            <w:ind w:left="37" w:right="117" w:firstLine="480"/>
          </w:pPr>
        </w:pPrChange>
      </w:pPr>
      <w:ins w:id="2795" w:author="随遇而安 [2]" w:date="2024-12-23T16:54:23Z">
        <w:bookmarkStart w:id="179" w:name="_Toc19185"/>
        <w:bookmarkStart w:id="180" w:name="_Toc23007"/>
        <w:bookmarkStart w:id="181" w:name="_Toc16854"/>
        <w:bookmarkStart w:id="182" w:name="_Toc20260"/>
        <w:r>
          <w:rPr>
            <w:rFonts w:hint="eastAsia" w:ascii="仿宋" w:hAnsi="仿宋" w:eastAsia="仿宋" w:cs="仿宋"/>
            <w:spacing w:val="0"/>
            <w:kern w:val="2"/>
            <w:sz w:val="24"/>
            <w:szCs w:val="24"/>
            <w:highlight w:val="none"/>
            <w:lang w:eastAsia="zh-CN"/>
            <w:rPrChange w:id="2796" w:author="随遇而安 [2]" w:date="2024-12-23T16:54:37Z">
              <w:rPr>
                <w:rFonts w:ascii="宋体" w:hAnsi="宋体" w:eastAsia="宋体" w:cs="宋体"/>
                <w:spacing w:val="-1"/>
                <w:sz w:val="24"/>
                <w:szCs w:val="24"/>
              </w:rPr>
            </w:rPrChange>
          </w:rPr>
          <w:t>作业期间，各单位应对相关方现场开展定期检查并保留安全检查及整改记录。</w:t>
        </w:r>
      </w:ins>
      <w:ins w:id="2797" w:author="随遇而安 [2]" w:date="2024-12-23T16:54:23Z">
        <w:r>
          <w:rPr>
            <w:rFonts w:hint="eastAsia" w:ascii="仿宋" w:hAnsi="仿宋" w:eastAsia="仿宋" w:cs="仿宋"/>
            <w:spacing w:val="0"/>
            <w:kern w:val="2"/>
            <w:sz w:val="24"/>
            <w:szCs w:val="24"/>
            <w:highlight w:val="none"/>
            <w:lang w:eastAsia="zh-CN"/>
            <w:rPrChange w:id="2798" w:author="随遇而安 [2]" w:date="2024-12-23T16:54:37Z">
              <w:rPr>
                <w:rFonts w:ascii="宋体" w:hAnsi="宋体" w:eastAsia="宋体" w:cs="宋体"/>
                <w:spacing w:val="-5"/>
                <w:sz w:val="24"/>
                <w:szCs w:val="24"/>
              </w:rPr>
            </w:rPrChange>
          </w:rPr>
          <w:t>对发现的事故隐患，向其开具《隐患整改通知单》要求及时整改，必要时可现场要求停</w:t>
        </w:r>
      </w:ins>
      <w:ins w:id="2799" w:author="随遇而安 [2]" w:date="2024-12-23T16:54:23Z">
        <w:r>
          <w:rPr>
            <w:rFonts w:hint="eastAsia" w:ascii="仿宋" w:hAnsi="仿宋" w:eastAsia="仿宋" w:cs="仿宋"/>
            <w:spacing w:val="0"/>
            <w:kern w:val="2"/>
            <w:sz w:val="24"/>
            <w:szCs w:val="24"/>
            <w:highlight w:val="none"/>
            <w:lang w:eastAsia="zh-CN"/>
            <w:rPrChange w:id="2800" w:author="随遇而安 [2]" w:date="2024-12-23T16:54:37Z">
              <w:rPr>
                <w:rFonts w:ascii="宋体" w:hAnsi="宋体" w:eastAsia="宋体" w:cs="宋体"/>
                <w:spacing w:val="-5"/>
                <w:sz w:val="24"/>
                <w:szCs w:val="24"/>
              </w:rPr>
            </w:rPrChange>
          </w:rPr>
          <w:t>止作业。对于严重威胁安全的隐患或经整改后仍</w:t>
        </w:r>
      </w:ins>
      <w:ins w:id="2801" w:author="随遇而安 [2]" w:date="2024-12-23T16:54:23Z">
        <w:r>
          <w:rPr>
            <w:rFonts w:hint="eastAsia" w:ascii="仿宋" w:hAnsi="仿宋" w:eastAsia="仿宋" w:cs="仿宋"/>
            <w:spacing w:val="0"/>
            <w:kern w:val="2"/>
            <w:sz w:val="24"/>
            <w:szCs w:val="24"/>
            <w:highlight w:val="none"/>
            <w:lang w:eastAsia="zh-CN"/>
            <w:rPrChange w:id="2802" w:author="随遇而安 [2]" w:date="2024-12-23T16:54:37Z">
              <w:rPr>
                <w:rFonts w:ascii="宋体" w:hAnsi="宋体" w:eastAsia="宋体" w:cs="宋体"/>
                <w:spacing w:val="-6"/>
                <w:sz w:val="24"/>
                <w:szCs w:val="24"/>
              </w:rPr>
            </w:rPrChange>
          </w:rPr>
          <w:t>不符合要求的，立即责令停止相关活动。</w:t>
        </w:r>
      </w:ins>
      <w:ins w:id="2803" w:author="随遇而安 [2]" w:date="2024-12-23T16:54:23Z">
        <w:r>
          <w:rPr>
            <w:rFonts w:hint="eastAsia" w:ascii="仿宋" w:hAnsi="仿宋" w:eastAsia="仿宋" w:cs="仿宋"/>
            <w:spacing w:val="0"/>
            <w:kern w:val="2"/>
            <w:sz w:val="24"/>
            <w:szCs w:val="24"/>
            <w:highlight w:val="none"/>
            <w:lang w:eastAsia="zh-CN"/>
            <w:rPrChange w:id="2804" w:author="随遇而安 [2]" w:date="2024-12-23T16:54:37Z">
              <w:rPr>
                <w:rFonts w:ascii="宋体" w:hAnsi="宋体" w:eastAsia="宋体" w:cs="宋体"/>
                <w:spacing w:val="-3"/>
                <w:sz w:val="24"/>
                <w:szCs w:val="24"/>
              </w:rPr>
            </w:rPrChange>
          </w:rPr>
          <w:t>对于情节严重的，应予以清退出场。</w:t>
        </w:r>
        <w:bookmarkEnd w:id="179"/>
        <w:bookmarkEnd w:id="180"/>
        <w:bookmarkEnd w:id="181"/>
        <w:bookmarkEnd w:id="182"/>
      </w:ins>
    </w:p>
    <w:p w14:paraId="690E6777">
      <w:pPr>
        <w:widowControl/>
        <w:numPr>
          <w:ilvl w:val="0"/>
          <w:numId w:val="4"/>
          <w:ins w:id="2806" w:author="随遇而安 [2]" w:date="2024-12-23T16:55:58Z"/>
        </w:numPr>
        <w:tabs>
          <w:tab w:val="left" w:pos="440"/>
        </w:tabs>
        <w:spacing w:after="120" w:line="360" w:lineRule="auto"/>
        <w:ind w:left="425" w:right="153" w:hanging="425" w:firstLineChars="0"/>
        <w:jc w:val="left"/>
        <w:outlineLvl w:val="0"/>
        <w:rPr>
          <w:ins w:id="2807" w:author="随遇而安 [2]" w:date="2024-12-23T16:55:59Z"/>
          <w:rFonts w:hint="eastAsia" w:ascii="仿宋" w:hAnsi="仿宋" w:eastAsia="仿宋" w:cs="仿宋"/>
          <w:b/>
          <w:bCs w:val="0"/>
          <w:kern w:val="2"/>
          <w:sz w:val="24"/>
          <w:szCs w:val="24"/>
          <w:highlight w:val="none"/>
          <w:lang w:eastAsia="zh-CN"/>
          <w:rPrChange w:id="2808" w:author="随遇而安 [2]" w:date="2024-12-23T16:58:15Z">
            <w:rPr>
              <w:ins w:id="2809" w:author="随遇而安 [2]" w:date="2024-12-23T16:55:59Z"/>
              <w:rFonts w:hint="eastAsia" w:ascii="仿宋" w:hAnsi="仿宋" w:eastAsia="仿宋" w:cs="仿宋"/>
              <w:kern w:val="2"/>
              <w:sz w:val="24"/>
              <w:szCs w:val="24"/>
              <w:highlight w:val="none"/>
              <w:lang w:eastAsia="zh-CN"/>
            </w:rPr>
          </w:rPrChange>
        </w:rPr>
        <w:pPrChange w:id="2805" w:author="随遇而安 [2]" w:date="2024-12-23T16:55:58Z">
          <w:pPr>
            <w:tabs>
              <w:tab w:val="left" w:pos="993"/>
            </w:tabs>
            <w:spacing w:line="360" w:lineRule="auto"/>
            <w:ind w:firstLine="482" w:firstLineChars="0"/>
            <w:jc w:val="both"/>
          </w:pPr>
        </w:pPrChange>
      </w:pPr>
      <w:ins w:id="2810" w:author="随遇而安 [2]" w:date="2024-12-23T16:55:38Z">
        <w:bookmarkStart w:id="183" w:name="_Toc29901"/>
        <w:bookmarkStart w:id="184" w:name="_Toc1752"/>
        <w:bookmarkStart w:id="185" w:name="_Toc13963"/>
        <w:bookmarkStart w:id="186" w:name="_Toc24805"/>
        <w:bookmarkStart w:id="187" w:name="_Toc8686"/>
        <w:bookmarkStart w:id="188" w:name="_Toc2150"/>
        <w:r>
          <w:rPr>
            <w:rFonts w:hint="eastAsia" w:ascii="仿宋" w:hAnsi="仿宋" w:eastAsia="仿宋" w:cs="仿宋"/>
            <w:b/>
            <w:bCs w:val="0"/>
            <w:kern w:val="2"/>
            <w:sz w:val="24"/>
            <w:szCs w:val="24"/>
            <w:highlight w:val="none"/>
            <w:lang w:eastAsia="zh-CN"/>
            <w:rPrChange w:id="2811" w:author="随遇而安 [2]" w:date="2024-12-23T16:58:15Z">
              <w:rPr>
                <w:rFonts w:hint="eastAsia" w:ascii="仿宋" w:hAnsi="仿宋" w:eastAsia="仿宋" w:cs="仿宋"/>
                <w:kern w:val="2"/>
                <w:sz w:val="24"/>
                <w:szCs w:val="24"/>
                <w:highlight w:val="none"/>
                <w:lang w:eastAsia="zh-CN"/>
              </w:rPr>
            </w:rPrChange>
          </w:rPr>
          <w:t>专项要求</w:t>
        </w:r>
        <w:bookmarkEnd w:id="183"/>
        <w:bookmarkEnd w:id="184"/>
        <w:bookmarkEnd w:id="185"/>
        <w:bookmarkEnd w:id="186"/>
        <w:bookmarkEnd w:id="187"/>
        <w:bookmarkEnd w:id="188"/>
      </w:ins>
    </w:p>
    <w:p w14:paraId="69814CE6">
      <w:pPr>
        <w:widowControl/>
        <w:numPr>
          <w:ilvl w:val="1"/>
          <w:numId w:val="4"/>
          <w:ins w:id="2813" w:author="随遇而安 [2]" w:date="2024-12-23T16:56:01Z"/>
        </w:numPr>
        <w:tabs>
          <w:tab w:val="left" w:pos="440"/>
        </w:tabs>
        <w:spacing w:after="120" w:line="360" w:lineRule="auto"/>
        <w:ind w:left="567" w:right="153" w:hanging="567" w:firstLineChars="0"/>
        <w:jc w:val="left"/>
        <w:outlineLvl w:val="9"/>
        <w:rPr>
          <w:ins w:id="2814" w:author="随遇而安 [2]" w:date="2024-12-23T16:55:38Z"/>
          <w:rFonts w:hint="eastAsia" w:ascii="仿宋" w:hAnsi="仿宋" w:eastAsia="仿宋" w:cs="仿宋"/>
          <w:kern w:val="2"/>
          <w:sz w:val="24"/>
          <w:szCs w:val="24"/>
          <w:highlight w:val="none"/>
          <w:lang w:eastAsia="zh-CN"/>
        </w:rPr>
        <w:pPrChange w:id="2812" w:author="随遇而安 [2]" w:date="2024-12-23T17:06:28Z">
          <w:pPr>
            <w:tabs>
              <w:tab w:val="left" w:pos="993"/>
            </w:tabs>
            <w:spacing w:line="360" w:lineRule="auto"/>
            <w:ind w:firstLine="482" w:firstLineChars="0"/>
            <w:jc w:val="both"/>
          </w:pPr>
        </w:pPrChange>
      </w:pPr>
      <w:ins w:id="2815" w:author="随遇而安 [2]" w:date="2024-12-23T16:55:38Z">
        <w:bookmarkStart w:id="189" w:name="_Toc19296"/>
        <w:bookmarkStart w:id="190" w:name="_Toc6156"/>
        <w:bookmarkStart w:id="191" w:name="_Toc12788"/>
        <w:bookmarkStart w:id="192" w:name="_Toc11411"/>
        <w:r>
          <w:rPr>
            <w:rFonts w:hint="eastAsia" w:ascii="仿宋" w:hAnsi="仿宋" w:eastAsia="仿宋" w:cs="仿宋"/>
            <w:kern w:val="2"/>
            <w:sz w:val="24"/>
            <w:szCs w:val="24"/>
            <w:highlight w:val="none"/>
            <w:lang w:eastAsia="zh-CN"/>
          </w:rPr>
          <w:t>危险作业</w:t>
        </w:r>
        <w:bookmarkEnd w:id="189"/>
        <w:bookmarkEnd w:id="190"/>
        <w:bookmarkEnd w:id="191"/>
        <w:bookmarkEnd w:id="192"/>
      </w:ins>
    </w:p>
    <w:p w14:paraId="47165162">
      <w:pPr>
        <w:tabs>
          <w:tab w:val="left" w:pos="993"/>
        </w:tabs>
        <w:spacing w:line="360" w:lineRule="auto"/>
        <w:ind w:firstLine="482" w:firstLineChars="0"/>
        <w:jc w:val="both"/>
        <w:rPr>
          <w:ins w:id="2816" w:author="随遇而安 [2]" w:date="2024-12-23T16:55:38Z"/>
          <w:rFonts w:hint="eastAsia" w:ascii="仿宋" w:hAnsi="仿宋" w:eastAsia="仿宋" w:cs="仿宋"/>
          <w:kern w:val="2"/>
          <w:sz w:val="24"/>
          <w:szCs w:val="24"/>
          <w:highlight w:val="none"/>
          <w:lang w:eastAsia="zh-CN"/>
        </w:rPr>
      </w:pPr>
      <w:ins w:id="2817" w:author="随遇而安 [2]" w:date="2024-12-23T16:55:38Z">
        <w:r>
          <w:rPr>
            <w:rFonts w:hint="eastAsia" w:ascii="仿宋" w:hAnsi="仿宋" w:eastAsia="仿宋" w:cs="仿宋"/>
            <w:kern w:val="2"/>
            <w:sz w:val="24"/>
            <w:szCs w:val="24"/>
            <w:highlight w:val="none"/>
            <w:lang w:eastAsia="zh-CN"/>
          </w:rPr>
          <w:t>相关方进入各级单位作业场所进行有限空间、动火、临时用电等危险作业时，应参照</w:t>
        </w:r>
      </w:ins>
      <w:ins w:id="2818" w:author="随遇而安 [2]" w:date="2024-12-23T16:57:08Z">
        <w:r>
          <w:rPr>
            <w:rFonts w:hint="eastAsia" w:ascii="仿宋" w:hAnsi="仿宋" w:eastAsia="仿宋" w:cs="仿宋"/>
            <w:kern w:val="2"/>
            <w:sz w:val="24"/>
            <w:szCs w:val="24"/>
            <w:highlight w:val="none"/>
            <w:lang w:val="en-US" w:eastAsia="zh-CN"/>
          </w:rPr>
          <w:t>公司</w:t>
        </w:r>
      </w:ins>
      <w:ins w:id="2819" w:author="随遇而安 [2]" w:date="2024-12-23T16:55:38Z">
        <w:r>
          <w:rPr>
            <w:rFonts w:hint="eastAsia" w:ascii="仿宋" w:hAnsi="仿宋" w:eastAsia="仿宋" w:cs="仿宋"/>
            <w:kern w:val="2"/>
            <w:sz w:val="24"/>
            <w:szCs w:val="24"/>
            <w:highlight w:val="none"/>
            <w:lang w:eastAsia="zh-CN"/>
          </w:rPr>
          <w:t>《危险作业管理办法》监督相关方做好其内部作业审批程序，并保留相关资质证件、作业审批、过程监督记录。</w:t>
        </w:r>
      </w:ins>
    </w:p>
    <w:p w14:paraId="345FBB2C">
      <w:pPr>
        <w:widowControl/>
        <w:numPr>
          <w:ilvl w:val="1"/>
          <w:numId w:val="4"/>
          <w:ins w:id="2821" w:author="随遇而安 [2]" w:date="2024-12-23T16:56:10Z"/>
        </w:numPr>
        <w:tabs>
          <w:tab w:val="left" w:pos="440"/>
        </w:tabs>
        <w:spacing w:after="120" w:line="360" w:lineRule="auto"/>
        <w:ind w:left="567" w:right="153" w:hanging="567" w:firstLineChars="0"/>
        <w:jc w:val="left"/>
        <w:outlineLvl w:val="9"/>
        <w:rPr>
          <w:ins w:id="2822" w:author="随遇而安 [2]" w:date="2024-12-23T16:55:38Z"/>
          <w:rFonts w:hint="eastAsia" w:ascii="仿宋" w:hAnsi="仿宋" w:eastAsia="仿宋" w:cs="仿宋"/>
          <w:kern w:val="2"/>
          <w:sz w:val="24"/>
          <w:szCs w:val="24"/>
          <w:highlight w:val="none"/>
          <w:lang w:eastAsia="zh-CN"/>
        </w:rPr>
        <w:pPrChange w:id="2820" w:author="随遇而安 [2]" w:date="2024-12-23T17:06:30Z">
          <w:pPr>
            <w:tabs>
              <w:tab w:val="left" w:pos="993"/>
            </w:tabs>
            <w:spacing w:line="360" w:lineRule="auto"/>
            <w:ind w:firstLine="482" w:firstLineChars="0"/>
            <w:jc w:val="both"/>
          </w:pPr>
        </w:pPrChange>
      </w:pPr>
      <w:ins w:id="2823" w:author="随遇而安 [2]" w:date="2024-12-23T16:55:38Z">
        <w:bookmarkStart w:id="193" w:name="_Toc1064"/>
        <w:bookmarkStart w:id="194" w:name="_Toc6298"/>
        <w:bookmarkStart w:id="195" w:name="_Toc26063"/>
        <w:bookmarkStart w:id="196" w:name="_Toc27556"/>
        <w:r>
          <w:rPr>
            <w:rFonts w:hint="eastAsia" w:ascii="仿宋" w:hAnsi="仿宋" w:eastAsia="仿宋" w:cs="仿宋"/>
            <w:kern w:val="2"/>
            <w:sz w:val="24"/>
            <w:szCs w:val="24"/>
            <w:highlight w:val="none"/>
            <w:lang w:eastAsia="zh-CN"/>
          </w:rPr>
          <w:t>人员保险</w:t>
        </w:r>
        <w:bookmarkEnd w:id="193"/>
        <w:bookmarkEnd w:id="194"/>
        <w:bookmarkEnd w:id="195"/>
        <w:bookmarkEnd w:id="196"/>
      </w:ins>
    </w:p>
    <w:p w14:paraId="3E6B4874">
      <w:pPr>
        <w:tabs>
          <w:tab w:val="left" w:pos="993"/>
        </w:tabs>
        <w:spacing w:line="360" w:lineRule="auto"/>
        <w:ind w:firstLine="482" w:firstLineChars="0"/>
        <w:jc w:val="both"/>
        <w:rPr>
          <w:ins w:id="2824" w:author="随遇而安 [2]" w:date="2024-12-23T16:55:38Z"/>
          <w:rFonts w:hint="eastAsia" w:ascii="仿宋" w:hAnsi="仿宋" w:eastAsia="仿宋" w:cs="仿宋"/>
          <w:kern w:val="2"/>
          <w:sz w:val="24"/>
          <w:szCs w:val="24"/>
          <w:highlight w:val="none"/>
          <w:lang w:eastAsia="zh-CN"/>
        </w:rPr>
      </w:pPr>
      <w:ins w:id="2825" w:author="随遇而安 [2]" w:date="2024-12-23T16:55:38Z">
        <w:r>
          <w:rPr>
            <w:rFonts w:hint="eastAsia" w:ascii="仿宋" w:hAnsi="仿宋" w:eastAsia="仿宋" w:cs="仿宋"/>
            <w:kern w:val="2"/>
            <w:sz w:val="24"/>
            <w:szCs w:val="24"/>
            <w:highlight w:val="none"/>
            <w:lang w:eastAsia="zh-CN"/>
          </w:rPr>
          <w:t>采用分包的业务，各单位应监督分包商为其作业人员投保工伤保险或购买商业保险。</w:t>
        </w:r>
      </w:ins>
    </w:p>
    <w:p w14:paraId="646C81C3">
      <w:pPr>
        <w:widowControl/>
        <w:numPr>
          <w:ilvl w:val="1"/>
          <w:numId w:val="4"/>
          <w:ins w:id="2827" w:author="随遇而安 [2]" w:date="2024-12-23T16:56:30Z"/>
        </w:numPr>
        <w:tabs>
          <w:tab w:val="left" w:pos="440"/>
        </w:tabs>
        <w:spacing w:after="120" w:line="360" w:lineRule="auto"/>
        <w:ind w:left="567" w:right="153" w:hanging="567" w:firstLineChars="0"/>
        <w:jc w:val="left"/>
        <w:outlineLvl w:val="9"/>
        <w:rPr>
          <w:ins w:id="2828" w:author="随遇而安 [2]" w:date="2024-12-23T16:56:30Z"/>
          <w:rFonts w:hint="eastAsia" w:ascii="仿宋" w:hAnsi="仿宋" w:eastAsia="仿宋" w:cs="仿宋"/>
          <w:kern w:val="2"/>
          <w:sz w:val="24"/>
          <w:szCs w:val="24"/>
          <w:highlight w:val="none"/>
          <w:lang w:eastAsia="zh-CN"/>
        </w:rPr>
        <w:pPrChange w:id="2826" w:author="随遇而安 [2]" w:date="2024-12-23T17:06:32Z">
          <w:pPr>
            <w:tabs>
              <w:tab w:val="left" w:pos="993"/>
            </w:tabs>
            <w:spacing w:line="360" w:lineRule="auto"/>
            <w:ind w:firstLine="482" w:firstLineChars="0"/>
            <w:jc w:val="both"/>
          </w:pPr>
        </w:pPrChange>
      </w:pPr>
      <w:ins w:id="2829" w:author="随遇而安 [2]" w:date="2024-12-23T16:55:38Z">
        <w:bookmarkStart w:id="197" w:name="_Toc29315"/>
        <w:bookmarkStart w:id="198" w:name="_Toc1967"/>
        <w:bookmarkStart w:id="199" w:name="_Toc18467"/>
        <w:bookmarkStart w:id="200" w:name="_Toc21823"/>
        <w:r>
          <w:rPr>
            <w:rFonts w:hint="eastAsia" w:ascii="仿宋" w:hAnsi="仿宋" w:eastAsia="仿宋" w:cs="仿宋"/>
            <w:kern w:val="2"/>
            <w:sz w:val="24"/>
            <w:szCs w:val="24"/>
            <w:highlight w:val="none"/>
            <w:lang w:eastAsia="zh-CN"/>
          </w:rPr>
          <w:t>外来作业单位（人员）</w:t>
        </w:r>
        <w:bookmarkEnd w:id="197"/>
        <w:bookmarkEnd w:id="198"/>
        <w:bookmarkEnd w:id="199"/>
        <w:bookmarkEnd w:id="200"/>
      </w:ins>
    </w:p>
    <w:p w14:paraId="4929CC77">
      <w:pPr>
        <w:widowControl/>
        <w:numPr>
          <w:ilvl w:val="2"/>
          <w:numId w:val="4"/>
          <w:ins w:id="2831" w:author="随遇而安 [2]" w:date="2024-12-23T16:56:44Z"/>
        </w:numPr>
        <w:tabs>
          <w:tab w:val="left" w:pos="440"/>
        </w:tabs>
        <w:spacing w:after="120" w:line="360" w:lineRule="auto"/>
        <w:ind w:left="9" w:right="153" w:hanging="9" w:firstLineChars="0"/>
        <w:jc w:val="left"/>
        <w:outlineLvl w:val="9"/>
        <w:rPr>
          <w:ins w:id="2832" w:author="随遇而安 [2]" w:date="2024-12-23T16:55:38Z"/>
          <w:rFonts w:hint="eastAsia" w:ascii="仿宋" w:hAnsi="仿宋" w:eastAsia="仿宋" w:cs="仿宋"/>
          <w:kern w:val="2"/>
          <w:sz w:val="24"/>
          <w:szCs w:val="24"/>
          <w:highlight w:val="none"/>
          <w:lang w:eastAsia="zh-CN"/>
        </w:rPr>
        <w:pPrChange w:id="2830" w:author="随遇而安 [2]" w:date="2024-12-23T17:05:53Z">
          <w:pPr>
            <w:tabs>
              <w:tab w:val="left" w:pos="993"/>
            </w:tabs>
            <w:spacing w:line="360" w:lineRule="auto"/>
            <w:ind w:firstLine="482" w:firstLineChars="0"/>
            <w:jc w:val="both"/>
          </w:pPr>
        </w:pPrChange>
      </w:pPr>
      <w:ins w:id="2833" w:author="随遇而安 [2]" w:date="2024-12-23T16:55:38Z">
        <w:bookmarkStart w:id="201" w:name="_Toc5885"/>
        <w:bookmarkStart w:id="202" w:name="_Toc17064"/>
        <w:bookmarkStart w:id="203" w:name="_Toc872"/>
        <w:r>
          <w:rPr>
            <w:rFonts w:hint="eastAsia" w:ascii="仿宋" w:hAnsi="仿宋" w:eastAsia="仿宋" w:cs="仿宋"/>
            <w:kern w:val="2"/>
            <w:sz w:val="24"/>
            <w:szCs w:val="24"/>
            <w:highlight w:val="none"/>
            <w:lang w:eastAsia="zh-CN"/>
          </w:rPr>
          <w:t>外来临时作业人员，如设备保养维修、厂商售后服务、租赁设备操作的等，进入各单位作业场所时，应对其进行安全告知，并在作业范围设置警戒警示标识和设施，划设临时作业管理“属地”。</w:t>
        </w:r>
        <w:bookmarkEnd w:id="201"/>
        <w:bookmarkEnd w:id="202"/>
        <w:bookmarkEnd w:id="203"/>
      </w:ins>
    </w:p>
    <w:p w14:paraId="092C3376">
      <w:pPr>
        <w:widowControl/>
        <w:numPr>
          <w:ilvl w:val="2"/>
          <w:numId w:val="4"/>
          <w:ins w:id="2835" w:author="随遇而安 [2]" w:date="2024-12-23T16:56:47Z"/>
        </w:numPr>
        <w:tabs>
          <w:tab w:val="left" w:pos="440"/>
        </w:tabs>
        <w:spacing w:after="120" w:line="360" w:lineRule="auto"/>
        <w:ind w:left="9" w:right="153" w:hanging="9" w:firstLineChars="0"/>
        <w:jc w:val="left"/>
        <w:outlineLvl w:val="9"/>
        <w:rPr>
          <w:ins w:id="2836" w:author="随遇而安 [2]" w:date="2024-12-23T16:58:07Z"/>
          <w:rFonts w:hint="eastAsia" w:ascii="仿宋" w:hAnsi="仿宋" w:eastAsia="仿宋" w:cs="仿宋"/>
          <w:kern w:val="2"/>
          <w:sz w:val="24"/>
          <w:szCs w:val="24"/>
          <w:highlight w:val="none"/>
          <w:lang w:eastAsia="zh-CN"/>
        </w:rPr>
        <w:pPrChange w:id="2834" w:author="随遇而安 [2]" w:date="2024-12-23T17:05:56Z">
          <w:pPr>
            <w:tabs>
              <w:tab w:val="left" w:pos="993"/>
            </w:tabs>
            <w:spacing w:line="360" w:lineRule="auto"/>
            <w:ind w:firstLine="482" w:firstLineChars="0"/>
            <w:jc w:val="both"/>
          </w:pPr>
        </w:pPrChange>
      </w:pPr>
      <w:ins w:id="2837" w:author="随遇而安 [2]" w:date="2024-12-23T16:55:38Z">
        <w:bookmarkStart w:id="204" w:name="_Toc5647"/>
        <w:bookmarkStart w:id="205" w:name="_Toc32481"/>
        <w:bookmarkStart w:id="206" w:name="_Toc9317"/>
        <w:r>
          <w:rPr>
            <w:rFonts w:hint="eastAsia" w:ascii="仿宋" w:hAnsi="仿宋" w:eastAsia="仿宋" w:cs="仿宋"/>
            <w:kern w:val="2"/>
            <w:sz w:val="24"/>
            <w:szCs w:val="24"/>
            <w:highlight w:val="none"/>
            <w:lang w:eastAsia="zh-CN"/>
          </w:rPr>
          <w:t>对于外来临时作业，原则上不应指派本单位员工提供配合作业，现场员工不得进入临时作业“属地”；确需要提供配合作业的，只允许员工在临时作业“属地”外进行辅助性工作（如递送工具、材料），不得进行设备维修、试运行操作等主要工作。</w:t>
        </w:r>
        <w:bookmarkEnd w:id="204"/>
        <w:bookmarkEnd w:id="205"/>
        <w:bookmarkEnd w:id="206"/>
      </w:ins>
    </w:p>
    <w:p w14:paraId="40697D83">
      <w:pPr>
        <w:widowControl/>
        <w:numPr>
          <w:ilvl w:val="0"/>
          <w:numId w:val="4"/>
          <w:ins w:id="2839" w:author="随遇而安 [2]" w:date="2024-12-23T16:58:18Z"/>
        </w:numPr>
        <w:tabs>
          <w:tab w:val="left" w:pos="440"/>
        </w:tabs>
        <w:spacing w:before="0" w:after="120" w:line="360" w:lineRule="auto"/>
        <w:ind w:left="425" w:right="153" w:hanging="425"/>
        <w:outlineLvl w:val="0"/>
        <w:rPr>
          <w:ins w:id="2840" w:author="随遇而安 [2]" w:date="2024-12-23T16:58:10Z"/>
          <w:rFonts w:hint="eastAsia" w:ascii="仿宋" w:hAnsi="仿宋" w:eastAsia="仿宋" w:cs="仿宋"/>
          <w:b/>
          <w:kern w:val="2"/>
          <w:sz w:val="24"/>
          <w:szCs w:val="24"/>
          <w:highlight w:val="none"/>
          <w:lang w:eastAsia="zh-CN"/>
          <w:rPrChange w:id="2841" w:author="随遇而安 [2]" w:date="2024-12-23T16:58:18Z">
            <w:rPr>
              <w:ins w:id="2842" w:author="随遇而安 [2]" w:date="2024-12-23T16:58:10Z"/>
              <w:rFonts w:ascii="宋体" w:hAnsi="宋体" w:eastAsia="宋体" w:cs="宋体"/>
              <w:sz w:val="24"/>
              <w:szCs w:val="24"/>
            </w:rPr>
          </w:rPrChange>
        </w:rPr>
        <w:pPrChange w:id="2838" w:author="随遇而安 [2]" w:date="2024-12-23T16:58:18Z">
          <w:pPr>
            <w:spacing w:before="183" w:line="220" w:lineRule="auto"/>
            <w:ind w:left="36"/>
          </w:pPr>
        </w:pPrChange>
      </w:pPr>
      <w:ins w:id="2843" w:author="随遇而安 [2]" w:date="2024-12-23T16:58:10Z">
        <w:bookmarkStart w:id="207" w:name="_Toc22586"/>
        <w:bookmarkStart w:id="208" w:name="_Toc14814"/>
        <w:bookmarkStart w:id="209" w:name="_Toc21435"/>
        <w:bookmarkStart w:id="210" w:name="_Toc18927"/>
        <w:bookmarkStart w:id="211" w:name="_Toc27087"/>
        <w:bookmarkStart w:id="212" w:name="_Toc26640"/>
        <w:r>
          <w:rPr>
            <w:rFonts w:hint="eastAsia" w:ascii="仿宋" w:hAnsi="仿宋" w:eastAsia="仿宋" w:cs="仿宋"/>
            <w:b/>
            <w:bCs w:val="0"/>
            <w:spacing w:val="0"/>
            <w:kern w:val="2"/>
            <w:sz w:val="24"/>
            <w:szCs w:val="24"/>
            <w:highlight w:val="none"/>
            <w:lang w:eastAsia="zh-CN"/>
            <w:rPrChange w:id="2844" w:author="随遇而安 [2]" w:date="2024-12-23T16:58:18Z">
              <w:rPr>
                <w:rFonts w:ascii="宋体" w:hAnsi="宋体" w:eastAsia="宋体" w:cs="宋体"/>
                <w:b/>
                <w:bCs/>
                <w:spacing w:val="-3"/>
                <w:sz w:val="24"/>
                <w:szCs w:val="24"/>
              </w:rPr>
            </w:rPrChange>
          </w:rPr>
          <w:t>责任与考核</w:t>
        </w:r>
        <w:bookmarkEnd w:id="207"/>
        <w:bookmarkEnd w:id="208"/>
        <w:bookmarkEnd w:id="209"/>
        <w:bookmarkEnd w:id="210"/>
        <w:bookmarkEnd w:id="211"/>
        <w:bookmarkEnd w:id="212"/>
      </w:ins>
    </w:p>
    <w:p w14:paraId="28D678E4">
      <w:pPr>
        <w:spacing w:before="0" w:line="360" w:lineRule="auto"/>
        <w:ind w:left="0" w:right="0" w:firstLine="480" w:firstLineChars="200"/>
        <w:rPr>
          <w:ins w:id="2846" w:author="随遇而安 [2]" w:date="2024-12-23T16:58:10Z"/>
          <w:rFonts w:hint="eastAsia" w:ascii="仿宋" w:hAnsi="仿宋" w:eastAsia="仿宋" w:cs="仿宋"/>
          <w:kern w:val="2"/>
          <w:sz w:val="24"/>
          <w:szCs w:val="24"/>
          <w:highlight w:val="none"/>
          <w:lang w:eastAsia="zh-CN"/>
          <w:rPrChange w:id="2847" w:author="随遇而安 [2]" w:date="2024-12-23T16:58:56Z">
            <w:rPr>
              <w:ins w:id="2848" w:author="随遇而安 [2]" w:date="2024-12-23T16:58:10Z"/>
              <w:rFonts w:ascii="宋体" w:hAnsi="宋体" w:eastAsia="宋体" w:cs="宋体"/>
              <w:sz w:val="24"/>
              <w:szCs w:val="24"/>
            </w:rPr>
          </w:rPrChange>
        </w:rPr>
        <w:pPrChange w:id="2845" w:author="随遇而安 [2]" w:date="2024-12-23T16:58:56Z">
          <w:pPr>
            <w:spacing w:before="183" w:line="347" w:lineRule="auto"/>
            <w:ind w:left="39" w:right="202" w:firstLine="481"/>
          </w:pPr>
        </w:pPrChange>
      </w:pPr>
      <w:ins w:id="2849" w:author="随遇而安 [2]" w:date="2024-12-23T16:58:10Z">
        <w:r>
          <w:rPr>
            <w:rFonts w:hint="eastAsia" w:ascii="仿宋" w:hAnsi="仿宋" w:eastAsia="仿宋" w:cs="仿宋"/>
            <w:spacing w:val="0"/>
            <w:kern w:val="2"/>
            <w:sz w:val="24"/>
            <w:szCs w:val="24"/>
            <w:highlight w:val="none"/>
            <w:lang w:eastAsia="zh-CN"/>
            <w:rPrChange w:id="2850" w:author="随遇而安 [2]" w:date="2024-12-23T16:58:56Z">
              <w:rPr>
                <w:rFonts w:ascii="宋体" w:hAnsi="宋体" w:eastAsia="宋体" w:cs="宋体"/>
                <w:spacing w:val="-2"/>
                <w:sz w:val="24"/>
                <w:szCs w:val="24"/>
              </w:rPr>
            </w:rPrChange>
          </w:rPr>
          <w:t>各单位未按本制度开展相关方管理，造成企业人员伤亡或财产损失事故，参照集团</w:t>
        </w:r>
      </w:ins>
      <w:ins w:id="2851" w:author="随遇而安 [2]" w:date="2024-12-23T16:59:10Z">
        <w:r>
          <w:rPr>
            <w:rFonts w:hint="eastAsia" w:ascii="仿宋" w:hAnsi="仿宋" w:eastAsia="仿宋" w:cs="仿宋"/>
            <w:spacing w:val="0"/>
            <w:kern w:val="2"/>
            <w:sz w:val="24"/>
            <w:szCs w:val="24"/>
            <w:highlight w:val="none"/>
            <w:lang w:eastAsia="zh-CN"/>
          </w:rPr>
          <w:t>、</w:t>
        </w:r>
      </w:ins>
      <w:ins w:id="2852" w:author="随遇而安 [2]" w:date="2024-12-23T16:59:12Z">
        <w:r>
          <w:rPr>
            <w:rFonts w:hint="eastAsia" w:ascii="仿宋" w:hAnsi="仿宋" w:eastAsia="仿宋" w:cs="仿宋"/>
            <w:spacing w:val="0"/>
            <w:kern w:val="2"/>
            <w:sz w:val="24"/>
            <w:szCs w:val="24"/>
            <w:highlight w:val="none"/>
            <w:lang w:val="en-US" w:eastAsia="zh-CN"/>
          </w:rPr>
          <w:t>公司</w:t>
        </w:r>
      </w:ins>
      <w:ins w:id="2853" w:author="随遇而安 [2]" w:date="2024-12-23T16:58:10Z">
        <w:r>
          <w:rPr>
            <w:rFonts w:hint="eastAsia" w:ascii="仿宋" w:hAnsi="仿宋" w:eastAsia="仿宋" w:cs="仿宋"/>
            <w:spacing w:val="0"/>
            <w:kern w:val="2"/>
            <w:sz w:val="24"/>
            <w:szCs w:val="24"/>
            <w:highlight w:val="none"/>
            <w:lang w:eastAsia="zh-CN"/>
            <w:rPrChange w:id="2854" w:author="随遇而安 [2]" w:date="2024-12-23T16:58:56Z">
              <w:rPr>
                <w:rFonts w:ascii="宋体" w:hAnsi="宋体" w:eastAsia="宋体" w:cs="宋体"/>
                <w:spacing w:val="-2"/>
                <w:sz w:val="24"/>
                <w:szCs w:val="24"/>
              </w:rPr>
            </w:rPrChange>
          </w:rPr>
          <w:t>《事故事件管理制度》等相关制度进行调查、问责处理。</w:t>
        </w:r>
      </w:ins>
    </w:p>
    <w:p w14:paraId="455ACE57">
      <w:pPr>
        <w:widowControl/>
        <w:numPr>
          <w:ilvl w:val="0"/>
          <w:numId w:val="4"/>
          <w:ins w:id="2856" w:author="随遇而安 [2]" w:date="2024-12-23T16:59:25Z"/>
        </w:numPr>
        <w:tabs>
          <w:tab w:val="left" w:pos="440"/>
        </w:tabs>
        <w:spacing w:after="120" w:line="360" w:lineRule="auto"/>
        <w:ind w:left="425" w:right="153" w:hanging="425" w:firstLineChars="0"/>
        <w:jc w:val="left"/>
        <w:outlineLvl w:val="0"/>
        <w:rPr>
          <w:ins w:id="2857" w:author="随遇而安 [2]" w:date="2024-12-23T16:59:26Z"/>
          <w:rFonts w:hint="eastAsia" w:ascii="仿宋" w:hAnsi="仿宋" w:eastAsia="仿宋" w:cs="仿宋"/>
          <w:b/>
          <w:bCs w:val="0"/>
          <w:kern w:val="2"/>
          <w:sz w:val="24"/>
          <w:szCs w:val="24"/>
          <w:highlight w:val="none"/>
          <w:lang w:eastAsia="zh-CN"/>
          <w:rPrChange w:id="2858" w:author="随遇而安 [2]" w:date="2024-12-23T17:00:24Z">
            <w:rPr>
              <w:ins w:id="2859" w:author="随遇而安 [2]" w:date="2024-12-23T16:59:26Z"/>
              <w:rFonts w:hint="eastAsia" w:ascii="仿宋" w:hAnsi="仿宋" w:eastAsia="仿宋" w:cs="仿宋"/>
              <w:kern w:val="2"/>
              <w:sz w:val="24"/>
              <w:szCs w:val="24"/>
              <w:highlight w:val="none"/>
              <w:lang w:eastAsia="zh-CN"/>
            </w:rPr>
          </w:rPrChange>
        </w:rPr>
        <w:pPrChange w:id="2855" w:author="随遇而安 [2]" w:date="2024-12-23T16:59:25Z">
          <w:pPr>
            <w:tabs>
              <w:tab w:val="left" w:pos="993"/>
            </w:tabs>
            <w:spacing w:line="360" w:lineRule="auto"/>
            <w:ind w:left="480" w:firstLine="0" w:firstLineChars="0"/>
            <w:jc w:val="both"/>
          </w:pPr>
        </w:pPrChange>
      </w:pPr>
      <w:ins w:id="2860" w:author="随遇而安 [2]" w:date="2023-08-11T15:54:36Z">
        <w:bookmarkStart w:id="213" w:name="_Toc5444"/>
        <w:bookmarkStart w:id="214" w:name="_Toc27558"/>
        <w:bookmarkStart w:id="215" w:name="_Toc30635"/>
        <w:bookmarkStart w:id="216" w:name="_Toc15708"/>
        <w:bookmarkStart w:id="217" w:name="_Toc12131"/>
        <w:bookmarkStart w:id="218" w:name="_Toc28944"/>
        <w:bookmarkStart w:id="219" w:name="_Toc2812"/>
        <w:r>
          <w:rPr>
            <w:rFonts w:hint="eastAsia" w:ascii="仿宋" w:hAnsi="仿宋" w:eastAsia="仿宋" w:cs="仿宋"/>
            <w:b/>
            <w:bCs w:val="0"/>
            <w:kern w:val="2"/>
            <w:sz w:val="24"/>
            <w:szCs w:val="24"/>
            <w:highlight w:val="none"/>
            <w:lang w:val="en-US" w:eastAsia="zh-CN" w:bidi="ar-SA"/>
            <w:rPrChange w:id="2861" w:author="随遇而安 [2]" w:date="2024-12-23T17:00:24Z">
              <w:rPr>
                <w:rFonts w:hint="eastAsia" w:ascii="仿宋" w:hAnsi="仿宋" w:eastAsia="仿宋" w:cs="仿宋"/>
                <w:b/>
                <w:kern w:val="2"/>
                <w:sz w:val="24"/>
                <w:szCs w:val="24"/>
                <w:highlight w:val="none"/>
                <w:lang w:val="en-US" w:eastAsia="zh-CN" w:bidi="ar-SA"/>
              </w:rPr>
            </w:rPrChange>
          </w:rPr>
          <w:t>附则</w:t>
        </w:r>
        <w:bookmarkEnd w:id="213"/>
        <w:bookmarkEnd w:id="214"/>
        <w:bookmarkEnd w:id="215"/>
        <w:bookmarkEnd w:id="216"/>
        <w:bookmarkEnd w:id="217"/>
        <w:bookmarkEnd w:id="218"/>
        <w:bookmarkEnd w:id="219"/>
      </w:ins>
    </w:p>
    <w:p w14:paraId="07AAD3D9">
      <w:pPr>
        <w:widowControl/>
        <w:numPr>
          <w:ilvl w:val="1"/>
          <w:numId w:val="4"/>
          <w:ins w:id="2863" w:author="随遇而安 [2]" w:date="2024-12-23T17:00:19Z"/>
        </w:numPr>
        <w:tabs>
          <w:tab w:val="left" w:pos="440"/>
        </w:tabs>
        <w:spacing w:after="120" w:line="360" w:lineRule="auto"/>
        <w:ind w:left="7" w:right="153" w:hanging="7" w:firstLineChars="0"/>
        <w:jc w:val="left"/>
        <w:outlineLvl w:val="9"/>
        <w:rPr>
          <w:ins w:id="2864" w:author="随遇而安 [2]" w:date="2023-08-11T15:54:36Z"/>
          <w:rFonts w:hint="eastAsia" w:ascii="仿宋" w:hAnsi="仿宋" w:eastAsia="仿宋" w:cs="仿宋"/>
          <w:kern w:val="2"/>
          <w:sz w:val="24"/>
          <w:szCs w:val="24"/>
          <w:highlight w:val="none"/>
          <w:lang w:eastAsia="zh-CN"/>
        </w:rPr>
        <w:pPrChange w:id="2862" w:author="随遇而安 [2]" w:date="2024-12-23T17:06:34Z">
          <w:pPr>
            <w:tabs>
              <w:tab w:val="left" w:pos="993"/>
            </w:tabs>
            <w:spacing w:line="360" w:lineRule="auto"/>
            <w:ind w:left="480" w:firstLine="0" w:firstLineChars="0"/>
            <w:jc w:val="both"/>
          </w:pPr>
        </w:pPrChange>
      </w:pPr>
      <w:ins w:id="2865" w:author="随遇而安 [2]" w:date="2023-08-11T15:54:36Z">
        <w:bookmarkStart w:id="220" w:name="_Toc24378"/>
        <w:bookmarkStart w:id="221" w:name="_Toc1764"/>
        <w:bookmarkStart w:id="222" w:name="_Toc24697"/>
        <w:bookmarkStart w:id="223" w:name="_Toc6947"/>
        <w:r>
          <w:rPr>
            <w:rFonts w:hint="eastAsia" w:ascii="仿宋" w:hAnsi="仿宋" w:eastAsia="仿宋" w:cs="仿宋"/>
            <w:kern w:val="2"/>
            <w:sz w:val="24"/>
            <w:szCs w:val="24"/>
            <w:highlight w:val="none"/>
            <w:lang w:eastAsia="zh-CN"/>
          </w:rPr>
          <w:t>本规定由</w:t>
        </w:r>
      </w:ins>
      <w:ins w:id="2866" w:author="随遇而安 [2]" w:date="2023-08-11T15:57:51Z">
        <w:r>
          <w:rPr>
            <w:rFonts w:hint="eastAsia" w:ascii="仿宋" w:hAnsi="仿宋" w:eastAsia="仿宋" w:cs="仿宋"/>
            <w:kern w:val="2"/>
            <w:sz w:val="24"/>
            <w:szCs w:val="24"/>
            <w:highlight w:val="none"/>
            <w:lang w:val="en-US" w:eastAsia="zh-CN"/>
          </w:rPr>
          <w:t>宁津项目公司</w:t>
        </w:r>
      </w:ins>
      <w:ins w:id="2867" w:author="随遇而安 [2]" w:date="2023-08-11T15:54:36Z">
        <w:r>
          <w:rPr>
            <w:rFonts w:hint="eastAsia" w:ascii="仿宋" w:hAnsi="仿宋" w:eastAsia="仿宋" w:cs="仿宋"/>
            <w:kern w:val="2"/>
            <w:sz w:val="24"/>
            <w:szCs w:val="24"/>
            <w:highlight w:val="none"/>
            <w:lang w:val="en-US" w:eastAsia="zh-CN"/>
          </w:rPr>
          <w:t>安环品质部</w:t>
        </w:r>
      </w:ins>
      <w:ins w:id="2868" w:author="随遇而安 [2]" w:date="2023-08-11T15:54:36Z">
        <w:r>
          <w:rPr>
            <w:rFonts w:hint="eastAsia" w:ascii="仿宋" w:hAnsi="仿宋" w:eastAsia="仿宋" w:cs="仿宋"/>
            <w:kern w:val="2"/>
            <w:sz w:val="24"/>
            <w:szCs w:val="24"/>
            <w:highlight w:val="none"/>
            <w:lang w:eastAsia="zh-CN"/>
          </w:rPr>
          <w:t>负责解释</w:t>
        </w:r>
      </w:ins>
      <w:ins w:id="2869" w:author="随遇而安 [2]" w:date="2024-12-23T17:00:03Z">
        <w:r>
          <w:rPr>
            <w:rFonts w:hint="eastAsia" w:ascii="仿宋" w:hAnsi="仿宋" w:eastAsia="仿宋" w:cs="仿宋"/>
            <w:kern w:val="2"/>
            <w:sz w:val="24"/>
            <w:szCs w:val="24"/>
            <w:highlight w:val="none"/>
            <w:lang w:eastAsia="zh-CN"/>
          </w:rPr>
          <w:t>，</w:t>
        </w:r>
      </w:ins>
      <w:ins w:id="2870" w:author="随遇而安 [2]" w:date="2024-12-23T17:00:04Z">
        <w:r>
          <w:rPr>
            <w:rFonts w:hint="eastAsia" w:ascii="仿宋" w:hAnsi="仿宋" w:eastAsia="仿宋" w:cs="仿宋"/>
            <w:spacing w:val="0"/>
            <w:kern w:val="2"/>
            <w:sz w:val="24"/>
            <w:szCs w:val="24"/>
            <w:highlight w:val="none"/>
            <w:lang w:eastAsia="zh-CN"/>
            <w:rPrChange w:id="2871" w:author="随遇而安 [2]" w:date="2024-12-23T17:00:07Z">
              <w:rPr>
                <w:rFonts w:ascii="宋体" w:hAnsi="宋体" w:eastAsia="宋体" w:cs="宋体"/>
                <w:spacing w:val="-9"/>
                <w:sz w:val="24"/>
                <w:szCs w:val="24"/>
              </w:rPr>
            </w:rPrChange>
          </w:rPr>
          <w:t>未尽事宜以</w:t>
        </w:r>
      </w:ins>
      <w:ins w:id="2872" w:author="随遇而安 [2]" w:date="2024-12-23T17:00:14Z">
        <w:r>
          <w:rPr>
            <w:rFonts w:hint="eastAsia" w:ascii="仿宋" w:hAnsi="仿宋" w:eastAsia="仿宋" w:cs="仿宋"/>
            <w:kern w:val="2"/>
            <w:sz w:val="24"/>
            <w:szCs w:val="24"/>
            <w:highlight w:val="none"/>
            <w:lang w:val="en-US" w:eastAsia="zh-CN"/>
          </w:rPr>
          <w:t>安环品质部</w:t>
        </w:r>
      </w:ins>
      <w:ins w:id="2873" w:author="随遇而安 [2]" w:date="2024-12-23T17:00:04Z">
        <w:r>
          <w:rPr>
            <w:rFonts w:hint="eastAsia" w:ascii="仿宋" w:hAnsi="仿宋" w:eastAsia="仿宋" w:cs="仿宋"/>
            <w:spacing w:val="0"/>
            <w:kern w:val="2"/>
            <w:sz w:val="24"/>
            <w:szCs w:val="24"/>
            <w:highlight w:val="none"/>
            <w:lang w:eastAsia="zh-CN"/>
            <w:rPrChange w:id="2874" w:author="随遇而安 [2]" w:date="2024-12-23T17:00:07Z">
              <w:rPr>
                <w:rFonts w:ascii="宋体" w:hAnsi="宋体" w:eastAsia="宋体" w:cs="宋体"/>
                <w:spacing w:val="-4"/>
                <w:sz w:val="24"/>
                <w:szCs w:val="24"/>
              </w:rPr>
            </w:rPrChange>
          </w:rPr>
          <w:t>指导为准。</w:t>
        </w:r>
        <w:bookmarkEnd w:id="220"/>
        <w:bookmarkEnd w:id="221"/>
        <w:bookmarkEnd w:id="222"/>
        <w:bookmarkEnd w:id="223"/>
      </w:ins>
    </w:p>
    <w:p w14:paraId="03CBFDE3">
      <w:pPr>
        <w:widowControl/>
        <w:numPr>
          <w:ilvl w:val="1"/>
          <w:numId w:val="4"/>
          <w:ins w:id="2876" w:author="随遇而安 [2]" w:date="2024-12-23T16:59:33Z"/>
        </w:numPr>
        <w:tabs>
          <w:tab w:val="left" w:pos="440"/>
        </w:tabs>
        <w:spacing w:after="120" w:line="360" w:lineRule="auto"/>
        <w:ind w:left="567" w:right="153" w:hanging="567" w:firstLineChars="0"/>
        <w:jc w:val="left"/>
        <w:outlineLvl w:val="9"/>
        <w:rPr>
          <w:ins w:id="2877" w:author="随遇而安 [2]" w:date="2024-12-23T17:00:49Z"/>
          <w:rFonts w:hint="eastAsia" w:ascii="仿宋" w:hAnsi="仿宋" w:eastAsia="仿宋" w:cs="仿宋"/>
          <w:kern w:val="2"/>
          <w:sz w:val="24"/>
          <w:szCs w:val="24"/>
          <w:highlight w:val="none"/>
          <w:lang w:eastAsia="zh-CN"/>
        </w:rPr>
        <w:pPrChange w:id="2875" w:author="随遇而安 [2]" w:date="2024-12-23T17:06:36Z">
          <w:pPr>
            <w:tabs>
              <w:tab w:val="left" w:pos="993"/>
            </w:tabs>
            <w:spacing w:line="360" w:lineRule="auto"/>
            <w:ind w:left="480" w:firstLine="0" w:firstLineChars="0"/>
            <w:jc w:val="both"/>
          </w:pPr>
        </w:pPrChange>
      </w:pPr>
      <w:ins w:id="2878" w:author="随遇而安 [2]" w:date="2023-08-11T15:54:36Z">
        <w:bookmarkStart w:id="224" w:name="_Toc27924"/>
        <w:bookmarkStart w:id="225" w:name="_Toc20465"/>
        <w:bookmarkStart w:id="226" w:name="_Toc20073"/>
        <w:bookmarkStart w:id="227" w:name="_Toc18680"/>
        <w:r>
          <w:rPr>
            <w:rFonts w:hint="eastAsia" w:ascii="仿宋" w:hAnsi="仿宋" w:eastAsia="仿宋" w:cs="仿宋"/>
            <w:kern w:val="2"/>
            <w:sz w:val="24"/>
            <w:szCs w:val="24"/>
            <w:highlight w:val="none"/>
            <w:lang w:eastAsia="zh-CN"/>
          </w:rPr>
          <w:t>本规定自发布之日起施行。</w:t>
        </w:r>
        <w:bookmarkEnd w:id="224"/>
        <w:bookmarkEnd w:id="225"/>
        <w:bookmarkEnd w:id="226"/>
        <w:bookmarkEnd w:id="227"/>
      </w:ins>
    </w:p>
    <w:p w14:paraId="658C49EF">
      <w:pPr>
        <w:widowControl/>
        <w:numPr>
          <w:ilvl w:val="0"/>
          <w:numId w:val="0"/>
        </w:numPr>
        <w:tabs>
          <w:tab w:val="left" w:pos="440"/>
        </w:tabs>
        <w:spacing w:after="120" w:line="360" w:lineRule="auto"/>
        <w:ind w:left="480" w:right="153" w:firstLine="0" w:firstLineChars="0"/>
        <w:jc w:val="left"/>
        <w:outlineLvl w:val="9"/>
        <w:rPr>
          <w:ins w:id="2880" w:author="随遇而安 [2]" w:date="2024-12-23T17:00:49Z"/>
          <w:rFonts w:hint="eastAsia" w:ascii="仿宋" w:hAnsi="仿宋" w:eastAsia="仿宋" w:cs="仿宋"/>
          <w:kern w:val="2"/>
          <w:sz w:val="24"/>
          <w:szCs w:val="24"/>
          <w:highlight w:val="none"/>
          <w:lang w:eastAsia="zh-CN"/>
        </w:rPr>
        <w:pPrChange w:id="2879" w:author="随遇而安 [2]" w:date="2024-12-23T16:59:33Z">
          <w:pPr>
            <w:tabs>
              <w:tab w:val="left" w:pos="993"/>
            </w:tabs>
            <w:spacing w:line="360" w:lineRule="auto"/>
            <w:ind w:left="480" w:firstLine="0" w:firstLineChars="0"/>
            <w:jc w:val="both"/>
          </w:pPr>
        </w:pPrChange>
      </w:pPr>
    </w:p>
    <w:p w14:paraId="7E0BE3E0">
      <w:pPr>
        <w:widowControl/>
        <w:numPr>
          <w:ilvl w:val="0"/>
          <w:numId w:val="0"/>
        </w:numPr>
        <w:tabs>
          <w:tab w:val="left" w:pos="440"/>
        </w:tabs>
        <w:spacing w:after="120" w:line="360" w:lineRule="auto"/>
        <w:ind w:left="480" w:right="153" w:firstLine="0" w:firstLineChars="0"/>
        <w:jc w:val="left"/>
        <w:outlineLvl w:val="9"/>
        <w:rPr>
          <w:ins w:id="2882" w:author="随遇而安 [2]" w:date="2024-12-23T17:00:50Z"/>
          <w:rFonts w:hint="eastAsia" w:ascii="仿宋" w:hAnsi="仿宋" w:eastAsia="仿宋" w:cs="仿宋"/>
          <w:kern w:val="2"/>
          <w:sz w:val="24"/>
          <w:szCs w:val="24"/>
          <w:highlight w:val="none"/>
          <w:lang w:eastAsia="zh-CN"/>
        </w:rPr>
        <w:pPrChange w:id="2881" w:author="随遇而安 [2]" w:date="2024-12-23T16:59:33Z">
          <w:pPr>
            <w:tabs>
              <w:tab w:val="left" w:pos="993"/>
            </w:tabs>
            <w:spacing w:line="360" w:lineRule="auto"/>
            <w:ind w:left="480" w:firstLine="0" w:firstLineChars="0"/>
            <w:jc w:val="both"/>
          </w:pPr>
        </w:pPrChange>
      </w:pPr>
    </w:p>
    <w:p w14:paraId="101A1450">
      <w:pPr>
        <w:widowControl/>
        <w:numPr>
          <w:ilvl w:val="0"/>
          <w:numId w:val="0"/>
        </w:numPr>
        <w:tabs>
          <w:tab w:val="left" w:pos="440"/>
        </w:tabs>
        <w:spacing w:after="120" w:line="360" w:lineRule="auto"/>
        <w:ind w:left="480" w:right="153" w:firstLine="0" w:firstLineChars="0"/>
        <w:jc w:val="left"/>
        <w:outlineLvl w:val="9"/>
        <w:rPr>
          <w:ins w:id="2884" w:author="随遇而安 [2]" w:date="2024-12-23T17:00:50Z"/>
          <w:rFonts w:hint="eastAsia" w:ascii="仿宋" w:hAnsi="仿宋" w:eastAsia="仿宋" w:cs="仿宋"/>
          <w:kern w:val="2"/>
          <w:sz w:val="24"/>
          <w:szCs w:val="24"/>
          <w:highlight w:val="none"/>
          <w:lang w:eastAsia="zh-CN"/>
        </w:rPr>
        <w:pPrChange w:id="2883" w:author="随遇而安 [2]" w:date="2024-12-23T16:59:33Z">
          <w:pPr>
            <w:tabs>
              <w:tab w:val="left" w:pos="993"/>
            </w:tabs>
            <w:spacing w:line="360" w:lineRule="auto"/>
            <w:ind w:left="480" w:firstLine="0" w:firstLineChars="0"/>
            <w:jc w:val="both"/>
          </w:pPr>
        </w:pPrChange>
      </w:pPr>
    </w:p>
    <w:p w14:paraId="5A4E7F66">
      <w:pPr>
        <w:spacing w:before="78" w:line="219" w:lineRule="auto"/>
        <w:ind w:left="13" w:hanging="14" w:hangingChars="6"/>
        <w:rPr>
          <w:ins w:id="2886" w:author="随遇而安 [2]" w:date="2024-12-23T17:00:50Z"/>
          <w:rFonts w:hint="eastAsia" w:ascii="仿宋" w:hAnsi="仿宋" w:eastAsia="仿宋" w:cs="仿宋"/>
          <w:sz w:val="24"/>
          <w:szCs w:val="24"/>
          <w:rPrChange w:id="2887" w:author="随遇而安 [2]" w:date="2024-12-23T17:12:37Z">
            <w:rPr>
              <w:ins w:id="2888" w:author="随遇而安 [2]" w:date="2024-12-23T17:00:50Z"/>
              <w:rFonts w:ascii="宋体" w:hAnsi="宋体" w:eastAsia="宋体" w:cs="宋体"/>
              <w:sz w:val="24"/>
              <w:szCs w:val="24"/>
            </w:rPr>
          </w:rPrChange>
        </w:rPr>
        <w:pPrChange w:id="2885" w:author="随遇而安 [2]" w:date="2024-12-23T17:01:07Z">
          <w:pPr>
            <w:spacing w:before="78" w:line="219" w:lineRule="auto"/>
            <w:ind w:left="536"/>
          </w:pPr>
        </w:pPrChange>
      </w:pPr>
      <w:ins w:id="2889" w:author="随遇而安 [2]" w:date="2024-12-23T17:00:50Z">
        <w:r>
          <w:rPr>
            <w:rFonts w:hint="eastAsia" w:ascii="仿宋" w:hAnsi="仿宋" w:eastAsia="仿宋" w:cs="仿宋"/>
            <w:spacing w:val="0"/>
            <w:sz w:val="24"/>
            <w:szCs w:val="24"/>
            <w:rPrChange w:id="2890" w:author="随遇而安 [2]" w:date="2024-12-23T17:12:37Z">
              <w:rPr>
                <w:rFonts w:ascii="宋体" w:hAnsi="宋体" w:eastAsia="宋体" w:cs="宋体"/>
                <w:spacing w:val="-5"/>
                <w:sz w:val="24"/>
                <w:szCs w:val="24"/>
              </w:rPr>
            </w:rPrChange>
          </w:rPr>
          <w:t>附件</w:t>
        </w:r>
      </w:ins>
      <w:ins w:id="2891" w:author="随遇而安 [2]" w:date="2024-12-23T17:00:50Z">
        <w:r>
          <w:rPr>
            <w:rFonts w:hint="eastAsia" w:ascii="仿宋" w:hAnsi="仿宋" w:eastAsia="仿宋" w:cs="仿宋"/>
            <w:spacing w:val="0"/>
            <w:sz w:val="24"/>
            <w:szCs w:val="24"/>
            <w:rPrChange w:id="2892" w:author="随遇而安 [2]" w:date="2024-12-23T17:12:37Z">
              <w:rPr>
                <w:rFonts w:ascii="宋体" w:hAnsi="宋体" w:eastAsia="宋体" w:cs="宋体"/>
                <w:spacing w:val="-33"/>
                <w:sz w:val="24"/>
                <w:szCs w:val="24"/>
              </w:rPr>
            </w:rPrChange>
          </w:rPr>
          <w:t xml:space="preserve"> </w:t>
        </w:r>
      </w:ins>
      <w:ins w:id="2893" w:author="随遇而安 [2]" w:date="2024-12-23T17:00:50Z">
        <w:r>
          <w:rPr>
            <w:rFonts w:hint="eastAsia" w:ascii="仿宋" w:hAnsi="仿宋" w:eastAsia="仿宋" w:cs="仿宋"/>
            <w:spacing w:val="0"/>
            <w:sz w:val="24"/>
            <w:szCs w:val="24"/>
            <w:rPrChange w:id="2894" w:author="随遇而安 [2]" w:date="2024-12-23T17:12:37Z">
              <w:rPr>
                <w:rFonts w:ascii="宋体" w:hAnsi="宋体" w:eastAsia="宋体" w:cs="宋体"/>
                <w:spacing w:val="-5"/>
                <w:sz w:val="24"/>
                <w:szCs w:val="24"/>
              </w:rPr>
            </w:rPrChange>
          </w:rPr>
          <w:t>1：《相关方管理台账》</w:t>
        </w:r>
      </w:ins>
    </w:p>
    <w:p w14:paraId="0CD71F69">
      <w:pPr>
        <w:spacing w:before="183" w:line="219" w:lineRule="auto"/>
        <w:ind w:left="13" w:hanging="14" w:hangingChars="6"/>
        <w:rPr>
          <w:ins w:id="2896" w:author="随遇而安 [2]" w:date="2024-12-23T17:00:50Z"/>
          <w:rFonts w:hint="eastAsia" w:ascii="仿宋" w:hAnsi="仿宋" w:eastAsia="仿宋" w:cs="仿宋"/>
          <w:sz w:val="24"/>
          <w:szCs w:val="24"/>
          <w:rPrChange w:id="2897" w:author="随遇而安 [2]" w:date="2024-12-23T17:12:37Z">
            <w:rPr>
              <w:ins w:id="2898" w:author="随遇而安 [2]" w:date="2024-12-23T17:00:50Z"/>
              <w:rFonts w:ascii="宋体" w:hAnsi="宋体" w:eastAsia="宋体" w:cs="宋体"/>
              <w:sz w:val="24"/>
              <w:szCs w:val="24"/>
            </w:rPr>
          </w:rPrChange>
        </w:rPr>
        <w:pPrChange w:id="2895" w:author="随遇而安 [2]" w:date="2024-12-23T17:01:07Z">
          <w:pPr>
            <w:spacing w:before="183" w:line="219" w:lineRule="auto"/>
            <w:ind w:left="536"/>
          </w:pPr>
        </w:pPrChange>
      </w:pPr>
      <w:ins w:id="2899" w:author="随遇而安 [2]" w:date="2024-12-23T17:00:50Z">
        <w:r>
          <w:rPr>
            <w:rFonts w:hint="eastAsia" w:ascii="仿宋" w:hAnsi="仿宋" w:eastAsia="仿宋" w:cs="仿宋"/>
            <w:spacing w:val="0"/>
            <w:sz w:val="24"/>
            <w:szCs w:val="24"/>
            <w:rPrChange w:id="2900" w:author="随遇而安 [2]" w:date="2024-12-23T17:12:37Z">
              <w:rPr>
                <w:rFonts w:ascii="宋体" w:hAnsi="宋体" w:eastAsia="宋体" w:cs="宋体"/>
                <w:spacing w:val="-3"/>
                <w:sz w:val="24"/>
                <w:szCs w:val="24"/>
              </w:rPr>
            </w:rPrChange>
          </w:rPr>
          <w:t>附件</w:t>
        </w:r>
      </w:ins>
      <w:ins w:id="2901" w:author="随遇而安 [2]" w:date="2024-12-23T17:00:50Z">
        <w:r>
          <w:rPr>
            <w:rFonts w:hint="eastAsia" w:ascii="仿宋" w:hAnsi="仿宋" w:eastAsia="仿宋" w:cs="仿宋"/>
            <w:spacing w:val="0"/>
            <w:sz w:val="24"/>
            <w:szCs w:val="24"/>
            <w:rPrChange w:id="2902" w:author="随遇而安 [2]" w:date="2024-12-23T17:12:37Z">
              <w:rPr>
                <w:rFonts w:ascii="宋体" w:hAnsi="宋体" w:eastAsia="宋体" w:cs="宋体"/>
                <w:spacing w:val="-36"/>
                <w:sz w:val="24"/>
                <w:szCs w:val="24"/>
              </w:rPr>
            </w:rPrChange>
          </w:rPr>
          <w:t xml:space="preserve"> </w:t>
        </w:r>
      </w:ins>
      <w:ins w:id="2903" w:author="随遇而安 [2]" w:date="2024-12-23T17:00:50Z">
        <w:r>
          <w:rPr>
            <w:rFonts w:hint="eastAsia" w:ascii="仿宋" w:hAnsi="仿宋" w:eastAsia="仿宋" w:cs="仿宋"/>
            <w:spacing w:val="0"/>
            <w:sz w:val="24"/>
            <w:szCs w:val="24"/>
            <w:rPrChange w:id="2904" w:author="随遇而安 [2]" w:date="2024-12-23T17:12:37Z">
              <w:rPr>
                <w:rFonts w:ascii="宋体" w:hAnsi="宋体" w:eastAsia="宋体" w:cs="宋体"/>
                <w:spacing w:val="-3"/>
                <w:sz w:val="24"/>
                <w:szCs w:val="24"/>
              </w:rPr>
            </w:rPrChange>
          </w:rPr>
          <w:t>2：《相关方安全生产管理协议（范本）》</w:t>
        </w:r>
      </w:ins>
    </w:p>
    <w:p w14:paraId="4F969A6D">
      <w:pPr>
        <w:widowControl/>
        <w:numPr>
          <w:ilvl w:val="0"/>
          <w:numId w:val="0"/>
        </w:numPr>
        <w:tabs>
          <w:tab w:val="left" w:pos="440"/>
        </w:tabs>
        <w:spacing w:after="120" w:line="360" w:lineRule="auto"/>
        <w:ind w:left="480" w:right="153" w:firstLine="0" w:firstLineChars="0"/>
        <w:jc w:val="left"/>
        <w:outlineLvl w:val="9"/>
        <w:rPr>
          <w:ins w:id="2906" w:author="随遇而安 [2]" w:date="2023-08-11T15:54:36Z"/>
          <w:rFonts w:hint="eastAsia" w:ascii="仿宋" w:hAnsi="仿宋" w:eastAsia="仿宋" w:cs="仿宋"/>
          <w:kern w:val="2"/>
          <w:sz w:val="24"/>
          <w:szCs w:val="24"/>
          <w:highlight w:val="none"/>
          <w:lang w:eastAsia="zh-CN"/>
        </w:rPr>
        <w:pPrChange w:id="2905" w:author="随遇而安 [2]" w:date="2024-12-23T16:59:33Z">
          <w:pPr>
            <w:tabs>
              <w:tab w:val="left" w:pos="993"/>
            </w:tabs>
            <w:spacing w:line="360" w:lineRule="auto"/>
            <w:ind w:left="480" w:firstLine="0" w:firstLineChars="0"/>
            <w:jc w:val="both"/>
          </w:pPr>
        </w:pPrChange>
      </w:pPr>
    </w:p>
    <w:p w14:paraId="1CC3BA10">
      <w:pPr>
        <w:tabs>
          <w:tab w:val="left" w:pos="993"/>
        </w:tabs>
        <w:spacing w:line="360" w:lineRule="auto"/>
        <w:ind w:left="480" w:firstLine="0" w:firstLineChars="0"/>
        <w:jc w:val="both"/>
        <w:rPr>
          <w:ins w:id="2907" w:author="随遇而安 [2]" w:date="2023-08-11T15:54:36Z"/>
          <w:rFonts w:hint="eastAsia" w:ascii="仿宋" w:hAnsi="仿宋" w:eastAsia="仿宋" w:cs="仿宋"/>
          <w:kern w:val="2"/>
          <w:sz w:val="24"/>
          <w:szCs w:val="24"/>
          <w:highlight w:val="none"/>
          <w:lang w:eastAsia="zh-CN"/>
        </w:rPr>
      </w:pPr>
    </w:p>
    <w:p w14:paraId="2C05C51D">
      <w:pPr>
        <w:tabs>
          <w:tab w:val="left" w:pos="993"/>
        </w:tabs>
        <w:ind w:firstLine="482" w:firstLineChars="0"/>
        <w:rPr>
          <w:ins w:id="2908" w:author="随遇而安 [2]" w:date="2023-08-11T16:00:02Z"/>
          <w:rFonts w:hint="eastAsia" w:ascii="仿宋" w:hAnsi="仿宋" w:eastAsia="仿宋" w:cs="仿宋"/>
          <w:szCs w:val="24"/>
          <w:highlight w:val="none"/>
        </w:rPr>
        <w:sectPr>
          <w:headerReference r:id="rId11" w:type="first"/>
          <w:footerReference r:id="rId14" w:type="first"/>
          <w:footerReference r:id="rId12" w:type="default"/>
          <w:headerReference r:id="rId10" w:type="even"/>
          <w:footerReference r:id="rId13" w:type="even"/>
          <w:pgSz w:w="11906" w:h="16838"/>
          <w:pgMar w:top="1440" w:right="1800" w:bottom="1440" w:left="1800" w:header="851" w:footer="992" w:gutter="0"/>
          <w:pgNumType w:fmt="decimal"/>
          <w:cols w:space="425" w:num="1"/>
          <w:docGrid w:type="lines" w:linePitch="312" w:charSpace="0"/>
        </w:sectPr>
      </w:pPr>
    </w:p>
    <w:p w14:paraId="58005142">
      <w:pPr>
        <w:spacing w:before="102" w:line="219" w:lineRule="auto"/>
        <w:ind w:left="56"/>
        <w:rPr>
          <w:ins w:id="2909" w:author="随遇而安 [2]" w:date="2024-12-23T17:01:23Z"/>
          <w:rFonts w:ascii="宋体" w:hAnsi="宋体" w:eastAsia="宋体" w:cs="宋体"/>
          <w:sz w:val="24"/>
          <w:szCs w:val="24"/>
        </w:rPr>
      </w:pPr>
      <w:ins w:id="2910" w:author="随遇而安 [2]" w:date="2024-12-23T17:01:23Z">
        <w:r>
          <w:rPr>
            <w:rFonts w:ascii="宋体" w:hAnsi="宋体" w:eastAsia="宋体" w:cs="宋体"/>
            <w:b/>
            <w:bCs/>
            <w:spacing w:val="-8"/>
            <w:sz w:val="24"/>
            <w:szCs w:val="24"/>
          </w:rPr>
          <w:t>附件</w:t>
        </w:r>
      </w:ins>
      <w:ins w:id="2911" w:author="随遇而安 [2]" w:date="2024-12-23T17:01:23Z">
        <w:r>
          <w:rPr>
            <w:rFonts w:ascii="宋体" w:hAnsi="宋体" w:eastAsia="宋体" w:cs="宋体"/>
            <w:spacing w:val="-29"/>
            <w:sz w:val="24"/>
            <w:szCs w:val="24"/>
          </w:rPr>
          <w:t xml:space="preserve"> </w:t>
        </w:r>
      </w:ins>
      <w:ins w:id="2912" w:author="随遇而安 [2]" w:date="2024-12-23T17:01:23Z">
        <w:r>
          <w:rPr>
            <w:rFonts w:ascii="宋体" w:hAnsi="宋体" w:eastAsia="宋体" w:cs="宋体"/>
            <w:b/>
            <w:bCs/>
            <w:spacing w:val="-8"/>
            <w:sz w:val="24"/>
            <w:szCs w:val="24"/>
          </w:rPr>
          <w:t>1：相关方管理台账</w:t>
        </w:r>
      </w:ins>
    </w:p>
    <w:p w14:paraId="7FBC0420">
      <w:pPr>
        <w:spacing w:before="242" w:line="220" w:lineRule="auto"/>
        <w:ind w:left="5918"/>
        <w:rPr>
          <w:ins w:id="2913" w:author="随遇而安 [2]" w:date="2024-12-23T17:01:23Z"/>
          <w:rFonts w:ascii="宋体" w:hAnsi="宋体" w:eastAsia="宋体" w:cs="宋体"/>
          <w:sz w:val="28"/>
          <w:szCs w:val="28"/>
        </w:rPr>
      </w:pPr>
      <w:ins w:id="2914" w:author="随遇而安 [2]" w:date="2024-12-23T17:01:23Z">
        <w:r>
          <w:rPr>
            <w:rFonts w:ascii="宋体" w:hAnsi="宋体" w:eastAsia="宋体" w:cs="宋体"/>
            <w:b/>
            <w:bCs/>
            <w:spacing w:val="-4"/>
            <w:sz w:val="28"/>
            <w:szCs w:val="28"/>
          </w:rPr>
          <w:t>相关方安全管理台账</w:t>
        </w:r>
      </w:ins>
    </w:p>
    <w:p w14:paraId="26C7AB9B">
      <w:pPr>
        <w:spacing w:line="116" w:lineRule="exact"/>
        <w:rPr>
          <w:ins w:id="2915" w:author="随遇而安 [2]" w:date="2024-12-23T17:01:23Z"/>
        </w:rPr>
      </w:pPr>
    </w:p>
    <w:tbl>
      <w:tblPr>
        <w:tblStyle w:val="10"/>
        <w:tblW w:w="14031" w:type="dxa"/>
        <w:tblInd w:w="15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8"/>
        <w:gridCol w:w="2688"/>
        <w:gridCol w:w="1301"/>
        <w:gridCol w:w="1301"/>
        <w:gridCol w:w="1505"/>
        <w:gridCol w:w="1250"/>
        <w:gridCol w:w="1243"/>
        <w:gridCol w:w="1491"/>
        <w:gridCol w:w="2384"/>
      </w:tblGrid>
      <w:tr w14:paraId="666CF0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9" w:hRule="atLeast"/>
          <w:ins w:id="2916" w:author="随遇而安 [2]" w:date="2024-12-23T17:01:23Z"/>
        </w:trPr>
        <w:tc>
          <w:tcPr>
            <w:tcW w:w="3556" w:type="dxa"/>
            <w:gridSpan w:val="2"/>
            <w:tcBorders>
              <w:top w:val="single" w:color="000000" w:sz="10" w:space="0"/>
              <w:left w:val="single" w:color="000000" w:sz="10" w:space="0"/>
            </w:tcBorders>
            <w:vAlign w:val="top"/>
          </w:tcPr>
          <w:p w14:paraId="22826CA9">
            <w:pPr>
              <w:pStyle w:val="12"/>
              <w:spacing w:before="117" w:line="221" w:lineRule="auto"/>
              <w:ind w:left="123"/>
              <w:rPr>
                <w:ins w:id="2917" w:author="随遇而安 [2]" w:date="2024-12-23T17:01:23Z"/>
              </w:rPr>
            </w:pPr>
            <w:ins w:id="2918" w:author="随遇而安 [2]" w:date="2024-12-23T17:01:23Z">
              <w:r>
                <w:rPr>
                  <w:b/>
                  <w:bCs/>
                  <w:spacing w:val="-10"/>
                </w:rPr>
                <w:t>区域/项目名称：</w:t>
              </w:r>
            </w:ins>
          </w:p>
        </w:tc>
        <w:tc>
          <w:tcPr>
            <w:tcW w:w="4107" w:type="dxa"/>
            <w:gridSpan w:val="3"/>
            <w:tcBorders>
              <w:top w:val="single" w:color="000000" w:sz="10" w:space="0"/>
            </w:tcBorders>
            <w:vAlign w:val="top"/>
          </w:tcPr>
          <w:p w14:paraId="21D3A3E2">
            <w:pPr>
              <w:pStyle w:val="12"/>
              <w:spacing w:before="117" w:line="221" w:lineRule="auto"/>
              <w:ind w:left="125"/>
              <w:rPr>
                <w:ins w:id="2919" w:author="随遇而安 [2]" w:date="2024-12-23T17:01:23Z"/>
              </w:rPr>
            </w:pPr>
            <w:ins w:id="2920" w:author="随遇而安 [2]" w:date="2024-12-23T17:01:23Z">
              <w:r>
                <w:rPr>
                  <w:b/>
                  <w:bCs/>
                  <w:spacing w:val="-10"/>
                </w:rPr>
                <w:t>区域/项目地址：</w:t>
              </w:r>
            </w:ins>
          </w:p>
        </w:tc>
        <w:tc>
          <w:tcPr>
            <w:tcW w:w="6368" w:type="dxa"/>
            <w:gridSpan w:val="4"/>
            <w:tcBorders>
              <w:top w:val="single" w:color="000000" w:sz="10" w:space="0"/>
              <w:right w:val="single" w:color="000000" w:sz="10" w:space="0"/>
            </w:tcBorders>
            <w:vAlign w:val="top"/>
          </w:tcPr>
          <w:p w14:paraId="5AD299FC">
            <w:pPr>
              <w:pStyle w:val="12"/>
              <w:spacing w:before="117" w:line="221" w:lineRule="auto"/>
              <w:ind w:left="117"/>
              <w:rPr>
                <w:ins w:id="2921" w:author="随遇而安 [2]" w:date="2024-12-23T17:01:23Z"/>
              </w:rPr>
            </w:pPr>
            <w:ins w:id="2922" w:author="随遇而安 [2]" w:date="2024-12-23T17:01:23Z">
              <w:r>
                <w:rPr>
                  <w:b/>
                  <w:bCs/>
                  <w:spacing w:val="-11"/>
                </w:rPr>
                <w:t>建档时间：</w:t>
              </w:r>
            </w:ins>
          </w:p>
        </w:tc>
      </w:tr>
      <w:tr w14:paraId="63114A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5" w:hRule="atLeast"/>
          <w:ins w:id="2923" w:author="随遇而安 [2]" w:date="2024-12-23T17:01:23Z"/>
        </w:trPr>
        <w:tc>
          <w:tcPr>
            <w:tcW w:w="868" w:type="dxa"/>
            <w:tcBorders>
              <w:left w:val="single" w:color="000000" w:sz="10" w:space="0"/>
              <w:bottom w:val="single" w:color="000000" w:sz="10" w:space="0"/>
            </w:tcBorders>
            <w:vAlign w:val="top"/>
          </w:tcPr>
          <w:p w14:paraId="0B6C0041">
            <w:pPr>
              <w:pStyle w:val="12"/>
              <w:spacing w:before="175" w:line="222" w:lineRule="auto"/>
              <w:ind w:left="212"/>
              <w:rPr>
                <w:ins w:id="2924" w:author="随遇而安 [2]" w:date="2024-12-23T17:01:23Z"/>
              </w:rPr>
            </w:pPr>
            <w:ins w:id="2925" w:author="随遇而安 [2]" w:date="2024-12-23T17:01:23Z">
              <w:r>
                <w:rPr>
                  <w:b/>
                  <w:bCs/>
                  <w:spacing w:val="-4"/>
                </w:rPr>
                <w:t>序号</w:t>
              </w:r>
            </w:ins>
          </w:p>
        </w:tc>
        <w:tc>
          <w:tcPr>
            <w:tcW w:w="2688" w:type="dxa"/>
            <w:tcBorders>
              <w:bottom w:val="single" w:color="000000" w:sz="10" w:space="0"/>
            </w:tcBorders>
            <w:vAlign w:val="top"/>
          </w:tcPr>
          <w:p w14:paraId="55BC5E72">
            <w:pPr>
              <w:pStyle w:val="12"/>
              <w:spacing w:before="176" w:line="221" w:lineRule="auto"/>
              <w:ind w:left="812"/>
              <w:rPr>
                <w:ins w:id="2926" w:author="随遇而安 [2]" w:date="2024-12-23T17:01:23Z"/>
              </w:rPr>
            </w:pPr>
            <w:ins w:id="2927" w:author="随遇而安 [2]" w:date="2024-12-23T17:01:23Z">
              <w:r>
                <w:rPr>
                  <w:b/>
                  <w:bCs/>
                  <w:spacing w:val="-3"/>
                </w:rPr>
                <w:t>相关方名称</w:t>
              </w:r>
            </w:ins>
          </w:p>
        </w:tc>
        <w:tc>
          <w:tcPr>
            <w:tcW w:w="1301" w:type="dxa"/>
            <w:tcBorders>
              <w:bottom w:val="single" w:color="000000" w:sz="10" w:space="0"/>
            </w:tcBorders>
            <w:vAlign w:val="top"/>
          </w:tcPr>
          <w:p w14:paraId="23B1D184">
            <w:pPr>
              <w:pStyle w:val="12"/>
              <w:spacing w:before="175" w:line="221" w:lineRule="auto"/>
              <w:ind w:left="231"/>
              <w:rPr>
                <w:ins w:id="2928" w:author="随遇而安 [2]" w:date="2024-12-23T17:01:23Z"/>
              </w:rPr>
            </w:pPr>
            <w:ins w:id="2929" w:author="随遇而安 [2]" w:date="2024-12-23T17:01:23Z">
              <w:r>
                <w:rPr>
                  <w:b/>
                  <w:bCs/>
                  <w:spacing w:val="-3"/>
                </w:rPr>
                <w:t>业务类别</w:t>
              </w:r>
            </w:ins>
          </w:p>
        </w:tc>
        <w:tc>
          <w:tcPr>
            <w:tcW w:w="1301" w:type="dxa"/>
            <w:tcBorders>
              <w:bottom w:val="single" w:color="000000" w:sz="10" w:space="0"/>
            </w:tcBorders>
            <w:vAlign w:val="top"/>
          </w:tcPr>
          <w:p w14:paraId="30B6848E">
            <w:pPr>
              <w:pStyle w:val="12"/>
              <w:spacing w:before="175" w:line="221" w:lineRule="auto"/>
              <w:ind w:left="233"/>
              <w:rPr>
                <w:ins w:id="2930" w:author="随遇而安 [2]" w:date="2024-12-23T17:01:23Z"/>
              </w:rPr>
            </w:pPr>
            <w:ins w:id="2931" w:author="随遇而安 [2]" w:date="2024-12-23T17:01:23Z">
              <w:r>
                <w:rPr>
                  <w:b/>
                  <w:bCs/>
                  <w:spacing w:val="-4"/>
                </w:rPr>
                <w:t>风险因素</w:t>
              </w:r>
            </w:ins>
          </w:p>
        </w:tc>
        <w:tc>
          <w:tcPr>
            <w:tcW w:w="1505" w:type="dxa"/>
            <w:tcBorders>
              <w:bottom w:val="single" w:color="000000" w:sz="10" w:space="0"/>
            </w:tcBorders>
            <w:vAlign w:val="top"/>
          </w:tcPr>
          <w:p w14:paraId="023E8209">
            <w:pPr>
              <w:pStyle w:val="12"/>
              <w:spacing w:before="175" w:line="221" w:lineRule="auto"/>
              <w:ind w:left="340"/>
              <w:rPr>
                <w:ins w:id="2932" w:author="随遇而安 [2]" w:date="2024-12-23T17:01:23Z"/>
              </w:rPr>
            </w:pPr>
            <w:ins w:id="2933" w:author="随遇而安 [2]" w:date="2024-12-23T17:01:23Z">
              <w:r>
                <w:rPr>
                  <w:b/>
                  <w:bCs/>
                  <w:spacing w:val="-4"/>
                </w:rPr>
                <w:t>管控措施</w:t>
              </w:r>
            </w:ins>
          </w:p>
        </w:tc>
        <w:tc>
          <w:tcPr>
            <w:tcW w:w="1250" w:type="dxa"/>
            <w:tcBorders>
              <w:bottom w:val="single" w:color="000000" w:sz="10" w:space="0"/>
            </w:tcBorders>
            <w:vAlign w:val="top"/>
          </w:tcPr>
          <w:p w14:paraId="6F0863D8">
            <w:pPr>
              <w:pStyle w:val="12"/>
              <w:spacing w:before="175" w:line="221" w:lineRule="auto"/>
              <w:ind w:left="218"/>
              <w:rPr>
                <w:ins w:id="2934" w:author="随遇而安 [2]" w:date="2024-12-23T17:01:23Z"/>
              </w:rPr>
            </w:pPr>
            <w:ins w:id="2935" w:author="随遇而安 [2]" w:date="2024-12-23T17:01:23Z">
              <w:r>
                <w:rPr>
                  <w:b/>
                  <w:bCs/>
                  <w:spacing w:val="-5"/>
                </w:rPr>
                <w:t>责任部门</w:t>
              </w:r>
            </w:ins>
          </w:p>
        </w:tc>
        <w:tc>
          <w:tcPr>
            <w:tcW w:w="1243" w:type="dxa"/>
            <w:tcBorders>
              <w:bottom w:val="single" w:color="000000" w:sz="10" w:space="0"/>
            </w:tcBorders>
            <w:vAlign w:val="top"/>
          </w:tcPr>
          <w:p w14:paraId="7A7D820E">
            <w:pPr>
              <w:pStyle w:val="12"/>
              <w:spacing w:before="175" w:line="221" w:lineRule="auto"/>
              <w:ind w:left="324"/>
              <w:rPr>
                <w:ins w:id="2936" w:author="随遇而安 [2]" w:date="2024-12-23T17:01:23Z"/>
              </w:rPr>
            </w:pPr>
            <w:ins w:id="2937" w:author="随遇而安 [2]" w:date="2024-12-23T17:01:23Z">
              <w:r>
                <w:rPr>
                  <w:b/>
                  <w:bCs/>
                  <w:spacing w:val="-5"/>
                </w:rPr>
                <w:t>责任人</w:t>
              </w:r>
            </w:ins>
          </w:p>
        </w:tc>
        <w:tc>
          <w:tcPr>
            <w:tcW w:w="1491" w:type="dxa"/>
            <w:tcBorders>
              <w:bottom w:val="single" w:color="000000" w:sz="10" w:space="0"/>
            </w:tcBorders>
            <w:vAlign w:val="top"/>
          </w:tcPr>
          <w:p w14:paraId="4F12FB75">
            <w:pPr>
              <w:pStyle w:val="12"/>
              <w:spacing w:before="175" w:line="221" w:lineRule="auto"/>
              <w:ind w:left="125"/>
              <w:rPr>
                <w:ins w:id="2938" w:author="随遇而安 [2]" w:date="2024-12-23T17:01:23Z"/>
              </w:rPr>
            </w:pPr>
            <w:ins w:id="2939" w:author="随遇而安 [2]" w:date="2024-12-23T17:01:23Z">
              <w:r>
                <w:rPr>
                  <w:b/>
                  <w:bCs/>
                  <w:spacing w:val="-3"/>
                </w:rPr>
                <w:t>相关方责任人</w:t>
              </w:r>
            </w:ins>
          </w:p>
        </w:tc>
        <w:tc>
          <w:tcPr>
            <w:tcW w:w="2384" w:type="dxa"/>
            <w:tcBorders>
              <w:bottom w:val="single" w:color="000000" w:sz="10" w:space="0"/>
              <w:right w:val="single" w:color="000000" w:sz="10" w:space="0"/>
            </w:tcBorders>
            <w:vAlign w:val="top"/>
          </w:tcPr>
          <w:p w14:paraId="49656497">
            <w:pPr>
              <w:pStyle w:val="12"/>
              <w:spacing w:before="175" w:line="221" w:lineRule="auto"/>
              <w:ind w:left="149"/>
              <w:rPr>
                <w:ins w:id="2940" w:author="随遇而安 [2]" w:date="2024-12-23T17:01:23Z"/>
              </w:rPr>
            </w:pPr>
            <w:ins w:id="2941" w:author="随遇而安 [2]" w:date="2024-12-23T17:01:23Z">
              <w:r>
                <w:rPr>
                  <w:b/>
                  <w:bCs/>
                  <w:spacing w:val="-2"/>
                </w:rPr>
                <w:t>相关方责任人联系方式</w:t>
              </w:r>
            </w:ins>
          </w:p>
        </w:tc>
      </w:tr>
      <w:tr w14:paraId="206853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9" w:hRule="atLeast"/>
          <w:ins w:id="2942" w:author="随遇而安 [2]" w:date="2024-12-23T17:01:23Z"/>
        </w:trPr>
        <w:tc>
          <w:tcPr>
            <w:tcW w:w="868" w:type="dxa"/>
            <w:tcBorders>
              <w:top w:val="single" w:color="000000" w:sz="10" w:space="0"/>
              <w:left w:val="single" w:color="000000" w:sz="10" w:space="0"/>
            </w:tcBorders>
            <w:vAlign w:val="top"/>
          </w:tcPr>
          <w:p w14:paraId="638F916C">
            <w:pPr>
              <w:rPr>
                <w:ins w:id="2943" w:author="随遇而安 [2]" w:date="2024-12-23T17:01:23Z"/>
                <w:rFonts w:ascii="Arial"/>
                <w:sz w:val="21"/>
              </w:rPr>
            </w:pPr>
          </w:p>
        </w:tc>
        <w:tc>
          <w:tcPr>
            <w:tcW w:w="2688" w:type="dxa"/>
            <w:tcBorders>
              <w:top w:val="single" w:color="000000" w:sz="10" w:space="0"/>
            </w:tcBorders>
            <w:vAlign w:val="top"/>
          </w:tcPr>
          <w:p w14:paraId="14F62853">
            <w:pPr>
              <w:rPr>
                <w:ins w:id="2944" w:author="随遇而安 [2]" w:date="2024-12-23T17:01:23Z"/>
                <w:rFonts w:ascii="Arial"/>
                <w:sz w:val="21"/>
              </w:rPr>
            </w:pPr>
          </w:p>
        </w:tc>
        <w:tc>
          <w:tcPr>
            <w:tcW w:w="1301" w:type="dxa"/>
            <w:tcBorders>
              <w:top w:val="single" w:color="000000" w:sz="10" w:space="0"/>
            </w:tcBorders>
            <w:vAlign w:val="top"/>
          </w:tcPr>
          <w:p w14:paraId="10EB0160">
            <w:pPr>
              <w:rPr>
                <w:ins w:id="2945" w:author="随遇而安 [2]" w:date="2024-12-23T17:01:23Z"/>
                <w:rFonts w:ascii="Arial"/>
                <w:sz w:val="21"/>
              </w:rPr>
            </w:pPr>
          </w:p>
        </w:tc>
        <w:tc>
          <w:tcPr>
            <w:tcW w:w="1301" w:type="dxa"/>
            <w:tcBorders>
              <w:top w:val="single" w:color="000000" w:sz="10" w:space="0"/>
            </w:tcBorders>
            <w:vAlign w:val="top"/>
          </w:tcPr>
          <w:p w14:paraId="27244D21">
            <w:pPr>
              <w:rPr>
                <w:ins w:id="2946" w:author="随遇而安 [2]" w:date="2024-12-23T17:01:23Z"/>
                <w:rFonts w:ascii="Arial"/>
                <w:sz w:val="21"/>
              </w:rPr>
            </w:pPr>
          </w:p>
        </w:tc>
        <w:tc>
          <w:tcPr>
            <w:tcW w:w="1505" w:type="dxa"/>
            <w:tcBorders>
              <w:top w:val="single" w:color="000000" w:sz="10" w:space="0"/>
            </w:tcBorders>
            <w:vAlign w:val="top"/>
          </w:tcPr>
          <w:p w14:paraId="034CC941">
            <w:pPr>
              <w:rPr>
                <w:ins w:id="2947" w:author="随遇而安 [2]" w:date="2024-12-23T17:01:23Z"/>
                <w:rFonts w:ascii="Arial"/>
                <w:sz w:val="21"/>
              </w:rPr>
            </w:pPr>
          </w:p>
        </w:tc>
        <w:tc>
          <w:tcPr>
            <w:tcW w:w="1250" w:type="dxa"/>
            <w:tcBorders>
              <w:top w:val="single" w:color="000000" w:sz="10" w:space="0"/>
            </w:tcBorders>
            <w:vAlign w:val="top"/>
          </w:tcPr>
          <w:p w14:paraId="1B49B6F6">
            <w:pPr>
              <w:rPr>
                <w:ins w:id="2948" w:author="随遇而安 [2]" w:date="2024-12-23T17:01:23Z"/>
                <w:rFonts w:ascii="Arial"/>
                <w:sz w:val="21"/>
              </w:rPr>
            </w:pPr>
          </w:p>
        </w:tc>
        <w:tc>
          <w:tcPr>
            <w:tcW w:w="1243" w:type="dxa"/>
            <w:tcBorders>
              <w:top w:val="single" w:color="000000" w:sz="10" w:space="0"/>
            </w:tcBorders>
            <w:vAlign w:val="top"/>
          </w:tcPr>
          <w:p w14:paraId="54357169">
            <w:pPr>
              <w:rPr>
                <w:ins w:id="2949" w:author="随遇而安 [2]" w:date="2024-12-23T17:01:23Z"/>
                <w:rFonts w:ascii="Arial"/>
                <w:sz w:val="21"/>
              </w:rPr>
            </w:pPr>
          </w:p>
        </w:tc>
        <w:tc>
          <w:tcPr>
            <w:tcW w:w="1491" w:type="dxa"/>
            <w:tcBorders>
              <w:top w:val="single" w:color="000000" w:sz="10" w:space="0"/>
            </w:tcBorders>
            <w:vAlign w:val="top"/>
          </w:tcPr>
          <w:p w14:paraId="7BD90007">
            <w:pPr>
              <w:rPr>
                <w:ins w:id="2950" w:author="随遇而安 [2]" w:date="2024-12-23T17:01:23Z"/>
                <w:rFonts w:ascii="Arial"/>
                <w:sz w:val="21"/>
              </w:rPr>
            </w:pPr>
          </w:p>
        </w:tc>
        <w:tc>
          <w:tcPr>
            <w:tcW w:w="2384" w:type="dxa"/>
            <w:tcBorders>
              <w:top w:val="single" w:color="000000" w:sz="10" w:space="0"/>
              <w:right w:val="single" w:color="000000" w:sz="10" w:space="0"/>
            </w:tcBorders>
            <w:vAlign w:val="top"/>
          </w:tcPr>
          <w:p w14:paraId="17F070D5">
            <w:pPr>
              <w:rPr>
                <w:ins w:id="2951" w:author="随遇而安 [2]" w:date="2024-12-23T17:01:23Z"/>
                <w:rFonts w:ascii="Arial"/>
                <w:sz w:val="21"/>
              </w:rPr>
            </w:pPr>
          </w:p>
        </w:tc>
      </w:tr>
      <w:tr w14:paraId="3A4B95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1" w:hRule="atLeast"/>
          <w:ins w:id="2952" w:author="随遇而安 [2]" w:date="2024-12-23T17:01:23Z"/>
        </w:trPr>
        <w:tc>
          <w:tcPr>
            <w:tcW w:w="868" w:type="dxa"/>
            <w:tcBorders>
              <w:left w:val="single" w:color="000000" w:sz="10" w:space="0"/>
            </w:tcBorders>
            <w:vAlign w:val="top"/>
          </w:tcPr>
          <w:p w14:paraId="2334C014">
            <w:pPr>
              <w:rPr>
                <w:ins w:id="2953" w:author="随遇而安 [2]" w:date="2024-12-23T17:01:23Z"/>
                <w:rFonts w:ascii="Arial"/>
                <w:sz w:val="21"/>
              </w:rPr>
            </w:pPr>
          </w:p>
        </w:tc>
        <w:tc>
          <w:tcPr>
            <w:tcW w:w="2688" w:type="dxa"/>
            <w:vAlign w:val="top"/>
          </w:tcPr>
          <w:p w14:paraId="79113EFF">
            <w:pPr>
              <w:rPr>
                <w:ins w:id="2954" w:author="随遇而安 [2]" w:date="2024-12-23T17:01:23Z"/>
                <w:rFonts w:ascii="Arial"/>
                <w:sz w:val="21"/>
              </w:rPr>
            </w:pPr>
          </w:p>
        </w:tc>
        <w:tc>
          <w:tcPr>
            <w:tcW w:w="1301" w:type="dxa"/>
            <w:vAlign w:val="top"/>
          </w:tcPr>
          <w:p w14:paraId="08B5777E">
            <w:pPr>
              <w:rPr>
                <w:ins w:id="2955" w:author="随遇而安 [2]" w:date="2024-12-23T17:01:23Z"/>
                <w:rFonts w:ascii="Arial"/>
                <w:sz w:val="21"/>
              </w:rPr>
            </w:pPr>
          </w:p>
        </w:tc>
        <w:tc>
          <w:tcPr>
            <w:tcW w:w="1301" w:type="dxa"/>
            <w:vAlign w:val="top"/>
          </w:tcPr>
          <w:p w14:paraId="09FBE0FA">
            <w:pPr>
              <w:rPr>
                <w:ins w:id="2956" w:author="随遇而安 [2]" w:date="2024-12-23T17:01:23Z"/>
                <w:rFonts w:ascii="Arial"/>
                <w:sz w:val="21"/>
              </w:rPr>
            </w:pPr>
          </w:p>
        </w:tc>
        <w:tc>
          <w:tcPr>
            <w:tcW w:w="1505" w:type="dxa"/>
            <w:vAlign w:val="top"/>
          </w:tcPr>
          <w:p w14:paraId="0BE55007">
            <w:pPr>
              <w:rPr>
                <w:ins w:id="2957" w:author="随遇而安 [2]" w:date="2024-12-23T17:01:23Z"/>
                <w:rFonts w:ascii="Arial"/>
                <w:sz w:val="21"/>
              </w:rPr>
            </w:pPr>
          </w:p>
        </w:tc>
        <w:tc>
          <w:tcPr>
            <w:tcW w:w="1250" w:type="dxa"/>
            <w:vAlign w:val="top"/>
          </w:tcPr>
          <w:p w14:paraId="4AC706F7">
            <w:pPr>
              <w:rPr>
                <w:ins w:id="2958" w:author="随遇而安 [2]" w:date="2024-12-23T17:01:23Z"/>
                <w:rFonts w:ascii="Arial"/>
                <w:sz w:val="21"/>
              </w:rPr>
            </w:pPr>
          </w:p>
        </w:tc>
        <w:tc>
          <w:tcPr>
            <w:tcW w:w="1243" w:type="dxa"/>
            <w:vAlign w:val="top"/>
          </w:tcPr>
          <w:p w14:paraId="3EF3AF08">
            <w:pPr>
              <w:rPr>
                <w:ins w:id="2959" w:author="随遇而安 [2]" w:date="2024-12-23T17:01:23Z"/>
                <w:rFonts w:ascii="Arial"/>
                <w:sz w:val="21"/>
              </w:rPr>
            </w:pPr>
          </w:p>
        </w:tc>
        <w:tc>
          <w:tcPr>
            <w:tcW w:w="1491" w:type="dxa"/>
            <w:vAlign w:val="top"/>
          </w:tcPr>
          <w:p w14:paraId="296EF112">
            <w:pPr>
              <w:rPr>
                <w:ins w:id="2960" w:author="随遇而安 [2]" w:date="2024-12-23T17:01:23Z"/>
                <w:rFonts w:ascii="Arial"/>
                <w:sz w:val="21"/>
              </w:rPr>
            </w:pPr>
          </w:p>
        </w:tc>
        <w:tc>
          <w:tcPr>
            <w:tcW w:w="2384" w:type="dxa"/>
            <w:tcBorders>
              <w:right w:val="single" w:color="000000" w:sz="10" w:space="0"/>
            </w:tcBorders>
            <w:vAlign w:val="top"/>
          </w:tcPr>
          <w:p w14:paraId="66E3A952">
            <w:pPr>
              <w:rPr>
                <w:ins w:id="2961" w:author="随遇而安 [2]" w:date="2024-12-23T17:01:23Z"/>
                <w:rFonts w:ascii="Arial"/>
                <w:sz w:val="21"/>
              </w:rPr>
            </w:pPr>
          </w:p>
        </w:tc>
      </w:tr>
      <w:tr w14:paraId="2688F2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9" w:hRule="atLeast"/>
          <w:ins w:id="2962" w:author="随遇而安 [2]" w:date="2024-12-23T17:01:23Z"/>
        </w:trPr>
        <w:tc>
          <w:tcPr>
            <w:tcW w:w="868" w:type="dxa"/>
            <w:tcBorders>
              <w:left w:val="single" w:color="000000" w:sz="10" w:space="0"/>
            </w:tcBorders>
            <w:vAlign w:val="top"/>
          </w:tcPr>
          <w:p w14:paraId="5743F076">
            <w:pPr>
              <w:rPr>
                <w:ins w:id="2963" w:author="随遇而安 [2]" w:date="2024-12-23T17:01:23Z"/>
                <w:rFonts w:ascii="Arial"/>
                <w:sz w:val="21"/>
              </w:rPr>
            </w:pPr>
          </w:p>
        </w:tc>
        <w:tc>
          <w:tcPr>
            <w:tcW w:w="2688" w:type="dxa"/>
            <w:vAlign w:val="top"/>
          </w:tcPr>
          <w:p w14:paraId="0973CC36">
            <w:pPr>
              <w:rPr>
                <w:ins w:id="2964" w:author="随遇而安 [2]" w:date="2024-12-23T17:01:23Z"/>
                <w:rFonts w:ascii="Arial"/>
                <w:sz w:val="21"/>
              </w:rPr>
            </w:pPr>
          </w:p>
        </w:tc>
        <w:tc>
          <w:tcPr>
            <w:tcW w:w="1301" w:type="dxa"/>
            <w:vAlign w:val="top"/>
          </w:tcPr>
          <w:p w14:paraId="21EE669F">
            <w:pPr>
              <w:rPr>
                <w:ins w:id="2965" w:author="随遇而安 [2]" w:date="2024-12-23T17:01:23Z"/>
                <w:rFonts w:ascii="Arial"/>
                <w:sz w:val="21"/>
              </w:rPr>
            </w:pPr>
          </w:p>
        </w:tc>
        <w:tc>
          <w:tcPr>
            <w:tcW w:w="1301" w:type="dxa"/>
            <w:vAlign w:val="top"/>
          </w:tcPr>
          <w:p w14:paraId="2B36DE48">
            <w:pPr>
              <w:rPr>
                <w:ins w:id="2966" w:author="随遇而安 [2]" w:date="2024-12-23T17:01:23Z"/>
                <w:rFonts w:ascii="Arial"/>
                <w:sz w:val="21"/>
              </w:rPr>
            </w:pPr>
          </w:p>
        </w:tc>
        <w:tc>
          <w:tcPr>
            <w:tcW w:w="1505" w:type="dxa"/>
            <w:vAlign w:val="top"/>
          </w:tcPr>
          <w:p w14:paraId="6E6C80AD">
            <w:pPr>
              <w:rPr>
                <w:ins w:id="2967" w:author="随遇而安 [2]" w:date="2024-12-23T17:01:23Z"/>
                <w:rFonts w:ascii="Arial"/>
                <w:sz w:val="21"/>
              </w:rPr>
            </w:pPr>
          </w:p>
        </w:tc>
        <w:tc>
          <w:tcPr>
            <w:tcW w:w="1250" w:type="dxa"/>
            <w:vAlign w:val="top"/>
          </w:tcPr>
          <w:p w14:paraId="16A16304">
            <w:pPr>
              <w:rPr>
                <w:ins w:id="2968" w:author="随遇而安 [2]" w:date="2024-12-23T17:01:23Z"/>
                <w:rFonts w:ascii="Arial"/>
                <w:sz w:val="21"/>
              </w:rPr>
            </w:pPr>
          </w:p>
        </w:tc>
        <w:tc>
          <w:tcPr>
            <w:tcW w:w="1243" w:type="dxa"/>
            <w:vAlign w:val="top"/>
          </w:tcPr>
          <w:p w14:paraId="7A65F635">
            <w:pPr>
              <w:rPr>
                <w:ins w:id="2969" w:author="随遇而安 [2]" w:date="2024-12-23T17:01:23Z"/>
                <w:rFonts w:ascii="Arial"/>
                <w:sz w:val="21"/>
              </w:rPr>
            </w:pPr>
          </w:p>
        </w:tc>
        <w:tc>
          <w:tcPr>
            <w:tcW w:w="1491" w:type="dxa"/>
            <w:vAlign w:val="top"/>
          </w:tcPr>
          <w:p w14:paraId="42AE275E">
            <w:pPr>
              <w:rPr>
                <w:ins w:id="2970" w:author="随遇而安 [2]" w:date="2024-12-23T17:01:23Z"/>
                <w:rFonts w:ascii="Arial"/>
                <w:sz w:val="21"/>
              </w:rPr>
            </w:pPr>
          </w:p>
        </w:tc>
        <w:tc>
          <w:tcPr>
            <w:tcW w:w="2384" w:type="dxa"/>
            <w:tcBorders>
              <w:right w:val="single" w:color="000000" w:sz="10" w:space="0"/>
            </w:tcBorders>
            <w:vAlign w:val="top"/>
          </w:tcPr>
          <w:p w14:paraId="3D021B03">
            <w:pPr>
              <w:rPr>
                <w:ins w:id="2971" w:author="随遇而安 [2]" w:date="2024-12-23T17:01:23Z"/>
                <w:rFonts w:ascii="Arial"/>
                <w:sz w:val="21"/>
              </w:rPr>
            </w:pPr>
          </w:p>
        </w:tc>
      </w:tr>
      <w:tr w14:paraId="0E7B13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1" w:hRule="atLeast"/>
          <w:ins w:id="2972" w:author="随遇而安 [2]" w:date="2024-12-23T17:01:23Z"/>
        </w:trPr>
        <w:tc>
          <w:tcPr>
            <w:tcW w:w="868" w:type="dxa"/>
            <w:tcBorders>
              <w:left w:val="single" w:color="000000" w:sz="10" w:space="0"/>
            </w:tcBorders>
            <w:vAlign w:val="top"/>
          </w:tcPr>
          <w:p w14:paraId="07CBDC4D">
            <w:pPr>
              <w:rPr>
                <w:ins w:id="2973" w:author="随遇而安 [2]" w:date="2024-12-23T17:01:23Z"/>
                <w:rFonts w:ascii="Arial"/>
                <w:sz w:val="21"/>
              </w:rPr>
            </w:pPr>
          </w:p>
        </w:tc>
        <w:tc>
          <w:tcPr>
            <w:tcW w:w="2688" w:type="dxa"/>
            <w:vAlign w:val="top"/>
          </w:tcPr>
          <w:p w14:paraId="14CAC3AE">
            <w:pPr>
              <w:rPr>
                <w:ins w:id="2974" w:author="随遇而安 [2]" w:date="2024-12-23T17:01:23Z"/>
                <w:rFonts w:ascii="Arial"/>
                <w:sz w:val="21"/>
              </w:rPr>
            </w:pPr>
          </w:p>
        </w:tc>
        <w:tc>
          <w:tcPr>
            <w:tcW w:w="1301" w:type="dxa"/>
            <w:vAlign w:val="top"/>
          </w:tcPr>
          <w:p w14:paraId="3A2AB40D">
            <w:pPr>
              <w:rPr>
                <w:ins w:id="2975" w:author="随遇而安 [2]" w:date="2024-12-23T17:01:23Z"/>
                <w:rFonts w:ascii="Arial"/>
                <w:sz w:val="21"/>
              </w:rPr>
            </w:pPr>
          </w:p>
        </w:tc>
        <w:tc>
          <w:tcPr>
            <w:tcW w:w="1301" w:type="dxa"/>
            <w:vAlign w:val="top"/>
          </w:tcPr>
          <w:p w14:paraId="70167820">
            <w:pPr>
              <w:rPr>
                <w:ins w:id="2976" w:author="随遇而安 [2]" w:date="2024-12-23T17:01:23Z"/>
                <w:rFonts w:ascii="Arial"/>
                <w:sz w:val="21"/>
              </w:rPr>
            </w:pPr>
          </w:p>
        </w:tc>
        <w:tc>
          <w:tcPr>
            <w:tcW w:w="1505" w:type="dxa"/>
            <w:vAlign w:val="top"/>
          </w:tcPr>
          <w:p w14:paraId="31B16EA7">
            <w:pPr>
              <w:rPr>
                <w:ins w:id="2977" w:author="随遇而安 [2]" w:date="2024-12-23T17:01:23Z"/>
                <w:rFonts w:ascii="Arial"/>
                <w:sz w:val="21"/>
              </w:rPr>
            </w:pPr>
          </w:p>
        </w:tc>
        <w:tc>
          <w:tcPr>
            <w:tcW w:w="1250" w:type="dxa"/>
            <w:vAlign w:val="top"/>
          </w:tcPr>
          <w:p w14:paraId="06DBD96B">
            <w:pPr>
              <w:rPr>
                <w:ins w:id="2978" w:author="随遇而安 [2]" w:date="2024-12-23T17:01:23Z"/>
                <w:rFonts w:ascii="Arial"/>
                <w:sz w:val="21"/>
              </w:rPr>
            </w:pPr>
          </w:p>
        </w:tc>
        <w:tc>
          <w:tcPr>
            <w:tcW w:w="1243" w:type="dxa"/>
            <w:vAlign w:val="top"/>
          </w:tcPr>
          <w:p w14:paraId="455E32A6">
            <w:pPr>
              <w:rPr>
                <w:ins w:id="2979" w:author="随遇而安 [2]" w:date="2024-12-23T17:01:23Z"/>
                <w:rFonts w:ascii="Arial"/>
                <w:sz w:val="21"/>
              </w:rPr>
            </w:pPr>
          </w:p>
        </w:tc>
        <w:tc>
          <w:tcPr>
            <w:tcW w:w="1491" w:type="dxa"/>
            <w:vAlign w:val="top"/>
          </w:tcPr>
          <w:p w14:paraId="33B44D6E">
            <w:pPr>
              <w:rPr>
                <w:ins w:id="2980" w:author="随遇而安 [2]" w:date="2024-12-23T17:01:23Z"/>
                <w:rFonts w:ascii="Arial"/>
                <w:sz w:val="21"/>
              </w:rPr>
            </w:pPr>
          </w:p>
        </w:tc>
        <w:tc>
          <w:tcPr>
            <w:tcW w:w="2384" w:type="dxa"/>
            <w:tcBorders>
              <w:right w:val="single" w:color="000000" w:sz="10" w:space="0"/>
            </w:tcBorders>
            <w:vAlign w:val="top"/>
          </w:tcPr>
          <w:p w14:paraId="3B0F8D72">
            <w:pPr>
              <w:rPr>
                <w:ins w:id="2981" w:author="随遇而安 [2]" w:date="2024-12-23T17:01:23Z"/>
                <w:rFonts w:ascii="Arial"/>
                <w:sz w:val="21"/>
              </w:rPr>
            </w:pPr>
          </w:p>
        </w:tc>
      </w:tr>
      <w:tr w14:paraId="1AED9B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9" w:hRule="atLeast"/>
          <w:ins w:id="2982" w:author="随遇而安 [2]" w:date="2024-12-23T17:01:23Z"/>
        </w:trPr>
        <w:tc>
          <w:tcPr>
            <w:tcW w:w="868" w:type="dxa"/>
            <w:tcBorders>
              <w:left w:val="single" w:color="000000" w:sz="10" w:space="0"/>
            </w:tcBorders>
            <w:vAlign w:val="top"/>
          </w:tcPr>
          <w:p w14:paraId="3EE3C063">
            <w:pPr>
              <w:rPr>
                <w:ins w:id="2983" w:author="随遇而安 [2]" w:date="2024-12-23T17:01:23Z"/>
                <w:rFonts w:ascii="Arial"/>
                <w:sz w:val="21"/>
              </w:rPr>
            </w:pPr>
          </w:p>
        </w:tc>
        <w:tc>
          <w:tcPr>
            <w:tcW w:w="2688" w:type="dxa"/>
            <w:vAlign w:val="top"/>
          </w:tcPr>
          <w:p w14:paraId="3BCE0E9B">
            <w:pPr>
              <w:rPr>
                <w:ins w:id="2984" w:author="随遇而安 [2]" w:date="2024-12-23T17:01:23Z"/>
                <w:rFonts w:ascii="Arial"/>
                <w:sz w:val="21"/>
              </w:rPr>
            </w:pPr>
          </w:p>
        </w:tc>
        <w:tc>
          <w:tcPr>
            <w:tcW w:w="1301" w:type="dxa"/>
            <w:vAlign w:val="top"/>
          </w:tcPr>
          <w:p w14:paraId="72C663F8">
            <w:pPr>
              <w:rPr>
                <w:ins w:id="2985" w:author="随遇而安 [2]" w:date="2024-12-23T17:01:23Z"/>
                <w:rFonts w:ascii="Arial"/>
                <w:sz w:val="21"/>
              </w:rPr>
            </w:pPr>
          </w:p>
        </w:tc>
        <w:tc>
          <w:tcPr>
            <w:tcW w:w="1301" w:type="dxa"/>
            <w:vAlign w:val="top"/>
          </w:tcPr>
          <w:p w14:paraId="05E74C4F">
            <w:pPr>
              <w:rPr>
                <w:ins w:id="2986" w:author="随遇而安 [2]" w:date="2024-12-23T17:01:23Z"/>
                <w:rFonts w:ascii="Arial"/>
                <w:sz w:val="21"/>
              </w:rPr>
            </w:pPr>
          </w:p>
        </w:tc>
        <w:tc>
          <w:tcPr>
            <w:tcW w:w="1505" w:type="dxa"/>
            <w:vAlign w:val="top"/>
          </w:tcPr>
          <w:p w14:paraId="2C1352FA">
            <w:pPr>
              <w:rPr>
                <w:ins w:id="2987" w:author="随遇而安 [2]" w:date="2024-12-23T17:01:23Z"/>
                <w:rFonts w:ascii="Arial"/>
                <w:sz w:val="21"/>
              </w:rPr>
            </w:pPr>
          </w:p>
        </w:tc>
        <w:tc>
          <w:tcPr>
            <w:tcW w:w="1250" w:type="dxa"/>
            <w:vAlign w:val="top"/>
          </w:tcPr>
          <w:p w14:paraId="699D3908">
            <w:pPr>
              <w:rPr>
                <w:ins w:id="2988" w:author="随遇而安 [2]" w:date="2024-12-23T17:01:23Z"/>
                <w:rFonts w:ascii="Arial"/>
                <w:sz w:val="21"/>
              </w:rPr>
            </w:pPr>
          </w:p>
        </w:tc>
        <w:tc>
          <w:tcPr>
            <w:tcW w:w="1243" w:type="dxa"/>
            <w:vAlign w:val="top"/>
          </w:tcPr>
          <w:p w14:paraId="2E386638">
            <w:pPr>
              <w:rPr>
                <w:ins w:id="2989" w:author="随遇而安 [2]" w:date="2024-12-23T17:01:23Z"/>
                <w:rFonts w:ascii="Arial"/>
                <w:sz w:val="21"/>
              </w:rPr>
            </w:pPr>
          </w:p>
        </w:tc>
        <w:tc>
          <w:tcPr>
            <w:tcW w:w="1491" w:type="dxa"/>
            <w:vAlign w:val="top"/>
          </w:tcPr>
          <w:p w14:paraId="2E8D6E60">
            <w:pPr>
              <w:rPr>
                <w:ins w:id="2990" w:author="随遇而安 [2]" w:date="2024-12-23T17:01:23Z"/>
                <w:rFonts w:ascii="Arial"/>
                <w:sz w:val="21"/>
              </w:rPr>
            </w:pPr>
          </w:p>
        </w:tc>
        <w:tc>
          <w:tcPr>
            <w:tcW w:w="2384" w:type="dxa"/>
            <w:tcBorders>
              <w:right w:val="single" w:color="000000" w:sz="10" w:space="0"/>
            </w:tcBorders>
            <w:vAlign w:val="top"/>
          </w:tcPr>
          <w:p w14:paraId="203F3DA7">
            <w:pPr>
              <w:rPr>
                <w:ins w:id="2991" w:author="随遇而安 [2]" w:date="2024-12-23T17:01:23Z"/>
                <w:rFonts w:ascii="Arial"/>
                <w:sz w:val="21"/>
              </w:rPr>
            </w:pPr>
          </w:p>
        </w:tc>
      </w:tr>
      <w:tr w14:paraId="1A9609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9" w:hRule="atLeast"/>
          <w:ins w:id="2992" w:author="随遇而安 [2]" w:date="2024-12-23T17:01:23Z"/>
        </w:trPr>
        <w:tc>
          <w:tcPr>
            <w:tcW w:w="868" w:type="dxa"/>
            <w:tcBorders>
              <w:left w:val="single" w:color="000000" w:sz="10" w:space="0"/>
            </w:tcBorders>
            <w:vAlign w:val="top"/>
          </w:tcPr>
          <w:p w14:paraId="3FFBA4CA">
            <w:pPr>
              <w:rPr>
                <w:ins w:id="2993" w:author="随遇而安 [2]" w:date="2024-12-23T17:01:23Z"/>
                <w:rFonts w:ascii="Arial"/>
                <w:sz w:val="21"/>
              </w:rPr>
            </w:pPr>
          </w:p>
        </w:tc>
        <w:tc>
          <w:tcPr>
            <w:tcW w:w="2688" w:type="dxa"/>
            <w:vAlign w:val="top"/>
          </w:tcPr>
          <w:p w14:paraId="26CCDEA4">
            <w:pPr>
              <w:rPr>
                <w:ins w:id="2994" w:author="随遇而安 [2]" w:date="2024-12-23T17:01:23Z"/>
                <w:rFonts w:ascii="Arial"/>
                <w:sz w:val="21"/>
              </w:rPr>
            </w:pPr>
          </w:p>
        </w:tc>
        <w:tc>
          <w:tcPr>
            <w:tcW w:w="1301" w:type="dxa"/>
            <w:vAlign w:val="top"/>
          </w:tcPr>
          <w:p w14:paraId="7DC88492">
            <w:pPr>
              <w:rPr>
                <w:ins w:id="2995" w:author="随遇而安 [2]" w:date="2024-12-23T17:01:23Z"/>
                <w:rFonts w:ascii="Arial"/>
                <w:sz w:val="21"/>
              </w:rPr>
            </w:pPr>
          </w:p>
        </w:tc>
        <w:tc>
          <w:tcPr>
            <w:tcW w:w="1301" w:type="dxa"/>
            <w:vAlign w:val="top"/>
          </w:tcPr>
          <w:p w14:paraId="20CB8DC9">
            <w:pPr>
              <w:rPr>
                <w:ins w:id="2996" w:author="随遇而安 [2]" w:date="2024-12-23T17:01:23Z"/>
                <w:rFonts w:ascii="Arial"/>
                <w:sz w:val="21"/>
              </w:rPr>
            </w:pPr>
          </w:p>
        </w:tc>
        <w:tc>
          <w:tcPr>
            <w:tcW w:w="1505" w:type="dxa"/>
            <w:vAlign w:val="top"/>
          </w:tcPr>
          <w:p w14:paraId="04F73B19">
            <w:pPr>
              <w:rPr>
                <w:ins w:id="2997" w:author="随遇而安 [2]" w:date="2024-12-23T17:01:23Z"/>
                <w:rFonts w:ascii="Arial"/>
                <w:sz w:val="21"/>
              </w:rPr>
            </w:pPr>
          </w:p>
        </w:tc>
        <w:tc>
          <w:tcPr>
            <w:tcW w:w="1250" w:type="dxa"/>
            <w:vAlign w:val="top"/>
          </w:tcPr>
          <w:p w14:paraId="132A594C">
            <w:pPr>
              <w:rPr>
                <w:ins w:id="2998" w:author="随遇而安 [2]" w:date="2024-12-23T17:01:23Z"/>
                <w:rFonts w:ascii="Arial"/>
                <w:sz w:val="21"/>
              </w:rPr>
            </w:pPr>
          </w:p>
        </w:tc>
        <w:tc>
          <w:tcPr>
            <w:tcW w:w="1243" w:type="dxa"/>
            <w:vAlign w:val="top"/>
          </w:tcPr>
          <w:p w14:paraId="08B36565">
            <w:pPr>
              <w:rPr>
                <w:ins w:id="2999" w:author="随遇而安 [2]" w:date="2024-12-23T17:01:23Z"/>
                <w:rFonts w:ascii="Arial"/>
                <w:sz w:val="21"/>
              </w:rPr>
            </w:pPr>
          </w:p>
        </w:tc>
        <w:tc>
          <w:tcPr>
            <w:tcW w:w="1491" w:type="dxa"/>
            <w:vAlign w:val="top"/>
          </w:tcPr>
          <w:p w14:paraId="6E50CAC1">
            <w:pPr>
              <w:rPr>
                <w:ins w:id="3000" w:author="随遇而安 [2]" w:date="2024-12-23T17:01:23Z"/>
                <w:rFonts w:ascii="Arial"/>
                <w:sz w:val="21"/>
              </w:rPr>
            </w:pPr>
          </w:p>
        </w:tc>
        <w:tc>
          <w:tcPr>
            <w:tcW w:w="2384" w:type="dxa"/>
            <w:tcBorders>
              <w:right w:val="single" w:color="000000" w:sz="10" w:space="0"/>
            </w:tcBorders>
            <w:vAlign w:val="top"/>
          </w:tcPr>
          <w:p w14:paraId="01EF94F8">
            <w:pPr>
              <w:rPr>
                <w:ins w:id="3001" w:author="随遇而安 [2]" w:date="2024-12-23T17:01:23Z"/>
                <w:rFonts w:ascii="Arial"/>
                <w:sz w:val="21"/>
              </w:rPr>
            </w:pPr>
          </w:p>
        </w:tc>
      </w:tr>
      <w:tr w14:paraId="7EBD87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ins w:id="3002" w:author="随遇而安 [2]" w:date="2024-12-23T17:01:23Z"/>
        </w:trPr>
        <w:tc>
          <w:tcPr>
            <w:tcW w:w="868" w:type="dxa"/>
            <w:tcBorders>
              <w:left w:val="single" w:color="000000" w:sz="10" w:space="0"/>
            </w:tcBorders>
            <w:vAlign w:val="top"/>
          </w:tcPr>
          <w:p w14:paraId="4FB892B4">
            <w:pPr>
              <w:rPr>
                <w:ins w:id="3003" w:author="随遇而安 [2]" w:date="2024-12-23T17:01:23Z"/>
                <w:rFonts w:ascii="Arial"/>
                <w:sz w:val="21"/>
              </w:rPr>
            </w:pPr>
          </w:p>
        </w:tc>
        <w:tc>
          <w:tcPr>
            <w:tcW w:w="2688" w:type="dxa"/>
            <w:vAlign w:val="top"/>
          </w:tcPr>
          <w:p w14:paraId="353BA144">
            <w:pPr>
              <w:rPr>
                <w:ins w:id="3004" w:author="随遇而安 [2]" w:date="2024-12-23T17:01:23Z"/>
                <w:rFonts w:ascii="Arial"/>
                <w:sz w:val="21"/>
              </w:rPr>
            </w:pPr>
          </w:p>
        </w:tc>
        <w:tc>
          <w:tcPr>
            <w:tcW w:w="1301" w:type="dxa"/>
            <w:vAlign w:val="top"/>
          </w:tcPr>
          <w:p w14:paraId="06D1A941">
            <w:pPr>
              <w:rPr>
                <w:ins w:id="3005" w:author="随遇而安 [2]" w:date="2024-12-23T17:01:23Z"/>
                <w:rFonts w:ascii="Arial"/>
                <w:sz w:val="21"/>
              </w:rPr>
            </w:pPr>
          </w:p>
        </w:tc>
        <w:tc>
          <w:tcPr>
            <w:tcW w:w="1301" w:type="dxa"/>
            <w:vAlign w:val="top"/>
          </w:tcPr>
          <w:p w14:paraId="4D0462FD">
            <w:pPr>
              <w:rPr>
                <w:ins w:id="3006" w:author="随遇而安 [2]" w:date="2024-12-23T17:01:23Z"/>
                <w:rFonts w:ascii="Arial"/>
                <w:sz w:val="21"/>
              </w:rPr>
            </w:pPr>
          </w:p>
        </w:tc>
        <w:tc>
          <w:tcPr>
            <w:tcW w:w="1505" w:type="dxa"/>
            <w:vAlign w:val="top"/>
          </w:tcPr>
          <w:p w14:paraId="6C95A317">
            <w:pPr>
              <w:rPr>
                <w:ins w:id="3007" w:author="随遇而安 [2]" w:date="2024-12-23T17:01:23Z"/>
                <w:rFonts w:ascii="Arial"/>
                <w:sz w:val="21"/>
              </w:rPr>
            </w:pPr>
          </w:p>
        </w:tc>
        <w:tc>
          <w:tcPr>
            <w:tcW w:w="1250" w:type="dxa"/>
            <w:vAlign w:val="top"/>
          </w:tcPr>
          <w:p w14:paraId="3BF7EEDC">
            <w:pPr>
              <w:rPr>
                <w:ins w:id="3008" w:author="随遇而安 [2]" w:date="2024-12-23T17:01:23Z"/>
                <w:rFonts w:ascii="Arial"/>
                <w:sz w:val="21"/>
              </w:rPr>
            </w:pPr>
          </w:p>
        </w:tc>
        <w:tc>
          <w:tcPr>
            <w:tcW w:w="1243" w:type="dxa"/>
            <w:vAlign w:val="top"/>
          </w:tcPr>
          <w:p w14:paraId="7CA4FAD7">
            <w:pPr>
              <w:rPr>
                <w:ins w:id="3009" w:author="随遇而安 [2]" w:date="2024-12-23T17:01:23Z"/>
                <w:rFonts w:ascii="Arial"/>
                <w:sz w:val="21"/>
              </w:rPr>
            </w:pPr>
          </w:p>
        </w:tc>
        <w:tc>
          <w:tcPr>
            <w:tcW w:w="1491" w:type="dxa"/>
            <w:vAlign w:val="top"/>
          </w:tcPr>
          <w:p w14:paraId="01B29DEB">
            <w:pPr>
              <w:rPr>
                <w:ins w:id="3010" w:author="随遇而安 [2]" w:date="2024-12-23T17:01:23Z"/>
                <w:rFonts w:ascii="Arial"/>
                <w:sz w:val="21"/>
              </w:rPr>
            </w:pPr>
          </w:p>
        </w:tc>
        <w:tc>
          <w:tcPr>
            <w:tcW w:w="2384" w:type="dxa"/>
            <w:tcBorders>
              <w:right w:val="single" w:color="000000" w:sz="10" w:space="0"/>
            </w:tcBorders>
            <w:vAlign w:val="top"/>
          </w:tcPr>
          <w:p w14:paraId="1303CC3C">
            <w:pPr>
              <w:rPr>
                <w:ins w:id="3011" w:author="随遇而安 [2]" w:date="2024-12-23T17:01:23Z"/>
                <w:rFonts w:ascii="Arial"/>
                <w:sz w:val="21"/>
              </w:rPr>
            </w:pPr>
          </w:p>
        </w:tc>
      </w:tr>
      <w:tr w14:paraId="09D601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9" w:hRule="atLeast"/>
          <w:ins w:id="3012" w:author="随遇而安 [2]" w:date="2024-12-23T17:01:23Z"/>
        </w:trPr>
        <w:tc>
          <w:tcPr>
            <w:tcW w:w="868" w:type="dxa"/>
            <w:tcBorders>
              <w:left w:val="single" w:color="000000" w:sz="10" w:space="0"/>
            </w:tcBorders>
            <w:vAlign w:val="top"/>
          </w:tcPr>
          <w:p w14:paraId="61AA6E72">
            <w:pPr>
              <w:rPr>
                <w:ins w:id="3013" w:author="随遇而安 [2]" w:date="2024-12-23T17:01:23Z"/>
                <w:rFonts w:ascii="Arial"/>
                <w:sz w:val="21"/>
              </w:rPr>
            </w:pPr>
          </w:p>
        </w:tc>
        <w:tc>
          <w:tcPr>
            <w:tcW w:w="2688" w:type="dxa"/>
            <w:vAlign w:val="top"/>
          </w:tcPr>
          <w:p w14:paraId="30CB5469">
            <w:pPr>
              <w:rPr>
                <w:ins w:id="3014" w:author="随遇而安 [2]" w:date="2024-12-23T17:01:23Z"/>
                <w:rFonts w:ascii="Arial"/>
                <w:sz w:val="21"/>
              </w:rPr>
            </w:pPr>
          </w:p>
        </w:tc>
        <w:tc>
          <w:tcPr>
            <w:tcW w:w="1301" w:type="dxa"/>
            <w:vAlign w:val="top"/>
          </w:tcPr>
          <w:p w14:paraId="15C4BAD3">
            <w:pPr>
              <w:rPr>
                <w:ins w:id="3015" w:author="随遇而安 [2]" w:date="2024-12-23T17:01:23Z"/>
                <w:rFonts w:ascii="Arial"/>
                <w:sz w:val="21"/>
              </w:rPr>
            </w:pPr>
          </w:p>
        </w:tc>
        <w:tc>
          <w:tcPr>
            <w:tcW w:w="1301" w:type="dxa"/>
            <w:vAlign w:val="top"/>
          </w:tcPr>
          <w:p w14:paraId="76103CF7">
            <w:pPr>
              <w:rPr>
                <w:ins w:id="3016" w:author="随遇而安 [2]" w:date="2024-12-23T17:01:23Z"/>
                <w:rFonts w:ascii="Arial"/>
                <w:sz w:val="21"/>
              </w:rPr>
            </w:pPr>
          </w:p>
        </w:tc>
        <w:tc>
          <w:tcPr>
            <w:tcW w:w="1505" w:type="dxa"/>
            <w:vAlign w:val="top"/>
          </w:tcPr>
          <w:p w14:paraId="0AA0694F">
            <w:pPr>
              <w:rPr>
                <w:ins w:id="3017" w:author="随遇而安 [2]" w:date="2024-12-23T17:01:23Z"/>
                <w:rFonts w:ascii="Arial"/>
                <w:sz w:val="21"/>
              </w:rPr>
            </w:pPr>
          </w:p>
        </w:tc>
        <w:tc>
          <w:tcPr>
            <w:tcW w:w="1250" w:type="dxa"/>
            <w:vAlign w:val="top"/>
          </w:tcPr>
          <w:p w14:paraId="423FFD90">
            <w:pPr>
              <w:rPr>
                <w:ins w:id="3018" w:author="随遇而安 [2]" w:date="2024-12-23T17:01:23Z"/>
                <w:rFonts w:ascii="Arial"/>
                <w:sz w:val="21"/>
              </w:rPr>
            </w:pPr>
          </w:p>
        </w:tc>
        <w:tc>
          <w:tcPr>
            <w:tcW w:w="1243" w:type="dxa"/>
            <w:vAlign w:val="top"/>
          </w:tcPr>
          <w:p w14:paraId="63F8C423">
            <w:pPr>
              <w:rPr>
                <w:ins w:id="3019" w:author="随遇而安 [2]" w:date="2024-12-23T17:01:23Z"/>
                <w:rFonts w:ascii="Arial"/>
                <w:sz w:val="21"/>
              </w:rPr>
            </w:pPr>
          </w:p>
        </w:tc>
        <w:tc>
          <w:tcPr>
            <w:tcW w:w="1491" w:type="dxa"/>
            <w:vAlign w:val="top"/>
          </w:tcPr>
          <w:p w14:paraId="4FAF3A5C">
            <w:pPr>
              <w:rPr>
                <w:ins w:id="3020" w:author="随遇而安 [2]" w:date="2024-12-23T17:01:23Z"/>
                <w:rFonts w:ascii="Arial"/>
                <w:sz w:val="21"/>
              </w:rPr>
            </w:pPr>
          </w:p>
        </w:tc>
        <w:tc>
          <w:tcPr>
            <w:tcW w:w="2384" w:type="dxa"/>
            <w:tcBorders>
              <w:right w:val="single" w:color="000000" w:sz="10" w:space="0"/>
            </w:tcBorders>
            <w:vAlign w:val="top"/>
          </w:tcPr>
          <w:p w14:paraId="43040DEA">
            <w:pPr>
              <w:rPr>
                <w:ins w:id="3021" w:author="随遇而安 [2]" w:date="2024-12-23T17:01:23Z"/>
                <w:rFonts w:ascii="Arial"/>
                <w:sz w:val="21"/>
              </w:rPr>
            </w:pPr>
          </w:p>
        </w:tc>
      </w:tr>
      <w:tr w14:paraId="50C168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1" w:hRule="atLeast"/>
          <w:ins w:id="3022" w:author="随遇而安 [2]" w:date="2024-12-23T17:01:23Z"/>
        </w:trPr>
        <w:tc>
          <w:tcPr>
            <w:tcW w:w="868" w:type="dxa"/>
            <w:tcBorders>
              <w:left w:val="single" w:color="000000" w:sz="10" w:space="0"/>
              <w:bottom w:val="single" w:color="000000" w:sz="10" w:space="0"/>
            </w:tcBorders>
            <w:vAlign w:val="top"/>
          </w:tcPr>
          <w:p w14:paraId="6C8259CE">
            <w:pPr>
              <w:rPr>
                <w:ins w:id="3023" w:author="随遇而安 [2]" w:date="2024-12-23T17:01:23Z"/>
                <w:rFonts w:ascii="Arial"/>
                <w:sz w:val="21"/>
              </w:rPr>
            </w:pPr>
          </w:p>
        </w:tc>
        <w:tc>
          <w:tcPr>
            <w:tcW w:w="2688" w:type="dxa"/>
            <w:tcBorders>
              <w:bottom w:val="single" w:color="000000" w:sz="10" w:space="0"/>
            </w:tcBorders>
            <w:vAlign w:val="top"/>
          </w:tcPr>
          <w:p w14:paraId="681154FF">
            <w:pPr>
              <w:rPr>
                <w:ins w:id="3024" w:author="随遇而安 [2]" w:date="2024-12-23T17:01:23Z"/>
                <w:rFonts w:ascii="Arial"/>
                <w:sz w:val="21"/>
              </w:rPr>
            </w:pPr>
          </w:p>
        </w:tc>
        <w:tc>
          <w:tcPr>
            <w:tcW w:w="1301" w:type="dxa"/>
            <w:tcBorders>
              <w:bottom w:val="single" w:color="000000" w:sz="10" w:space="0"/>
            </w:tcBorders>
            <w:vAlign w:val="top"/>
          </w:tcPr>
          <w:p w14:paraId="0DC593E0">
            <w:pPr>
              <w:rPr>
                <w:ins w:id="3025" w:author="随遇而安 [2]" w:date="2024-12-23T17:01:23Z"/>
                <w:rFonts w:ascii="Arial"/>
                <w:sz w:val="21"/>
              </w:rPr>
            </w:pPr>
          </w:p>
        </w:tc>
        <w:tc>
          <w:tcPr>
            <w:tcW w:w="1301" w:type="dxa"/>
            <w:tcBorders>
              <w:bottom w:val="single" w:color="000000" w:sz="10" w:space="0"/>
            </w:tcBorders>
            <w:vAlign w:val="top"/>
          </w:tcPr>
          <w:p w14:paraId="70BAA044">
            <w:pPr>
              <w:rPr>
                <w:ins w:id="3026" w:author="随遇而安 [2]" w:date="2024-12-23T17:01:23Z"/>
                <w:rFonts w:ascii="Arial"/>
                <w:sz w:val="21"/>
              </w:rPr>
            </w:pPr>
          </w:p>
        </w:tc>
        <w:tc>
          <w:tcPr>
            <w:tcW w:w="1505" w:type="dxa"/>
            <w:tcBorders>
              <w:bottom w:val="single" w:color="000000" w:sz="10" w:space="0"/>
            </w:tcBorders>
            <w:vAlign w:val="top"/>
          </w:tcPr>
          <w:p w14:paraId="4FF72359">
            <w:pPr>
              <w:rPr>
                <w:ins w:id="3027" w:author="随遇而安 [2]" w:date="2024-12-23T17:01:23Z"/>
                <w:rFonts w:ascii="Arial"/>
                <w:sz w:val="21"/>
              </w:rPr>
            </w:pPr>
          </w:p>
        </w:tc>
        <w:tc>
          <w:tcPr>
            <w:tcW w:w="1250" w:type="dxa"/>
            <w:tcBorders>
              <w:bottom w:val="single" w:color="000000" w:sz="10" w:space="0"/>
            </w:tcBorders>
            <w:vAlign w:val="top"/>
          </w:tcPr>
          <w:p w14:paraId="3A4080B1">
            <w:pPr>
              <w:rPr>
                <w:ins w:id="3028" w:author="随遇而安 [2]" w:date="2024-12-23T17:01:23Z"/>
                <w:rFonts w:ascii="Arial"/>
                <w:sz w:val="21"/>
              </w:rPr>
            </w:pPr>
          </w:p>
        </w:tc>
        <w:tc>
          <w:tcPr>
            <w:tcW w:w="1243" w:type="dxa"/>
            <w:tcBorders>
              <w:bottom w:val="single" w:color="000000" w:sz="10" w:space="0"/>
            </w:tcBorders>
            <w:vAlign w:val="top"/>
          </w:tcPr>
          <w:p w14:paraId="66D90595">
            <w:pPr>
              <w:rPr>
                <w:ins w:id="3029" w:author="随遇而安 [2]" w:date="2024-12-23T17:01:23Z"/>
                <w:rFonts w:ascii="Arial"/>
                <w:sz w:val="21"/>
              </w:rPr>
            </w:pPr>
          </w:p>
        </w:tc>
        <w:tc>
          <w:tcPr>
            <w:tcW w:w="1491" w:type="dxa"/>
            <w:tcBorders>
              <w:bottom w:val="single" w:color="000000" w:sz="10" w:space="0"/>
            </w:tcBorders>
            <w:vAlign w:val="top"/>
          </w:tcPr>
          <w:p w14:paraId="6232E408">
            <w:pPr>
              <w:rPr>
                <w:ins w:id="3030" w:author="随遇而安 [2]" w:date="2024-12-23T17:01:23Z"/>
                <w:rFonts w:ascii="Arial"/>
                <w:sz w:val="21"/>
              </w:rPr>
            </w:pPr>
          </w:p>
        </w:tc>
        <w:tc>
          <w:tcPr>
            <w:tcW w:w="2384" w:type="dxa"/>
            <w:tcBorders>
              <w:bottom w:val="single" w:color="000000" w:sz="10" w:space="0"/>
              <w:right w:val="single" w:color="000000" w:sz="10" w:space="0"/>
            </w:tcBorders>
            <w:vAlign w:val="top"/>
          </w:tcPr>
          <w:p w14:paraId="2FAB5B8B">
            <w:pPr>
              <w:rPr>
                <w:ins w:id="3031" w:author="随遇而安 [2]" w:date="2024-12-23T17:01:23Z"/>
                <w:rFonts w:ascii="Arial"/>
                <w:sz w:val="21"/>
              </w:rPr>
            </w:pPr>
          </w:p>
        </w:tc>
      </w:tr>
    </w:tbl>
    <w:p w14:paraId="52F800FB">
      <w:pPr>
        <w:pStyle w:val="2"/>
        <w:spacing w:line="18" w:lineRule="exact"/>
        <w:rPr>
          <w:ins w:id="3032" w:author="随遇而安 [2]" w:date="2023-08-11T16:00:11Z"/>
          <w:rFonts w:hint="eastAsia" w:ascii="宋体" w:hAnsi="宋体" w:eastAsia="宋体" w:cs="宋体"/>
          <w:sz w:val="24"/>
          <w:szCs w:val="24"/>
        </w:rPr>
      </w:pPr>
    </w:p>
    <w:p w14:paraId="283A6A52">
      <w:pPr>
        <w:spacing w:before="40" w:line="186" w:lineRule="auto"/>
        <w:ind w:firstLine="0" w:firstLineChars="0"/>
        <w:rPr>
          <w:ins w:id="3033" w:author="随遇而安 [2]" w:date="2023-08-11T16:00:11Z"/>
          <w:rFonts w:ascii="宋体" w:hAnsi="宋体" w:eastAsia="宋体" w:cs="宋体"/>
          <w:sz w:val="24"/>
          <w:szCs w:val="24"/>
        </w:rPr>
      </w:pPr>
    </w:p>
    <w:p w14:paraId="2298D0C9">
      <w:pPr>
        <w:pStyle w:val="2"/>
        <w:spacing w:line="14" w:lineRule="auto"/>
        <w:ind w:firstLine="0" w:firstLineChars="0"/>
        <w:rPr>
          <w:ins w:id="3034" w:author="随遇而安 [2]" w:date="2023-08-11T16:02:20Z"/>
          <w:rFonts w:hint="eastAsia" w:eastAsia="宋体"/>
          <w:sz w:val="2"/>
          <w:szCs w:val="2"/>
          <w:lang w:val="en-US" w:eastAsia="zh-CN"/>
        </w:rPr>
      </w:pPr>
    </w:p>
    <w:p w14:paraId="18834D97">
      <w:pPr>
        <w:spacing w:line="14" w:lineRule="auto"/>
        <w:ind w:firstLine="0" w:firstLineChars="0"/>
        <w:rPr>
          <w:ins w:id="3036" w:author="随遇而安 [2]" w:date="2023-08-11T16:02:20Z"/>
          <w:rFonts w:hint="eastAsia"/>
          <w:lang w:val="en-US" w:eastAsia="zh-CN"/>
        </w:rPr>
        <w:pPrChange w:id="3035" w:author="随遇而安 [2]" w:date="2023-08-11T16:02:20Z">
          <w:pPr>
            <w:pStyle w:val="2"/>
            <w:spacing w:line="14" w:lineRule="auto"/>
            <w:ind w:firstLine="0" w:firstLineChars="0"/>
          </w:pPr>
        </w:pPrChange>
      </w:pPr>
    </w:p>
    <w:p w14:paraId="48F9CF04">
      <w:pPr>
        <w:spacing w:line="14" w:lineRule="auto"/>
        <w:ind w:firstLine="0" w:firstLineChars="0"/>
        <w:rPr>
          <w:ins w:id="3038" w:author="随遇而安 [2]" w:date="2023-08-11T16:02:20Z"/>
          <w:rFonts w:hint="eastAsia"/>
          <w:lang w:val="en-US" w:eastAsia="zh-CN"/>
        </w:rPr>
        <w:pPrChange w:id="3037" w:author="随遇而安 [2]" w:date="2023-08-11T16:02:20Z">
          <w:pPr>
            <w:pStyle w:val="2"/>
            <w:spacing w:line="14" w:lineRule="auto"/>
            <w:ind w:firstLine="0" w:firstLineChars="0"/>
          </w:pPr>
        </w:pPrChange>
      </w:pPr>
    </w:p>
    <w:p w14:paraId="0DB6C59A">
      <w:pPr>
        <w:tabs>
          <w:tab w:val="left" w:pos="8774"/>
        </w:tabs>
        <w:spacing w:line="14" w:lineRule="auto"/>
        <w:ind w:firstLine="0" w:firstLineChars="0"/>
        <w:rPr>
          <w:ins w:id="3040" w:author="随遇而安 [2]" w:date="2023-08-11T16:00:11Z"/>
          <w:rFonts w:hint="eastAsia"/>
          <w:lang w:val="en-US" w:eastAsia="zh-CN"/>
        </w:rPr>
        <w:sectPr>
          <w:headerReference r:id="rId15" w:type="default"/>
          <w:pgSz w:w="16839" w:h="11907" w:orient="landscape"/>
          <w:pgMar w:top="1012" w:right="1324" w:bottom="1592" w:left="1304" w:header="850" w:footer="1430" w:gutter="0"/>
          <w:cols w:equalWidth="0" w:num="1">
            <w:col w:w="14210"/>
          </w:cols>
        </w:sectPr>
        <w:pPrChange w:id="3039" w:author="随遇而安 [2]" w:date="2023-08-11T16:02:20Z">
          <w:pPr>
            <w:pStyle w:val="2"/>
            <w:spacing w:line="14" w:lineRule="auto"/>
            <w:ind w:firstLine="0" w:firstLineChars="0"/>
          </w:pPr>
        </w:pPrChange>
      </w:pPr>
      <w:ins w:id="3041" w:author="随遇而安 [2]" w:date="2023-08-11T16:02:20Z">
        <w:r>
          <w:rPr>
            <w:rFonts w:hint="eastAsia"/>
            <w:lang w:val="en-US" w:eastAsia="zh-CN"/>
          </w:rPr>
          <w:tab/>
        </w:r>
      </w:ins>
    </w:p>
    <w:p w14:paraId="06BECD1A">
      <w:pPr>
        <w:spacing w:before="102" w:line="219" w:lineRule="auto"/>
        <w:ind w:left="56"/>
        <w:rPr>
          <w:ins w:id="3042" w:author="随遇而安 [2]" w:date="2024-12-23T17:01:51Z"/>
          <w:rFonts w:ascii="宋体" w:hAnsi="宋体" w:eastAsia="宋体" w:cs="宋体"/>
          <w:sz w:val="24"/>
          <w:szCs w:val="24"/>
        </w:rPr>
      </w:pPr>
      <w:ins w:id="3043" w:author="随遇而安 [2]" w:date="2024-12-23T17:01:51Z">
        <w:r>
          <w:rPr>
            <w:rFonts w:ascii="宋体" w:hAnsi="宋体" w:eastAsia="宋体" w:cs="宋体"/>
            <w:b/>
            <w:bCs/>
            <w:spacing w:val="-4"/>
            <w:sz w:val="24"/>
            <w:szCs w:val="24"/>
          </w:rPr>
          <w:t>附件</w:t>
        </w:r>
      </w:ins>
      <w:ins w:id="3044" w:author="随遇而安 [2]" w:date="2024-12-23T17:01:51Z">
        <w:r>
          <w:rPr>
            <w:rFonts w:ascii="宋体" w:hAnsi="宋体" w:eastAsia="宋体" w:cs="宋体"/>
            <w:spacing w:val="-48"/>
            <w:sz w:val="24"/>
            <w:szCs w:val="24"/>
          </w:rPr>
          <w:t xml:space="preserve"> </w:t>
        </w:r>
      </w:ins>
      <w:ins w:id="3045" w:author="随遇而安 [2]" w:date="2024-12-23T17:01:51Z">
        <w:r>
          <w:rPr>
            <w:rFonts w:ascii="宋体" w:hAnsi="宋体" w:eastAsia="宋体" w:cs="宋体"/>
            <w:b/>
            <w:bCs/>
            <w:spacing w:val="-4"/>
            <w:sz w:val="24"/>
            <w:szCs w:val="24"/>
          </w:rPr>
          <w:t>2：《相关方安全生产管理协议（范本</w:t>
        </w:r>
      </w:ins>
      <w:ins w:id="3046" w:author="随遇而安 [2]" w:date="2024-12-23T17:01:51Z">
        <w:r>
          <w:rPr>
            <w:rFonts w:ascii="宋体" w:hAnsi="宋体" w:eastAsia="宋体" w:cs="宋体"/>
            <w:b/>
            <w:bCs/>
            <w:spacing w:val="-5"/>
            <w:sz w:val="24"/>
            <w:szCs w:val="24"/>
          </w:rPr>
          <w:t>）》</w:t>
        </w:r>
      </w:ins>
    </w:p>
    <w:p w14:paraId="584380BF">
      <w:pPr>
        <w:pStyle w:val="2"/>
        <w:spacing w:line="253" w:lineRule="auto"/>
        <w:rPr>
          <w:ins w:id="3047" w:author="随遇而安 [2]" w:date="2024-12-23T17:01:51Z"/>
        </w:rPr>
      </w:pPr>
    </w:p>
    <w:p w14:paraId="1D910513">
      <w:pPr>
        <w:pStyle w:val="2"/>
        <w:spacing w:line="253" w:lineRule="auto"/>
        <w:rPr>
          <w:ins w:id="3048" w:author="随遇而安 [2]" w:date="2024-12-23T17:01:51Z"/>
        </w:rPr>
      </w:pPr>
    </w:p>
    <w:p w14:paraId="5E27AFC5">
      <w:pPr>
        <w:pStyle w:val="2"/>
        <w:spacing w:line="254" w:lineRule="auto"/>
        <w:rPr>
          <w:ins w:id="3049" w:author="随遇而安 [2]" w:date="2024-12-23T17:01:51Z"/>
        </w:rPr>
      </w:pPr>
    </w:p>
    <w:p w14:paraId="2F0A4B7E">
      <w:pPr>
        <w:spacing w:before="95" w:line="226" w:lineRule="auto"/>
        <w:ind w:left="597"/>
        <w:rPr>
          <w:ins w:id="3050" w:author="随遇而安 [2]" w:date="2024-12-23T17:01:51Z"/>
          <w:rFonts w:ascii="等线" w:hAnsi="等线" w:eastAsia="等线" w:cs="等线"/>
          <w:sz w:val="28"/>
          <w:szCs w:val="28"/>
        </w:rPr>
      </w:pPr>
      <w:ins w:id="3051" w:author="随遇而安 [2]" w:date="2024-12-23T17:01:51Z">
        <w:r>
          <w:rPr>
            <w:rFonts w:ascii="等线" w:hAnsi="等线" w:eastAsia="等线" w:cs="等线"/>
            <w:b/>
            <w:bCs/>
            <w:spacing w:val="-2"/>
            <w:sz w:val="28"/>
            <w:szCs w:val="28"/>
          </w:rPr>
          <w:t>协议编号：</w:t>
        </w:r>
      </w:ins>
    </w:p>
    <w:p w14:paraId="2C813822">
      <w:pPr>
        <w:pStyle w:val="2"/>
        <w:spacing w:line="267" w:lineRule="auto"/>
        <w:rPr>
          <w:ins w:id="3052" w:author="随遇而安 [2]" w:date="2024-12-23T17:01:51Z"/>
        </w:rPr>
      </w:pPr>
    </w:p>
    <w:p w14:paraId="66B111F3">
      <w:pPr>
        <w:pStyle w:val="2"/>
        <w:spacing w:line="267" w:lineRule="auto"/>
        <w:rPr>
          <w:ins w:id="3053" w:author="随遇而安 [2]" w:date="2024-12-23T17:01:51Z"/>
        </w:rPr>
      </w:pPr>
    </w:p>
    <w:p w14:paraId="6C9A6A30">
      <w:pPr>
        <w:pStyle w:val="2"/>
        <w:spacing w:line="268" w:lineRule="auto"/>
        <w:rPr>
          <w:ins w:id="3054" w:author="随遇而安 [2]" w:date="2024-12-23T17:01:51Z"/>
        </w:rPr>
      </w:pPr>
    </w:p>
    <w:p w14:paraId="621236E8">
      <w:pPr>
        <w:pStyle w:val="2"/>
        <w:spacing w:line="268" w:lineRule="auto"/>
        <w:rPr>
          <w:ins w:id="3055" w:author="随遇而安 [2]" w:date="2024-12-23T17:01:51Z"/>
        </w:rPr>
      </w:pPr>
    </w:p>
    <w:p w14:paraId="26C13EB5">
      <w:pPr>
        <w:pStyle w:val="2"/>
        <w:spacing w:line="268" w:lineRule="auto"/>
        <w:rPr>
          <w:ins w:id="3056" w:author="随遇而安 [2]" w:date="2024-12-23T17:01:51Z"/>
        </w:rPr>
      </w:pPr>
    </w:p>
    <w:p w14:paraId="4CEE3E5E">
      <w:pPr>
        <w:pStyle w:val="2"/>
        <w:spacing w:line="268" w:lineRule="auto"/>
        <w:rPr>
          <w:ins w:id="3057" w:author="随遇而安 [2]" w:date="2024-12-23T17:01:51Z"/>
        </w:rPr>
      </w:pPr>
    </w:p>
    <w:p w14:paraId="3DFD5F8B">
      <w:pPr>
        <w:pStyle w:val="2"/>
        <w:spacing w:line="268" w:lineRule="auto"/>
        <w:rPr>
          <w:ins w:id="3058" w:author="随遇而安 [2]" w:date="2024-12-23T17:01:51Z"/>
        </w:rPr>
      </w:pPr>
    </w:p>
    <w:p w14:paraId="0C77A049">
      <w:pPr>
        <w:pStyle w:val="2"/>
        <w:spacing w:line="268" w:lineRule="auto"/>
        <w:rPr>
          <w:ins w:id="3059" w:author="随遇而安 [2]" w:date="2024-12-23T17:01:51Z"/>
        </w:rPr>
      </w:pPr>
    </w:p>
    <w:p w14:paraId="1A869D10">
      <w:pPr>
        <w:spacing w:before="158" w:line="201" w:lineRule="auto"/>
        <w:ind w:left="2826"/>
        <w:outlineLvl w:val="9"/>
        <w:rPr>
          <w:ins w:id="3061" w:author="随遇而安 [2]" w:date="2024-12-23T17:01:51Z"/>
          <w:rFonts w:ascii="华文中宋" w:hAnsi="华文中宋" w:eastAsia="华文中宋" w:cs="华文中宋"/>
          <w:sz w:val="43"/>
          <w:szCs w:val="43"/>
        </w:rPr>
        <w:pPrChange w:id="3060" w:author="随遇而安 [2]" w:date="2024-12-23T17:06:00Z">
          <w:pPr>
            <w:spacing w:before="158" w:line="201" w:lineRule="auto"/>
            <w:ind w:left="2826"/>
            <w:outlineLvl w:val="0"/>
          </w:pPr>
        </w:pPrChange>
      </w:pPr>
      <w:ins w:id="3062" w:author="随遇而安 [2]" w:date="2024-12-23T17:01:51Z">
        <w:bookmarkStart w:id="228" w:name="bookmark7"/>
        <w:bookmarkEnd w:id="228"/>
        <w:bookmarkStart w:id="229" w:name="bookmark1"/>
        <w:bookmarkEnd w:id="229"/>
        <w:bookmarkStart w:id="230" w:name="bookmark5"/>
        <w:bookmarkEnd w:id="230"/>
        <w:bookmarkStart w:id="231" w:name="bookmark3"/>
        <w:bookmarkEnd w:id="231"/>
        <w:bookmarkStart w:id="232" w:name="_Toc11057"/>
        <w:bookmarkStart w:id="233" w:name="_Toc15136"/>
        <w:bookmarkStart w:id="234" w:name="_Toc10597"/>
        <w:r>
          <w:rPr>
            <w:rFonts w:ascii="华文中宋" w:hAnsi="华文中宋" w:eastAsia="华文中宋" w:cs="华文中宋"/>
            <w:b/>
            <w:bCs/>
            <w:spacing w:val="2"/>
            <w:sz w:val="43"/>
            <w:szCs w:val="43"/>
          </w:rPr>
          <w:t>安全生产管理协议</w:t>
        </w:r>
        <w:bookmarkEnd w:id="232"/>
        <w:bookmarkEnd w:id="233"/>
        <w:bookmarkEnd w:id="234"/>
      </w:ins>
    </w:p>
    <w:p w14:paraId="3148A554">
      <w:pPr>
        <w:pStyle w:val="2"/>
        <w:spacing w:line="253" w:lineRule="auto"/>
        <w:rPr>
          <w:ins w:id="3063" w:author="随遇而安 [2]" w:date="2024-12-23T17:01:51Z"/>
        </w:rPr>
      </w:pPr>
    </w:p>
    <w:p w14:paraId="0A94C92E">
      <w:pPr>
        <w:pStyle w:val="2"/>
        <w:spacing w:line="253" w:lineRule="auto"/>
        <w:rPr>
          <w:ins w:id="3064" w:author="随遇而安 [2]" w:date="2024-12-23T17:01:51Z"/>
        </w:rPr>
      </w:pPr>
    </w:p>
    <w:p w14:paraId="0ABE091E">
      <w:pPr>
        <w:pStyle w:val="2"/>
        <w:spacing w:line="253" w:lineRule="auto"/>
        <w:rPr>
          <w:ins w:id="3065" w:author="随遇而安 [2]" w:date="2024-12-23T17:01:51Z"/>
        </w:rPr>
      </w:pPr>
    </w:p>
    <w:p w14:paraId="714B2230">
      <w:pPr>
        <w:pStyle w:val="2"/>
        <w:spacing w:line="253" w:lineRule="auto"/>
        <w:rPr>
          <w:ins w:id="3066" w:author="随遇而安 [2]" w:date="2024-12-23T17:01:51Z"/>
        </w:rPr>
      </w:pPr>
    </w:p>
    <w:p w14:paraId="69743E0E">
      <w:pPr>
        <w:pStyle w:val="2"/>
        <w:spacing w:line="254" w:lineRule="auto"/>
        <w:rPr>
          <w:ins w:id="3067" w:author="随遇而安 [2]" w:date="2024-12-23T17:01:51Z"/>
        </w:rPr>
      </w:pPr>
    </w:p>
    <w:p w14:paraId="4B4C3075">
      <w:pPr>
        <w:pStyle w:val="2"/>
        <w:spacing w:line="254" w:lineRule="auto"/>
        <w:rPr>
          <w:ins w:id="3068" w:author="随遇而安 [2]" w:date="2024-12-23T17:01:51Z"/>
        </w:rPr>
      </w:pPr>
    </w:p>
    <w:p w14:paraId="249CB5EB">
      <w:pPr>
        <w:tabs>
          <w:tab w:val="left" w:pos="7295"/>
          <w:tab w:val="left" w:pos="7314"/>
          <w:tab w:val="left" w:pos="7315"/>
        </w:tabs>
        <w:spacing w:before="100" w:line="488" w:lineRule="auto"/>
        <w:ind w:left="581" w:right="1814" w:firstLine="41"/>
        <w:jc w:val="both"/>
        <w:rPr>
          <w:ins w:id="3069" w:author="随遇而安 [2]" w:date="2024-12-23T17:01:51Z"/>
          <w:rFonts w:ascii="宋体" w:hAnsi="宋体" w:eastAsia="宋体" w:cs="宋体"/>
          <w:sz w:val="31"/>
          <w:szCs w:val="31"/>
        </w:rPr>
      </w:pPr>
      <w:ins w:id="3070" w:author="随遇而安 [2]" w:date="2024-12-23T17:01:51Z">
        <w:r>
          <w:rPr>
            <w:rFonts w:ascii="宋体" w:hAnsi="宋体" w:eastAsia="宋体" w:cs="宋体"/>
            <w:b/>
            <w:bCs/>
            <w:spacing w:val="-16"/>
            <w:sz w:val="31"/>
            <w:szCs w:val="31"/>
          </w:rPr>
          <w:t>甲</w:t>
        </w:r>
      </w:ins>
      <w:ins w:id="3071" w:author="随遇而安 [2]" w:date="2024-12-23T17:01:51Z">
        <w:r>
          <w:rPr>
            <w:rFonts w:ascii="宋体" w:hAnsi="宋体" w:eastAsia="宋体" w:cs="宋体"/>
            <w:spacing w:val="9"/>
            <w:sz w:val="31"/>
            <w:szCs w:val="31"/>
          </w:rPr>
          <w:t xml:space="preserve">    </w:t>
        </w:r>
      </w:ins>
      <w:ins w:id="3072" w:author="随遇而安 [2]" w:date="2024-12-23T17:01:51Z">
        <w:r>
          <w:rPr>
            <w:rFonts w:ascii="宋体" w:hAnsi="宋体" w:eastAsia="宋体" w:cs="宋体"/>
            <w:b/>
            <w:bCs/>
            <w:spacing w:val="-16"/>
            <w:sz w:val="31"/>
            <w:szCs w:val="31"/>
          </w:rPr>
          <w:t>方：</w:t>
        </w:r>
      </w:ins>
      <w:ins w:id="3073" w:author="随遇而安 [2]" w:date="2024-12-23T17:01:51Z">
        <w:r>
          <w:rPr>
            <w:rFonts w:ascii="宋体" w:hAnsi="宋体" w:eastAsia="宋体" w:cs="宋体"/>
            <w:sz w:val="31"/>
            <w:szCs w:val="31"/>
            <w:u w:val="single" w:color="auto"/>
          </w:rPr>
          <w:tab/>
        </w:r>
      </w:ins>
      <w:ins w:id="3074" w:author="随遇而安 [2]" w:date="2024-12-23T17:01:51Z">
        <w:r>
          <w:rPr>
            <w:rFonts w:ascii="宋体" w:hAnsi="宋体" w:eastAsia="宋体" w:cs="宋体"/>
            <w:sz w:val="31"/>
            <w:szCs w:val="31"/>
            <w:u w:val="single" w:color="auto"/>
          </w:rPr>
          <w:tab/>
        </w:r>
      </w:ins>
      <w:ins w:id="3075" w:author="随遇而安 [2]" w:date="2024-12-23T17:01:51Z">
        <w:r>
          <w:rPr>
            <w:rFonts w:ascii="宋体" w:hAnsi="宋体" w:eastAsia="宋体" w:cs="宋体"/>
            <w:sz w:val="31"/>
            <w:szCs w:val="31"/>
            <w:u w:val="single" w:color="auto"/>
          </w:rPr>
          <w:tab/>
        </w:r>
      </w:ins>
      <w:ins w:id="3076" w:author="随遇而安 [2]" w:date="2024-12-23T17:01:51Z">
        <w:r>
          <w:rPr>
            <w:rFonts w:ascii="宋体" w:hAnsi="宋体" w:eastAsia="宋体" w:cs="宋体"/>
            <w:sz w:val="31"/>
            <w:szCs w:val="31"/>
          </w:rPr>
          <w:t xml:space="preserve"> </w:t>
        </w:r>
      </w:ins>
      <w:ins w:id="3077" w:author="随遇而安 [2]" w:date="2024-12-23T17:01:51Z">
        <w:r>
          <w:rPr>
            <w:rFonts w:ascii="宋体" w:hAnsi="宋体" w:eastAsia="宋体" w:cs="宋体"/>
            <w:b/>
            <w:bCs/>
            <w:spacing w:val="-2"/>
            <w:sz w:val="31"/>
            <w:szCs w:val="31"/>
          </w:rPr>
          <w:t>乙</w:t>
        </w:r>
      </w:ins>
      <w:ins w:id="3078" w:author="随遇而安 [2]" w:date="2024-12-23T17:01:51Z">
        <w:r>
          <w:rPr>
            <w:rFonts w:ascii="宋体" w:hAnsi="宋体" w:eastAsia="宋体" w:cs="宋体"/>
            <w:spacing w:val="9"/>
            <w:sz w:val="31"/>
            <w:szCs w:val="31"/>
          </w:rPr>
          <w:t xml:space="preserve">    </w:t>
        </w:r>
      </w:ins>
      <w:ins w:id="3079" w:author="随遇而安 [2]" w:date="2024-12-23T17:01:51Z">
        <w:r>
          <w:rPr>
            <w:rFonts w:ascii="宋体" w:hAnsi="宋体" w:eastAsia="宋体" w:cs="宋体"/>
            <w:b/>
            <w:bCs/>
            <w:spacing w:val="-2"/>
            <w:sz w:val="31"/>
            <w:szCs w:val="31"/>
          </w:rPr>
          <w:t>方：</w:t>
        </w:r>
      </w:ins>
      <w:ins w:id="3080" w:author="随遇而安 [2]" w:date="2024-12-23T17:01:51Z">
        <w:r>
          <w:rPr>
            <w:rFonts w:ascii="宋体" w:hAnsi="宋体" w:eastAsia="宋体" w:cs="宋体"/>
            <w:sz w:val="31"/>
            <w:szCs w:val="31"/>
            <w:u w:val="single" w:color="auto"/>
          </w:rPr>
          <w:tab/>
        </w:r>
      </w:ins>
      <w:ins w:id="3081" w:author="随遇而安 [2]" w:date="2024-12-23T17:01:51Z">
        <w:r>
          <w:rPr>
            <w:rFonts w:ascii="宋体" w:hAnsi="宋体" w:eastAsia="宋体" w:cs="宋体"/>
            <w:sz w:val="31"/>
            <w:szCs w:val="31"/>
            <w:u w:val="single" w:color="auto"/>
          </w:rPr>
          <w:tab/>
        </w:r>
      </w:ins>
      <w:ins w:id="3082" w:author="随遇而安 [2]" w:date="2024-12-23T17:01:51Z">
        <w:r>
          <w:rPr>
            <w:rFonts w:ascii="宋体" w:hAnsi="宋体" w:eastAsia="宋体" w:cs="宋体"/>
            <w:sz w:val="31"/>
            <w:szCs w:val="31"/>
          </w:rPr>
          <w:t xml:space="preserve"> </w:t>
        </w:r>
      </w:ins>
      <w:ins w:id="3083" w:author="随遇而安 [2]" w:date="2024-12-23T17:01:51Z">
        <w:r>
          <w:rPr>
            <w:rFonts w:ascii="宋体" w:hAnsi="宋体" w:eastAsia="宋体" w:cs="宋体"/>
            <w:b/>
            <w:bCs/>
            <w:spacing w:val="-4"/>
            <w:sz w:val="31"/>
            <w:szCs w:val="31"/>
          </w:rPr>
          <w:t>签订时间：</w:t>
        </w:r>
      </w:ins>
      <w:ins w:id="3084" w:author="随遇而安 [2]" w:date="2024-12-23T17:01:51Z">
        <w:r>
          <w:rPr>
            <w:rFonts w:ascii="宋体" w:hAnsi="宋体" w:eastAsia="宋体" w:cs="宋体"/>
            <w:spacing w:val="-107"/>
            <w:sz w:val="31"/>
            <w:szCs w:val="31"/>
          </w:rPr>
          <w:t xml:space="preserve"> </w:t>
        </w:r>
      </w:ins>
      <w:ins w:id="3085" w:author="随遇而安 [2]" w:date="2024-12-23T17:01:51Z">
        <w:r>
          <w:rPr>
            <w:rFonts w:ascii="宋体" w:hAnsi="宋体" w:eastAsia="宋体" w:cs="宋体"/>
            <w:sz w:val="31"/>
            <w:szCs w:val="31"/>
            <w:u w:val="single" w:color="auto"/>
          </w:rPr>
          <w:tab/>
        </w:r>
      </w:ins>
      <w:ins w:id="3086" w:author="随遇而安 [2]" w:date="2024-12-23T17:01:51Z">
        <w:r>
          <w:rPr>
            <w:rFonts w:ascii="宋体" w:hAnsi="宋体" w:eastAsia="宋体" w:cs="宋体"/>
            <w:sz w:val="31"/>
            <w:szCs w:val="31"/>
          </w:rPr>
          <w:t xml:space="preserve"> </w:t>
        </w:r>
      </w:ins>
      <w:ins w:id="3087" w:author="随遇而安 [2]" w:date="2024-12-23T17:01:51Z">
        <w:r>
          <w:rPr>
            <w:rFonts w:ascii="宋体" w:hAnsi="宋体" w:eastAsia="宋体" w:cs="宋体"/>
            <w:b/>
            <w:bCs/>
            <w:spacing w:val="-4"/>
            <w:sz w:val="31"/>
            <w:szCs w:val="31"/>
          </w:rPr>
          <w:t>有效期限：</w:t>
        </w:r>
      </w:ins>
      <w:ins w:id="3088" w:author="随遇而安 [2]" w:date="2024-12-23T17:01:51Z">
        <w:r>
          <w:rPr>
            <w:rFonts w:ascii="宋体" w:hAnsi="宋体" w:eastAsia="宋体" w:cs="宋体"/>
            <w:spacing w:val="-107"/>
            <w:sz w:val="31"/>
            <w:szCs w:val="31"/>
          </w:rPr>
          <w:t xml:space="preserve"> </w:t>
        </w:r>
      </w:ins>
      <w:ins w:id="3089" w:author="随遇而安 [2]" w:date="2024-12-23T17:01:51Z">
        <w:r>
          <w:rPr>
            <w:rFonts w:ascii="宋体" w:hAnsi="宋体" w:eastAsia="宋体" w:cs="宋体"/>
            <w:sz w:val="31"/>
            <w:szCs w:val="31"/>
            <w:u w:val="single" w:color="auto"/>
          </w:rPr>
          <w:t xml:space="preserve">                                  </w:t>
        </w:r>
      </w:ins>
    </w:p>
    <w:p w14:paraId="2C240B0C">
      <w:pPr>
        <w:spacing w:line="488" w:lineRule="auto"/>
        <w:rPr>
          <w:ins w:id="3090" w:author="随遇而安 [2]" w:date="2024-12-23T17:01:51Z"/>
          <w:rFonts w:ascii="宋体" w:hAnsi="宋体" w:eastAsia="宋体" w:cs="宋体"/>
          <w:sz w:val="31"/>
          <w:szCs w:val="31"/>
        </w:rPr>
        <w:sectPr>
          <w:headerReference r:id="rId16" w:type="default"/>
          <w:footerReference r:id="rId17" w:type="default"/>
          <w:pgSz w:w="11907" w:h="16839"/>
          <w:pgMar w:top="1546" w:right="1387" w:bottom="1443" w:left="1387" w:header="839" w:footer="1235" w:gutter="0"/>
          <w:cols w:space="720" w:num="1"/>
        </w:sectPr>
      </w:pPr>
    </w:p>
    <w:p w14:paraId="115EF83B">
      <w:pPr>
        <w:pStyle w:val="2"/>
        <w:spacing w:line="258" w:lineRule="auto"/>
        <w:rPr>
          <w:ins w:id="3091" w:author="随遇而安 [2]" w:date="2024-12-23T17:01:51Z"/>
        </w:rPr>
      </w:pPr>
    </w:p>
    <w:p w14:paraId="758D895C">
      <w:pPr>
        <w:pStyle w:val="2"/>
        <w:spacing w:line="258" w:lineRule="auto"/>
        <w:rPr>
          <w:ins w:id="3092" w:author="随遇而安 [2]" w:date="2024-12-23T17:01:51Z"/>
        </w:rPr>
      </w:pPr>
    </w:p>
    <w:p w14:paraId="2DDE1C22">
      <w:pPr>
        <w:pStyle w:val="2"/>
        <w:spacing w:line="259" w:lineRule="auto"/>
        <w:rPr>
          <w:ins w:id="3093" w:author="随遇而安 [2]" w:date="2024-12-23T17:01:51Z"/>
        </w:rPr>
      </w:pPr>
    </w:p>
    <w:p w14:paraId="4629439F">
      <w:pPr>
        <w:pStyle w:val="2"/>
        <w:spacing w:line="259" w:lineRule="auto"/>
        <w:rPr>
          <w:ins w:id="3094" w:author="随遇而安 [2]" w:date="2024-12-23T17:01:51Z"/>
        </w:rPr>
      </w:pPr>
    </w:p>
    <w:p w14:paraId="2696AE8F">
      <w:pPr>
        <w:pStyle w:val="2"/>
        <w:spacing w:line="259" w:lineRule="auto"/>
        <w:rPr>
          <w:ins w:id="3095" w:author="随遇而安 [2]" w:date="2024-12-23T17:01:51Z"/>
        </w:rPr>
      </w:pPr>
    </w:p>
    <w:p w14:paraId="299250BA">
      <w:pPr>
        <w:pStyle w:val="2"/>
        <w:spacing w:line="259" w:lineRule="auto"/>
        <w:rPr>
          <w:ins w:id="3096" w:author="随遇而安 [2]" w:date="2024-12-23T17:01:51Z"/>
        </w:rPr>
      </w:pPr>
    </w:p>
    <w:p w14:paraId="21AB8059">
      <w:pPr>
        <w:pStyle w:val="2"/>
        <w:spacing w:line="259" w:lineRule="auto"/>
        <w:rPr>
          <w:ins w:id="3097" w:author="随遇而安 [2]" w:date="2024-12-23T17:01:51Z"/>
        </w:rPr>
      </w:pPr>
    </w:p>
    <w:p w14:paraId="39EBC30A">
      <w:pPr>
        <w:pStyle w:val="2"/>
        <w:spacing w:line="259" w:lineRule="auto"/>
        <w:rPr>
          <w:ins w:id="3098" w:author="随遇而安 [2]" w:date="2024-12-23T17:01:51Z"/>
        </w:rPr>
      </w:pPr>
    </w:p>
    <w:p w14:paraId="633B2A3E">
      <w:pPr>
        <w:pStyle w:val="2"/>
        <w:spacing w:line="259" w:lineRule="auto"/>
        <w:rPr>
          <w:ins w:id="3099" w:author="随遇而安 [2]" w:date="2024-12-23T17:01:51Z"/>
        </w:rPr>
      </w:pPr>
    </w:p>
    <w:p w14:paraId="7E29A626">
      <w:pPr>
        <w:pStyle w:val="2"/>
        <w:spacing w:line="259" w:lineRule="auto"/>
        <w:rPr>
          <w:ins w:id="3100" w:author="随遇而安 [2]" w:date="2024-12-23T17:01:51Z"/>
        </w:rPr>
      </w:pPr>
    </w:p>
    <w:p w14:paraId="12A45306">
      <w:pPr>
        <w:pStyle w:val="2"/>
        <w:spacing w:line="259" w:lineRule="auto"/>
        <w:rPr>
          <w:ins w:id="3101" w:author="随遇而安 [2]" w:date="2024-12-23T17:01:51Z"/>
        </w:rPr>
      </w:pPr>
    </w:p>
    <w:p w14:paraId="649889D0">
      <w:pPr>
        <w:pStyle w:val="2"/>
        <w:spacing w:line="259" w:lineRule="auto"/>
        <w:rPr>
          <w:ins w:id="3102" w:author="随遇而安 [2]" w:date="2024-12-23T17:01:51Z"/>
        </w:rPr>
      </w:pPr>
    </w:p>
    <w:p w14:paraId="281A03F9">
      <w:pPr>
        <w:spacing w:before="117" w:line="218" w:lineRule="auto"/>
        <w:ind w:left="3585"/>
        <w:outlineLvl w:val="9"/>
        <w:rPr>
          <w:ins w:id="3104" w:author="随遇而安 [2]" w:date="2024-12-23T17:01:51Z"/>
          <w:rFonts w:ascii="黑体" w:hAnsi="黑体" w:eastAsia="黑体" w:cs="黑体"/>
          <w:sz w:val="36"/>
          <w:szCs w:val="36"/>
        </w:rPr>
        <w:pPrChange w:id="3103" w:author="随遇而安 [2]" w:date="2024-12-23T17:06:02Z">
          <w:pPr>
            <w:spacing w:before="117" w:line="218" w:lineRule="auto"/>
            <w:ind w:left="3585"/>
            <w:outlineLvl w:val="0"/>
          </w:pPr>
        </w:pPrChange>
      </w:pPr>
      <w:ins w:id="3105" w:author="随遇而安 [2]" w:date="2024-12-23T17:01:51Z">
        <w:bookmarkStart w:id="235" w:name="bookmark9"/>
        <w:bookmarkEnd w:id="235"/>
        <w:bookmarkStart w:id="236" w:name="_Toc13392"/>
        <w:bookmarkStart w:id="237" w:name="_Toc21196"/>
        <w:bookmarkStart w:id="238" w:name="_Toc25222"/>
        <w:r>
          <w:rPr>
            <w:rFonts w:ascii="黑体" w:hAnsi="黑体" w:eastAsia="黑体" w:cs="黑体"/>
            <w:b/>
            <w:bCs/>
            <w:spacing w:val="-20"/>
            <w:sz w:val="36"/>
            <w:szCs w:val="36"/>
          </w:rPr>
          <w:t>填</w:t>
        </w:r>
      </w:ins>
      <w:ins w:id="3106" w:author="随遇而安 [2]" w:date="2024-12-23T17:01:51Z">
        <w:r>
          <w:rPr>
            <w:rFonts w:ascii="黑体" w:hAnsi="黑体" w:eastAsia="黑体" w:cs="黑体"/>
            <w:spacing w:val="33"/>
            <w:sz w:val="36"/>
            <w:szCs w:val="36"/>
          </w:rPr>
          <w:t xml:space="preserve"> </w:t>
        </w:r>
      </w:ins>
      <w:ins w:id="3107" w:author="随遇而安 [2]" w:date="2024-12-23T17:01:51Z">
        <w:r>
          <w:rPr>
            <w:rFonts w:ascii="黑体" w:hAnsi="黑体" w:eastAsia="黑体" w:cs="黑体"/>
            <w:b/>
            <w:bCs/>
            <w:spacing w:val="-20"/>
            <w:sz w:val="36"/>
            <w:szCs w:val="36"/>
          </w:rPr>
          <w:t>写</w:t>
        </w:r>
      </w:ins>
      <w:ins w:id="3108" w:author="随遇而安 [2]" w:date="2024-12-23T17:01:51Z">
        <w:r>
          <w:rPr>
            <w:rFonts w:ascii="黑体" w:hAnsi="黑体" w:eastAsia="黑体" w:cs="黑体"/>
            <w:spacing w:val="22"/>
            <w:sz w:val="36"/>
            <w:szCs w:val="36"/>
          </w:rPr>
          <w:t xml:space="preserve"> </w:t>
        </w:r>
      </w:ins>
      <w:ins w:id="3109" w:author="随遇而安 [2]" w:date="2024-12-23T17:01:51Z">
        <w:r>
          <w:rPr>
            <w:rFonts w:ascii="黑体" w:hAnsi="黑体" w:eastAsia="黑体" w:cs="黑体"/>
            <w:b/>
            <w:bCs/>
            <w:spacing w:val="-20"/>
            <w:sz w:val="36"/>
            <w:szCs w:val="36"/>
          </w:rPr>
          <w:t>说</w:t>
        </w:r>
      </w:ins>
      <w:ins w:id="3110" w:author="随遇而安 [2]" w:date="2024-12-23T17:01:51Z">
        <w:r>
          <w:rPr>
            <w:rFonts w:ascii="黑体" w:hAnsi="黑体" w:eastAsia="黑体" w:cs="黑体"/>
            <w:spacing w:val="33"/>
            <w:sz w:val="36"/>
            <w:szCs w:val="36"/>
          </w:rPr>
          <w:t xml:space="preserve"> </w:t>
        </w:r>
      </w:ins>
      <w:ins w:id="3111" w:author="随遇而安 [2]" w:date="2024-12-23T17:01:51Z">
        <w:r>
          <w:rPr>
            <w:rFonts w:ascii="黑体" w:hAnsi="黑体" w:eastAsia="黑体" w:cs="黑体"/>
            <w:b/>
            <w:bCs/>
            <w:spacing w:val="-20"/>
            <w:sz w:val="36"/>
            <w:szCs w:val="36"/>
          </w:rPr>
          <w:t>明</w:t>
        </w:r>
        <w:bookmarkEnd w:id="236"/>
        <w:bookmarkEnd w:id="237"/>
        <w:bookmarkEnd w:id="238"/>
      </w:ins>
    </w:p>
    <w:p w14:paraId="34C4C597">
      <w:pPr>
        <w:spacing w:before="227" w:line="301" w:lineRule="auto"/>
        <w:ind w:left="52" w:right="32" w:firstLine="579"/>
        <w:rPr>
          <w:ins w:id="3112" w:author="随遇而安 [2]" w:date="2024-12-23T17:01:51Z"/>
          <w:rFonts w:ascii="仿宋" w:hAnsi="仿宋" w:eastAsia="仿宋" w:cs="仿宋"/>
          <w:sz w:val="30"/>
          <w:szCs w:val="30"/>
        </w:rPr>
      </w:pPr>
      <w:ins w:id="3113" w:author="随遇而安 [2]" w:date="2024-12-23T17:01:51Z">
        <w:r>
          <w:rPr>
            <w:rFonts w:ascii="仿宋" w:hAnsi="仿宋" w:eastAsia="仿宋" w:cs="仿宋"/>
            <w:spacing w:val="-8"/>
            <w:sz w:val="30"/>
            <w:szCs w:val="30"/>
          </w:rPr>
          <w:t>一、本《安全生产管理协议》为范本，各单位可参照与相关方</w:t>
        </w:r>
      </w:ins>
      <w:ins w:id="3114" w:author="随遇而安 [2]" w:date="2024-12-23T17:01:51Z">
        <w:r>
          <w:rPr>
            <w:rFonts w:ascii="仿宋" w:hAnsi="仿宋" w:eastAsia="仿宋" w:cs="仿宋"/>
            <w:spacing w:val="-9"/>
            <w:sz w:val="30"/>
            <w:szCs w:val="30"/>
          </w:rPr>
          <w:t>签订</w:t>
        </w:r>
      </w:ins>
      <w:ins w:id="3115" w:author="随遇而安 [2]" w:date="2024-12-23T17:01:51Z">
        <w:r>
          <w:rPr>
            <w:rFonts w:ascii="仿宋" w:hAnsi="仿宋" w:eastAsia="仿宋" w:cs="仿宋"/>
            <w:sz w:val="30"/>
            <w:szCs w:val="30"/>
          </w:rPr>
          <w:t xml:space="preserve"> </w:t>
        </w:r>
      </w:ins>
      <w:ins w:id="3116" w:author="随遇而安 [2]" w:date="2024-12-23T17:01:51Z">
        <w:r>
          <w:rPr>
            <w:rFonts w:ascii="仿宋" w:hAnsi="仿宋" w:eastAsia="仿宋" w:cs="仿宋"/>
            <w:spacing w:val="-3"/>
            <w:sz w:val="30"/>
            <w:szCs w:val="30"/>
          </w:rPr>
          <w:t>安全生产管理协议。</w:t>
        </w:r>
      </w:ins>
    </w:p>
    <w:p w14:paraId="69BCE41B">
      <w:pPr>
        <w:spacing w:before="269" w:line="215" w:lineRule="auto"/>
        <w:ind w:left="612"/>
        <w:rPr>
          <w:ins w:id="3117" w:author="随遇而安 [2]" w:date="2024-12-23T17:01:51Z"/>
          <w:rFonts w:ascii="仿宋" w:hAnsi="仿宋" w:eastAsia="仿宋" w:cs="仿宋"/>
          <w:sz w:val="30"/>
          <w:szCs w:val="30"/>
        </w:rPr>
      </w:pPr>
      <w:ins w:id="3118" w:author="随遇而安 [2]" w:date="2024-12-23T17:01:51Z">
        <w:r>
          <w:rPr>
            <w:rFonts w:ascii="仿宋" w:hAnsi="仿宋" w:eastAsia="仿宋" w:cs="仿宋"/>
            <w:spacing w:val="-2"/>
            <w:sz w:val="30"/>
            <w:szCs w:val="30"/>
          </w:rPr>
          <w:t>二、本协议由各单位与相关方在签订合同时一并签订。</w:t>
        </w:r>
      </w:ins>
    </w:p>
    <w:p w14:paraId="1FA8ED9C">
      <w:pPr>
        <w:spacing w:before="275" w:line="301" w:lineRule="auto"/>
        <w:ind w:left="53" w:right="49" w:firstLine="558"/>
        <w:rPr>
          <w:ins w:id="3119" w:author="随遇而安 [2]" w:date="2024-12-23T17:01:51Z"/>
          <w:rFonts w:ascii="仿宋" w:hAnsi="仿宋" w:eastAsia="仿宋" w:cs="仿宋"/>
          <w:sz w:val="30"/>
          <w:szCs w:val="30"/>
        </w:rPr>
      </w:pPr>
      <w:ins w:id="3120" w:author="随遇而安 [2]" w:date="2024-12-23T17:01:51Z">
        <w:r>
          <w:rPr>
            <w:rFonts w:ascii="仿宋" w:hAnsi="仿宋" w:eastAsia="仿宋" w:cs="仿宋"/>
            <w:spacing w:val="-8"/>
            <w:sz w:val="30"/>
            <w:szCs w:val="30"/>
          </w:rPr>
          <w:t>三、本协议的签约双方为企业主要负责人，签约时若需要委托代理</w:t>
        </w:r>
      </w:ins>
      <w:ins w:id="3121" w:author="随遇而安 [2]" w:date="2024-12-23T17:01:51Z">
        <w:r>
          <w:rPr>
            <w:rFonts w:ascii="仿宋" w:hAnsi="仿宋" w:eastAsia="仿宋" w:cs="仿宋"/>
            <w:spacing w:val="1"/>
            <w:sz w:val="30"/>
            <w:szCs w:val="30"/>
          </w:rPr>
          <w:t xml:space="preserve"> </w:t>
        </w:r>
      </w:ins>
      <w:ins w:id="3122" w:author="随遇而安 [2]" w:date="2024-12-23T17:01:51Z">
        <w:r>
          <w:rPr>
            <w:rFonts w:ascii="仿宋" w:hAnsi="仿宋" w:eastAsia="仿宋" w:cs="仿宋"/>
            <w:spacing w:val="-5"/>
            <w:sz w:val="30"/>
            <w:szCs w:val="30"/>
          </w:rPr>
          <w:t>人的，应当出具委托代理书。</w:t>
        </w:r>
      </w:ins>
    </w:p>
    <w:p w14:paraId="3064D32F">
      <w:pPr>
        <w:spacing w:before="268" w:line="300" w:lineRule="auto"/>
        <w:ind w:left="48" w:right="57" w:firstLine="589"/>
        <w:rPr>
          <w:ins w:id="3123" w:author="随遇而安 [2]" w:date="2024-12-23T17:01:51Z"/>
          <w:rFonts w:ascii="仿宋" w:hAnsi="仿宋" w:eastAsia="仿宋" w:cs="仿宋"/>
          <w:sz w:val="30"/>
          <w:szCs w:val="30"/>
        </w:rPr>
      </w:pPr>
      <w:ins w:id="3124" w:author="随遇而安 [2]" w:date="2024-12-23T17:01:51Z">
        <w:r>
          <w:rPr>
            <w:rFonts w:ascii="仿宋" w:hAnsi="仿宋" w:eastAsia="仿宋" w:cs="仿宋"/>
            <w:spacing w:val="1"/>
            <w:sz w:val="30"/>
            <w:szCs w:val="30"/>
          </w:rPr>
          <w:t>四、签约双方对本协议未尽事宜需要另行约定补充条款的其他附</w:t>
        </w:r>
      </w:ins>
      <w:ins w:id="3125" w:author="随遇而安 [2]" w:date="2024-12-23T17:01:51Z">
        <w:r>
          <w:rPr>
            <w:rFonts w:ascii="仿宋" w:hAnsi="仿宋" w:eastAsia="仿宋" w:cs="仿宋"/>
            <w:spacing w:val="6"/>
            <w:sz w:val="30"/>
            <w:szCs w:val="30"/>
          </w:rPr>
          <w:t xml:space="preserve"> </w:t>
        </w:r>
      </w:ins>
      <w:ins w:id="3126" w:author="随遇而安 [2]" w:date="2024-12-23T17:01:51Z">
        <w:r>
          <w:rPr>
            <w:rFonts w:ascii="仿宋" w:hAnsi="仿宋" w:eastAsia="仿宋" w:cs="仿宋"/>
            <w:spacing w:val="-3"/>
            <w:sz w:val="30"/>
            <w:szCs w:val="30"/>
          </w:rPr>
          <w:t>件，作为协议的补充，与协议具有同等效力。</w:t>
        </w:r>
      </w:ins>
    </w:p>
    <w:p w14:paraId="193B9BCC">
      <w:pPr>
        <w:spacing w:line="300" w:lineRule="auto"/>
        <w:rPr>
          <w:ins w:id="3127" w:author="随遇而安 [2]" w:date="2024-12-23T17:01:51Z"/>
          <w:rFonts w:ascii="仿宋" w:hAnsi="仿宋" w:eastAsia="仿宋" w:cs="仿宋"/>
          <w:sz w:val="30"/>
          <w:szCs w:val="30"/>
        </w:rPr>
        <w:sectPr>
          <w:footerReference r:id="rId18" w:type="default"/>
          <w:pgSz w:w="11907" w:h="16839"/>
          <w:pgMar w:top="1546" w:right="1387" w:bottom="1443" w:left="1387" w:header="839" w:footer="1235" w:gutter="0"/>
          <w:cols w:space="720" w:num="1"/>
        </w:sectPr>
      </w:pPr>
    </w:p>
    <w:p w14:paraId="14672A01">
      <w:pPr>
        <w:spacing w:before="258" w:line="201" w:lineRule="auto"/>
        <w:ind w:left="2826"/>
        <w:rPr>
          <w:ins w:id="3128" w:author="随遇而安 [2]" w:date="2024-12-23T17:01:51Z"/>
          <w:rFonts w:ascii="华文中宋" w:hAnsi="华文中宋" w:eastAsia="华文中宋" w:cs="华文中宋"/>
          <w:sz w:val="43"/>
          <w:szCs w:val="43"/>
        </w:rPr>
      </w:pPr>
      <w:ins w:id="3129" w:author="随遇而安 [2]" w:date="2024-12-23T17:01:51Z">
        <w:r>
          <w:rPr>
            <w:rFonts w:ascii="华文中宋" w:hAnsi="华文中宋" w:eastAsia="华文中宋" w:cs="华文中宋"/>
            <w:b/>
            <w:bCs/>
            <w:spacing w:val="2"/>
            <w:sz w:val="43"/>
            <w:szCs w:val="43"/>
          </w:rPr>
          <w:t>安全生产管理协议</w:t>
        </w:r>
      </w:ins>
    </w:p>
    <w:p w14:paraId="144E674E">
      <w:pPr>
        <w:pStyle w:val="2"/>
        <w:spacing w:line="325" w:lineRule="auto"/>
        <w:rPr>
          <w:ins w:id="3130" w:author="随遇而安 [2]" w:date="2024-12-23T17:01:51Z"/>
        </w:rPr>
      </w:pPr>
    </w:p>
    <w:p w14:paraId="149E0C39">
      <w:pPr>
        <w:spacing w:before="78" w:line="360" w:lineRule="auto"/>
        <w:ind w:left="37" w:right="204" w:firstLine="483"/>
        <w:jc w:val="both"/>
        <w:rPr>
          <w:ins w:id="3132" w:author="随遇而安 [2]" w:date="2024-12-23T17:01:51Z"/>
          <w:rFonts w:ascii="宋体" w:hAnsi="宋体" w:eastAsia="宋体" w:cs="宋体"/>
          <w:sz w:val="24"/>
          <w:szCs w:val="24"/>
        </w:rPr>
        <w:pPrChange w:id="3131" w:author="随遇而安 [2]" w:date="2024-12-23T17:08:22Z">
          <w:pPr>
            <w:spacing w:before="78" w:line="353" w:lineRule="auto"/>
            <w:ind w:left="37" w:right="204" w:firstLine="483"/>
            <w:jc w:val="both"/>
          </w:pPr>
        </w:pPrChange>
      </w:pPr>
      <w:ins w:id="3133" w:author="随遇而安 [2]" w:date="2024-12-23T17:01:51Z">
        <w:r>
          <w:rPr>
            <w:rFonts w:ascii="宋体" w:hAnsi="宋体" w:eastAsia="宋体" w:cs="宋体"/>
            <w:spacing w:val="0"/>
            <w:sz w:val="24"/>
            <w:szCs w:val="24"/>
            <w:rPrChange w:id="3134" w:author="随遇而安 [2]" w:date="2024-12-23T17:03:45Z">
              <w:rPr>
                <w:rFonts w:ascii="宋体" w:hAnsi="宋体" w:eastAsia="宋体" w:cs="宋体"/>
                <w:spacing w:val="-2"/>
                <w:sz w:val="24"/>
                <w:szCs w:val="24"/>
              </w:rPr>
            </w:rPrChange>
          </w:rPr>
          <w:t>为了加强安全生产管理，明确双方安全生产责任，防止和减少作业中的生产安全安</w:t>
        </w:r>
      </w:ins>
      <w:ins w:id="3135" w:author="随遇而安 [2]" w:date="2024-12-23T17:01:51Z">
        <w:r>
          <w:rPr>
            <w:rFonts w:ascii="宋体" w:hAnsi="宋体" w:eastAsia="宋体" w:cs="宋体"/>
            <w:spacing w:val="0"/>
            <w:sz w:val="24"/>
            <w:szCs w:val="24"/>
            <w:rPrChange w:id="3136" w:author="随遇而安 [2]" w:date="2024-12-23T17:03:45Z">
              <w:rPr>
                <w:rFonts w:ascii="宋体" w:hAnsi="宋体" w:eastAsia="宋体" w:cs="宋体"/>
                <w:spacing w:val="-2"/>
                <w:sz w:val="24"/>
                <w:szCs w:val="24"/>
              </w:rPr>
            </w:rPrChange>
          </w:rPr>
          <w:t>全事故发生，按照《安全生产法》及其他有关法律、法规、规章的有关规定，甲乙双方</w:t>
        </w:r>
      </w:ins>
      <w:ins w:id="3137" w:author="随遇而安 [2]" w:date="2024-12-23T17:01:51Z">
        <w:r>
          <w:rPr>
            <w:rFonts w:ascii="宋体" w:hAnsi="宋体" w:eastAsia="宋体" w:cs="宋体"/>
            <w:spacing w:val="0"/>
            <w:sz w:val="24"/>
            <w:szCs w:val="24"/>
            <w:rPrChange w:id="3138" w:author="随遇而安 [2]" w:date="2024-12-23T17:03:45Z">
              <w:rPr>
                <w:rFonts w:ascii="宋体" w:hAnsi="宋体" w:eastAsia="宋体" w:cs="宋体"/>
                <w:spacing w:val="-6"/>
                <w:sz w:val="24"/>
                <w:szCs w:val="24"/>
              </w:rPr>
            </w:rPrChange>
          </w:rPr>
          <w:t>遵循平等、自愿、公平和诚实信用的原则，</w:t>
        </w:r>
      </w:ins>
      <w:ins w:id="3139" w:author="随遇而安 [2]" w:date="2024-12-23T17:01:51Z">
        <w:r>
          <w:rPr>
            <w:rFonts w:ascii="宋体" w:hAnsi="宋体" w:eastAsia="宋体" w:cs="宋体"/>
            <w:spacing w:val="0"/>
            <w:sz w:val="24"/>
            <w:szCs w:val="24"/>
            <w:rPrChange w:id="3140" w:author="随遇而安 [2]" w:date="2024-12-23T17:03:45Z">
              <w:rPr>
                <w:rFonts w:ascii="宋体" w:hAnsi="宋体" w:eastAsia="宋体" w:cs="宋体"/>
                <w:spacing w:val="-6"/>
                <w:sz w:val="24"/>
                <w:szCs w:val="24"/>
              </w:rPr>
            </w:rPrChange>
          </w:rPr>
          <w:t>就本业务安全生产管理事项协商一致，</w:t>
        </w:r>
      </w:ins>
      <w:ins w:id="3141" w:author="随遇而安 [2]" w:date="2024-12-23T17:01:51Z">
        <w:r>
          <w:rPr>
            <w:rFonts w:ascii="宋体" w:hAnsi="宋体" w:eastAsia="宋体" w:cs="宋体"/>
            <w:spacing w:val="0"/>
            <w:sz w:val="24"/>
            <w:szCs w:val="24"/>
            <w:rPrChange w:id="3142" w:author="随遇而安 [2]" w:date="2024-12-23T17:03:45Z">
              <w:rPr>
                <w:rFonts w:ascii="宋体" w:hAnsi="宋体" w:eastAsia="宋体" w:cs="宋体"/>
                <w:spacing w:val="-7"/>
                <w:sz w:val="24"/>
                <w:szCs w:val="24"/>
              </w:rPr>
            </w:rPrChange>
          </w:rPr>
          <w:t>订立</w:t>
        </w:r>
      </w:ins>
      <w:ins w:id="3143" w:author="随遇而安 [2]" w:date="2024-12-23T17:01:51Z">
        <w:r>
          <w:rPr>
            <w:rFonts w:ascii="宋体" w:hAnsi="宋体" w:eastAsia="宋体" w:cs="宋体"/>
            <w:spacing w:val="0"/>
            <w:sz w:val="24"/>
            <w:szCs w:val="24"/>
            <w:rPrChange w:id="3144" w:author="随遇而安 [2]" w:date="2024-12-23T17:03:45Z">
              <w:rPr>
                <w:rFonts w:ascii="宋体" w:hAnsi="宋体" w:eastAsia="宋体" w:cs="宋体"/>
                <w:spacing w:val="-9"/>
                <w:sz w:val="24"/>
                <w:szCs w:val="24"/>
              </w:rPr>
            </w:rPrChange>
          </w:rPr>
          <w:t>本协议。</w:t>
        </w:r>
      </w:ins>
    </w:p>
    <w:p w14:paraId="1931B044">
      <w:pPr>
        <w:spacing w:before="34" w:line="360" w:lineRule="auto"/>
        <w:ind w:left="520"/>
        <w:rPr>
          <w:ins w:id="3146" w:author="随遇而安 [2]" w:date="2024-12-23T17:01:51Z"/>
          <w:rFonts w:ascii="宋体" w:hAnsi="宋体" w:eastAsia="宋体" w:cs="宋体"/>
          <w:sz w:val="24"/>
          <w:szCs w:val="24"/>
        </w:rPr>
        <w:pPrChange w:id="3145" w:author="随遇而安 [2]" w:date="2024-12-23T17:08:22Z">
          <w:pPr>
            <w:spacing w:before="34" w:line="220" w:lineRule="auto"/>
            <w:ind w:left="520"/>
          </w:pPr>
        </w:pPrChange>
      </w:pPr>
      <w:ins w:id="3147" w:author="随遇而安 [2]" w:date="2024-12-23T17:01:51Z">
        <w:r>
          <w:rPr>
            <w:rFonts w:ascii="宋体" w:hAnsi="宋体" w:eastAsia="宋体" w:cs="宋体"/>
            <w:b/>
            <w:bCs/>
            <w:spacing w:val="0"/>
            <w:sz w:val="24"/>
            <w:szCs w:val="24"/>
            <w:rPrChange w:id="3148" w:author="随遇而安 [2]" w:date="2024-12-23T17:03:45Z">
              <w:rPr>
                <w:rFonts w:ascii="宋体" w:hAnsi="宋体" w:eastAsia="宋体" w:cs="宋体"/>
                <w:b/>
                <w:bCs/>
                <w:spacing w:val="-3"/>
                <w:sz w:val="24"/>
                <w:szCs w:val="24"/>
              </w:rPr>
            </w:rPrChange>
          </w:rPr>
          <w:t>第一条</w:t>
        </w:r>
      </w:ins>
      <w:ins w:id="3149" w:author="随遇而安 [2]" w:date="2024-12-23T17:01:51Z">
        <w:r>
          <w:rPr>
            <w:rFonts w:ascii="宋体" w:hAnsi="宋体" w:eastAsia="宋体" w:cs="宋体"/>
            <w:spacing w:val="0"/>
            <w:sz w:val="24"/>
            <w:szCs w:val="24"/>
            <w:rPrChange w:id="3150" w:author="随遇而安 [2]" w:date="2024-12-23T17:03:45Z">
              <w:rPr>
                <w:rFonts w:ascii="宋体" w:hAnsi="宋体" w:eastAsia="宋体" w:cs="宋体"/>
                <w:spacing w:val="-3"/>
                <w:sz w:val="24"/>
                <w:szCs w:val="24"/>
              </w:rPr>
            </w:rPrChange>
          </w:rPr>
          <w:t xml:space="preserve"> </w:t>
        </w:r>
      </w:ins>
      <w:ins w:id="3151" w:author="随遇而安 [2]" w:date="2024-12-23T17:01:51Z">
        <w:r>
          <w:rPr>
            <w:rFonts w:ascii="宋体" w:hAnsi="宋体" w:eastAsia="宋体" w:cs="宋体"/>
            <w:b/>
            <w:bCs/>
            <w:spacing w:val="0"/>
            <w:sz w:val="24"/>
            <w:szCs w:val="24"/>
            <w:rPrChange w:id="3152" w:author="随遇而安 [2]" w:date="2024-12-23T17:03:45Z">
              <w:rPr>
                <w:rFonts w:ascii="宋体" w:hAnsi="宋体" w:eastAsia="宋体" w:cs="宋体"/>
                <w:b/>
                <w:bCs/>
                <w:spacing w:val="-3"/>
                <w:sz w:val="24"/>
                <w:szCs w:val="24"/>
              </w:rPr>
            </w:rPrChange>
          </w:rPr>
          <w:t>协议期限</w:t>
        </w:r>
      </w:ins>
    </w:p>
    <w:p w14:paraId="41EB9C8A">
      <w:pPr>
        <w:spacing w:before="182" w:line="360" w:lineRule="auto"/>
        <w:ind w:left="560"/>
        <w:rPr>
          <w:ins w:id="3154" w:author="随遇而安 [2]" w:date="2024-12-23T17:01:51Z"/>
          <w:rFonts w:ascii="宋体" w:hAnsi="宋体" w:eastAsia="宋体" w:cs="宋体"/>
          <w:sz w:val="24"/>
          <w:szCs w:val="24"/>
        </w:rPr>
        <w:pPrChange w:id="3153" w:author="随遇而安 [2]" w:date="2024-12-23T17:08:22Z">
          <w:pPr>
            <w:spacing w:before="182" w:line="220" w:lineRule="auto"/>
            <w:ind w:left="560"/>
          </w:pPr>
        </w:pPrChange>
      </w:pPr>
      <w:ins w:id="3155" w:author="随遇而安 [2]" w:date="2024-12-23T17:01:51Z">
        <w:r>
          <w:rPr>
            <w:rFonts w:ascii="宋体" w:hAnsi="宋体" w:eastAsia="宋体" w:cs="宋体"/>
            <w:spacing w:val="0"/>
            <w:sz w:val="24"/>
            <w:szCs w:val="24"/>
            <w:rPrChange w:id="3156" w:author="随遇而安 [2]" w:date="2024-12-23T17:03:45Z">
              <w:rPr>
                <w:rFonts w:ascii="宋体" w:hAnsi="宋体" w:eastAsia="宋体" w:cs="宋体"/>
                <w:spacing w:val="-3"/>
                <w:sz w:val="24"/>
                <w:szCs w:val="24"/>
              </w:rPr>
            </w:rPrChange>
          </w:rPr>
          <w:t>(一)作业内容：</w:t>
        </w:r>
      </w:ins>
      <w:ins w:id="3157" w:author="随遇而安 [2]" w:date="2024-12-23T17:01:51Z">
        <w:r>
          <w:rPr>
            <w:rFonts w:ascii="宋体" w:hAnsi="宋体" w:eastAsia="宋体" w:cs="宋体"/>
            <w:spacing w:val="0"/>
            <w:sz w:val="24"/>
            <w:szCs w:val="24"/>
            <w:u w:val="single" w:color="auto"/>
            <w:rPrChange w:id="3158" w:author="随遇而安 [2]" w:date="2024-12-23T17:03:45Z">
              <w:rPr>
                <w:rFonts w:ascii="宋体" w:hAnsi="宋体" w:eastAsia="宋体" w:cs="宋体"/>
                <w:spacing w:val="-3"/>
                <w:sz w:val="24"/>
                <w:szCs w:val="24"/>
                <w:u w:val="single" w:color="auto"/>
              </w:rPr>
            </w:rPrChange>
          </w:rPr>
          <w:t xml:space="preserve">                                        </w:t>
        </w:r>
      </w:ins>
      <w:ins w:id="3159" w:author="随遇而安 [2]" w:date="2024-12-23T17:01:51Z">
        <w:r>
          <w:rPr>
            <w:rFonts w:ascii="宋体" w:hAnsi="宋体" w:eastAsia="宋体" w:cs="宋体"/>
            <w:spacing w:val="0"/>
            <w:sz w:val="24"/>
            <w:szCs w:val="24"/>
            <w:u w:val="single" w:color="auto"/>
            <w:rPrChange w:id="3160" w:author="随遇而安 [2]" w:date="2024-12-23T17:03:45Z">
              <w:rPr>
                <w:rFonts w:ascii="宋体" w:hAnsi="宋体" w:eastAsia="宋体" w:cs="宋体"/>
                <w:spacing w:val="-4"/>
                <w:sz w:val="24"/>
                <w:szCs w:val="24"/>
                <w:u w:val="single" w:color="auto"/>
              </w:rPr>
            </w:rPrChange>
          </w:rPr>
          <w:t xml:space="preserve">      </w:t>
        </w:r>
      </w:ins>
      <w:ins w:id="3161" w:author="随遇而安 [2]" w:date="2024-12-23T17:01:51Z">
        <w:r>
          <w:rPr>
            <w:rFonts w:ascii="宋体" w:hAnsi="宋体" w:eastAsia="宋体" w:cs="宋体"/>
            <w:spacing w:val="0"/>
            <w:sz w:val="24"/>
            <w:szCs w:val="24"/>
            <w:rPrChange w:id="3162" w:author="随遇而安 [2]" w:date="2024-12-23T17:03:45Z">
              <w:rPr>
                <w:rFonts w:ascii="宋体" w:hAnsi="宋体" w:eastAsia="宋体" w:cs="宋体"/>
                <w:spacing w:val="-4"/>
                <w:sz w:val="24"/>
                <w:szCs w:val="24"/>
              </w:rPr>
            </w:rPrChange>
          </w:rPr>
          <w:t>。</w:t>
        </w:r>
      </w:ins>
    </w:p>
    <w:p w14:paraId="2A7F3C5D">
      <w:pPr>
        <w:spacing w:before="182" w:line="360" w:lineRule="auto"/>
        <w:ind w:left="560"/>
        <w:rPr>
          <w:ins w:id="3164" w:author="随遇而安 [2]" w:date="2024-12-23T17:01:51Z"/>
          <w:rFonts w:ascii="宋体" w:hAnsi="宋体" w:eastAsia="宋体" w:cs="宋体"/>
          <w:sz w:val="24"/>
          <w:szCs w:val="24"/>
        </w:rPr>
        <w:pPrChange w:id="3163" w:author="随遇而安 [2]" w:date="2024-12-23T17:08:22Z">
          <w:pPr>
            <w:spacing w:before="182" w:line="220" w:lineRule="auto"/>
            <w:ind w:left="560"/>
          </w:pPr>
        </w:pPrChange>
      </w:pPr>
      <w:ins w:id="3165" w:author="随遇而安 [2]" w:date="2024-12-23T17:01:51Z">
        <w:r>
          <w:rPr>
            <w:rFonts w:ascii="宋体" w:hAnsi="宋体" w:eastAsia="宋体" w:cs="宋体"/>
            <w:spacing w:val="0"/>
            <w:sz w:val="24"/>
            <w:szCs w:val="24"/>
            <w:rPrChange w:id="3166" w:author="随遇而安 [2]" w:date="2024-12-23T17:03:45Z">
              <w:rPr>
                <w:rFonts w:ascii="宋体" w:hAnsi="宋体" w:eastAsia="宋体" w:cs="宋体"/>
                <w:spacing w:val="-19"/>
                <w:sz w:val="24"/>
                <w:szCs w:val="24"/>
              </w:rPr>
            </w:rPrChange>
          </w:rPr>
          <w:t>(二)期</w:t>
        </w:r>
      </w:ins>
      <w:ins w:id="3167" w:author="随遇而安 [2]" w:date="2024-12-23T17:01:51Z">
        <w:r>
          <w:rPr>
            <w:rFonts w:ascii="宋体" w:hAnsi="宋体" w:eastAsia="宋体" w:cs="宋体"/>
            <w:spacing w:val="0"/>
            <w:sz w:val="24"/>
            <w:szCs w:val="24"/>
            <w:rPrChange w:id="3168" w:author="随遇而安 [2]" w:date="2024-12-23T17:03:45Z">
              <w:rPr>
                <w:rFonts w:ascii="宋体" w:hAnsi="宋体" w:eastAsia="宋体" w:cs="宋体"/>
                <w:spacing w:val="9"/>
                <w:sz w:val="24"/>
                <w:szCs w:val="24"/>
              </w:rPr>
            </w:rPrChange>
          </w:rPr>
          <w:t xml:space="preserve">    </w:t>
        </w:r>
      </w:ins>
      <w:ins w:id="3169" w:author="随遇而安 [2]" w:date="2024-12-23T17:01:51Z">
        <w:r>
          <w:rPr>
            <w:rFonts w:ascii="宋体" w:hAnsi="宋体" w:eastAsia="宋体" w:cs="宋体"/>
            <w:spacing w:val="0"/>
            <w:sz w:val="24"/>
            <w:szCs w:val="24"/>
            <w:rPrChange w:id="3170" w:author="随遇而安 [2]" w:date="2024-12-23T17:03:45Z">
              <w:rPr>
                <w:rFonts w:ascii="宋体" w:hAnsi="宋体" w:eastAsia="宋体" w:cs="宋体"/>
                <w:spacing w:val="-19"/>
                <w:sz w:val="24"/>
                <w:szCs w:val="24"/>
              </w:rPr>
            </w:rPrChange>
          </w:rPr>
          <w:t>限：</w:t>
        </w:r>
      </w:ins>
      <w:ins w:id="3171" w:author="随遇而安 [2]" w:date="2024-12-23T17:01:51Z">
        <w:r>
          <w:rPr>
            <w:rFonts w:ascii="宋体" w:hAnsi="宋体" w:eastAsia="宋体" w:cs="宋体"/>
            <w:spacing w:val="0"/>
            <w:sz w:val="24"/>
            <w:szCs w:val="24"/>
            <w:rPrChange w:id="3172" w:author="随遇而安 [2]" w:date="2024-12-23T17:03:45Z">
              <w:rPr>
                <w:rFonts w:ascii="宋体" w:hAnsi="宋体" w:eastAsia="宋体" w:cs="宋体"/>
                <w:spacing w:val="-68"/>
                <w:sz w:val="24"/>
                <w:szCs w:val="24"/>
              </w:rPr>
            </w:rPrChange>
          </w:rPr>
          <w:t xml:space="preserve"> </w:t>
        </w:r>
      </w:ins>
      <w:ins w:id="3173" w:author="随遇而安 [2]" w:date="2024-12-23T17:01:51Z">
        <w:r>
          <w:rPr>
            <w:rFonts w:ascii="宋体" w:hAnsi="宋体" w:eastAsia="宋体" w:cs="宋体"/>
            <w:spacing w:val="0"/>
            <w:sz w:val="24"/>
            <w:szCs w:val="24"/>
            <w:rPrChange w:id="3174" w:author="随遇而安 [2]" w:date="2024-12-23T17:03:45Z">
              <w:rPr>
                <w:rFonts w:ascii="宋体" w:hAnsi="宋体" w:eastAsia="宋体" w:cs="宋体"/>
                <w:spacing w:val="-19"/>
                <w:sz w:val="24"/>
                <w:szCs w:val="24"/>
              </w:rPr>
            </w:rPrChange>
          </w:rPr>
          <w:t>自</w:t>
        </w:r>
      </w:ins>
      <w:ins w:id="3175" w:author="随遇而安 [2]" w:date="2024-12-23T17:01:51Z">
        <w:r>
          <w:rPr>
            <w:rFonts w:ascii="宋体" w:hAnsi="宋体" w:eastAsia="宋体" w:cs="宋体"/>
            <w:sz w:val="24"/>
            <w:szCs w:val="24"/>
            <w:u w:val="single" w:color="auto"/>
          </w:rPr>
          <w:t xml:space="preserve">         </w:t>
        </w:r>
      </w:ins>
      <w:ins w:id="3176" w:author="随遇而安 [2]" w:date="2024-12-23T17:01:51Z">
        <w:r>
          <w:rPr>
            <w:rFonts w:ascii="宋体" w:hAnsi="宋体" w:eastAsia="宋体" w:cs="宋体"/>
            <w:spacing w:val="0"/>
            <w:sz w:val="24"/>
            <w:szCs w:val="24"/>
            <w:rPrChange w:id="3177" w:author="随遇而安 [2]" w:date="2024-12-23T17:03:45Z">
              <w:rPr>
                <w:rFonts w:ascii="宋体" w:hAnsi="宋体" w:eastAsia="宋体" w:cs="宋体"/>
                <w:spacing w:val="-110"/>
                <w:sz w:val="24"/>
                <w:szCs w:val="24"/>
              </w:rPr>
            </w:rPrChange>
          </w:rPr>
          <w:t xml:space="preserve"> </w:t>
        </w:r>
      </w:ins>
      <w:ins w:id="3178" w:author="随遇而安 [2]" w:date="2024-12-23T17:01:51Z">
        <w:r>
          <w:rPr>
            <w:rFonts w:ascii="宋体" w:hAnsi="宋体" w:eastAsia="宋体" w:cs="宋体"/>
            <w:spacing w:val="0"/>
            <w:sz w:val="24"/>
            <w:szCs w:val="24"/>
            <w:rPrChange w:id="3179" w:author="随遇而安 [2]" w:date="2024-12-23T17:03:45Z">
              <w:rPr>
                <w:rFonts w:ascii="宋体" w:hAnsi="宋体" w:eastAsia="宋体" w:cs="宋体"/>
                <w:spacing w:val="-19"/>
                <w:sz w:val="24"/>
                <w:szCs w:val="24"/>
              </w:rPr>
            </w:rPrChange>
          </w:rPr>
          <w:t>年</w:t>
        </w:r>
      </w:ins>
      <w:ins w:id="3180" w:author="随遇而安 [2]" w:date="2024-12-23T17:01:51Z">
        <w:r>
          <w:rPr>
            <w:rFonts w:ascii="宋体" w:hAnsi="宋体" w:eastAsia="宋体" w:cs="宋体"/>
            <w:sz w:val="24"/>
            <w:szCs w:val="24"/>
            <w:u w:val="single" w:color="auto"/>
          </w:rPr>
          <w:t xml:space="preserve">     </w:t>
        </w:r>
      </w:ins>
      <w:ins w:id="3181" w:author="随遇而安 [2]" w:date="2024-12-23T17:01:51Z">
        <w:r>
          <w:rPr>
            <w:rFonts w:ascii="宋体" w:hAnsi="宋体" w:eastAsia="宋体" w:cs="宋体"/>
            <w:spacing w:val="0"/>
            <w:sz w:val="24"/>
            <w:szCs w:val="24"/>
            <w:rPrChange w:id="3182" w:author="随遇而安 [2]" w:date="2024-12-23T17:03:45Z">
              <w:rPr>
                <w:rFonts w:ascii="宋体" w:hAnsi="宋体" w:eastAsia="宋体" w:cs="宋体"/>
                <w:spacing w:val="-104"/>
                <w:sz w:val="24"/>
                <w:szCs w:val="24"/>
              </w:rPr>
            </w:rPrChange>
          </w:rPr>
          <w:t xml:space="preserve"> </w:t>
        </w:r>
      </w:ins>
      <w:ins w:id="3183" w:author="随遇而安 [2]" w:date="2024-12-23T17:01:51Z">
        <w:r>
          <w:rPr>
            <w:rFonts w:ascii="宋体" w:hAnsi="宋体" w:eastAsia="宋体" w:cs="宋体"/>
            <w:spacing w:val="0"/>
            <w:sz w:val="24"/>
            <w:szCs w:val="24"/>
            <w:rPrChange w:id="3184" w:author="随遇而安 [2]" w:date="2024-12-23T17:03:45Z">
              <w:rPr>
                <w:rFonts w:ascii="宋体" w:hAnsi="宋体" w:eastAsia="宋体" w:cs="宋体"/>
                <w:spacing w:val="-19"/>
                <w:sz w:val="24"/>
                <w:szCs w:val="24"/>
              </w:rPr>
            </w:rPrChange>
          </w:rPr>
          <w:t>月</w:t>
        </w:r>
      </w:ins>
      <w:ins w:id="3185" w:author="随遇而安 [2]" w:date="2024-12-23T17:01:51Z">
        <w:r>
          <w:rPr>
            <w:rFonts w:ascii="宋体" w:hAnsi="宋体" w:eastAsia="宋体" w:cs="宋体"/>
            <w:sz w:val="24"/>
            <w:szCs w:val="24"/>
            <w:u w:val="single" w:color="auto"/>
          </w:rPr>
          <w:t xml:space="preserve">     </w:t>
        </w:r>
      </w:ins>
      <w:ins w:id="3186" w:author="随遇而安 [2]" w:date="2024-12-23T17:01:51Z">
        <w:r>
          <w:rPr>
            <w:rFonts w:ascii="宋体" w:hAnsi="宋体" w:eastAsia="宋体" w:cs="宋体"/>
            <w:spacing w:val="0"/>
            <w:sz w:val="24"/>
            <w:szCs w:val="24"/>
            <w:rPrChange w:id="3187" w:author="随遇而安 [2]" w:date="2024-12-23T17:03:45Z">
              <w:rPr>
                <w:rFonts w:ascii="宋体" w:hAnsi="宋体" w:eastAsia="宋体" w:cs="宋体"/>
                <w:spacing w:val="-69"/>
                <w:sz w:val="24"/>
                <w:szCs w:val="24"/>
              </w:rPr>
            </w:rPrChange>
          </w:rPr>
          <w:t xml:space="preserve"> </w:t>
        </w:r>
      </w:ins>
      <w:ins w:id="3188" w:author="随遇而安 [2]" w:date="2024-12-23T17:01:51Z">
        <w:r>
          <w:rPr>
            <w:rFonts w:ascii="宋体" w:hAnsi="宋体" w:eastAsia="宋体" w:cs="宋体"/>
            <w:spacing w:val="0"/>
            <w:sz w:val="24"/>
            <w:szCs w:val="24"/>
            <w:rPrChange w:id="3189" w:author="随遇而安 [2]" w:date="2024-12-23T17:03:45Z">
              <w:rPr>
                <w:rFonts w:ascii="宋体" w:hAnsi="宋体" w:eastAsia="宋体" w:cs="宋体"/>
                <w:spacing w:val="-19"/>
                <w:sz w:val="24"/>
                <w:szCs w:val="24"/>
              </w:rPr>
            </w:rPrChange>
          </w:rPr>
          <w:t>日至</w:t>
        </w:r>
      </w:ins>
      <w:ins w:id="3190" w:author="随遇而安 [2]" w:date="2024-12-23T17:01:51Z">
        <w:r>
          <w:rPr>
            <w:rFonts w:ascii="宋体" w:hAnsi="宋体" w:eastAsia="宋体" w:cs="宋体"/>
            <w:sz w:val="24"/>
            <w:szCs w:val="24"/>
            <w:u w:val="single" w:color="auto"/>
          </w:rPr>
          <w:t xml:space="preserve">          </w:t>
        </w:r>
      </w:ins>
      <w:ins w:id="3191" w:author="随遇而安 [2]" w:date="2024-12-23T17:01:51Z">
        <w:r>
          <w:rPr>
            <w:rFonts w:ascii="宋体" w:hAnsi="宋体" w:eastAsia="宋体" w:cs="宋体"/>
            <w:spacing w:val="0"/>
            <w:sz w:val="24"/>
            <w:szCs w:val="24"/>
            <w:rPrChange w:id="3192" w:author="随遇而安 [2]" w:date="2024-12-23T17:03:45Z">
              <w:rPr>
                <w:rFonts w:ascii="宋体" w:hAnsi="宋体" w:eastAsia="宋体" w:cs="宋体"/>
                <w:spacing w:val="-109"/>
                <w:sz w:val="24"/>
                <w:szCs w:val="24"/>
              </w:rPr>
            </w:rPrChange>
          </w:rPr>
          <w:t xml:space="preserve"> </w:t>
        </w:r>
      </w:ins>
      <w:ins w:id="3193" w:author="随遇而安 [2]" w:date="2024-12-23T17:01:51Z">
        <w:r>
          <w:rPr>
            <w:rFonts w:ascii="宋体" w:hAnsi="宋体" w:eastAsia="宋体" w:cs="宋体"/>
            <w:spacing w:val="0"/>
            <w:sz w:val="24"/>
            <w:szCs w:val="24"/>
            <w:rPrChange w:id="3194" w:author="随遇而安 [2]" w:date="2024-12-23T17:03:45Z">
              <w:rPr>
                <w:rFonts w:ascii="宋体" w:hAnsi="宋体" w:eastAsia="宋体" w:cs="宋体"/>
                <w:spacing w:val="-19"/>
                <w:sz w:val="24"/>
                <w:szCs w:val="24"/>
              </w:rPr>
            </w:rPrChange>
          </w:rPr>
          <w:t>年</w:t>
        </w:r>
      </w:ins>
      <w:ins w:id="3195" w:author="随遇而安 [2]" w:date="2024-12-23T17:01:51Z">
        <w:r>
          <w:rPr>
            <w:rFonts w:ascii="宋体" w:hAnsi="宋体" w:eastAsia="宋体" w:cs="宋体"/>
            <w:sz w:val="24"/>
            <w:szCs w:val="24"/>
            <w:u w:val="single" w:color="auto"/>
          </w:rPr>
          <w:t xml:space="preserve">     </w:t>
        </w:r>
      </w:ins>
      <w:ins w:id="3196" w:author="随遇而安 [2]" w:date="2024-12-23T17:01:51Z">
        <w:r>
          <w:rPr>
            <w:rFonts w:ascii="宋体" w:hAnsi="宋体" w:eastAsia="宋体" w:cs="宋体"/>
            <w:spacing w:val="0"/>
            <w:sz w:val="24"/>
            <w:szCs w:val="24"/>
            <w:rPrChange w:id="3197" w:author="随遇而安 [2]" w:date="2024-12-23T17:03:45Z">
              <w:rPr>
                <w:rFonts w:ascii="宋体" w:hAnsi="宋体" w:eastAsia="宋体" w:cs="宋体"/>
                <w:spacing w:val="-105"/>
                <w:sz w:val="24"/>
                <w:szCs w:val="24"/>
              </w:rPr>
            </w:rPrChange>
          </w:rPr>
          <w:t xml:space="preserve"> </w:t>
        </w:r>
      </w:ins>
      <w:ins w:id="3198" w:author="随遇而安 [2]" w:date="2024-12-23T17:01:51Z">
        <w:r>
          <w:rPr>
            <w:rFonts w:ascii="宋体" w:hAnsi="宋体" w:eastAsia="宋体" w:cs="宋体"/>
            <w:spacing w:val="0"/>
            <w:sz w:val="24"/>
            <w:szCs w:val="24"/>
            <w:rPrChange w:id="3199" w:author="随遇而安 [2]" w:date="2024-12-23T17:03:45Z">
              <w:rPr>
                <w:rFonts w:ascii="宋体" w:hAnsi="宋体" w:eastAsia="宋体" w:cs="宋体"/>
                <w:spacing w:val="-19"/>
                <w:sz w:val="24"/>
                <w:szCs w:val="24"/>
              </w:rPr>
            </w:rPrChange>
          </w:rPr>
          <w:t>月</w:t>
        </w:r>
      </w:ins>
      <w:ins w:id="3200" w:author="随遇而安 [2]" w:date="2024-12-23T17:01:51Z">
        <w:r>
          <w:rPr>
            <w:rFonts w:ascii="宋体" w:hAnsi="宋体" w:eastAsia="宋体" w:cs="宋体"/>
            <w:sz w:val="24"/>
            <w:szCs w:val="24"/>
            <w:u w:val="single" w:color="auto"/>
          </w:rPr>
          <w:t xml:space="preserve">     </w:t>
        </w:r>
      </w:ins>
      <w:ins w:id="3201" w:author="随遇而安 [2]" w:date="2024-12-23T17:01:51Z">
        <w:r>
          <w:rPr>
            <w:rFonts w:ascii="宋体" w:hAnsi="宋体" w:eastAsia="宋体" w:cs="宋体"/>
            <w:spacing w:val="0"/>
            <w:sz w:val="24"/>
            <w:szCs w:val="24"/>
            <w:rPrChange w:id="3202" w:author="随遇而安 [2]" w:date="2024-12-23T17:03:45Z">
              <w:rPr>
                <w:rFonts w:ascii="宋体" w:hAnsi="宋体" w:eastAsia="宋体" w:cs="宋体"/>
                <w:spacing w:val="-70"/>
                <w:sz w:val="24"/>
                <w:szCs w:val="24"/>
              </w:rPr>
            </w:rPrChange>
          </w:rPr>
          <w:t xml:space="preserve"> </w:t>
        </w:r>
      </w:ins>
      <w:ins w:id="3203" w:author="随遇而安 [2]" w:date="2024-12-23T17:01:51Z">
        <w:r>
          <w:rPr>
            <w:rFonts w:ascii="宋体" w:hAnsi="宋体" w:eastAsia="宋体" w:cs="宋体"/>
            <w:spacing w:val="0"/>
            <w:sz w:val="24"/>
            <w:szCs w:val="24"/>
            <w:rPrChange w:id="3204" w:author="随遇而安 [2]" w:date="2024-12-23T17:03:45Z">
              <w:rPr>
                <w:rFonts w:ascii="宋体" w:hAnsi="宋体" w:eastAsia="宋体" w:cs="宋体"/>
                <w:spacing w:val="-19"/>
                <w:sz w:val="24"/>
                <w:szCs w:val="24"/>
              </w:rPr>
            </w:rPrChange>
          </w:rPr>
          <w:t>日。</w:t>
        </w:r>
      </w:ins>
    </w:p>
    <w:p w14:paraId="6B9DA18C">
      <w:pPr>
        <w:spacing w:before="182" w:line="360" w:lineRule="auto"/>
        <w:ind w:left="520"/>
        <w:rPr>
          <w:ins w:id="3206" w:author="随遇而安 [2]" w:date="2024-12-23T17:01:51Z"/>
          <w:rFonts w:ascii="宋体" w:hAnsi="宋体" w:eastAsia="宋体" w:cs="宋体"/>
          <w:sz w:val="24"/>
          <w:szCs w:val="24"/>
        </w:rPr>
        <w:pPrChange w:id="3205" w:author="随遇而安 [2]" w:date="2024-12-23T17:08:22Z">
          <w:pPr>
            <w:spacing w:before="182" w:line="220" w:lineRule="auto"/>
            <w:ind w:left="520"/>
          </w:pPr>
        </w:pPrChange>
      </w:pPr>
      <w:ins w:id="3207" w:author="随遇而安 [2]" w:date="2024-12-23T17:01:51Z">
        <w:r>
          <w:rPr>
            <w:rFonts w:ascii="宋体" w:hAnsi="宋体" w:eastAsia="宋体" w:cs="宋体"/>
            <w:b/>
            <w:bCs/>
            <w:spacing w:val="0"/>
            <w:sz w:val="24"/>
            <w:szCs w:val="24"/>
            <w:rPrChange w:id="3208" w:author="随遇而安 [2]" w:date="2024-12-23T17:03:45Z">
              <w:rPr>
                <w:rFonts w:ascii="宋体" w:hAnsi="宋体" w:eastAsia="宋体" w:cs="宋体"/>
                <w:b/>
                <w:bCs/>
                <w:spacing w:val="-6"/>
                <w:sz w:val="24"/>
                <w:szCs w:val="24"/>
              </w:rPr>
            </w:rPrChange>
          </w:rPr>
          <w:t>第二条</w:t>
        </w:r>
      </w:ins>
      <w:ins w:id="3209" w:author="随遇而安 [2]" w:date="2024-12-23T17:01:51Z">
        <w:r>
          <w:rPr>
            <w:rFonts w:ascii="宋体" w:hAnsi="宋体" w:eastAsia="宋体" w:cs="宋体"/>
            <w:spacing w:val="0"/>
            <w:sz w:val="24"/>
            <w:szCs w:val="24"/>
            <w:rPrChange w:id="3210" w:author="随遇而安 [2]" w:date="2024-12-23T17:03:45Z">
              <w:rPr>
                <w:rFonts w:ascii="宋体" w:hAnsi="宋体" w:eastAsia="宋体" w:cs="宋体"/>
                <w:spacing w:val="21"/>
                <w:sz w:val="24"/>
                <w:szCs w:val="24"/>
              </w:rPr>
            </w:rPrChange>
          </w:rPr>
          <w:t xml:space="preserve"> </w:t>
        </w:r>
      </w:ins>
      <w:ins w:id="3211" w:author="随遇而安 [2]" w:date="2024-12-23T17:01:51Z">
        <w:r>
          <w:rPr>
            <w:rFonts w:ascii="宋体" w:hAnsi="宋体" w:eastAsia="宋体" w:cs="宋体"/>
            <w:b/>
            <w:bCs/>
            <w:spacing w:val="0"/>
            <w:sz w:val="24"/>
            <w:szCs w:val="24"/>
            <w:rPrChange w:id="3212" w:author="随遇而安 [2]" w:date="2024-12-23T17:03:45Z">
              <w:rPr>
                <w:rFonts w:ascii="宋体" w:hAnsi="宋体" w:eastAsia="宋体" w:cs="宋体"/>
                <w:b/>
                <w:bCs/>
                <w:spacing w:val="-6"/>
                <w:sz w:val="24"/>
                <w:szCs w:val="24"/>
              </w:rPr>
            </w:rPrChange>
          </w:rPr>
          <w:t>安全承诺</w:t>
        </w:r>
      </w:ins>
    </w:p>
    <w:p w14:paraId="387291ED">
      <w:pPr>
        <w:spacing w:before="182" w:line="360" w:lineRule="auto"/>
        <w:ind w:left="560"/>
        <w:rPr>
          <w:ins w:id="3214" w:author="随遇而安 [2]" w:date="2024-12-23T17:01:51Z"/>
          <w:rFonts w:ascii="宋体" w:hAnsi="宋体" w:eastAsia="宋体" w:cs="宋体"/>
          <w:sz w:val="24"/>
          <w:szCs w:val="24"/>
        </w:rPr>
        <w:pPrChange w:id="3213" w:author="随遇而安 [2]" w:date="2024-12-23T17:08:22Z">
          <w:pPr>
            <w:spacing w:before="182" w:line="220" w:lineRule="auto"/>
            <w:ind w:left="560"/>
          </w:pPr>
        </w:pPrChange>
      </w:pPr>
      <w:ins w:id="3215" w:author="随遇而安 [2]" w:date="2024-12-23T17:01:51Z">
        <w:r>
          <w:rPr>
            <w:rFonts w:ascii="宋体" w:hAnsi="宋体" w:eastAsia="宋体" w:cs="宋体"/>
            <w:spacing w:val="0"/>
            <w:sz w:val="24"/>
            <w:szCs w:val="24"/>
            <w:rPrChange w:id="3216" w:author="随遇而安 [2]" w:date="2024-12-23T17:03:45Z">
              <w:rPr>
                <w:rFonts w:ascii="宋体" w:hAnsi="宋体" w:eastAsia="宋体" w:cs="宋体"/>
                <w:spacing w:val="-10"/>
                <w:sz w:val="24"/>
                <w:szCs w:val="24"/>
              </w:rPr>
            </w:rPrChange>
          </w:rPr>
          <w:t>(一)甲方承诺。</w:t>
        </w:r>
      </w:ins>
    </w:p>
    <w:p w14:paraId="4F091462">
      <w:pPr>
        <w:spacing w:before="182" w:line="360" w:lineRule="auto"/>
        <w:ind w:left="535"/>
        <w:rPr>
          <w:ins w:id="3218" w:author="随遇而安 [2]" w:date="2024-12-23T17:01:51Z"/>
          <w:rFonts w:ascii="宋体" w:hAnsi="宋体" w:eastAsia="宋体" w:cs="宋体"/>
          <w:sz w:val="24"/>
          <w:szCs w:val="24"/>
        </w:rPr>
        <w:pPrChange w:id="3217" w:author="随遇而安 [2]" w:date="2024-12-23T17:08:22Z">
          <w:pPr>
            <w:spacing w:before="182" w:line="219" w:lineRule="auto"/>
            <w:ind w:left="535"/>
          </w:pPr>
        </w:pPrChange>
      </w:pPr>
      <w:ins w:id="3219" w:author="随遇而安 [2]" w:date="2024-12-23T17:01:51Z">
        <w:r>
          <w:rPr>
            <w:rFonts w:ascii="宋体" w:hAnsi="宋体" w:eastAsia="宋体" w:cs="宋体"/>
            <w:spacing w:val="0"/>
            <w:sz w:val="24"/>
            <w:szCs w:val="24"/>
            <w:rPrChange w:id="3220" w:author="随遇而安 [2]" w:date="2024-12-23T17:03:45Z">
              <w:rPr>
                <w:rFonts w:ascii="宋体" w:hAnsi="宋体" w:eastAsia="宋体" w:cs="宋体"/>
                <w:spacing w:val="-2"/>
                <w:sz w:val="24"/>
                <w:szCs w:val="24"/>
              </w:rPr>
            </w:rPrChange>
          </w:rPr>
          <w:t>1.严格遵守《安全生产法》及其他有关法律、法规、规章和标准的有关规定。</w:t>
        </w:r>
      </w:ins>
    </w:p>
    <w:p w14:paraId="285C0BCF">
      <w:pPr>
        <w:spacing w:before="184" w:line="360" w:lineRule="auto"/>
        <w:ind w:left="39" w:right="215" w:firstLine="481"/>
        <w:rPr>
          <w:ins w:id="3222" w:author="随遇而安 [2]" w:date="2024-12-23T17:01:51Z"/>
          <w:rFonts w:ascii="宋体" w:hAnsi="宋体" w:eastAsia="宋体" w:cs="宋体"/>
          <w:sz w:val="24"/>
          <w:szCs w:val="24"/>
        </w:rPr>
        <w:pPrChange w:id="3221" w:author="随遇而安 [2]" w:date="2024-12-23T17:08:22Z">
          <w:pPr>
            <w:spacing w:before="184" w:line="347" w:lineRule="auto"/>
            <w:ind w:left="39" w:right="215" w:firstLine="481"/>
          </w:pPr>
        </w:pPrChange>
      </w:pPr>
      <w:ins w:id="3223" w:author="随遇而安 [2]" w:date="2024-12-23T17:01:51Z">
        <w:r>
          <w:rPr>
            <w:rFonts w:ascii="宋体" w:hAnsi="宋体" w:eastAsia="宋体" w:cs="宋体"/>
            <w:spacing w:val="0"/>
            <w:sz w:val="24"/>
            <w:szCs w:val="24"/>
            <w:rPrChange w:id="3224" w:author="随遇而安 [2]" w:date="2024-12-23T17:03:45Z">
              <w:rPr>
                <w:rFonts w:ascii="宋体" w:hAnsi="宋体" w:eastAsia="宋体" w:cs="宋体"/>
                <w:spacing w:val="-2"/>
                <w:sz w:val="24"/>
                <w:szCs w:val="24"/>
              </w:rPr>
            </w:rPrChange>
          </w:rPr>
          <w:t>2.严格履行安全生产管理权利和义务，不违章指挥或者强令乙方及其从业人员冒险</w:t>
        </w:r>
      </w:ins>
      <w:ins w:id="3225" w:author="随遇而安 [2]" w:date="2024-12-23T17:01:51Z">
        <w:r>
          <w:rPr>
            <w:rFonts w:ascii="宋体" w:hAnsi="宋体" w:eastAsia="宋体" w:cs="宋体"/>
            <w:spacing w:val="0"/>
            <w:sz w:val="24"/>
            <w:szCs w:val="24"/>
            <w:rPrChange w:id="3226" w:author="随遇而安 [2]" w:date="2024-12-23T17:03:45Z">
              <w:rPr>
                <w:rFonts w:ascii="宋体" w:hAnsi="宋体" w:eastAsia="宋体" w:cs="宋体"/>
                <w:spacing w:val="-11"/>
                <w:sz w:val="24"/>
                <w:szCs w:val="24"/>
              </w:rPr>
            </w:rPrChange>
          </w:rPr>
          <w:t>作业。</w:t>
        </w:r>
      </w:ins>
    </w:p>
    <w:p w14:paraId="3C0F7851">
      <w:pPr>
        <w:spacing w:before="33" w:line="360" w:lineRule="auto"/>
        <w:ind w:left="522"/>
        <w:outlineLvl w:val="9"/>
        <w:rPr>
          <w:ins w:id="3228" w:author="随遇而安 [2]" w:date="2024-12-23T17:01:51Z"/>
          <w:rFonts w:ascii="宋体" w:hAnsi="宋体" w:eastAsia="宋体" w:cs="宋体"/>
          <w:sz w:val="24"/>
          <w:szCs w:val="24"/>
        </w:rPr>
        <w:pPrChange w:id="3227" w:author="随遇而安 [2]" w:date="2024-12-23T17:08:22Z">
          <w:pPr>
            <w:spacing w:before="33" w:line="219" w:lineRule="auto"/>
            <w:ind w:left="522"/>
            <w:outlineLvl w:val="0"/>
          </w:pPr>
        </w:pPrChange>
      </w:pPr>
      <w:ins w:id="3229" w:author="随遇而安 [2]" w:date="2024-12-23T17:01:51Z">
        <w:bookmarkStart w:id="239" w:name="_Toc20983"/>
        <w:bookmarkStart w:id="240" w:name="_Toc23663"/>
        <w:bookmarkStart w:id="241" w:name="_Toc27966"/>
        <w:r>
          <w:rPr>
            <w:rFonts w:ascii="宋体" w:hAnsi="宋体" w:eastAsia="宋体" w:cs="宋体"/>
            <w:spacing w:val="0"/>
            <w:sz w:val="24"/>
            <w:szCs w:val="24"/>
            <w:rPrChange w:id="3230" w:author="随遇而安 [2]" w:date="2024-12-23T17:03:45Z">
              <w:rPr>
                <w:rFonts w:ascii="宋体" w:hAnsi="宋体" w:eastAsia="宋体" w:cs="宋体"/>
                <w:spacing w:val="-3"/>
                <w:sz w:val="24"/>
                <w:szCs w:val="24"/>
              </w:rPr>
            </w:rPrChange>
          </w:rPr>
          <w:t>3.严格遵守甲乙双方签订的本协议。</w:t>
        </w:r>
        <w:bookmarkEnd w:id="239"/>
        <w:bookmarkEnd w:id="240"/>
        <w:bookmarkEnd w:id="241"/>
      </w:ins>
    </w:p>
    <w:p w14:paraId="50555511">
      <w:pPr>
        <w:spacing w:before="183" w:line="360" w:lineRule="auto"/>
        <w:ind w:left="560"/>
        <w:rPr>
          <w:ins w:id="3232" w:author="随遇而安 [2]" w:date="2024-12-23T17:01:51Z"/>
          <w:rFonts w:ascii="宋体" w:hAnsi="宋体" w:eastAsia="宋体" w:cs="宋体"/>
          <w:sz w:val="24"/>
          <w:szCs w:val="24"/>
        </w:rPr>
        <w:pPrChange w:id="3231" w:author="随遇而安 [2]" w:date="2024-12-23T17:08:22Z">
          <w:pPr>
            <w:spacing w:before="183" w:line="220" w:lineRule="auto"/>
            <w:ind w:left="560"/>
          </w:pPr>
        </w:pPrChange>
      </w:pPr>
      <w:ins w:id="3233" w:author="随遇而安 [2]" w:date="2024-12-23T17:01:51Z">
        <w:r>
          <w:rPr>
            <w:rFonts w:ascii="宋体" w:hAnsi="宋体" w:eastAsia="宋体" w:cs="宋体"/>
            <w:spacing w:val="0"/>
            <w:sz w:val="24"/>
            <w:szCs w:val="24"/>
            <w:rPrChange w:id="3234" w:author="随遇而安 [2]" w:date="2024-12-23T17:03:45Z">
              <w:rPr>
                <w:rFonts w:ascii="宋体" w:hAnsi="宋体" w:eastAsia="宋体" w:cs="宋体"/>
                <w:spacing w:val="-10"/>
                <w:sz w:val="24"/>
                <w:szCs w:val="24"/>
              </w:rPr>
            </w:rPrChange>
          </w:rPr>
          <w:t>(二)乙方承诺。</w:t>
        </w:r>
      </w:ins>
    </w:p>
    <w:p w14:paraId="42C1977D">
      <w:pPr>
        <w:spacing w:before="183" w:line="360" w:lineRule="auto"/>
        <w:ind w:left="535"/>
        <w:rPr>
          <w:ins w:id="3236" w:author="随遇而安 [2]" w:date="2024-12-23T17:01:51Z"/>
          <w:rFonts w:ascii="宋体" w:hAnsi="宋体" w:eastAsia="宋体" w:cs="宋体"/>
          <w:sz w:val="24"/>
          <w:szCs w:val="24"/>
        </w:rPr>
        <w:pPrChange w:id="3235" w:author="随遇而安 [2]" w:date="2024-12-23T17:08:22Z">
          <w:pPr>
            <w:spacing w:before="183" w:line="219" w:lineRule="auto"/>
            <w:ind w:left="535"/>
          </w:pPr>
        </w:pPrChange>
      </w:pPr>
      <w:ins w:id="3237" w:author="随遇而安 [2]" w:date="2024-12-23T17:01:51Z">
        <w:r>
          <w:rPr>
            <w:rFonts w:ascii="宋体" w:hAnsi="宋体" w:eastAsia="宋体" w:cs="宋体"/>
            <w:spacing w:val="0"/>
            <w:sz w:val="24"/>
            <w:szCs w:val="24"/>
            <w:rPrChange w:id="3238" w:author="随遇而安 [2]" w:date="2024-12-23T17:03:45Z">
              <w:rPr>
                <w:rFonts w:ascii="宋体" w:hAnsi="宋体" w:eastAsia="宋体" w:cs="宋体"/>
                <w:spacing w:val="-2"/>
                <w:sz w:val="24"/>
                <w:szCs w:val="24"/>
              </w:rPr>
            </w:rPrChange>
          </w:rPr>
          <w:t>1.严格遵守《安全生产法》及其他有关法律、法规、规章和标准的有关规定。</w:t>
        </w:r>
      </w:ins>
    </w:p>
    <w:p w14:paraId="7921FB52">
      <w:pPr>
        <w:spacing w:before="184" w:line="360" w:lineRule="auto"/>
        <w:ind w:left="0" w:firstLine="519"/>
        <w:rPr>
          <w:ins w:id="3240" w:author="随遇而安 [2]" w:date="2025-01-07T15:26:06Z"/>
          <w:rFonts w:ascii="宋体" w:hAnsi="宋体" w:eastAsia="宋体" w:cs="宋体"/>
          <w:spacing w:val="0"/>
          <w:sz w:val="24"/>
          <w:szCs w:val="24"/>
        </w:rPr>
        <w:pPrChange w:id="3239" w:author="随遇而安 [2]" w:date="2025-01-07T15:31:55Z">
          <w:pPr>
            <w:spacing w:before="184" w:line="346" w:lineRule="auto"/>
            <w:ind w:left="522" w:hanging="1"/>
          </w:pPr>
        </w:pPrChange>
      </w:pPr>
      <w:ins w:id="3241" w:author="随遇而安 [2]" w:date="2024-12-23T17:01:51Z">
        <w:r>
          <w:rPr>
            <w:rFonts w:ascii="宋体" w:hAnsi="宋体" w:eastAsia="宋体" w:cs="宋体"/>
            <w:spacing w:val="0"/>
            <w:sz w:val="24"/>
            <w:szCs w:val="24"/>
            <w:rPrChange w:id="3242" w:author="随遇而安 [2]" w:date="2024-12-23T17:03:45Z">
              <w:rPr>
                <w:rFonts w:ascii="宋体" w:hAnsi="宋体" w:eastAsia="宋体" w:cs="宋体"/>
                <w:spacing w:val="-3"/>
                <w:sz w:val="24"/>
                <w:szCs w:val="24"/>
              </w:rPr>
            </w:rPrChange>
          </w:rPr>
          <w:t>2.严格严格履行安全生产管理权利和义务，不违章指挥或者强令作业人员冒险作业。</w:t>
        </w:r>
      </w:ins>
    </w:p>
    <w:p w14:paraId="2AEAFDD2">
      <w:pPr>
        <w:spacing w:before="184" w:line="360" w:lineRule="auto"/>
        <w:ind w:left="522" w:hanging="1"/>
        <w:rPr>
          <w:ins w:id="3244" w:author="随遇而安 [2]" w:date="2024-12-23T17:01:51Z"/>
          <w:rFonts w:ascii="宋体" w:hAnsi="宋体" w:eastAsia="宋体" w:cs="宋体"/>
          <w:sz w:val="24"/>
          <w:szCs w:val="24"/>
        </w:rPr>
        <w:pPrChange w:id="3243" w:author="随遇而安 [2]" w:date="2024-12-23T17:08:22Z">
          <w:pPr>
            <w:spacing w:before="184" w:line="346" w:lineRule="auto"/>
            <w:ind w:left="522" w:hanging="1"/>
          </w:pPr>
        </w:pPrChange>
      </w:pPr>
      <w:ins w:id="3245" w:author="随遇而安 [2]" w:date="2024-12-23T17:01:51Z">
        <w:r>
          <w:rPr>
            <w:rFonts w:ascii="宋体" w:hAnsi="宋体" w:eastAsia="宋体" w:cs="宋体"/>
            <w:spacing w:val="0"/>
            <w:sz w:val="24"/>
            <w:szCs w:val="24"/>
            <w:rPrChange w:id="3246" w:author="随遇而安 [2]" w:date="2024-12-23T17:03:45Z">
              <w:rPr>
                <w:rFonts w:ascii="宋体" w:hAnsi="宋体" w:eastAsia="宋体" w:cs="宋体"/>
                <w:spacing w:val="-3"/>
                <w:sz w:val="24"/>
                <w:szCs w:val="24"/>
              </w:rPr>
            </w:rPrChange>
          </w:rPr>
          <w:t>3.严格遵守甲乙双方签订的本协议。</w:t>
        </w:r>
      </w:ins>
    </w:p>
    <w:p w14:paraId="4C966345">
      <w:pPr>
        <w:spacing w:before="35" w:line="360" w:lineRule="auto"/>
        <w:ind w:left="38" w:right="239" w:firstLine="479"/>
        <w:rPr>
          <w:ins w:id="3248" w:author="随遇而安 [2]" w:date="2024-12-23T17:01:51Z"/>
          <w:rFonts w:ascii="宋体" w:hAnsi="宋体" w:eastAsia="宋体" w:cs="宋体"/>
          <w:sz w:val="24"/>
          <w:szCs w:val="24"/>
        </w:rPr>
        <w:pPrChange w:id="3247" w:author="随遇而安 [2]" w:date="2024-12-23T17:08:22Z">
          <w:pPr>
            <w:spacing w:before="35" w:line="347" w:lineRule="auto"/>
            <w:ind w:left="38" w:right="239" w:firstLine="479"/>
          </w:pPr>
        </w:pPrChange>
      </w:pPr>
      <w:ins w:id="3249" w:author="随遇而安 [2]" w:date="2024-12-23T17:01:51Z">
        <w:r>
          <w:rPr>
            <w:rFonts w:ascii="宋体" w:hAnsi="宋体" w:eastAsia="宋体" w:cs="宋体"/>
            <w:spacing w:val="0"/>
            <w:sz w:val="24"/>
            <w:szCs w:val="24"/>
            <w:rPrChange w:id="3250" w:author="随遇而安 [2]" w:date="2024-12-23T17:03:45Z">
              <w:rPr>
                <w:rFonts w:ascii="宋体" w:hAnsi="宋体" w:eastAsia="宋体" w:cs="宋体"/>
                <w:spacing w:val="-2"/>
                <w:sz w:val="24"/>
                <w:szCs w:val="24"/>
              </w:rPr>
            </w:rPrChange>
          </w:rPr>
          <w:t>4.保证提供给甲方的各项安全生产资质证</w:t>
        </w:r>
      </w:ins>
      <w:ins w:id="3251" w:author="随遇而安 [2]" w:date="2024-12-23T17:01:51Z">
        <w:r>
          <w:rPr>
            <w:rFonts w:ascii="宋体" w:hAnsi="宋体" w:eastAsia="宋体" w:cs="宋体"/>
            <w:spacing w:val="0"/>
            <w:sz w:val="24"/>
            <w:szCs w:val="24"/>
            <w:rPrChange w:id="3252" w:author="随遇而安 [2]" w:date="2024-12-23T17:03:45Z">
              <w:rPr>
                <w:rFonts w:ascii="宋体" w:hAnsi="宋体" w:eastAsia="宋体" w:cs="宋体"/>
                <w:spacing w:val="-3"/>
                <w:sz w:val="24"/>
                <w:szCs w:val="24"/>
              </w:rPr>
            </w:rPrChange>
          </w:rPr>
          <w:t>件（含特种作业和特种设备）、从业人员</w:t>
        </w:r>
      </w:ins>
      <w:ins w:id="3253" w:author="随遇而安 [2]" w:date="2024-12-23T17:01:51Z">
        <w:r>
          <w:rPr>
            <w:rFonts w:ascii="宋体" w:hAnsi="宋体" w:eastAsia="宋体" w:cs="宋体"/>
            <w:spacing w:val="0"/>
            <w:sz w:val="24"/>
            <w:szCs w:val="24"/>
            <w:rPrChange w:id="3254" w:author="随遇而安 [2]" w:date="2024-12-23T17:03:45Z">
              <w:rPr>
                <w:rFonts w:ascii="宋体" w:hAnsi="宋体" w:eastAsia="宋体" w:cs="宋体"/>
                <w:spacing w:val="-1"/>
                <w:sz w:val="24"/>
                <w:szCs w:val="24"/>
              </w:rPr>
            </w:rPrChange>
          </w:rPr>
          <w:t>信息等相关资料真实可靠，并对因上述资料不真实可靠造成</w:t>
        </w:r>
      </w:ins>
      <w:ins w:id="3255" w:author="随遇而安 [2]" w:date="2024-12-23T17:01:51Z">
        <w:r>
          <w:rPr>
            <w:rFonts w:ascii="宋体" w:hAnsi="宋体" w:eastAsia="宋体" w:cs="宋体"/>
            <w:spacing w:val="0"/>
            <w:sz w:val="24"/>
            <w:szCs w:val="24"/>
            <w:rPrChange w:id="3256" w:author="随遇而安 [2]" w:date="2024-12-23T17:03:45Z">
              <w:rPr>
                <w:rFonts w:ascii="宋体" w:hAnsi="宋体" w:eastAsia="宋体" w:cs="宋体"/>
                <w:spacing w:val="-2"/>
                <w:sz w:val="24"/>
                <w:szCs w:val="24"/>
              </w:rPr>
            </w:rPrChange>
          </w:rPr>
          <w:t>的后果负法律责任。</w:t>
        </w:r>
      </w:ins>
    </w:p>
    <w:p w14:paraId="5BECD875">
      <w:pPr>
        <w:spacing w:before="34" w:line="360" w:lineRule="auto"/>
        <w:ind w:left="522"/>
        <w:outlineLvl w:val="9"/>
        <w:rPr>
          <w:ins w:id="3258" w:author="随遇而安 [2]" w:date="2024-12-23T17:01:51Z"/>
          <w:rFonts w:ascii="宋体" w:hAnsi="宋体" w:eastAsia="宋体" w:cs="宋体"/>
          <w:sz w:val="24"/>
          <w:szCs w:val="24"/>
        </w:rPr>
        <w:pPrChange w:id="3257" w:author="随遇而安 [2]" w:date="2024-12-23T17:08:22Z">
          <w:pPr>
            <w:spacing w:before="34" w:line="220" w:lineRule="auto"/>
            <w:ind w:left="522"/>
            <w:outlineLvl w:val="0"/>
          </w:pPr>
        </w:pPrChange>
      </w:pPr>
      <w:ins w:id="3259" w:author="随遇而安 [2]" w:date="2024-12-23T17:01:51Z">
        <w:bookmarkStart w:id="242" w:name="_Toc13797"/>
        <w:bookmarkStart w:id="243" w:name="_Toc13357"/>
        <w:bookmarkStart w:id="244" w:name="_Toc972"/>
        <w:r>
          <w:rPr>
            <w:rFonts w:ascii="宋体" w:hAnsi="宋体" w:eastAsia="宋体" w:cs="宋体"/>
            <w:spacing w:val="0"/>
            <w:sz w:val="24"/>
            <w:szCs w:val="24"/>
            <w:rPrChange w:id="3260" w:author="随遇而安 [2]" w:date="2024-12-23T17:03:45Z">
              <w:rPr>
                <w:rFonts w:ascii="宋体" w:hAnsi="宋体" w:eastAsia="宋体" w:cs="宋体"/>
                <w:spacing w:val="-4"/>
                <w:sz w:val="24"/>
                <w:szCs w:val="24"/>
              </w:rPr>
            </w:rPrChange>
          </w:rPr>
          <w:t>5.对作业现场的安全生产负责。</w:t>
        </w:r>
        <w:bookmarkEnd w:id="242"/>
        <w:bookmarkEnd w:id="243"/>
        <w:bookmarkEnd w:id="244"/>
      </w:ins>
    </w:p>
    <w:p w14:paraId="4988FA93">
      <w:pPr>
        <w:spacing w:before="182" w:line="360" w:lineRule="auto"/>
        <w:ind w:left="520"/>
        <w:rPr>
          <w:ins w:id="3262" w:author="随遇而安 [2]" w:date="2024-12-23T17:01:51Z"/>
          <w:rFonts w:ascii="宋体" w:hAnsi="宋体" w:eastAsia="宋体" w:cs="宋体"/>
          <w:sz w:val="24"/>
          <w:szCs w:val="24"/>
        </w:rPr>
        <w:pPrChange w:id="3261" w:author="随遇而安 [2]" w:date="2024-12-23T17:08:22Z">
          <w:pPr>
            <w:spacing w:before="182" w:line="220" w:lineRule="auto"/>
            <w:ind w:left="520"/>
          </w:pPr>
        </w:pPrChange>
      </w:pPr>
      <w:ins w:id="3263" w:author="随遇而安 [2]" w:date="2024-12-23T17:01:51Z">
        <w:r>
          <w:rPr>
            <w:rFonts w:ascii="宋体" w:hAnsi="宋体" w:eastAsia="宋体" w:cs="宋体"/>
            <w:b/>
            <w:bCs/>
            <w:spacing w:val="0"/>
            <w:sz w:val="24"/>
            <w:szCs w:val="24"/>
            <w:rPrChange w:id="3264" w:author="随遇而安 [2]" w:date="2024-12-23T17:03:45Z">
              <w:rPr>
                <w:rFonts w:ascii="宋体" w:hAnsi="宋体" w:eastAsia="宋体" w:cs="宋体"/>
                <w:b/>
                <w:bCs/>
                <w:spacing w:val="-3"/>
                <w:sz w:val="24"/>
                <w:szCs w:val="24"/>
              </w:rPr>
            </w:rPrChange>
          </w:rPr>
          <w:t>第三条</w:t>
        </w:r>
      </w:ins>
      <w:ins w:id="3265" w:author="随遇而安 [2]" w:date="2024-12-23T17:01:51Z">
        <w:r>
          <w:rPr>
            <w:rFonts w:ascii="宋体" w:hAnsi="宋体" w:eastAsia="宋体" w:cs="宋体"/>
            <w:spacing w:val="0"/>
            <w:sz w:val="24"/>
            <w:szCs w:val="24"/>
            <w:rPrChange w:id="3266" w:author="随遇而安 [2]" w:date="2024-12-23T17:03:45Z">
              <w:rPr>
                <w:rFonts w:ascii="宋体" w:hAnsi="宋体" w:eastAsia="宋体" w:cs="宋体"/>
                <w:spacing w:val="-3"/>
                <w:sz w:val="24"/>
                <w:szCs w:val="24"/>
              </w:rPr>
            </w:rPrChange>
          </w:rPr>
          <w:t xml:space="preserve"> </w:t>
        </w:r>
      </w:ins>
      <w:ins w:id="3267" w:author="随遇而安 [2]" w:date="2024-12-23T17:01:51Z">
        <w:r>
          <w:rPr>
            <w:rFonts w:ascii="宋体" w:hAnsi="宋体" w:eastAsia="宋体" w:cs="宋体"/>
            <w:b/>
            <w:bCs/>
            <w:spacing w:val="0"/>
            <w:sz w:val="24"/>
            <w:szCs w:val="24"/>
            <w:rPrChange w:id="3268" w:author="随遇而安 [2]" w:date="2024-12-23T17:03:45Z">
              <w:rPr>
                <w:rFonts w:ascii="宋体" w:hAnsi="宋体" w:eastAsia="宋体" w:cs="宋体"/>
                <w:b/>
                <w:bCs/>
                <w:spacing w:val="-3"/>
                <w:sz w:val="24"/>
                <w:szCs w:val="24"/>
              </w:rPr>
            </w:rPrChange>
          </w:rPr>
          <w:t>权利和义务</w:t>
        </w:r>
      </w:ins>
    </w:p>
    <w:p w14:paraId="7598ECCB">
      <w:pPr>
        <w:spacing w:before="182" w:line="360" w:lineRule="auto"/>
        <w:ind w:left="524"/>
        <w:rPr>
          <w:ins w:id="3270" w:author="随遇而安 [2]" w:date="2024-12-23T17:01:51Z"/>
          <w:rFonts w:ascii="宋体" w:hAnsi="宋体" w:eastAsia="宋体" w:cs="宋体"/>
          <w:sz w:val="24"/>
          <w:szCs w:val="24"/>
        </w:rPr>
        <w:pPrChange w:id="3269" w:author="随遇而安 [2]" w:date="2024-12-23T17:08:22Z">
          <w:pPr>
            <w:spacing w:before="182" w:line="220" w:lineRule="auto"/>
            <w:ind w:left="524"/>
          </w:pPr>
        </w:pPrChange>
      </w:pPr>
      <w:ins w:id="3271" w:author="随遇而安 [2]" w:date="2024-12-23T17:01:51Z">
        <w:r>
          <w:rPr>
            <w:rFonts w:ascii="宋体" w:hAnsi="宋体" w:eastAsia="宋体" w:cs="宋体"/>
            <w:spacing w:val="0"/>
            <w:sz w:val="24"/>
            <w:szCs w:val="24"/>
            <w:rPrChange w:id="3272" w:author="随遇而安 [2]" w:date="2024-12-23T17:03:45Z">
              <w:rPr>
                <w:rFonts w:ascii="宋体" w:hAnsi="宋体" w:eastAsia="宋体" w:cs="宋体"/>
                <w:spacing w:val="-5"/>
                <w:sz w:val="24"/>
                <w:szCs w:val="24"/>
              </w:rPr>
            </w:rPrChange>
          </w:rPr>
          <w:t>（一）甲方权利和义务。</w:t>
        </w:r>
      </w:ins>
    </w:p>
    <w:p w14:paraId="69D705B6">
      <w:pPr>
        <w:spacing w:before="184" w:line="360" w:lineRule="auto"/>
        <w:ind w:left="521" w:right="113" w:firstLine="14"/>
        <w:rPr>
          <w:ins w:id="3274" w:author="随遇而安 [2]" w:date="2025-01-07T15:26:20Z"/>
          <w:rFonts w:ascii="宋体" w:hAnsi="宋体" w:eastAsia="宋体" w:cs="宋体"/>
          <w:spacing w:val="0"/>
          <w:sz w:val="24"/>
          <w:szCs w:val="24"/>
        </w:rPr>
        <w:pPrChange w:id="3273" w:author="随遇而安 [2]" w:date="2025-01-07T15:32:13Z">
          <w:pPr>
            <w:spacing w:before="184" w:line="346" w:lineRule="auto"/>
            <w:ind w:left="521" w:right="432" w:firstLine="14"/>
          </w:pPr>
        </w:pPrChange>
      </w:pPr>
      <w:ins w:id="3275" w:author="随遇而安 [2]" w:date="2024-12-23T17:01:51Z">
        <w:r>
          <w:rPr>
            <w:rFonts w:ascii="宋体" w:hAnsi="宋体" w:eastAsia="宋体" w:cs="宋体"/>
            <w:spacing w:val="0"/>
            <w:sz w:val="24"/>
            <w:szCs w:val="24"/>
            <w:rPrChange w:id="3276" w:author="随遇而安 [2]" w:date="2024-12-23T17:03:45Z">
              <w:rPr>
                <w:rFonts w:ascii="宋体" w:hAnsi="宋体" w:eastAsia="宋体" w:cs="宋体"/>
                <w:spacing w:val="-2"/>
                <w:sz w:val="24"/>
                <w:szCs w:val="24"/>
              </w:rPr>
            </w:rPrChange>
          </w:rPr>
          <w:t>1.甲方应当在乙方进入约定范围作业前告之乙方本单位相关安全管理规章</w:t>
        </w:r>
      </w:ins>
      <w:ins w:id="3277" w:author="随遇而安 [2]" w:date="2025-01-07T15:32:16Z">
        <w:r>
          <w:rPr>
            <w:rFonts w:hint="eastAsia" w:ascii="宋体" w:hAnsi="宋体" w:eastAsia="宋体" w:cs="宋体"/>
            <w:spacing w:val="0"/>
            <w:sz w:val="24"/>
            <w:szCs w:val="24"/>
            <w:lang w:val="en-US" w:eastAsia="zh-CN"/>
          </w:rPr>
          <w:t>制度</w:t>
        </w:r>
      </w:ins>
      <w:ins w:id="3278" w:author="随遇而安 [2]" w:date="2024-12-23T17:01:51Z">
        <w:r>
          <w:rPr>
            <w:rFonts w:ascii="宋体" w:hAnsi="宋体" w:eastAsia="宋体" w:cs="宋体"/>
            <w:spacing w:val="0"/>
            <w:sz w:val="24"/>
            <w:szCs w:val="24"/>
            <w:rPrChange w:id="3279" w:author="随遇而安 [2]" w:date="2024-12-23T17:03:45Z">
              <w:rPr>
                <w:rFonts w:ascii="宋体" w:hAnsi="宋体" w:eastAsia="宋体" w:cs="宋体"/>
                <w:spacing w:val="-2"/>
                <w:sz w:val="24"/>
                <w:szCs w:val="24"/>
              </w:rPr>
            </w:rPrChange>
          </w:rPr>
          <w:t>。</w:t>
        </w:r>
      </w:ins>
    </w:p>
    <w:p w14:paraId="29965C10">
      <w:pPr>
        <w:spacing w:before="184" w:line="360" w:lineRule="auto"/>
        <w:ind w:left="521" w:right="432" w:firstLine="14"/>
        <w:rPr>
          <w:ins w:id="3281" w:author="随遇而安 [2]" w:date="2024-12-23T17:01:51Z"/>
          <w:rFonts w:ascii="宋体" w:hAnsi="宋体" w:eastAsia="宋体" w:cs="宋体"/>
          <w:sz w:val="24"/>
          <w:szCs w:val="24"/>
        </w:rPr>
        <w:pPrChange w:id="3280" w:author="随遇而安 [2]" w:date="2024-12-23T17:08:22Z">
          <w:pPr>
            <w:spacing w:before="184" w:line="346" w:lineRule="auto"/>
            <w:ind w:left="521" w:right="432" w:firstLine="14"/>
          </w:pPr>
        </w:pPrChange>
      </w:pPr>
      <w:ins w:id="3282" w:author="随遇而安 [2]" w:date="2024-12-23T17:01:51Z">
        <w:r>
          <w:rPr>
            <w:rFonts w:ascii="宋体" w:hAnsi="宋体" w:eastAsia="宋体" w:cs="宋体"/>
            <w:spacing w:val="0"/>
            <w:sz w:val="24"/>
            <w:szCs w:val="24"/>
            <w:rPrChange w:id="3283" w:author="随遇而安 [2]" w:date="2024-12-23T17:03:45Z">
              <w:rPr>
                <w:rFonts w:ascii="宋体" w:hAnsi="宋体" w:eastAsia="宋体" w:cs="宋体"/>
                <w:spacing w:val="-2"/>
                <w:sz w:val="24"/>
                <w:szCs w:val="24"/>
              </w:rPr>
            </w:rPrChange>
          </w:rPr>
          <w:t>2.甲方有权向乙方索取相关资质证书和文件，把好资质审核关。</w:t>
        </w:r>
      </w:ins>
    </w:p>
    <w:p w14:paraId="36801C62">
      <w:pPr>
        <w:spacing w:before="35" w:line="360" w:lineRule="auto"/>
        <w:ind w:left="40" w:right="204" w:firstLine="482"/>
        <w:rPr>
          <w:ins w:id="3285" w:author="随遇而安 [2]" w:date="2024-12-23T17:01:51Z"/>
          <w:rFonts w:ascii="宋体" w:hAnsi="宋体" w:eastAsia="宋体" w:cs="宋体"/>
          <w:sz w:val="24"/>
          <w:szCs w:val="24"/>
        </w:rPr>
        <w:pPrChange w:id="3284" w:author="随遇而安 [2]" w:date="2024-12-23T17:08:22Z">
          <w:pPr>
            <w:spacing w:before="35" w:line="347" w:lineRule="auto"/>
            <w:ind w:left="40" w:right="204" w:firstLine="482"/>
          </w:pPr>
        </w:pPrChange>
      </w:pPr>
      <w:ins w:id="3286" w:author="随遇而安 [2]" w:date="2024-12-23T17:01:51Z">
        <w:r>
          <w:rPr>
            <w:rFonts w:ascii="宋体" w:hAnsi="宋体" w:eastAsia="宋体" w:cs="宋体"/>
            <w:spacing w:val="0"/>
            <w:sz w:val="24"/>
            <w:szCs w:val="24"/>
            <w:rPrChange w:id="3287" w:author="随遇而安 [2]" w:date="2024-12-23T17:03:45Z">
              <w:rPr>
                <w:rFonts w:ascii="宋体" w:hAnsi="宋体" w:eastAsia="宋体" w:cs="宋体"/>
                <w:spacing w:val="-5"/>
                <w:sz w:val="24"/>
                <w:szCs w:val="24"/>
              </w:rPr>
            </w:rPrChange>
          </w:rPr>
          <w:t>3.甲方有权督促乙方遵守国家有关安全的法规、标准和企</w:t>
        </w:r>
        <w:bookmarkStart w:id="248" w:name="_GoBack"/>
        <w:bookmarkEnd w:id="248"/>
        <w:r>
          <w:rPr>
            <w:rFonts w:ascii="宋体" w:hAnsi="宋体" w:eastAsia="宋体" w:cs="宋体"/>
            <w:spacing w:val="0"/>
            <w:sz w:val="24"/>
            <w:szCs w:val="24"/>
            <w:rPrChange w:id="3287" w:author="随遇而安 [2]" w:date="2024-12-23T17:03:45Z">
              <w:rPr>
                <w:rFonts w:ascii="宋体" w:hAnsi="宋体" w:eastAsia="宋体" w:cs="宋体"/>
                <w:spacing w:val="-5"/>
                <w:sz w:val="24"/>
                <w:szCs w:val="24"/>
              </w:rPr>
            </w:rPrChange>
          </w:rPr>
          <w:t>业的规章制度， 有序开展</w:t>
        </w:r>
      </w:ins>
      <w:ins w:id="3288" w:author="随遇而安 [2]" w:date="2024-12-23T17:01:51Z">
        <w:r>
          <w:rPr>
            <w:rFonts w:ascii="宋体" w:hAnsi="宋体" w:eastAsia="宋体" w:cs="宋体"/>
            <w:spacing w:val="0"/>
            <w:sz w:val="24"/>
            <w:szCs w:val="24"/>
            <w:rPrChange w:id="3289" w:author="随遇而安 [2]" w:date="2024-12-23T17:03:45Z">
              <w:rPr>
                <w:rFonts w:ascii="宋体" w:hAnsi="宋体" w:eastAsia="宋体" w:cs="宋体"/>
                <w:spacing w:val="8"/>
                <w:sz w:val="24"/>
                <w:szCs w:val="24"/>
              </w:rPr>
            </w:rPrChange>
          </w:rPr>
          <w:t xml:space="preserve"> </w:t>
        </w:r>
      </w:ins>
      <w:ins w:id="3290" w:author="随遇而安 [2]" w:date="2024-12-23T17:01:51Z">
        <w:r>
          <w:rPr>
            <w:rFonts w:ascii="宋体" w:hAnsi="宋体" w:eastAsia="宋体" w:cs="宋体"/>
            <w:spacing w:val="0"/>
            <w:sz w:val="24"/>
            <w:szCs w:val="24"/>
            <w:rPrChange w:id="3291" w:author="随遇而安 [2]" w:date="2024-12-23T17:03:45Z">
              <w:rPr>
                <w:rFonts w:ascii="宋体" w:hAnsi="宋体" w:eastAsia="宋体" w:cs="宋体"/>
                <w:spacing w:val="-3"/>
                <w:sz w:val="24"/>
                <w:szCs w:val="24"/>
              </w:rPr>
            </w:rPrChange>
          </w:rPr>
          <w:t>生产作业。</w:t>
        </w:r>
      </w:ins>
    </w:p>
    <w:p w14:paraId="1C9EB5C8">
      <w:pPr>
        <w:spacing w:before="34" w:line="360" w:lineRule="auto"/>
        <w:ind w:left="40" w:right="204" w:firstLine="482"/>
        <w:rPr>
          <w:ins w:id="3293" w:author="随遇而安 [2]" w:date="2024-12-23T17:01:51Z"/>
          <w:rFonts w:ascii="宋体" w:hAnsi="宋体" w:eastAsia="宋体" w:cs="宋体"/>
          <w:sz w:val="24"/>
          <w:szCs w:val="24"/>
        </w:rPr>
        <w:pPrChange w:id="3292" w:author="随遇而安 [2]" w:date="2024-12-23T17:08:41Z">
          <w:pPr>
            <w:spacing w:before="103" w:line="347" w:lineRule="auto"/>
            <w:ind w:left="38" w:right="203"/>
          </w:pPr>
        </w:pPrChange>
      </w:pPr>
      <w:ins w:id="3294" w:author="随遇而安 [2]" w:date="2024-12-23T17:01:51Z">
        <w:r>
          <w:rPr>
            <w:rFonts w:ascii="宋体" w:hAnsi="宋体" w:eastAsia="宋体" w:cs="宋体"/>
            <w:spacing w:val="0"/>
            <w:sz w:val="24"/>
            <w:szCs w:val="24"/>
            <w:rPrChange w:id="3295" w:author="随遇而安 [2]" w:date="2024-12-23T17:08:41Z">
              <w:rPr>
                <w:rFonts w:ascii="宋体" w:hAnsi="宋体" w:eastAsia="宋体" w:cs="宋体"/>
                <w:spacing w:val="-5"/>
                <w:sz w:val="24"/>
                <w:szCs w:val="24"/>
              </w:rPr>
            </w:rPrChange>
          </w:rPr>
          <w:t>4.甲方有权对乙方安全防范措施的落实到位情况进行监督、检查， 发现事故隐患和</w:t>
        </w:r>
      </w:ins>
      <w:ins w:id="3296" w:author="随遇而安 [2]" w:date="2024-12-23T17:01:51Z">
        <w:r>
          <w:rPr>
            <w:rFonts w:ascii="宋体" w:hAnsi="宋体" w:eastAsia="宋体" w:cs="宋体"/>
            <w:spacing w:val="0"/>
            <w:sz w:val="24"/>
            <w:szCs w:val="24"/>
            <w:rPrChange w:id="3297" w:author="随遇而安 [2]" w:date="2024-12-23T17:08:41Z">
              <w:rPr>
                <w:rFonts w:ascii="宋体" w:hAnsi="宋体" w:eastAsia="宋体" w:cs="宋体"/>
                <w:spacing w:val="-6"/>
                <w:sz w:val="24"/>
                <w:szCs w:val="24"/>
              </w:rPr>
            </w:rPrChange>
          </w:rPr>
          <w:t>违章、冒险行为，</w:t>
        </w:r>
      </w:ins>
      <w:ins w:id="3298" w:author="随遇而安 [2]" w:date="2024-12-23T17:01:51Z">
        <w:r>
          <w:rPr>
            <w:rFonts w:ascii="宋体" w:hAnsi="宋体" w:eastAsia="宋体" w:cs="宋体"/>
            <w:spacing w:val="0"/>
            <w:sz w:val="24"/>
            <w:szCs w:val="24"/>
            <w:rPrChange w:id="3299" w:author="随遇而安 [2]" w:date="2024-12-23T17:08:41Z">
              <w:rPr>
                <w:rFonts w:ascii="宋体" w:hAnsi="宋体" w:eastAsia="宋体" w:cs="宋体"/>
                <w:spacing w:val="51"/>
                <w:sz w:val="24"/>
                <w:szCs w:val="24"/>
              </w:rPr>
            </w:rPrChange>
          </w:rPr>
          <w:t xml:space="preserve"> </w:t>
        </w:r>
      </w:ins>
      <w:ins w:id="3300" w:author="随遇而安 [2]" w:date="2024-12-23T17:01:51Z">
        <w:r>
          <w:rPr>
            <w:rFonts w:ascii="宋体" w:hAnsi="宋体" w:eastAsia="宋体" w:cs="宋体"/>
            <w:spacing w:val="0"/>
            <w:sz w:val="24"/>
            <w:szCs w:val="24"/>
            <w:rPrChange w:id="3301" w:author="随遇而安 [2]" w:date="2024-12-23T17:08:41Z">
              <w:rPr>
                <w:rFonts w:ascii="宋体" w:hAnsi="宋体" w:eastAsia="宋体" w:cs="宋体"/>
                <w:spacing w:val="-6"/>
                <w:sz w:val="24"/>
                <w:szCs w:val="24"/>
              </w:rPr>
            </w:rPrChange>
          </w:rPr>
          <w:t>有权制止和纠正。对管理混乱不服从甲方监督和协调的，甲方有权利</w:t>
        </w:r>
      </w:ins>
      <w:ins w:id="3302" w:author="随遇而安 [2]" w:date="2024-12-23T17:01:51Z">
        <w:r>
          <w:rPr>
            <w:rFonts w:ascii="宋体" w:hAnsi="宋体" w:eastAsia="宋体" w:cs="宋体"/>
            <w:sz w:val="24"/>
            <w:szCs w:val="24"/>
          </w:rPr>
          <w:t xml:space="preserve"> </w:t>
        </w:r>
      </w:ins>
      <w:ins w:id="3303" w:author="随遇而安 [2]" w:date="2024-12-23T17:01:51Z">
        <w:r>
          <w:rPr>
            <w:rFonts w:ascii="宋体" w:hAnsi="宋体" w:eastAsia="宋体" w:cs="宋体"/>
            <w:spacing w:val="0"/>
            <w:sz w:val="24"/>
            <w:szCs w:val="24"/>
            <w:rPrChange w:id="3304" w:author="随遇而安 [2]" w:date="2024-12-23T17:08:41Z">
              <w:rPr>
                <w:rFonts w:ascii="宋体" w:hAnsi="宋体" w:eastAsia="宋体" w:cs="宋体"/>
                <w:spacing w:val="-9"/>
                <w:sz w:val="24"/>
                <w:szCs w:val="24"/>
              </w:rPr>
            </w:rPrChange>
          </w:rPr>
          <w:t>停止其作业，</w:t>
        </w:r>
      </w:ins>
    </w:p>
    <w:p w14:paraId="1A88C21F">
      <w:pPr>
        <w:spacing w:before="34" w:line="360" w:lineRule="auto"/>
        <w:ind w:left="40" w:right="204" w:firstLine="482"/>
        <w:rPr>
          <w:ins w:id="3306" w:author="随遇而安 [2]" w:date="2024-12-23T17:01:51Z"/>
          <w:rFonts w:ascii="宋体" w:hAnsi="宋体" w:eastAsia="宋体" w:cs="宋体"/>
          <w:sz w:val="24"/>
          <w:szCs w:val="24"/>
        </w:rPr>
        <w:pPrChange w:id="3305" w:author="随遇而安 [2]" w:date="2024-12-23T17:08:22Z">
          <w:pPr>
            <w:spacing w:before="34" w:line="351" w:lineRule="auto"/>
            <w:ind w:left="40" w:right="204" w:firstLine="482"/>
          </w:pPr>
        </w:pPrChange>
      </w:pPr>
      <w:ins w:id="3307" w:author="随遇而安 [2]" w:date="2024-12-23T17:01:51Z">
        <w:r>
          <w:rPr>
            <w:rFonts w:ascii="宋体" w:hAnsi="宋体" w:eastAsia="宋体" w:cs="宋体"/>
            <w:spacing w:val="0"/>
            <w:sz w:val="24"/>
            <w:szCs w:val="24"/>
            <w:rPrChange w:id="3308" w:author="随遇而安 [2]" w:date="2024-12-23T17:03:45Z">
              <w:rPr>
                <w:rFonts w:ascii="宋体" w:hAnsi="宋体" w:eastAsia="宋体" w:cs="宋体"/>
                <w:spacing w:val="-6"/>
                <w:sz w:val="24"/>
                <w:szCs w:val="24"/>
              </w:rPr>
            </w:rPrChange>
          </w:rPr>
          <w:t>5.发生安全事故时，甲方应尽量协助救护</w:t>
        </w:r>
      </w:ins>
      <w:ins w:id="3309" w:author="随遇而安 [2]" w:date="2024-12-23T17:01:51Z">
        <w:r>
          <w:rPr>
            <w:rFonts w:ascii="宋体" w:hAnsi="宋体" w:eastAsia="宋体" w:cs="宋体"/>
            <w:spacing w:val="0"/>
            <w:sz w:val="24"/>
            <w:szCs w:val="24"/>
            <w:rPrChange w:id="3310" w:author="随遇而安 [2]" w:date="2024-12-23T17:03:45Z">
              <w:rPr>
                <w:rFonts w:ascii="宋体" w:hAnsi="宋体" w:eastAsia="宋体" w:cs="宋体"/>
                <w:spacing w:val="-7"/>
                <w:sz w:val="24"/>
                <w:szCs w:val="24"/>
              </w:rPr>
            </w:rPrChange>
          </w:rPr>
          <w:t>、保护事故现场、及时上报告，</w:t>
        </w:r>
      </w:ins>
      <w:ins w:id="3311" w:author="随遇而安 [2]" w:date="2024-12-23T17:01:51Z">
        <w:r>
          <w:rPr>
            <w:rFonts w:ascii="宋体" w:hAnsi="宋体" w:eastAsia="宋体" w:cs="宋体"/>
            <w:spacing w:val="0"/>
            <w:sz w:val="24"/>
            <w:szCs w:val="24"/>
            <w:rPrChange w:id="3312" w:author="随遇而安 [2]" w:date="2024-12-23T17:03:45Z">
              <w:rPr>
                <w:rFonts w:ascii="宋体" w:hAnsi="宋体" w:eastAsia="宋体" w:cs="宋体"/>
                <w:spacing w:val="56"/>
                <w:sz w:val="24"/>
                <w:szCs w:val="24"/>
              </w:rPr>
            </w:rPrChange>
          </w:rPr>
          <w:t xml:space="preserve"> </w:t>
        </w:r>
      </w:ins>
      <w:ins w:id="3313" w:author="随遇而安 [2]" w:date="2024-12-23T17:01:51Z">
        <w:r>
          <w:rPr>
            <w:rFonts w:ascii="宋体" w:hAnsi="宋体" w:eastAsia="宋体" w:cs="宋体"/>
            <w:spacing w:val="0"/>
            <w:sz w:val="24"/>
            <w:szCs w:val="24"/>
            <w:rPrChange w:id="3314" w:author="随遇而安 [2]" w:date="2024-12-23T17:03:45Z">
              <w:rPr>
                <w:rFonts w:ascii="宋体" w:hAnsi="宋体" w:eastAsia="宋体" w:cs="宋体"/>
                <w:spacing w:val="-7"/>
                <w:sz w:val="24"/>
                <w:szCs w:val="24"/>
              </w:rPr>
            </w:rPrChange>
          </w:rPr>
          <w:t>并有权开</w:t>
        </w:r>
      </w:ins>
      <w:ins w:id="3315" w:author="随遇而安 [2]" w:date="2024-12-23T17:01:51Z">
        <w:r>
          <w:rPr>
            <w:rFonts w:ascii="宋体" w:hAnsi="宋体" w:eastAsia="宋体" w:cs="宋体"/>
            <w:sz w:val="24"/>
            <w:szCs w:val="24"/>
          </w:rPr>
          <w:t xml:space="preserve"> </w:t>
        </w:r>
      </w:ins>
      <w:ins w:id="3316" w:author="随遇而安 [2]" w:date="2024-12-23T17:01:51Z">
        <w:r>
          <w:rPr>
            <w:rFonts w:ascii="宋体" w:hAnsi="宋体" w:eastAsia="宋体" w:cs="宋体"/>
            <w:spacing w:val="0"/>
            <w:sz w:val="24"/>
            <w:szCs w:val="24"/>
            <w:rPrChange w:id="3317" w:author="随遇而安 [2]" w:date="2024-12-23T17:03:45Z">
              <w:rPr>
                <w:rFonts w:ascii="宋体" w:hAnsi="宋体" w:eastAsia="宋体" w:cs="宋体"/>
                <w:spacing w:val="-2"/>
                <w:sz w:val="24"/>
                <w:szCs w:val="24"/>
              </w:rPr>
            </w:rPrChange>
          </w:rPr>
          <w:t>展或参加对事故的调查处理。事故调查结案后，甲乙双方根据事故调查处理结论承担各</w:t>
        </w:r>
      </w:ins>
      <w:ins w:id="3318" w:author="随遇而安 [2]" w:date="2024-12-23T17:01:51Z">
        <w:r>
          <w:rPr>
            <w:rFonts w:ascii="宋体" w:hAnsi="宋体" w:eastAsia="宋体" w:cs="宋体"/>
            <w:spacing w:val="0"/>
            <w:sz w:val="24"/>
            <w:szCs w:val="24"/>
            <w:rPrChange w:id="3319" w:author="随遇而安 [2]" w:date="2024-12-23T17:03:45Z">
              <w:rPr>
                <w:rFonts w:ascii="宋体" w:hAnsi="宋体" w:eastAsia="宋体" w:cs="宋体"/>
                <w:spacing w:val="16"/>
                <w:sz w:val="24"/>
                <w:szCs w:val="24"/>
              </w:rPr>
            </w:rPrChange>
          </w:rPr>
          <w:t xml:space="preserve"> </w:t>
        </w:r>
      </w:ins>
      <w:ins w:id="3320" w:author="随遇而安 [2]" w:date="2024-12-23T17:01:51Z">
        <w:r>
          <w:rPr>
            <w:rFonts w:ascii="宋体" w:hAnsi="宋体" w:eastAsia="宋体" w:cs="宋体"/>
            <w:spacing w:val="0"/>
            <w:sz w:val="24"/>
            <w:szCs w:val="24"/>
            <w:rPrChange w:id="3321" w:author="随遇而安 [2]" w:date="2024-12-23T17:03:45Z">
              <w:rPr>
                <w:rFonts w:ascii="宋体" w:hAnsi="宋体" w:eastAsia="宋体" w:cs="宋体"/>
                <w:spacing w:val="-7"/>
                <w:sz w:val="24"/>
                <w:szCs w:val="24"/>
              </w:rPr>
            </w:rPrChange>
          </w:rPr>
          <w:t>自相应责任。</w:t>
        </w:r>
      </w:ins>
    </w:p>
    <w:p w14:paraId="14C023FC">
      <w:pPr>
        <w:spacing w:before="34" w:line="360" w:lineRule="auto"/>
        <w:ind w:left="524"/>
        <w:rPr>
          <w:ins w:id="3323" w:author="随遇而安 [2]" w:date="2024-12-23T17:01:51Z"/>
          <w:rFonts w:ascii="宋体" w:hAnsi="宋体" w:eastAsia="宋体" w:cs="宋体"/>
          <w:sz w:val="24"/>
          <w:szCs w:val="24"/>
        </w:rPr>
        <w:pPrChange w:id="3322" w:author="随遇而安 [2]" w:date="2024-12-23T17:08:22Z">
          <w:pPr>
            <w:spacing w:before="34" w:line="220" w:lineRule="auto"/>
            <w:ind w:left="524"/>
          </w:pPr>
        </w:pPrChange>
      </w:pPr>
      <w:ins w:id="3324" w:author="随遇而安 [2]" w:date="2024-12-23T17:01:51Z">
        <w:r>
          <w:rPr>
            <w:rFonts w:ascii="宋体" w:hAnsi="宋体" w:eastAsia="宋体" w:cs="宋体"/>
            <w:spacing w:val="0"/>
            <w:sz w:val="24"/>
            <w:szCs w:val="24"/>
            <w:rPrChange w:id="3325" w:author="随遇而安 [2]" w:date="2024-12-23T17:03:45Z">
              <w:rPr>
                <w:rFonts w:ascii="宋体" w:hAnsi="宋体" w:eastAsia="宋体" w:cs="宋体"/>
                <w:spacing w:val="-2"/>
                <w:sz w:val="24"/>
                <w:szCs w:val="24"/>
              </w:rPr>
            </w:rPrChange>
          </w:rPr>
          <w:t>（二）乙方的权利和义务</w:t>
        </w:r>
      </w:ins>
    </w:p>
    <w:p w14:paraId="043FEAED">
      <w:pPr>
        <w:spacing w:before="181" w:line="360" w:lineRule="auto"/>
        <w:ind w:left="42" w:right="205" w:firstLine="492"/>
        <w:rPr>
          <w:ins w:id="3327" w:author="随遇而安 [2]" w:date="2024-12-23T17:01:51Z"/>
          <w:rFonts w:ascii="宋体" w:hAnsi="宋体" w:eastAsia="宋体" w:cs="宋体"/>
          <w:sz w:val="24"/>
          <w:szCs w:val="24"/>
        </w:rPr>
        <w:pPrChange w:id="3326" w:author="随遇而安 [2]" w:date="2024-12-23T17:08:22Z">
          <w:pPr>
            <w:spacing w:before="181" w:line="347" w:lineRule="auto"/>
            <w:ind w:left="42" w:right="205" w:firstLine="492"/>
          </w:pPr>
        </w:pPrChange>
      </w:pPr>
      <w:ins w:id="3328" w:author="随遇而安 [2]" w:date="2024-12-23T17:01:51Z">
        <w:r>
          <w:rPr>
            <w:rFonts w:ascii="宋体" w:hAnsi="宋体" w:eastAsia="宋体" w:cs="宋体"/>
            <w:spacing w:val="0"/>
            <w:sz w:val="24"/>
            <w:szCs w:val="24"/>
            <w:rPrChange w:id="3329" w:author="随遇而安 [2]" w:date="2024-12-23T17:03:45Z">
              <w:rPr>
                <w:rFonts w:ascii="宋体" w:hAnsi="宋体" w:eastAsia="宋体" w:cs="宋体"/>
                <w:spacing w:val="-2"/>
                <w:sz w:val="24"/>
                <w:szCs w:val="24"/>
              </w:rPr>
            </w:rPrChange>
          </w:rPr>
          <w:t>1.乙方严禁将合同所规定的业务再次分包，否则所发生安全事故，由乙方承</w:t>
        </w:r>
      </w:ins>
      <w:ins w:id="3330" w:author="随遇而安 [2]" w:date="2024-12-23T17:01:51Z">
        <w:r>
          <w:rPr>
            <w:rFonts w:ascii="宋体" w:hAnsi="宋体" w:eastAsia="宋体" w:cs="宋体"/>
            <w:spacing w:val="0"/>
            <w:sz w:val="24"/>
            <w:szCs w:val="24"/>
            <w:rPrChange w:id="3331" w:author="随遇而安 [2]" w:date="2024-12-23T17:03:45Z">
              <w:rPr>
                <w:rFonts w:ascii="宋体" w:hAnsi="宋体" w:eastAsia="宋体" w:cs="宋体"/>
                <w:spacing w:val="-3"/>
                <w:sz w:val="24"/>
                <w:szCs w:val="24"/>
              </w:rPr>
            </w:rPrChange>
          </w:rPr>
          <w:t>担全部</w:t>
        </w:r>
      </w:ins>
      <w:ins w:id="3332" w:author="随遇而安 [2]" w:date="2024-12-23T17:01:51Z">
        <w:r>
          <w:rPr>
            <w:rFonts w:ascii="宋体" w:hAnsi="宋体" w:eastAsia="宋体" w:cs="宋体"/>
            <w:sz w:val="24"/>
            <w:szCs w:val="24"/>
          </w:rPr>
          <w:t xml:space="preserve"> </w:t>
        </w:r>
      </w:ins>
      <w:ins w:id="3333" w:author="随遇而安 [2]" w:date="2024-12-23T17:01:51Z">
        <w:r>
          <w:rPr>
            <w:rFonts w:ascii="宋体" w:hAnsi="宋体" w:eastAsia="宋体" w:cs="宋体"/>
            <w:spacing w:val="0"/>
            <w:sz w:val="24"/>
            <w:szCs w:val="24"/>
            <w:rPrChange w:id="3334" w:author="随遇而安 [2]" w:date="2024-12-23T17:03:45Z">
              <w:rPr>
                <w:rFonts w:ascii="宋体" w:hAnsi="宋体" w:eastAsia="宋体" w:cs="宋体"/>
                <w:spacing w:val="-3"/>
                <w:sz w:val="24"/>
                <w:szCs w:val="24"/>
              </w:rPr>
            </w:rPrChange>
          </w:rPr>
          <w:t>安全生产责任，且甲方有权单方面终止合同。</w:t>
        </w:r>
      </w:ins>
    </w:p>
    <w:p w14:paraId="1FC82472">
      <w:pPr>
        <w:spacing w:before="34" w:line="360" w:lineRule="auto"/>
        <w:ind w:left="38" w:right="204" w:firstLine="482"/>
        <w:rPr>
          <w:ins w:id="3336" w:author="随遇而安 [2]" w:date="2024-12-23T17:01:51Z"/>
          <w:rFonts w:ascii="宋体" w:hAnsi="宋体" w:eastAsia="宋体" w:cs="宋体"/>
          <w:sz w:val="24"/>
          <w:szCs w:val="24"/>
        </w:rPr>
        <w:pPrChange w:id="3335" w:author="随遇而安 [2]" w:date="2024-12-23T17:08:22Z">
          <w:pPr>
            <w:spacing w:before="34" w:line="351" w:lineRule="auto"/>
            <w:ind w:left="38" w:right="204" w:firstLine="482"/>
          </w:pPr>
        </w:pPrChange>
      </w:pPr>
      <w:ins w:id="3337" w:author="随遇而安 [2]" w:date="2024-12-23T17:01:51Z">
        <w:r>
          <w:rPr>
            <w:rFonts w:ascii="宋体" w:hAnsi="宋体" w:eastAsia="宋体" w:cs="宋体"/>
            <w:spacing w:val="0"/>
            <w:sz w:val="24"/>
            <w:szCs w:val="24"/>
            <w:rPrChange w:id="3338" w:author="随遇而安 [2]" w:date="2024-12-23T17:03:45Z">
              <w:rPr>
                <w:rFonts w:ascii="宋体" w:hAnsi="宋体" w:eastAsia="宋体" w:cs="宋体"/>
                <w:spacing w:val="-2"/>
                <w:sz w:val="24"/>
                <w:szCs w:val="24"/>
              </w:rPr>
            </w:rPrChange>
          </w:rPr>
          <w:t>2.乙方应当如实向甲方提供其作业人员情况，如安全管理人员、特种作业人员、特</w:t>
        </w:r>
      </w:ins>
      <w:ins w:id="3339" w:author="随遇而安 [2]" w:date="2024-12-23T17:01:51Z">
        <w:r>
          <w:rPr>
            <w:rFonts w:ascii="宋体" w:hAnsi="宋体" w:eastAsia="宋体" w:cs="宋体"/>
            <w:spacing w:val="0"/>
            <w:sz w:val="24"/>
            <w:szCs w:val="24"/>
            <w:rPrChange w:id="3340" w:author="随遇而安 [2]" w:date="2024-12-23T17:03:45Z">
              <w:rPr>
                <w:rFonts w:ascii="宋体" w:hAnsi="宋体" w:eastAsia="宋体" w:cs="宋体"/>
                <w:spacing w:val="12"/>
                <w:sz w:val="24"/>
                <w:szCs w:val="24"/>
              </w:rPr>
            </w:rPrChange>
          </w:rPr>
          <w:t xml:space="preserve"> </w:t>
        </w:r>
      </w:ins>
      <w:ins w:id="3341" w:author="随遇而安 [2]" w:date="2024-12-23T17:01:51Z">
        <w:r>
          <w:rPr>
            <w:rFonts w:ascii="宋体" w:hAnsi="宋体" w:eastAsia="宋体" w:cs="宋体"/>
            <w:spacing w:val="0"/>
            <w:sz w:val="24"/>
            <w:szCs w:val="24"/>
            <w:rPrChange w:id="3342" w:author="随遇而安 [2]" w:date="2024-12-23T17:03:45Z">
              <w:rPr>
                <w:rFonts w:ascii="宋体" w:hAnsi="宋体" w:eastAsia="宋体" w:cs="宋体"/>
                <w:spacing w:val="-2"/>
                <w:sz w:val="24"/>
                <w:szCs w:val="24"/>
              </w:rPr>
            </w:rPrChange>
          </w:rPr>
          <w:t>种设备操作人员、消防设施操作人员的姓名、性别、年龄、文化程度、所在岗位和资格</w:t>
        </w:r>
      </w:ins>
      <w:ins w:id="3343" w:author="随遇而安 [2]" w:date="2024-12-23T17:01:51Z">
        <w:r>
          <w:rPr>
            <w:rFonts w:ascii="宋体" w:hAnsi="宋体" w:eastAsia="宋体" w:cs="宋体"/>
            <w:spacing w:val="0"/>
            <w:sz w:val="24"/>
            <w:szCs w:val="24"/>
            <w:rPrChange w:id="3344" w:author="随遇而安 [2]" w:date="2024-12-23T17:03:45Z">
              <w:rPr>
                <w:rFonts w:ascii="宋体" w:hAnsi="宋体" w:eastAsia="宋体" w:cs="宋体"/>
                <w:spacing w:val="18"/>
                <w:sz w:val="24"/>
                <w:szCs w:val="24"/>
              </w:rPr>
            </w:rPrChange>
          </w:rPr>
          <w:t xml:space="preserve"> </w:t>
        </w:r>
      </w:ins>
      <w:ins w:id="3345" w:author="随遇而安 [2]" w:date="2024-12-23T17:01:51Z">
        <w:r>
          <w:rPr>
            <w:rFonts w:ascii="宋体" w:hAnsi="宋体" w:eastAsia="宋体" w:cs="宋体"/>
            <w:spacing w:val="0"/>
            <w:sz w:val="24"/>
            <w:szCs w:val="24"/>
            <w:rPrChange w:id="3346" w:author="随遇而安 [2]" w:date="2024-12-23T17:03:45Z">
              <w:rPr>
                <w:rFonts w:ascii="宋体" w:hAnsi="宋体" w:eastAsia="宋体" w:cs="宋体"/>
                <w:spacing w:val="-10"/>
                <w:sz w:val="24"/>
                <w:szCs w:val="24"/>
              </w:rPr>
            </w:rPrChange>
          </w:rPr>
          <w:t>证书。</w:t>
        </w:r>
      </w:ins>
    </w:p>
    <w:p w14:paraId="5BC5DC08">
      <w:pPr>
        <w:spacing w:before="35" w:line="360" w:lineRule="auto"/>
        <w:ind w:left="40" w:right="205" w:firstLine="482"/>
        <w:rPr>
          <w:ins w:id="3348" w:author="随遇而安 [2]" w:date="2024-12-23T17:01:51Z"/>
          <w:rFonts w:ascii="宋体" w:hAnsi="宋体" w:eastAsia="宋体" w:cs="宋体"/>
          <w:sz w:val="24"/>
          <w:szCs w:val="24"/>
        </w:rPr>
        <w:pPrChange w:id="3347" w:author="随遇而安 [2]" w:date="2024-12-23T17:08:22Z">
          <w:pPr>
            <w:spacing w:before="35" w:line="347" w:lineRule="auto"/>
            <w:ind w:left="40" w:right="205" w:firstLine="482"/>
          </w:pPr>
        </w:pPrChange>
      </w:pPr>
      <w:ins w:id="3349" w:author="随遇而安 [2]" w:date="2024-12-23T17:01:51Z">
        <w:r>
          <w:rPr>
            <w:rFonts w:ascii="宋体" w:hAnsi="宋体" w:eastAsia="宋体" w:cs="宋体"/>
            <w:spacing w:val="0"/>
            <w:sz w:val="24"/>
            <w:szCs w:val="24"/>
            <w:rPrChange w:id="3350" w:author="随遇而安 [2]" w:date="2024-12-23T17:03:45Z">
              <w:rPr>
                <w:rFonts w:ascii="宋体" w:hAnsi="宋体" w:eastAsia="宋体" w:cs="宋体"/>
                <w:spacing w:val="-2"/>
                <w:sz w:val="24"/>
                <w:szCs w:val="24"/>
              </w:rPr>
            </w:rPrChange>
          </w:rPr>
          <w:t>3.乙方应当建立健全本单位安全管理的规章制度和安全操作规程，并提供给甲方备</w:t>
        </w:r>
      </w:ins>
      <w:ins w:id="3351" w:author="随遇而安 [2]" w:date="2024-12-23T17:01:51Z">
        <w:r>
          <w:rPr>
            <w:rFonts w:ascii="宋体" w:hAnsi="宋体" w:eastAsia="宋体" w:cs="宋体"/>
            <w:spacing w:val="0"/>
            <w:sz w:val="24"/>
            <w:szCs w:val="24"/>
            <w:rPrChange w:id="3352" w:author="随遇而安 [2]" w:date="2024-12-23T17:03:45Z">
              <w:rPr>
                <w:rFonts w:ascii="宋体" w:hAnsi="宋体" w:eastAsia="宋体" w:cs="宋体"/>
                <w:spacing w:val="10"/>
                <w:sz w:val="24"/>
                <w:szCs w:val="24"/>
              </w:rPr>
            </w:rPrChange>
          </w:rPr>
          <w:t xml:space="preserve"> </w:t>
        </w:r>
      </w:ins>
      <w:ins w:id="3353" w:author="随遇而安 [2]" w:date="2024-12-23T17:01:51Z">
        <w:r>
          <w:rPr>
            <w:rFonts w:ascii="宋体" w:hAnsi="宋体" w:eastAsia="宋体" w:cs="宋体"/>
            <w:spacing w:val="0"/>
            <w:sz w:val="24"/>
            <w:szCs w:val="24"/>
            <w:rPrChange w:id="3354" w:author="随遇而安 [2]" w:date="2024-12-23T17:03:45Z">
              <w:rPr>
                <w:rFonts w:ascii="宋体" w:hAnsi="宋体" w:eastAsia="宋体" w:cs="宋体"/>
                <w:spacing w:val="-12"/>
                <w:sz w:val="24"/>
                <w:szCs w:val="24"/>
              </w:rPr>
            </w:rPrChange>
          </w:rPr>
          <w:t>案。</w:t>
        </w:r>
      </w:ins>
    </w:p>
    <w:p w14:paraId="71B4D710">
      <w:pPr>
        <w:spacing w:before="33" w:line="360" w:lineRule="auto"/>
        <w:ind w:left="41" w:right="203" w:firstLine="476"/>
        <w:rPr>
          <w:ins w:id="3356" w:author="随遇而安 [2]" w:date="2024-12-23T17:01:51Z"/>
          <w:rFonts w:ascii="宋体" w:hAnsi="宋体" w:eastAsia="宋体" w:cs="宋体"/>
          <w:sz w:val="24"/>
          <w:szCs w:val="24"/>
        </w:rPr>
        <w:pPrChange w:id="3355" w:author="随遇而安 [2]" w:date="2024-12-23T17:08:22Z">
          <w:pPr>
            <w:spacing w:before="33" w:line="347" w:lineRule="auto"/>
            <w:ind w:left="41" w:right="203" w:firstLine="476"/>
          </w:pPr>
        </w:pPrChange>
      </w:pPr>
      <w:ins w:id="3357" w:author="随遇而安 [2]" w:date="2024-12-23T17:01:51Z">
        <w:r>
          <w:rPr>
            <w:rFonts w:ascii="宋体" w:hAnsi="宋体" w:eastAsia="宋体" w:cs="宋体"/>
            <w:spacing w:val="0"/>
            <w:sz w:val="24"/>
            <w:szCs w:val="24"/>
            <w:rPrChange w:id="3358" w:author="随遇而安 [2]" w:date="2024-12-23T17:03:45Z">
              <w:rPr>
                <w:rFonts w:ascii="宋体" w:hAnsi="宋体" w:eastAsia="宋体" w:cs="宋体"/>
                <w:spacing w:val="-2"/>
                <w:sz w:val="24"/>
                <w:szCs w:val="24"/>
              </w:rPr>
            </w:rPrChange>
          </w:rPr>
          <w:t>4.乙方应当按照相关法律、法规、规章和标准对本单位新员工进行岗前安全教育培</w:t>
        </w:r>
      </w:ins>
      <w:ins w:id="3359" w:author="随遇而安 [2]" w:date="2024-12-23T17:01:51Z">
        <w:r>
          <w:rPr>
            <w:rFonts w:ascii="宋体" w:hAnsi="宋体" w:eastAsia="宋体" w:cs="宋体"/>
            <w:spacing w:val="0"/>
            <w:sz w:val="24"/>
            <w:szCs w:val="24"/>
            <w:rPrChange w:id="3360" w:author="随遇而安 [2]" w:date="2024-12-23T17:03:45Z">
              <w:rPr>
                <w:rFonts w:ascii="宋体" w:hAnsi="宋体" w:eastAsia="宋体" w:cs="宋体"/>
                <w:spacing w:val="18"/>
                <w:sz w:val="24"/>
                <w:szCs w:val="24"/>
              </w:rPr>
            </w:rPrChange>
          </w:rPr>
          <w:t xml:space="preserve"> </w:t>
        </w:r>
      </w:ins>
      <w:ins w:id="3361" w:author="随遇而安 [2]" w:date="2024-12-23T17:01:51Z">
        <w:r>
          <w:rPr>
            <w:rFonts w:ascii="宋体" w:hAnsi="宋体" w:eastAsia="宋体" w:cs="宋体"/>
            <w:spacing w:val="0"/>
            <w:sz w:val="24"/>
            <w:szCs w:val="24"/>
            <w:rPrChange w:id="3362" w:author="随遇而安 [2]" w:date="2024-12-23T17:03:45Z">
              <w:rPr>
                <w:rFonts w:ascii="宋体" w:hAnsi="宋体" w:eastAsia="宋体" w:cs="宋体"/>
                <w:spacing w:val="-2"/>
                <w:sz w:val="24"/>
                <w:szCs w:val="24"/>
              </w:rPr>
            </w:rPrChange>
          </w:rPr>
          <w:t>训，保证从业人员掌握必需的安全生产知识、操作技能和应急逃生知识。</w:t>
        </w:r>
      </w:ins>
    </w:p>
    <w:p w14:paraId="792C3B29">
      <w:pPr>
        <w:spacing w:before="34" w:line="360" w:lineRule="auto"/>
        <w:ind w:left="520" w:firstLine="2"/>
        <w:rPr>
          <w:ins w:id="3364" w:author="随遇而安 [2]" w:date="2025-01-07T15:26:27Z"/>
          <w:rFonts w:ascii="宋体" w:hAnsi="宋体" w:eastAsia="宋体" w:cs="宋体"/>
          <w:spacing w:val="0"/>
          <w:sz w:val="24"/>
          <w:szCs w:val="24"/>
        </w:rPr>
        <w:pPrChange w:id="3363" w:author="随遇而安 [2]" w:date="2024-12-23T17:08:22Z">
          <w:pPr>
            <w:spacing w:before="34" w:line="347" w:lineRule="auto"/>
            <w:ind w:left="520" w:firstLine="2"/>
          </w:pPr>
        </w:pPrChange>
      </w:pPr>
      <w:ins w:id="3365" w:author="随遇而安 [2]" w:date="2024-12-23T17:01:51Z">
        <w:r>
          <w:rPr>
            <w:rFonts w:ascii="宋体" w:hAnsi="宋体" w:eastAsia="宋体" w:cs="宋体"/>
            <w:spacing w:val="0"/>
            <w:sz w:val="24"/>
            <w:szCs w:val="24"/>
            <w:rPrChange w:id="3366" w:author="随遇而安 [2]" w:date="2024-12-23T17:03:45Z">
              <w:rPr>
                <w:rFonts w:ascii="宋体" w:hAnsi="宋体" w:eastAsia="宋体" w:cs="宋体"/>
                <w:spacing w:val="-3"/>
                <w:sz w:val="24"/>
                <w:szCs w:val="24"/>
              </w:rPr>
            </w:rPrChange>
          </w:rPr>
          <w:t>5.乙方应为作业人员配备符合国家劳动安全标准的个人劳动防护用品，并监督使用。</w:t>
        </w:r>
      </w:ins>
    </w:p>
    <w:p w14:paraId="3D030AEE">
      <w:pPr>
        <w:spacing w:before="34" w:line="360" w:lineRule="auto"/>
        <w:ind w:left="520" w:firstLine="2"/>
        <w:rPr>
          <w:ins w:id="3368" w:author="随遇而安 [2]" w:date="2024-12-23T17:01:51Z"/>
          <w:rFonts w:ascii="宋体" w:hAnsi="宋体" w:eastAsia="宋体" w:cs="宋体"/>
          <w:sz w:val="24"/>
          <w:szCs w:val="24"/>
        </w:rPr>
        <w:pPrChange w:id="3367" w:author="随遇而安 [2]" w:date="2024-12-23T17:08:22Z">
          <w:pPr>
            <w:spacing w:before="34" w:line="347" w:lineRule="auto"/>
            <w:ind w:left="520" w:firstLine="2"/>
          </w:pPr>
        </w:pPrChange>
      </w:pPr>
      <w:ins w:id="3369" w:author="随遇而安 [2]" w:date="2024-12-23T17:01:51Z">
        <w:r>
          <w:rPr>
            <w:rFonts w:ascii="宋体" w:hAnsi="宋体" w:eastAsia="宋体" w:cs="宋体"/>
            <w:spacing w:val="0"/>
            <w:sz w:val="24"/>
            <w:szCs w:val="24"/>
            <w:rPrChange w:id="3370" w:author="随遇而安 [2]" w:date="2024-12-23T17:03:45Z">
              <w:rPr>
                <w:rFonts w:ascii="宋体" w:hAnsi="宋体" w:eastAsia="宋体" w:cs="宋体"/>
                <w:spacing w:val="-1"/>
                <w:sz w:val="24"/>
                <w:szCs w:val="24"/>
              </w:rPr>
            </w:rPrChange>
          </w:rPr>
          <w:t>6.乙方从事有限空间等危险作业时，应按照国家有关</w:t>
        </w:r>
      </w:ins>
      <w:ins w:id="3371" w:author="随遇而安 [2]" w:date="2024-12-23T17:01:51Z">
        <w:r>
          <w:rPr>
            <w:rFonts w:ascii="宋体" w:hAnsi="宋体" w:eastAsia="宋体" w:cs="宋体"/>
            <w:spacing w:val="0"/>
            <w:sz w:val="24"/>
            <w:szCs w:val="24"/>
            <w:rPrChange w:id="3372" w:author="随遇而安 [2]" w:date="2024-12-23T17:03:45Z">
              <w:rPr>
                <w:rFonts w:ascii="宋体" w:hAnsi="宋体" w:eastAsia="宋体" w:cs="宋体"/>
                <w:spacing w:val="-2"/>
                <w:sz w:val="24"/>
                <w:szCs w:val="24"/>
              </w:rPr>
            </w:rPrChange>
          </w:rPr>
          <w:t>规定履行作业审批程序。</w:t>
        </w:r>
      </w:ins>
    </w:p>
    <w:p w14:paraId="4F975B00">
      <w:pPr>
        <w:spacing w:before="33" w:line="360" w:lineRule="auto"/>
        <w:ind w:left="37" w:right="204" w:firstLine="486"/>
        <w:jc w:val="both"/>
        <w:rPr>
          <w:ins w:id="3374" w:author="随遇而安 [2]" w:date="2024-12-23T17:01:51Z"/>
          <w:rFonts w:ascii="宋体" w:hAnsi="宋体" w:eastAsia="宋体" w:cs="宋体"/>
          <w:sz w:val="24"/>
          <w:szCs w:val="24"/>
        </w:rPr>
        <w:pPrChange w:id="3373" w:author="随遇而安 [2]" w:date="2024-12-23T17:08:22Z">
          <w:pPr>
            <w:spacing w:before="33" w:line="351" w:lineRule="auto"/>
            <w:ind w:left="37" w:right="204" w:firstLine="486"/>
            <w:jc w:val="both"/>
          </w:pPr>
        </w:pPrChange>
      </w:pPr>
      <w:ins w:id="3375" w:author="随遇而安 [2]" w:date="2024-12-23T17:01:51Z">
        <w:r>
          <w:rPr>
            <w:rFonts w:ascii="宋体" w:hAnsi="宋体" w:eastAsia="宋体" w:cs="宋体"/>
            <w:spacing w:val="0"/>
            <w:sz w:val="24"/>
            <w:szCs w:val="24"/>
            <w:rPrChange w:id="3376" w:author="随遇而安 [2]" w:date="2024-12-23T17:03:45Z">
              <w:rPr>
                <w:rFonts w:ascii="宋体" w:hAnsi="宋体" w:eastAsia="宋体" w:cs="宋体"/>
                <w:spacing w:val="-2"/>
                <w:sz w:val="24"/>
                <w:szCs w:val="24"/>
              </w:rPr>
            </w:rPrChange>
          </w:rPr>
          <w:t>7.乙方应当排查并及时治理作业场所内的事故隐患，建立台账，做好相关记录，并</w:t>
        </w:r>
      </w:ins>
      <w:ins w:id="3377" w:author="随遇而安 [2]" w:date="2024-12-23T17:01:51Z">
        <w:r>
          <w:rPr>
            <w:rFonts w:ascii="宋体" w:hAnsi="宋体" w:eastAsia="宋体" w:cs="宋体"/>
            <w:spacing w:val="0"/>
            <w:sz w:val="24"/>
            <w:szCs w:val="24"/>
            <w:rPrChange w:id="3378" w:author="随遇而安 [2]" w:date="2024-12-23T17:03:45Z">
              <w:rPr>
                <w:rFonts w:ascii="宋体" w:hAnsi="宋体" w:eastAsia="宋体" w:cs="宋体"/>
                <w:spacing w:val="10"/>
                <w:sz w:val="24"/>
                <w:szCs w:val="24"/>
              </w:rPr>
            </w:rPrChange>
          </w:rPr>
          <w:t xml:space="preserve"> </w:t>
        </w:r>
      </w:ins>
      <w:ins w:id="3379" w:author="随遇而安 [2]" w:date="2024-12-23T17:01:51Z">
        <w:r>
          <w:rPr>
            <w:rFonts w:ascii="宋体" w:hAnsi="宋体" w:eastAsia="宋体" w:cs="宋体"/>
            <w:spacing w:val="0"/>
            <w:sz w:val="24"/>
            <w:szCs w:val="24"/>
            <w:rPrChange w:id="3380" w:author="随遇而安 [2]" w:date="2024-12-23T17:03:45Z">
              <w:rPr>
                <w:rFonts w:ascii="宋体" w:hAnsi="宋体" w:eastAsia="宋体" w:cs="宋体"/>
                <w:spacing w:val="-2"/>
                <w:sz w:val="24"/>
                <w:szCs w:val="24"/>
              </w:rPr>
            </w:rPrChange>
          </w:rPr>
          <w:t>及时向甲方报告；在作业范围内发现重大事故隐患后不能立即治理的，应当采取必要的</w:t>
        </w:r>
      </w:ins>
      <w:ins w:id="3381" w:author="随遇而安 [2]" w:date="2024-12-23T17:01:51Z">
        <w:r>
          <w:rPr>
            <w:rFonts w:ascii="宋体" w:hAnsi="宋体" w:eastAsia="宋体" w:cs="宋体"/>
            <w:spacing w:val="0"/>
            <w:sz w:val="24"/>
            <w:szCs w:val="24"/>
            <w:rPrChange w:id="3382" w:author="随遇而安 [2]" w:date="2024-12-23T17:03:45Z">
              <w:rPr>
                <w:rFonts w:ascii="宋体" w:hAnsi="宋体" w:eastAsia="宋体" w:cs="宋体"/>
                <w:spacing w:val="18"/>
                <w:sz w:val="24"/>
                <w:szCs w:val="24"/>
              </w:rPr>
            </w:rPrChange>
          </w:rPr>
          <w:t xml:space="preserve"> </w:t>
        </w:r>
      </w:ins>
      <w:ins w:id="3383" w:author="随遇而安 [2]" w:date="2024-12-23T17:01:51Z">
        <w:r>
          <w:rPr>
            <w:rFonts w:ascii="宋体" w:hAnsi="宋体" w:eastAsia="宋体" w:cs="宋体"/>
            <w:spacing w:val="0"/>
            <w:sz w:val="24"/>
            <w:szCs w:val="24"/>
            <w:rPrChange w:id="3384" w:author="随遇而安 [2]" w:date="2024-12-23T17:03:45Z">
              <w:rPr>
                <w:rFonts w:ascii="宋体" w:hAnsi="宋体" w:eastAsia="宋体" w:cs="宋体"/>
                <w:spacing w:val="-2"/>
                <w:sz w:val="24"/>
                <w:szCs w:val="24"/>
              </w:rPr>
            </w:rPrChange>
          </w:rPr>
          <w:t>防范措施，并及时书面报告甲方协商解决，消除事故隐患。</w:t>
        </w:r>
      </w:ins>
    </w:p>
    <w:p w14:paraId="42233ACC">
      <w:pPr>
        <w:spacing w:before="38" w:line="360" w:lineRule="auto"/>
        <w:ind w:left="39" w:right="204" w:firstLine="480"/>
        <w:rPr>
          <w:ins w:id="3386" w:author="随遇而安 [2]" w:date="2024-12-23T17:01:51Z"/>
          <w:rFonts w:ascii="宋体" w:hAnsi="宋体" w:eastAsia="宋体" w:cs="宋体"/>
          <w:sz w:val="24"/>
          <w:szCs w:val="24"/>
        </w:rPr>
        <w:pPrChange w:id="3385" w:author="随遇而安 [2]" w:date="2024-12-23T17:08:22Z">
          <w:pPr>
            <w:spacing w:before="38" w:line="346" w:lineRule="auto"/>
            <w:ind w:left="39" w:right="204" w:firstLine="480"/>
          </w:pPr>
        </w:pPrChange>
      </w:pPr>
      <w:ins w:id="3387" w:author="随遇而安 [2]" w:date="2024-12-23T17:01:51Z">
        <w:r>
          <w:rPr>
            <w:rFonts w:ascii="宋体" w:hAnsi="宋体" w:eastAsia="宋体" w:cs="宋体"/>
            <w:spacing w:val="0"/>
            <w:sz w:val="24"/>
            <w:szCs w:val="24"/>
            <w:rPrChange w:id="3388" w:author="随遇而安 [2]" w:date="2024-12-23T17:03:45Z">
              <w:rPr>
                <w:rFonts w:ascii="宋体" w:hAnsi="宋体" w:eastAsia="宋体" w:cs="宋体"/>
                <w:spacing w:val="-2"/>
                <w:sz w:val="24"/>
                <w:szCs w:val="24"/>
              </w:rPr>
            </w:rPrChange>
          </w:rPr>
          <w:t>8.乙方负责作业范围内的作业安全管理，加强作业现场的日常安全检查，落实各项</w:t>
        </w:r>
      </w:ins>
      <w:ins w:id="3389" w:author="随遇而安 [2]" w:date="2024-12-23T17:01:51Z">
        <w:r>
          <w:rPr>
            <w:rFonts w:ascii="宋体" w:hAnsi="宋体" w:eastAsia="宋体" w:cs="宋体"/>
            <w:spacing w:val="0"/>
            <w:sz w:val="24"/>
            <w:szCs w:val="24"/>
            <w:rPrChange w:id="3390" w:author="随遇而安 [2]" w:date="2024-12-23T17:03:45Z">
              <w:rPr>
                <w:rFonts w:ascii="宋体" w:hAnsi="宋体" w:eastAsia="宋体" w:cs="宋体"/>
                <w:spacing w:val="15"/>
                <w:sz w:val="24"/>
                <w:szCs w:val="24"/>
              </w:rPr>
            </w:rPrChange>
          </w:rPr>
          <w:t xml:space="preserve"> </w:t>
        </w:r>
      </w:ins>
      <w:ins w:id="3391" w:author="随遇而安 [2]" w:date="2024-12-23T17:01:51Z">
        <w:r>
          <w:rPr>
            <w:rFonts w:ascii="宋体" w:hAnsi="宋体" w:eastAsia="宋体" w:cs="宋体"/>
            <w:spacing w:val="0"/>
            <w:sz w:val="24"/>
            <w:szCs w:val="24"/>
            <w:rPrChange w:id="3392" w:author="随遇而安 [2]" w:date="2024-12-23T17:03:45Z">
              <w:rPr>
                <w:rFonts w:ascii="宋体" w:hAnsi="宋体" w:eastAsia="宋体" w:cs="宋体"/>
                <w:spacing w:val="-4"/>
                <w:sz w:val="24"/>
                <w:szCs w:val="24"/>
              </w:rPr>
            </w:rPrChange>
          </w:rPr>
          <w:t>规章制度和安全操作规程。</w:t>
        </w:r>
      </w:ins>
    </w:p>
    <w:p w14:paraId="3BAD8275">
      <w:pPr>
        <w:spacing w:before="35" w:line="360" w:lineRule="auto"/>
        <w:ind w:left="37" w:right="207" w:firstLine="481"/>
        <w:rPr>
          <w:ins w:id="3394" w:author="随遇而安 [2]" w:date="2024-12-23T17:01:51Z"/>
          <w:rFonts w:ascii="宋体" w:hAnsi="宋体" w:eastAsia="宋体" w:cs="宋体"/>
          <w:sz w:val="24"/>
          <w:szCs w:val="24"/>
        </w:rPr>
        <w:pPrChange w:id="3393" w:author="随遇而安 [2]" w:date="2024-12-23T17:08:22Z">
          <w:pPr>
            <w:spacing w:before="35" w:line="347" w:lineRule="auto"/>
            <w:ind w:left="37" w:right="207" w:firstLine="481"/>
          </w:pPr>
        </w:pPrChange>
      </w:pPr>
      <w:ins w:id="3395" w:author="随遇而安 [2]" w:date="2024-12-23T17:01:51Z">
        <w:r>
          <w:rPr>
            <w:rFonts w:ascii="宋体" w:hAnsi="宋体" w:eastAsia="宋体" w:cs="宋体"/>
            <w:spacing w:val="0"/>
            <w:sz w:val="24"/>
            <w:szCs w:val="24"/>
            <w:rPrChange w:id="3396" w:author="随遇而安 [2]" w:date="2024-12-23T17:03:45Z">
              <w:rPr>
                <w:rFonts w:ascii="宋体" w:hAnsi="宋体" w:eastAsia="宋体" w:cs="宋体"/>
                <w:spacing w:val="-7"/>
                <w:sz w:val="24"/>
                <w:szCs w:val="24"/>
              </w:rPr>
            </w:rPrChange>
          </w:rPr>
          <w:t>9.乙方应当接受甲方的监督管理，遵守甲方的有关规章制度的要求。同时，</w:t>
        </w:r>
      </w:ins>
      <w:ins w:id="3397" w:author="随遇而安 [2]" w:date="2024-12-23T17:01:51Z">
        <w:r>
          <w:rPr>
            <w:rFonts w:ascii="宋体" w:hAnsi="宋体" w:eastAsia="宋体" w:cs="宋体"/>
            <w:spacing w:val="0"/>
            <w:sz w:val="24"/>
            <w:szCs w:val="24"/>
            <w:rPrChange w:id="3398" w:author="随遇而安 [2]" w:date="2024-12-23T17:03:45Z">
              <w:rPr>
                <w:rFonts w:ascii="宋体" w:hAnsi="宋体" w:eastAsia="宋体" w:cs="宋体"/>
                <w:spacing w:val="77"/>
                <w:sz w:val="24"/>
                <w:szCs w:val="24"/>
              </w:rPr>
            </w:rPrChange>
          </w:rPr>
          <w:t xml:space="preserve"> </w:t>
        </w:r>
      </w:ins>
      <w:ins w:id="3399" w:author="随遇而安 [2]" w:date="2024-12-23T17:01:51Z">
        <w:r>
          <w:rPr>
            <w:rFonts w:ascii="宋体" w:hAnsi="宋体" w:eastAsia="宋体" w:cs="宋体"/>
            <w:spacing w:val="0"/>
            <w:sz w:val="24"/>
            <w:szCs w:val="24"/>
            <w:rPrChange w:id="3400" w:author="随遇而安 [2]" w:date="2024-12-23T17:03:45Z">
              <w:rPr>
                <w:rFonts w:ascii="宋体" w:hAnsi="宋体" w:eastAsia="宋体" w:cs="宋体"/>
                <w:spacing w:val="-7"/>
                <w:sz w:val="24"/>
                <w:szCs w:val="24"/>
              </w:rPr>
            </w:rPrChange>
          </w:rPr>
          <w:t>乙方有</w:t>
        </w:r>
      </w:ins>
      <w:ins w:id="3401" w:author="随遇而安 [2]" w:date="2024-12-23T17:01:51Z">
        <w:r>
          <w:rPr>
            <w:rFonts w:ascii="宋体" w:hAnsi="宋体" w:eastAsia="宋体" w:cs="宋体"/>
            <w:sz w:val="24"/>
            <w:szCs w:val="24"/>
          </w:rPr>
          <w:t xml:space="preserve"> </w:t>
        </w:r>
      </w:ins>
      <w:ins w:id="3402" w:author="随遇而安 [2]" w:date="2024-12-23T17:01:51Z">
        <w:r>
          <w:rPr>
            <w:rFonts w:ascii="宋体" w:hAnsi="宋体" w:eastAsia="宋体" w:cs="宋体"/>
            <w:spacing w:val="0"/>
            <w:sz w:val="24"/>
            <w:szCs w:val="24"/>
            <w:rPrChange w:id="3403" w:author="随遇而安 [2]" w:date="2024-12-23T17:03:45Z">
              <w:rPr>
                <w:rFonts w:ascii="宋体" w:hAnsi="宋体" w:eastAsia="宋体" w:cs="宋体"/>
                <w:spacing w:val="-3"/>
                <w:sz w:val="24"/>
                <w:szCs w:val="24"/>
              </w:rPr>
            </w:rPrChange>
          </w:rPr>
          <w:t>权拒绝甲方违章指挥和强令冒险作业。</w:t>
        </w:r>
      </w:ins>
    </w:p>
    <w:p w14:paraId="1197288A">
      <w:pPr>
        <w:spacing w:before="34" w:line="360" w:lineRule="auto"/>
        <w:ind w:left="535"/>
        <w:rPr>
          <w:ins w:id="3405" w:author="随遇而安 [2]" w:date="2024-12-23T17:01:51Z"/>
          <w:rFonts w:ascii="宋体" w:hAnsi="宋体" w:eastAsia="宋体" w:cs="宋体"/>
          <w:sz w:val="24"/>
          <w:szCs w:val="24"/>
        </w:rPr>
        <w:pPrChange w:id="3404" w:author="随遇而安 [2]" w:date="2024-12-23T17:08:22Z">
          <w:pPr>
            <w:spacing w:before="34" w:line="219" w:lineRule="auto"/>
            <w:ind w:left="535"/>
          </w:pPr>
        </w:pPrChange>
      </w:pPr>
      <w:ins w:id="3406" w:author="随遇而安 [2]" w:date="2024-12-23T17:01:51Z">
        <w:r>
          <w:rPr>
            <w:rFonts w:ascii="宋体" w:hAnsi="宋体" w:eastAsia="宋体" w:cs="宋体"/>
            <w:spacing w:val="0"/>
            <w:sz w:val="24"/>
            <w:szCs w:val="24"/>
            <w:rPrChange w:id="3407" w:author="随遇而安 [2]" w:date="2024-12-23T17:03:45Z">
              <w:rPr>
                <w:rFonts w:ascii="宋体" w:hAnsi="宋体" w:eastAsia="宋体" w:cs="宋体"/>
                <w:spacing w:val="-2"/>
                <w:sz w:val="24"/>
                <w:szCs w:val="24"/>
              </w:rPr>
            </w:rPrChange>
          </w:rPr>
          <w:t>10.乙方应当向甲方提供安全生产考核所需资料，接受甲方的考核与奖惩。</w:t>
        </w:r>
      </w:ins>
    </w:p>
    <w:p w14:paraId="03DCFD77">
      <w:pPr>
        <w:spacing w:before="183" w:line="360" w:lineRule="auto"/>
        <w:ind w:left="520"/>
        <w:rPr>
          <w:ins w:id="3409" w:author="随遇而安 [2]" w:date="2024-12-23T17:01:51Z"/>
          <w:rFonts w:ascii="宋体" w:hAnsi="宋体" w:eastAsia="宋体" w:cs="宋体"/>
          <w:sz w:val="24"/>
          <w:szCs w:val="24"/>
        </w:rPr>
        <w:pPrChange w:id="3408" w:author="随遇而安 [2]" w:date="2024-12-23T17:08:22Z">
          <w:pPr>
            <w:spacing w:before="183" w:line="220" w:lineRule="auto"/>
            <w:ind w:left="520"/>
          </w:pPr>
        </w:pPrChange>
      </w:pPr>
      <w:ins w:id="3410" w:author="随遇而安 [2]" w:date="2024-12-23T17:01:51Z">
        <w:r>
          <w:rPr>
            <w:rFonts w:ascii="宋体" w:hAnsi="宋体" w:eastAsia="宋体" w:cs="宋体"/>
            <w:b/>
            <w:bCs/>
            <w:spacing w:val="0"/>
            <w:sz w:val="24"/>
            <w:szCs w:val="24"/>
            <w:rPrChange w:id="3411" w:author="随遇而安 [2]" w:date="2024-12-23T17:03:45Z">
              <w:rPr>
                <w:rFonts w:ascii="宋体" w:hAnsi="宋体" w:eastAsia="宋体" w:cs="宋体"/>
                <w:b/>
                <w:bCs/>
                <w:spacing w:val="-3"/>
                <w:sz w:val="24"/>
                <w:szCs w:val="24"/>
              </w:rPr>
            </w:rPrChange>
          </w:rPr>
          <w:t>第四条</w:t>
        </w:r>
      </w:ins>
      <w:ins w:id="3412" w:author="随遇而安 [2]" w:date="2024-12-23T17:01:51Z">
        <w:r>
          <w:rPr>
            <w:rFonts w:ascii="宋体" w:hAnsi="宋体" w:eastAsia="宋体" w:cs="宋体"/>
            <w:spacing w:val="0"/>
            <w:sz w:val="24"/>
            <w:szCs w:val="24"/>
            <w:rPrChange w:id="3413" w:author="随遇而安 [2]" w:date="2024-12-23T17:03:45Z">
              <w:rPr>
                <w:rFonts w:ascii="宋体" w:hAnsi="宋体" w:eastAsia="宋体" w:cs="宋体"/>
                <w:spacing w:val="-3"/>
                <w:sz w:val="24"/>
                <w:szCs w:val="24"/>
              </w:rPr>
            </w:rPrChange>
          </w:rPr>
          <w:t xml:space="preserve"> </w:t>
        </w:r>
      </w:ins>
      <w:ins w:id="3414" w:author="随遇而安 [2]" w:date="2024-12-23T17:01:51Z">
        <w:r>
          <w:rPr>
            <w:rFonts w:ascii="宋体" w:hAnsi="宋体" w:eastAsia="宋体" w:cs="宋体"/>
            <w:b/>
            <w:bCs/>
            <w:spacing w:val="0"/>
            <w:sz w:val="24"/>
            <w:szCs w:val="24"/>
            <w:rPrChange w:id="3415" w:author="随遇而安 [2]" w:date="2024-12-23T17:03:45Z">
              <w:rPr>
                <w:rFonts w:ascii="宋体" w:hAnsi="宋体" w:eastAsia="宋体" w:cs="宋体"/>
                <w:b/>
                <w:bCs/>
                <w:spacing w:val="-3"/>
                <w:sz w:val="24"/>
                <w:szCs w:val="24"/>
              </w:rPr>
            </w:rPrChange>
          </w:rPr>
          <w:t>违约责任</w:t>
        </w:r>
      </w:ins>
    </w:p>
    <w:p w14:paraId="70D7F6FD">
      <w:pPr>
        <w:spacing w:before="183" w:line="360" w:lineRule="auto"/>
        <w:ind w:left="560"/>
        <w:rPr>
          <w:ins w:id="3417" w:author="随遇而安 [2]" w:date="2024-12-23T17:01:51Z"/>
          <w:rFonts w:ascii="宋体" w:hAnsi="宋体" w:eastAsia="宋体" w:cs="宋体"/>
          <w:sz w:val="24"/>
          <w:szCs w:val="24"/>
        </w:rPr>
        <w:pPrChange w:id="3416" w:author="随遇而安 [2]" w:date="2024-12-23T17:08:22Z">
          <w:pPr>
            <w:spacing w:before="183" w:line="219" w:lineRule="auto"/>
            <w:ind w:left="560"/>
          </w:pPr>
        </w:pPrChange>
      </w:pPr>
      <w:ins w:id="3418" w:author="随遇而安 [2]" w:date="2024-12-23T17:01:51Z">
        <w:r>
          <w:rPr>
            <w:rFonts w:ascii="宋体" w:hAnsi="宋体" w:eastAsia="宋体" w:cs="宋体"/>
            <w:spacing w:val="0"/>
            <w:sz w:val="24"/>
            <w:szCs w:val="24"/>
            <w:rPrChange w:id="3419" w:author="随遇而安 [2]" w:date="2024-12-23T17:03:45Z">
              <w:rPr>
                <w:rFonts w:ascii="宋体" w:hAnsi="宋体" w:eastAsia="宋体" w:cs="宋体"/>
                <w:spacing w:val="-2"/>
                <w:sz w:val="24"/>
                <w:szCs w:val="24"/>
              </w:rPr>
            </w:rPrChange>
          </w:rPr>
          <w:t>(一)甲乙双方遵守法律、法规、规章规定的义</w:t>
        </w:r>
      </w:ins>
      <w:ins w:id="3420" w:author="随遇而安 [2]" w:date="2024-12-23T17:01:51Z">
        <w:r>
          <w:rPr>
            <w:rFonts w:ascii="宋体" w:hAnsi="宋体" w:eastAsia="宋体" w:cs="宋体"/>
            <w:spacing w:val="0"/>
            <w:sz w:val="24"/>
            <w:szCs w:val="24"/>
            <w:rPrChange w:id="3421" w:author="随遇而安 [2]" w:date="2024-12-23T17:03:45Z">
              <w:rPr>
                <w:rFonts w:ascii="宋体" w:hAnsi="宋体" w:eastAsia="宋体" w:cs="宋体"/>
                <w:spacing w:val="-3"/>
                <w:sz w:val="24"/>
                <w:szCs w:val="24"/>
              </w:rPr>
            </w:rPrChange>
          </w:rPr>
          <w:t>务，并享有相应的权利。</w:t>
        </w:r>
      </w:ins>
    </w:p>
    <w:p w14:paraId="3952CD60">
      <w:pPr>
        <w:spacing w:before="103" w:line="360" w:lineRule="auto"/>
        <w:ind w:left="38" w:right="207" w:firstLine="522"/>
        <w:rPr>
          <w:ins w:id="3423" w:author="随遇而安 [2]" w:date="2024-12-23T17:08:28Z"/>
          <w:rFonts w:ascii="宋体" w:hAnsi="宋体" w:eastAsia="宋体" w:cs="宋体"/>
          <w:spacing w:val="0"/>
          <w:sz w:val="24"/>
          <w:szCs w:val="24"/>
        </w:rPr>
        <w:pPrChange w:id="3422" w:author="随遇而安 [2]" w:date="2024-12-23T17:08:22Z">
          <w:pPr>
            <w:spacing w:before="103" w:line="346" w:lineRule="auto"/>
            <w:ind w:left="38" w:right="207" w:firstLine="522"/>
          </w:pPr>
        </w:pPrChange>
      </w:pPr>
      <w:ins w:id="3424" w:author="随遇而安 [2]" w:date="2024-12-23T17:01:51Z">
        <w:r>
          <w:rPr>
            <w:rFonts w:ascii="宋体" w:hAnsi="宋体" w:eastAsia="宋体" w:cs="宋体"/>
            <w:spacing w:val="0"/>
            <w:sz w:val="24"/>
            <w:szCs w:val="24"/>
            <w:rPrChange w:id="3425" w:author="随遇而安 [2]" w:date="2024-12-23T17:03:45Z">
              <w:rPr>
                <w:rFonts w:ascii="宋体" w:hAnsi="宋体" w:eastAsia="宋体" w:cs="宋体"/>
                <w:spacing w:val="-3"/>
                <w:sz w:val="24"/>
                <w:szCs w:val="24"/>
              </w:rPr>
            </w:rPrChange>
          </w:rPr>
          <w:t>(二)当甲方违章指挥或者强令乙方及其从业人员冒险作业，或甲方不履行协议义务</w:t>
        </w:r>
      </w:ins>
      <w:ins w:id="3426" w:author="随遇而安 [2]" w:date="2024-12-23T17:01:51Z">
        <w:r>
          <w:rPr>
            <w:rFonts w:ascii="宋体" w:hAnsi="宋体" w:eastAsia="宋体" w:cs="宋体"/>
            <w:spacing w:val="0"/>
            <w:sz w:val="24"/>
            <w:szCs w:val="24"/>
            <w:rPrChange w:id="3427" w:author="随遇而安 [2]" w:date="2024-12-23T17:03:45Z">
              <w:rPr>
                <w:rFonts w:ascii="宋体" w:hAnsi="宋体" w:eastAsia="宋体" w:cs="宋体"/>
                <w:spacing w:val="11"/>
                <w:sz w:val="24"/>
                <w:szCs w:val="24"/>
              </w:rPr>
            </w:rPrChange>
          </w:rPr>
          <w:t xml:space="preserve"> </w:t>
        </w:r>
      </w:ins>
      <w:ins w:id="3428" w:author="随遇而安 [2]" w:date="2024-12-23T17:01:51Z">
        <w:r>
          <w:rPr>
            <w:rFonts w:ascii="宋体" w:hAnsi="宋体" w:eastAsia="宋体" w:cs="宋体"/>
            <w:spacing w:val="0"/>
            <w:sz w:val="24"/>
            <w:szCs w:val="24"/>
            <w:rPrChange w:id="3429" w:author="随遇而安 [2]" w:date="2024-12-23T17:03:45Z">
              <w:rPr>
                <w:rFonts w:ascii="宋体" w:hAnsi="宋体" w:eastAsia="宋体" w:cs="宋体"/>
                <w:spacing w:val="-1"/>
                <w:sz w:val="24"/>
                <w:szCs w:val="24"/>
              </w:rPr>
            </w:rPrChange>
          </w:rPr>
          <w:t>或不按协议约定履行义务所造成的后果，由甲方依法承担相应的责任。</w:t>
        </w:r>
      </w:ins>
    </w:p>
    <w:p w14:paraId="3D5AC2CE">
      <w:pPr>
        <w:spacing w:before="103" w:line="360" w:lineRule="auto"/>
        <w:ind w:left="38" w:right="207" w:firstLine="522"/>
        <w:rPr>
          <w:ins w:id="3431" w:author="随遇而安 [2]" w:date="2024-12-23T17:01:51Z"/>
          <w:rFonts w:ascii="宋体" w:hAnsi="宋体" w:eastAsia="宋体" w:cs="宋体"/>
          <w:sz w:val="24"/>
          <w:szCs w:val="24"/>
        </w:rPr>
        <w:pPrChange w:id="3430" w:author="随遇而安 [2]" w:date="2024-12-23T17:08:22Z">
          <w:pPr>
            <w:spacing w:before="103" w:line="346" w:lineRule="auto"/>
            <w:ind w:left="38" w:right="207" w:firstLine="522"/>
          </w:pPr>
        </w:pPrChange>
      </w:pPr>
      <w:ins w:id="3432" w:author="随遇而安 [2]" w:date="2024-12-23T17:01:51Z">
        <w:r>
          <w:rPr>
            <w:rFonts w:ascii="宋体" w:hAnsi="宋体" w:eastAsia="宋体" w:cs="宋体"/>
            <w:spacing w:val="0"/>
            <w:sz w:val="24"/>
            <w:szCs w:val="24"/>
            <w:rPrChange w:id="3433" w:author="随遇而安 [2]" w:date="2024-12-23T17:03:45Z">
              <w:rPr>
                <w:rFonts w:ascii="宋体" w:hAnsi="宋体" w:eastAsia="宋体" w:cs="宋体"/>
                <w:spacing w:val="-3"/>
                <w:sz w:val="24"/>
                <w:szCs w:val="24"/>
              </w:rPr>
            </w:rPrChange>
          </w:rPr>
          <w:t>(三)当发生下列情况之一的，乙方承担违约责任，依法赔偿给甲方造成的损失；因</w:t>
        </w:r>
      </w:ins>
      <w:ins w:id="3434" w:author="随遇而安 [2]" w:date="2024-12-23T17:01:51Z">
        <w:r>
          <w:rPr>
            <w:rFonts w:ascii="宋体" w:hAnsi="宋体" w:eastAsia="宋体" w:cs="宋体"/>
            <w:spacing w:val="0"/>
            <w:sz w:val="24"/>
            <w:szCs w:val="24"/>
            <w:rPrChange w:id="3435" w:author="随遇而安 [2]" w:date="2024-12-23T17:03:45Z">
              <w:rPr>
                <w:rFonts w:ascii="宋体" w:hAnsi="宋体" w:eastAsia="宋体" w:cs="宋体"/>
                <w:spacing w:val="7"/>
                <w:sz w:val="24"/>
                <w:szCs w:val="24"/>
              </w:rPr>
            </w:rPrChange>
          </w:rPr>
          <w:t xml:space="preserve"> </w:t>
        </w:r>
      </w:ins>
      <w:ins w:id="3436" w:author="随遇而安 [2]" w:date="2024-12-23T17:01:51Z">
        <w:r>
          <w:rPr>
            <w:rFonts w:ascii="宋体" w:hAnsi="宋体" w:eastAsia="宋体" w:cs="宋体"/>
            <w:spacing w:val="0"/>
            <w:sz w:val="24"/>
            <w:szCs w:val="24"/>
            <w:rPrChange w:id="3437" w:author="随遇而安 [2]" w:date="2024-12-23T17:03:45Z">
              <w:rPr>
                <w:rFonts w:ascii="宋体" w:hAnsi="宋体" w:eastAsia="宋体" w:cs="宋体"/>
                <w:spacing w:val="-9"/>
                <w:sz w:val="24"/>
                <w:szCs w:val="24"/>
              </w:rPr>
            </w:rPrChange>
          </w:rPr>
          <w:t>违约造成生产安全事故的，按照相关法律、法规、规章的规定，乙方依法承担相应责任：</w:t>
        </w:r>
      </w:ins>
    </w:p>
    <w:p w14:paraId="6AEC6DE3">
      <w:pPr>
        <w:spacing w:before="35" w:line="360" w:lineRule="auto"/>
        <w:ind w:left="535"/>
        <w:outlineLvl w:val="9"/>
        <w:rPr>
          <w:ins w:id="3439" w:author="随遇而安 [2]" w:date="2024-12-23T17:01:51Z"/>
          <w:rFonts w:ascii="宋体" w:hAnsi="宋体" w:eastAsia="宋体" w:cs="宋体"/>
          <w:sz w:val="24"/>
          <w:szCs w:val="24"/>
        </w:rPr>
        <w:pPrChange w:id="3438" w:author="随遇而安 [2]" w:date="2024-12-23T17:08:22Z">
          <w:pPr>
            <w:spacing w:before="35" w:line="220" w:lineRule="auto"/>
            <w:ind w:left="535"/>
            <w:outlineLvl w:val="0"/>
          </w:pPr>
        </w:pPrChange>
      </w:pPr>
      <w:ins w:id="3440" w:author="随遇而安 [2]" w:date="2024-12-23T17:01:51Z">
        <w:bookmarkStart w:id="245" w:name="_Toc6811"/>
        <w:bookmarkStart w:id="246" w:name="_Toc11510"/>
        <w:bookmarkStart w:id="247" w:name="_Toc16426"/>
        <w:r>
          <w:rPr>
            <w:rFonts w:ascii="宋体" w:hAnsi="宋体" w:eastAsia="宋体" w:cs="宋体"/>
            <w:spacing w:val="0"/>
            <w:sz w:val="24"/>
            <w:szCs w:val="24"/>
            <w:rPrChange w:id="3441" w:author="随遇而安 [2]" w:date="2024-12-23T17:03:45Z">
              <w:rPr>
                <w:rFonts w:ascii="宋体" w:hAnsi="宋体" w:eastAsia="宋体" w:cs="宋体"/>
                <w:spacing w:val="-5"/>
                <w:sz w:val="24"/>
                <w:szCs w:val="24"/>
              </w:rPr>
            </w:rPrChange>
          </w:rPr>
          <w:t>1.乙方安全投入不到位。</w:t>
        </w:r>
        <w:bookmarkEnd w:id="245"/>
        <w:bookmarkEnd w:id="246"/>
        <w:bookmarkEnd w:id="247"/>
      </w:ins>
    </w:p>
    <w:p w14:paraId="63AA1FCF">
      <w:pPr>
        <w:spacing w:before="181" w:line="360" w:lineRule="auto"/>
        <w:ind w:left="57" w:right="205" w:firstLine="463"/>
        <w:rPr>
          <w:ins w:id="3443" w:author="随遇而安 [2]" w:date="2024-12-23T17:01:51Z"/>
          <w:rFonts w:ascii="宋体" w:hAnsi="宋体" w:eastAsia="宋体" w:cs="宋体"/>
          <w:sz w:val="24"/>
          <w:szCs w:val="24"/>
        </w:rPr>
        <w:pPrChange w:id="3442" w:author="随遇而安 [2]" w:date="2024-12-23T17:08:22Z">
          <w:pPr>
            <w:spacing w:before="181" w:line="348" w:lineRule="auto"/>
            <w:ind w:left="57" w:right="205" w:firstLine="463"/>
          </w:pPr>
        </w:pPrChange>
      </w:pPr>
      <w:ins w:id="3444" w:author="随遇而安 [2]" w:date="2024-12-23T17:01:51Z">
        <w:r>
          <w:rPr>
            <w:rFonts w:ascii="宋体" w:hAnsi="宋体" w:eastAsia="宋体" w:cs="宋体"/>
            <w:spacing w:val="0"/>
            <w:sz w:val="24"/>
            <w:szCs w:val="24"/>
            <w:rPrChange w:id="3445" w:author="随遇而安 [2]" w:date="2024-12-23T17:03:45Z">
              <w:rPr>
                <w:rFonts w:ascii="宋体" w:hAnsi="宋体" w:eastAsia="宋体" w:cs="宋体"/>
                <w:spacing w:val="-5"/>
                <w:sz w:val="24"/>
                <w:szCs w:val="24"/>
              </w:rPr>
            </w:rPrChange>
          </w:rPr>
          <w:t>2.乙方有关资质、证照已过期的， 或者安排证件已过期的各类应持证人员上岗作业</w:t>
        </w:r>
      </w:ins>
      <w:ins w:id="3446" w:author="随遇而安 [2]" w:date="2024-12-23T17:01:51Z">
        <w:r>
          <w:rPr>
            <w:rFonts w:ascii="宋体" w:hAnsi="宋体" w:eastAsia="宋体" w:cs="宋体"/>
            <w:spacing w:val="0"/>
            <w:sz w:val="24"/>
            <w:szCs w:val="24"/>
            <w:rPrChange w:id="3447" w:author="随遇而安 [2]" w:date="2024-12-23T17:03:45Z">
              <w:rPr>
                <w:rFonts w:ascii="宋体" w:hAnsi="宋体" w:eastAsia="宋体" w:cs="宋体"/>
                <w:spacing w:val="8"/>
                <w:sz w:val="24"/>
                <w:szCs w:val="24"/>
              </w:rPr>
            </w:rPrChange>
          </w:rPr>
          <w:t xml:space="preserve"> </w:t>
        </w:r>
      </w:ins>
      <w:ins w:id="3448" w:author="随遇而安 [2]" w:date="2024-12-23T17:01:51Z">
        <w:r>
          <w:rPr>
            <w:rFonts w:ascii="宋体" w:hAnsi="宋体" w:eastAsia="宋体" w:cs="宋体"/>
            <w:spacing w:val="0"/>
            <w:sz w:val="24"/>
            <w:szCs w:val="24"/>
            <w:rPrChange w:id="3449" w:author="随遇而安 [2]" w:date="2024-12-23T17:03:45Z">
              <w:rPr>
                <w:rFonts w:ascii="宋体" w:hAnsi="宋体" w:eastAsia="宋体" w:cs="宋体"/>
                <w:spacing w:val="-22"/>
                <w:sz w:val="24"/>
                <w:szCs w:val="24"/>
              </w:rPr>
            </w:rPrChange>
          </w:rPr>
          <w:t>的；</w:t>
        </w:r>
      </w:ins>
    </w:p>
    <w:p w14:paraId="5D6F315D">
      <w:pPr>
        <w:spacing w:before="31" w:line="360" w:lineRule="auto"/>
        <w:ind w:left="522"/>
        <w:rPr>
          <w:ins w:id="3451" w:author="随遇而安 [2]" w:date="2024-12-23T17:01:51Z"/>
          <w:rFonts w:ascii="宋体" w:hAnsi="宋体" w:eastAsia="宋体" w:cs="宋体"/>
          <w:sz w:val="24"/>
          <w:szCs w:val="24"/>
        </w:rPr>
        <w:pPrChange w:id="3450" w:author="随遇而安 [2]" w:date="2024-12-23T17:08:22Z">
          <w:pPr>
            <w:spacing w:before="31" w:line="219" w:lineRule="auto"/>
            <w:ind w:left="522"/>
          </w:pPr>
        </w:pPrChange>
      </w:pPr>
      <w:ins w:id="3452" w:author="随遇而安 [2]" w:date="2024-12-23T17:01:51Z">
        <w:r>
          <w:rPr>
            <w:rFonts w:ascii="宋体" w:hAnsi="宋体" w:eastAsia="宋体" w:cs="宋体"/>
            <w:spacing w:val="0"/>
            <w:sz w:val="24"/>
            <w:szCs w:val="24"/>
            <w:rPrChange w:id="3453" w:author="随遇而安 [2]" w:date="2024-12-23T17:03:45Z">
              <w:rPr>
                <w:rFonts w:ascii="宋体" w:hAnsi="宋体" w:eastAsia="宋体" w:cs="宋体"/>
                <w:spacing w:val="-4"/>
                <w:sz w:val="24"/>
                <w:szCs w:val="24"/>
              </w:rPr>
            </w:rPrChange>
          </w:rPr>
          <w:t>3.乙方人员违章指挥或者违章作业的；</w:t>
        </w:r>
      </w:ins>
    </w:p>
    <w:p w14:paraId="15D30589">
      <w:pPr>
        <w:spacing w:before="183" w:line="360" w:lineRule="auto"/>
        <w:ind w:left="517"/>
        <w:rPr>
          <w:ins w:id="3455" w:author="随遇而安 [2]" w:date="2024-12-23T17:01:51Z"/>
          <w:rFonts w:ascii="宋体" w:hAnsi="宋体" w:eastAsia="宋体" w:cs="宋体"/>
          <w:sz w:val="24"/>
          <w:szCs w:val="24"/>
        </w:rPr>
        <w:pPrChange w:id="3454" w:author="随遇而安 [2]" w:date="2024-12-23T17:08:22Z">
          <w:pPr>
            <w:spacing w:before="183" w:line="220" w:lineRule="auto"/>
            <w:ind w:left="517"/>
          </w:pPr>
        </w:pPrChange>
      </w:pPr>
      <w:ins w:id="3456" w:author="随遇而安 [2]" w:date="2024-12-23T17:01:51Z">
        <w:r>
          <w:rPr>
            <w:rFonts w:ascii="宋体" w:hAnsi="宋体" w:eastAsia="宋体" w:cs="宋体"/>
            <w:spacing w:val="0"/>
            <w:sz w:val="24"/>
            <w:szCs w:val="24"/>
            <w:rPrChange w:id="3457" w:author="随遇而安 [2]" w:date="2024-12-23T17:03:45Z">
              <w:rPr>
                <w:rFonts w:ascii="宋体" w:hAnsi="宋体" w:eastAsia="宋体" w:cs="宋体"/>
                <w:spacing w:val="-4"/>
                <w:sz w:val="24"/>
                <w:szCs w:val="24"/>
              </w:rPr>
            </w:rPrChange>
          </w:rPr>
          <w:t>4.乙方现场安全管理不到位的；</w:t>
        </w:r>
      </w:ins>
    </w:p>
    <w:p w14:paraId="40AD5361">
      <w:pPr>
        <w:spacing w:before="182" w:line="360" w:lineRule="auto"/>
        <w:ind w:left="522"/>
        <w:rPr>
          <w:ins w:id="3459" w:author="随遇而安 [2]" w:date="2024-12-23T17:01:51Z"/>
          <w:rFonts w:ascii="宋体" w:hAnsi="宋体" w:eastAsia="宋体" w:cs="宋体"/>
          <w:sz w:val="24"/>
          <w:szCs w:val="24"/>
        </w:rPr>
        <w:pPrChange w:id="3458" w:author="随遇而安 [2]" w:date="2024-12-23T17:08:22Z">
          <w:pPr>
            <w:spacing w:before="182" w:line="220" w:lineRule="auto"/>
            <w:ind w:left="522"/>
          </w:pPr>
        </w:pPrChange>
      </w:pPr>
      <w:ins w:id="3460" w:author="随遇而安 [2]" w:date="2024-12-23T17:01:51Z">
        <w:r>
          <w:rPr>
            <w:rFonts w:ascii="宋体" w:hAnsi="宋体" w:eastAsia="宋体" w:cs="宋体"/>
            <w:spacing w:val="0"/>
            <w:sz w:val="24"/>
            <w:szCs w:val="24"/>
            <w:rPrChange w:id="3461" w:author="随遇而安 [2]" w:date="2024-12-23T17:03:45Z">
              <w:rPr>
                <w:rFonts w:ascii="宋体" w:hAnsi="宋体" w:eastAsia="宋体" w:cs="宋体"/>
                <w:spacing w:val="-3"/>
                <w:sz w:val="24"/>
                <w:szCs w:val="24"/>
              </w:rPr>
            </w:rPrChange>
          </w:rPr>
          <w:t>5.发生事故后，乙方未及时开展应急救援工作的；</w:t>
        </w:r>
      </w:ins>
    </w:p>
    <w:p w14:paraId="7C22FB4B">
      <w:pPr>
        <w:spacing w:before="182" w:line="360" w:lineRule="auto"/>
        <w:ind w:left="520"/>
        <w:rPr>
          <w:ins w:id="3463" w:author="随遇而安 [2]" w:date="2024-12-23T17:01:51Z"/>
          <w:rFonts w:ascii="宋体" w:hAnsi="宋体" w:eastAsia="宋体" w:cs="宋体"/>
          <w:sz w:val="24"/>
          <w:szCs w:val="24"/>
        </w:rPr>
        <w:pPrChange w:id="3462" w:author="随遇而安 [2]" w:date="2024-12-23T17:08:22Z">
          <w:pPr>
            <w:spacing w:before="182" w:line="220" w:lineRule="auto"/>
            <w:ind w:left="520"/>
          </w:pPr>
        </w:pPrChange>
      </w:pPr>
      <w:ins w:id="3464" w:author="随遇而安 [2]" w:date="2024-12-23T17:01:51Z">
        <w:r>
          <w:rPr>
            <w:rFonts w:ascii="宋体" w:hAnsi="宋体" w:eastAsia="宋体" w:cs="宋体"/>
            <w:spacing w:val="0"/>
            <w:sz w:val="24"/>
            <w:szCs w:val="24"/>
            <w:rPrChange w:id="3465" w:author="随遇而安 [2]" w:date="2024-12-23T17:03:45Z">
              <w:rPr>
                <w:rFonts w:ascii="宋体" w:hAnsi="宋体" w:eastAsia="宋体" w:cs="宋体"/>
                <w:spacing w:val="-2"/>
                <w:sz w:val="24"/>
                <w:szCs w:val="24"/>
              </w:rPr>
            </w:rPrChange>
          </w:rPr>
          <w:t>6.乙方不履行协议义务或者未按协议约定履行义务的其他情况。</w:t>
        </w:r>
      </w:ins>
    </w:p>
    <w:p w14:paraId="2FD2D1A3">
      <w:pPr>
        <w:spacing w:before="182" w:line="360" w:lineRule="auto"/>
        <w:ind w:left="520"/>
        <w:rPr>
          <w:ins w:id="3467" w:author="随遇而安 [2]" w:date="2024-12-23T17:01:51Z"/>
          <w:rFonts w:ascii="宋体" w:hAnsi="宋体" w:eastAsia="宋体" w:cs="宋体"/>
          <w:sz w:val="24"/>
          <w:szCs w:val="24"/>
        </w:rPr>
        <w:pPrChange w:id="3466" w:author="随遇而安 [2]" w:date="2024-12-23T17:08:22Z">
          <w:pPr>
            <w:spacing w:before="182" w:line="220" w:lineRule="auto"/>
            <w:ind w:left="520"/>
          </w:pPr>
        </w:pPrChange>
      </w:pPr>
      <w:ins w:id="3468" w:author="随遇而安 [2]" w:date="2024-12-23T17:01:51Z">
        <w:r>
          <w:rPr>
            <w:rFonts w:ascii="宋体" w:hAnsi="宋体" w:eastAsia="宋体" w:cs="宋体"/>
            <w:b/>
            <w:bCs/>
            <w:spacing w:val="0"/>
            <w:sz w:val="24"/>
            <w:szCs w:val="24"/>
            <w:rPrChange w:id="3469" w:author="随遇而安 [2]" w:date="2024-12-23T17:03:45Z">
              <w:rPr>
                <w:rFonts w:ascii="宋体" w:hAnsi="宋体" w:eastAsia="宋体" w:cs="宋体"/>
                <w:b/>
                <w:bCs/>
                <w:spacing w:val="-3"/>
                <w:sz w:val="24"/>
                <w:szCs w:val="24"/>
              </w:rPr>
            </w:rPrChange>
          </w:rPr>
          <w:t>第五条</w:t>
        </w:r>
      </w:ins>
      <w:ins w:id="3470" w:author="随遇而安 [2]" w:date="2024-12-23T17:01:51Z">
        <w:r>
          <w:rPr>
            <w:rFonts w:ascii="宋体" w:hAnsi="宋体" w:eastAsia="宋体" w:cs="宋体"/>
            <w:spacing w:val="0"/>
            <w:sz w:val="24"/>
            <w:szCs w:val="24"/>
            <w:rPrChange w:id="3471" w:author="随遇而安 [2]" w:date="2024-12-23T17:03:45Z">
              <w:rPr>
                <w:rFonts w:ascii="宋体" w:hAnsi="宋体" w:eastAsia="宋体" w:cs="宋体"/>
                <w:spacing w:val="-3"/>
                <w:sz w:val="24"/>
                <w:szCs w:val="24"/>
              </w:rPr>
            </w:rPrChange>
          </w:rPr>
          <w:t xml:space="preserve"> </w:t>
        </w:r>
      </w:ins>
      <w:ins w:id="3472" w:author="随遇而安 [2]" w:date="2024-12-23T17:01:51Z">
        <w:r>
          <w:rPr>
            <w:rFonts w:ascii="宋体" w:hAnsi="宋体" w:eastAsia="宋体" w:cs="宋体"/>
            <w:b/>
            <w:bCs/>
            <w:spacing w:val="0"/>
            <w:sz w:val="24"/>
            <w:szCs w:val="24"/>
            <w:rPrChange w:id="3473" w:author="随遇而安 [2]" w:date="2024-12-23T17:03:45Z">
              <w:rPr>
                <w:rFonts w:ascii="宋体" w:hAnsi="宋体" w:eastAsia="宋体" w:cs="宋体"/>
                <w:b/>
                <w:bCs/>
                <w:spacing w:val="-3"/>
                <w:sz w:val="24"/>
                <w:szCs w:val="24"/>
              </w:rPr>
            </w:rPrChange>
          </w:rPr>
          <w:t>补充条款</w:t>
        </w:r>
      </w:ins>
    </w:p>
    <w:p w14:paraId="084F704B">
      <w:pPr>
        <w:spacing w:before="180" w:line="360" w:lineRule="auto"/>
        <w:ind w:left="39" w:firstLine="502"/>
        <w:jc w:val="both"/>
        <w:rPr>
          <w:ins w:id="3475" w:author="随遇而安 [2]" w:date="2024-12-23T17:01:51Z"/>
          <w:rFonts w:ascii="宋体" w:hAnsi="宋体" w:eastAsia="宋体" w:cs="宋体"/>
          <w:sz w:val="24"/>
          <w:szCs w:val="24"/>
        </w:rPr>
        <w:pPrChange w:id="3474" w:author="随遇而安 [2]" w:date="2024-12-23T17:08:22Z">
          <w:pPr>
            <w:spacing w:before="180" w:line="356" w:lineRule="auto"/>
            <w:ind w:left="39" w:firstLine="502"/>
            <w:jc w:val="both"/>
          </w:pPr>
        </w:pPrChange>
      </w:pPr>
      <w:ins w:id="3476" w:author="随遇而安 [2]" w:date="2024-12-23T17:01:51Z">
        <w:r>
          <w:rPr>
            <w:rFonts w:ascii="宋体" w:hAnsi="宋体" w:eastAsia="宋体" w:cs="宋体"/>
            <w:spacing w:val="0"/>
            <w:sz w:val="24"/>
            <w:szCs w:val="24"/>
            <w:rPrChange w:id="3477" w:author="随遇而安 [2]" w:date="2024-12-23T17:03:45Z">
              <w:rPr>
                <w:rFonts w:ascii="宋体" w:hAnsi="宋体" w:eastAsia="宋体" w:cs="宋体"/>
                <w:spacing w:val="-3"/>
                <w:sz w:val="24"/>
                <w:szCs w:val="24"/>
              </w:rPr>
            </w:rPrChange>
          </w:rPr>
          <w:t>乙方应遵守作业过程中与安全有关的国家和地方规定安全防护措施，消</w:t>
        </w:r>
      </w:ins>
      <w:ins w:id="3478" w:author="随遇而安 [2]" w:date="2024-12-23T17:01:51Z">
        <w:r>
          <w:rPr>
            <w:rFonts w:ascii="宋体" w:hAnsi="宋体" w:eastAsia="宋体" w:cs="宋体"/>
            <w:spacing w:val="0"/>
            <w:sz w:val="24"/>
            <w:szCs w:val="24"/>
            <w:rPrChange w:id="3479" w:author="随遇而安 [2]" w:date="2024-12-23T17:03:45Z">
              <w:rPr>
                <w:rFonts w:ascii="宋体" w:hAnsi="宋体" w:eastAsia="宋体" w:cs="宋体"/>
                <w:spacing w:val="-4"/>
                <w:sz w:val="24"/>
                <w:szCs w:val="24"/>
              </w:rPr>
            </w:rPrChange>
          </w:rPr>
          <w:t>除事故隐患。</w:t>
        </w:r>
      </w:ins>
      <w:ins w:id="3480" w:author="随遇而安 [2]" w:date="2024-12-23T17:01:51Z">
        <w:r>
          <w:rPr>
            <w:rFonts w:ascii="宋体" w:hAnsi="宋体" w:eastAsia="宋体" w:cs="宋体"/>
            <w:sz w:val="24"/>
            <w:szCs w:val="24"/>
          </w:rPr>
          <w:t xml:space="preserve"> </w:t>
        </w:r>
      </w:ins>
      <w:ins w:id="3481" w:author="随遇而安 [2]" w:date="2024-12-23T17:01:51Z">
        <w:r>
          <w:rPr>
            <w:rFonts w:ascii="宋体" w:hAnsi="宋体" w:eastAsia="宋体" w:cs="宋体"/>
            <w:spacing w:val="0"/>
            <w:sz w:val="24"/>
            <w:szCs w:val="24"/>
            <w:rPrChange w:id="3482" w:author="随遇而安 [2]" w:date="2024-12-23T17:03:45Z">
              <w:rPr>
                <w:rFonts w:ascii="宋体" w:hAnsi="宋体" w:eastAsia="宋体" w:cs="宋体"/>
                <w:spacing w:val="-2"/>
                <w:sz w:val="24"/>
                <w:szCs w:val="24"/>
              </w:rPr>
            </w:rPrChange>
          </w:rPr>
          <w:t>因乙方在过程中发生的任何安全事故的责任和因此发生的所有费用（包括但不限于行政</w:t>
        </w:r>
      </w:ins>
      <w:ins w:id="3483" w:author="随遇而安 [2]" w:date="2024-12-23T17:01:51Z">
        <w:r>
          <w:rPr>
            <w:rFonts w:ascii="宋体" w:hAnsi="宋体" w:eastAsia="宋体" w:cs="宋体"/>
            <w:spacing w:val="0"/>
            <w:sz w:val="24"/>
            <w:szCs w:val="24"/>
            <w:rPrChange w:id="3484" w:author="随遇而安 [2]" w:date="2024-12-23T17:03:45Z">
              <w:rPr>
                <w:rFonts w:ascii="宋体" w:hAnsi="宋体" w:eastAsia="宋体" w:cs="宋体"/>
                <w:spacing w:val="3"/>
                <w:sz w:val="24"/>
                <w:szCs w:val="24"/>
              </w:rPr>
            </w:rPrChange>
          </w:rPr>
          <w:t xml:space="preserve">  </w:t>
        </w:r>
      </w:ins>
      <w:ins w:id="3485" w:author="随遇而安 [2]" w:date="2024-12-23T17:01:51Z">
        <w:r>
          <w:rPr>
            <w:rFonts w:ascii="宋体" w:hAnsi="宋体" w:eastAsia="宋体" w:cs="宋体"/>
            <w:spacing w:val="0"/>
            <w:sz w:val="24"/>
            <w:szCs w:val="24"/>
            <w:rPrChange w:id="3486" w:author="随遇而安 [2]" w:date="2024-12-23T17:03:45Z">
              <w:rPr>
                <w:rFonts w:ascii="宋体" w:hAnsi="宋体" w:eastAsia="宋体" w:cs="宋体"/>
                <w:spacing w:val="-6"/>
                <w:sz w:val="24"/>
                <w:szCs w:val="24"/>
              </w:rPr>
            </w:rPrChange>
          </w:rPr>
          <w:t>罚款、受害人主张侵权损害赔偿责任和费用</w:t>
        </w:r>
      </w:ins>
      <w:ins w:id="3487" w:author="随遇而安 [2]" w:date="2024-12-23T17:01:51Z">
        <w:r>
          <w:rPr>
            <w:rFonts w:ascii="宋体" w:hAnsi="宋体" w:eastAsia="宋体" w:cs="宋体"/>
            <w:spacing w:val="0"/>
            <w:sz w:val="24"/>
            <w:szCs w:val="24"/>
            <w:rPrChange w:id="3488" w:author="随遇而安 [2]" w:date="2024-12-23T17:03:45Z">
              <w:rPr>
                <w:rFonts w:ascii="宋体" w:hAnsi="宋体" w:eastAsia="宋体" w:cs="宋体"/>
                <w:spacing w:val="1"/>
                <w:sz w:val="24"/>
                <w:szCs w:val="24"/>
              </w:rPr>
            </w:rPrChange>
          </w:rPr>
          <w:t>）</w:t>
        </w:r>
      </w:ins>
      <w:ins w:id="3489" w:author="随遇而安 [2]" w:date="2024-12-23T17:01:51Z">
        <w:r>
          <w:rPr>
            <w:rFonts w:ascii="宋体" w:hAnsi="宋体" w:eastAsia="宋体" w:cs="宋体"/>
            <w:spacing w:val="0"/>
            <w:sz w:val="24"/>
            <w:szCs w:val="24"/>
            <w:rPrChange w:id="3490" w:author="随遇而安 [2]" w:date="2024-12-23T17:03:45Z">
              <w:rPr>
                <w:rFonts w:ascii="宋体" w:hAnsi="宋体" w:eastAsia="宋体" w:cs="宋体"/>
                <w:spacing w:val="34"/>
                <w:sz w:val="24"/>
                <w:szCs w:val="24"/>
              </w:rPr>
            </w:rPrChange>
          </w:rPr>
          <w:t xml:space="preserve"> </w:t>
        </w:r>
      </w:ins>
      <w:ins w:id="3491" w:author="随遇而安 [2]" w:date="2024-12-23T17:01:51Z">
        <w:r>
          <w:rPr>
            <w:rFonts w:ascii="宋体" w:hAnsi="宋体" w:eastAsia="宋体" w:cs="宋体"/>
            <w:spacing w:val="0"/>
            <w:sz w:val="24"/>
            <w:szCs w:val="24"/>
            <w:rPrChange w:id="3492" w:author="随遇而安 [2]" w:date="2024-12-23T17:03:45Z">
              <w:rPr>
                <w:rFonts w:ascii="宋体" w:hAnsi="宋体" w:eastAsia="宋体" w:cs="宋体"/>
                <w:spacing w:val="1"/>
                <w:sz w:val="24"/>
                <w:szCs w:val="24"/>
              </w:rPr>
            </w:rPrChange>
          </w:rPr>
          <w:t>，</w:t>
        </w:r>
      </w:ins>
      <w:ins w:id="3493" w:author="随遇而安 [2]" w:date="2024-12-23T17:01:51Z">
        <w:r>
          <w:rPr>
            <w:rFonts w:ascii="宋体" w:hAnsi="宋体" w:eastAsia="宋体" w:cs="宋体"/>
            <w:spacing w:val="0"/>
            <w:sz w:val="24"/>
            <w:szCs w:val="24"/>
            <w:rPrChange w:id="3494" w:author="随遇而安 [2]" w:date="2024-12-23T17:03:45Z">
              <w:rPr>
                <w:rFonts w:ascii="宋体" w:hAnsi="宋体" w:eastAsia="宋体" w:cs="宋体"/>
                <w:spacing w:val="-6"/>
                <w:sz w:val="24"/>
                <w:szCs w:val="24"/>
              </w:rPr>
            </w:rPrChange>
          </w:rPr>
          <w:t>由乙方自行承担；在前述情形下如给甲</w:t>
        </w:r>
      </w:ins>
      <w:ins w:id="3495" w:author="随遇而安 [2]" w:date="2024-12-23T17:01:51Z">
        <w:r>
          <w:rPr>
            <w:rFonts w:ascii="宋体" w:hAnsi="宋体" w:eastAsia="宋体" w:cs="宋体"/>
            <w:sz w:val="24"/>
            <w:szCs w:val="24"/>
          </w:rPr>
          <w:t xml:space="preserve">  </w:t>
        </w:r>
      </w:ins>
      <w:ins w:id="3496" w:author="随遇而安 [2]" w:date="2024-12-23T17:01:51Z">
        <w:r>
          <w:rPr>
            <w:rFonts w:ascii="宋体" w:hAnsi="宋体" w:eastAsia="宋体" w:cs="宋体"/>
            <w:spacing w:val="0"/>
            <w:sz w:val="24"/>
            <w:szCs w:val="24"/>
            <w:rPrChange w:id="3497" w:author="随遇而安 [2]" w:date="2024-12-23T17:03:45Z">
              <w:rPr>
                <w:rFonts w:ascii="宋体" w:hAnsi="宋体" w:eastAsia="宋体" w:cs="宋体"/>
                <w:spacing w:val="2"/>
                <w:sz w:val="24"/>
                <w:szCs w:val="24"/>
              </w:rPr>
            </w:rPrChange>
          </w:rPr>
          <w:t>方造成任何损失、损害和/或支出（包括但不</w:t>
        </w:r>
      </w:ins>
      <w:ins w:id="3498" w:author="随遇而安 [2]" w:date="2024-12-23T17:01:51Z">
        <w:r>
          <w:rPr>
            <w:rFonts w:ascii="宋体" w:hAnsi="宋体" w:eastAsia="宋体" w:cs="宋体"/>
            <w:spacing w:val="0"/>
            <w:sz w:val="24"/>
            <w:szCs w:val="24"/>
            <w:rPrChange w:id="3499" w:author="随遇而安 [2]" w:date="2024-12-23T17:03:45Z">
              <w:rPr>
                <w:rFonts w:ascii="宋体" w:hAnsi="宋体" w:eastAsia="宋体" w:cs="宋体"/>
                <w:spacing w:val="1"/>
                <w:sz w:val="24"/>
                <w:szCs w:val="24"/>
              </w:rPr>
            </w:rPrChange>
          </w:rPr>
          <w:t>限于甲方为此发生或支出的仲裁费、诉讼</w:t>
        </w:r>
      </w:ins>
      <w:ins w:id="3500" w:author="随遇而安 [2]" w:date="2024-12-23T17:01:51Z">
        <w:r>
          <w:rPr>
            <w:rFonts w:ascii="宋体" w:hAnsi="宋体" w:eastAsia="宋体" w:cs="宋体"/>
            <w:sz w:val="24"/>
            <w:szCs w:val="24"/>
          </w:rPr>
          <w:t xml:space="preserve">  </w:t>
        </w:r>
      </w:ins>
      <w:ins w:id="3501" w:author="随遇而安 [2]" w:date="2024-12-23T17:01:51Z">
        <w:r>
          <w:rPr>
            <w:rFonts w:ascii="宋体" w:hAnsi="宋体" w:eastAsia="宋体" w:cs="宋体"/>
            <w:spacing w:val="0"/>
            <w:sz w:val="24"/>
            <w:szCs w:val="24"/>
            <w:rPrChange w:id="3502" w:author="随遇而安 [2]" w:date="2024-12-23T17:03:45Z">
              <w:rPr>
                <w:rFonts w:ascii="宋体" w:hAnsi="宋体" w:eastAsia="宋体" w:cs="宋体"/>
                <w:spacing w:val="-6"/>
                <w:sz w:val="24"/>
                <w:szCs w:val="24"/>
              </w:rPr>
            </w:rPrChange>
          </w:rPr>
          <w:t>费、律师费、合同违约金、政府或行政罚款、对第三方索赔的赔付等</w:t>
        </w:r>
      </w:ins>
      <w:ins w:id="3503" w:author="随遇而安 [2]" w:date="2024-12-23T17:01:51Z">
        <w:r>
          <w:rPr>
            <w:rFonts w:ascii="宋体" w:hAnsi="宋体" w:eastAsia="宋体" w:cs="宋体"/>
            <w:spacing w:val="0"/>
            <w:sz w:val="24"/>
            <w:szCs w:val="24"/>
            <w:rPrChange w:id="3504" w:author="随遇而安 [2]" w:date="2024-12-23T17:03:45Z">
              <w:rPr>
                <w:rFonts w:ascii="宋体" w:hAnsi="宋体" w:eastAsia="宋体" w:cs="宋体"/>
                <w:spacing w:val="-1"/>
                <w:sz w:val="24"/>
                <w:szCs w:val="24"/>
              </w:rPr>
            </w:rPrChange>
          </w:rPr>
          <w:t>）</w:t>
        </w:r>
      </w:ins>
      <w:ins w:id="3505" w:author="随遇而安 [2]" w:date="2024-12-23T17:01:51Z">
        <w:r>
          <w:rPr>
            <w:rFonts w:ascii="宋体" w:hAnsi="宋体" w:eastAsia="宋体" w:cs="宋体"/>
            <w:spacing w:val="0"/>
            <w:sz w:val="24"/>
            <w:szCs w:val="24"/>
            <w:rPrChange w:id="3506" w:author="随遇而安 [2]" w:date="2024-12-23T17:03:45Z">
              <w:rPr>
                <w:rFonts w:ascii="宋体" w:hAnsi="宋体" w:eastAsia="宋体" w:cs="宋体"/>
                <w:spacing w:val="38"/>
                <w:sz w:val="24"/>
                <w:szCs w:val="24"/>
              </w:rPr>
            </w:rPrChange>
          </w:rPr>
          <w:t xml:space="preserve"> </w:t>
        </w:r>
      </w:ins>
      <w:ins w:id="3507" w:author="随遇而安 [2]" w:date="2024-12-23T17:01:51Z">
        <w:r>
          <w:rPr>
            <w:rFonts w:ascii="宋体" w:hAnsi="宋体" w:eastAsia="宋体" w:cs="宋体"/>
            <w:spacing w:val="0"/>
            <w:sz w:val="24"/>
            <w:szCs w:val="24"/>
            <w:rPrChange w:id="3508" w:author="随遇而安 [2]" w:date="2024-12-23T17:03:45Z">
              <w:rPr>
                <w:rFonts w:ascii="宋体" w:hAnsi="宋体" w:eastAsia="宋体" w:cs="宋体"/>
                <w:spacing w:val="-1"/>
                <w:sz w:val="24"/>
                <w:szCs w:val="24"/>
              </w:rPr>
            </w:rPrChange>
          </w:rPr>
          <w:t>，</w:t>
        </w:r>
      </w:ins>
      <w:ins w:id="3509" w:author="随遇而安 [2]" w:date="2024-12-23T17:01:51Z">
        <w:r>
          <w:rPr>
            <w:rFonts w:ascii="宋体" w:hAnsi="宋体" w:eastAsia="宋体" w:cs="宋体"/>
            <w:spacing w:val="0"/>
            <w:sz w:val="24"/>
            <w:szCs w:val="24"/>
            <w:rPrChange w:id="3510" w:author="随遇而安 [2]" w:date="2024-12-23T17:03:45Z">
              <w:rPr>
                <w:rFonts w:ascii="宋体" w:hAnsi="宋体" w:eastAsia="宋体" w:cs="宋体"/>
                <w:spacing w:val="-6"/>
                <w:sz w:val="24"/>
                <w:szCs w:val="24"/>
              </w:rPr>
            </w:rPrChange>
          </w:rPr>
          <w:t>乙方应全额向</w:t>
        </w:r>
      </w:ins>
      <w:ins w:id="3511" w:author="随遇而安 [2]" w:date="2024-12-23T17:01:51Z">
        <w:r>
          <w:rPr>
            <w:rFonts w:ascii="宋体" w:hAnsi="宋体" w:eastAsia="宋体" w:cs="宋体"/>
            <w:sz w:val="24"/>
            <w:szCs w:val="24"/>
          </w:rPr>
          <w:t xml:space="preserve">  </w:t>
        </w:r>
      </w:ins>
      <w:ins w:id="3512" w:author="随遇而安 [2]" w:date="2024-12-23T17:01:51Z">
        <w:r>
          <w:rPr>
            <w:rFonts w:ascii="宋体" w:hAnsi="宋体" w:eastAsia="宋体" w:cs="宋体"/>
            <w:spacing w:val="0"/>
            <w:sz w:val="24"/>
            <w:szCs w:val="24"/>
            <w:rPrChange w:id="3513" w:author="随遇而安 [2]" w:date="2024-12-23T17:03:45Z">
              <w:rPr>
                <w:rFonts w:ascii="宋体" w:hAnsi="宋体" w:eastAsia="宋体" w:cs="宋体"/>
                <w:spacing w:val="-1"/>
                <w:sz w:val="24"/>
                <w:szCs w:val="24"/>
              </w:rPr>
            </w:rPrChange>
          </w:rPr>
          <w:t>甲方赔偿或弥补该等损失、损害和/或支出。</w:t>
        </w:r>
      </w:ins>
    </w:p>
    <w:p w14:paraId="49DC26C3">
      <w:pPr>
        <w:spacing w:before="35" w:line="360" w:lineRule="auto"/>
        <w:ind w:left="38" w:right="203" w:firstLine="510"/>
        <w:jc w:val="both"/>
        <w:rPr>
          <w:ins w:id="3515" w:author="随遇而安 [2]" w:date="2024-12-23T17:01:51Z"/>
          <w:rFonts w:ascii="宋体" w:hAnsi="宋体" w:eastAsia="宋体" w:cs="宋体"/>
          <w:sz w:val="24"/>
          <w:szCs w:val="24"/>
        </w:rPr>
        <w:pPrChange w:id="3514" w:author="随遇而安 [2]" w:date="2024-12-23T17:08:22Z">
          <w:pPr>
            <w:spacing w:before="35" w:line="351" w:lineRule="auto"/>
            <w:ind w:left="38" w:right="203" w:firstLine="510"/>
            <w:jc w:val="both"/>
          </w:pPr>
        </w:pPrChange>
      </w:pPr>
      <w:ins w:id="3516" w:author="随遇而安 [2]" w:date="2024-12-23T17:01:51Z">
        <w:r>
          <w:rPr>
            <w:rFonts w:ascii="宋体" w:hAnsi="宋体" w:eastAsia="宋体" w:cs="宋体"/>
            <w:spacing w:val="0"/>
            <w:sz w:val="24"/>
            <w:szCs w:val="24"/>
            <w:rPrChange w:id="3517" w:author="随遇而安 [2]" w:date="2024-12-23T17:03:45Z">
              <w:rPr>
                <w:rFonts w:ascii="宋体" w:hAnsi="宋体" w:eastAsia="宋体" w:cs="宋体"/>
                <w:spacing w:val="-7"/>
                <w:sz w:val="24"/>
                <w:szCs w:val="24"/>
              </w:rPr>
            </w:rPrChange>
          </w:rPr>
          <w:t>甲乙双方在遵守有关法律、法规、规章和标准的前提</w:t>
        </w:r>
      </w:ins>
      <w:ins w:id="3518" w:author="随遇而安 [2]" w:date="2024-12-23T17:01:51Z">
        <w:r>
          <w:rPr>
            <w:rFonts w:ascii="宋体" w:hAnsi="宋体" w:eastAsia="宋体" w:cs="宋体"/>
            <w:spacing w:val="0"/>
            <w:sz w:val="24"/>
            <w:szCs w:val="24"/>
            <w:rPrChange w:id="3519" w:author="随遇而安 [2]" w:date="2024-12-23T17:03:45Z">
              <w:rPr>
                <w:rFonts w:ascii="宋体" w:hAnsi="宋体" w:eastAsia="宋体" w:cs="宋体"/>
                <w:spacing w:val="-8"/>
                <w:sz w:val="24"/>
                <w:szCs w:val="24"/>
              </w:rPr>
            </w:rPrChange>
          </w:rPr>
          <w:t>下，</w:t>
        </w:r>
      </w:ins>
      <w:ins w:id="3520" w:author="随遇而安 [2]" w:date="2024-12-23T17:01:51Z">
        <w:r>
          <w:rPr>
            <w:rFonts w:ascii="宋体" w:hAnsi="宋体" w:eastAsia="宋体" w:cs="宋体"/>
            <w:spacing w:val="0"/>
            <w:sz w:val="24"/>
            <w:szCs w:val="24"/>
            <w:rPrChange w:id="3521" w:author="随遇而安 [2]" w:date="2024-12-23T17:03:45Z">
              <w:rPr>
                <w:rFonts w:ascii="宋体" w:hAnsi="宋体" w:eastAsia="宋体" w:cs="宋体"/>
                <w:spacing w:val="57"/>
                <w:sz w:val="24"/>
                <w:szCs w:val="24"/>
              </w:rPr>
            </w:rPrChange>
          </w:rPr>
          <w:t xml:space="preserve"> </w:t>
        </w:r>
      </w:ins>
      <w:ins w:id="3522" w:author="随遇而安 [2]" w:date="2024-12-23T17:01:51Z">
        <w:r>
          <w:rPr>
            <w:rFonts w:ascii="宋体" w:hAnsi="宋体" w:eastAsia="宋体" w:cs="宋体"/>
            <w:spacing w:val="0"/>
            <w:sz w:val="24"/>
            <w:szCs w:val="24"/>
            <w:rPrChange w:id="3523" w:author="随遇而安 [2]" w:date="2024-12-23T17:03:45Z">
              <w:rPr>
                <w:rFonts w:ascii="宋体" w:hAnsi="宋体" w:eastAsia="宋体" w:cs="宋体"/>
                <w:spacing w:val="-8"/>
                <w:sz w:val="24"/>
                <w:szCs w:val="24"/>
              </w:rPr>
            </w:rPrChange>
          </w:rPr>
          <w:t>结合业务实际，经协商一</w:t>
        </w:r>
      </w:ins>
      <w:ins w:id="3524" w:author="随遇而安 [2]" w:date="2024-12-23T17:01:51Z">
        <w:r>
          <w:rPr>
            <w:rFonts w:ascii="宋体" w:hAnsi="宋体" w:eastAsia="宋体" w:cs="宋体"/>
            <w:sz w:val="24"/>
            <w:szCs w:val="24"/>
          </w:rPr>
          <w:t xml:space="preserve"> </w:t>
        </w:r>
      </w:ins>
      <w:ins w:id="3525" w:author="随遇而安 [2]" w:date="2024-12-23T17:01:51Z">
        <w:r>
          <w:rPr>
            <w:rFonts w:ascii="宋体" w:hAnsi="宋体" w:eastAsia="宋体" w:cs="宋体"/>
            <w:spacing w:val="0"/>
            <w:sz w:val="24"/>
            <w:szCs w:val="24"/>
            <w:rPrChange w:id="3526" w:author="随遇而安 [2]" w:date="2024-12-23T17:03:45Z">
              <w:rPr>
                <w:rFonts w:ascii="宋体" w:hAnsi="宋体" w:eastAsia="宋体" w:cs="宋体"/>
                <w:spacing w:val="-2"/>
                <w:sz w:val="24"/>
                <w:szCs w:val="24"/>
              </w:rPr>
            </w:rPrChange>
          </w:rPr>
          <w:t>致后，可对以上条款内容进行补充但不得相悖，补充条款与本协议其他条款具有同等法</w:t>
        </w:r>
      </w:ins>
      <w:ins w:id="3527" w:author="随遇而安 [2]" w:date="2024-12-23T17:01:51Z">
        <w:r>
          <w:rPr>
            <w:rFonts w:ascii="宋体" w:hAnsi="宋体" w:eastAsia="宋体" w:cs="宋体"/>
            <w:spacing w:val="0"/>
            <w:sz w:val="24"/>
            <w:szCs w:val="24"/>
            <w:rPrChange w:id="3528" w:author="随遇而安 [2]" w:date="2024-12-23T17:03:45Z">
              <w:rPr>
                <w:rFonts w:ascii="宋体" w:hAnsi="宋体" w:eastAsia="宋体" w:cs="宋体"/>
                <w:spacing w:val="17"/>
                <w:sz w:val="24"/>
                <w:szCs w:val="24"/>
              </w:rPr>
            </w:rPrChange>
          </w:rPr>
          <w:t xml:space="preserve"> </w:t>
        </w:r>
      </w:ins>
      <w:ins w:id="3529" w:author="随遇而安 [2]" w:date="2024-12-23T17:01:51Z">
        <w:r>
          <w:rPr>
            <w:rFonts w:ascii="宋体" w:hAnsi="宋体" w:eastAsia="宋体" w:cs="宋体"/>
            <w:spacing w:val="0"/>
            <w:sz w:val="24"/>
            <w:szCs w:val="24"/>
            <w:rPrChange w:id="3530" w:author="随遇而安 [2]" w:date="2024-12-23T17:03:45Z">
              <w:rPr>
                <w:rFonts w:ascii="宋体" w:hAnsi="宋体" w:eastAsia="宋体" w:cs="宋体"/>
                <w:spacing w:val="-9"/>
                <w:sz w:val="24"/>
                <w:szCs w:val="24"/>
              </w:rPr>
            </w:rPrChange>
          </w:rPr>
          <w:t>律效力。</w:t>
        </w:r>
      </w:ins>
    </w:p>
    <w:p w14:paraId="056183AC">
      <w:pPr>
        <w:spacing w:before="34" w:line="360" w:lineRule="auto"/>
        <w:ind w:left="520"/>
        <w:rPr>
          <w:ins w:id="3532" w:author="随遇而安 [2]" w:date="2024-12-23T17:01:51Z"/>
          <w:rFonts w:ascii="宋体" w:hAnsi="宋体" w:eastAsia="宋体" w:cs="宋体"/>
          <w:sz w:val="24"/>
          <w:szCs w:val="24"/>
        </w:rPr>
        <w:pPrChange w:id="3531" w:author="随遇而安 [2]" w:date="2024-12-23T17:08:22Z">
          <w:pPr>
            <w:spacing w:before="34" w:line="220" w:lineRule="auto"/>
            <w:ind w:left="520"/>
          </w:pPr>
        </w:pPrChange>
      </w:pPr>
      <w:ins w:id="3533" w:author="随遇而安 [2]" w:date="2024-12-23T17:01:51Z">
        <w:r>
          <w:rPr>
            <w:rFonts w:ascii="宋体" w:hAnsi="宋体" w:eastAsia="宋体" w:cs="宋体"/>
            <w:b/>
            <w:bCs/>
            <w:spacing w:val="0"/>
            <w:sz w:val="24"/>
            <w:szCs w:val="24"/>
            <w:rPrChange w:id="3534" w:author="随遇而安 [2]" w:date="2024-12-23T17:03:45Z">
              <w:rPr>
                <w:rFonts w:ascii="宋体" w:hAnsi="宋体" w:eastAsia="宋体" w:cs="宋体"/>
                <w:b/>
                <w:bCs/>
                <w:spacing w:val="-3"/>
                <w:sz w:val="24"/>
                <w:szCs w:val="24"/>
              </w:rPr>
            </w:rPrChange>
          </w:rPr>
          <w:t>第六条</w:t>
        </w:r>
      </w:ins>
      <w:ins w:id="3535" w:author="随遇而安 [2]" w:date="2024-12-23T17:01:51Z">
        <w:r>
          <w:rPr>
            <w:rFonts w:ascii="宋体" w:hAnsi="宋体" w:eastAsia="宋体" w:cs="宋体"/>
            <w:spacing w:val="0"/>
            <w:sz w:val="24"/>
            <w:szCs w:val="24"/>
            <w:rPrChange w:id="3536" w:author="随遇而安 [2]" w:date="2024-12-23T17:03:45Z">
              <w:rPr>
                <w:rFonts w:ascii="宋体" w:hAnsi="宋体" w:eastAsia="宋体" w:cs="宋体"/>
                <w:spacing w:val="-3"/>
                <w:sz w:val="24"/>
                <w:szCs w:val="24"/>
              </w:rPr>
            </w:rPrChange>
          </w:rPr>
          <w:t xml:space="preserve"> </w:t>
        </w:r>
      </w:ins>
      <w:ins w:id="3537" w:author="随遇而安 [2]" w:date="2024-12-23T17:01:51Z">
        <w:r>
          <w:rPr>
            <w:rFonts w:ascii="宋体" w:hAnsi="宋体" w:eastAsia="宋体" w:cs="宋体"/>
            <w:b/>
            <w:bCs/>
            <w:spacing w:val="0"/>
            <w:sz w:val="24"/>
            <w:szCs w:val="24"/>
            <w:rPrChange w:id="3538" w:author="随遇而安 [2]" w:date="2024-12-23T17:03:45Z">
              <w:rPr>
                <w:rFonts w:ascii="宋体" w:hAnsi="宋体" w:eastAsia="宋体" w:cs="宋体"/>
                <w:b/>
                <w:bCs/>
                <w:spacing w:val="-3"/>
                <w:sz w:val="24"/>
                <w:szCs w:val="24"/>
              </w:rPr>
            </w:rPrChange>
          </w:rPr>
          <w:t>协议生效</w:t>
        </w:r>
      </w:ins>
    </w:p>
    <w:p w14:paraId="26765996">
      <w:pPr>
        <w:spacing w:before="182" w:line="360" w:lineRule="auto"/>
        <w:ind w:left="42" w:right="205" w:firstLine="476"/>
        <w:rPr>
          <w:ins w:id="3540" w:author="随遇而安 [2]" w:date="2024-12-23T17:01:51Z"/>
          <w:rFonts w:ascii="宋体" w:hAnsi="宋体" w:eastAsia="宋体" w:cs="宋体"/>
          <w:sz w:val="24"/>
          <w:szCs w:val="24"/>
        </w:rPr>
        <w:pPrChange w:id="3539" w:author="随遇而安 [2]" w:date="2024-12-23T17:08:22Z">
          <w:pPr>
            <w:spacing w:before="182" w:line="347" w:lineRule="auto"/>
            <w:ind w:left="42" w:right="205" w:firstLine="476"/>
          </w:pPr>
        </w:pPrChange>
      </w:pPr>
      <w:ins w:id="3541" w:author="随遇而安 [2]" w:date="2024-12-23T17:01:51Z">
        <w:r>
          <w:rPr>
            <w:rFonts w:ascii="宋体" w:hAnsi="宋体" w:eastAsia="宋体" w:cs="宋体"/>
            <w:spacing w:val="0"/>
            <w:sz w:val="24"/>
            <w:szCs w:val="24"/>
            <w:rPrChange w:id="3542" w:author="随遇而安 [2]" w:date="2024-12-23T17:03:45Z">
              <w:rPr>
                <w:rFonts w:ascii="宋体" w:hAnsi="宋体" w:eastAsia="宋体" w:cs="宋体"/>
                <w:spacing w:val="-2"/>
                <w:sz w:val="24"/>
                <w:szCs w:val="24"/>
              </w:rPr>
            </w:rPrChange>
          </w:rPr>
          <w:t>本协议自甲乙双方签字盖章之日起生效，其时效与双方所签订合同相同。本协议一</w:t>
        </w:r>
      </w:ins>
      <w:ins w:id="3543" w:author="随遇而安 [2]" w:date="2024-12-23T17:01:51Z">
        <w:r>
          <w:rPr>
            <w:rFonts w:ascii="宋体" w:hAnsi="宋体" w:eastAsia="宋体" w:cs="宋体"/>
            <w:spacing w:val="0"/>
            <w:sz w:val="24"/>
            <w:szCs w:val="24"/>
            <w:rPrChange w:id="3544" w:author="随遇而安 [2]" w:date="2024-12-23T17:03:45Z">
              <w:rPr>
                <w:rFonts w:ascii="宋体" w:hAnsi="宋体" w:eastAsia="宋体" w:cs="宋体"/>
                <w:spacing w:val="12"/>
                <w:sz w:val="24"/>
                <w:szCs w:val="24"/>
              </w:rPr>
            </w:rPrChange>
          </w:rPr>
          <w:t xml:space="preserve"> </w:t>
        </w:r>
      </w:ins>
      <w:ins w:id="3545" w:author="随遇而安 [2]" w:date="2024-12-23T17:01:51Z">
        <w:r>
          <w:rPr>
            <w:rFonts w:ascii="宋体" w:hAnsi="宋体" w:eastAsia="宋体" w:cs="宋体"/>
            <w:spacing w:val="0"/>
            <w:sz w:val="24"/>
            <w:szCs w:val="24"/>
            <w:rPrChange w:id="3546" w:author="随遇而安 [2]" w:date="2024-12-23T17:03:45Z">
              <w:rPr>
                <w:rFonts w:ascii="宋体" w:hAnsi="宋体" w:eastAsia="宋体" w:cs="宋体"/>
                <w:spacing w:val="-4"/>
                <w:sz w:val="24"/>
                <w:szCs w:val="24"/>
              </w:rPr>
            </w:rPrChange>
          </w:rPr>
          <w:t>式四份，由甲方、乙方各持两份。</w:t>
        </w:r>
      </w:ins>
    </w:p>
    <w:p w14:paraId="7573F64C">
      <w:pPr>
        <w:pStyle w:val="2"/>
        <w:spacing w:line="422" w:lineRule="auto"/>
        <w:rPr>
          <w:ins w:id="3547" w:author="随遇而安 [2]" w:date="2024-12-23T17:01:51Z"/>
        </w:rPr>
      </w:pPr>
    </w:p>
    <w:p w14:paraId="327DF5A5">
      <w:pPr>
        <w:spacing w:before="78" w:line="219" w:lineRule="auto"/>
        <w:ind w:left="429"/>
        <w:rPr>
          <w:ins w:id="3548" w:author="随遇而安 [2]" w:date="2024-12-23T17:01:51Z"/>
          <w:rFonts w:ascii="宋体" w:hAnsi="宋体" w:eastAsia="宋体" w:cs="宋体"/>
          <w:sz w:val="24"/>
          <w:szCs w:val="24"/>
        </w:rPr>
      </w:pPr>
      <w:ins w:id="3549" w:author="随遇而安 [2]" w:date="2024-12-23T17:01:51Z">
        <w:r>
          <w:rPr>
            <w:rFonts w:ascii="宋体" w:hAnsi="宋体" w:eastAsia="宋体" w:cs="宋体"/>
            <w:spacing w:val="0"/>
            <w:sz w:val="24"/>
            <w:szCs w:val="24"/>
            <w:rPrChange w:id="3550" w:author="随遇而安 [2]" w:date="2024-12-23T17:03:45Z">
              <w:rPr>
                <w:rFonts w:ascii="宋体" w:hAnsi="宋体" w:eastAsia="宋体" w:cs="宋体"/>
                <w:spacing w:val="-6"/>
                <w:sz w:val="24"/>
                <w:szCs w:val="24"/>
              </w:rPr>
            </w:rPrChange>
          </w:rPr>
          <w:t>甲方(盖章)：</w:t>
        </w:r>
      </w:ins>
      <w:ins w:id="3551" w:author="随遇而安 [2]" w:date="2024-12-23T17:01:51Z">
        <w:r>
          <w:rPr>
            <w:rFonts w:ascii="宋体" w:hAnsi="宋体" w:eastAsia="宋体" w:cs="宋体"/>
            <w:spacing w:val="0"/>
            <w:sz w:val="24"/>
            <w:szCs w:val="24"/>
            <w:rPrChange w:id="3552" w:author="随遇而安 [2]" w:date="2024-12-23T17:03:45Z">
              <w:rPr>
                <w:rFonts w:ascii="宋体" w:hAnsi="宋体" w:eastAsia="宋体" w:cs="宋体"/>
                <w:spacing w:val="1"/>
                <w:sz w:val="24"/>
                <w:szCs w:val="24"/>
              </w:rPr>
            </w:rPrChange>
          </w:rPr>
          <w:t xml:space="preserve">                           </w:t>
        </w:r>
      </w:ins>
      <w:ins w:id="3553" w:author="随遇而安 [2]" w:date="2024-12-23T17:01:51Z">
        <w:r>
          <w:rPr>
            <w:rFonts w:ascii="宋体" w:hAnsi="宋体" w:eastAsia="宋体" w:cs="宋体"/>
            <w:spacing w:val="0"/>
            <w:sz w:val="24"/>
            <w:szCs w:val="24"/>
            <w:rPrChange w:id="3554" w:author="随遇而安 [2]" w:date="2024-12-23T17:03:45Z">
              <w:rPr>
                <w:rFonts w:ascii="宋体" w:hAnsi="宋体" w:eastAsia="宋体" w:cs="宋体"/>
                <w:spacing w:val="-6"/>
                <w:sz w:val="24"/>
                <w:szCs w:val="24"/>
              </w:rPr>
            </w:rPrChange>
          </w:rPr>
          <w:t>乙方(盖章)：</w:t>
        </w:r>
      </w:ins>
    </w:p>
    <w:p w14:paraId="462729B7">
      <w:pPr>
        <w:pStyle w:val="2"/>
        <w:spacing w:line="285" w:lineRule="auto"/>
        <w:rPr>
          <w:ins w:id="3555" w:author="随遇而安 [2]" w:date="2024-12-23T17:01:51Z"/>
        </w:rPr>
      </w:pPr>
    </w:p>
    <w:p w14:paraId="18B975DA">
      <w:pPr>
        <w:pStyle w:val="2"/>
        <w:spacing w:line="285" w:lineRule="auto"/>
        <w:rPr>
          <w:ins w:id="3556" w:author="随遇而安 [2]" w:date="2024-12-23T17:01:51Z"/>
        </w:rPr>
      </w:pPr>
    </w:p>
    <w:p w14:paraId="7F1357F1">
      <w:pPr>
        <w:spacing w:before="79" w:line="220" w:lineRule="auto"/>
        <w:ind w:left="397"/>
        <w:rPr>
          <w:ins w:id="3557" w:author="随遇而安 [2]" w:date="2024-12-23T17:01:51Z"/>
          <w:rFonts w:ascii="宋体" w:hAnsi="宋体" w:eastAsia="宋体" w:cs="宋体"/>
          <w:sz w:val="24"/>
          <w:szCs w:val="24"/>
        </w:rPr>
      </w:pPr>
      <w:ins w:id="3558" w:author="随遇而安 [2]" w:date="2024-12-23T17:01:51Z">
        <w:r>
          <w:rPr>
            <w:rFonts w:ascii="宋体" w:hAnsi="宋体" w:eastAsia="宋体" w:cs="宋体"/>
            <w:spacing w:val="0"/>
            <w:sz w:val="24"/>
            <w:szCs w:val="24"/>
            <w:rPrChange w:id="3559" w:author="随遇而安 [2]" w:date="2024-12-23T17:03:45Z">
              <w:rPr>
                <w:rFonts w:ascii="宋体" w:hAnsi="宋体" w:eastAsia="宋体" w:cs="宋体"/>
                <w:spacing w:val="-5"/>
                <w:sz w:val="24"/>
                <w:szCs w:val="24"/>
              </w:rPr>
            </w:rPrChange>
          </w:rPr>
          <w:t>住</w:t>
        </w:r>
      </w:ins>
      <w:ins w:id="3560" w:author="随遇而安 [2]" w:date="2024-12-23T17:01:51Z">
        <w:r>
          <w:rPr>
            <w:rFonts w:ascii="宋体" w:hAnsi="宋体" w:eastAsia="宋体" w:cs="宋体"/>
            <w:spacing w:val="0"/>
            <w:sz w:val="24"/>
            <w:szCs w:val="24"/>
            <w:rPrChange w:id="3561" w:author="随遇而安 [2]" w:date="2024-12-23T17:03:45Z">
              <w:rPr>
                <w:rFonts w:ascii="宋体" w:hAnsi="宋体" w:eastAsia="宋体" w:cs="宋体"/>
                <w:spacing w:val="1"/>
                <w:sz w:val="24"/>
                <w:szCs w:val="24"/>
              </w:rPr>
            </w:rPrChange>
          </w:rPr>
          <w:t xml:space="preserve">      </w:t>
        </w:r>
      </w:ins>
      <w:ins w:id="3562" w:author="随遇而安 [2]" w:date="2024-12-23T17:01:51Z">
        <w:r>
          <w:rPr>
            <w:rFonts w:ascii="宋体" w:hAnsi="宋体" w:eastAsia="宋体" w:cs="宋体"/>
            <w:spacing w:val="0"/>
            <w:sz w:val="24"/>
            <w:szCs w:val="24"/>
            <w:rPrChange w:id="3563" w:author="随遇而安 [2]" w:date="2024-12-23T17:03:45Z">
              <w:rPr>
                <w:rFonts w:ascii="宋体" w:hAnsi="宋体" w:eastAsia="宋体" w:cs="宋体"/>
                <w:spacing w:val="-5"/>
                <w:sz w:val="24"/>
                <w:szCs w:val="24"/>
              </w:rPr>
            </w:rPrChange>
          </w:rPr>
          <w:t>所：                            住</w:t>
        </w:r>
      </w:ins>
      <w:ins w:id="3564" w:author="随遇而安 [2]" w:date="2024-12-23T17:01:51Z">
        <w:r>
          <w:rPr>
            <w:rFonts w:ascii="宋体" w:hAnsi="宋体" w:eastAsia="宋体" w:cs="宋体"/>
            <w:spacing w:val="0"/>
            <w:sz w:val="24"/>
            <w:szCs w:val="24"/>
            <w:rPrChange w:id="3565" w:author="随遇而安 [2]" w:date="2024-12-23T17:03:45Z">
              <w:rPr>
                <w:rFonts w:ascii="宋体" w:hAnsi="宋体" w:eastAsia="宋体" w:cs="宋体"/>
                <w:spacing w:val="2"/>
                <w:sz w:val="24"/>
                <w:szCs w:val="24"/>
              </w:rPr>
            </w:rPrChange>
          </w:rPr>
          <w:t xml:space="preserve">      </w:t>
        </w:r>
      </w:ins>
      <w:ins w:id="3566" w:author="随遇而安 [2]" w:date="2024-12-23T17:01:51Z">
        <w:r>
          <w:rPr>
            <w:rFonts w:ascii="宋体" w:hAnsi="宋体" w:eastAsia="宋体" w:cs="宋体"/>
            <w:spacing w:val="0"/>
            <w:sz w:val="24"/>
            <w:szCs w:val="24"/>
            <w:rPrChange w:id="3567" w:author="随遇而安 [2]" w:date="2024-12-23T17:03:45Z">
              <w:rPr>
                <w:rFonts w:ascii="宋体" w:hAnsi="宋体" w:eastAsia="宋体" w:cs="宋体"/>
                <w:spacing w:val="-5"/>
                <w:sz w:val="24"/>
                <w:szCs w:val="24"/>
              </w:rPr>
            </w:rPrChange>
          </w:rPr>
          <w:t>所：</w:t>
        </w:r>
      </w:ins>
    </w:p>
    <w:p w14:paraId="3B49A109">
      <w:pPr>
        <w:pStyle w:val="2"/>
        <w:spacing w:line="283" w:lineRule="auto"/>
        <w:rPr>
          <w:ins w:id="3568" w:author="随遇而安 [2]" w:date="2024-12-23T17:01:51Z"/>
        </w:rPr>
      </w:pPr>
    </w:p>
    <w:p w14:paraId="5923E035">
      <w:pPr>
        <w:pStyle w:val="2"/>
        <w:spacing w:line="284" w:lineRule="auto"/>
        <w:rPr>
          <w:ins w:id="3569" w:author="随遇而安 [2]" w:date="2024-12-23T17:01:51Z"/>
        </w:rPr>
      </w:pPr>
    </w:p>
    <w:p w14:paraId="7A3A53AA">
      <w:pPr>
        <w:spacing w:before="78" w:line="220" w:lineRule="auto"/>
        <w:ind w:left="281"/>
        <w:rPr>
          <w:ins w:id="3570" w:author="随遇而安 [2]" w:date="2024-12-23T17:01:51Z"/>
          <w:rFonts w:ascii="宋体" w:hAnsi="宋体" w:eastAsia="宋体" w:cs="宋体"/>
          <w:sz w:val="24"/>
          <w:szCs w:val="24"/>
        </w:rPr>
      </w:pPr>
      <w:ins w:id="3571" w:author="随遇而安 [2]" w:date="2024-12-23T17:01:51Z">
        <w:r>
          <w:rPr>
            <w:rFonts w:ascii="宋体" w:hAnsi="宋体" w:eastAsia="宋体" w:cs="宋体"/>
            <w:sz w:val="24"/>
            <w:szCs w:val="24"/>
          </w:rPr>
          <w:t xml:space="preserve">企业主要负责人(签字)：                </w:t>
        </w:r>
      </w:ins>
      <w:ins w:id="3572" w:author="随遇而安 [2]" w:date="2024-12-23T17:01:51Z">
        <w:r>
          <w:rPr>
            <w:rFonts w:ascii="宋体" w:hAnsi="宋体" w:eastAsia="宋体" w:cs="宋体"/>
            <w:spacing w:val="0"/>
            <w:sz w:val="24"/>
            <w:szCs w:val="24"/>
            <w:rPrChange w:id="3573" w:author="随遇而安 [2]" w:date="2024-12-23T17:03:45Z">
              <w:rPr>
                <w:rFonts w:ascii="宋体" w:hAnsi="宋体" w:eastAsia="宋体" w:cs="宋体"/>
                <w:spacing w:val="-1"/>
                <w:sz w:val="24"/>
                <w:szCs w:val="24"/>
              </w:rPr>
            </w:rPrChange>
          </w:rPr>
          <w:t xml:space="preserve"> 企业主要负责人(签字)：</w:t>
        </w:r>
      </w:ins>
    </w:p>
    <w:p w14:paraId="6560F584">
      <w:pPr>
        <w:pStyle w:val="2"/>
        <w:spacing w:line="244" w:lineRule="auto"/>
        <w:rPr>
          <w:ins w:id="3574" w:author="随遇而安 [2]" w:date="2024-12-23T17:01:51Z"/>
        </w:rPr>
      </w:pPr>
    </w:p>
    <w:p w14:paraId="1BC57620">
      <w:pPr>
        <w:pStyle w:val="2"/>
        <w:spacing w:line="245" w:lineRule="auto"/>
        <w:rPr>
          <w:ins w:id="3575" w:author="随遇而安 [2]" w:date="2024-12-23T17:01:51Z"/>
        </w:rPr>
      </w:pPr>
    </w:p>
    <w:p w14:paraId="54D4D8EC">
      <w:pPr>
        <w:spacing w:before="78" w:line="220" w:lineRule="auto"/>
        <w:ind w:left="281"/>
        <w:rPr>
          <w:ins w:id="3576" w:author="随遇而安 [2]" w:date="2024-12-23T17:01:51Z"/>
          <w:rFonts w:ascii="宋体" w:hAnsi="宋体" w:eastAsia="宋体" w:cs="宋体"/>
          <w:sz w:val="24"/>
          <w:szCs w:val="24"/>
        </w:rPr>
      </w:pPr>
      <w:ins w:id="3577" w:author="随遇而安 [2]" w:date="2024-12-23T17:01:51Z">
        <w:r>
          <w:rPr>
            <w:rFonts w:ascii="宋体" w:hAnsi="宋体" w:eastAsia="宋体" w:cs="宋体"/>
            <w:sz w:val="24"/>
            <w:szCs w:val="24"/>
          </w:rPr>
          <w:t xml:space="preserve">或者委托代理人(签字)：                </w:t>
        </w:r>
      </w:ins>
      <w:ins w:id="3578" w:author="随遇而安 [2]" w:date="2024-12-23T17:01:51Z">
        <w:r>
          <w:rPr>
            <w:rFonts w:ascii="宋体" w:hAnsi="宋体" w:eastAsia="宋体" w:cs="宋体"/>
            <w:spacing w:val="0"/>
            <w:sz w:val="24"/>
            <w:szCs w:val="24"/>
            <w:rPrChange w:id="3579" w:author="随遇而安 [2]" w:date="2024-12-23T17:03:45Z">
              <w:rPr>
                <w:rFonts w:ascii="宋体" w:hAnsi="宋体" w:eastAsia="宋体" w:cs="宋体"/>
                <w:spacing w:val="-1"/>
                <w:sz w:val="24"/>
                <w:szCs w:val="24"/>
              </w:rPr>
            </w:rPrChange>
          </w:rPr>
          <w:t>或者委托代理人(签字)：</w:t>
        </w:r>
      </w:ins>
    </w:p>
    <w:p w14:paraId="6B5EF46A">
      <w:pPr>
        <w:pStyle w:val="2"/>
        <w:spacing w:line="284" w:lineRule="auto"/>
        <w:rPr>
          <w:ins w:id="3580" w:author="随遇而安 [2]" w:date="2024-12-23T17:01:51Z"/>
        </w:rPr>
      </w:pPr>
    </w:p>
    <w:p w14:paraId="27505D02">
      <w:pPr>
        <w:pStyle w:val="2"/>
        <w:spacing w:line="284" w:lineRule="auto"/>
        <w:rPr>
          <w:ins w:id="3581" w:author="随遇而安 [2]" w:date="2024-12-23T17:01:51Z"/>
        </w:rPr>
      </w:pPr>
    </w:p>
    <w:p w14:paraId="3B2A2633">
      <w:pPr>
        <w:spacing w:before="78" w:line="222" w:lineRule="auto"/>
        <w:ind w:left="279"/>
        <w:rPr>
          <w:ins w:id="3582" w:author="随遇而安 [2]" w:date="2024-12-23T17:01:51Z"/>
          <w:rFonts w:ascii="宋体" w:hAnsi="宋体" w:eastAsia="宋体" w:cs="宋体"/>
          <w:sz w:val="24"/>
          <w:szCs w:val="24"/>
        </w:rPr>
      </w:pPr>
      <w:ins w:id="3583" w:author="随遇而安 [2]" w:date="2024-12-23T17:01:51Z">
        <w:r>
          <w:rPr>
            <w:rFonts w:ascii="宋体" w:hAnsi="宋体" w:eastAsia="宋体" w:cs="宋体"/>
            <w:spacing w:val="0"/>
            <w:sz w:val="24"/>
            <w:szCs w:val="24"/>
            <w:rPrChange w:id="3584" w:author="随遇而安 [2]" w:date="2024-12-23T17:03:45Z">
              <w:rPr>
                <w:rFonts w:ascii="宋体" w:hAnsi="宋体" w:eastAsia="宋体" w:cs="宋体"/>
                <w:spacing w:val="-7"/>
                <w:sz w:val="24"/>
                <w:szCs w:val="24"/>
              </w:rPr>
            </w:rPrChange>
          </w:rPr>
          <w:t>联系电话：</w:t>
        </w:r>
      </w:ins>
      <w:ins w:id="3585" w:author="随遇而安 [2]" w:date="2024-12-23T17:01:51Z">
        <w:r>
          <w:rPr>
            <w:rFonts w:ascii="宋体" w:hAnsi="宋体" w:eastAsia="宋体" w:cs="宋体"/>
            <w:sz w:val="24"/>
            <w:szCs w:val="24"/>
          </w:rPr>
          <w:t xml:space="preserve">                               </w:t>
        </w:r>
      </w:ins>
      <w:ins w:id="3586" w:author="随遇而安 [2]" w:date="2024-12-23T17:01:51Z">
        <w:r>
          <w:rPr>
            <w:rFonts w:ascii="宋体" w:hAnsi="宋体" w:eastAsia="宋体" w:cs="宋体"/>
            <w:spacing w:val="0"/>
            <w:sz w:val="24"/>
            <w:szCs w:val="24"/>
            <w:rPrChange w:id="3587" w:author="随遇而安 [2]" w:date="2024-12-23T17:03:45Z">
              <w:rPr>
                <w:rFonts w:ascii="宋体" w:hAnsi="宋体" w:eastAsia="宋体" w:cs="宋体"/>
                <w:spacing w:val="-7"/>
                <w:sz w:val="24"/>
                <w:szCs w:val="24"/>
              </w:rPr>
            </w:rPrChange>
          </w:rPr>
          <w:t>联系电话：</w:t>
        </w:r>
      </w:ins>
    </w:p>
    <w:p w14:paraId="52425064">
      <w:pPr>
        <w:pStyle w:val="2"/>
        <w:spacing w:line="282" w:lineRule="auto"/>
        <w:rPr>
          <w:ins w:id="3588" w:author="随遇而安 [2]" w:date="2024-12-23T17:01:51Z"/>
        </w:rPr>
      </w:pPr>
    </w:p>
    <w:p w14:paraId="4B02C41B">
      <w:pPr>
        <w:pStyle w:val="2"/>
        <w:spacing w:line="283" w:lineRule="auto"/>
        <w:rPr>
          <w:ins w:id="3589" w:author="随遇而安 [2]" w:date="2024-12-23T17:01:51Z"/>
        </w:rPr>
      </w:pPr>
    </w:p>
    <w:p w14:paraId="493FD071">
      <w:pPr>
        <w:spacing w:before="78" w:line="220" w:lineRule="auto"/>
        <w:ind w:left="279"/>
        <w:rPr>
          <w:ins w:id="3590" w:author="随遇而安 [2]" w:date="2024-12-23T17:01:51Z"/>
          <w:rFonts w:ascii="宋体" w:hAnsi="宋体" w:eastAsia="宋体" w:cs="宋体"/>
          <w:sz w:val="24"/>
          <w:szCs w:val="24"/>
        </w:rPr>
      </w:pPr>
      <w:ins w:id="3591" w:author="随遇而安 [2]" w:date="2024-12-23T17:01:51Z">
        <w:r>
          <w:rPr>
            <w:rFonts w:ascii="宋体" w:hAnsi="宋体" w:eastAsia="宋体" w:cs="宋体"/>
            <w:spacing w:val="0"/>
            <w:sz w:val="24"/>
            <w:szCs w:val="24"/>
            <w:rPrChange w:id="3592" w:author="随遇而安 [2]" w:date="2024-12-23T17:03:45Z">
              <w:rPr>
                <w:rFonts w:ascii="宋体" w:hAnsi="宋体" w:eastAsia="宋体" w:cs="宋体"/>
                <w:spacing w:val="-9"/>
                <w:sz w:val="24"/>
                <w:szCs w:val="24"/>
              </w:rPr>
            </w:rPrChange>
          </w:rPr>
          <w:t>年</w:t>
        </w:r>
      </w:ins>
      <w:ins w:id="3593" w:author="随遇而安 [2]" w:date="2024-12-23T17:01:51Z">
        <w:r>
          <w:rPr>
            <w:rFonts w:ascii="宋体" w:hAnsi="宋体" w:eastAsia="宋体" w:cs="宋体"/>
            <w:spacing w:val="0"/>
            <w:sz w:val="24"/>
            <w:szCs w:val="24"/>
            <w:rPrChange w:id="3594" w:author="随遇而安 [2]" w:date="2024-12-23T17:03:45Z">
              <w:rPr>
                <w:rFonts w:ascii="宋体" w:hAnsi="宋体" w:eastAsia="宋体" w:cs="宋体"/>
                <w:spacing w:val="3"/>
                <w:sz w:val="24"/>
                <w:szCs w:val="24"/>
              </w:rPr>
            </w:rPrChange>
          </w:rPr>
          <w:t xml:space="preserve">    </w:t>
        </w:r>
      </w:ins>
      <w:ins w:id="3595" w:author="随遇而安 [2]" w:date="2024-12-23T17:01:51Z">
        <w:r>
          <w:rPr>
            <w:rFonts w:ascii="宋体" w:hAnsi="宋体" w:eastAsia="宋体" w:cs="宋体"/>
            <w:spacing w:val="0"/>
            <w:sz w:val="24"/>
            <w:szCs w:val="24"/>
            <w:rPrChange w:id="3596" w:author="随遇而安 [2]" w:date="2024-12-23T17:03:45Z">
              <w:rPr>
                <w:rFonts w:ascii="宋体" w:hAnsi="宋体" w:eastAsia="宋体" w:cs="宋体"/>
                <w:spacing w:val="-9"/>
                <w:sz w:val="24"/>
                <w:szCs w:val="24"/>
              </w:rPr>
            </w:rPrChange>
          </w:rPr>
          <w:t>月</w:t>
        </w:r>
      </w:ins>
      <w:ins w:id="3597" w:author="随遇而安 [2]" w:date="2024-12-23T17:01:51Z">
        <w:r>
          <w:rPr>
            <w:rFonts w:ascii="宋体" w:hAnsi="宋体" w:eastAsia="宋体" w:cs="宋体"/>
            <w:spacing w:val="0"/>
            <w:sz w:val="24"/>
            <w:szCs w:val="24"/>
            <w:rPrChange w:id="3598" w:author="随遇而安 [2]" w:date="2024-12-23T17:03:45Z">
              <w:rPr>
                <w:rFonts w:ascii="宋体" w:hAnsi="宋体" w:eastAsia="宋体" w:cs="宋体"/>
                <w:spacing w:val="13"/>
                <w:sz w:val="24"/>
                <w:szCs w:val="24"/>
              </w:rPr>
            </w:rPrChange>
          </w:rPr>
          <w:t xml:space="preserve">    </w:t>
        </w:r>
      </w:ins>
      <w:ins w:id="3599" w:author="随遇而安 [2]" w:date="2024-12-23T17:01:51Z">
        <w:r>
          <w:rPr>
            <w:rFonts w:ascii="宋体" w:hAnsi="宋体" w:eastAsia="宋体" w:cs="宋体"/>
            <w:spacing w:val="0"/>
            <w:sz w:val="24"/>
            <w:szCs w:val="24"/>
            <w:rPrChange w:id="3600" w:author="随遇而安 [2]" w:date="2024-12-23T17:03:45Z">
              <w:rPr>
                <w:rFonts w:ascii="宋体" w:hAnsi="宋体" w:eastAsia="宋体" w:cs="宋体"/>
                <w:spacing w:val="-9"/>
                <w:sz w:val="24"/>
                <w:szCs w:val="24"/>
              </w:rPr>
            </w:rPrChange>
          </w:rPr>
          <w:t xml:space="preserve">日                           </w:t>
        </w:r>
      </w:ins>
      <w:ins w:id="3601" w:author="随遇而安 [2]" w:date="2024-12-23T17:01:51Z">
        <w:r>
          <w:rPr>
            <w:rFonts w:ascii="宋体" w:hAnsi="宋体" w:eastAsia="宋体" w:cs="宋体"/>
            <w:spacing w:val="0"/>
            <w:sz w:val="24"/>
            <w:szCs w:val="24"/>
            <w:rPrChange w:id="3602" w:author="随遇而安 [2]" w:date="2024-12-23T17:03:45Z">
              <w:rPr>
                <w:rFonts w:ascii="宋体" w:hAnsi="宋体" w:eastAsia="宋体" w:cs="宋体"/>
                <w:spacing w:val="-10"/>
                <w:sz w:val="24"/>
                <w:szCs w:val="24"/>
              </w:rPr>
            </w:rPrChange>
          </w:rPr>
          <w:t xml:space="preserve">     年</w:t>
        </w:r>
      </w:ins>
      <w:ins w:id="3603" w:author="随遇而安 [2]" w:date="2024-12-23T17:01:51Z">
        <w:r>
          <w:rPr>
            <w:rFonts w:ascii="宋体" w:hAnsi="宋体" w:eastAsia="宋体" w:cs="宋体"/>
            <w:spacing w:val="0"/>
            <w:sz w:val="24"/>
            <w:szCs w:val="24"/>
            <w:rPrChange w:id="3604" w:author="随遇而安 [2]" w:date="2024-12-23T17:03:45Z">
              <w:rPr>
                <w:rFonts w:ascii="宋体" w:hAnsi="宋体" w:eastAsia="宋体" w:cs="宋体"/>
                <w:spacing w:val="4"/>
                <w:sz w:val="24"/>
                <w:szCs w:val="24"/>
              </w:rPr>
            </w:rPrChange>
          </w:rPr>
          <w:t xml:space="preserve">    </w:t>
        </w:r>
      </w:ins>
      <w:ins w:id="3605" w:author="随遇而安 [2]" w:date="2024-12-23T17:01:51Z">
        <w:r>
          <w:rPr>
            <w:rFonts w:ascii="宋体" w:hAnsi="宋体" w:eastAsia="宋体" w:cs="宋体"/>
            <w:spacing w:val="0"/>
            <w:sz w:val="24"/>
            <w:szCs w:val="24"/>
            <w:rPrChange w:id="3606" w:author="随遇而安 [2]" w:date="2024-12-23T17:03:45Z">
              <w:rPr>
                <w:rFonts w:ascii="宋体" w:hAnsi="宋体" w:eastAsia="宋体" w:cs="宋体"/>
                <w:spacing w:val="-10"/>
                <w:sz w:val="24"/>
                <w:szCs w:val="24"/>
              </w:rPr>
            </w:rPrChange>
          </w:rPr>
          <w:t>月     日</w:t>
        </w:r>
      </w:ins>
    </w:p>
    <w:p w14:paraId="59FC8F1E">
      <w:pPr>
        <w:ind w:left="440" w:leftChars="200"/>
        <w:jc w:val="both"/>
        <w:rPr>
          <w:rFonts w:ascii="宋体" w:hAnsi="宋体" w:eastAsia="宋体" w:cs="宋体"/>
          <w:color w:val="auto"/>
          <w:spacing w:val="-9"/>
          <w:sz w:val="24"/>
          <w:szCs w:val="24"/>
          <w:lang w:eastAsia="zh-CN"/>
          <w:rPrChange w:id="3608" w:author="随遇而安 [2]" w:date="2023-08-11T14:50:23Z">
            <w:rPr>
              <w:rFonts w:ascii="宋体" w:hAnsi="宋体" w:eastAsia="宋体" w:cs="宋体"/>
              <w:spacing w:val="-9"/>
              <w:sz w:val="24"/>
              <w:szCs w:val="24"/>
              <w:lang w:eastAsia="zh-CN"/>
              <w14:textOutline w14:w="4356" w14:cap="flat" w14:cmpd="sng" w14:algn="ctr">
                <w14:solidFill>
                  <w14:srgbClr w14:val="000000"/>
                </w14:solidFill>
                <w14:prstDash w14:val="solid"/>
                <w14:miter w14:val="0"/>
              </w14:textOutline>
            </w:rPr>
          </w:rPrChange>
          <w14:textOutline w14:w="4356" w14:cap="flat" w14:cmpd="sng" w14:algn="ctr">
            <w14:solidFill>
              <w14:srgbClr w14:val="000000"/>
            </w14:solidFill>
            <w14:prstDash w14:val="solid"/>
            <w14:miter w14:val="0"/>
          </w14:textOutline>
        </w:rPr>
        <w:pPrChange w:id="3607" w:author="随遇而安 [2]" w:date="2023-08-11T15:51:08Z">
          <w:pPr/>
        </w:pPrChange>
      </w:pPr>
    </w:p>
    <w:sectPr>
      <w:headerReference r:id="rId19" w:type="default"/>
      <w:footerReference r:id="rId20" w:type="default"/>
      <w:pgSz w:w="11907" w:h="16839"/>
      <w:pgMar w:top="1546" w:right="1387" w:bottom="1443" w:left="1387" w:header="839" w:footer="123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1F24A">
    <w:pPr>
      <w:pStyle w:val="3"/>
      <w:tabs>
        <w:tab w:val="center" w:pos="4155"/>
        <w:tab w:val="clear" w:pos="4153"/>
      </w:tabs>
      <w:pPrChange w:id="0" w:author="随遇而安 [2]" w:date="2023-08-11T16:03:57Z">
        <w:pPr>
          <w:pStyle w:val="3"/>
        </w:pPr>
      </w:pPrChange>
    </w:pPr>
    <w:ins w:id="1" w:author="随遇而安 [2]" w:date="2023-08-11T15:57:21Z">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6CEC7D">
                            <w:pPr>
                              <w:pStyle w:val="3"/>
                            </w:pPr>
                            <w:ins w:id="3" w:author="随遇而安 [2]" w:date="2023-08-11T15:57:21Z">
                              <w:r>
                                <w:rPr/>
                                <w:fldChar w:fldCharType="begin"/>
                              </w:r>
                            </w:ins>
                            <w:ins w:id="4" w:author="随遇而安 [2]" w:date="2023-08-11T15:57:21Z">
                              <w:r>
                                <w:rPr/>
                                <w:instrText xml:space="preserve"> PAGE  \* MERGEFORMAT </w:instrText>
                              </w:r>
                            </w:ins>
                            <w:ins w:id="5" w:author="随遇而安 [2]" w:date="2023-08-11T15:57:21Z">
                              <w:r>
                                <w:rPr/>
                                <w:fldChar w:fldCharType="separate"/>
                              </w:r>
                            </w:ins>
                            <w:ins w:id="6" w:author="随遇而安 [2]" w:date="2023-08-11T15:57:21Z">
                              <w:r>
                                <w:rPr/>
                                <w:t>1</w:t>
                              </w:r>
                            </w:ins>
                            <w:ins w:id="7" w:author="随遇而安 [2]" w:date="2023-08-11T15:57:21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16CEC7D">
                      <w:pPr>
                        <w:pStyle w:val="3"/>
                      </w:pPr>
                      <w:ins w:id="8" w:author="随遇而安 [2]" w:date="2023-08-11T15:57:21Z">
                        <w:r>
                          <w:rPr/>
                          <w:fldChar w:fldCharType="begin"/>
                        </w:r>
                      </w:ins>
                      <w:ins w:id="9" w:author="随遇而安 [2]" w:date="2023-08-11T15:57:21Z">
                        <w:r>
                          <w:rPr/>
                          <w:instrText xml:space="preserve"> PAGE  \* MERGEFORMAT </w:instrText>
                        </w:r>
                      </w:ins>
                      <w:ins w:id="10" w:author="随遇而安 [2]" w:date="2023-08-11T15:57:21Z">
                        <w:r>
                          <w:rPr/>
                          <w:fldChar w:fldCharType="separate"/>
                        </w:r>
                      </w:ins>
                      <w:ins w:id="11" w:author="随遇而安 [2]" w:date="2023-08-11T15:57:21Z">
                        <w:r>
                          <w:rPr/>
                          <w:t>1</w:t>
                        </w:r>
                      </w:ins>
                      <w:ins w:id="12" w:author="随遇而安 [2]" w:date="2023-08-11T15:57:21Z">
                        <w:r>
                          <w:rPr/>
                          <w:fldChar w:fldCharType="end"/>
                        </w:r>
                      </w:ins>
                    </w:p>
                  </w:txbxContent>
                </v:textbox>
              </v:shape>
            </w:pict>
          </mc:Fallback>
        </mc:AlternateContent>
      </w:r>
    </w:ins>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83021">
    <w:pPr>
      <w:widowControl w:val="0"/>
      <w:tabs>
        <w:tab w:val="center" w:pos="4153"/>
        <w:tab w:val="right" w:pos="8306"/>
      </w:tabs>
      <w:snapToGrid w:val="0"/>
      <w:spacing w:line="360" w:lineRule="auto"/>
      <w:ind w:firstLine="360" w:firstLineChars="200"/>
      <w:jc w:val="left"/>
      <w:rPr>
        <w:ins w:id="15" w:author="随遇而安 [2]" w:date="2023-08-11T15:54:36Z"/>
        <w:rFonts w:ascii="等线" w:hAnsi="等线" w:eastAsia="宋体" w:cs="Times New Roman"/>
        <w:kern w:val="2"/>
        <w:sz w:val="18"/>
        <w:szCs w:val="18"/>
        <w:lang w:val="en-US" w:eastAsia="zh-CN" w:bidi="ar-SA"/>
      </w:rPr>
    </w:pPr>
    <w:ins w:id="16" w:author="随遇而安 [2]" w:date="2023-08-11T15:54:36Z">
      <w:r>
        <w:rPr>
          <w:rFonts w:ascii="等线" w:hAnsi="等线" w:eastAsia="宋体" w:cs="Times New Roman"/>
          <w:kern w:val="2"/>
          <w:sz w:val="18"/>
          <w:szCs w:val="18"/>
          <w:lang w:val="en-US" w:eastAsia="zh-CN" w:bidi="ar-SA"/>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C7C94B">
                            <w:pPr>
                              <w:widowControl w:val="0"/>
                              <w:tabs>
                                <w:tab w:val="center" w:pos="4153"/>
                                <w:tab w:val="right" w:pos="8306"/>
                              </w:tabs>
                              <w:snapToGrid w:val="0"/>
                              <w:spacing w:line="360" w:lineRule="auto"/>
                              <w:ind w:firstLine="360" w:firstLineChars="200"/>
                              <w:jc w:val="left"/>
                              <w:rPr>
                                <w:ins w:id="18" w:author="随遇而安 [2]" w:date="2023-08-11T15:54:36Z"/>
                                <w:rFonts w:ascii="等线" w:hAnsi="等线" w:eastAsia="宋体" w:cs="Times New Roman"/>
                                <w:kern w:val="2"/>
                                <w:sz w:val="18"/>
                                <w:szCs w:val="18"/>
                                <w:lang w:val="en-US" w:eastAsia="zh-CN" w:bidi="ar-SA"/>
                              </w:rPr>
                            </w:pPr>
                            <w:ins w:id="19" w:author="随遇而安 [2]" w:date="2023-08-11T15:54:36Z">
                              <w:r>
                                <w:rPr>
                                  <w:rFonts w:hint="eastAsia" w:ascii="等线" w:hAnsi="等线" w:eastAsia="宋体" w:cs="Times New Roman"/>
                                  <w:kern w:val="2"/>
                                  <w:sz w:val="18"/>
                                  <w:szCs w:val="18"/>
                                  <w:lang w:val="en-US" w:eastAsia="zh-CN" w:bidi="ar-SA"/>
                                </w:rPr>
                                <w:fldChar w:fldCharType="begin"/>
                              </w:r>
                            </w:ins>
                            <w:ins w:id="20" w:author="随遇而安 [2]" w:date="2023-08-11T15:54:36Z">
                              <w:r>
                                <w:rPr>
                                  <w:rFonts w:hint="eastAsia" w:ascii="等线" w:hAnsi="等线" w:eastAsia="宋体" w:cs="Times New Roman"/>
                                  <w:kern w:val="2"/>
                                  <w:sz w:val="18"/>
                                  <w:szCs w:val="18"/>
                                  <w:lang w:val="en-US" w:eastAsia="zh-CN" w:bidi="ar-SA"/>
                                </w:rPr>
                                <w:instrText xml:space="preserve"> PAGE  \* MERGEFORMAT </w:instrText>
                              </w:r>
                            </w:ins>
                            <w:ins w:id="21" w:author="随遇而安 [2]" w:date="2023-08-11T15:54:36Z">
                              <w:r>
                                <w:rPr>
                                  <w:rFonts w:hint="eastAsia" w:ascii="等线" w:hAnsi="等线" w:eastAsia="宋体" w:cs="Times New Roman"/>
                                  <w:kern w:val="2"/>
                                  <w:sz w:val="18"/>
                                  <w:szCs w:val="18"/>
                                  <w:lang w:val="en-US" w:eastAsia="zh-CN" w:bidi="ar-SA"/>
                                </w:rPr>
                                <w:fldChar w:fldCharType="separate"/>
                              </w:r>
                            </w:ins>
                            <w:ins w:id="22" w:author="随遇而安 [2]" w:date="2023-08-11T15:54:36Z">
                              <w:r>
                                <w:rPr>
                                  <w:rFonts w:ascii="等线" w:hAnsi="等线" w:eastAsia="宋体" w:cs="Times New Roman"/>
                                  <w:kern w:val="2"/>
                                  <w:sz w:val="18"/>
                                  <w:szCs w:val="18"/>
                                  <w:lang w:val="en-US" w:eastAsia="zh-CN" w:bidi="ar-SA"/>
                                </w:rPr>
                                <w:t>165</w:t>
                              </w:r>
                            </w:ins>
                            <w:ins w:id="23" w:author="随遇而安 [2]" w:date="2023-08-11T15:54:36Z">
                              <w:r>
                                <w:rPr>
                                  <w:rFonts w:hint="eastAsia" w:ascii="等线" w:hAnsi="等线" w:eastAsia="宋体" w:cs="Times New Roman"/>
                                  <w:kern w:val="2"/>
                                  <w:sz w:val="18"/>
                                  <w:szCs w:val="18"/>
                                  <w:lang w:val="en-US" w:eastAsia="zh-CN" w:bidi="ar-SA"/>
                                </w:rPr>
                                <w:fldChar w:fldCharType="end"/>
                              </w:r>
                            </w:ins>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EObEIxAgAAZQ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DmxCMQIAAGUEAAAOAAAAAAAAAAEAIAAAAB8BAABkcnMvZTJvRG9jLnhtbFBLBQYA&#10;AAAABgAGAFkBAADCBQAAAAA=&#10;">
                <v:fill on="f" focussize="0,0"/>
                <v:stroke on="f" weight="0.5pt"/>
                <v:imagedata o:title=""/>
                <o:lock v:ext="edit" aspectratio="f"/>
                <v:textbox inset="0mm,0mm,0mm,0mm" style="mso-fit-shape-to-text:t;">
                  <w:txbxContent>
                    <w:p w14:paraId="1FC7C94B">
                      <w:pPr>
                        <w:widowControl w:val="0"/>
                        <w:tabs>
                          <w:tab w:val="center" w:pos="4153"/>
                          <w:tab w:val="right" w:pos="8306"/>
                        </w:tabs>
                        <w:snapToGrid w:val="0"/>
                        <w:spacing w:line="360" w:lineRule="auto"/>
                        <w:ind w:firstLine="360" w:firstLineChars="200"/>
                        <w:jc w:val="left"/>
                        <w:rPr>
                          <w:ins w:id="24" w:author="随遇而安 [2]" w:date="2023-08-11T15:54:36Z"/>
                          <w:rFonts w:ascii="等线" w:hAnsi="等线" w:eastAsia="宋体" w:cs="Times New Roman"/>
                          <w:kern w:val="2"/>
                          <w:sz w:val="18"/>
                          <w:szCs w:val="18"/>
                          <w:lang w:val="en-US" w:eastAsia="zh-CN" w:bidi="ar-SA"/>
                        </w:rPr>
                      </w:pPr>
                      <w:ins w:id="25" w:author="随遇而安 [2]" w:date="2023-08-11T15:54:36Z">
                        <w:r>
                          <w:rPr>
                            <w:rFonts w:hint="eastAsia" w:ascii="等线" w:hAnsi="等线" w:eastAsia="宋体" w:cs="Times New Roman"/>
                            <w:kern w:val="2"/>
                            <w:sz w:val="18"/>
                            <w:szCs w:val="18"/>
                            <w:lang w:val="en-US" w:eastAsia="zh-CN" w:bidi="ar-SA"/>
                          </w:rPr>
                          <w:fldChar w:fldCharType="begin"/>
                        </w:r>
                      </w:ins>
                      <w:ins w:id="26" w:author="随遇而安 [2]" w:date="2023-08-11T15:54:36Z">
                        <w:r>
                          <w:rPr>
                            <w:rFonts w:hint="eastAsia" w:ascii="等线" w:hAnsi="等线" w:eastAsia="宋体" w:cs="Times New Roman"/>
                            <w:kern w:val="2"/>
                            <w:sz w:val="18"/>
                            <w:szCs w:val="18"/>
                            <w:lang w:val="en-US" w:eastAsia="zh-CN" w:bidi="ar-SA"/>
                          </w:rPr>
                          <w:instrText xml:space="preserve"> PAGE  \* MERGEFORMAT </w:instrText>
                        </w:r>
                      </w:ins>
                      <w:ins w:id="27" w:author="随遇而安 [2]" w:date="2023-08-11T15:54:36Z">
                        <w:r>
                          <w:rPr>
                            <w:rFonts w:hint="eastAsia" w:ascii="等线" w:hAnsi="等线" w:eastAsia="宋体" w:cs="Times New Roman"/>
                            <w:kern w:val="2"/>
                            <w:sz w:val="18"/>
                            <w:szCs w:val="18"/>
                            <w:lang w:val="en-US" w:eastAsia="zh-CN" w:bidi="ar-SA"/>
                          </w:rPr>
                          <w:fldChar w:fldCharType="separate"/>
                        </w:r>
                      </w:ins>
                      <w:ins w:id="28" w:author="随遇而安 [2]" w:date="2023-08-11T15:54:36Z">
                        <w:r>
                          <w:rPr>
                            <w:rFonts w:ascii="等线" w:hAnsi="等线" w:eastAsia="宋体" w:cs="Times New Roman"/>
                            <w:kern w:val="2"/>
                            <w:sz w:val="18"/>
                            <w:szCs w:val="18"/>
                            <w:lang w:val="en-US" w:eastAsia="zh-CN" w:bidi="ar-SA"/>
                          </w:rPr>
                          <w:t>165</w:t>
                        </w:r>
                      </w:ins>
                      <w:ins w:id="29" w:author="随遇而安 [2]" w:date="2023-08-11T15:54:36Z">
                        <w:r>
                          <w:rPr>
                            <w:rFonts w:hint="eastAsia" w:ascii="等线" w:hAnsi="等线" w:eastAsia="宋体" w:cs="Times New Roman"/>
                            <w:kern w:val="2"/>
                            <w:sz w:val="18"/>
                            <w:szCs w:val="18"/>
                            <w:lang w:val="en-US" w:eastAsia="zh-CN" w:bidi="ar-SA"/>
                          </w:rPr>
                          <w:fldChar w:fldCharType="end"/>
                        </w:r>
                      </w:ins>
                    </w:p>
                  </w:txbxContent>
                </v:textbox>
              </v:shape>
            </w:pict>
          </mc:Fallback>
        </mc:AlternateContent>
      </w:r>
    </w:ins>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8CC7D">
    <w:pPr>
      <w:widowControl w:val="0"/>
      <w:tabs>
        <w:tab w:val="center" w:pos="4153"/>
        <w:tab w:val="right" w:pos="8306"/>
      </w:tabs>
      <w:snapToGrid w:val="0"/>
      <w:spacing w:line="360" w:lineRule="auto"/>
      <w:ind w:firstLine="360" w:firstLineChars="200"/>
      <w:jc w:val="left"/>
      <w:rPr>
        <w:ins w:id="30" w:author="随遇而安 [2]" w:date="2023-08-11T15:54:36Z"/>
        <w:rFonts w:ascii="等线" w:hAnsi="等线" w:eastAsia="宋体" w:cs="Times New Roman"/>
        <w:kern w:val="2"/>
        <w:sz w:val="18"/>
        <w:szCs w:val="18"/>
        <w:lang w:val="en-US" w:eastAsia="zh-CN" w:bidi="ar-S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E5FFA">
    <w:pPr>
      <w:widowControl w:val="0"/>
      <w:tabs>
        <w:tab w:val="center" w:pos="4153"/>
        <w:tab w:val="right" w:pos="8306"/>
      </w:tabs>
      <w:snapToGrid w:val="0"/>
      <w:spacing w:line="360" w:lineRule="auto"/>
      <w:ind w:firstLine="360" w:firstLineChars="200"/>
      <w:jc w:val="left"/>
      <w:rPr>
        <w:ins w:id="31" w:author="随遇而安 [2]" w:date="2023-08-11T15:54:36Z"/>
        <w:rFonts w:ascii="等线" w:hAnsi="等线" w:eastAsia="宋体" w:cs="Times New Roman"/>
        <w:kern w:val="2"/>
        <w:sz w:val="18"/>
        <w:szCs w:val="18"/>
        <w:lang w:val="en-US" w:eastAsia="zh-CN" w:bidi="ar-S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1A935">
    <w:pPr>
      <w:widowControl w:val="0"/>
      <w:tabs>
        <w:tab w:val="center" w:pos="4153"/>
        <w:tab w:val="right" w:pos="8306"/>
      </w:tabs>
      <w:snapToGrid w:val="0"/>
      <w:spacing w:line="360" w:lineRule="auto"/>
      <w:ind w:firstLine="360" w:firstLineChars="200"/>
      <w:jc w:val="left"/>
      <w:rPr>
        <w:ins w:id="34" w:author="随遇而安 [2]" w:date="2023-08-11T15:54:36Z"/>
        <w:rFonts w:ascii="等线" w:hAnsi="等线" w:eastAsia="宋体" w:cs="Times New Roman"/>
        <w:kern w:val="2"/>
        <w:sz w:val="18"/>
        <w:szCs w:val="18"/>
        <w:lang w:val="en-US" w:eastAsia="zh-CN" w:bidi="ar-SA"/>
      </w:rPr>
    </w:pPr>
    <w:ins w:id="35" w:author="随遇而安 [2]" w:date="2023-08-11T15:54:36Z">
      <w:r>
        <w:rPr>
          <w:rFonts w:ascii="等线" w:hAnsi="等线" w:eastAsia="宋体" w:cs="Times New Roman"/>
          <w:kern w:val="2"/>
          <w:sz w:val="18"/>
          <w:szCs w:val="18"/>
          <w:lang w:val="en-US" w:eastAsia="zh-CN" w:bidi="ar-SA"/>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C32CC">
                            <w:pPr>
                              <w:widowControl w:val="0"/>
                              <w:tabs>
                                <w:tab w:val="center" w:pos="4153"/>
                                <w:tab w:val="right" w:pos="8306"/>
                              </w:tabs>
                              <w:snapToGrid w:val="0"/>
                              <w:spacing w:line="360" w:lineRule="auto"/>
                              <w:ind w:firstLine="360" w:firstLineChars="200"/>
                              <w:jc w:val="left"/>
                              <w:rPr>
                                <w:ins w:id="37" w:author="随遇而安 [2]" w:date="2023-08-11T15:54:36Z"/>
                                <w:rFonts w:ascii="等线" w:hAnsi="等线" w:eastAsia="宋体" w:cs="Times New Roman"/>
                                <w:kern w:val="2"/>
                                <w:sz w:val="18"/>
                                <w:szCs w:val="18"/>
                                <w:lang w:val="en-US" w:eastAsia="zh-CN" w:bidi="ar-SA"/>
                              </w:rPr>
                            </w:pPr>
                            <w:ins w:id="38" w:author="随遇而安 [2]" w:date="2023-08-11T15:54:36Z">
                              <w:r>
                                <w:rPr>
                                  <w:rFonts w:hint="eastAsia" w:ascii="等线" w:hAnsi="等线" w:eastAsia="宋体" w:cs="Times New Roman"/>
                                  <w:kern w:val="2"/>
                                  <w:sz w:val="18"/>
                                  <w:szCs w:val="18"/>
                                  <w:lang w:val="en-US" w:eastAsia="zh-CN" w:bidi="ar-SA"/>
                                </w:rPr>
                                <w:fldChar w:fldCharType="begin"/>
                              </w:r>
                            </w:ins>
                            <w:ins w:id="39" w:author="随遇而安 [2]" w:date="2023-08-11T15:54:36Z">
                              <w:r>
                                <w:rPr>
                                  <w:rFonts w:hint="eastAsia" w:ascii="等线" w:hAnsi="等线" w:eastAsia="宋体" w:cs="Times New Roman"/>
                                  <w:kern w:val="2"/>
                                  <w:sz w:val="18"/>
                                  <w:szCs w:val="18"/>
                                  <w:lang w:val="en-US" w:eastAsia="zh-CN" w:bidi="ar-SA"/>
                                </w:rPr>
                                <w:instrText xml:space="preserve"> PAGE  \* MERGEFORMAT </w:instrText>
                              </w:r>
                            </w:ins>
                            <w:ins w:id="40" w:author="随遇而安 [2]" w:date="2023-08-11T15:54:36Z">
                              <w:r>
                                <w:rPr>
                                  <w:rFonts w:hint="eastAsia" w:ascii="等线" w:hAnsi="等线" w:eastAsia="宋体" w:cs="Times New Roman"/>
                                  <w:kern w:val="2"/>
                                  <w:sz w:val="18"/>
                                  <w:szCs w:val="18"/>
                                  <w:lang w:val="en-US" w:eastAsia="zh-CN" w:bidi="ar-SA"/>
                                </w:rPr>
                                <w:fldChar w:fldCharType="separate"/>
                              </w:r>
                            </w:ins>
                            <w:ins w:id="41" w:author="随遇而安 [2]" w:date="2023-08-11T15:54:36Z">
                              <w:r>
                                <w:rPr>
                                  <w:rFonts w:ascii="等线" w:hAnsi="等线" w:eastAsia="宋体" w:cs="Times New Roman"/>
                                  <w:kern w:val="2"/>
                                  <w:sz w:val="18"/>
                                  <w:szCs w:val="18"/>
                                  <w:lang w:val="en-US" w:eastAsia="zh-CN" w:bidi="ar-SA"/>
                                </w:rPr>
                                <w:t>165</w:t>
                              </w:r>
                            </w:ins>
                            <w:ins w:id="42" w:author="随遇而安 [2]" w:date="2023-08-11T15:54:36Z">
                              <w:r>
                                <w:rPr>
                                  <w:rFonts w:hint="eastAsia" w:ascii="等线" w:hAnsi="等线" w:eastAsia="宋体" w:cs="Times New Roman"/>
                                  <w:kern w:val="2"/>
                                  <w:sz w:val="18"/>
                                  <w:szCs w:val="18"/>
                                  <w:lang w:val="en-US" w:eastAsia="zh-CN" w:bidi="ar-SA"/>
                                </w:rPr>
                                <w:fldChar w:fldCharType="end"/>
                              </w:r>
                            </w:ins>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bxmbQxAgAAY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hMmzLGz1&#10;zvIIHeXxdnUMkDOpHEXplEB34gGzl/rU70kc7j/PKerx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G8Zm0MQIAAGMEAAAOAAAAAAAAAAEAIAAAAB8BAABkcnMvZTJvRG9jLnhtbFBLBQYA&#10;AAAABgAGAFkBAADCBQAAAAA=&#10;">
                <v:fill on="f" focussize="0,0"/>
                <v:stroke on="f" weight="0.5pt"/>
                <v:imagedata o:title=""/>
                <o:lock v:ext="edit" aspectratio="f"/>
                <v:textbox inset="0mm,0mm,0mm,0mm" style="mso-fit-shape-to-text:t;">
                  <w:txbxContent>
                    <w:p w14:paraId="0B3C32CC">
                      <w:pPr>
                        <w:widowControl w:val="0"/>
                        <w:tabs>
                          <w:tab w:val="center" w:pos="4153"/>
                          <w:tab w:val="right" w:pos="8306"/>
                        </w:tabs>
                        <w:snapToGrid w:val="0"/>
                        <w:spacing w:line="360" w:lineRule="auto"/>
                        <w:ind w:firstLine="360" w:firstLineChars="200"/>
                        <w:jc w:val="left"/>
                        <w:rPr>
                          <w:ins w:id="43" w:author="随遇而安 [2]" w:date="2023-08-11T15:54:36Z"/>
                          <w:rFonts w:ascii="等线" w:hAnsi="等线" w:eastAsia="宋体" w:cs="Times New Roman"/>
                          <w:kern w:val="2"/>
                          <w:sz w:val="18"/>
                          <w:szCs w:val="18"/>
                          <w:lang w:val="en-US" w:eastAsia="zh-CN" w:bidi="ar-SA"/>
                        </w:rPr>
                      </w:pPr>
                      <w:ins w:id="44" w:author="随遇而安 [2]" w:date="2023-08-11T15:54:36Z">
                        <w:r>
                          <w:rPr>
                            <w:rFonts w:hint="eastAsia" w:ascii="等线" w:hAnsi="等线" w:eastAsia="宋体" w:cs="Times New Roman"/>
                            <w:kern w:val="2"/>
                            <w:sz w:val="18"/>
                            <w:szCs w:val="18"/>
                            <w:lang w:val="en-US" w:eastAsia="zh-CN" w:bidi="ar-SA"/>
                          </w:rPr>
                          <w:fldChar w:fldCharType="begin"/>
                        </w:r>
                      </w:ins>
                      <w:ins w:id="45" w:author="随遇而安 [2]" w:date="2023-08-11T15:54:36Z">
                        <w:r>
                          <w:rPr>
                            <w:rFonts w:hint="eastAsia" w:ascii="等线" w:hAnsi="等线" w:eastAsia="宋体" w:cs="Times New Roman"/>
                            <w:kern w:val="2"/>
                            <w:sz w:val="18"/>
                            <w:szCs w:val="18"/>
                            <w:lang w:val="en-US" w:eastAsia="zh-CN" w:bidi="ar-SA"/>
                          </w:rPr>
                          <w:instrText xml:space="preserve"> PAGE  \* MERGEFORMAT </w:instrText>
                        </w:r>
                      </w:ins>
                      <w:ins w:id="46" w:author="随遇而安 [2]" w:date="2023-08-11T15:54:36Z">
                        <w:r>
                          <w:rPr>
                            <w:rFonts w:hint="eastAsia" w:ascii="等线" w:hAnsi="等线" w:eastAsia="宋体" w:cs="Times New Roman"/>
                            <w:kern w:val="2"/>
                            <w:sz w:val="18"/>
                            <w:szCs w:val="18"/>
                            <w:lang w:val="en-US" w:eastAsia="zh-CN" w:bidi="ar-SA"/>
                          </w:rPr>
                          <w:fldChar w:fldCharType="separate"/>
                        </w:r>
                      </w:ins>
                      <w:ins w:id="47" w:author="随遇而安 [2]" w:date="2023-08-11T15:54:36Z">
                        <w:r>
                          <w:rPr>
                            <w:rFonts w:ascii="等线" w:hAnsi="等线" w:eastAsia="宋体" w:cs="Times New Roman"/>
                            <w:kern w:val="2"/>
                            <w:sz w:val="18"/>
                            <w:szCs w:val="18"/>
                            <w:lang w:val="en-US" w:eastAsia="zh-CN" w:bidi="ar-SA"/>
                          </w:rPr>
                          <w:t>165</w:t>
                        </w:r>
                      </w:ins>
                      <w:ins w:id="48" w:author="随遇而安 [2]" w:date="2023-08-11T15:54:36Z">
                        <w:r>
                          <w:rPr>
                            <w:rFonts w:hint="eastAsia" w:ascii="等线" w:hAnsi="等线" w:eastAsia="宋体" w:cs="Times New Roman"/>
                            <w:kern w:val="2"/>
                            <w:sz w:val="18"/>
                            <w:szCs w:val="18"/>
                            <w:lang w:val="en-US" w:eastAsia="zh-CN" w:bidi="ar-SA"/>
                          </w:rPr>
                          <w:fldChar w:fldCharType="end"/>
                        </w:r>
                      </w:ins>
                    </w:p>
                  </w:txbxContent>
                </v:textbox>
              </v:shape>
            </w:pict>
          </mc:Fallback>
        </mc:AlternateContent>
      </w:r>
    </w:ins>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36A4E">
    <w:pPr>
      <w:widowControl w:val="0"/>
      <w:tabs>
        <w:tab w:val="center" w:pos="4153"/>
        <w:tab w:val="right" w:pos="8306"/>
      </w:tabs>
      <w:snapToGrid w:val="0"/>
      <w:spacing w:line="360" w:lineRule="auto"/>
      <w:ind w:firstLine="360" w:firstLineChars="200"/>
      <w:jc w:val="left"/>
      <w:rPr>
        <w:ins w:id="49" w:author="随遇而安 [2]" w:date="2023-08-11T15:54:36Z"/>
        <w:rFonts w:ascii="等线" w:hAnsi="等线" w:eastAsia="宋体" w:cs="Times New Roman"/>
        <w:kern w:val="2"/>
        <w:sz w:val="18"/>
        <w:szCs w:val="18"/>
        <w:lang w:val="en-US" w:eastAsia="zh-CN" w:bidi="ar-S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61D55">
    <w:pPr>
      <w:widowControl w:val="0"/>
      <w:tabs>
        <w:tab w:val="center" w:pos="4153"/>
        <w:tab w:val="right" w:pos="8306"/>
      </w:tabs>
      <w:snapToGrid w:val="0"/>
      <w:spacing w:line="360" w:lineRule="auto"/>
      <w:ind w:firstLine="360" w:firstLineChars="200"/>
      <w:jc w:val="left"/>
      <w:rPr>
        <w:ins w:id="50" w:author="随遇而安 [2]" w:date="2023-08-11T15:54:36Z"/>
        <w:rFonts w:ascii="等线" w:hAnsi="等线" w:eastAsia="宋体" w:cs="Times New Roman"/>
        <w:kern w:val="2"/>
        <w:sz w:val="18"/>
        <w:szCs w:val="18"/>
        <w:lang w:val="en-US" w:eastAsia="zh-CN" w:bidi="ar-SA"/>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08495">
    <w:pPr>
      <w:spacing w:line="173" w:lineRule="auto"/>
      <w:ind w:left="4483"/>
      <w:rPr>
        <w:ins w:id="56" w:author="随遇而安 [2]" w:date="2024-12-23T17:01:51Z"/>
        <w:rFonts w:ascii="宋体" w:hAnsi="宋体" w:eastAsia="宋体" w:cs="宋体"/>
        <w:sz w:val="21"/>
        <w:szCs w:val="21"/>
      </w:rPr>
    </w:pPr>
    <w:ins w:id="57" w:author="随遇而安 [2]" w:date="2024-12-23T17:01:51Z">
      <w:r>
        <w:rPr>
          <w:rFonts w:ascii="宋体" w:hAnsi="宋体" w:eastAsia="宋体" w:cs="宋体"/>
          <w:spacing w:val="-6"/>
          <w:sz w:val="21"/>
          <w:szCs w:val="21"/>
        </w:rPr>
        <w:t>10</w:t>
      </w:r>
    </w:ins>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2AF8F">
    <w:pPr>
      <w:spacing w:line="173" w:lineRule="auto"/>
      <w:ind w:left="4483"/>
      <w:rPr>
        <w:ins w:id="58" w:author="随遇而安 [2]" w:date="2024-12-23T17:01:51Z"/>
        <w:rFonts w:ascii="宋体" w:hAnsi="宋体" w:eastAsia="宋体" w:cs="宋体"/>
        <w:sz w:val="21"/>
        <w:szCs w:val="21"/>
      </w:rPr>
    </w:pPr>
    <w:ins w:id="59" w:author="随遇而安 [2]" w:date="2024-12-23T17:01:51Z">
      <w:r>
        <w:rPr>
          <w:rFonts w:ascii="宋体" w:hAnsi="宋体" w:eastAsia="宋体" w:cs="宋体"/>
          <w:spacing w:val="-6"/>
          <w:sz w:val="21"/>
          <w:szCs w:val="21"/>
        </w:rPr>
        <w:t>11</w:t>
      </w:r>
    </w:ins>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F15C0">
    <w:pPr>
      <w:spacing w:line="173" w:lineRule="auto"/>
      <w:ind w:left="4483"/>
      <w:rPr>
        <w:ins w:id="61" w:author="随遇而安 [2]" w:date="2024-12-23T17:01:51Z"/>
        <w:rFonts w:ascii="宋体" w:hAnsi="宋体" w:eastAsia="宋体" w:cs="宋体"/>
        <w:sz w:val="21"/>
        <w:szCs w:val="21"/>
      </w:rPr>
    </w:pPr>
    <w:ins w:id="62" w:author="随遇而安 [2]" w:date="2024-12-23T17:01:51Z">
      <w:r>
        <w:rPr>
          <w:rFonts w:ascii="宋体" w:hAnsi="宋体" w:eastAsia="宋体" w:cs="宋体"/>
          <w:spacing w:val="-6"/>
          <w:sz w:val="21"/>
          <w:szCs w:val="21"/>
        </w:rPr>
        <w:t>15</w:t>
      </w:r>
    </w:ins>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75736">
    <w:pPr>
      <w:pBdr>
        <w:bottom w:val="single" w:color="auto" w:sz="4" w:space="1"/>
      </w:pBdr>
      <w:spacing w:line="520" w:lineRule="exact"/>
      <w:jc w:val="center"/>
      <w:rPr>
        <w:rFonts w:ascii="楷体" w:hAnsi="楷体" w:eastAsia="楷体"/>
        <w:b/>
        <w:bCs/>
        <w:sz w:val="24"/>
        <w:szCs w:val="24"/>
        <w:lang w:eastAsia="zh-CN"/>
      </w:rPr>
    </w:pPr>
    <w:r>
      <w:rPr>
        <w:rFonts w:ascii="楷体" w:hAnsi="楷体" w:eastAsia="楷体"/>
        <w:b/>
        <w:bCs/>
        <w:sz w:val="32"/>
        <w:szCs w:val="32"/>
        <w:lang w:eastAsia="zh-CN"/>
      </w:rPr>
      <w:drawing>
        <wp:anchor distT="0" distB="0" distL="114300" distR="114300" simplePos="0" relativeHeight="251660288" behindDoc="0" locked="0" layoutInCell="1" allowOverlap="1">
          <wp:simplePos x="0" y="0"/>
          <wp:positionH relativeFrom="column">
            <wp:posOffset>4763135</wp:posOffset>
          </wp:positionH>
          <wp:positionV relativeFrom="paragraph">
            <wp:posOffset>-145415</wp:posOffset>
          </wp:positionV>
          <wp:extent cx="499745" cy="485140"/>
          <wp:effectExtent l="0" t="0" r="14605" b="10160"/>
          <wp:wrapNone/>
          <wp:docPr id="1612" name="图片 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 name="图片 161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r>
      <w:rPr>
        <w:rFonts w:hint="eastAsia" w:ascii="楷体" w:hAnsi="楷体" w:eastAsia="楷体"/>
        <w:b/>
        <w:bCs/>
        <w:sz w:val="24"/>
        <w:szCs w:val="24"/>
        <w:lang w:eastAsia="zh-CN"/>
      </w:rPr>
      <w:t>宁津北控城市环境服务有限公司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4D591">
    <w:pPr>
      <w:widowControl w:val="0"/>
      <w:tabs>
        <w:tab w:val="center" w:pos="4153"/>
        <w:tab w:val="right" w:pos="8306"/>
      </w:tabs>
      <w:snapToGrid w:val="0"/>
      <w:spacing w:line="360" w:lineRule="auto"/>
      <w:ind w:firstLine="360" w:firstLineChars="200"/>
      <w:jc w:val="center"/>
      <w:rPr>
        <w:ins w:id="13" w:author="随遇而安 [2]" w:date="2023-08-11T15:54:36Z"/>
        <w:rFonts w:ascii="等线" w:hAnsi="等线" w:eastAsia="宋体" w:cs="Times New Roman"/>
        <w:kern w:val="2"/>
        <w:sz w:val="18"/>
        <w:szCs w:val="18"/>
        <w:lang w:val="en-US" w:eastAsia="zh-CN" w:bidi="ar-S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1D61C">
    <w:pPr>
      <w:widowControl w:val="0"/>
      <w:tabs>
        <w:tab w:val="center" w:pos="4153"/>
        <w:tab w:val="right" w:pos="8306"/>
      </w:tabs>
      <w:snapToGrid w:val="0"/>
      <w:spacing w:line="360" w:lineRule="auto"/>
      <w:ind w:firstLine="360" w:firstLineChars="200"/>
      <w:jc w:val="center"/>
      <w:rPr>
        <w:ins w:id="14" w:author="随遇而安 [2]" w:date="2023-08-11T15:54:36Z"/>
        <w:rFonts w:ascii="等线" w:hAnsi="等线" w:eastAsia="宋体" w:cs="Times New Roman"/>
        <w:kern w:val="2"/>
        <w:sz w:val="18"/>
        <w:szCs w:val="18"/>
        <w:lang w:val="en-US" w:eastAsia="zh-CN" w:bidi="ar-S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B7A2C">
    <w:pPr>
      <w:widowControl w:val="0"/>
      <w:tabs>
        <w:tab w:val="center" w:pos="4153"/>
        <w:tab w:val="right" w:pos="8306"/>
      </w:tabs>
      <w:snapToGrid w:val="0"/>
      <w:spacing w:line="360" w:lineRule="auto"/>
      <w:ind w:firstLine="360" w:firstLineChars="200"/>
      <w:jc w:val="center"/>
      <w:rPr>
        <w:ins w:id="32" w:author="随遇而安 [2]" w:date="2023-08-11T15:54:36Z"/>
        <w:rFonts w:ascii="等线" w:hAnsi="等线" w:eastAsia="宋体" w:cs="Times New Roman"/>
        <w:kern w:val="2"/>
        <w:sz w:val="18"/>
        <w:szCs w:val="18"/>
        <w:lang w:val="en-US" w:eastAsia="zh-CN" w:bidi="ar-S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2E8EA">
    <w:pPr>
      <w:widowControl w:val="0"/>
      <w:tabs>
        <w:tab w:val="center" w:pos="4153"/>
        <w:tab w:val="right" w:pos="8306"/>
      </w:tabs>
      <w:snapToGrid w:val="0"/>
      <w:spacing w:line="360" w:lineRule="auto"/>
      <w:ind w:firstLine="360" w:firstLineChars="200"/>
      <w:jc w:val="center"/>
      <w:rPr>
        <w:ins w:id="33" w:author="随遇而安 [2]" w:date="2023-08-11T15:54:36Z"/>
        <w:rFonts w:ascii="等线" w:hAnsi="等线" w:eastAsia="宋体" w:cs="Times New Roman"/>
        <w:kern w:val="2"/>
        <w:sz w:val="18"/>
        <w:szCs w:val="18"/>
        <w:lang w:val="en-US" w:eastAsia="zh-CN" w:bidi="ar-S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AA139">
    <w:pPr>
      <w:pBdr>
        <w:bottom w:val="single" w:color="auto" w:sz="4" w:space="1"/>
      </w:pBdr>
      <w:spacing w:line="520" w:lineRule="exact"/>
      <w:jc w:val="center"/>
      <w:rPr>
        <w:rFonts w:ascii="楷体" w:hAnsi="楷体" w:eastAsia="楷体"/>
        <w:b/>
        <w:bCs/>
        <w:sz w:val="24"/>
        <w:szCs w:val="24"/>
        <w:lang w:eastAsia="zh-CN"/>
      </w:rPr>
    </w:pPr>
    <w:r>
      <w:rPr>
        <w:rFonts w:ascii="楷体" w:hAnsi="楷体" w:eastAsia="楷体"/>
        <w:b/>
        <w:bCs/>
        <w:sz w:val="32"/>
        <w:szCs w:val="32"/>
        <w:lang w:eastAsia="zh-CN"/>
      </w:rPr>
      <w:drawing>
        <wp:anchor distT="0" distB="0" distL="114300" distR="114300" simplePos="0" relativeHeight="251662336" behindDoc="0" locked="0" layoutInCell="1" allowOverlap="1">
          <wp:simplePos x="0" y="0"/>
          <wp:positionH relativeFrom="column">
            <wp:posOffset>7717155</wp:posOffset>
          </wp:positionH>
          <wp:positionV relativeFrom="paragraph">
            <wp:posOffset>-129540</wp:posOffset>
          </wp:positionV>
          <wp:extent cx="499745" cy="485140"/>
          <wp:effectExtent l="0" t="0" r="14605" b="1016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r>
      <w:rPr>
        <w:rFonts w:hint="eastAsia" w:ascii="楷体" w:hAnsi="楷体" w:eastAsia="楷体"/>
        <w:b/>
        <w:bCs/>
        <w:sz w:val="24"/>
        <w:szCs w:val="24"/>
        <w:lang w:eastAsia="zh-CN"/>
      </w:rPr>
      <w:t>宁津北控城市环境服务有限公司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F7B66">
    <w:pPr>
      <w:pBdr>
        <w:bottom w:val="single" w:color="auto" w:sz="4" w:space="1"/>
      </w:pBdr>
      <w:spacing w:before="0" w:line="520" w:lineRule="exact"/>
      <w:ind w:left="0"/>
      <w:jc w:val="center"/>
      <w:rPr>
        <w:ins w:id="52" w:author="随遇而安 [2]" w:date="2024-12-23T17:01:51Z"/>
        <w:rFonts w:ascii="等线" w:hAnsi="等线" w:eastAsia="等线" w:cs="等线"/>
        <w:sz w:val="19"/>
        <w:szCs w:val="19"/>
      </w:rPr>
      <w:pPrChange w:id="51" w:author="随遇而安 [2]" w:date="2024-12-23T17:03:08Z">
        <w:pPr>
          <w:spacing w:before="65" w:line="234" w:lineRule="auto"/>
          <w:ind w:left="3563"/>
        </w:pPr>
      </w:pPrChange>
    </w:pPr>
    <w:ins w:id="53" w:author="随遇而安 [2]" w:date="2024-12-23T17:03:03Z">
      <w:r>
        <w:rPr>
          <w:rFonts w:ascii="楷体" w:hAnsi="楷体" w:eastAsia="楷体"/>
          <w:b/>
          <w:bCs/>
          <w:sz w:val="32"/>
          <w:szCs w:val="32"/>
          <w:lang w:eastAsia="zh-CN"/>
        </w:rPr>
        <w:drawing>
          <wp:anchor distT="0" distB="0" distL="114300" distR="114300" simplePos="0" relativeHeight="251663360" behindDoc="0" locked="0" layoutInCell="1" allowOverlap="1">
            <wp:simplePos x="0" y="0"/>
            <wp:positionH relativeFrom="column">
              <wp:posOffset>4763135</wp:posOffset>
            </wp:positionH>
            <wp:positionV relativeFrom="paragraph">
              <wp:posOffset>-145415</wp:posOffset>
            </wp:positionV>
            <wp:extent cx="499745" cy="485140"/>
            <wp:effectExtent l="0" t="0" r="14605" b="1016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ins>
    <w:ins w:id="55" w:author="随遇而安 [2]" w:date="2024-12-23T17:03:03Z">
      <w:r>
        <w:rPr>
          <w:rFonts w:hint="eastAsia" w:ascii="楷体" w:hAnsi="楷体" w:eastAsia="楷体"/>
          <w:b/>
          <w:bCs/>
          <w:sz w:val="24"/>
          <w:szCs w:val="24"/>
          <w:lang w:eastAsia="zh-CN"/>
        </w:rPr>
        <w:t>宁津北控城市环境服务有限公司</w:t>
      </w:r>
    </w:ins>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FAF07">
    <w:pPr>
      <w:spacing w:before="65" w:line="234" w:lineRule="auto"/>
      <w:ind w:left="3563"/>
      <w:rPr>
        <w:ins w:id="60" w:author="随遇而安 [2]" w:date="2024-12-23T17:01:51Z"/>
        <w:rFonts w:ascii="等线" w:hAnsi="等线" w:eastAsia="等线" w:cs="等线"/>
        <w:sz w:val="19"/>
        <w:szCs w:val="19"/>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3E481D"/>
    <w:multiLevelType w:val="multilevel"/>
    <w:tmpl w:val="233E481D"/>
    <w:lvl w:ilvl="0" w:tentative="0">
      <w:start w:val="1"/>
      <w:numFmt w:val="decimal"/>
      <w:lvlText w:val="%1.0"/>
      <w:lvlJc w:val="left"/>
      <w:pPr>
        <w:tabs>
          <w:tab w:val="left" w:pos="660"/>
        </w:tabs>
        <w:ind w:left="660" w:hanging="540"/>
      </w:pPr>
      <w:rPr>
        <w:rFonts w:hint="eastAsia"/>
      </w:rPr>
    </w:lvl>
    <w:lvl w:ilvl="1" w:tentative="0">
      <w:start w:val="1"/>
      <w:numFmt w:val="decimal"/>
      <w:lvlText w:val="2.%2"/>
      <w:lvlJc w:val="left"/>
      <w:pPr>
        <w:tabs>
          <w:tab w:val="left" w:pos="1085"/>
        </w:tabs>
        <w:ind w:left="1085" w:hanging="540"/>
      </w:pPr>
      <w:rPr>
        <w:rFonts w:hint="eastAsia"/>
      </w:rPr>
    </w:lvl>
    <w:lvl w:ilvl="2" w:tentative="0">
      <w:start w:val="1"/>
      <w:numFmt w:val="decimal"/>
      <w:lvlText w:val="3.%2.%3"/>
      <w:lvlJc w:val="left"/>
      <w:pPr>
        <w:tabs>
          <w:tab w:val="left" w:pos="1690"/>
        </w:tabs>
        <w:ind w:left="1510" w:hanging="540"/>
      </w:pPr>
      <w:rPr>
        <w:rFonts w:hint="eastAsia"/>
      </w:rPr>
    </w:lvl>
    <w:lvl w:ilvl="3" w:tentative="0">
      <w:start w:val="1"/>
      <w:numFmt w:val="decimal"/>
      <w:lvlText w:val="%1.%2.%3.%4"/>
      <w:lvlJc w:val="left"/>
      <w:pPr>
        <w:tabs>
          <w:tab w:val="left" w:pos="1935"/>
        </w:tabs>
        <w:ind w:left="1935" w:hanging="540"/>
      </w:pPr>
      <w:rPr>
        <w:rFonts w:hint="eastAsia"/>
      </w:rPr>
    </w:lvl>
    <w:lvl w:ilvl="4" w:tentative="0">
      <w:start w:val="1"/>
      <w:numFmt w:val="decimal"/>
      <w:lvlText w:val="%1.%2.%3.%4.%5"/>
      <w:lvlJc w:val="left"/>
      <w:pPr>
        <w:tabs>
          <w:tab w:val="left" w:pos="2360"/>
        </w:tabs>
        <w:ind w:left="2360" w:hanging="540"/>
      </w:pPr>
      <w:rPr>
        <w:rFonts w:hint="eastAsia"/>
      </w:rPr>
    </w:lvl>
    <w:lvl w:ilvl="5" w:tentative="0">
      <w:start w:val="1"/>
      <w:numFmt w:val="decimal"/>
      <w:lvlText w:val="%1.%2.%3.%4.%5.%6"/>
      <w:lvlJc w:val="left"/>
      <w:pPr>
        <w:tabs>
          <w:tab w:val="left" w:pos="2785"/>
        </w:tabs>
        <w:ind w:left="2785" w:hanging="540"/>
      </w:pPr>
      <w:rPr>
        <w:rFonts w:hint="eastAsia"/>
      </w:rPr>
    </w:lvl>
    <w:lvl w:ilvl="6" w:tentative="0">
      <w:start w:val="1"/>
      <w:numFmt w:val="decimal"/>
      <w:lvlText w:val="%1.%2.%3.%4.%5.%6.%7"/>
      <w:lvlJc w:val="left"/>
      <w:pPr>
        <w:tabs>
          <w:tab w:val="left" w:pos="3210"/>
        </w:tabs>
        <w:ind w:left="3210" w:hanging="540"/>
      </w:pPr>
      <w:rPr>
        <w:rFonts w:hint="eastAsia"/>
      </w:rPr>
    </w:lvl>
    <w:lvl w:ilvl="7" w:tentative="0">
      <w:start w:val="1"/>
      <w:numFmt w:val="decimal"/>
      <w:lvlText w:val="%1.%2.%3.%4.%5.%6.%7.%8"/>
      <w:lvlJc w:val="left"/>
      <w:pPr>
        <w:tabs>
          <w:tab w:val="left" w:pos="3635"/>
        </w:tabs>
        <w:ind w:left="3635" w:hanging="540"/>
      </w:pPr>
      <w:rPr>
        <w:rFonts w:hint="eastAsia"/>
      </w:rPr>
    </w:lvl>
    <w:lvl w:ilvl="8" w:tentative="0">
      <w:start w:val="1"/>
      <w:numFmt w:val="decimal"/>
      <w:lvlText w:val="%1.%2.%3.%4.%5.%6.%7.%8.%9"/>
      <w:lvlJc w:val="left"/>
      <w:pPr>
        <w:tabs>
          <w:tab w:val="left" w:pos="4060"/>
        </w:tabs>
        <w:ind w:left="4060" w:hanging="540"/>
      </w:pPr>
      <w:rPr>
        <w:rFonts w:hint="eastAsia"/>
      </w:rPr>
    </w:lvl>
  </w:abstractNum>
  <w:abstractNum w:abstractNumId="1">
    <w:nsid w:val="4D065505"/>
    <w:multiLevelType w:val="singleLevel"/>
    <w:tmpl w:val="4D065505"/>
    <w:lvl w:ilvl="0" w:tentative="0">
      <w:start w:val="1"/>
      <w:numFmt w:val="decimal"/>
      <w:suff w:val="nothing"/>
      <w:lvlText w:val="%1、"/>
      <w:lvlJc w:val="left"/>
    </w:lvl>
  </w:abstractNum>
  <w:abstractNum w:abstractNumId="2">
    <w:nsid w:val="627D1405"/>
    <w:multiLevelType w:val="multilevel"/>
    <w:tmpl w:val="627D1405"/>
    <w:lvl w:ilvl="0" w:tentative="0">
      <w:start w:val="1"/>
      <w:numFmt w:val="decimal"/>
      <w:lvlText w:val="%1."/>
      <w:lvlJc w:val="left"/>
      <w:pPr>
        <w:ind w:left="1680" w:hanging="420"/>
      </w:pPr>
    </w:lvl>
    <w:lvl w:ilvl="1" w:tentative="0">
      <w:start w:val="1"/>
      <w:numFmt w:val="decimal"/>
      <w:isLgl/>
      <w:lvlText w:val="%1.%2"/>
      <w:lvlJc w:val="left"/>
      <w:pPr>
        <w:ind w:left="1680" w:hanging="420"/>
      </w:pPr>
      <w:rPr>
        <w:rFonts w:hint="default"/>
      </w:rPr>
    </w:lvl>
    <w:lvl w:ilvl="2" w:tentative="0">
      <w:start w:val="1"/>
      <w:numFmt w:val="decimal"/>
      <w:isLgl/>
      <w:lvlText w:val="%1.%2.%3"/>
      <w:lvlJc w:val="left"/>
      <w:pPr>
        <w:ind w:left="1980" w:hanging="720"/>
      </w:pPr>
      <w:rPr>
        <w:rFonts w:hint="default"/>
      </w:rPr>
    </w:lvl>
    <w:lvl w:ilvl="3" w:tentative="0">
      <w:start w:val="1"/>
      <w:numFmt w:val="decimal"/>
      <w:isLgl/>
      <w:lvlText w:val="%1.%2.%3.%4"/>
      <w:lvlJc w:val="left"/>
      <w:pPr>
        <w:ind w:left="1980" w:hanging="720"/>
      </w:pPr>
      <w:rPr>
        <w:rFonts w:hint="default"/>
      </w:rPr>
    </w:lvl>
    <w:lvl w:ilvl="4" w:tentative="0">
      <w:start w:val="1"/>
      <w:numFmt w:val="decimal"/>
      <w:isLgl/>
      <w:lvlText w:val="%1.%2.%3.%4.%5"/>
      <w:lvlJc w:val="left"/>
      <w:pPr>
        <w:ind w:left="2340" w:hanging="1080"/>
      </w:pPr>
      <w:rPr>
        <w:rFonts w:hint="default"/>
      </w:rPr>
    </w:lvl>
    <w:lvl w:ilvl="5" w:tentative="0">
      <w:start w:val="1"/>
      <w:numFmt w:val="decimal"/>
      <w:isLgl/>
      <w:lvlText w:val="%1.%2.%3.%4.%5.%6"/>
      <w:lvlJc w:val="left"/>
      <w:pPr>
        <w:ind w:left="2340" w:hanging="1080"/>
      </w:pPr>
      <w:rPr>
        <w:rFonts w:hint="default"/>
      </w:rPr>
    </w:lvl>
    <w:lvl w:ilvl="6" w:tentative="0">
      <w:start w:val="1"/>
      <w:numFmt w:val="decimal"/>
      <w:isLgl/>
      <w:lvlText w:val="%1.%2.%3.%4.%5.%6.%7"/>
      <w:lvlJc w:val="left"/>
      <w:pPr>
        <w:ind w:left="2700" w:hanging="1440"/>
      </w:pPr>
      <w:rPr>
        <w:rFonts w:hint="default"/>
      </w:rPr>
    </w:lvl>
    <w:lvl w:ilvl="7" w:tentative="0">
      <w:start w:val="1"/>
      <w:numFmt w:val="decimal"/>
      <w:isLgl/>
      <w:lvlText w:val="%1.%2.%3.%4.%5.%6.%7.%8"/>
      <w:lvlJc w:val="left"/>
      <w:pPr>
        <w:ind w:left="2700" w:hanging="1440"/>
      </w:pPr>
      <w:rPr>
        <w:rFonts w:hint="default"/>
      </w:rPr>
    </w:lvl>
    <w:lvl w:ilvl="8" w:tentative="0">
      <w:start w:val="1"/>
      <w:numFmt w:val="decimal"/>
      <w:isLgl/>
      <w:lvlText w:val="%1.%2.%3.%4.%5.%6.%7.%8.%9"/>
      <w:lvlJc w:val="left"/>
      <w:pPr>
        <w:ind w:left="3060" w:hanging="1800"/>
      </w:pPr>
      <w:rPr>
        <w:rFonts w:hint="default"/>
      </w:rPr>
    </w:lvl>
  </w:abstractNum>
  <w:abstractNum w:abstractNumId="3">
    <w:nsid w:val="6C112A61"/>
    <w:multiLevelType w:val="multilevel"/>
    <w:tmpl w:val="6C112A61"/>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suff w:val="space"/>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随遇而安 [2]">
    <w15:presenceInfo w15:providerId="WPS Office" w15:userId="205164157"/>
  </w15:person>
  <w15:person w15:author="随遇而安">
    <w15:presenceInfo w15:providerId="None" w15:userId="随遇而安"/>
  </w15:person>
  <w15:person w15:author="金涛 刘">
    <w15:presenceInfo w15:providerId="Windows Live" w15:userId="5ea8080f8f938008"/>
  </w15:person>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revisionView w:markup="0"/>
  <w:trackRevisions w:val="1"/>
  <w:documentProtection w:enforcement="0"/>
  <w:defaultTabStop w:val="420"/>
  <w:drawingGridVerticalSpacing w:val="156"/>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ljZjFhNGY0ZmE1M2VkNzUxMjQ2ZTdmOGEzNWFjYzUifQ=="/>
  </w:docVars>
  <w:rsids>
    <w:rsidRoot w:val="512D2194"/>
    <w:rsid w:val="00013397"/>
    <w:rsid w:val="0010675A"/>
    <w:rsid w:val="00137345"/>
    <w:rsid w:val="002C0666"/>
    <w:rsid w:val="002E6671"/>
    <w:rsid w:val="002F3248"/>
    <w:rsid w:val="00360D58"/>
    <w:rsid w:val="004009AD"/>
    <w:rsid w:val="00565F73"/>
    <w:rsid w:val="00697D2C"/>
    <w:rsid w:val="006B4974"/>
    <w:rsid w:val="00703D86"/>
    <w:rsid w:val="007565D0"/>
    <w:rsid w:val="007E76D7"/>
    <w:rsid w:val="00805A2D"/>
    <w:rsid w:val="00833BE1"/>
    <w:rsid w:val="008A021F"/>
    <w:rsid w:val="009C7831"/>
    <w:rsid w:val="009F06E6"/>
    <w:rsid w:val="00B4709D"/>
    <w:rsid w:val="00BF178A"/>
    <w:rsid w:val="00C8246F"/>
    <w:rsid w:val="00C9081A"/>
    <w:rsid w:val="00D6708F"/>
    <w:rsid w:val="00D927AB"/>
    <w:rsid w:val="00DD0111"/>
    <w:rsid w:val="00EF3DBC"/>
    <w:rsid w:val="01F05809"/>
    <w:rsid w:val="034E14A1"/>
    <w:rsid w:val="036740E2"/>
    <w:rsid w:val="040F2CF2"/>
    <w:rsid w:val="043134DA"/>
    <w:rsid w:val="05AB0F0F"/>
    <w:rsid w:val="06416A6B"/>
    <w:rsid w:val="0752543B"/>
    <w:rsid w:val="07A133F9"/>
    <w:rsid w:val="07A85836"/>
    <w:rsid w:val="07C66F31"/>
    <w:rsid w:val="080C0DE8"/>
    <w:rsid w:val="0848171E"/>
    <w:rsid w:val="087538DE"/>
    <w:rsid w:val="099948FD"/>
    <w:rsid w:val="09CE38B2"/>
    <w:rsid w:val="0C40281E"/>
    <w:rsid w:val="0D782A7C"/>
    <w:rsid w:val="0D95362E"/>
    <w:rsid w:val="0DC857B1"/>
    <w:rsid w:val="0E2D7D0A"/>
    <w:rsid w:val="0F9F0794"/>
    <w:rsid w:val="1082258A"/>
    <w:rsid w:val="11001706"/>
    <w:rsid w:val="1119345E"/>
    <w:rsid w:val="11B85568"/>
    <w:rsid w:val="1355148C"/>
    <w:rsid w:val="14BA1BCC"/>
    <w:rsid w:val="153030AD"/>
    <w:rsid w:val="16DE7DF3"/>
    <w:rsid w:val="18E6453A"/>
    <w:rsid w:val="192D7318"/>
    <w:rsid w:val="1A0E09F0"/>
    <w:rsid w:val="1A83699C"/>
    <w:rsid w:val="1D464944"/>
    <w:rsid w:val="1E2E78B2"/>
    <w:rsid w:val="1E360EA4"/>
    <w:rsid w:val="1EB84D4F"/>
    <w:rsid w:val="1EEE53EA"/>
    <w:rsid w:val="1F482513"/>
    <w:rsid w:val="1FE16122"/>
    <w:rsid w:val="207277FE"/>
    <w:rsid w:val="210162C6"/>
    <w:rsid w:val="21681B68"/>
    <w:rsid w:val="24FB6A8E"/>
    <w:rsid w:val="267E0EC7"/>
    <w:rsid w:val="26A763A4"/>
    <w:rsid w:val="27186BE5"/>
    <w:rsid w:val="27BD1CA7"/>
    <w:rsid w:val="2AFF5FEE"/>
    <w:rsid w:val="2D1F13AC"/>
    <w:rsid w:val="2D542766"/>
    <w:rsid w:val="2E4E18AB"/>
    <w:rsid w:val="2E685F83"/>
    <w:rsid w:val="33134E71"/>
    <w:rsid w:val="35335357"/>
    <w:rsid w:val="354779F6"/>
    <w:rsid w:val="365B1601"/>
    <w:rsid w:val="370F5EE2"/>
    <w:rsid w:val="372E04CB"/>
    <w:rsid w:val="37601135"/>
    <w:rsid w:val="37977E1F"/>
    <w:rsid w:val="39F50E2C"/>
    <w:rsid w:val="3B9603ED"/>
    <w:rsid w:val="3C123F18"/>
    <w:rsid w:val="3CA07775"/>
    <w:rsid w:val="3D2C725B"/>
    <w:rsid w:val="3DE75568"/>
    <w:rsid w:val="3E7C641D"/>
    <w:rsid w:val="3EEF27C6"/>
    <w:rsid w:val="40662A84"/>
    <w:rsid w:val="40F97454"/>
    <w:rsid w:val="41186225"/>
    <w:rsid w:val="429701BD"/>
    <w:rsid w:val="42B5384F"/>
    <w:rsid w:val="42DA1507"/>
    <w:rsid w:val="430E5FAF"/>
    <w:rsid w:val="44A973E3"/>
    <w:rsid w:val="45A83EA1"/>
    <w:rsid w:val="4641304B"/>
    <w:rsid w:val="464E0242"/>
    <w:rsid w:val="467321BF"/>
    <w:rsid w:val="469519CD"/>
    <w:rsid w:val="47532D0A"/>
    <w:rsid w:val="499248EA"/>
    <w:rsid w:val="499A72FA"/>
    <w:rsid w:val="49B236E0"/>
    <w:rsid w:val="49E14F29"/>
    <w:rsid w:val="4B3732AB"/>
    <w:rsid w:val="4B9233E7"/>
    <w:rsid w:val="4BC55F4C"/>
    <w:rsid w:val="4C4B0D80"/>
    <w:rsid w:val="4F4F0B87"/>
    <w:rsid w:val="4F557785"/>
    <w:rsid w:val="4F6A776F"/>
    <w:rsid w:val="4F8508C3"/>
    <w:rsid w:val="512D2194"/>
    <w:rsid w:val="513D338D"/>
    <w:rsid w:val="51B54513"/>
    <w:rsid w:val="51BD627C"/>
    <w:rsid w:val="521F05D8"/>
    <w:rsid w:val="52C56A7E"/>
    <w:rsid w:val="538C6AFB"/>
    <w:rsid w:val="53EA0E7E"/>
    <w:rsid w:val="54893381"/>
    <w:rsid w:val="56220DA3"/>
    <w:rsid w:val="57461CF2"/>
    <w:rsid w:val="5D277F3D"/>
    <w:rsid w:val="5F0454EA"/>
    <w:rsid w:val="5F7D6576"/>
    <w:rsid w:val="6000201D"/>
    <w:rsid w:val="6037300A"/>
    <w:rsid w:val="61131CEA"/>
    <w:rsid w:val="61601F26"/>
    <w:rsid w:val="62650996"/>
    <w:rsid w:val="627806C9"/>
    <w:rsid w:val="63730F7C"/>
    <w:rsid w:val="65E843AF"/>
    <w:rsid w:val="680B59F6"/>
    <w:rsid w:val="6A465F20"/>
    <w:rsid w:val="6D760046"/>
    <w:rsid w:val="6F191F3F"/>
    <w:rsid w:val="6FE32EFA"/>
    <w:rsid w:val="6FED6C05"/>
    <w:rsid w:val="70025A76"/>
    <w:rsid w:val="718C1A9B"/>
    <w:rsid w:val="729A1F96"/>
    <w:rsid w:val="74AE23B1"/>
    <w:rsid w:val="74C60B01"/>
    <w:rsid w:val="75120509"/>
    <w:rsid w:val="76D35A0B"/>
    <w:rsid w:val="776E1C43"/>
    <w:rsid w:val="797F5A41"/>
    <w:rsid w:val="7B6153AA"/>
    <w:rsid w:val="7B7F4319"/>
    <w:rsid w:val="7C502F5A"/>
    <w:rsid w:val="7C8A307B"/>
    <w:rsid w:val="7D425704"/>
    <w:rsid w:val="7E2D63B4"/>
    <w:rsid w:val="7FFF2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Theme="minorHAnsi" w:hAnsiTheme="minorHAnsi" w:eastAsiaTheme="minorHAnsi" w:cstheme="minorBidi"/>
      <w:sz w:val="22"/>
      <w:szCs w:val="22"/>
      <w:lang w:val="en-US" w:eastAsia="en-US" w:bidi="ar-SA"/>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1"/>
    <w:pPr>
      <w:ind w:left="138"/>
    </w:pPr>
    <w:rPr>
      <w:rFonts w:ascii="宋体" w:hAnsi="宋体" w:eastAsia="宋体"/>
      <w:sz w:val="24"/>
      <w:szCs w:val="24"/>
    </w:rPr>
  </w:style>
  <w:style w:type="paragraph" w:styleId="3">
    <w:name w:val="footer"/>
    <w:basedOn w:val="1"/>
    <w:qFormat/>
    <w:uiPriority w:val="0"/>
    <w:pPr>
      <w:tabs>
        <w:tab w:val="center" w:pos="4153"/>
        <w:tab w:val="right" w:pos="8306"/>
      </w:tabs>
      <w:snapToGrid w:val="0"/>
    </w:pPr>
    <w:rPr>
      <w:sz w:val="18"/>
    </w:rPr>
  </w:style>
  <w:style w:type="paragraph" w:styleId="4">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39"/>
    <w:pPr>
      <w:spacing w:before="120" w:after="120"/>
    </w:pPr>
    <w:rPr>
      <w:rFonts w:cstheme="minorHAnsi"/>
      <w:b/>
      <w:bCs/>
      <w:caps/>
      <w:sz w:val="20"/>
      <w:szCs w:val="20"/>
    </w:rPr>
  </w:style>
  <w:style w:type="paragraph" w:styleId="6">
    <w:name w:val="Normal (Web)"/>
    <w:basedOn w:val="1"/>
    <w:qFormat/>
    <w:uiPriority w:val="0"/>
    <w:pPr>
      <w:widowControl/>
      <w:spacing w:before="100" w:beforeAutospacing="1" w:after="100" w:afterAutospacing="1"/>
    </w:pPr>
    <w:rPr>
      <w:rFonts w:ascii="宋体" w:hAnsi="宋体" w:eastAsia="宋体" w:cs="宋体"/>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
    <w:name w:val="Table Normal"/>
    <w:semiHidden/>
    <w:unhideWhenUsed/>
    <w:qFormat/>
    <w:uiPriority w:val="0"/>
    <w:tblPr>
      <w:tblCellMar>
        <w:top w:w="0" w:type="dxa"/>
        <w:left w:w="0" w:type="dxa"/>
        <w:bottom w:w="0" w:type="dxa"/>
        <w:right w:w="0" w:type="dxa"/>
      </w:tblCellMar>
    </w:tblPr>
  </w:style>
  <w:style w:type="paragraph" w:customStyle="1" w:styleId="11">
    <w:name w:val="Revision"/>
    <w:hidden/>
    <w:unhideWhenUsed/>
    <w:qFormat/>
    <w:uiPriority w:val="99"/>
    <w:rPr>
      <w:rFonts w:asciiTheme="minorHAnsi" w:hAnsiTheme="minorHAnsi" w:eastAsiaTheme="minorHAnsi" w:cstheme="minorBidi"/>
      <w:sz w:val="22"/>
      <w:szCs w:val="22"/>
      <w:lang w:val="en-US" w:eastAsia="en-US" w:bidi="ar-SA"/>
    </w:rPr>
  </w:style>
  <w:style w:type="paragraph" w:customStyle="1" w:styleId="12">
    <w:name w:val="Table Text"/>
    <w:basedOn w:val="1"/>
    <w:semiHidden/>
    <w:qFormat/>
    <w:uiPriority w:val="0"/>
    <w:rPr>
      <w:rFonts w:ascii="Arial" w:hAnsi="Arial" w:eastAsia="Arial" w:cs="Arial"/>
      <w:sz w:val="21"/>
      <w:szCs w:val="21"/>
      <w:lang w:val="en-US" w:eastAsia="en-US" w:bidi="ar-SA"/>
    </w:rPr>
  </w:style>
  <w:style w:type="paragraph" w:customStyle="1" w:styleId="13">
    <w:name w:val="WPSOffice手动目录 1"/>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5" Type="http://schemas.microsoft.com/office/2011/relationships/people" Target="people.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theme" Target="theme/theme1.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5114</Words>
  <Characters>5450</Characters>
  <Lines>39</Lines>
  <Paragraphs>11</Paragraphs>
  <TotalTime>2</TotalTime>
  <ScaleCrop>false</ScaleCrop>
  <LinksUpToDate>false</LinksUpToDate>
  <CharactersWithSpaces>5519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2023-04-04T00:40:00Z</dcterms:created>
  <dc:creator>随遇而安</dc:creator>
  <cp:lastModifiedBy>随遇而安</cp:lastModifiedBy>
  <cp:lastPrinted>2023-08-11T08:41:00Z</cp:lastPrinted>
  <dcterms:modified xsi:type="dcterms:W3CDTF">2025-01-07T07:32:18Z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97BD53389F8E416398BA7EDF59A47C70_13</vt:lpwstr>
  </property>
  <property fmtid="{D5CDD505-2E9C-101B-9397-08002B2CF9AE}" pid="4" name="KSOTemplateDocerSaveRecord">
    <vt:lpwstr>eyJoZGlkIjoiYzZhMGE2YjQ0MDBlNjRiZjAxOTgyNGFjYjQ1NDNmNGUiLCJ1c2VySWQiOiI4MDkyMjY1NDIifQ==</vt:lpwstr>
  </property>
</Properties>
</file>