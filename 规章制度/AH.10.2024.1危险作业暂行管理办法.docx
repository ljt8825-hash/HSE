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C731A">
      <w:pPr>
        <w:rPr>
          <w:rFonts w:cs="Times New Roman" w:asciiTheme="minorEastAsia" w:hAnsiTheme="minorEastAsia" w:eastAsiaTheme="minorEastAsia"/>
          <w:sz w:val="20"/>
          <w:szCs w:val="20"/>
        </w:rPr>
      </w:pPr>
    </w:p>
    <w:p w14:paraId="59620A0E">
      <w:pPr>
        <w:rPr>
          <w:rFonts w:cs="Times New Roman" w:asciiTheme="minorEastAsia" w:hAnsiTheme="minorEastAsia" w:eastAsiaTheme="minorEastAsia"/>
          <w:sz w:val="20"/>
          <w:szCs w:val="20"/>
        </w:rPr>
      </w:pPr>
    </w:p>
    <w:p w14:paraId="00AE8A7C">
      <w:pPr>
        <w:spacing w:before="2"/>
        <w:rPr>
          <w:rFonts w:cs="Times New Roman" w:asciiTheme="minorEastAsia" w:hAnsiTheme="minorEastAsia" w:eastAsiaTheme="minorEastAsia"/>
          <w:sz w:val="28"/>
          <w:szCs w:val="28"/>
        </w:rPr>
      </w:pPr>
    </w:p>
    <w:p w14:paraId="74277874">
      <w:pPr>
        <w:spacing w:before="275"/>
        <w:ind w:left="523"/>
        <w:jc w:val="center"/>
        <w:rPr>
          <w:rFonts w:cs="黑体" w:asciiTheme="minorEastAsia" w:hAnsiTheme="minorEastAsia" w:eastAsiaTheme="minorEastAsia"/>
          <w:b/>
          <w:sz w:val="52"/>
          <w:szCs w:val="52"/>
          <w:lang w:eastAsia="zh-CN"/>
        </w:rPr>
      </w:pPr>
      <w:r>
        <w:rPr>
          <w:rFonts w:hint="eastAsia" w:cs="黑体" w:asciiTheme="minorEastAsia" w:hAnsiTheme="minorEastAsia" w:eastAsiaTheme="minorEastAsia"/>
          <w:b/>
          <w:sz w:val="52"/>
          <w:szCs w:val="52"/>
          <w:lang w:eastAsia="zh-CN"/>
        </w:rPr>
        <w:t>宁津北控城市环境服务有限公司</w:t>
      </w:r>
    </w:p>
    <w:p w14:paraId="5C280F72">
      <w:pPr>
        <w:spacing w:before="275"/>
        <w:ind w:left="523"/>
        <w:jc w:val="center"/>
        <w:rPr>
          <w:rFonts w:cs="黑体" w:asciiTheme="minorEastAsia" w:hAnsiTheme="minorEastAsia" w:eastAsiaTheme="minorEastAsia"/>
          <w:sz w:val="32"/>
          <w:szCs w:val="32"/>
          <w:lang w:eastAsia="zh-CN"/>
        </w:rPr>
      </w:pPr>
      <w:r>
        <w:rPr>
          <w:rFonts w:cs="黑体" w:asciiTheme="minorEastAsia" w:hAnsiTheme="minorEastAsia" w:eastAsiaTheme="minorEastAsia"/>
          <w:b/>
          <w:bCs/>
          <w:sz w:val="32"/>
          <w:szCs w:val="32"/>
          <w:lang w:eastAsia="zh-CN"/>
        </w:rPr>
        <w:t>企业标准</w:t>
      </w:r>
    </w:p>
    <w:p w14:paraId="470216A7">
      <w:pPr>
        <w:rPr>
          <w:rFonts w:cs="黑体" w:asciiTheme="minorEastAsia" w:hAnsiTheme="minorEastAsia" w:eastAsiaTheme="minorEastAsia"/>
          <w:b/>
          <w:bCs/>
          <w:sz w:val="32"/>
          <w:szCs w:val="32"/>
          <w:lang w:eastAsia="zh-CN"/>
        </w:rPr>
      </w:pPr>
    </w:p>
    <w:p w14:paraId="693DAECA">
      <w:pPr>
        <w:rPr>
          <w:rFonts w:cs="黑体" w:asciiTheme="minorEastAsia" w:hAnsiTheme="minorEastAsia" w:eastAsiaTheme="minorEastAsia"/>
          <w:b/>
          <w:bCs/>
          <w:sz w:val="32"/>
          <w:szCs w:val="32"/>
          <w:lang w:eastAsia="zh-CN"/>
        </w:rPr>
      </w:pPr>
    </w:p>
    <w:p w14:paraId="560DDED6">
      <w:pPr>
        <w:spacing w:before="9"/>
        <w:rPr>
          <w:rFonts w:cs="黑体" w:asciiTheme="minorEastAsia" w:hAnsiTheme="minorEastAsia" w:eastAsiaTheme="minorEastAsia"/>
          <w:b/>
          <w:bCs/>
          <w:sz w:val="24"/>
          <w:szCs w:val="24"/>
          <w:lang w:eastAsia="zh-CN"/>
        </w:rPr>
      </w:pPr>
    </w:p>
    <w:p w14:paraId="150642A0">
      <w:pPr>
        <w:pStyle w:val="2"/>
        <w:ind w:left="0" w:right="254"/>
        <w:jc w:val="right"/>
        <w:rPr>
          <w:rFonts w:hint="default" w:cs="黑体" w:asciiTheme="minorEastAsia" w:hAnsiTheme="minorEastAsia" w:eastAsiaTheme="minorEastAsia"/>
          <w:b/>
          <w:lang w:val="en-US" w:eastAsia="zh-CN"/>
        </w:rPr>
      </w:pPr>
      <w:r>
        <w:rPr>
          <w:rFonts w:cs="黑体" w:asciiTheme="minorEastAsia" w:hAnsiTheme="minorEastAsia" w:eastAsiaTheme="minorEastAsia"/>
          <w:b/>
          <w:sz w:val="24"/>
          <w:szCs w:val="24"/>
          <w:lang w:eastAsia="zh-CN"/>
        </w:rPr>
        <w:t>制度编号：</w:t>
      </w:r>
      <w:ins w:id="317" w:author="36526" w:date="2024-11-06T20:35:45Z">
        <w:r>
          <w:rPr>
            <w:rFonts w:hint="eastAsia" w:cs="黑体" w:asciiTheme="minorEastAsia" w:hAnsiTheme="minorEastAsia" w:eastAsiaTheme="minorEastAsia"/>
            <w:b/>
            <w:sz w:val="24"/>
            <w:szCs w:val="24"/>
            <w:lang w:val="en-US" w:eastAsia="zh-CN"/>
          </w:rPr>
          <w:t>AH.10.2024.1</w:t>
        </w:r>
      </w:ins>
      <w:del w:id="318" w:author="36526" w:date="2024-11-06T20:35:45Z">
        <w:r>
          <w:rPr>
            <w:rFonts w:hint="eastAsia" w:cs="黑体" w:asciiTheme="minorEastAsia" w:hAnsiTheme="minorEastAsia" w:eastAsiaTheme="minorEastAsia"/>
            <w:b/>
            <w:sz w:val="24"/>
            <w:szCs w:val="24"/>
            <w:lang w:val="en-US" w:eastAsia="zh-CN"/>
          </w:rPr>
          <w:delText>AH.10.2023.0</w:delText>
        </w:r>
      </w:del>
    </w:p>
    <w:p w14:paraId="4503120A">
      <w:pPr>
        <w:spacing w:before="6"/>
        <w:rPr>
          <w:rFonts w:cs="黑体" w:asciiTheme="minorEastAsia" w:hAnsiTheme="minorEastAsia" w:eastAsiaTheme="minorEastAsia"/>
          <w:sz w:val="6"/>
          <w:szCs w:val="6"/>
          <w:lang w:eastAsia="zh-CN"/>
        </w:rPr>
      </w:pPr>
    </w:p>
    <w:p w14:paraId="6B43A70B">
      <w:pPr>
        <w:spacing w:line="40" w:lineRule="exact"/>
        <w:ind w:left="188"/>
        <w:rPr>
          <w:rFonts w:cs="黑体" w:asciiTheme="minorEastAsia" w:hAnsiTheme="minorEastAsia" w:eastAsiaTheme="minorEastAsia"/>
          <w:sz w:val="4"/>
          <w:szCs w:val="4"/>
        </w:rPr>
      </w:pPr>
      <w:r>
        <w:rPr>
          <w:rFonts w:cs="黑体" w:asciiTheme="minorEastAsia" w:hAnsiTheme="minorEastAsia" w:eastAsiaTheme="minorEastAsia"/>
          <w:sz w:val="4"/>
          <w:szCs w:val="4"/>
          <w:lang w:eastAsia="zh-CN"/>
        </w:rPr>
        <mc:AlternateContent>
          <mc:Choice Requires="wpg">
            <w:drawing>
              <wp:inline distT="0" distB="0" distL="114300" distR="114300">
                <wp:extent cx="5043805" cy="45720"/>
                <wp:effectExtent l="0" t="12700" r="4445" b="0"/>
                <wp:docPr id="44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3805" cy="45720"/>
                          <a:chOff x="20" y="20"/>
                          <a:chExt cx="7943" cy="72203"/>
                        </a:xfrm>
                      </wpg:grpSpPr>
                      <wpg:grpSp>
                        <wpg:cNvPr id="441" name="Group 3"/>
                        <wpg:cNvGrpSpPr/>
                        <wpg:grpSpPr>
                          <a:xfrm>
                            <a:off x="20" y="20"/>
                            <a:ext cx="7943" cy="72"/>
                            <a:chOff x="20" y="20"/>
                            <a:chExt cx="7943" cy="72"/>
                          </a:xfrm>
                        </wpg:grpSpPr>
                        <wps:wsp>
                          <wps:cNvPr id="440" name="Freeform 4"/>
                          <wps:cNvSpPr/>
                          <wps:spPr>
                            <a:xfrm>
                              <a:off x="20" y="20"/>
                              <a:ext cx="7943" cy="72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7943" y="0"/>
                                </a:cxn>
                              </a:cxnLst>
                              <a:rect l="0" t="0" r="0" b="0"/>
                              <a:pathLst>
                                <a:path w="9000" h="1">
                                  <a:moveTo>
                                    <a:pt x="0" y="0"/>
                                  </a:moveTo>
                                  <a:lnTo>
                                    <a:pt x="9000" y="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" o:spid="_x0000_s1026" o:spt="203" style="height:3.6pt;width:397.15pt;" coordorigin="20,20" coordsize="7943,72203" o:gfxdata="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KQlKR7VAAAAAwEAAA8AAAAAAAAAAQAgAAAAIgAAAGRycy9kb3ducmV2LnhtbFBL&#10;AQIUABQAAAAIAIdO4kDET13S3QIAAMwHAAAOAAAAAAAAAAEAIAAAACQBAABkcnMvZTJvRG9jLnht&#10;bFBLBQYAAAAABgAGAFkBAABzBgAAAAA=&#10;">
                <o:lock v:ext="edit" aspectratio="f"/>
                <v:group id="Group 3" o:spid="_x0000_s1026" o:spt="203" style="position:absolute;left:20;top:20;height:72;width:7943;" coordorigin="20,20" coordsize="7943,72" o:gfxdata="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Z0iIO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4" o:spid="_x0000_s1026" o:spt="100" style="position:absolute;left:20;top:20;height:72;width:7943;" filled="f" stroked="t" coordsize="9000,1" o:gfxdata="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bGiu22AAAA3AAAAA8A&#10;AAAAAAAAAQAgAAAAIgAAAGRycy9kb3ducmV2LnhtbFBLAQIUABQAAAAIAIdO4kAzLwWeOwAAADkA&#10;AAAQAAAAAAAAAAEAIAAAAAUBAABkcnMvc2hhcGV4bWwueG1sUEsFBgAAAAAGAAYAWwEAAK8DAAAA&#10;AA==&#10;" path="m0,0l9000,0e">
                    <v:path o:connectlocs="0,0;7943,0" o:connectangles="0,0"/>
                    <v:fill on="f" focussize="0,0"/>
                    <v:stroke weight="2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DBE4F29">
      <w:pPr>
        <w:rPr>
          <w:rFonts w:cs="黑体" w:asciiTheme="minorEastAsia" w:hAnsiTheme="minorEastAsia" w:eastAsiaTheme="minorEastAsia"/>
          <w:sz w:val="24"/>
          <w:szCs w:val="24"/>
        </w:rPr>
      </w:pPr>
    </w:p>
    <w:p w14:paraId="2A80460A">
      <w:pPr>
        <w:rPr>
          <w:rFonts w:cs="黑体" w:asciiTheme="minorEastAsia" w:hAnsiTheme="minorEastAsia" w:eastAsiaTheme="minorEastAsia"/>
          <w:sz w:val="24"/>
          <w:szCs w:val="24"/>
        </w:rPr>
      </w:pPr>
    </w:p>
    <w:p w14:paraId="3D2FFE8E">
      <w:pPr>
        <w:rPr>
          <w:rFonts w:cs="黑体" w:asciiTheme="minorEastAsia" w:hAnsiTheme="minorEastAsia" w:eastAsiaTheme="minorEastAsia"/>
          <w:sz w:val="24"/>
          <w:szCs w:val="24"/>
        </w:rPr>
      </w:pPr>
    </w:p>
    <w:p w14:paraId="7698E345">
      <w:pPr>
        <w:rPr>
          <w:rFonts w:cs="黑体" w:asciiTheme="minorEastAsia" w:hAnsiTheme="minorEastAsia" w:eastAsiaTheme="minorEastAsia"/>
          <w:sz w:val="24"/>
          <w:szCs w:val="24"/>
        </w:rPr>
      </w:pPr>
    </w:p>
    <w:p w14:paraId="39AFCD37">
      <w:pPr>
        <w:rPr>
          <w:rFonts w:cs="黑体" w:asciiTheme="minorEastAsia" w:hAnsiTheme="minorEastAsia" w:eastAsiaTheme="minorEastAsia"/>
          <w:sz w:val="24"/>
          <w:szCs w:val="24"/>
        </w:rPr>
      </w:pPr>
    </w:p>
    <w:p w14:paraId="71D0B8D9">
      <w:pPr>
        <w:rPr>
          <w:rFonts w:cs="黑体" w:asciiTheme="minorEastAsia" w:hAnsiTheme="minorEastAsia" w:eastAsiaTheme="minorEastAsia"/>
          <w:sz w:val="24"/>
          <w:szCs w:val="24"/>
        </w:rPr>
      </w:pPr>
    </w:p>
    <w:p w14:paraId="52597E9C">
      <w:pPr>
        <w:rPr>
          <w:rFonts w:cs="黑体" w:asciiTheme="minorEastAsia" w:hAnsiTheme="minorEastAsia" w:eastAsiaTheme="minorEastAsia"/>
          <w:sz w:val="24"/>
          <w:szCs w:val="24"/>
        </w:rPr>
      </w:pPr>
    </w:p>
    <w:p w14:paraId="62F12046">
      <w:pPr>
        <w:spacing w:before="9"/>
        <w:rPr>
          <w:rFonts w:cs="黑体" w:asciiTheme="minorEastAsia" w:hAnsiTheme="minorEastAsia" w:eastAsiaTheme="minorEastAsia"/>
          <w:sz w:val="23"/>
          <w:szCs w:val="23"/>
        </w:rPr>
      </w:pPr>
    </w:p>
    <w:p w14:paraId="22CDB550">
      <w:pPr>
        <w:jc w:val="center"/>
        <w:rPr>
          <w:rFonts w:hint="default" w:cs="黑体" w:asciiTheme="minorEastAsia" w:hAnsiTheme="minorEastAsia" w:eastAsiaTheme="minorEastAsia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危险作业暂行管理办法</w:t>
      </w:r>
    </w:p>
    <w:p w14:paraId="15DEC71B">
      <w:pPr>
        <w:rPr>
          <w:rFonts w:cs="黑体" w:asciiTheme="minorEastAsia" w:hAnsiTheme="minorEastAsia" w:eastAsiaTheme="minorEastAsia"/>
          <w:sz w:val="52"/>
          <w:szCs w:val="52"/>
          <w:lang w:eastAsia="zh-CN"/>
        </w:rPr>
      </w:pPr>
    </w:p>
    <w:p w14:paraId="76339B99">
      <w:pPr>
        <w:rPr>
          <w:rFonts w:cs="黑体" w:asciiTheme="minorEastAsia" w:hAnsiTheme="minorEastAsia" w:eastAsiaTheme="minorEastAsia"/>
          <w:sz w:val="52"/>
          <w:szCs w:val="52"/>
          <w:lang w:eastAsia="zh-CN"/>
        </w:rPr>
      </w:pPr>
    </w:p>
    <w:p w14:paraId="1EC1B734">
      <w:pPr>
        <w:rPr>
          <w:rFonts w:cs="黑体" w:asciiTheme="minorEastAsia" w:hAnsiTheme="minorEastAsia" w:eastAsiaTheme="minorEastAsia"/>
          <w:sz w:val="52"/>
          <w:szCs w:val="52"/>
          <w:lang w:eastAsia="zh-CN"/>
        </w:rPr>
      </w:pPr>
    </w:p>
    <w:p w14:paraId="4363B900">
      <w:pPr>
        <w:rPr>
          <w:rFonts w:cs="黑体" w:asciiTheme="minorEastAsia" w:hAnsiTheme="minorEastAsia" w:eastAsiaTheme="minorEastAsia"/>
          <w:sz w:val="52"/>
          <w:szCs w:val="52"/>
          <w:lang w:eastAsia="zh-CN"/>
        </w:rPr>
      </w:pPr>
    </w:p>
    <w:p w14:paraId="2282BD0B">
      <w:pPr>
        <w:rPr>
          <w:rFonts w:cs="黑体" w:asciiTheme="minorEastAsia" w:hAnsiTheme="minorEastAsia" w:eastAsiaTheme="minorEastAsia"/>
          <w:sz w:val="52"/>
          <w:szCs w:val="52"/>
          <w:lang w:eastAsia="zh-CN"/>
        </w:rPr>
      </w:pPr>
    </w:p>
    <w:p w14:paraId="6CB63E67">
      <w:pPr>
        <w:rPr>
          <w:rFonts w:cs="黑体" w:asciiTheme="minorEastAsia" w:hAnsiTheme="minorEastAsia" w:eastAsiaTheme="minorEastAsia"/>
          <w:sz w:val="52"/>
          <w:szCs w:val="52"/>
          <w:lang w:eastAsia="zh-CN"/>
        </w:rPr>
      </w:pPr>
    </w:p>
    <w:p w14:paraId="01026B57">
      <w:pPr>
        <w:tabs>
          <w:tab w:val="left" w:pos="6039"/>
        </w:tabs>
        <w:spacing w:before="355"/>
        <w:ind w:left="138" w:right="36"/>
        <w:rPr>
          <w:rFonts w:cs="黑体" w:asciiTheme="minorEastAsia" w:hAnsiTheme="minorEastAsia" w:eastAsiaTheme="minorEastAsia"/>
          <w:b/>
          <w:sz w:val="28"/>
          <w:szCs w:val="28"/>
          <w:lang w:eastAsia="zh-CN"/>
        </w:rPr>
      </w:pPr>
      <w:r>
        <w:rPr>
          <w:rFonts w:hint="eastAsia" w:cs="黑体" w:asciiTheme="minorEastAsia" w:hAnsiTheme="minorEastAsia" w:eastAsiaTheme="minorEastAsia"/>
          <w:b/>
          <w:sz w:val="28"/>
          <w:szCs w:val="28"/>
          <w:lang w:eastAsia="zh-CN"/>
        </w:rPr>
        <w:t>202</w:t>
      </w:r>
      <w:del w:id="319" w:author="36526" w:date="2024-11-06T20:35:49Z">
        <w:r>
          <w:rPr>
            <w:rFonts w:hint="default" w:cs="黑体" w:asciiTheme="minorEastAsia" w:hAnsiTheme="minorEastAsia" w:eastAsiaTheme="minorEastAsia"/>
            <w:b/>
            <w:sz w:val="28"/>
            <w:szCs w:val="28"/>
            <w:lang w:val="en-US" w:eastAsia="zh-CN"/>
          </w:rPr>
          <w:delText>3</w:delText>
        </w:r>
      </w:del>
      <w:ins w:id="320" w:author="36526" w:date="2024-11-06T20:35:49Z">
        <w:r>
          <w:rPr>
            <w:rFonts w:hint="eastAsia" w:cs="黑体" w:asciiTheme="minorEastAsia" w:hAnsiTheme="minorEastAsia" w:eastAsiaTheme="minorEastAsia"/>
            <w:b/>
            <w:sz w:val="28"/>
            <w:szCs w:val="28"/>
            <w:lang w:val="en-US" w:eastAsia="zh-CN"/>
          </w:rPr>
          <w:t>4</w:t>
        </w:r>
      </w:ins>
      <w:r>
        <w:rPr>
          <w:rFonts w:hint="eastAsia" w:cs="黑体" w:asciiTheme="minorEastAsia" w:hAnsiTheme="minorEastAsia" w:eastAsiaTheme="minorEastAsia"/>
          <w:b/>
          <w:sz w:val="28"/>
          <w:szCs w:val="28"/>
          <w:lang w:eastAsia="zh-CN"/>
        </w:rPr>
        <w:t>-</w:t>
      </w:r>
      <w:del w:id="321" w:author="36526" w:date="2024-11-06T20:35:50Z">
        <w:r>
          <w:rPr>
            <w:rFonts w:hint="default" w:cs="黑体" w:asciiTheme="minorEastAsia" w:hAnsiTheme="minorEastAsia" w:eastAsiaTheme="minorEastAsia"/>
            <w:b/>
            <w:sz w:val="28"/>
            <w:szCs w:val="28"/>
            <w:lang w:val="en-US" w:eastAsia="zh-CN"/>
          </w:rPr>
          <w:delText>9</w:delText>
        </w:r>
      </w:del>
      <w:ins w:id="322" w:author="36526" w:date="2024-11-06T20:35:50Z">
        <w:r>
          <w:rPr>
            <w:rFonts w:hint="eastAsia" w:cs="黑体" w:asciiTheme="minorEastAsia" w:hAnsiTheme="minorEastAsia" w:eastAsiaTheme="minorEastAsia"/>
            <w:b/>
            <w:sz w:val="28"/>
            <w:szCs w:val="28"/>
            <w:lang w:val="en-US" w:eastAsia="zh-CN"/>
          </w:rPr>
          <w:t>11</w:t>
        </w:r>
      </w:ins>
      <w:r>
        <w:rPr>
          <w:rFonts w:cs="黑体" w:asciiTheme="minorEastAsia" w:hAnsiTheme="minorEastAsia" w:eastAsiaTheme="minorEastAsia"/>
          <w:b/>
          <w:sz w:val="28"/>
          <w:szCs w:val="28"/>
          <w:lang w:eastAsia="zh-CN"/>
        </w:rPr>
        <w:t>发布</w:t>
      </w:r>
      <w:r>
        <w:rPr>
          <w:rFonts w:cs="黑体" w:asciiTheme="minorEastAsia" w:hAnsiTheme="minorEastAsia" w:eastAsiaTheme="minorEastAsia"/>
          <w:b/>
          <w:sz w:val="28"/>
          <w:szCs w:val="28"/>
          <w:lang w:eastAsia="zh-CN"/>
        </w:rPr>
        <w:tab/>
      </w:r>
      <w:r>
        <w:rPr>
          <w:rFonts w:cs="黑体" w:asciiTheme="minorEastAsia" w:hAnsiTheme="minorEastAsia" w:eastAsiaTheme="minorEastAsia"/>
          <w:b/>
          <w:sz w:val="28"/>
          <w:szCs w:val="28"/>
          <w:lang w:eastAsia="zh-CN"/>
        </w:rPr>
        <w:t>202</w:t>
      </w:r>
      <w:del w:id="323" w:author="36526" w:date="2024-11-06T20:35:52Z">
        <w:r>
          <w:rPr>
            <w:rFonts w:hint="default" w:cs="黑体" w:asciiTheme="minorEastAsia" w:hAnsiTheme="minorEastAsia" w:eastAsiaTheme="minorEastAsia"/>
            <w:b/>
            <w:sz w:val="28"/>
            <w:szCs w:val="28"/>
            <w:lang w:val="en-US" w:eastAsia="zh-CN"/>
          </w:rPr>
          <w:delText>3</w:delText>
        </w:r>
      </w:del>
      <w:ins w:id="324" w:author="36526" w:date="2024-11-06T20:35:52Z">
        <w:r>
          <w:rPr>
            <w:rFonts w:hint="eastAsia" w:cs="黑体" w:asciiTheme="minorEastAsia" w:hAnsiTheme="minorEastAsia" w:eastAsiaTheme="minorEastAsia"/>
            <w:b/>
            <w:sz w:val="28"/>
            <w:szCs w:val="28"/>
            <w:lang w:val="en-US" w:eastAsia="zh-CN"/>
          </w:rPr>
          <w:t>4</w:t>
        </w:r>
      </w:ins>
      <w:r>
        <w:rPr>
          <w:rFonts w:cs="黑体" w:asciiTheme="minorEastAsia" w:hAnsiTheme="minorEastAsia" w:eastAsiaTheme="minorEastAsia"/>
          <w:b/>
          <w:sz w:val="28"/>
          <w:szCs w:val="28"/>
          <w:lang w:eastAsia="zh-CN"/>
        </w:rPr>
        <w:t>-</w:t>
      </w:r>
      <w:del w:id="325" w:author="36526" w:date="2024-11-06T20:35:53Z">
        <w:r>
          <w:rPr>
            <w:rFonts w:hint="default" w:cs="黑体" w:asciiTheme="minorEastAsia" w:hAnsiTheme="minorEastAsia" w:eastAsiaTheme="minorEastAsia"/>
            <w:b/>
            <w:sz w:val="28"/>
            <w:szCs w:val="28"/>
            <w:lang w:val="en-US" w:eastAsia="zh-CN"/>
          </w:rPr>
          <w:delText>9</w:delText>
        </w:r>
      </w:del>
      <w:ins w:id="326" w:author="36526" w:date="2024-11-06T20:35:53Z">
        <w:r>
          <w:rPr>
            <w:rFonts w:hint="eastAsia" w:cs="黑体" w:asciiTheme="minorEastAsia" w:hAnsiTheme="minorEastAsia" w:eastAsiaTheme="minorEastAsia"/>
            <w:b/>
            <w:sz w:val="28"/>
            <w:szCs w:val="28"/>
            <w:lang w:val="en-US" w:eastAsia="zh-CN"/>
          </w:rPr>
          <w:t>1</w:t>
        </w:r>
      </w:ins>
      <w:ins w:id="327" w:author="36526" w:date="2024-11-06T20:35:54Z">
        <w:r>
          <w:rPr>
            <w:rFonts w:hint="eastAsia" w:cs="黑体" w:asciiTheme="minorEastAsia" w:hAnsiTheme="minorEastAsia" w:eastAsiaTheme="minorEastAsia"/>
            <w:b/>
            <w:sz w:val="28"/>
            <w:szCs w:val="28"/>
            <w:lang w:val="en-US" w:eastAsia="zh-CN"/>
          </w:rPr>
          <w:t>1</w:t>
        </w:r>
      </w:ins>
      <w:r>
        <w:rPr>
          <w:rFonts w:cs="黑体" w:asciiTheme="minorEastAsia" w:hAnsiTheme="minorEastAsia" w:eastAsiaTheme="minorEastAsia"/>
          <w:b/>
          <w:spacing w:val="-3"/>
          <w:sz w:val="28"/>
          <w:szCs w:val="28"/>
          <w:lang w:eastAsia="zh-CN"/>
        </w:rPr>
        <w:t>实施</w:t>
      </w:r>
    </w:p>
    <w:p w14:paraId="6625A328">
      <w:pPr>
        <w:spacing w:line="40" w:lineRule="exact"/>
        <w:ind w:left="118"/>
        <w:rPr>
          <w:rFonts w:cs="黑体" w:asciiTheme="minorEastAsia" w:hAnsiTheme="minorEastAsia" w:eastAsiaTheme="minorEastAsia"/>
          <w:sz w:val="4"/>
          <w:szCs w:val="4"/>
        </w:rPr>
      </w:pPr>
      <w:r>
        <w:rPr>
          <w:rFonts w:cs="黑体" w:asciiTheme="minorEastAsia" w:hAnsiTheme="minorEastAsia" w:eastAsiaTheme="minorEastAsia"/>
          <w:sz w:val="4"/>
          <w:szCs w:val="4"/>
          <w:lang w:eastAsia="zh-CN"/>
        </w:rPr>
        <mc:AlternateContent>
          <mc:Choice Requires="wpg">
            <w:drawing>
              <wp:inline distT="0" distB="0" distL="114300" distR="114300">
                <wp:extent cx="5180330" cy="45085"/>
                <wp:effectExtent l="0" t="12700" r="0" b="0"/>
                <wp:docPr id="44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330" cy="45085"/>
                          <a:chOff x="0" y="0"/>
                          <a:chExt cx="9040" cy="40203"/>
                        </a:xfrm>
                      </wpg:grpSpPr>
                      <wpg:grpSp>
                        <wpg:cNvPr id="444" name="Group 6"/>
                        <wpg:cNvGrpSpPr/>
                        <wpg:grpSpPr>
                          <a:xfrm>
                            <a:off x="20" y="20"/>
                            <a:ext cx="9000" cy="2"/>
                            <a:chOff x="20" y="20"/>
                            <a:chExt cx="9000" cy="2"/>
                          </a:xfrm>
                        </wpg:grpSpPr>
                        <wps:wsp>
                          <wps:cNvPr id="443" name="Freeform 7"/>
                          <wps:cNvSpPr/>
                          <wps:spPr>
                            <a:xfrm>
                              <a:off x="20" y="20"/>
                              <a:ext cx="9000" cy="2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9000" y="0"/>
                                </a:cxn>
                              </a:cxnLst>
                              <a:rect l="0" t="0" r="0" b="0"/>
                              <a:pathLst>
                                <a:path w="9000" h="1">
                                  <a:moveTo>
                                    <a:pt x="0" y="0"/>
                                  </a:moveTo>
                                  <a:lnTo>
                                    <a:pt x="9000" y="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3.55pt;width:407.9pt;" coordsize="9040,40203" o:gfxdata="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/XJgl1AAAAAMBAAAPAAAAAAAAAAEAIAAAACIAAABkcnMvZG93bnJldi54&#10;bWxQSwECFAAUAAAACACHTuJADtK4ZuICAADHBwAADgAAAAAAAAABACAAAAAjAQAAZHJzL2Uyb0Rv&#10;Yy54bWxQSwUGAAAAAAYABgBZAQAAdwYAAAAA&#10;">
                <o:lock v:ext="edit" aspectratio="f"/>
                <v:group id="Group 6" o:spid="_x0000_s1026" o:spt="203" style="position:absolute;left:20;top:20;height:2;width:9000;" coordorigin="20,20" coordsize="9000,2" o:gfxdata="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mlgZ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7" o:spid="_x0000_s1026" o:spt="100" style="position:absolute;left:20;top:20;height:2;width:9000;" filled="f" stroked="t" coordsize="9000,1" o:gfxdata="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hQUmrsAAADc&#10;AAAADwAAAAAAAAABACAAAAAiAAAAZHJzL2Rvd25yZXYueG1sUEsBAhQAFAAAAAgAh07iQDMvBZ47&#10;AAAAOQAAABAAAAAAAAAAAQAgAAAACgEAAGRycy9zaGFwZXhtbC54bWxQSwUGAAAAAAYABgBbAQAA&#10;tAMAAAAA&#10;" path="m0,0l9000,0e">
                    <v:path o:connectlocs="0,0;9000,0" o:connectangles="0,0"/>
                    <v:fill on="f" focussize="0,0"/>
                    <v:stroke weight="2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6BE0687">
      <w:pPr>
        <w:spacing w:before="8"/>
        <w:rPr>
          <w:rFonts w:cs="黑体" w:asciiTheme="minorEastAsia" w:hAnsiTheme="minorEastAsia" w:eastAsiaTheme="minorEastAsia"/>
          <w:sz w:val="24"/>
          <w:szCs w:val="24"/>
        </w:rPr>
      </w:pPr>
    </w:p>
    <w:p w14:paraId="62D4669A">
      <w:pPr>
        <w:jc w:val="center"/>
        <w:rPr>
          <w:rFonts w:cs="黑体" w:asciiTheme="minorEastAsia" w:hAnsiTheme="minorEastAsia" w:eastAsiaTheme="minorEastAsia"/>
          <w:sz w:val="32"/>
          <w:szCs w:val="32"/>
          <w:lang w:eastAsia="zh-CN"/>
        </w:rPr>
        <w:sectPr>
          <w:headerReference r:id="rId5" w:type="default"/>
          <w:footerReference r:id="rId6" w:type="default"/>
          <w:pgSz w:w="11910" w:h="16840"/>
          <w:pgMar w:top="1440" w:right="1800" w:bottom="1440" w:left="1800" w:header="794" w:footer="1020" w:gutter="0"/>
          <w:pgNumType w:fmt="decimal"/>
          <w:cols w:space="720" w:num="1"/>
          <w:docGrid w:linePitch="299" w:charSpace="0"/>
        </w:sectPr>
      </w:pPr>
      <w:r>
        <w:rPr>
          <w:rFonts w:hint="eastAsia" w:cs="黑体" w:asciiTheme="minorEastAsia" w:hAnsiTheme="minorEastAsia" w:eastAsiaTheme="minorEastAsia"/>
          <w:b/>
          <w:w w:val="95"/>
          <w:sz w:val="32"/>
          <w:szCs w:val="32"/>
          <w:lang w:eastAsia="zh-CN"/>
        </w:rPr>
        <w:t>宁津北控城市环境服务有限公司</w:t>
      </w:r>
    </w:p>
    <w:p w14:paraId="1200CAAB">
      <w:pPr>
        <w:rPr>
          <w:lang w:eastAsia="zh-CN"/>
        </w:rPr>
      </w:pPr>
    </w:p>
    <w:p w14:paraId="386C1BE9">
      <w:pPr>
        <w:spacing w:line="387" w:lineRule="exact"/>
        <w:jc w:val="center"/>
        <w:rPr>
          <w:rFonts w:cs="黑体" w:asciiTheme="minorEastAsia" w:hAnsiTheme="minorEastAsia" w:eastAsiaTheme="minorEastAsia"/>
          <w:sz w:val="30"/>
          <w:szCs w:val="30"/>
          <w:lang w:eastAsia="zh-CN"/>
        </w:rPr>
      </w:pPr>
      <w:r>
        <w:rPr>
          <w:rFonts w:cs="黑体" w:asciiTheme="minorEastAsia" w:hAnsiTheme="minorEastAsia" w:eastAsiaTheme="minorEastAsia"/>
          <w:sz w:val="30"/>
          <w:szCs w:val="30"/>
          <w:lang w:eastAsia="zh-CN"/>
        </w:rPr>
        <w:t>制度控制表</w:t>
      </w:r>
    </w:p>
    <w:p w14:paraId="1246B292"/>
    <w:tbl>
      <w:tblPr>
        <w:tblStyle w:val="6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834"/>
        <w:gridCol w:w="1264"/>
        <w:gridCol w:w="1235"/>
        <w:gridCol w:w="621"/>
        <w:gridCol w:w="933"/>
        <w:gridCol w:w="853"/>
        <w:gridCol w:w="991"/>
        <w:gridCol w:w="769"/>
      </w:tblGrid>
      <w:tr w14:paraId="3F608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F4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制度名称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28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eastAsia="zh-CN"/>
              </w:rPr>
              <w:t>宁津北控城市环境服务有限公司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  <w:rPrChange w:id="328" w:author="随遇而安" w:date="2023-08-12T14:21:14Z">
                  <w:rPr>
                    <w:rFonts w:hint="eastAsia" w:ascii="宋体" w:hAnsi="宋体" w:eastAsia="宋体" w:cs="宋体"/>
                    <w:b/>
                    <w:bCs/>
                    <w:sz w:val="52"/>
                    <w:szCs w:val="52"/>
                    <w:lang w:val="en-US" w:eastAsia="zh-CN"/>
                  </w:rPr>
                </w:rPrChange>
              </w:rPr>
              <w:t>危险作业暂行管理办法</w:t>
            </w:r>
          </w:p>
        </w:tc>
      </w:tr>
      <w:tr w14:paraId="47B87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9C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制度编号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B7C3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254"/>
              <w:jc w:val="left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cs="黑体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  <w:t>AH.10.202</w:t>
            </w:r>
            <w:del w:id="329" w:author="36526" w:date="2024-11-06T20:35:19Z">
              <w:r>
                <w:rPr>
                  <w:rFonts w:hint="default" w:cs="黑体" w:asciiTheme="minorEastAsia" w:hAnsiTheme="minorEastAsia" w:eastAsiaTheme="minorEastAsia"/>
                  <w:b/>
                  <w:sz w:val="24"/>
                  <w:szCs w:val="24"/>
                  <w:lang w:val="en-US" w:eastAsia="zh-CN"/>
                </w:rPr>
                <w:delText>3</w:delText>
              </w:r>
            </w:del>
            <w:ins w:id="330" w:author="36526" w:date="2024-11-06T20:35:19Z">
              <w:r>
                <w:rPr>
                  <w:rFonts w:hint="eastAsia" w:cs="黑体" w:asciiTheme="minorEastAsia" w:hAnsiTheme="minorEastAsia" w:eastAsiaTheme="minorEastAsia"/>
                  <w:b/>
                  <w:sz w:val="24"/>
                  <w:szCs w:val="24"/>
                  <w:lang w:val="en-US" w:eastAsia="zh-CN"/>
                </w:rPr>
                <w:t>4</w:t>
              </w:r>
            </w:ins>
            <w:r>
              <w:rPr>
                <w:rFonts w:hint="eastAsia" w:cs="黑体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  <w:t>.</w:t>
            </w:r>
            <w:del w:id="331" w:author="36526" w:date="2024-11-06T20:35:21Z">
              <w:r>
                <w:rPr>
                  <w:rFonts w:hint="default" w:cs="黑体" w:asciiTheme="minorEastAsia" w:hAnsiTheme="minorEastAsia" w:eastAsiaTheme="minorEastAsia"/>
                  <w:b/>
                  <w:sz w:val="24"/>
                  <w:szCs w:val="24"/>
                  <w:lang w:val="en-US" w:eastAsia="zh-CN"/>
                </w:rPr>
                <w:delText>0</w:delText>
              </w:r>
            </w:del>
            <w:ins w:id="332" w:author="36526" w:date="2024-11-06T20:35:21Z">
              <w:r>
                <w:rPr>
                  <w:rFonts w:hint="eastAsia" w:cs="黑体" w:asciiTheme="minorEastAsia" w:hAnsiTheme="minorEastAsia" w:eastAsiaTheme="minorEastAsia"/>
                  <w:b/>
                  <w:sz w:val="24"/>
                  <w:szCs w:val="24"/>
                  <w:lang w:val="en-US" w:eastAsia="zh-CN"/>
                </w:rPr>
                <w:t>1</w:t>
              </w:r>
            </w:ins>
          </w:p>
        </w:tc>
      </w:tr>
      <w:tr w14:paraId="32CF4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CA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版本</w:t>
            </w:r>
          </w:p>
        </w:tc>
        <w:tc>
          <w:tcPr>
            <w:tcW w:w="4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8C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状态</w:t>
            </w:r>
          </w:p>
        </w:tc>
        <w:tc>
          <w:tcPr>
            <w:tcW w:w="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47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实施日期</w:t>
            </w: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3B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起草部门</w:t>
            </w:r>
          </w:p>
        </w:tc>
        <w:tc>
          <w:tcPr>
            <w:tcW w:w="36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02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会签</w:t>
            </w:r>
          </w:p>
          <w:p w14:paraId="08702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部门</w:t>
            </w:r>
          </w:p>
        </w:tc>
        <w:tc>
          <w:tcPr>
            <w:tcW w:w="5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D2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主管领导审核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F5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审核</w:t>
            </w:r>
          </w:p>
          <w:p w14:paraId="63CEA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部门</w:t>
            </w:r>
          </w:p>
        </w:tc>
        <w:tc>
          <w:tcPr>
            <w:tcW w:w="5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1E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签发人</w:t>
            </w:r>
          </w:p>
        </w:tc>
        <w:tc>
          <w:tcPr>
            <w:tcW w:w="4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AA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是否修订</w:t>
            </w:r>
          </w:p>
        </w:tc>
      </w:tr>
      <w:tr w14:paraId="4034D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78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  <w:t>202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8E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试用</w:t>
            </w:r>
          </w:p>
          <w:p w14:paraId="39AC0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执行</w:t>
            </w:r>
          </w:p>
        </w:tc>
        <w:tc>
          <w:tcPr>
            <w:tcW w:w="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97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2023.9.1</w:t>
            </w: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6D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安环品质部</w:t>
            </w:r>
          </w:p>
        </w:tc>
        <w:tc>
          <w:tcPr>
            <w:tcW w:w="36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82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是</w:t>
            </w:r>
          </w:p>
        </w:tc>
        <w:tc>
          <w:tcPr>
            <w:tcW w:w="5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3E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32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80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尹善英</w:t>
            </w:r>
          </w:p>
        </w:tc>
        <w:tc>
          <w:tcPr>
            <w:tcW w:w="4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C6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否</w:t>
            </w:r>
          </w:p>
        </w:tc>
      </w:tr>
      <w:tr w14:paraId="34B13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ins w:id="333" w:author="36526" w:date="2024-11-06T20:36:01Z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C1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ins w:id="334" w:author="36526" w:date="2024-11-06T20:36:01Z"/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ins w:id="335" w:author="36526" w:date="2024-11-06T20:36:02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2024</w:t>
              </w:r>
            </w:ins>
          </w:p>
        </w:tc>
        <w:tc>
          <w:tcPr>
            <w:tcW w:w="48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B8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ins w:id="336" w:author="36526" w:date="2024-11-06T20:36:13Z"/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ins w:id="337" w:author="36526" w:date="2024-11-06T20:36:05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修订</w:t>
              </w:r>
            </w:ins>
          </w:p>
          <w:p w14:paraId="77334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ins w:id="338" w:author="36526" w:date="2024-11-06T20:36:01Z"/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ins w:id="339" w:author="36526" w:date="2024-11-06T20:36:07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执行</w:t>
              </w:r>
            </w:ins>
          </w:p>
        </w:tc>
        <w:tc>
          <w:tcPr>
            <w:tcW w:w="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FF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ins w:id="340" w:author="36526" w:date="2024-11-06T20:36:01Z"/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ins w:id="341" w:author="36526" w:date="2024-11-06T20:36:09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2024</w:t>
              </w:r>
            </w:ins>
            <w:ins w:id="342" w:author="36526" w:date="2024-11-06T20:36:10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.11.1</w:t>
              </w:r>
            </w:ins>
            <w:ins w:id="343" w:author="36526" w:date="2024-11-06T20:36:11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0</w:t>
              </w:r>
            </w:ins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87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344" w:author="36526" w:date="2024-11-06T20:36:01Z"/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安环品质部</w:t>
            </w:r>
          </w:p>
        </w:tc>
        <w:tc>
          <w:tcPr>
            <w:tcW w:w="36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9D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345" w:author="36526" w:date="2024-11-06T20:36:01Z"/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是</w:t>
            </w:r>
          </w:p>
        </w:tc>
        <w:tc>
          <w:tcPr>
            <w:tcW w:w="5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8F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346" w:author="36526" w:date="2024-11-06T20:36:01Z"/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28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347" w:author="36526" w:date="2024-11-06T20:36:01Z"/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EF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348" w:author="36526" w:date="2024-11-06T20:36:01Z"/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ins w:id="349" w:author="36526" w:date="2024-11-06T20:36:22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黄殿兴</w:t>
              </w:r>
            </w:ins>
            <w:del w:id="350" w:author="36526" w:date="2024-11-06T20:36:21Z">
              <w:r>
                <w:rPr>
                  <w:rFonts w:hint="default" w:ascii="宋体" w:hAnsi="宋体" w:eastAsia="宋体" w:cs="宋体"/>
                  <w:sz w:val="20"/>
                  <w:szCs w:val="20"/>
                  <w:lang w:val="en-US" w:eastAsia="zh-CN"/>
                </w:rPr>
                <w:delText>尹善英</w:delText>
              </w:r>
            </w:del>
          </w:p>
        </w:tc>
        <w:tc>
          <w:tcPr>
            <w:tcW w:w="4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00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ins w:id="351" w:author="36526" w:date="2024-11-06T20:36:01Z"/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ins w:id="352" w:author="36526" w:date="2024-11-06T20:36:24Z">
              <w:r>
                <w:rPr>
                  <w:rFonts w:hint="eastAsia" w:ascii="宋体" w:hAnsi="宋体" w:eastAsia="宋体" w:cs="宋体"/>
                  <w:sz w:val="20"/>
                  <w:szCs w:val="20"/>
                  <w:lang w:val="en-US" w:eastAsia="zh-CN"/>
                </w:rPr>
                <w:t>是</w:t>
              </w:r>
            </w:ins>
          </w:p>
        </w:tc>
      </w:tr>
      <w:tr w14:paraId="38B7A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B3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此</w:t>
            </w:r>
          </w:p>
          <w:p w14:paraId="61945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01628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次</w:t>
            </w:r>
          </w:p>
          <w:p w14:paraId="544E7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62B4B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修</w:t>
            </w:r>
          </w:p>
          <w:p w14:paraId="7F6DA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5B8A3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改</w:t>
            </w:r>
          </w:p>
          <w:p w14:paraId="1ABE5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3B433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的</w:t>
            </w:r>
          </w:p>
          <w:p w14:paraId="0682A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5FA29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主</w:t>
            </w:r>
          </w:p>
          <w:p w14:paraId="1C538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36CFF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要</w:t>
            </w:r>
          </w:p>
          <w:p w14:paraId="71BEB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69E6E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内</w:t>
            </w:r>
          </w:p>
          <w:p w14:paraId="5532C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</w:p>
          <w:p w14:paraId="588EA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容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37338">
            <w:pPr>
              <w:keepNext w:val="0"/>
              <w:keepLines w:val="0"/>
              <w:widowControl/>
              <w:suppressLineNumbers w:val="0"/>
              <w:jc w:val="left"/>
              <w:rPr>
                <w:ins w:id="354" w:author="36526" w:date="2024-11-06T20:17:10Z"/>
                <w:rFonts w:hint="eastAsia" w:ascii="仿宋" w:hAnsi="仿宋" w:eastAsia="仿宋" w:cs="仿宋"/>
                <w:sz w:val="28"/>
                <w:szCs w:val="28"/>
                <w:lang w:eastAsia="zh-CN"/>
                <w:rPrChange w:id="355" w:author="36526" w:date="2024-11-06T20:17:19Z">
                  <w:rPr>
                    <w:ins w:id="356" w:author="36526" w:date="2024-11-06T20:17:10Z"/>
                  </w:rPr>
                </w:rPrChange>
              </w:rPr>
              <w:pPrChange w:id="353" w:author="36526" w:date="2024-11-06T20:17:19Z">
                <w:pPr>
                  <w:keepNext w:val="0"/>
                  <w:keepLines w:val="0"/>
                  <w:widowControl/>
                  <w:suppressLineNumbers w:val="0"/>
                  <w:jc w:val="left"/>
                </w:pPr>
              </w:pPrChange>
            </w:pPr>
            <w:ins w:id="357" w:author="36526" w:date="2024-11-06T20:17:10Z">
              <w:r>
                <w:rPr>
                  <w:rFonts w:hint="eastAsia" w:ascii="仿宋" w:hAnsi="仿宋" w:eastAsia="仿宋" w:cs="仿宋"/>
                  <w:snapToGrid w:val="0"/>
                  <w:color w:val="000000"/>
                  <w:kern w:val="0"/>
                  <w:sz w:val="28"/>
                  <w:szCs w:val="28"/>
                  <w:lang w:val="en-US" w:eastAsia="zh-CN" w:bidi="ar"/>
                  <w:rPrChange w:id="358" w:author="36526" w:date="2024-11-06T20:17:19Z">
                    <w:rPr>
                      <w:rFonts w:ascii="瀹嬩綋" w:hAnsi="瀹嬩綋" w:eastAsia="瀹嬩綋" w:cs="瀹嬩綋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rPrChange>
                </w:rPr>
                <w:t>此次修改主要内容：</w:t>
              </w:r>
            </w:ins>
          </w:p>
          <w:p w14:paraId="109FE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ins w:id="360" w:author="36526" w:date="2024-11-06T20:17:45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  <w:lang w:val="en-US" w:eastAsia="zh-CN"/>
                </w:rPr>
                <w:t>调整了</w:t>
              </w:r>
            </w:ins>
            <w:ins w:id="361" w:author="36526" w:date="2024-11-06T20:16:18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  <w:lang w:eastAsia="zh-CN"/>
                </w:rPr>
                <w:t>需报上级单位审核审批的危险作业</w:t>
              </w:r>
            </w:ins>
            <w:ins w:id="362" w:author="36526" w:date="2024-11-06T20:17:54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  <w:lang w:val="en-US" w:eastAsia="zh-CN"/>
                </w:rPr>
                <w:t>为</w:t>
              </w:r>
            </w:ins>
            <w:ins w:id="363" w:author="36526" w:date="2024-11-06T20:17:58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  <w:lang w:val="en-US" w:eastAsia="zh-CN"/>
                </w:rPr>
                <w:t>：</w:t>
              </w:r>
            </w:ins>
            <w:ins w:id="364" w:author="36526" w:date="2024-11-06T20:16:18Z">
              <w:r>
                <w:rPr>
                  <w:rFonts w:ascii="仿宋" w:hAnsi="仿宋" w:eastAsia="仿宋" w:cs="仿宋"/>
                  <w:snapToGrid w:val="0"/>
                  <w:color w:val="000000"/>
                  <w:kern w:val="0"/>
                  <w:sz w:val="28"/>
                  <w:szCs w:val="28"/>
                  <w:lang w:val="en-US" w:eastAsia="zh-CN" w:bidi="ar"/>
                </w:rPr>
                <w:t>二级及以上高处作业（＞</w:t>
              </w:r>
            </w:ins>
            <w:ins w:id="365" w:author="36526" w:date="2024-11-06T20:16:18Z">
              <w:r>
                <w:rPr>
                  <w:rFonts w:hint="default" w:ascii="仿宋" w:hAnsi="仿宋" w:eastAsia="仿宋" w:cs="仿宋"/>
                  <w:snapToGrid w:val="0"/>
                  <w:color w:val="000000"/>
                  <w:kern w:val="0"/>
                  <w:sz w:val="28"/>
                  <w:szCs w:val="28"/>
                  <w:lang w:val="en-US" w:eastAsia="zh-CN" w:bidi="ar"/>
                </w:rPr>
                <w:t>5m）、二级动火作业</w:t>
              </w:r>
            </w:ins>
            <w:ins w:id="366" w:author="36526" w:date="2024-11-06T20:16:18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</w:rPr>
                <w:t>，公司</w:t>
              </w:r>
            </w:ins>
            <w:ins w:id="367" w:author="36526" w:date="2024-11-06T20:16:18Z">
              <w:r>
                <w:rPr>
                  <w:rFonts w:hint="default" w:ascii="仿宋" w:hAnsi="仿宋" w:eastAsia="仿宋" w:cs="仿宋"/>
                  <w:spacing w:val="0"/>
                  <w:sz w:val="28"/>
                  <w:szCs w:val="28"/>
                  <w:lang w:val="en-US" w:eastAsia="zh-CN"/>
                </w:rPr>
                <w:t>安环品质部</w:t>
              </w:r>
            </w:ins>
            <w:ins w:id="368" w:author="36526" w:date="2024-11-06T20:16:18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</w:rPr>
                <w:t>应根据</w:t>
              </w:r>
            </w:ins>
            <w:ins w:id="369" w:author="36526" w:date="2024-11-06T20:16:18Z">
              <w:r>
                <w:rPr>
                  <w:rFonts w:hint="default" w:ascii="仿宋" w:hAnsi="仿宋" w:eastAsia="仿宋" w:cs="仿宋"/>
                  <w:spacing w:val="0"/>
                  <w:sz w:val="28"/>
                  <w:szCs w:val="28"/>
                  <w:lang w:eastAsia="zh-CN"/>
                </w:rPr>
                <w:t>《</w:t>
              </w:r>
            </w:ins>
            <w:ins w:id="370" w:author="36526" w:date="2024-11-06T20:16:18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</w:rPr>
                <w:t>北控城市资源集团城服事业部危险作业暂行管理办法</w:t>
              </w:r>
            </w:ins>
            <w:ins w:id="371" w:author="36526" w:date="2024-11-06T20:16:18Z">
              <w:r>
                <w:rPr>
                  <w:rFonts w:hint="default" w:ascii="仿宋" w:hAnsi="仿宋" w:eastAsia="仿宋" w:cs="仿宋"/>
                  <w:spacing w:val="0"/>
                  <w:sz w:val="28"/>
                  <w:szCs w:val="28"/>
                  <w:lang w:eastAsia="zh-CN"/>
                </w:rPr>
                <w:t>》</w:t>
              </w:r>
            </w:ins>
            <w:ins w:id="372" w:author="36526" w:date="2024-11-06T20:16:18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</w:rPr>
                <w:t>逐级提报审核审批</w:t>
              </w:r>
            </w:ins>
            <w:ins w:id="373" w:author="36526" w:date="2024-11-06T20:16:18Z">
              <w:r>
                <w:rPr>
                  <w:rFonts w:hint="eastAsia" w:ascii="仿宋" w:hAnsi="仿宋" w:eastAsia="仿宋" w:cs="仿宋"/>
                  <w:spacing w:val="0"/>
                  <w:sz w:val="28"/>
                  <w:szCs w:val="28"/>
                  <w:lang w:eastAsia="zh-CN"/>
                </w:rPr>
                <w:t>。</w:t>
              </w:r>
            </w:ins>
          </w:p>
        </w:tc>
      </w:tr>
      <w:tr w14:paraId="5D7D9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34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解释部门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5E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安环品质部</w:t>
            </w:r>
          </w:p>
        </w:tc>
      </w:tr>
    </w:tbl>
    <w:p w14:paraId="0E889D52"/>
    <w:p w14:paraId="1C7D528F">
      <w:pPr>
        <w:sectPr>
          <w:pgSz w:w="11910" w:h="16840"/>
          <w:pgMar w:top="1440" w:right="1800" w:bottom="1440" w:left="1800" w:header="820" w:footer="822" w:gutter="0"/>
          <w:pgNumType w:fmt="decimal"/>
          <w:cols w:space="720" w:num="1"/>
          <w:docGrid w:linePitch="299" w:charSpace="0"/>
        </w:sectPr>
      </w:pPr>
    </w:p>
    <w:p w14:paraId="56ED916C"/>
    <w:sdt>
      <w:sdtPr>
        <w:rPr>
          <w:rFonts w:ascii="宋体" w:hAnsi="宋体" w:eastAsia="宋体"/>
          <w:sz w:val="21"/>
        </w:rPr>
        <w:id w:val="14747617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</w:rPr>
      </w:sdtEndPr>
      <w:sdtContent>
        <w:p w14:paraId="7997ABF3">
          <w:pPr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4307861">
          <w:pPr>
            <w:pStyle w:val="5"/>
            <w:tabs>
              <w:tab w:val="right" w:leader="dot" w:pos="9130"/>
            </w:tabs>
            <w:rPr>
              <w:del w:id="374" w:author="36526" w:date="2024-11-06T20:36:35Z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del w:id="375" w:author="36526" w:date="2024-11-06T20:36:35Z">
            <w:r>
              <w:rPr/>
              <w:fldChar w:fldCharType="begin"/>
            </w:r>
          </w:del>
          <w:del w:id="376" w:author="36526" w:date="2024-11-06T20:36:35Z">
            <w:r>
              <w:rPr/>
              <w:delInstrText xml:space="preserve"> HYPERLINK \l _Toc21935 </w:delInstrText>
            </w:r>
          </w:del>
          <w:del w:id="377" w:author="36526" w:date="2024-11-06T20:36:35Z">
            <w:r>
              <w:rPr/>
              <w:fldChar w:fldCharType="separate"/>
            </w:r>
          </w:del>
          <w:del w:id="378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1.</w:delText>
            </w:r>
          </w:del>
          <w:del w:id="379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目的</w:delText>
            </w:r>
          </w:del>
          <w:del w:id="380" w:author="36526" w:date="2024-11-06T20:36:35Z">
            <w:r>
              <w:rPr/>
              <w:tab/>
            </w:r>
          </w:del>
          <w:del w:id="381" w:author="36526" w:date="2024-11-06T20:36:35Z">
            <w:r>
              <w:rPr/>
              <w:fldChar w:fldCharType="begin"/>
            </w:r>
          </w:del>
          <w:del w:id="382" w:author="36526" w:date="2024-11-06T20:36:35Z">
            <w:r>
              <w:rPr/>
              <w:delInstrText xml:space="preserve"> PAGEREF _Toc21935 \h </w:delInstrText>
            </w:r>
          </w:del>
          <w:del w:id="383" w:author="36526" w:date="2024-11-06T20:36:35Z">
            <w:r>
              <w:rPr/>
              <w:fldChar w:fldCharType="separate"/>
            </w:r>
          </w:del>
          <w:del w:id="384" w:author="36526" w:date="2024-11-06T20:36:35Z">
            <w:r>
              <w:rPr/>
              <w:delText>4</w:delText>
            </w:r>
          </w:del>
          <w:del w:id="385" w:author="36526" w:date="2024-11-06T20:36:35Z">
            <w:r>
              <w:rPr/>
              <w:fldChar w:fldCharType="end"/>
            </w:r>
          </w:del>
          <w:del w:id="386" w:author="36526" w:date="2024-11-06T20:36:35Z">
            <w:r>
              <w:rPr/>
              <w:fldChar w:fldCharType="end"/>
            </w:r>
          </w:del>
        </w:p>
        <w:p w14:paraId="1914060B">
          <w:pPr>
            <w:pStyle w:val="5"/>
            <w:tabs>
              <w:tab w:val="right" w:leader="dot" w:pos="9130"/>
            </w:tabs>
            <w:rPr>
              <w:del w:id="387" w:author="36526" w:date="2024-11-06T20:36:35Z"/>
            </w:rPr>
          </w:pPr>
          <w:del w:id="388" w:author="36526" w:date="2024-11-06T20:36:35Z">
            <w:r>
              <w:rPr/>
              <w:fldChar w:fldCharType="begin"/>
            </w:r>
          </w:del>
          <w:del w:id="389" w:author="36526" w:date="2024-11-06T20:36:35Z">
            <w:r>
              <w:rPr/>
              <w:delInstrText xml:space="preserve"> HYPERLINK \l _Toc12043 </w:delInstrText>
            </w:r>
          </w:del>
          <w:del w:id="390" w:author="36526" w:date="2024-11-06T20:36:35Z">
            <w:r>
              <w:rPr/>
              <w:fldChar w:fldCharType="separate"/>
            </w:r>
          </w:del>
          <w:del w:id="391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2.</w:delText>
            </w:r>
          </w:del>
          <w:del w:id="392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适用范围</w:delText>
            </w:r>
          </w:del>
          <w:del w:id="393" w:author="36526" w:date="2024-11-06T20:36:35Z">
            <w:r>
              <w:rPr/>
              <w:tab/>
            </w:r>
          </w:del>
          <w:del w:id="394" w:author="36526" w:date="2024-11-06T20:36:35Z">
            <w:r>
              <w:rPr/>
              <w:fldChar w:fldCharType="begin"/>
            </w:r>
          </w:del>
          <w:del w:id="395" w:author="36526" w:date="2024-11-06T20:36:35Z">
            <w:r>
              <w:rPr/>
              <w:delInstrText xml:space="preserve"> PAGEREF _Toc12043 \h </w:delInstrText>
            </w:r>
          </w:del>
          <w:del w:id="396" w:author="36526" w:date="2024-11-06T20:36:35Z">
            <w:r>
              <w:rPr/>
              <w:fldChar w:fldCharType="separate"/>
            </w:r>
          </w:del>
          <w:del w:id="397" w:author="36526" w:date="2024-11-06T20:36:35Z">
            <w:r>
              <w:rPr/>
              <w:delText>4</w:delText>
            </w:r>
          </w:del>
          <w:del w:id="398" w:author="36526" w:date="2024-11-06T20:36:35Z">
            <w:r>
              <w:rPr/>
              <w:fldChar w:fldCharType="end"/>
            </w:r>
          </w:del>
          <w:del w:id="399" w:author="36526" w:date="2024-11-06T20:36:35Z">
            <w:r>
              <w:rPr/>
              <w:fldChar w:fldCharType="end"/>
            </w:r>
          </w:del>
        </w:p>
        <w:p w14:paraId="67D22D72">
          <w:pPr>
            <w:pStyle w:val="5"/>
            <w:tabs>
              <w:tab w:val="right" w:leader="dot" w:pos="9130"/>
            </w:tabs>
            <w:rPr>
              <w:del w:id="400" w:author="36526" w:date="2024-11-06T20:36:35Z"/>
            </w:rPr>
          </w:pPr>
          <w:del w:id="401" w:author="36526" w:date="2024-11-06T20:36:35Z">
            <w:r>
              <w:rPr/>
              <w:fldChar w:fldCharType="begin"/>
            </w:r>
          </w:del>
          <w:del w:id="402" w:author="36526" w:date="2024-11-06T20:36:35Z">
            <w:r>
              <w:rPr/>
              <w:delInstrText xml:space="preserve"> HYPERLINK \l _Toc10202 </w:delInstrText>
            </w:r>
          </w:del>
          <w:del w:id="403" w:author="36526" w:date="2024-11-06T20:36:35Z">
            <w:r>
              <w:rPr/>
              <w:fldChar w:fldCharType="separate"/>
            </w:r>
          </w:del>
          <w:del w:id="404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3.</w:delText>
            </w:r>
          </w:del>
          <w:del w:id="405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术语与定义</w:delText>
            </w:r>
          </w:del>
          <w:del w:id="406" w:author="36526" w:date="2024-11-06T20:36:35Z">
            <w:r>
              <w:rPr/>
              <w:tab/>
            </w:r>
          </w:del>
          <w:del w:id="407" w:author="36526" w:date="2024-11-06T20:36:35Z">
            <w:r>
              <w:rPr/>
              <w:fldChar w:fldCharType="begin"/>
            </w:r>
          </w:del>
          <w:del w:id="408" w:author="36526" w:date="2024-11-06T20:36:35Z">
            <w:r>
              <w:rPr/>
              <w:delInstrText xml:space="preserve"> PAGEREF _Toc10202 \h </w:delInstrText>
            </w:r>
          </w:del>
          <w:del w:id="409" w:author="36526" w:date="2024-11-06T20:36:35Z">
            <w:r>
              <w:rPr/>
              <w:fldChar w:fldCharType="separate"/>
            </w:r>
          </w:del>
          <w:del w:id="410" w:author="36526" w:date="2024-11-06T20:36:35Z">
            <w:r>
              <w:rPr/>
              <w:delText>4</w:delText>
            </w:r>
          </w:del>
          <w:del w:id="411" w:author="36526" w:date="2024-11-06T20:36:35Z">
            <w:r>
              <w:rPr/>
              <w:fldChar w:fldCharType="end"/>
            </w:r>
          </w:del>
          <w:del w:id="412" w:author="36526" w:date="2024-11-06T20:36:35Z">
            <w:r>
              <w:rPr/>
              <w:fldChar w:fldCharType="end"/>
            </w:r>
          </w:del>
        </w:p>
        <w:p w14:paraId="2C68BB75">
          <w:pPr>
            <w:pStyle w:val="5"/>
            <w:tabs>
              <w:tab w:val="right" w:leader="dot" w:pos="9130"/>
            </w:tabs>
            <w:rPr>
              <w:del w:id="413" w:author="36526" w:date="2024-11-06T20:36:35Z"/>
            </w:rPr>
          </w:pPr>
          <w:del w:id="414" w:author="36526" w:date="2024-11-06T20:36:35Z">
            <w:r>
              <w:rPr/>
              <w:fldChar w:fldCharType="begin"/>
            </w:r>
          </w:del>
          <w:del w:id="415" w:author="36526" w:date="2024-11-06T20:36:35Z">
            <w:r>
              <w:rPr/>
              <w:delInstrText xml:space="preserve"> HYPERLINK \l _Toc32758 </w:delInstrText>
            </w:r>
          </w:del>
          <w:del w:id="416" w:author="36526" w:date="2024-11-06T20:36:35Z">
            <w:r>
              <w:rPr/>
              <w:fldChar w:fldCharType="separate"/>
            </w:r>
          </w:del>
          <w:del w:id="417" w:author="36526" w:date="2024-11-06T20:36:35Z">
            <w:r>
              <w:rPr>
                <w:rFonts w:ascii="Times New Roman" w:hAnsi="Times New Roman" w:eastAsia="Times New Roman" w:cs="Times New Roman"/>
                <w:bCs/>
                <w:szCs w:val="24"/>
              </w:rPr>
              <w:delText>4.</w:delText>
            </w:r>
          </w:del>
          <w:del w:id="418" w:author="36526" w:date="2024-11-06T20:36:35Z">
            <w:r>
              <w:rPr>
                <w:rFonts w:ascii="宋体" w:hAnsi="宋体" w:eastAsia="宋体" w:cs="宋体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相关部门</w:delText>
            </w:r>
          </w:del>
          <w:del w:id="419" w:author="36526" w:date="2024-11-06T20:36:35Z">
            <w:r>
              <w:rPr>
                <w:rFonts w:ascii="Times New Roman" w:hAnsi="Times New Roman" w:eastAsia="Times New Roman" w:cs="Times New Roman"/>
                <w:bCs/>
                <w:szCs w:val="24"/>
              </w:rPr>
              <w:delText>/</w:delText>
            </w:r>
          </w:del>
          <w:del w:id="420" w:author="36526" w:date="2024-11-06T20:36:35Z">
            <w:r>
              <w:rPr>
                <w:rFonts w:ascii="宋体" w:hAnsi="宋体" w:eastAsia="宋体" w:cs="宋体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人员职责</w:delText>
            </w:r>
          </w:del>
          <w:del w:id="421" w:author="36526" w:date="2024-11-06T20:36:35Z">
            <w:r>
              <w:rPr/>
              <w:tab/>
            </w:r>
          </w:del>
          <w:del w:id="422" w:author="36526" w:date="2024-11-06T20:36:35Z">
            <w:r>
              <w:rPr/>
              <w:fldChar w:fldCharType="begin"/>
            </w:r>
          </w:del>
          <w:del w:id="423" w:author="36526" w:date="2024-11-06T20:36:35Z">
            <w:r>
              <w:rPr/>
              <w:delInstrText xml:space="preserve"> PAGEREF _Toc32758 \h </w:delInstrText>
            </w:r>
          </w:del>
          <w:del w:id="424" w:author="36526" w:date="2024-11-06T20:36:35Z">
            <w:r>
              <w:rPr/>
              <w:fldChar w:fldCharType="separate"/>
            </w:r>
          </w:del>
          <w:del w:id="425" w:author="36526" w:date="2024-11-06T20:36:35Z">
            <w:r>
              <w:rPr/>
              <w:delText>5</w:delText>
            </w:r>
          </w:del>
          <w:del w:id="426" w:author="36526" w:date="2024-11-06T20:36:35Z">
            <w:r>
              <w:rPr/>
              <w:fldChar w:fldCharType="end"/>
            </w:r>
          </w:del>
          <w:del w:id="427" w:author="36526" w:date="2024-11-06T20:36:35Z">
            <w:r>
              <w:rPr/>
              <w:fldChar w:fldCharType="end"/>
            </w:r>
          </w:del>
        </w:p>
        <w:p w14:paraId="04F8B57C">
          <w:pPr>
            <w:pStyle w:val="5"/>
            <w:tabs>
              <w:tab w:val="right" w:leader="dot" w:pos="9130"/>
            </w:tabs>
            <w:rPr>
              <w:del w:id="428" w:author="36526" w:date="2024-11-06T20:36:35Z"/>
            </w:rPr>
          </w:pPr>
          <w:del w:id="429" w:author="36526" w:date="2024-11-06T20:36:35Z">
            <w:r>
              <w:rPr/>
              <w:fldChar w:fldCharType="begin"/>
            </w:r>
          </w:del>
          <w:del w:id="430" w:author="36526" w:date="2024-11-06T20:36:35Z">
            <w:r>
              <w:rPr/>
              <w:delInstrText xml:space="preserve"> HYPERLINK \l _Toc31866 </w:delInstrText>
            </w:r>
          </w:del>
          <w:del w:id="431" w:author="36526" w:date="2024-11-06T20:36:35Z">
            <w:r>
              <w:rPr/>
              <w:fldChar w:fldCharType="separate"/>
            </w:r>
          </w:del>
          <w:del w:id="432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delText>5.</w:delText>
            </w:r>
          </w:del>
          <w:del w:id="433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通用安全要求</w:delText>
            </w:r>
          </w:del>
          <w:del w:id="434" w:author="36526" w:date="2024-11-06T20:36:35Z">
            <w:r>
              <w:rPr/>
              <w:tab/>
            </w:r>
          </w:del>
          <w:del w:id="435" w:author="36526" w:date="2024-11-06T20:36:35Z">
            <w:r>
              <w:rPr/>
              <w:fldChar w:fldCharType="begin"/>
            </w:r>
          </w:del>
          <w:del w:id="436" w:author="36526" w:date="2024-11-06T20:36:35Z">
            <w:r>
              <w:rPr/>
              <w:delInstrText xml:space="preserve"> PAGEREF _Toc31866 \h </w:delInstrText>
            </w:r>
          </w:del>
          <w:del w:id="437" w:author="36526" w:date="2024-11-06T20:36:35Z">
            <w:r>
              <w:rPr/>
              <w:fldChar w:fldCharType="separate"/>
            </w:r>
          </w:del>
          <w:del w:id="438" w:author="36526" w:date="2024-11-06T20:36:35Z">
            <w:r>
              <w:rPr/>
              <w:delText>6</w:delText>
            </w:r>
          </w:del>
          <w:del w:id="439" w:author="36526" w:date="2024-11-06T20:36:35Z">
            <w:r>
              <w:rPr/>
              <w:fldChar w:fldCharType="end"/>
            </w:r>
          </w:del>
          <w:del w:id="440" w:author="36526" w:date="2024-11-06T20:36:35Z">
            <w:r>
              <w:rPr/>
              <w:fldChar w:fldCharType="end"/>
            </w:r>
          </w:del>
        </w:p>
        <w:p w14:paraId="0CE0F64E">
          <w:pPr>
            <w:pStyle w:val="5"/>
            <w:tabs>
              <w:tab w:val="right" w:leader="dot" w:pos="9130"/>
            </w:tabs>
            <w:rPr>
              <w:del w:id="441" w:author="36526" w:date="2024-11-06T20:36:35Z"/>
            </w:rPr>
          </w:pPr>
          <w:del w:id="442" w:author="36526" w:date="2024-11-06T20:36:35Z">
            <w:r>
              <w:rPr/>
              <w:fldChar w:fldCharType="begin"/>
            </w:r>
          </w:del>
          <w:del w:id="443" w:author="36526" w:date="2024-11-06T20:36:35Z">
            <w:r>
              <w:rPr/>
              <w:delInstrText xml:space="preserve"> HYPERLINK \l _Toc21272 </w:delInstrText>
            </w:r>
          </w:del>
          <w:del w:id="444" w:author="36526" w:date="2024-11-06T20:36:35Z">
            <w:r>
              <w:rPr/>
              <w:fldChar w:fldCharType="separate"/>
            </w:r>
          </w:del>
          <w:del w:id="445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6.</w:delText>
            </w:r>
          </w:del>
          <w:del w:id="446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动火作业</w:delText>
            </w:r>
          </w:del>
          <w:del w:id="447" w:author="36526" w:date="2024-11-06T20:36:35Z">
            <w:r>
              <w:rPr/>
              <w:tab/>
            </w:r>
          </w:del>
          <w:del w:id="448" w:author="36526" w:date="2024-11-06T20:36:35Z">
            <w:r>
              <w:rPr/>
              <w:fldChar w:fldCharType="begin"/>
            </w:r>
          </w:del>
          <w:del w:id="449" w:author="36526" w:date="2024-11-06T20:36:35Z">
            <w:r>
              <w:rPr/>
              <w:delInstrText xml:space="preserve"> PAGEREF _Toc21272 \h </w:delInstrText>
            </w:r>
          </w:del>
          <w:del w:id="450" w:author="36526" w:date="2024-11-06T20:36:35Z">
            <w:r>
              <w:rPr/>
              <w:fldChar w:fldCharType="separate"/>
            </w:r>
          </w:del>
          <w:del w:id="451" w:author="36526" w:date="2024-11-06T20:36:35Z">
            <w:r>
              <w:rPr/>
              <w:delText>7</w:delText>
            </w:r>
          </w:del>
          <w:del w:id="452" w:author="36526" w:date="2024-11-06T20:36:35Z">
            <w:r>
              <w:rPr/>
              <w:fldChar w:fldCharType="end"/>
            </w:r>
          </w:del>
          <w:del w:id="453" w:author="36526" w:date="2024-11-06T20:36:35Z">
            <w:r>
              <w:rPr/>
              <w:fldChar w:fldCharType="end"/>
            </w:r>
          </w:del>
        </w:p>
        <w:p w14:paraId="0518674A">
          <w:pPr>
            <w:pStyle w:val="5"/>
            <w:tabs>
              <w:tab w:val="right" w:leader="dot" w:pos="9130"/>
            </w:tabs>
            <w:rPr>
              <w:del w:id="454" w:author="36526" w:date="2024-11-06T20:36:35Z"/>
            </w:rPr>
          </w:pPr>
          <w:del w:id="455" w:author="36526" w:date="2024-11-06T20:36:35Z">
            <w:r>
              <w:rPr/>
              <w:fldChar w:fldCharType="begin"/>
            </w:r>
          </w:del>
          <w:del w:id="456" w:author="36526" w:date="2024-11-06T20:36:35Z">
            <w:r>
              <w:rPr/>
              <w:delInstrText xml:space="preserve"> HYPERLINK \l _Toc6827 </w:delInstrText>
            </w:r>
          </w:del>
          <w:del w:id="457" w:author="36526" w:date="2024-11-06T20:36:35Z">
            <w:r>
              <w:rPr/>
              <w:fldChar w:fldCharType="separate"/>
            </w:r>
          </w:del>
          <w:del w:id="458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delText>7.</w:delText>
            </w:r>
          </w:del>
          <w:del w:id="459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高处作业</w:delText>
            </w:r>
          </w:del>
          <w:del w:id="460" w:author="36526" w:date="2024-11-06T20:36:35Z">
            <w:r>
              <w:rPr/>
              <w:tab/>
            </w:r>
          </w:del>
          <w:del w:id="461" w:author="36526" w:date="2024-11-06T20:36:35Z">
            <w:r>
              <w:rPr/>
              <w:fldChar w:fldCharType="begin"/>
            </w:r>
          </w:del>
          <w:del w:id="462" w:author="36526" w:date="2024-11-06T20:36:35Z">
            <w:r>
              <w:rPr/>
              <w:delInstrText xml:space="preserve"> PAGEREF _Toc6827 \h </w:delInstrText>
            </w:r>
          </w:del>
          <w:del w:id="463" w:author="36526" w:date="2024-11-06T20:36:35Z">
            <w:r>
              <w:rPr/>
              <w:fldChar w:fldCharType="separate"/>
            </w:r>
          </w:del>
          <w:del w:id="464" w:author="36526" w:date="2024-11-06T20:36:35Z">
            <w:r>
              <w:rPr/>
              <w:delText>10</w:delText>
            </w:r>
          </w:del>
          <w:del w:id="465" w:author="36526" w:date="2024-11-06T20:36:35Z">
            <w:r>
              <w:rPr/>
              <w:fldChar w:fldCharType="end"/>
            </w:r>
          </w:del>
          <w:del w:id="466" w:author="36526" w:date="2024-11-06T20:36:35Z">
            <w:r>
              <w:rPr/>
              <w:fldChar w:fldCharType="end"/>
            </w:r>
          </w:del>
        </w:p>
        <w:p w14:paraId="0484ACE9">
          <w:pPr>
            <w:pStyle w:val="5"/>
            <w:tabs>
              <w:tab w:val="right" w:leader="dot" w:pos="9130"/>
            </w:tabs>
            <w:rPr>
              <w:del w:id="467" w:author="36526" w:date="2024-11-06T20:36:35Z"/>
            </w:rPr>
          </w:pPr>
          <w:del w:id="468" w:author="36526" w:date="2024-11-06T20:36:35Z">
            <w:r>
              <w:rPr/>
              <w:fldChar w:fldCharType="begin"/>
            </w:r>
          </w:del>
          <w:del w:id="469" w:author="36526" w:date="2024-11-06T20:36:35Z">
            <w:r>
              <w:rPr/>
              <w:delInstrText xml:space="preserve"> HYPERLINK \l _Toc4568 </w:delInstrText>
            </w:r>
          </w:del>
          <w:del w:id="470" w:author="36526" w:date="2024-11-06T20:36:35Z">
            <w:r>
              <w:rPr/>
              <w:fldChar w:fldCharType="separate"/>
            </w:r>
          </w:del>
          <w:del w:id="471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position w:val="0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 xml:space="preserve">8 </w:delText>
            </w:r>
          </w:del>
          <w:del w:id="472" w:author="36526" w:date="2024-11-06T20:36:35Z">
            <w:r>
              <w:rPr>
                <w:rFonts w:hint="eastAsia" w:ascii="宋体" w:hAnsi="宋体" w:eastAsia="宋体" w:cs="宋体"/>
                <w:spacing w:val="-4"/>
                <w:position w:val="0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其它危险作业</w:delText>
            </w:r>
          </w:del>
          <w:del w:id="473" w:author="36526" w:date="2024-11-06T20:36:35Z">
            <w:r>
              <w:rPr/>
              <w:tab/>
            </w:r>
          </w:del>
          <w:del w:id="474" w:author="36526" w:date="2024-11-06T20:36:35Z">
            <w:r>
              <w:rPr/>
              <w:fldChar w:fldCharType="begin"/>
            </w:r>
          </w:del>
          <w:del w:id="475" w:author="36526" w:date="2024-11-06T20:36:35Z">
            <w:r>
              <w:rPr/>
              <w:delInstrText xml:space="preserve"> PAGEREF _Toc4568 \h </w:delInstrText>
            </w:r>
          </w:del>
          <w:del w:id="476" w:author="36526" w:date="2024-11-06T20:36:35Z">
            <w:r>
              <w:rPr/>
              <w:fldChar w:fldCharType="separate"/>
            </w:r>
          </w:del>
          <w:del w:id="477" w:author="36526" w:date="2024-11-06T20:36:35Z">
            <w:r>
              <w:rPr/>
              <w:delText>12</w:delText>
            </w:r>
          </w:del>
          <w:del w:id="478" w:author="36526" w:date="2024-11-06T20:36:35Z">
            <w:r>
              <w:rPr/>
              <w:fldChar w:fldCharType="end"/>
            </w:r>
          </w:del>
          <w:del w:id="479" w:author="36526" w:date="2024-11-06T20:36:35Z">
            <w:r>
              <w:rPr/>
              <w:fldChar w:fldCharType="end"/>
            </w:r>
          </w:del>
        </w:p>
        <w:p w14:paraId="3F5FEAD6">
          <w:pPr>
            <w:pStyle w:val="5"/>
            <w:tabs>
              <w:tab w:val="right" w:leader="dot" w:pos="9130"/>
            </w:tabs>
            <w:rPr>
              <w:del w:id="480" w:author="36526" w:date="2024-11-06T20:36:35Z"/>
            </w:rPr>
          </w:pPr>
          <w:del w:id="481" w:author="36526" w:date="2024-11-06T20:36:35Z">
            <w:r>
              <w:rPr/>
              <w:fldChar w:fldCharType="begin"/>
            </w:r>
          </w:del>
          <w:del w:id="482" w:author="36526" w:date="2024-11-06T20:36:35Z">
            <w:r>
              <w:rPr/>
              <w:delInstrText xml:space="preserve"> HYPERLINK \l _Toc29201 </w:delInstrText>
            </w:r>
          </w:del>
          <w:del w:id="483" w:author="36526" w:date="2024-11-06T20:36:35Z">
            <w:r>
              <w:rPr/>
              <w:fldChar w:fldCharType="separate"/>
            </w:r>
          </w:del>
          <w:del w:id="484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 xml:space="preserve">8.1 </w:delText>
            </w:r>
          </w:del>
          <w:del w:id="485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有限空间</w:delText>
            </w:r>
          </w:del>
          <w:del w:id="486" w:author="36526" w:date="2024-11-06T20:36:35Z">
            <w:r>
              <w:rPr/>
              <w:tab/>
            </w:r>
          </w:del>
          <w:del w:id="487" w:author="36526" w:date="2024-11-06T20:36:35Z">
            <w:r>
              <w:rPr/>
              <w:fldChar w:fldCharType="begin"/>
            </w:r>
          </w:del>
          <w:del w:id="488" w:author="36526" w:date="2024-11-06T20:36:35Z">
            <w:r>
              <w:rPr/>
              <w:delInstrText xml:space="preserve"> PAGEREF _Toc29201 \h </w:delInstrText>
            </w:r>
          </w:del>
          <w:del w:id="489" w:author="36526" w:date="2024-11-06T20:36:35Z">
            <w:r>
              <w:rPr/>
              <w:fldChar w:fldCharType="separate"/>
            </w:r>
          </w:del>
          <w:del w:id="490" w:author="36526" w:date="2024-11-06T20:36:35Z">
            <w:r>
              <w:rPr/>
              <w:delText>12</w:delText>
            </w:r>
          </w:del>
          <w:del w:id="491" w:author="36526" w:date="2024-11-06T20:36:35Z">
            <w:r>
              <w:rPr/>
              <w:fldChar w:fldCharType="end"/>
            </w:r>
          </w:del>
          <w:del w:id="492" w:author="36526" w:date="2024-11-06T20:36:35Z">
            <w:r>
              <w:rPr/>
              <w:fldChar w:fldCharType="end"/>
            </w:r>
          </w:del>
        </w:p>
        <w:p w14:paraId="79AB7309">
          <w:pPr>
            <w:pStyle w:val="5"/>
            <w:tabs>
              <w:tab w:val="right" w:leader="dot" w:pos="9130"/>
            </w:tabs>
            <w:rPr>
              <w:del w:id="493" w:author="36526" w:date="2024-11-06T20:36:35Z"/>
            </w:rPr>
          </w:pPr>
          <w:del w:id="494" w:author="36526" w:date="2024-11-06T20:36:35Z">
            <w:r>
              <w:rPr/>
              <w:fldChar w:fldCharType="begin"/>
            </w:r>
          </w:del>
          <w:del w:id="495" w:author="36526" w:date="2024-11-06T20:36:35Z">
            <w:r>
              <w:rPr/>
              <w:delInstrText xml:space="preserve"> HYPERLINK \l _Toc12756 </w:delInstrText>
            </w:r>
          </w:del>
          <w:del w:id="496" w:author="36526" w:date="2024-11-06T20:36:35Z">
            <w:r>
              <w:rPr/>
              <w:fldChar w:fldCharType="separate"/>
            </w:r>
          </w:del>
          <w:del w:id="497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8.2</w:delText>
            </w:r>
          </w:del>
          <w:del w:id="498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w w:val="100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 xml:space="preserve"> </w:delText>
            </w:r>
          </w:del>
          <w:del w:id="499" w:author="36526" w:date="2024-11-06T20:36:35Z">
            <w:r>
              <w:rPr>
                <w:rFonts w:ascii="宋体" w:hAnsi="宋体" w:eastAsia="宋体" w:cs="宋体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临时用电</w:delText>
            </w:r>
          </w:del>
          <w:del w:id="500" w:author="36526" w:date="2024-11-06T20:36:35Z">
            <w:r>
              <w:rPr/>
              <w:tab/>
            </w:r>
          </w:del>
          <w:del w:id="501" w:author="36526" w:date="2024-11-06T20:36:35Z">
            <w:r>
              <w:rPr/>
              <w:fldChar w:fldCharType="begin"/>
            </w:r>
          </w:del>
          <w:del w:id="502" w:author="36526" w:date="2024-11-06T20:36:35Z">
            <w:r>
              <w:rPr/>
              <w:delInstrText xml:space="preserve"> PAGEREF _Toc12756 \h </w:delInstrText>
            </w:r>
          </w:del>
          <w:del w:id="503" w:author="36526" w:date="2024-11-06T20:36:35Z">
            <w:r>
              <w:rPr/>
              <w:fldChar w:fldCharType="separate"/>
            </w:r>
          </w:del>
          <w:del w:id="504" w:author="36526" w:date="2024-11-06T20:36:35Z">
            <w:r>
              <w:rPr/>
              <w:delText>14</w:delText>
            </w:r>
          </w:del>
          <w:del w:id="505" w:author="36526" w:date="2024-11-06T20:36:35Z">
            <w:r>
              <w:rPr/>
              <w:fldChar w:fldCharType="end"/>
            </w:r>
          </w:del>
          <w:del w:id="506" w:author="36526" w:date="2024-11-06T20:36:35Z">
            <w:r>
              <w:rPr/>
              <w:fldChar w:fldCharType="end"/>
            </w:r>
          </w:del>
        </w:p>
        <w:p w14:paraId="5DD82EBC">
          <w:pPr>
            <w:pStyle w:val="5"/>
            <w:tabs>
              <w:tab w:val="right" w:leader="dot" w:pos="9130"/>
            </w:tabs>
            <w:rPr>
              <w:del w:id="507" w:author="36526" w:date="2024-11-06T20:36:35Z"/>
            </w:rPr>
          </w:pPr>
          <w:del w:id="508" w:author="36526" w:date="2024-11-06T20:36:35Z">
            <w:r>
              <w:rPr/>
              <w:fldChar w:fldCharType="begin"/>
            </w:r>
          </w:del>
          <w:del w:id="509" w:author="36526" w:date="2024-11-06T20:36:35Z">
            <w:r>
              <w:rPr/>
              <w:delInstrText xml:space="preserve"> HYPERLINK \l _Toc31793 </w:delInstrText>
            </w:r>
          </w:del>
          <w:del w:id="510" w:author="36526" w:date="2024-11-06T20:36:35Z">
            <w:r>
              <w:rPr/>
              <w:fldChar w:fldCharType="separate"/>
            </w:r>
          </w:del>
          <w:del w:id="511" w:author="36526" w:date="2024-11-06T20:36:35Z">
            <w:r>
              <w:rPr>
                <w:rFonts w:hint="eastAsia" w:ascii="Times New Roman" w:hAnsi="Times New Roman" w:eastAsia="Times New Roman" w:cs="Times New Roman"/>
                <w:bCs/>
                <w:spacing w:val="-1"/>
                <w:szCs w:val="24"/>
                <w:lang w:eastAsia="zh-CN"/>
              </w:rPr>
              <w:delText>8.3 断（占）路作业</w:delText>
            </w:r>
          </w:del>
          <w:del w:id="512" w:author="36526" w:date="2024-11-06T20:36:35Z">
            <w:r>
              <w:rPr/>
              <w:tab/>
            </w:r>
          </w:del>
          <w:del w:id="513" w:author="36526" w:date="2024-11-06T20:36:35Z">
            <w:r>
              <w:rPr/>
              <w:fldChar w:fldCharType="begin"/>
            </w:r>
          </w:del>
          <w:del w:id="514" w:author="36526" w:date="2024-11-06T20:36:35Z">
            <w:r>
              <w:rPr/>
              <w:delInstrText xml:space="preserve"> PAGEREF _Toc31793 \h </w:delInstrText>
            </w:r>
          </w:del>
          <w:del w:id="515" w:author="36526" w:date="2024-11-06T20:36:35Z">
            <w:r>
              <w:rPr/>
              <w:fldChar w:fldCharType="separate"/>
            </w:r>
          </w:del>
          <w:del w:id="516" w:author="36526" w:date="2024-11-06T20:36:35Z">
            <w:r>
              <w:rPr/>
              <w:delText>14</w:delText>
            </w:r>
          </w:del>
          <w:del w:id="517" w:author="36526" w:date="2024-11-06T20:36:35Z">
            <w:r>
              <w:rPr/>
              <w:fldChar w:fldCharType="end"/>
            </w:r>
          </w:del>
          <w:del w:id="518" w:author="36526" w:date="2024-11-06T20:36:35Z">
            <w:r>
              <w:rPr/>
              <w:fldChar w:fldCharType="end"/>
            </w:r>
          </w:del>
        </w:p>
        <w:p w14:paraId="561FB71F">
          <w:pPr>
            <w:pStyle w:val="5"/>
            <w:tabs>
              <w:tab w:val="right" w:leader="dot" w:pos="9130"/>
            </w:tabs>
            <w:rPr>
              <w:del w:id="519" w:author="36526" w:date="2024-11-06T20:36:35Z"/>
            </w:rPr>
          </w:pPr>
          <w:del w:id="520" w:author="36526" w:date="2024-11-06T20:36:35Z">
            <w:r>
              <w:rPr/>
              <w:fldChar w:fldCharType="begin"/>
            </w:r>
          </w:del>
          <w:del w:id="521" w:author="36526" w:date="2024-11-06T20:36:35Z">
            <w:r>
              <w:rPr/>
              <w:delInstrText xml:space="preserve"> HYPERLINK \l _Toc16218 </w:delInstrText>
            </w:r>
          </w:del>
          <w:del w:id="522" w:author="36526" w:date="2024-11-06T20:36:35Z">
            <w:r>
              <w:rPr/>
              <w:fldChar w:fldCharType="separate"/>
            </w:r>
          </w:del>
          <w:del w:id="523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7"/>
                <w:szCs w:val="24"/>
              </w:rPr>
              <w:delText>8.4</w:delText>
            </w:r>
          </w:del>
          <w:del w:id="524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43"/>
                <w:w w:val="101"/>
                <w:szCs w:val="24"/>
              </w:rPr>
              <w:delText xml:space="preserve"> </w:delText>
            </w:r>
          </w:del>
          <w:del w:id="525" w:author="36526" w:date="2024-11-06T20:36:35Z">
            <w:r>
              <w:rPr>
                <w:rFonts w:ascii="宋体" w:hAnsi="宋体" w:eastAsia="宋体" w:cs="宋体"/>
                <w:spacing w:val="-7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吊装作业</w:delText>
            </w:r>
          </w:del>
          <w:del w:id="526" w:author="36526" w:date="2024-11-06T20:36:35Z">
            <w:r>
              <w:rPr/>
              <w:tab/>
            </w:r>
          </w:del>
          <w:del w:id="527" w:author="36526" w:date="2024-11-06T20:36:35Z">
            <w:r>
              <w:rPr/>
              <w:fldChar w:fldCharType="begin"/>
            </w:r>
          </w:del>
          <w:del w:id="528" w:author="36526" w:date="2024-11-06T20:36:35Z">
            <w:r>
              <w:rPr/>
              <w:delInstrText xml:space="preserve"> PAGEREF _Toc16218 \h </w:delInstrText>
            </w:r>
          </w:del>
          <w:del w:id="529" w:author="36526" w:date="2024-11-06T20:36:35Z">
            <w:r>
              <w:rPr/>
              <w:fldChar w:fldCharType="separate"/>
            </w:r>
          </w:del>
          <w:del w:id="530" w:author="36526" w:date="2024-11-06T20:36:35Z">
            <w:r>
              <w:rPr/>
              <w:delText>16</w:delText>
            </w:r>
          </w:del>
          <w:del w:id="531" w:author="36526" w:date="2024-11-06T20:36:35Z">
            <w:r>
              <w:rPr/>
              <w:fldChar w:fldCharType="end"/>
            </w:r>
          </w:del>
          <w:del w:id="532" w:author="36526" w:date="2024-11-06T20:36:35Z">
            <w:r>
              <w:rPr/>
              <w:fldChar w:fldCharType="end"/>
            </w:r>
          </w:del>
        </w:p>
        <w:p w14:paraId="652FC18C">
          <w:pPr>
            <w:pStyle w:val="5"/>
            <w:tabs>
              <w:tab w:val="right" w:leader="dot" w:pos="9130"/>
            </w:tabs>
            <w:rPr>
              <w:del w:id="533" w:author="36526" w:date="2024-11-06T20:36:35Z"/>
            </w:rPr>
          </w:pPr>
          <w:del w:id="534" w:author="36526" w:date="2024-11-06T20:36:35Z">
            <w:r>
              <w:rPr/>
              <w:fldChar w:fldCharType="begin"/>
            </w:r>
          </w:del>
          <w:del w:id="535" w:author="36526" w:date="2024-11-06T20:36:35Z">
            <w:r>
              <w:rPr/>
              <w:delInstrText xml:space="preserve"> HYPERLINK \l _Toc4502 </w:delInstrText>
            </w:r>
          </w:del>
          <w:del w:id="536" w:author="36526" w:date="2024-11-06T20:36:35Z">
            <w:r>
              <w:rPr/>
              <w:fldChar w:fldCharType="separate"/>
            </w:r>
          </w:del>
          <w:del w:id="537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delText xml:space="preserve">8.5 </w:delText>
            </w:r>
          </w:del>
          <w:del w:id="538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动土作业</w:delText>
            </w:r>
          </w:del>
          <w:del w:id="539" w:author="36526" w:date="2024-11-06T20:36:35Z">
            <w:r>
              <w:rPr/>
              <w:tab/>
            </w:r>
          </w:del>
          <w:del w:id="540" w:author="36526" w:date="2024-11-06T20:36:35Z">
            <w:r>
              <w:rPr/>
              <w:fldChar w:fldCharType="begin"/>
            </w:r>
          </w:del>
          <w:del w:id="541" w:author="36526" w:date="2024-11-06T20:36:35Z">
            <w:r>
              <w:rPr/>
              <w:delInstrText xml:space="preserve"> PAGEREF _Toc4502 \h </w:delInstrText>
            </w:r>
          </w:del>
          <w:del w:id="542" w:author="36526" w:date="2024-11-06T20:36:35Z">
            <w:r>
              <w:rPr/>
              <w:fldChar w:fldCharType="separate"/>
            </w:r>
          </w:del>
          <w:del w:id="543" w:author="36526" w:date="2024-11-06T20:36:35Z">
            <w:r>
              <w:rPr/>
              <w:delText>17</w:delText>
            </w:r>
          </w:del>
          <w:del w:id="544" w:author="36526" w:date="2024-11-06T20:36:35Z">
            <w:r>
              <w:rPr/>
              <w:fldChar w:fldCharType="end"/>
            </w:r>
          </w:del>
          <w:del w:id="545" w:author="36526" w:date="2024-11-06T20:36:35Z">
            <w:r>
              <w:rPr/>
              <w:fldChar w:fldCharType="end"/>
            </w:r>
          </w:del>
        </w:p>
        <w:p w14:paraId="149AF7C9">
          <w:pPr>
            <w:pStyle w:val="5"/>
            <w:tabs>
              <w:tab w:val="right" w:leader="dot" w:pos="9130"/>
            </w:tabs>
            <w:rPr>
              <w:del w:id="546" w:author="36526" w:date="2024-11-06T20:36:35Z"/>
            </w:rPr>
          </w:pPr>
          <w:del w:id="547" w:author="36526" w:date="2024-11-06T20:36:35Z">
            <w:r>
              <w:rPr/>
              <w:fldChar w:fldCharType="begin"/>
            </w:r>
          </w:del>
          <w:del w:id="548" w:author="36526" w:date="2024-11-06T20:36:35Z">
            <w:r>
              <w:rPr/>
              <w:delInstrText xml:space="preserve"> HYPERLINK \l _Toc110 </w:delInstrText>
            </w:r>
          </w:del>
          <w:del w:id="549" w:author="36526" w:date="2024-11-06T20:36:35Z">
            <w:r>
              <w:rPr/>
              <w:fldChar w:fldCharType="separate"/>
            </w:r>
          </w:del>
          <w:del w:id="550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delText>8.6.</w:delText>
            </w:r>
          </w:del>
          <w:del w:id="551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紧急作业</w:delText>
            </w:r>
          </w:del>
          <w:del w:id="552" w:author="36526" w:date="2024-11-06T20:36:35Z">
            <w:r>
              <w:rPr/>
              <w:tab/>
            </w:r>
          </w:del>
          <w:del w:id="553" w:author="36526" w:date="2024-11-06T20:36:35Z">
            <w:r>
              <w:rPr/>
              <w:fldChar w:fldCharType="begin"/>
            </w:r>
          </w:del>
          <w:del w:id="554" w:author="36526" w:date="2024-11-06T20:36:35Z">
            <w:r>
              <w:rPr/>
              <w:delInstrText xml:space="preserve"> PAGEREF _Toc110 \h </w:delInstrText>
            </w:r>
          </w:del>
          <w:del w:id="555" w:author="36526" w:date="2024-11-06T20:36:35Z">
            <w:r>
              <w:rPr/>
              <w:fldChar w:fldCharType="separate"/>
            </w:r>
          </w:del>
          <w:del w:id="556" w:author="36526" w:date="2024-11-06T20:36:35Z">
            <w:r>
              <w:rPr/>
              <w:delText>18</w:delText>
            </w:r>
          </w:del>
          <w:del w:id="557" w:author="36526" w:date="2024-11-06T20:36:35Z">
            <w:r>
              <w:rPr/>
              <w:fldChar w:fldCharType="end"/>
            </w:r>
          </w:del>
          <w:del w:id="558" w:author="36526" w:date="2024-11-06T20:36:35Z">
            <w:r>
              <w:rPr/>
              <w:fldChar w:fldCharType="end"/>
            </w:r>
          </w:del>
        </w:p>
        <w:p w14:paraId="2E66EBB8">
          <w:pPr>
            <w:pStyle w:val="5"/>
            <w:tabs>
              <w:tab w:val="right" w:leader="dot" w:pos="9130"/>
            </w:tabs>
            <w:rPr>
              <w:del w:id="559" w:author="36526" w:date="2024-11-06T20:36:35Z"/>
            </w:rPr>
          </w:pPr>
          <w:del w:id="560" w:author="36526" w:date="2024-11-06T20:36:35Z">
            <w:r>
              <w:rPr/>
              <w:fldChar w:fldCharType="begin"/>
            </w:r>
          </w:del>
          <w:del w:id="561" w:author="36526" w:date="2024-11-06T20:36:35Z">
            <w:r>
              <w:rPr/>
              <w:delInstrText xml:space="preserve"> HYPERLINK \l _Toc6447 </w:delInstrText>
            </w:r>
          </w:del>
          <w:del w:id="562" w:author="36526" w:date="2024-11-06T20:36:35Z">
            <w:r>
              <w:rPr/>
              <w:fldChar w:fldCharType="separate"/>
            </w:r>
          </w:del>
          <w:del w:id="563" w:author="36526" w:date="2024-11-06T20:36:35Z">
            <w:r>
              <w:rPr>
                <w:rFonts w:ascii="Times New Roman" w:hAnsi="Times New Roman" w:eastAsia="Times New Roman" w:cs="Times New Roman"/>
                <w:bCs/>
                <w:szCs w:val="24"/>
              </w:rPr>
              <w:delText>9.</w:delText>
            </w:r>
          </w:del>
          <w:del w:id="564" w:author="36526" w:date="2024-11-06T20:36:35Z">
            <w:r>
              <w:rPr>
                <w:rFonts w:ascii="宋体" w:hAnsi="宋体" w:eastAsia="宋体" w:cs="宋体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固定场所危险作业管理</w:delText>
            </w:r>
          </w:del>
          <w:del w:id="565" w:author="36526" w:date="2024-11-06T20:36:35Z">
            <w:r>
              <w:rPr/>
              <w:tab/>
            </w:r>
          </w:del>
          <w:del w:id="566" w:author="36526" w:date="2024-11-06T20:36:35Z">
            <w:r>
              <w:rPr/>
              <w:fldChar w:fldCharType="begin"/>
            </w:r>
          </w:del>
          <w:del w:id="567" w:author="36526" w:date="2024-11-06T20:36:35Z">
            <w:r>
              <w:rPr/>
              <w:delInstrText xml:space="preserve"> PAGEREF _Toc6447 \h </w:delInstrText>
            </w:r>
          </w:del>
          <w:del w:id="568" w:author="36526" w:date="2024-11-06T20:36:35Z">
            <w:r>
              <w:rPr/>
              <w:fldChar w:fldCharType="separate"/>
            </w:r>
          </w:del>
          <w:del w:id="569" w:author="36526" w:date="2024-11-06T20:36:35Z">
            <w:r>
              <w:rPr/>
              <w:delText>19</w:delText>
            </w:r>
          </w:del>
          <w:del w:id="570" w:author="36526" w:date="2024-11-06T20:36:35Z">
            <w:r>
              <w:rPr/>
              <w:fldChar w:fldCharType="end"/>
            </w:r>
          </w:del>
          <w:del w:id="571" w:author="36526" w:date="2024-11-06T20:36:35Z">
            <w:r>
              <w:rPr/>
              <w:fldChar w:fldCharType="end"/>
            </w:r>
          </w:del>
        </w:p>
        <w:p w14:paraId="589D4175">
          <w:pPr>
            <w:pStyle w:val="5"/>
            <w:tabs>
              <w:tab w:val="right" w:leader="dot" w:pos="9130"/>
            </w:tabs>
            <w:rPr>
              <w:del w:id="572" w:author="36526" w:date="2024-11-06T20:36:35Z"/>
            </w:rPr>
          </w:pPr>
          <w:del w:id="573" w:author="36526" w:date="2024-11-06T20:36:35Z">
            <w:r>
              <w:rPr/>
              <w:fldChar w:fldCharType="begin"/>
            </w:r>
          </w:del>
          <w:del w:id="574" w:author="36526" w:date="2024-11-06T20:36:35Z">
            <w:r>
              <w:rPr/>
              <w:delInstrText xml:space="preserve"> HYPERLINK \l _Toc7487 </w:delInstrText>
            </w:r>
          </w:del>
          <w:del w:id="575" w:author="36526" w:date="2024-11-06T20:36:35Z">
            <w:r>
              <w:rPr/>
              <w:fldChar w:fldCharType="separate"/>
            </w:r>
          </w:del>
          <w:del w:id="576" w:author="36526" w:date="2024-11-06T20:36:35Z">
            <w:r>
              <w:rPr>
                <w:rFonts w:ascii="宋体" w:hAnsi="宋体" w:eastAsia="宋体" w:cs="宋体"/>
                <w:spacing w:val="-3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10. 附则</w:delText>
            </w:r>
          </w:del>
          <w:del w:id="577" w:author="36526" w:date="2024-11-06T20:36:35Z">
            <w:r>
              <w:rPr/>
              <w:tab/>
            </w:r>
          </w:del>
          <w:del w:id="578" w:author="36526" w:date="2024-11-06T20:36:35Z">
            <w:r>
              <w:rPr/>
              <w:fldChar w:fldCharType="begin"/>
            </w:r>
          </w:del>
          <w:del w:id="579" w:author="36526" w:date="2024-11-06T20:36:35Z">
            <w:r>
              <w:rPr/>
              <w:delInstrText xml:space="preserve"> PAGEREF _Toc7487 \h </w:delInstrText>
            </w:r>
          </w:del>
          <w:del w:id="580" w:author="36526" w:date="2024-11-06T20:36:35Z">
            <w:r>
              <w:rPr/>
              <w:fldChar w:fldCharType="separate"/>
            </w:r>
          </w:del>
          <w:del w:id="581" w:author="36526" w:date="2024-11-06T20:36:35Z">
            <w:r>
              <w:rPr/>
              <w:delText>20</w:delText>
            </w:r>
          </w:del>
          <w:del w:id="582" w:author="36526" w:date="2024-11-06T20:36:35Z">
            <w:r>
              <w:rPr/>
              <w:fldChar w:fldCharType="end"/>
            </w:r>
          </w:del>
          <w:del w:id="583" w:author="36526" w:date="2024-11-06T20:36:35Z">
            <w:r>
              <w:rPr/>
              <w:fldChar w:fldCharType="end"/>
            </w:r>
          </w:del>
        </w:p>
        <w:p w14:paraId="6511406A">
          <w:pPr>
            <w:pStyle w:val="5"/>
            <w:tabs>
              <w:tab w:val="right" w:leader="dot" w:pos="9130"/>
            </w:tabs>
            <w:rPr>
              <w:del w:id="584" w:author="36526" w:date="2024-11-06T20:36:35Z"/>
            </w:rPr>
          </w:pPr>
          <w:del w:id="585" w:author="36526" w:date="2024-11-06T20:36:35Z">
            <w:r>
              <w:rPr/>
              <w:fldChar w:fldCharType="begin"/>
            </w:r>
          </w:del>
          <w:del w:id="586" w:author="36526" w:date="2024-11-06T20:36:35Z">
            <w:r>
              <w:rPr/>
              <w:delInstrText xml:space="preserve"> HYPERLINK \l _Toc27527 </w:delInstrText>
            </w:r>
          </w:del>
          <w:del w:id="587" w:author="36526" w:date="2024-11-06T20:36:35Z">
            <w:r>
              <w:rPr/>
              <w:fldChar w:fldCharType="separate"/>
            </w:r>
          </w:del>
          <w:del w:id="588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3"/>
                <w:szCs w:val="24"/>
              </w:rPr>
              <w:delText>11.</w:delText>
            </w:r>
          </w:del>
          <w:del w:id="589" w:author="36526" w:date="2024-11-06T20:36:35Z">
            <w:r>
              <w:rPr>
                <w:rFonts w:ascii="宋体" w:hAnsi="宋体" w:eastAsia="宋体" w:cs="宋体"/>
                <w:spacing w:val="-3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附件</w:delText>
            </w:r>
          </w:del>
          <w:del w:id="590" w:author="36526" w:date="2024-11-06T20:36:35Z">
            <w:r>
              <w:rPr/>
              <w:tab/>
            </w:r>
          </w:del>
          <w:del w:id="591" w:author="36526" w:date="2024-11-06T20:36:35Z">
            <w:r>
              <w:rPr/>
              <w:fldChar w:fldCharType="begin"/>
            </w:r>
          </w:del>
          <w:del w:id="592" w:author="36526" w:date="2024-11-06T20:36:35Z">
            <w:r>
              <w:rPr/>
              <w:delInstrText xml:space="preserve"> PAGEREF _Toc27527 \h </w:delInstrText>
            </w:r>
          </w:del>
          <w:del w:id="593" w:author="36526" w:date="2024-11-06T20:36:35Z">
            <w:r>
              <w:rPr/>
              <w:fldChar w:fldCharType="separate"/>
            </w:r>
          </w:del>
          <w:del w:id="594" w:author="36526" w:date="2024-11-06T20:36:35Z">
            <w:r>
              <w:rPr/>
              <w:delText>20</w:delText>
            </w:r>
          </w:del>
          <w:del w:id="595" w:author="36526" w:date="2024-11-06T20:36:35Z">
            <w:r>
              <w:rPr/>
              <w:fldChar w:fldCharType="end"/>
            </w:r>
          </w:del>
          <w:del w:id="596" w:author="36526" w:date="2024-11-06T20:36:35Z">
            <w:r>
              <w:rPr/>
              <w:fldChar w:fldCharType="end"/>
            </w:r>
          </w:del>
        </w:p>
        <w:p w14:paraId="094572B2">
          <w:pPr>
            <w:pStyle w:val="5"/>
            <w:tabs>
              <w:tab w:val="right" w:leader="dot" w:pos="9130"/>
            </w:tabs>
            <w:rPr>
              <w:ins w:id="597" w:author="随遇而安" w:date="2023-08-24T08:09:02Z"/>
              <w:del w:id="598" w:author="36526" w:date="2024-11-06T20:36:35Z"/>
            </w:rPr>
          </w:pPr>
          <w:ins w:id="599" w:author="随遇而安" w:date="2023-08-24T08:09:02Z">
            <w:del w:id="600" w:author="36526" w:date="2024-11-06T20:36:35Z">
              <w:r>
                <w:rPr/>
                <w:fldChar w:fldCharType="begin"/>
              </w:r>
            </w:del>
          </w:ins>
          <w:ins w:id="601" w:author="随遇而安" w:date="2023-08-24T08:09:02Z">
            <w:del w:id="602" w:author="36526" w:date="2024-11-06T20:36:35Z">
              <w:r>
                <w:rPr/>
                <w:delInstrText xml:space="preserve"> HYPERLINK \l _Toc10607 </w:delInstrText>
              </w:r>
            </w:del>
          </w:ins>
          <w:ins w:id="603" w:author="随遇而安" w:date="2023-08-24T08:09:02Z">
            <w:del w:id="604" w:author="36526" w:date="2024-11-06T20:36:35Z">
              <w:r>
                <w:rPr/>
                <w:fldChar w:fldCharType="separate"/>
              </w:r>
            </w:del>
          </w:ins>
          <w:ins w:id="605" w:author="随遇而安" w:date="2023-08-24T08:09:02Z">
            <w:del w:id="606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1.</w:delText>
              </w:r>
            </w:del>
          </w:ins>
          <w:ins w:id="607" w:author="随遇而安" w:date="2023-08-24T08:09:02Z">
            <w:del w:id="608" w:author="36526" w:date="2024-11-06T20:36:35Z">
              <w:r>
                <w:rPr>
                  <w:rFonts w:hint="eastAsia" w:ascii="宋体" w:hAnsi="宋体" w:eastAsia="宋体" w:cs="宋体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目的</w:delText>
              </w:r>
            </w:del>
          </w:ins>
          <w:ins w:id="609" w:author="随遇而安" w:date="2023-08-24T08:09:02Z">
            <w:del w:id="610" w:author="36526" w:date="2024-11-06T20:36:35Z">
              <w:r>
                <w:rPr/>
                <w:tab/>
              </w:r>
            </w:del>
          </w:ins>
          <w:ins w:id="611" w:author="随遇而安" w:date="2023-08-24T08:09:02Z">
            <w:del w:id="612" w:author="36526" w:date="2024-11-06T20:36:35Z">
              <w:r>
                <w:rPr/>
                <w:fldChar w:fldCharType="begin"/>
              </w:r>
            </w:del>
          </w:ins>
          <w:ins w:id="613" w:author="随遇而安" w:date="2023-08-24T08:09:02Z">
            <w:del w:id="614" w:author="36526" w:date="2024-11-06T20:36:35Z">
              <w:r>
                <w:rPr/>
                <w:delInstrText xml:space="preserve"> PAGEREF _Toc10607 \h </w:delInstrText>
              </w:r>
            </w:del>
          </w:ins>
          <w:ins w:id="615" w:author="随遇而安" w:date="2023-08-24T08:09:02Z">
            <w:del w:id="616" w:author="36526" w:date="2024-11-06T20:36:35Z">
              <w:r>
                <w:rPr/>
                <w:fldChar w:fldCharType="separate"/>
              </w:r>
            </w:del>
          </w:ins>
          <w:ins w:id="617" w:author="随遇而安" w:date="2023-08-24T08:09:02Z">
            <w:del w:id="618" w:author="36526" w:date="2024-11-06T20:36:35Z">
              <w:r>
                <w:rPr/>
                <w:delText>4</w:delText>
              </w:r>
            </w:del>
          </w:ins>
          <w:ins w:id="619" w:author="随遇而安" w:date="2023-08-24T08:09:02Z">
            <w:del w:id="620" w:author="36526" w:date="2024-11-06T20:36:35Z">
              <w:r>
                <w:rPr/>
                <w:fldChar w:fldCharType="end"/>
              </w:r>
            </w:del>
          </w:ins>
          <w:ins w:id="621" w:author="随遇而安" w:date="2023-08-24T08:09:02Z">
            <w:del w:id="622" w:author="36526" w:date="2024-11-06T20:36:35Z">
              <w:r>
                <w:rPr/>
                <w:fldChar w:fldCharType="end"/>
              </w:r>
            </w:del>
          </w:ins>
        </w:p>
        <w:p w14:paraId="6117185B">
          <w:pPr>
            <w:pStyle w:val="5"/>
            <w:tabs>
              <w:tab w:val="right" w:leader="dot" w:pos="9130"/>
            </w:tabs>
            <w:rPr>
              <w:ins w:id="623" w:author="随遇而安" w:date="2023-08-24T08:09:02Z"/>
              <w:del w:id="624" w:author="36526" w:date="2024-11-06T20:36:35Z"/>
            </w:rPr>
          </w:pPr>
          <w:ins w:id="625" w:author="随遇而安" w:date="2023-08-24T08:09:02Z">
            <w:del w:id="626" w:author="36526" w:date="2024-11-06T20:36:35Z">
              <w:r>
                <w:rPr/>
                <w:fldChar w:fldCharType="begin"/>
              </w:r>
            </w:del>
          </w:ins>
          <w:ins w:id="627" w:author="随遇而安" w:date="2023-08-24T08:09:02Z">
            <w:del w:id="628" w:author="36526" w:date="2024-11-06T20:36:35Z">
              <w:r>
                <w:rPr/>
                <w:delInstrText xml:space="preserve"> HYPERLINK \l _Toc16880 </w:delInstrText>
              </w:r>
            </w:del>
          </w:ins>
          <w:ins w:id="629" w:author="随遇而安" w:date="2023-08-24T08:09:02Z">
            <w:del w:id="630" w:author="36526" w:date="2024-11-06T20:36:35Z">
              <w:r>
                <w:rPr/>
                <w:fldChar w:fldCharType="separate"/>
              </w:r>
            </w:del>
          </w:ins>
          <w:ins w:id="631" w:author="随遇而安" w:date="2023-08-24T08:09:02Z">
            <w:del w:id="632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2.</w:delText>
              </w:r>
            </w:del>
          </w:ins>
          <w:ins w:id="633" w:author="随遇而安" w:date="2023-08-24T08:09:02Z">
            <w:del w:id="634" w:author="36526" w:date="2024-11-06T20:36:35Z">
              <w:r>
                <w:rPr>
                  <w:rFonts w:hint="eastAsia" w:ascii="宋体" w:hAnsi="宋体" w:eastAsia="宋体" w:cs="宋体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适用范围</w:delText>
              </w:r>
            </w:del>
          </w:ins>
          <w:ins w:id="635" w:author="随遇而安" w:date="2023-08-24T08:09:02Z">
            <w:del w:id="636" w:author="36526" w:date="2024-11-06T20:36:35Z">
              <w:r>
                <w:rPr/>
                <w:tab/>
              </w:r>
            </w:del>
          </w:ins>
          <w:ins w:id="637" w:author="随遇而安" w:date="2023-08-24T08:09:02Z">
            <w:del w:id="638" w:author="36526" w:date="2024-11-06T20:36:35Z">
              <w:r>
                <w:rPr/>
                <w:fldChar w:fldCharType="begin"/>
              </w:r>
            </w:del>
          </w:ins>
          <w:ins w:id="639" w:author="随遇而安" w:date="2023-08-24T08:09:02Z">
            <w:del w:id="640" w:author="36526" w:date="2024-11-06T20:36:35Z">
              <w:r>
                <w:rPr/>
                <w:delInstrText xml:space="preserve"> PAGEREF _Toc16880 \h </w:delInstrText>
              </w:r>
            </w:del>
          </w:ins>
          <w:ins w:id="641" w:author="随遇而安" w:date="2023-08-24T08:09:02Z">
            <w:del w:id="642" w:author="36526" w:date="2024-11-06T20:36:35Z">
              <w:r>
                <w:rPr/>
                <w:fldChar w:fldCharType="separate"/>
              </w:r>
            </w:del>
          </w:ins>
          <w:ins w:id="643" w:author="随遇而安" w:date="2023-08-24T08:09:02Z">
            <w:del w:id="644" w:author="36526" w:date="2024-11-06T20:36:35Z">
              <w:r>
                <w:rPr/>
                <w:delText>4</w:delText>
              </w:r>
            </w:del>
          </w:ins>
          <w:ins w:id="645" w:author="随遇而安" w:date="2023-08-24T08:09:02Z">
            <w:del w:id="646" w:author="36526" w:date="2024-11-06T20:36:35Z">
              <w:r>
                <w:rPr/>
                <w:fldChar w:fldCharType="end"/>
              </w:r>
            </w:del>
          </w:ins>
          <w:ins w:id="647" w:author="随遇而安" w:date="2023-08-24T08:09:02Z">
            <w:del w:id="648" w:author="36526" w:date="2024-11-06T20:36:35Z">
              <w:r>
                <w:rPr/>
                <w:fldChar w:fldCharType="end"/>
              </w:r>
            </w:del>
          </w:ins>
        </w:p>
        <w:p w14:paraId="26C10F9C">
          <w:pPr>
            <w:pStyle w:val="5"/>
            <w:tabs>
              <w:tab w:val="right" w:leader="dot" w:pos="9130"/>
            </w:tabs>
            <w:rPr>
              <w:ins w:id="649" w:author="随遇而安" w:date="2023-08-24T08:09:02Z"/>
              <w:del w:id="650" w:author="36526" w:date="2024-11-06T20:36:35Z"/>
            </w:rPr>
          </w:pPr>
          <w:ins w:id="651" w:author="随遇而安" w:date="2023-08-24T08:09:02Z">
            <w:del w:id="652" w:author="36526" w:date="2024-11-06T20:36:35Z">
              <w:r>
                <w:rPr/>
                <w:fldChar w:fldCharType="begin"/>
              </w:r>
            </w:del>
          </w:ins>
          <w:ins w:id="653" w:author="随遇而安" w:date="2023-08-24T08:09:02Z">
            <w:del w:id="654" w:author="36526" w:date="2024-11-06T20:36:35Z">
              <w:r>
                <w:rPr/>
                <w:delInstrText xml:space="preserve"> HYPERLINK \l _Toc25684 </w:delInstrText>
              </w:r>
            </w:del>
          </w:ins>
          <w:ins w:id="655" w:author="随遇而安" w:date="2023-08-24T08:09:02Z">
            <w:del w:id="656" w:author="36526" w:date="2024-11-06T20:36:35Z">
              <w:r>
                <w:rPr/>
                <w:fldChar w:fldCharType="separate"/>
              </w:r>
            </w:del>
          </w:ins>
          <w:ins w:id="657" w:author="随遇而安" w:date="2023-08-24T08:09:02Z">
            <w:del w:id="658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3.</w:delText>
              </w:r>
            </w:del>
          </w:ins>
          <w:ins w:id="659" w:author="随遇而安" w:date="2023-08-24T08:09:02Z">
            <w:del w:id="660" w:author="36526" w:date="2024-11-06T20:36:35Z">
              <w:r>
                <w:rPr>
                  <w:rFonts w:hint="eastAsia" w:ascii="宋体" w:hAnsi="宋体" w:eastAsia="宋体" w:cs="宋体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术语与定义</w:delText>
              </w:r>
            </w:del>
          </w:ins>
          <w:ins w:id="661" w:author="随遇而安" w:date="2023-08-24T08:09:02Z">
            <w:del w:id="662" w:author="36526" w:date="2024-11-06T20:36:35Z">
              <w:r>
                <w:rPr/>
                <w:tab/>
              </w:r>
            </w:del>
          </w:ins>
          <w:ins w:id="663" w:author="随遇而安" w:date="2023-08-24T08:09:02Z">
            <w:del w:id="664" w:author="36526" w:date="2024-11-06T20:36:35Z">
              <w:r>
                <w:rPr/>
                <w:fldChar w:fldCharType="begin"/>
              </w:r>
            </w:del>
          </w:ins>
          <w:ins w:id="665" w:author="随遇而安" w:date="2023-08-24T08:09:02Z">
            <w:del w:id="666" w:author="36526" w:date="2024-11-06T20:36:35Z">
              <w:r>
                <w:rPr/>
                <w:delInstrText xml:space="preserve"> PAGEREF _Toc25684 \h </w:delInstrText>
              </w:r>
            </w:del>
          </w:ins>
          <w:ins w:id="667" w:author="随遇而安" w:date="2023-08-24T08:09:02Z">
            <w:del w:id="668" w:author="36526" w:date="2024-11-06T20:36:35Z">
              <w:r>
                <w:rPr/>
                <w:fldChar w:fldCharType="separate"/>
              </w:r>
            </w:del>
          </w:ins>
          <w:ins w:id="669" w:author="随遇而安" w:date="2023-08-24T08:09:02Z">
            <w:del w:id="670" w:author="36526" w:date="2024-11-06T20:36:35Z">
              <w:r>
                <w:rPr/>
                <w:delText>4</w:delText>
              </w:r>
            </w:del>
          </w:ins>
          <w:ins w:id="671" w:author="随遇而安" w:date="2023-08-24T08:09:02Z">
            <w:del w:id="672" w:author="36526" w:date="2024-11-06T20:36:35Z">
              <w:r>
                <w:rPr/>
                <w:fldChar w:fldCharType="end"/>
              </w:r>
            </w:del>
          </w:ins>
          <w:ins w:id="673" w:author="随遇而安" w:date="2023-08-24T08:09:02Z">
            <w:del w:id="674" w:author="36526" w:date="2024-11-06T20:36:35Z">
              <w:r>
                <w:rPr/>
                <w:fldChar w:fldCharType="end"/>
              </w:r>
            </w:del>
          </w:ins>
        </w:p>
        <w:p w14:paraId="12EDF7A2">
          <w:pPr>
            <w:pStyle w:val="5"/>
            <w:tabs>
              <w:tab w:val="right" w:leader="dot" w:pos="9130"/>
            </w:tabs>
            <w:rPr>
              <w:ins w:id="675" w:author="随遇而安" w:date="2023-08-24T08:09:02Z"/>
              <w:del w:id="676" w:author="36526" w:date="2024-11-06T20:36:35Z"/>
            </w:rPr>
          </w:pPr>
          <w:ins w:id="677" w:author="随遇而安" w:date="2023-08-24T08:09:02Z">
            <w:del w:id="678" w:author="36526" w:date="2024-11-06T20:36:35Z">
              <w:r>
                <w:rPr/>
                <w:fldChar w:fldCharType="begin"/>
              </w:r>
            </w:del>
          </w:ins>
          <w:ins w:id="679" w:author="随遇而安" w:date="2023-08-24T08:09:02Z">
            <w:del w:id="680" w:author="36526" w:date="2024-11-06T20:36:35Z">
              <w:r>
                <w:rPr/>
                <w:delInstrText xml:space="preserve"> HYPERLINK \l _Toc19553 </w:delInstrText>
              </w:r>
            </w:del>
          </w:ins>
          <w:ins w:id="681" w:author="随遇而安" w:date="2023-08-24T08:09:02Z">
            <w:del w:id="682" w:author="36526" w:date="2024-11-06T20:36:35Z">
              <w:r>
                <w:rPr/>
                <w:fldChar w:fldCharType="separate"/>
              </w:r>
            </w:del>
          </w:ins>
          <w:ins w:id="683" w:author="随遇而安" w:date="2023-08-24T08:09:02Z">
            <w:del w:id="684" w:author="36526" w:date="2024-11-06T20:36:35Z">
              <w:r>
                <w:rPr>
                  <w:rFonts w:ascii="Times New Roman" w:hAnsi="Times New Roman" w:eastAsia="Times New Roman" w:cs="Times New Roman"/>
                  <w:bCs/>
                  <w:szCs w:val="24"/>
                </w:rPr>
                <w:delText>4.</w:delText>
              </w:r>
            </w:del>
          </w:ins>
          <w:ins w:id="685" w:author="随遇而安" w:date="2023-08-24T08:09:02Z">
            <w:del w:id="686" w:author="36526" w:date="2024-11-06T20:36:35Z">
              <w:r>
                <w:rPr>
                  <w:rFonts w:ascii="宋体" w:hAnsi="宋体" w:eastAsia="宋体" w:cs="宋体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相关部门</w:delText>
              </w:r>
            </w:del>
          </w:ins>
          <w:ins w:id="687" w:author="随遇而安" w:date="2023-08-24T08:09:02Z">
            <w:del w:id="688" w:author="36526" w:date="2024-11-06T20:36:35Z">
              <w:r>
                <w:rPr>
                  <w:rFonts w:ascii="Times New Roman" w:hAnsi="Times New Roman" w:eastAsia="Times New Roman" w:cs="Times New Roman"/>
                  <w:bCs/>
                  <w:szCs w:val="24"/>
                </w:rPr>
                <w:delText>/</w:delText>
              </w:r>
            </w:del>
          </w:ins>
          <w:ins w:id="689" w:author="随遇而安" w:date="2023-08-24T08:09:02Z">
            <w:del w:id="690" w:author="36526" w:date="2024-11-06T20:36:35Z">
              <w:r>
                <w:rPr>
                  <w:rFonts w:ascii="宋体" w:hAnsi="宋体" w:eastAsia="宋体" w:cs="宋体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人员职责</w:delText>
              </w:r>
            </w:del>
          </w:ins>
          <w:ins w:id="691" w:author="随遇而安" w:date="2023-08-24T08:09:02Z">
            <w:del w:id="692" w:author="36526" w:date="2024-11-06T20:36:35Z">
              <w:r>
                <w:rPr/>
                <w:tab/>
              </w:r>
            </w:del>
          </w:ins>
          <w:ins w:id="693" w:author="随遇而安" w:date="2023-08-24T08:09:02Z">
            <w:del w:id="694" w:author="36526" w:date="2024-11-06T20:36:35Z">
              <w:r>
                <w:rPr/>
                <w:fldChar w:fldCharType="begin"/>
              </w:r>
            </w:del>
          </w:ins>
          <w:ins w:id="695" w:author="随遇而安" w:date="2023-08-24T08:09:02Z">
            <w:del w:id="696" w:author="36526" w:date="2024-11-06T20:36:35Z">
              <w:r>
                <w:rPr/>
                <w:delInstrText xml:space="preserve"> PAGEREF _Toc19553 \h </w:delInstrText>
              </w:r>
            </w:del>
          </w:ins>
          <w:ins w:id="697" w:author="随遇而安" w:date="2023-08-24T08:09:02Z">
            <w:del w:id="698" w:author="36526" w:date="2024-11-06T20:36:35Z">
              <w:r>
                <w:rPr/>
                <w:fldChar w:fldCharType="separate"/>
              </w:r>
            </w:del>
          </w:ins>
          <w:ins w:id="699" w:author="随遇而安" w:date="2023-08-24T08:09:02Z">
            <w:del w:id="700" w:author="36526" w:date="2024-11-06T20:36:35Z">
              <w:r>
                <w:rPr/>
                <w:delText>5</w:delText>
              </w:r>
            </w:del>
          </w:ins>
          <w:ins w:id="701" w:author="随遇而安" w:date="2023-08-24T08:09:02Z">
            <w:del w:id="702" w:author="36526" w:date="2024-11-06T20:36:35Z">
              <w:r>
                <w:rPr/>
                <w:fldChar w:fldCharType="end"/>
              </w:r>
            </w:del>
          </w:ins>
          <w:ins w:id="703" w:author="随遇而安" w:date="2023-08-24T08:09:02Z">
            <w:del w:id="704" w:author="36526" w:date="2024-11-06T20:36:35Z">
              <w:r>
                <w:rPr/>
                <w:fldChar w:fldCharType="end"/>
              </w:r>
            </w:del>
          </w:ins>
        </w:p>
        <w:p w14:paraId="1DACF0EB">
          <w:pPr>
            <w:pStyle w:val="5"/>
            <w:tabs>
              <w:tab w:val="right" w:leader="dot" w:pos="9130"/>
            </w:tabs>
            <w:rPr>
              <w:ins w:id="705" w:author="随遇而安" w:date="2023-08-24T08:09:02Z"/>
              <w:del w:id="706" w:author="36526" w:date="2024-11-06T20:36:35Z"/>
            </w:rPr>
          </w:pPr>
          <w:ins w:id="707" w:author="随遇而安" w:date="2023-08-24T08:09:02Z">
            <w:del w:id="708" w:author="36526" w:date="2024-11-06T20:36:35Z">
              <w:r>
                <w:rPr/>
                <w:fldChar w:fldCharType="begin"/>
              </w:r>
            </w:del>
          </w:ins>
          <w:ins w:id="709" w:author="随遇而安" w:date="2023-08-24T08:09:02Z">
            <w:del w:id="710" w:author="36526" w:date="2024-11-06T20:36:35Z">
              <w:r>
                <w:rPr/>
                <w:delInstrText xml:space="preserve"> HYPERLINK \l _Toc11712 </w:delInstrText>
              </w:r>
            </w:del>
          </w:ins>
          <w:ins w:id="711" w:author="随遇而安" w:date="2023-08-24T08:09:02Z">
            <w:del w:id="712" w:author="36526" w:date="2024-11-06T20:36:35Z">
              <w:r>
                <w:rPr/>
                <w:fldChar w:fldCharType="separate"/>
              </w:r>
            </w:del>
          </w:ins>
          <w:ins w:id="713" w:author="随遇而安" w:date="2023-08-24T08:09:02Z">
            <w:del w:id="714" w:author="36526" w:date="2024-11-06T20:36:35Z">
              <w:r>
                <w:rPr>
                  <w:rFonts w:ascii="Times New Roman" w:hAnsi="Times New Roman" w:eastAsia="Times New Roman" w:cs="Times New Roman"/>
                  <w:bCs/>
                  <w:spacing w:val="-1"/>
                  <w:szCs w:val="24"/>
                </w:rPr>
                <w:delText>5.</w:delText>
              </w:r>
            </w:del>
          </w:ins>
          <w:ins w:id="715" w:author="随遇而安" w:date="2023-08-24T08:09:02Z">
            <w:del w:id="716" w:author="36526" w:date="2024-11-06T20:36:35Z">
              <w:r>
                <w:rPr>
                  <w:rFonts w:ascii="宋体" w:hAnsi="宋体" w:eastAsia="宋体" w:cs="宋体"/>
                  <w:spacing w:val="-1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通用安全要求</w:delText>
              </w:r>
            </w:del>
          </w:ins>
          <w:ins w:id="717" w:author="随遇而安" w:date="2023-08-24T08:09:02Z">
            <w:del w:id="718" w:author="36526" w:date="2024-11-06T20:36:35Z">
              <w:r>
                <w:rPr/>
                <w:tab/>
              </w:r>
            </w:del>
          </w:ins>
          <w:ins w:id="719" w:author="随遇而安" w:date="2023-08-24T08:09:02Z">
            <w:del w:id="720" w:author="36526" w:date="2024-11-06T20:36:35Z">
              <w:r>
                <w:rPr/>
                <w:fldChar w:fldCharType="begin"/>
              </w:r>
            </w:del>
          </w:ins>
          <w:ins w:id="721" w:author="随遇而安" w:date="2023-08-24T08:09:02Z">
            <w:del w:id="722" w:author="36526" w:date="2024-11-06T20:36:35Z">
              <w:r>
                <w:rPr/>
                <w:delInstrText xml:space="preserve"> PAGEREF _Toc11712 \h </w:delInstrText>
              </w:r>
            </w:del>
          </w:ins>
          <w:ins w:id="723" w:author="随遇而安" w:date="2023-08-24T08:09:02Z">
            <w:del w:id="724" w:author="36526" w:date="2024-11-06T20:36:35Z">
              <w:r>
                <w:rPr/>
                <w:fldChar w:fldCharType="separate"/>
              </w:r>
            </w:del>
          </w:ins>
          <w:ins w:id="725" w:author="随遇而安" w:date="2023-08-24T08:09:02Z">
            <w:del w:id="726" w:author="36526" w:date="2024-11-06T20:36:35Z">
              <w:r>
                <w:rPr/>
                <w:delText>6</w:delText>
              </w:r>
            </w:del>
          </w:ins>
          <w:ins w:id="727" w:author="随遇而安" w:date="2023-08-24T08:09:02Z">
            <w:del w:id="728" w:author="36526" w:date="2024-11-06T20:36:35Z">
              <w:r>
                <w:rPr/>
                <w:fldChar w:fldCharType="end"/>
              </w:r>
            </w:del>
          </w:ins>
          <w:ins w:id="729" w:author="随遇而安" w:date="2023-08-24T08:09:02Z">
            <w:del w:id="730" w:author="36526" w:date="2024-11-06T20:36:35Z">
              <w:r>
                <w:rPr/>
                <w:fldChar w:fldCharType="end"/>
              </w:r>
            </w:del>
          </w:ins>
        </w:p>
        <w:p w14:paraId="36CC69DE">
          <w:pPr>
            <w:pStyle w:val="5"/>
            <w:tabs>
              <w:tab w:val="right" w:leader="dot" w:pos="9130"/>
            </w:tabs>
            <w:rPr>
              <w:ins w:id="731" w:author="随遇而安" w:date="2023-08-24T08:09:02Z"/>
              <w:del w:id="732" w:author="36526" w:date="2024-11-06T20:36:35Z"/>
            </w:rPr>
          </w:pPr>
          <w:ins w:id="733" w:author="随遇而安" w:date="2023-08-24T08:09:02Z">
            <w:del w:id="734" w:author="36526" w:date="2024-11-06T20:36:35Z">
              <w:r>
                <w:rPr/>
                <w:fldChar w:fldCharType="begin"/>
              </w:r>
            </w:del>
          </w:ins>
          <w:ins w:id="735" w:author="随遇而安" w:date="2023-08-24T08:09:02Z">
            <w:del w:id="736" w:author="36526" w:date="2024-11-06T20:36:35Z">
              <w:r>
                <w:rPr/>
                <w:delInstrText xml:space="preserve"> HYPERLINK \l _Toc26492 </w:delInstrText>
              </w:r>
            </w:del>
          </w:ins>
          <w:ins w:id="737" w:author="随遇而安" w:date="2023-08-24T08:09:02Z">
            <w:del w:id="738" w:author="36526" w:date="2024-11-06T20:36:35Z">
              <w:r>
                <w:rPr/>
                <w:fldChar w:fldCharType="separate"/>
              </w:r>
            </w:del>
          </w:ins>
          <w:ins w:id="739" w:author="随遇而安" w:date="2023-08-24T08:09:02Z">
            <w:del w:id="740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6.</w:delText>
              </w:r>
            </w:del>
          </w:ins>
          <w:ins w:id="741" w:author="随遇而安" w:date="2023-08-24T08:09:02Z">
            <w:del w:id="742" w:author="36526" w:date="2024-11-06T20:36:35Z">
              <w:r>
                <w:rPr>
                  <w:rFonts w:hint="eastAsia" w:ascii="宋体" w:hAnsi="宋体" w:eastAsia="宋体" w:cs="宋体"/>
                  <w:spacing w:val="-4"/>
                  <w:szCs w:val="24"/>
                  <w:lang w:eastAsia="zh-CN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动火作业</w:delText>
              </w:r>
            </w:del>
          </w:ins>
          <w:ins w:id="743" w:author="随遇而安" w:date="2023-08-24T08:09:02Z">
            <w:del w:id="744" w:author="36526" w:date="2024-11-06T20:36:35Z">
              <w:r>
                <w:rPr/>
                <w:tab/>
              </w:r>
            </w:del>
          </w:ins>
          <w:ins w:id="745" w:author="随遇而安" w:date="2023-08-24T08:09:02Z">
            <w:del w:id="746" w:author="36526" w:date="2024-11-06T20:36:35Z">
              <w:r>
                <w:rPr/>
                <w:fldChar w:fldCharType="begin"/>
              </w:r>
            </w:del>
          </w:ins>
          <w:ins w:id="747" w:author="随遇而安" w:date="2023-08-24T08:09:02Z">
            <w:del w:id="748" w:author="36526" w:date="2024-11-06T20:36:35Z">
              <w:r>
                <w:rPr/>
                <w:delInstrText xml:space="preserve"> PAGEREF _Toc26492 \h </w:delInstrText>
              </w:r>
            </w:del>
          </w:ins>
          <w:ins w:id="749" w:author="随遇而安" w:date="2023-08-24T08:09:02Z">
            <w:del w:id="750" w:author="36526" w:date="2024-11-06T20:36:35Z">
              <w:r>
                <w:rPr/>
                <w:fldChar w:fldCharType="separate"/>
              </w:r>
            </w:del>
          </w:ins>
          <w:ins w:id="751" w:author="随遇而安" w:date="2023-08-24T08:09:02Z">
            <w:del w:id="752" w:author="36526" w:date="2024-11-06T20:36:35Z">
              <w:r>
                <w:rPr/>
                <w:delText>7</w:delText>
              </w:r>
            </w:del>
          </w:ins>
          <w:ins w:id="753" w:author="随遇而安" w:date="2023-08-24T08:09:02Z">
            <w:del w:id="754" w:author="36526" w:date="2024-11-06T20:36:35Z">
              <w:r>
                <w:rPr/>
                <w:fldChar w:fldCharType="end"/>
              </w:r>
            </w:del>
          </w:ins>
          <w:ins w:id="755" w:author="随遇而安" w:date="2023-08-24T08:09:02Z">
            <w:del w:id="756" w:author="36526" w:date="2024-11-06T20:36:35Z">
              <w:r>
                <w:rPr/>
                <w:fldChar w:fldCharType="end"/>
              </w:r>
            </w:del>
          </w:ins>
        </w:p>
        <w:p w14:paraId="2F9F9C02">
          <w:pPr>
            <w:pStyle w:val="5"/>
            <w:tabs>
              <w:tab w:val="right" w:leader="dot" w:pos="9130"/>
            </w:tabs>
            <w:rPr>
              <w:ins w:id="757" w:author="随遇而安" w:date="2023-08-24T08:09:02Z"/>
              <w:del w:id="758" w:author="36526" w:date="2024-11-06T20:36:35Z"/>
            </w:rPr>
          </w:pPr>
          <w:ins w:id="759" w:author="随遇而安" w:date="2023-08-24T08:09:02Z">
            <w:del w:id="760" w:author="36526" w:date="2024-11-06T20:36:35Z">
              <w:r>
                <w:rPr/>
                <w:fldChar w:fldCharType="begin"/>
              </w:r>
            </w:del>
          </w:ins>
          <w:ins w:id="761" w:author="随遇而安" w:date="2023-08-24T08:09:02Z">
            <w:del w:id="762" w:author="36526" w:date="2024-11-06T20:36:35Z">
              <w:r>
                <w:rPr/>
                <w:delInstrText xml:space="preserve"> HYPERLINK \l _Toc24943 </w:delInstrText>
              </w:r>
            </w:del>
          </w:ins>
          <w:ins w:id="763" w:author="随遇而安" w:date="2023-08-24T08:09:02Z">
            <w:del w:id="764" w:author="36526" w:date="2024-11-06T20:36:35Z">
              <w:r>
                <w:rPr/>
                <w:fldChar w:fldCharType="separate"/>
              </w:r>
            </w:del>
          </w:ins>
          <w:ins w:id="765" w:author="随遇而安" w:date="2023-08-24T08:09:02Z">
            <w:del w:id="766" w:author="36526" w:date="2024-11-06T20:36:35Z">
              <w:r>
                <w:rPr>
                  <w:rFonts w:ascii="Times New Roman" w:hAnsi="Times New Roman" w:eastAsia="Times New Roman" w:cs="Times New Roman"/>
                  <w:bCs/>
                  <w:spacing w:val="-1"/>
                  <w:szCs w:val="24"/>
                </w:rPr>
                <w:delText>7.</w:delText>
              </w:r>
            </w:del>
          </w:ins>
          <w:ins w:id="767" w:author="随遇而安" w:date="2023-08-24T08:09:02Z">
            <w:del w:id="768" w:author="36526" w:date="2024-11-06T20:36:35Z">
              <w:r>
                <w:rPr>
                  <w:rFonts w:ascii="宋体" w:hAnsi="宋体" w:eastAsia="宋体" w:cs="宋体"/>
                  <w:spacing w:val="-1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高处作业</w:delText>
              </w:r>
            </w:del>
          </w:ins>
          <w:ins w:id="769" w:author="随遇而安" w:date="2023-08-24T08:09:02Z">
            <w:del w:id="770" w:author="36526" w:date="2024-11-06T20:36:35Z">
              <w:r>
                <w:rPr/>
                <w:tab/>
              </w:r>
            </w:del>
          </w:ins>
          <w:ins w:id="771" w:author="随遇而安" w:date="2023-08-24T08:09:02Z">
            <w:del w:id="772" w:author="36526" w:date="2024-11-06T20:36:35Z">
              <w:r>
                <w:rPr/>
                <w:fldChar w:fldCharType="begin"/>
              </w:r>
            </w:del>
          </w:ins>
          <w:ins w:id="773" w:author="随遇而安" w:date="2023-08-24T08:09:02Z">
            <w:del w:id="774" w:author="36526" w:date="2024-11-06T20:36:35Z">
              <w:r>
                <w:rPr/>
                <w:delInstrText xml:space="preserve"> PAGEREF _Toc24943 \h </w:delInstrText>
              </w:r>
            </w:del>
          </w:ins>
          <w:ins w:id="775" w:author="随遇而安" w:date="2023-08-24T08:09:02Z">
            <w:del w:id="776" w:author="36526" w:date="2024-11-06T20:36:35Z">
              <w:r>
                <w:rPr/>
                <w:fldChar w:fldCharType="separate"/>
              </w:r>
            </w:del>
          </w:ins>
          <w:ins w:id="777" w:author="随遇而安" w:date="2023-08-24T08:09:02Z">
            <w:del w:id="778" w:author="36526" w:date="2024-11-06T20:36:35Z">
              <w:r>
                <w:rPr/>
                <w:delText>10</w:delText>
              </w:r>
            </w:del>
          </w:ins>
          <w:ins w:id="779" w:author="随遇而安" w:date="2023-08-24T08:09:02Z">
            <w:del w:id="780" w:author="36526" w:date="2024-11-06T20:36:35Z">
              <w:r>
                <w:rPr/>
                <w:fldChar w:fldCharType="end"/>
              </w:r>
            </w:del>
          </w:ins>
          <w:ins w:id="781" w:author="随遇而安" w:date="2023-08-24T08:09:02Z">
            <w:del w:id="782" w:author="36526" w:date="2024-11-06T20:36:35Z">
              <w:r>
                <w:rPr/>
                <w:fldChar w:fldCharType="end"/>
              </w:r>
            </w:del>
          </w:ins>
        </w:p>
        <w:p w14:paraId="45957993">
          <w:pPr>
            <w:pStyle w:val="5"/>
            <w:tabs>
              <w:tab w:val="right" w:leader="dot" w:pos="9130"/>
            </w:tabs>
            <w:rPr>
              <w:ins w:id="783" w:author="随遇而安" w:date="2023-08-24T08:09:02Z"/>
              <w:del w:id="784" w:author="36526" w:date="2024-11-06T20:36:35Z"/>
            </w:rPr>
          </w:pPr>
          <w:ins w:id="785" w:author="随遇而安" w:date="2023-08-24T08:09:02Z">
            <w:del w:id="786" w:author="36526" w:date="2024-11-06T20:36:35Z">
              <w:r>
                <w:rPr/>
                <w:fldChar w:fldCharType="begin"/>
              </w:r>
            </w:del>
          </w:ins>
          <w:ins w:id="787" w:author="随遇而安" w:date="2023-08-24T08:09:02Z">
            <w:del w:id="788" w:author="36526" w:date="2024-11-06T20:36:35Z">
              <w:r>
                <w:rPr/>
                <w:delInstrText xml:space="preserve"> HYPERLINK \l _Toc31761 </w:delInstrText>
              </w:r>
            </w:del>
          </w:ins>
          <w:ins w:id="789" w:author="随遇而安" w:date="2023-08-24T08:09:02Z">
            <w:del w:id="790" w:author="36526" w:date="2024-11-06T20:36:35Z">
              <w:r>
                <w:rPr/>
                <w:fldChar w:fldCharType="separate"/>
              </w:r>
            </w:del>
          </w:ins>
          <w:ins w:id="791" w:author="随遇而安" w:date="2023-08-24T08:09:02Z">
            <w:del w:id="792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position w:val="0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 xml:space="preserve">8 </w:delText>
              </w:r>
            </w:del>
          </w:ins>
          <w:ins w:id="793" w:author="随遇而安" w:date="2023-08-24T08:09:02Z">
            <w:del w:id="794" w:author="36526" w:date="2024-11-06T20:36:35Z">
              <w:r>
                <w:rPr>
                  <w:rFonts w:hint="eastAsia" w:ascii="宋体" w:hAnsi="宋体" w:eastAsia="宋体" w:cs="宋体"/>
                  <w:spacing w:val="-4"/>
                  <w:position w:val="0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其它危险作业</w:delText>
              </w:r>
            </w:del>
          </w:ins>
          <w:ins w:id="795" w:author="随遇而安" w:date="2023-08-24T08:09:02Z">
            <w:del w:id="796" w:author="36526" w:date="2024-11-06T20:36:35Z">
              <w:r>
                <w:rPr/>
                <w:tab/>
              </w:r>
            </w:del>
          </w:ins>
          <w:ins w:id="797" w:author="随遇而安" w:date="2023-08-24T08:09:02Z">
            <w:del w:id="798" w:author="36526" w:date="2024-11-06T20:36:35Z">
              <w:r>
                <w:rPr/>
                <w:fldChar w:fldCharType="begin"/>
              </w:r>
            </w:del>
          </w:ins>
          <w:ins w:id="799" w:author="随遇而安" w:date="2023-08-24T08:09:02Z">
            <w:del w:id="800" w:author="36526" w:date="2024-11-06T20:36:35Z">
              <w:r>
                <w:rPr/>
                <w:delInstrText xml:space="preserve"> PAGEREF _Toc31761 \h </w:delInstrText>
              </w:r>
            </w:del>
          </w:ins>
          <w:ins w:id="801" w:author="随遇而安" w:date="2023-08-24T08:09:02Z">
            <w:del w:id="802" w:author="36526" w:date="2024-11-06T20:36:35Z">
              <w:r>
                <w:rPr/>
                <w:fldChar w:fldCharType="separate"/>
              </w:r>
            </w:del>
          </w:ins>
          <w:ins w:id="803" w:author="随遇而安" w:date="2023-08-24T08:09:02Z">
            <w:del w:id="804" w:author="36526" w:date="2024-11-06T20:36:35Z">
              <w:r>
                <w:rPr/>
                <w:delText>12</w:delText>
              </w:r>
            </w:del>
          </w:ins>
          <w:ins w:id="805" w:author="随遇而安" w:date="2023-08-24T08:09:02Z">
            <w:del w:id="806" w:author="36526" w:date="2024-11-06T20:36:35Z">
              <w:r>
                <w:rPr/>
                <w:fldChar w:fldCharType="end"/>
              </w:r>
            </w:del>
          </w:ins>
          <w:ins w:id="807" w:author="随遇而安" w:date="2023-08-24T08:09:02Z">
            <w:del w:id="808" w:author="36526" w:date="2024-11-06T20:36:35Z">
              <w:r>
                <w:rPr/>
                <w:fldChar w:fldCharType="end"/>
              </w:r>
            </w:del>
          </w:ins>
        </w:p>
        <w:p w14:paraId="00D2A453">
          <w:pPr>
            <w:pStyle w:val="5"/>
            <w:tabs>
              <w:tab w:val="right" w:leader="dot" w:pos="9130"/>
            </w:tabs>
            <w:rPr>
              <w:ins w:id="809" w:author="随遇而安" w:date="2023-08-24T08:09:02Z"/>
              <w:del w:id="810" w:author="36526" w:date="2024-11-06T20:36:35Z"/>
            </w:rPr>
          </w:pPr>
          <w:ins w:id="811" w:author="随遇而安" w:date="2023-08-24T08:09:02Z">
            <w:del w:id="812" w:author="36526" w:date="2024-11-06T20:36:35Z">
              <w:r>
                <w:rPr/>
                <w:fldChar w:fldCharType="begin"/>
              </w:r>
            </w:del>
          </w:ins>
          <w:ins w:id="813" w:author="随遇而安" w:date="2023-08-24T08:09:02Z">
            <w:del w:id="814" w:author="36526" w:date="2024-11-06T20:36:35Z">
              <w:r>
                <w:rPr/>
                <w:delInstrText xml:space="preserve"> HYPERLINK \l _Toc22761 </w:delInstrText>
              </w:r>
            </w:del>
          </w:ins>
          <w:ins w:id="815" w:author="随遇而安" w:date="2023-08-24T08:09:02Z">
            <w:del w:id="816" w:author="36526" w:date="2024-11-06T20:36:35Z">
              <w:r>
                <w:rPr/>
                <w:fldChar w:fldCharType="separate"/>
              </w:r>
            </w:del>
          </w:ins>
          <w:ins w:id="817" w:author="随遇而安" w:date="2023-08-24T08:09:02Z">
            <w:del w:id="818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 xml:space="preserve">8.1 </w:delText>
              </w:r>
            </w:del>
          </w:ins>
          <w:ins w:id="819" w:author="随遇而安" w:date="2023-08-24T08:09:02Z">
            <w:del w:id="820" w:author="36526" w:date="2024-11-06T20:36:35Z">
              <w:r>
                <w:rPr>
                  <w:rFonts w:hint="eastAsia" w:ascii="宋体" w:hAnsi="宋体" w:eastAsia="宋体" w:cs="宋体"/>
                  <w:spacing w:val="-4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有限空间</w:delText>
              </w:r>
            </w:del>
          </w:ins>
          <w:ins w:id="821" w:author="随遇而安" w:date="2023-08-24T08:09:02Z">
            <w:del w:id="822" w:author="36526" w:date="2024-11-06T20:36:35Z">
              <w:r>
                <w:rPr/>
                <w:tab/>
              </w:r>
            </w:del>
          </w:ins>
          <w:ins w:id="823" w:author="随遇而安" w:date="2023-08-24T08:09:02Z">
            <w:del w:id="824" w:author="36526" w:date="2024-11-06T20:36:35Z">
              <w:r>
                <w:rPr/>
                <w:fldChar w:fldCharType="begin"/>
              </w:r>
            </w:del>
          </w:ins>
          <w:ins w:id="825" w:author="随遇而安" w:date="2023-08-24T08:09:02Z">
            <w:del w:id="826" w:author="36526" w:date="2024-11-06T20:36:35Z">
              <w:r>
                <w:rPr/>
                <w:delInstrText xml:space="preserve"> PAGEREF _Toc22761 \h </w:delInstrText>
              </w:r>
            </w:del>
          </w:ins>
          <w:ins w:id="827" w:author="随遇而安" w:date="2023-08-24T08:09:02Z">
            <w:del w:id="828" w:author="36526" w:date="2024-11-06T20:36:35Z">
              <w:r>
                <w:rPr/>
                <w:fldChar w:fldCharType="separate"/>
              </w:r>
            </w:del>
          </w:ins>
          <w:ins w:id="829" w:author="随遇而安" w:date="2023-08-24T08:09:02Z">
            <w:del w:id="830" w:author="36526" w:date="2024-11-06T20:36:35Z">
              <w:r>
                <w:rPr/>
                <w:delText>12</w:delText>
              </w:r>
            </w:del>
          </w:ins>
          <w:ins w:id="831" w:author="随遇而安" w:date="2023-08-24T08:09:02Z">
            <w:del w:id="832" w:author="36526" w:date="2024-11-06T20:36:35Z">
              <w:r>
                <w:rPr/>
                <w:fldChar w:fldCharType="end"/>
              </w:r>
            </w:del>
          </w:ins>
          <w:ins w:id="833" w:author="随遇而安" w:date="2023-08-24T08:09:02Z">
            <w:del w:id="834" w:author="36526" w:date="2024-11-06T20:36:35Z">
              <w:r>
                <w:rPr/>
                <w:fldChar w:fldCharType="end"/>
              </w:r>
            </w:del>
          </w:ins>
        </w:p>
        <w:p w14:paraId="79A2058C">
          <w:pPr>
            <w:pStyle w:val="5"/>
            <w:tabs>
              <w:tab w:val="right" w:leader="dot" w:pos="9130"/>
            </w:tabs>
            <w:rPr>
              <w:ins w:id="835" w:author="随遇而安" w:date="2023-08-24T08:09:02Z"/>
              <w:del w:id="836" w:author="36526" w:date="2024-11-06T20:36:35Z"/>
            </w:rPr>
          </w:pPr>
          <w:ins w:id="837" w:author="随遇而安" w:date="2023-08-24T08:09:02Z">
            <w:del w:id="838" w:author="36526" w:date="2024-11-06T20:36:35Z">
              <w:r>
                <w:rPr/>
                <w:fldChar w:fldCharType="begin"/>
              </w:r>
            </w:del>
          </w:ins>
          <w:ins w:id="839" w:author="随遇而安" w:date="2023-08-24T08:09:02Z">
            <w:del w:id="840" w:author="36526" w:date="2024-11-06T20:36:35Z">
              <w:r>
                <w:rPr/>
                <w:delInstrText xml:space="preserve"> HYPERLINK \l _Toc10650 </w:delInstrText>
              </w:r>
            </w:del>
          </w:ins>
          <w:ins w:id="841" w:author="随遇而安" w:date="2023-08-24T08:09:02Z">
            <w:del w:id="842" w:author="36526" w:date="2024-11-06T20:36:35Z">
              <w:r>
                <w:rPr/>
                <w:fldChar w:fldCharType="separate"/>
              </w:r>
            </w:del>
          </w:ins>
          <w:ins w:id="843" w:author="随遇而安" w:date="2023-08-24T08:09:02Z">
            <w:del w:id="844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8.2</w:delText>
              </w:r>
            </w:del>
          </w:ins>
          <w:ins w:id="845" w:author="随遇而安" w:date="2023-08-24T08:09:02Z">
            <w:del w:id="846" w:author="36526" w:date="2024-11-06T20:36:35Z">
              <w:r>
                <w:rPr>
                  <w:rFonts w:hint="eastAsia" w:ascii="宋体" w:hAnsi="宋体" w:eastAsia="宋体" w:cs="宋体"/>
                  <w:bCs w:val="0"/>
                  <w:spacing w:val="-4"/>
                  <w:w w:val="100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 xml:space="preserve"> </w:delText>
              </w:r>
            </w:del>
          </w:ins>
          <w:ins w:id="847" w:author="随遇而安" w:date="2023-08-24T08:09:02Z">
            <w:del w:id="848" w:author="36526" w:date="2024-11-06T20:36:35Z">
              <w:r>
                <w:rPr>
                  <w:rFonts w:ascii="宋体" w:hAnsi="宋体" w:eastAsia="宋体" w:cs="宋体"/>
                  <w:spacing w:val="-4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临时用电</w:delText>
              </w:r>
            </w:del>
          </w:ins>
          <w:ins w:id="849" w:author="随遇而安" w:date="2023-08-24T08:09:02Z">
            <w:del w:id="850" w:author="36526" w:date="2024-11-06T20:36:35Z">
              <w:r>
                <w:rPr/>
                <w:tab/>
              </w:r>
            </w:del>
          </w:ins>
          <w:ins w:id="851" w:author="随遇而安" w:date="2023-08-24T08:09:02Z">
            <w:del w:id="852" w:author="36526" w:date="2024-11-06T20:36:35Z">
              <w:r>
                <w:rPr/>
                <w:fldChar w:fldCharType="begin"/>
              </w:r>
            </w:del>
          </w:ins>
          <w:ins w:id="853" w:author="随遇而安" w:date="2023-08-24T08:09:02Z">
            <w:del w:id="854" w:author="36526" w:date="2024-11-06T20:36:35Z">
              <w:r>
                <w:rPr/>
                <w:delInstrText xml:space="preserve"> PAGEREF _Toc10650 \h </w:delInstrText>
              </w:r>
            </w:del>
          </w:ins>
          <w:ins w:id="855" w:author="随遇而安" w:date="2023-08-24T08:09:02Z">
            <w:del w:id="856" w:author="36526" w:date="2024-11-06T20:36:35Z">
              <w:r>
                <w:rPr/>
                <w:fldChar w:fldCharType="separate"/>
              </w:r>
            </w:del>
          </w:ins>
          <w:ins w:id="857" w:author="随遇而安" w:date="2023-08-24T08:09:02Z">
            <w:del w:id="858" w:author="36526" w:date="2024-11-06T20:36:35Z">
              <w:r>
                <w:rPr/>
                <w:delText>14</w:delText>
              </w:r>
            </w:del>
          </w:ins>
          <w:ins w:id="859" w:author="随遇而安" w:date="2023-08-24T08:09:02Z">
            <w:del w:id="860" w:author="36526" w:date="2024-11-06T20:36:35Z">
              <w:r>
                <w:rPr/>
                <w:fldChar w:fldCharType="end"/>
              </w:r>
            </w:del>
          </w:ins>
          <w:ins w:id="861" w:author="随遇而安" w:date="2023-08-24T08:09:02Z">
            <w:del w:id="862" w:author="36526" w:date="2024-11-06T20:36:35Z">
              <w:r>
                <w:rPr/>
                <w:fldChar w:fldCharType="end"/>
              </w:r>
            </w:del>
          </w:ins>
        </w:p>
        <w:p w14:paraId="3C17FE03">
          <w:pPr>
            <w:pStyle w:val="5"/>
            <w:tabs>
              <w:tab w:val="right" w:leader="dot" w:pos="9130"/>
            </w:tabs>
            <w:rPr>
              <w:ins w:id="863" w:author="随遇而安" w:date="2023-08-24T08:09:02Z"/>
              <w:del w:id="864" w:author="36526" w:date="2024-11-06T20:36:35Z"/>
            </w:rPr>
          </w:pPr>
          <w:ins w:id="865" w:author="随遇而安" w:date="2023-08-24T08:09:02Z">
            <w:del w:id="866" w:author="36526" w:date="2024-11-06T20:36:35Z">
              <w:r>
                <w:rPr/>
                <w:fldChar w:fldCharType="begin"/>
              </w:r>
            </w:del>
          </w:ins>
          <w:ins w:id="867" w:author="随遇而安" w:date="2023-08-24T08:09:02Z">
            <w:del w:id="868" w:author="36526" w:date="2024-11-06T20:36:35Z">
              <w:r>
                <w:rPr/>
                <w:delInstrText xml:space="preserve"> HYPERLINK \l _Toc31112 </w:delInstrText>
              </w:r>
            </w:del>
          </w:ins>
          <w:ins w:id="869" w:author="随遇而安" w:date="2023-08-24T08:09:02Z">
            <w:del w:id="870" w:author="36526" w:date="2024-11-06T20:36:35Z">
              <w:r>
                <w:rPr/>
                <w:fldChar w:fldCharType="separate"/>
              </w:r>
            </w:del>
          </w:ins>
          <w:ins w:id="871" w:author="随遇而安" w:date="2023-08-24T08:09:02Z">
            <w:del w:id="872" w:author="36526" w:date="2024-11-06T20:36:35Z">
              <w:r>
                <w:rPr>
                  <w:rFonts w:hint="eastAsia" w:ascii="Times New Roman" w:hAnsi="Times New Roman" w:eastAsia="Times New Roman" w:cs="Times New Roman"/>
                  <w:bCs/>
                  <w:spacing w:val="-1"/>
                  <w:szCs w:val="24"/>
                  <w:lang w:eastAsia="zh-CN"/>
                </w:rPr>
                <w:delText>8.3 断（占）路作业</w:delText>
              </w:r>
            </w:del>
          </w:ins>
          <w:ins w:id="873" w:author="随遇而安" w:date="2023-08-24T08:09:02Z">
            <w:del w:id="874" w:author="36526" w:date="2024-11-06T20:36:35Z">
              <w:r>
                <w:rPr/>
                <w:tab/>
              </w:r>
            </w:del>
          </w:ins>
          <w:ins w:id="875" w:author="随遇而安" w:date="2023-08-24T08:09:02Z">
            <w:del w:id="876" w:author="36526" w:date="2024-11-06T20:36:35Z">
              <w:r>
                <w:rPr/>
                <w:fldChar w:fldCharType="begin"/>
              </w:r>
            </w:del>
          </w:ins>
          <w:ins w:id="877" w:author="随遇而安" w:date="2023-08-24T08:09:02Z">
            <w:del w:id="878" w:author="36526" w:date="2024-11-06T20:36:35Z">
              <w:r>
                <w:rPr/>
                <w:delInstrText xml:space="preserve"> PAGEREF _Toc31112 \h </w:delInstrText>
              </w:r>
            </w:del>
          </w:ins>
          <w:ins w:id="879" w:author="随遇而安" w:date="2023-08-24T08:09:02Z">
            <w:del w:id="880" w:author="36526" w:date="2024-11-06T20:36:35Z">
              <w:r>
                <w:rPr/>
                <w:fldChar w:fldCharType="separate"/>
              </w:r>
            </w:del>
          </w:ins>
          <w:ins w:id="881" w:author="随遇而安" w:date="2023-08-24T08:09:02Z">
            <w:del w:id="882" w:author="36526" w:date="2024-11-06T20:36:35Z">
              <w:r>
                <w:rPr/>
                <w:delText>14</w:delText>
              </w:r>
            </w:del>
          </w:ins>
          <w:ins w:id="883" w:author="随遇而安" w:date="2023-08-24T08:09:02Z">
            <w:del w:id="884" w:author="36526" w:date="2024-11-06T20:36:35Z">
              <w:r>
                <w:rPr/>
                <w:fldChar w:fldCharType="end"/>
              </w:r>
            </w:del>
          </w:ins>
          <w:ins w:id="885" w:author="随遇而安" w:date="2023-08-24T08:09:02Z">
            <w:del w:id="886" w:author="36526" w:date="2024-11-06T20:36:35Z">
              <w:r>
                <w:rPr/>
                <w:fldChar w:fldCharType="end"/>
              </w:r>
            </w:del>
          </w:ins>
        </w:p>
        <w:p w14:paraId="34830EB7">
          <w:pPr>
            <w:pStyle w:val="5"/>
            <w:tabs>
              <w:tab w:val="right" w:leader="dot" w:pos="9130"/>
            </w:tabs>
            <w:rPr>
              <w:ins w:id="887" w:author="随遇而安" w:date="2023-08-24T08:09:02Z"/>
              <w:del w:id="888" w:author="36526" w:date="2024-11-06T20:36:35Z"/>
            </w:rPr>
          </w:pPr>
          <w:ins w:id="889" w:author="随遇而安" w:date="2023-08-24T08:09:02Z">
            <w:del w:id="890" w:author="36526" w:date="2024-11-06T20:36:35Z">
              <w:r>
                <w:rPr/>
                <w:fldChar w:fldCharType="begin"/>
              </w:r>
            </w:del>
          </w:ins>
          <w:ins w:id="891" w:author="随遇而安" w:date="2023-08-24T08:09:02Z">
            <w:del w:id="892" w:author="36526" w:date="2024-11-06T20:36:35Z">
              <w:r>
                <w:rPr/>
                <w:delInstrText xml:space="preserve"> HYPERLINK \l _Toc7338 </w:delInstrText>
              </w:r>
            </w:del>
          </w:ins>
          <w:ins w:id="893" w:author="随遇而安" w:date="2023-08-24T08:09:02Z">
            <w:del w:id="894" w:author="36526" w:date="2024-11-06T20:36:35Z">
              <w:r>
                <w:rPr/>
                <w:fldChar w:fldCharType="separate"/>
              </w:r>
            </w:del>
          </w:ins>
          <w:ins w:id="895" w:author="随遇而安" w:date="2023-08-24T08:09:02Z">
            <w:del w:id="896" w:author="36526" w:date="2024-11-06T20:36:35Z">
              <w:r>
                <w:rPr>
                  <w:rFonts w:ascii="Times New Roman" w:hAnsi="Times New Roman" w:eastAsia="Times New Roman" w:cs="Times New Roman"/>
                  <w:bCs/>
                  <w:spacing w:val="-7"/>
                  <w:szCs w:val="24"/>
                </w:rPr>
                <w:delText>8.4</w:delText>
              </w:r>
            </w:del>
          </w:ins>
          <w:ins w:id="897" w:author="随遇而安" w:date="2023-08-24T08:09:02Z">
            <w:del w:id="898" w:author="36526" w:date="2024-11-06T20:36:35Z">
              <w:r>
                <w:rPr>
                  <w:rFonts w:ascii="Times New Roman" w:hAnsi="Times New Roman" w:eastAsia="Times New Roman" w:cs="Times New Roman"/>
                  <w:bCs/>
                  <w:spacing w:val="43"/>
                  <w:w w:val="101"/>
                  <w:szCs w:val="24"/>
                </w:rPr>
                <w:delText xml:space="preserve"> </w:delText>
              </w:r>
            </w:del>
          </w:ins>
          <w:ins w:id="899" w:author="随遇而安" w:date="2023-08-24T08:09:02Z">
            <w:del w:id="900" w:author="36526" w:date="2024-11-06T20:36:35Z">
              <w:r>
                <w:rPr>
                  <w:rFonts w:ascii="宋体" w:hAnsi="宋体" w:eastAsia="宋体" w:cs="宋体"/>
                  <w:spacing w:val="-7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吊装作业</w:delText>
              </w:r>
            </w:del>
          </w:ins>
          <w:ins w:id="901" w:author="随遇而安" w:date="2023-08-24T08:09:02Z">
            <w:del w:id="902" w:author="36526" w:date="2024-11-06T20:36:35Z">
              <w:r>
                <w:rPr/>
                <w:tab/>
              </w:r>
            </w:del>
          </w:ins>
          <w:ins w:id="903" w:author="随遇而安" w:date="2023-08-24T08:09:02Z">
            <w:del w:id="904" w:author="36526" w:date="2024-11-06T20:36:35Z">
              <w:r>
                <w:rPr/>
                <w:fldChar w:fldCharType="begin"/>
              </w:r>
            </w:del>
          </w:ins>
          <w:ins w:id="905" w:author="随遇而安" w:date="2023-08-24T08:09:02Z">
            <w:del w:id="906" w:author="36526" w:date="2024-11-06T20:36:35Z">
              <w:r>
                <w:rPr/>
                <w:delInstrText xml:space="preserve"> PAGEREF _Toc7338 \h </w:delInstrText>
              </w:r>
            </w:del>
          </w:ins>
          <w:ins w:id="907" w:author="随遇而安" w:date="2023-08-24T08:09:02Z">
            <w:del w:id="908" w:author="36526" w:date="2024-11-06T20:36:35Z">
              <w:r>
                <w:rPr/>
                <w:fldChar w:fldCharType="separate"/>
              </w:r>
            </w:del>
          </w:ins>
          <w:ins w:id="909" w:author="随遇而安" w:date="2023-08-24T08:09:02Z">
            <w:del w:id="910" w:author="36526" w:date="2024-11-06T20:36:35Z">
              <w:r>
                <w:rPr/>
                <w:delText>16</w:delText>
              </w:r>
            </w:del>
          </w:ins>
          <w:ins w:id="911" w:author="随遇而安" w:date="2023-08-24T08:09:02Z">
            <w:del w:id="912" w:author="36526" w:date="2024-11-06T20:36:35Z">
              <w:r>
                <w:rPr/>
                <w:fldChar w:fldCharType="end"/>
              </w:r>
            </w:del>
          </w:ins>
          <w:ins w:id="913" w:author="随遇而安" w:date="2023-08-24T08:09:02Z">
            <w:del w:id="914" w:author="36526" w:date="2024-11-06T20:36:35Z">
              <w:r>
                <w:rPr/>
                <w:fldChar w:fldCharType="end"/>
              </w:r>
            </w:del>
          </w:ins>
        </w:p>
        <w:p w14:paraId="2D37C02B">
          <w:pPr>
            <w:pStyle w:val="5"/>
            <w:tabs>
              <w:tab w:val="right" w:leader="dot" w:pos="9130"/>
            </w:tabs>
            <w:rPr>
              <w:ins w:id="915" w:author="随遇而安" w:date="2023-08-24T08:09:02Z"/>
              <w:del w:id="916" w:author="36526" w:date="2024-11-06T20:36:35Z"/>
            </w:rPr>
          </w:pPr>
          <w:ins w:id="917" w:author="随遇而安" w:date="2023-08-24T08:09:02Z">
            <w:del w:id="918" w:author="36526" w:date="2024-11-06T20:36:35Z">
              <w:r>
                <w:rPr/>
                <w:fldChar w:fldCharType="begin"/>
              </w:r>
            </w:del>
          </w:ins>
          <w:ins w:id="919" w:author="随遇而安" w:date="2023-08-24T08:09:02Z">
            <w:del w:id="920" w:author="36526" w:date="2024-11-06T20:36:35Z">
              <w:r>
                <w:rPr/>
                <w:delInstrText xml:space="preserve"> HYPERLINK \l _Toc12209 </w:delInstrText>
              </w:r>
            </w:del>
          </w:ins>
          <w:ins w:id="921" w:author="随遇而安" w:date="2023-08-24T08:09:02Z">
            <w:del w:id="922" w:author="36526" w:date="2024-11-06T20:36:35Z">
              <w:r>
                <w:rPr/>
                <w:fldChar w:fldCharType="separate"/>
              </w:r>
            </w:del>
          </w:ins>
          <w:ins w:id="923" w:author="随遇而安" w:date="2023-08-24T08:09:02Z">
            <w:del w:id="924" w:author="36526" w:date="2024-11-06T20:36:35Z">
              <w:r>
                <w:rPr>
                  <w:rFonts w:ascii="Times New Roman" w:hAnsi="Times New Roman" w:eastAsia="Times New Roman" w:cs="Times New Roman"/>
                  <w:bCs/>
                  <w:spacing w:val="-1"/>
                  <w:szCs w:val="24"/>
                </w:rPr>
                <w:delText xml:space="preserve">8.5 </w:delText>
              </w:r>
            </w:del>
          </w:ins>
          <w:ins w:id="925" w:author="随遇而安" w:date="2023-08-24T08:09:02Z">
            <w:del w:id="926" w:author="36526" w:date="2024-11-06T20:36:35Z">
              <w:r>
                <w:rPr>
                  <w:rFonts w:ascii="宋体" w:hAnsi="宋体" w:eastAsia="宋体" w:cs="宋体"/>
                  <w:spacing w:val="-1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动土作业</w:delText>
              </w:r>
            </w:del>
          </w:ins>
          <w:ins w:id="927" w:author="随遇而安" w:date="2023-08-24T08:09:02Z">
            <w:del w:id="928" w:author="36526" w:date="2024-11-06T20:36:35Z">
              <w:r>
                <w:rPr/>
                <w:tab/>
              </w:r>
            </w:del>
          </w:ins>
          <w:ins w:id="929" w:author="随遇而安" w:date="2023-08-24T08:09:02Z">
            <w:del w:id="930" w:author="36526" w:date="2024-11-06T20:36:35Z">
              <w:r>
                <w:rPr/>
                <w:fldChar w:fldCharType="begin"/>
              </w:r>
            </w:del>
          </w:ins>
          <w:ins w:id="931" w:author="随遇而安" w:date="2023-08-24T08:09:02Z">
            <w:del w:id="932" w:author="36526" w:date="2024-11-06T20:36:35Z">
              <w:r>
                <w:rPr/>
                <w:delInstrText xml:space="preserve"> PAGEREF _Toc12209 \h </w:delInstrText>
              </w:r>
            </w:del>
          </w:ins>
          <w:ins w:id="933" w:author="随遇而安" w:date="2023-08-24T08:09:02Z">
            <w:del w:id="934" w:author="36526" w:date="2024-11-06T20:36:35Z">
              <w:r>
                <w:rPr/>
                <w:fldChar w:fldCharType="separate"/>
              </w:r>
            </w:del>
          </w:ins>
          <w:ins w:id="935" w:author="随遇而安" w:date="2023-08-24T08:09:02Z">
            <w:del w:id="936" w:author="36526" w:date="2024-11-06T20:36:35Z">
              <w:r>
                <w:rPr/>
                <w:delText>17</w:delText>
              </w:r>
            </w:del>
          </w:ins>
          <w:ins w:id="937" w:author="随遇而安" w:date="2023-08-24T08:09:02Z">
            <w:del w:id="938" w:author="36526" w:date="2024-11-06T20:36:35Z">
              <w:r>
                <w:rPr/>
                <w:fldChar w:fldCharType="end"/>
              </w:r>
            </w:del>
          </w:ins>
          <w:ins w:id="939" w:author="随遇而安" w:date="2023-08-24T08:09:02Z">
            <w:del w:id="940" w:author="36526" w:date="2024-11-06T20:36:35Z">
              <w:r>
                <w:rPr/>
                <w:fldChar w:fldCharType="end"/>
              </w:r>
            </w:del>
          </w:ins>
        </w:p>
        <w:p w14:paraId="19973061">
          <w:pPr>
            <w:pStyle w:val="5"/>
            <w:tabs>
              <w:tab w:val="right" w:leader="dot" w:pos="9130"/>
            </w:tabs>
            <w:rPr>
              <w:ins w:id="941" w:author="随遇而安" w:date="2023-08-24T08:09:02Z"/>
              <w:del w:id="942" w:author="36526" w:date="2024-11-06T20:36:35Z"/>
            </w:rPr>
          </w:pPr>
          <w:ins w:id="943" w:author="随遇而安" w:date="2023-08-24T08:09:02Z">
            <w:del w:id="944" w:author="36526" w:date="2024-11-06T20:36:35Z">
              <w:r>
                <w:rPr/>
                <w:fldChar w:fldCharType="begin"/>
              </w:r>
            </w:del>
          </w:ins>
          <w:ins w:id="945" w:author="随遇而安" w:date="2023-08-24T08:09:02Z">
            <w:del w:id="946" w:author="36526" w:date="2024-11-06T20:36:35Z">
              <w:r>
                <w:rPr/>
                <w:delInstrText xml:space="preserve"> HYPERLINK \l _Toc8644 </w:delInstrText>
              </w:r>
            </w:del>
          </w:ins>
          <w:ins w:id="947" w:author="随遇而安" w:date="2023-08-24T08:09:02Z">
            <w:del w:id="948" w:author="36526" w:date="2024-11-06T20:36:35Z">
              <w:r>
                <w:rPr/>
                <w:fldChar w:fldCharType="separate"/>
              </w:r>
            </w:del>
          </w:ins>
          <w:ins w:id="949" w:author="随遇而安" w:date="2023-08-24T08:09:02Z">
            <w:del w:id="950" w:author="36526" w:date="2024-11-06T20:36:35Z">
              <w:r>
                <w:rPr>
                  <w:rFonts w:ascii="Times New Roman" w:hAnsi="Times New Roman" w:eastAsia="Times New Roman" w:cs="Times New Roman"/>
                  <w:bCs/>
                  <w:spacing w:val="-1"/>
                  <w:szCs w:val="24"/>
                </w:rPr>
                <w:delText>8.6.</w:delText>
              </w:r>
            </w:del>
          </w:ins>
          <w:ins w:id="951" w:author="随遇而安" w:date="2023-08-24T08:09:02Z">
            <w:del w:id="952" w:author="36526" w:date="2024-11-06T20:36:35Z">
              <w:r>
                <w:rPr>
                  <w:rFonts w:ascii="宋体" w:hAnsi="宋体" w:eastAsia="宋体" w:cs="宋体"/>
                  <w:spacing w:val="-1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紧急作业</w:delText>
              </w:r>
            </w:del>
          </w:ins>
          <w:ins w:id="953" w:author="随遇而安" w:date="2023-08-24T08:09:02Z">
            <w:del w:id="954" w:author="36526" w:date="2024-11-06T20:36:35Z">
              <w:r>
                <w:rPr/>
                <w:tab/>
              </w:r>
            </w:del>
          </w:ins>
          <w:ins w:id="955" w:author="随遇而安" w:date="2023-08-24T08:09:02Z">
            <w:del w:id="956" w:author="36526" w:date="2024-11-06T20:36:35Z">
              <w:r>
                <w:rPr/>
                <w:fldChar w:fldCharType="begin"/>
              </w:r>
            </w:del>
          </w:ins>
          <w:ins w:id="957" w:author="随遇而安" w:date="2023-08-24T08:09:02Z">
            <w:del w:id="958" w:author="36526" w:date="2024-11-06T20:36:35Z">
              <w:r>
                <w:rPr/>
                <w:delInstrText xml:space="preserve"> PAGEREF _Toc8644 \h </w:delInstrText>
              </w:r>
            </w:del>
          </w:ins>
          <w:ins w:id="959" w:author="随遇而安" w:date="2023-08-24T08:09:02Z">
            <w:del w:id="960" w:author="36526" w:date="2024-11-06T20:36:35Z">
              <w:r>
                <w:rPr/>
                <w:fldChar w:fldCharType="separate"/>
              </w:r>
            </w:del>
          </w:ins>
          <w:ins w:id="961" w:author="随遇而安" w:date="2023-08-24T08:09:02Z">
            <w:del w:id="962" w:author="36526" w:date="2024-11-06T20:36:35Z">
              <w:r>
                <w:rPr/>
                <w:delText>18</w:delText>
              </w:r>
            </w:del>
          </w:ins>
          <w:ins w:id="963" w:author="随遇而安" w:date="2023-08-24T08:09:02Z">
            <w:del w:id="964" w:author="36526" w:date="2024-11-06T20:36:35Z">
              <w:r>
                <w:rPr/>
                <w:fldChar w:fldCharType="end"/>
              </w:r>
            </w:del>
          </w:ins>
          <w:ins w:id="965" w:author="随遇而安" w:date="2023-08-24T08:09:02Z">
            <w:del w:id="966" w:author="36526" w:date="2024-11-06T20:36:35Z">
              <w:r>
                <w:rPr/>
                <w:fldChar w:fldCharType="end"/>
              </w:r>
            </w:del>
          </w:ins>
        </w:p>
        <w:p w14:paraId="42E66FD0">
          <w:pPr>
            <w:pStyle w:val="5"/>
            <w:tabs>
              <w:tab w:val="right" w:leader="dot" w:pos="9130"/>
            </w:tabs>
            <w:rPr>
              <w:ins w:id="967" w:author="随遇而安" w:date="2023-08-24T08:09:02Z"/>
              <w:del w:id="968" w:author="36526" w:date="2024-11-06T20:36:35Z"/>
            </w:rPr>
          </w:pPr>
          <w:ins w:id="969" w:author="随遇而安" w:date="2023-08-24T08:09:02Z">
            <w:del w:id="970" w:author="36526" w:date="2024-11-06T20:36:35Z">
              <w:r>
                <w:rPr/>
                <w:fldChar w:fldCharType="begin"/>
              </w:r>
            </w:del>
          </w:ins>
          <w:ins w:id="971" w:author="随遇而安" w:date="2023-08-24T08:09:02Z">
            <w:del w:id="972" w:author="36526" w:date="2024-11-06T20:36:35Z">
              <w:r>
                <w:rPr/>
                <w:delInstrText xml:space="preserve"> HYPERLINK \l _Toc10435 </w:delInstrText>
              </w:r>
            </w:del>
          </w:ins>
          <w:ins w:id="973" w:author="随遇而安" w:date="2023-08-24T08:09:02Z">
            <w:del w:id="974" w:author="36526" w:date="2024-11-06T20:36:35Z">
              <w:r>
                <w:rPr/>
                <w:fldChar w:fldCharType="separate"/>
              </w:r>
            </w:del>
          </w:ins>
          <w:ins w:id="975" w:author="随遇而安" w:date="2023-08-24T08:09:02Z">
            <w:del w:id="976" w:author="36526" w:date="2024-11-06T20:36:35Z">
              <w:r>
                <w:rPr>
                  <w:rFonts w:ascii="Times New Roman" w:hAnsi="Times New Roman" w:eastAsia="Times New Roman" w:cs="Times New Roman"/>
                  <w:bCs/>
                  <w:szCs w:val="24"/>
                </w:rPr>
                <w:delText>9.</w:delText>
              </w:r>
            </w:del>
          </w:ins>
          <w:ins w:id="977" w:author="随遇而安" w:date="2023-08-24T08:09:02Z">
            <w:del w:id="978" w:author="36526" w:date="2024-11-06T20:36:35Z">
              <w:r>
                <w:rPr>
                  <w:rFonts w:ascii="宋体" w:hAnsi="宋体" w:eastAsia="宋体" w:cs="宋体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固定场所危险作业管理</w:delText>
              </w:r>
            </w:del>
          </w:ins>
          <w:ins w:id="979" w:author="随遇而安" w:date="2023-08-24T08:09:02Z">
            <w:del w:id="980" w:author="36526" w:date="2024-11-06T20:36:35Z">
              <w:r>
                <w:rPr/>
                <w:tab/>
              </w:r>
            </w:del>
          </w:ins>
          <w:ins w:id="981" w:author="随遇而安" w:date="2023-08-24T08:09:02Z">
            <w:del w:id="982" w:author="36526" w:date="2024-11-06T20:36:35Z">
              <w:r>
                <w:rPr/>
                <w:fldChar w:fldCharType="begin"/>
              </w:r>
            </w:del>
          </w:ins>
          <w:ins w:id="983" w:author="随遇而安" w:date="2023-08-24T08:09:02Z">
            <w:del w:id="984" w:author="36526" w:date="2024-11-06T20:36:35Z">
              <w:r>
                <w:rPr/>
                <w:delInstrText xml:space="preserve"> PAGEREF _Toc10435 \h </w:delInstrText>
              </w:r>
            </w:del>
          </w:ins>
          <w:ins w:id="985" w:author="随遇而安" w:date="2023-08-24T08:09:02Z">
            <w:del w:id="986" w:author="36526" w:date="2024-11-06T20:36:35Z">
              <w:r>
                <w:rPr/>
                <w:fldChar w:fldCharType="separate"/>
              </w:r>
            </w:del>
          </w:ins>
          <w:ins w:id="987" w:author="随遇而安" w:date="2023-08-24T08:09:02Z">
            <w:del w:id="988" w:author="36526" w:date="2024-11-06T20:36:35Z">
              <w:r>
                <w:rPr/>
                <w:delText>19</w:delText>
              </w:r>
            </w:del>
          </w:ins>
          <w:ins w:id="989" w:author="随遇而安" w:date="2023-08-24T08:09:02Z">
            <w:del w:id="990" w:author="36526" w:date="2024-11-06T20:36:35Z">
              <w:r>
                <w:rPr/>
                <w:fldChar w:fldCharType="end"/>
              </w:r>
            </w:del>
          </w:ins>
          <w:ins w:id="991" w:author="随遇而安" w:date="2023-08-24T08:09:02Z">
            <w:del w:id="992" w:author="36526" w:date="2024-11-06T20:36:35Z">
              <w:r>
                <w:rPr/>
                <w:fldChar w:fldCharType="end"/>
              </w:r>
            </w:del>
          </w:ins>
        </w:p>
        <w:p w14:paraId="3BF56DF5">
          <w:pPr>
            <w:pStyle w:val="5"/>
            <w:tabs>
              <w:tab w:val="right" w:leader="dot" w:pos="9130"/>
            </w:tabs>
            <w:rPr>
              <w:ins w:id="993" w:author="随遇而安" w:date="2023-08-24T08:09:02Z"/>
              <w:del w:id="994" w:author="36526" w:date="2024-11-06T20:36:35Z"/>
            </w:rPr>
          </w:pPr>
          <w:ins w:id="995" w:author="随遇而安" w:date="2023-08-24T08:09:02Z">
            <w:del w:id="996" w:author="36526" w:date="2024-11-06T20:36:35Z">
              <w:r>
                <w:rPr/>
                <w:fldChar w:fldCharType="begin"/>
              </w:r>
            </w:del>
          </w:ins>
          <w:ins w:id="997" w:author="随遇而安" w:date="2023-08-24T08:09:02Z">
            <w:del w:id="998" w:author="36526" w:date="2024-11-06T20:36:35Z">
              <w:r>
                <w:rPr/>
                <w:delInstrText xml:space="preserve"> HYPERLINK \l _Toc8206 </w:delInstrText>
              </w:r>
            </w:del>
          </w:ins>
          <w:ins w:id="999" w:author="随遇而安" w:date="2023-08-24T08:09:02Z">
            <w:del w:id="1000" w:author="36526" w:date="2024-11-06T20:36:35Z">
              <w:r>
                <w:rPr/>
                <w:fldChar w:fldCharType="separate"/>
              </w:r>
            </w:del>
          </w:ins>
          <w:ins w:id="1001" w:author="随遇而安" w:date="2023-08-24T08:09:02Z">
            <w:del w:id="1002" w:author="36526" w:date="2024-11-06T20:36:35Z">
              <w:r>
                <w:rPr>
                  <w:rFonts w:ascii="宋体" w:hAnsi="宋体" w:eastAsia="宋体" w:cs="宋体"/>
                  <w:spacing w:val="-3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10. 附则</w:delText>
              </w:r>
            </w:del>
          </w:ins>
          <w:ins w:id="1003" w:author="随遇而安" w:date="2023-08-24T08:09:02Z">
            <w:del w:id="1004" w:author="36526" w:date="2024-11-06T20:36:35Z">
              <w:r>
                <w:rPr/>
                <w:tab/>
              </w:r>
            </w:del>
          </w:ins>
          <w:ins w:id="1005" w:author="随遇而安" w:date="2023-08-24T08:09:02Z">
            <w:del w:id="1006" w:author="36526" w:date="2024-11-06T20:36:35Z">
              <w:r>
                <w:rPr/>
                <w:fldChar w:fldCharType="begin"/>
              </w:r>
            </w:del>
          </w:ins>
          <w:ins w:id="1007" w:author="随遇而安" w:date="2023-08-24T08:09:02Z">
            <w:del w:id="1008" w:author="36526" w:date="2024-11-06T20:36:35Z">
              <w:r>
                <w:rPr/>
                <w:delInstrText xml:space="preserve"> PAGEREF _Toc8206 \h </w:delInstrText>
              </w:r>
            </w:del>
          </w:ins>
          <w:ins w:id="1009" w:author="随遇而安" w:date="2023-08-24T08:09:02Z">
            <w:del w:id="1010" w:author="36526" w:date="2024-11-06T20:36:35Z">
              <w:r>
                <w:rPr/>
                <w:fldChar w:fldCharType="separate"/>
              </w:r>
            </w:del>
          </w:ins>
          <w:ins w:id="1011" w:author="随遇而安" w:date="2023-08-24T08:09:02Z">
            <w:del w:id="1012" w:author="36526" w:date="2024-11-06T20:36:35Z">
              <w:r>
                <w:rPr/>
                <w:delText>20</w:delText>
              </w:r>
            </w:del>
          </w:ins>
          <w:ins w:id="1013" w:author="随遇而安" w:date="2023-08-24T08:09:02Z">
            <w:del w:id="1014" w:author="36526" w:date="2024-11-06T20:36:35Z">
              <w:r>
                <w:rPr/>
                <w:fldChar w:fldCharType="end"/>
              </w:r>
            </w:del>
          </w:ins>
          <w:ins w:id="1015" w:author="随遇而安" w:date="2023-08-24T08:09:02Z">
            <w:del w:id="1016" w:author="36526" w:date="2024-11-06T20:36:35Z">
              <w:r>
                <w:rPr/>
                <w:fldChar w:fldCharType="end"/>
              </w:r>
            </w:del>
          </w:ins>
        </w:p>
        <w:p w14:paraId="05DE7410">
          <w:pPr>
            <w:pStyle w:val="5"/>
            <w:tabs>
              <w:tab w:val="right" w:leader="dot" w:pos="9130"/>
            </w:tabs>
            <w:rPr>
              <w:ins w:id="1017" w:author="随遇而安" w:date="2023-08-24T08:09:02Z"/>
              <w:del w:id="1018" w:author="36526" w:date="2024-11-06T20:36:35Z"/>
            </w:rPr>
          </w:pPr>
          <w:ins w:id="1019" w:author="随遇而安" w:date="2023-08-24T08:09:02Z">
            <w:del w:id="1020" w:author="36526" w:date="2024-11-06T20:36:35Z">
              <w:r>
                <w:rPr/>
                <w:fldChar w:fldCharType="begin"/>
              </w:r>
            </w:del>
          </w:ins>
          <w:ins w:id="1021" w:author="随遇而安" w:date="2023-08-24T08:09:02Z">
            <w:del w:id="1022" w:author="36526" w:date="2024-11-06T20:36:35Z">
              <w:r>
                <w:rPr/>
                <w:delInstrText xml:space="preserve"> HYPERLINK \l _Toc27016 </w:delInstrText>
              </w:r>
            </w:del>
          </w:ins>
          <w:ins w:id="1023" w:author="随遇而安" w:date="2023-08-24T08:09:02Z">
            <w:del w:id="1024" w:author="36526" w:date="2024-11-06T20:36:35Z">
              <w:r>
                <w:rPr/>
                <w:fldChar w:fldCharType="separate"/>
              </w:r>
            </w:del>
          </w:ins>
          <w:ins w:id="1025" w:author="随遇而安" w:date="2023-08-24T08:09:02Z">
            <w:del w:id="1026" w:author="36526" w:date="2024-11-06T20:36:35Z">
              <w:r>
                <w:rPr>
                  <w:rFonts w:ascii="Times New Roman" w:hAnsi="Times New Roman" w:eastAsia="Times New Roman" w:cs="Times New Roman"/>
                  <w:bCs/>
                  <w:spacing w:val="-3"/>
                  <w:szCs w:val="24"/>
                </w:rPr>
                <w:delText>11.</w:delText>
              </w:r>
            </w:del>
          </w:ins>
          <w:ins w:id="1027" w:author="随遇而安" w:date="2023-08-24T08:09:02Z">
            <w:del w:id="1028" w:author="36526" w:date="2024-11-06T20:36:35Z">
              <w:r>
                <w:rPr>
                  <w:rFonts w:ascii="宋体" w:hAnsi="宋体" w:eastAsia="宋体" w:cs="宋体"/>
                  <w:spacing w:val="-3"/>
                  <w:szCs w:val="24"/>
                  <w14:textOutline w14:w="4354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附件</w:delText>
              </w:r>
            </w:del>
          </w:ins>
          <w:ins w:id="1029" w:author="随遇而安" w:date="2023-08-24T08:09:02Z">
            <w:del w:id="1030" w:author="36526" w:date="2024-11-06T20:36:35Z">
              <w:r>
                <w:rPr/>
                <w:tab/>
              </w:r>
            </w:del>
          </w:ins>
          <w:ins w:id="1031" w:author="随遇而安" w:date="2023-08-24T08:09:02Z">
            <w:del w:id="1032" w:author="36526" w:date="2024-11-06T20:36:35Z">
              <w:r>
                <w:rPr/>
                <w:fldChar w:fldCharType="begin"/>
              </w:r>
            </w:del>
          </w:ins>
          <w:ins w:id="1033" w:author="随遇而安" w:date="2023-08-24T08:09:02Z">
            <w:del w:id="1034" w:author="36526" w:date="2024-11-06T20:36:35Z">
              <w:r>
                <w:rPr/>
                <w:delInstrText xml:space="preserve"> PAGEREF _Toc27016 \h </w:delInstrText>
              </w:r>
            </w:del>
          </w:ins>
          <w:ins w:id="1035" w:author="随遇而安" w:date="2023-08-24T08:09:02Z">
            <w:del w:id="1036" w:author="36526" w:date="2024-11-06T20:36:35Z">
              <w:r>
                <w:rPr/>
                <w:fldChar w:fldCharType="separate"/>
              </w:r>
            </w:del>
          </w:ins>
          <w:ins w:id="1037" w:author="随遇而安" w:date="2023-08-24T08:09:02Z">
            <w:del w:id="1038" w:author="36526" w:date="2024-11-06T20:36:35Z">
              <w:r>
                <w:rPr/>
                <w:delText>20</w:delText>
              </w:r>
            </w:del>
          </w:ins>
          <w:ins w:id="1039" w:author="随遇而安" w:date="2023-08-24T08:09:02Z">
            <w:del w:id="1040" w:author="36526" w:date="2024-11-06T20:36:35Z">
              <w:r>
                <w:rPr/>
                <w:fldChar w:fldCharType="end"/>
              </w:r>
            </w:del>
          </w:ins>
          <w:ins w:id="1041" w:author="随遇而安" w:date="2023-08-24T08:09:02Z">
            <w:del w:id="1042" w:author="36526" w:date="2024-11-06T20:36:35Z">
              <w:r>
                <w:rPr/>
                <w:fldChar w:fldCharType="end"/>
              </w:r>
            </w:del>
          </w:ins>
        </w:p>
        <w:p w14:paraId="77805647">
          <w:pPr>
            <w:pStyle w:val="5"/>
            <w:tabs>
              <w:tab w:val="right" w:leader="dot" w:pos="9130"/>
            </w:tabs>
            <w:rPr>
              <w:ins w:id="1043" w:author="36526" w:date="2024-11-06T20:36:35Z"/>
            </w:rPr>
          </w:pPr>
          <w:ins w:id="1044" w:author="36526" w:date="2024-11-06T20:36:35Z">
            <w:r>
              <w:rPr/>
              <w:fldChar w:fldCharType="begin"/>
            </w:r>
          </w:ins>
          <w:ins w:id="1045" w:author="36526" w:date="2024-11-06T20:36:35Z">
            <w:r>
              <w:rPr/>
              <w:instrText xml:space="preserve"> HYPERLINK \l _Toc12628 </w:instrText>
            </w:r>
          </w:ins>
          <w:ins w:id="1046" w:author="36526" w:date="2024-11-06T20:36:35Z">
            <w:r>
              <w:rPr/>
              <w:fldChar w:fldCharType="separate"/>
            </w:r>
          </w:ins>
          <w:ins w:id="1047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</w:t>
            </w:r>
          </w:ins>
          <w:ins w:id="1048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目的</w:t>
            </w:r>
          </w:ins>
          <w:ins w:id="1049" w:author="36526" w:date="2024-11-06T20:36:35Z">
            <w:r>
              <w:rPr/>
              <w:tab/>
            </w:r>
          </w:ins>
          <w:ins w:id="1050" w:author="36526" w:date="2024-11-06T20:36:35Z">
            <w:r>
              <w:rPr/>
              <w:fldChar w:fldCharType="begin"/>
            </w:r>
          </w:ins>
          <w:ins w:id="1051" w:author="36526" w:date="2024-11-06T20:36:35Z">
            <w:r>
              <w:rPr/>
              <w:instrText xml:space="preserve"> PAGEREF _Toc12628 \h </w:instrText>
            </w:r>
          </w:ins>
          <w:ins w:id="1052" w:author="36526" w:date="2024-11-06T20:36:35Z">
            <w:r>
              <w:rPr/>
              <w:fldChar w:fldCharType="separate"/>
            </w:r>
          </w:ins>
          <w:ins w:id="1053" w:author="36526" w:date="2024-11-06T20:36:35Z">
            <w:r>
              <w:rPr/>
              <w:t>4</w:t>
            </w:r>
          </w:ins>
          <w:ins w:id="1054" w:author="36526" w:date="2024-11-06T20:36:35Z">
            <w:r>
              <w:rPr/>
              <w:fldChar w:fldCharType="end"/>
            </w:r>
          </w:ins>
          <w:ins w:id="1055" w:author="36526" w:date="2024-11-06T20:36:35Z">
            <w:r>
              <w:rPr/>
              <w:fldChar w:fldCharType="end"/>
            </w:r>
          </w:ins>
        </w:p>
        <w:p w14:paraId="13A20B4C">
          <w:pPr>
            <w:pStyle w:val="5"/>
            <w:tabs>
              <w:tab w:val="right" w:leader="dot" w:pos="9130"/>
            </w:tabs>
            <w:rPr>
              <w:ins w:id="1056" w:author="36526" w:date="2024-11-06T20:36:35Z"/>
            </w:rPr>
          </w:pPr>
          <w:ins w:id="1057" w:author="36526" w:date="2024-11-06T20:36:35Z">
            <w:r>
              <w:rPr/>
              <w:fldChar w:fldCharType="begin"/>
            </w:r>
          </w:ins>
          <w:ins w:id="1058" w:author="36526" w:date="2024-11-06T20:36:35Z">
            <w:r>
              <w:rPr/>
              <w:instrText xml:space="preserve"> HYPERLINK \l _Toc26060 </w:instrText>
            </w:r>
          </w:ins>
          <w:ins w:id="1059" w:author="36526" w:date="2024-11-06T20:36:35Z">
            <w:r>
              <w:rPr/>
              <w:fldChar w:fldCharType="separate"/>
            </w:r>
          </w:ins>
          <w:ins w:id="1060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2.</w:t>
            </w:r>
          </w:ins>
          <w:ins w:id="1061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适用范围</w:t>
            </w:r>
          </w:ins>
          <w:ins w:id="1062" w:author="36526" w:date="2024-11-06T20:36:35Z">
            <w:r>
              <w:rPr/>
              <w:tab/>
            </w:r>
          </w:ins>
          <w:ins w:id="1063" w:author="36526" w:date="2024-11-06T20:36:35Z">
            <w:r>
              <w:rPr/>
              <w:fldChar w:fldCharType="begin"/>
            </w:r>
          </w:ins>
          <w:ins w:id="1064" w:author="36526" w:date="2024-11-06T20:36:35Z">
            <w:r>
              <w:rPr/>
              <w:instrText xml:space="preserve"> PAGEREF _Toc26060 \h </w:instrText>
            </w:r>
          </w:ins>
          <w:ins w:id="1065" w:author="36526" w:date="2024-11-06T20:36:35Z">
            <w:r>
              <w:rPr/>
              <w:fldChar w:fldCharType="separate"/>
            </w:r>
          </w:ins>
          <w:ins w:id="1066" w:author="36526" w:date="2024-11-06T20:36:35Z">
            <w:r>
              <w:rPr/>
              <w:t>4</w:t>
            </w:r>
          </w:ins>
          <w:ins w:id="1067" w:author="36526" w:date="2024-11-06T20:36:35Z">
            <w:r>
              <w:rPr/>
              <w:fldChar w:fldCharType="end"/>
            </w:r>
          </w:ins>
          <w:ins w:id="1068" w:author="36526" w:date="2024-11-06T20:36:35Z">
            <w:r>
              <w:rPr/>
              <w:fldChar w:fldCharType="end"/>
            </w:r>
          </w:ins>
        </w:p>
        <w:p w14:paraId="6C95468D">
          <w:pPr>
            <w:pStyle w:val="5"/>
            <w:tabs>
              <w:tab w:val="right" w:leader="dot" w:pos="9130"/>
            </w:tabs>
            <w:rPr>
              <w:ins w:id="1069" w:author="36526" w:date="2024-11-06T20:36:35Z"/>
            </w:rPr>
          </w:pPr>
          <w:ins w:id="1070" w:author="36526" w:date="2024-11-06T20:36:35Z">
            <w:r>
              <w:rPr/>
              <w:fldChar w:fldCharType="begin"/>
            </w:r>
          </w:ins>
          <w:ins w:id="1071" w:author="36526" w:date="2024-11-06T20:36:35Z">
            <w:r>
              <w:rPr/>
              <w:instrText xml:space="preserve"> HYPERLINK \l _Toc2852 </w:instrText>
            </w:r>
          </w:ins>
          <w:ins w:id="1072" w:author="36526" w:date="2024-11-06T20:36:35Z">
            <w:r>
              <w:rPr/>
              <w:fldChar w:fldCharType="separate"/>
            </w:r>
          </w:ins>
          <w:ins w:id="1073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</w:t>
            </w:r>
          </w:ins>
          <w:ins w:id="1074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术语与定义</w:t>
            </w:r>
          </w:ins>
          <w:ins w:id="1075" w:author="36526" w:date="2024-11-06T20:36:35Z">
            <w:r>
              <w:rPr/>
              <w:tab/>
            </w:r>
          </w:ins>
          <w:ins w:id="1076" w:author="36526" w:date="2024-11-06T20:36:35Z">
            <w:r>
              <w:rPr/>
              <w:fldChar w:fldCharType="begin"/>
            </w:r>
          </w:ins>
          <w:ins w:id="1077" w:author="36526" w:date="2024-11-06T20:36:35Z">
            <w:r>
              <w:rPr/>
              <w:instrText xml:space="preserve"> PAGEREF _Toc2852 \h </w:instrText>
            </w:r>
          </w:ins>
          <w:ins w:id="1078" w:author="36526" w:date="2024-11-06T20:36:35Z">
            <w:r>
              <w:rPr/>
              <w:fldChar w:fldCharType="separate"/>
            </w:r>
          </w:ins>
          <w:ins w:id="1079" w:author="36526" w:date="2024-11-06T20:36:35Z">
            <w:r>
              <w:rPr/>
              <w:t>4</w:t>
            </w:r>
          </w:ins>
          <w:ins w:id="1080" w:author="36526" w:date="2024-11-06T20:36:35Z">
            <w:r>
              <w:rPr/>
              <w:fldChar w:fldCharType="end"/>
            </w:r>
          </w:ins>
          <w:ins w:id="1081" w:author="36526" w:date="2024-11-06T20:36:35Z">
            <w:r>
              <w:rPr/>
              <w:fldChar w:fldCharType="end"/>
            </w:r>
          </w:ins>
        </w:p>
        <w:p w14:paraId="0D57A573">
          <w:pPr>
            <w:pStyle w:val="5"/>
            <w:tabs>
              <w:tab w:val="right" w:leader="dot" w:pos="9130"/>
            </w:tabs>
            <w:rPr>
              <w:ins w:id="1082" w:author="36526" w:date="2024-11-06T20:36:35Z"/>
            </w:rPr>
          </w:pPr>
          <w:ins w:id="1083" w:author="36526" w:date="2024-11-06T20:36:35Z">
            <w:r>
              <w:rPr/>
              <w:fldChar w:fldCharType="begin"/>
            </w:r>
          </w:ins>
          <w:ins w:id="1084" w:author="36526" w:date="2024-11-06T20:36:35Z">
            <w:r>
              <w:rPr/>
              <w:instrText xml:space="preserve"> HYPERLINK \l _Toc4493 </w:instrText>
            </w:r>
          </w:ins>
          <w:ins w:id="1085" w:author="36526" w:date="2024-11-06T20:36:35Z">
            <w:r>
              <w:rPr/>
              <w:fldChar w:fldCharType="separate"/>
            </w:r>
          </w:ins>
          <w:ins w:id="1086" w:author="36526" w:date="2024-11-06T20:36:35Z">
            <w:r>
              <w:rPr>
                <w:rFonts w:ascii="Times New Roman" w:hAnsi="Times New Roman" w:eastAsia="Times New Roman" w:cs="Times New Roman"/>
                <w:bCs/>
                <w:szCs w:val="24"/>
              </w:rPr>
              <w:t>4.</w:t>
            </w:r>
          </w:ins>
          <w:ins w:id="1087" w:author="36526" w:date="2024-11-06T20:36:35Z">
            <w:r>
              <w:rPr>
                <w:rFonts w:ascii="宋体" w:hAnsi="宋体" w:eastAsia="宋体" w:cs="宋体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相关部门</w:t>
            </w:r>
          </w:ins>
          <w:ins w:id="1088" w:author="36526" w:date="2024-11-06T20:36:35Z">
            <w:r>
              <w:rPr>
                <w:rFonts w:ascii="Times New Roman" w:hAnsi="Times New Roman" w:eastAsia="Times New Roman" w:cs="Times New Roman"/>
                <w:bCs/>
                <w:szCs w:val="24"/>
              </w:rPr>
              <w:t>/</w:t>
            </w:r>
          </w:ins>
          <w:ins w:id="1089" w:author="36526" w:date="2024-11-06T20:36:35Z">
            <w:r>
              <w:rPr>
                <w:rFonts w:ascii="宋体" w:hAnsi="宋体" w:eastAsia="宋体" w:cs="宋体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人员职责</w:t>
            </w:r>
          </w:ins>
          <w:ins w:id="1090" w:author="36526" w:date="2024-11-06T20:36:35Z">
            <w:r>
              <w:rPr/>
              <w:tab/>
            </w:r>
          </w:ins>
          <w:ins w:id="1091" w:author="36526" w:date="2024-11-06T20:36:35Z">
            <w:r>
              <w:rPr/>
              <w:fldChar w:fldCharType="begin"/>
            </w:r>
          </w:ins>
          <w:ins w:id="1092" w:author="36526" w:date="2024-11-06T20:36:35Z">
            <w:r>
              <w:rPr/>
              <w:instrText xml:space="preserve"> PAGEREF _Toc4493 \h </w:instrText>
            </w:r>
          </w:ins>
          <w:ins w:id="1093" w:author="36526" w:date="2024-11-06T20:36:35Z">
            <w:r>
              <w:rPr/>
              <w:fldChar w:fldCharType="separate"/>
            </w:r>
          </w:ins>
          <w:ins w:id="1094" w:author="36526" w:date="2024-11-06T20:36:35Z">
            <w:r>
              <w:rPr/>
              <w:t>6</w:t>
            </w:r>
          </w:ins>
          <w:ins w:id="1095" w:author="36526" w:date="2024-11-06T20:36:35Z">
            <w:r>
              <w:rPr/>
              <w:fldChar w:fldCharType="end"/>
            </w:r>
          </w:ins>
          <w:ins w:id="1096" w:author="36526" w:date="2024-11-06T20:36:35Z">
            <w:r>
              <w:rPr/>
              <w:fldChar w:fldCharType="end"/>
            </w:r>
          </w:ins>
        </w:p>
        <w:p w14:paraId="6F6A99EA">
          <w:pPr>
            <w:pStyle w:val="5"/>
            <w:tabs>
              <w:tab w:val="right" w:leader="dot" w:pos="9130"/>
            </w:tabs>
            <w:rPr>
              <w:ins w:id="1097" w:author="36526" w:date="2024-11-06T20:36:35Z"/>
            </w:rPr>
          </w:pPr>
          <w:ins w:id="1098" w:author="36526" w:date="2024-11-06T20:36:35Z">
            <w:r>
              <w:rPr/>
              <w:fldChar w:fldCharType="begin"/>
            </w:r>
          </w:ins>
          <w:ins w:id="1099" w:author="36526" w:date="2024-11-06T20:36:35Z">
            <w:r>
              <w:rPr/>
              <w:instrText xml:space="preserve"> HYPERLINK \l _Toc7923 </w:instrText>
            </w:r>
          </w:ins>
          <w:ins w:id="1100" w:author="36526" w:date="2024-11-06T20:36:35Z">
            <w:r>
              <w:rPr/>
              <w:fldChar w:fldCharType="separate"/>
            </w:r>
          </w:ins>
          <w:ins w:id="1101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t>5.</w:t>
            </w:r>
          </w:ins>
          <w:ins w:id="1102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通用安全要求</w:t>
            </w:r>
          </w:ins>
          <w:ins w:id="1103" w:author="36526" w:date="2024-11-06T20:36:35Z">
            <w:r>
              <w:rPr/>
              <w:tab/>
            </w:r>
          </w:ins>
          <w:ins w:id="1104" w:author="36526" w:date="2024-11-06T20:36:35Z">
            <w:r>
              <w:rPr/>
              <w:fldChar w:fldCharType="begin"/>
            </w:r>
          </w:ins>
          <w:ins w:id="1105" w:author="36526" w:date="2024-11-06T20:36:35Z">
            <w:r>
              <w:rPr/>
              <w:instrText xml:space="preserve"> PAGEREF _Toc7923 \h </w:instrText>
            </w:r>
          </w:ins>
          <w:ins w:id="1106" w:author="36526" w:date="2024-11-06T20:36:35Z">
            <w:r>
              <w:rPr/>
              <w:fldChar w:fldCharType="separate"/>
            </w:r>
          </w:ins>
          <w:ins w:id="1107" w:author="36526" w:date="2024-11-06T20:36:35Z">
            <w:r>
              <w:rPr/>
              <w:t>6</w:t>
            </w:r>
          </w:ins>
          <w:ins w:id="1108" w:author="36526" w:date="2024-11-06T20:36:35Z">
            <w:r>
              <w:rPr/>
              <w:fldChar w:fldCharType="end"/>
            </w:r>
          </w:ins>
          <w:ins w:id="1109" w:author="36526" w:date="2024-11-06T20:36:35Z">
            <w:r>
              <w:rPr/>
              <w:fldChar w:fldCharType="end"/>
            </w:r>
          </w:ins>
        </w:p>
        <w:p w14:paraId="4B26C9AF">
          <w:pPr>
            <w:pStyle w:val="5"/>
            <w:tabs>
              <w:tab w:val="right" w:leader="dot" w:pos="9130"/>
            </w:tabs>
            <w:rPr>
              <w:ins w:id="1110" w:author="36526" w:date="2024-11-06T20:36:35Z"/>
            </w:rPr>
          </w:pPr>
          <w:ins w:id="1111" w:author="36526" w:date="2024-11-06T20:36:35Z">
            <w:r>
              <w:rPr/>
              <w:fldChar w:fldCharType="begin"/>
            </w:r>
          </w:ins>
          <w:ins w:id="1112" w:author="36526" w:date="2024-11-06T20:36:35Z">
            <w:r>
              <w:rPr/>
              <w:instrText xml:space="preserve"> HYPERLINK \l _Toc18705 </w:instrText>
            </w:r>
          </w:ins>
          <w:ins w:id="1113" w:author="36526" w:date="2024-11-06T20:36:35Z">
            <w:r>
              <w:rPr/>
              <w:fldChar w:fldCharType="separate"/>
            </w:r>
          </w:ins>
          <w:ins w:id="1114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6.</w:t>
            </w:r>
          </w:ins>
          <w:ins w:id="1115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:lang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动火作业</w:t>
            </w:r>
          </w:ins>
          <w:ins w:id="1116" w:author="36526" w:date="2024-11-06T20:36:35Z">
            <w:r>
              <w:rPr/>
              <w:tab/>
            </w:r>
          </w:ins>
          <w:ins w:id="1117" w:author="36526" w:date="2024-11-06T20:36:35Z">
            <w:r>
              <w:rPr/>
              <w:fldChar w:fldCharType="begin"/>
            </w:r>
          </w:ins>
          <w:ins w:id="1118" w:author="36526" w:date="2024-11-06T20:36:35Z">
            <w:r>
              <w:rPr/>
              <w:instrText xml:space="preserve"> PAGEREF _Toc18705 \h </w:instrText>
            </w:r>
          </w:ins>
          <w:ins w:id="1119" w:author="36526" w:date="2024-11-06T20:36:35Z">
            <w:r>
              <w:rPr/>
              <w:fldChar w:fldCharType="separate"/>
            </w:r>
          </w:ins>
          <w:ins w:id="1120" w:author="36526" w:date="2024-11-06T20:36:35Z">
            <w:r>
              <w:rPr/>
              <w:t>8</w:t>
            </w:r>
          </w:ins>
          <w:ins w:id="1121" w:author="36526" w:date="2024-11-06T20:36:35Z">
            <w:r>
              <w:rPr/>
              <w:fldChar w:fldCharType="end"/>
            </w:r>
          </w:ins>
          <w:ins w:id="1122" w:author="36526" w:date="2024-11-06T20:36:35Z">
            <w:r>
              <w:rPr/>
              <w:fldChar w:fldCharType="end"/>
            </w:r>
          </w:ins>
        </w:p>
        <w:p w14:paraId="5C3BB4A2">
          <w:pPr>
            <w:pStyle w:val="5"/>
            <w:tabs>
              <w:tab w:val="right" w:leader="dot" w:pos="9130"/>
            </w:tabs>
            <w:rPr>
              <w:ins w:id="1123" w:author="36526" w:date="2024-11-06T20:36:35Z"/>
            </w:rPr>
          </w:pPr>
          <w:ins w:id="1124" w:author="36526" w:date="2024-11-06T20:36:35Z">
            <w:r>
              <w:rPr/>
              <w:fldChar w:fldCharType="begin"/>
            </w:r>
          </w:ins>
          <w:ins w:id="1125" w:author="36526" w:date="2024-11-06T20:36:35Z">
            <w:r>
              <w:rPr/>
              <w:instrText xml:space="preserve"> HYPERLINK \l _Toc30514 </w:instrText>
            </w:r>
          </w:ins>
          <w:ins w:id="1126" w:author="36526" w:date="2024-11-06T20:36:35Z">
            <w:r>
              <w:rPr/>
              <w:fldChar w:fldCharType="separate"/>
            </w:r>
          </w:ins>
          <w:ins w:id="1127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t>7.</w:t>
            </w:r>
          </w:ins>
          <w:ins w:id="1128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高处作业</w:t>
            </w:r>
          </w:ins>
          <w:ins w:id="1129" w:author="36526" w:date="2024-11-06T20:36:35Z">
            <w:r>
              <w:rPr/>
              <w:tab/>
            </w:r>
          </w:ins>
          <w:ins w:id="1130" w:author="36526" w:date="2024-11-06T20:36:35Z">
            <w:r>
              <w:rPr/>
              <w:fldChar w:fldCharType="begin"/>
            </w:r>
          </w:ins>
          <w:ins w:id="1131" w:author="36526" w:date="2024-11-06T20:36:35Z">
            <w:r>
              <w:rPr/>
              <w:instrText xml:space="preserve"> PAGEREF _Toc30514 \h </w:instrText>
            </w:r>
          </w:ins>
          <w:ins w:id="1132" w:author="36526" w:date="2024-11-06T20:36:35Z">
            <w:r>
              <w:rPr/>
              <w:fldChar w:fldCharType="separate"/>
            </w:r>
          </w:ins>
          <w:ins w:id="1133" w:author="36526" w:date="2024-11-06T20:36:35Z">
            <w:r>
              <w:rPr/>
              <w:t>11</w:t>
            </w:r>
          </w:ins>
          <w:ins w:id="1134" w:author="36526" w:date="2024-11-06T20:36:35Z">
            <w:r>
              <w:rPr/>
              <w:fldChar w:fldCharType="end"/>
            </w:r>
          </w:ins>
          <w:ins w:id="1135" w:author="36526" w:date="2024-11-06T20:36:35Z">
            <w:r>
              <w:rPr/>
              <w:fldChar w:fldCharType="end"/>
            </w:r>
          </w:ins>
        </w:p>
        <w:p w14:paraId="04831BEE">
          <w:pPr>
            <w:pStyle w:val="5"/>
            <w:tabs>
              <w:tab w:val="right" w:leader="dot" w:pos="9130"/>
            </w:tabs>
            <w:rPr>
              <w:ins w:id="1136" w:author="36526" w:date="2024-11-06T20:36:35Z"/>
            </w:rPr>
          </w:pPr>
          <w:ins w:id="1137" w:author="36526" w:date="2024-11-06T20:36:35Z">
            <w:r>
              <w:rPr/>
              <w:fldChar w:fldCharType="begin"/>
            </w:r>
          </w:ins>
          <w:ins w:id="1138" w:author="36526" w:date="2024-11-06T20:36:35Z">
            <w:r>
              <w:rPr/>
              <w:instrText xml:space="preserve"> HYPERLINK \l _Toc15634 </w:instrText>
            </w:r>
          </w:ins>
          <w:ins w:id="1139" w:author="36526" w:date="2024-11-06T20:36:35Z">
            <w:r>
              <w:rPr/>
              <w:fldChar w:fldCharType="separate"/>
            </w:r>
          </w:ins>
          <w:ins w:id="1140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position w:val="0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 xml:space="preserve">8 </w:t>
            </w:r>
          </w:ins>
          <w:ins w:id="1141" w:author="36526" w:date="2024-11-06T20:36:35Z">
            <w:r>
              <w:rPr>
                <w:rFonts w:hint="eastAsia" w:ascii="宋体" w:hAnsi="宋体" w:eastAsia="宋体" w:cs="宋体"/>
                <w:spacing w:val="-4"/>
                <w:position w:val="0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其它危险作业</w:t>
            </w:r>
          </w:ins>
          <w:ins w:id="1142" w:author="36526" w:date="2024-11-06T20:36:35Z">
            <w:r>
              <w:rPr/>
              <w:tab/>
            </w:r>
          </w:ins>
          <w:ins w:id="1143" w:author="36526" w:date="2024-11-06T20:36:35Z">
            <w:r>
              <w:rPr/>
              <w:fldChar w:fldCharType="begin"/>
            </w:r>
          </w:ins>
          <w:ins w:id="1144" w:author="36526" w:date="2024-11-06T20:36:35Z">
            <w:r>
              <w:rPr/>
              <w:instrText xml:space="preserve"> PAGEREF _Toc15634 \h </w:instrText>
            </w:r>
          </w:ins>
          <w:ins w:id="1145" w:author="36526" w:date="2024-11-06T20:36:35Z">
            <w:r>
              <w:rPr/>
              <w:fldChar w:fldCharType="separate"/>
            </w:r>
          </w:ins>
          <w:ins w:id="1146" w:author="36526" w:date="2024-11-06T20:36:35Z">
            <w:r>
              <w:rPr/>
              <w:t>13</w:t>
            </w:r>
          </w:ins>
          <w:ins w:id="1147" w:author="36526" w:date="2024-11-06T20:36:35Z">
            <w:r>
              <w:rPr/>
              <w:fldChar w:fldCharType="end"/>
            </w:r>
          </w:ins>
          <w:ins w:id="1148" w:author="36526" w:date="2024-11-06T20:36:35Z">
            <w:r>
              <w:rPr/>
              <w:fldChar w:fldCharType="end"/>
            </w:r>
          </w:ins>
        </w:p>
        <w:p w14:paraId="5CBFF33C">
          <w:pPr>
            <w:pStyle w:val="5"/>
            <w:tabs>
              <w:tab w:val="right" w:leader="dot" w:pos="9130"/>
            </w:tabs>
            <w:rPr>
              <w:ins w:id="1149" w:author="36526" w:date="2024-11-06T20:36:35Z"/>
            </w:rPr>
          </w:pPr>
          <w:ins w:id="1150" w:author="36526" w:date="2024-11-06T20:36:35Z">
            <w:r>
              <w:rPr/>
              <w:fldChar w:fldCharType="begin"/>
            </w:r>
          </w:ins>
          <w:ins w:id="1151" w:author="36526" w:date="2024-11-06T20:36:35Z">
            <w:r>
              <w:rPr/>
              <w:instrText xml:space="preserve"> HYPERLINK \l _Toc14744 </w:instrText>
            </w:r>
          </w:ins>
          <w:ins w:id="1152" w:author="36526" w:date="2024-11-06T20:36:35Z">
            <w:r>
              <w:rPr/>
              <w:fldChar w:fldCharType="separate"/>
            </w:r>
          </w:ins>
          <w:ins w:id="1153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 xml:space="preserve">8.1 </w:t>
            </w:r>
          </w:ins>
          <w:ins w:id="1154" w:author="36526" w:date="2024-11-06T20:36:35Z">
            <w:r>
              <w:rPr>
                <w:rFonts w:hint="eastAsia" w:ascii="宋体" w:hAnsi="宋体" w:eastAsia="宋体" w:cs="宋体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有限空间</w:t>
            </w:r>
          </w:ins>
          <w:ins w:id="1155" w:author="36526" w:date="2024-11-06T20:36:35Z">
            <w:r>
              <w:rPr/>
              <w:tab/>
            </w:r>
          </w:ins>
          <w:ins w:id="1156" w:author="36526" w:date="2024-11-06T20:36:35Z">
            <w:r>
              <w:rPr/>
              <w:fldChar w:fldCharType="begin"/>
            </w:r>
          </w:ins>
          <w:ins w:id="1157" w:author="36526" w:date="2024-11-06T20:36:35Z">
            <w:r>
              <w:rPr/>
              <w:instrText xml:space="preserve"> PAGEREF _Toc14744 \h </w:instrText>
            </w:r>
          </w:ins>
          <w:ins w:id="1158" w:author="36526" w:date="2024-11-06T20:36:35Z">
            <w:r>
              <w:rPr/>
              <w:fldChar w:fldCharType="separate"/>
            </w:r>
          </w:ins>
          <w:ins w:id="1159" w:author="36526" w:date="2024-11-06T20:36:35Z">
            <w:r>
              <w:rPr/>
              <w:t>13</w:t>
            </w:r>
          </w:ins>
          <w:ins w:id="1160" w:author="36526" w:date="2024-11-06T20:36:35Z">
            <w:r>
              <w:rPr/>
              <w:fldChar w:fldCharType="end"/>
            </w:r>
          </w:ins>
          <w:ins w:id="1161" w:author="36526" w:date="2024-11-06T20:36:35Z">
            <w:r>
              <w:rPr/>
              <w:fldChar w:fldCharType="end"/>
            </w:r>
          </w:ins>
        </w:p>
        <w:p w14:paraId="27A59CBE">
          <w:pPr>
            <w:pStyle w:val="5"/>
            <w:tabs>
              <w:tab w:val="right" w:leader="dot" w:pos="9130"/>
            </w:tabs>
            <w:rPr>
              <w:ins w:id="1162" w:author="36526" w:date="2024-11-06T20:36:35Z"/>
            </w:rPr>
          </w:pPr>
          <w:ins w:id="1163" w:author="36526" w:date="2024-11-06T20:36:35Z">
            <w:r>
              <w:rPr/>
              <w:fldChar w:fldCharType="begin"/>
            </w:r>
          </w:ins>
          <w:ins w:id="1164" w:author="36526" w:date="2024-11-06T20:36:35Z">
            <w:r>
              <w:rPr/>
              <w:instrText xml:space="preserve"> HYPERLINK \l _Toc23745 </w:instrText>
            </w:r>
          </w:ins>
          <w:ins w:id="1165" w:author="36526" w:date="2024-11-06T20:36:35Z">
            <w:r>
              <w:rPr/>
              <w:fldChar w:fldCharType="separate"/>
            </w:r>
          </w:ins>
          <w:ins w:id="1166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8.2</w:t>
            </w:r>
          </w:ins>
          <w:ins w:id="1167" w:author="36526" w:date="2024-11-06T20:36:35Z">
            <w:r>
              <w:rPr>
                <w:rFonts w:hint="eastAsia" w:ascii="宋体" w:hAnsi="宋体" w:eastAsia="宋体" w:cs="宋体"/>
                <w:bCs w:val="0"/>
                <w:spacing w:val="-4"/>
                <w:w w:val="100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 xml:space="preserve"> </w:t>
            </w:r>
          </w:ins>
          <w:ins w:id="1168" w:author="36526" w:date="2024-11-06T20:36:35Z">
            <w:r>
              <w:rPr>
                <w:rFonts w:ascii="宋体" w:hAnsi="宋体" w:eastAsia="宋体" w:cs="宋体"/>
                <w:spacing w:val="-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临时用电</w:t>
            </w:r>
          </w:ins>
          <w:ins w:id="1169" w:author="36526" w:date="2024-11-06T20:36:35Z">
            <w:r>
              <w:rPr/>
              <w:tab/>
            </w:r>
          </w:ins>
          <w:ins w:id="1170" w:author="36526" w:date="2024-11-06T20:36:35Z">
            <w:r>
              <w:rPr/>
              <w:fldChar w:fldCharType="begin"/>
            </w:r>
          </w:ins>
          <w:ins w:id="1171" w:author="36526" w:date="2024-11-06T20:36:35Z">
            <w:r>
              <w:rPr/>
              <w:instrText xml:space="preserve"> PAGEREF _Toc23745 \h </w:instrText>
            </w:r>
          </w:ins>
          <w:ins w:id="1172" w:author="36526" w:date="2024-11-06T20:36:35Z">
            <w:r>
              <w:rPr/>
              <w:fldChar w:fldCharType="separate"/>
            </w:r>
          </w:ins>
          <w:ins w:id="1173" w:author="36526" w:date="2024-11-06T20:36:35Z">
            <w:r>
              <w:rPr/>
              <w:t>16</w:t>
            </w:r>
          </w:ins>
          <w:ins w:id="1174" w:author="36526" w:date="2024-11-06T20:36:35Z">
            <w:r>
              <w:rPr/>
              <w:fldChar w:fldCharType="end"/>
            </w:r>
          </w:ins>
          <w:ins w:id="1175" w:author="36526" w:date="2024-11-06T20:36:35Z">
            <w:r>
              <w:rPr/>
              <w:fldChar w:fldCharType="end"/>
            </w:r>
          </w:ins>
        </w:p>
        <w:p w14:paraId="4CF03D99">
          <w:pPr>
            <w:pStyle w:val="5"/>
            <w:tabs>
              <w:tab w:val="right" w:leader="dot" w:pos="9130"/>
            </w:tabs>
            <w:rPr>
              <w:ins w:id="1176" w:author="36526" w:date="2024-11-06T20:36:35Z"/>
            </w:rPr>
          </w:pPr>
          <w:ins w:id="1177" w:author="36526" w:date="2024-11-06T20:36:35Z">
            <w:r>
              <w:rPr/>
              <w:fldChar w:fldCharType="begin"/>
            </w:r>
          </w:ins>
          <w:ins w:id="1178" w:author="36526" w:date="2024-11-06T20:36:35Z">
            <w:r>
              <w:rPr/>
              <w:instrText xml:space="preserve"> HYPERLINK \l _Toc24453 </w:instrText>
            </w:r>
          </w:ins>
          <w:ins w:id="1179" w:author="36526" w:date="2024-11-06T20:36:35Z">
            <w:r>
              <w:rPr/>
              <w:fldChar w:fldCharType="separate"/>
            </w:r>
          </w:ins>
          <w:ins w:id="1180" w:author="36526" w:date="2024-11-06T20:36:35Z">
            <w:r>
              <w:rPr>
                <w:rFonts w:hint="eastAsia" w:ascii="Times New Roman" w:hAnsi="Times New Roman" w:eastAsia="Times New Roman" w:cs="Times New Roman"/>
                <w:bCs/>
                <w:spacing w:val="-1"/>
                <w:szCs w:val="24"/>
                <w:lang w:eastAsia="zh-CN"/>
              </w:rPr>
              <w:t>8.3 断（占）路作业</w:t>
            </w:r>
          </w:ins>
          <w:ins w:id="1181" w:author="36526" w:date="2024-11-06T20:36:35Z">
            <w:r>
              <w:rPr/>
              <w:tab/>
            </w:r>
          </w:ins>
          <w:ins w:id="1182" w:author="36526" w:date="2024-11-06T20:36:35Z">
            <w:r>
              <w:rPr/>
              <w:fldChar w:fldCharType="begin"/>
            </w:r>
          </w:ins>
          <w:ins w:id="1183" w:author="36526" w:date="2024-11-06T20:36:35Z">
            <w:r>
              <w:rPr/>
              <w:instrText xml:space="preserve"> PAGEREF _Toc24453 \h </w:instrText>
            </w:r>
          </w:ins>
          <w:ins w:id="1184" w:author="36526" w:date="2024-11-06T20:36:35Z">
            <w:r>
              <w:rPr/>
              <w:fldChar w:fldCharType="separate"/>
            </w:r>
          </w:ins>
          <w:ins w:id="1185" w:author="36526" w:date="2024-11-06T20:36:35Z">
            <w:r>
              <w:rPr/>
              <w:t>17</w:t>
            </w:r>
          </w:ins>
          <w:ins w:id="1186" w:author="36526" w:date="2024-11-06T20:36:35Z">
            <w:r>
              <w:rPr/>
              <w:fldChar w:fldCharType="end"/>
            </w:r>
          </w:ins>
          <w:ins w:id="1187" w:author="36526" w:date="2024-11-06T20:36:35Z">
            <w:r>
              <w:rPr/>
              <w:fldChar w:fldCharType="end"/>
            </w:r>
          </w:ins>
        </w:p>
        <w:p w14:paraId="7574B7DD">
          <w:pPr>
            <w:pStyle w:val="5"/>
            <w:tabs>
              <w:tab w:val="right" w:leader="dot" w:pos="9130"/>
            </w:tabs>
            <w:rPr>
              <w:ins w:id="1188" w:author="36526" w:date="2024-11-06T20:36:35Z"/>
            </w:rPr>
          </w:pPr>
          <w:ins w:id="1189" w:author="36526" w:date="2024-11-06T20:36:35Z">
            <w:r>
              <w:rPr/>
              <w:fldChar w:fldCharType="begin"/>
            </w:r>
          </w:ins>
          <w:ins w:id="1190" w:author="36526" w:date="2024-11-06T20:36:35Z">
            <w:r>
              <w:rPr/>
              <w:instrText xml:space="preserve"> HYPERLINK \l _Toc12076 </w:instrText>
            </w:r>
          </w:ins>
          <w:ins w:id="1191" w:author="36526" w:date="2024-11-06T20:36:35Z">
            <w:r>
              <w:rPr/>
              <w:fldChar w:fldCharType="separate"/>
            </w:r>
          </w:ins>
          <w:ins w:id="1192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7"/>
                <w:szCs w:val="24"/>
              </w:rPr>
              <w:t>8.4</w:t>
            </w:r>
          </w:ins>
          <w:ins w:id="1193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43"/>
                <w:w w:val="101"/>
                <w:szCs w:val="24"/>
              </w:rPr>
              <w:t xml:space="preserve"> </w:t>
            </w:r>
          </w:ins>
          <w:ins w:id="1194" w:author="36526" w:date="2024-11-06T20:36:35Z">
            <w:r>
              <w:rPr>
                <w:rFonts w:ascii="宋体" w:hAnsi="宋体" w:eastAsia="宋体" w:cs="宋体"/>
                <w:spacing w:val="-7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吊装作业</w:t>
            </w:r>
          </w:ins>
          <w:ins w:id="1195" w:author="36526" w:date="2024-11-06T20:36:35Z">
            <w:r>
              <w:rPr/>
              <w:tab/>
            </w:r>
          </w:ins>
          <w:ins w:id="1196" w:author="36526" w:date="2024-11-06T20:36:35Z">
            <w:r>
              <w:rPr/>
              <w:fldChar w:fldCharType="begin"/>
            </w:r>
          </w:ins>
          <w:ins w:id="1197" w:author="36526" w:date="2024-11-06T20:36:35Z">
            <w:r>
              <w:rPr/>
              <w:instrText xml:space="preserve"> PAGEREF _Toc12076 \h </w:instrText>
            </w:r>
          </w:ins>
          <w:ins w:id="1198" w:author="36526" w:date="2024-11-06T20:36:35Z">
            <w:r>
              <w:rPr/>
              <w:fldChar w:fldCharType="separate"/>
            </w:r>
          </w:ins>
          <w:ins w:id="1199" w:author="36526" w:date="2024-11-06T20:36:35Z">
            <w:r>
              <w:rPr/>
              <w:t>18</w:t>
            </w:r>
          </w:ins>
          <w:ins w:id="1200" w:author="36526" w:date="2024-11-06T20:36:35Z">
            <w:r>
              <w:rPr/>
              <w:fldChar w:fldCharType="end"/>
            </w:r>
          </w:ins>
          <w:ins w:id="1201" w:author="36526" w:date="2024-11-06T20:36:35Z">
            <w:r>
              <w:rPr/>
              <w:fldChar w:fldCharType="end"/>
            </w:r>
          </w:ins>
        </w:p>
        <w:p w14:paraId="5D7426E0">
          <w:pPr>
            <w:pStyle w:val="5"/>
            <w:tabs>
              <w:tab w:val="right" w:leader="dot" w:pos="9130"/>
            </w:tabs>
            <w:rPr>
              <w:ins w:id="1202" w:author="36526" w:date="2024-11-06T20:36:35Z"/>
            </w:rPr>
          </w:pPr>
          <w:ins w:id="1203" w:author="36526" w:date="2024-11-06T20:36:35Z">
            <w:r>
              <w:rPr/>
              <w:fldChar w:fldCharType="begin"/>
            </w:r>
          </w:ins>
          <w:ins w:id="1204" w:author="36526" w:date="2024-11-06T20:36:35Z">
            <w:r>
              <w:rPr/>
              <w:instrText xml:space="preserve"> HYPERLINK \l _Toc8785 </w:instrText>
            </w:r>
          </w:ins>
          <w:ins w:id="1205" w:author="36526" w:date="2024-11-06T20:36:35Z">
            <w:r>
              <w:rPr/>
              <w:fldChar w:fldCharType="separate"/>
            </w:r>
          </w:ins>
          <w:ins w:id="1206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t xml:space="preserve">8.5 </w:t>
            </w:r>
          </w:ins>
          <w:ins w:id="1207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动土作业</w:t>
            </w:r>
          </w:ins>
          <w:ins w:id="1208" w:author="36526" w:date="2024-11-06T20:36:35Z">
            <w:r>
              <w:rPr/>
              <w:tab/>
            </w:r>
          </w:ins>
          <w:ins w:id="1209" w:author="36526" w:date="2024-11-06T20:36:35Z">
            <w:r>
              <w:rPr/>
              <w:fldChar w:fldCharType="begin"/>
            </w:r>
          </w:ins>
          <w:ins w:id="1210" w:author="36526" w:date="2024-11-06T20:36:35Z">
            <w:r>
              <w:rPr/>
              <w:instrText xml:space="preserve"> PAGEREF _Toc8785 \h </w:instrText>
            </w:r>
          </w:ins>
          <w:ins w:id="1211" w:author="36526" w:date="2024-11-06T20:36:35Z">
            <w:r>
              <w:rPr/>
              <w:fldChar w:fldCharType="separate"/>
            </w:r>
          </w:ins>
          <w:ins w:id="1212" w:author="36526" w:date="2024-11-06T20:36:35Z">
            <w:r>
              <w:rPr/>
              <w:t>20</w:t>
            </w:r>
          </w:ins>
          <w:ins w:id="1213" w:author="36526" w:date="2024-11-06T20:36:35Z">
            <w:r>
              <w:rPr/>
              <w:fldChar w:fldCharType="end"/>
            </w:r>
          </w:ins>
          <w:ins w:id="1214" w:author="36526" w:date="2024-11-06T20:36:35Z">
            <w:r>
              <w:rPr/>
              <w:fldChar w:fldCharType="end"/>
            </w:r>
          </w:ins>
        </w:p>
        <w:p w14:paraId="000E0B7C">
          <w:pPr>
            <w:pStyle w:val="5"/>
            <w:tabs>
              <w:tab w:val="right" w:leader="dot" w:pos="9130"/>
            </w:tabs>
            <w:rPr>
              <w:ins w:id="1215" w:author="36526" w:date="2024-11-06T20:36:35Z"/>
            </w:rPr>
          </w:pPr>
          <w:ins w:id="1216" w:author="36526" w:date="2024-11-06T20:36:35Z">
            <w:r>
              <w:rPr/>
              <w:fldChar w:fldCharType="begin"/>
            </w:r>
          </w:ins>
          <w:ins w:id="1217" w:author="36526" w:date="2024-11-06T20:36:35Z">
            <w:r>
              <w:rPr/>
              <w:instrText xml:space="preserve"> HYPERLINK \l _Toc9410 </w:instrText>
            </w:r>
          </w:ins>
          <w:ins w:id="1218" w:author="36526" w:date="2024-11-06T20:36:35Z">
            <w:r>
              <w:rPr/>
              <w:fldChar w:fldCharType="separate"/>
            </w:r>
          </w:ins>
          <w:ins w:id="1219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1"/>
                <w:szCs w:val="24"/>
              </w:rPr>
              <w:t>8.6.</w:t>
            </w:r>
          </w:ins>
          <w:ins w:id="1220" w:author="36526" w:date="2024-11-06T20:36:35Z">
            <w:r>
              <w:rPr>
                <w:rFonts w:ascii="宋体" w:hAnsi="宋体" w:eastAsia="宋体" w:cs="宋体"/>
                <w:spacing w:val="-1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紧急作业</w:t>
            </w:r>
          </w:ins>
          <w:ins w:id="1221" w:author="36526" w:date="2024-11-06T20:36:35Z">
            <w:r>
              <w:rPr/>
              <w:tab/>
            </w:r>
          </w:ins>
          <w:ins w:id="1222" w:author="36526" w:date="2024-11-06T20:36:35Z">
            <w:r>
              <w:rPr/>
              <w:fldChar w:fldCharType="begin"/>
            </w:r>
          </w:ins>
          <w:ins w:id="1223" w:author="36526" w:date="2024-11-06T20:36:35Z">
            <w:r>
              <w:rPr/>
              <w:instrText xml:space="preserve"> PAGEREF _Toc9410 \h </w:instrText>
            </w:r>
          </w:ins>
          <w:ins w:id="1224" w:author="36526" w:date="2024-11-06T20:36:35Z">
            <w:r>
              <w:rPr/>
              <w:fldChar w:fldCharType="separate"/>
            </w:r>
          </w:ins>
          <w:ins w:id="1225" w:author="36526" w:date="2024-11-06T20:36:35Z">
            <w:r>
              <w:rPr/>
              <w:t>21</w:t>
            </w:r>
          </w:ins>
          <w:ins w:id="1226" w:author="36526" w:date="2024-11-06T20:36:35Z">
            <w:r>
              <w:rPr/>
              <w:fldChar w:fldCharType="end"/>
            </w:r>
          </w:ins>
          <w:ins w:id="1227" w:author="36526" w:date="2024-11-06T20:36:35Z">
            <w:r>
              <w:rPr/>
              <w:fldChar w:fldCharType="end"/>
            </w:r>
          </w:ins>
        </w:p>
        <w:p w14:paraId="466C8F10">
          <w:pPr>
            <w:pStyle w:val="5"/>
            <w:tabs>
              <w:tab w:val="right" w:leader="dot" w:pos="9130"/>
            </w:tabs>
            <w:rPr>
              <w:ins w:id="1228" w:author="36526" w:date="2024-11-06T20:36:35Z"/>
            </w:rPr>
          </w:pPr>
          <w:ins w:id="1229" w:author="36526" w:date="2024-11-06T20:36:35Z">
            <w:r>
              <w:rPr/>
              <w:fldChar w:fldCharType="begin"/>
            </w:r>
          </w:ins>
          <w:ins w:id="1230" w:author="36526" w:date="2024-11-06T20:36:35Z">
            <w:r>
              <w:rPr/>
              <w:instrText xml:space="preserve"> HYPERLINK \l _Toc17216 </w:instrText>
            </w:r>
          </w:ins>
          <w:ins w:id="1231" w:author="36526" w:date="2024-11-06T20:36:35Z">
            <w:r>
              <w:rPr/>
              <w:fldChar w:fldCharType="separate"/>
            </w:r>
          </w:ins>
          <w:ins w:id="1232" w:author="36526" w:date="2024-11-06T20:36:35Z">
            <w:r>
              <w:rPr>
                <w:rFonts w:ascii="Times New Roman" w:hAnsi="Times New Roman" w:eastAsia="Times New Roman" w:cs="Times New Roman"/>
                <w:bCs/>
                <w:szCs w:val="24"/>
              </w:rPr>
              <w:t>9.</w:t>
            </w:r>
          </w:ins>
          <w:ins w:id="1233" w:author="36526" w:date="2024-11-06T20:36:35Z">
            <w:r>
              <w:rPr>
                <w:rFonts w:ascii="宋体" w:hAnsi="宋体" w:eastAsia="宋体" w:cs="宋体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固定场所危险作业管理</w:t>
            </w:r>
          </w:ins>
          <w:ins w:id="1234" w:author="36526" w:date="2024-11-06T20:36:35Z">
            <w:r>
              <w:rPr/>
              <w:tab/>
            </w:r>
          </w:ins>
          <w:ins w:id="1235" w:author="36526" w:date="2024-11-06T20:36:35Z">
            <w:r>
              <w:rPr/>
              <w:fldChar w:fldCharType="begin"/>
            </w:r>
          </w:ins>
          <w:ins w:id="1236" w:author="36526" w:date="2024-11-06T20:36:35Z">
            <w:r>
              <w:rPr/>
              <w:instrText xml:space="preserve"> PAGEREF _Toc17216 \h </w:instrText>
            </w:r>
          </w:ins>
          <w:ins w:id="1237" w:author="36526" w:date="2024-11-06T20:36:35Z">
            <w:r>
              <w:rPr/>
              <w:fldChar w:fldCharType="separate"/>
            </w:r>
          </w:ins>
          <w:ins w:id="1238" w:author="36526" w:date="2024-11-06T20:36:35Z">
            <w:r>
              <w:rPr/>
              <w:t>23</w:t>
            </w:r>
          </w:ins>
          <w:ins w:id="1239" w:author="36526" w:date="2024-11-06T20:36:35Z">
            <w:r>
              <w:rPr/>
              <w:fldChar w:fldCharType="end"/>
            </w:r>
          </w:ins>
          <w:ins w:id="1240" w:author="36526" w:date="2024-11-06T20:36:35Z">
            <w:r>
              <w:rPr/>
              <w:fldChar w:fldCharType="end"/>
            </w:r>
          </w:ins>
          <w:bookmarkStart w:id="156" w:name="_GoBack"/>
          <w:bookmarkEnd w:id="156"/>
        </w:p>
        <w:p w14:paraId="11DFE7F8">
          <w:pPr>
            <w:pStyle w:val="5"/>
            <w:tabs>
              <w:tab w:val="right" w:leader="dot" w:pos="9130"/>
            </w:tabs>
            <w:rPr>
              <w:ins w:id="1241" w:author="36526" w:date="2024-11-06T20:36:35Z"/>
            </w:rPr>
          </w:pPr>
          <w:ins w:id="1242" w:author="36526" w:date="2024-11-06T20:36:35Z">
            <w:r>
              <w:rPr/>
              <w:fldChar w:fldCharType="begin"/>
            </w:r>
          </w:ins>
          <w:ins w:id="1243" w:author="36526" w:date="2024-11-06T20:36:35Z">
            <w:r>
              <w:rPr/>
              <w:instrText xml:space="preserve"> HYPERLINK \l _Toc2563 </w:instrText>
            </w:r>
          </w:ins>
          <w:ins w:id="1244" w:author="36526" w:date="2024-11-06T20:36:35Z">
            <w:r>
              <w:rPr/>
              <w:fldChar w:fldCharType="separate"/>
            </w:r>
          </w:ins>
          <w:ins w:id="1245" w:author="36526" w:date="2024-11-06T20:36:35Z">
            <w:r>
              <w:rPr>
                <w:rFonts w:ascii="宋体" w:hAnsi="宋体" w:eastAsia="宋体" w:cs="宋体"/>
                <w:spacing w:val="-3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10. 附则</w:t>
            </w:r>
          </w:ins>
          <w:ins w:id="1246" w:author="36526" w:date="2024-11-06T20:36:35Z">
            <w:r>
              <w:rPr/>
              <w:tab/>
            </w:r>
          </w:ins>
          <w:ins w:id="1247" w:author="36526" w:date="2024-11-06T20:36:35Z">
            <w:r>
              <w:rPr/>
              <w:fldChar w:fldCharType="begin"/>
            </w:r>
          </w:ins>
          <w:ins w:id="1248" w:author="36526" w:date="2024-11-06T20:36:35Z">
            <w:r>
              <w:rPr/>
              <w:instrText xml:space="preserve"> PAGEREF _Toc2563 \h </w:instrText>
            </w:r>
          </w:ins>
          <w:ins w:id="1249" w:author="36526" w:date="2024-11-06T20:36:35Z">
            <w:r>
              <w:rPr/>
              <w:fldChar w:fldCharType="separate"/>
            </w:r>
          </w:ins>
          <w:ins w:id="1250" w:author="36526" w:date="2024-11-06T20:36:35Z">
            <w:r>
              <w:rPr/>
              <w:t>24</w:t>
            </w:r>
          </w:ins>
          <w:ins w:id="1251" w:author="36526" w:date="2024-11-06T20:36:35Z">
            <w:r>
              <w:rPr/>
              <w:fldChar w:fldCharType="end"/>
            </w:r>
          </w:ins>
          <w:ins w:id="1252" w:author="36526" w:date="2024-11-06T20:36:35Z">
            <w:r>
              <w:rPr/>
              <w:fldChar w:fldCharType="end"/>
            </w:r>
          </w:ins>
        </w:p>
        <w:p w14:paraId="5E5C564B">
          <w:pPr>
            <w:pStyle w:val="5"/>
            <w:tabs>
              <w:tab w:val="right" w:leader="dot" w:pos="9130"/>
            </w:tabs>
            <w:rPr>
              <w:ins w:id="1253" w:author="36526" w:date="2024-11-06T20:36:35Z"/>
            </w:rPr>
          </w:pPr>
          <w:ins w:id="1254" w:author="36526" w:date="2024-11-06T20:36:35Z">
            <w:r>
              <w:rPr/>
              <w:fldChar w:fldCharType="begin"/>
            </w:r>
          </w:ins>
          <w:ins w:id="1255" w:author="36526" w:date="2024-11-06T20:36:35Z">
            <w:r>
              <w:rPr/>
              <w:instrText xml:space="preserve"> HYPERLINK \l _Toc21494 </w:instrText>
            </w:r>
          </w:ins>
          <w:ins w:id="1256" w:author="36526" w:date="2024-11-06T20:36:35Z">
            <w:r>
              <w:rPr/>
              <w:fldChar w:fldCharType="separate"/>
            </w:r>
          </w:ins>
          <w:ins w:id="1257" w:author="36526" w:date="2024-11-06T20:36:35Z">
            <w:r>
              <w:rPr>
                <w:rFonts w:ascii="Times New Roman" w:hAnsi="Times New Roman" w:eastAsia="Times New Roman" w:cs="Times New Roman"/>
                <w:bCs/>
                <w:spacing w:val="-3"/>
                <w:szCs w:val="24"/>
              </w:rPr>
              <w:t>11.</w:t>
            </w:r>
          </w:ins>
          <w:ins w:id="1258" w:author="36526" w:date="2024-11-06T20:36:35Z">
            <w:r>
              <w:rPr>
                <w:rFonts w:ascii="宋体" w:hAnsi="宋体" w:eastAsia="宋体" w:cs="宋体"/>
                <w:spacing w:val="-3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附件</w:t>
            </w:r>
          </w:ins>
          <w:ins w:id="1259" w:author="36526" w:date="2024-11-06T20:36:35Z">
            <w:r>
              <w:rPr/>
              <w:tab/>
            </w:r>
          </w:ins>
          <w:ins w:id="1260" w:author="36526" w:date="2024-11-06T20:36:35Z">
            <w:r>
              <w:rPr/>
              <w:fldChar w:fldCharType="begin"/>
            </w:r>
          </w:ins>
          <w:ins w:id="1261" w:author="36526" w:date="2024-11-06T20:36:35Z">
            <w:r>
              <w:rPr/>
              <w:instrText xml:space="preserve"> PAGEREF _Toc21494 \h </w:instrText>
            </w:r>
          </w:ins>
          <w:ins w:id="1262" w:author="36526" w:date="2024-11-06T20:36:35Z">
            <w:r>
              <w:rPr/>
              <w:fldChar w:fldCharType="separate"/>
            </w:r>
          </w:ins>
          <w:ins w:id="1263" w:author="36526" w:date="2024-11-06T20:36:35Z">
            <w:r>
              <w:rPr/>
              <w:t>24</w:t>
            </w:r>
          </w:ins>
          <w:ins w:id="1264" w:author="36526" w:date="2024-11-06T20:36:35Z">
            <w:r>
              <w:rPr/>
              <w:fldChar w:fldCharType="end"/>
            </w:r>
          </w:ins>
          <w:ins w:id="1265" w:author="36526" w:date="2024-11-06T20:36:35Z">
            <w:r>
              <w:rPr/>
              <w:fldChar w:fldCharType="end"/>
            </w:r>
          </w:ins>
        </w:p>
        <w:p w14:paraId="3476EE32">
          <w:r>
            <w:fldChar w:fldCharType="end"/>
          </w:r>
        </w:p>
      </w:sdtContent>
    </w:sdt>
    <w:p w14:paraId="32ABD323">
      <w:pPr>
        <w:rPr>
          <w:rFonts w:ascii="宋体"/>
          <w:b/>
          <w:sz w:val="24"/>
        </w:rPr>
      </w:pPr>
      <w:r>
        <w:rPr>
          <w:rFonts w:ascii="宋体"/>
          <w:b/>
          <w:sz w:val="24"/>
        </w:rPr>
        <w:br w:type="page"/>
      </w:r>
    </w:p>
    <w:p w14:paraId="022A1D43">
      <w:pPr>
        <w:pStyle w:val="2"/>
        <w:spacing w:line="321" w:lineRule="auto"/>
        <w:rPr>
          <w:del w:id="1266" w:author="随遇而安" w:date="2023-08-12T14:20:34Z"/>
        </w:rPr>
      </w:pPr>
    </w:p>
    <w:p w14:paraId="3A1FD6CE">
      <w:pPr>
        <w:pStyle w:val="2"/>
        <w:spacing w:line="321" w:lineRule="auto"/>
        <w:rPr>
          <w:del w:id="1267" w:author="随遇而安" w:date="2023-08-12T14:20:34Z"/>
        </w:rPr>
      </w:pPr>
    </w:p>
    <w:p w14:paraId="4ABF015F">
      <w:pPr>
        <w:spacing w:before="169" w:line="258" w:lineRule="auto"/>
        <w:ind w:left="3659" w:right="1533" w:hanging="2105"/>
        <w:outlineLvl w:val="0"/>
        <w:rPr>
          <w:del w:id="1268" w:author="随遇而安" w:date="2023-08-12T14:20:34Z"/>
          <w:rFonts w:ascii="黑体" w:hAnsi="黑体" w:eastAsia="黑体" w:cs="黑体"/>
          <w:sz w:val="31"/>
          <w:szCs w:val="31"/>
        </w:rPr>
      </w:pPr>
      <w:del w:id="1269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北</w:delText>
        </w:r>
      </w:del>
      <w:del w:id="1270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</w:rPr>
          <w:delText xml:space="preserve"> </w:delText>
        </w:r>
      </w:del>
      <w:del w:id="1271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控</w:delText>
        </w:r>
      </w:del>
      <w:del w:id="1272" w:author="随遇而安" w:date="2023-08-12T14:20:34Z">
        <w:r>
          <w:rPr>
            <w:rFonts w:ascii="黑体" w:hAnsi="黑体" w:eastAsia="黑体" w:cs="黑体"/>
            <w:spacing w:val="24"/>
            <w:sz w:val="52"/>
            <w:szCs w:val="52"/>
          </w:rPr>
          <w:delText xml:space="preserve"> </w:delText>
        </w:r>
      </w:del>
      <w:del w:id="1273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城</w:delText>
        </w:r>
      </w:del>
      <w:del w:id="1274" w:author="随遇而安" w:date="2023-08-12T14:20:34Z">
        <w:r>
          <w:rPr>
            <w:rFonts w:ascii="黑体" w:hAnsi="黑体" w:eastAsia="黑体" w:cs="黑体"/>
            <w:spacing w:val="28"/>
            <w:sz w:val="52"/>
            <w:szCs w:val="52"/>
          </w:rPr>
          <w:delText xml:space="preserve"> </w:delText>
        </w:r>
      </w:del>
      <w:del w:id="1275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市</w:delText>
        </w:r>
      </w:del>
      <w:del w:id="1276" w:author="随遇而安" w:date="2023-08-12T14:20:34Z">
        <w:r>
          <w:rPr>
            <w:rFonts w:ascii="黑体" w:hAnsi="黑体" w:eastAsia="黑体" w:cs="黑体"/>
            <w:spacing w:val="43"/>
            <w:sz w:val="52"/>
            <w:szCs w:val="52"/>
          </w:rPr>
          <w:delText xml:space="preserve"> </w:delText>
        </w:r>
      </w:del>
      <w:del w:id="1277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资</w:delText>
        </w:r>
      </w:del>
      <w:del w:id="1278" w:author="随遇而安" w:date="2023-08-12T14:20:34Z">
        <w:r>
          <w:rPr>
            <w:rFonts w:ascii="黑体" w:hAnsi="黑体" w:eastAsia="黑体" w:cs="黑体"/>
            <w:spacing w:val="22"/>
            <w:sz w:val="52"/>
            <w:szCs w:val="52"/>
          </w:rPr>
          <w:delText xml:space="preserve"> </w:delText>
        </w:r>
      </w:del>
      <w:del w:id="1279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源</w:delText>
        </w:r>
      </w:del>
      <w:del w:id="1280" w:author="随遇而安" w:date="2023-08-12T14:20:34Z">
        <w:r>
          <w:rPr>
            <w:rFonts w:ascii="黑体" w:hAnsi="黑体" w:eastAsia="黑体" w:cs="黑体"/>
            <w:spacing w:val="26"/>
            <w:sz w:val="52"/>
            <w:szCs w:val="52"/>
          </w:rPr>
          <w:delText xml:space="preserve"> </w:delText>
        </w:r>
      </w:del>
      <w:del w:id="1281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集</w:delText>
        </w:r>
      </w:del>
      <w:del w:id="1282" w:author="随遇而安" w:date="2023-08-12T14:20:34Z">
        <w:r>
          <w:rPr>
            <w:rFonts w:ascii="黑体" w:hAnsi="黑体" w:eastAsia="黑体" w:cs="黑体"/>
            <w:spacing w:val="55"/>
            <w:sz w:val="52"/>
            <w:szCs w:val="52"/>
          </w:rPr>
          <w:delText xml:space="preserve"> </w:delText>
        </w:r>
      </w:del>
      <w:del w:id="1283" w:author="随遇而安" w:date="2023-08-12T14:20:34Z">
        <w:r>
          <w:rPr>
            <w:rFonts w:ascii="黑体" w:hAnsi="黑体" w:eastAsia="黑体" w:cs="黑体"/>
            <w:spacing w:val="-22"/>
            <w:sz w:val="52"/>
            <w:szCs w:val="52"/>
            <w14:textOutline w14:w="9448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团</w:delText>
        </w:r>
      </w:del>
      <w:del w:id="1284" w:author="随遇而安" w:date="2023-08-12T14:20:34Z">
        <w:r>
          <w:rPr>
            <w:rFonts w:ascii="黑体" w:hAnsi="黑体" w:eastAsia="黑体" w:cs="黑体"/>
            <w:sz w:val="52"/>
            <w:szCs w:val="52"/>
          </w:rPr>
          <w:delText xml:space="preserve"> </w:delText>
        </w:r>
      </w:del>
      <w:del w:id="1285" w:author="随遇而安" w:date="2023-08-12T14:20:34Z">
        <w:r>
          <w:rPr>
            <w:rFonts w:ascii="黑体" w:hAnsi="黑体" w:eastAsia="黑体" w:cs="黑体"/>
            <w:spacing w:val="-2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企</w:delText>
        </w:r>
      </w:del>
      <w:del w:id="1286" w:author="随遇而安" w:date="2023-08-12T14:20:34Z">
        <w:r>
          <w:rPr>
            <w:rFonts w:ascii="黑体" w:hAnsi="黑体" w:eastAsia="黑体" w:cs="黑体"/>
            <w:spacing w:val="26"/>
            <w:sz w:val="31"/>
            <w:szCs w:val="31"/>
          </w:rPr>
          <w:delText xml:space="preserve"> </w:delText>
        </w:r>
      </w:del>
      <w:del w:id="1287" w:author="随遇而安" w:date="2023-08-12T14:20:34Z">
        <w:r>
          <w:rPr>
            <w:rFonts w:ascii="黑体" w:hAnsi="黑体" w:eastAsia="黑体" w:cs="黑体"/>
            <w:spacing w:val="-2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业</w:delText>
        </w:r>
      </w:del>
      <w:del w:id="1288" w:author="随遇而安" w:date="2023-08-12T14:20:34Z">
        <w:r>
          <w:rPr>
            <w:rFonts w:ascii="黑体" w:hAnsi="黑体" w:eastAsia="黑体" w:cs="黑体"/>
            <w:spacing w:val="15"/>
            <w:sz w:val="31"/>
            <w:szCs w:val="31"/>
          </w:rPr>
          <w:delText xml:space="preserve"> </w:delText>
        </w:r>
      </w:del>
      <w:del w:id="1289" w:author="随遇而安" w:date="2023-08-12T14:20:34Z">
        <w:r>
          <w:rPr>
            <w:rFonts w:ascii="黑体" w:hAnsi="黑体" w:eastAsia="黑体" w:cs="黑体"/>
            <w:spacing w:val="-2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标</w:delText>
        </w:r>
      </w:del>
      <w:del w:id="1290" w:author="随遇而安" w:date="2023-08-12T14:20:34Z">
        <w:r>
          <w:rPr>
            <w:rFonts w:ascii="黑体" w:hAnsi="黑体" w:eastAsia="黑体" w:cs="黑体"/>
            <w:spacing w:val="22"/>
            <w:sz w:val="31"/>
            <w:szCs w:val="31"/>
          </w:rPr>
          <w:delText xml:space="preserve"> </w:delText>
        </w:r>
      </w:del>
      <w:del w:id="1291" w:author="随遇而安" w:date="2023-08-12T14:20:34Z">
        <w:r>
          <w:rPr>
            <w:rFonts w:ascii="黑体" w:hAnsi="黑体" w:eastAsia="黑体" w:cs="黑体"/>
            <w:spacing w:val="-2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准</w:delText>
        </w:r>
      </w:del>
    </w:p>
    <w:p w14:paraId="17D0CE87">
      <w:pPr>
        <w:pStyle w:val="2"/>
        <w:spacing w:line="282" w:lineRule="auto"/>
        <w:rPr>
          <w:del w:id="1292" w:author="随遇而安" w:date="2023-08-12T14:20:34Z"/>
        </w:rPr>
      </w:pPr>
    </w:p>
    <w:p w14:paraId="613583F1">
      <w:pPr>
        <w:pStyle w:val="2"/>
        <w:spacing w:line="282" w:lineRule="auto"/>
        <w:rPr>
          <w:del w:id="1293" w:author="随遇而安" w:date="2023-08-12T14:20:34Z"/>
        </w:rPr>
      </w:pPr>
    </w:p>
    <w:p w14:paraId="00A5A058">
      <w:pPr>
        <w:pStyle w:val="2"/>
        <w:spacing w:line="283" w:lineRule="auto"/>
        <w:rPr>
          <w:del w:id="1294" w:author="随遇而安" w:date="2023-08-12T14:20:34Z"/>
        </w:rPr>
      </w:pPr>
    </w:p>
    <w:p w14:paraId="1D3E8986">
      <w:pPr>
        <w:spacing w:before="78" w:line="218" w:lineRule="auto"/>
        <w:jc w:val="right"/>
        <w:rPr>
          <w:del w:id="1295" w:author="随遇而安" w:date="2023-08-12T14:20:34Z"/>
          <w:rFonts w:ascii="黑体" w:hAnsi="黑体" w:eastAsia="黑体" w:cs="黑体"/>
          <w:sz w:val="24"/>
          <w:szCs w:val="24"/>
        </w:rPr>
      </w:pPr>
      <w:del w:id="1296" w:author="随遇而安" w:date="2023-08-12T14:20:34Z">
        <w:r>
          <w:rPr>
            <w:rFonts w:ascii="黑体" w:hAnsi="黑体" w:eastAsia="黑体" w:cs="黑体"/>
            <w:spacing w:val="-10"/>
            <w:sz w:val="24"/>
            <w:szCs w:val="24"/>
          </w:rPr>
          <w:delText>制度编号：</w:delText>
        </w:r>
      </w:del>
      <w:del w:id="1297" w:author="随遇而安" w:date="2023-08-12T14:20:34Z">
        <w:r>
          <w:rPr>
            <w:rFonts w:ascii="黑体" w:hAnsi="黑体" w:eastAsia="黑体" w:cs="黑体"/>
            <w:spacing w:val="61"/>
            <w:sz w:val="24"/>
            <w:szCs w:val="24"/>
          </w:rPr>
          <w:delText xml:space="preserve"> </w:delText>
        </w:r>
      </w:del>
      <w:del w:id="1298" w:author="随遇而安" w:date="2023-08-12T14:20:34Z">
        <w:r>
          <w:rPr>
            <w:rFonts w:ascii="黑体" w:hAnsi="黑体" w:eastAsia="黑体" w:cs="黑体"/>
            <w:spacing w:val="-10"/>
            <w:sz w:val="24"/>
            <w:szCs w:val="24"/>
          </w:rPr>
          <w:delText>HWAH.09.2022.0</w:delText>
        </w:r>
      </w:del>
    </w:p>
    <w:p w14:paraId="385587CF">
      <w:pPr>
        <w:spacing w:before="44" w:line="41" w:lineRule="exact"/>
        <w:ind w:firstLine="69"/>
        <w:rPr>
          <w:del w:id="1299" w:author="随遇而安" w:date="2023-08-12T14:20:34Z"/>
        </w:rPr>
      </w:pPr>
      <w:del w:id="1300" w:author="随遇而安" w:date="2023-08-12T14:20:34Z"/>
      <w:del w:id="1301" w:author="随遇而安" w:date="2023-08-12T14:20:34Z"/>
      <w:del w:id="1302" w:author="随遇而安" w:date="2023-08-12T14:20:34Z"/>
      <w:del w:id="1303" w:author="随遇而安" w:date="2023-08-12T14:20:34Z">
        <w:r>
          <w:rPr/>
          <w:pict>
            <v:shape id="_x0000_s1026" o:spid="_x0000_s1026" style="height:2.05pt;width:450.05pt;" filled="f" stroked="t" coordsize="9000,40" path="m0,20l9000,20e">
              <v:fill on="f" focussize="0,0"/>
              <v:stroke weight="2.04pt" color="#000000" miterlimit="10"/>
              <v:imagedata o:title=""/>
              <o:lock v:ext="edit"/>
              <w10:wrap type="none"/>
              <w10:anchorlock/>
            </v:shape>
          </w:pict>
        </w:r>
      </w:del>
      <w:del w:id="1305" w:author="随遇而安" w:date="2023-08-12T14:20:34Z"/>
    </w:p>
    <w:p w14:paraId="2751AC17">
      <w:pPr>
        <w:pStyle w:val="2"/>
        <w:spacing w:line="269" w:lineRule="auto"/>
        <w:rPr>
          <w:del w:id="1306" w:author="随遇而安" w:date="2023-08-12T14:20:34Z"/>
        </w:rPr>
      </w:pPr>
    </w:p>
    <w:p w14:paraId="04D08706">
      <w:pPr>
        <w:pStyle w:val="2"/>
        <w:spacing w:line="269" w:lineRule="auto"/>
        <w:rPr>
          <w:del w:id="1307" w:author="随遇而安" w:date="2023-08-12T14:20:34Z"/>
        </w:rPr>
      </w:pPr>
    </w:p>
    <w:p w14:paraId="66F1DE40">
      <w:pPr>
        <w:pStyle w:val="2"/>
        <w:spacing w:line="269" w:lineRule="auto"/>
        <w:rPr>
          <w:del w:id="1308" w:author="随遇而安" w:date="2023-08-12T14:20:34Z"/>
        </w:rPr>
      </w:pPr>
    </w:p>
    <w:p w14:paraId="21BC85C7">
      <w:pPr>
        <w:pStyle w:val="2"/>
        <w:spacing w:line="269" w:lineRule="auto"/>
        <w:rPr>
          <w:del w:id="1309" w:author="随遇而安" w:date="2023-08-12T14:20:34Z"/>
        </w:rPr>
      </w:pPr>
    </w:p>
    <w:p w14:paraId="461E83A7">
      <w:pPr>
        <w:pStyle w:val="2"/>
        <w:spacing w:line="269" w:lineRule="auto"/>
        <w:rPr>
          <w:del w:id="1310" w:author="随遇而安" w:date="2023-08-12T14:20:34Z"/>
        </w:rPr>
      </w:pPr>
    </w:p>
    <w:p w14:paraId="19BCE114">
      <w:pPr>
        <w:pStyle w:val="2"/>
        <w:spacing w:line="269" w:lineRule="auto"/>
        <w:rPr>
          <w:del w:id="1311" w:author="随遇而安" w:date="2023-08-12T14:20:34Z"/>
        </w:rPr>
      </w:pPr>
    </w:p>
    <w:p w14:paraId="6BE46A0F">
      <w:pPr>
        <w:pStyle w:val="2"/>
        <w:spacing w:line="270" w:lineRule="auto"/>
        <w:rPr>
          <w:del w:id="1312" w:author="随遇而安" w:date="2023-08-12T14:20:34Z"/>
        </w:rPr>
      </w:pPr>
    </w:p>
    <w:p w14:paraId="7D6E1F20">
      <w:pPr>
        <w:spacing w:before="169" w:line="218" w:lineRule="auto"/>
        <w:ind w:left="1950"/>
        <w:rPr>
          <w:del w:id="1313" w:author="随遇而安" w:date="2023-08-12T14:20:34Z"/>
          <w:rFonts w:ascii="黑体" w:hAnsi="黑体" w:eastAsia="黑体" w:cs="黑体"/>
          <w:sz w:val="52"/>
          <w:szCs w:val="52"/>
        </w:rPr>
      </w:pPr>
      <w:del w:id="1314" w:author="随遇而安" w:date="2023-08-12T14:20:34Z">
        <w:r>
          <w:rPr>
            <w:rFonts w:ascii="黑体" w:hAnsi="黑体" w:eastAsia="黑体" w:cs="黑体"/>
            <w:spacing w:val="-2"/>
            <w:sz w:val="52"/>
            <w:szCs w:val="52"/>
          </w:rPr>
          <w:delText>危险作业暂行管理办法</w:delText>
        </w:r>
      </w:del>
    </w:p>
    <w:p w14:paraId="40C4B5D9">
      <w:pPr>
        <w:pStyle w:val="2"/>
        <w:rPr>
          <w:del w:id="1315" w:author="随遇而安" w:date="2023-08-12T14:20:34Z"/>
        </w:rPr>
      </w:pPr>
    </w:p>
    <w:p w14:paraId="3E8CE3AE">
      <w:pPr>
        <w:pStyle w:val="2"/>
        <w:rPr>
          <w:del w:id="1316" w:author="随遇而安" w:date="2023-08-12T14:20:34Z"/>
        </w:rPr>
      </w:pPr>
    </w:p>
    <w:p w14:paraId="1335BA69">
      <w:pPr>
        <w:pStyle w:val="2"/>
        <w:rPr>
          <w:del w:id="1317" w:author="随遇而安" w:date="2023-08-12T14:20:34Z"/>
        </w:rPr>
      </w:pPr>
    </w:p>
    <w:p w14:paraId="744EC812">
      <w:pPr>
        <w:pStyle w:val="2"/>
        <w:rPr>
          <w:del w:id="1318" w:author="随遇而安" w:date="2023-08-12T14:20:34Z"/>
        </w:rPr>
      </w:pPr>
    </w:p>
    <w:p w14:paraId="2A3D4377">
      <w:pPr>
        <w:pStyle w:val="2"/>
        <w:rPr>
          <w:del w:id="1319" w:author="随遇而安" w:date="2023-08-12T14:20:34Z"/>
        </w:rPr>
      </w:pPr>
    </w:p>
    <w:p w14:paraId="5602A614">
      <w:pPr>
        <w:pStyle w:val="2"/>
        <w:rPr>
          <w:del w:id="1320" w:author="随遇而安" w:date="2023-08-12T14:20:34Z"/>
        </w:rPr>
      </w:pPr>
    </w:p>
    <w:p w14:paraId="0EADD705">
      <w:pPr>
        <w:pStyle w:val="2"/>
        <w:rPr>
          <w:del w:id="1321" w:author="随遇而安" w:date="2023-08-12T14:20:34Z"/>
        </w:rPr>
      </w:pPr>
    </w:p>
    <w:p w14:paraId="2E0AFD94">
      <w:pPr>
        <w:pStyle w:val="2"/>
        <w:rPr>
          <w:del w:id="1322" w:author="随遇而安" w:date="2023-08-12T14:20:34Z"/>
        </w:rPr>
      </w:pPr>
    </w:p>
    <w:p w14:paraId="53E19D95">
      <w:pPr>
        <w:pStyle w:val="2"/>
        <w:rPr>
          <w:del w:id="1323" w:author="随遇而安" w:date="2023-08-12T14:20:34Z"/>
        </w:rPr>
      </w:pPr>
    </w:p>
    <w:p w14:paraId="3AD0A5B5">
      <w:pPr>
        <w:pStyle w:val="2"/>
        <w:rPr>
          <w:del w:id="1324" w:author="随遇而安" w:date="2023-08-12T14:20:34Z"/>
        </w:rPr>
      </w:pPr>
    </w:p>
    <w:p w14:paraId="7AEEBD22">
      <w:pPr>
        <w:pStyle w:val="2"/>
        <w:rPr>
          <w:del w:id="1325" w:author="随遇而安" w:date="2023-08-12T14:20:34Z"/>
        </w:rPr>
      </w:pPr>
    </w:p>
    <w:p w14:paraId="3AD64A75">
      <w:pPr>
        <w:pStyle w:val="2"/>
        <w:rPr>
          <w:del w:id="1326" w:author="随遇而安" w:date="2023-08-12T14:20:34Z"/>
        </w:rPr>
      </w:pPr>
    </w:p>
    <w:p w14:paraId="067A1181">
      <w:pPr>
        <w:pStyle w:val="2"/>
        <w:rPr>
          <w:del w:id="1327" w:author="随遇而安" w:date="2023-08-12T14:20:34Z"/>
        </w:rPr>
      </w:pPr>
    </w:p>
    <w:p w14:paraId="4B3227DC">
      <w:pPr>
        <w:pStyle w:val="2"/>
        <w:rPr>
          <w:del w:id="1328" w:author="随遇而安" w:date="2023-08-12T14:20:34Z"/>
        </w:rPr>
      </w:pPr>
    </w:p>
    <w:p w14:paraId="4776F5EC">
      <w:pPr>
        <w:pStyle w:val="2"/>
        <w:rPr>
          <w:del w:id="1329" w:author="随遇而安" w:date="2023-08-12T14:20:34Z"/>
        </w:rPr>
      </w:pPr>
    </w:p>
    <w:p w14:paraId="0A1B62C3">
      <w:pPr>
        <w:pStyle w:val="2"/>
        <w:rPr>
          <w:del w:id="1330" w:author="随遇而安" w:date="2023-08-12T14:20:34Z"/>
        </w:rPr>
      </w:pPr>
    </w:p>
    <w:p w14:paraId="10C30291">
      <w:pPr>
        <w:pStyle w:val="2"/>
        <w:rPr>
          <w:del w:id="1331" w:author="随遇而安" w:date="2023-08-12T14:20:34Z"/>
        </w:rPr>
      </w:pPr>
    </w:p>
    <w:p w14:paraId="366EBFB4">
      <w:pPr>
        <w:pStyle w:val="2"/>
        <w:rPr>
          <w:del w:id="1332" w:author="随遇而安" w:date="2023-08-12T14:20:34Z"/>
        </w:rPr>
      </w:pPr>
    </w:p>
    <w:p w14:paraId="7AE37EFF">
      <w:pPr>
        <w:pStyle w:val="2"/>
        <w:rPr>
          <w:del w:id="1333" w:author="随遇而安" w:date="2023-08-12T14:20:34Z"/>
        </w:rPr>
      </w:pPr>
    </w:p>
    <w:p w14:paraId="73A5632C">
      <w:pPr>
        <w:pStyle w:val="2"/>
        <w:rPr>
          <w:del w:id="1334" w:author="随遇而安" w:date="2023-08-12T14:20:34Z"/>
        </w:rPr>
      </w:pPr>
    </w:p>
    <w:p w14:paraId="25A2A01C">
      <w:pPr>
        <w:pStyle w:val="2"/>
        <w:rPr>
          <w:del w:id="1335" w:author="随遇而安" w:date="2023-08-12T14:20:34Z"/>
        </w:rPr>
      </w:pPr>
    </w:p>
    <w:p w14:paraId="13AB1231">
      <w:pPr>
        <w:pStyle w:val="2"/>
        <w:rPr>
          <w:del w:id="1336" w:author="随遇而安" w:date="2023-08-12T14:20:34Z"/>
        </w:rPr>
      </w:pPr>
    </w:p>
    <w:p w14:paraId="3824C68A">
      <w:pPr>
        <w:pStyle w:val="2"/>
        <w:rPr>
          <w:del w:id="1337" w:author="随遇而安" w:date="2023-08-12T14:20:34Z"/>
        </w:rPr>
      </w:pPr>
    </w:p>
    <w:p w14:paraId="18BECDAF">
      <w:pPr>
        <w:pStyle w:val="2"/>
        <w:rPr>
          <w:del w:id="1338" w:author="随遇而安" w:date="2023-08-12T14:20:34Z"/>
        </w:rPr>
      </w:pPr>
    </w:p>
    <w:p w14:paraId="78B8B9C6">
      <w:pPr>
        <w:pStyle w:val="2"/>
        <w:spacing w:line="241" w:lineRule="auto"/>
        <w:rPr>
          <w:del w:id="1339" w:author="随遇而安" w:date="2023-08-12T14:20:34Z"/>
        </w:rPr>
      </w:pPr>
    </w:p>
    <w:p w14:paraId="4C5B94B8">
      <w:pPr>
        <w:pStyle w:val="2"/>
        <w:spacing w:line="241" w:lineRule="auto"/>
        <w:rPr>
          <w:del w:id="1340" w:author="随遇而安" w:date="2023-08-12T14:20:34Z"/>
        </w:rPr>
      </w:pPr>
    </w:p>
    <w:p w14:paraId="26B5AAAC">
      <w:pPr>
        <w:spacing w:before="91" w:line="219" w:lineRule="auto"/>
        <w:ind w:left="7"/>
        <w:rPr>
          <w:del w:id="1341" w:author="随遇而安" w:date="2023-08-12T14:20:34Z"/>
          <w:rFonts w:ascii="黑体" w:hAnsi="黑体" w:eastAsia="黑体" w:cs="黑体"/>
          <w:sz w:val="28"/>
          <w:szCs w:val="28"/>
        </w:rPr>
      </w:pPr>
      <w:del w:id="1342" w:author="随遇而安" w:date="2023-08-12T14:20:34Z">
        <w:r>
          <w:rPr/>
          <w:pict>
            <v:rect id="_x0000_s1027" o:spid="_x0000_s1027" o:spt="1" style="position:absolute;left:0pt;margin-left:0pt;margin-top:17.8pt;height:2.05pt;width:450.05pt;z-index:251660288;mso-width-relative:page;mso-height-relative:page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</w:pict>
        </w:r>
      </w:del>
      <w:del w:id="1344" w:author="随遇而安" w:date="2023-08-12T14:20:34Z">
        <w:r>
          <w:rPr>
            <w:rFonts w:ascii="黑体" w:hAnsi="黑体" w:eastAsia="黑体" w:cs="黑体"/>
            <w:sz w:val="28"/>
            <w:szCs w:val="28"/>
          </w:rPr>
          <w:delText xml:space="preserve">2022-12-30 发布                                 </w:delText>
        </w:r>
      </w:del>
      <w:del w:id="1345" w:author="随遇而安" w:date="2023-08-12T14:20:34Z">
        <w:r>
          <w:rPr>
            <w:rFonts w:ascii="黑体" w:hAnsi="黑体" w:eastAsia="黑体" w:cs="黑体"/>
            <w:spacing w:val="-1"/>
            <w:sz w:val="28"/>
            <w:szCs w:val="28"/>
          </w:rPr>
          <w:delText xml:space="preserve"> 2022-12-30</w:delText>
        </w:r>
      </w:del>
      <w:del w:id="1346" w:author="随遇而安" w:date="2023-08-12T14:20:34Z">
        <w:r>
          <w:rPr>
            <w:rFonts w:ascii="黑体" w:hAnsi="黑体" w:eastAsia="黑体" w:cs="黑体"/>
            <w:spacing w:val="-53"/>
            <w:sz w:val="28"/>
            <w:szCs w:val="28"/>
          </w:rPr>
          <w:delText xml:space="preserve"> </w:delText>
        </w:r>
      </w:del>
      <w:del w:id="1347" w:author="随遇而安" w:date="2023-08-12T14:20:34Z">
        <w:r>
          <w:rPr>
            <w:rFonts w:ascii="黑体" w:hAnsi="黑体" w:eastAsia="黑体" w:cs="黑体"/>
            <w:spacing w:val="-1"/>
            <w:sz w:val="28"/>
            <w:szCs w:val="28"/>
          </w:rPr>
          <w:delText>实施</w:delText>
        </w:r>
      </w:del>
    </w:p>
    <w:p w14:paraId="187DB732">
      <w:pPr>
        <w:spacing w:before="270" w:line="224" w:lineRule="auto"/>
        <w:ind w:left="2789"/>
        <w:rPr>
          <w:del w:id="1348" w:author="随遇而安" w:date="2023-08-12T14:20:34Z"/>
          <w:rFonts w:ascii="黑体" w:hAnsi="黑体" w:eastAsia="黑体" w:cs="黑体"/>
          <w:sz w:val="31"/>
          <w:szCs w:val="31"/>
        </w:rPr>
      </w:pPr>
      <w:del w:id="1349" w:author="随遇而安" w:date="2023-08-12T14:20:34Z">
        <w:r>
          <w:rPr>
            <w:rFonts w:ascii="黑体" w:hAnsi="黑体" w:eastAsia="黑体" w:cs="黑体"/>
            <w:spacing w:val="7"/>
            <w:sz w:val="31"/>
            <w:szCs w:val="31"/>
          </w:rPr>
          <w:delText>北控城市资源集团  发布</w:delText>
        </w:r>
      </w:del>
    </w:p>
    <w:p w14:paraId="2CFAAB0A">
      <w:pPr>
        <w:spacing w:line="224" w:lineRule="auto"/>
        <w:rPr>
          <w:del w:id="1350" w:author="随遇而安" w:date="2023-08-12T14:20:34Z"/>
          <w:rFonts w:ascii="黑体" w:hAnsi="黑体" w:eastAsia="黑体" w:cs="黑体"/>
          <w:sz w:val="31"/>
          <w:szCs w:val="31"/>
        </w:rPr>
        <w:sectPr>
          <w:footerReference r:id="rId7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0A99B6D4">
      <w:pPr>
        <w:pStyle w:val="2"/>
        <w:spacing w:line="262" w:lineRule="auto"/>
        <w:rPr>
          <w:del w:id="1351" w:author="随遇而安" w:date="2023-08-12T14:20:34Z"/>
        </w:rPr>
      </w:pPr>
    </w:p>
    <w:p w14:paraId="6C2D407C">
      <w:pPr>
        <w:pStyle w:val="2"/>
        <w:spacing w:line="262" w:lineRule="auto"/>
        <w:rPr>
          <w:del w:id="1352" w:author="随遇而安" w:date="2023-08-12T14:20:34Z"/>
        </w:rPr>
      </w:pPr>
    </w:p>
    <w:p w14:paraId="00EDC419">
      <w:pPr>
        <w:spacing w:before="98" w:line="219" w:lineRule="auto"/>
        <w:ind w:left="4470"/>
        <w:rPr>
          <w:del w:id="1353" w:author="随遇而安" w:date="2023-08-12T14:20:34Z"/>
          <w:rFonts w:ascii="黑体" w:hAnsi="黑体" w:eastAsia="黑体" w:cs="黑体"/>
          <w:sz w:val="30"/>
          <w:szCs w:val="30"/>
        </w:rPr>
      </w:pPr>
      <w:del w:id="1354" w:author="随遇而安" w:date="2023-08-12T14:20:34Z">
        <w:r>
          <w:rPr>
            <w:rFonts w:ascii="黑体" w:hAnsi="黑体" w:eastAsia="黑体" w:cs="黑体"/>
            <w:spacing w:val="-2"/>
            <w:sz w:val="30"/>
            <w:szCs w:val="30"/>
          </w:rPr>
          <w:delText>制度控制表</w:delText>
        </w:r>
      </w:del>
    </w:p>
    <w:p w14:paraId="6410F928">
      <w:pPr>
        <w:spacing w:line="185" w:lineRule="exact"/>
        <w:rPr>
          <w:del w:id="1355" w:author="随遇而安" w:date="2023-08-12T14:20:34Z"/>
        </w:rPr>
      </w:pPr>
    </w:p>
    <w:tbl>
      <w:tblPr>
        <w:tblStyle w:val="8"/>
        <w:tblW w:w="104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1082"/>
        <w:gridCol w:w="1190"/>
        <w:gridCol w:w="1411"/>
        <w:gridCol w:w="1190"/>
        <w:gridCol w:w="1245"/>
        <w:gridCol w:w="1154"/>
        <w:gridCol w:w="1233"/>
        <w:gridCol w:w="1058"/>
      </w:tblGrid>
      <w:tr w14:paraId="5C2229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  <w:del w:id="1356" w:author="随遇而安" w:date="2023-08-12T14:20:34Z"/>
        </w:trPr>
        <w:tc>
          <w:tcPr>
            <w:tcW w:w="852" w:type="dxa"/>
            <w:vAlign w:val="top"/>
          </w:tcPr>
          <w:p w14:paraId="504789A5">
            <w:pPr>
              <w:spacing w:before="132" w:line="468" w:lineRule="exact"/>
              <w:ind w:left="116"/>
              <w:rPr>
                <w:del w:id="1357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58" w:author="随遇而安" w:date="2023-08-12T14:20:34Z">
              <w:r>
                <w:rPr>
                  <w:rFonts w:ascii="宋体" w:hAnsi="宋体" w:eastAsia="宋体" w:cs="宋体"/>
                  <w:spacing w:val="-2"/>
                  <w:position w:val="19"/>
                  <w:sz w:val="21"/>
                  <w:szCs w:val="21"/>
                </w:rPr>
                <w:delText>制度名</w:delText>
              </w:r>
            </w:del>
          </w:p>
          <w:p w14:paraId="1C25714D">
            <w:pPr>
              <w:spacing w:line="222" w:lineRule="auto"/>
              <w:ind w:left="323"/>
              <w:rPr>
                <w:del w:id="1359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60" w:author="随遇而安" w:date="2023-08-12T14:20:34Z">
              <w:r>
                <w:rPr>
                  <w:rFonts w:ascii="宋体" w:hAnsi="宋体" w:eastAsia="宋体" w:cs="宋体"/>
                  <w:sz w:val="21"/>
                  <w:szCs w:val="21"/>
                </w:rPr>
                <w:delText>称</w:delText>
              </w:r>
            </w:del>
          </w:p>
        </w:tc>
        <w:tc>
          <w:tcPr>
            <w:tcW w:w="9563" w:type="dxa"/>
            <w:gridSpan w:val="8"/>
            <w:vAlign w:val="top"/>
          </w:tcPr>
          <w:p w14:paraId="3921CE17">
            <w:pPr>
              <w:pStyle w:val="9"/>
              <w:spacing w:line="297" w:lineRule="auto"/>
              <w:rPr>
                <w:del w:id="1361" w:author="随遇而安" w:date="2023-08-12T14:20:34Z"/>
              </w:rPr>
            </w:pPr>
          </w:p>
          <w:p w14:paraId="2735E1BE">
            <w:pPr>
              <w:spacing w:before="68" w:line="221" w:lineRule="auto"/>
              <w:ind w:left="112"/>
              <w:rPr>
                <w:del w:id="1362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63" w:author="随遇而安" w:date="2023-08-12T14:20:34Z">
              <w:r>
                <w:rPr>
                  <w:rFonts w:ascii="宋体" w:hAnsi="宋体" w:eastAsia="宋体" w:cs="宋体"/>
                  <w:sz w:val="21"/>
                  <w:szCs w:val="21"/>
                  <w14:textOutline w14:w="3831" w14:cap="flat" w14:cmpd="sng">
                    <w14:solidFill>
                      <w14:srgbClr w14:val="000000"/>
                    </w14:solidFill>
                    <w14:prstDash w14:val="solid"/>
                    <w14:miter w14:val="0"/>
                  </w14:textOutline>
                </w:rPr>
                <w:delText>北控城市资源集团城服事业部危险作业暂行管理办法</w:delText>
              </w:r>
            </w:del>
          </w:p>
        </w:tc>
      </w:tr>
      <w:tr w14:paraId="088EA0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del w:id="1364" w:author="随遇而安" w:date="2023-08-12T14:20:34Z"/>
        </w:trPr>
        <w:tc>
          <w:tcPr>
            <w:tcW w:w="852" w:type="dxa"/>
            <w:vAlign w:val="top"/>
          </w:tcPr>
          <w:p w14:paraId="5B6B77CA">
            <w:pPr>
              <w:spacing w:before="128" w:line="468" w:lineRule="exact"/>
              <w:ind w:left="116"/>
              <w:rPr>
                <w:del w:id="1365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66" w:author="随遇而安" w:date="2023-08-12T14:20:34Z">
              <w:r>
                <w:rPr>
                  <w:rFonts w:ascii="宋体" w:hAnsi="宋体" w:eastAsia="宋体" w:cs="宋体"/>
                  <w:spacing w:val="-2"/>
                  <w:position w:val="19"/>
                  <w:sz w:val="21"/>
                  <w:szCs w:val="21"/>
                </w:rPr>
                <w:delText>制度编</w:delText>
              </w:r>
            </w:del>
          </w:p>
          <w:p w14:paraId="276F0A1A">
            <w:pPr>
              <w:spacing w:line="222" w:lineRule="auto"/>
              <w:ind w:left="329"/>
              <w:rPr>
                <w:del w:id="1367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68" w:author="随遇而安" w:date="2023-08-12T14:20:34Z">
              <w:r>
                <w:rPr>
                  <w:rFonts w:ascii="宋体" w:hAnsi="宋体" w:eastAsia="宋体" w:cs="宋体"/>
                  <w:sz w:val="21"/>
                  <w:szCs w:val="21"/>
                </w:rPr>
                <w:delText>号</w:delText>
              </w:r>
            </w:del>
          </w:p>
        </w:tc>
        <w:tc>
          <w:tcPr>
            <w:tcW w:w="9563" w:type="dxa"/>
            <w:gridSpan w:val="8"/>
            <w:vAlign w:val="top"/>
          </w:tcPr>
          <w:p w14:paraId="4845E36A">
            <w:pPr>
              <w:pStyle w:val="9"/>
              <w:rPr>
                <w:del w:id="1369" w:author="随遇而安" w:date="2023-08-12T14:20:34Z"/>
              </w:rPr>
            </w:pPr>
          </w:p>
        </w:tc>
      </w:tr>
      <w:tr w14:paraId="6EC6A2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  <w:del w:id="1370" w:author="随遇而安" w:date="2023-08-12T14:20:34Z"/>
        </w:trPr>
        <w:tc>
          <w:tcPr>
            <w:tcW w:w="852" w:type="dxa"/>
            <w:vAlign w:val="top"/>
          </w:tcPr>
          <w:p w14:paraId="49DBE242">
            <w:pPr>
              <w:pStyle w:val="9"/>
              <w:spacing w:line="293" w:lineRule="auto"/>
              <w:rPr>
                <w:del w:id="1371" w:author="随遇而安" w:date="2023-08-12T14:20:34Z"/>
              </w:rPr>
            </w:pPr>
          </w:p>
          <w:p w14:paraId="76738DC9">
            <w:pPr>
              <w:spacing w:before="69" w:line="220" w:lineRule="auto"/>
              <w:ind w:left="222"/>
              <w:rPr>
                <w:del w:id="1372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73" w:author="随遇而安" w:date="2023-08-12T14:20:3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版本</w:delText>
              </w:r>
            </w:del>
          </w:p>
        </w:tc>
        <w:tc>
          <w:tcPr>
            <w:tcW w:w="1082" w:type="dxa"/>
            <w:vAlign w:val="top"/>
          </w:tcPr>
          <w:p w14:paraId="1A29F38A">
            <w:pPr>
              <w:pStyle w:val="9"/>
              <w:spacing w:line="293" w:lineRule="auto"/>
              <w:rPr>
                <w:del w:id="1374" w:author="随遇而安" w:date="2023-08-12T14:20:34Z"/>
              </w:rPr>
            </w:pPr>
          </w:p>
          <w:p w14:paraId="1C4C1D25">
            <w:pPr>
              <w:spacing w:before="68" w:line="221" w:lineRule="auto"/>
              <w:ind w:left="332"/>
              <w:rPr>
                <w:del w:id="1375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76" w:author="随遇而安" w:date="2023-08-12T14:20:3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状态</w:delText>
              </w:r>
            </w:del>
          </w:p>
        </w:tc>
        <w:tc>
          <w:tcPr>
            <w:tcW w:w="1190" w:type="dxa"/>
            <w:vAlign w:val="top"/>
          </w:tcPr>
          <w:p w14:paraId="3ABA424E">
            <w:pPr>
              <w:pStyle w:val="9"/>
              <w:spacing w:line="294" w:lineRule="auto"/>
              <w:rPr>
                <w:del w:id="1377" w:author="随遇而安" w:date="2023-08-12T14:20:34Z"/>
              </w:rPr>
            </w:pPr>
          </w:p>
          <w:p w14:paraId="59F1F5E3">
            <w:pPr>
              <w:spacing w:before="68" w:line="221" w:lineRule="auto"/>
              <w:ind w:left="184"/>
              <w:rPr>
                <w:del w:id="1378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79" w:author="随遇而安" w:date="2023-08-12T14:20:34Z">
              <w:r>
                <w:rPr>
                  <w:rFonts w:ascii="宋体" w:hAnsi="宋体" w:eastAsia="宋体" w:cs="宋体"/>
                  <w:spacing w:val="-3"/>
                  <w:sz w:val="21"/>
                  <w:szCs w:val="21"/>
                </w:rPr>
                <w:delText>实施日期</w:delText>
              </w:r>
            </w:del>
          </w:p>
        </w:tc>
        <w:tc>
          <w:tcPr>
            <w:tcW w:w="1411" w:type="dxa"/>
            <w:vAlign w:val="top"/>
          </w:tcPr>
          <w:p w14:paraId="6373EED8">
            <w:pPr>
              <w:pStyle w:val="9"/>
              <w:spacing w:line="293" w:lineRule="auto"/>
              <w:rPr>
                <w:del w:id="1380" w:author="随遇而安" w:date="2023-08-12T14:20:34Z"/>
              </w:rPr>
            </w:pPr>
          </w:p>
          <w:p w14:paraId="58E1945E">
            <w:pPr>
              <w:spacing w:before="68" w:line="221" w:lineRule="auto"/>
              <w:ind w:left="289"/>
              <w:rPr>
                <w:del w:id="1381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82" w:author="随遇而安" w:date="2023-08-12T14:20:3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起草部门</w:delText>
              </w:r>
            </w:del>
          </w:p>
        </w:tc>
        <w:tc>
          <w:tcPr>
            <w:tcW w:w="1190" w:type="dxa"/>
            <w:vAlign w:val="top"/>
          </w:tcPr>
          <w:p w14:paraId="7BC7CDA6">
            <w:pPr>
              <w:pStyle w:val="9"/>
              <w:spacing w:line="293" w:lineRule="auto"/>
              <w:rPr>
                <w:del w:id="1383" w:author="随遇而安" w:date="2023-08-12T14:20:34Z"/>
              </w:rPr>
            </w:pPr>
          </w:p>
          <w:p w14:paraId="123D09EB">
            <w:pPr>
              <w:spacing w:before="69" w:line="220" w:lineRule="auto"/>
              <w:ind w:left="179"/>
              <w:rPr>
                <w:del w:id="1384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85" w:author="随遇而安" w:date="2023-08-12T14:20:3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会签部门</w:delText>
              </w:r>
            </w:del>
          </w:p>
        </w:tc>
        <w:tc>
          <w:tcPr>
            <w:tcW w:w="1245" w:type="dxa"/>
            <w:vAlign w:val="top"/>
          </w:tcPr>
          <w:p w14:paraId="3F6BB6A0">
            <w:pPr>
              <w:spacing w:before="131" w:line="468" w:lineRule="exact"/>
              <w:ind w:left="209"/>
              <w:rPr>
                <w:del w:id="1386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87" w:author="随遇而安" w:date="2023-08-12T14:20:34Z">
              <w:r>
                <w:rPr>
                  <w:rFonts w:ascii="宋体" w:hAnsi="宋体" w:eastAsia="宋体" w:cs="宋体"/>
                  <w:spacing w:val="-2"/>
                  <w:position w:val="19"/>
                  <w:sz w:val="21"/>
                  <w:szCs w:val="21"/>
                </w:rPr>
                <w:delText>主管领导</w:delText>
              </w:r>
            </w:del>
          </w:p>
          <w:p w14:paraId="1A948081">
            <w:pPr>
              <w:spacing w:line="221" w:lineRule="auto"/>
              <w:ind w:left="429"/>
              <w:rPr>
                <w:del w:id="1388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89" w:author="随遇而安" w:date="2023-08-12T14:20:34Z">
              <w:r>
                <w:rPr>
                  <w:rFonts w:ascii="宋体" w:hAnsi="宋体" w:eastAsia="宋体" w:cs="宋体"/>
                  <w:spacing w:val="-5"/>
                  <w:sz w:val="21"/>
                  <w:szCs w:val="21"/>
                </w:rPr>
                <w:delText>审核</w:delText>
              </w:r>
            </w:del>
          </w:p>
        </w:tc>
        <w:tc>
          <w:tcPr>
            <w:tcW w:w="1154" w:type="dxa"/>
            <w:vAlign w:val="top"/>
          </w:tcPr>
          <w:p w14:paraId="6C1EDC8E">
            <w:pPr>
              <w:pStyle w:val="9"/>
              <w:spacing w:line="293" w:lineRule="auto"/>
              <w:rPr>
                <w:del w:id="1390" w:author="随遇而安" w:date="2023-08-12T14:20:34Z"/>
              </w:rPr>
            </w:pPr>
          </w:p>
          <w:p w14:paraId="60878993">
            <w:pPr>
              <w:spacing w:before="68" w:line="221" w:lineRule="auto"/>
              <w:ind w:left="174"/>
              <w:rPr>
                <w:del w:id="1391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92" w:author="随遇而安" w:date="2023-08-12T14:20:34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审核部门</w:delText>
              </w:r>
            </w:del>
          </w:p>
        </w:tc>
        <w:tc>
          <w:tcPr>
            <w:tcW w:w="1233" w:type="dxa"/>
            <w:vAlign w:val="top"/>
          </w:tcPr>
          <w:p w14:paraId="670B1630">
            <w:pPr>
              <w:pStyle w:val="9"/>
              <w:spacing w:line="294" w:lineRule="auto"/>
              <w:rPr>
                <w:del w:id="1393" w:author="随遇而安" w:date="2023-08-12T14:20:34Z"/>
              </w:rPr>
            </w:pPr>
          </w:p>
          <w:p w14:paraId="32B1653C">
            <w:pPr>
              <w:spacing w:before="68" w:line="221" w:lineRule="auto"/>
              <w:ind w:left="307"/>
              <w:rPr>
                <w:del w:id="1394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95" w:author="随遇而安" w:date="2023-08-12T14:20:3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签发人</w:delText>
              </w:r>
            </w:del>
          </w:p>
        </w:tc>
        <w:tc>
          <w:tcPr>
            <w:tcW w:w="1058" w:type="dxa"/>
            <w:vAlign w:val="top"/>
          </w:tcPr>
          <w:p w14:paraId="483D8E98">
            <w:pPr>
              <w:spacing w:before="131" w:line="468" w:lineRule="exact"/>
              <w:ind w:left="223"/>
              <w:rPr>
                <w:del w:id="1396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97" w:author="随遇而安" w:date="2023-08-12T14:20:34Z">
              <w:r>
                <w:rPr>
                  <w:rFonts w:ascii="宋体" w:hAnsi="宋体" w:eastAsia="宋体" w:cs="宋体"/>
                  <w:spacing w:val="-2"/>
                  <w:position w:val="19"/>
                  <w:sz w:val="21"/>
                  <w:szCs w:val="21"/>
                </w:rPr>
                <w:delText>是否修</w:delText>
              </w:r>
            </w:del>
          </w:p>
          <w:p w14:paraId="42087246">
            <w:pPr>
              <w:spacing w:line="223" w:lineRule="auto"/>
              <w:ind w:left="431"/>
              <w:rPr>
                <w:del w:id="1398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399" w:author="随遇而安" w:date="2023-08-12T14:20:34Z">
              <w:r>
                <w:rPr>
                  <w:rFonts w:ascii="宋体" w:hAnsi="宋体" w:eastAsia="宋体" w:cs="宋体"/>
                  <w:sz w:val="21"/>
                  <w:szCs w:val="21"/>
                </w:rPr>
                <w:delText>订</w:delText>
              </w:r>
            </w:del>
          </w:p>
        </w:tc>
      </w:tr>
      <w:tr w14:paraId="3F9551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del w:id="1400" w:author="随遇而安" w:date="2023-08-12T14:20:34Z"/>
        </w:trPr>
        <w:tc>
          <w:tcPr>
            <w:tcW w:w="852" w:type="dxa"/>
            <w:vAlign w:val="top"/>
          </w:tcPr>
          <w:p w14:paraId="78ED7079">
            <w:pPr>
              <w:pStyle w:val="9"/>
              <w:spacing w:line="327" w:lineRule="auto"/>
              <w:rPr>
                <w:del w:id="1401" w:author="随遇而安" w:date="2023-08-12T14:20:34Z"/>
              </w:rPr>
            </w:pPr>
          </w:p>
          <w:p w14:paraId="64D80422">
            <w:pPr>
              <w:spacing w:before="68" w:line="182" w:lineRule="auto"/>
              <w:ind w:left="118"/>
              <w:rPr>
                <w:del w:id="1402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03" w:author="随遇而安" w:date="2023-08-12T14:20:3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2022.0</w:delText>
              </w:r>
            </w:del>
          </w:p>
        </w:tc>
        <w:tc>
          <w:tcPr>
            <w:tcW w:w="1082" w:type="dxa"/>
            <w:vAlign w:val="top"/>
          </w:tcPr>
          <w:p w14:paraId="57674564">
            <w:pPr>
              <w:pStyle w:val="9"/>
              <w:spacing w:line="291" w:lineRule="auto"/>
              <w:rPr>
                <w:del w:id="1404" w:author="随遇而安" w:date="2023-08-12T14:20:34Z"/>
              </w:rPr>
            </w:pPr>
          </w:p>
          <w:p w14:paraId="4D2E11F1">
            <w:pPr>
              <w:spacing w:before="69" w:line="221" w:lineRule="auto"/>
              <w:ind w:left="121"/>
              <w:rPr>
                <w:del w:id="1405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06" w:author="随遇而安" w:date="2023-08-12T14:20:3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试用执行</w:delText>
              </w:r>
            </w:del>
          </w:p>
        </w:tc>
        <w:tc>
          <w:tcPr>
            <w:tcW w:w="1190" w:type="dxa"/>
            <w:vAlign w:val="top"/>
          </w:tcPr>
          <w:p w14:paraId="5F0C5F91">
            <w:pPr>
              <w:pStyle w:val="9"/>
              <w:rPr>
                <w:del w:id="1407" w:author="随遇而安" w:date="2023-08-12T14:20:34Z"/>
              </w:rPr>
            </w:pPr>
          </w:p>
        </w:tc>
        <w:tc>
          <w:tcPr>
            <w:tcW w:w="1411" w:type="dxa"/>
            <w:vAlign w:val="top"/>
          </w:tcPr>
          <w:p w14:paraId="07CFBDFD">
            <w:pPr>
              <w:spacing w:before="129" w:line="468" w:lineRule="exact"/>
              <w:ind w:left="182"/>
              <w:rPr>
                <w:del w:id="1408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09" w:author="随遇而安" w:date="2023-08-12T14:20:34Z">
              <w:r>
                <w:rPr>
                  <w:rFonts w:ascii="宋体" w:hAnsi="宋体" w:eastAsia="宋体" w:cs="宋体"/>
                  <w:spacing w:val="-1"/>
                  <w:position w:val="19"/>
                  <w:sz w:val="21"/>
                  <w:szCs w:val="21"/>
                </w:rPr>
                <w:delText>城服事业部</w:delText>
              </w:r>
            </w:del>
          </w:p>
          <w:p w14:paraId="1A490B3B">
            <w:pPr>
              <w:spacing w:line="220" w:lineRule="auto"/>
              <w:ind w:left="186"/>
              <w:rPr>
                <w:del w:id="1410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11" w:author="随遇而安" w:date="2023-08-12T14:20:3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安环管理部</w:delText>
              </w:r>
            </w:del>
          </w:p>
        </w:tc>
        <w:tc>
          <w:tcPr>
            <w:tcW w:w="1190" w:type="dxa"/>
            <w:vAlign w:val="top"/>
          </w:tcPr>
          <w:p w14:paraId="61FC215D">
            <w:pPr>
              <w:pStyle w:val="9"/>
              <w:rPr>
                <w:del w:id="1412" w:author="随遇而安" w:date="2023-08-12T14:20:34Z"/>
              </w:rPr>
            </w:pPr>
          </w:p>
        </w:tc>
        <w:tc>
          <w:tcPr>
            <w:tcW w:w="1245" w:type="dxa"/>
            <w:vAlign w:val="top"/>
          </w:tcPr>
          <w:p w14:paraId="5E867BC3">
            <w:pPr>
              <w:pStyle w:val="9"/>
              <w:rPr>
                <w:del w:id="1413" w:author="随遇而安" w:date="2023-08-12T14:20:34Z"/>
              </w:rPr>
            </w:pPr>
          </w:p>
        </w:tc>
        <w:tc>
          <w:tcPr>
            <w:tcW w:w="1154" w:type="dxa"/>
            <w:vAlign w:val="top"/>
          </w:tcPr>
          <w:p w14:paraId="116F1BD5">
            <w:pPr>
              <w:pStyle w:val="9"/>
              <w:rPr>
                <w:del w:id="1414" w:author="随遇而安" w:date="2023-08-12T14:20:34Z"/>
              </w:rPr>
            </w:pPr>
          </w:p>
        </w:tc>
        <w:tc>
          <w:tcPr>
            <w:tcW w:w="1233" w:type="dxa"/>
            <w:vAlign w:val="top"/>
          </w:tcPr>
          <w:p w14:paraId="0E2DB7DC">
            <w:pPr>
              <w:pStyle w:val="9"/>
              <w:spacing w:line="291" w:lineRule="auto"/>
              <w:rPr>
                <w:del w:id="1415" w:author="随遇而安" w:date="2023-08-12T14:20:34Z"/>
              </w:rPr>
            </w:pPr>
          </w:p>
          <w:p w14:paraId="1C2B1FAE">
            <w:pPr>
              <w:spacing w:before="69" w:line="221" w:lineRule="auto"/>
              <w:ind w:left="306"/>
              <w:rPr>
                <w:del w:id="1416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17" w:author="随遇而安" w:date="2023-08-12T14:20:3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赵克喜</w:delText>
              </w:r>
            </w:del>
          </w:p>
        </w:tc>
        <w:tc>
          <w:tcPr>
            <w:tcW w:w="1058" w:type="dxa"/>
            <w:vAlign w:val="top"/>
          </w:tcPr>
          <w:p w14:paraId="4E1CF42B">
            <w:pPr>
              <w:pStyle w:val="9"/>
              <w:spacing w:line="292" w:lineRule="auto"/>
              <w:rPr>
                <w:del w:id="1418" w:author="随遇而安" w:date="2023-08-12T14:20:34Z"/>
              </w:rPr>
            </w:pPr>
          </w:p>
          <w:p w14:paraId="04A42404">
            <w:pPr>
              <w:spacing w:before="68" w:line="221" w:lineRule="auto"/>
              <w:ind w:left="435"/>
              <w:rPr>
                <w:del w:id="1419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20" w:author="随遇而安" w:date="2023-08-12T14:20:34Z">
              <w:r>
                <w:rPr>
                  <w:rFonts w:ascii="宋体" w:hAnsi="宋体" w:eastAsia="宋体" w:cs="宋体"/>
                  <w:sz w:val="21"/>
                  <w:szCs w:val="21"/>
                </w:rPr>
                <w:delText>否</w:delText>
              </w:r>
            </w:del>
          </w:p>
        </w:tc>
      </w:tr>
      <w:tr w14:paraId="450832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del w:id="1421" w:author="随遇而安" w:date="2023-08-12T14:20:34Z"/>
        </w:trPr>
        <w:tc>
          <w:tcPr>
            <w:tcW w:w="852" w:type="dxa"/>
            <w:vAlign w:val="top"/>
          </w:tcPr>
          <w:p w14:paraId="777CDC30">
            <w:pPr>
              <w:pStyle w:val="9"/>
              <w:rPr>
                <w:del w:id="1422" w:author="随遇而安" w:date="2023-08-12T14:20:34Z"/>
              </w:rPr>
            </w:pPr>
          </w:p>
        </w:tc>
        <w:tc>
          <w:tcPr>
            <w:tcW w:w="1082" w:type="dxa"/>
            <w:vAlign w:val="top"/>
          </w:tcPr>
          <w:p w14:paraId="3EFB9897">
            <w:pPr>
              <w:pStyle w:val="9"/>
              <w:rPr>
                <w:del w:id="1423" w:author="随遇而安" w:date="2023-08-12T14:20:34Z"/>
              </w:rPr>
            </w:pPr>
          </w:p>
        </w:tc>
        <w:tc>
          <w:tcPr>
            <w:tcW w:w="1190" w:type="dxa"/>
            <w:vAlign w:val="top"/>
          </w:tcPr>
          <w:p w14:paraId="41BDF014">
            <w:pPr>
              <w:pStyle w:val="9"/>
              <w:rPr>
                <w:del w:id="1424" w:author="随遇而安" w:date="2023-08-12T14:20:34Z"/>
              </w:rPr>
            </w:pPr>
          </w:p>
        </w:tc>
        <w:tc>
          <w:tcPr>
            <w:tcW w:w="1411" w:type="dxa"/>
            <w:vAlign w:val="top"/>
          </w:tcPr>
          <w:p w14:paraId="7857ECE8">
            <w:pPr>
              <w:pStyle w:val="9"/>
              <w:rPr>
                <w:del w:id="1425" w:author="随遇而安" w:date="2023-08-12T14:20:34Z"/>
              </w:rPr>
            </w:pPr>
          </w:p>
        </w:tc>
        <w:tc>
          <w:tcPr>
            <w:tcW w:w="1190" w:type="dxa"/>
            <w:vAlign w:val="top"/>
          </w:tcPr>
          <w:p w14:paraId="051BC426">
            <w:pPr>
              <w:pStyle w:val="9"/>
              <w:rPr>
                <w:del w:id="1426" w:author="随遇而安" w:date="2023-08-12T14:20:34Z"/>
              </w:rPr>
            </w:pPr>
          </w:p>
        </w:tc>
        <w:tc>
          <w:tcPr>
            <w:tcW w:w="1245" w:type="dxa"/>
            <w:vAlign w:val="top"/>
          </w:tcPr>
          <w:p w14:paraId="00E6C7F3">
            <w:pPr>
              <w:pStyle w:val="9"/>
              <w:rPr>
                <w:del w:id="1427" w:author="随遇而安" w:date="2023-08-12T14:20:34Z"/>
              </w:rPr>
            </w:pPr>
          </w:p>
        </w:tc>
        <w:tc>
          <w:tcPr>
            <w:tcW w:w="1154" w:type="dxa"/>
            <w:vAlign w:val="top"/>
          </w:tcPr>
          <w:p w14:paraId="4D4E0D97">
            <w:pPr>
              <w:pStyle w:val="9"/>
              <w:rPr>
                <w:del w:id="1428" w:author="随遇而安" w:date="2023-08-12T14:20:34Z"/>
              </w:rPr>
            </w:pPr>
          </w:p>
        </w:tc>
        <w:tc>
          <w:tcPr>
            <w:tcW w:w="1233" w:type="dxa"/>
            <w:vAlign w:val="top"/>
          </w:tcPr>
          <w:p w14:paraId="1951CA90">
            <w:pPr>
              <w:pStyle w:val="9"/>
              <w:rPr>
                <w:del w:id="1429" w:author="随遇而安" w:date="2023-08-12T14:20:34Z"/>
              </w:rPr>
            </w:pPr>
          </w:p>
        </w:tc>
        <w:tc>
          <w:tcPr>
            <w:tcW w:w="1058" w:type="dxa"/>
            <w:vAlign w:val="top"/>
          </w:tcPr>
          <w:p w14:paraId="0D8D47C9">
            <w:pPr>
              <w:pStyle w:val="9"/>
              <w:rPr>
                <w:del w:id="1430" w:author="随遇而安" w:date="2023-08-12T14:20:34Z"/>
              </w:rPr>
            </w:pPr>
          </w:p>
        </w:tc>
      </w:tr>
      <w:tr w14:paraId="749903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del w:id="1431" w:author="随遇而安" w:date="2023-08-12T14:20:34Z"/>
        </w:trPr>
        <w:tc>
          <w:tcPr>
            <w:tcW w:w="852" w:type="dxa"/>
            <w:vAlign w:val="top"/>
          </w:tcPr>
          <w:p w14:paraId="789E59F2">
            <w:pPr>
              <w:pStyle w:val="9"/>
              <w:rPr>
                <w:del w:id="1432" w:author="随遇而安" w:date="2023-08-12T14:20:34Z"/>
              </w:rPr>
            </w:pPr>
          </w:p>
        </w:tc>
        <w:tc>
          <w:tcPr>
            <w:tcW w:w="1082" w:type="dxa"/>
            <w:vAlign w:val="top"/>
          </w:tcPr>
          <w:p w14:paraId="3DD08726">
            <w:pPr>
              <w:pStyle w:val="9"/>
              <w:rPr>
                <w:del w:id="1433" w:author="随遇而安" w:date="2023-08-12T14:20:34Z"/>
              </w:rPr>
            </w:pPr>
          </w:p>
        </w:tc>
        <w:tc>
          <w:tcPr>
            <w:tcW w:w="1190" w:type="dxa"/>
            <w:vAlign w:val="top"/>
          </w:tcPr>
          <w:p w14:paraId="3F5205EA">
            <w:pPr>
              <w:pStyle w:val="9"/>
              <w:rPr>
                <w:del w:id="1434" w:author="随遇而安" w:date="2023-08-12T14:20:34Z"/>
              </w:rPr>
            </w:pPr>
          </w:p>
        </w:tc>
        <w:tc>
          <w:tcPr>
            <w:tcW w:w="1411" w:type="dxa"/>
            <w:vAlign w:val="top"/>
          </w:tcPr>
          <w:p w14:paraId="08A0F759">
            <w:pPr>
              <w:pStyle w:val="9"/>
              <w:rPr>
                <w:del w:id="1435" w:author="随遇而安" w:date="2023-08-12T14:20:34Z"/>
              </w:rPr>
            </w:pPr>
          </w:p>
        </w:tc>
        <w:tc>
          <w:tcPr>
            <w:tcW w:w="1190" w:type="dxa"/>
            <w:vAlign w:val="top"/>
          </w:tcPr>
          <w:p w14:paraId="21384849">
            <w:pPr>
              <w:pStyle w:val="9"/>
              <w:rPr>
                <w:del w:id="1436" w:author="随遇而安" w:date="2023-08-12T14:20:34Z"/>
              </w:rPr>
            </w:pPr>
          </w:p>
        </w:tc>
        <w:tc>
          <w:tcPr>
            <w:tcW w:w="1245" w:type="dxa"/>
            <w:vAlign w:val="top"/>
          </w:tcPr>
          <w:p w14:paraId="5429690E">
            <w:pPr>
              <w:pStyle w:val="9"/>
              <w:rPr>
                <w:del w:id="1437" w:author="随遇而安" w:date="2023-08-12T14:20:34Z"/>
              </w:rPr>
            </w:pPr>
          </w:p>
        </w:tc>
        <w:tc>
          <w:tcPr>
            <w:tcW w:w="1154" w:type="dxa"/>
            <w:vAlign w:val="top"/>
          </w:tcPr>
          <w:p w14:paraId="3379C45A">
            <w:pPr>
              <w:pStyle w:val="9"/>
              <w:rPr>
                <w:del w:id="1438" w:author="随遇而安" w:date="2023-08-12T14:20:34Z"/>
              </w:rPr>
            </w:pPr>
          </w:p>
        </w:tc>
        <w:tc>
          <w:tcPr>
            <w:tcW w:w="1233" w:type="dxa"/>
            <w:vAlign w:val="top"/>
          </w:tcPr>
          <w:p w14:paraId="002E875F">
            <w:pPr>
              <w:pStyle w:val="9"/>
              <w:rPr>
                <w:del w:id="1439" w:author="随遇而安" w:date="2023-08-12T14:20:34Z"/>
              </w:rPr>
            </w:pPr>
          </w:p>
        </w:tc>
        <w:tc>
          <w:tcPr>
            <w:tcW w:w="1058" w:type="dxa"/>
            <w:vAlign w:val="top"/>
          </w:tcPr>
          <w:p w14:paraId="0DCCF475">
            <w:pPr>
              <w:pStyle w:val="9"/>
              <w:rPr>
                <w:del w:id="1440" w:author="随遇而安" w:date="2023-08-12T14:20:34Z"/>
              </w:rPr>
            </w:pPr>
          </w:p>
        </w:tc>
      </w:tr>
      <w:tr w14:paraId="727B52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del w:id="1441" w:author="随遇而安" w:date="2023-08-12T14:20:34Z"/>
        </w:trPr>
        <w:tc>
          <w:tcPr>
            <w:tcW w:w="852" w:type="dxa"/>
            <w:vAlign w:val="top"/>
          </w:tcPr>
          <w:p w14:paraId="76E2473F">
            <w:pPr>
              <w:pStyle w:val="9"/>
              <w:rPr>
                <w:del w:id="1442" w:author="随遇而安" w:date="2023-08-12T14:20:34Z"/>
              </w:rPr>
            </w:pPr>
          </w:p>
        </w:tc>
        <w:tc>
          <w:tcPr>
            <w:tcW w:w="1082" w:type="dxa"/>
            <w:vAlign w:val="top"/>
          </w:tcPr>
          <w:p w14:paraId="599F2D66">
            <w:pPr>
              <w:pStyle w:val="9"/>
              <w:rPr>
                <w:del w:id="1443" w:author="随遇而安" w:date="2023-08-12T14:20:34Z"/>
              </w:rPr>
            </w:pPr>
          </w:p>
        </w:tc>
        <w:tc>
          <w:tcPr>
            <w:tcW w:w="1190" w:type="dxa"/>
            <w:vAlign w:val="top"/>
          </w:tcPr>
          <w:p w14:paraId="4DF99250">
            <w:pPr>
              <w:pStyle w:val="9"/>
              <w:rPr>
                <w:del w:id="1444" w:author="随遇而安" w:date="2023-08-12T14:20:34Z"/>
              </w:rPr>
            </w:pPr>
          </w:p>
        </w:tc>
        <w:tc>
          <w:tcPr>
            <w:tcW w:w="1411" w:type="dxa"/>
            <w:vAlign w:val="top"/>
          </w:tcPr>
          <w:p w14:paraId="77CEC51B">
            <w:pPr>
              <w:pStyle w:val="9"/>
              <w:rPr>
                <w:del w:id="1445" w:author="随遇而安" w:date="2023-08-12T14:20:34Z"/>
              </w:rPr>
            </w:pPr>
          </w:p>
        </w:tc>
        <w:tc>
          <w:tcPr>
            <w:tcW w:w="1190" w:type="dxa"/>
            <w:vAlign w:val="top"/>
          </w:tcPr>
          <w:p w14:paraId="68A99A69">
            <w:pPr>
              <w:pStyle w:val="9"/>
              <w:rPr>
                <w:del w:id="1446" w:author="随遇而安" w:date="2023-08-12T14:20:34Z"/>
              </w:rPr>
            </w:pPr>
          </w:p>
        </w:tc>
        <w:tc>
          <w:tcPr>
            <w:tcW w:w="1245" w:type="dxa"/>
            <w:vAlign w:val="top"/>
          </w:tcPr>
          <w:p w14:paraId="12C13A81">
            <w:pPr>
              <w:pStyle w:val="9"/>
              <w:rPr>
                <w:del w:id="1447" w:author="随遇而安" w:date="2023-08-12T14:20:34Z"/>
              </w:rPr>
            </w:pPr>
          </w:p>
        </w:tc>
        <w:tc>
          <w:tcPr>
            <w:tcW w:w="1154" w:type="dxa"/>
            <w:vAlign w:val="top"/>
          </w:tcPr>
          <w:p w14:paraId="5837C112">
            <w:pPr>
              <w:pStyle w:val="9"/>
              <w:rPr>
                <w:del w:id="1448" w:author="随遇而安" w:date="2023-08-12T14:20:34Z"/>
              </w:rPr>
            </w:pPr>
          </w:p>
        </w:tc>
        <w:tc>
          <w:tcPr>
            <w:tcW w:w="1233" w:type="dxa"/>
            <w:vAlign w:val="top"/>
          </w:tcPr>
          <w:p w14:paraId="037A54D5">
            <w:pPr>
              <w:pStyle w:val="9"/>
              <w:rPr>
                <w:del w:id="1449" w:author="随遇而安" w:date="2023-08-12T14:20:34Z"/>
              </w:rPr>
            </w:pPr>
          </w:p>
        </w:tc>
        <w:tc>
          <w:tcPr>
            <w:tcW w:w="1058" w:type="dxa"/>
            <w:vAlign w:val="top"/>
          </w:tcPr>
          <w:p w14:paraId="1CD4192C">
            <w:pPr>
              <w:pStyle w:val="9"/>
              <w:rPr>
                <w:del w:id="1450" w:author="随遇而安" w:date="2023-08-12T14:20:34Z"/>
              </w:rPr>
            </w:pPr>
          </w:p>
        </w:tc>
      </w:tr>
      <w:tr w14:paraId="54AB37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1" w:hRule="atLeast"/>
          <w:del w:id="1451" w:author="随遇而安" w:date="2023-08-12T14:20:34Z"/>
        </w:trPr>
        <w:tc>
          <w:tcPr>
            <w:tcW w:w="852" w:type="dxa"/>
            <w:textDirection w:val="tbRlV"/>
            <w:vAlign w:val="top"/>
          </w:tcPr>
          <w:p w14:paraId="121FD8B0">
            <w:pPr>
              <w:pStyle w:val="9"/>
              <w:spacing w:line="241" w:lineRule="auto"/>
              <w:rPr>
                <w:del w:id="1452" w:author="随遇而安" w:date="2023-08-12T14:20:34Z"/>
              </w:rPr>
            </w:pPr>
          </w:p>
          <w:p w14:paraId="0D1E07D4">
            <w:pPr>
              <w:spacing w:before="70" w:line="209" w:lineRule="auto"/>
              <w:ind w:left="604"/>
              <w:rPr>
                <w:del w:id="1453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54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此</w:delText>
              </w:r>
            </w:del>
            <w:del w:id="1455" w:author="随遇而安" w:date="2023-08-12T14:20:34Z">
              <w:r>
                <w:rPr>
                  <w:rFonts w:ascii="宋体" w:hAnsi="宋体" w:eastAsia="宋体" w:cs="宋体"/>
                  <w:spacing w:val="23"/>
                  <w:sz w:val="21"/>
                  <w:szCs w:val="21"/>
                </w:rPr>
                <w:delText xml:space="preserve">  </w:delText>
              </w:r>
            </w:del>
            <w:del w:id="1456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次</w:delText>
              </w:r>
            </w:del>
            <w:del w:id="1457" w:author="随遇而安" w:date="2023-08-12T14:20:34Z">
              <w:r>
                <w:rPr>
                  <w:rFonts w:ascii="宋体" w:hAnsi="宋体" w:eastAsia="宋体" w:cs="宋体"/>
                  <w:spacing w:val="24"/>
                  <w:sz w:val="21"/>
                  <w:szCs w:val="21"/>
                </w:rPr>
                <w:delText xml:space="preserve">  </w:delText>
              </w:r>
            </w:del>
            <w:del w:id="1458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修</w:delText>
              </w:r>
            </w:del>
            <w:del w:id="1459" w:author="随遇而安" w:date="2023-08-12T14:20:34Z">
              <w:r>
                <w:rPr>
                  <w:rFonts w:ascii="宋体" w:hAnsi="宋体" w:eastAsia="宋体" w:cs="宋体"/>
                  <w:spacing w:val="23"/>
                  <w:sz w:val="21"/>
                  <w:szCs w:val="21"/>
                </w:rPr>
                <w:delText xml:space="preserve">  </w:delText>
              </w:r>
            </w:del>
            <w:del w:id="1460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改</w:delText>
              </w:r>
            </w:del>
            <w:del w:id="1461" w:author="随遇而安" w:date="2023-08-12T14:20:34Z">
              <w:r>
                <w:rPr>
                  <w:rFonts w:ascii="宋体" w:hAnsi="宋体" w:eastAsia="宋体" w:cs="宋体"/>
                  <w:spacing w:val="23"/>
                  <w:sz w:val="21"/>
                  <w:szCs w:val="21"/>
                </w:rPr>
                <w:delText xml:space="preserve">  </w:delText>
              </w:r>
            </w:del>
            <w:del w:id="1462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的</w:delText>
              </w:r>
            </w:del>
            <w:del w:id="1463" w:author="随遇而安" w:date="2023-08-12T14:20:34Z">
              <w:r>
                <w:rPr>
                  <w:rFonts w:ascii="宋体" w:hAnsi="宋体" w:eastAsia="宋体" w:cs="宋体"/>
                  <w:spacing w:val="24"/>
                  <w:sz w:val="21"/>
                  <w:szCs w:val="21"/>
                </w:rPr>
                <w:delText xml:space="preserve">  </w:delText>
              </w:r>
            </w:del>
            <w:del w:id="1464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主</w:delText>
              </w:r>
            </w:del>
            <w:del w:id="1465" w:author="随遇而安" w:date="2023-08-12T14:20:34Z">
              <w:r>
                <w:rPr>
                  <w:rFonts w:ascii="宋体" w:hAnsi="宋体" w:eastAsia="宋体" w:cs="宋体"/>
                  <w:spacing w:val="23"/>
                  <w:sz w:val="21"/>
                  <w:szCs w:val="21"/>
                </w:rPr>
                <w:delText xml:space="preserve">  </w:delText>
              </w:r>
            </w:del>
            <w:del w:id="1466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要</w:delText>
              </w:r>
            </w:del>
            <w:del w:id="1467" w:author="随遇而安" w:date="2023-08-12T14:20:34Z">
              <w:r>
                <w:rPr>
                  <w:rFonts w:ascii="宋体" w:hAnsi="宋体" w:eastAsia="宋体" w:cs="宋体"/>
                  <w:spacing w:val="24"/>
                  <w:sz w:val="21"/>
                  <w:szCs w:val="21"/>
                </w:rPr>
                <w:delText xml:space="preserve">  </w:delText>
              </w:r>
            </w:del>
            <w:del w:id="1468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内</w:delText>
              </w:r>
            </w:del>
            <w:del w:id="1469" w:author="随遇而安" w:date="2023-08-12T14:20:34Z">
              <w:r>
                <w:rPr>
                  <w:rFonts w:ascii="宋体" w:hAnsi="宋体" w:eastAsia="宋体" w:cs="宋体"/>
                  <w:spacing w:val="23"/>
                  <w:sz w:val="21"/>
                  <w:szCs w:val="21"/>
                </w:rPr>
                <w:delText xml:space="preserve">  </w:delText>
              </w:r>
            </w:del>
            <w:del w:id="1470" w:author="随遇而安" w:date="2023-08-12T14:20:34Z">
              <w:r>
                <w:rPr>
                  <w:rFonts w:ascii="宋体" w:hAnsi="宋体" w:eastAsia="宋体" w:cs="宋体"/>
                  <w:spacing w:val="1"/>
                  <w:sz w:val="21"/>
                  <w:szCs w:val="21"/>
                </w:rPr>
                <w:delText>容</w:delText>
              </w:r>
            </w:del>
          </w:p>
        </w:tc>
        <w:tc>
          <w:tcPr>
            <w:tcW w:w="9563" w:type="dxa"/>
            <w:gridSpan w:val="8"/>
            <w:vAlign w:val="top"/>
          </w:tcPr>
          <w:p w14:paraId="40E43D1D">
            <w:pPr>
              <w:pStyle w:val="9"/>
              <w:rPr>
                <w:del w:id="1471" w:author="随遇而安" w:date="2023-08-12T14:20:34Z"/>
              </w:rPr>
            </w:pPr>
          </w:p>
        </w:tc>
      </w:tr>
      <w:tr w14:paraId="1DD2E9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2" w:hRule="atLeast"/>
          <w:del w:id="1472" w:author="随遇而安" w:date="2023-08-12T14:20:34Z"/>
        </w:trPr>
        <w:tc>
          <w:tcPr>
            <w:tcW w:w="852" w:type="dxa"/>
            <w:vAlign w:val="top"/>
          </w:tcPr>
          <w:p w14:paraId="5512F66C">
            <w:pPr>
              <w:pStyle w:val="9"/>
              <w:spacing w:line="251" w:lineRule="auto"/>
              <w:rPr>
                <w:del w:id="1473" w:author="随遇而安" w:date="2023-08-12T14:20:34Z"/>
              </w:rPr>
            </w:pPr>
          </w:p>
          <w:p w14:paraId="279CB6A6">
            <w:pPr>
              <w:spacing w:before="68" w:line="468" w:lineRule="exact"/>
              <w:ind w:left="115"/>
              <w:rPr>
                <w:del w:id="1474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75" w:author="随遇而安" w:date="2023-08-12T14:20:34Z">
              <w:r>
                <w:rPr>
                  <w:rFonts w:ascii="宋体" w:hAnsi="宋体" w:eastAsia="宋体" w:cs="宋体"/>
                  <w:spacing w:val="-1"/>
                  <w:position w:val="19"/>
                  <w:sz w:val="21"/>
                  <w:szCs w:val="21"/>
                </w:rPr>
                <w:delText>解释部</w:delText>
              </w:r>
            </w:del>
          </w:p>
          <w:p w14:paraId="51F39ECF">
            <w:pPr>
              <w:spacing w:line="224" w:lineRule="auto"/>
              <w:ind w:left="348"/>
              <w:rPr>
                <w:del w:id="1476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77" w:author="随遇而安" w:date="2023-08-12T14:20:34Z">
              <w:r>
                <w:rPr>
                  <w:rFonts w:ascii="宋体" w:hAnsi="宋体" w:eastAsia="宋体" w:cs="宋体"/>
                  <w:sz w:val="21"/>
                  <w:szCs w:val="21"/>
                </w:rPr>
                <w:delText>门</w:delText>
              </w:r>
            </w:del>
          </w:p>
        </w:tc>
        <w:tc>
          <w:tcPr>
            <w:tcW w:w="9563" w:type="dxa"/>
            <w:gridSpan w:val="8"/>
            <w:vAlign w:val="top"/>
          </w:tcPr>
          <w:p w14:paraId="40C8DE72">
            <w:pPr>
              <w:pStyle w:val="9"/>
              <w:spacing w:line="242" w:lineRule="auto"/>
              <w:rPr>
                <w:del w:id="1478" w:author="随遇而安" w:date="2023-08-12T14:20:34Z"/>
              </w:rPr>
            </w:pPr>
          </w:p>
          <w:p w14:paraId="52B9901E">
            <w:pPr>
              <w:pStyle w:val="9"/>
              <w:spacing w:line="242" w:lineRule="auto"/>
              <w:rPr>
                <w:del w:id="1479" w:author="随遇而安" w:date="2023-08-12T14:20:34Z"/>
              </w:rPr>
            </w:pPr>
          </w:p>
          <w:p w14:paraId="65859343">
            <w:pPr>
              <w:spacing w:before="68" w:line="221" w:lineRule="auto"/>
              <w:ind w:left="109"/>
              <w:rPr>
                <w:del w:id="1480" w:author="随遇而安" w:date="2023-08-12T14:20:34Z"/>
                <w:rFonts w:ascii="宋体" w:hAnsi="宋体" w:eastAsia="宋体" w:cs="宋体"/>
                <w:sz w:val="21"/>
                <w:szCs w:val="21"/>
              </w:rPr>
            </w:pPr>
            <w:del w:id="1481" w:author="随遇而安" w:date="2023-08-12T14:20:3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城服事业部安环管理部</w:delText>
              </w:r>
            </w:del>
          </w:p>
        </w:tc>
      </w:tr>
    </w:tbl>
    <w:p w14:paraId="329A0929">
      <w:pPr>
        <w:pStyle w:val="2"/>
        <w:rPr>
          <w:del w:id="1482" w:author="随遇而安" w:date="2023-08-12T14:20:34Z"/>
        </w:rPr>
      </w:pPr>
    </w:p>
    <w:p w14:paraId="00C84191">
      <w:pPr>
        <w:rPr>
          <w:del w:id="1483" w:author="随遇而安" w:date="2023-08-12T14:20:34Z"/>
        </w:rPr>
        <w:sectPr>
          <w:footerReference r:id="rId8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customXmlDelRangeStart w:id="1484" w:author="随遇而安" w:date="2023-08-12T14:20:34Z"/>
    <w:sdt>
      <w:sdtPr>
        <w:rPr>
          <w:rFonts w:ascii="黑体" w:hAnsi="黑体" w:eastAsia="黑体" w:cs="黑体"/>
          <w:sz w:val="28"/>
          <w:szCs w:val="28"/>
        </w:rPr>
        <w:id w:val="1"/>
        <w:docPartObj>
          <w:docPartGallery w:val="Table of Contents"/>
          <w:docPartUnique/>
        </w:docPartObj>
      </w:sdtPr>
      <w:sdtEndPr>
        <w:rPr>
          <w:rFonts w:ascii="等线" w:hAnsi="等线" w:eastAsia="等线" w:cs="等线"/>
          <w:sz w:val="21"/>
          <w:szCs w:val="21"/>
        </w:rPr>
      </w:sdtEndPr>
      <w:sdtContent>
        <w:customXmlDelRangeEnd w:id="1484"/>
        <w:p w14:paraId="3D067F17">
          <w:pPr>
            <w:spacing w:before="172" w:line="219" w:lineRule="auto"/>
            <w:ind w:left="4188"/>
            <w:rPr>
              <w:del w:id="1486" w:author="随遇而安" w:date="2023-08-12T14:20:34Z"/>
              <w:rFonts w:ascii="黑体" w:hAnsi="黑体" w:eastAsia="黑体" w:cs="黑体"/>
              <w:sz w:val="28"/>
              <w:szCs w:val="28"/>
            </w:rPr>
          </w:pPr>
          <w:del w:id="1488" w:author="随遇而安" w:date="2023-08-12T14:20:34Z">
            <w:r>
              <w:rPr>
                <w:rFonts w:ascii="黑体" w:hAnsi="黑体" w:eastAsia="黑体" w:cs="黑体"/>
                <w:spacing w:val="-23"/>
                <w:sz w:val="28"/>
                <w:szCs w:val="28"/>
                <w14:textOutline w14:w="509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目</w:delText>
            </w:r>
          </w:del>
          <w:del w:id="1489" w:author="随遇而安" w:date="2023-08-12T14:20:34Z"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delText xml:space="preserve">  </w:delText>
            </w:r>
          </w:del>
          <w:del w:id="1490" w:author="随遇而安" w:date="2023-08-12T14:20:34Z">
            <w:r>
              <w:rPr>
                <w:rFonts w:ascii="黑体" w:hAnsi="黑体" w:eastAsia="黑体" w:cs="黑体"/>
                <w:spacing w:val="-23"/>
                <w:sz w:val="28"/>
                <w:szCs w:val="28"/>
                <w14:textOutline w14:w="509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delText>录</w:delText>
            </w:r>
          </w:del>
        </w:p>
        <w:p w14:paraId="58606386">
          <w:pPr>
            <w:pStyle w:val="2"/>
            <w:spacing w:line="404" w:lineRule="auto"/>
            <w:rPr>
              <w:del w:id="1491" w:author="随遇而安" w:date="2023-08-12T14:20:34Z"/>
            </w:rPr>
          </w:pPr>
        </w:p>
        <w:p w14:paraId="07EDC551">
          <w:pPr>
            <w:tabs>
              <w:tab w:val="right" w:leader="dot" w:pos="8717"/>
            </w:tabs>
            <w:spacing w:before="71" w:line="171" w:lineRule="auto"/>
            <w:ind w:left="437"/>
            <w:rPr>
              <w:del w:id="1492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493" w:author="随遇而安" w:date="2023-08-12T14:20:34Z">
            <w:r>
              <w:rPr/>
              <w:fldChar w:fldCharType="begin"/>
            </w:r>
          </w:del>
          <w:del w:id="1494" w:author="随遇而安" w:date="2023-08-12T14:20:34Z">
            <w:r>
              <w:rPr/>
              <w:delInstrText xml:space="preserve"> HYPERLINK \l "bookmark1" </w:delInstrText>
            </w:r>
          </w:del>
          <w:del w:id="1495" w:author="随遇而安" w:date="2023-08-12T14:20:34Z">
            <w:r>
              <w:rPr/>
              <w:fldChar w:fldCharType="separate"/>
            </w:r>
          </w:del>
          <w:del w:id="1496" w:author="随遇而安" w:date="2023-08-12T14:20:34Z"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delText>1.</w:delText>
            </w:r>
          </w:del>
          <w:del w:id="1497" w:author="随遇而安" w:date="2023-08-12T14:20:34Z"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delText>目的</w:delText>
            </w:r>
          </w:del>
          <w:del w:id="1498" w:author="随遇而安" w:date="2023-08-12T14:20:34Z">
            <w:r>
              <w:rPr>
                <w:rFonts w:ascii="宋体" w:hAnsi="宋体" w:eastAsia="宋体" w:cs="宋体"/>
                <w:spacing w:val="-55"/>
                <w:sz w:val="21"/>
                <w:szCs w:val="21"/>
              </w:rPr>
              <w:delText xml:space="preserve"> </w:delText>
            </w:r>
          </w:del>
          <w:del w:id="1499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00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1</w:delText>
            </w:r>
          </w:del>
          <w:del w:id="1501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11F450C9">
          <w:pPr>
            <w:tabs>
              <w:tab w:val="right" w:leader="dot" w:pos="8717"/>
            </w:tabs>
            <w:spacing w:before="256" w:line="171" w:lineRule="auto"/>
            <w:ind w:left="417"/>
            <w:rPr>
              <w:del w:id="1502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03" w:author="随遇而安" w:date="2023-08-12T14:20:34Z">
            <w:r>
              <w:rPr/>
              <w:fldChar w:fldCharType="begin"/>
            </w:r>
          </w:del>
          <w:del w:id="1504" w:author="随遇而安" w:date="2023-08-12T14:20:34Z">
            <w:r>
              <w:rPr/>
              <w:delInstrText xml:space="preserve"> HYPERLINK \l "bookmark2" </w:delInstrText>
            </w:r>
          </w:del>
          <w:del w:id="1505" w:author="随遇而安" w:date="2023-08-12T14:20:34Z">
            <w:r>
              <w:rPr/>
              <w:fldChar w:fldCharType="separate"/>
            </w:r>
          </w:del>
          <w:del w:id="1506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2.</w:delText>
            </w:r>
          </w:del>
          <w:del w:id="1507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适用范围</w:delText>
            </w:r>
          </w:del>
          <w:del w:id="1508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09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1</w:delText>
            </w:r>
          </w:del>
          <w:del w:id="1510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200AE526">
          <w:pPr>
            <w:tabs>
              <w:tab w:val="right" w:leader="dot" w:pos="8717"/>
            </w:tabs>
            <w:spacing w:before="256" w:line="171" w:lineRule="auto"/>
            <w:ind w:left="421"/>
            <w:rPr>
              <w:del w:id="1511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12" w:author="随遇而安" w:date="2023-08-12T14:20:34Z">
            <w:r>
              <w:rPr/>
              <w:fldChar w:fldCharType="begin"/>
            </w:r>
          </w:del>
          <w:del w:id="1513" w:author="随遇而安" w:date="2023-08-12T14:20:34Z">
            <w:r>
              <w:rPr/>
              <w:delInstrText xml:space="preserve"> HYPERLINK \l "bookmark3" </w:delInstrText>
            </w:r>
          </w:del>
          <w:del w:id="1514" w:author="随遇而安" w:date="2023-08-12T14:20:34Z">
            <w:r>
              <w:rPr/>
              <w:fldChar w:fldCharType="separate"/>
            </w:r>
          </w:del>
          <w:del w:id="1515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3.</w:delText>
            </w:r>
          </w:del>
          <w:del w:id="1516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术语与定义</w:delText>
            </w:r>
          </w:del>
          <w:del w:id="1517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18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1</w:delText>
            </w:r>
          </w:del>
          <w:del w:id="1519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4C241C67">
          <w:pPr>
            <w:tabs>
              <w:tab w:val="right" w:leader="dot" w:pos="8717"/>
            </w:tabs>
            <w:spacing w:before="256" w:line="184" w:lineRule="auto"/>
            <w:ind w:left="416"/>
            <w:rPr>
              <w:del w:id="1520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21" w:author="随遇而安" w:date="2023-08-12T14:20:34Z">
            <w:r>
              <w:rPr/>
              <w:fldChar w:fldCharType="begin"/>
            </w:r>
          </w:del>
          <w:del w:id="1522" w:author="随遇而安" w:date="2023-08-12T14:20:34Z">
            <w:r>
              <w:rPr/>
              <w:delInstrText xml:space="preserve"> HYPERLINK \l "bookmark4" </w:delInstrText>
            </w:r>
          </w:del>
          <w:del w:id="1523" w:author="随遇而安" w:date="2023-08-12T14:20:34Z">
            <w:r>
              <w:rPr/>
              <w:fldChar w:fldCharType="separate"/>
            </w:r>
          </w:del>
          <w:del w:id="1524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4.</w:delText>
            </w:r>
          </w:del>
          <w:del w:id="1525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相关部门</w:delText>
            </w:r>
          </w:del>
          <w:del w:id="1526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/</w:delText>
            </w:r>
          </w:del>
          <w:del w:id="1527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人员职责</w:delText>
            </w:r>
          </w:del>
          <w:del w:id="1528" w:author="随遇而安" w:date="2023-08-12T14:20:34Z">
            <w:r>
              <w:rPr>
                <w:rFonts w:ascii="宋体" w:hAnsi="宋体" w:eastAsia="宋体" w:cs="宋体"/>
                <w:spacing w:val="-42"/>
                <w:sz w:val="21"/>
                <w:szCs w:val="21"/>
              </w:rPr>
              <w:delText xml:space="preserve"> </w:delText>
            </w:r>
          </w:del>
          <w:del w:id="1529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30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2</w:delText>
            </w:r>
          </w:del>
          <w:del w:id="1531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4100A86A">
          <w:pPr>
            <w:tabs>
              <w:tab w:val="right" w:leader="dot" w:pos="8717"/>
            </w:tabs>
            <w:spacing w:before="240" w:line="171" w:lineRule="auto"/>
            <w:ind w:left="422"/>
            <w:rPr>
              <w:del w:id="1532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33" w:author="随遇而安" w:date="2023-08-12T14:20:34Z">
            <w:r>
              <w:rPr/>
              <w:fldChar w:fldCharType="begin"/>
            </w:r>
          </w:del>
          <w:del w:id="1534" w:author="随遇而安" w:date="2023-08-12T14:20:34Z">
            <w:r>
              <w:rPr/>
              <w:delInstrText xml:space="preserve"> HYPERLINK \l "bookmark5" </w:delInstrText>
            </w:r>
          </w:del>
          <w:del w:id="1535" w:author="随遇而安" w:date="2023-08-12T14:20:34Z">
            <w:r>
              <w:rPr/>
              <w:fldChar w:fldCharType="separate"/>
            </w:r>
          </w:del>
          <w:del w:id="1536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5.</w:delText>
            </w:r>
          </w:del>
          <w:del w:id="1537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通用安全要求</w:delText>
            </w:r>
          </w:del>
          <w:del w:id="1538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39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2</w:delText>
            </w:r>
          </w:del>
          <w:del w:id="1540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6F5DDECF">
          <w:pPr>
            <w:tabs>
              <w:tab w:val="right" w:leader="dot" w:pos="8717"/>
            </w:tabs>
            <w:spacing w:before="256" w:line="171" w:lineRule="auto"/>
            <w:ind w:left="421"/>
            <w:rPr>
              <w:del w:id="1541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42" w:author="随遇而安" w:date="2023-08-12T14:20:34Z">
            <w:r>
              <w:rPr/>
              <w:fldChar w:fldCharType="begin"/>
            </w:r>
          </w:del>
          <w:del w:id="1543" w:author="随遇而安" w:date="2023-08-12T14:20:34Z">
            <w:r>
              <w:rPr/>
              <w:delInstrText xml:space="preserve"> HYPERLINK \l "bookmark6" </w:delInstrText>
            </w:r>
          </w:del>
          <w:del w:id="1544" w:author="随遇而安" w:date="2023-08-12T14:20:34Z">
            <w:r>
              <w:rPr/>
              <w:fldChar w:fldCharType="separate"/>
            </w:r>
          </w:del>
          <w:del w:id="1545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6.</w:delText>
            </w:r>
          </w:del>
          <w:del w:id="1546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动火作业</w:delText>
            </w:r>
          </w:del>
          <w:del w:id="1547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48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3</w:delText>
            </w:r>
          </w:del>
          <w:del w:id="1549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01306D33">
          <w:pPr>
            <w:tabs>
              <w:tab w:val="right" w:leader="dot" w:pos="8717"/>
            </w:tabs>
            <w:spacing w:before="257" w:line="171" w:lineRule="auto"/>
            <w:ind w:left="420"/>
            <w:rPr>
              <w:del w:id="1550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51" w:author="随遇而安" w:date="2023-08-12T14:20:34Z">
            <w:r>
              <w:rPr/>
              <w:fldChar w:fldCharType="begin"/>
            </w:r>
          </w:del>
          <w:del w:id="1552" w:author="随遇而安" w:date="2023-08-12T14:20:34Z">
            <w:r>
              <w:rPr/>
              <w:delInstrText xml:space="preserve"> HYPERLINK \l "bookmark7" </w:delInstrText>
            </w:r>
          </w:del>
          <w:del w:id="1553" w:author="随遇而安" w:date="2023-08-12T14:20:34Z">
            <w:r>
              <w:rPr/>
              <w:fldChar w:fldCharType="separate"/>
            </w:r>
          </w:del>
          <w:del w:id="1554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7.</w:delText>
            </w:r>
          </w:del>
          <w:del w:id="1555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高处作业</w:delText>
            </w:r>
          </w:del>
          <w:del w:id="1556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57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5</w:delText>
            </w:r>
          </w:del>
          <w:del w:id="1558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25095EF8">
          <w:pPr>
            <w:tabs>
              <w:tab w:val="right" w:leader="dot" w:pos="8717"/>
            </w:tabs>
            <w:spacing w:before="257" w:line="171" w:lineRule="auto"/>
            <w:ind w:left="425"/>
            <w:rPr>
              <w:del w:id="1559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60" w:author="随遇而安" w:date="2023-08-12T14:20:34Z">
            <w:r>
              <w:rPr/>
              <w:fldChar w:fldCharType="begin"/>
            </w:r>
          </w:del>
          <w:del w:id="1561" w:author="随遇而安" w:date="2023-08-12T14:20:34Z">
            <w:r>
              <w:rPr/>
              <w:delInstrText xml:space="preserve"> HYPERLINK \l "bookmark8" </w:delInstrText>
            </w:r>
          </w:del>
          <w:del w:id="1562" w:author="随遇而安" w:date="2023-08-12T14:20:34Z">
            <w:r>
              <w:rPr/>
              <w:fldChar w:fldCharType="separate"/>
            </w:r>
          </w:del>
          <w:del w:id="1563" w:author="随遇而安" w:date="2023-08-12T14:20:34Z"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delText xml:space="preserve">8 </w:delText>
            </w:r>
          </w:del>
          <w:del w:id="1564" w:author="随遇而安" w:date="2023-08-12T14:20:34Z"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delText>其它危险作业</w:delText>
            </w:r>
          </w:del>
          <w:del w:id="1565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66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7</w:delText>
            </w:r>
          </w:del>
          <w:del w:id="1567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359E3A95">
          <w:pPr>
            <w:tabs>
              <w:tab w:val="right" w:leader="dot" w:pos="8717"/>
            </w:tabs>
            <w:spacing w:before="256" w:line="171" w:lineRule="auto"/>
            <w:ind w:left="425"/>
            <w:rPr>
              <w:del w:id="1568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69" w:author="随遇而安" w:date="2023-08-12T14:20:34Z">
            <w:r>
              <w:rPr/>
              <w:fldChar w:fldCharType="begin"/>
            </w:r>
          </w:del>
          <w:del w:id="1570" w:author="随遇而安" w:date="2023-08-12T14:20:34Z">
            <w:r>
              <w:rPr/>
              <w:delInstrText xml:space="preserve"> HYPERLINK \l "bookmark9" </w:delInstrText>
            </w:r>
          </w:del>
          <w:del w:id="1571" w:author="随遇而安" w:date="2023-08-12T14:20:34Z">
            <w:r>
              <w:rPr/>
              <w:fldChar w:fldCharType="separate"/>
            </w:r>
          </w:del>
          <w:del w:id="1572" w:author="随遇而安" w:date="2023-08-12T14:20:34Z"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delText xml:space="preserve">8.1 </w:delText>
            </w:r>
          </w:del>
          <w:del w:id="1573" w:author="随遇而安" w:date="2023-08-12T14:20:34Z"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delText>有限空间</w:delText>
            </w:r>
          </w:del>
          <w:del w:id="1574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75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7</w:delText>
            </w:r>
          </w:del>
          <w:del w:id="1576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2884BDE2">
          <w:pPr>
            <w:tabs>
              <w:tab w:val="right" w:leader="dot" w:pos="8717"/>
            </w:tabs>
            <w:spacing w:before="256" w:line="171" w:lineRule="auto"/>
            <w:ind w:left="425"/>
            <w:rPr>
              <w:del w:id="1577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78" w:author="随遇而安" w:date="2023-08-12T14:20:34Z">
            <w:r>
              <w:rPr/>
              <w:fldChar w:fldCharType="begin"/>
            </w:r>
          </w:del>
          <w:del w:id="1579" w:author="随遇而安" w:date="2023-08-12T14:20:34Z">
            <w:r>
              <w:rPr/>
              <w:delInstrText xml:space="preserve"> HYPERLINK \l "bookmark10" </w:delInstrText>
            </w:r>
          </w:del>
          <w:del w:id="1580" w:author="随遇而安" w:date="2023-08-12T14:20:34Z">
            <w:r>
              <w:rPr/>
              <w:fldChar w:fldCharType="separate"/>
            </w:r>
          </w:del>
          <w:del w:id="1581" w:author="随遇而安" w:date="2023-08-12T14:20:34Z"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delText>8.2</w:delText>
            </w:r>
          </w:del>
          <w:del w:id="1582" w:author="随遇而安" w:date="2023-08-12T14:20:34Z">
            <w:r>
              <w:rPr>
                <w:rFonts w:ascii="Times New Roman" w:hAnsi="Times New Roman" w:eastAsia="Times New Roman" w:cs="Times New Roman"/>
                <w:spacing w:val="22"/>
                <w:w w:val="101"/>
                <w:sz w:val="21"/>
                <w:szCs w:val="21"/>
              </w:rPr>
              <w:delText xml:space="preserve"> </w:delText>
            </w:r>
          </w:del>
          <w:del w:id="1583" w:author="随遇而安" w:date="2023-08-12T14:20:34Z"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delText>临时用电</w:delText>
            </w:r>
          </w:del>
          <w:del w:id="1584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85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8</w:delText>
            </w:r>
          </w:del>
          <w:del w:id="1586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3F7F276E">
          <w:pPr>
            <w:tabs>
              <w:tab w:val="right" w:leader="dot" w:pos="8717"/>
            </w:tabs>
            <w:spacing w:before="256" w:line="171" w:lineRule="auto"/>
            <w:ind w:left="425"/>
            <w:rPr>
              <w:del w:id="1587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88" w:author="随遇而安" w:date="2023-08-12T14:20:34Z">
            <w:r>
              <w:rPr/>
              <w:fldChar w:fldCharType="begin"/>
            </w:r>
          </w:del>
          <w:del w:id="1589" w:author="随遇而安" w:date="2023-08-12T14:20:34Z">
            <w:r>
              <w:rPr/>
              <w:delInstrText xml:space="preserve"> HYPERLINK \l "bookmark11" </w:delInstrText>
            </w:r>
          </w:del>
          <w:del w:id="1590" w:author="随遇而安" w:date="2023-08-12T14:20:34Z">
            <w:r>
              <w:rPr/>
              <w:fldChar w:fldCharType="separate"/>
            </w:r>
          </w:del>
          <w:del w:id="1591" w:author="随遇而安" w:date="2023-08-12T14:20:34Z"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delText>8.3</w:delText>
            </w:r>
          </w:del>
          <w:del w:id="1592" w:author="随遇而安" w:date="2023-08-12T14:20:34Z">
            <w:r>
              <w:rPr>
                <w:rFonts w:ascii="Times New Roman" w:hAnsi="Times New Roman" w:eastAsia="Times New Roman" w:cs="Times New Roman"/>
                <w:spacing w:val="19"/>
                <w:sz w:val="21"/>
                <w:szCs w:val="21"/>
              </w:rPr>
              <w:delText xml:space="preserve"> </w:delText>
            </w:r>
          </w:del>
          <w:del w:id="1593" w:author="随遇而安" w:date="2023-08-12T14:20:34Z"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delText>断（占）路作业</w:delText>
            </w:r>
          </w:del>
          <w:del w:id="1594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595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delText>9</w:delText>
            </w:r>
          </w:del>
          <w:del w:id="1596" w:author="随遇而安" w:date="2023-08-12T14:20:34Z">
            <w:r>
              <w:rPr>
                <w:rFonts w:ascii="等线" w:hAnsi="等线" w:eastAsia="等线" w:cs="等线"/>
                <w:spacing w:val="8"/>
                <w:sz w:val="21"/>
                <w:szCs w:val="21"/>
              </w:rPr>
              <w:fldChar w:fldCharType="end"/>
            </w:r>
          </w:del>
        </w:p>
        <w:p w14:paraId="2FF915AE">
          <w:pPr>
            <w:tabs>
              <w:tab w:val="right" w:leader="dot" w:pos="8715"/>
            </w:tabs>
            <w:spacing w:before="257" w:line="171" w:lineRule="auto"/>
            <w:ind w:left="425"/>
            <w:rPr>
              <w:del w:id="1597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598" w:author="随遇而安" w:date="2023-08-12T14:20:34Z">
            <w:r>
              <w:rPr/>
              <w:fldChar w:fldCharType="begin"/>
            </w:r>
          </w:del>
          <w:del w:id="1599" w:author="随遇而安" w:date="2023-08-12T14:20:34Z">
            <w:r>
              <w:rPr/>
              <w:delInstrText xml:space="preserve"> HYPERLINK \l "bookmark12" </w:delInstrText>
            </w:r>
          </w:del>
          <w:del w:id="1600" w:author="随遇而安" w:date="2023-08-12T14:20:34Z">
            <w:r>
              <w:rPr/>
              <w:fldChar w:fldCharType="separate"/>
            </w:r>
          </w:del>
          <w:del w:id="1601" w:author="随遇而安" w:date="2023-08-12T14:20:34Z"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delText>8.4</w:delText>
            </w:r>
          </w:del>
          <w:del w:id="1602" w:author="随遇而安" w:date="2023-08-12T14:20:34Z">
            <w:r>
              <w:rPr>
                <w:rFonts w:ascii="Times New Roman" w:hAnsi="Times New Roman" w:eastAsia="Times New Roman" w:cs="Times New Roman"/>
                <w:spacing w:val="36"/>
                <w:w w:val="101"/>
                <w:sz w:val="21"/>
                <w:szCs w:val="21"/>
              </w:rPr>
              <w:delText xml:space="preserve"> </w:delText>
            </w:r>
          </w:del>
          <w:del w:id="1603" w:author="随遇而安" w:date="2023-08-12T14:20:34Z"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delText>吊装作业</w:delText>
            </w:r>
          </w:del>
          <w:del w:id="1604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605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delText>10</w:delText>
            </w:r>
          </w:del>
          <w:del w:id="1606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fldChar w:fldCharType="end"/>
            </w:r>
          </w:del>
        </w:p>
        <w:p w14:paraId="1C79FC45">
          <w:pPr>
            <w:tabs>
              <w:tab w:val="right" w:leader="dot" w:pos="8715"/>
            </w:tabs>
            <w:spacing w:before="256" w:line="171" w:lineRule="auto"/>
            <w:ind w:left="425"/>
            <w:rPr>
              <w:del w:id="1607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608" w:author="随遇而安" w:date="2023-08-12T14:20:34Z">
            <w:r>
              <w:rPr/>
              <w:fldChar w:fldCharType="begin"/>
            </w:r>
          </w:del>
          <w:del w:id="1609" w:author="随遇而安" w:date="2023-08-12T14:20:34Z">
            <w:r>
              <w:rPr/>
              <w:delInstrText xml:space="preserve"> HYPERLINK \l "bookmark13" </w:delInstrText>
            </w:r>
          </w:del>
          <w:del w:id="1610" w:author="随遇而安" w:date="2023-08-12T14:20:34Z">
            <w:r>
              <w:rPr/>
              <w:fldChar w:fldCharType="separate"/>
            </w:r>
          </w:del>
          <w:del w:id="1611" w:author="随遇而安" w:date="2023-08-12T14:20:34Z"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delText xml:space="preserve">8.5 </w:delText>
            </w:r>
          </w:del>
          <w:del w:id="1612" w:author="随遇而安" w:date="2023-08-12T14:20:34Z"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delText>动土作业</w:delText>
            </w:r>
          </w:del>
          <w:del w:id="1613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614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delText>11</w:delText>
            </w:r>
          </w:del>
          <w:del w:id="1615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fldChar w:fldCharType="end"/>
            </w:r>
          </w:del>
        </w:p>
        <w:p w14:paraId="1241ED55">
          <w:pPr>
            <w:tabs>
              <w:tab w:val="right" w:leader="dot" w:pos="8715"/>
            </w:tabs>
            <w:spacing w:before="256" w:line="171" w:lineRule="auto"/>
            <w:ind w:left="425"/>
            <w:rPr>
              <w:del w:id="1616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617" w:author="随遇而安" w:date="2023-08-12T14:20:34Z">
            <w:r>
              <w:rPr/>
              <w:fldChar w:fldCharType="begin"/>
            </w:r>
          </w:del>
          <w:del w:id="1618" w:author="随遇而安" w:date="2023-08-12T14:20:34Z">
            <w:r>
              <w:rPr/>
              <w:delInstrText xml:space="preserve"> HYPERLINK \l "bookmark14" </w:delInstrText>
            </w:r>
          </w:del>
          <w:del w:id="1619" w:author="随遇而安" w:date="2023-08-12T14:20:34Z">
            <w:r>
              <w:rPr/>
              <w:fldChar w:fldCharType="separate"/>
            </w:r>
          </w:del>
          <w:del w:id="1620" w:author="随遇而安" w:date="2023-08-12T14:20:34Z"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delText>8.6.</w:delText>
            </w:r>
          </w:del>
          <w:del w:id="1621" w:author="随遇而安" w:date="2023-08-12T14:20:34Z"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delText>紧急作业</w:delText>
            </w:r>
          </w:del>
          <w:del w:id="1622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623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delText>12</w:delText>
            </w:r>
          </w:del>
          <w:del w:id="1624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fldChar w:fldCharType="end"/>
            </w:r>
          </w:del>
        </w:p>
        <w:p w14:paraId="754CD3AF">
          <w:pPr>
            <w:tabs>
              <w:tab w:val="right" w:leader="dot" w:pos="8715"/>
            </w:tabs>
            <w:spacing w:before="257" w:line="171" w:lineRule="auto"/>
            <w:ind w:left="421"/>
            <w:rPr>
              <w:del w:id="1625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626" w:author="随遇而安" w:date="2023-08-12T14:20:34Z">
            <w:r>
              <w:rPr/>
              <w:fldChar w:fldCharType="begin"/>
            </w:r>
          </w:del>
          <w:del w:id="1627" w:author="随遇而安" w:date="2023-08-12T14:20:34Z">
            <w:r>
              <w:rPr/>
              <w:delInstrText xml:space="preserve"> HYPERLINK \l "bookmark15" </w:delInstrText>
            </w:r>
          </w:del>
          <w:del w:id="1628" w:author="随遇而安" w:date="2023-08-12T14:20:34Z">
            <w:r>
              <w:rPr/>
              <w:fldChar w:fldCharType="separate"/>
            </w:r>
          </w:del>
          <w:del w:id="1629" w:author="随遇而安" w:date="2023-08-12T14:20:34Z"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delText>9.</w:delText>
            </w:r>
          </w:del>
          <w:del w:id="1630" w:author="随遇而安" w:date="2023-08-12T14:20:34Z"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delText>固定场所危险作业管理</w:delText>
            </w:r>
          </w:del>
          <w:del w:id="1631" w:author="随遇而安" w:date="2023-08-12T14:20:34Z">
            <w:r>
              <w:rPr>
                <w:rFonts w:ascii="宋体" w:hAnsi="宋体" w:eastAsia="宋体" w:cs="宋体"/>
                <w:spacing w:val="-43"/>
                <w:sz w:val="21"/>
                <w:szCs w:val="21"/>
              </w:rPr>
              <w:delText xml:space="preserve"> </w:delText>
            </w:r>
          </w:del>
          <w:del w:id="1632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633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delText>13</w:delText>
            </w:r>
          </w:del>
          <w:del w:id="1634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fldChar w:fldCharType="end"/>
            </w:r>
          </w:del>
        </w:p>
        <w:p w14:paraId="591F6943">
          <w:pPr>
            <w:tabs>
              <w:tab w:val="right" w:leader="dot" w:pos="8715"/>
            </w:tabs>
            <w:spacing w:before="256" w:line="171" w:lineRule="auto"/>
            <w:ind w:left="437"/>
            <w:rPr>
              <w:del w:id="1635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636" w:author="随遇而安" w:date="2023-08-12T14:20:34Z">
            <w:r>
              <w:rPr/>
              <w:fldChar w:fldCharType="begin"/>
            </w:r>
          </w:del>
          <w:del w:id="1637" w:author="随遇而安" w:date="2023-08-12T14:20:34Z">
            <w:r>
              <w:rPr/>
              <w:delInstrText xml:space="preserve"> HYPERLINK \l "bookmark16" </w:delInstrText>
            </w:r>
          </w:del>
          <w:del w:id="1638" w:author="随遇而安" w:date="2023-08-12T14:20:34Z">
            <w:r>
              <w:rPr/>
              <w:fldChar w:fldCharType="separate"/>
            </w:r>
          </w:del>
          <w:del w:id="1639" w:author="随遇而安" w:date="2023-08-12T14:20:34Z"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delText>10.</w:delText>
            </w:r>
          </w:del>
          <w:del w:id="1640" w:author="随遇而安" w:date="2023-08-12T14:20:34Z"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delText>附则</w:delText>
            </w:r>
          </w:del>
          <w:del w:id="1641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642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delText>14</w:delText>
            </w:r>
          </w:del>
          <w:del w:id="1643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fldChar w:fldCharType="end"/>
            </w:r>
          </w:del>
        </w:p>
        <w:p w14:paraId="5BFFE03B">
          <w:pPr>
            <w:tabs>
              <w:tab w:val="right" w:leader="dot" w:pos="8715"/>
            </w:tabs>
            <w:spacing w:before="257" w:line="221" w:lineRule="auto"/>
            <w:ind w:left="437"/>
            <w:rPr>
              <w:del w:id="1644" w:author="随遇而安" w:date="2023-08-12T14:20:34Z"/>
              <w:rFonts w:ascii="等线" w:hAnsi="等线" w:eastAsia="等线" w:cs="等线"/>
              <w:sz w:val="21"/>
              <w:szCs w:val="21"/>
            </w:rPr>
          </w:pPr>
          <w:del w:id="1645" w:author="随遇而安" w:date="2023-08-12T14:20:34Z">
            <w:r>
              <w:rPr/>
              <w:fldChar w:fldCharType="begin"/>
            </w:r>
          </w:del>
          <w:del w:id="1646" w:author="随遇而安" w:date="2023-08-12T14:20:34Z">
            <w:r>
              <w:rPr/>
              <w:delInstrText xml:space="preserve"> HYPERLINK \l "bookmark17" </w:delInstrText>
            </w:r>
          </w:del>
          <w:del w:id="1647" w:author="随遇而安" w:date="2023-08-12T14:20:34Z">
            <w:r>
              <w:rPr/>
              <w:fldChar w:fldCharType="separate"/>
            </w:r>
          </w:del>
          <w:del w:id="1648" w:author="随遇而安" w:date="2023-08-12T14:20:34Z"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delText>11.</w:delText>
            </w:r>
          </w:del>
          <w:del w:id="1649" w:author="随遇而安" w:date="2023-08-12T14:20:34Z"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delText>附件</w:delText>
            </w:r>
          </w:del>
          <w:del w:id="1650" w:author="随遇而安" w:date="2023-08-12T14:20:34Z">
            <w:r>
              <w:rPr>
                <w:rFonts w:ascii="宋体" w:hAnsi="宋体" w:eastAsia="宋体" w:cs="宋体"/>
                <w:spacing w:val="-58"/>
                <w:sz w:val="21"/>
                <w:szCs w:val="21"/>
              </w:rPr>
              <w:delText xml:space="preserve"> </w:delText>
            </w:r>
          </w:del>
          <w:del w:id="1651" w:author="随遇而安" w:date="2023-08-12T14:20:34Z"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del>
          <w:del w:id="1652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delText>14</w:delText>
            </w:r>
          </w:del>
          <w:del w:id="1653" w:author="随遇而安" w:date="2023-08-12T14:20:34Z">
            <w:r>
              <w:rPr>
                <w:rFonts w:ascii="等线" w:hAnsi="等线" w:eastAsia="等线" w:cs="等线"/>
                <w:spacing w:val="16"/>
                <w:sz w:val="21"/>
                <w:szCs w:val="21"/>
              </w:rPr>
              <w:fldChar w:fldCharType="end"/>
            </w:r>
          </w:del>
        </w:p>
        <w:customXmlDelRangeStart w:id="1655" w:author="随遇而安" w:date="2023-08-12T14:20:34Z"/>
      </w:sdtContent>
    </w:sdt>
    <w:customXmlDelRangeEnd w:id="1655"/>
    <w:p w14:paraId="7FC7BD0D">
      <w:pPr>
        <w:spacing w:line="221" w:lineRule="auto"/>
        <w:rPr>
          <w:del w:id="1656" w:author="随遇而安" w:date="2023-08-12T14:20:34Z"/>
          <w:rFonts w:ascii="等线" w:hAnsi="等线" w:eastAsia="等线" w:cs="等线"/>
          <w:sz w:val="21"/>
          <w:szCs w:val="21"/>
        </w:rPr>
        <w:sectPr>
          <w:footerReference r:id="rId9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27A51F59">
      <w:pPr>
        <w:autoSpaceDE/>
        <w:autoSpaceDN/>
        <w:spacing w:before="183" w:line="360" w:lineRule="auto"/>
        <w:ind w:left="34"/>
        <w:outlineLvl w:val="0"/>
        <w:rPr>
          <w:rFonts w:hint="eastAsia" w:ascii="宋体" w:hAnsi="宋体" w:eastAsia="宋体" w:cs="宋体"/>
          <w:spacing w:val="-4"/>
          <w:sz w:val="24"/>
          <w:szCs w:val="24"/>
          <w:lang w:eastAsia="zh-CN"/>
          <w:rPrChange w:id="1658" w:author="随遇而安" w:date="2023-08-12T14:29:35Z">
            <w:rPr>
              <w:rFonts w:ascii="宋体" w:hAnsi="宋体" w:eastAsia="宋体" w:cs="宋体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1657" w:author="36526" w:date="2024-11-06T20:22:41Z">
          <w:pPr>
            <w:spacing w:before="113" w:line="222" w:lineRule="auto"/>
            <w:ind w:left="44"/>
            <w:outlineLvl w:val="0"/>
          </w:pPr>
        </w:pPrChange>
      </w:pPr>
      <w:bookmarkStart w:id="0" w:name="bookmark1"/>
      <w:bookmarkEnd w:id="0"/>
      <w:bookmarkStart w:id="1" w:name="_Toc21935"/>
      <w:bookmarkStart w:id="2" w:name="_Toc3332"/>
      <w:bookmarkStart w:id="3" w:name="_Toc572"/>
      <w:bookmarkStart w:id="4" w:name="_Toc10607"/>
      <w:bookmarkStart w:id="5" w:name="_Toc9724"/>
      <w:bookmarkStart w:id="6" w:name="_Toc9437"/>
      <w:bookmarkStart w:id="7" w:name="_Toc13901"/>
      <w:bookmarkStart w:id="8" w:name="_Toc9057"/>
      <w:bookmarkStart w:id="9" w:name="_Toc12628"/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eastAsia="zh-CN"/>
          <w:rPrChange w:id="1659" w:author="随遇而安" w:date="2023-08-12T14:29:35Z">
            <w:rPr>
              <w:rFonts w:ascii="Times New Roman" w:hAnsi="Times New Roman" w:eastAsia="Times New Roman" w:cs="Times New Roman"/>
              <w:b/>
              <w:bCs/>
              <w:spacing w:val="-4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1.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  <w:rPrChange w:id="1660" w:author="随遇而安" w:date="2023-08-12T14:29:35Z">
            <w:rPr>
              <w:rFonts w:ascii="宋体" w:hAnsi="宋体" w:eastAsia="宋体" w:cs="宋体"/>
              <w:spacing w:val="-4"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目的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4C5E748E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ascii="宋体" w:hAnsi="宋体" w:eastAsia="宋体" w:cs="宋体"/>
          <w:sz w:val="24"/>
          <w:szCs w:val="24"/>
        </w:rPr>
        <w:pPrChange w:id="1661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662" w:author="随遇而安" w:date="2023-08-12T14:32:4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为了</w:t>
      </w:r>
      <w:r>
        <w:rPr>
          <w:rFonts w:hint="eastAsia" w:ascii="仿宋" w:hAnsi="仿宋" w:eastAsia="仿宋" w:cs="仿宋"/>
          <w:spacing w:val="0"/>
          <w:sz w:val="28"/>
          <w:szCs w:val="24"/>
          <w:rPrChange w:id="1663" w:author="随遇而安" w:date="2023-08-12T14:32:4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规范</w:t>
      </w:r>
      <w:r>
        <w:rPr>
          <w:rFonts w:hint="eastAsia" w:ascii="仿宋" w:hAnsi="仿宋" w:eastAsia="仿宋" w:cs="仿宋"/>
          <w:spacing w:val="0"/>
          <w:sz w:val="28"/>
          <w:szCs w:val="24"/>
          <w:lang w:val="en-US" w:eastAsia="zh-CN"/>
          <w:rPrChange w:id="1664" w:author="随遇而安" w:date="2023-08-12T14:32:41Z">
            <w:rPr>
              <w:rFonts w:hint="eastAsia" w:ascii="宋体" w:hAnsi="宋体" w:eastAsia="宋体" w:cs="宋体"/>
              <w:spacing w:val="-2"/>
              <w:sz w:val="24"/>
              <w:szCs w:val="24"/>
              <w:lang w:val="en-US" w:eastAsia="zh-CN"/>
            </w:rPr>
          </w:rPrChange>
        </w:rPr>
        <w:t>宁津北控城市环境服务有限公司</w:t>
      </w:r>
      <w:r>
        <w:rPr>
          <w:rFonts w:hint="eastAsia" w:ascii="仿宋" w:hAnsi="仿宋" w:eastAsia="仿宋" w:cs="仿宋"/>
          <w:spacing w:val="0"/>
          <w:sz w:val="28"/>
          <w:szCs w:val="24"/>
          <w:rPrChange w:id="1665" w:author="随遇而安" w:date="2023-08-12T14:32:4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在生产经营活动中的危险作业管理，加</w:t>
      </w:r>
      <w:r>
        <w:rPr>
          <w:rFonts w:hint="eastAsia" w:ascii="仿宋" w:hAnsi="仿宋" w:eastAsia="仿宋" w:cs="仿宋"/>
          <w:spacing w:val="0"/>
          <w:sz w:val="28"/>
          <w:szCs w:val="24"/>
          <w:rPrChange w:id="1666" w:author="随遇而安" w:date="2023-08-12T14:32:41Z">
            <w:rPr>
              <w:rFonts w:ascii="宋体" w:hAnsi="宋体" w:eastAsia="宋体" w:cs="宋体"/>
              <w:spacing w:val="-6"/>
              <w:sz w:val="24"/>
              <w:szCs w:val="24"/>
            </w:rPr>
          </w:rPrChange>
        </w:rPr>
        <w:t>强危险作业环节安全风险管控，避免实施危险作业时发生生产安全事故，特制订本暂行</w:t>
      </w:r>
      <w:r>
        <w:rPr>
          <w:rFonts w:hint="eastAsia" w:ascii="仿宋" w:hAnsi="仿宋" w:eastAsia="仿宋" w:cs="仿宋"/>
          <w:spacing w:val="0"/>
          <w:sz w:val="28"/>
          <w:szCs w:val="24"/>
          <w:rPrChange w:id="1667" w:author="随遇而安" w:date="2023-08-12T14:32:4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管理办法。</w:t>
      </w:r>
    </w:p>
    <w:p w14:paraId="2EFF8079">
      <w:pPr>
        <w:autoSpaceDE/>
        <w:autoSpaceDN/>
        <w:spacing w:before="183" w:line="360" w:lineRule="auto"/>
        <w:ind w:left="34"/>
        <w:outlineLvl w:val="0"/>
        <w:rPr>
          <w:rFonts w:hint="eastAsia" w:ascii="宋体" w:hAnsi="宋体" w:eastAsia="宋体" w:cs="宋体"/>
          <w:spacing w:val="-4"/>
          <w:sz w:val="24"/>
          <w:szCs w:val="24"/>
          <w:lang w:eastAsia="zh-CN"/>
          <w:rPrChange w:id="1669" w:author="随遇而安" w:date="2023-08-12T14:29:33Z">
            <w:rPr>
              <w:rFonts w:ascii="宋体" w:hAnsi="宋体" w:eastAsia="宋体" w:cs="宋体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1668" w:author="36526" w:date="2024-11-06T20:22:41Z">
          <w:pPr>
            <w:spacing w:before="183" w:line="220" w:lineRule="auto"/>
            <w:ind w:left="34"/>
            <w:outlineLvl w:val="0"/>
          </w:pPr>
        </w:pPrChange>
      </w:pPr>
      <w:bookmarkStart w:id="10" w:name="bookmark2"/>
      <w:bookmarkEnd w:id="10"/>
      <w:bookmarkStart w:id="11" w:name="_Toc31535"/>
      <w:bookmarkStart w:id="12" w:name="_Toc4712"/>
      <w:bookmarkStart w:id="13" w:name="_Toc12043"/>
      <w:bookmarkStart w:id="14" w:name="_Toc15155"/>
      <w:bookmarkStart w:id="15" w:name="_Toc8812"/>
      <w:bookmarkStart w:id="16" w:name="_Toc10626"/>
      <w:bookmarkStart w:id="17" w:name="_Toc16880"/>
      <w:bookmarkStart w:id="18" w:name="_Toc31270"/>
      <w:bookmarkStart w:id="19" w:name="_Toc26060"/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eastAsia="zh-CN"/>
          <w:rPrChange w:id="1670" w:author="随遇而安" w:date="2023-08-12T14:29:33Z">
            <w:rPr>
              <w:rFonts w:ascii="Times New Roman" w:hAnsi="Times New Roman" w:eastAsia="Times New Roman" w:cs="Times New Roman"/>
              <w:b/>
              <w:bCs/>
              <w:spacing w:val="-1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2.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  <w:rPrChange w:id="1671" w:author="随遇而安" w:date="2023-08-12T14:29:33Z">
            <w:rPr>
              <w:rFonts w:ascii="宋体" w:hAnsi="宋体" w:eastAsia="宋体" w:cs="宋体"/>
              <w:spacing w:val="-1"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适用范围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58E5A73">
      <w:pPr>
        <w:autoSpaceDE/>
        <w:autoSpaceDN/>
        <w:spacing w:before="185" w:line="360" w:lineRule="auto"/>
        <w:ind w:left="0" w:firstLine="560" w:firstLineChars="200"/>
        <w:rPr>
          <w:ins w:id="1673" w:author="随遇而安" w:date="2023-08-12T14:29:05Z"/>
          <w:rFonts w:hint="eastAsia" w:ascii="仿宋" w:hAnsi="仿宋" w:eastAsia="仿宋" w:cs="仿宋"/>
          <w:spacing w:val="0"/>
          <w:position w:val="0"/>
          <w:sz w:val="28"/>
          <w:szCs w:val="24"/>
          <w:lang w:val="en-US" w:eastAsia="zh-CN"/>
          <w:rPrChange w:id="1674" w:author="随遇而安" w:date="2023-08-12T14:32:47Z">
            <w:rPr>
              <w:ins w:id="1675" w:author="随遇而安" w:date="2023-08-12T14:29:05Z"/>
              <w:rFonts w:hint="default" w:ascii="宋体" w:hAnsi="宋体" w:eastAsia="宋体" w:cs="宋体"/>
              <w:spacing w:val="0"/>
              <w:position w:val="0"/>
              <w:sz w:val="24"/>
              <w:szCs w:val="24"/>
              <w:lang w:val="en-US" w:eastAsia="zh-CN"/>
            </w:rPr>
          </w:rPrChange>
        </w:rPr>
        <w:pPrChange w:id="1672" w:author="36526" w:date="2024-11-06T20:22:41Z">
          <w:pPr>
            <w:spacing w:before="182" w:line="468" w:lineRule="exact"/>
            <w:ind w:left="519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1676" w:author="随遇而安" w:date="2023-08-12T14:32:47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本办法适用于</w:t>
      </w:r>
      <w:r>
        <w:rPr>
          <w:rFonts w:hint="default" w:ascii="仿宋" w:hAnsi="仿宋" w:eastAsia="仿宋" w:cs="仿宋"/>
          <w:spacing w:val="0"/>
          <w:position w:val="0"/>
          <w:sz w:val="28"/>
          <w:szCs w:val="24"/>
          <w:lang w:val="en-US" w:eastAsia="zh-CN"/>
          <w:rPrChange w:id="1677" w:author="随遇而安" w:date="2023-08-12T14:32:47Z">
            <w:rPr>
              <w:rFonts w:hint="eastAsia" w:ascii="宋体" w:hAnsi="宋体" w:eastAsia="宋体" w:cs="宋体"/>
              <w:spacing w:val="-2"/>
              <w:position w:val="17"/>
              <w:sz w:val="24"/>
              <w:szCs w:val="24"/>
              <w:lang w:val="en-US" w:eastAsia="zh-CN"/>
            </w:rPr>
          </w:rPrChange>
        </w:rPr>
        <w:t>宁津北控城市环境服务有限公</w:t>
      </w:r>
      <w:r>
        <w:rPr>
          <w:rFonts w:hint="default" w:ascii="仿宋" w:hAnsi="仿宋" w:eastAsia="仿宋" w:cs="仿宋"/>
          <w:spacing w:val="0"/>
          <w:position w:val="0"/>
          <w:sz w:val="28"/>
          <w:szCs w:val="24"/>
          <w:lang w:val="en-US" w:eastAsia="zh-CN"/>
          <w:rPrChange w:id="1678" w:author="随遇而安" w:date="2023-08-12T14:32:47Z">
            <w:rPr>
              <w:rFonts w:hint="eastAsia" w:ascii="宋体" w:hAnsi="宋体" w:eastAsia="宋体" w:cs="宋体"/>
              <w:spacing w:val="-2"/>
              <w:position w:val="17"/>
              <w:sz w:val="24"/>
              <w:szCs w:val="24"/>
              <w:lang w:val="en-US" w:eastAsia="zh-CN"/>
            </w:rPr>
          </w:rPrChange>
        </w:rPr>
        <w:t>司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1679" w:author="随遇而安" w:date="2023-08-12T14:32:47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生产经</w:t>
      </w:r>
      <w:r>
        <w:rPr>
          <w:rFonts w:hint="default" w:ascii="仿宋" w:hAnsi="仿宋" w:eastAsia="仿宋" w:cs="仿宋"/>
          <w:spacing w:val="0"/>
          <w:position w:val="0"/>
          <w:sz w:val="28"/>
          <w:szCs w:val="24"/>
          <w:lang w:val="en-US" w:eastAsia="zh-CN"/>
          <w:rPrChange w:id="1680" w:author="随遇而安" w:date="2023-08-12T14:32:47Z">
            <w:rPr>
              <w:rFonts w:hint="eastAsia" w:ascii="宋体" w:hAnsi="宋体" w:eastAsia="宋体" w:cs="宋体"/>
              <w:spacing w:val="-2"/>
              <w:position w:val="17"/>
              <w:sz w:val="24"/>
              <w:szCs w:val="24"/>
              <w:lang w:val="en-US" w:eastAsia="zh-CN"/>
            </w:rPr>
          </w:rPrChange>
        </w:rPr>
        <w:t>营活动中的危险作业活动管理。</w:t>
      </w:r>
    </w:p>
    <w:p w14:paraId="3366BE28">
      <w:pPr>
        <w:autoSpaceDE/>
        <w:autoSpaceDN/>
        <w:spacing w:before="178" w:line="360" w:lineRule="auto"/>
        <w:ind w:left="0" w:right="87" w:firstLine="0"/>
        <w:jc w:val="both"/>
        <w:rPr>
          <w:del w:id="1682" w:author="随遇而安" w:date="2023-08-12T14:28:15Z"/>
          <w:rFonts w:hint="default" w:ascii="宋体" w:hAnsi="宋体" w:eastAsia="宋体" w:cs="宋体"/>
          <w:spacing w:val="0"/>
          <w:sz w:val="24"/>
          <w:szCs w:val="24"/>
          <w:lang w:eastAsia="zh-CN"/>
          <w:rPrChange w:id="1683" w:author="随遇而安" w:date="2023-08-12T14:29:01Z">
            <w:rPr>
              <w:del w:id="1684" w:author="随遇而安" w:date="2023-08-12T14:28:15Z"/>
              <w:rFonts w:ascii="宋体" w:hAnsi="宋体" w:eastAsia="宋体" w:cs="宋体"/>
              <w:sz w:val="24"/>
              <w:szCs w:val="24"/>
            </w:rPr>
          </w:rPrChange>
        </w:rPr>
        <w:pPrChange w:id="1681" w:author="36526" w:date="2024-11-06T20:22:41Z">
          <w:pPr>
            <w:spacing w:before="182" w:line="468" w:lineRule="exact"/>
            <w:ind w:left="519"/>
          </w:pPr>
        </w:pPrChange>
      </w:pPr>
    </w:p>
    <w:p w14:paraId="591AE627">
      <w:pPr>
        <w:autoSpaceDE/>
        <w:autoSpaceDN/>
        <w:spacing w:before="183" w:line="360" w:lineRule="auto"/>
        <w:ind w:left="34"/>
        <w:outlineLvl w:val="0"/>
        <w:rPr>
          <w:rFonts w:hint="eastAsia" w:ascii="Times New Roman" w:hAnsi="Times New Roman" w:eastAsia="Times New Roman" w:cs="Times New Roman"/>
          <w:b/>
          <w:bCs/>
          <w:spacing w:val="-1"/>
          <w:sz w:val="24"/>
          <w:szCs w:val="24"/>
          <w:lang w:eastAsia="zh-CN"/>
          <w:rPrChange w:id="1686" w:author="随遇而安" w:date="2023-08-12T14:29:11Z">
            <w:rPr>
              <w:rFonts w:ascii="宋体" w:hAnsi="宋体" w:eastAsia="宋体" w:cs="宋体"/>
              <w:sz w:val="24"/>
              <w:szCs w:val="24"/>
            </w:rPr>
          </w:rPrChange>
        </w:rPr>
        <w:pPrChange w:id="1685" w:author="36526" w:date="2024-11-06T20:22:41Z">
          <w:pPr>
            <w:spacing w:before="182" w:line="220" w:lineRule="auto"/>
            <w:ind w:left="32"/>
            <w:outlineLvl w:val="0"/>
          </w:pPr>
        </w:pPrChange>
      </w:pPr>
      <w:bookmarkStart w:id="20" w:name="bookmark3"/>
      <w:bookmarkEnd w:id="20"/>
      <w:bookmarkStart w:id="21" w:name="_Toc11121"/>
      <w:bookmarkStart w:id="22" w:name="_Toc13464"/>
      <w:bookmarkStart w:id="23" w:name="_Toc13104"/>
      <w:bookmarkStart w:id="24" w:name="_Toc10202"/>
      <w:bookmarkStart w:id="25" w:name="_Toc28099"/>
      <w:bookmarkStart w:id="26" w:name="_Toc1737"/>
      <w:bookmarkStart w:id="27" w:name="_Toc25684"/>
      <w:bookmarkStart w:id="28" w:name="_Toc24444"/>
      <w:bookmarkStart w:id="29" w:name="_Toc2852"/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eastAsia="zh-CN"/>
          <w:rPrChange w:id="1687" w:author="随遇而安" w:date="2023-08-12T14:29:27Z"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3.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  <w:rPrChange w:id="1688" w:author="随遇而安" w:date="2023-08-12T14:29:23Z">
            <w:rPr>
              <w:rFonts w:ascii="宋体" w:hAnsi="宋体" w:eastAsia="宋体" w:cs="宋体"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术语与定义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1E198E6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1690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689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691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3.1 危险作业：本办法所指的危险作业是容易发生事故，对操作者本人、他人的安全健康及设备、设施的安全可能造成重大危害的作业，如动火作业、</w:t>
      </w:r>
      <w:del w:id="1692" w:author="随遇而安" w:date="2023-08-12T14:33:05Z">
        <w:r>
          <w:rPr>
            <w:rFonts w:hint="eastAsia" w:ascii="仿宋" w:hAnsi="仿宋" w:eastAsia="仿宋" w:cs="仿宋"/>
            <w:spacing w:val="0"/>
            <w:sz w:val="28"/>
            <w:szCs w:val="24"/>
            <w:rPrChange w:id="1693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694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有限空间作业、临时用电作业、高处作业、吊装作业、断路作业、动土作业，同时也包含特种设备操作作业。</w:t>
      </w:r>
    </w:p>
    <w:p w14:paraId="3A8CA9D6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1696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695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697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3.2 特种设备：本办法所指特种设备是指列入《特种设备目录》的锅炉、压力容器（含气瓶）、压力管道、起重机械等。</w:t>
      </w:r>
    </w:p>
    <w:p w14:paraId="29BF4B03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1699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698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00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3.3 高处作业：指在距坠落基准面 2m 及 2m 以上有可能坠落的高处进行的作业（坠落基</w:t>
      </w:r>
      <w:del w:id="1701" w:author="随遇而安" w:date="2023-08-12T14:33:17Z">
        <w:r>
          <w:rPr>
            <w:rFonts w:hint="eastAsia" w:ascii="仿宋" w:hAnsi="仿宋" w:eastAsia="仿宋" w:cs="仿宋"/>
            <w:spacing w:val="0"/>
            <w:sz w:val="28"/>
            <w:szCs w:val="24"/>
            <w:rPrChange w:id="1702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703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准面是指坠落最低点的水平面</w:t>
      </w:r>
      <w:ins w:id="1704" w:author="随遇而安" w:date="2023-08-12T14:33:2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）</w:t>
        </w:r>
      </w:ins>
      <w:r>
        <w:rPr>
          <w:rFonts w:hint="eastAsia" w:ascii="仿宋" w:hAnsi="仿宋" w:eastAsia="仿宋" w:cs="仿宋"/>
          <w:spacing w:val="0"/>
          <w:sz w:val="28"/>
          <w:szCs w:val="24"/>
          <w:rPrChange w:id="1705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。</w:t>
      </w:r>
    </w:p>
    <w:p w14:paraId="1B449C85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1707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706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08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3.4 动火作业：在直接或间接产生明火的工艺设施以外的禁火区内，从事可能产生火焰、火花或炽热表面的非常规作业。如电焊、气焊（割）作业，填埋场渗沥液处理系统（塔、罐、水箱）检维修作业，填埋场厌氧处理设施、沼气处理及回收设施检维修作业；填埋场覆膜及覆膜修复</w:t>
      </w:r>
      <w:ins w:id="1709" w:author="随遇而安" w:date="2023-08-12T14:33:36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作业</w:t>
        </w:r>
      </w:ins>
      <w:ins w:id="1710" w:author="随遇而安" w:date="2023-08-12T14:33:37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；</w:t>
        </w:r>
      </w:ins>
      <w:del w:id="1711" w:author="随遇而安" w:date="2023-08-12T14:33:35Z">
        <w:r>
          <w:rPr>
            <w:rFonts w:hint="eastAsia" w:ascii="仿宋" w:hAnsi="仿宋" w:eastAsia="仿宋" w:cs="仿宋"/>
            <w:spacing w:val="0"/>
            <w:sz w:val="28"/>
            <w:szCs w:val="24"/>
            <w:rPrChange w:id="1712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作</w:delText>
        </w:r>
      </w:del>
      <w:del w:id="1713" w:author="随遇而安" w:date="2023-08-12T14:33:32Z">
        <w:r>
          <w:rPr>
            <w:rFonts w:hint="eastAsia" w:ascii="仿宋" w:hAnsi="仿宋" w:eastAsia="仿宋" w:cs="仿宋"/>
            <w:spacing w:val="0"/>
            <w:sz w:val="28"/>
            <w:szCs w:val="24"/>
            <w:rPrChange w:id="1714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业</w:delText>
        </w:r>
      </w:del>
      <w:del w:id="1715" w:author="随遇而安" w:date="2023-08-12T14:33:29Z">
        <w:r>
          <w:rPr>
            <w:rFonts w:hint="eastAsia" w:ascii="仿宋" w:hAnsi="仿宋" w:eastAsia="仿宋" w:cs="仿宋"/>
            <w:spacing w:val="0"/>
            <w:sz w:val="28"/>
            <w:szCs w:val="24"/>
            <w:rPrChange w:id="1716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；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717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吸污车罐体检维修作业；存放可燃易燃物的库房；化粪池、转运站渗沥液沉淀池/井等。</w:t>
      </w:r>
    </w:p>
    <w:p w14:paraId="1D20465F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1719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718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20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3.5 有限空间：进出受限但人员可以进入，未被设计为固定工作场所，通风不良，</w:t>
      </w:r>
      <w:del w:id="1721" w:author="随遇而安" w:date="2023-08-12T10:40:50Z">
        <w:r>
          <w:rPr>
            <w:rFonts w:hint="eastAsia" w:ascii="仿宋" w:hAnsi="仿宋" w:eastAsia="仿宋" w:cs="仿宋"/>
            <w:spacing w:val="0"/>
            <w:sz w:val="28"/>
            <w:szCs w:val="24"/>
            <w:rPrChange w:id="1722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723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易造成有毒有害物质积聚或者缺氧，对进入人员的身体健康和生命安全构成威胁的封闭、半封闭设施及场所。包括槽、罐、管道以及地下室、窖井、坑（池）、管沟或其它封闭、半封闭场所。进入或探入以上有限空间作业称为有限空间作业，如吸污车罐体、各类垃圾运</w:t>
      </w:r>
      <w:del w:id="1724" w:author="随遇而安" w:date="2023-08-12T10:40:48Z">
        <w:r>
          <w:rPr>
            <w:rFonts w:hint="eastAsia" w:ascii="仿宋" w:hAnsi="仿宋" w:eastAsia="仿宋" w:cs="仿宋"/>
            <w:spacing w:val="0"/>
            <w:sz w:val="28"/>
            <w:szCs w:val="24"/>
            <w:rPrChange w:id="1725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726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输车垃圾收集箱体、地埋式转运站垃圾箱体、填埋场渗</w:t>
      </w:r>
      <w:ins w:id="1727" w:author="随遇而安" w:date="2023-08-17T16:37:22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滤</w:t>
        </w:r>
      </w:ins>
      <w:del w:id="1728" w:author="随遇而安" w:date="2023-08-17T16:37:20Z">
        <w:r>
          <w:rPr>
            <w:rFonts w:hint="eastAsia" w:ascii="仿宋" w:hAnsi="仿宋" w:eastAsia="仿宋" w:cs="仿宋"/>
            <w:spacing w:val="0"/>
            <w:sz w:val="28"/>
            <w:szCs w:val="24"/>
            <w:rPrChange w:id="1729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沥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730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液处理设施如水塔/罐/池、原水箱、沉淀池、浓缩液箱、硝化池、反硝化池</w:t>
      </w:r>
      <w:r>
        <w:rPr>
          <w:rFonts w:hint="eastAsia" w:ascii="仿宋" w:hAnsi="仿宋" w:eastAsia="仿宋" w:cs="仿宋"/>
          <w:spacing w:val="0"/>
          <w:sz w:val="28"/>
          <w:szCs w:val="24"/>
          <w:rPrChange w:id="1731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、渗</w:t>
      </w:r>
      <w:ins w:id="1732" w:author="随遇而安" w:date="2023-08-17T16:37:28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滤</w:t>
        </w:r>
      </w:ins>
      <w:del w:id="1733" w:author="随遇而安" w:date="2023-08-17T16:37:26Z">
        <w:r>
          <w:rPr>
            <w:rFonts w:hint="eastAsia" w:ascii="仿宋" w:hAnsi="仿宋" w:eastAsia="仿宋" w:cs="仿宋"/>
            <w:spacing w:val="0"/>
            <w:sz w:val="28"/>
            <w:szCs w:val="24"/>
            <w:rPrChange w:id="1734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沥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735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液收集池阀门井、化粪池等场所和设施内进行作业。</w:t>
      </w:r>
    </w:p>
    <w:p w14:paraId="75F71691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1737" w:author="随遇而安" w:date="2023-08-12T11:07:33Z"/>
          <w:rFonts w:hint="eastAsia" w:ascii="仿宋" w:hAnsi="仿宋" w:eastAsia="仿宋" w:cs="仿宋"/>
          <w:spacing w:val="0"/>
          <w:sz w:val="28"/>
          <w:szCs w:val="24"/>
          <w:rPrChange w:id="1738" w:author="随遇而安" w:date="2023-08-12T14:32:52Z">
            <w:rPr>
              <w:del w:id="1739" w:author="随遇而安" w:date="2023-08-12T11:07:33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736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40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3.6 临时用电：在正式运行的电源上所接的非永久性用电。</w:t>
      </w:r>
    </w:p>
    <w:p w14:paraId="3E842241">
      <w:pPr>
        <w:autoSpaceDE/>
        <w:autoSpaceDN/>
        <w:spacing w:before="185" w:line="360" w:lineRule="auto"/>
        <w:ind w:left="0" w:right="0" w:firstLine="560" w:firstLineChars="200"/>
        <w:jc w:val="left"/>
        <w:rPr>
          <w:ins w:id="1742" w:author="随遇而安" w:date="2023-08-12T11:07:33Z"/>
          <w:rFonts w:hint="eastAsia" w:ascii="仿宋" w:hAnsi="仿宋" w:eastAsia="仿宋" w:cs="仿宋"/>
          <w:spacing w:val="0"/>
          <w:sz w:val="28"/>
          <w:szCs w:val="24"/>
          <w:rPrChange w:id="1743" w:author="随遇而安" w:date="2023-08-12T14:32:52Z">
            <w:rPr>
              <w:ins w:id="1744" w:author="随遇而安" w:date="2023-08-12T11:07:33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741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</w:p>
    <w:p w14:paraId="31DB035E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1746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745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47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3.7 吊装作业：利用桥式起重机、汽车吊等各种吊装机具将设备、工件、器具、材料等吊 起，使其发生位置变化的作业；如维修厂房或转运站内桥式起重机起重作业、使用汽车吊吊装作业。</w:t>
      </w:r>
    </w:p>
    <w:p w14:paraId="6614B6E7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1749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748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50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3.8 断（占）路作业：生产作业区域内，因铲冰除雪、绿植种植和养护、垃圾收运、工程施工、吊运作业等原因需要临时中断通行影响正常交通的作业，包括妨碍交通但未完全中断道路通行的情形。</w:t>
      </w:r>
    </w:p>
    <w:p w14:paraId="2D495167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1752" w:author="随遇而安" w:date="2023-08-12T14:32:52Z">
            <w:rPr>
              <w:rFonts w:hint="eastAsia" w:ascii="宋体" w:hAnsi="宋体" w:eastAsia="宋体" w:cs="宋体"/>
              <w:spacing w:val="-2"/>
              <w:sz w:val="24"/>
              <w:szCs w:val="24"/>
              <w:lang w:eastAsia="zh-CN"/>
            </w:rPr>
          </w:rPrChange>
        </w:rPr>
        <w:pPrChange w:id="1751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53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3.9 动土作业：挖土、打桩、钻探、坑探、地锚入土深度在0.5m以上，使用推土机、压路机等施工机械进行填土或平整场地等可能对地下</w:t>
      </w:r>
      <w:r>
        <w:rPr>
          <w:rFonts w:hint="eastAsia" w:ascii="仿宋" w:hAnsi="仿宋" w:eastAsia="仿宋" w:cs="仿宋"/>
          <w:spacing w:val="0"/>
          <w:sz w:val="28"/>
          <w:szCs w:val="24"/>
          <w:rPrChange w:id="1754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隐蔽设施产生影响的作业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1755" w:author="随遇而安" w:date="2023-08-12T14:32:52Z">
            <w:rPr>
              <w:rFonts w:hint="eastAsia" w:ascii="宋体" w:hAnsi="宋体" w:eastAsia="宋体" w:cs="宋体"/>
              <w:spacing w:val="-2"/>
              <w:sz w:val="24"/>
              <w:szCs w:val="24"/>
              <w:lang w:eastAsia="zh-CN"/>
            </w:rPr>
          </w:rPrChange>
        </w:rPr>
        <w:t>。</w:t>
      </w:r>
    </w:p>
    <w:p w14:paraId="23452935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pPrChange w:id="1756" w:author="36526" w:date="2024-11-06T20:22:41Z">
          <w:pPr>
            <w:spacing w:before="178" w:line="360" w:lineRule="auto"/>
            <w:ind w:left="43" w:right="87" w:firstLine="477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1757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3.10 紧急作业：是指临时性、应急性的作业，主要包含：①非本单位服务合同范围，</w:t>
      </w:r>
      <w:del w:id="1758" w:author="随遇而安" w:date="2023-08-12T10:41:00Z">
        <w:r>
          <w:rPr>
            <w:rFonts w:hint="eastAsia" w:ascii="仿宋" w:hAnsi="仿宋" w:eastAsia="仿宋" w:cs="仿宋"/>
            <w:spacing w:val="0"/>
            <w:sz w:val="28"/>
            <w:szCs w:val="24"/>
            <w:rPrChange w:id="1759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1760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因承揽业务需要，或应业主、政府部门要求而参加的临时性或短期的环卫作业，如道路试扫、隧道冲洗、快速路保洁等；②政府临时安排的、项目公司无相应作业经验的新业务，如消杀作业；③应政府部门要求参加的突发公</w:t>
      </w:r>
      <w:r>
        <w:rPr>
          <w:rFonts w:hint="eastAsia" w:ascii="仿宋" w:hAnsi="仿宋" w:eastAsia="仿宋" w:cs="仿宋"/>
          <w:spacing w:val="0"/>
          <w:sz w:val="28"/>
          <w:szCs w:val="24"/>
          <w:rPrChange w:id="1761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共事件应急救援抢险行动，如森林火灾救援、城市火灾救援等；④因工作需要而临时指派员工到其固定作业区域以外的区域工作，或安排员工临时从事其无相关作业经验工作</w:t>
      </w:r>
      <w:r>
        <w:rPr>
          <w:rFonts w:hint="eastAsia" w:ascii="仿宋" w:hAnsi="仿宋" w:eastAsia="仿宋" w:cs="仿宋"/>
          <w:spacing w:val="0"/>
          <w:sz w:val="28"/>
          <w:szCs w:val="24"/>
          <w:rPrChange w:id="1762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；⑤指派员工进行的其它临时性、紧急性作业，如道路遗撒清理、清理垃圾点位的暴增垃圾、政府迎</w:t>
      </w:r>
      <w:r>
        <w:rPr>
          <w:rFonts w:hint="eastAsia" w:ascii="仿宋" w:hAnsi="仿宋" w:eastAsia="仿宋" w:cs="仿宋"/>
          <w:spacing w:val="0"/>
          <w:sz w:val="28"/>
          <w:szCs w:val="24"/>
          <w:rPrChange w:id="1763" w:author="随遇而安" w:date="2023-08-12T14:32:5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检突击保障任务等</w:t>
      </w:r>
      <w:del w:id="1764" w:author="随遇而安" w:date="2023-08-12T10:58:32Z">
        <w:r>
          <w:rPr>
            <w:rFonts w:hint="eastAsia" w:ascii="仿宋" w:hAnsi="仿宋" w:eastAsia="仿宋" w:cs="仿宋"/>
            <w:spacing w:val="0"/>
            <w:sz w:val="28"/>
            <w:szCs w:val="24"/>
            <w:rPrChange w:id="1765" w:author="随遇而安" w:date="2023-08-12T14:32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。</w:delText>
        </w:r>
      </w:del>
      <w:ins w:id="1766" w:author="随遇而安" w:date="2023-08-12T10:58:3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1767" w:author="随遇而安" w:date="2023-08-12T14:32:5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。</w:t>
        </w:r>
      </w:ins>
    </w:p>
    <w:p w14:paraId="61AA3DD4">
      <w:pPr>
        <w:autoSpaceDE/>
        <w:autoSpaceDN/>
        <w:spacing w:before="184" w:line="360" w:lineRule="auto"/>
        <w:ind w:left="34"/>
        <w:outlineLvl w:val="0"/>
        <w:rPr>
          <w:rFonts w:ascii="宋体" w:hAnsi="宋体" w:eastAsia="宋体" w:cs="宋体"/>
          <w:sz w:val="24"/>
          <w:szCs w:val="24"/>
        </w:rPr>
        <w:pPrChange w:id="1768" w:author="36526" w:date="2024-11-06T20:22:41Z">
          <w:pPr>
            <w:spacing w:before="184" w:line="233" w:lineRule="auto"/>
            <w:ind w:left="34"/>
            <w:outlineLvl w:val="0"/>
          </w:pPr>
        </w:pPrChange>
      </w:pPr>
      <w:bookmarkStart w:id="30" w:name="bookmark4"/>
      <w:bookmarkEnd w:id="30"/>
      <w:bookmarkStart w:id="31" w:name="_Toc32758"/>
      <w:bookmarkStart w:id="32" w:name="_Toc10523"/>
      <w:bookmarkStart w:id="33" w:name="_Toc19712"/>
      <w:bookmarkStart w:id="34" w:name="_Toc11360"/>
      <w:bookmarkStart w:id="35" w:name="_Toc1132"/>
      <w:bookmarkStart w:id="36" w:name="_Toc26726"/>
      <w:bookmarkStart w:id="37" w:name="_Toc19553"/>
      <w:bookmarkStart w:id="38" w:name="_Toc28092"/>
      <w:bookmarkStart w:id="39" w:name="_Toc4493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</w:t>
      </w:r>
      <w:r>
        <w:rPr>
          <w:rFonts w:ascii="宋体" w:hAnsi="宋体" w:eastAsia="宋体" w:cs="宋体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相关部门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/</w:t>
      </w:r>
      <w:r>
        <w:rPr>
          <w:rFonts w:ascii="宋体" w:hAnsi="宋体" w:eastAsia="宋体" w:cs="宋体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人员职责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3EDFE2E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8"/>
          <w:lang w:eastAsia="zh-CN"/>
          <w:rPrChange w:id="1770" w:author="随遇而安" w:date="2023-08-12T14:35:12Z">
            <w:rPr>
              <w:rFonts w:ascii="宋体" w:hAnsi="宋体" w:eastAsia="宋体" w:cs="宋体"/>
              <w:sz w:val="24"/>
              <w:szCs w:val="24"/>
            </w:rPr>
          </w:rPrChange>
        </w:rPr>
        <w:pPrChange w:id="1769" w:author="36526" w:date="2024-11-06T20:22:41Z">
          <w:pPr>
            <w:spacing w:before="164" w:line="220" w:lineRule="auto"/>
            <w:ind w:left="3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8"/>
          <w:rPrChange w:id="1771" w:author="随遇而安" w:date="2023-08-12T14:35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4.1.</w:t>
      </w:r>
      <w:del w:id="1772" w:author="随遇而安" w:date="2023-08-12T10:44:30Z">
        <w:r>
          <w:rPr>
            <w:rFonts w:hint="eastAsia" w:ascii="仿宋" w:hAnsi="仿宋" w:eastAsia="仿宋" w:cs="仿宋"/>
            <w:spacing w:val="0"/>
            <w:sz w:val="28"/>
            <w:szCs w:val="28"/>
            <w:rPrChange w:id="1773" w:author="随遇而安" w:date="2023-08-12T14:35:12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安环管理部</w:delText>
        </w:r>
      </w:del>
      <w:ins w:id="1774" w:author="随遇而安" w:date="2023-08-12T10:44:32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775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安环品质部</w:t>
        </w:r>
      </w:ins>
    </w:p>
    <w:p w14:paraId="2E6E2C1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8"/>
          <w:rPrChange w:id="1777" w:author="随遇而安" w:date="2023-08-12T14:35:12Z">
            <w:rPr>
              <w:rFonts w:ascii="宋体" w:hAnsi="宋体" w:eastAsia="宋体" w:cs="宋体"/>
              <w:sz w:val="24"/>
              <w:szCs w:val="24"/>
            </w:rPr>
          </w:rPrChange>
        </w:rPr>
        <w:pPrChange w:id="1776" w:author="36526" w:date="2024-11-06T20:22:41Z">
          <w:pPr>
            <w:spacing w:before="182" w:line="219" w:lineRule="auto"/>
            <w:ind w:left="3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8"/>
          <w:rPrChange w:id="1778" w:author="随遇而安" w:date="2023-08-12T14:35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4.1.1</w:t>
      </w:r>
      <w:r>
        <w:rPr>
          <w:rFonts w:hint="eastAsia" w:ascii="仿宋" w:hAnsi="仿宋" w:eastAsia="仿宋" w:cs="仿宋"/>
          <w:spacing w:val="0"/>
          <w:w w:val="100"/>
          <w:sz w:val="28"/>
          <w:szCs w:val="28"/>
          <w:rPrChange w:id="1779" w:author="随遇而安" w:date="2023-08-12T14:35:12Z">
            <w:rPr>
              <w:rFonts w:ascii="Times New Roman" w:hAnsi="Times New Roman" w:eastAsia="Times New Roman" w:cs="Times New Roman"/>
              <w:spacing w:val="18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8"/>
          <w:rPrChange w:id="1780" w:author="随遇而安" w:date="2023-08-12T14:35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负责建立健全</w:t>
      </w:r>
      <w:del w:id="1781" w:author="随遇而安" w:date="2023-08-12T10:44:37Z">
        <w:r>
          <w:rPr>
            <w:rFonts w:hint="eastAsia" w:ascii="仿宋" w:hAnsi="仿宋" w:eastAsia="仿宋" w:cs="仿宋"/>
            <w:spacing w:val="0"/>
            <w:sz w:val="28"/>
            <w:szCs w:val="28"/>
            <w:rPrChange w:id="1782" w:author="随遇而安" w:date="2023-08-12T14:35:12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城服事业部</w:delText>
        </w:r>
      </w:del>
      <w:ins w:id="1783" w:author="随遇而安" w:date="2023-08-12T10:44:39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784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宁津项目公司</w:t>
        </w:r>
      </w:ins>
      <w:r>
        <w:rPr>
          <w:rFonts w:hint="eastAsia" w:ascii="仿宋" w:hAnsi="仿宋" w:eastAsia="仿宋" w:cs="仿宋"/>
          <w:spacing w:val="0"/>
          <w:sz w:val="28"/>
          <w:szCs w:val="28"/>
          <w:rPrChange w:id="1785" w:author="随遇而安" w:date="2023-08-12T14:35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危险作业管理</w:t>
      </w:r>
      <w:r>
        <w:rPr>
          <w:rFonts w:hint="eastAsia" w:ascii="仿宋" w:hAnsi="仿宋" w:eastAsia="仿宋" w:cs="仿宋"/>
          <w:spacing w:val="0"/>
          <w:sz w:val="28"/>
          <w:szCs w:val="28"/>
          <w:rPrChange w:id="1786" w:author="随遇而安" w:date="2023-08-12T14:35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制度，负责本办法的修订和解释</w:t>
      </w:r>
      <w:ins w:id="1787" w:author="随遇而安" w:date="2023-08-12T10:44:46Z">
        <w:r>
          <w:rPr>
            <w:rFonts w:hint="default" w:ascii="仿宋" w:hAnsi="仿宋" w:eastAsia="仿宋" w:cs="仿宋"/>
            <w:spacing w:val="0"/>
            <w:sz w:val="28"/>
            <w:szCs w:val="28"/>
            <w:lang w:eastAsia="zh-CN"/>
            <w:rPrChange w:id="1788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。</w:t>
        </w:r>
      </w:ins>
      <w:del w:id="1789" w:author="随遇而安" w:date="2023-08-12T10:44:44Z">
        <w:r>
          <w:rPr>
            <w:rFonts w:hint="eastAsia" w:ascii="仿宋" w:hAnsi="仿宋" w:eastAsia="仿宋" w:cs="仿宋"/>
            <w:spacing w:val="0"/>
            <w:sz w:val="28"/>
            <w:szCs w:val="28"/>
            <w:rPrChange w:id="1790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。</w:delText>
        </w:r>
      </w:del>
    </w:p>
    <w:p w14:paraId="72B6A02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8"/>
          <w:rPrChange w:id="1792" w:author="随遇而安" w:date="2023-08-12T14:35:12Z">
            <w:rPr>
              <w:rFonts w:ascii="宋体" w:hAnsi="宋体" w:eastAsia="宋体" w:cs="宋体"/>
              <w:sz w:val="24"/>
              <w:szCs w:val="24"/>
            </w:rPr>
          </w:rPrChange>
        </w:rPr>
        <w:pPrChange w:id="1791" w:author="36526" w:date="2024-11-06T20:22:41Z">
          <w:pPr>
            <w:spacing w:before="184" w:line="219" w:lineRule="auto"/>
            <w:ind w:left="3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8"/>
          <w:rPrChange w:id="1793" w:author="随遇而安" w:date="2023-08-12T14:35:12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4.1.2</w:t>
      </w:r>
      <w:r>
        <w:rPr>
          <w:rFonts w:hint="eastAsia" w:ascii="仿宋" w:hAnsi="仿宋" w:eastAsia="仿宋" w:cs="仿宋"/>
          <w:spacing w:val="0"/>
          <w:sz w:val="28"/>
          <w:szCs w:val="28"/>
          <w:rPrChange w:id="1794" w:author="随遇而安" w:date="2023-08-12T14:35:12Z">
            <w:rPr>
              <w:rFonts w:ascii="Times New Roman" w:hAnsi="Times New Roman" w:eastAsia="Times New Roman" w:cs="Times New Roman"/>
              <w:spacing w:val="2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8"/>
          <w:rPrChange w:id="1795" w:author="随遇而安" w:date="2023-08-12T14:35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负责监督</w:t>
      </w:r>
      <w:ins w:id="1796" w:author="随遇而安" w:date="2023-08-12T10:44:55Z">
        <w:del w:id="1797" w:author="36526" w:date="2024-11-06T20:12:58Z">
          <w:r>
            <w:rPr>
              <w:rFonts w:hint="default" w:ascii="仿宋" w:hAnsi="仿宋" w:eastAsia="仿宋" w:cs="仿宋"/>
              <w:spacing w:val="0"/>
              <w:sz w:val="28"/>
              <w:szCs w:val="28"/>
              <w:lang w:val="en-US" w:eastAsia="zh-CN"/>
              <w:rPrChange w:id="1798" w:author="随遇而安" w:date="2023-08-12T14:35:12Z"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val="en-US" w:eastAsia="zh-CN"/>
                </w:rPr>
              </w:rPrChange>
            </w:rPr>
            <w:delText>宁津项目</w:delText>
          </w:r>
        </w:del>
      </w:ins>
      <w:ins w:id="1801" w:author="随遇而安" w:date="2023-08-12T10:44:55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02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公司</w:t>
        </w:r>
      </w:ins>
      <w:del w:id="1803" w:author="随遇而安" w:date="2023-08-12T10:44:55Z">
        <w:r>
          <w:rPr>
            <w:rFonts w:hint="eastAsia" w:ascii="仿宋" w:hAnsi="仿宋" w:eastAsia="仿宋" w:cs="仿宋"/>
            <w:spacing w:val="0"/>
            <w:sz w:val="28"/>
            <w:szCs w:val="28"/>
            <w:rPrChange w:id="1804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城服事业部</w:delText>
        </w:r>
      </w:del>
      <w:r>
        <w:rPr>
          <w:rFonts w:hint="eastAsia" w:ascii="仿宋" w:hAnsi="仿宋" w:eastAsia="仿宋" w:cs="仿宋"/>
          <w:spacing w:val="0"/>
          <w:sz w:val="28"/>
          <w:szCs w:val="28"/>
          <w:rPrChange w:id="1805" w:author="随遇而安" w:date="2023-08-12T14:35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所属</w:t>
      </w:r>
      <w:ins w:id="1806" w:author="随遇而安" w:date="2023-08-12T10:45:13Z">
        <w:r>
          <w:rPr>
            <w:rFonts w:hint="eastAsia" w:ascii="仿宋" w:hAnsi="仿宋" w:eastAsia="仿宋" w:cs="仿宋"/>
            <w:spacing w:val="0"/>
            <w:sz w:val="28"/>
            <w:szCs w:val="28"/>
            <w:rPrChange w:id="1807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各单位</w:t>
        </w:r>
      </w:ins>
      <w:del w:id="1808" w:author="随遇而安" w:date="2023-08-12T10:45:13Z">
        <w:r>
          <w:rPr>
            <w:rFonts w:hint="eastAsia" w:ascii="仿宋" w:hAnsi="仿宋" w:eastAsia="仿宋" w:cs="仿宋"/>
            <w:spacing w:val="0"/>
            <w:sz w:val="28"/>
            <w:szCs w:val="28"/>
            <w:lang w:val="en-US"/>
            <w:rPrChange w:id="1809" w:author="随遇而安" w:date="2023-08-12T14:35:12Z"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/>
              </w:rPr>
            </w:rPrChange>
          </w:rPr>
          <w:delText>区域、项目公司</w:delText>
        </w:r>
      </w:del>
      <w:r>
        <w:rPr>
          <w:rFonts w:hint="eastAsia" w:ascii="仿宋" w:hAnsi="仿宋" w:eastAsia="仿宋" w:cs="仿宋"/>
          <w:spacing w:val="0"/>
          <w:sz w:val="28"/>
          <w:szCs w:val="28"/>
          <w:rPrChange w:id="1810" w:author="随遇而安" w:date="2023-08-12T14:35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执行本办法。</w:t>
      </w:r>
    </w:p>
    <w:p w14:paraId="703E91E6">
      <w:pPr>
        <w:autoSpaceDE/>
        <w:autoSpaceDN/>
        <w:spacing w:before="185" w:line="360" w:lineRule="auto"/>
        <w:ind w:left="0" w:right="0" w:firstLine="560" w:firstLineChars="200"/>
        <w:rPr>
          <w:ins w:id="1812" w:author="随遇而安" w:date="2023-08-12T10:45:52Z"/>
          <w:rFonts w:hint="eastAsia" w:ascii="仿宋" w:hAnsi="仿宋" w:eastAsia="仿宋" w:cs="仿宋"/>
          <w:spacing w:val="0"/>
          <w:sz w:val="28"/>
          <w:szCs w:val="28"/>
          <w:rPrChange w:id="1813" w:author="随遇而安" w:date="2023-08-12T14:35:12Z">
            <w:rPr>
              <w:ins w:id="1814" w:author="随遇而安" w:date="2023-08-12T10:45:52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811" w:author="36526" w:date="2024-11-06T20:22:41Z">
          <w:pPr>
            <w:spacing w:before="183" w:line="220" w:lineRule="auto"/>
            <w:ind w:left="3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8"/>
          <w:rPrChange w:id="1815" w:author="随遇而安" w:date="2023-08-12T14:35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4.1.3 </w:t>
      </w:r>
      <w:r>
        <w:rPr>
          <w:rFonts w:hint="eastAsia" w:ascii="仿宋" w:hAnsi="仿宋" w:eastAsia="仿宋" w:cs="仿宋"/>
          <w:spacing w:val="0"/>
          <w:sz w:val="28"/>
          <w:szCs w:val="28"/>
          <w:rPrChange w:id="1816" w:author="随遇而安" w:date="2023-08-12T14:35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对</w:t>
      </w:r>
      <w:ins w:id="1817" w:author="随遇而安" w:date="2023-08-12T10:45:08Z">
        <w:del w:id="1818" w:author="36526" w:date="2024-11-06T20:13:21Z">
          <w:r>
            <w:rPr>
              <w:rFonts w:hint="default" w:ascii="仿宋" w:hAnsi="仿宋" w:eastAsia="仿宋" w:cs="仿宋"/>
              <w:spacing w:val="0"/>
              <w:sz w:val="28"/>
              <w:szCs w:val="28"/>
              <w:lang w:val="en-US" w:eastAsia="zh-CN"/>
              <w:rPrChange w:id="1819" w:author="随遇而安" w:date="2023-08-12T14:35:12Z">
                <w:rPr>
                  <w:rFonts w:hint="eastAsia" w:ascii="宋体" w:hAnsi="宋体" w:eastAsia="宋体" w:cs="宋体"/>
                  <w:spacing w:val="-2"/>
                  <w:sz w:val="24"/>
                  <w:szCs w:val="24"/>
                  <w:lang w:val="en-US" w:eastAsia="zh-CN"/>
                </w:rPr>
              </w:rPrChange>
            </w:rPr>
            <w:delText>宁津项目</w:delText>
          </w:r>
        </w:del>
      </w:ins>
      <w:ins w:id="1822" w:author="随遇而安" w:date="2023-08-12T10:45:08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23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公司</w:t>
        </w:r>
      </w:ins>
      <w:del w:id="1824" w:author="随遇而安" w:date="2023-08-12T10:45:08Z">
        <w:r>
          <w:rPr>
            <w:rFonts w:hint="eastAsia" w:ascii="仿宋" w:hAnsi="仿宋" w:eastAsia="仿宋" w:cs="仿宋"/>
            <w:spacing w:val="0"/>
            <w:sz w:val="28"/>
            <w:szCs w:val="28"/>
            <w:rPrChange w:id="1825" w:author="随遇而安" w:date="2023-08-12T14:35:12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事业部</w:delText>
        </w:r>
      </w:del>
      <w:r>
        <w:rPr>
          <w:rFonts w:hint="eastAsia" w:ascii="仿宋" w:hAnsi="仿宋" w:eastAsia="仿宋" w:cs="仿宋"/>
          <w:spacing w:val="0"/>
          <w:sz w:val="28"/>
          <w:szCs w:val="28"/>
          <w:rPrChange w:id="1826" w:author="随遇而安" w:date="2023-08-12T14:35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所属各单位危险作业管理进行定期或</w:t>
      </w:r>
      <w:r>
        <w:rPr>
          <w:rFonts w:hint="eastAsia" w:ascii="仿宋" w:hAnsi="仿宋" w:eastAsia="仿宋" w:cs="仿宋"/>
          <w:spacing w:val="0"/>
          <w:sz w:val="28"/>
          <w:szCs w:val="28"/>
          <w:rPrChange w:id="1827" w:author="随遇而安" w:date="2023-08-12T14:35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不定期抽查。</w:t>
      </w:r>
    </w:p>
    <w:p w14:paraId="7C355E2B">
      <w:pPr>
        <w:autoSpaceDE/>
        <w:autoSpaceDN/>
        <w:spacing w:before="185" w:line="360" w:lineRule="auto"/>
        <w:ind w:left="0" w:right="0" w:firstLine="560" w:firstLineChars="200"/>
        <w:jc w:val="left"/>
        <w:rPr>
          <w:ins w:id="1829" w:author="随遇而安" w:date="2023-08-12T10:46:15Z"/>
          <w:rFonts w:ascii="宋体" w:hAnsi="宋体" w:eastAsia="宋体" w:cs="宋体"/>
          <w:spacing w:val="-2"/>
          <w:sz w:val="28"/>
          <w:szCs w:val="28"/>
          <w:rPrChange w:id="1830" w:author="随遇而安" w:date="2023-08-12T14:35:12Z">
            <w:rPr>
              <w:ins w:id="1831" w:author="随遇而安" w:date="2023-08-12T10:46:15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828" w:author="36526" w:date="2024-11-06T20:14:32Z">
          <w:pPr>
            <w:spacing w:before="178" w:line="360" w:lineRule="auto"/>
            <w:ind w:left="43" w:right="87" w:firstLine="477"/>
            <w:jc w:val="both"/>
          </w:pPr>
        </w:pPrChange>
      </w:pPr>
      <w:ins w:id="1832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rPrChange w:id="1833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4.</w:t>
        </w:r>
      </w:ins>
      <w:ins w:id="1834" w:author="随遇而安" w:date="2023-08-12T10:47:11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35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1</w:t>
        </w:r>
      </w:ins>
      <w:ins w:id="1836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rPrChange w:id="1837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.</w:t>
        </w:r>
      </w:ins>
      <w:ins w:id="1838" w:author="随遇而安" w:date="2023-08-12T10:47:1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39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4</w:t>
        </w:r>
      </w:ins>
      <w:ins w:id="1840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rPrChange w:id="1841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 xml:space="preserve"> </w:t>
        </w:r>
      </w:ins>
      <w:ins w:id="1842" w:author="随遇而安" w:date="2023-08-12T10:48:01Z">
        <w:r>
          <w:rPr>
            <w:rFonts w:hint="eastAsia" w:ascii="仿宋" w:hAnsi="仿宋" w:eastAsia="仿宋" w:cs="仿宋"/>
            <w:spacing w:val="0"/>
            <w:sz w:val="28"/>
            <w:szCs w:val="28"/>
            <w:rPrChange w:id="1843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实施危险作业前，</w:t>
        </w:r>
      </w:ins>
      <w:ins w:id="1844" w:author="随遇而安" w:date="2023-08-12T10:48:51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45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对</w:t>
        </w:r>
      </w:ins>
      <w:ins w:id="1846" w:author="随遇而安" w:date="2023-08-12T10:48:5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47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生产运营部</w:t>
        </w:r>
      </w:ins>
      <w:ins w:id="1848" w:author="随遇而安" w:date="2023-08-12T10:48:01Z">
        <w:r>
          <w:rPr>
            <w:rFonts w:hint="eastAsia" w:ascii="仿宋" w:hAnsi="仿宋" w:eastAsia="仿宋" w:cs="仿宋"/>
            <w:spacing w:val="0"/>
            <w:sz w:val="28"/>
            <w:szCs w:val="28"/>
            <w:rPrChange w:id="1849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开展</w:t>
        </w:r>
      </w:ins>
      <w:ins w:id="1850" w:author="随遇而安" w:date="2023-08-12T10:49:04Z">
        <w:r>
          <w:rPr>
            <w:rFonts w:hint="default" w:ascii="仿宋" w:hAnsi="仿宋" w:eastAsia="仿宋" w:cs="仿宋"/>
            <w:spacing w:val="0"/>
            <w:sz w:val="28"/>
            <w:szCs w:val="28"/>
            <w:lang w:eastAsia="zh-CN"/>
            <w:rPrChange w:id="1851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的</w:t>
        </w:r>
      </w:ins>
      <w:ins w:id="1852" w:author="随遇而安" w:date="2023-08-12T10:48:01Z">
        <w:r>
          <w:rPr>
            <w:rFonts w:hint="eastAsia" w:ascii="仿宋" w:hAnsi="仿宋" w:eastAsia="仿宋" w:cs="仿宋"/>
            <w:spacing w:val="0"/>
            <w:sz w:val="28"/>
            <w:szCs w:val="28"/>
            <w:rPrChange w:id="1853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危险作业前危险有害因素识别</w:t>
        </w:r>
      </w:ins>
      <w:ins w:id="1854" w:author="随遇而安" w:date="2023-08-12T10:49:08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55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及</w:t>
        </w:r>
      </w:ins>
      <w:ins w:id="1856" w:author="随遇而安" w:date="2023-08-12T10:48:01Z">
        <w:r>
          <w:rPr>
            <w:rFonts w:hint="eastAsia" w:ascii="仿宋" w:hAnsi="仿宋" w:eastAsia="仿宋" w:cs="仿宋"/>
            <w:spacing w:val="0"/>
            <w:sz w:val="28"/>
            <w:szCs w:val="28"/>
            <w:rPrChange w:id="1857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制定安全风险管控措施</w:t>
        </w:r>
      </w:ins>
      <w:ins w:id="1858" w:author="随遇而安" w:date="2023-08-12T10:49:12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59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进行</w:t>
        </w:r>
      </w:ins>
      <w:ins w:id="1860" w:author="随遇而安" w:date="2023-08-12T10:49:15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61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监督</w:t>
        </w:r>
      </w:ins>
      <w:ins w:id="1862" w:author="随遇而安" w:date="2023-08-12T10:49:1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63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落实</w:t>
        </w:r>
      </w:ins>
      <w:ins w:id="1864" w:author="随遇而安" w:date="2023-08-12T10:48:01Z">
        <w:r>
          <w:rPr>
            <w:rFonts w:hint="eastAsia" w:ascii="仿宋" w:hAnsi="仿宋" w:eastAsia="仿宋" w:cs="仿宋"/>
            <w:spacing w:val="0"/>
            <w:sz w:val="28"/>
            <w:szCs w:val="28"/>
            <w:rPrChange w:id="1865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。</w:t>
        </w:r>
      </w:ins>
    </w:p>
    <w:p w14:paraId="1C8750E0">
      <w:pPr>
        <w:autoSpaceDE/>
        <w:autoSpaceDN/>
        <w:spacing w:before="185" w:line="360" w:lineRule="auto"/>
        <w:ind w:left="0" w:right="0" w:firstLine="560" w:firstLineChars="200"/>
        <w:jc w:val="left"/>
        <w:rPr>
          <w:ins w:id="1867" w:author="随遇而安" w:date="2023-08-12T10:46:15Z"/>
          <w:rFonts w:hint="eastAsia" w:ascii="仿宋" w:hAnsi="仿宋" w:eastAsia="仿宋" w:cs="仿宋"/>
          <w:spacing w:val="0"/>
          <w:sz w:val="28"/>
          <w:szCs w:val="28"/>
          <w:rPrChange w:id="1868" w:author="随遇而安" w:date="2023-08-12T14:35:12Z">
            <w:rPr>
              <w:ins w:id="1869" w:author="随遇而安" w:date="2023-08-12T10:46:15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866" w:author="36526" w:date="2024-11-06T20:16:03Z">
          <w:pPr>
            <w:spacing w:before="178" w:line="360" w:lineRule="auto"/>
            <w:ind w:left="43" w:right="87" w:firstLine="477"/>
            <w:jc w:val="both"/>
          </w:pPr>
        </w:pPrChange>
      </w:pPr>
      <w:ins w:id="1870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lang w:eastAsia="zh-CN"/>
            <w:rPrChange w:id="1871" w:author="36526" w:date="2024-11-06T20:15:59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4.</w:t>
        </w:r>
      </w:ins>
      <w:ins w:id="1873" w:author="随遇而安" w:date="2023-08-12T10:47:13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74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1</w:t>
        </w:r>
      </w:ins>
      <w:ins w:id="1875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lang w:eastAsia="zh-CN"/>
            <w:rPrChange w:id="1876" w:author="36526" w:date="2024-11-06T20:15:59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.</w:t>
        </w:r>
      </w:ins>
      <w:ins w:id="1878" w:author="随遇而安" w:date="2023-08-12T10:48:22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879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5</w:t>
        </w:r>
      </w:ins>
      <w:ins w:id="1880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lang w:eastAsia="zh-CN"/>
            <w:rPrChange w:id="1881" w:author="36526" w:date="2024-11-06T20:15:59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 xml:space="preserve"> 需报上级单位审核审批的危险作业</w:t>
        </w:r>
      </w:ins>
      <w:ins w:id="1883" w:author="36526" w:date="2024-11-06T20:15:53Z">
        <w:r>
          <w:rPr>
            <w:rFonts w:hint="default" w:ascii="仿宋" w:hAnsi="仿宋" w:eastAsia="仿宋" w:cs="仿宋"/>
            <w:spacing w:val="0"/>
            <w:sz w:val="28"/>
            <w:szCs w:val="28"/>
            <w:lang w:eastAsia="zh-CN"/>
            <w:rPrChange w:id="1884" w:author="36526" w:date="2024-11-06T20:15:59Z">
              <w:rPr>
                <w:rFonts w:hint="eastAsia" w:ascii="仿宋" w:hAnsi="仿宋" w:eastAsia="仿宋" w:cs="仿宋"/>
                <w:spacing w:val="0"/>
                <w:sz w:val="28"/>
                <w:szCs w:val="28"/>
                <w:lang w:eastAsia="zh-CN"/>
              </w:rPr>
            </w:rPrChange>
          </w:rPr>
          <w:t>（</w:t>
        </w:r>
      </w:ins>
      <w:ins w:id="1886" w:author="36526" w:date="2024-11-06T20:15:54Z">
        <w:r>
          <w:rPr>
            <w:rFonts w:ascii="仿宋" w:hAnsi="仿宋" w:eastAsia="仿宋" w:cs="仿宋"/>
            <w:snapToGrid w:val="0"/>
            <w:color w:val="000000"/>
            <w:kern w:val="0"/>
            <w:sz w:val="28"/>
            <w:szCs w:val="28"/>
            <w:lang w:val="en-US" w:eastAsia="zh-CN" w:bidi="ar"/>
            <w:rPrChange w:id="1887" w:author="36526" w:date="2024-11-06T20:15:59Z">
              <w:rPr>
                <w:rFonts w:ascii="瀹嬩綋" w:hAnsi="瀹嬩綋" w:eastAsia="瀹嬩綋" w:cs="瀹嬩綋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rPrChange>
          </w:rPr>
          <w:t>二级及以上高处作业（＞</w:t>
        </w:r>
      </w:ins>
      <w:ins w:id="1889" w:author="36526" w:date="2024-11-06T20:15:54Z">
        <w:r>
          <w:rPr>
            <w:rFonts w:hint="default" w:ascii="仿宋" w:hAnsi="仿宋" w:eastAsia="仿宋" w:cs="仿宋"/>
            <w:snapToGrid w:val="0"/>
            <w:color w:val="000000"/>
            <w:kern w:val="0"/>
            <w:sz w:val="28"/>
            <w:szCs w:val="28"/>
            <w:lang w:val="en-US" w:eastAsia="zh-CN" w:bidi="ar"/>
            <w:rPrChange w:id="1890" w:author="36526" w:date="2024-11-06T20:15:59Z"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rPrChange>
          </w:rPr>
          <w:t>5m</w:t>
        </w:r>
      </w:ins>
      <w:ins w:id="1892" w:author="36526" w:date="2024-11-06T20:15:54Z">
        <w:r>
          <w:rPr>
            <w:rFonts w:hint="default" w:ascii="仿宋" w:hAnsi="仿宋" w:eastAsia="仿宋" w:cs="仿宋"/>
            <w:snapToGrid w:val="0"/>
            <w:color w:val="000000"/>
            <w:kern w:val="0"/>
            <w:sz w:val="28"/>
            <w:szCs w:val="28"/>
            <w:lang w:val="en-US" w:eastAsia="zh-CN" w:bidi="ar"/>
            <w:rPrChange w:id="1893" w:author="36526" w:date="2024-11-06T20:15:59Z">
              <w:rPr>
                <w:rFonts w:hint="default" w:ascii="瀹嬩綋" w:hAnsi="瀹嬩綋" w:eastAsia="瀹嬩綋" w:cs="瀹嬩綋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rPrChange>
          </w:rPr>
          <w:t>）、二级动火作业</w:t>
        </w:r>
      </w:ins>
      <w:ins w:id="1895" w:author="36526" w:date="2024-11-06T20:15:53Z">
        <w:r>
          <w:rPr>
            <w:rFonts w:hint="eastAsia" w:ascii="仿宋" w:hAnsi="仿宋" w:eastAsia="仿宋" w:cs="仿宋"/>
            <w:spacing w:val="0"/>
            <w:sz w:val="28"/>
            <w:szCs w:val="28"/>
            <w:lang w:eastAsia="zh-CN"/>
          </w:rPr>
          <w:t>）</w:t>
        </w:r>
      </w:ins>
      <w:ins w:id="1896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rPrChange w:id="1897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，</w:t>
        </w:r>
      </w:ins>
      <w:ins w:id="1898" w:author="随遇而安" w:date="2023-08-12T10:46:15Z">
        <w:del w:id="1899" w:author="36526" w:date="2024-11-06T20:13:57Z">
          <w:r>
            <w:rPr>
              <w:rFonts w:hint="eastAsia" w:ascii="仿宋" w:hAnsi="仿宋" w:eastAsia="仿宋" w:cs="仿宋"/>
              <w:spacing w:val="0"/>
              <w:sz w:val="28"/>
              <w:szCs w:val="28"/>
              <w:rPrChange w:id="1900" w:author="随遇而安" w:date="2023-08-12T14:35:12Z">
                <w:rPr>
                  <w:rFonts w:ascii="宋体" w:hAnsi="宋体" w:eastAsia="宋体" w:cs="宋体"/>
                  <w:spacing w:val="-2"/>
                  <w:sz w:val="24"/>
                  <w:szCs w:val="24"/>
                </w:rPr>
              </w:rPrChange>
            </w:rPr>
            <w:delText>项目</w:delText>
          </w:r>
        </w:del>
      </w:ins>
      <w:ins w:id="1903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rPrChange w:id="1904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公司</w:t>
        </w:r>
      </w:ins>
      <w:ins w:id="1905" w:author="随遇而安" w:date="2023-08-12T10:46:2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06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安环品质</w:t>
        </w:r>
      </w:ins>
      <w:ins w:id="1907" w:author="随遇而安" w:date="2023-08-12T10:46:30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08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部</w:t>
        </w:r>
      </w:ins>
      <w:ins w:id="1909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rPrChange w:id="1910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应根据</w:t>
        </w:r>
      </w:ins>
      <w:ins w:id="1911" w:author="随遇而安" w:date="2023-08-12T10:46:55Z">
        <w:r>
          <w:rPr>
            <w:rFonts w:hint="default" w:ascii="仿宋" w:hAnsi="仿宋" w:eastAsia="仿宋" w:cs="仿宋"/>
            <w:spacing w:val="0"/>
            <w:sz w:val="28"/>
            <w:szCs w:val="28"/>
            <w:lang w:eastAsia="zh-CN"/>
            <w:rPrChange w:id="1912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《</w:t>
        </w:r>
      </w:ins>
      <w:ins w:id="1913" w:author="随遇而安" w:date="2023-08-12T10:46:59Z">
        <w:r>
          <w:rPr>
            <w:rFonts w:hint="eastAsia" w:ascii="仿宋" w:hAnsi="仿宋" w:eastAsia="仿宋" w:cs="仿宋"/>
            <w:spacing w:val="0"/>
            <w:sz w:val="28"/>
            <w:szCs w:val="28"/>
            <w:rPrChange w:id="1914" w:author="随遇而安" w:date="2023-08-12T14:35:12Z">
              <w:rPr>
                <w:rFonts w:ascii="宋体" w:hAnsi="宋体" w:eastAsia="宋体" w:cs="宋体"/>
                <w:sz w:val="21"/>
                <w:szCs w:val="21"/>
                <w14:textOutline w14:w="3831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</w:rPrChange>
          </w:rPr>
          <w:t>北控城市资源集团城服事业部危险作业暂行管理办法</w:t>
        </w:r>
      </w:ins>
      <w:ins w:id="1915" w:author="随遇而安" w:date="2023-08-12T10:46:55Z">
        <w:r>
          <w:rPr>
            <w:rFonts w:hint="default" w:ascii="仿宋" w:hAnsi="仿宋" w:eastAsia="仿宋" w:cs="仿宋"/>
            <w:spacing w:val="0"/>
            <w:sz w:val="28"/>
            <w:szCs w:val="28"/>
            <w:lang w:eastAsia="zh-CN"/>
            <w:rPrChange w:id="1916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》</w:t>
        </w:r>
      </w:ins>
      <w:ins w:id="1917" w:author="随遇而安" w:date="2023-08-12T10:46:15Z">
        <w:r>
          <w:rPr>
            <w:rFonts w:hint="eastAsia" w:ascii="仿宋" w:hAnsi="仿宋" w:eastAsia="仿宋" w:cs="仿宋"/>
            <w:spacing w:val="0"/>
            <w:sz w:val="28"/>
            <w:szCs w:val="28"/>
            <w:rPrChange w:id="1918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逐级提报审核审批</w:t>
        </w:r>
      </w:ins>
      <w:ins w:id="1919" w:author="36526" w:date="2024-11-06T20:14:01Z">
        <w:r>
          <w:rPr>
            <w:rFonts w:hint="eastAsia" w:ascii="仿宋" w:hAnsi="仿宋" w:eastAsia="仿宋" w:cs="仿宋"/>
            <w:spacing w:val="0"/>
            <w:sz w:val="28"/>
            <w:szCs w:val="28"/>
            <w:lang w:eastAsia="zh-CN"/>
          </w:rPr>
          <w:t>。</w:t>
        </w:r>
      </w:ins>
      <w:ins w:id="1920" w:author="随遇而安" w:date="2023-08-12T10:46:15Z">
        <w:del w:id="1921" w:author="36526" w:date="2024-11-06T20:14:04Z">
          <w:r>
            <w:rPr>
              <w:rFonts w:hint="eastAsia" w:ascii="仿宋" w:hAnsi="仿宋" w:eastAsia="仿宋" w:cs="仿宋"/>
              <w:spacing w:val="0"/>
              <w:sz w:val="28"/>
              <w:szCs w:val="28"/>
              <w:rPrChange w:id="1922" w:author="随遇而安" w:date="2023-08-12T14:35:12Z">
                <w:rPr>
                  <w:rFonts w:ascii="宋体" w:hAnsi="宋体" w:eastAsia="宋体" w:cs="宋体"/>
                  <w:spacing w:val="-2"/>
                  <w:sz w:val="24"/>
                  <w:szCs w:val="24"/>
                </w:rPr>
              </w:rPrChange>
            </w:rPr>
            <w:delText>。</w:delText>
          </w:r>
        </w:del>
      </w:ins>
    </w:p>
    <w:p w14:paraId="16A462AD">
      <w:pPr>
        <w:autoSpaceDE/>
        <w:autoSpaceDN/>
        <w:spacing w:before="185" w:line="360" w:lineRule="auto"/>
        <w:ind w:left="0" w:right="0" w:firstLine="560" w:firstLineChars="200"/>
        <w:rPr>
          <w:del w:id="1926" w:author="随遇而安" w:date="2023-08-12T10:46:18Z"/>
          <w:rFonts w:hint="eastAsia" w:ascii="仿宋" w:hAnsi="仿宋" w:eastAsia="仿宋" w:cs="仿宋"/>
          <w:spacing w:val="0"/>
          <w:sz w:val="28"/>
          <w:szCs w:val="28"/>
          <w:rPrChange w:id="1927" w:author="随遇而安" w:date="2023-08-12T14:35:12Z">
            <w:rPr>
              <w:del w:id="1928" w:author="随遇而安" w:date="2023-08-12T10:46:18Z"/>
              <w:rFonts w:ascii="宋体" w:hAnsi="宋体" w:eastAsia="宋体" w:cs="宋体"/>
              <w:sz w:val="24"/>
              <w:szCs w:val="24"/>
            </w:rPr>
          </w:rPrChange>
        </w:rPr>
        <w:pPrChange w:id="1925" w:author="36526" w:date="2024-11-06T20:14:32Z">
          <w:pPr>
            <w:spacing w:before="183" w:line="220" w:lineRule="auto"/>
            <w:ind w:left="32"/>
          </w:pPr>
        </w:pPrChange>
      </w:pPr>
    </w:p>
    <w:p w14:paraId="21246E8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8"/>
          <w:lang w:eastAsia="zh-CN"/>
          <w:rPrChange w:id="1930" w:author="随遇而安" w:date="2023-08-12T14:35:12Z">
            <w:rPr>
              <w:rFonts w:ascii="宋体" w:hAnsi="宋体" w:eastAsia="宋体" w:cs="宋体"/>
              <w:sz w:val="24"/>
              <w:szCs w:val="24"/>
            </w:rPr>
          </w:rPrChange>
        </w:rPr>
        <w:pPrChange w:id="1929" w:author="36526" w:date="2024-11-06T20:14:32Z">
          <w:pPr>
            <w:spacing w:before="182" w:line="220" w:lineRule="auto"/>
            <w:ind w:left="3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8"/>
          <w:rPrChange w:id="1931" w:author="随遇而安" w:date="2023-08-12T14:35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4.2 </w:t>
      </w:r>
      <w:del w:id="1932" w:author="随遇而安" w:date="2023-08-12T10:45:24Z">
        <w:r>
          <w:rPr>
            <w:rFonts w:hint="eastAsia" w:ascii="仿宋" w:hAnsi="仿宋" w:eastAsia="仿宋" w:cs="仿宋"/>
            <w:spacing w:val="0"/>
            <w:sz w:val="28"/>
            <w:szCs w:val="28"/>
            <w:rPrChange w:id="1933" w:author="随遇而安" w:date="2023-08-12T14:35:12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运营管理部</w:delText>
        </w:r>
      </w:del>
      <w:ins w:id="1934" w:author="随遇而安" w:date="2023-08-12T10:45:2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35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生产运营部</w:t>
        </w:r>
      </w:ins>
    </w:p>
    <w:p w14:paraId="2B130470">
      <w:pPr>
        <w:autoSpaceDE/>
        <w:autoSpaceDN/>
        <w:spacing w:before="185" w:line="360" w:lineRule="auto"/>
        <w:ind w:left="0" w:right="0" w:firstLine="560" w:firstLineChars="200"/>
        <w:rPr>
          <w:ins w:id="1937" w:author="随遇而安" w:date="2023-08-12T10:47:39Z"/>
          <w:rFonts w:hint="eastAsia" w:ascii="仿宋" w:hAnsi="仿宋" w:eastAsia="仿宋" w:cs="仿宋"/>
          <w:spacing w:val="0"/>
          <w:sz w:val="28"/>
          <w:szCs w:val="28"/>
          <w:rPrChange w:id="1938" w:author="随遇而安" w:date="2023-08-12T14:35:12Z">
            <w:rPr>
              <w:ins w:id="1939" w:author="随遇而安" w:date="2023-08-12T10:47:39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936" w:author="36526" w:date="2024-11-06T20:14:32Z">
          <w:pPr>
            <w:spacing w:before="182" w:line="219" w:lineRule="auto"/>
            <w:ind w:left="520"/>
          </w:pPr>
        </w:pPrChange>
      </w:pPr>
      <w:ins w:id="1940" w:author="随遇而安" w:date="2023-08-12T10:47:3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41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4.2</w:t>
        </w:r>
      </w:ins>
      <w:ins w:id="1942" w:author="随遇而安" w:date="2023-08-12T10:47:37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43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.1</w:t>
        </w:r>
      </w:ins>
      <w:r>
        <w:rPr>
          <w:rFonts w:hint="eastAsia" w:ascii="仿宋" w:hAnsi="仿宋" w:eastAsia="仿宋" w:cs="仿宋"/>
          <w:spacing w:val="0"/>
          <w:sz w:val="28"/>
          <w:szCs w:val="28"/>
          <w:rPrChange w:id="1944" w:author="随遇而安" w:date="2023-08-12T14:35:12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参照本办法，</w:t>
      </w:r>
      <w:del w:id="1945" w:author="随遇而安" w:date="2023-08-12T10:45:20Z">
        <w:r>
          <w:rPr>
            <w:rFonts w:hint="eastAsia" w:ascii="仿宋" w:hAnsi="仿宋" w:eastAsia="仿宋" w:cs="仿宋"/>
            <w:spacing w:val="0"/>
            <w:sz w:val="28"/>
            <w:szCs w:val="28"/>
            <w:rPrChange w:id="1946" w:author="随遇而安" w:date="2023-08-12T14:35:12Z">
              <w:rPr>
                <w:rFonts w:ascii="宋体" w:hAnsi="宋体" w:eastAsia="宋体" w:cs="宋体"/>
                <w:spacing w:val="6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8"/>
          <w:rPrChange w:id="1947" w:author="随遇而安" w:date="2023-08-12T14:35:12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检查生产的同时检查危险作业</w:t>
      </w:r>
      <w:r>
        <w:rPr>
          <w:rFonts w:hint="eastAsia" w:ascii="仿宋" w:hAnsi="仿宋" w:eastAsia="仿宋" w:cs="仿宋"/>
          <w:spacing w:val="0"/>
          <w:sz w:val="28"/>
          <w:szCs w:val="28"/>
          <w:rPrChange w:id="1948" w:author="随遇而安" w:date="2023-08-12T14:35:12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审批及防控措施落实情况。</w:t>
      </w:r>
    </w:p>
    <w:p w14:paraId="4BD34F11">
      <w:pPr>
        <w:autoSpaceDE/>
        <w:autoSpaceDN/>
        <w:spacing w:before="185" w:line="360" w:lineRule="auto"/>
        <w:ind w:left="0" w:right="0" w:firstLine="560" w:firstLineChars="200"/>
        <w:rPr>
          <w:ins w:id="1950" w:author="随遇而安" w:date="2023-08-12T10:48:04Z"/>
          <w:rFonts w:hint="eastAsia" w:ascii="仿宋" w:hAnsi="仿宋" w:eastAsia="仿宋" w:cs="仿宋"/>
          <w:spacing w:val="0"/>
          <w:sz w:val="28"/>
          <w:szCs w:val="28"/>
          <w:lang w:eastAsia="zh-CN"/>
          <w:rPrChange w:id="1951" w:author="随遇而安" w:date="2023-08-12T14:35:12Z">
            <w:rPr>
              <w:ins w:id="1952" w:author="随遇而安" w:date="2023-08-12T10:48:04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1949" w:author="36526" w:date="2024-11-06T20:14:32Z">
          <w:pPr>
            <w:spacing w:before="182" w:line="219" w:lineRule="auto"/>
            <w:ind w:left="520"/>
          </w:pPr>
        </w:pPrChange>
      </w:pPr>
      <w:ins w:id="1953" w:author="随遇而安" w:date="2023-08-12T10:47:45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54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4.</w:t>
        </w:r>
      </w:ins>
      <w:ins w:id="1955" w:author="随遇而安" w:date="2023-08-12T10:47:4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56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2.2</w:t>
        </w:r>
      </w:ins>
      <w:ins w:id="1957" w:author="随遇而安" w:date="2023-08-12T10:47:40Z">
        <w:r>
          <w:rPr>
            <w:rFonts w:hint="eastAsia" w:ascii="仿宋" w:hAnsi="仿宋" w:eastAsia="仿宋" w:cs="仿宋"/>
            <w:spacing w:val="0"/>
            <w:sz w:val="28"/>
            <w:szCs w:val="28"/>
            <w:rPrChange w:id="1958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指导和监督危险作业单位（作业中心/班组）履行作业审批程序</w:t>
        </w:r>
      </w:ins>
      <w:ins w:id="1959" w:author="随遇而安" w:date="2023-08-12T14:34:32Z">
        <w:r>
          <w:rPr>
            <w:rFonts w:hint="eastAsia" w:ascii="仿宋" w:hAnsi="仿宋" w:eastAsia="仿宋" w:cs="仿宋"/>
            <w:spacing w:val="0"/>
            <w:sz w:val="28"/>
            <w:szCs w:val="28"/>
            <w:lang w:eastAsia="zh-CN"/>
            <w:rPrChange w:id="1960" w:author="随遇而安" w:date="2023-08-12T14:35:12Z">
              <w:rPr>
                <w:rFonts w:hint="eastAsia" w:ascii="仿宋" w:hAnsi="仿宋" w:eastAsia="仿宋" w:cs="仿宋"/>
                <w:spacing w:val="0"/>
                <w:sz w:val="28"/>
                <w:szCs w:val="24"/>
                <w:lang w:eastAsia="zh-CN"/>
              </w:rPr>
            </w:rPrChange>
          </w:rPr>
          <w:t>。</w:t>
        </w:r>
      </w:ins>
    </w:p>
    <w:p w14:paraId="32E4FBFF">
      <w:pPr>
        <w:autoSpaceDE/>
        <w:autoSpaceDN/>
        <w:spacing w:before="185" w:line="360" w:lineRule="auto"/>
        <w:ind w:left="0" w:right="0" w:firstLine="560" w:firstLineChars="200"/>
        <w:rPr>
          <w:rFonts w:hint="default" w:ascii="仿宋" w:hAnsi="仿宋" w:eastAsia="仿宋" w:cs="仿宋"/>
          <w:spacing w:val="0"/>
          <w:sz w:val="28"/>
          <w:szCs w:val="28"/>
          <w:lang w:eastAsia="zh-CN"/>
          <w:rPrChange w:id="1962" w:author="随遇而安" w:date="2023-08-12T14:35:12Z">
            <w:rPr>
              <w:rFonts w:ascii="宋体" w:hAnsi="宋体" w:eastAsia="宋体" w:cs="宋体"/>
              <w:sz w:val="24"/>
              <w:szCs w:val="24"/>
            </w:rPr>
          </w:rPrChange>
        </w:rPr>
        <w:pPrChange w:id="1961" w:author="36526" w:date="2024-11-06T20:14:32Z">
          <w:pPr>
            <w:spacing w:before="182" w:line="219" w:lineRule="auto"/>
            <w:ind w:left="520"/>
          </w:pPr>
        </w:pPrChange>
      </w:pPr>
      <w:ins w:id="1963" w:author="随遇而安" w:date="2023-08-12T10:48:06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64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4.2.</w:t>
        </w:r>
      </w:ins>
      <w:ins w:id="1965" w:author="随遇而安" w:date="2023-08-12T10:48:07Z">
        <w:r>
          <w:rPr>
            <w:rFonts w:hint="default" w:ascii="仿宋" w:hAnsi="仿宋" w:eastAsia="仿宋" w:cs="仿宋"/>
            <w:spacing w:val="0"/>
            <w:sz w:val="28"/>
            <w:szCs w:val="28"/>
            <w:lang w:val="en-US" w:eastAsia="zh-CN"/>
            <w:rPrChange w:id="1966" w:author="随遇而安" w:date="2023-08-12T14:35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3</w:t>
        </w:r>
      </w:ins>
      <w:ins w:id="1967" w:author="随遇而安" w:date="2023-08-12T10:48:07Z">
        <w:r>
          <w:rPr>
            <w:rFonts w:hint="eastAsia" w:ascii="仿宋" w:hAnsi="仿宋" w:eastAsia="仿宋" w:cs="仿宋"/>
            <w:spacing w:val="0"/>
            <w:sz w:val="28"/>
            <w:szCs w:val="28"/>
            <w:rPrChange w:id="1968" w:author="随遇而安" w:date="2023-08-12T14:35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实施危险作业前，开展危险作业前危险有害因素识别，制定安全风险管控措施。</w:t>
        </w:r>
      </w:ins>
    </w:p>
    <w:p w14:paraId="59ECDCE7">
      <w:pPr>
        <w:autoSpaceDE/>
        <w:autoSpaceDN/>
        <w:spacing w:before="178" w:line="360" w:lineRule="auto"/>
        <w:ind w:left="43" w:right="87" w:firstLine="477"/>
        <w:jc w:val="both"/>
        <w:rPr>
          <w:del w:id="1970" w:author="随遇而安" w:date="2023-08-12T10:45:47Z"/>
          <w:rFonts w:ascii="宋体" w:hAnsi="宋体" w:eastAsia="宋体" w:cs="宋体"/>
          <w:spacing w:val="-2"/>
          <w:sz w:val="24"/>
          <w:szCs w:val="24"/>
          <w:rPrChange w:id="1971" w:author="随遇而安" w:date="2023-08-12T10:43:41Z">
            <w:rPr>
              <w:del w:id="1972" w:author="随遇而安" w:date="2023-08-12T10:45:47Z"/>
              <w:rFonts w:ascii="宋体" w:hAnsi="宋体" w:eastAsia="宋体" w:cs="宋体"/>
              <w:sz w:val="24"/>
              <w:szCs w:val="24"/>
            </w:rPr>
          </w:rPrChange>
        </w:rPr>
        <w:pPrChange w:id="1969" w:author="36526" w:date="2024-11-06T20:22:41Z">
          <w:pPr>
            <w:spacing w:before="184" w:line="220" w:lineRule="auto"/>
            <w:ind w:left="32"/>
          </w:pPr>
        </w:pPrChange>
      </w:pPr>
      <w:del w:id="1973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1974" w:author="随遇而安" w:date="2023-08-12T10:43:41Z"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</w:rPrChange>
          </w:rPr>
          <w:delText>4.2</w:delText>
        </w:r>
      </w:del>
      <w:del w:id="1975" w:author="随遇而安" w:date="2023-08-12T10:45:47Z">
        <w:r>
          <w:rPr>
            <w:rFonts w:ascii="宋体" w:hAnsi="宋体" w:eastAsia="宋体" w:cs="宋体"/>
            <w:spacing w:val="-2"/>
            <w:w w:val="100"/>
            <w:sz w:val="24"/>
            <w:szCs w:val="24"/>
            <w:rPrChange w:id="1976" w:author="随遇而安" w:date="2023-08-12T10:43:41Z"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</w:rPrChange>
          </w:rPr>
          <w:delText xml:space="preserve"> </w:delText>
        </w:r>
      </w:del>
      <w:del w:id="1977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1978" w:author="随遇而安" w:date="2023-08-12T10:43:41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>区域</w:delText>
        </w:r>
      </w:del>
    </w:p>
    <w:p w14:paraId="3039E33F">
      <w:pPr>
        <w:autoSpaceDE/>
        <w:autoSpaceDN/>
        <w:spacing w:before="178" w:line="360" w:lineRule="auto"/>
        <w:ind w:left="43" w:right="87" w:firstLine="477"/>
        <w:jc w:val="both"/>
        <w:rPr>
          <w:del w:id="1980" w:author="随遇而安" w:date="2023-08-12T10:45:47Z"/>
          <w:rFonts w:ascii="宋体" w:hAnsi="宋体" w:eastAsia="宋体" w:cs="宋体"/>
          <w:spacing w:val="-2"/>
          <w:sz w:val="24"/>
          <w:szCs w:val="24"/>
          <w:rPrChange w:id="1981" w:author="随遇而安" w:date="2023-08-12T10:43:41Z">
            <w:rPr>
              <w:del w:id="1982" w:author="随遇而安" w:date="2023-08-12T10:45:47Z"/>
              <w:rFonts w:ascii="宋体" w:hAnsi="宋体" w:eastAsia="宋体" w:cs="宋体"/>
              <w:sz w:val="24"/>
              <w:szCs w:val="24"/>
            </w:rPr>
          </w:rPrChange>
        </w:rPr>
        <w:pPrChange w:id="1979" w:author="36526" w:date="2024-11-06T20:22:41Z">
          <w:pPr>
            <w:spacing w:before="182" w:line="219" w:lineRule="auto"/>
            <w:ind w:left="32"/>
          </w:pPr>
        </w:pPrChange>
      </w:pPr>
      <w:del w:id="1983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1984" w:author="随遇而安" w:date="2023-08-12T10:43:41Z"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</w:rPrChange>
          </w:rPr>
          <w:delText>4.2.1</w:delText>
        </w:r>
      </w:del>
      <w:del w:id="1985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1986" w:author="随遇而安" w:date="2023-08-12T10:43:41Z">
              <w:rPr>
                <w:rFonts w:ascii="Times New Roman" w:hAnsi="Times New Roman" w:eastAsia="Times New Roman" w:cs="Times New Roman"/>
                <w:spacing w:val="34"/>
                <w:sz w:val="24"/>
                <w:szCs w:val="24"/>
              </w:rPr>
            </w:rPrChange>
          </w:rPr>
          <w:delText xml:space="preserve"> </w:delText>
        </w:r>
      </w:del>
      <w:del w:id="1987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1988" w:author="随遇而安" w:date="2023-08-12T10:43:41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负责本办法在区域内实施，并监督所属项目公司按规定开展危险作业管理。</w:delText>
        </w:r>
      </w:del>
    </w:p>
    <w:p w14:paraId="20D8825B">
      <w:pPr>
        <w:autoSpaceDE/>
        <w:autoSpaceDN/>
        <w:spacing w:before="178" w:line="360" w:lineRule="auto"/>
        <w:ind w:left="43" w:right="87" w:firstLine="477"/>
        <w:jc w:val="both"/>
        <w:rPr>
          <w:del w:id="1990" w:author="随遇而安" w:date="2023-08-12T10:45:47Z"/>
          <w:rFonts w:ascii="宋体" w:hAnsi="宋体" w:eastAsia="宋体" w:cs="宋体"/>
          <w:spacing w:val="-2"/>
          <w:sz w:val="24"/>
          <w:szCs w:val="24"/>
          <w:rPrChange w:id="1991" w:author="随遇而安" w:date="2023-08-12T10:43:41Z">
            <w:rPr>
              <w:del w:id="1992" w:author="随遇而安" w:date="2023-08-12T10:45:47Z"/>
              <w:rFonts w:ascii="宋体" w:hAnsi="宋体" w:eastAsia="宋体" w:cs="宋体"/>
              <w:sz w:val="24"/>
              <w:szCs w:val="24"/>
            </w:rPr>
          </w:rPrChange>
        </w:rPr>
        <w:pPrChange w:id="1989" w:author="36526" w:date="2024-11-06T20:22:41Z">
          <w:pPr>
            <w:spacing w:before="183" w:line="219" w:lineRule="auto"/>
            <w:ind w:left="32"/>
          </w:pPr>
        </w:pPrChange>
      </w:pPr>
      <w:del w:id="1993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1994" w:author="随遇而安" w:date="2023-08-12T10:43:41Z"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</w:rPrChange>
          </w:rPr>
          <w:delText>4.2.2</w:delText>
        </w:r>
      </w:del>
      <w:del w:id="1995" w:author="随遇而安" w:date="2023-08-12T10:45:47Z">
        <w:r>
          <w:rPr>
            <w:rFonts w:ascii="宋体" w:hAnsi="宋体" w:eastAsia="宋体" w:cs="宋体"/>
            <w:spacing w:val="-2"/>
            <w:w w:val="100"/>
            <w:sz w:val="24"/>
            <w:szCs w:val="24"/>
            <w:rPrChange w:id="1996" w:author="随遇而安" w:date="2023-08-12T10:43:41Z">
              <w:rPr>
                <w:rFonts w:ascii="Times New Roman" w:hAnsi="Times New Roman" w:eastAsia="Times New Roman" w:cs="Times New Roman"/>
                <w:spacing w:val="20"/>
                <w:w w:val="101"/>
                <w:sz w:val="24"/>
                <w:szCs w:val="24"/>
              </w:rPr>
            </w:rPrChange>
          </w:rPr>
          <w:delText xml:space="preserve"> </w:delText>
        </w:r>
      </w:del>
      <w:del w:id="1997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1998" w:author="随遇而安" w:date="2023-08-12T10:43:41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>负责依照本办法审批二级及以上高处作业</w:delText>
        </w:r>
      </w:del>
      <w:del w:id="1999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2000" w:author="随遇而安" w:date="2023-08-12T10:43:41Z">
              <w:rPr>
                <w:rFonts w:ascii="宋体" w:hAnsi="宋体" w:eastAsia="宋体" w:cs="宋体"/>
                <w:spacing w:val="-15"/>
                <w:sz w:val="24"/>
                <w:szCs w:val="24"/>
              </w:rPr>
            </w:rPrChange>
          </w:rPr>
          <w:delText>（＞</w:delText>
        </w:r>
      </w:del>
      <w:del w:id="2001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2002" w:author="随遇而安" w:date="2023-08-12T10:43:41Z"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</w:rPrChange>
          </w:rPr>
          <w:delText>5m</w:delText>
        </w:r>
      </w:del>
      <w:del w:id="2003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2004" w:author="随遇而安" w:date="2023-08-12T10:43:41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>）、二</w:delText>
        </w:r>
      </w:del>
      <w:del w:id="2005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2006" w:author="随遇而安" w:date="2023-08-12T10:43:41Z">
              <w:rPr>
                <w:rFonts w:ascii="宋体" w:hAnsi="宋体" w:eastAsia="宋体" w:cs="宋体"/>
                <w:spacing w:val="-5"/>
                <w:sz w:val="24"/>
                <w:szCs w:val="24"/>
              </w:rPr>
            </w:rPrChange>
          </w:rPr>
          <w:delText>级动火作业。</w:delText>
        </w:r>
      </w:del>
    </w:p>
    <w:p w14:paraId="064F8A9B">
      <w:pPr>
        <w:autoSpaceDE/>
        <w:autoSpaceDN/>
        <w:spacing w:before="178" w:line="360" w:lineRule="auto"/>
        <w:ind w:left="43" w:right="87" w:firstLine="477"/>
        <w:jc w:val="both"/>
        <w:rPr>
          <w:del w:id="2008" w:author="随遇而安" w:date="2023-08-12T10:45:47Z"/>
          <w:rFonts w:ascii="宋体" w:hAnsi="宋体" w:eastAsia="宋体" w:cs="宋体"/>
          <w:spacing w:val="-2"/>
          <w:sz w:val="24"/>
          <w:szCs w:val="24"/>
          <w:rPrChange w:id="2009" w:author="随遇而安" w:date="2023-08-12T10:43:41Z">
            <w:rPr>
              <w:del w:id="2010" w:author="随遇而安" w:date="2023-08-12T10:45:47Z"/>
              <w:rFonts w:ascii="宋体" w:hAnsi="宋体" w:eastAsia="宋体" w:cs="宋体"/>
              <w:sz w:val="24"/>
              <w:szCs w:val="24"/>
            </w:rPr>
          </w:rPrChange>
        </w:rPr>
        <w:pPrChange w:id="2007" w:author="36526" w:date="2024-11-06T20:22:41Z">
          <w:pPr>
            <w:spacing w:before="184" w:line="220" w:lineRule="auto"/>
            <w:ind w:left="32"/>
          </w:pPr>
        </w:pPrChange>
      </w:pPr>
      <w:del w:id="2011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2012" w:author="随遇而安" w:date="2023-08-12T10:43:41Z"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</w:rPrChange>
          </w:rPr>
          <w:delText>4.3</w:delText>
        </w:r>
      </w:del>
      <w:del w:id="2013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  <w:rPrChange w:id="2014" w:author="随遇而安" w:date="2023-08-12T10:43:41Z"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</w:rPrChange>
          </w:rPr>
          <w:delText xml:space="preserve"> </w:delText>
        </w:r>
      </w:del>
      <w:del w:id="2015" w:author="随遇而安" w:date="2023-08-12T10:45:47Z">
        <w:r>
          <w:rPr>
            <w:rFonts w:ascii="宋体" w:hAnsi="宋体" w:eastAsia="宋体" w:cs="宋体"/>
            <w:spacing w:val="-2"/>
            <w:sz w:val="24"/>
            <w:szCs w:val="24"/>
          </w:rPr>
          <w:delText>项目公司</w:delText>
        </w:r>
      </w:del>
    </w:p>
    <w:p w14:paraId="48067FA5">
      <w:pPr>
        <w:autoSpaceDE/>
        <w:autoSpaceDN/>
        <w:spacing w:before="178" w:line="360" w:lineRule="auto"/>
        <w:ind w:left="43" w:right="87" w:firstLine="477"/>
        <w:jc w:val="both"/>
        <w:rPr>
          <w:del w:id="2017" w:author="随遇而安" w:date="2023-08-12T10:46:13Z"/>
          <w:rFonts w:ascii="宋体" w:hAnsi="宋体" w:eastAsia="宋体" w:cs="宋体"/>
          <w:spacing w:val="-2"/>
          <w:sz w:val="24"/>
          <w:szCs w:val="24"/>
          <w:rPrChange w:id="2018" w:author="随遇而安" w:date="2023-08-12T10:43:48Z">
            <w:rPr>
              <w:del w:id="2019" w:author="随遇而安" w:date="2023-08-12T10:46:13Z"/>
              <w:rFonts w:ascii="宋体" w:hAnsi="宋体" w:eastAsia="宋体" w:cs="宋体"/>
              <w:sz w:val="24"/>
              <w:szCs w:val="24"/>
            </w:rPr>
          </w:rPrChange>
        </w:rPr>
        <w:pPrChange w:id="2016" w:author="36526" w:date="2024-11-06T20:22:41Z">
          <w:pPr>
            <w:spacing w:before="182" w:line="234" w:lineRule="auto"/>
            <w:ind w:left="32"/>
          </w:pPr>
        </w:pPrChange>
      </w:pPr>
      <w:del w:id="2020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21" w:author="随遇而安" w:date="2023-08-12T10:43:48Z"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</w:rPrChange>
          </w:rPr>
          <w:delText xml:space="preserve">4.3.1 </w:delText>
        </w:r>
      </w:del>
      <w:del w:id="2022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23" w:author="随遇而安" w:date="2023-08-12T10:43:48Z">
              <w:rPr>
                <w:rFonts w:ascii="宋体" w:hAnsi="宋体" w:eastAsia="宋体" w:cs="宋体"/>
                <w:spacing w:val="-3"/>
                <w:sz w:val="24"/>
                <w:szCs w:val="24"/>
              </w:rPr>
            </w:rPrChange>
          </w:rPr>
          <w:delText>指导和监督危险作业单位（作业中</w:delText>
        </w:r>
      </w:del>
      <w:del w:id="2024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25" w:author="随遇而安" w:date="2023-08-12T10:43:48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>心</w:delText>
        </w:r>
      </w:del>
      <w:del w:id="2026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27" w:author="随遇而安" w:date="2023-08-12T10:43:48Z"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</w:rPrChange>
          </w:rPr>
          <w:delText>/</w:delText>
        </w:r>
      </w:del>
      <w:del w:id="2028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29" w:author="随遇而安" w:date="2023-08-12T10:43:48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>班组） 履行作业审批程序。</w:delText>
        </w:r>
      </w:del>
    </w:p>
    <w:p w14:paraId="45B2A872">
      <w:pPr>
        <w:autoSpaceDE/>
        <w:autoSpaceDN/>
        <w:spacing w:before="178" w:line="360" w:lineRule="auto"/>
        <w:ind w:left="43" w:right="87" w:firstLine="477"/>
        <w:jc w:val="both"/>
        <w:rPr>
          <w:del w:id="2031" w:author="随遇而安" w:date="2023-08-12T10:46:13Z"/>
          <w:rFonts w:ascii="宋体" w:hAnsi="宋体" w:eastAsia="宋体" w:cs="宋体"/>
          <w:spacing w:val="-2"/>
          <w:sz w:val="24"/>
          <w:szCs w:val="24"/>
          <w:rPrChange w:id="2032" w:author="随遇而安" w:date="2023-08-12T10:43:48Z">
            <w:rPr>
              <w:del w:id="2033" w:author="随遇而安" w:date="2023-08-12T10:46:13Z"/>
              <w:rFonts w:ascii="宋体" w:hAnsi="宋体" w:eastAsia="宋体" w:cs="宋体"/>
              <w:sz w:val="24"/>
              <w:szCs w:val="24"/>
            </w:rPr>
          </w:rPrChange>
        </w:rPr>
        <w:pPrChange w:id="2030" w:author="36526" w:date="2024-11-06T20:22:41Z">
          <w:pPr>
            <w:spacing w:before="163" w:line="290" w:lineRule="auto"/>
            <w:ind w:left="83" w:right="64" w:hanging="51"/>
          </w:pPr>
        </w:pPrChange>
      </w:pPr>
      <w:del w:id="2034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35" w:author="随遇而安" w:date="2023-08-12T10:43:48Z"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</w:rPrChange>
          </w:rPr>
          <w:delText>4.3.2</w:delText>
        </w:r>
      </w:del>
      <w:del w:id="2036" w:author="随遇而安" w:date="2023-08-12T10:46:13Z">
        <w:r>
          <w:rPr>
            <w:rFonts w:ascii="宋体" w:hAnsi="宋体" w:eastAsia="宋体" w:cs="宋体"/>
            <w:spacing w:val="-2"/>
            <w:w w:val="100"/>
            <w:sz w:val="24"/>
            <w:szCs w:val="24"/>
            <w:rPrChange w:id="2037" w:author="随遇而安" w:date="2023-08-12T10:43:48Z"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</w:rPrChange>
          </w:rPr>
          <w:delText xml:space="preserve"> </w:delText>
        </w:r>
      </w:del>
      <w:del w:id="2038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39" w:author="随遇而安" w:date="2023-08-12T10:43:48Z">
              <w:rPr>
                <w:rFonts w:ascii="宋体" w:hAnsi="宋体" w:eastAsia="宋体" w:cs="宋体"/>
                <w:spacing w:val="-10"/>
                <w:sz w:val="24"/>
                <w:szCs w:val="24"/>
              </w:rPr>
            </w:rPrChange>
          </w:rPr>
          <w:delText>实施危险作业前，</w:delText>
        </w:r>
      </w:del>
      <w:del w:id="2040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41" w:author="随遇而安" w:date="2023-08-12T10:43:48Z">
              <w:rPr>
                <w:rFonts w:ascii="宋体" w:hAnsi="宋体" w:eastAsia="宋体" w:cs="宋体"/>
                <w:spacing w:val="28"/>
                <w:sz w:val="24"/>
                <w:szCs w:val="24"/>
              </w:rPr>
            </w:rPrChange>
          </w:rPr>
          <w:delText xml:space="preserve"> </w:delText>
        </w:r>
      </w:del>
      <w:del w:id="2042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43" w:author="随遇而安" w:date="2023-08-12T10:43:48Z">
              <w:rPr>
                <w:rFonts w:ascii="宋体" w:hAnsi="宋体" w:eastAsia="宋体" w:cs="宋体"/>
                <w:spacing w:val="-10"/>
                <w:sz w:val="24"/>
                <w:szCs w:val="24"/>
              </w:rPr>
            </w:rPrChange>
          </w:rPr>
          <w:delText>开展危险作业前危险有害因素识别</w:delText>
        </w:r>
      </w:del>
      <w:del w:id="2044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45" w:author="随遇而安" w:date="2023-08-12T10:43:48Z">
              <w:rPr>
                <w:rFonts w:ascii="宋体" w:hAnsi="宋体" w:eastAsia="宋体" w:cs="宋体"/>
                <w:spacing w:val="-11"/>
                <w:sz w:val="24"/>
                <w:szCs w:val="24"/>
              </w:rPr>
            </w:rPrChange>
          </w:rPr>
          <w:delText>，</w:delText>
        </w:r>
      </w:del>
      <w:del w:id="2046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47" w:author="随遇而安" w:date="2023-08-12T10:43:48Z">
              <w:rPr>
                <w:rFonts w:ascii="宋体" w:hAnsi="宋体" w:eastAsia="宋体" w:cs="宋体"/>
                <w:spacing w:val="28"/>
                <w:sz w:val="24"/>
                <w:szCs w:val="24"/>
              </w:rPr>
            </w:rPrChange>
          </w:rPr>
          <w:delText xml:space="preserve"> </w:delText>
        </w:r>
      </w:del>
      <w:del w:id="2048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49" w:author="随遇而安" w:date="2023-08-12T10:43:48Z">
              <w:rPr>
                <w:rFonts w:ascii="宋体" w:hAnsi="宋体" w:eastAsia="宋体" w:cs="宋体"/>
                <w:spacing w:val="-11"/>
                <w:sz w:val="24"/>
                <w:szCs w:val="24"/>
              </w:rPr>
            </w:rPrChange>
          </w:rPr>
          <w:delText>制定安全风险管控措施。项</w:delText>
        </w:r>
      </w:del>
      <w:del w:id="2050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51" w:author="随遇而安" w:date="2023-08-12T10:43:48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del w:id="2052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53" w:author="随遇而安" w:date="2023-08-12T10:43:48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>目生产作业部门、安环品质部门应审核上述工作落实情况。</w:delText>
        </w:r>
      </w:del>
    </w:p>
    <w:p w14:paraId="0B82338F">
      <w:pPr>
        <w:autoSpaceDE/>
        <w:autoSpaceDN/>
        <w:spacing w:before="178" w:line="360" w:lineRule="auto"/>
        <w:ind w:left="43" w:right="87" w:firstLine="477"/>
        <w:jc w:val="both"/>
        <w:rPr>
          <w:del w:id="2055" w:author="随遇而安" w:date="2023-08-12T10:46:13Z"/>
          <w:rFonts w:ascii="宋体" w:hAnsi="宋体" w:eastAsia="宋体" w:cs="宋体"/>
          <w:spacing w:val="-2"/>
          <w:sz w:val="24"/>
          <w:szCs w:val="24"/>
          <w:rPrChange w:id="2056" w:author="随遇而安" w:date="2023-08-12T10:43:48Z">
            <w:rPr>
              <w:del w:id="2057" w:author="随遇而安" w:date="2023-08-12T10:46:13Z"/>
              <w:rFonts w:ascii="宋体" w:hAnsi="宋体" w:eastAsia="宋体" w:cs="宋体"/>
              <w:sz w:val="24"/>
              <w:szCs w:val="24"/>
            </w:rPr>
          </w:rPrChange>
        </w:rPr>
        <w:pPrChange w:id="2054" w:author="36526" w:date="2024-11-06T20:22:41Z">
          <w:pPr>
            <w:spacing w:before="183" w:line="219" w:lineRule="auto"/>
            <w:ind w:left="32"/>
          </w:pPr>
        </w:pPrChange>
      </w:pPr>
      <w:del w:id="2058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59" w:author="随遇而安" w:date="2023-08-12T10:43:48Z"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</w:rPrChange>
          </w:rPr>
          <w:delText>4.3.3</w:delText>
        </w:r>
      </w:del>
      <w:del w:id="2060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61" w:author="随遇而安" w:date="2023-08-12T10:43:48Z">
              <w:rPr>
                <w:rFonts w:ascii="Times New Roman" w:hAnsi="Times New Roman" w:eastAsia="Times New Roman" w:cs="Times New Roman"/>
                <w:spacing w:val="26"/>
                <w:sz w:val="24"/>
                <w:szCs w:val="24"/>
              </w:rPr>
            </w:rPrChange>
          </w:rPr>
          <w:delText xml:space="preserve"> </w:delText>
        </w:r>
      </w:del>
      <w:del w:id="2062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63" w:author="随遇而安" w:date="2023-08-12T10:43:48Z">
              <w:rPr>
                <w:rFonts w:ascii="宋体" w:hAnsi="宋体" w:eastAsia="宋体" w:cs="宋体"/>
                <w:spacing w:val="-6"/>
                <w:sz w:val="24"/>
                <w:szCs w:val="24"/>
              </w:rPr>
            </w:rPrChange>
          </w:rPr>
          <w:delText>需报上级单位审核审批的危险作业，</w:delText>
        </w:r>
      </w:del>
      <w:del w:id="2064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65" w:author="随遇而安" w:date="2023-08-12T10:43:48Z">
              <w:rPr>
                <w:rFonts w:ascii="宋体" w:hAnsi="宋体" w:eastAsia="宋体" w:cs="宋体"/>
                <w:spacing w:val="67"/>
                <w:sz w:val="24"/>
                <w:szCs w:val="24"/>
              </w:rPr>
            </w:rPrChange>
          </w:rPr>
          <w:delText xml:space="preserve"> </w:delText>
        </w:r>
      </w:del>
      <w:del w:id="2066" w:author="随遇而安" w:date="2023-08-12T10:46:13Z">
        <w:r>
          <w:rPr>
            <w:rFonts w:ascii="宋体" w:hAnsi="宋体" w:eastAsia="宋体" w:cs="宋体"/>
            <w:spacing w:val="-2"/>
            <w:sz w:val="24"/>
            <w:szCs w:val="24"/>
            <w:rPrChange w:id="2067" w:author="随遇而安" w:date="2023-08-12T10:43:48Z">
              <w:rPr>
                <w:rFonts w:ascii="宋体" w:hAnsi="宋体" w:eastAsia="宋体" w:cs="宋体"/>
                <w:spacing w:val="-6"/>
                <w:sz w:val="24"/>
                <w:szCs w:val="24"/>
              </w:rPr>
            </w:rPrChange>
          </w:rPr>
          <w:delText>项目公司应根据本办法逐级提报审核审批。</w:delText>
        </w:r>
      </w:del>
    </w:p>
    <w:p w14:paraId="334B6F35">
      <w:pPr>
        <w:autoSpaceDE/>
        <w:autoSpaceDN/>
        <w:spacing w:before="183" w:line="360" w:lineRule="auto"/>
        <w:ind w:left="36"/>
        <w:outlineLvl w:val="0"/>
        <w:rPr>
          <w:rFonts w:ascii="宋体" w:hAnsi="宋体" w:eastAsia="宋体" w:cs="宋体"/>
          <w:sz w:val="24"/>
          <w:szCs w:val="24"/>
        </w:rPr>
        <w:pPrChange w:id="2068" w:author="36526" w:date="2024-11-06T20:22:41Z">
          <w:pPr>
            <w:spacing w:before="183" w:line="221" w:lineRule="auto"/>
            <w:ind w:left="36"/>
            <w:outlineLvl w:val="0"/>
          </w:pPr>
        </w:pPrChange>
      </w:pPr>
      <w:bookmarkStart w:id="40" w:name="bookmark5"/>
      <w:bookmarkEnd w:id="40"/>
      <w:bookmarkStart w:id="41" w:name="_Toc31866"/>
      <w:bookmarkStart w:id="42" w:name="_Toc9968"/>
      <w:bookmarkStart w:id="43" w:name="_Toc32741"/>
      <w:bookmarkStart w:id="44" w:name="_Toc25124"/>
      <w:bookmarkStart w:id="45" w:name="_Toc8903"/>
      <w:bookmarkStart w:id="46" w:name="_Toc11712"/>
      <w:bookmarkStart w:id="47" w:name="_Toc18646"/>
      <w:bookmarkStart w:id="48" w:name="_Toc22184"/>
      <w:bookmarkStart w:id="49" w:name="_Toc7923"/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5.</w:t>
      </w:r>
      <w:r>
        <w:rPr>
          <w:rFonts w:ascii="宋体" w:hAnsi="宋体" w:eastAsia="宋体" w:cs="宋体"/>
          <w:spacing w:val="-1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通用安全要求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44E8B588">
      <w:pPr>
        <w:autoSpaceDE/>
        <w:autoSpaceDN/>
        <w:spacing w:before="185" w:line="360" w:lineRule="auto"/>
        <w:ind w:left="0" w:right="0" w:firstLine="560" w:firstLineChars="200"/>
        <w:rPr>
          <w:del w:id="2070" w:author="随遇而安" w:date="2023-08-12T10:49:45Z"/>
          <w:rFonts w:hint="eastAsia" w:ascii="仿宋" w:hAnsi="仿宋" w:eastAsia="仿宋" w:cs="仿宋"/>
          <w:spacing w:val="0"/>
          <w:sz w:val="28"/>
          <w:szCs w:val="24"/>
          <w:rPrChange w:id="2071" w:author="随遇而安" w:date="2023-08-12T14:34:51Z">
            <w:rPr>
              <w:del w:id="2072" w:author="随遇而安" w:date="2023-08-12T10:49:45Z"/>
              <w:rFonts w:ascii="宋体" w:hAnsi="宋体" w:eastAsia="宋体" w:cs="宋体"/>
              <w:sz w:val="24"/>
              <w:szCs w:val="24"/>
            </w:rPr>
          </w:rPrChange>
        </w:rPr>
        <w:pPrChange w:id="2069" w:author="36526" w:date="2024-11-06T20:22:21Z">
          <w:pPr>
            <w:spacing w:before="181" w:line="233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073" w:author="随遇而安" w:date="2023-08-12T14:34:51Z">
            <w:rPr>
              <w:rFonts w:ascii="Times New Roman" w:hAnsi="Times New Roman" w:eastAsia="Times New Roman" w:cs="Times New Roman"/>
              <w:sz w:val="24"/>
              <w:szCs w:val="24"/>
            </w:rPr>
          </w:rPrChange>
        </w:rPr>
        <w:t xml:space="preserve">5.1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074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t>危险作业实行作业审批制度，作业前，实施危险作业的单位（部</w:t>
      </w:r>
      <w:r>
        <w:rPr>
          <w:rFonts w:hint="eastAsia" w:ascii="仿宋" w:hAnsi="仿宋" w:eastAsia="仿宋" w:cs="仿宋"/>
          <w:spacing w:val="0"/>
          <w:sz w:val="28"/>
          <w:szCs w:val="24"/>
          <w:rPrChange w:id="2075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门</w:t>
      </w:r>
      <w:r>
        <w:rPr>
          <w:rFonts w:hint="eastAsia" w:ascii="仿宋" w:hAnsi="仿宋" w:eastAsia="仿宋" w:cs="仿宋"/>
          <w:spacing w:val="0"/>
          <w:sz w:val="28"/>
          <w:szCs w:val="24"/>
          <w:rPrChange w:id="2076" w:author="随遇而安" w:date="2023-08-12T14:34:5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/</w:t>
      </w:r>
      <w:r>
        <w:rPr>
          <w:rFonts w:hint="eastAsia" w:ascii="仿宋" w:hAnsi="仿宋" w:eastAsia="仿宋" w:cs="仿宋"/>
          <w:spacing w:val="0"/>
          <w:sz w:val="28"/>
          <w:szCs w:val="24"/>
          <w:rPrChange w:id="2077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作业中心）应根</w:t>
      </w:r>
    </w:p>
    <w:p w14:paraId="3F8385A3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2079" w:author="随遇而安" w:date="2023-08-12T10:49:46Z"/>
          <w:rFonts w:hint="eastAsia" w:ascii="仿宋" w:hAnsi="仿宋" w:eastAsia="仿宋" w:cs="仿宋"/>
          <w:spacing w:val="0"/>
          <w:sz w:val="28"/>
          <w:szCs w:val="24"/>
          <w:rPrChange w:id="2080" w:author="随遇而安" w:date="2023-08-12T14:34:51Z">
            <w:rPr>
              <w:del w:id="2081" w:author="随遇而安" w:date="2023-08-12T10:49:46Z"/>
              <w:rFonts w:ascii="宋体" w:hAnsi="宋体" w:eastAsia="宋体" w:cs="宋体"/>
              <w:sz w:val="24"/>
              <w:szCs w:val="24"/>
            </w:rPr>
          </w:rPrChange>
        </w:rPr>
        <w:sectPr>
          <w:footerReference r:id="rId10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2078" w:author="36526" w:date="2024-11-06T20:22:21Z">
          <w:pPr>
            <w:spacing w:line="233" w:lineRule="auto"/>
          </w:pPr>
        </w:pPrChange>
      </w:pPr>
    </w:p>
    <w:p w14:paraId="3161AE7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083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082" w:author="36526" w:date="2024-11-06T20:22:21Z">
          <w:pPr>
            <w:spacing w:before="113" w:line="219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084" w:author="随遇而安" w:date="2023-08-12T14:34:5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据本制度履行作业审批程序，</w:t>
      </w:r>
      <w:del w:id="2085" w:author="随遇而安" w:date="2023-08-12T10:57:05Z">
        <w:r>
          <w:rPr>
            <w:rFonts w:hint="eastAsia" w:ascii="仿宋" w:hAnsi="仿宋" w:eastAsia="仿宋" w:cs="仿宋"/>
            <w:spacing w:val="0"/>
            <w:sz w:val="28"/>
            <w:szCs w:val="24"/>
            <w:rPrChange w:id="2086" w:author="随遇而安" w:date="2023-08-12T14:34:51Z">
              <w:rPr>
                <w:rFonts w:ascii="宋体" w:hAnsi="宋体" w:eastAsia="宋体" w:cs="宋体"/>
                <w:spacing w:val="8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087" w:author="随遇而安" w:date="2023-08-12T14:34:5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未经审批不得安排作业。</w:t>
      </w:r>
    </w:p>
    <w:p w14:paraId="7703879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089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088" w:author="36526" w:date="2024-11-06T20:22:21Z">
          <w:pPr>
            <w:spacing w:before="182" w:line="220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090" w:author="随遇而安" w:date="2023-08-12T14:34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5.2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rPrChange w:id="2091" w:author="随遇而安" w:date="2023-08-12T14:34:51Z">
            <w:rPr>
              <w:rFonts w:ascii="Times New Roman" w:hAnsi="Times New Roman" w:eastAsia="Times New Roman" w:cs="Times New Roman"/>
              <w:spacing w:val="51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092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电气作业、动火作业等特种作业和特种设备操作人员应持证上岗</w:t>
      </w:r>
      <w:ins w:id="2093" w:author="随遇而安" w:date="2023-08-12T14:35:2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。</w:t>
        </w:r>
      </w:ins>
      <w:del w:id="2094" w:author="随遇而安" w:date="2023-08-12T14:35:24Z">
        <w:r>
          <w:rPr>
            <w:rFonts w:hint="eastAsia" w:ascii="仿宋" w:hAnsi="仿宋" w:eastAsia="仿宋" w:cs="仿宋"/>
            <w:spacing w:val="0"/>
            <w:sz w:val="28"/>
            <w:szCs w:val="24"/>
            <w:rPrChange w:id="2095" w:author="随遇而安" w:date="2023-08-12T14:34:51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。</w:delText>
        </w:r>
      </w:del>
    </w:p>
    <w:p w14:paraId="5AE5DC7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097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096" w:author="36526" w:date="2024-11-06T20:22:21Z">
          <w:pPr>
            <w:spacing w:before="181" w:line="220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098" w:author="随遇而安" w:date="2023-08-12T14:34:5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5.3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099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现场作业人员应根据作业需求，正确佩戴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00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相应的个体防护装备。</w:t>
      </w:r>
    </w:p>
    <w:p w14:paraId="2C0E888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02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01" w:author="36526" w:date="2024-11-06T20:22:21Z">
          <w:pPr>
            <w:spacing w:before="182" w:line="290" w:lineRule="auto"/>
            <w:ind w:left="38" w:right="79" w:firstLine="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03" w:author="随遇而安" w:date="2023-08-12T14:34:5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5.4 </w:t>
      </w:r>
      <w:del w:id="2104" w:author="随遇而安" w:date="2023-08-12T14:35:31Z">
        <w:r>
          <w:rPr>
            <w:rFonts w:hint="eastAsia" w:ascii="仿宋" w:hAnsi="仿宋" w:eastAsia="仿宋" w:cs="仿宋"/>
            <w:spacing w:val="0"/>
            <w:sz w:val="28"/>
            <w:szCs w:val="24"/>
            <w:rPrChange w:id="2105" w:author="随遇而安" w:date="2023-08-12T14:34:51Z"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06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作业前，</w:t>
      </w:r>
      <w:del w:id="2107" w:author="随遇而安" w:date="2023-08-12T10:57:01Z">
        <w:r>
          <w:rPr>
            <w:rFonts w:hint="eastAsia" w:ascii="仿宋" w:hAnsi="仿宋" w:eastAsia="仿宋" w:cs="仿宋"/>
            <w:spacing w:val="0"/>
            <w:sz w:val="28"/>
            <w:szCs w:val="24"/>
            <w:rPrChange w:id="2108" w:author="随遇而安" w:date="2023-08-12T14:34:51Z">
              <w:rPr>
                <w:rFonts w:ascii="宋体" w:hAnsi="宋体" w:eastAsia="宋体" w:cs="宋体"/>
                <w:spacing w:val="-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09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生产作业部门应组织作业现场和作业过程危险有害因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10" w:author="随遇而安" w:date="2023-08-12T14:34:5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素识别，并制定管控</w:t>
      </w:r>
      <w:del w:id="2111" w:author="随遇而安" w:date="2023-08-12T14:35:40Z">
        <w:r>
          <w:rPr>
            <w:rFonts w:hint="eastAsia" w:ascii="仿宋" w:hAnsi="仿宋" w:eastAsia="仿宋" w:cs="仿宋"/>
            <w:spacing w:val="0"/>
            <w:sz w:val="28"/>
            <w:szCs w:val="24"/>
            <w:rPrChange w:id="2112" w:author="随遇而安" w:date="2023-08-12T14:34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13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措施，并对参加作业人员进行安全措施交底，主要包括</w:t>
      </w:r>
      <w:ins w:id="2114" w:author="随遇而安" w:date="2023-08-12T14:35:3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：</w:t>
        </w:r>
      </w:ins>
      <w:del w:id="2115" w:author="随遇而安" w:date="2023-08-12T14:35:34Z">
        <w:r>
          <w:rPr>
            <w:rFonts w:hint="eastAsia" w:ascii="仿宋" w:hAnsi="仿宋" w:eastAsia="仿宋" w:cs="仿宋"/>
            <w:spacing w:val="0"/>
            <w:sz w:val="28"/>
            <w:szCs w:val="24"/>
            <w:rPrChange w:id="2116" w:author="随遇而安" w:date="2023-08-12T14:34:51Z">
              <w:rPr>
                <w:rFonts w:ascii="宋体" w:hAnsi="宋体" w:eastAsia="宋体" w:cs="宋体"/>
                <w:spacing w:val="-3"/>
                <w:sz w:val="24"/>
                <w:szCs w:val="24"/>
              </w:rPr>
            </w:rPrChange>
          </w:rPr>
          <w:delText>：</w:delText>
        </w:r>
      </w:del>
    </w:p>
    <w:p w14:paraId="68E174B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18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17" w:author="36526" w:date="2024-11-06T20:22:21Z">
          <w:pPr>
            <w:spacing w:before="182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19" w:author="随遇而安" w:date="2023-08-12T14:34:5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5.4.1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20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作业现场和作业过程可能存在的危险有害因素及采取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21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的具体安全措施。</w:t>
      </w:r>
    </w:p>
    <w:p w14:paraId="26F70CE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23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22" w:author="36526" w:date="2024-11-06T20:22:21Z">
          <w:pPr>
            <w:spacing w:before="183" w:line="220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24" w:author="随遇而安" w:date="2023-08-12T14:34:51Z">
            <w:rPr>
              <w:rFonts w:ascii="Times New Roman" w:hAnsi="Times New Roman" w:eastAsia="Times New Roman" w:cs="Times New Roman"/>
              <w:sz w:val="24"/>
              <w:szCs w:val="24"/>
            </w:rPr>
          </w:rPrChange>
        </w:rPr>
        <w:t xml:space="preserve">5.4.2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25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t>组织作业人员到作业现场，了解和熟悉现场环境，核实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26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安全措施是否得到落实。</w:t>
      </w:r>
    </w:p>
    <w:p w14:paraId="4885971B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28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27" w:author="36526" w:date="2024-11-06T20:22:21Z">
          <w:pPr>
            <w:spacing w:before="183" w:line="290" w:lineRule="auto"/>
            <w:ind w:left="39" w:right="67" w:firstLine="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29" w:author="随遇而安" w:date="2023-08-12T14:34:51Z">
            <w:rPr>
              <w:rFonts w:ascii="Times New Roman" w:hAnsi="Times New Roman" w:eastAsia="Times New Roman" w:cs="Times New Roman"/>
              <w:spacing w:val="-11"/>
              <w:sz w:val="24"/>
              <w:szCs w:val="24"/>
            </w:rPr>
          </w:rPrChange>
        </w:rPr>
        <w:t xml:space="preserve">5.5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30" w:author="随遇而安" w:date="2023-08-12T14:34:5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作业前，</w:t>
      </w:r>
      <w:del w:id="2131" w:author="随遇而安" w:date="2023-08-12T10:57:18Z">
        <w:r>
          <w:rPr>
            <w:rFonts w:hint="eastAsia" w:ascii="仿宋" w:hAnsi="仿宋" w:eastAsia="仿宋" w:cs="仿宋"/>
            <w:spacing w:val="0"/>
            <w:sz w:val="28"/>
            <w:szCs w:val="24"/>
            <w:rPrChange w:id="2132" w:author="随遇而安" w:date="2023-08-12T14:34:51Z">
              <w:rPr>
                <w:rFonts w:ascii="宋体" w:hAnsi="宋体" w:eastAsia="宋体" w:cs="宋体"/>
                <w:spacing w:val="-1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33" w:author="随遇而安" w:date="2023-08-12T14:34:5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生产作业部门对作业现场及作业涉及的设备、设施、工器具等进行检查，</w:t>
      </w:r>
      <w:del w:id="2134" w:author="随遇而安" w:date="2023-08-12T14:35:47Z">
        <w:r>
          <w:rPr>
            <w:rFonts w:hint="eastAsia" w:ascii="仿宋" w:hAnsi="仿宋" w:eastAsia="仿宋" w:cs="仿宋"/>
            <w:spacing w:val="0"/>
            <w:sz w:val="28"/>
            <w:szCs w:val="24"/>
            <w:rPrChange w:id="2135" w:author="随遇而安" w:date="2023-08-12T14:34:51Z">
              <w:rPr>
                <w:rFonts w:ascii="宋体" w:hAnsi="宋体" w:eastAsia="宋体" w:cs="宋体"/>
                <w:spacing w:val="39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36" w:author="随遇而安" w:date="2023-08-12T14:34:5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并</w:t>
      </w:r>
      <w:del w:id="2137" w:author="随遇而安" w:date="2023-08-12T14:35:48Z">
        <w:r>
          <w:rPr>
            <w:rFonts w:hint="eastAsia" w:ascii="仿宋" w:hAnsi="仿宋" w:eastAsia="仿宋" w:cs="仿宋"/>
            <w:spacing w:val="0"/>
            <w:sz w:val="28"/>
            <w:szCs w:val="24"/>
            <w:rPrChange w:id="2138" w:author="随遇而安" w:date="2023-08-12T14:34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39" w:author="随遇而安" w:date="2023-08-12T14:34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使之符合如下要求：</w:t>
      </w:r>
    </w:p>
    <w:p w14:paraId="47721F46">
      <w:pPr>
        <w:autoSpaceDE/>
        <w:autoSpaceDN/>
        <w:spacing w:before="185" w:line="360" w:lineRule="auto"/>
        <w:ind w:left="0" w:right="0" w:firstLine="560" w:firstLineChars="200"/>
        <w:rPr>
          <w:del w:id="2141" w:author="随遇而安" w:date="2023-08-12T14:35:58Z"/>
          <w:rFonts w:hint="eastAsia" w:ascii="仿宋" w:hAnsi="仿宋" w:eastAsia="仿宋" w:cs="仿宋"/>
          <w:spacing w:val="0"/>
          <w:sz w:val="28"/>
          <w:szCs w:val="24"/>
          <w:rPrChange w:id="2142" w:author="随遇而安" w:date="2023-08-12T14:34:51Z">
            <w:rPr>
              <w:del w:id="2143" w:author="随遇而安" w:date="2023-08-12T14:35:58Z"/>
              <w:rFonts w:ascii="宋体" w:hAnsi="宋体" w:eastAsia="宋体" w:cs="宋体"/>
              <w:sz w:val="24"/>
              <w:szCs w:val="24"/>
            </w:rPr>
          </w:rPrChange>
        </w:rPr>
        <w:pPrChange w:id="2140" w:author="36526" w:date="2024-11-06T20:22:21Z">
          <w:pPr>
            <w:spacing w:before="182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44" w:author="随遇而安" w:date="2023-08-12T14:34:5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5.5.1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45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作业现场安全疏散通道畅通，影响作业安全的杂物应清理干净</w:t>
      </w:r>
      <w:ins w:id="2146" w:author="随遇而安" w:date="2023-08-12T14:35:5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。</w:t>
        </w:r>
      </w:ins>
      <w:del w:id="2147" w:author="随遇而安" w:date="2023-08-12T14:35:53Z">
        <w:r>
          <w:rPr>
            <w:rFonts w:hint="eastAsia" w:ascii="仿宋" w:hAnsi="仿宋" w:eastAsia="仿宋" w:cs="仿宋"/>
            <w:spacing w:val="0"/>
            <w:sz w:val="28"/>
            <w:szCs w:val="24"/>
            <w:rPrChange w:id="2148" w:author="随遇而安" w:date="2023-08-12T14:34:51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。</w:delText>
        </w:r>
      </w:del>
    </w:p>
    <w:p w14:paraId="00E9360E">
      <w:pPr>
        <w:autoSpaceDE/>
        <w:autoSpaceDN/>
        <w:spacing w:before="185" w:line="360" w:lineRule="auto"/>
        <w:ind w:left="0" w:right="0" w:firstLine="560" w:firstLineChars="200"/>
        <w:rPr>
          <w:ins w:id="2150" w:author="随遇而安" w:date="2023-08-12T14:36:01Z"/>
          <w:rFonts w:hint="eastAsia" w:ascii="仿宋" w:hAnsi="仿宋" w:eastAsia="仿宋" w:cs="仿宋"/>
          <w:spacing w:val="0"/>
          <w:sz w:val="28"/>
          <w:szCs w:val="24"/>
        </w:rPr>
        <w:pPrChange w:id="2149" w:author="36526" w:date="2024-11-06T20:22:21Z">
          <w:pPr>
            <w:spacing w:before="183" w:line="219" w:lineRule="auto"/>
            <w:ind w:left="40"/>
          </w:pPr>
        </w:pPrChange>
      </w:pPr>
    </w:p>
    <w:p w14:paraId="72545F8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52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51" w:author="36526" w:date="2024-11-06T20:22:21Z">
          <w:pPr>
            <w:spacing w:before="183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53" w:author="随遇而安" w:date="2023-08-12T14:34:5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5.5.2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54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作业现场的梯子、栏杆、篦子板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55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、盖板等设施应完整、牢固。</w:t>
      </w:r>
    </w:p>
    <w:p w14:paraId="3938207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157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56" w:author="36526" w:date="2024-11-06T20:22:21Z">
          <w:pPr>
            <w:spacing w:before="183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58" w:author="随遇而安" w:date="2023-08-12T14:34:51Z"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</w:rPrChange>
        </w:rPr>
        <w:t xml:space="preserve">5.5.3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59" w:author="随遇而安" w:date="2023-08-12T14:34:5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作业时</w:t>
      </w:r>
      <w:ins w:id="2160" w:author="随遇而安" w:date="2023-08-17T16:39:12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使</w:t>
        </w:r>
      </w:ins>
      <w:r>
        <w:rPr>
          <w:rFonts w:hint="eastAsia" w:ascii="仿宋" w:hAnsi="仿宋" w:eastAsia="仿宋" w:cs="仿宋"/>
          <w:spacing w:val="0"/>
          <w:sz w:val="28"/>
          <w:szCs w:val="24"/>
          <w:rPrChange w:id="2161" w:author="随遇而安" w:date="2023-08-12T14:34:5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用的个体防护器具、消防器材、</w:t>
      </w:r>
      <w:del w:id="2162" w:author="随遇而安" w:date="2023-08-12T10:56:57Z">
        <w:r>
          <w:rPr>
            <w:rFonts w:hint="eastAsia" w:ascii="仿宋" w:hAnsi="仿宋" w:eastAsia="仿宋" w:cs="仿宋"/>
            <w:spacing w:val="0"/>
            <w:sz w:val="28"/>
            <w:szCs w:val="24"/>
            <w:rPrChange w:id="2163" w:author="随遇而安" w:date="2023-08-12T14:34:51Z">
              <w:rPr>
                <w:rFonts w:ascii="宋体" w:hAnsi="宋体" w:eastAsia="宋体" w:cs="宋体"/>
                <w:spacing w:val="5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64" w:author="随遇而安" w:date="2023-08-12T14:34:5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气体检测仪器、</w:t>
      </w:r>
      <w:del w:id="2165" w:author="随遇而安" w:date="2023-08-12T14:36:10Z">
        <w:r>
          <w:rPr>
            <w:rFonts w:hint="eastAsia" w:ascii="仿宋" w:hAnsi="仿宋" w:eastAsia="仿宋" w:cs="仿宋"/>
            <w:spacing w:val="0"/>
            <w:sz w:val="28"/>
            <w:szCs w:val="24"/>
            <w:rPrChange w:id="2166" w:author="随遇而安" w:date="2023-08-12T14:34:51Z">
              <w:rPr>
                <w:rFonts w:ascii="宋体" w:hAnsi="宋体" w:eastAsia="宋体" w:cs="宋体"/>
                <w:spacing w:val="5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67" w:author="随遇而安" w:date="2023-08-12T14:34:5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照明设备等应完好</w:t>
      </w:r>
      <w:del w:id="2168" w:author="随遇而安" w:date="2023-08-12T10:56:38Z">
        <w:r>
          <w:rPr>
            <w:rFonts w:hint="eastAsia" w:ascii="仿宋" w:hAnsi="仿宋" w:eastAsia="仿宋" w:cs="仿宋"/>
            <w:spacing w:val="0"/>
            <w:sz w:val="28"/>
            <w:szCs w:val="24"/>
            <w:rPrChange w:id="2169" w:author="随遇而安" w:date="2023-08-12T14:34:51Z">
              <w:rPr>
                <w:rFonts w:ascii="宋体" w:hAnsi="宋体" w:eastAsia="宋体" w:cs="宋体"/>
                <w:spacing w:val="-10"/>
                <w:sz w:val="24"/>
                <w:szCs w:val="24"/>
              </w:rPr>
            </w:rPrChange>
          </w:rPr>
          <w:delText>。</w:delText>
        </w:r>
      </w:del>
      <w:ins w:id="2170" w:author="随遇而安" w:date="2023-08-12T10:56:4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171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。</w:t>
        </w:r>
      </w:ins>
    </w:p>
    <w:p w14:paraId="386DAA1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73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72" w:author="36526" w:date="2024-11-06T20:22:21Z">
          <w:pPr>
            <w:spacing w:before="183" w:line="290" w:lineRule="auto"/>
            <w:ind w:left="37" w:firstLine="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74" w:author="随遇而安" w:date="2023-08-12T14:34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5.5.4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75" w:author="随遇而安" w:date="2023-08-12T14:34:51Z">
            <w:rPr>
              <w:rFonts w:ascii="Times New Roman" w:hAnsi="Times New Roman" w:eastAsia="Times New Roman" w:cs="Times New Roman"/>
              <w:spacing w:val="2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76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作业时使用的电气焊（割）用具、手持电动工具等各种工器具符合作业安全要求，</w:t>
      </w:r>
      <w:del w:id="2177" w:author="随遇而安" w:date="2023-08-12T10:56:42Z">
        <w:r>
          <w:rPr>
            <w:rFonts w:hint="eastAsia" w:ascii="仿宋" w:hAnsi="仿宋" w:eastAsia="仿宋" w:cs="仿宋"/>
            <w:spacing w:val="0"/>
            <w:sz w:val="28"/>
            <w:szCs w:val="24"/>
            <w:rPrChange w:id="2178" w:author="随遇而安" w:date="2023-08-12T14:34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79" w:author="随遇而安" w:date="2023-08-12T14:34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超过安全电压的手持式、移动式电动工器具应逐个配置漏电保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80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护器和电源开关。</w:t>
      </w:r>
    </w:p>
    <w:p w14:paraId="2B0708D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82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81" w:author="36526" w:date="2024-11-06T20:22:21Z">
          <w:pPr>
            <w:spacing w:before="183" w:line="220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83" w:author="随遇而安" w:date="2023-08-12T14:34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5.5.5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184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作业现场设置安全警示标志，配备应急设施。</w:t>
      </w:r>
    </w:p>
    <w:p w14:paraId="55A8C5F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86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85" w:author="36526" w:date="2024-11-06T20:22:21Z">
          <w:pPr>
            <w:spacing w:before="182" w:line="290" w:lineRule="auto"/>
            <w:ind w:left="61" w:right="70" w:hanging="2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87" w:author="随遇而安" w:date="2023-08-12T14:34:5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5.6 </w:t>
      </w:r>
      <w:del w:id="2188" w:author="随遇而安" w:date="2023-08-12T14:36:17Z">
        <w:r>
          <w:rPr>
            <w:rFonts w:hint="eastAsia" w:ascii="仿宋" w:hAnsi="仿宋" w:eastAsia="仿宋" w:cs="仿宋"/>
            <w:spacing w:val="0"/>
            <w:sz w:val="28"/>
            <w:szCs w:val="24"/>
            <w:rPrChange w:id="2189" w:author="随遇而安" w:date="2023-08-12T14:34:51Z"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90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作业前，</w:t>
      </w:r>
      <w:del w:id="2191" w:author="随遇而安" w:date="2023-08-12T10:56:53Z">
        <w:r>
          <w:rPr>
            <w:rFonts w:hint="eastAsia" w:ascii="仿宋" w:hAnsi="仿宋" w:eastAsia="仿宋" w:cs="仿宋"/>
            <w:spacing w:val="0"/>
            <w:sz w:val="28"/>
            <w:szCs w:val="24"/>
            <w:rPrChange w:id="2192" w:author="随遇而安" w:date="2023-08-12T14:34:51Z">
              <w:rPr>
                <w:rFonts w:ascii="宋体" w:hAnsi="宋体" w:eastAsia="宋体" w:cs="宋体"/>
                <w:spacing w:val="-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93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应履行作业审批手续，同一作业涉及两种或者两种以上的危险作业时，应</w:t>
      </w:r>
      <w:del w:id="2194" w:author="随遇而安" w:date="2023-08-12T10:57:26Z">
        <w:r>
          <w:rPr>
            <w:rFonts w:hint="eastAsia" w:ascii="仿宋" w:hAnsi="仿宋" w:eastAsia="仿宋" w:cs="仿宋"/>
            <w:spacing w:val="0"/>
            <w:sz w:val="28"/>
            <w:szCs w:val="24"/>
            <w:rPrChange w:id="2195" w:author="随遇而安" w:date="2023-08-12T14:34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196" w:author="随遇而安" w:date="2023-08-12T14:34:51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同时办理相应的作业审批手续。</w:t>
      </w:r>
    </w:p>
    <w:p w14:paraId="609C8D61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198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197" w:author="36526" w:date="2024-11-06T20:22:21Z">
          <w:pPr>
            <w:spacing w:before="183" w:line="289" w:lineRule="auto"/>
            <w:ind w:left="64" w:right="79" w:hanging="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199" w:author="随遇而安" w:date="2023-08-12T14:34:51Z">
            <w:rPr>
              <w:rFonts w:ascii="Times New Roman" w:hAnsi="Times New Roman" w:eastAsia="Times New Roman" w:cs="Times New Roman"/>
              <w:spacing w:val="-14"/>
              <w:sz w:val="24"/>
              <w:szCs w:val="24"/>
            </w:rPr>
          </w:rPrChange>
        </w:rPr>
        <w:t>5.7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rPrChange w:id="2200" w:author="随遇而安" w:date="2023-08-12T14:34:51Z">
            <w:rPr>
              <w:rFonts w:ascii="Times New Roman" w:hAnsi="Times New Roman" w:eastAsia="Times New Roman" w:cs="Times New Roman"/>
              <w:spacing w:val="24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201" w:author="随遇而安" w:date="2023-08-12T14:34:51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当作业现场出现异常，</w:t>
      </w:r>
      <w:del w:id="2202" w:author="随遇而安" w:date="2023-08-12T10:57:28Z">
        <w:r>
          <w:rPr>
            <w:rFonts w:hint="eastAsia" w:ascii="仿宋" w:hAnsi="仿宋" w:eastAsia="仿宋" w:cs="仿宋"/>
            <w:spacing w:val="0"/>
            <w:sz w:val="28"/>
            <w:szCs w:val="24"/>
            <w:rPrChange w:id="2203" w:author="随遇而安" w:date="2023-08-12T14:34:51Z">
              <w:rPr>
                <w:rFonts w:ascii="宋体" w:hAnsi="宋体" w:eastAsia="宋体" w:cs="宋体"/>
                <w:spacing w:val="20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204" w:author="随遇而安" w:date="2023-08-12T14:34:51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作业人员应立即停止作业，</w:t>
      </w:r>
      <w:del w:id="2205" w:author="随遇而安" w:date="2023-08-12T10:57:29Z">
        <w:r>
          <w:rPr>
            <w:rFonts w:hint="eastAsia" w:ascii="仿宋" w:hAnsi="仿宋" w:eastAsia="仿宋" w:cs="仿宋"/>
            <w:spacing w:val="0"/>
            <w:sz w:val="28"/>
            <w:szCs w:val="24"/>
            <w:rPrChange w:id="2206" w:author="随遇而安" w:date="2023-08-12T14:34:51Z">
              <w:rPr>
                <w:rFonts w:ascii="宋体" w:hAnsi="宋体" w:eastAsia="宋体" w:cs="宋体"/>
                <w:spacing w:val="-1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207" w:author="随遇而安" w:date="2023-08-12T14:34:51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迅速撤离</w:t>
      </w:r>
      <w:r>
        <w:rPr>
          <w:rFonts w:hint="eastAsia" w:ascii="仿宋" w:hAnsi="仿宋" w:eastAsia="仿宋" w:cs="仿宋"/>
          <w:spacing w:val="0"/>
          <w:sz w:val="28"/>
          <w:szCs w:val="24"/>
          <w:rPrChange w:id="2208" w:author="随遇而安" w:date="2023-08-12T14:34:51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，</w:t>
      </w:r>
      <w:del w:id="2209" w:author="随遇而安" w:date="2023-08-12T10:57:30Z">
        <w:r>
          <w:rPr>
            <w:rFonts w:hint="eastAsia" w:ascii="仿宋" w:hAnsi="仿宋" w:eastAsia="仿宋" w:cs="仿宋"/>
            <w:spacing w:val="0"/>
            <w:sz w:val="28"/>
            <w:szCs w:val="24"/>
            <w:rPrChange w:id="2210" w:author="随遇而安" w:date="2023-08-12T14:34:51Z">
              <w:rPr>
                <w:rFonts w:ascii="宋体" w:hAnsi="宋体" w:eastAsia="宋体" w:cs="宋体"/>
                <w:spacing w:val="-1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211" w:author="随遇而安" w:date="2023-08-12T14:34:51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并及时向实施单位（部</w:t>
      </w:r>
      <w:del w:id="2212" w:author="随遇而安" w:date="2023-08-12T10:56:51Z">
        <w:r>
          <w:rPr>
            <w:rFonts w:hint="eastAsia" w:ascii="仿宋" w:hAnsi="仿宋" w:eastAsia="仿宋" w:cs="仿宋"/>
            <w:spacing w:val="0"/>
            <w:sz w:val="28"/>
            <w:szCs w:val="24"/>
            <w:rPrChange w:id="2213" w:author="随遇而安" w:date="2023-08-12T14:34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214" w:author="随遇而安" w:date="2023-08-12T14:34:5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门）报告。</w:t>
      </w:r>
    </w:p>
    <w:p w14:paraId="77CC56AE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216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215" w:author="36526" w:date="2024-11-06T20:22:21Z">
          <w:pPr>
            <w:spacing w:before="184" w:line="220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217" w:author="随遇而安" w:date="2023-08-12T14:34:5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5.8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218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作业期间应设监护人，其主要职责：</w:t>
      </w:r>
    </w:p>
    <w:p w14:paraId="13B660AD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2220" w:author="随遇而安" w:date="2023-08-12T10:57:34Z"/>
          <w:rFonts w:hint="eastAsia" w:ascii="仿宋" w:hAnsi="仿宋" w:eastAsia="仿宋" w:cs="仿宋"/>
          <w:spacing w:val="0"/>
          <w:sz w:val="28"/>
          <w:szCs w:val="24"/>
          <w:rPrChange w:id="2221" w:author="随遇而安" w:date="2023-08-12T14:34:51Z">
            <w:rPr>
              <w:del w:id="2222" w:author="随遇而安" w:date="2023-08-12T10:57:34Z"/>
              <w:rFonts w:ascii="宋体" w:hAnsi="宋体" w:eastAsia="宋体" w:cs="宋体"/>
              <w:sz w:val="24"/>
              <w:szCs w:val="24"/>
            </w:rPr>
          </w:rPrChange>
        </w:rPr>
        <w:pPrChange w:id="2219" w:author="36526" w:date="2024-11-06T20:22:21Z">
          <w:pPr>
            <w:spacing w:before="182" w:line="468" w:lineRule="exact"/>
            <w:ind w:right="64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223" w:author="随遇而安" w:date="2023-08-12T14:34:5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224" w:author="随遇而安" w:date="2023-08-12T14:34:51Z">
            <w:rPr>
              <w:rFonts w:ascii="Times New Roman" w:hAnsi="Times New Roman" w:eastAsia="Times New Roman" w:cs="Times New Roman"/>
              <w:spacing w:val="-5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225" w:author="随遇而安" w:date="2023-08-12T14:34:5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）作业前检查安全作业票。安全作业票应与作业内容相符并在有效期内，核查安</w:t>
      </w:r>
    </w:p>
    <w:p w14:paraId="29BF4C4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227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226" w:author="36526" w:date="2024-11-06T20:22:21Z">
          <w:pPr>
            <w:spacing w:before="1" w:line="219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228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全作业票中各项安全措施已得到落实。</w:t>
      </w:r>
    </w:p>
    <w:p w14:paraId="1E116E7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230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229" w:author="36526" w:date="2024-11-06T20:22:21Z">
          <w:pPr>
            <w:spacing w:before="182"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231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rPrChange w:id="2232" w:author="随遇而安" w:date="2023-08-12T14:34:5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rPrChange w:id="2233" w:author="随遇而安" w:date="2023-08-12T14:34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）确认相关作业人员持有效资格证书上岗。</w:t>
      </w:r>
    </w:p>
    <w:p w14:paraId="2372C3C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235" w:author="随遇而安" w:date="2023-08-12T14:34:51Z">
            <w:rPr>
              <w:rFonts w:ascii="宋体" w:hAnsi="宋体" w:eastAsia="宋体" w:cs="宋体"/>
              <w:sz w:val="24"/>
              <w:szCs w:val="24"/>
            </w:rPr>
          </w:rPrChange>
        </w:rPr>
        <w:pPrChange w:id="2234" w:author="36526" w:date="2024-11-06T20:22:21Z">
          <w:pPr>
            <w:spacing w:before="184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236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rPrChange w:id="2237" w:author="随遇而安" w:date="2023-08-12T14:34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rPrChange w:id="2238" w:author="随遇而安" w:date="2023-08-12T14:34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）核查作业人员配备和使用的个体防护装备满足作业要求。</w:t>
      </w:r>
    </w:p>
    <w:p w14:paraId="6BD7AD44">
      <w:pPr>
        <w:autoSpaceDE/>
        <w:autoSpaceDN/>
        <w:spacing w:before="185" w:line="360" w:lineRule="auto"/>
        <w:ind w:left="0" w:right="0" w:firstLine="560" w:firstLineChars="200"/>
        <w:rPr>
          <w:del w:id="2240" w:author="随遇而安" w:date="2023-08-12T10:57:40Z"/>
          <w:rFonts w:hint="eastAsia" w:ascii="仿宋" w:hAnsi="仿宋" w:eastAsia="仿宋" w:cs="仿宋"/>
          <w:spacing w:val="0"/>
          <w:sz w:val="28"/>
          <w:szCs w:val="24"/>
          <w:rPrChange w:id="2241" w:author="随遇而安" w:date="2023-08-12T14:34:51Z">
            <w:rPr>
              <w:del w:id="2242" w:author="随遇而安" w:date="2023-08-12T10:57:40Z"/>
              <w:rFonts w:ascii="宋体" w:hAnsi="宋体" w:eastAsia="宋体" w:cs="宋体"/>
              <w:sz w:val="24"/>
              <w:szCs w:val="24"/>
            </w:rPr>
          </w:rPrChange>
        </w:rPr>
        <w:pPrChange w:id="2239" w:author="36526" w:date="2024-11-06T20:22:2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243" w:author="随遇而安" w:date="2023-08-12T14:34:51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244" w:author="随遇而安" w:date="2023-08-12T14:34:51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245" w:author="随遇而安" w:date="2023-08-12T14:34:51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）对作业人员的行为和现场作业条件进行检查与监督，负责作业现场的安全协</w:t>
      </w:r>
    </w:p>
    <w:p w14:paraId="4E49F893">
      <w:pPr>
        <w:autoSpaceDE/>
        <w:autoSpaceDN/>
        <w:spacing w:before="185" w:line="360" w:lineRule="auto"/>
        <w:ind w:left="0" w:right="0" w:firstLine="560" w:firstLineChars="200"/>
        <w:rPr>
          <w:ins w:id="2247" w:author="随遇而安" w:date="2023-08-12T11:00:02Z"/>
          <w:rFonts w:hint="eastAsia" w:ascii="仿宋" w:hAnsi="仿宋" w:eastAsia="仿宋" w:cs="仿宋"/>
          <w:spacing w:val="0"/>
          <w:sz w:val="28"/>
          <w:szCs w:val="24"/>
          <w:rPrChange w:id="2248" w:author="随遇而安" w:date="2023-08-12T14:34:51Z">
            <w:rPr>
              <w:ins w:id="2249" w:author="随遇而安" w:date="2023-08-12T11:00:02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2246" w:author="36526" w:date="2024-11-06T20:22:21Z">
          <w:pPr>
            <w:spacing w:before="1" w:line="221" w:lineRule="auto"/>
            <w:ind w:left="40"/>
          </w:pPr>
        </w:pPrChange>
      </w:pPr>
      <w:del w:id="2250" w:author="随遇而安" w:date="2023-08-12T10:57:49Z">
        <w:r>
          <w:rPr>
            <w:rFonts w:hint="eastAsia" w:ascii="仿宋" w:hAnsi="仿宋" w:eastAsia="仿宋" w:cs="仿宋"/>
            <w:spacing w:val="0"/>
            <w:sz w:val="28"/>
            <w:szCs w:val="24"/>
            <w:rPrChange w:id="2251" w:author="随遇而安" w:date="2023-08-12T14:34:51Z">
              <w:rPr>
                <w:rFonts w:ascii="宋体" w:hAnsi="宋体" w:eastAsia="宋体" w:cs="宋体"/>
                <w:spacing w:val="-8"/>
                <w:sz w:val="24"/>
                <w:szCs w:val="24"/>
              </w:rPr>
            </w:rPrChange>
          </w:rPr>
          <w:delText>调</w:delText>
        </w:r>
      </w:del>
      <w:ins w:id="2252" w:author="随遇而安" w:date="2023-08-12T10:57:54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  <w:rPrChange w:id="2253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调</w:t>
        </w:r>
      </w:ins>
      <w:r>
        <w:rPr>
          <w:rFonts w:hint="eastAsia" w:ascii="仿宋" w:hAnsi="仿宋" w:eastAsia="仿宋" w:cs="仿宋"/>
          <w:spacing w:val="0"/>
          <w:sz w:val="28"/>
          <w:szCs w:val="24"/>
          <w:rPrChange w:id="2254" w:author="随遇而安" w:date="2023-08-12T14:34:5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与联系。</w:t>
      </w:r>
    </w:p>
    <w:p w14:paraId="12D17E74">
      <w:pPr>
        <w:autoSpaceDE/>
        <w:autoSpaceDN/>
        <w:spacing w:before="185" w:line="360" w:lineRule="auto"/>
        <w:ind w:left="0" w:right="0" w:firstLine="560" w:firstLineChars="200"/>
        <w:rPr>
          <w:del w:id="2256" w:author="随遇而安" w:date="2023-08-12T10:59:05Z"/>
          <w:rFonts w:hint="eastAsia" w:ascii="仿宋" w:hAnsi="仿宋" w:eastAsia="仿宋" w:cs="仿宋"/>
          <w:spacing w:val="0"/>
          <w:sz w:val="28"/>
          <w:szCs w:val="24"/>
          <w:lang w:eastAsia="zh-CN"/>
          <w:rPrChange w:id="2257" w:author="随遇而安" w:date="2023-08-12T14:34:51Z">
            <w:rPr>
              <w:del w:id="2258" w:author="随遇而安" w:date="2023-08-12T10:59:05Z"/>
              <w:rFonts w:ascii="宋体" w:hAnsi="宋体" w:eastAsia="宋体" w:cs="宋体"/>
              <w:sz w:val="24"/>
              <w:szCs w:val="24"/>
            </w:rPr>
          </w:rPrChange>
        </w:rPr>
        <w:pPrChange w:id="2255" w:author="36526" w:date="2024-11-06T20:22:21Z">
          <w:pPr>
            <w:spacing w:before="1" w:line="221" w:lineRule="auto"/>
            <w:ind w:left="40"/>
          </w:pPr>
        </w:pPrChange>
      </w:pPr>
      <w:ins w:id="2259" w:author="随遇而安" w:date="2023-08-12T11:00:0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260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（</w:t>
        </w:r>
      </w:ins>
      <w:ins w:id="2261" w:author="随遇而安" w:date="2023-08-12T11:00:06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  <w:rPrChange w:id="2262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5</w:t>
        </w:r>
      </w:ins>
      <w:ins w:id="2263" w:author="随遇而安" w:date="2023-08-12T11:00:0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264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）</w:t>
        </w:r>
      </w:ins>
      <w:ins w:id="2265" w:author="随遇而安" w:date="2023-08-12T11:00:0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266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当作业现场出</w:t>
        </w:r>
      </w:ins>
      <w:ins w:id="2267" w:author="随遇而安" w:date="2023-08-17T16:39:21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现</w:t>
        </w:r>
      </w:ins>
      <w:ins w:id="2268" w:author="随遇而安" w:date="2023-08-12T11:00:0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269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异常情况时应中止作业，并采取安全有效措施进行应急处置；当作业人员违章时，应及时制止违章，情节严重时，应收回安全作业票、</w:t>
        </w:r>
      </w:ins>
      <w:ins w:id="2270" w:author="随遇而安" w:date="2023-08-17T16:38:24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终止</w:t>
        </w:r>
      </w:ins>
      <w:ins w:id="2271" w:author="随遇而安" w:date="2023-08-12T11:00:0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272" w:author="随遇而安" w:date="2023-08-12T14:34:51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作业。</w:t>
        </w:r>
      </w:ins>
    </w:p>
    <w:p w14:paraId="06B0161C">
      <w:pPr>
        <w:autoSpaceDE/>
        <w:autoSpaceDN/>
        <w:spacing w:before="185" w:line="360" w:lineRule="auto"/>
        <w:ind w:left="0" w:right="0" w:firstLine="560" w:firstLineChars="200"/>
        <w:rPr>
          <w:del w:id="2274" w:author="随遇而安" w:date="2023-08-12T10:59:50Z"/>
          <w:rFonts w:hint="eastAsia" w:ascii="仿宋" w:hAnsi="仿宋" w:eastAsia="仿宋" w:cs="仿宋"/>
          <w:spacing w:val="0"/>
          <w:sz w:val="28"/>
          <w:szCs w:val="24"/>
          <w:lang w:eastAsia="zh-CN"/>
          <w:rPrChange w:id="2275" w:author="随遇而安" w:date="2023-08-12T14:34:51Z">
            <w:rPr>
              <w:del w:id="2276" w:author="随遇而安" w:date="2023-08-12T10:59:50Z"/>
              <w:rFonts w:ascii="宋体" w:hAnsi="宋体" w:eastAsia="宋体" w:cs="宋体"/>
              <w:sz w:val="24"/>
              <w:szCs w:val="24"/>
            </w:rPr>
          </w:rPrChange>
        </w:rPr>
        <w:pPrChange w:id="2273" w:author="36526" w:date="2024-11-06T20:22:21Z">
          <w:pPr>
            <w:spacing w:before="180" w:line="468" w:lineRule="exact"/>
            <w:ind w:left="524"/>
          </w:pPr>
        </w:pPrChange>
      </w:pPr>
      <w:del w:id="2277" w:author="随遇而安" w:date="2023-08-12T10:59:5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278" w:author="随遇而安" w:date="2023-08-12T14:34:51Z">
              <w:rPr>
                <w:rFonts w:ascii="宋体" w:hAnsi="宋体" w:eastAsia="宋体" w:cs="宋体"/>
                <w:spacing w:val="-9"/>
                <w:position w:val="17"/>
                <w:sz w:val="24"/>
                <w:szCs w:val="24"/>
              </w:rPr>
            </w:rPrChange>
          </w:rPr>
          <w:delText>（</w:delText>
        </w:r>
      </w:del>
      <w:del w:id="2279" w:author="随遇而安" w:date="2023-08-12T10:59:5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280" w:author="随遇而安" w:date="2023-08-12T14:34:51Z">
              <w:rPr>
                <w:rFonts w:ascii="Times New Roman" w:hAnsi="Times New Roman" w:eastAsia="Times New Roman" w:cs="Times New Roman"/>
                <w:spacing w:val="-9"/>
                <w:position w:val="17"/>
                <w:sz w:val="24"/>
                <w:szCs w:val="24"/>
              </w:rPr>
            </w:rPrChange>
          </w:rPr>
          <w:delText>5</w:delText>
        </w:r>
      </w:del>
      <w:del w:id="2281" w:author="随遇而安" w:date="2023-08-12T10:59:5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282" w:author="随遇而安" w:date="2023-08-12T14:34:51Z">
              <w:rPr>
                <w:rFonts w:ascii="宋体" w:hAnsi="宋体" w:eastAsia="宋体" w:cs="宋体"/>
                <w:spacing w:val="-9"/>
                <w:position w:val="17"/>
                <w:sz w:val="24"/>
                <w:szCs w:val="24"/>
              </w:rPr>
            </w:rPrChange>
          </w:rPr>
          <w:delText>）</w:delText>
        </w:r>
      </w:del>
      <w:del w:id="2283" w:author="随遇而安" w:date="2023-08-12T10:59:50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284" w:author="随遇而安" w:date="2023-08-12T14:34:51Z">
              <w:rPr>
                <w:rFonts w:ascii="宋体" w:hAnsi="宋体" w:eastAsia="宋体" w:cs="宋体"/>
                <w:spacing w:val="-9"/>
                <w:position w:val="17"/>
                <w:sz w:val="24"/>
                <w:szCs w:val="24"/>
              </w:rPr>
            </w:rPrChange>
          </w:rPr>
          <w:delText>当作业现场出险异常情况时应中止作业， 并</w:delText>
        </w:r>
      </w:del>
      <w:del w:id="2285" w:author="随遇而安" w:date="2023-08-12T10:59:50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286" w:author="随遇而安" w:date="2023-08-12T14:34:51Z">
              <w:rPr>
                <w:rFonts w:ascii="宋体" w:hAnsi="宋体" w:eastAsia="宋体" w:cs="宋体"/>
                <w:spacing w:val="-10"/>
                <w:position w:val="17"/>
                <w:sz w:val="24"/>
                <w:szCs w:val="24"/>
              </w:rPr>
            </w:rPrChange>
          </w:rPr>
          <w:delText>采取安全有效措施进行应急处置</w:delText>
        </w:r>
      </w:del>
      <w:del w:id="2287" w:author="随遇而安" w:date="2023-08-12T10:59:50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288" w:author="随遇而安" w:date="2023-08-12T14:34:51Z">
              <w:rPr>
                <w:rFonts w:ascii="宋体" w:hAnsi="宋体" w:eastAsia="宋体" w:cs="宋体"/>
                <w:spacing w:val="-10"/>
                <w:position w:val="17"/>
                <w:sz w:val="24"/>
                <w:szCs w:val="24"/>
              </w:rPr>
            </w:rPrChange>
          </w:rPr>
          <w:delText>；</w:delText>
        </w:r>
      </w:del>
    </w:p>
    <w:p w14:paraId="60E64B69">
      <w:pPr>
        <w:autoSpaceDE/>
        <w:autoSpaceDN/>
        <w:spacing w:before="185" w:line="360" w:lineRule="auto"/>
        <w:ind w:left="0" w:right="0" w:firstLine="560" w:firstLineChars="200"/>
        <w:rPr>
          <w:ins w:id="2290" w:author="随遇而安" w:date="2023-08-12T10:59:17Z"/>
          <w:rFonts w:hint="eastAsia" w:ascii="仿宋" w:hAnsi="仿宋" w:eastAsia="仿宋" w:cs="仿宋"/>
          <w:spacing w:val="0"/>
          <w:sz w:val="28"/>
          <w:szCs w:val="24"/>
          <w:lang w:eastAsia="zh-CN"/>
          <w:rPrChange w:id="2291" w:author="随遇而安" w:date="2023-08-12T14:34:51Z">
            <w:rPr>
              <w:ins w:id="2292" w:author="随遇而安" w:date="2023-08-12T10:59:17Z"/>
              <w:rFonts w:hint="default" w:ascii="宋体" w:hAnsi="宋体" w:eastAsia="宋体" w:cs="宋体"/>
              <w:spacing w:val="-2"/>
              <w:sz w:val="24"/>
              <w:szCs w:val="24"/>
              <w:lang w:eastAsia="zh-CN"/>
            </w:rPr>
          </w:rPrChange>
        </w:rPr>
        <w:pPrChange w:id="2289" w:author="36526" w:date="2024-11-06T20:22:21Z">
          <w:pPr>
            <w:spacing w:before="1" w:line="218" w:lineRule="auto"/>
            <w:ind w:left="53"/>
          </w:pPr>
        </w:pPrChange>
      </w:pPr>
      <w:del w:id="2293" w:author="随遇而安" w:date="2023-08-12T10:59:50Z">
        <w:r>
          <w:rPr>
            <w:rFonts w:hint="eastAsia" w:ascii="仿宋" w:hAnsi="仿宋" w:eastAsia="仿宋" w:cs="仿宋"/>
            <w:spacing w:val="0"/>
            <w:sz w:val="28"/>
            <w:szCs w:val="24"/>
            <w:rPrChange w:id="2294" w:author="随遇而安" w:date="2023-08-12T14:34:51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当作业人员违章时，应及时制止违章，情节严重时，应收回安全作业票、中止作业。</w:delText>
        </w:r>
      </w:del>
    </w:p>
    <w:p w14:paraId="3B7EDEEA">
      <w:pPr>
        <w:autoSpaceDE/>
        <w:autoSpaceDN/>
        <w:spacing w:before="178" w:line="360" w:lineRule="auto"/>
        <w:ind w:left="43" w:right="87" w:firstLine="477"/>
        <w:jc w:val="both"/>
        <w:rPr>
          <w:del w:id="2296" w:author="随遇而安" w:date="2023-08-12T10:58:49Z"/>
          <w:rFonts w:hint="eastAsia" w:ascii="宋体" w:hAnsi="宋体" w:eastAsia="宋体" w:cs="宋体"/>
          <w:spacing w:val="-2"/>
          <w:sz w:val="24"/>
          <w:szCs w:val="24"/>
          <w:lang w:eastAsia="zh-CN"/>
          <w:rPrChange w:id="2297" w:author="随遇而安" w:date="2023-08-12T10:58:46Z">
            <w:rPr>
              <w:del w:id="2298" w:author="随遇而安" w:date="2023-08-12T10:58:49Z"/>
              <w:rFonts w:ascii="宋体" w:hAnsi="宋体" w:eastAsia="宋体" w:cs="宋体"/>
              <w:sz w:val="24"/>
              <w:szCs w:val="24"/>
            </w:rPr>
          </w:rPrChange>
        </w:rPr>
        <w:pPrChange w:id="2295" w:author="36526" w:date="2024-11-06T20:22:41Z">
          <w:pPr>
            <w:spacing w:before="1" w:line="218" w:lineRule="auto"/>
            <w:ind w:left="53"/>
          </w:pPr>
        </w:pPrChange>
      </w:pPr>
    </w:p>
    <w:p w14:paraId="131CF2AB">
      <w:pPr>
        <w:autoSpaceDE/>
        <w:autoSpaceDN/>
        <w:spacing w:before="183" w:line="360" w:lineRule="auto"/>
        <w:ind w:left="34"/>
        <w:outlineLvl w:val="0"/>
        <w:rPr>
          <w:rFonts w:hint="eastAsia" w:ascii="宋体" w:hAnsi="宋体" w:eastAsia="宋体" w:cs="宋体"/>
          <w:spacing w:val="-4"/>
          <w:sz w:val="24"/>
          <w:szCs w:val="24"/>
          <w:lang w:eastAsia="zh-CN"/>
          <w:rPrChange w:id="2300" w:author="随遇而安" w:date="2023-08-12T15:50:10Z">
            <w:rPr>
              <w:rFonts w:ascii="宋体" w:hAnsi="宋体" w:eastAsia="宋体" w:cs="宋体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2299" w:author="36526" w:date="2024-11-06T20:22:41Z">
          <w:pPr>
            <w:spacing w:before="183" w:line="220" w:lineRule="auto"/>
            <w:ind w:left="37"/>
            <w:outlineLvl w:val="0"/>
          </w:pPr>
        </w:pPrChange>
      </w:pPr>
      <w:bookmarkStart w:id="50" w:name="bookmark6"/>
      <w:bookmarkEnd w:id="50"/>
      <w:bookmarkStart w:id="51" w:name="_Toc2680"/>
      <w:bookmarkStart w:id="52" w:name="_Toc17370"/>
      <w:bookmarkStart w:id="53" w:name="_Toc26492"/>
      <w:bookmarkStart w:id="54" w:name="_Toc21272"/>
      <w:bookmarkStart w:id="55" w:name="_Toc13707"/>
      <w:bookmarkStart w:id="56" w:name="_Toc18705"/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eastAsia="zh-CN"/>
          <w:rPrChange w:id="2301" w:author="随遇而安" w:date="2023-08-12T15:50:10Z">
            <w:rPr>
              <w:rFonts w:ascii="Times New Roman" w:hAnsi="Times New Roman" w:eastAsia="Times New Roman" w:cs="Times New Roman"/>
              <w:b/>
              <w:bCs/>
              <w:spacing w:val="-1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6.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  <w:rPrChange w:id="2302" w:author="随遇而安" w:date="2023-08-12T15:50:10Z">
            <w:rPr>
              <w:rFonts w:ascii="宋体" w:hAnsi="宋体" w:eastAsia="宋体" w:cs="宋体"/>
              <w:spacing w:val="-1"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动火作业</w:t>
      </w:r>
      <w:bookmarkEnd w:id="51"/>
      <w:bookmarkEnd w:id="52"/>
      <w:bookmarkEnd w:id="53"/>
      <w:bookmarkEnd w:id="54"/>
      <w:bookmarkEnd w:id="55"/>
      <w:bookmarkEnd w:id="56"/>
    </w:p>
    <w:p w14:paraId="29271CA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304" w:author="随遇而安" w:date="2023-08-12T14:34:56Z">
            <w:rPr>
              <w:rFonts w:ascii="宋体" w:hAnsi="宋体" w:eastAsia="宋体" w:cs="宋体"/>
              <w:sz w:val="24"/>
              <w:szCs w:val="24"/>
            </w:rPr>
          </w:rPrChange>
        </w:rPr>
        <w:pPrChange w:id="2303" w:author="36526" w:date="2024-11-06T20:22:41Z">
          <w:pPr>
            <w:spacing w:before="183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305" w:author="随遇而安" w:date="2023-08-12T14:34:56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6.1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306" w:author="随遇而安" w:date="2023-08-12T14:34:5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作业分级</w:t>
      </w:r>
    </w:p>
    <w:p w14:paraId="35E0619D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2308" w:author="随遇而安" w:date="2023-08-12T10:55:02Z"/>
          <w:rFonts w:hint="eastAsia" w:ascii="仿宋" w:hAnsi="仿宋" w:eastAsia="仿宋" w:cs="仿宋"/>
          <w:spacing w:val="0"/>
          <w:sz w:val="28"/>
          <w:szCs w:val="24"/>
          <w:rPrChange w:id="2309" w:author="随遇而安" w:date="2023-08-12T14:34:56Z">
            <w:rPr>
              <w:del w:id="2310" w:author="随遇而安" w:date="2023-08-12T10:55:02Z"/>
              <w:rFonts w:ascii="宋体" w:hAnsi="宋体" w:eastAsia="宋体" w:cs="宋体"/>
              <w:sz w:val="24"/>
              <w:szCs w:val="24"/>
            </w:rPr>
          </w:rPrChange>
        </w:rPr>
        <w:sectPr>
          <w:footerReference r:id="rId11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2307" w:author="36526" w:date="2024-11-06T20:22:41Z">
          <w:pPr>
            <w:spacing w:line="220" w:lineRule="auto"/>
          </w:pPr>
        </w:pPrChange>
      </w:pPr>
    </w:p>
    <w:p w14:paraId="36D2843F">
      <w:pPr>
        <w:autoSpaceDE/>
        <w:autoSpaceDN/>
        <w:spacing w:before="185" w:line="360" w:lineRule="auto"/>
        <w:ind w:left="0" w:right="0" w:firstLine="560" w:firstLineChars="200"/>
        <w:rPr>
          <w:del w:id="2312" w:author="随遇而安" w:date="2023-08-12T11:00:43Z"/>
          <w:rFonts w:hint="eastAsia" w:ascii="仿宋" w:hAnsi="仿宋" w:eastAsia="仿宋" w:cs="仿宋"/>
          <w:spacing w:val="0"/>
          <w:sz w:val="28"/>
          <w:szCs w:val="24"/>
          <w:rPrChange w:id="2313" w:author="随遇而安" w:date="2023-08-12T14:34:56Z">
            <w:rPr>
              <w:del w:id="2314" w:author="随遇而安" w:date="2023-08-12T11:00:43Z"/>
              <w:rFonts w:ascii="宋体" w:hAnsi="宋体" w:eastAsia="宋体" w:cs="宋体"/>
              <w:sz w:val="24"/>
              <w:szCs w:val="24"/>
            </w:rPr>
          </w:rPrChange>
        </w:rPr>
        <w:pPrChange w:id="2311" w:author="36526" w:date="2024-11-06T20:22:41Z">
          <w:pPr>
            <w:spacing w:before="113" w:line="468" w:lineRule="exact"/>
            <w:ind w:left="39"/>
          </w:pPr>
        </w:pPrChange>
      </w:pPr>
      <w:del w:id="2315" w:author="随遇而安" w:date="2023-08-12T10:54:39Z">
        <w:r>
          <w:rPr>
            <w:rFonts w:hint="eastAsia" w:ascii="仿宋" w:hAnsi="仿宋" w:eastAsia="仿宋" w:cs="仿宋"/>
            <w:spacing w:val="0"/>
            <w:sz w:val="28"/>
            <w:szCs w:val="24"/>
            <w:rPrChange w:id="2318" w:author="随遇而安" w:date="2023-08-12T14:34:56Z">
              <w:rPr/>
            </w:rPrChange>
          </w:rPr>
          <w:pict>
            <v:rect id="_x0000_s1028" o:spid="_x0000_s1028" o:spt="1" style="position:absolute;left:0pt;margin-left:141.35pt;margin-top:418.9pt;height:0.55pt;width:53.95pt;mso-position-horizontal-relative:page;mso-position-vertical-relative:page;z-index:251674624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2319" w:author="随遇而安" w:date="2023-08-12T10:54:36Z">
        <w:r>
          <w:rPr>
            <w:rFonts w:hint="eastAsia" w:ascii="仿宋" w:hAnsi="仿宋" w:eastAsia="仿宋" w:cs="仿宋"/>
            <w:spacing w:val="0"/>
            <w:sz w:val="28"/>
            <w:szCs w:val="24"/>
            <w:rPrChange w:id="2322" w:author="随遇而安" w:date="2023-08-12T14:34:56Z">
              <w:rPr/>
            </w:rPrChange>
          </w:rPr>
          <w:pict>
            <v:rect id="_x0000_s1029" o:spid="_x0000_s1029" o:spt="1" style="position:absolute;left:0pt;margin-left:315.45pt;margin-top:418.9pt;height:0.55pt;width:59.3pt;mso-position-horizontal-relative:page;mso-position-vertical-relative:page;z-index:251678720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2323" w:author="随遇而安" w:date="2023-08-12T10:54:42Z">
        <w:r>
          <w:rPr>
            <w:rFonts w:hint="eastAsia" w:ascii="仿宋" w:hAnsi="仿宋" w:eastAsia="仿宋" w:cs="仿宋"/>
            <w:spacing w:val="0"/>
            <w:sz w:val="28"/>
            <w:szCs w:val="24"/>
            <w:rPrChange w:id="2326" w:author="随遇而安" w:date="2023-08-12T14:34:56Z">
              <w:rPr/>
            </w:rPrChange>
          </w:rPr>
          <mc:AlternateContent>
            <mc:Choice Requires="wps">
              <w:drawing>
                <wp:anchor distT="0" distB="0" distL="0" distR="0" simplePos="0" relativeHeight="251662336" behindDoc="1" locked="0" layoutInCell="0" allowOverlap="1">
                  <wp:simplePos x="0" y="0"/>
                  <wp:positionH relativeFrom="page">
                    <wp:posOffset>1791970</wp:posOffset>
                  </wp:positionH>
                  <wp:positionV relativeFrom="page">
                    <wp:posOffset>6950710</wp:posOffset>
                  </wp:positionV>
                  <wp:extent cx="6350" cy="1686560"/>
                  <wp:effectExtent l="0" t="0" r="0" b="0"/>
                  <wp:wrapNone/>
                  <wp:docPr id="14" name="Rect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1792223" y="6950964"/>
                            <a:ext cx="6350" cy="16865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 14" o:spid="_x0000_s1026" o:spt="1" style="position:absolute;left:0pt;margin-left:141.1pt;margin-top:547.3pt;height:132.8pt;width:0.5pt;mso-position-horizontal-relative:page;mso-position-vertical-relative:page;z-index:-251654144;mso-width-relative:page;mso-height-relative:page;" fillcolor="#000000" filled="t" stroked="f" coordsize="21600,21600" o:allowincell="f" o:gfxdata="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ILt9n2QAAAA0BAAAPAAAAAAAAAAEAIAAAACIAAABkcnMvZG93bnJldi54&#10;bWxQSwECFAAUAAAACACHTuJAuEIw3TICAABuBAAADgAAAAAAAAABACAAAAAoAQAAZHJzL2Uyb0Rv&#10;Yy54bWxQSwUGAAAAAAYABgBZAQAAzAUAAAAA&#10;">
                  <v:fill on="t" focussize="0,0"/>
                  <v:stroke on="f" weight="0pt"/>
                  <v:imagedata o:title=""/>
                  <o:lock v:ext="edit" aspectratio="f"/>
                  <v:textbox inset="0mm,0mm,0mm,0mm"/>
                </v:rect>
              </w:pict>
            </mc:Fallback>
          </mc:AlternateContent>
        </w:r>
      </w:del>
      <w:del w:id="2327" w:author="随遇而安" w:date="2023-08-12T10:54:45Z">
        <w:r>
          <w:rPr>
            <w:rFonts w:hint="eastAsia" w:ascii="仿宋" w:hAnsi="仿宋" w:eastAsia="仿宋" w:cs="仿宋"/>
            <w:spacing w:val="0"/>
            <w:sz w:val="28"/>
            <w:szCs w:val="24"/>
            <w:rPrChange w:id="2330" w:author="随遇而安" w:date="2023-08-12T14:34:56Z">
              <w:rPr/>
            </w:rPrChange>
          </w:rPr>
          <w:pict>
            <v:rect id="_x0000_s1030" o:spid="_x0000_s1030" o:spt="1" style="position:absolute;left:0pt;margin-left:367.3pt;margin-top:658.8pt;height:21.05pt;width:0.55pt;mso-position-horizontal-relative:page;mso-position-vertical-relative:page;z-index:251682816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2331" w:author="随遇而安" w:date="2023-08-12T10:54:32Z">
        <w:r>
          <w:rPr>
            <w:rFonts w:hint="eastAsia" w:ascii="仿宋" w:hAnsi="仿宋" w:eastAsia="仿宋" w:cs="仿宋"/>
            <w:spacing w:val="0"/>
            <w:sz w:val="28"/>
            <w:szCs w:val="24"/>
            <w:rPrChange w:id="2334" w:author="随遇而安" w:date="2023-08-12T14:34:56Z">
              <w:rPr/>
            </w:rPrChange>
          </w:rPr>
          <w:pict>
            <v:rect id="_x0000_s1031" o:spid="_x0000_s1031" o:spt="1" style="position:absolute;left:0pt;margin-left:272.75pt;margin-top:559.2pt;height:0.5pt;width:169.55pt;mso-position-horizontal-relative:page;mso-position-vertical-relative:page;z-index:251679744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2335" w:author="随遇而安" w:date="2023-08-12T10:53:50Z">
        <w:r>
          <w:rPr>
            <w:rFonts w:hint="eastAsia" w:ascii="仿宋" w:hAnsi="仿宋" w:eastAsia="仿宋" w:cs="仿宋"/>
            <w:spacing w:val="0"/>
            <w:sz w:val="28"/>
            <w:szCs w:val="24"/>
            <w:rPrChange w:id="2338" w:author="随遇而安" w:date="2023-08-12T14:34:56Z">
              <w:rPr/>
            </w:rPrChange>
          </w:rPr>
          <w:drawing>
            <wp:anchor distT="0" distB="0" distL="0" distR="0" simplePos="0" relativeHeight="251675648" behindDoc="0" locked="0" layoutInCell="0" allowOverlap="1">
              <wp:simplePos x="0" y="0"/>
              <wp:positionH relativeFrom="page">
                <wp:posOffset>1749425</wp:posOffset>
              </wp:positionH>
              <wp:positionV relativeFrom="page">
                <wp:posOffset>5323205</wp:posOffset>
              </wp:positionV>
              <wp:extent cx="76200" cy="398145"/>
              <wp:effectExtent l="0" t="0" r="0" b="0"/>
              <wp:wrapNone/>
              <wp:docPr id="16" name="IM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 16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981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339" w:author="随遇而安" w:date="2023-08-12T10:53:55Z">
        <w:r>
          <w:rPr>
            <w:rFonts w:hint="eastAsia" w:ascii="仿宋" w:hAnsi="仿宋" w:eastAsia="仿宋" w:cs="仿宋"/>
            <w:spacing w:val="0"/>
            <w:sz w:val="28"/>
            <w:szCs w:val="24"/>
            <w:rPrChange w:id="2342" w:author="随遇而安" w:date="2023-08-12T14:34:56Z">
              <w:rPr/>
            </w:rPrChange>
          </w:rPr>
          <w:drawing>
            <wp:anchor distT="0" distB="0" distL="0" distR="0" simplePos="0" relativeHeight="251673600" behindDoc="0" locked="0" layoutInCell="0" allowOverlap="1">
              <wp:simplePos x="0" y="0"/>
              <wp:positionH relativeFrom="page">
                <wp:posOffset>4704715</wp:posOffset>
              </wp:positionH>
              <wp:positionV relativeFrom="page">
                <wp:posOffset>5323205</wp:posOffset>
              </wp:positionV>
              <wp:extent cx="76200" cy="413385"/>
              <wp:effectExtent l="0" t="0" r="0" b="0"/>
              <wp:wrapNone/>
              <wp:docPr id="18" name="IM 1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 18"/>
                      <pic:cNvPicPr/>
                    </pic:nvPicPr>
                    <pic:blipFill>
                      <a:blip r:embed="rId3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4133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343" w:author="随遇而安" w:date="2023-08-12T10:54:11Z">
        <w:r>
          <w:rPr>
            <w:rFonts w:hint="eastAsia" w:ascii="仿宋" w:hAnsi="仿宋" w:eastAsia="仿宋" w:cs="仿宋"/>
            <w:spacing w:val="0"/>
            <w:sz w:val="28"/>
            <w:szCs w:val="24"/>
            <w:rPrChange w:id="2346" w:author="随遇而安" w:date="2023-08-12T14:34:56Z">
              <w:rPr/>
            </w:rPrChange>
          </w:rPr>
          <w:drawing>
            <wp:anchor distT="0" distB="0" distL="0" distR="0" simplePos="0" relativeHeight="251676672" behindDoc="0" locked="0" layoutInCell="0" allowOverlap="1">
              <wp:simplePos x="0" y="0"/>
              <wp:positionH relativeFrom="page">
                <wp:posOffset>1749425</wp:posOffset>
              </wp:positionH>
              <wp:positionV relativeFrom="page">
                <wp:posOffset>6165850</wp:posOffset>
              </wp:positionV>
              <wp:extent cx="76200" cy="278130"/>
              <wp:effectExtent l="0" t="0" r="0" b="0"/>
              <wp:wrapNone/>
              <wp:docPr id="20" name="IM 2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 20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783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347" w:author="随遇而安" w:date="2023-08-12T10:54:08Z">
        <w:r>
          <w:rPr>
            <w:rFonts w:hint="eastAsia" w:ascii="仿宋" w:hAnsi="仿宋" w:eastAsia="仿宋" w:cs="仿宋"/>
            <w:spacing w:val="0"/>
            <w:sz w:val="28"/>
            <w:szCs w:val="24"/>
            <w:rPrChange w:id="2350" w:author="随遇而安" w:date="2023-08-12T14:34:56Z">
              <w:rPr/>
            </w:rPrChange>
          </w:rPr>
          <w:drawing>
            <wp:anchor distT="0" distB="0" distL="0" distR="0" simplePos="0" relativeHeight="251680768" behindDoc="0" locked="0" layoutInCell="0" allowOverlap="1">
              <wp:simplePos x="0" y="0"/>
              <wp:positionH relativeFrom="page">
                <wp:posOffset>5579110</wp:posOffset>
              </wp:positionH>
              <wp:positionV relativeFrom="page">
                <wp:posOffset>7104380</wp:posOffset>
              </wp:positionV>
              <wp:extent cx="76200" cy="137160"/>
              <wp:effectExtent l="0" t="0" r="0" b="0"/>
              <wp:wrapNone/>
              <wp:docPr id="22" name="IM 2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IM 22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74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351" w:author="随遇而安" w:date="2023-08-12T10:53:48Z">
        <w:r>
          <w:rPr>
            <w:rFonts w:hint="eastAsia" w:ascii="仿宋" w:hAnsi="仿宋" w:eastAsia="仿宋" w:cs="仿宋"/>
            <w:spacing w:val="0"/>
            <w:sz w:val="28"/>
            <w:szCs w:val="24"/>
            <w:rPrChange w:id="2354" w:author="随遇而安" w:date="2023-08-12T14:34:56Z">
              <w:rPr/>
            </w:rPrChange>
          </w:rPr>
          <w:pict>
            <v:group id="_x0000_s1032" o:spid="_x0000_s1032" o:spt="203" style="position:absolute;left:0pt;margin-left:75pt;margin-top:553.65pt;height:35.65pt;width:131.4pt;mso-position-horizontal-relative:page;mso-position-vertical-relative:page;z-index:-251653120;mso-width-relative:page;mso-height-relative:page;" coordsize="2627,713" o:allowincell="f">
              <o:lock v:ext="edit"/>
              <v:shape id="_x0000_s1033" o:spid="_x0000_s1033" style="position:absolute;left:0;top:0;height:713;width:2627;" filled="f" stroked="t" coordsize="2627,713" path="m9,356l1313,9,2618,356,1313,703,9,356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34" o:spid="_x0000_s1034" o:spt="202" type="#_x0000_t202" style="position:absolute;left:-20;top:-20;height:793;width:2667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40F88D">
                      <w:pPr>
                        <w:spacing w:before="276" w:line="224" w:lineRule="auto"/>
                        <w:ind w:left="708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1"/>
                          <w:sz w:val="18"/>
                          <w:szCs w:val="18"/>
                        </w:rPr>
                        <w:t>项目负责人审批</w:t>
                      </w:r>
                    </w:p>
                  </w:txbxContent>
                </v:textbox>
              </v:shape>
            </v:group>
          </w:pict>
        </w:r>
      </w:del>
      <w:del w:id="2355" w:author="随遇而安" w:date="2023-08-12T10:53:59Z">
        <w:r>
          <w:rPr>
            <w:rFonts w:hint="eastAsia" w:ascii="仿宋" w:hAnsi="仿宋" w:eastAsia="仿宋" w:cs="仿宋"/>
            <w:spacing w:val="0"/>
            <w:sz w:val="28"/>
            <w:szCs w:val="24"/>
            <w:rPrChange w:id="2358" w:author="随遇而安" w:date="2023-08-12T14:34:56Z">
              <w:rPr/>
            </w:rPrChange>
          </w:rPr>
          <w:pict>
            <v:shape id="_x0000_s1035" o:spid="_x0000_s1035" style="position:absolute;left:0pt;margin-left:367.05pt;margin-top:569.75pt;height:34.6pt;width:150.65pt;mso-position-horizontal-relative:page;mso-position-vertical-relative:page;z-index:-251649024;mso-width-relative:page;mso-height-relative:page;" filled="f" stroked="t" coordsize="3012,691" o:allowincell="f" path="m9,345l1505,9,3002,345,1505,681,9,345xe">
              <v:fill on="f" focussize="0,0"/>
              <v:stroke weight="0.96pt" color="#000000" miterlimit="10" joinstyle="miter"/>
              <v:imagedata o:title=""/>
              <o:lock v:ext="edit"/>
            </v:shape>
          </w:pict>
        </w:r>
      </w:del>
      <w:del w:id="2359" w:author="随遇而安" w:date="2023-08-12T10:54:01Z">
        <w:r>
          <w:rPr>
            <w:rFonts w:hint="eastAsia" w:ascii="仿宋" w:hAnsi="仿宋" w:eastAsia="仿宋" w:cs="仿宋"/>
            <w:spacing w:val="0"/>
            <w:sz w:val="28"/>
            <w:szCs w:val="24"/>
            <w:rPrChange w:id="2362" w:author="随遇而安" w:date="2023-08-12T14:34:56Z">
              <w:rPr/>
            </w:rPrChange>
          </w:rPr>
          <w:pict>
            <v:shape id="_x0000_s1036" o:spid="_x0000_s1036" o:spt="202" type="#_x0000_t202" style="position:absolute;left:0pt;margin-left:410.2pt;margin-top:581.75pt;height:12.2pt;width:65.3pt;mso-position-horizontal-relative:page;mso-position-vertical-relative:page;z-index:251671552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53E333">
                    <w:pPr>
                      <w:spacing w:before="19" w:line="226" w:lineRule="auto"/>
                      <w:ind w:left="20"/>
                      <w:rPr>
                        <w:rFonts w:ascii="等线" w:hAnsi="等线" w:eastAsia="等线" w:cs="等线"/>
                        <w:sz w:val="16"/>
                        <w:szCs w:val="16"/>
                      </w:rPr>
                    </w:pPr>
                    <w:r>
                      <w:rPr>
                        <w:rFonts w:ascii="等线" w:hAnsi="等线" w:eastAsia="等线" w:cs="等线"/>
                        <w:b/>
                        <w:bCs/>
                        <w:spacing w:val="-2"/>
                        <w:sz w:val="16"/>
                        <w:szCs w:val="16"/>
                      </w:rPr>
                      <w:t>区域运营部门审核</w:t>
                    </w:r>
                  </w:p>
                </w:txbxContent>
              </v:textbox>
            </v:shape>
          </w:pict>
        </w:r>
      </w:del>
      <w:del w:id="2363" w:author="随遇而安" w:date="2023-08-12T10:54:07Z">
        <w:r>
          <w:rPr>
            <w:rFonts w:hint="eastAsia" w:ascii="仿宋" w:hAnsi="仿宋" w:eastAsia="仿宋" w:cs="仿宋"/>
            <w:spacing w:val="0"/>
            <w:sz w:val="28"/>
            <w:szCs w:val="24"/>
            <w:rPrChange w:id="2366" w:author="随遇而安" w:date="2023-08-12T14:34:56Z">
              <w:rPr/>
            </w:rPrChange>
          </w:rPr>
          <w:drawing>
            <wp:anchor distT="0" distB="0" distL="0" distR="0" simplePos="0" relativeHeight="251677696" behindDoc="0" locked="0" layoutInCell="0" allowOverlap="1">
              <wp:simplePos x="0" y="0"/>
              <wp:positionH relativeFrom="page">
                <wp:posOffset>3425825</wp:posOffset>
              </wp:positionH>
              <wp:positionV relativeFrom="page">
                <wp:posOffset>7668260</wp:posOffset>
              </wp:positionV>
              <wp:extent cx="76200" cy="169545"/>
              <wp:effectExtent l="0" t="0" r="0" b="0"/>
              <wp:wrapNone/>
              <wp:docPr id="24" name="IM 2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" name="IM 24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696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367" w:author="随遇而安" w:date="2023-08-12T10:54:16Z">
        <w:r>
          <w:rPr>
            <w:rFonts w:hint="eastAsia" w:ascii="仿宋" w:hAnsi="仿宋" w:eastAsia="仿宋" w:cs="仿宋"/>
            <w:spacing w:val="0"/>
            <w:sz w:val="28"/>
            <w:szCs w:val="24"/>
            <w:rPrChange w:id="2370" w:author="随遇而安" w:date="2023-08-12T14:34:56Z">
              <w:rPr/>
            </w:rPrChange>
          </w:rPr>
          <w:pict>
            <v:shape id="_x0000_s1037" o:spid="_x0000_s1037" o:spt="202" type="#_x0000_t202" style="position:absolute;left:0pt;margin-left:160.6pt;margin-top:666.5pt;height:14.65pt;width:21.75pt;mso-position-horizontal-relative:page;mso-position-vertical-relative:page;z-index:251672576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D9007F">
                    <w:pPr>
                      <w:spacing w:before="20" w:line="235" w:lineRule="auto"/>
                      <w:ind w:left="20"/>
                      <w:rPr>
                        <w:rFonts w:ascii="等线" w:hAnsi="等线" w:eastAsia="等线" w:cs="等线"/>
                        <w:sz w:val="19"/>
                        <w:szCs w:val="19"/>
                      </w:rPr>
                    </w:pPr>
                    <w:r>
                      <w:rPr>
                        <w:rFonts w:ascii="等线" w:hAnsi="等线" w:eastAsia="等线" w:cs="等线"/>
                        <w:b/>
                        <w:bCs/>
                        <w:spacing w:val="7"/>
                        <w:sz w:val="19"/>
                        <w:szCs w:val="19"/>
                      </w:rPr>
                      <w:t>备案</w:t>
                    </w:r>
                  </w:p>
                </w:txbxContent>
              </v:textbox>
            </v:shape>
          </w:pict>
        </w:r>
      </w:del>
      <w:del w:id="2371" w:author="随遇而安" w:date="2023-08-12T10:54:21Z">
        <w:r>
          <w:rPr>
            <w:rFonts w:hint="eastAsia" w:ascii="仿宋" w:hAnsi="仿宋" w:eastAsia="仿宋" w:cs="仿宋"/>
            <w:spacing w:val="0"/>
            <w:sz w:val="28"/>
            <w:szCs w:val="24"/>
            <w:rPrChange w:id="2374" w:author="随遇而安" w:date="2023-08-12T14:34:56Z">
              <w:rPr/>
            </w:rPrChange>
          </w:rPr>
          <w:pict>
            <v:shape id="_x0000_s1038" o:spid="_x0000_s1038" o:spt="202" type="#_x0000_t202" style="position:absolute;left:0pt;margin-left:310.85pt;margin-top:667.35pt;height:14.65pt;width:57.65pt;mso-position-horizontal-relative:page;mso-position-vertical-relative:page;z-index:251670528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40ED62">
                    <w:pPr>
                      <w:tabs>
                        <w:tab w:val="left" w:pos="402"/>
                      </w:tabs>
                      <w:spacing w:before="20" w:line="235" w:lineRule="auto"/>
                      <w:ind w:left="20"/>
                      <w:rPr>
                        <w:rFonts w:ascii="等线" w:hAnsi="等线" w:eastAsia="等线" w:cs="等线"/>
                        <w:sz w:val="19"/>
                        <w:szCs w:val="19"/>
                      </w:rPr>
                    </w:pPr>
                    <w:r>
                      <w:rPr>
                        <w:rFonts w:ascii="等线" w:hAnsi="等线" w:eastAsia="等线" w:cs="等线"/>
                        <w:sz w:val="19"/>
                        <w:szCs w:val="19"/>
                      </w:rPr>
                      <w:tab/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pacing w:val="7"/>
                        <w:sz w:val="19"/>
                        <w:szCs w:val="19"/>
                      </w:rPr>
                      <w:t>备案</w:t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z w:val="19"/>
                        <w:szCs w:val="19"/>
                      </w:rPr>
                      <w:t xml:space="preserve">       </w:t>
                    </w:r>
                  </w:p>
                </w:txbxContent>
              </v:textbox>
            </v:shape>
          </w:pict>
        </w:r>
      </w:del>
      <w:del w:id="2375" w:author="随遇而安" w:date="2023-08-12T10:54:18Z">
        <w:r>
          <w:rPr>
            <w:rFonts w:hint="eastAsia" w:ascii="仿宋" w:hAnsi="仿宋" w:eastAsia="仿宋" w:cs="仿宋"/>
            <w:spacing w:val="0"/>
            <w:sz w:val="28"/>
            <w:szCs w:val="24"/>
            <w:rPrChange w:id="2378" w:author="随遇而安" w:date="2023-08-12T14:34:56Z">
              <w:rPr/>
            </w:rPrChange>
          </w:rPr>
          <w:drawing>
            <wp:anchor distT="0" distB="0" distL="0" distR="0" simplePos="0" relativeHeight="251684864" behindDoc="0" locked="0" layoutInCell="0" allowOverlap="1">
              <wp:simplePos x="0" y="0"/>
              <wp:positionH relativeFrom="page">
                <wp:posOffset>1795145</wp:posOffset>
              </wp:positionH>
              <wp:positionV relativeFrom="page">
                <wp:posOffset>8597900</wp:posOffset>
              </wp:positionV>
              <wp:extent cx="836295" cy="76200"/>
              <wp:effectExtent l="0" t="0" r="0" b="0"/>
              <wp:wrapNone/>
              <wp:docPr id="26" name="IM 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 26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6548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379" w:author="随遇而安" w:date="2023-08-12T10:54:10Z">
        <w:r>
          <w:rPr>
            <w:rFonts w:hint="eastAsia" w:ascii="仿宋" w:hAnsi="仿宋" w:eastAsia="仿宋" w:cs="仿宋"/>
            <w:spacing w:val="0"/>
            <w:sz w:val="28"/>
            <w:szCs w:val="24"/>
            <w:rPrChange w:id="2382" w:author="随遇而安" w:date="2023-08-12T14:34:56Z">
              <w:rPr/>
            </w:rPrChange>
          </w:rPr>
          <w:drawing>
            <wp:anchor distT="0" distB="0" distL="0" distR="0" simplePos="0" relativeHeight="251661312" behindDoc="1" locked="0" layoutInCell="0" allowOverlap="1">
              <wp:simplePos x="0" y="0"/>
              <wp:positionH relativeFrom="page">
                <wp:posOffset>1749425</wp:posOffset>
              </wp:positionH>
              <wp:positionV relativeFrom="page">
                <wp:posOffset>6889750</wp:posOffset>
              </wp:positionV>
              <wp:extent cx="76200" cy="147320"/>
              <wp:effectExtent l="0" t="0" r="0" b="0"/>
              <wp:wrapNone/>
              <wp:docPr id="28" name="IM 2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IM 28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475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383" w:author="随遇而安" w:date="2023-08-12T10:54:06Z">
        <w:r>
          <w:rPr>
            <w:rFonts w:hint="eastAsia" w:ascii="仿宋" w:hAnsi="仿宋" w:eastAsia="仿宋" w:cs="仿宋"/>
            <w:spacing w:val="0"/>
            <w:sz w:val="28"/>
            <w:szCs w:val="24"/>
            <w:rPrChange w:id="2386" w:author="随遇而安" w:date="2023-08-12T14:34:56Z">
              <w:rPr/>
            </w:rPrChange>
          </w:rPr>
          <w:drawing>
            <wp:anchor distT="0" distB="0" distL="0" distR="0" simplePos="0" relativeHeight="251683840" behindDoc="0" locked="0" layoutInCell="0" allowOverlap="1">
              <wp:simplePos x="0" y="0"/>
              <wp:positionH relativeFrom="page">
                <wp:posOffset>4629785</wp:posOffset>
              </wp:positionH>
              <wp:positionV relativeFrom="page">
                <wp:posOffset>7839075</wp:posOffset>
              </wp:positionV>
              <wp:extent cx="76200" cy="203200"/>
              <wp:effectExtent l="0" t="0" r="0" b="0"/>
              <wp:wrapNone/>
              <wp:docPr id="30" name="IM 3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IM 30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030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387" w:author="随遇而安" w:date="2023-08-12T14:34:56Z">
            <w:rPr>
              <w:rFonts w:ascii="Times New Roman" w:hAnsi="Times New Roman" w:eastAsia="Times New Roman" w:cs="Times New Roman"/>
              <w:spacing w:val="-6"/>
              <w:position w:val="17"/>
              <w:sz w:val="24"/>
              <w:szCs w:val="24"/>
            </w:rPr>
          </w:rPrChange>
        </w:rPr>
        <w:t>6.1.1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388" w:author="随遇而安" w:date="2023-08-12T14:34:56Z">
            <w:rPr>
              <w:rFonts w:ascii="Times New Roman" w:hAnsi="Times New Roman" w:eastAsia="Times New Roman" w:cs="Times New Roman"/>
              <w:spacing w:val="40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389" w:author="随遇而安" w:date="2023-08-12T14:34:56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固定动火区外的动火作业分为一级动火和二级动火作业两个级别；</w:t>
      </w:r>
      <w:del w:id="2390" w:author="随遇而安" w:date="2023-08-12T11:00:5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391" w:author="随遇而安" w:date="2023-08-12T14:34:56Z">
              <w:rPr>
                <w:rFonts w:ascii="宋体" w:hAnsi="宋体" w:eastAsia="宋体" w:cs="宋体"/>
                <w:spacing w:val="-35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392" w:author="随遇而安" w:date="2023-08-12T14:34:56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遇节假日、公休</w:t>
      </w:r>
    </w:p>
    <w:p w14:paraId="1D8987BE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394" w:author="随遇而安" w:date="2023-08-12T14:34:56Z">
            <w:rPr>
              <w:rFonts w:ascii="宋体" w:hAnsi="宋体" w:eastAsia="宋体" w:cs="宋体"/>
              <w:sz w:val="24"/>
              <w:szCs w:val="24"/>
            </w:rPr>
          </w:rPrChange>
        </w:rPr>
        <w:pPrChange w:id="2393" w:author="36526" w:date="2024-11-06T20:22:41Z">
          <w:pPr>
            <w:spacing w:line="219" w:lineRule="auto"/>
            <w:ind w:left="7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395" w:author="随遇而安" w:date="2023-08-12T14:34:56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日、夜间或其它特殊情况，动火作业应升级管理。</w:t>
      </w:r>
    </w:p>
    <w:p w14:paraId="0C17A608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2397" w:author="随遇而安" w:date="2023-08-12T11:00:48Z"/>
          <w:rFonts w:hint="eastAsia" w:ascii="仿宋" w:hAnsi="仿宋" w:eastAsia="仿宋" w:cs="仿宋"/>
          <w:spacing w:val="0"/>
          <w:sz w:val="28"/>
          <w:szCs w:val="24"/>
          <w:rPrChange w:id="2398" w:author="随遇而安" w:date="2023-08-12T14:34:56Z">
            <w:rPr>
              <w:del w:id="2399" w:author="随遇而安" w:date="2023-08-12T11:00:48Z"/>
              <w:rFonts w:ascii="宋体" w:hAnsi="宋体" w:eastAsia="宋体" w:cs="宋体"/>
              <w:sz w:val="24"/>
              <w:szCs w:val="24"/>
            </w:rPr>
          </w:rPrChange>
        </w:rPr>
        <w:pPrChange w:id="2396" w:author="36526" w:date="2024-11-06T20:22:41Z">
          <w:pPr>
            <w:spacing w:before="182" w:line="468" w:lineRule="exact"/>
            <w:ind w:right="29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00" w:author="随遇而安" w:date="2023-08-12T14:34:5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01" w:author="随遇而安" w:date="2023-08-12T14:34:56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02" w:author="随遇而安" w:date="2023-08-12T14:34:5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）一级动火作业：</w:t>
      </w:r>
      <w:del w:id="2403" w:author="随遇而安" w:date="2023-08-12T11:00:4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404" w:author="随遇而安" w:date="2023-08-12T14:34:56Z">
              <w:rPr>
                <w:rFonts w:ascii="宋体" w:hAnsi="宋体" w:eastAsia="宋体" w:cs="宋体"/>
                <w:spacing w:val="-8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05" w:author="随遇而安" w:date="2023-08-12T14:34:5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在火灾爆炸危险场所进行的动火作业。如可产生易燃易爆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06" w:author="随遇而安" w:date="2023-08-12T14:34:56Z">
            <w:rPr>
              <w:rFonts w:ascii="宋体" w:hAnsi="宋体" w:eastAsia="宋体" w:cs="宋体"/>
              <w:spacing w:val="-9"/>
              <w:position w:val="17"/>
              <w:sz w:val="24"/>
              <w:szCs w:val="24"/>
            </w:rPr>
          </w:rPrChange>
        </w:rPr>
        <w:t>气体</w:t>
      </w:r>
    </w:p>
    <w:p w14:paraId="7EDCB76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408" w:author="随遇而安" w:date="2023-08-12T14:34:56Z">
            <w:rPr>
              <w:rFonts w:ascii="宋体" w:hAnsi="宋体" w:eastAsia="宋体" w:cs="宋体"/>
              <w:sz w:val="24"/>
              <w:szCs w:val="24"/>
            </w:rPr>
          </w:rPrChange>
        </w:rPr>
        <w:pPrChange w:id="2407" w:author="36526" w:date="2024-11-06T20:22:41Z">
          <w:pPr>
            <w:spacing w:line="219" w:lineRule="auto"/>
            <w:ind w:left="5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409" w:author="随遇而安" w:date="2023-08-12T14:34:56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的有限空间内进行动火作业（见有限空间作业）。</w:t>
      </w:r>
    </w:p>
    <w:p w14:paraId="260A483F">
      <w:pPr>
        <w:autoSpaceDE/>
        <w:autoSpaceDN/>
        <w:spacing w:before="185" w:line="360" w:lineRule="auto"/>
        <w:ind w:left="0" w:right="0" w:firstLine="560" w:firstLineChars="200"/>
        <w:rPr>
          <w:del w:id="2411" w:author="随遇而安" w:date="2023-08-12T11:00:51Z"/>
          <w:rFonts w:hint="eastAsia" w:ascii="仿宋" w:hAnsi="仿宋" w:eastAsia="仿宋" w:cs="仿宋"/>
          <w:spacing w:val="0"/>
          <w:sz w:val="28"/>
          <w:szCs w:val="24"/>
          <w:rPrChange w:id="2412" w:author="随遇而安" w:date="2023-08-12T14:34:56Z">
            <w:rPr>
              <w:del w:id="2413" w:author="随遇而安" w:date="2023-08-12T11:00:51Z"/>
              <w:rFonts w:ascii="宋体" w:hAnsi="宋体" w:eastAsia="宋体" w:cs="宋体"/>
              <w:sz w:val="24"/>
              <w:szCs w:val="24"/>
            </w:rPr>
          </w:rPrChange>
        </w:rPr>
        <w:pPrChange w:id="2410" w:author="36526" w:date="2024-11-06T20:22:41Z">
          <w:pPr>
            <w:spacing w:before="183" w:line="360" w:lineRule="auto"/>
            <w:ind w:left="37" w:right="28" w:firstLine="48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414" w:author="随遇而安" w:date="2023-08-12T14:34:56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rPrChange w:id="2415" w:author="随遇而安" w:date="2023-08-12T14:34:56Z">
            <w:rPr>
              <w:rFonts w:ascii="Times New Roman" w:hAnsi="Times New Roman" w:eastAsia="Times New Roman" w:cs="Times New Roman"/>
              <w:spacing w:val="-12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rPrChange w:id="2416" w:author="随遇而安" w:date="2023-08-12T14:34:56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）二级动火作业：</w:t>
      </w:r>
      <w:del w:id="2417" w:author="随遇而安" w:date="2023-08-12T11:01:00Z">
        <w:r>
          <w:rPr>
            <w:rFonts w:hint="eastAsia" w:ascii="仿宋" w:hAnsi="仿宋" w:eastAsia="仿宋" w:cs="仿宋"/>
            <w:spacing w:val="0"/>
            <w:sz w:val="28"/>
            <w:szCs w:val="24"/>
            <w:rPrChange w:id="2418" w:author="随遇而安" w:date="2023-08-12T14:34:56Z">
              <w:rPr>
                <w:rFonts w:ascii="宋体" w:hAnsi="宋体" w:eastAsia="宋体" w:cs="宋体"/>
                <w:spacing w:val="30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419" w:author="随遇而安" w:date="2023-08-12T14:34:56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一级动火作业以外的动火作业。设备设施处于停运状态，</w:t>
      </w:r>
      <w:del w:id="2420" w:author="随遇而安" w:date="2023-08-12T11:01:02Z">
        <w:r>
          <w:rPr>
            <w:rFonts w:hint="eastAsia" w:ascii="仿宋" w:hAnsi="仿宋" w:eastAsia="仿宋" w:cs="仿宋"/>
            <w:spacing w:val="0"/>
            <w:sz w:val="28"/>
            <w:szCs w:val="24"/>
            <w:rPrChange w:id="2421" w:author="随遇而安" w:date="2023-08-12T14:34:56Z">
              <w:rPr>
                <w:rFonts w:ascii="宋体" w:hAnsi="宋体" w:eastAsia="宋体" w:cs="宋体"/>
                <w:spacing w:val="-1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422" w:author="随遇而安" w:date="2023-08-12T14:34:56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经清</w:t>
      </w:r>
      <w:del w:id="2423" w:author="随遇而安" w:date="2023-08-12T11:01:04Z">
        <w:r>
          <w:rPr>
            <w:rFonts w:hint="eastAsia" w:ascii="仿宋" w:hAnsi="仿宋" w:eastAsia="仿宋" w:cs="仿宋"/>
            <w:spacing w:val="0"/>
            <w:sz w:val="28"/>
            <w:szCs w:val="24"/>
            <w:rPrChange w:id="2424" w:author="随遇而安" w:date="2023-08-12T14:34:56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425" w:author="随遇而安" w:date="2023-08-12T14:34:56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洗、置换、分析合格并采取安全隔离措施后，</w:t>
      </w:r>
      <w:del w:id="2426" w:author="随遇而安" w:date="2023-08-12T11:01:05Z">
        <w:r>
          <w:rPr>
            <w:rFonts w:hint="eastAsia" w:ascii="仿宋" w:hAnsi="仿宋" w:eastAsia="仿宋" w:cs="仿宋"/>
            <w:spacing w:val="0"/>
            <w:sz w:val="28"/>
            <w:szCs w:val="24"/>
            <w:rPrChange w:id="2427" w:author="随遇而安" w:date="2023-08-12T14:34:56Z">
              <w:rPr>
                <w:rFonts w:ascii="宋体" w:hAnsi="宋体" w:eastAsia="宋体" w:cs="宋体"/>
                <w:spacing w:val="6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428" w:author="随遇而安" w:date="2023-08-12T14:34:56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经单位负责人批准，</w:t>
      </w:r>
      <w:del w:id="2429" w:author="随遇而安" w:date="2023-08-12T11:01:06Z">
        <w:r>
          <w:rPr>
            <w:rFonts w:hint="eastAsia" w:ascii="仿宋" w:hAnsi="仿宋" w:eastAsia="仿宋" w:cs="仿宋"/>
            <w:spacing w:val="0"/>
            <w:sz w:val="28"/>
            <w:szCs w:val="24"/>
            <w:rPrChange w:id="2430" w:author="随遇而安" w:date="2023-08-12T14:34:56Z">
              <w:rPr>
                <w:rFonts w:ascii="宋体" w:hAnsi="宋体" w:eastAsia="宋体" w:cs="宋体"/>
                <w:spacing w:val="5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431" w:author="随遇而安" w:date="2023-08-12T14:34:56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动火作业可以按二级</w:t>
      </w:r>
    </w:p>
    <w:p w14:paraId="4E9F991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433" w:author="随遇而安" w:date="2023-08-12T14:34:56Z">
            <w:rPr>
              <w:rFonts w:ascii="宋体" w:hAnsi="宋体" w:eastAsia="宋体" w:cs="宋体"/>
              <w:sz w:val="24"/>
              <w:szCs w:val="24"/>
            </w:rPr>
          </w:rPrChange>
        </w:rPr>
        <w:pPrChange w:id="2432" w:author="36526" w:date="2024-11-06T20:22:41Z">
          <w:pPr>
            <w:spacing w:line="219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434" w:author="随遇而安" w:date="2023-08-12T14:34:56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动火管理。</w:t>
      </w:r>
    </w:p>
    <w:p w14:paraId="13CD5A9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436" w:author="随遇而安" w:date="2023-08-12T14:34:56Z">
            <w:rPr>
              <w:rFonts w:ascii="宋体" w:hAnsi="宋体" w:eastAsia="宋体" w:cs="宋体"/>
              <w:sz w:val="24"/>
              <w:szCs w:val="24"/>
            </w:rPr>
          </w:rPrChange>
        </w:rPr>
        <w:pPrChange w:id="2435" w:author="36526" w:date="2024-11-06T20:22:41Z">
          <w:pPr>
            <w:spacing w:before="183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437" w:author="随遇而安" w:date="2023-08-12T14:34:56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6.2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438" w:author="随遇而安" w:date="2023-08-12T14:34:5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作业审批</w:t>
      </w:r>
    </w:p>
    <w:p w14:paraId="4DB60ED0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2440" w:author="随遇而安" w:date="2023-08-12T11:01:12Z"/>
          <w:rFonts w:hint="eastAsia" w:ascii="仿宋" w:hAnsi="仿宋" w:eastAsia="仿宋" w:cs="仿宋"/>
          <w:spacing w:val="0"/>
          <w:sz w:val="28"/>
          <w:szCs w:val="24"/>
          <w:rPrChange w:id="2441" w:author="随遇而安" w:date="2023-08-12T14:34:56Z">
            <w:rPr>
              <w:del w:id="2442" w:author="随遇而安" w:date="2023-08-12T11:01:12Z"/>
              <w:rFonts w:ascii="宋体" w:hAnsi="宋体" w:eastAsia="宋体" w:cs="宋体"/>
              <w:sz w:val="24"/>
              <w:szCs w:val="24"/>
            </w:rPr>
          </w:rPrChange>
        </w:rPr>
        <w:pPrChange w:id="2439" w:author="36526" w:date="2024-11-06T20:22:41Z">
          <w:pPr>
            <w:spacing w:before="182" w:line="468" w:lineRule="exact"/>
            <w:ind w:right="28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43" w:author="随遇而安" w:date="2023-08-12T14:34:56Z">
            <w:rPr>
              <w:rFonts w:ascii="宋体" w:hAnsi="宋体" w:eastAsia="宋体" w:cs="宋体"/>
              <w:spacing w:val="-4"/>
              <w:position w:val="17"/>
              <w:sz w:val="24"/>
              <w:szCs w:val="24"/>
            </w:rPr>
          </w:rPrChange>
        </w:rPr>
        <w:t>动火作业应按本办法规定办理《动火作业票》，一级动火作业票有效期不超过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44" w:author="随遇而安" w:date="2023-08-12T14:34:56Z">
            <w:rPr>
              <w:rFonts w:ascii="宋体" w:hAnsi="宋体" w:eastAsia="宋体" w:cs="宋体"/>
              <w:spacing w:val="-32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45" w:author="随遇而安" w:date="2023-08-12T14:34:56Z">
            <w:rPr>
              <w:rFonts w:ascii="Times New Roman" w:hAnsi="Times New Roman" w:eastAsia="Times New Roman" w:cs="Times New Roman"/>
              <w:spacing w:val="-4"/>
              <w:position w:val="17"/>
              <w:sz w:val="24"/>
              <w:szCs w:val="24"/>
            </w:rPr>
          </w:rPrChange>
        </w:rPr>
        <w:t>8h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446" w:author="随遇而安" w:date="2023-08-12T14:34:56Z">
            <w:rPr>
              <w:rFonts w:ascii="宋体" w:hAnsi="宋体" w:eastAsia="宋体" w:cs="宋体"/>
              <w:spacing w:val="-4"/>
              <w:position w:val="17"/>
              <w:sz w:val="24"/>
              <w:szCs w:val="24"/>
            </w:rPr>
          </w:rPrChange>
        </w:rPr>
        <w:t>，</w:t>
      </w:r>
    </w:p>
    <w:p w14:paraId="09732EA1">
      <w:pPr>
        <w:autoSpaceDE/>
        <w:autoSpaceDN/>
        <w:spacing w:before="185" w:line="360" w:lineRule="auto"/>
        <w:ind w:left="0" w:right="0" w:firstLine="560" w:firstLineChars="200"/>
        <w:rPr>
          <w:rFonts w:ascii="宋体" w:hAnsi="宋体" w:eastAsia="宋体" w:cs="宋体"/>
          <w:sz w:val="24"/>
          <w:szCs w:val="24"/>
        </w:rPr>
        <w:pPrChange w:id="2447" w:author="36526" w:date="2024-11-06T20:22:41Z">
          <w:pPr>
            <w:spacing w:before="1" w:line="219" w:lineRule="auto"/>
            <w:ind w:left="4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448" w:author="随遇而安" w:date="2023-08-12T14:34:5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二级动火作业票有效期不超过</w:t>
      </w:r>
      <w:r>
        <w:rPr>
          <w:rFonts w:hint="eastAsia" w:ascii="仿宋" w:hAnsi="仿宋" w:eastAsia="仿宋" w:cs="仿宋"/>
          <w:spacing w:val="0"/>
          <w:sz w:val="28"/>
          <w:szCs w:val="24"/>
          <w:rPrChange w:id="2449" w:author="随遇而安" w:date="2023-08-12T14:34:56Z">
            <w:rPr>
              <w:rFonts w:ascii="宋体" w:hAnsi="宋体" w:eastAsia="宋体" w:cs="宋体"/>
              <w:spacing w:val="-4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450" w:author="随遇而安" w:date="2023-08-12T14:34:56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7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451" w:author="随遇而安" w:date="2023-08-12T14:34:5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天。</w:t>
      </w:r>
    </w:p>
    <w:p w14:paraId="5D59128A">
      <w:pPr>
        <w:autoSpaceDE/>
        <w:autoSpaceDN/>
        <w:spacing w:before="2" w:line="360" w:lineRule="auto"/>
        <w:pPrChange w:id="2452" w:author="36526" w:date="2024-11-06T20:22:41Z">
          <w:pPr>
            <w:spacing w:before="2"/>
          </w:pPr>
        </w:pPrChange>
      </w:pPr>
      <w:ins w:id="2453" w:author="随遇而安" w:date="2023-08-12T10:54:52Z">
        <w:r>
          <w:rPr/>
          <w:drawing>
            <wp:inline distT="0" distB="0" distL="114300" distR="114300">
              <wp:extent cx="5793740" cy="5059680"/>
              <wp:effectExtent l="0" t="0" r="16510" b="7620"/>
              <wp:docPr id="9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图片 1"/>
                      <pic:cNvPicPr>
                        <a:picLocks noChangeAspect="1"/>
                      </pic:cNvPicPr>
                    </pic:nvPicPr>
                    <pic:blipFill>
                      <a:blip r:embed="rId4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740" cy="5059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tbl>
      <w:tblPr>
        <w:tblStyle w:val="8"/>
        <w:tblW w:w="3525" w:type="dxa"/>
        <w:tblInd w:w="195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5"/>
      </w:tblGrid>
      <w:tr w14:paraId="45257E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  <w:del w:id="2455" w:author="随遇而安" w:date="2023-08-12T10:53:39Z"/>
        </w:trPr>
        <w:tc>
          <w:tcPr>
            <w:tcW w:w="3525" w:type="dxa"/>
            <w:vAlign w:val="top"/>
          </w:tcPr>
          <w:p w14:paraId="029036FB">
            <w:pPr>
              <w:autoSpaceDE/>
              <w:autoSpaceDN/>
              <w:spacing w:before="189" w:line="360" w:lineRule="auto"/>
              <w:ind w:left="1163"/>
              <w:rPr>
                <w:del w:id="2457" w:author="随遇而安" w:date="2023-08-12T10:53:39Z"/>
                <w:rFonts w:ascii="等线" w:hAnsi="等线" w:eastAsia="等线" w:cs="等线"/>
                <w:sz w:val="19"/>
                <w:szCs w:val="19"/>
              </w:rPr>
              <w:pPrChange w:id="2456" w:author="36526" w:date="2024-11-06T20:22:41Z">
                <w:pPr>
                  <w:spacing w:before="189" w:line="235" w:lineRule="auto"/>
                  <w:ind w:left="1163"/>
                </w:pPr>
              </w:pPrChange>
            </w:pPr>
            <w:del w:id="2458" w:author="随遇而安" w:date="2023-08-12T10:53:39Z">
              <w:r>
                <w:rPr>
                  <w:rFonts w:ascii="等线" w:hAnsi="等线" w:eastAsia="等线" w:cs="等线"/>
                  <w:b/>
                  <w:bCs/>
                  <w:spacing w:val="8"/>
                  <w:sz w:val="19"/>
                  <w:szCs w:val="19"/>
                </w:rPr>
                <w:delText>动火作业准备</w:delText>
              </w:r>
            </w:del>
          </w:p>
          <w:p w14:paraId="0674F64C">
            <w:pPr>
              <w:autoSpaceDE/>
              <w:autoSpaceDN/>
              <w:spacing w:before="79" w:line="360" w:lineRule="auto"/>
              <w:ind w:left="236" w:right="233" w:firstLine="5"/>
              <w:rPr>
                <w:del w:id="2460" w:author="随遇而安" w:date="2023-08-12T10:53:39Z"/>
                <w:rFonts w:ascii="等线" w:hAnsi="等线" w:eastAsia="等线" w:cs="等线"/>
                <w:sz w:val="16"/>
                <w:szCs w:val="16"/>
              </w:rPr>
              <w:pPrChange w:id="2459" w:author="36526" w:date="2024-11-06T20:22:41Z">
                <w:pPr>
                  <w:spacing w:before="79" w:line="285" w:lineRule="auto"/>
                  <w:ind w:left="236" w:right="233" w:firstLine="5"/>
                </w:pPr>
              </w:pPrChange>
            </w:pPr>
            <w:del w:id="2461" w:author="随遇而安" w:date="2023-08-12T10:53:39Z">
              <w:r>
                <w:rPr>
                  <w:rFonts w:ascii="等线" w:hAnsi="等线" w:eastAsia="等线" w:cs="等线"/>
                  <w:spacing w:val="-2"/>
                  <w:sz w:val="16"/>
                  <w:szCs w:val="16"/>
                </w:rPr>
                <w:delText>动火作业实施单位（作业中心或作业班组）</w:delText>
              </w:r>
            </w:del>
            <w:del w:id="2462" w:author="随遇而安" w:date="2023-08-12T10:53:39Z">
              <w:r>
                <w:rPr>
                  <w:rFonts w:ascii="等线" w:hAnsi="等线" w:eastAsia="等线" w:cs="等线"/>
                  <w:sz w:val="16"/>
                  <w:szCs w:val="16"/>
                </w:rPr>
                <w:delText xml:space="preserve">  </w:delText>
              </w:r>
            </w:del>
            <w:del w:id="2463" w:author="随遇而安" w:date="2023-08-12T10:53:39Z">
              <w:r>
                <w:rPr>
                  <w:rFonts w:ascii="等线" w:hAnsi="等线" w:eastAsia="等线" w:cs="等线"/>
                  <w:spacing w:val="-5"/>
                  <w:sz w:val="16"/>
                  <w:szCs w:val="16"/>
                </w:rPr>
                <w:delText>依照本办法做好作业前准备，  发起审批流程</w:delText>
              </w:r>
            </w:del>
          </w:p>
        </w:tc>
      </w:tr>
    </w:tbl>
    <w:p w14:paraId="1AE93395">
      <w:pPr>
        <w:autoSpaceDE/>
        <w:autoSpaceDN/>
        <w:spacing w:line="360" w:lineRule="auto"/>
        <w:ind w:firstLine="3657"/>
        <w:rPr>
          <w:del w:id="2465" w:author="随遇而安" w:date="2023-08-12T10:53:39Z"/>
        </w:rPr>
        <w:pPrChange w:id="2464" w:author="36526" w:date="2024-11-06T20:22:41Z">
          <w:pPr>
            <w:spacing w:line="391" w:lineRule="exact"/>
            <w:ind w:firstLine="3657"/>
          </w:pPr>
        </w:pPrChange>
      </w:pPr>
      <w:del w:id="2466" w:author="随遇而安" w:date="2023-08-12T10:53:39Z">
        <w:r>
          <w:rPr>
            <w:position w:val="-7"/>
          </w:rPr>
          <w:drawing>
            <wp:inline distT="0" distB="0" distL="0" distR="0">
              <wp:extent cx="75565" cy="247650"/>
              <wp:effectExtent l="0" t="0" r="0" b="0"/>
              <wp:docPr id="34" name="IM 3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" name="IM 34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99" cy="2477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69F016B">
      <w:pPr>
        <w:autoSpaceDE/>
        <w:autoSpaceDN/>
        <w:spacing w:before="128" w:line="360" w:lineRule="auto"/>
        <w:ind w:left="4997"/>
        <w:rPr>
          <w:del w:id="2469" w:author="随遇而安" w:date="2023-08-12T10:53:39Z"/>
          <w:rFonts w:ascii="等线" w:hAnsi="等线" w:eastAsia="等线" w:cs="等线"/>
          <w:sz w:val="19"/>
          <w:szCs w:val="19"/>
        </w:rPr>
        <w:pPrChange w:id="2468" w:author="36526" w:date="2024-11-06T20:22:41Z">
          <w:pPr>
            <w:spacing w:before="128" w:line="204" w:lineRule="auto"/>
            <w:ind w:left="4997"/>
          </w:pPr>
        </w:pPrChange>
      </w:pPr>
      <w:del w:id="2470" w:author="随遇而安" w:date="2023-08-12T10:53:39Z">
        <w:r>
          <w:rPr/>
          <w:pict>
            <v:shape id="_x0000_s1039" o:spid="_x0000_s1039" o:spt="202" type="#_x0000_t202" style="position:absolute;left:0pt;margin-left:72.3pt;margin-top:3.35pt;height:14.6pt;width:61.2pt;z-index:-251652096;mso-width-relative:page;mso-height-relative:page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EA1370">
                    <w:pPr>
                      <w:spacing w:before="19" w:line="235" w:lineRule="auto"/>
                      <w:ind w:left="20"/>
                      <w:rPr>
                        <w:rFonts w:ascii="等线" w:hAnsi="等线" w:eastAsia="等线" w:cs="等线"/>
                        <w:sz w:val="19"/>
                        <w:szCs w:val="19"/>
                      </w:rPr>
                    </w:pPr>
                    <w:r>
                      <w:rPr>
                        <w:rFonts w:ascii="等线" w:hAnsi="等线" w:eastAsia="等线" w:cs="等线"/>
                        <w:b/>
                        <w:bCs/>
                        <w:spacing w:val="7"/>
                        <w:sz w:val="19"/>
                        <w:szCs w:val="19"/>
                      </w:rPr>
                      <w:t>二级动火作业</w:t>
                    </w:r>
                  </w:p>
                </w:txbxContent>
              </v:textbox>
            </v:shape>
          </w:pict>
        </w:r>
      </w:del>
      <w:del w:id="2472" w:author="随遇而安" w:date="2023-08-12T10:53:39Z">
        <w:r>
          <w:rPr>
            <w:rFonts w:ascii="等线" w:hAnsi="等线" w:eastAsia="等线" w:cs="等线"/>
            <w:b/>
            <w:bCs/>
            <w:spacing w:val="7"/>
            <w:sz w:val="19"/>
            <w:szCs w:val="19"/>
          </w:rPr>
          <w:delText>一级动火作业</w:delText>
        </w:r>
      </w:del>
    </w:p>
    <w:p w14:paraId="1CF96E90">
      <w:pPr>
        <w:autoSpaceDE/>
        <w:autoSpaceDN/>
        <w:spacing w:line="360" w:lineRule="auto"/>
        <w:ind w:left="3326"/>
        <w:rPr>
          <w:del w:id="2474" w:author="随遇而安" w:date="2023-08-12T10:53:39Z"/>
          <w:rFonts w:ascii="等线" w:hAnsi="等线" w:eastAsia="等线" w:cs="等线"/>
          <w:sz w:val="19"/>
          <w:szCs w:val="19"/>
        </w:rPr>
        <w:pPrChange w:id="2473" w:author="36526" w:date="2024-11-06T20:22:41Z">
          <w:pPr>
            <w:spacing w:line="234" w:lineRule="auto"/>
            <w:ind w:left="3326"/>
          </w:pPr>
        </w:pPrChange>
      </w:pPr>
      <w:del w:id="2475" w:author="随遇而安" w:date="2023-08-12T10:53:39Z">
        <w:r>
          <w:rPr/>
          <w:pict>
            <v:shape id="_x0000_s1040" o:spid="_x0000_s1040" style="position:absolute;left:0pt;margin-left:125.25pt;margin-top:-17.75pt;height:43.45pt;width:121.2pt;z-index:-251651072;mso-width-relative:page;mso-height-relative:page;" filled="f" stroked="t" coordsize="2423,869" path="m9,434l1212,9,2414,434,1212,859,9,434xe">
              <v:fill on="f" focussize="0,0"/>
              <v:stroke weight="0.96pt" color="#000000" miterlimit="10" joinstyle="miter"/>
              <v:imagedata o:title=""/>
              <o:lock v:ext="edit"/>
            </v:shape>
          </w:pict>
        </w:r>
      </w:del>
      <w:del w:id="2477" w:author="随遇而安" w:date="2023-08-12T10:53:39Z">
        <w:r>
          <w:rPr>
            <w:rFonts w:ascii="等线" w:hAnsi="等线" w:eastAsia="等线" w:cs="等线"/>
            <w:b/>
            <w:bCs/>
            <w:spacing w:val="7"/>
            <w:sz w:val="19"/>
            <w:szCs w:val="19"/>
          </w:rPr>
          <w:delText>动火级别</w:delText>
        </w:r>
      </w:del>
    </w:p>
    <w:p w14:paraId="71E3B07F">
      <w:pPr>
        <w:pStyle w:val="2"/>
        <w:autoSpaceDE/>
        <w:autoSpaceDN/>
        <w:spacing w:line="360" w:lineRule="auto"/>
        <w:rPr>
          <w:del w:id="2479" w:author="随遇而安" w:date="2023-08-12T10:53:39Z"/>
        </w:rPr>
        <w:pPrChange w:id="2478" w:author="36526" w:date="2024-11-06T20:22:41Z">
          <w:pPr>
            <w:pStyle w:val="2"/>
            <w:spacing w:line="335" w:lineRule="auto"/>
          </w:pPr>
        </w:pPrChange>
      </w:pPr>
    </w:p>
    <w:p w14:paraId="2553A498">
      <w:pPr>
        <w:pStyle w:val="2"/>
        <w:autoSpaceDE/>
        <w:autoSpaceDN/>
        <w:spacing w:line="360" w:lineRule="auto"/>
        <w:rPr>
          <w:del w:id="2481" w:author="随遇而安" w:date="2023-08-12T10:53:39Z"/>
        </w:rPr>
        <w:pPrChange w:id="2480" w:author="36526" w:date="2024-11-06T20:22:41Z">
          <w:pPr>
            <w:pStyle w:val="2"/>
            <w:spacing w:line="336" w:lineRule="auto"/>
          </w:pPr>
        </w:pPrChange>
      </w:pPr>
    </w:p>
    <w:p w14:paraId="58405C91">
      <w:pPr>
        <w:tabs>
          <w:tab w:val="left" w:pos="5525"/>
        </w:tabs>
        <w:autoSpaceDE/>
        <w:autoSpaceDN/>
        <w:spacing w:before="55" w:line="360" w:lineRule="auto"/>
        <w:ind w:left="4777"/>
        <w:rPr>
          <w:del w:id="2483" w:author="随遇而安" w:date="2023-08-12T10:53:39Z"/>
          <w:rFonts w:ascii="等线" w:hAnsi="等线" w:eastAsia="等线" w:cs="等线"/>
          <w:sz w:val="16"/>
          <w:szCs w:val="16"/>
        </w:rPr>
        <w:pPrChange w:id="2482" w:author="36526" w:date="2024-11-06T20:22:41Z">
          <w:pPr>
            <w:tabs>
              <w:tab w:val="left" w:pos="5525"/>
            </w:tabs>
            <w:spacing w:before="55" w:line="186" w:lineRule="auto"/>
            <w:ind w:left="4777"/>
          </w:pPr>
        </w:pPrChange>
      </w:pPr>
      <w:del w:id="2484" w:author="随遇而安" w:date="2023-08-12T10:53:39Z">
        <w:r>
          <w:rPr/>
          <w:pict>
            <v:shape id="_x0000_s1041" o:spid="_x0000_s1041" o:spt="202" type="#_x0000_t202" style="position:absolute;left:0pt;margin-left:3.85pt;margin-top:0.35pt;height:11.4pt;width:134.65pt;z-index:251668480;mso-width-relative:page;mso-height-relative:page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4AA380">
                    <w:pPr>
                      <w:tabs>
                        <w:tab w:val="left" w:pos="728"/>
                      </w:tabs>
                      <w:spacing w:before="19" w:line="185" w:lineRule="auto"/>
                      <w:ind w:left="20"/>
                      <w:rPr>
                        <w:rFonts w:ascii="等线" w:hAnsi="等线" w:eastAsia="等线" w:cs="等线"/>
                        <w:sz w:val="18"/>
                        <w:szCs w:val="18"/>
                      </w:rPr>
                    </w:pPr>
                    <w:r>
                      <w:rPr>
                        <w:rFonts w:ascii="等线" w:hAnsi="等线" w:eastAsia="等线" w:cs="等线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pacing w:val="-2"/>
                        <w:sz w:val="18"/>
                        <w:szCs w:val="18"/>
                      </w:rPr>
                      <w:t>生产运营部审核</w:t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z w:val="18"/>
                        <w:szCs w:val="18"/>
                      </w:rPr>
                      <w:t xml:space="preserve">               </w:t>
                    </w:r>
                  </w:p>
                </w:txbxContent>
              </v:textbox>
            </v:shape>
          </w:pict>
        </w:r>
      </w:del>
      <w:del w:id="2486" w:author="随遇而安" w:date="2023-08-12T10:53:39Z">
        <w:r>
          <w:rPr>
            <w:rFonts w:ascii="等线" w:hAnsi="等线" w:eastAsia="等线" w:cs="等线"/>
            <w:sz w:val="16"/>
            <w:szCs w:val="16"/>
          </w:rPr>
          <w:tab/>
        </w:r>
      </w:del>
      <w:del w:id="2487" w:author="随遇而安" w:date="2023-08-12T10:53:39Z">
        <w:r>
          <w:rPr>
            <w:rFonts w:ascii="等线" w:hAnsi="等线" w:eastAsia="等线" w:cs="等线"/>
            <w:b/>
            <w:bCs/>
            <w:spacing w:val="-1"/>
            <w:sz w:val="16"/>
            <w:szCs w:val="16"/>
          </w:rPr>
          <w:delText xml:space="preserve">安环品质部审核                 </w:delText>
        </w:r>
      </w:del>
    </w:p>
    <w:p w14:paraId="5F66A27A">
      <w:pPr>
        <w:pStyle w:val="2"/>
        <w:autoSpaceDE/>
        <w:autoSpaceDN/>
        <w:spacing w:line="360" w:lineRule="auto"/>
        <w:rPr>
          <w:del w:id="2489" w:author="随遇而安" w:date="2023-08-12T10:53:39Z"/>
        </w:rPr>
        <w:pPrChange w:id="2488" w:author="36526" w:date="2024-11-06T20:22:41Z">
          <w:pPr>
            <w:pStyle w:val="2"/>
            <w:spacing w:line="254" w:lineRule="auto"/>
          </w:pPr>
        </w:pPrChange>
      </w:pPr>
    </w:p>
    <w:p w14:paraId="59094851">
      <w:pPr>
        <w:autoSpaceDE/>
        <w:autoSpaceDN/>
        <w:spacing w:before="1" w:line="360" w:lineRule="auto"/>
        <w:ind w:left="6013"/>
        <w:rPr>
          <w:del w:id="2491" w:author="随遇而安" w:date="2023-08-12T10:53:39Z"/>
        </w:rPr>
        <w:pPrChange w:id="2490" w:author="36526" w:date="2024-11-06T20:22:41Z">
          <w:pPr>
            <w:spacing w:before="1" w:line="498" w:lineRule="exact"/>
            <w:ind w:left="6013"/>
          </w:pPr>
        </w:pPrChange>
      </w:pPr>
      <w:del w:id="2492" w:author="随遇而安" w:date="2023-08-12T10:53:39Z">
        <w:r>
          <w:rPr>
            <w:position w:val="-10"/>
          </w:rPr>
          <w:drawing>
            <wp:inline distT="0" distB="0" distL="0" distR="0">
              <wp:extent cx="76200" cy="315595"/>
              <wp:effectExtent l="0" t="0" r="0" b="0"/>
              <wp:docPr id="36" name="IM 3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" name="IM 36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159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9A01D87">
      <w:pPr>
        <w:tabs>
          <w:tab w:val="left" w:pos="5409"/>
        </w:tabs>
        <w:autoSpaceDE/>
        <w:autoSpaceDN/>
        <w:spacing w:before="216" w:line="360" w:lineRule="auto"/>
        <w:ind w:left="4708"/>
        <w:rPr>
          <w:del w:id="2495" w:author="随遇而安" w:date="2023-08-12T10:53:39Z"/>
          <w:rFonts w:ascii="等线" w:hAnsi="等线" w:eastAsia="等线" w:cs="等线"/>
          <w:sz w:val="21"/>
          <w:szCs w:val="21"/>
        </w:rPr>
        <w:pPrChange w:id="2494" w:author="36526" w:date="2024-11-06T20:22:41Z">
          <w:pPr>
            <w:tabs>
              <w:tab w:val="left" w:pos="5409"/>
            </w:tabs>
            <w:spacing w:before="216" w:line="227" w:lineRule="auto"/>
            <w:ind w:left="4708"/>
          </w:pPr>
        </w:pPrChange>
      </w:pPr>
      <w:del w:id="2496" w:author="随遇而安" w:date="2023-08-12T10:53:39Z">
        <w:r>
          <w:rPr/>
          <w:pict>
            <v:shape id="_x0000_s1042" o:spid="_x0000_s1042" o:spt="202" type="#_x0000_t202" style="position:absolute;left:0pt;margin-left:3.85pt;margin-top:8.55pt;height:13.45pt;width:134.65pt;z-index:251669504;mso-width-relative:page;mso-height-relative:page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557ACD">
                    <w:pPr>
                      <w:tabs>
                        <w:tab w:val="left" w:pos="725"/>
                      </w:tabs>
                      <w:spacing w:before="19" w:line="225" w:lineRule="auto"/>
                      <w:ind w:left="20"/>
                      <w:rPr>
                        <w:rFonts w:ascii="等线" w:hAnsi="等线" w:eastAsia="等线" w:cs="等线"/>
                        <w:sz w:val="18"/>
                        <w:szCs w:val="18"/>
                      </w:rPr>
                    </w:pPr>
                    <w:r>
                      <w:rPr>
                        <w:rFonts w:ascii="等线" w:hAnsi="等线" w:eastAsia="等线" w:cs="等线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pacing w:val="-2"/>
                        <w:sz w:val="18"/>
                        <w:szCs w:val="18"/>
                      </w:rPr>
                      <w:t>安环品质部审核</w:t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z w:val="18"/>
                        <w:szCs w:val="18"/>
                      </w:rPr>
                      <w:t xml:space="preserve">               </w:t>
                    </w:r>
                  </w:p>
                </w:txbxContent>
              </v:textbox>
            </v:shape>
          </w:pict>
        </w:r>
      </w:del>
      <w:del w:id="2498" w:author="随遇而安" w:date="2023-08-12T10:53:39Z">
        <w:r>
          <w:rPr>
            <w:rFonts w:ascii="等线" w:hAnsi="等线" w:eastAsia="等线" w:cs="等线"/>
            <w:sz w:val="16"/>
            <w:szCs w:val="16"/>
          </w:rPr>
          <w:tab/>
        </w:r>
      </w:del>
      <w:del w:id="2499" w:author="随遇而安" w:date="2023-08-12T10:53:39Z">
        <w:r>
          <w:rPr>
            <w:rFonts w:ascii="等线" w:hAnsi="等线" w:eastAsia="等线" w:cs="等线"/>
            <w:b/>
            <w:bCs/>
            <w:spacing w:val="-1"/>
            <w:sz w:val="16"/>
            <w:szCs w:val="16"/>
          </w:rPr>
          <w:delText>项目负责人审核</w:delText>
        </w:r>
      </w:del>
      <w:del w:id="2500" w:author="随遇而安" w:date="2023-08-12T10:53:39Z">
        <w:r>
          <w:rPr>
            <w:rFonts w:ascii="等线" w:hAnsi="等线" w:eastAsia="等线" w:cs="等线"/>
            <w:b/>
            <w:bCs/>
            <w:color w:val="D9D9D9"/>
            <w:spacing w:val="-1"/>
            <w:sz w:val="21"/>
            <w:szCs w:val="21"/>
          </w:rPr>
          <w:delText>怕</w:delText>
        </w:r>
      </w:del>
      <w:del w:id="2501" w:author="随遇而安" w:date="2023-08-12T10:53:39Z">
        <w:r>
          <w:rPr>
            <w:rFonts w:ascii="等线" w:hAnsi="等线" w:eastAsia="等线" w:cs="等线"/>
            <w:b/>
            <w:bCs/>
            <w:color w:val="D9D9D9"/>
            <w:sz w:val="21"/>
            <w:szCs w:val="21"/>
          </w:rPr>
          <w:delText xml:space="preserve">             </w:delText>
        </w:r>
      </w:del>
    </w:p>
    <w:p w14:paraId="687DA5AF">
      <w:pPr>
        <w:autoSpaceDE/>
        <w:autoSpaceDN/>
        <w:spacing w:before="157" w:line="360" w:lineRule="auto"/>
        <w:ind w:firstLine="6011"/>
        <w:rPr>
          <w:del w:id="2503" w:author="随遇而安" w:date="2023-08-12T10:53:39Z"/>
        </w:rPr>
        <w:pPrChange w:id="2502" w:author="36526" w:date="2024-11-06T20:22:41Z">
          <w:pPr>
            <w:spacing w:before="157" w:line="338" w:lineRule="exact"/>
            <w:ind w:firstLine="6011"/>
          </w:pPr>
        </w:pPrChange>
      </w:pPr>
      <w:del w:id="2504" w:author="随遇而安" w:date="2023-08-12T10:53:39Z">
        <w:r>
          <w:rPr>
            <w:position w:val="-6"/>
          </w:rPr>
          <w:drawing>
            <wp:inline distT="0" distB="0" distL="0" distR="0">
              <wp:extent cx="76200" cy="213995"/>
              <wp:effectExtent l="0" t="0" r="0" b="0"/>
              <wp:docPr id="38" name="IM 3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" name="IM 38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143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C0E59C7">
      <w:pPr>
        <w:autoSpaceDE/>
        <w:autoSpaceDN/>
        <w:spacing w:before="207" w:line="360" w:lineRule="auto"/>
        <w:ind w:firstLine="2579"/>
        <w:rPr>
          <w:del w:id="2507" w:author="随遇而安" w:date="2023-08-12T10:53:39Z"/>
        </w:rPr>
        <w:pPrChange w:id="2506" w:author="36526" w:date="2024-11-06T20:22:41Z">
          <w:pPr>
            <w:spacing w:before="207" w:line="686" w:lineRule="exact"/>
            <w:ind w:firstLine="2579"/>
          </w:pPr>
        </w:pPrChange>
      </w:pPr>
      <w:del w:id="2508" w:author="随遇而安" w:date="2023-08-12T10:53:39Z"/>
      <w:del w:id="2509" w:author="随遇而安" w:date="2023-08-12T10:53:39Z"/>
      <w:del w:id="2510" w:author="随遇而安" w:date="2023-08-12T10:53:39Z"/>
      <w:del w:id="2511" w:author="随遇而安" w:date="2023-08-12T10:53:39Z">
        <w:r>
          <w:rPr>
            <w:position w:val="-14"/>
          </w:rPr>
          <w:pict>
            <v:group id="_x0000_s1043" o:spid="_x0000_s1043" o:spt="203" style="height:34.6pt;width:148.6pt;" coordsize="2972,691">
              <o:lock v:ext="edit"/>
              <v:shape id="_x0000_s1044" o:spid="_x0000_s1044" style="position:absolute;left:0;top:0;height:691;width:2972;" filled="f" stroked="t" coordsize="2972,691" path="m9,345l1485,9,2961,345,1485,681,9,345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45" o:spid="_x0000_s1045" o:spt="202" type="#_x0000_t202" style="position:absolute;left:-20;top:-20;height:731;width:3012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DF4729">
                      <w:pPr>
                        <w:spacing w:before="279" w:line="226" w:lineRule="auto"/>
                        <w:ind w:left="884"/>
                        <w:rPr>
                          <w:rFonts w:ascii="等线" w:hAnsi="等线" w:eastAsia="等线" w:cs="等线"/>
                          <w:sz w:val="16"/>
                          <w:szCs w:val="16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2"/>
                          <w:sz w:val="16"/>
                          <w:szCs w:val="16"/>
                        </w:rPr>
                        <w:t>区域安环部门审核</w:t>
                      </w:r>
                    </w:p>
                  </w:txbxContent>
                </v:textbox>
              </v:shape>
              <w10:wrap type="none"/>
              <w10:anchorlock/>
            </v:group>
          </w:pict>
        </w:r>
      </w:del>
      <w:del w:id="2513" w:author="随遇而安" w:date="2023-08-12T10:53:39Z"/>
    </w:p>
    <w:p w14:paraId="0C4B2AE9">
      <w:pPr>
        <w:autoSpaceDE/>
        <w:autoSpaceDN/>
        <w:spacing w:line="360" w:lineRule="auto"/>
        <w:ind w:left="7396"/>
        <w:rPr>
          <w:del w:id="2515" w:author="随遇而安" w:date="2023-08-12T10:53:39Z"/>
        </w:rPr>
        <w:pPrChange w:id="2514" w:author="36526" w:date="2024-11-06T20:22:41Z">
          <w:pPr>
            <w:spacing w:line="263" w:lineRule="exact"/>
            <w:ind w:left="7396"/>
          </w:pPr>
        </w:pPrChange>
      </w:pPr>
      <w:del w:id="2516" w:author="随遇而安" w:date="2023-08-12T10:53:39Z">
        <w:r>
          <w:rPr/>
          <mc:AlternateContent>
            <mc:Choice Requires="wps"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2581275</wp:posOffset>
                  </wp:positionH>
                  <wp:positionV relativeFrom="paragraph">
                    <wp:posOffset>164465</wp:posOffset>
                  </wp:positionV>
                  <wp:extent cx="2153285" cy="6350"/>
                  <wp:effectExtent l="0" t="0" r="0" b="0"/>
                  <wp:wrapNone/>
                  <wp:docPr id="40" name="Rect 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2581351" y="164591"/>
                            <a:ext cx="2153285" cy="63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 40" o:spid="_x0000_s1026" o:spt="1" style="position:absolute;left:0pt;margin-left:203.25pt;margin-top:12.95pt;height:0.5pt;width:169.55pt;z-index:-251650048;mso-width-relative:page;mso-height-relative:page;" fillcolor="#000000" filled="t" stroked="f" coordsize="21600,21600" o:gfxdata="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a2lV1dcAAAAJAQAADwAAAAAAAAABACAAAAAiAAAAZHJzL2Rvd25yZXYueG1sUEsB&#10;AhQAFAAAAAgAh07iQHGK/MEvAgAAbQQAAA4AAAAAAAAAAQAgAAAAJgEAAGRycy9lMm9Eb2MueG1s&#10;UEsFBgAAAAAGAAYAWQEAAMcFAAAAAA==&#10;">
                  <v:fill on="t" focussize="0,0"/>
                  <v:stroke on="f" weight="0pt"/>
                  <v:imagedata o:title=""/>
                  <o:lock v:ext="edit" aspectratio="f"/>
                  <v:textbox inset="0mm,0mm,0mm,0mm"/>
                </v:rect>
              </w:pict>
            </mc:Fallback>
          </mc:AlternateContent>
        </w:r>
      </w:del>
      <w:del w:id="2518" w:author="随遇而安" w:date="2023-08-12T10:53:39Z">
        <w:r>
          <w:rPr>
            <w:position w:val="-5"/>
          </w:rPr>
          <w:drawing>
            <wp:inline distT="0" distB="0" distL="0" distR="0">
              <wp:extent cx="76200" cy="166370"/>
              <wp:effectExtent l="0" t="0" r="0" b="0"/>
              <wp:docPr id="42" name="IM 4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" name="IM 42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666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5AEC540">
      <w:pPr>
        <w:autoSpaceDE/>
        <w:autoSpaceDN/>
        <w:spacing w:before="70" w:line="360" w:lineRule="auto"/>
        <w:rPr>
          <w:del w:id="2521" w:author="随遇而安" w:date="2023-08-12T10:53:39Z"/>
        </w:rPr>
        <w:pPrChange w:id="2520" w:author="36526" w:date="2024-11-06T20:22:41Z">
          <w:pPr>
            <w:spacing w:before="70"/>
          </w:pPr>
        </w:pPrChange>
      </w:pPr>
    </w:p>
    <w:tbl>
      <w:tblPr>
        <w:tblStyle w:val="8"/>
        <w:tblW w:w="1811" w:type="dxa"/>
        <w:tblInd w:w="505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</w:tblGrid>
      <w:tr w14:paraId="3E710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del w:id="2522" w:author="随遇而安" w:date="2023-08-12T10:53:39Z"/>
        </w:trPr>
        <w:tc>
          <w:tcPr>
            <w:tcW w:w="1811" w:type="dxa"/>
            <w:vAlign w:val="top"/>
          </w:tcPr>
          <w:p w14:paraId="43F49EB2">
            <w:pPr>
              <w:autoSpaceDE/>
              <w:autoSpaceDN/>
              <w:spacing w:before="165" w:line="360" w:lineRule="auto"/>
              <w:ind w:left="288"/>
              <w:rPr>
                <w:del w:id="2524" w:author="随遇而安" w:date="2023-08-12T10:53:39Z"/>
                <w:rFonts w:ascii="等线" w:hAnsi="等线" w:eastAsia="等线" w:cs="等线"/>
                <w:sz w:val="18"/>
                <w:szCs w:val="18"/>
              </w:rPr>
              <w:pPrChange w:id="2523" w:author="36526" w:date="2024-11-06T20:22:41Z">
                <w:pPr>
                  <w:spacing w:before="165" w:line="224" w:lineRule="auto"/>
                  <w:ind w:left="288"/>
                </w:pPr>
              </w:pPrChange>
            </w:pPr>
            <w:del w:id="2525" w:author="随遇而安" w:date="2023-08-12T10:53:39Z">
              <w:r>
                <w:rPr>
                  <w:rFonts w:ascii="等线" w:hAnsi="等线" w:eastAsia="等线" w:cs="等线"/>
                  <w:b/>
                  <w:bCs/>
                  <w:spacing w:val="-3"/>
                  <w:sz w:val="18"/>
                  <w:szCs w:val="18"/>
                </w:rPr>
                <w:delText>区域负责人审批</w:delText>
              </w:r>
            </w:del>
          </w:p>
        </w:tc>
      </w:tr>
    </w:tbl>
    <w:p w14:paraId="7623B7CE">
      <w:pPr>
        <w:autoSpaceDE/>
        <w:autoSpaceDN/>
        <w:spacing w:line="360" w:lineRule="auto"/>
        <w:rPr>
          <w:del w:id="2527" w:author="随遇而安" w:date="2023-08-12T10:53:39Z"/>
        </w:rPr>
        <w:pPrChange w:id="2526" w:author="36526" w:date="2024-11-06T20:22:41Z">
          <w:pPr>
            <w:spacing w:line="148" w:lineRule="exact"/>
          </w:pPr>
        </w:pPrChange>
      </w:pPr>
    </w:p>
    <w:tbl>
      <w:tblPr>
        <w:tblStyle w:val="8"/>
        <w:tblW w:w="2096" w:type="dxa"/>
        <w:tblInd w:w="275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</w:tblGrid>
      <w:tr w14:paraId="5C95D0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del w:id="2528" w:author="随遇而安" w:date="2023-08-12T10:53:39Z"/>
        </w:trPr>
        <w:tc>
          <w:tcPr>
            <w:tcW w:w="2096" w:type="dxa"/>
            <w:vAlign w:val="top"/>
          </w:tcPr>
          <w:p w14:paraId="5093B9FE">
            <w:pPr>
              <w:autoSpaceDE/>
              <w:autoSpaceDN/>
              <w:spacing w:before="167" w:line="360" w:lineRule="auto"/>
              <w:ind w:left="329"/>
              <w:rPr>
                <w:del w:id="2530" w:author="随遇而安" w:date="2023-08-12T10:53:39Z"/>
                <w:rFonts w:ascii="等线" w:hAnsi="等线" w:eastAsia="等线" w:cs="等线"/>
                <w:sz w:val="18"/>
                <w:szCs w:val="18"/>
              </w:rPr>
              <w:pPrChange w:id="2529" w:author="36526" w:date="2024-11-06T20:22:41Z">
                <w:pPr>
                  <w:spacing w:before="167" w:line="226" w:lineRule="auto"/>
                  <w:ind w:left="329"/>
                </w:pPr>
              </w:pPrChange>
            </w:pPr>
            <w:del w:id="2531" w:author="随遇而安" w:date="2023-08-12T10:53:39Z">
              <w:r>
                <w:rPr>
                  <w:rFonts w:ascii="等线" w:hAnsi="等线" w:eastAsia="等线" w:cs="等线"/>
                  <w:b/>
                  <w:bCs/>
                  <w:spacing w:val="-2"/>
                  <w:sz w:val="18"/>
                  <w:szCs w:val="18"/>
                </w:rPr>
                <w:delText>事业部安环管理部</w:delText>
              </w:r>
            </w:del>
          </w:p>
        </w:tc>
      </w:tr>
    </w:tbl>
    <w:p w14:paraId="356F276B">
      <w:pPr>
        <w:autoSpaceDE/>
        <w:autoSpaceDN/>
        <w:spacing w:before="250" w:line="360" w:lineRule="auto"/>
        <w:ind w:left="3538"/>
        <w:rPr>
          <w:rFonts w:ascii="宋体" w:hAnsi="宋体" w:eastAsia="宋体" w:cs="宋体"/>
          <w:sz w:val="21"/>
          <w:szCs w:val="21"/>
        </w:rPr>
        <w:pPrChange w:id="2532" w:author="36526" w:date="2024-11-06T20:22:41Z">
          <w:pPr>
            <w:spacing w:before="250" w:line="221" w:lineRule="auto"/>
            <w:ind w:left="3538"/>
          </w:pPr>
        </w:pPrChange>
      </w:pPr>
      <w:r>
        <w:rPr>
          <w:rFonts w:ascii="宋体" w:hAnsi="宋体" w:eastAsia="宋体" w:cs="宋体"/>
          <w:spacing w:val="-3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图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2.</w:t>
      </w:r>
      <w:r>
        <w:rPr>
          <w:rFonts w:ascii="宋体" w:hAnsi="宋体" w:eastAsia="宋体" w:cs="宋体"/>
          <w:spacing w:val="-3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动火作业审批流程</w:t>
      </w:r>
    </w:p>
    <w:p w14:paraId="062882B1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534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533" w:author="36526" w:date="2024-11-06T20:22:41Z">
          <w:pPr>
            <w:spacing w:before="202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535" w:author="随遇而安" w:date="2023-08-12T14:37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6.3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36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作业要求</w:t>
      </w:r>
    </w:p>
    <w:p w14:paraId="220B9A5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538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537" w:author="36526" w:date="2024-11-06T20:22:41Z">
          <w:pPr>
            <w:spacing w:before="181" w:line="220" w:lineRule="auto"/>
            <w:ind w:left="39"/>
          </w:pPr>
        </w:pPrChange>
      </w:pPr>
      <w:del w:id="2539" w:author="随遇而安" w:date="2023-08-12T10:54:05Z">
        <w:r>
          <w:rPr>
            <w:rFonts w:hint="eastAsia" w:ascii="仿宋" w:hAnsi="仿宋" w:eastAsia="仿宋" w:cs="仿宋"/>
            <w:spacing w:val="0"/>
            <w:sz w:val="28"/>
            <w:szCs w:val="24"/>
            <w:rPrChange w:id="2542" w:author="随遇而安" w:date="2023-08-12T14:37:12Z">
              <w:rPr/>
            </w:rPrChange>
          </w:rPr>
          <w:drawing>
            <wp:anchor distT="0" distB="0" distL="0" distR="0" simplePos="0" relativeHeight="251681792" behindDoc="0" locked="0" layoutInCell="0" allowOverlap="1">
              <wp:simplePos x="0" y="0"/>
              <wp:positionH relativeFrom="page">
                <wp:posOffset>3443605</wp:posOffset>
              </wp:positionH>
              <wp:positionV relativeFrom="page">
                <wp:posOffset>7113270</wp:posOffset>
              </wp:positionV>
              <wp:extent cx="76200" cy="137160"/>
              <wp:effectExtent l="0" t="0" r="0" b="0"/>
              <wp:wrapNone/>
              <wp:docPr id="32" name="IM 3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" name="IM 32"/>
                      <pic:cNvPicPr/>
                    </pic:nvPicPr>
                    <pic:blipFill>
                      <a:blip r:embed="rId4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74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543" w:author="随遇而安" w:date="2023-08-12T14:37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6.3.1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44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动火作业现场应设专人监护，并于作业前核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45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查防火措施是否落实。</w:t>
      </w:r>
    </w:p>
    <w:p w14:paraId="3E08E86D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2547" w:author="随遇而安" w:date="2023-08-12T10:55:10Z"/>
          <w:rFonts w:hint="eastAsia" w:ascii="仿宋" w:hAnsi="仿宋" w:eastAsia="仿宋" w:cs="仿宋"/>
          <w:spacing w:val="0"/>
          <w:sz w:val="28"/>
          <w:szCs w:val="24"/>
          <w:rPrChange w:id="2548" w:author="随遇而安" w:date="2023-08-12T14:37:12Z">
            <w:rPr>
              <w:del w:id="2549" w:author="随遇而安" w:date="2023-08-12T10:55:10Z"/>
              <w:rFonts w:ascii="宋体" w:hAnsi="宋体" w:eastAsia="宋体" w:cs="宋体"/>
              <w:sz w:val="24"/>
              <w:szCs w:val="24"/>
            </w:rPr>
          </w:rPrChange>
        </w:rPr>
        <w:sectPr>
          <w:footerReference r:id="rId12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2546" w:author="36526" w:date="2024-11-06T20:22:41Z">
          <w:pPr>
            <w:spacing w:line="220" w:lineRule="auto"/>
          </w:pPr>
        </w:pPrChange>
      </w:pPr>
    </w:p>
    <w:p w14:paraId="585A4AC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551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550" w:author="36526" w:date="2024-11-06T20:22:41Z">
          <w:pPr>
            <w:spacing w:before="113" w:line="219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552" w:author="随遇而安" w:date="2023-08-12T14:37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6.3.2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53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作业前应清除动火现场及周围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54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易燃物品，并配备消防器材。</w:t>
      </w:r>
    </w:p>
    <w:p w14:paraId="0F34A5A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556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555" w:author="36526" w:date="2024-11-06T20:22:41Z">
          <w:pPr>
            <w:spacing w:before="182" w:line="290" w:lineRule="auto"/>
            <w:ind w:left="39" w:right="25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557" w:author="随遇而安" w:date="2023-08-12T14:37:12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 xml:space="preserve">6.3.3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58" w:author="随遇而安" w:date="2023-08-12T14:37:12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在可能释放出易燃易爆、有毒有害物质的场所、设备设施上或设备设施内部动火时，</w:t>
      </w:r>
      <w:del w:id="2559" w:author="随遇而安" w:date="2023-08-12T11:03:33Z">
        <w:r>
          <w:rPr>
            <w:rFonts w:hint="eastAsia" w:ascii="仿宋" w:hAnsi="仿宋" w:eastAsia="仿宋" w:cs="仿宋"/>
            <w:spacing w:val="0"/>
            <w:sz w:val="28"/>
            <w:szCs w:val="24"/>
            <w:rPrChange w:id="2560" w:author="随遇而安" w:date="2023-08-12T14:37:12Z">
              <w:rPr>
                <w:rFonts w:ascii="宋体" w:hAnsi="宋体" w:eastAsia="宋体" w:cs="宋体"/>
                <w:spacing w:val="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561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动火前应连续检测气体浓度，发现气体浓度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62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超限报警时，立即停止作业。</w:t>
      </w:r>
    </w:p>
    <w:p w14:paraId="6386FB2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564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563" w:author="36526" w:date="2024-11-06T20:22:41Z">
          <w:pPr>
            <w:spacing w:before="183" w:line="289" w:lineRule="auto"/>
            <w:ind w:left="39" w:right="10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565" w:author="随遇而安" w:date="2023-08-12T14:37:12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 xml:space="preserve">6.3.4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66" w:author="随遇而安" w:date="2023-08-12T14:37:12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使用电焊机作业时，</w:t>
      </w:r>
      <w:del w:id="2567" w:author="随遇而安" w:date="2023-08-12T11:03:29Z">
        <w:r>
          <w:rPr>
            <w:rFonts w:hint="eastAsia" w:ascii="仿宋" w:hAnsi="仿宋" w:eastAsia="仿宋" w:cs="仿宋"/>
            <w:spacing w:val="0"/>
            <w:sz w:val="28"/>
            <w:szCs w:val="24"/>
            <w:rPrChange w:id="2568" w:author="随遇而安" w:date="2023-08-12T14:37:12Z">
              <w:rPr>
                <w:rFonts w:ascii="宋体" w:hAnsi="宋体" w:eastAsia="宋体" w:cs="宋体"/>
                <w:spacing w:val="3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569" w:author="随遇而安" w:date="2023-08-12T14:37:12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电焊机与动火点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70" w:author="随遇而安" w:date="2023-08-12T14:37:12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的距离不应超过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71" w:author="随遇而安" w:date="2023-08-12T14:37:12Z">
            <w:rPr>
              <w:rFonts w:ascii="宋体" w:hAnsi="宋体" w:eastAsia="宋体" w:cs="宋体"/>
              <w:spacing w:val="-3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72" w:author="随遇而安" w:date="2023-08-12T14:37:12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>10m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73" w:author="随遇而安" w:date="2023-08-12T14:37:12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，不能满足要求时应将电</w:t>
      </w:r>
      <w:del w:id="2574" w:author="随遇而安" w:date="2023-08-12T11:03:38Z">
        <w:r>
          <w:rPr>
            <w:rFonts w:hint="eastAsia" w:ascii="仿宋" w:hAnsi="仿宋" w:eastAsia="仿宋" w:cs="仿宋"/>
            <w:spacing w:val="0"/>
            <w:sz w:val="28"/>
            <w:szCs w:val="24"/>
            <w:rPrChange w:id="2575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576" w:author="随遇而安" w:date="2023-08-12T14:37:12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焊机作为动火点管理。</w:t>
      </w:r>
    </w:p>
    <w:p w14:paraId="3B4E4C3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578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577" w:author="36526" w:date="2024-11-06T20:22:41Z">
          <w:pPr>
            <w:spacing w:before="184" w:line="313" w:lineRule="auto"/>
            <w:ind w:left="38" w:right="9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579" w:author="随遇而安" w:date="2023-08-12T14:37:12Z">
            <w:rPr>
              <w:rFonts w:ascii="Times New Roman" w:hAnsi="Times New Roman" w:eastAsia="Times New Roman" w:cs="Times New Roman"/>
              <w:spacing w:val="-16"/>
              <w:sz w:val="24"/>
              <w:szCs w:val="24"/>
            </w:rPr>
          </w:rPrChange>
        </w:rPr>
        <w:t>6.3.5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80" w:author="随遇而安" w:date="2023-08-12T14:37:12Z">
            <w:rPr>
              <w:rFonts w:ascii="Times New Roman" w:hAnsi="Times New Roman" w:eastAsia="Times New Roman" w:cs="Times New Roman"/>
              <w:spacing w:val="1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81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使用电（气）焊、气割动火作业时，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82" w:author="随遇而安" w:date="2023-08-12T14:37:12Z">
            <w:rPr>
              <w:rFonts w:ascii="宋体" w:hAnsi="宋体" w:eastAsia="宋体" w:cs="宋体"/>
              <w:spacing w:val="6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83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乙炔瓶应直立放置，</w:t>
      </w:r>
      <w:del w:id="2584" w:author="随遇而安" w:date="2023-08-12T11:03:22Z">
        <w:r>
          <w:rPr>
            <w:rFonts w:hint="eastAsia" w:ascii="仿宋" w:hAnsi="仿宋" w:eastAsia="仿宋" w:cs="仿宋"/>
            <w:spacing w:val="0"/>
            <w:sz w:val="28"/>
            <w:szCs w:val="24"/>
            <w:rPrChange w:id="2585" w:author="随遇而安" w:date="2023-08-12T14:37:12Z">
              <w:rPr>
                <w:rFonts w:ascii="宋体" w:hAnsi="宋体" w:eastAsia="宋体" w:cs="宋体"/>
                <w:spacing w:val="4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586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不应卧放使用；</w:t>
      </w:r>
      <w:del w:id="2587" w:author="随遇而安" w:date="2023-08-12T11:03:24Z">
        <w:r>
          <w:rPr>
            <w:rFonts w:hint="eastAsia" w:ascii="仿宋" w:hAnsi="仿宋" w:eastAsia="仿宋" w:cs="仿宋"/>
            <w:spacing w:val="0"/>
            <w:sz w:val="28"/>
            <w:szCs w:val="24"/>
            <w:rPrChange w:id="2588" w:author="随遇而安" w:date="2023-08-12T14:37:12Z">
              <w:rPr>
                <w:rFonts w:ascii="宋体" w:hAnsi="宋体" w:eastAsia="宋体" w:cs="宋体"/>
                <w:spacing w:val="4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589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氧气瓶与</w:t>
      </w:r>
      <w:del w:id="2590" w:author="随遇而安" w:date="2023-08-12T11:03:19Z">
        <w:r>
          <w:rPr>
            <w:rFonts w:hint="eastAsia" w:ascii="仿宋" w:hAnsi="仿宋" w:eastAsia="仿宋" w:cs="仿宋"/>
            <w:spacing w:val="0"/>
            <w:sz w:val="28"/>
            <w:szCs w:val="24"/>
            <w:rPrChange w:id="2591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592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 xml:space="preserve">乙炔瓶的间距不应小于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93" w:author="随遇而安" w:date="2023-08-12T14:37:12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5m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94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 xml:space="preserve">，二者与动火点间距不应小于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95" w:author="随遇而安" w:date="2023-08-12T14:37:12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10m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96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，并应采取防</w:t>
      </w:r>
      <w:r>
        <w:rPr>
          <w:rFonts w:hint="eastAsia" w:ascii="仿宋" w:hAnsi="仿宋" w:eastAsia="仿宋" w:cs="仿宋"/>
          <w:spacing w:val="0"/>
          <w:sz w:val="28"/>
          <w:szCs w:val="24"/>
          <w:rPrChange w:id="2597" w:author="随遇而安" w:date="2023-08-12T14:37:12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晒和防倾倒</w:t>
      </w:r>
      <w:del w:id="2598" w:author="随遇而安" w:date="2023-08-12T11:03:20Z">
        <w:r>
          <w:rPr>
            <w:rFonts w:hint="eastAsia" w:ascii="仿宋" w:hAnsi="仿宋" w:eastAsia="仿宋" w:cs="仿宋"/>
            <w:spacing w:val="0"/>
            <w:sz w:val="28"/>
            <w:szCs w:val="24"/>
            <w:rPrChange w:id="2599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00" w:author="随遇而安" w:date="2023-08-12T14:37:12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措施；乙炔瓶应安装防回火装置。</w:t>
      </w:r>
    </w:p>
    <w:p w14:paraId="650BDD4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02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01" w:author="36526" w:date="2024-11-06T20:22:41Z">
          <w:pPr>
            <w:spacing w:before="182" w:line="313" w:lineRule="auto"/>
            <w:ind w:left="38" w:right="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03" w:author="随遇而安" w:date="2023-08-12T14:37:12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 xml:space="preserve">6.3.6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04" w:author="随遇而安" w:date="2023-08-12T14:37:12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动火点周围如有可燃物、电缆桥架、窖井、地沟、污水井等，</w:t>
      </w:r>
      <w:del w:id="2605" w:author="随遇而安" w:date="2023-08-12T11:03:59Z">
        <w:r>
          <w:rPr>
            <w:rFonts w:hint="eastAsia" w:ascii="仿宋" w:hAnsi="仿宋" w:eastAsia="仿宋" w:cs="仿宋"/>
            <w:spacing w:val="0"/>
            <w:sz w:val="28"/>
            <w:szCs w:val="24"/>
            <w:rPrChange w:id="2606" w:author="随遇而安" w:date="2023-08-12T14:37:12Z">
              <w:rPr>
                <w:rFonts w:ascii="宋体" w:hAnsi="宋体" w:eastAsia="宋体" w:cs="宋体"/>
                <w:spacing w:val="5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07" w:author="随遇而安" w:date="2023-08-12T14:37:12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应检查分析并采取清</w:t>
      </w:r>
      <w:del w:id="2608" w:author="随遇而安" w:date="2023-08-12T11:03:55Z">
        <w:r>
          <w:rPr>
            <w:rFonts w:hint="eastAsia" w:ascii="仿宋" w:hAnsi="仿宋" w:eastAsia="仿宋" w:cs="仿宋"/>
            <w:spacing w:val="0"/>
            <w:sz w:val="28"/>
            <w:szCs w:val="24"/>
            <w:rPrChange w:id="2609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10" w:author="随遇而安" w:date="2023-08-12T14:37:12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理或封盖等措施；对于动火点周围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11" w:author="随遇而安" w:date="2023-08-12T14:37:12Z">
            <w:rPr>
              <w:rFonts w:ascii="宋体" w:hAnsi="宋体" w:eastAsia="宋体" w:cs="宋体"/>
              <w:spacing w:val="-22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12" w:author="随遇而安" w:date="2023-08-12T14:37:12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15m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rPrChange w:id="2613" w:author="随遇而安" w:date="2023-08-12T14:37:12Z">
            <w:rPr>
              <w:rFonts w:ascii="Times New Roman" w:hAnsi="Times New Roman" w:eastAsia="Times New Roman" w:cs="Times New Roman"/>
              <w:spacing w:val="18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14" w:author="随遇而安" w:date="2023-08-12T14:37:12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范围内有可能泄漏易燃、可燃物料的设备设施，</w:t>
      </w:r>
      <w:del w:id="2615" w:author="随遇而安" w:date="2023-08-12T11:03:55Z">
        <w:r>
          <w:rPr>
            <w:rFonts w:hint="eastAsia" w:ascii="仿宋" w:hAnsi="仿宋" w:eastAsia="仿宋" w:cs="仿宋"/>
            <w:spacing w:val="0"/>
            <w:sz w:val="28"/>
            <w:szCs w:val="24"/>
            <w:rPrChange w:id="2616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17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应采取隔离措施和封盖措施。</w:t>
      </w:r>
    </w:p>
    <w:p w14:paraId="79C8E58B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19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18" w:author="36526" w:date="2024-11-06T20:22:41Z">
          <w:pPr>
            <w:spacing w:before="183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20" w:author="随遇而安" w:date="2023-08-12T14:37:12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6.3.7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21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作业完毕后应清理现场，确认无残留火种后方可离开。</w:t>
      </w:r>
    </w:p>
    <w:p w14:paraId="1FC0DCC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23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22" w:author="36526" w:date="2024-11-06T20:22:41Z">
          <w:pPr>
            <w:spacing w:before="182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24" w:author="随遇而安" w:date="2023-08-12T14:37:12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6.3.8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25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遇五级风以上（含五级风）天气，禁止露天动火作业。</w:t>
      </w:r>
    </w:p>
    <w:p w14:paraId="0CCC2AA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27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26" w:author="36526" w:date="2024-11-06T20:22:41Z">
          <w:pPr>
            <w:spacing w:before="183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28" w:author="随遇而安" w:date="2023-08-12T14:37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6.4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29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作业前气体分析</w:t>
      </w:r>
    </w:p>
    <w:p w14:paraId="3E7E27D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31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30" w:author="36526" w:date="2024-11-06T20:22:41Z">
          <w:pPr>
            <w:spacing w:before="183" w:line="313" w:lineRule="auto"/>
            <w:ind w:left="43" w:right="87" w:hanging="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32" w:author="随遇而安" w:date="2023-08-12T14:37:12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6.4.1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33" w:author="随遇而安" w:date="2023-08-12T14:37:12Z">
            <w:rPr>
              <w:rFonts w:ascii="Times New Roman" w:hAnsi="Times New Roman" w:eastAsia="Times New Roman" w:cs="Times New Roman"/>
              <w:spacing w:val="42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34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 xml:space="preserve">在可能释放易燃易爆气体的槽罐、塔器等设备外壁上动火，应在动火点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35" w:author="随遇而安" w:date="2023-08-12T14:37:12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10m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rPrChange w:id="2636" w:author="随遇而安" w:date="2023-08-12T14:37:12Z">
            <w:rPr>
              <w:rFonts w:ascii="Times New Roman" w:hAnsi="Times New Roman" w:eastAsia="Times New Roman" w:cs="Times New Roman"/>
              <w:spacing w:val="37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37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范围</w:t>
      </w:r>
      <w:del w:id="2638" w:author="随遇而安" w:date="2023-08-12T11:04:04Z">
        <w:r>
          <w:rPr>
            <w:rFonts w:hint="eastAsia" w:ascii="仿宋" w:hAnsi="仿宋" w:eastAsia="仿宋" w:cs="仿宋"/>
            <w:spacing w:val="0"/>
            <w:sz w:val="28"/>
            <w:szCs w:val="24"/>
            <w:rPrChange w:id="2639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40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内进行气体分析，</w:t>
      </w:r>
      <w:del w:id="2641" w:author="随遇而安" w:date="2023-08-12T11:03:46Z">
        <w:r>
          <w:rPr>
            <w:rFonts w:hint="eastAsia" w:ascii="仿宋" w:hAnsi="仿宋" w:eastAsia="仿宋" w:cs="仿宋"/>
            <w:spacing w:val="0"/>
            <w:sz w:val="28"/>
            <w:szCs w:val="24"/>
            <w:rPrChange w:id="2642" w:author="随遇而安" w:date="2023-08-12T14:37:12Z">
              <w:rPr>
                <w:rFonts w:ascii="宋体" w:hAnsi="宋体" w:eastAsia="宋体" w:cs="宋体"/>
                <w:spacing w:val="7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43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同时应检测设备内气体含量；</w:t>
      </w:r>
      <w:del w:id="2644" w:author="随遇而安" w:date="2023-08-12T11:03:48Z">
        <w:r>
          <w:rPr>
            <w:rFonts w:hint="eastAsia" w:ascii="仿宋" w:hAnsi="仿宋" w:eastAsia="仿宋" w:cs="仿宋"/>
            <w:spacing w:val="0"/>
            <w:sz w:val="28"/>
            <w:szCs w:val="24"/>
            <w:rPrChange w:id="2645" w:author="随遇而安" w:date="2023-08-12T14:37:12Z">
              <w:rPr>
                <w:rFonts w:ascii="宋体" w:hAnsi="宋体" w:eastAsia="宋体" w:cs="宋体"/>
                <w:spacing w:val="4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46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在设备外部环境动火，</w:t>
      </w:r>
      <w:del w:id="2647" w:author="随遇而安" w:date="2023-08-12T11:03:49Z">
        <w:r>
          <w:rPr>
            <w:rFonts w:hint="eastAsia" w:ascii="仿宋" w:hAnsi="仿宋" w:eastAsia="仿宋" w:cs="仿宋"/>
            <w:spacing w:val="0"/>
            <w:sz w:val="28"/>
            <w:szCs w:val="24"/>
            <w:rPrChange w:id="2648" w:author="随遇而安" w:date="2023-08-12T14:37:12Z">
              <w:rPr>
                <w:rFonts w:ascii="宋体" w:hAnsi="宋体" w:eastAsia="宋体" w:cs="宋体"/>
                <w:spacing w:val="4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49" w:author="随遇而安" w:date="2023-08-12T14:37:12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应在动火点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50" w:author="随遇而安" w:date="2023-08-12T14:37:12Z">
            <w:rPr>
              <w:rFonts w:ascii="宋体" w:hAnsi="宋体" w:eastAsia="宋体" w:cs="宋体"/>
              <w:spacing w:val="-3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51" w:author="随遇而安" w:date="2023-08-12T14:37:12Z">
            <w:rPr>
              <w:rFonts w:ascii="Times New Roman" w:hAnsi="Times New Roman" w:eastAsia="Times New Roman" w:cs="Times New Roman"/>
              <w:spacing w:val="-16"/>
              <w:sz w:val="24"/>
              <w:szCs w:val="24"/>
            </w:rPr>
          </w:rPrChange>
        </w:rPr>
        <w:t>10m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52" w:author="随遇而安" w:date="2023-08-12T14:37:12Z">
            <w:rPr>
              <w:rFonts w:ascii="Times New Roman" w:hAnsi="Times New Roman" w:eastAsia="Times New Roman" w:cs="Times New Roman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53" w:author="随遇而安" w:date="2023-08-12T14:37:12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范围内进行气体分析。</w:t>
      </w:r>
    </w:p>
    <w:p w14:paraId="58C21E7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55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54" w:author="36526" w:date="2024-11-06T20:22:41Z">
          <w:pPr>
            <w:spacing w:before="182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56" w:author="随遇而安" w:date="2023-08-12T14:37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6.4.2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57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气体分析取样时间与动火作业开始时间间隔不应超过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58" w:author="随遇而安" w:date="2023-08-12T14:37:12Z">
            <w:rPr>
              <w:rFonts w:ascii="宋体" w:hAnsi="宋体" w:eastAsia="宋体" w:cs="宋体"/>
              <w:spacing w:val="-35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59" w:author="随遇而安" w:date="2023-08-12T14:37:12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30min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60" w:author="随遇而安" w:date="2023-08-12T14:37:12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。</w:t>
      </w:r>
    </w:p>
    <w:p w14:paraId="48F4877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62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61" w:author="36526" w:date="2024-11-06T20:22:41Z">
          <w:pPr>
            <w:spacing w:before="182" w:line="220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63" w:author="随遇而安" w:date="2023-08-12T14:37:12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6.5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rPrChange w:id="2664" w:author="随遇而安" w:date="2023-08-12T14:37:12Z">
            <w:rPr>
              <w:rFonts w:ascii="Times New Roman" w:hAnsi="Times New Roman" w:eastAsia="Times New Roman" w:cs="Times New Roman"/>
              <w:spacing w:val="32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65" w:author="随遇而安" w:date="2023-08-12T14:37:12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固定动火区管理</w:t>
      </w:r>
    </w:p>
    <w:p w14:paraId="731ED79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67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66" w:author="36526" w:date="2024-11-06T20:22:41Z">
          <w:pPr>
            <w:spacing w:before="182" w:line="290" w:lineRule="auto"/>
            <w:ind w:left="43" w:right="89" w:hanging="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68" w:author="随遇而安" w:date="2023-08-12T14:37:12Z"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</w:rPrChange>
        </w:rPr>
        <w:t>6.5.1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69" w:author="随遇而安" w:date="2023-08-12T14:37:12Z">
            <w:rPr>
              <w:rFonts w:ascii="Times New Roman" w:hAnsi="Times New Roman" w:eastAsia="Times New Roman" w:cs="Times New Roman"/>
              <w:spacing w:val="3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70" w:author="随遇而安" w:date="2023-08-12T14:37:12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固定动火区（如专门的维修场地或维修间）</w:t>
      </w:r>
      <w:del w:id="2671" w:author="随遇而安" w:date="2023-08-12T11:04:08Z">
        <w:r>
          <w:rPr>
            <w:rFonts w:hint="eastAsia" w:ascii="仿宋" w:hAnsi="仿宋" w:eastAsia="仿宋" w:cs="仿宋"/>
            <w:spacing w:val="0"/>
            <w:sz w:val="28"/>
            <w:szCs w:val="24"/>
            <w:rPrChange w:id="2672" w:author="随遇而安" w:date="2023-08-12T14:37:12Z">
              <w:rPr>
                <w:rFonts w:ascii="宋体" w:hAnsi="宋体" w:eastAsia="宋体" w:cs="宋体"/>
                <w:spacing w:val="-10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73" w:author="随遇而安" w:date="2023-08-12T14:37:12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的设定由项目公司审批确定</w:t>
      </w:r>
      <w:ins w:id="2674" w:author="随遇而安" w:date="2023-08-12T11:03:08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  <w:rPrChange w:id="2675" w:author="随遇而安" w:date="2023-08-12T14:37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后，</w:t>
        </w:r>
      </w:ins>
      <w:del w:id="2676" w:author="随遇而安" w:date="2023-08-12T11:03:04Z">
        <w:r>
          <w:rPr>
            <w:rFonts w:hint="eastAsia" w:ascii="仿宋" w:hAnsi="仿宋" w:eastAsia="仿宋" w:cs="仿宋"/>
            <w:spacing w:val="0"/>
            <w:sz w:val="28"/>
            <w:szCs w:val="24"/>
            <w:rPrChange w:id="2677" w:author="随遇而安" w:date="2023-08-12T14:37:12Z">
              <w:rPr>
                <w:rFonts w:ascii="宋体" w:hAnsi="宋体" w:eastAsia="宋体" w:cs="宋体"/>
                <w:spacing w:val="-10"/>
                <w:sz w:val="24"/>
                <w:szCs w:val="24"/>
              </w:rPr>
            </w:rPrChange>
          </w:rPr>
          <w:delText>后</w:delText>
        </w:r>
      </w:del>
      <w:del w:id="2678" w:author="随遇而安" w:date="2023-08-12T11:03:03Z">
        <w:r>
          <w:rPr>
            <w:rFonts w:hint="eastAsia" w:ascii="仿宋" w:hAnsi="仿宋" w:eastAsia="仿宋" w:cs="仿宋"/>
            <w:spacing w:val="0"/>
            <w:sz w:val="28"/>
            <w:szCs w:val="24"/>
            <w:rPrChange w:id="2679" w:author="随遇而安" w:date="2023-08-12T14:37:12Z">
              <w:rPr>
                <w:rFonts w:ascii="宋体" w:hAnsi="宋体" w:eastAsia="宋体" w:cs="宋体"/>
                <w:spacing w:val="-10"/>
                <w:sz w:val="24"/>
                <w:szCs w:val="24"/>
              </w:rPr>
            </w:rPrChange>
          </w:rPr>
          <w:delText>，</w:delText>
        </w:r>
      </w:del>
      <w:del w:id="2680" w:author="随遇而安" w:date="2023-08-12T11:03:03Z">
        <w:r>
          <w:rPr>
            <w:rFonts w:hint="eastAsia" w:ascii="仿宋" w:hAnsi="仿宋" w:eastAsia="仿宋" w:cs="仿宋"/>
            <w:spacing w:val="0"/>
            <w:sz w:val="28"/>
            <w:szCs w:val="24"/>
            <w:rPrChange w:id="2681" w:author="随遇而安" w:date="2023-08-12T14:37:12Z">
              <w:rPr>
                <w:rFonts w:ascii="宋体" w:hAnsi="宋体" w:eastAsia="宋体" w:cs="宋体"/>
                <w:spacing w:val="30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82" w:author="随遇而安" w:date="2023-08-12T14:37:12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设置明</w:t>
      </w:r>
      <w:del w:id="2683" w:author="随遇而安" w:date="2023-08-12T11:03:11Z">
        <w:r>
          <w:rPr>
            <w:rFonts w:hint="eastAsia" w:ascii="仿宋" w:hAnsi="仿宋" w:eastAsia="仿宋" w:cs="仿宋"/>
            <w:spacing w:val="0"/>
            <w:sz w:val="28"/>
            <w:szCs w:val="24"/>
            <w:rPrChange w:id="2684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85" w:author="随遇而安" w:date="2023-08-12T14:37:12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显标志，应每年至少对固定动火区进行一次风险辨识</w:t>
      </w:r>
      <w:ins w:id="2686" w:author="随遇而安" w:date="2023-08-12T14:38:1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。</w:t>
        </w:r>
      </w:ins>
      <w:del w:id="2687" w:author="随遇而安" w:date="2023-08-12T14:38:15Z">
        <w:r>
          <w:rPr>
            <w:rFonts w:hint="eastAsia" w:ascii="仿宋" w:hAnsi="仿宋" w:eastAsia="仿宋" w:cs="仿宋"/>
            <w:spacing w:val="0"/>
            <w:sz w:val="28"/>
            <w:szCs w:val="24"/>
            <w:rPrChange w:id="2688" w:author="随遇而安" w:date="2023-08-12T14:37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。</w:delText>
        </w:r>
      </w:del>
    </w:p>
    <w:p w14:paraId="1D8BBFFA">
      <w:pPr>
        <w:autoSpaceDE/>
        <w:autoSpaceDN/>
        <w:spacing w:before="185" w:line="360" w:lineRule="auto"/>
        <w:ind w:left="0" w:right="0" w:firstLine="560" w:firstLineChars="200"/>
        <w:rPr>
          <w:ins w:id="2690" w:author="随遇而安" w:date="2023-08-12T14:38:11Z"/>
          <w:rFonts w:hint="eastAsia" w:ascii="仿宋" w:hAnsi="仿宋" w:eastAsia="仿宋" w:cs="仿宋"/>
          <w:spacing w:val="0"/>
          <w:sz w:val="28"/>
          <w:szCs w:val="24"/>
        </w:rPr>
        <w:pPrChange w:id="2689" w:author="36526" w:date="2024-11-06T20:22:41Z">
          <w:pPr>
            <w:spacing w:before="183" w:line="289" w:lineRule="auto"/>
            <w:ind w:left="524" w:right="3876" w:hanging="485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691" w:author="随遇而安" w:date="2023-08-12T14:37:12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6.5.2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92" w:author="随遇而安" w:date="2023-08-12T14:37:12Z">
            <w:rPr>
              <w:rFonts w:ascii="Times New Roman" w:hAnsi="Times New Roman" w:eastAsia="Times New Roman" w:cs="Times New Roman"/>
              <w:spacing w:val="33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93" w:author="随遇而安" w:date="2023-08-12T14:37:12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固定动火区的设置应满足以下安全条件要求：</w:t>
      </w:r>
    </w:p>
    <w:p w14:paraId="67C54A51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695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694" w:author="36526" w:date="2024-11-06T20:22:41Z">
          <w:pPr>
            <w:spacing w:before="183" w:line="289" w:lineRule="auto"/>
            <w:ind w:left="524" w:right="3876" w:hanging="485"/>
          </w:pPr>
        </w:pPrChange>
      </w:pPr>
      <w:del w:id="2696" w:author="随遇而安" w:date="2023-08-12T11:04:11Z">
        <w:r>
          <w:rPr>
            <w:rFonts w:hint="eastAsia" w:ascii="仿宋" w:hAnsi="仿宋" w:eastAsia="仿宋" w:cs="仿宋"/>
            <w:spacing w:val="0"/>
            <w:sz w:val="28"/>
            <w:szCs w:val="24"/>
            <w:rPrChange w:id="2697" w:author="随遇而安" w:date="2023-08-12T14:37:12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698" w:author="随遇而安" w:date="2023-08-12T14:37:12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rPrChange w:id="2699" w:author="随遇而安" w:date="2023-08-12T14:37:12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rPrChange w:id="2700" w:author="随遇而安" w:date="2023-08-12T14:37:12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）不应设置在火灾爆炸危险场所。</w:t>
      </w:r>
    </w:p>
    <w:p w14:paraId="60F4D448">
      <w:pPr>
        <w:autoSpaceDE/>
        <w:autoSpaceDN/>
        <w:spacing w:before="185" w:line="360" w:lineRule="auto"/>
        <w:ind w:left="0" w:right="0" w:firstLine="560" w:firstLineChars="200"/>
        <w:jc w:val="left"/>
        <w:rPr>
          <w:rFonts w:hint="eastAsia" w:ascii="仿宋" w:hAnsi="仿宋" w:eastAsia="仿宋" w:cs="仿宋"/>
          <w:spacing w:val="0"/>
          <w:sz w:val="28"/>
          <w:szCs w:val="24"/>
          <w:rPrChange w:id="2702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701" w:author="36526" w:date="2024-11-06T20:22:41Z">
          <w:pPr>
            <w:spacing w:before="185" w:line="468" w:lineRule="exact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03" w:author="随遇而安" w:date="2023-08-12T14:37:12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04" w:author="随遇而安" w:date="2023-08-12T14:37:12Z">
            <w:rPr>
              <w:rFonts w:ascii="Times New Roman" w:hAnsi="Times New Roman" w:eastAsia="Times New Roman" w:cs="Times New Roman"/>
              <w:spacing w:val="-2"/>
              <w:position w:val="16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05" w:author="随遇而安" w:date="2023-08-12T14:37:12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>）距火灾爆炸危险场所设备设施、排水沟、</w:t>
      </w:r>
      <w:del w:id="2706" w:author="随遇而安" w:date="2023-08-12T11:04:10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07" w:author="随遇而安" w:date="2023-08-12T14:37:12Z">
              <w:rPr>
                <w:rFonts w:ascii="宋体" w:hAnsi="宋体" w:eastAsia="宋体" w:cs="宋体"/>
                <w:spacing w:val="-28"/>
                <w:position w:val="16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08" w:author="随遇而安" w:date="2023-08-12T14:37:12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>渗</w:t>
      </w:r>
      <w:ins w:id="2709" w:author="随遇而安" w:date="2023-08-17T16:38:45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val="en-US" w:eastAsia="zh-CN"/>
          </w:rPr>
          <w:t>滤</w:t>
        </w:r>
      </w:ins>
      <w:del w:id="2710" w:author="随遇而安" w:date="2023-08-17T16:38:42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11" w:author="随遇而安" w:date="2023-08-12T14:37:12Z">
              <w:rPr>
                <w:rFonts w:ascii="宋体" w:hAnsi="宋体" w:eastAsia="宋体" w:cs="宋体"/>
                <w:spacing w:val="-2"/>
                <w:position w:val="16"/>
                <w:sz w:val="24"/>
                <w:szCs w:val="24"/>
              </w:rPr>
            </w:rPrChange>
          </w:rPr>
          <w:delText>沥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12" w:author="随遇而安" w:date="2023-08-12T14:37:12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>液沉淀池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13" w:author="随遇而安" w:date="2023-08-12T14:37:12Z">
            <w:rPr>
              <w:rFonts w:ascii="Times New Roman" w:hAnsi="Times New Roman" w:eastAsia="Times New Roman" w:cs="Times New Roman"/>
              <w:spacing w:val="-2"/>
              <w:position w:val="16"/>
              <w:sz w:val="24"/>
              <w:szCs w:val="24"/>
            </w:rPr>
          </w:rPrChange>
        </w:rPr>
        <w:t>/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14" w:author="随遇而安" w:date="2023-08-12T14:37:12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 xml:space="preserve">窖井等不小于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15" w:author="随遇而安" w:date="2023-08-12T14:37:12Z">
            <w:rPr>
              <w:rFonts w:ascii="Times New Roman" w:hAnsi="Times New Roman" w:eastAsia="Times New Roman" w:cs="Times New Roman"/>
              <w:spacing w:val="-2"/>
              <w:position w:val="16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rPrChange w:id="2716" w:author="随遇而安" w:date="2023-08-12T14:37:12Z">
            <w:rPr>
              <w:rFonts w:ascii="Times New Roman" w:hAnsi="Times New Roman" w:eastAsia="Times New Roman" w:cs="Times New Roman"/>
              <w:spacing w:val="-3"/>
              <w:position w:val="16"/>
              <w:sz w:val="24"/>
              <w:szCs w:val="24"/>
            </w:rPr>
          </w:rPrChange>
        </w:rPr>
        <w:t>0m</w:t>
      </w:r>
      <w:ins w:id="2717" w:author="随遇而安" w:date="2023-08-12T11:02:18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2718" w:author="随遇而安" w:date="2023-08-12T14:37:12Z">
              <w:rPr>
                <w:rFonts w:hint="eastAsia" w:ascii="宋体" w:hAnsi="宋体" w:eastAsia="宋体" w:cs="宋体"/>
                <w:spacing w:val="-2"/>
                <w:position w:val="0"/>
                <w:sz w:val="24"/>
                <w:szCs w:val="24"/>
                <w:lang w:eastAsia="zh-CN"/>
              </w:rPr>
            </w:rPrChange>
          </w:rPr>
          <w:t>。</w:t>
        </w:r>
      </w:ins>
      <w:del w:id="2719" w:author="随遇而安" w:date="2023-08-12T11:02:1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20" w:author="随遇而安" w:date="2023-08-12T14:37:12Z">
              <w:rPr>
                <w:rFonts w:ascii="宋体" w:hAnsi="宋体" w:eastAsia="宋体" w:cs="宋体"/>
                <w:spacing w:val="-3"/>
                <w:position w:val="16"/>
                <w:sz w:val="24"/>
                <w:szCs w:val="24"/>
              </w:rPr>
            </w:rPrChange>
          </w:rPr>
          <w:delText>。</w:delText>
        </w:r>
      </w:del>
    </w:p>
    <w:p w14:paraId="4DFFE084">
      <w:pPr>
        <w:autoSpaceDE/>
        <w:autoSpaceDN/>
        <w:spacing w:before="185" w:line="360" w:lineRule="auto"/>
        <w:ind w:left="0" w:right="0" w:firstLine="560" w:firstLineChars="200"/>
        <w:rPr>
          <w:ins w:id="2722" w:author="随遇而安" w:date="2023-08-12T11:02:39Z"/>
          <w:rFonts w:hint="eastAsia" w:ascii="仿宋" w:hAnsi="仿宋" w:eastAsia="仿宋" w:cs="仿宋"/>
          <w:spacing w:val="0"/>
          <w:sz w:val="28"/>
          <w:szCs w:val="24"/>
          <w:rPrChange w:id="2723" w:author="随遇而安" w:date="2023-08-12T14:37:12Z">
            <w:rPr>
              <w:ins w:id="2724" w:author="随遇而安" w:date="2023-08-12T11:02:39Z"/>
              <w:rFonts w:ascii="宋体" w:hAnsi="宋体" w:eastAsia="宋体" w:cs="宋体"/>
              <w:spacing w:val="-2"/>
              <w:sz w:val="24"/>
              <w:szCs w:val="24"/>
            </w:rPr>
          </w:rPrChange>
        </w:rPr>
        <w:pPrChange w:id="2721" w:author="36526" w:date="2024-11-06T20:22:41Z">
          <w:pPr>
            <w:spacing w:before="1"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rPrChange w:id="2725" w:author="随遇而安" w:date="2023-08-12T14:37:12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rPrChange w:id="2726" w:author="随遇而安" w:date="2023-08-12T14:37:12Z">
            <w:rPr>
              <w:rFonts w:ascii="Times New Roman" w:hAnsi="Times New Roman" w:eastAsia="Times New Roman" w:cs="Times New Roman"/>
              <w:spacing w:val="-12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rPrChange w:id="2727" w:author="随遇而安" w:date="2023-08-12T14:37:12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）室内固定动火区应以实体防火墙与其它部分隔</w:t>
      </w:r>
      <w:r>
        <w:rPr>
          <w:rFonts w:hint="eastAsia" w:ascii="仿宋" w:hAnsi="仿宋" w:eastAsia="仿宋" w:cs="仿宋"/>
          <w:spacing w:val="0"/>
          <w:sz w:val="28"/>
          <w:szCs w:val="24"/>
          <w:rPrChange w:id="2728" w:author="随遇而安" w:date="2023-08-12T14:37:12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开，</w:t>
      </w:r>
      <w:del w:id="2729" w:author="随遇而安" w:date="2023-08-12T11:04:13Z">
        <w:r>
          <w:rPr>
            <w:rFonts w:hint="eastAsia" w:ascii="仿宋" w:hAnsi="仿宋" w:eastAsia="仿宋" w:cs="仿宋"/>
            <w:spacing w:val="0"/>
            <w:sz w:val="28"/>
            <w:szCs w:val="24"/>
            <w:rPrChange w:id="2730" w:author="随遇而安" w:date="2023-08-12T14:37:12Z">
              <w:rPr>
                <w:rFonts w:ascii="宋体" w:hAnsi="宋体" w:eastAsia="宋体" w:cs="宋体"/>
                <w:spacing w:val="3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731" w:author="随遇而安" w:date="2023-08-12T14:37:12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门窗外开，</w:t>
      </w:r>
      <w:del w:id="2732" w:author="随遇而安" w:date="2023-08-12T11:04:14Z">
        <w:r>
          <w:rPr>
            <w:rFonts w:hint="eastAsia" w:ascii="仿宋" w:hAnsi="仿宋" w:eastAsia="仿宋" w:cs="仿宋"/>
            <w:spacing w:val="0"/>
            <w:sz w:val="28"/>
            <w:szCs w:val="24"/>
            <w:rPrChange w:id="2733" w:author="随遇而安" w:date="2023-08-12T14:37:12Z">
              <w:rPr>
                <w:rFonts w:ascii="宋体" w:hAnsi="宋体" w:eastAsia="宋体" w:cs="宋体"/>
                <w:spacing w:val="-3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rPrChange w:id="2734" w:author="随遇而安" w:date="2023-08-12T14:37:12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室外道路畅通</w:t>
      </w:r>
      <w:ins w:id="2735" w:author="随遇而安" w:date="2023-08-12T11:04:1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736" w:author="随遇而安" w:date="2023-08-12T14:37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。</w:t>
        </w:r>
      </w:ins>
      <w:del w:id="2737" w:author="随遇而安" w:date="2023-08-12T11:04:15Z">
        <w:r>
          <w:rPr>
            <w:rFonts w:hint="eastAsia" w:ascii="仿宋" w:hAnsi="仿宋" w:eastAsia="仿宋" w:cs="仿宋"/>
            <w:spacing w:val="0"/>
            <w:sz w:val="28"/>
            <w:szCs w:val="24"/>
            <w:rPrChange w:id="2738" w:author="随遇而安" w:date="2023-08-12T14:37:12Z">
              <w:rPr>
                <w:rFonts w:ascii="宋体" w:hAnsi="宋体" w:eastAsia="宋体" w:cs="宋体"/>
                <w:spacing w:val="-13"/>
                <w:sz w:val="24"/>
                <w:szCs w:val="24"/>
              </w:rPr>
            </w:rPrChange>
          </w:rPr>
          <w:delText>。</w:delText>
        </w:r>
      </w:del>
    </w:p>
    <w:p w14:paraId="7ED57FCD">
      <w:pPr>
        <w:autoSpaceDE/>
        <w:autoSpaceDN/>
        <w:spacing w:before="185" w:line="360" w:lineRule="auto"/>
        <w:ind w:left="0" w:right="0" w:firstLine="560" w:firstLineChars="200"/>
        <w:rPr>
          <w:del w:id="2740" w:author="随遇而安" w:date="2023-08-12T11:02:38Z"/>
          <w:rFonts w:hint="eastAsia" w:ascii="仿宋" w:hAnsi="仿宋" w:eastAsia="仿宋" w:cs="仿宋"/>
          <w:spacing w:val="0"/>
          <w:sz w:val="28"/>
          <w:szCs w:val="24"/>
          <w:lang w:eastAsia="zh-CN"/>
          <w:rPrChange w:id="2741" w:author="随遇而安" w:date="2023-08-12T14:37:12Z">
            <w:rPr>
              <w:del w:id="2742" w:author="随遇而安" w:date="2023-08-12T11:02:38Z"/>
              <w:rFonts w:ascii="宋体" w:hAnsi="宋体" w:eastAsia="宋体" w:cs="宋体"/>
              <w:sz w:val="24"/>
              <w:szCs w:val="24"/>
            </w:rPr>
          </w:rPrChange>
        </w:rPr>
        <w:pPrChange w:id="2739" w:author="36526" w:date="2024-11-06T20:22:41Z">
          <w:pPr>
            <w:spacing w:before="1" w:line="219" w:lineRule="auto"/>
            <w:ind w:left="524"/>
          </w:pPr>
        </w:pPrChange>
      </w:pPr>
      <w:ins w:id="2743" w:author="随遇而安" w:date="2023-08-12T11:02:4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744" w:author="随遇而安" w:date="2023-08-12T14:37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（</w:t>
        </w:r>
      </w:ins>
      <w:ins w:id="2745" w:author="随遇而安" w:date="2023-08-12T11:02:41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  <w:rPrChange w:id="2746" w:author="随遇而安" w:date="2023-08-12T14:37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4</w:t>
        </w:r>
      </w:ins>
      <w:ins w:id="2747" w:author="随遇而安" w:date="2023-08-12T11:02:4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748" w:author="随遇而安" w:date="2023-08-12T14:37:12Z"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</w:rPrChange>
          </w:rPr>
          <w:t>）</w:t>
        </w:r>
      </w:ins>
      <w:ins w:id="2749" w:author="随遇而安" w:date="2023-08-12T11:02:42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50" w:author="随遇而安" w:date="2023-08-12T14:37:12Z">
              <w:rPr>
                <w:rFonts w:ascii="宋体" w:hAnsi="宋体" w:eastAsia="宋体" w:cs="宋体"/>
                <w:spacing w:val="-2"/>
                <w:position w:val="0"/>
                <w:sz w:val="24"/>
                <w:szCs w:val="24"/>
              </w:rPr>
            </w:rPrChange>
          </w:rPr>
          <w:t>固定动火区不应存放可燃物及其它杂物， 应制定并落实完善的防火安全措施，</w:t>
        </w:r>
      </w:ins>
      <w:ins w:id="2751" w:author="随遇而安" w:date="2023-08-12T11:02:42Z">
        <w:r>
          <w:rPr>
            <w:rFonts w:hint="eastAsia" w:ascii="仿宋" w:hAnsi="仿宋" w:eastAsia="仿宋" w:cs="仿宋"/>
            <w:spacing w:val="0"/>
            <w:sz w:val="28"/>
            <w:szCs w:val="24"/>
            <w:rPrChange w:id="2752" w:author="随遇而安" w:date="2023-08-12T14:37:1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t>明确防火责任人。</w:t>
        </w:r>
      </w:ins>
    </w:p>
    <w:p w14:paraId="4BBF8DB2">
      <w:pPr>
        <w:autoSpaceDE/>
        <w:autoSpaceDN/>
        <w:spacing w:before="185" w:line="360" w:lineRule="auto"/>
        <w:ind w:left="0" w:right="0" w:firstLine="560" w:firstLineChars="200"/>
        <w:rPr>
          <w:del w:id="2754" w:author="随遇而安" w:date="2023-08-12T11:02:30Z"/>
          <w:rFonts w:hint="eastAsia" w:ascii="仿宋" w:hAnsi="仿宋" w:eastAsia="仿宋" w:cs="仿宋"/>
          <w:spacing w:val="0"/>
          <w:sz w:val="28"/>
          <w:szCs w:val="24"/>
          <w:rPrChange w:id="2755" w:author="随遇而安" w:date="2023-08-12T14:37:12Z">
            <w:rPr>
              <w:del w:id="2756" w:author="随遇而安" w:date="2023-08-12T11:02:30Z"/>
              <w:rFonts w:ascii="宋体" w:hAnsi="宋体" w:eastAsia="宋体" w:cs="宋体"/>
              <w:sz w:val="24"/>
              <w:szCs w:val="24"/>
            </w:rPr>
          </w:rPrChange>
        </w:rPr>
        <w:pPrChange w:id="2753" w:author="36526" w:date="2024-11-06T20:22:41Z">
          <w:pPr>
            <w:spacing w:before="182" w:line="468" w:lineRule="exact"/>
            <w:ind w:left="524"/>
          </w:pPr>
        </w:pPrChange>
      </w:pPr>
      <w:del w:id="2757" w:author="随遇而安" w:date="2023-08-12T11:02:3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58" w:author="随遇而安" w:date="2023-08-12T14:37:12Z">
              <w:rPr>
                <w:rFonts w:ascii="宋体" w:hAnsi="宋体" w:eastAsia="宋体" w:cs="宋体"/>
                <w:spacing w:val="-9"/>
                <w:position w:val="17"/>
                <w:sz w:val="24"/>
                <w:szCs w:val="24"/>
              </w:rPr>
            </w:rPrChange>
          </w:rPr>
          <w:delText>（</w:delText>
        </w:r>
      </w:del>
      <w:del w:id="2759" w:author="随遇而安" w:date="2023-08-12T11:02:3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60" w:author="随遇而安" w:date="2023-08-12T14:37:12Z">
              <w:rPr>
                <w:rFonts w:ascii="Times New Roman" w:hAnsi="Times New Roman" w:eastAsia="Times New Roman" w:cs="Times New Roman"/>
                <w:spacing w:val="-9"/>
                <w:position w:val="17"/>
                <w:sz w:val="24"/>
                <w:szCs w:val="24"/>
              </w:rPr>
            </w:rPrChange>
          </w:rPr>
          <w:delText>4</w:delText>
        </w:r>
      </w:del>
      <w:del w:id="2761" w:author="随遇而安" w:date="2023-08-12T11:02:3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62" w:author="随遇而安" w:date="2023-08-12T14:37:12Z">
              <w:rPr>
                <w:rFonts w:ascii="宋体" w:hAnsi="宋体" w:eastAsia="宋体" w:cs="宋体"/>
                <w:spacing w:val="-9"/>
                <w:position w:val="17"/>
                <w:sz w:val="24"/>
                <w:szCs w:val="24"/>
              </w:rPr>
            </w:rPrChange>
          </w:rPr>
          <w:delText>）</w:delText>
        </w:r>
      </w:del>
      <w:del w:id="2763" w:author="随遇而安" w:date="2023-08-12T11:02:30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64" w:author="随遇而安" w:date="2023-08-12T14:37:12Z">
              <w:rPr>
                <w:rFonts w:ascii="宋体" w:hAnsi="宋体" w:eastAsia="宋体" w:cs="宋体"/>
                <w:spacing w:val="-9"/>
                <w:position w:val="17"/>
                <w:sz w:val="24"/>
                <w:szCs w:val="24"/>
              </w:rPr>
            </w:rPrChange>
          </w:rPr>
          <w:delText>固定动火区不应存放可燃物及其它杂物， 应制定</w:delText>
        </w:r>
      </w:del>
      <w:del w:id="2765" w:author="随遇而安" w:date="2023-08-12T11:02:30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rPrChange w:id="2766" w:author="随遇而安" w:date="2023-08-12T14:37:12Z">
              <w:rPr>
                <w:rFonts w:ascii="宋体" w:hAnsi="宋体" w:eastAsia="宋体" w:cs="宋体"/>
                <w:spacing w:val="-10"/>
                <w:position w:val="17"/>
                <w:sz w:val="24"/>
                <w:szCs w:val="24"/>
              </w:rPr>
            </w:rPrChange>
          </w:rPr>
          <w:delText>并落实完善的防火安全措施，</w:delText>
        </w:r>
      </w:del>
    </w:p>
    <w:p w14:paraId="439C11E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768" w:author="随遇而安" w:date="2023-08-12T14:37:12Z">
            <w:rPr>
              <w:rFonts w:ascii="宋体" w:hAnsi="宋体" w:eastAsia="宋体" w:cs="宋体"/>
              <w:sz w:val="24"/>
              <w:szCs w:val="24"/>
            </w:rPr>
          </w:rPrChange>
        </w:rPr>
        <w:pPrChange w:id="2767" w:author="36526" w:date="2024-11-06T20:22:41Z">
          <w:pPr>
            <w:spacing w:before="1" w:line="219" w:lineRule="auto"/>
            <w:ind w:left="60"/>
          </w:pPr>
        </w:pPrChange>
      </w:pPr>
      <w:del w:id="2769" w:author="随遇而安" w:date="2023-08-12T11:02:30Z">
        <w:r>
          <w:rPr>
            <w:rFonts w:hint="eastAsia" w:ascii="仿宋" w:hAnsi="仿宋" w:eastAsia="仿宋" w:cs="仿宋"/>
            <w:spacing w:val="0"/>
            <w:sz w:val="28"/>
            <w:szCs w:val="24"/>
            <w:rPrChange w:id="2770" w:author="随遇而安" w:date="2023-08-12T14:37:12Z">
              <w:rPr>
                <w:rFonts w:ascii="宋体" w:hAnsi="宋体" w:eastAsia="宋体" w:cs="宋体"/>
                <w:spacing w:val="-8"/>
                <w:sz w:val="24"/>
                <w:szCs w:val="24"/>
              </w:rPr>
            </w:rPrChange>
          </w:rPr>
          <w:delText>明确防火责任人。</w:delText>
        </w:r>
      </w:del>
    </w:p>
    <w:p w14:paraId="4D37E12F">
      <w:pPr>
        <w:autoSpaceDE/>
        <w:autoSpaceDN/>
        <w:spacing w:before="183" w:line="360" w:lineRule="auto"/>
        <w:ind w:left="36"/>
        <w:outlineLvl w:val="0"/>
        <w:rPr>
          <w:rFonts w:ascii="宋体" w:hAnsi="宋体" w:eastAsia="宋体" w:cs="宋体"/>
          <w:sz w:val="24"/>
          <w:szCs w:val="24"/>
        </w:rPr>
        <w:pPrChange w:id="2771" w:author="36526" w:date="2024-11-06T20:22:41Z">
          <w:pPr>
            <w:spacing w:before="183" w:line="233" w:lineRule="auto"/>
            <w:ind w:left="36"/>
            <w:outlineLvl w:val="0"/>
          </w:pPr>
        </w:pPrChange>
      </w:pPr>
      <w:bookmarkStart w:id="57" w:name="bookmark7"/>
      <w:bookmarkEnd w:id="57"/>
      <w:bookmarkStart w:id="58" w:name="_Toc17097"/>
      <w:bookmarkStart w:id="59" w:name="_Toc4869"/>
      <w:bookmarkStart w:id="60" w:name="_Toc30998"/>
      <w:bookmarkStart w:id="61" w:name="_Toc25121"/>
      <w:bookmarkStart w:id="62" w:name="_Toc23765"/>
      <w:bookmarkStart w:id="63" w:name="_Toc24943"/>
      <w:bookmarkStart w:id="64" w:name="_Toc6827"/>
      <w:bookmarkStart w:id="65" w:name="_Toc3548"/>
      <w:bookmarkStart w:id="66" w:name="_Toc30514"/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7.</w:t>
      </w:r>
      <w:r>
        <w:rPr>
          <w:rFonts w:ascii="宋体" w:hAnsi="宋体" w:eastAsia="宋体" w:cs="宋体"/>
          <w:spacing w:val="-1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高处作业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356C2325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773" w:author="随遇而安" w:date="2023-08-12T14:40:10Z">
            <w:rPr>
              <w:rFonts w:ascii="宋体" w:hAnsi="宋体" w:eastAsia="宋体" w:cs="宋体"/>
              <w:sz w:val="24"/>
              <w:szCs w:val="24"/>
            </w:rPr>
          </w:rPrChange>
        </w:rPr>
        <w:pPrChange w:id="2772" w:author="36526" w:date="2024-11-06T20:22:41Z">
          <w:pPr>
            <w:spacing w:before="165"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774" w:author="随遇而安" w:date="2023-08-12T14:40:10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7.1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775" w:author="随遇而安" w:date="2023-08-12T14:40:10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作业分级</w:t>
      </w:r>
    </w:p>
    <w:p w14:paraId="233199F7">
      <w:pPr>
        <w:autoSpaceDE/>
        <w:autoSpaceDN/>
        <w:spacing w:before="120" w:line="360" w:lineRule="auto"/>
        <w:ind w:left="3727"/>
        <w:jc w:val="both"/>
        <w:rPr>
          <w:rFonts w:ascii="宋体" w:hAnsi="宋体" w:eastAsia="宋体" w:cs="宋体"/>
          <w:sz w:val="21"/>
          <w:szCs w:val="21"/>
        </w:rPr>
        <w:pPrChange w:id="2776" w:author="36526" w:date="2024-11-06T20:22:41Z">
          <w:pPr>
            <w:spacing w:before="120" w:line="234" w:lineRule="auto"/>
            <w:ind w:left="3727"/>
          </w:pPr>
        </w:pPrChange>
      </w:pPr>
      <w:r>
        <w:rPr>
          <w:rFonts w:ascii="宋体" w:hAnsi="宋体" w:eastAsia="宋体" w:cs="宋体"/>
          <w:spacing w:val="-2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1.</w:t>
      </w:r>
      <w:r>
        <w:rPr>
          <w:rFonts w:ascii="宋体" w:hAnsi="宋体" w:eastAsia="宋体" w:cs="宋体"/>
          <w:spacing w:val="-2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高处作业分级</w:t>
      </w:r>
    </w:p>
    <w:p w14:paraId="1D97EDED">
      <w:pPr>
        <w:autoSpaceDE/>
        <w:autoSpaceDN/>
        <w:spacing w:line="360" w:lineRule="auto"/>
        <w:jc w:val="center"/>
        <w:rPr>
          <w:del w:id="2778" w:author="随遇而安" w:date="2023-08-12T10:55:16Z"/>
          <w:rFonts w:ascii="宋体" w:hAnsi="宋体" w:eastAsia="宋体" w:cs="宋体"/>
          <w:sz w:val="21"/>
          <w:szCs w:val="21"/>
        </w:rPr>
        <w:sectPr>
          <w:footerReference r:id="rId13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2777" w:author="36526" w:date="2024-11-06T20:22:41Z">
          <w:pPr>
            <w:spacing w:line="234" w:lineRule="auto"/>
          </w:pPr>
        </w:pPrChange>
      </w:pPr>
    </w:p>
    <w:tbl>
      <w:tblPr>
        <w:tblStyle w:val="8"/>
        <w:tblW w:w="7339" w:type="dxa"/>
        <w:tblInd w:w="9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PrChange w:id="2779" w:author="随遇而安" w:date="2023-08-12T14:40:53Z">
          <w:tblPr>
            <w:tblStyle w:val="8"/>
            <w:tblW w:w="6752" w:type="dxa"/>
            <w:tblInd w:w="1188" w:type="dxa"/>
            <w:tbl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insideH w:val="single" w:color="000000" w:sz="2" w:space="0"/>
              <w:insideV w:val="single" w:color="000000" w:sz="2" w:space="0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</w:tblPrChange>
      </w:tblPr>
      <w:tblGrid>
        <w:gridCol w:w="1050"/>
        <w:gridCol w:w="1626"/>
        <w:gridCol w:w="1743"/>
        <w:gridCol w:w="1862"/>
        <w:gridCol w:w="1058"/>
        <w:tblGridChange w:id="2780">
          <w:tblGrid>
            <w:gridCol w:w="968"/>
            <w:gridCol w:w="1497"/>
            <w:gridCol w:w="1605"/>
            <w:gridCol w:w="1715"/>
            <w:gridCol w:w="967"/>
          </w:tblGrid>
        </w:tblGridChange>
      </w:tblGrid>
      <w:tr w14:paraId="54F89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2781" w:author="随遇而安" w:date="2023-08-12T14:40:53Z">
            <w:tblPrEx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87" w:hRule="atLeast"/>
          <w:trPrChange w:id="2781" w:author="随遇而安" w:date="2023-08-12T14:40:53Z">
            <w:trPr>
              <w:trHeight w:val="320" w:hRule="atLeast"/>
            </w:trPr>
          </w:trPrChange>
        </w:trPr>
        <w:tc>
          <w:tcPr>
            <w:tcW w:w="1050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vAlign w:val="top"/>
            <w:tcPrChange w:id="2782" w:author="随遇而安" w:date="2023-08-12T14:40:53Z">
              <w:tcPr>
                <w:tcW w:w="968" w:type="dxa"/>
                <w:vMerge w:val="restart"/>
                <w:tcBorders>
                  <w:top w:val="single" w:color="000000" w:sz="6" w:space="0"/>
                  <w:left w:val="single" w:color="000000" w:sz="6" w:space="0"/>
                  <w:bottom w:val="nil"/>
                </w:tcBorders>
                <w:vAlign w:val="top"/>
              </w:tcPr>
            </w:tcPrChange>
          </w:tcPr>
          <w:p w14:paraId="783586CE">
            <w:pPr>
              <w:autoSpaceDE/>
              <w:autoSpaceDN/>
              <w:spacing w:before="246" w:line="360" w:lineRule="auto"/>
              <w:ind w:left="256"/>
              <w:jc w:val="center"/>
              <w:rPr>
                <w:rFonts w:ascii="宋体" w:hAnsi="宋体" w:eastAsia="宋体" w:cs="宋体"/>
                <w:sz w:val="21"/>
                <w:szCs w:val="21"/>
                <w:rPrChange w:id="2784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783" w:author="36526" w:date="2024-11-06T20:22:41Z">
                <w:pPr>
                  <w:spacing w:before="246" w:line="221" w:lineRule="auto"/>
                  <w:ind w:left="256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  <w:rPrChange w:id="2785" w:author="随遇而安" w:date="2023-08-12T14:40:46Z">
                  <w:rPr>
                    <w:rFonts w:ascii="宋体" w:hAnsi="宋体" w:eastAsia="宋体" w:cs="宋体"/>
                    <w:spacing w:val="-1"/>
                    <w:sz w:val="15"/>
                    <w:szCs w:val="15"/>
                  </w:rPr>
                </w:rPrChange>
              </w:rPr>
              <w:t>分类法</w:t>
            </w:r>
          </w:p>
        </w:tc>
        <w:tc>
          <w:tcPr>
            <w:tcW w:w="6289" w:type="dxa"/>
            <w:gridSpan w:val="4"/>
            <w:tcBorders>
              <w:top w:val="single" w:color="000000" w:sz="6" w:space="0"/>
              <w:right w:val="single" w:color="000000" w:sz="6" w:space="0"/>
            </w:tcBorders>
            <w:vAlign w:val="top"/>
            <w:tcPrChange w:id="2786" w:author="随遇而安" w:date="2023-08-12T14:40:53Z">
              <w:tcPr>
                <w:tcW w:w="5784" w:type="dxa"/>
                <w:gridSpan w:val="4"/>
                <w:tcBorders>
                  <w:top w:val="single" w:color="000000" w:sz="6" w:space="0"/>
                  <w:right w:val="single" w:color="000000" w:sz="6" w:space="0"/>
                </w:tcBorders>
                <w:vAlign w:val="top"/>
              </w:tcPr>
            </w:tcPrChange>
          </w:tcPr>
          <w:p w14:paraId="2F7686CF">
            <w:pPr>
              <w:autoSpaceDE/>
              <w:autoSpaceDN/>
              <w:spacing w:before="85" w:line="360" w:lineRule="auto"/>
              <w:ind w:left="2514"/>
              <w:jc w:val="center"/>
              <w:rPr>
                <w:rFonts w:ascii="宋体" w:hAnsi="宋体" w:eastAsia="宋体" w:cs="宋体"/>
                <w:sz w:val="21"/>
                <w:szCs w:val="21"/>
                <w:rPrChange w:id="2788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787" w:author="36526" w:date="2024-11-06T20:22:41Z">
                <w:pPr>
                  <w:spacing w:before="85" w:line="221" w:lineRule="auto"/>
                  <w:ind w:left="2514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  <w:rPrChange w:id="2789" w:author="随遇而安" w:date="2023-08-12T14:40:46Z">
                  <w:rPr>
                    <w:rFonts w:ascii="宋体" w:hAnsi="宋体" w:eastAsia="宋体" w:cs="宋体"/>
                    <w:spacing w:val="-1"/>
                    <w:sz w:val="15"/>
                    <w:szCs w:val="15"/>
                  </w:rPr>
                </w:rPrChange>
              </w:rPr>
              <w:t>作业高度/m</w:t>
            </w:r>
          </w:p>
        </w:tc>
      </w:tr>
      <w:tr w14:paraId="1C3CD2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2790" w:author="随遇而安" w:date="2023-08-12T14:40:53Z">
            <w:tblPrEx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26" w:hRule="atLeast"/>
          <w:trPrChange w:id="2790" w:author="随遇而安" w:date="2023-08-12T14:40:53Z">
            <w:trPr>
              <w:trHeight w:val="313" w:hRule="atLeast"/>
            </w:trPr>
          </w:trPrChange>
        </w:trPr>
        <w:tc>
          <w:tcPr>
            <w:tcW w:w="1050" w:type="dxa"/>
            <w:vMerge w:val="continue"/>
            <w:tcBorders>
              <w:top w:val="nil"/>
              <w:left w:val="single" w:color="000000" w:sz="6" w:space="0"/>
            </w:tcBorders>
            <w:vAlign w:val="top"/>
            <w:tcPrChange w:id="2791" w:author="随遇而安" w:date="2023-08-12T14:40:53Z">
              <w:tcPr>
                <w:tcW w:w="968" w:type="dxa"/>
                <w:vMerge w:val="continue"/>
                <w:tcBorders>
                  <w:top w:val="nil"/>
                  <w:left w:val="single" w:color="000000" w:sz="6" w:space="0"/>
                </w:tcBorders>
                <w:vAlign w:val="top"/>
              </w:tcPr>
            </w:tcPrChange>
          </w:tcPr>
          <w:p w14:paraId="6F097154">
            <w:pPr>
              <w:pStyle w:val="9"/>
              <w:autoSpaceDE/>
              <w:autoSpaceDN/>
              <w:spacing w:line="360" w:lineRule="auto"/>
              <w:pPrChange w:id="2792" w:author="36526" w:date="2024-11-06T20:22:41Z">
                <w:pPr>
                  <w:pStyle w:val="9"/>
                </w:pPr>
              </w:pPrChange>
            </w:pPr>
          </w:p>
        </w:tc>
        <w:tc>
          <w:tcPr>
            <w:tcW w:w="1626" w:type="dxa"/>
            <w:vAlign w:val="top"/>
            <w:tcPrChange w:id="2793" w:author="随遇而安" w:date="2023-08-12T14:40:53Z">
              <w:tcPr>
                <w:tcW w:w="1497" w:type="dxa"/>
                <w:vAlign w:val="top"/>
              </w:tcPr>
            </w:tcPrChange>
          </w:tcPr>
          <w:p w14:paraId="3FBB37FB">
            <w:pPr>
              <w:autoSpaceDE/>
              <w:autoSpaceDN/>
              <w:spacing w:before="82" w:line="360" w:lineRule="auto"/>
              <w:ind w:left="335"/>
              <w:rPr>
                <w:rFonts w:ascii="宋体" w:hAnsi="宋体" w:eastAsia="宋体" w:cs="宋体"/>
                <w:sz w:val="21"/>
                <w:szCs w:val="21"/>
                <w:rPrChange w:id="2795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794" w:author="36526" w:date="2024-11-06T20:22:41Z">
                <w:pPr>
                  <w:spacing w:before="82" w:line="223" w:lineRule="auto"/>
                  <w:ind w:left="335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  <w:rPrChange w:id="2796" w:author="随遇而安" w:date="2023-08-12T14:40:46Z">
                  <w:rPr>
                    <w:rFonts w:ascii="宋体" w:hAnsi="宋体" w:eastAsia="宋体" w:cs="宋体"/>
                    <w:spacing w:val="-1"/>
                    <w:sz w:val="15"/>
                    <w:szCs w:val="15"/>
                  </w:rPr>
                </w:rPrChange>
              </w:rPr>
              <w:t>2m≤h≤5m；</w:t>
            </w:r>
          </w:p>
        </w:tc>
        <w:tc>
          <w:tcPr>
            <w:tcW w:w="1743" w:type="dxa"/>
            <w:vAlign w:val="top"/>
            <w:tcPrChange w:id="2797" w:author="随遇而安" w:date="2023-08-12T14:40:53Z">
              <w:tcPr>
                <w:tcW w:w="1605" w:type="dxa"/>
                <w:vAlign w:val="top"/>
              </w:tcPr>
            </w:tcPrChange>
          </w:tcPr>
          <w:p w14:paraId="782905E0">
            <w:pPr>
              <w:autoSpaceDE/>
              <w:autoSpaceDN/>
              <w:spacing w:before="82" w:line="360" w:lineRule="auto"/>
              <w:ind w:left="356"/>
              <w:rPr>
                <w:rFonts w:ascii="宋体" w:hAnsi="宋体" w:eastAsia="宋体" w:cs="宋体"/>
                <w:sz w:val="21"/>
                <w:szCs w:val="21"/>
                <w:rPrChange w:id="2799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798" w:author="36526" w:date="2024-11-06T20:22:41Z">
                <w:pPr>
                  <w:spacing w:before="82" w:line="223" w:lineRule="auto"/>
                  <w:ind w:left="356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  <w:rPrChange w:id="2800" w:author="随遇而安" w:date="2023-08-12T14:40:46Z">
                  <w:rPr>
                    <w:rFonts w:ascii="宋体" w:hAnsi="宋体" w:eastAsia="宋体" w:cs="宋体"/>
                    <w:spacing w:val="-1"/>
                    <w:sz w:val="15"/>
                    <w:szCs w:val="15"/>
                  </w:rPr>
                </w:rPrChange>
              </w:rPr>
              <w:t>5m＜h≤15m；</w:t>
            </w:r>
          </w:p>
        </w:tc>
        <w:tc>
          <w:tcPr>
            <w:tcW w:w="1862" w:type="dxa"/>
            <w:vAlign w:val="top"/>
            <w:tcPrChange w:id="2801" w:author="随遇而安" w:date="2023-08-12T14:40:53Z">
              <w:tcPr>
                <w:tcW w:w="1715" w:type="dxa"/>
                <w:vAlign w:val="top"/>
              </w:tcPr>
            </w:tcPrChange>
          </w:tcPr>
          <w:p w14:paraId="2D00B348">
            <w:pPr>
              <w:autoSpaceDE/>
              <w:autoSpaceDN/>
              <w:spacing w:before="82" w:line="360" w:lineRule="auto"/>
              <w:ind w:left="385"/>
              <w:rPr>
                <w:rFonts w:ascii="宋体" w:hAnsi="宋体" w:eastAsia="宋体" w:cs="宋体"/>
                <w:sz w:val="21"/>
                <w:szCs w:val="21"/>
                <w:rPrChange w:id="2803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02" w:author="36526" w:date="2024-11-06T20:22:41Z">
                <w:pPr>
                  <w:spacing w:before="82" w:line="223" w:lineRule="auto"/>
                  <w:ind w:left="385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  <w:rPrChange w:id="2804" w:author="随遇而安" w:date="2023-08-12T14:40:46Z">
                  <w:rPr>
                    <w:rFonts w:ascii="宋体" w:hAnsi="宋体" w:eastAsia="宋体" w:cs="宋体"/>
                    <w:spacing w:val="-2"/>
                    <w:sz w:val="15"/>
                    <w:szCs w:val="15"/>
                  </w:rPr>
                </w:rPrChange>
              </w:rPr>
              <w:t>15m＜h≤30m；</w:t>
            </w:r>
          </w:p>
        </w:tc>
        <w:tc>
          <w:tcPr>
            <w:tcW w:w="1058" w:type="dxa"/>
            <w:tcBorders>
              <w:right w:val="single" w:color="000000" w:sz="6" w:space="0"/>
            </w:tcBorders>
            <w:vAlign w:val="top"/>
            <w:tcPrChange w:id="2805" w:author="随遇而安" w:date="2023-08-12T14:40:53Z">
              <w:tcPr>
                <w:tcW w:w="967" w:type="dxa"/>
                <w:tcBorders>
                  <w:right w:val="single" w:color="000000" w:sz="6" w:space="0"/>
                </w:tcBorders>
                <w:vAlign w:val="top"/>
              </w:tcPr>
            </w:tcPrChange>
          </w:tcPr>
          <w:p w14:paraId="6E4E0DD6">
            <w:pPr>
              <w:autoSpaceDE/>
              <w:autoSpaceDN/>
              <w:spacing w:before="82" w:line="360" w:lineRule="auto"/>
              <w:ind w:left="261"/>
              <w:rPr>
                <w:rFonts w:ascii="宋体" w:hAnsi="宋体" w:eastAsia="宋体" w:cs="宋体"/>
                <w:sz w:val="21"/>
                <w:szCs w:val="21"/>
                <w:rPrChange w:id="2807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06" w:author="36526" w:date="2024-11-06T20:22:41Z">
                <w:pPr>
                  <w:spacing w:before="82" w:line="241" w:lineRule="auto"/>
                  <w:ind w:left="261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  <w:rPrChange w:id="2808" w:author="随遇而安" w:date="2023-08-12T14:40:46Z">
                  <w:rPr>
                    <w:rFonts w:ascii="宋体" w:hAnsi="宋体" w:eastAsia="宋体" w:cs="宋体"/>
                    <w:spacing w:val="-1"/>
                    <w:sz w:val="15"/>
                    <w:szCs w:val="15"/>
                  </w:rPr>
                </w:rPrChange>
              </w:rPr>
              <w:t>h＞30m</w:t>
            </w:r>
          </w:p>
        </w:tc>
      </w:tr>
      <w:tr w14:paraId="7ABA1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2809" w:author="随遇而安" w:date="2023-08-12T14:40:53Z">
            <w:tblPrEx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462" w:hRule="atLeast"/>
          <w:trPrChange w:id="2809" w:author="随遇而安" w:date="2023-08-12T14:40:53Z">
            <w:trPr>
              <w:trHeight w:val="313" w:hRule="atLeast"/>
            </w:trPr>
          </w:trPrChange>
        </w:trPr>
        <w:tc>
          <w:tcPr>
            <w:tcW w:w="1050" w:type="dxa"/>
            <w:tcBorders>
              <w:left w:val="single" w:color="000000" w:sz="6" w:space="0"/>
            </w:tcBorders>
            <w:vAlign w:val="top"/>
            <w:tcPrChange w:id="2810" w:author="随遇而安" w:date="2023-08-12T14:40:53Z">
              <w:tcPr>
                <w:tcW w:w="968" w:type="dxa"/>
                <w:tcBorders>
                  <w:left w:val="single" w:color="000000" w:sz="6" w:space="0"/>
                </w:tcBorders>
                <w:vAlign w:val="top"/>
              </w:tcPr>
            </w:tcPrChange>
          </w:tcPr>
          <w:p w14:paraId="6A080634">
            <w:pPr>
              <w:autoSpaceDE/>
              <w:autoSpaceDN/>
              <w:spacing w:before="110" w:line="360" w:lineRule="auto"/>
              <w:ind w:left="437"/>
              <w:rPr>
                <w:rFonts w:ascii="宋体" w:hAnsi="宋体" w:eastAsia="宋体" w:cs="宋体"/>
                <w:sz w:val="21"/>
                <w:szCs w:val="21"/>
                <w:rPrChange w:id="2812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11" w:author="36526" w:date="2024-11-06T20:22:41Z">
                <w:pPr>
                  <w:spacing w:before="110" w:line="184" w:lineRule="auto"/>
                  <w:ind w:left="437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13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A</w:t>
            </w:r>
          </w:p>
        </w:tc>
        <w:tc>
          <w:tcPr>
            <w:tcW w:w="1626" w:type="dxa"/>
            <w:vAlign w:val="top"/>
            <w:tcPrChange w:id="2814" w:author="随遇而安" w:date="2023-08-12T14:40:53Z">
              <w:tcPr>
                <w:tcW w:w="1497" w:type="dxa"/>
                <w:vAlign w:val="top"/>
              </w:tcPr>
            </w:tcPrChange>
          </w:tcPr>
          <w:p w14:paraId="5638E575">
            <w:pPr>
              <w:autoSpaceDE/>
              <w:autoSpaceDN/>
              <w:spacing w:before="86" w:line="360" w:lineRule="auto"/>
              <w:ind w:left="721"/>
              <w:rPr>
                <w:rFonts w:ascii="宋体" w:hAnsi="宋体" w:eastAsia="宋体" w:cs="宋体"/>
                <w:sz w:val="21"/>
                <w:szCs w:val="21"/>
                <w:rPrChange w:id="2816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15" w:author="36526" w:date="2024-11-06T20:22:41Z">
                <w:pPr>
                  <w:spacing w:before="86" w:line="236" w:lineRule="auto"/>
                  <w:ind w:left="721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17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Ⅰ</w:t>
            </w:r>
          </w:p>
        </w:tc>
        <w:tc>
          <w:tcPr>
            <w:tcW w:w="1743" w:type="dxa"/>
            <w:vAlign w:val="top"/>
            <w:tcPrChange w:id="2818" w:author="随遇而安" w:date="2023-08-12T14:40:53Z">
              <w:tcPr>
                <w:tcW w:w="1605" w:type="dxa"/>
                <w:vAlign w:val="top"/>
              </w:tcPr>
            </w:tcPrChange>
          </w:tcPr>
          <w:p w14:paraId="1C1EFBB4">
            <w:pPr>
              <w:autoSpaceDE/>
              <w:autoSpaceDN/>
              <w:spacing w:before="86" w:line="360" w:lineRule="auto"/>
              <w:ind w:left="754"/>
              <w:rPr>
                <w:rFonts w:ascii="宋体" w:hAnsi="宋体" w:eastAsia="宋体" w:cs="宋体"/>
                <w:sz w:val="21"/>
                <w:szCs w:val="21"/>
                <w:rPrChange w:id="2820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19" w:author="36526" w:date="2024-11-06T20:22:41Z">
                <w:pPr>
                  <w:spacing w:before="86" w:line="237" w:lineRule="auto"/>
                  <w:ind w:left="754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21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Ⅱ</w:t>
            </w:r>
          </w:p>
        </w:tc>
        <w:tc>
          <w:tcPr>
            <w:tcW w:w="1862" w:type="dxa"/>
            <w:vAlign w:val="top"/>
            <w:tcPrChange w:id="2822" w:author="随遇而安" w:date="2023-08-12T14:40:53Z">
              <w:tcPr>
                <w:tcW w:w="1715" w:type="dxa"/>
                <w:vAlign w:val="top"/>
              </w:tcPr>
            </w:tcPrChange>
          </w:tcPr>
          <w:p w14:paraId="4F4C5BE6">
            <w:pPr>
              <w:autoSpaceDE/>
              <w:autoSpaceDN/>
              <w:spacing w:before="86" w:line="360" w:lineRule="auto"/>
              <w:ind w:left="786"/>
              <w:rPr>
                <w:rFonts w:ascii="宋体" w:hAnsi="宋体" w:eastAsia="宋体" w:cs="宋体"/>
                <w:sz w:val="21"/>
                <w:szCs w:val="21"/>
                <w:rPrChange w:id="2824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23" w:author="36526" w:date="2024-11-06T20:22:41Z">
                <w:pPr>
                  <w:spacing w:before="86" w:line="237" w:lineRule="auto"/>
                  <w:ind w:left="786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25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Ⅲ</w:t>
            </w:r>
          </w:p>
        </w:tc>
        <w:tc>
          <w:tcPr>
            <w:tcW w:w="1058" w:type="dxa"/>
            <w:tcBorders>
              <w:right w:val="single" w:color="000000" w:sz="6" w:space="0"/>
            </w:tcBorders>
            <w:vAlign w:val="top"/>
            <w:tcPrChange w:id="2826" w:author="随遇而安" w:date="2023-08-12T14:40:53Z">
              <w:tcPr>
                <w:tcW w:w="967" w:type="dxa"/>
                <w:tcBorders>
                  <w:right w:val="single" w:color="000000" w:sz="6" w:space="0"/>
                </w:tcBorders>
                <w:vAlign w:val="top"/>
              </w:tcPr>
            </w:tcPrChange>
          </w:tcPr>
          <w:p w14:paraId="29903740">
            <w:pPr>
              <w:autoSpaceDE/>
              <w:autoSpaceDN/>
              <w:spacing w:before="86" w:line="360" w:lineRule="auto"/>
              <w:ind w:left="417"/>
              <w:rPr>
                <w:rFonts w:ascii="宋体" w:hAnsi="宋体" w:eastAsia="宋体" w:cs="宋体"/>
                <w:sz w:val="21"/>
                <w:szCs w:val="21"/>
                <w:rPrChange w:id="2828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27" w:author="36526" w:date="2024-11-06T20:22:41Z">
                <w:pPr>
                  <w:spacing w:before="86" w:line="237" w:lineRule="auto"/>
                  <w:ind w:left="417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29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Ⅳ</w:t>
            </w:r>
          </w:p>
        </w:tc>
      </w:tr>
      <w:tr w14:paraId="37BF4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2830" w:author="随遇而安" w:date="2023-08-12T14:40:53Z">
            <w:tblPrEx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550" w:hRule="atLeast"/>
          <w:trPrChange w:id="2830" w:author="随遇而安" w:date="2023-08-12T14:40:53Z">
            <w:trPr>
              <w:trHeight w:val="329" w:hRule="atLeast"/>
            </w:trPr>
          </w:trPrChange>
        </w:trPr>
        <w:tc>
          <w:tcPr>
            <w:tcW w:w="1050" w:type="dxa"/>
            <w:tcBorders>
              <w:left w:val="single" w:color="000000" w:sz="6" w:space="0"/>
              <w:bottom w:val="single" w:color="000000" w:sz="6" w:space="0"/>
            </w:tcBorders>
            <w:vAlign w:val="top"/>
            <w:tcPrChange w:id="2831" w:author="随遇而安" w:date="2023-08-12T14:40:53Z">
              <w:tcPr>
                <w:tcW w:w="968" w:type="dxa"/>
                <w:tcBorders>
                  <w:left w:val="single" w:color="000000" w:sz="6" w:space="0"/>
                  <w:bottom w:val="single" w:color="000000" w:sz="6" w:space="0"/>
                </w:tcBorders>
                <w:vAlign w:val="top"/>
              </w:tcPr>
            </w:tcPrChange>
          </w:tcPr>
          <w:p w14:paraId="2309967D">
            <w:pPr>
              <w:autoSpaceDE/>
              <w:autoSpaceDN/>
              <w:spacing w:before="116" w:line="360" w:lineRule="auto"/>
              <w:ind w:left="438"/>
              <w:rPr>
                <w:rFonts w:ascii="宋体" w:hAnsi="宋体" w:eastAsia="宋体" w:cs="宋体"/>
                <w:sz w:val="21"/>
                <w:szCs w:val="21"/>
                <w:rPrChange w:id="2833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32" w:author="36526" w:date="2024-11-06T20:22:41Z">
                <w:pPr>
                  <w:spacing w:before="116" w:line="181" w:lineRule="auto"/>
                  <w:ind w:left="438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34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B</w:t>
            </w:r>
          </w:p>
        </w:tc>
        <w:tc>
          <w:tcPr>
            <w:tcW w:w="1626" w:type="dxa"/>
            <w:tcBorders>
              <w:bottom w:val="single" w:color="000000" w:sz="6" w:space="0"/>
            </w:tcBorders>
            <w:vAlign w:val="top"/>
            <w:tcPrChange w:id="2835" w:author="随遇而安" w:date="2023-08-12T14:40:53Z">
              <w:tcPr>
                <w:tcW w:w="1497" w:type="dxa"/>
                <w:tcBorders>
                  <w:bottom w:val="single" w:color="000000" w:sz="6" w:space="0"/>
                </w:tcBorders>
                <w:vAlign w:val="top"/>
              </w:tcPr>
            </w:tcPrChange>
          </w:tcPr>
          <w:p w14:paraId="28C1D42F">
            <w:pPr>
              <w:autoSpaceDE/>
              <w:autoSpaceDN/>
              <w:spacing w:before="89" w:line="360" w:lineRule="auto"/>
              <w:ind w:left="698"/>
              <w:rPr>
                <w:rFonts w:ascii="宋体" w:hAnsi="宋体" w:eastAsia="宋体" w:cs="宋体"/>
                <w:sz w:val="21"/>
                <w:szCs w:val="21"/>
                <w:rPrChange w:id="2837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36" w:author="36526" w:date="2024-11-06T20:22:41Z">
                <w:pPr>
                  <w:spacing w:before="89" w:line="237" w:lineRule="auto"/>
                  <w:ind w:left="698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38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Ⅱ</w:t>
            </w:r>
          </w:p>
        </w:tc>
        <w:tc>
          <w:tcPr>
            <w:tcW w:w="1743" w:type="dxa"/>
            <w:tcBorders>
              <w:bottom w:val="single" w:color="000000" w:sz="6" w:space="0"/>
            </w:tcBorders>
            <w:vAlign w:val="top"/>
            <w:tcPrChange w:id="2839" w:author="随遇而安" w:date="2023-08-12T14:40:53Z">
              <w:tcPr>
                <w:tcW w:w="1605" w:type="dxa"/>
                <w:tcBorders>
                  <w:bottom w:val="single" w:color="000000" w:sz="6" w:space="0"/>
                </w:tcBorders>
                <w:vAlign w:val="top"/>
              </w:tcPr>
            </w:tcPrChange>
          </w:tcPr>
          <w:p w14:paraId="6DD4A45A">
            <w:pPr>
              <w:autoSpaceDE/>
              <w:autoSpaceDN/>
              <w:spacing w:before="89" w:line="360" w:lineRule="auto"/>
              <w:ind w:left="728"/>
              <w:rPr>
                <w:rFonts w:ascii="宋体" w:hAnsi="宋体" w:eastAsia="宋体" w:cs="宋体"/>
                <w:sz w:val="21"/>
                <w:szCs w:val="21"/>
                <w:rPrChange w:id="2841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40" w:author="36526" w:date="2024-11-06T20:22:41Z">
                <w:pPr>
                  <w:spacing w:before="89" w:line="237" w:lineRule="auto"/>
                  <w:ind w:left="728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42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Ⅲ</w:t>
            </w:r>
          </w:p>
        </w:tc>
        <w:tc>
          <w:tcPr>
            <w:tcW w:w="1862" w:type="dxa"/>
            <w:tcBorders>
              <w:bottom w:val="single" w:color="000000" w:sz="6" w:space="0"/>
            </w:tcBorders>
            <w:vAlign w:val="top"/>
            <w:tcPrChange w:id="2843" w:author="随遇而安" w:date="2023-08-12T14:40:53Z">
              <w:tcPr>
                <w:tcW w:w="1715" w:type="dxa"/>
                <w:tcBorders>
                  <w:bottom w:val="single" w:color="000000" w:sz="6" w:space="0"/>
                </w:tcBorders>
                <w:vAlign w:val="top"/>
              </w:tcPr>
            </w:tcPrChange>
          </w:tcPr>
          <w:p w14:paraId="74AC6D46">
            <w:pPr>
              <w:autoSpaceDE/>
              <w:autoSpaceDN/>
              <w:spacing w:before="89" w:line="360" w:lineRule="auto"/>
              <w:ind w:left="786"/>
              <w:rPr>
                <w:rFonts w:ascii="宋体" w:hAnsi="宋体" w:eastAsia="宋体" w:cs="宋体"/>
                <w:sz w:val="21"/>
                <w:szCs w:val="21"/>
                <w:rPrChange w:id="2845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44" w:author="36526" w:date="2024-11-06T20:22:41Z">
                <w:pPr>
                  <w:spacing w:before="89" w:line="237" w:lineRule="auto"/>
                  <w:ind w:left="786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46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Ⅲ</w:t>
            </w:r>
          </w:p>
        </w:tc>
        <w:tc>
          <w:tcPr>
            <w:tcW w:w="1058" w:type="dxa"/>
            <w:tcBorders>
              <w:bottom w:val="single" w:color="000000" w:sz="6" w:space="0"/>
              <w:right w:val="single" w:color="000000" w:sz="6" w:space="0"/>
            </w:tcBorders>
            <w:vAlign w:val="top"/>
            <w:tcPrChange w:id="2847" w:author="随遇而安" w:date="2023-08-12T14:40:53Z">
              <w:tcPr>
                <w:tcW w:w="967" w:type="dxa"/>
                <w:tcBorders>
                  <w:bottom w:val="single" w:color="000000" w:sz="6" w:space="0"/>
                  <w:right w:val="single" w:color="000000" w:sz="6" w:space="0"/>
                </w:tcBorders>
                <w:vAlign w:val="top"/>
              </w:tcPr>
            </w:tcPrChange>
          </w:tcPr>
          <w:p w14:paraId="750F9687">
            <w:pPr>
              <w:autoSpaceDE/>
              <w:autoSpaceDN/>
              <w:spacing w:before="89" w:line="360" w:lineRule="auto"/>
              <w:ind w:left="417"/>
              <w:rPr>
                <w:rFonts w:ascii="宋体" w:hAnsi="宋体" w:eastAsia="宋体" w:cs="宋体"/>
                <w:sz w:val="21"/>
                <w:szCs w:val="21"/>
                <w:rPrChange w:id="2849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pPrChange w:id="2848" w:author="36526" w:date="2024-11-06T20:22:41Z">
                <w:pPr>
                  <w:spacing w:before="89" w:line="237" w:lineRule="auto"/>
                  <w:ind w:left="417"/>
                </w:pPr>
              </w:pPrChange>
            </w:pPr>
            <w:r>
              <w:rPr>
                <w:rFonts w:ascii="宋体" w:hAnsi="宋体" w:eastAsia="宋体" w:cs="宋体"/>
                <w:sz w:val="21"/>
                <w:szCs w:val="21"/>
                <w:rPrChange w:id="2850" w:author="随遇而安" w:date="2023-08-12T14:40:46Z">
                  <w:rPr>
                    <w:rFonts w:ascii="宋体" w:hAnsi="宋体" w:eastAsia="宋体" w:cs="宋体"/>
                    <w:sz w:val="15"/>
                    <w:szCs w:val="15"/>
                  </w:rPr>
                </w:rPrChange>
              </w:rPr>
              <w:t>Ⅳ</w:t>
            </w:r>
          </w:p>
        </w:tc>
      </w:tr>
    </w:tbl>
    <w:p w14:paraId="22CABF7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2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pPrChange w:id="2851" w:author="36526" w:date="2024-11-06T20:22:41Z">
          <w:pPr>
            <w:spacing w:before="112"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3" w:author="随遇而安" w:date="2023-08-12T14:40:13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7.1.1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4" w:author="随遇而安" w:date="2023-08-12T14:40:13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一般情况高处作业按表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5" w:author="随遇而安" w:date="2023-08-12T14:40:13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6" w:author="随遇而安" w:date="2023-08-12T14:40:13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7" w:author="随遇而安" w:date="2023-08-12T14:40:13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规定的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8" w:author="随遇而安" w:date="2023-08-12T14:40:13Z">
            <w:rPr>
              <w:rFonts w:ascii="宋体" w:hAnsi="宋体" w:eastAsia="宋体" w:cs="宋体"/>
              <w:spacing w:val="-5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59" w:author="随遇而安" w:date="2023-08-12T14:40:13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A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0" w:author="随遇而安" w:date="2023-08-12T14:40:13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类法分级。</w:t>
      </w:r>
    </w:p>
    <w:p w14:paraId="14846E39">
      <w:pPr>
        <w:autoSpaceDE/>
        <w:autoSpaceDN/>
        <w:spacing w:before="185" w:line="360" w:lineRule="auto"/>
        <w:ind w:left="0" w:right="0" w:firstLine="560" w:firstLineChars="200"/>
        <w:rPr>
          <w:ins w:id="2862" w:author="36526" w:date="2024-11-06T20:28:20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2861" w:author="36526" w:date="2024-11-06T20:22:41Z">
          <w:pPr>
            <w:spacing w:before="181" w:line="290" w:lineRule="auto"/>
            <w:ind w:left="523" w:right="451" w:hanging="486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3" w:author="随遇而安" w:date="2023-08-12T14:40:13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7.1.2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4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存在以下任何一种或以上情形的客观危险因素，则按表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5" w:author="随遇而安" w:date="2023-08-12T14:40:13Z">
            <w:rPr>
              <w:rFonts w:ascii="宋体" w:hAnsi="宋体" w:eastAsia="宋体" w:cs="宋体"/>
              <w:spacing w:val="-25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6" w:author="随遇而安" w:date="2023-08-12T14:40:13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7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规定的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8" w:author="随遇而安" w:date="2023-08-12T14:40:13Z">
            <w:rPr>
              <w:rFonts w:ascii="宋体" w:hAnsi="宋体" w:eastAsia="宋体" w:cs="宋体"/>
              <w:spacing w:val="-5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69" w:author="随遇而安" w:date="2023-08-12T14:40:13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B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0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类法分级。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1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</w:p>
    <w:p w14:paraId="1B79A8A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3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pPrChange w:id="2872" w:author="36526" w:date="2024-11-06T20:22:41Z">
          <w:pPr>
            <w:spacing w:before="181" w:line="290" w:lineRule="auto"/>
            <w:ind w:left="523" w:right="451" w:hanging="486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4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5" w:author="随遇而安" w:date="2023-08-12T14:40:13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6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）平均气温等于或者低于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7" w:author="随遇而安" w:date="2023-08-12T14:40:13Z">
            <w:rPr>
              <w:rFonts w:ascii="宋体" w:hAnsi="宋体" w:eastAsia="宋体" w:cs="宋体"/>
              <w:spacing w:val="-3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8" w:author="随遇而安" w:date="2023-08-12T14:40:13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5℃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79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的作业环境。</w:t>
      </w:r>
    </w:p>
    <w:p w14:paraId="0848585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1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pPrChange w:id="2880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2" w:author="随遇而安" w:date="2023-08-12T14:40:13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3" w:author="随遇而安" w:date="2023-08-12T14:40:13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4" w:author="随遇而安" w:date="2023-08-12T14:40:13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）接触冷水温度等于或低于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5" w:author="随遇而安" w:date="2023-08-12T14:40:13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6" w:author="随遇而安" w:date="2023-08-12T14:40:13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12℃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7" w:author="随遇而安" w:date="2023-08-12T14:40:13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的作业。</w:t>
      </w:r>
    </w:p>
    <w:p w14:paraId="3F1AAD2B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89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pPrChange w:id="2888" w:author="36526" w:date="2024-11-06T20:22:41Z">
          <w:pPr>
            <w:spacing w:before="180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2890" w:author="随遇而安" w:date="2023-08-12T14:40:13Z">
            <w:rPr>
              <w:rFonts w:ascii="宋体" w:hAnsi="宋体" w:eastAsia="宋体" w:cs="宋体"/>
              <w:spacing w:val="-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2891" w:author="随遇而安" w:date="2023-08-12T14:40:13Z">
            <w:rPr>
              <w:rFonts w:ascii="Times New Roman" w:hAnsi="Times New Roman" w:eastAsia="Times New Roman" w:cs="Times New Roman"/>
              <w:spacing w:val="-1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2892" w:author="随遇而安" w:date="2023-08-12T14:40:13Z">
            <w:rPr>
              <w:rFonts w:ascii="宋体" w:hAnsi="宋体" w:eastAsia="宋体" w:cs="宋体"/>
              <w:spacing w:val="-1"/>
              <w:position w:val="17"/>
              <w:sz w:val="24"/>
              <w:szCs w:val="24"/>
            </w:rPr>
          </w:rPrChange>
        </w:rPr>
        <w:t>）作业场地有冰、雪、霜、油、水等易滑物。</w:t>
      </w:r>
    </w:p>
    <w:p w14:paraId="021320F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94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pPrChange w:id="2893" w:author="36526" w:date="2024-11-06T20:22:41Z">
          <w:pPr>
            <w:spacing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95" w:author="随遇而安" w:date="2023-08-12T14:40:13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96" w:author="随遇而安" w:date="2023-08-12T14:40:13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897" w:author="随遇而安" w:date="2023-08-12T14:40:13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）作业场所光线不足或能见度差。</w:t>
      </w:r>
    </w:p>
    <w:p w14:paraId="03049BA6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2899" w:author="随遇而安" w:date="2023-08-12T11:05:17Z"/>
          <w:rFonts w:hint="eastAsia" w:ascii="仿宋" w:hAnsi="仿宋" w:eastAsia="仿宋" w:cs="仿宋"/>
          <w:spacing w:val="0"/>
          <w:sz w:val="28"/>
          <w:szCs w:val="24"/>
          <w:lang w:eastAsia="zh-CN"/>
          <w:rPrChange w:id="2900" w:author="随遇而安" w:date="2023-08-12T14:40:13Z">
            <w:rPr>
              <w:del w:id="2901" w:author="随遇而安" w:date="2023-08-12T11:05:17Z"/>
              <w:rFonts w:ascii="宋体" w:hAnsi="宋体" w:eastAsia="宋体" w:cs="宋体"/>
              <w:sz w:val="24"/>
              <w:szCs w:val="24"/>
            </w:rPr>
          </w:rPrChange>
        </w:rPr>
        <w:pPrChange w:id="2898" w:author="36526" w:date="2024-11-06T20:22:41Z">
          <w:pPr>
            <w:spacing w:before="183" w:line="360" w:lineRule="auto"/>
            <w:ind w:left="40" w:firstLine="484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02" w:author="随遇而安" w:date="2023-08-12T14:40:13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03" w:author="随遇而安" w:date="2023-08-12T14:40:13Z"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</w:rPrChange>
        </w:rPr>
        <w:t>5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04" w:author="随遇而安" w:date="2023-08-12T14:40:13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）摆动、</w:t>
      </w:r>
      <w:del w:id="2905" w:author="随遇而安" w:date="2023-08-12T11:16:4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906" w:author="随遇而安" w:date="2023-08-12T14:40:13Z">
              <w:rPr>
                <w:rFonts w:ascii="宋体" w:hAnsi="宋体" w:eastAsia="宋体" w:cs="宋体"/>
                <w:spacing w:val="-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07" w:author="随遇而安" w:date="2023-08-12T14:40:13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立足处不是平面或只有很小的平面，即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08" w:author="随遇而安" w:date="2023-08-12T14:40:13Z">
            <w:rPr>
              <w:rFonts w:ascii="宋体" w:hAnsi="宋体" w:eastAsia="宋体" w:cs="宋体"/>
              <w:spacing w:val="-6"/>
              <w:sz w:val="24"/>
              <w:szCs w:val="24"/>
            </w:rPr>
          </w:rPrChange>
        </w:rPr>
        <w:t xml:space="preserve">任一边小于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09" w:author="随遇而安" w:date="2023-08-12T14:40:13Z"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</w:rPrChange>
        </w:rPr>
        <w:t>0.5m</w:t>
      </w:r>
      <w:del w:id="2910" w:author="随遇而安" w:date="2023-08-12T15:48:1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911" w:author="随遇而安" w:date="2023-08-12T14:40:13Z"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</w:rPrChange>
          </w:rPr>
          <w:delText xml:space="preserve"> </w:delText>
        </w:r>
      </w:del>
      <w:del w:id="2912" w:author="随遇而安" w:date="2023-08-12T15:48:1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913" w:author="随遇而安" w:date="2023-08-12T14:40:13Z"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14" w:author="随遇而安" w:date="2023-08-12T14:40:13Z">
            <w:rPr>
              <w:rFonts w:ascii="宋体" w:hAnsi="宋体" w:eastAsia="宋体" w:cs="宋体"/>
              <w:spacing w:val="-6"/>
              <w:sz w:val="24"/>
              <w:szCs w:val="24"/>
            </w:rPr>
          </w:rPrChange>
        </w:rPr>
        <w:t>的矩形平面、</w:t>
      </w:r>
      <w:del w:id="2915" w:author="随遇而安" w:date="2023-08-12T11:16:5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916" w:author="随遇而安" w:date="2023-08-12T14:40:13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17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 xml:space="preserve">直径小于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18" w:author="随遇而安" w:date="2023-08-12T14:40:13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0.5m </w:t>
      </w:r>
      <w:del w:id="2919" w:author="随遇而安" w:date="2023-08-12T11:16:4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920" w:author="随遇而安" w:date="2023-08-12T14:40:13Z"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21" w:author="随遇而安" w:date="2023-08-12T14:40:1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的圆形平面或具有类似尺寸的其它形状平面，致使作业者无法维持正常</w:t>
      </w:r>
    </w:p>
    <w:p w14:paraId="5E95FBF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23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pPrChange w:id="2922" w:author="36526" w:date="2024-11-06T20:22:41Z">
          <w:pPr>
            <w:spacing w:before="1" w:line="219" w:lineRule="auto"/>
            <w:ind w:left="39"/>
          </w:pPr>
        </w:pPrChange>
      </w:pPr>
      <w:del w:id="2924" w:author="随遇而安" w:date="2023-08-12T11:16:49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2925" w:author="随遇而安" w:date="2023-08-12T14:40:13Z">
              <w:rPr>
                <w:rFonts w:ascii="宋体" w:hAnsi="宋体" w:eastAsia="宋体" w:cs="宋体"/>
                <w:spacing w:val="-11"/>
                <w:sz w:val="24"/>
                <w:szCs w:val="24"/>
              </w:rPr>
            </w:rPrChange>
          </w:rPr>
          <w:delText>姿</w:delText>
        </w:r>
      </w:del>
      <w:ins w:id="2926" w:author="随遇而安" w:date="2023-08-12T11:16:53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  <w:rPrChange w:id="2927" w:author="随遇而安" w:date="2023-08-12T14:40:13Z"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rPrChange>
          </w:rPr>
          <w:t>姿</w:t>
        </w:r>
      </w:ins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28" w:author="随遇而安" w:date="2023-08-12T14:40:13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势。</w:t>
      </w:r>
    </w:p>
    <w:p w14:paraId="13FB755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rPrChange w:id="2930" w:author="随遇而安" w:date="2023-08-12T14:40:13Z">
            <w:rPr>
              <w:rFonts w:ascii="宋体" w:hAnsi="宋体" w:eastAsia="宋体" w:cs="宋体"/>
              <w:sz w:val="24"/>
              <w:szCs w:val="24"/>
            </w:rPr>
          </w:rPrChange>
        </w:rPr>
        <w:pPrChange w:id="2929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31" w:author="随遇而安" w:date="2023-08-12T14:40:13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32" w:author="随遇而安" w:date="2023-08-12T14:40:13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6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33" w:author="随遇而安" w:date="2023-08-12T14:40:13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）作业活动范围与危险电压带电体距离小于表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34" w:author="随遇而安" w:date="2023-08-12T14:40:13Z">
            <w:rPr>
              <w:rFonts w:ascii="宋体" w:hAnsi="宋体" w:eastAsia="宋体" w:cs="宋体"/>
              <w:spacing w:val="-3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35" w:author="随遇而安" w:date="2023-08-12T14:40:13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36" w:author="随遇而安" w:date="2023-08-12T14:40:13Z">
            <w:rPr>
              <w:rFonts w:ascii="Times New Roman" w:hAnsi="Times New Roman" w:eastAsia="Times New Roman" w:cs="Times New Roman"/>
              <w:spacing w:val="29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37" w:author="随遇而安" w:date="2023-08-12T14:40:13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的规定：</w:t>
      </w:r>
    </w:p>
    <w:p w14:paraId="360CC520">
      <w:pPr>
        <w:autoSpaceDE/>
        <w:autoSpaceDN/>
        <w:spacing w:before="120" w:line="360" w:lineRule="auto"/>
        <w:ind w:left="2568"/>
        <w:rPr>
          <w:rFonts w:ascii="宋体" w:hAnsi="宋体" w:eastAsia="宋体" w:cs="宋体"/>
          <w:sz w:val="21"/>
          <w:szCs w:val="21"/>
        </w:rPr>
        <w:pPrChange w:id="2938" w:author="36526" w:date="2024-11-06T20:22:41Z">
          <w:pPr>
            <w:spacing w:before="120" w:line="221" w:lineRule="auto"/>
            <w:ind w:left="2568"/>
          </w:pPr>
        </w:pPrChange>
      </w:pPr>
      <w:r>
        <w:rPr>
          <w:rFonts w:ascii="宋体" w:hAnsi="宋体" w:eastAsia="宋体" w:cs="宋体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2.</w:t>
      </w:r>
      <w:r>
        <w:rPr>
          <w:rFonts w:ascii="宋体" w:hAnsi="宋体" w:eastAsia="宋体" w:cs="宋体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作业活动范围与危险电压带电体的距离</w:t>
      </w:r>
    </w:p>
    <w:p w14:paraId="2AEDF485">
      <w:pPr>
        <w:autoSpaceDE/>
        <w:autoSpaceDN/>
        <w:spacing w:line="360" w:lineRule="auto"/>
        <w:rPr>
          <w:rFonts w:ascii="Arial"/>
          <w:sz w:val="2"/>
        </w:rPr>
        <w:pPrChange w:id="2939" w:author="36526" w:date="2024-11-06T20:22:41Z">
          <w:pPr>
            <w:spacing w:line="108" w:lineRule="auto"/>
          </w:pPr>
        </w:pPrChange>
      </w:pPr>
    </w:p>
    <w:tbl>
      <w:tblPr>
        <w:tblStyle w:val="8"/>
        <w:tblW w:w="6682" w:type="dxa"/>
        <w:tblInd w:w="12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4"/>
        <w:gridCol w:w="547"/>
        <w:gridCol w:w="580"/>
        <w:gridCol w:w="871"/>
        <w:gridCol w:w="725"/>
        <w:gridCol w:w="580"/>
        <w:gridCol w:w="585"/>
      </w:tblGrid>
      <w:tr w14:paraId="554B05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794" w:type="dxa"/>
            <w:vAlign w:val="top"/>
          </w:tcPr>
          <w:p w14:paraId="3E84DA71">
            <w:pPr>
              <w:autoSpaceDE/>
              <w:autoSpaceDN/>
              <w:spacing w:before="70" w:line="360" w:lineRule="auto"/>
              <w:ind w:left="167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0" w:author="36526" w:date="2024-11-06T20:22:41Z">
                <w:pPr>
                  <w:spacing w:before="70" w:line="220" w:lineRule="auto"/>
                  <w:ind w:left="167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危险电压带电体的电压等级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/KV</w:t>
            </w:r>
          </w:p>
        </w:tc>
        <w:tc>
          <w:tcPr>
            <w:tcW w:w="547" w:type="dxa"/>
            <w:vAlign w:val="top"/>
          </w:tcPr>
          <w:p w14:paraId="49509A3D">
            <w:pPr>
              <w:autoSpaceDE/>
              <w:autoSpaceDN/>
              <w:spacing w:before="100" w:line="360" w:lineRule="auto"/>
              <w:ind w:left="134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1" w:author="36526" w:date="2024-11-06T20:22:41Z">
                <w:pPr>
                  <w:spacing w:before="100" w:line="218" w:lineRule="auto"/>
                  <w:ind w:left="134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≤10</w:t>
            </w:r>
          </w:p>
        </w:tc>
        <w:tc>
          <w:tcPr>
            <w:tcW w:w="580" w:type="dxa"/>
            <w:vAlign w:val="top"/>
          </w:tcPr>
          <w:p w14:paraId="0AFC6906">
            <w:pPr>
              <w:autoSpaceDE/>
              <w:autoSpaceDN/>
              <w:spacing w:before="102" w:line="360" w:lineRule="auto"/>
              <w:ind w:left="204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2" w:author="36526" w:date="2024-11-06T20:22:41Z">
                <w:pPr>
                  <w:spacing w:before="102" w:line="188" w:lineRule="auto"/>
                  <w:ind w:left="204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35</w:t>
            </w:r>
          </w:p>
        </w:tc>
        <w:tc>
          <w:tcPr>
            <w:tcW w:w="871" w:type="dxa"/>
            <w:vAlign w:val="top"/>
          </w:tcPr>
          <w:p w14:paraId="7C5CF884">
            <w:pPr>
              <w:autoSpaceDE/>
              <w:autoSpaceDN/>
              <w:spacing w:before="102" w:line="360" w:lineRule="auto"/>
              <w:ind w:left="172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3" w:author="36526" w:date="2024-11-06T20:22:41Z">
                <w:pPr>
                  <w:spacing w:before="102" w:line="188" w:lineRule="auto"/>
                  <w:ind w:left="172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63~110</w:t>
            </w:r>
          </w:p>
        </w:tc>
        <w:tc>
          <w:tcPr>
            <w:tcW w:w="725" w:type="dxa"/>
            <w:vAlign w:val="top"/>
          </w:tcPr>
          <w:p w14:paraId="6FCDB77A">
            <w:pPr>
              <w:autoSpaceDE/>
              <w:autoSpaceDN/>
              <w:spacing w:before="102" w:line="360" w:lineRule="auto"/>
              <w:ind w:left="230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4" w:author="36526" w:date="2024-11-06T20:22:41Z">
                <w:pPr>
                  <w:spacing w:before="102" w:line="188" w:lineRule="auto"/>
                  <w:ind w:left="230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220</w:t>
            </w:r>
          </w:p>
        </w:tc>
        <w:tc>
          <w:tcPr>
            <w:tcW w:w="580" w:type="dxa"/>
            <w:vAlign w:val="top"/>
          </w:tcPr>
          <w:p w14:paraId="2DDAF51F">
            <w:pPr>
              <w:autoSpaceDE/>
              <w:autoSpaceDN/>
              <w:spacing w:before="102" w:line="360" w:lineRule="auto"/>
              <w:ind w:left="160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5" w:author="36526" w:date="2024-11-06T20:22:41Z">
                <w:pPr>
                  <w:spacing w:before="102" w:line="188" w:lineRule="auto"/>
                  <w:ind w:left="160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330</w:t>
            </w:r>
          </w:p>
        </w:tc>
        <w:tc>
          <w:tcPr>
            <w:tcW w:w="585" w:type="dxa"/>
            <w:vAlign w:val="top"/>
          </w:tcPr>
          <w:p w14:paraId="751F56C2">
            <w:pPr>
              <w:autoSpaceDE/>
              <w:autoSpaceDN/>
              <w:spacing w:before="102" w:line="360" w:lineRule="auto"/>
              <w:ind w:left="162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6" w:author="36526" w:date="2024-11-06T20:22:41Z">
                <w:pPr>
                  <w:spacing w:before="102" w:line="188" w:lineRule="auto"/>
                  <w:ind w:left="162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500</w:t>
            </w:r>
          </w:p>
        </w:tc>
      </w:tr>
      <w:tr w14:paraId="7A2FBF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794" w:type="dxa"/>
            <w:vAlign w:val="top"/>
          </w:tcPr>
          <w:p w14:paraId="798D4B4B">
            <w:pPr>
              <w:autoSpaceDE/>
              <w:autoSpaceDN/>
              <w:spacing w:before="66" w:line="360" w:lineRule="auto"/>
              <w:ind w:left="1125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7" w:author="36526" w:date="2024-11-06T20:22:41Z">
                <w:pPr>
                  <w:spacing w:before="66" w:line="234" w:lineRule="auto"/>
                  <w:ind w:left="1125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距离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/m</w:t>
            </w:r>
          </w:p>
        </w:tc>
        <w:tc>
          <w:tcPr>
            <w:tcW w:w="547" w:type="dxa"/>
            <w:vAlign w:val="top"/>
          </w:tcPr>
          <w:p w14:paraId="33A8CB70">
            <w:pPr>
              <w:autoSpaceDE/>
              <w:autoSpaceDN/>
              <w:spacing w:before="97" w:line="360" w:lineRule="auto"/>
              <w:ind w:left="179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8" w:author="36526" w:date="2024-11-06T20:22:41Z">
                <w:pPr>
                  <w:spacing w:before="97" w:line="188" w:lineRule="auto"/>
                  <w:ind w:left="179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1.7</w:t>
            </w:r>
          </w:p>
        </w:tc>
        <w:tc>
          <w:tcPr>
            <w:tcW w:w="580" w:type="dxa"/>
            <w:vAlign w:val="top"/>
          </w:tcPr>
          <w:p w14:paraId="3A25579C">
            <w:pPr>
              <w:autoSpaceDE/>
              <w:autoSpaceDN/>
              <w:spacing w:before="97" w:line="360" w:lineRule="auto"/>
              <w:ind w:left="179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49" w:author="36526" w:date="2024-11-06T20:22:41Z">
                <w:pPr>
                  <w:spacing w:before="97" w:line="188" w:lineRule="auto"/>
                  <w:ind w:left="179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2.0</w:t>
            </w:r>
          </w:p>
        </w:tc>
        <w:tc>
          <w:tcPr>
            <w:tcW w:w="871" w:type="dxa"/>
            <w:vAlign w:val="top"/>
          </w:tcPr>
          <w:p w14:paraId="7E1B8C2F">
            <w:pPr>
              <w:autoSpaceDE/>
              <w:autoSpaceDN/>
              <w:spacing w:before="97" w:line="360" w:lineRule="auto"/>
              <w:ind w:left="324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50" w:author="36526" w:date="2024-11-06T20:22:41Z">
                <w:pPr>
                  <w:spacing w:before="97" w:line="188" w:lineRule="auto"/>
                  <w:ind w:left="324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2.5</w:t>
            </w:r>
          </w:p>
        </w:tc>
        <w:tc>
          <w:tcPr>
            <w:tcW w:w="725" w:type="dxa"/>
            <w:vAlign w:val="top"/>
          </w:tcPr>
          <w:p w14:paraId="44D1EFA4">
            <w:pPr>
              <w:autoSpaceDE/>
              <w:autoSpaceDN/>
              <w:spacing w:before="97" w:line="360" w:lineRule="auto"/>
              <w:ind w:left="251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51" w:author="36526" w:date="2024-11-06T20:22:41Z">
                <w:pPr>
                  <w:spacing w:before="97" w:line="188" w:lineRule="auto"/>
                  <w:ind w:left="251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4.0</w:t>
            </w:r>
          </w:p>
        </w:tc>
        <w:tc>
          <w:tcPr>
            <w:tcW w:w="580" w:type="dxa"/>
            <w:vAlign w:val="top"/>
          </w:tcPr>
          <w:p w14:paraId="60F52DF2">
            <w:pPr>
              <w:autoSpaceDE/>
              <w:autoSpaceDN/>
              <w:spacing w:before="97" w:line="360" w:lineRule="auto"/>
              <w:ind w:left="185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52" w:author="36526" w:date="2024-11-06T20:22:41Z">
                <w:pPr>
                  <w:spacing w:before="97" w:line="188" w:lineRule="auto"/>
                  <w:ind w:left="185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5.0</w:t>
            </w:r>
          </w:p>
        </w:tc>
        <w:tc>
          <w:tcPr>
            <w:tcW w:w="585" w:type="dxa"/>
            <w:vAlign w:val="top"/>
          </w:tcPr>
          <w:p w14:paraId="2E9B1103">
            <w:pPr>
              <w:autoSpaceDE/>
              <w:autoSpaceDN/>
              <w:spacing w:before="97" w:line="360" w:lineRule="auto"/>
              <w:ind w:left="185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2953" w:author="36526" w:date="2024-11-06T20:22:41Z">
                <w:pPr>
                  <w:spacing w:before="97" w:line="188" w:lineRule="auto"/>
                  <w:ind w:left="185"/>
                </w:pPr>
              </w:pPrChange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6.0</w:t>
            </w:r>
          </w:p>
        </w:tc>
      </w:tr>
    </w:tbl>
    <w:p w14:paraId="58E57EA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55" w:author="随遇而安" w:date="2023-08-12T14:40:16Z">
            <w:rPr>
              <w:rFonts w:ascii="宋体" w:hAnsi="宋体" w:eastAsia="宋体" w:cs="宋体"/>
              <w:sz w:val="24"/>
              <w:szCs w:val="24"/>
            </w:rPr>
          </w:rPrChange>
        </w:rPr>
        <w:pPrChange w:id="2954" w:author="36526" w:date="2024-11-06T20:22:41Z">
          <w:pPr>
            <w:spacing w:before="113"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56" w:author="随遇而安" w:date="2023-08-12T14:40:16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7.2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57" w:author="随遇而安" w:date="2023-08-12T14:40:1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作业审批流程</w:t>
      </w:r>
    </w:p>
    <w:p w14:paraId="705EFE20">
      <w:pPr>
        <w:autoSpaceDE/>
        <w:autoSpaceDN/>
        <w:spacing w:before="185" w:line="360" w:lineRule="auto"/>
        <w:ind w:left="0" w:right="0" w:firstLine="560" w:firstLineChars="200"/>
        <w:rPr>
          <w:del w:id="2959" w:author="随遇而安" w:date="2023-08-12T11:05:34Z"/>
          <w:rFonts w:hint="eastAsia" w:ascii="仿宋" w:hAnsi="仿宋" w:eastAsia="仿宋" w:cs="仿宋"/>
          <w:spacing w:val="0"/>
          <w:sz w:val="28"/>
          <w:szCs w:val="24"/>
          <w:lang w:eastAsia="zh-CN"/>
          <w:rPrChange w:id="2960" w:author="随遇而安" w:date="2023-08-12T14:40:21Z">
            <w:rPr>
              <w:del w:id="2961" w:author="随遇而安" w:date="2023-08-12T11:05:34Z"/>
              <w:rFonts w:ascii="宋体" w:hAnsi="宋体" w:eastAsia="宋体" w:cs="宋体"/>
              <w:sz w:val="24"/>
              <w:szCs w:val="24"/>
            </w:rPr>
          </w:rPrChange>
        </w:rPr>
        <w:pPrChange w:id="2958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2962" w:author="随遇而安" w:date="2023-08-12T14:40:21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高处作业前，</w:t>
      </w:r>
      <w:del w:id="2963" w:author="随遇而安" w:date="2023-08-12T11:17:08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2964" w:author="随遇而安" w:date="2023-08-12T14:40:21Z">
              <w:rPr>
                <w:rFonts w:ascii="宋体" w:hAnsi="宋体" w:eastAsia="宋体" w:cs="宋体"/>
                <w:spacing w:val="25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2965" w:author="随遇而安" w:date="2023-08-12T14:40:21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实施高处作业的部门应按规定办理《安全作业票》，施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2966" w:author="随遇而安" w:date="2023-08-12T14:40:21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行作业审批。安</w:t>
      </w:r>
    </w:p>
    <w:p w14:paraId="52EFDEE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68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pPrChange w:id="2967" w:author="36526" w:date="2024-11-06T20:22:41Z">
          <w:pPr>
            <w:spacing w:before="1" w:line="219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69" w:author="随遇而安" w:date="2023-08-12T14:40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全作业票的有效期最长为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0" w:author="随遇而安" w:date="2023-08-12T14:40:21Z">
            <w:rPr>
              <w:rFonts w:ascii="宋体" w:hAnsi="宋体" w:eastAsia="宋体" w:cs="宋体"/>
              <w:spacing w:val="-5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1" w:author="随遇而安" w:date="2023-08-12T14:40:2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7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2" w:author="随遇而安" w:date="2023-08-12T14:40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天。</w:t>
      </w:r>
    </w:p>
    <w:p w14:paraId="5336025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4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pPrChange w:id="2973" w:author="36526" w:date="2024-11-06T20:22:41Z">
          <w:pPr>
            <w:spacing w:before="183"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5" w:author="随遇而安" w:date="2023-08-12T14:40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7.3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6" w:author="随遇而安" w:date="2023-08-12T14:40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作业要求</w:t>
      </w:r>
    </w:p>
    <w:p w14:paraId="1071E69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8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pPrChange w:id="2977" w:author="36526" w:date="2024-11-06T20:22:41Z">
          <w:pPr>
            <w:spacing w:before="181" w:line="219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79" w:author="随遇而安" w:date="2023-08-12T14:40:21Z"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</w:rPrChange>
        </w:rPr>
        <w:t>7.3.1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0" w:author="随遇而安" w:date="2023-08-12T14:40:21Z">
            <w:rPr>
              <w:rFonts w:ascii="Times New Roman" w:hAnsi="Times New Roman" w:eastAsia="Times New Roman" w:cs="Times New Roman"/>
              <w:spacing w:val="22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1" w:author="随遇而安" w:date="2023-08-12T14:40:2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高处作业时应根据实际需要配备符合安全要求的作业平台、梯子、挡脚板、跳板等。</w:t>
      </w:r>
    </w:p>
    <w:p w14:paraId="3CC2F17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3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pPrChange w:id="2982" w:author="36526" w:date="2024-11-06T20:22:41Z">
          <w:pPr>
            <w:spacing w:before="183" w:line="290" w:lineRule="auto"/>
            <w:ind w:left="40" w:right="85" w:hanging="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4" w:author="随遇而安" w:date="2023-08-12T14:40:2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7.3.2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2985" w:author="随遇而安" w:date="2023-08-12T14:40:21Z">
            <w:rPr>
              <w:rFonts w:ascii="Times New Roman" w:hAnsi="Times New Roman" w:eastAsia="Times New Roman" w:cs="Times New Roman"/>
              <w:spacing w:val="16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6" w:author="随遇而安" w:date="2023-08-12T14:40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高处作业人员不应站在不牢固的结构物上进行作业，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7" w:author="随遇而安" w:date="2023-08-12T14:40:2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不应在未固定、无防护设施的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8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89" w:author="随遇而安" w:date="2023-08-12T14:40:2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构件及管道上作业或通行。</w:t>
      </w:r>
    </w:p>
    <w:p w14:paraId="775EB7C9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1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pPrChange w:id="2990" w:author="36526" w:date="2024-11-06T20:22:41Z">
          <w:pPr>
            <w:spacing w:before="184" w:line="313" w:lineRule="auto"/>
            <w:ind w:left="36" w:right="89" w:firstLine="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2" w:author="随遇而安" w:date="2023-08-12T14:40:21Z">
            <w:rPr>
              <w:rFonts w:ascii="Times New Roman" w:hAnsi="Times New Roman" w:eastAsia="Times New Roman" w:cs="Times New Roman"/>
              <w:spacing w:val="-11"/>
              <w:sz w:val="24"/>
              <w:szCs w:val="24"/>
            </w:rPr>
          </w:rPrChange>
        </w:rPr>
        <w:t>7.3.3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3" w:author="随遇而安" w:date="2023-08-12T14:40:21Z">
            <w:rPr>
              <w:rFonts w:ascii="Times New Roman" w:hAnsi="Times New Roman" w:eastAsia="Times New Roman" w:cs="Times New Roman"/>
              <w:spacing w:val="19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4" w:author="随遇而安" w:date="2023-08-12T14:40:2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雨天和雪天作业时，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5" w:author="随遇而安" w:date="2023-08-12T14:40:21Z">
            <w:rPr>
              <w:rFonts w:ascii="宋体" w:hAnsi="宋体" w:eastAsia="宋体" w:cs="宋体"/>
              <w:spacing w:val="3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6" w:author="随遇而安" w:date="2023-08-12T14:40:2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应采取可靠的防滑、防寒措施；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7" w:author="随遇而安" w:date="2023-08-12T14:40:21Z">
            <w:rPr>
              <w:rFonts w:ascii="宋体" w:hAnsi="宋体" w:eastAsia="宋体" w:cs="宋体"/>
              <w:spacing w:val="3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8" w:author="随遇而安" w:date="2023-08-12T14:40:2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遇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2999" w:author="随遇而安" w:date="2023-08-12T14:40:21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有五级大风以上（含五级大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0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1" w:author="随遇而安" w:date="2023-08-12T14:40:21Z">
            <w:rPr>
              <w:rFonts w:ascii="宋体" w:hAnsi="宋体" w:eastAsia="宋体" w:cs="宋体"/>
              <w:spacing w:val="-19"/>
              <w:sz w:val="24"/>
              <w:szCs w:val="24"/>
            </w:rPr>
          </w:rPrChange>
        </w:rPr>
        <w:t>风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2" w:author="随遇而安" w:date="2023-08-12T14:40:21Z">
            <w:rPr>
              <w:rFonts w:ascii="宋体" w:hAnsi="宋体" w:eastAsia="宋体" w:cs="宋体"/>
              <w:spacing w:val="-34"/>
              <w:sz w:val="24"/>
              <w:szCs w:val="24"/>
            </w:rPr>
          </w:rPrChange>
        </w:rPr>
        <w:t>），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3" w:author="随遇而安" w:date="2023-08-12T14:40:21Z">
            <w:rPr>
              <w:rFonts w:ascii="宋体" w:hAnsi="宋体" w:eastAsia="宋体" w:cs="宋体"/>
              <w:spacing w:val="-19"/>
              <w:sz w:val="24"/>
              <w:szCs w:val="24"/>
            </w:rPr>
          </w:rPrChange>
        </w:rPr>
        <w:t>浓雾等恶劣天气，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4" w:author="随遇而安" w:date="2023-08-12T14:40:21Z">
            <w:rPr>
              <w:rFonts w:ascii="宋体" w:hAnsi="宋体" w:eastAsia="宋体" w:cs="宋体"/>
              <w:spacing w:val="3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5" w:author="随遇而安" w:date="2023-08-12T14:40:21Z">
            <w:rPr>
              <w:rFonts w:ascii="宋体" w:hAnsi="宋体" w:eastAsia="宋体" w:cs="宋体"/>
              <w:spacing w:val="-19"/>
              <w:sz w:val="24"/>
              <w:szCs w:val="24"/>
            </w:rPr>
          </w:rPrChange>
        </w:rPr>
        <w:t>不应进行高处作业；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6" w:author="随遇而安" w:date="2023-08-12T14:40:21Z">
            <w:rPr>
              <w:rFonts w:ascii="宋体" w:hAnsi="宋体" w:eastAsia="宋体" w:cs="宋体"/>
              <w:spacing w:val="3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7" w:author="随遇而安" w:date="2023-08-12T14:40:21Z">
            <w:rPr>
              <w:rFonts w:ascii="宋体" w:hAnsi="宋体" w:eastAsia="宋体" w:cs="宋体"/>
              <w:spacing w:val="-19"/>
              <w:sz w:val="24"/>
              <w:szCs w:val="24"/>
            </w:rPr>
          </w:rPrChange>
        </w:rPr>
        <w:t>暴风雪、台风、暴雨后，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8" w:author="随遇而安" w:date="2023-08-12T14:40:21Z">
            <w:rPr>
              <w:rFonts w:ascii="宋体" w:hAnsi="宋体" w:eastAsia="宋体" w:cs="宋体"/>
              <w:spacing w:val="34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09" w:author="随遇而安" w:date="2023-08-12T14:40:21Z">
            <w:rPr>
              <w:rFonts w:ascii="宋体" w:hAnsi="宋体" w:eastAsia="宋体" w:cs="宋体"/>
              <w:spacing w:val="-19"/>
              <w:sz w:val="24"/>
              <w:szCs w:val="24"/>
            </w:rPr>
          </w:rPrChange>
        </w:rPr>
        <w:t>应对作业安全设施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10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11" w:author="随遇而安" w:date="2023-08-12T14:40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进行检查，发现问题立即处理。</w:t>
      </w:r>
    </w:p>
    <w:p w14:paraId="3D79B4E4">
      <w:pPr>
        <w:autoSpaceDE/>
        <w:autoSpaceDN/>
        <w:spacing w:before="185" w:line="360" w:lineRule="auto"/>
        <w:ind w:left="0" w:right="0" w:firstLine="560" w:firstLineChars="200"/>
        <w:rPr>
          <w:ins w:id="3013" w:author="随遇而安" w:date="2023-08-12T14:41:13Z"/>
          <w:del w:id="3014" w:author="36526" w:date="2024-11-06T20:29:26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3012" w:author="36526" w:date="2024-11-06T20:22:41Z">
          <w:pPr>
            <w:spacing w:before="184" w:line="313" w:lineRule="auto"/>
            <w:ind w:left="37" w:right="8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15" w:author="随遇而安" w:date="2023-08-12T14:40:21Z"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</w:rPrChange>
        </w:rPr>
        <w:t xml:space="preserve">7.3.4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16" w:author="随遇而安" w:date="2023-08-12T14:40:2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作业使用的工具、材料、零件等应装入工具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17" w:author="随遇而安" w:date="2023-08-12T14:40:2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袋，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18" w:author="随遇而安" w:date="2023-08-12T14:40:21Z">
            <w:rPr>
              <w:rFonts w:ascii="宋体" w:hAnsi="宋体" w:eastAsia="宋体" w:cs="宋体"/>
              <w:spacing w:val="3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19" w:author="随遇而安" w:date="2023-08-12T14:40:2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上下时手中不应该持物，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0" w:author="随遇而安" w:date="2023-08-12T14:40:21Z">
            <w:rPr>
              <w:rFonts w:ascii="宋体" w:hAnsi="宋体" w:eastAsia="宋体" w:cs="宋体"/>
              <w:spacing w:val="4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1" w:author="随遇而安" w:date="2023-08-12T14:40:21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不应投掷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2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3" w:author="随遇而安" w:date="2023-08-12T14:40:21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工具、材料及其它物品；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4" w:author="随遇而安" w:date="2023-08-12T14:40:21Z">
            <w:rPr>
              <w:rFonts w:ascii="宋体" w:hAnsi="宋体" w:eastAsia="宋体" w:cs="宋体"/>
              <w:spacing w:val="7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5" w:author="随遇而安" w:date="2023-08-12T14:40:21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易滑动、易滚动的工具、材料堆放在作业平台时，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6" w:author="随遇而安" w:date="2023-08-12T14:40:21Z">
            <w:rPr>
              <w:rFonts w:ascii="宋体" w:hAnsi="宋体" w:eastAsia="宋体" w:cs="宋体"/>
              <w:spacing w:val="-33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7" w:author="随遇而安" w:date="2023-08-12T14:40:21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应采取防坠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8" w:author="随遇而安" w:date="2023-08-12T14:40:21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29" w:author="随遇而安" w:date="2023-08-12T14:40:2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措施。</w:t>
      </w:r>
    </w:p>
    <w:p w14:paraId="67A12639">
      <w:pPr>
        <w:autoSpaceDE/>
        <w:autoSpaceDN/>
        <w:spacing w:before="185" w:line="360" w:lineRule="auto"/>
        <w:ind w:left="0" w:right="0" w:firstLine="560" w:firstLineChars="200"/>
        <w:rPr>
          <w:ins w:id="3031" w:author="36526" w:date="2024-11-06T20:29:28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3030" w:author="36526" w:date="2024-11-06T20:22:41Z">
          <w:pPr>
            <w:spacing w:before="184" w:line="313" w:lineRule="auto"/>
            <w:ind w:left="37" w:right="82"/>
          </w:pPr>
        </w:pPrChange>
      </w:pPr>
    </w:p>
    <w:p w14:paraId="686F4DD8">
      <w:pPr>
        <w:autoSpaceDE/>
        <w:autoSpaceDN/>
        <w:spacing w:before="185" w:line="360" w:lineRule="auto"/>
        <w:ind w:left="0" w:right="0" w:firstLine="560" w:firstLineChars="200"/>
        <w:rPr>
          <w:del w:id="3033" w:author="随遇而安" w:date="2023-08-12T11:09:58Z"/>
          <w:rFonts w:hint="eastAsia" w:ascii="仿宋" w:hAnsi="仿宋" w:eastAsia="仿宋" w:cs="仿宋"/>
          <w:spacing w:val="0"/>
          <w:sz w:val="28"/>
          <w:szCs w:val="24"/>
          <w:lang w:eastAsia="zh-CN"/>
          <w:rPrChange w:id="3034" w:author="随遇而安" w:date="2023-08-12T14:40:21Z">
            <w:rPr>
              <w:del w:id="3035" w:author="随遇而安" w:date="2023-08-12T11:09:58Z"/>
              <w:rFonts w:ascii="宋体" w:hAnsi="宋体" w:eastAsia="宋体" w:cs="宋体"/>
              <w:sz w:val="24"/>
              <w:szCs w:val="24"/>
            </w:rPr>
          </w:rPrChange>
        </w:rPr>
        <w:pPrChange w:id="3032" w:author="36526" w:date="2024-11-06T20:22:41Z">
          <w:pPr>
            <w:spacing w:before="184" w:line="313" w:lineRule="auto"/>
            <w:ind w:left="37" w:right="82"/>
          </w:pPr>
        </w:pPrChange>
      </w:pPr>
    </w:p>
    <w:p w14:paraId="6A2F48D3">
      <w:pPr>
        <w:autoSpaceDE/>
        <w:autoSpaceDN/>
        <w:spacing w:before="185" w:line="360" w:lineRule="auto"/>
        <w:ind w:left="0" w:right="0" w:firstLine="560" w:firstLineChars="200"/>
        <w:rPr>
          <w:ins w:id="3037" w:author="随遇而安" w:date="2023-08-12T11:15:47Z"/>
        </w:rPr>
        <w:pPrChange w:id="3036" w:author="36526" w:date="2024-11-06T20:22:41Z">
          <w:pPr>
            <w:spacing w:before="181"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38" w:author="随遇而安" w:date="2023-08-12T14:40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7.3.5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039" w:author="随遇而安" w:date="2023-08-12T14:40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一般不应进行上下交叉作业，如需进行交叉作业，中间应设置安全防护层。</w:t>
      </w:r>
      <w:ins w:id="3040" w:author="随遇而安" w:date="2023-08-12T11:10:41Z">
        <w:r>
          <w:rPr/>
          <w:drawing>
            <wp:inline distT="0" distB="0" distL="114300" distR="114300">
              <wp:extent cx="5052695" cy="4284345"/>
              <wp:effectExtent l="0" t="0" r="14605" b="1905"/>
              <wp:docPr id="11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图片 2"/>
                      <pic:cNvPicPr>
                        <a:picLocks noChangeAspect="1"/>
                      </pic:cNvPicPr>
                    </pic:nvPicPr>
                    <pic:blipFill>
                      <a:blip r:embed="rId4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52695" cy="4284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700CEF3">
      <w:pPr>
        <w:autoSpaceDE/>
        <w:autoSpaceDN/>
        <w:spacing w:before="178" w:line="360" w:lineRule="auto"/>
        <w:ind w:left="0" w:right="87" w:firstLine="371" w:firstLineChars="177"/>
        <w:rPr>
          <w:del w:id="3043" w:author="随遇而安" w:date="2023-08-12T11:05:41Z"/>
          <w:rFonts w:hint="eastAsia" w:ascii="Arial" w:hAnsi="Arial" w:eastAsia="Arial" w:cs="Arial"/>
          <w:sz w:val="21"/>
          <w:szCs w:val="21"/>
          <w:lang w:eastAsia="zh-CN"/>
          <w:rPrChange w:id="3044" w:author="随遇而安" w:date="2023-08-12T11:09:50Z">
            <w:rPr>
              <w:del w:id="3045" w:author="随遇而安" w:date="2023-08-12T11:05:41Z"/>
              <w:rFonts w:ascii="宋体" w:hAnsi="宋体" w:eastAsia="宋体" w:cs="宋体"/>
              <w:sz w:val="24"/>
              <w:szCs w:val="24"/>
            </w:rPr>
          </w:rPrChange>
        </w:rPr>
        <w:pPrChange w:id="3042" w:author="36526" w:date="2024-11-06T20:22:41Z">
          <w:pPr>
            <w:spacing w:before="181" w:line="220" w:lineRule="auto"/>
            <w:ind w:left="37"/>
          </w:pPr>
        </w:pPrChange>
      </w:pPr>
    </w:p>
    <w:p w14:paraId="3D005A6D">
      <w:pPr>
        <w:spacing w:before="219" w:line="360" w:lineRule="auto"/>
        <w:ind w:left="0" w:firstLine="480" w:firstLineChars="200"/>
        <w:jc w:val="center"/>
        <w:rPr>
          <w:del w:id="3047" w:author="随遇而安" w:date="2023-08-12T11:14:00Z"/>
          <w:rFonts w:ascii="宋体" w:hAnsi="宋体" w:eastAsia="宋体" w:cs="宋体"/>
          <w:sz w:val="24"/>
          <w:szCs w:val="24"/>
        </w:rPr>
        <w:sectPr>
          <w:footerReference r:id="rId14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3046" w:author="36526" w:date="2024-11-06T20:22:41Z">
          <w:pPr>
            <w:spacing w:line="220" w:lineRule="auto"/>
          </w:pPr>
        </w:pPrChange>
      </w:pPr>
    </w:p>
    <w:p w14:paraId="7F7C07EC">
      <w:pPr>
        <w:spacing w:before="219" w:line="360" w:lineRule="auto"/>
        <w:ind w:left="0" w:firstLine="420" w:firstLineChars="200"/>
        <w:jc w:val="center"/>
        <w:rPr>
          <w:del w:id="3049" w:author="随遇而安" w:date="2023-08-12T11:14:01Z"/>
        </w:rPr>
        <w:pPrChange w:id="3048" w:author="36526" w:date="2024-11-06T20:22:41Z">
          <w:pPr>
            <w:spacing w:line="33" w:lineRule="exact"/>
          </w:pPr>
        </w:pPrChange>
      </w:pPr>
      <w:del w:id="3050" w:author="随遇而安" w:date="2023-08-12T11:13:01Z">
        <w:r>
          <w:rPr/>
          <w:pict>
            <v:rect id="_x0000_s1046" o:spid="_x0000_s1046" o:spt="1" style="position:absolute;left:0pt;margin-left:139.55pt;margin-top:179.15pt;height:0.5pt;width:61.45pt;mso-position-horizontal-relative:page;mso-position-vertical-relative:page;z-index:251700224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3052" w:author="随遇而安" w:date="2023-08-12T11:12:59Z">
        <w:r>
          <w:rPr/>
          <w:pict>
            <v:rect id="_x0000_s1047" o:spid="_x0000_s1047" o:spt="1" style="position:absolute;left:0pt;margin-left:321.2pt;margin-top:179.15pt;height:0.5pt;width:57.6pt;mso-position-horizontal-relative:page;mso-position-vertical-relative:page;z-index:251704320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3054" w:author="随遇而安" w:date="2023-08-12T11:13:13Z">
        <w:r>
          <w:rPr/>
          <w:pict>
            <v:rect id="_x0000_s1048" o:spid="_x0000_s1048" o:spt="1" style="position:absolute;left:0pt;margin-left:139.3pt;margin-top:348.1pt;height:99.3pt;width:0.5pt;mso-position-horizontal-relative:page;mso-position-vertical-relative:page;z-index:251703296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3056" w:author="随遇而安" w:date="2023-08-12T11:13:11Z">
        <w:r>
          <w:rPr/>
          <mc:AlternateContent>
            <mc:Choice Requires="wps">
              <w:drawing>
                <wp:anchor distT="0" distB="0" distL="0" distR="0" simplePos="0" relativeHeight="251685888" behindDoc="1" locked="0" layoutInCell="0" allowOverlap="1">
                  <wp:simplePos x="0" y="0"/>
                  <wp:positionH relativeFrom="page">
                    <wp:posOffset>3515360</wp:posOffset>
                  </wp:positionH>
                  <wp:positionV relativeFrom="page">
                    <wp:posOffset>4792980</wp:posOffset>
                  </wp:positionV>
                  <wp:extent cx="2153285" cy="6350"/>
                  <wp:effectExtent l="0" t="0" r="0" b="0"/>
                  <wp:wrapNone/>
                  <wp:docPr id="48" name="Rect 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3515867" y="4792980"/>
                            <a:ext cx="2153285" cy="63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 48" o:spid="_x0000_s1026" o:spt="1" style="position:absolute;left:0pt;margin-left:276.8pt;margin-top:377.4pt;height:0.5pt;width:169.55pt;mso-position-horizontal-relative:page;mso-position-vertical-relative:page;z-index:-251630592;mso-width-relative:page;mso-height-relative:page;" fillcolor="#000000" filled="t" stroked="f" coordsize="21600,21600" o:allowincell="f" o:gfxdata="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MJwN82QAAAAsBAAAPAAAAAAAAAAEAIAAAACIAAABkcnMvZG93bnJldi54&#10;bWxQSwECFAAUAAAACACHTuJA/t8p4zICAABuBAAADgAAAAAAAAABACAAAAAoAQAAZHJzL2Uyb0Rv&#10;Yy54bWxQSwUGAAAAAAYABgBZAQAAzAUAAAAA&#10;">
                  <v:fill on="t" focussize="0,0"/>
                  <v:stroke on="f" weight="0pt"/>
                  <v:imagedata o:title=""/>
                  <o:lock v:ext="edit" aspectratio="f"/>
                  <v:textbox inset="0mm,0mm,0mm,0mm"/>
                </v:rect>
              </w:pict>
            </mc:Fallback>
          </mc:AlternateContent>
        </w:r>
      </w:del>
      <w:del w:id="3058" w:author="随遇而安" w:date="2023-08-12T11:13:28Z">
        <w:r>
          <w:rPr/>
          <w:pict>
            <v:rect id="_x0000_s1049" o:spid="_x0000_s1049" o:spt="1" style="position:absolute;left:0pt;margin-left:371.25pt;margin-top:417.95pt;height:28.95pt;width:0.5pt;mso-position-horizontal-relative:page;mso-position-vertical-relative:page;z-index:251705344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3060" w:author="随遇而安" w:date="2023-08-12T11:13:04Z">
        <w:r>
          <w:rPr/>
          <w:pict>
            <v:rect id="_x0000_s1050" o:spid="_x0000_s1050" o:spt="1" style="position:absolute;left:0pt;margin-left:276.8pt;margin-top:313.9pt;height:0.5pt;width:169.55pt;mso-position-horizontal-relative:page;mso-position-vertical-relative:page;z-index:251699200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3062" w:author="随遇而安" w:date="2023-08-12T11:11:30Z">
        <w:r>
          <w:rPr/>
          <w:pict>
            <v:shape id="_x0000_s1051" o:spid="_x0000_s1051" o:spt="202" type="#_x0000_t202" style="position:absolute;left:0pt;margin-left:155.35pt;margin-top:163.15pt;height:12.2pt;width:45.05pt;mso-position-horizontal-relative:page;mso-position-vertical-relative:page;z-index:251689984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7EB41C">
                    <w:pPr>
                      <w:spacing w:before="19" w:line="224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5"/>
                        <w:sz w:val="19"/>
                        <w:szCs w:val="19"/>
                      </w:rPr>
                      <w:t>2m≤h≤5m</w:t>
                    </w:r>
                  </w:p>
                </w:txbxContent>
              </v:textbox>
            </v:shape>
          </w:pict>
        </w:r>
      </w:del>
      <w:del w:id="3064" w:author="随遇而安" w:date="2023-08-12T11:12:57Z">
        <w:r>
          <w:rPr/>
          <w:pict>
            <v:shape id="_x0000_s1052" o:spid="_x0000_s1052" o:spt="202" type="#_x0000_t202" style="position:absolute;left:0pt;margin-left:337.05pt;margin-top:163.85pt;height:15.95pt;width:30.6pt;mso-position-horizontal-relative:page;mso-position-vertical-relative:page;z-index:251691008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7DF825">
                    <w:pPr>
                      <w:spacing w:before="20" w:line="278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5"/>
                        <w:position w:val="2"/>
                        <w:sz w:val="19"/>
                        <w:szCs w:val="19"/>
                      </w:rPr>
                      <w:t>h</w:t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pacing w:val="5"/>
                        <w:position w:val="2"/>
                        <w:sz w:val="19"/>
                        <w:szCs w:val="19"/>
                      </w:rPr>
                      <w:t>＞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5"/>
                        <w:position w:val="2"/>
                        <w:sz w:val="19"/>
                        <w:szCs w:val="19"/>
                      </w:rPr>
                      <w:t>5m</w:t>
                    </w:r>
                  </w:p>
                </w:txbxContent>
              </v:textbox>
            </v:shape>
          </w:pict>
        </w:r>
      </w:del>
      <w:del w:id="3066" w:author="随遇而安" w:date="2023-08-12T11:11:39Z">
        <w:r>
          <w:rPr/>
          <w:drawing>
            <wp:anchor distT="0" distB="0" distL="0" distR="0" simplePos="0" relativeHeight="251694080" behindDoc="0" locked="0" layoutInCell="0" allowOverlap="1">
              <wp:simplePos x="0" y="0"/>
              <wp:positionH relativeFrom="page">
                <wp:posOffset>4773930</wp:posOffset>
              </wp:positionH>
              <wp:positionV relativeFrom="page">
                <wp:posOffset>2276475</wp:posOffset>
              </wp:positionV>
              <wp:extent cx="76200" cy="401955"/>
              <wp:effectExtent l="0" t="0" r="0" b="0"/>
              <wp:wrapNone/>
              <wp:docPr id="50" name="IM 5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0" name="IM 50"/>
                      <pic:cNvPicPr/>
                    </pic:nvPicPr>
                    <pic:blipFill>
                      <a:blip r:embed="rId4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402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68" w:author="随遇而安" w:date="2023-08-12T11:11:33Z">
        <w:r>
          <w:rPr/>
          <w:drawing>
            <wp:anchor distT="0" distB="0" distL="0" distR="0" simplePos="0" relativeHeight="251701248" behindDoc="0" locked="0" layoutInCell="0" allowOverlap="1">
              <wp:simplePos x="0" y="0"/>
              <wp:positionH relativeFrom="page">
                <wp:posOffset>1734820</wp:posOffset>
              </wp:positionH>
              <wp:positionV relativeFrom="page">
                <wp:posOffset>2276475</wp:posOffset>
              </wp:positionV>
              <wp:extent cx="76200" cy="165735"/>
              <wp:effectExtent l="0" t="0" r="0" b="0"/>
              <wp:wrapNone/>
              <wp:docPr id="52" name="IM 5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" name="IM 52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654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70" w:author="随遇而安" w:date="2023-08-12T11:11:53Z">
        <w:r>
          <w:rPr/>
          <w:pict>
            <v:group id="_x0000_s1053" o:spid="_x0000_s1053" o:spt="203" style="position:absolute;left:0pt;margin-left:314pt;margin-top:210.45pt;height:34.8pt;width:130pt;mso-position-horizontal-relative:page;mso-position-vertical-relative:page;z-index:251687936;mso-width-relative:page;mso-height-relative:page;" coordsize="2600,695" o:allowincell="f">
              <o:lock v:ext="edit"/>
              <v:shape id="_x0000_s1054" o:spid="_x0000_s1054" style="position:absolute;left:0;top:0;height:695;width:2600;" filled="f" stroked="t" coordsize="2600,695" path="m9,348l1299,9,2589,348,1299,686,9,348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55" o:spid="_x0000_s1055" o:spt="202" type="#_x0000_t202" style="position:absolute;left:-20;top:-20;height:773;width:2640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C68F13">
                      <w:pPr>
                        <w:spacing w:before="281" w:line="226" w:lineRule="auto"/>
                        <w:ind w:left="768"/>
                        <w:rPr>
                          <w:rFonts w:ascii="等线" w:hAnsi="等线" w:eastAsia="等线" w:cs="等线"/>
                          <w:sz w:val="16"/>
                          <w:szCs w:val="16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1"/>
                          <w:sz w:val="16"/>
                          <w:szCs w:val="16"/>
                        </w:rPr>
                        <w:t>安环品质部审核</w:t>
                      </w:r>
                    </w:p>
                  </w:txbxContent>
                </v:textbox>
              </v:shape>
            </v:group>
          </w:pict>
        </w:r>
      </w:del>
      <w:del w:id="3072" w:author="随遇而安" w:date="2023-08-12T11:11:50Z">
        <w:r>
          <w:rPr/>
          <w:pict>
            <v:group id="_x0000_s1056" o:spid="_x0000_s1056" o:spt="203" style="position:absolute;left:0pt;margin-left:310.65pt;margin-top:263.6pt;height:33.15pt;width:136.25pt;mso-position-horizontal-relative:page;mso-position-vertical-relative:page;z-index:251688960;mso-width-relative:page;mso-height-relative:page;" coordsize="2725,663" o:allowincell="f">
              <o:lock v:ext="edit"/>
              <v:shape id="_x0000_s1057" o:spid="_x0000_s1057" style="position:absolute;left:0;top:0;height:663;width:2725;" filled="f" stroked="t" coordsize="2725,663" path="m9,331l1362,9,2714,331,1362,652,9,331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58" o:spid="_x0000_s1058" o:spt="202" type="#_x0000_t202" style="position:absolute;left:-20;top:-20;height:751;width:2765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D68F87">
                      <w:pPr>
                        <w:spacing w:before="245" w:line="227" w:lineRule="auto"/>
                        <w:ind w:left="721"/>
                        <w:rPr>
                          <w:rFonts w:ascii="等线" w:hAnsi="等线" w:eastAsia="等线" w:cs="等线"/>
                          <w:sz w:val="21"/>
                          <w:szCs w:val="21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z w:val="16"/>
                          <w:szCs w:val="16"/>
                        </w:rPr>
                        <w:t>项目负责人审核</w:t>
                      </w:r>
                      <w:r>
                        <w:rPr>
                          <w:rFonts w:ascii="等线" w:hAnsi="等线" w:eastAsia="等线" w:cs="等线"/>
                          <w:b/>
                          <w:bCs/>
                          <w:color w:val="FFFFFF"/>
                          <w:sz w:val="21"/>
                          <w:szCs w:val="21"/>
                        </w:rPr>
                        <w:t>怕</w:t>
                      </w:r>
                    </w:p>
                  </w:txbxContent>
                </v:textbox>
              </v:shape>
            </v:group>
          </w:pict>
        </w:r>
      </w:del>
      <w:del w:id="3074" w:author="随遇而安" w:date="2023-08-12T11:11:48Z">
        <w:r>
          <w:rPr/>
          <w:drawing>
            <wp:anchor distT="0" distB="0" distL="0" distR="0" simplePos="0" relativeHeight="251695104" behindDoc="0" locked="0" layoutInCell="0" allowOverlap="1">
              <wp:simplePos x="0" y="0"/>
              <wp:positionH relativeFrom="page">
                <wp:posOffset>4772025</wp:posOffset>
              </wp:positionH>
              <wp:positionV relativeFrom="page">
                <wp:posOffset>3108325</wp:posOffset>
              </wp:positionV>
              <wp:extent cx="76200" cy="245745"/>
              <wp:effectExtent l="0" t="0" r="0" b="0"/>
              <wp:wrapNone/>
              <wp:docPr id="54" name="IM 5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" name="IM 54"/>
                      <pic:cNvPicPr/>
                    </pic:nvPicPr>
                    <pic:blipFill>
                      <a:blip r:embed="rId5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454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76" w:author="随遇而安" w:date="2023-08-12T11:11:46Z">
        <w:r>
          <w:rPr/>
          <w:pict>
            <v:group id="_x0000_s1059" o:spid="_x0000_s1059" o:spt="203" style="position:absolute;left:0pt;margin-left:202.55pt;margin-top:331.3pt;height:34.7pt;width:148.6pt;mso-position-horizontal-relative:page;mso-position-vertical-relative:page;z-index:251708416;mso-width-relative:page;mso-height-relative:page;" coordsize="2972,694" o:allowincell="f">
              <o:lock v:ext="edit"/>
              <v:shape id="_x0000_s1060" o:spid="_x0000_s1060" style="position:absolute;left:0;top:0;height:694;width:2972;" filled="f" stroked="t" coordsize="2972,694" path="m9,346l1485,9,2961,346,1485,684,9,346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61" o:spid="_x0000_s1061" o:spt="202" type="#_x0000_t202" style="position:absolute;left:-20;top:-20;height:775;width:3012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E5C650">
                      <w:pPr>
                        <w:spacing w:before="273" w:line="225" w:lineRule="auto"/>
                        <w:ind w:left="805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3"/>
                          <w:sz w:val="18"/>
                          <w:szCs w:val="18"/>
                        </w:rPr>
                        <w:t>区域安环部门审核</w:t>
                      </w:r>
                    </w:p>
                  </w:txbxContent>
                </v:textbox>
              </v:shape>
            </v:group>
          </w:pict>
        </w:r>
      </w:del>
      <w:del w:id="3078" w:author="随遇而安" w:date="2023-08-12T11:11:44Z">
        <w:r>
          <w:rPr/>
          <w:pict>
            <v:group id="_x0000_s1062" o:spid="_x0000_s1062" o:spt="203" style="position:absolute;left:0pt;margin-left:371pt;margin-top:331.3pt;height:34.7pt;width:150.6pt;mso-position-horizontal-relative:page;mso-position-vertical-relative:page;z-index:251686912;mso-width-relative:page;mso-height-relative:page;" coordsize="3012,694" o:allowincell="f">
              <o:lock v:ext="edit"/>
              <v:shape id="_x0000_s1063" o:spid="_x0000_s1063" style="position:absolute;left:0;top:0;height:694;width:3012;" filled="f" stroked="t" coordsize="3012,694" path="m9,346l1506,9,3002,346,1506,684,9,346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64" o:spid="_x0000_s1064" o:spt="202" type="#_x0000_t202" style="position:absolute;left:-20;top:-20;height:775;width:3052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893926">
                      <w:pPr>
                        <w:spacing w:before="273" w:line="225" w:lineRule="auto"/>
                        <w:ind w:left="825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3"/>
                          <w:sz w:val="18"/>
                          <w:szCs w:val="18"/>
                        </w:rPr>
                        <w:t>区域运营部门审核</w:t>
                      </w:r>
                    </w:p>
                  </w:txbxContent>
                </v:textbox>
              </v:shape>
            </v:group>
          </w:pict>
        </w:r>
      </w:del>
      <w:del w:id="3080" w:author="随遇而安" w:date="2023-08-12T11:13:09Z">
        <w:r>
          <w:rPr/>
          <w:drawing>
            <wp:anchor distT="0" distB="0" distL="0" distR="0" simplePos="0" relativeHeight="251697152" behindDoc="0" locked="0" layoutInCell="0" allowOverlap="1">
              <wp:simplePos x="0" y="0"/>
              <wp:positionH relativeFrom="page">
                <wp:posOffset>3477260</wp:posOffset>
              </wp:positionH>
              <wp:positionV relativeFrom="page">
                <wp:posOffset>3997325</wp:posOffset>
              </wp:positionV>
              <wp:extent cx="76200" cy="217170"/>
              <wp:effectExtent l="0" t="0" r="0" b="0"/>
              <wp:wrapNone/>
              <wp:docPr id="56" name="IM 5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6" name="IM 56"/>
                      <pic:cNvPicPr/>
                    </pic:nvPicPr>
                    <pic:blipFill>
                      <a:blip r:embed="rId5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170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82" w:author="随遇而安" w:date="2023-08-12T11:13:06Z">
        <w:r>
          <w:rPr/>
          <w:drawing>
            <wp:anchor distT="0" distB="0" distL="0" distR="0" simplePos="0" relativeHeight="251698176" behindDoc="0" locked="0" layoutInCell="0" allowOverlap="1">
              <wp:simplePos x="0" y="0"/>
              <wp:positionH relativeFrom="page">
                <wp:posOffset>5630545</wp:posOffset>
              </wp:positionH>
              <wp:positionV relativeFrom="page">
                <wp:posOffset>3997325</wp:posOffset>
              </wp:positionV>
              <wp:extent cx="76200" cy="217170"/>
              <wp:effectExtent l="0" t="0" r="0" b="0"/>
              <wp:wrapNone/>
              <wp:docPr id="58" name="IM 5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8" name="IM 58"/>
                      <pic:cNvPicPr/>
                    </pic:nvPicPr>
                    <pic:blipFill>
                      <a:blip r:embed="rId5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170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84" w:author="随遇而安" w:date="2023-08-12T11:13:17Z">
        <w:r>
          <w:rPr/>
          <w:pict>
            <v:shape id="_x0000_s1065" o:spid="_x0000_s1065" o:spt="202" type="#_x0000_t202" style="position:absolute;left:0pt;margin-left:166.4pt;margin-top:434pt;height:14.65pt;width:21.7pt;mso-position-horizontal-relative:page;mso-position-vertical-relative:page;z-index:251693056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7222DA">
                    <w:pPr>
                      <w:spacing w:before="20" w:line="235" w:lineRule="auto"/>
                      <w:ind w:left="20"/>
                      <w:rPr>
                        <w:rFonts w:ascii="等线" w:hAnsi="等线" w:eastAsia="等线" w:cs="等线"/>
                        <w:sz w:val="19"/>
                        <w:szCs w:val="19"/>
                      </w:rPr>
                    </w:pPr>
                    <w:r>
                      <w:rPr>
                        <w:rFonts w:ascii="等线" w:hAnsi="等线" w:eastAsia="等线" w:cs="等线"/>
                        <w:b/>
                        <w:bCs/>
                        <w:spacing w:val="6"/>
                        <w:sz w:val="19"/>
                        <w:szCs w:val="19"/>
                      </w:rPr>
                      <w:t>备案</w:t>
                    </w:r>
                  </w:p>
                </w:txbxContent>
              </v:textbox>
            </v:shape>
          </w:pict>
        </w:r>
      </w:del>
      <w:del w:id="3086" w:author="随遇而安" w:date="2023-08-12T11:13:23Z">
        <w:r>
          <w:rPr/>
          <w:pict>
            <v:shape id="_x0000_s1066" o:spid="_x0000_s1066" o:spt="202" type="#_x0000_t202" style="position:absolute;left:0pt;margin-left:335.75pt;margin-top:434.85pt;height:14.65pt;width:21.7pt;mso-position-horizontal-relative:page;mso-position-vertical-relative:page;z-index:251692032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E96453">
                    <w:pPr>
                      <w:spacing w:before="20" w:line="235" w:lineRule="auto"/>
                      <w:ind w:left="20"/>
                      <w:rPr>
                        <w:rFonts w:ascii="等线" w:hAnsi="等线" w:eastAsia="等线" w:cs="等线"/>
                        <w:sz w:val="19"/>
                        <w:szCs w:val="19"/>
                      </w:rPr>
                    </w:pPr>
                    <w:r>
                      <w:rPr>
                        <w:rFonts w:ascii="等线" w:hAnsi="等线" w:eastAsia="等线" w:cs="等线"/>
                        <w:b/>
                        <w:bCs/>
                        <w:spacing w:val="6"/>
                        <w:sz w:val="19"/>
                        <w:szCs w:val="19"/>
                      </w:rPr>
                      <w:t>备案</w:t>
                    </w:r>
                  </w:p>
                </w:txbxContent>
              </v:textbox>
            </v:shape>
          </w:pict>
        </w:r>
      </w:del>
      <w:del w:id="3088" w:author="随遇而安" w:date="2023-08-12T11:13:19Z">
        <w:r>
          <w:rPr/>
          <w:drawing>
            <wp:anchor distT="0" distB="0" distL="0" distR="0" simplePos="0" relativeHeight="251709440" behindDoc="0" locked="0" layoutInCell="0" allowOverlap="1">
              <wp:simplePos x="0" y="0"/>
              <wp:positionH relativeFrom="page">
                <wp:posOffset>1772285</wp:posOffset>
              </wp:positionH>
              <wp:positionV relativeFrom="page">
                <wp:posOffset>5646420</wp:posOffset>
              </wp:positionV>
              <wp:extent cx="932180" cy="76200"/>
              <wp:effectExtent l="0" t="0" r="0" b="0"/>
              <wp:wrapNone/>
              <wp:docPr id="60" name="IM 6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" name="IM 60"/>
                      <pic:cNvPicPr/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1925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90" w:author="随遇而安" w:date="2023-08-12T11:13:25Z">
        <w:r>
          <w:rPr/>
          <w:drawing>
            <wp:anchor distT="0" distB="0" distL="0" distR="0" simplePos="0" relativeHeight="251706368" behindDoc="0" locked="0" layoutInCell="0" allowOverlap="1">
              <wp:simplePos x="0" y="0"/>
              <wp:positionH relativeFrom="page">
                <wp:posOffset>4033520</wp:posOffset>
              </wp:positionH>
              <wp:positionV relativeFrom="page">
                <wp:posOffset>5647055</wp:posOffset>
              </wp:positionV>
              <wp:extent cx="706755" cy="76200"/>
              <wp:effectExtent l="0" t="0" r="0" b="0"/>
              <wp:wrapNone/>
              <wp:docPr id="62" name="IM 6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" name="IM 62"/>
                      <pic:cNvPicPr/>
                    </pic:nvPicPr>
                    <pic:blipFill>
                      <a:blip r:embed="rId5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627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92" w:author="随遇而安" w:date="2023-08-12T11:13:05Z">
        <w:r>
          <w:rPr/>
          <w:drawing>
            <wp:anchor distT="0" distB="0" distL="0" distR="0" simplePos="0" relativeHeight="251696128" behindDoc="0" locked="0" layoutInCell="0" allowOverlap="1">
              <wp:simplePos x="0" y="0"/>
              <wp:positionH relativeFrom="page">
                <wp:posOffset>4773295</wp:posOffset>
              </wp:positionH>
              <wp:positionV relativeFrom="page">
                <wp:posOffset>3762375</wp:posOffset>
              </wp:positionV>
              <wp:extent cx="76200" cy="226695"/>
              <wp:effectExtent l="0" t="0" r="0" b="0"/>
              <wp:wrapNone/>
              <wp:docPr id="64" name="IM 6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" name="IM 64"/>
                      <pic:cNvPicPr/>
                    </pic:nvPicPr>
                    <pic:blipFill>
                      <a:blip r:embed="rId5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269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94" w:author="随遇而安" w:date="2023-08-12T11:13:08Z">
        <w:r>
          <w:rPr/>
          <w:drawing>
            <wp:anchor distT="0" distB="0" distL="0" distR="0" simplePos="0" relativeHeight="251702272" behindDoc="0" locked="0" layoutInCell="0" allowOverlap="1">
              <wp:simplePos x="0" y="0"/>
              <wp:positionH relativeFrom="page">
                <wp:posOffset>5629275</wp:posOffset>
              </wp:positionH>
              <wp:positionV relativeFrom="page">
                <wp:posOffset>4641850</wp:posOffset>
              </wp:positionV>
              <wp:extent cx="76200" cy="153670"/>
              <wp:effectExtent l="0" t="0" r="0" b="0"/>
              <wp:wrapNone/>
              <wp:docPr id="66" name="IM 6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" name="IM 66"/>
                      <pic:cNvPicPr/>
                    </pic:nvPicPr>
                    <pic:blipFill>
                      <a:blip r:embed="rId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3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96" w:author="随遇而安" w:date="2023-08-12T11:13:08Z">
        <w:r>
          <w:rPr/>
          <w:drawing>
            <wp:anchor distT="0" distB="0" distL="0" distR="0" simplePos="0" relativeHeight="251707392" behindDoc="0" locked="0" layoutInCell="0" allowOverlap="1">
              <wp:simplePos x="0" y="0"/>
              <wp:positionH relativeFrom="page">
                <wp:posOffset>4679950</wp:posOffset>
              </wp:positionH>
              <wp:positionV relativeFrom="page">
                <wp:posOffset>4795520</wp:posOffset>
              </wp:positionV>
              <wp:extent cx="76200" cy="187325"/>
              <wp:effectExtent l="0" t="0" r="0" b="0"/>
              <wp:wrapNone/>
              <wp:docPr id="68" name="IM 6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" name="IM 68"/>
                      <pic:cNvPicPr/>
                    </pic:nvPicPr>
                    <pic:blipFill>
                      <a:blip r:embed="rId5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87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098" w:author="随遇而安" w:date="2023-08-12T11:11:37Z">
        <w:r>
          <w:rPr/>
          <w:pict>
            <v:group id="_x0000_s1067" o:spid="_x0000_s1067" o:spt="203" style="position:absolute;left:0pt;margin-left:73.3pt;margin-top:191.85pt;height:36pt;width:132.6pt;mso-position-horizontal-relative:page;mso-position-vertical-relative:page;z-index:251710464;mso-width-relative:page;mso-height-relative:page;" coordsize="2652,720" o:allowincell="f">
              <o:lock v:ext="edit"/>
              <v:shape id="_x0000_s1068" o:spid="_x0000_s1068" style="position:absolute;left:0;top:0;height:720;width:2652;" filled="f" stroked="t" coordsize="2652,720" path="m9,360l1326,9,2642,360,1326,710,9,360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69" o:spid="_x0000_s1069" o:spt="202" type="#_x0000_t202" style="position:absolute;left:-20;top:-20;height:800;width:2692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6CE6D3">
                      <w:pPr>
                        <w:spacing w:before="277" w:line="225" w:lineRule="auto"/>
                        <w:ind w:left="726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2"/>
                          <w:sz w:val="18"/>
                          <w:szCs w:val="18"/>
                        </w:rPr>
                        <w:t>生产运营部部审</w:t>
                      </w:r>
                    </w:p>
                  </w:txbxContent>
                </v:textbox>
              </v:shape>
            </v:group>
          </w:pict>
        </w:r>
      </w:del>
    </w:p>
    <w:tbl>
      <w:tblPr>
        <w:tblStyle w:val="8"/>
        <w:tblW w:w="3649" w:type="dxa"/>
        <w:tblInd w:w="20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49"/>
      </w:tblGrid>
      <w:tr w14:paraId="6B97BD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3" w:hRule="atLeast"/>
          <w:del w:id="3100" w:author="随遇而安" w:date="2023-08-12T11:11:22Z"/>
        </w:trPr>
        <w:tc>
          <w:tcPr>
            <w:tcW w:w="3649" w:type="dxa"/>
            <w:vAlign w:val="top"/>
          </w:tcPr>
          <w:p w14:paraId="3C7EA687">
            <w:pPr>
              <w:spacing w:before="219" w:line="360" w:lineRule="auto"/>
              <w:ind w:left="0" w:firstLine="348" w:firstLineChars="200"/>
              <w:rPr>
                <w:del w:id="3102" w:author="随遇而安" w:date="2023-08-12T11:11:22Z"/>
                <w:rFonts w:ascii="微软雅黑" w:hAnsi="微软雅黑" w:eastAsia="微软雅黑" w:cs="微软雅黑"/>
                <w:sz w:val="18"/>
                <w:szCs w:val="18"/>
              </w:rPr>
              <w:pPrChange w:id="3101" w:author="36526" w:date="2024-11-06T20:22:41Z">
                <w:pPr>
                  <w:spacing w:before="252" w:line="188" w:lineRule="exact"/>
                  <w:ind w:left="1288"/>
                </w:pPr>
              </w:pPrChange>
            </w:pPr>
            <w:del w:id="3103" w:author="随遇而安" w:date="2023-08-12T11:11:22Z">
              <w:r>
                <w:rPr>
                  <w:rFonts w:ascii="微软雅黑" w:hAnsi="微软雅黑" w:eastAsia="微软雅黑" w:cs="微软雅黑"/>
                  <w:spacing w:val="-3"/>
                  <w:position w:val="-1"/>
                  <w:sz w:val="18"/>
                  <w:szCs w:val="18"/>
                </w:rPr>
                <w:delText>高处作业准备</w:delText>
              </w:r>
            </w:del>
          </w:p>
          <w:p w14:paraId="72700772">
            <w:pPr>
              <w:spacing w:before="219" w:line="360" w:lineRule="auto"/>
              <w:ind w:left="0" w:firstLine="300" w:firstLineChars="200"/>
              <w:rPr>
                <w:del w:id="3105" w:author="随遇而安" w:date="2023-08-12T11:11:22Z"/>
                <w:rFonts w:ascii="微软雅黑" w:hAnsi="微软雅黑" w:eastAsia="微软雅黑" w:cs="微软雅黑"/>
                <w:sz w:val="15"/>
                <w:szCs w:val="15"/>
              </w:rPr>
              <w:pPrChange w:id="3104" w:author="36526" w:date="2024-11-06T20:22:41Z">
                <w:pPr>
                  <w:spacing w:before="142" w:line="154" w:lineRule="exact"/>
                  <w:ind w:left="241"/>
                </w:pPr>
              </w:pPrChange>
            </w:pPr>
            <w:del w:id="3106" w:author="随遇而安" w:date="2023-08-12T11:11:22Z">
              <w:r>
                <w:rPr>
                  <w:rFonts w:ascii="微软雅黑" w:hAnsi="微软雅黑" w:eastAsia="微软雅黑" w:cs="微软雅黑"/>
                  <w:sz w:val="15"/>
                  <w:szCs w:val="15"/>
                </w:rPr>
                <w:delText>高处作业实施单位作业中心或作业班组)  依照本</w:delText>
              </w:r>
            </w:del>
          </w:p>
          <w:p w14:paraId="251D3E3B">
            <w:pPr>
              <w:spacing w:before="219" w:line="360" w:lineRule="auto"/>
              <w:ind w:left="0" w:firstLine="284" w:firstLineChars="200"/>
              <w:rPr>
                <w:del w:id="3108" w:author="随遇而安" w:date="2023-08-12T11:11:22Z"/>
                <w:rFonts w:ascii="微软雅黑" w:hAnsi="微软雅黑" w:eastAsia="微软雅黑" w:cs="微软雅黑"/>
                <w:sz w:val="15"/>
                <w:szCs w:val="15"/>
              </w:rPr>
              <w:pPrChange w:id="3107" w:author="36526" w:date="2024-11-06T20:22:41Z">
                <w:pPr>
                  <w:spacing w:before="157" w:line="153" w:lineRule="exact"/>
                  <w:ind w:left="238"/>
                </w:pPr>
              </w:pPrChange>
            </w:pPr>
            <w:del w:id="3109" w:author="随遇而安" w:date="2023-08-12T11:11:22Z">
              <w:r>
                <w:rPr>
                  <w:rFonts w:ascii="微软雅黑" w:hAnsi="微软雅黑" w:eastAsia="微软雅黑" w:cs="微软雅黑"/>
                  <w:spacing w:val="-4"/>
                  <w:position w:val="-1"/>
                  <w:sz w:val="15"/>
                  <w:szCs w:val="15"/>
                </w:rPr>
                <w:delText>办法做好作业前准备</w:delText>
              </w:r>
            </w:del>
            <w:del w:id="3110" w:author="随遇而安" w:date="2023-08-12T11:11:22Z">
              <w:r>
                <w:rPr>
                  <w:rFonts w:ascii="微软雅黑" w:hAnsi="微软雅黑" w:eastAsia="微软雅黑" w:cs="微软雅黑"/>
                  <w:spacing w:val="18"/>
                  <w:position w:val="-1"/>
                  <w:sz w:val="15"/>
                  <w:szCs w:val="15"/>
                </w:rPr>
                <w:delText xml:space="preserve">  </w:delText>
              </w:r>
            </w:del>
            <w:del w:id="3111" w:author="随遇而安" w:date="2023-08-12T11:11:22Z">
              <w:r>
                <w:rPr>
                  <w:rFonts w:ascii="微软雅黑" w:hAnsi="微软雅黑" w:eastAsia="微软雅黑" w:cs="微软雅黑"/>
                  <w:spacing w:val="-4"/>
                  <w:position w:val="-1"/>
                  <w:sz w:val="15"/>
                  <w:szCs w:val="15"/>
                </w:rPr>
                <w:delText>填制审批表</w:delText>
              </w:r>
            </w:del>
            <w:del w:id="3112" w:author="随遇而安" w:date="2023-08-12T11:11:22Z">
              <w:r>
                <w:rPr>
                  <w:rFonts w:ascii="微软雅黑" w:hAnsi="微软雅黑" w:eastAsia="微软雅黑" w:cs="微软雅黑"/>
                  <w:spacing w:val="14"/>
                  <w:position w:val="-1"/>
                  <w:sz w:val="15"/>
                  <w:szCs w:val="15"/>
                </w:rPr>
                <w:delText xml:space="preserve">  </w:delText>
              </w:r>
            </w:del>
            <w:del w:id="3113" w:author="随遇而安" w:date="2023-08-12T11:11:22Z">
              <w:r>
                <w:rPr>
                  <w:rFonts w:ascii="微软雅黑" w:hAnsi="微软雅黑" w:eastAsia="微软雅黑" w:cs="微软雅黑"/>
                  <w:spacing w:val="-4"/>
                  <w:position w:val="-1"/>
                  <w:sz w:val="15"/>
                  <w:szCs w:val="15"/>
                </w:rPr>
                <w:delText>发起审批流程</w:delText>
              </w:r>
            </w:del>
          </w:p>
        </w:tc>
      </w:tr>
    </w:tbl>
    <w:p w14:paraId="57C557E8">
      <w:pPr>
        <w:spacing w:before="219" w:line="360" w:lineRule="auto"/>
        <w:ind w:left="0" w:firstLine="420" w:firstLineChars="200"/>
        <w:rPr>
          <w:del w:id="3115" w:author="随遇而安" w:date="2023-08-12T11:11:22Z"/>
        </w:rPr>
        <w:pPrChange w:id="3114" w:author="36526" w:date="2024-11-06T20:22:41Z">
          <w:pPr>
            <w:spacing w:line="262" w:lineRule="exact"/>
            <w:ind w:firstLine="3773"/>
          </w:pPr>
        </w:pPrChange>
      </w:pPr>
      <w:del w:id="3116" w:author="随遇而安" w:date="2023-08-12T11:11:22Z">
        <w:r>
          <w:rPr>
            <w:position w:val="-5"/>
          </w:rPr>
          <w:drawing>
            <wp:inline distT="0" distB="0" distL="0" distR="0">
              <wp:extent cx="76200" cy="166370"/>
              <wp:effectExtent l="0" t="0" r="0" b="0"/>
              <wp:docPr id="70" name="IM 7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0" name="IM 70"/>
                      <pic:cNvPicPr/>
                    </pic:nvPicPr>
                    <pic:blipFill>
                      <a:blip r:embed="rId5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664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3546821">
      <w:pPr>
        <w:spacing w:before="219" w:line="360" w:lineRule="auto"/>
        <w:ind w:left="0" w:firstLine="420" w:firstLineChars="200"/>
        <w:rPr>
          <w:del w:id="3119" w:author="随遇而安" w:date="2023-08-12T11:11:22Z"/>
        </w:rPr>
        <w:pPrChange w:id="3118" w:author="36526" w:date="2024-11-06T20:22:41Z">
          <w:pPr>
            <w:pStyle w:val="2"/>
            <w:spacing w:line="865" w:lineRule="exact"/>
            <w:ind w:firstLine="2620"/>
          </w:pPr>
        </w:pPrChange>
      </w:pPr>
      <w:del w:id="3120" w:author="随遇而安" w:date="2023-08-12T11:11:22Z"/>
      <w:del w:id="3121" w:author="随遇而安" w:date="2023-08-12T11:11:22Z"/>
      <w:del w:id="3122" w:author="随遇而安" w:date="2023-08-12T11:11:22Z"/>
      <w:del w:id="3123" w:author="随遇而安" w:date="2023-08-12T11:11:22Z">
        <w:r>
          <w:rPr>
            <w:position w:val="-17"/>
          </w:rPr>
          <w:pict>
            <v:group id="_x0000_s1070" o:spid="_x0000_s1070" o:spt="203" style="height:43.3pt;width:121.25pt;" coordsize="2425,865">
              <o:lock v:ext="edit"/>
              <v:shape id="_x0000_s1071" o:spid="_x0000_s1071" style="position:absolute;left:0;top:-5;height:871;width:2425;" filled="f" stroked="t" coordsize="2425,871" path="m9,435l1211,9,2414,435,1211,861,9,435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72" o:spid="_x0000_s1072" o:spt="202" type="#_x0000_t202" style="position:absolute;left:-20;top:-25;height:911;width:2465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1B4089">
                      <w:pPr>
                        <w:spacing w:line="311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1CF4D680">
                      <w:pPr>
                        <w:spacing w:before="64" w:line="235" w:lineRule="auto"/>
                        <w:ind w:left="840"/>
                        <w:rPr>
                          <w:rFonts w:ascii="等线" w:hAnsi="等线" w:eastAsia="等线" w:cs="等线"/>
                          <w:sz w:val="19"/>
                          <w:szCs w:val="19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7"/>
                          <w:sz w:val="19"/>
                          <w:szCs w:val="19"/>
                        </w:rPr>
                        <w:t>作业高度</w:t>
                      </w:r>
                    </w:p>
                  </w:txbxContent>
                </v:textbox>
              </v:shape>
              <w10:wrap type="none"/>
              <w10:anchorlock/>
            </v:group>
          </w:pict>
        </w:r>
      </w:del>
      <w:del w:id="3125" w:author="随遇而安" w:date="2023-08-12T11:11:22Z"/>
    </w:p>
    <w:p w14:paraId="76ED1A25">
      <w:pPr>
        <w:spacing w:before="219" w:line="360" w:lineRule="auto"/>
        <w:ind w:left="0" w:firstLine="420" w:firstLineChars="200"/>
        <w:rPr>
          <w:del w:id="3127" w:author="随遇而安" w:date="2023-08-12T11:11:22Z"/>
        </w:rPr>
        <w:pPrChange w:id="3126" w:author="36526" w:date="2024-11-06T20:22:41Z">
          <w:pPr>
            <w:pStyle w:val="2"/>
            <w:spacing w:line="261" w:lineRule="auto"/>
          </w:pPr>
        </w:pPrChange>
      </w:pPr>
    </w:p>
    <w:p w14:paraId="18650193">
      <w:pPr>
        <w:spacing w:before="219" w:line="360" w:lineRule="auto"/>
        <w:ind w:left="0" w:firstLine="420" w:firstLineChars="200"/>
        <w:rPr>
          <w:del w:id="3129" w:author="随遇而安" w:date="2023-08-12T11:11:22Z"/>
        </w:rPr>
        <w:pPrChange w:id="3128" w:author="36526" w:date="2024-11-06T20:22:41Z">
          <w:pPr>
            <w:pStyle w:val="2"/>
            <w:spacing w:line="261" w:lineRule="auto"/>
          </w:pPr>
        </w:pPrChange>
      </w:pPr>
    </w:p>
    <w:p w14:paraId="34BDFC5B">
      <w:pPr>
        <w:spacing w:before="219" w:line="360" w:lineRule="auto"/>
        <w:ind w:left="0" w:firstLine="420" w:firstLineChars="200"/>
        <w:rPr>
          <w:del w:id="3131" w:author="随遇而安" w:date="2023-08-12T11:11:22Z"/>
        </w:rPr>
        <w:pPrChange w:id="3130" w:author="36526" w:date="2024-11-06T20:22:41Z">
          <w:pPr>
            <w:spacing w:line="358" w:lineRule="exact"/>
            <w:ind w:firstLine="1341"/>
          </w:pPr>
        </w:pPrChange>
      </w:pPr>
      <w:del w:id="3132" w:author="随遇而安" w:date="2023-08-12T11:11:22Z">
        <w:r>
          <w:rPr>
            <w:position w:val="-7"/>
          </w:rPr>
          <w:drawing>
            <wp:inline distT="0" distB="0" distL="0" distR="0">
              <wp:extent cx="76200" cy="226695"/>
              <wp:effectExtent l="0" t="0" r="0" b="0"/>
              <wp:docPr id="72" name="IM 7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2" name="IM 72"/>
                      <pic:cNvPicPr/>
                    </pic:nvPicPr>
                    <pic:blipFill>
                      <a:blip r:embed="rId6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2720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9543AD2">
      <w:pPr>
        <w:spacing w:before="219" w:line="360" w:lineRule="auto"/>
        <w:ind w:left="0" w:firstLine="420" w:firstLineChars="200"/>
        <w:rPr>
          <w:del w:id="3135" w:author="随遇而安" w:date="2023-08-12T11:11:22Z"/>
        </w:rPr>
        <w:pPrChange w:id="3134" w:author="36526" w:date="2024-11-06T20:22:41Z">
          <w:pPr>
            <w:spacing w:line="712" w:lineRule="exact"/>
            <w:ind w:firstLine="73"/>
          </w:pPr>
        </w:pPrChange>
      </w:pPr>
      <w:del w:id="3136" w:author="随遇而安" w:date="2023-08-12T11:11:22Z"/>
      <w:del w:id="3137" w:author="随遇而安" w:date="2023-08-12T11:11:22Z"/>
      <w:del w:id="3138" w:author="随遇而安" w:date="2023-08-12T11:11:22Z"/>
      <w:del w:id="3139" w:author="随遇而安" w:date="2023-08-12T11:11:22Z">
        <w:r>
          <w:rPr>
            <w:position w:val="-14"/>
          </w:rPr>
          <w:pict>
            <v:group id="_x0000_s1073" o:spid="_x0000_s1073" o:spt="203" style="height:35.9pt;width:132.75pt;" coordsize="2655,718">
              <o:lock v:ext="edit"/>
              <v:shape id="_x0000_s1074" o:spid="_x0000_s1074" style="position:absolute;left:0;top:-5;height:723;width:2655;" filled="f" stroked="t" coordsize="2655,723" path="m9,361l1327,9,2644,361,1327,712,9,361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75" o:spid="_x0000_s1075" o:spt="202" type="#_x0000_t202" style="position:absolute;left:-20;top:-25;height:763;width:2695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A289EA">
                      <w:pPr>
                        <w:spacing w:before="280" w:line="225" w:lineRule="auto"/>
                        <w:ind w:left="725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2"/>
                          <w:sz w:val="18"/>
                          <w:szCs w:val="18"/>
                        </w:rPr>
                        <w:t>安环品质部审核</w:t>
                      </w:r>
                    </w:p>
                  </w:txbxContent>
                </v:textbox>
              </v:shape>
              <w10:wrap type="none"/>
              <w10:anchorlock/>
            </v:group>
          </w:pict>
        </w:r>
      </w:del>
      <w:del w:id="3141" w:author="随遇而安" w:date="2023-08-12T11:11:22Z"/>
    </w:p>
    <w:p w14:paraId="2FB50624">
      <w:pPr>
        <w:spacing w:before="219" w:line="360" w:lineRule="auto"/>
        <w:ind w:left="0" w:firstLine="420" w:firstLineChars="200"/>
        <w:rPr>
          <w:del w:id="3143" w:author="随遇而安" w:date="2023-08-12T11:11:22Z"/>
        </w:rPr>
        <w:pPrChange w:id="3142" w:author="36526" w:date="2024-11-06T20:22:41Z">
          <w:pPr>
            <w:spacing w:line="646" w:lineRule="exact"/>
            <w:ind w:firstLine="1341"/>
          </w:pPr>
        </w:pPrChange>
      </w:pPr>
      <w:del w:id="3144" w:author="随遇而安" w:date="2023-08-12T11:11:22Z">
        <w:r>
          <w:rPr>
            <w:position w:val="-12"/>
          </w:rPr>
          <w:drawing>
            <wp:inline distT="0" distB="0" distL="0" distR="0">
              <wp:extent cx="76200" cy="410210"/>
              <wp:effectExtent l="0" t="0" r="0" b="0"/>
              <wp:docPr id="74" name="IM 7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" name="IM 74"/>
                      <pic:cNvPicPr/>
                    </pic:nvPicPr>
                    <pic:blipFill>
                      <a:blip r:embed="rId6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4102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DF4EB5">
      <w:pPr>
        <w:spacing w:before="219" w:line="360" w:lineRule="auto"/>
        <w:ind w:left="0" w:firstLine="420" w:firstLineChars="200"/>
        <w:rPr>
          <w:del w:id="3147" w:author="随遇而安" w:date="2023-08-12T11:11:22Z"/>
        </w:rPr>
        <w:pPrChange w:id="3146" w:author="36526" w:date="2024-11-06T20:22:41Z">
          <w:pPr>
            <w:spacing w:line="707" w:lineRule="exact"/>
            <w:ind w:firstLine="88"/>
          </w:pPr>
        </w:pPrChange>
      </w:pPr>
      <w:del w:id="3148" w:author="随遇而安" w:date="2023-08-12T11:11:22Z"/>
      <w:del w:id="3149" w:author="随遇而安" w:date="2023-08-12T11:11:22Z"/>
      <w:del w:id="3150" w:author="随遇而安" w:date="2023-08-12T11:11:22Z"/>
      <w:del w:id="3151" w:author="随遇而安" w:date="2023-08-12T11:11:22Z">
        <w:r>
          <w:rPr>
            <w:position w:val="-14"/>
          </w:rPr>
          <w:pict>
            <v:group id="_x0000_s1076" o:spid="_x0000_s1076" o:spt="203" style="height:35.4pt;width:131.3pt;" coordsize="2626,708">
              <o:lock v:ext="edit"/>
              <v:shape id="_x0000_s1077" o:spid="_x0000_s1077" style="position:absolute;left:0;top:-5;height:713;width:2626;" filled="f" stroked="t" coordsize="2626,713" path="m9,356l1312,9,2616,356,1312,703,9,356xe">
                <v:fill on="f" focussize="0,0"/>
                <v:stroke weight="0.96pt" color="#000000" miterlimit="10" joinstyle="miter"/>
                <v:imagedata o:title=""/>
                <o:lock v:ext="edit"/>
              </v:shape>
              <v:shape id="_x0000_s1078" o:spid="_x0000_s1078" o:spt="202" type="#_x0000_t202" style="position:absolute;left:-20;top:-25;height:753;width:2666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4BC891">
                      <w:pPr>
                        <w:spacing w:before="275" w:line="224" w:lineRule="auto"/>
                        <w:ind w:left="706"/>
                        <w:rPr>
                          <w:rFonts w:ascii="等线" w:hAnsi="等线" w:eastAsia="等线" w:cs="等线"/>
                          <w:sz w:val="18"/>
                          <w:szCs w:val="18"/>
                        </w:rPr>
                      </w:pPr>
                      <w:r>
                        <w:rPr>
                          <w:rFonts w:ascii="等线" w:hAnsi="等线" w:eastAsia="等线" w:cs="等线"/>
                          <w:b/>
                          <w:bCs/>
                          <w:spacing w:val="-1"/>
                          <w:sz w:val="18"/>
                          <w:szCs w:val="18"/>
                        </w:rPr>
                        <w:t>项目负责人审批</w:t>
                      </w:r>
                    </w:p>
                  </w:txbxContent>
                </v:textbox>
              </v:shape>
              <w10:wrap type="none"/>
              <w10:anchorlock/>
            </v:group>
          </w:pict>
        </w:r>
      </w:del>
      <w:del w:id="3153" w:author="随遇而安" w:date="2023-08-12T11:11:22Z"/>
    </w:p>
    <w:p w14:paraId="03A32F4A">
      <w:pPr>
        <w:spacing w:before="219" w:line="360" w:lineRule="auto"/>
        <w:ind w:left="0" w:firstLine="420" w:firstLineChars="200"/>
        <w:rPr>
          <w:del w:id="3155" w:author="随遇而安" w:date="2023-08-12T11:11:22Z"/>
        </w:rPr>
        <w:pPrChange w:id="3154" w:author="36526" w:date="2024-11-06T20:22:41Z">
          <w:pPr>
            <w:pStyle w:val="2"/>
            <w:spacing w:line="336" w:lineRule="auto"/>
          </w:pPr>
        </w:pPrChange>
      </w:pPr>
    </w:p>
    <w:p w14:paraId="3A2D6F47">
      <w:pPr>
        <w:spacing w:before="219" w:line="360" w:lineRule="auto"/>
        <w:ind w:left="0" w:firstLine="420" w:firstLineChars="200"/>
        <w:rPr>
          <w:del w:id="3157" w:author="随遇而安" w:date="2023-08-12T11:11:22Z"/>
        </w:rPr>
        <w:pPrChange w:id="3156" w:author="36526" w:date="2024-11-06T20:22:41Z">
          <w:pPr>
            <w:spacing w:before="1" w:line="242" w:lineRule="exact"/>
            <w:ind w:firstLine="4086"/>
          </w:pPr>
        </w:pPrChange>
      </w:pPr>
      <w:del w:id="3158" w:author="随遇而安" w:date="2023-08-12T11:11:22Z">
        <w:r>
          <w:rPr>
            <w:position w:val="-4"/>
          </w:rPr>
          <w:drawing>
            <wp:inline distT="0" distB="0" distL="0" distR="0">
              <wp:extent cx="76200" cy="153670"/>
              <wp:effectExtent l="0" t="0" r="0" b="0"/>
              <wp:docPr id="76" name="IM 7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" name="IM 76"/>
                      <pic:cNvPicPr/>
                    </pic:nvPicPr>
                    <pic:blipFill>
                      <a:blip r:embed="rId6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3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C8D1E6B">
      <w:pPr>
        <w:spacing w:before="219" w:line="360" w:lineRule="auto"/>
        <w:ind w:left="0" w:firstLine="420" w:firstLineChars="200"/>
        <w:rPr>
          <w:del w:id="3161" w:author="随遇而安" w:date="2023-08-12T11:11:22Z"/>
        </w:rPr>
        <w:pPrChange w:id="3160" w:author="36526" w:date="2024-11-06T20:22:41Z">
          <w:pPr>
            <w:spacing w:before="44"/>
          </w:pPr>
        </w:pPrChange>
      </w:pPr>
    </w:p>
    <w:tbl>
      <w:tblPr>
        <w:tblStyle w:val="8"/>
        <w:tblW w:w="1811" w:type="dxa"/>
        <w:tblInd w:w="513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</w:tblGrid>
      <w:tr w14:paraId="117E70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del w:id="3162" w:author="随遇而安" w:date="2023-08-12T11:11:22Z"/>
        </w:trPr>
        <w:tc>
          <w:tcPr>
            <w:tcW w:w="1811" w:type="dxa"/>
            <w:vAlign w:val="top"/>
          </w:tcPr>
          <w:p w14:paraId="307FBA23">
            <w:pPr>
              <w:spacing w:before="219" w:line="360" w:lineRule="auto"/>
              <w:ind w:left="0" w:firstLine="348" w:firstLineChars="200"/>
              <w:rPr>
                <w:del w:id="3164" w:author="随遇而安" w:date="2023-08-12T11:11:22Z"/>
                <w:rFonts w:ascii="等线" w:hAnsi="等线" w:eastAsia="等线" w:cs="等线"/>
                <w:sz w:val="18"/>
                <w:szCs w:val="18"/>
              </w:rPr>
              <w:pPrChange w:id="3163" w:author="36526" w:date="2024-11-06T20:22:41Z">
                <w:pPr>
                  <w:spacing w:before="164" w:line="224" w:lineRule="auto"/>
                  <w:ind w:left="288"/>
                </w:pPr>
              </w:pPrChange>
            </w:pPr>
            <w:del w:id="3165" w:author="随遇而安" w:date="2023-08-12T11:11:22Z">
              <w:r>
                <w:rPr>
                  <w:rFonts w:ascii="等线" w:hAnsi="等线" w:eastAsia="等线" w:cs="等线"/>
                  <w:b/>
                  <w:bCs/>
                  <w:spacing w:val="-3"/>
                  <w:sz w:val="18"/>
                  <w:szCs w:val="18"/>
                </w:rPr>
                <w:delText>区域负责人审批</w:delText>
              </w:r>
            </w:del>
          </w:p>
        </w:tc>
      </w:tr>
    </w:tbl>
    <w:p w14:paraId="5EBCA960">
      <w:pPr>
        <w:spacing w:before="219" w:line="360" w:lineRule="auto"/>
        <w:ind w:left="0" w:firstLine="420" w:firstLineChars="200"/>
        <w:rPr>
          <w:del w:id="3167" w:author="随遇而安" w:date="2023-08-12T11:11:22Z"/>
        </w:rPr>
        <w:pPrChange w:id="3166" w:author="36526" w:date="2024-11-06T20:22:41Z">
          <w:pPr>
            <w:spacing w:before="78"/>
          </w:pPr>
        </w:pPrChange>
      </w:pPr>
    </w:p>
    <w:tbl>
      <w:tblPr>
        <w:tblStyle w:val="8"/>
        <w:tblW w:w="2097" w:type="dxa"/>
        <w:tblInd w:w="286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7"/>
      </w:tblGrid>
      <w:tr w14:paraId="726418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del w:id="3168" w:author="随遇而安" w:date="2023-08-12T11:11:22Z"/>
        </w:trPr>
        <w:tc>
          <w:tcPr>
            <w:tcW w:w="2097" w:type="dxa"/>
            <w:vAlign w:val="top"/>
          </w:tcPr>
          <w:p w14:paraId="1C4759FD">
            <w:pPr>
              <w:spacing w:before="219" w:line="360" w:lineRule="auto"/>
              <w:ind w:left="0" w:firstLine="352" w:firstLineChars="200"/>
              <w:rPr>
                <w:del w:id="3170" w:author="随遇而安" w:date="2023-08-12T11:11:22Z"/>
                <w:rFonts w:ascii="等线" w:hAnsi="等线" w:eastAsia="等线" w:cs="等线"/>
                <w:sz w:val="18"/>
                <w:szCs w:val="18"/>
              </w:rPr>
              <w:pPrChange w:id="3169" w:author="36526" w:date="2024-11-06T20:22:41Z">
                <w:pPr>
                  <w:spacing w:before="164" w:line="226" w:lineRule="auto"/>
                  <w:ind w:left="329"/>
                </w:pPr>
              </w:pPrChange>
            </w:pPr>
            <w:del w:id="3171" w:author="随遇而安" w:date="2023-08-12T11:11:22Z">
              <w:r>
                <w:rPr>
                  <w:rFonts w:ascii="等线" w:hAnsi="等线" w:eastAsia="等线" w:cs="等线"/>
                  <w:b/>
                  <w:bCs/>
                  <w:spacing w:val="-2"/>
                  <w:sz w:val="18"/>
                  <w:szCs w:val="18"/>
                </w:rPr>
                <w:delText>事业部安环管理部</w:delText>
              </w:r>
            </w:del>
          </w:p>
        </w:tc>
      </w:tr>
    </w:tbl>
    <w:p w14:paraId="20872187">
      <w:pPr>
        <w:spacing w:before="219" w:line="360" w:lineRule="auto"/>
        <w:ind w:left="0"/>
        <w:rPr>
          <w:del w:id="3173" w:author="随遇而安" w:date="2023-08-12T11:15:32Z"/>
          <w:rFonts w:ascii="宋体" w:hAnsi="宋体" w:eastAsia="宋体" w:cs="宋体"/>
          <w:spacing w:val="-4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3172" w:author="36526" w:date="2024-11-06T20:22:41Z">
          <w:pPr>
            <w:spacing w:before="219" w:line="234" w:lineRule="auto"/>
            <w:ind w:left="3538"/>
          </w:pPr>
        </w:pPrChange>
      </w:pPr>
      <w:del w:id="3174" w:author="随遇而安" w:date="2023-08-12T11:13:56Z">
        <w:r>
          <w:rPr>
            <w:rFonts w:ascii="宋体" w:hAnsi="宋体" w:eastAsia="宋体" w:cs="宋体"/>
            <w:spacing w:val="-4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图</w:delText>
        </w:r>
      </w:del>
      <w:del w:id="3175" w:author="随遇而安" w:date="2023-08-12T11:13:56Z">
        <w:r>
          <w:rPr>
            <w:rFonts w:ascii="宋体" w:hAnsi="宋体" w:eastAsia="宋体" w:cs="宋体"/>
            <w:spacing w:val="-29"/>
            <w:sz w:val="21"/>
            <w:szCs w:val="21"/>
          </w:rPr>
          <w:delText xml:space="preserve"> </w:delText>
        </w:r>
      </w:del>
      <w:del w:id="3176" w:author="随遇而安" w:date="2023-08-12T11:13:56Z">
        <w:r>
          <w:rPr>
            <w:rFonts w:ascii="Times New Roman" w:hAnsi="Times New Roman" w:eastAsia="Times New Roman" w:cs="Times New Roman"/>
            <w:b/>
            <w:bCs/>
            <w:spacing w:val="-4"/>
            <w:sz w:val="21"/>
            <w:szCs w:val="21"/>
          </w:rPr>
          <w:delText>1.</w:delText>
        </w:r>
      </w:del>
      <w:del w:id="3177" w:author="随遇而安" w:date="2023-08-12T11:13:56Z">
        <w:r>
          <w:rPr>
            <w:rFonts w:ascii="宋体" w:hAnsi="宋体" w:eastAsia="宋体" w:cs="宋体"/>
            <w:spacing w:val="-4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高处作业审批流程</w:delText>
        </w:r>
      </w:del>
    </w:p>
    <w:p w14:paraId="01F0A354">
      <w:pPr>
        <w:spacing w:before="219" w:line="360" w:lineRule="auto"/>
        <w:ind w:left="0"/>
        <w:jc w:val="center"/>
        <w:rPr>
          <w:ins w:id="3179" w:author="随遇而安" w:date="2023-08-12T11:15:51Z"/>
          <w:rFonts w:ascii="Times New Roman" w:hAnsi="Times New Roman" w:eastAsia="Times New Roman" w:cs="Times New Roman"/>
          <w:b/>
          <w:bCs/>
          <w:spacing w:val="-1"/>
          <w:position w:val="17"/>
          <w:sz w:val="24"/>
          <w:szCs w:val="24"/>
        </w:rPr>
        <w:pPrChange w:id="3178" w:author="36526" w:date="2024-11-06T20:22:41Z">
          <w:pPr>
            <w:spacing w:before="186" w:line="468" w:lineRule="exact"/>
            <w:ind w:left="37"/>
          </w:pPr>
        </w:pPrChange>
      </w:pPr>
      <w:ins w:id="3180" w:author="随遇而安" w:date="2023-08-12T11:15:52Z">
        <w:bookmarkStart w:id="67" w:name="bookmark8"/>
        <w:bookmarkEnd w:id="67"/>
        <w:r>
          <w:rPr>
            <w:rFonts w:ascii="宋体" w:hAnsi="宋体" w:eastAsia="宋体" w:cs="宋体"/>
            <w:spacing w:val="-4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t>图</w:t>
        </w:r>
      </w:ins>
      <w:ins w:id="3181" w:author="随遇而安" w:date="2023-08-12T11:15:52Z">
        <w:r>
          <w:rPr>
            <w:rFonts w:ascii="宋体" w:hAnsi="宋体" w:eastAsia="宋体" w:cs="宋体"/>
            <w:spacing w:val="-29"/>
            <w:sz w:val="21"/>
            <w:szCs w:val="21"/>
          </w:rPr>
          <w:t xml:space="preserve"> </w:t>
        </w:r>
      </w:ins>
      <w:ins w:id="3182" w:author="随遇而安" w:date="2023-08-12T11:15:52Z">
        <w:r>
          <w:rPr>
            <w:rFonts w:ascii="Times New Roman" w:hAnsi="Times New Roman" w:eastAsia="Times New Roman" w:cs="Times New Roman"/>
            <w:b/>
            <w:bCs/>
            <w:spacing w:val="-4"/>
            <w:sz w:val="21"/>
            <w:szCs w:val="21"/>
          </w:rPr>
          <w:t>1.</w:t>
        </w:r>
      </w:ins>
      <w:ins w:id="3183" w:author="随遇而安" w:date="2023-08-12T11:15:52Z">
        <w:r>
          <w:rPr>
            <w:rFonts w:ascii="宋体" w:hAnsi="宋体" w:eastAsia="宋体" w:cs="宋体"/>
            <w:spacing w:val="-4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t>高处作业审批流程</w:t>
        </w:r>
      </w:ins>
    </w:p>
    <w:p w14:paraId="2B2DFD06">
      <w:pPr>
        <w:spacing w:before="182" w:line="360" w:lineRule="auto"/>
        <w:ind w:left="37"/>
        <w:outlineLvl w:val="0"/>
        <w:rPr>
          <w:rFonts w:hint="eastAsia" w:ascii="宋体" w:hAnsi="宋体" w:eastAsia="宋体" w:cs="宋体"/>
          <w:spacing w:val="-4"/>
          <w:sz w:val="24"/>
          <w:szCs w:val="24"/>
          <w:rPrChange w:id="3185" w:author="随遇而安" w:date="2023-08-12T15:50:52Z">
            <w:rPr>
              <w:rFonts w:ascii="宋体" w:hAnsi="宋体" w:eastAsia="宋体" w:cs="宋体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3184" w:author="36526" w:date="2024-11-06T20:22:41Z">
          <w:pPr>
            <w:spacing w:before="186" w:line="468" w:lineRule="exact"/>
            <w:ind w:left="37"/>
          </w:pPr>
        </w:pPrChange>
      </w:pPr>
      <w:bookmarkStart w:id="68" w:name="_Toc14903"/>
      <w:bookmarkStart w:id="69" w:name="_Toc4568"/>
      <w:bookmarkStart w:id="70" w:name="_Toc31761"/>
      <w:bookmarkStart w:id="71" w:name="_Toc8237"/>
      <w:bookmarkStart w:id="72" w:name="_Toc15634"/>
      <w:r>
        <w:rPr>
          <w:rFonts w:hint="eastAsia" w:ascii="宋体" w:hAnsi="宋体" w:eastAsia="宋体" w:cs="宋体"/>
          <w:b w:val="0"/>
          <w:bCs w:val="0"/>
          <w:spacing w:val="-4"/>
          <w:position w:val="0"/>
          <w:sz w:val="24"/>
          <w:szCs w:val="24"/>
          <w:rPrChange w:id="3186" w:author="随遇而安" w:date="2023-08-12T15:50:52Z">
            <w:rPr>
              <w:rFonts w:ascii="Times New Roman" w:hAnsi="Times New Roman" w:eastAsia="Times New Roman" w:cs="Times New Roman"/>
              <w:b/>
              <w:bCs/>
              <w:spacing w:val="-1"/>
              <w:position w:val="17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8 </w:t>
      </w:r>
      <w:r>
        <w:rPr>
          <w:rFonts w:hint="eastAsia" w:ascii="宋体" w:hAnsi="宋体" w:eastAsia="宋体" w:cs="宋体"/>
          <w:spacing w:val="-4"/>
          <w:position w:val="0"/>
          <w:sz w:val="24"/>
          <w:szCs w:val="24"/>
          <w:rPrChange w:id="3187" w:author="随遇而安" w:date="2023-08-12T15:50:52Z">
            <w:rPr>
              <w:rFonts w:ascii="宋体" w:hAnsi="宋体" w:eastAsia="宋体" w:cs="宋体"/>
              <w:spacing w:val="-1"/>
              <w:position w:val="17"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其它危险作业</w:t>
      </w:r>
      <w:bookmarkEnd w:id="68"/>
      <w:bookmarkEnd w:id="69"/>
      <w:bookmarkEnd w:id="70"/>
      <w:bookmarkEnd w:id="71"/>
      <w:bookmarkEnd w:id="72"/>
    </w:p>
    <w:p w14:paraId="3F9E30C9">
      <w:pPr>
        <w:spacing w:before="182" w:line="360" w:lineRule="auto"/>
        <w:ind w:left="37"/>
        <w:outlineLvl w:val="0"/>
        <w:rPr>
          <w:rFonts w:hint="eastAsia" w:ascii="宋体" w:hAnsi="宋体" w:eastAsia="宋体" w:cs="宋体"/>
          <w:spacing w:val="-4"/>
          <w:sz w:val="24"/>
          <w:szCs w:val="24"/>
          <w:rPrChange w:id="3189" w:author="随遇而安" w:date="2023-08-12T15:50:52Z">
            <w:rPr>
              <w:rFonts w:ascii="宋体" w:hAnsi="宋体" w:eastAsia="宋体" w:cs="宋体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3188" w:author="36526" w:date="2024-11-06T20:22:41Z">
          <w:pPr>
            <w:spacing w:line="220" w:lineRule="auto"/>
            <w:ind w:left="37"/>
          </w:pPr>
        </w:pPrChange>
      </w:pPr>
      <w:bookmarkStart w:id="73" w:name="bookmark9"/>
      <w:bookmarkEnd w:id="73"/>
      <w:bookmarkStart w:id="74" w:name="_Toc29201"/>
      <w:bookmarkStart w:id="75" w:name="_Toc26411"/>
      <w:bookmarkStart w:id="76" w:name="_Toc22761"/>
      <w:bookmarkStart w:id="77" w:name="_Toc26841"/>
      <w:bookmarkStart w:id="78" w:name="_Toc14744"/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rPrChange w:id="3190" w:author="随遇而安" w:date="2023-08-12T15:50:52Z">
            <w:rPr>
              <w:rFonts w:ascii="Times New Roman" w:hAnsi="Times New Roman" w:eastAsia="Times New Roman" w:cs="Times New Roman"/>
              <w:b/>
              <w:bCs/>
              <w:spacing w:val="-1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8.1 </w:t>
      </w:r>
      <w:r>
        <w:rPr>
          <w:rFonts w:hint="eastAsia" w:ascii="宋体" w:hAnsi="宋体" w:eastAsia="宋体" w:cs="宋体"/>
          <w:spacing w:val="-4"/>
          <w:sz w:val="24"/>
          <w:szCs w:val="24"/>
          <w:rPrChange w:id="3191" w:author="随遇而安" w:date="2023-08-12T15:50:52Z">
            <w:rPr>
              <w:rFonts w:ascii="宋体" w:hAnsi="宋体" w:eastAsia="宋体" w:cs="宋体"/>
              <w:spacing w:val="-1"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有限空间</w:t>
      </w:r>
      <w:bookmarkEnd w:id="74"/>
      <w:bookmarkEnd w:id="75"/>
      <w:bookmarkEnd w:id="76"/>
      <w:bookmarkEnd w:id="77"/>
      <w:bookmarkEnd w:id="78"/>
    </w:p>
    <w:p w14:paraId="47BD6A0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193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192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194" w:author="随遇而安" w:date="2023-08-12T14:42:2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8.1.1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195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作业前，应对有限空间安全隔离：</w:t>
      </w:r>
    </w:p>
    <w:p w14:paraId="2AFF977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197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196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198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199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00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）与有限空间连通的可能危及安全作业的孔、洞应进行严密封堵。</w:t>
      </w:r>
    </w:p>
    <w:p w14:paraId="656A77D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02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01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03" w:author="随遇而安" w:date="2023-08-12T14:42:21Z">
            <w:rPr>
              <w:rFonts w:ascii="宋体" w:hAnsi="宋体" w:eastAsia="宋体" w:cs="宋体"/>
              <w:spacing w:val="-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04" w:author="随遇而安" w:date="2023-08-12T14:42:21Z">
            <w:rPr>
              <w:rFonts w:ascii="Times New Roman" w:hAnsi="Times New Roman" w:eastAsia="Times New Roman" w:cs="Times New Roman"/>
              <w:spacing w:val="-1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05" w:author="随遇而安" w:date="2023-08-12T14:42:21Z">
            <w:rPr>
              <w:rFonts w:ascii="宋体" w:hAnsi="宋体" w:eastAsia="宋体" w:cs="宋体"/>
              <w:spacing w:val="-1"/>
              <w:position w:val="17"/>
              <w:sz w:val="24"/>
              <w:szCs w:val="24"/>
            </w:rPr>
          </w:rPrChange>
        </w:rPr>
        <w:t>）对作业设备上的电器电源，应采取断电措施，电源开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06" w:author="随遇而安" w:date="2023-08-12T14:42:21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关处上锁并加警示牌。</w:t>
      </w:r>
    </w:p>
    <w:p w14:paraId="402BA3E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08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07" w:author="36526" w:date="2024-11-06T20:22:41Z">
          <w:pPr>
            <w:spacing w:before="1" w:line="219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09" w:author="随遇而安" w:date="2023-08-12T14:42:2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8.1.2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0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作业前，保持有限空间内空气流通良好：</w:t>
      </w:r>
    </w:p>
    <w:p w14:paraId="103B111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2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11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3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4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5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）打开人孔、料孔等与大气相通的设施进行自然通风。</w:t>
      </w:r>
    </w:p>
    <w:p w14:paraId="4B7CE09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7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16" w:author="36526" w:date="2024-11-06T20:22:41Z">
          <w:pPr>
            <w:spacing w:before="183"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8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19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20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）必要时，可采取强制通风或管道送风。</w:t>
      </w:r>
    </w:p>
    <w:p w14:paraId="5D13907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22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21" w:author="36526" w:date="2024-11-06T20:22:41Z">
          <w:pPr>
            <w:spacing w:before="183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23" w:author="随遇而安" w:date="2023-08-12T14:42:21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 xml:space="preserve">8.1.3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24" w:author="随遇而安" w:date="2023-08-12T14:42:2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作业前，</w:t>
      </w:r>
      <w:del w:id="3225" w:author="随遇而安" w:date="2023-08-12T11:21:3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226" w:author="随遇而安" w:date="2023-08-12T14:42:21Z">
              <w:rPr>
                <w:rFonts w:ascii="宋体" w:hAnsi="宋体" w:eastAsia="宋体" w:cs="宋体"/>
                <w:spacing w:val="-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27" w:author="随遇而安" w:date="2023-08-12T14:42:2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保持有限空间内气体环境满足作业要求：</w:t>
      </w:r>
    </w:p>
    <w:p w14:paraId="22BA43F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29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28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0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1" w:author="随遇而安" w:date="2023-08-12T14:42:2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2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）作业前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3" w:author="随遇而安" w:date="2023-08-12T14:42:21Z">
            <w:rPr>
              <w:rFonts w:ascii="宋体" w:hAnsi="宋体" w:eastAsia="宋体" w:cs="宋体"/>
              <w:spacing w:val="-4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4" w:author="随遇而安" w:date="2023-08-12T14:42:2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30min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5" w:author="随遇而安" w:date="2023-08-12T14:42:21Z">
            <w:rPr>
              <w:rFonts w:ascii="Times New Roman" w:hAnsi="Times New Roman" w:eastAsia="Times New Roman" w:cs="Times New Roman"/>
              <w:spacing w:val="4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6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内，对有限空间进行气体检测，检测分析合格后方可进入。</w:t>
      </w:r>
    </w:p>
    <w:p w14:paraId="268DA54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38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37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39" w:author="随遇而安" w:date="2023-08-12T14:42:21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40" w:author="随遇而安" w:date="2023-08-12T14:42:21Z">
            <w:rPr>
              <w:rFonts w:ascii="Times New Roman" w:hAnsi="Times New Roman" w:eastAsia="Times New Roman" w:cs="Times New Roman"/>
              <w:spacing w:val="-6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41" w:author="随遇而安" w:date="2023-08-12T14:42:21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）检测点应有代表性，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42" w:author="随遇而安" w:date="2023-08-12T14:42:21Z">
            <w:rPr>
              <w:rFonts w:ascii="宋体" w:hAnsi="宋体" w:eastAsia="宋体" w:cs="宋体"/>
              <w:spacing w:val="64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43" w:author="随遇而安" w:date="2023-08-12T14:42:21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应对有限空间上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44" w:author="随遇而安" w:date="2023-08-12T14:42:21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>、中、下（左中右）各部位进行检测。</w:t>
      </w:r>
    </w:p>
    <w:p w14:paraId="1E49C10F">
      <w:pPr>
        <w:autoSpaceDE/>
        <w:autoSpaceDN/>
        <w:spacing w:before="185" w:line="360" w:lineRule="auto"/>
        <w:ind w:left="0" w:right="0" w:firstLine="560" w:firstLineChars="200"/>
        <w:jc w:val="left"/>
        <w:rPr>
          <w:ins w:id="3246" w:author="随遇而安" w:date="2023-08-12T11:22:27Z"/>
          <w:rFonts w:hint="eastAsia" w:ascii="仿宋" w:hAnsi="仿宋" w:eastAsia="仿宋" w:cs="仿宋"/>
          <w:spacing w:val="0"/>
          <w:sz w:val="28"/>
          <w:szCs w:val="24"/>
          <w:lang w:eastAsia="zh-CN"/>
          <w:rPrChange w:id="3247" w:author="随遇而安" w:date="2023-08-12T14:42:21Z">
            <w:rPr>
              <w:ins w:id="3248" w:author="随遇而安" w:date="2023-08-12T11:22:27Z"/>
              <w:rFonts w:hint="eastAsia" w:ascii="宋体" w:hAnsi="宋体" w:eastAsia="宋体" w:cs="宋体"/>
              <w:spacing w:val="-2"/>
              <w:sz w:val="24"/>
              <w:szCs w:val="24"/>
              <w:lang w:eastAsia="zh-CN"/>
            </w:rPr>
          </w:rPrChange>
        </w:rPr>
        <w:pPrChange w:id="3245" w:author="36526" w:date="2024-11-06T20:22:41Z">
          <w:pPr>
            <w:spacing w:before="1" w:line="219" w:lineRule="auto"/>
            <w:jc w:val="right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49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50" w:author="随遇而安" w:date="2023-08-12T14:42:2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51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 xml:space="preserve">）检测人员进入或探入有限空间检测时，应佩戴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52" w:author="随遇而安" w:date="2023-08-12T14:42:2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8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53" w:author="随遇而安" w:date="2023-08-12T14:42:2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.1.5 </w:t>
      </w:r>
      <w:del w:id="3254" w:author="随遇而安" w:date="2023-08-12T11:26:1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255" w:author="随遇而安" w:date="2023-08-12T14:42:21Z"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56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中规定的个体防护装备。</w:t>
      </w:r>
    </w:p>
    <w:p w14:paraId="1F41C1BA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258" w:author="随遇而安" w:date="2023-08-12T11:21:29Z"/>
          <w:rFonts w:hint="eastAsia" w:ascii="仿宋" w:hAnsi="仿宋" w:eastAsia="仿宋" w:cs="仿宋"/>
          <w:spacing w:val="0"/>
          <w:sz w:val="28"/>
          <w:szCs w:val="24"/>
          <w:lang w:eastAsia="zh-CN"/>
          <w:rPrChange w:id="3259" w:author="随遇而安" w:date="2023-08-12T14:42:21Z">
            <w:rPr>
              <w:del w:id="3260" w:author="随遇而安" w:date="2023-08-12T11:21:29Z"/>
              <w:rFonts w:ascii="宋体" w:hAnsi="宋体" w:eastAsia="宋体" w:cs="宋体"/>
              <w:sz w:val="24"/>
              <w:szCs w:val="24"/>
            </w:rPr>
          </w:rPrChange>
        </w:rPr>
        <w:pPrChange w:id="3257" w:author="36526" w:date="2024-11-06T20:22:41Z">
          <w:pPr>
            <w:spacing w:before="1" w:line="219" w:lineRule="auto"/>
            <w:jc w:val="right"/>
          </w:pPr>
        </w:pPrChange>
      </w:pPr>
    </w:p>
    <w:p w14:paraId="3EBA3EEF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262" w:author="随遇而安" w:date="2023-08-12T11:21:30Z"/>
          <w:rFonts w:hint="eastAsia" w:ascii="仿宋" w:hAnsi="仿宋" w:eastAsia="仿宋" w:cs="仿宋"/>
          <w:spacing w:val="0"/>
          <w:sz w:val="28"/>
          <w:szCs w:val="24"/>
          <w:lang w:eastAsia="zh-CN"/>
          <w:rPrChange w:id="3263" w:author="随遇而安" w:date="2023-08-12T14:42:21Z">
            <w:rPr>
              <w:del w:id="3264" w:author="随遇而安" w:date="2023-08-12T11:21:30Z"/>
              <w:rFonts w:ascii="宋体" w:hAnsi="宋体" w:eastAsia="宋体" w:cs="宋体"/>
              <w:sz w:val="24"/>
              <w:szCs w:val="24"/>
            </w:rPr>
          </w:rPrChange>
        </w:rPr>
        <w:sectPr>
          <w:footerReference r:id="rId15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3261" w:author="36526" w:date="2024-11-06T20:22:41Z">
          <w:pPr>
            <w:spacing w:line="219" w:lineRule="auto"/>
          </w:pPr>
        </w:pPrChange>
      </w:pPr>
    </w:p>
    <w:p w14:paraId="3E80710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66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65" w:author="36526" w:date="2024-11-06T20:22:41Z">
          <w:pPr>
            <w:spacing w:before="113"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67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68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69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）不应向有限空间充纯氧气或富氧空气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70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，不应使用工业用氧气替代空气。</w:t>
      </w:r>
    </w:p>
    <w:p w14:paraId="01CEDC86">
      <w:pPr>
        <w:autoSpaceDE/>
        <w:autoSpaceDN/>
        <w:spacing w:before="185" w:line="360" w:lineRule="auto"/>
        <w:ind w:left="0" w:right="0" w:firstLine="560" w:firstLineChars="200"/>
        <w:rPr>
          <w:del w:id="3272" w:author="随遇而安" w:date="2023-08-12T11:22:31Z"/>
          <w:rFonts w:hint="eastAsia" w:ascii="仿宋" w:hAnsi="仿宋" w:eastAsia="仿宋" w:cs="仿宋"/>
          <w:spacing w:val="0"/>
          <w:sz w:val="28"/>
          <w:szCs w:val="24"/>
          <w:lang w:eastAsia="zh-CN"/>
          <w:rPrChange w:id="3273" w:author="随遇而安" w:date="2023-08-12T14:42:21Z">
            <w:rPr>
              <w:del w:id="3274" w:author="随遇而安" w:date="2023-08-12T11:22:31Z"/>
              <w:rFonts w:ascii="宋体" w:hAnsi="宋体" w:eastAsia="宋体" w:cs="宋体"/>
              <w:sz w:val="24"/>
              <w:szCs w:val="24"/>
            </w:rPr>
          </w:rPrChange>
        </w:rPr>
        <w:pPrChange w:id="3271" w:author="36526" w:date="2024-11-06T20:22:41Z">
          <w:pPr>
            <w:spacing w:before="183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75" w:author="随遇而安" w:date="2023-08-12T14:42:21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76" w:author="随遇而安" w:date="2023-08-12T14:42:21Z">
            <w:rPr>
              <w:rFonts w:ascii="Times New Roman" w:hAnsi="Times New Roman" w:eastAsia="Times New Roman" w:cs="Times New Roman"/>
              <w:spacing w:val="-6"/>
              <w:position w:val="17"/>
              <w:sz w:val="24"/>
              <w:szCs w:val="24"/>
            </w:rPr>
          </w:rPrChange>
        </w:rPr>
        <w:t>5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77" w:author="随遇而安" w:date="2023-08-12T14:42:21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 xml:space="preserve">）作业中断时间超过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78" w:author="随遇而安" w:date="2023-08-12T14:42:21Z">
            <w:rPr>
              <w:rFonts w:ascii="Times New Roman" w:hAnsi="Times New Roman" w:eastAsia="Times New Roman" w:cs="Times New Roman"/>
              <w:spacing w:val="-6"/>
              <w:position w:val="17"/>
              <w:sz w:val="24"/>
              <w:szCs w:val="24"/>
            </w:rPr>
          </w:rPrChange>
        </w:rPr>
        <w:t>60min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79" w:author="随遇而安" w:date="2023-08-12T14:42:21Z">
            <w:rPr>
              <w:rFonts w:ascii="Times New Roman" w:hAnsi="Times New Roman" w:eastAsia="Times New Roman" w:cs="Times New Roman"/>
              <w:spacing w:val="50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80" w:author="随遇而安" w:date="2023-08-12T14:42:21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时，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81" w:author="随遇而安" w:date="2023-08-12T14:42:21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>应重新进行气体检测分析，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82" w:author="随遇而安" w:date="2023-08-12T14:42:21Z">
            <w:rPr>
              <w:rFonts w:ascii="宋体" w:hAnsi="宋体" w:eastAsia="宋体" w:cs="宋体"/>
              <w:spacing w:val="64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283" w:author="随遇而安" w:date="2023-08-12T14:42:21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>有限空间内气体检</w:t>
      </w:r>
    </w:p>
    <w:p w14:paraId="7DBAD1E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85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84" w:author="36526" w:date="2024-11-06T20:22:41Z">
          <w:pPr>
            <w:spacing w:line="219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86" w:author="随遇而安" w:date="2023-08-12T14:42:2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测内容及要求如下：</w:t>
      </w:r>
    </w:p>
    <w:p w14:paraId="58B4D78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88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287" w:author="36526" w:date="2024-11-06T20:22:41Z">
          <w:pPr>
            <w:spacing w:before="182" w:line="219" w:lineRule="auto"/>
            <w:ind w:left="516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89" w:author="随遇而安" w:date="2023-08-12T14:42:2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—氧气含量为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90" w:author="随遇而安" w:date="2023-08-12T14:42:21Z">
            <w:rPr>
              <w:rFonts w:ascii="宋体" w:hAnsi="宋体" w:eastAsia="宋体" w:cs="宋体"/>
              <w:spacing w:val="-3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91" w:author="随遇而安" w:date="2023-08-12T14:42:21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>19.5%</w:t>
      </w:r>
      <w:del w:id="3292" w:author="随遇而安" w:date="2023-08-12T14:43:19Z">
        <w:r>
          <w:rPr>
            <w:rFonts w:hint="default" w:ascii="仿宋" w:hAnsi="仿宋" w:eastAsia="仿宋" w:cs="仿宋"/>
            <w:spacing w:val="0"/>
            <w:sz w:val="28"/>
            <w:szCs w:val="24"/>
            <w:lang w:eastAsia="zh-CN"/>
            <w:rPrChange w:id="3293" w:author="随遇而安" w:date="2023-08-12T14:42:21Z"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</w:rPrChange>
          </w:rPr>
          <w:delText>~</w:delText>
        </w:r>
      </w:del>
      <w:ins w:id="3294" w:author="随遇而安" w:date="2023-08-12T14:43:22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-</w:t>
        </w:r>
      </w:ins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95" w:author="随遇而安" w:date="2023-08-12T14:42:21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>21%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96" w:author="随遇而安" w:date="2023-08-12T14:42:2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（体积分数）。</w:t>
      </w:r>
    </w:p>
    <w:p w14:paraId="64E4FAD9">
      <w:pPr>
        <w:autoSpaceDE/>
        <w:autoSpaceDN/>
        <w:spacing w:before="185" w:line="360" w:lineRule="auto"/>
        <w:ind w:left="0" w:right="0" w:firstLine="560" w:firstLineChars="200"/>
        <w:rPr>
          <w:ins w:id="3298" w:author="随遇而安" w:date="2023-08-12T14:46:27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3297" w:author="36526" w:date="2024-11-06T20:22:41Z">
          <w:pPr>
            <w:spacing w:before="183" w:line="360" w:lineRule="auto"/>
            <w:ind w:left="39" w:firstLine="47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299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—有毒物质允许浓度应符合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00" w:author="随遇而安" w:date="2023-08-12T14:42:21Z">
            <w:rPr>
              <w:rFonts w:ascii="宋体" w:hAnsi="宋体" w:eastAsia="宋体" w:cs="宋体"/>
              <w:spacing w:val="-5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01" w:author="随遇而安" w:date="2023-08-12T14:42:2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GBZT160GB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02" w:author="随遇而安" w:date="2023-08-12T14:42:21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Z2.1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03" w:author="随遇而安" w:date="2023-08-12T14:42:2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《工作场所空气有毒物质》</w:t>
      </w:r>
      <w:del w:id="3304" w:author="随遇而安" w:date="2023-08-12T14:43:2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305" w:author="随遇而安" w:date="2023-08-12T14:42:21Z">
              <w:rPr>
                <w:rFonts w:ascii="宋体" w:hAnsi="宋体" w:eastAsia="宋体" w:cs="宋体"/>
                <w:spacing w:val="39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06" w:author="随遇而安" w:date="2023-08-12T14:42:2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的规定</w:t>
      </w:r>
      <w:ins w:id="3307" w:author="随遇而安" w:date="2023-08-12T14:46:2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。</w:t>
        </w:r>
      </w:ins>
    </w:p>
    <w:p w14:paraId="3F243E09">
      <w:pPr>
        <w:autoSpaceDE/>
        <w:autoSpaceDN/>
        <w:spacing w:before="185" w:line="360" w:lineRule="auto"/>
        <w:ind w:left="0" w:right="0" w:firstLine="560" w:firstLineChars="200"/>
        <w:rPr>
          <w:del w:id="3309" w:author="随遇而安" w:date="2023-08-12T11:21:48Z"/>
          <w:rFonts w:hint="eastAsia" w:ascii="仿宋" w:hAnsi="仿宋" w:eastAsia="仿宋" w:cs="仿宋"/>
          <w:spacing w:val="0"/>
          <w:sz w:val="28"/>
          <w:szCs w:val="24"/>
          <w:lang w:eastAsia="zh-CN"/>
          <w:rPrChange w:id="3310" w:author="随遇而安" w:date="2023-08-12T14:42:21Z">
            <w:rPr>
              <w:del w:id="3311" w:author="随遇而安" w:date="2023-08-12T11:21:48Z"/>
              <w:rFonts w:ascii="宋体" w:hAnsi="宋体" w:eastAsia="宋体" w:cs="宋体"/>
              <w:sz w:val="24"/>
              <w:szCs w:val="24"/>
            </w:rPr>
          </w:rPrChange>
        </w:rPr>
        <w:pPrChange w:id="3308" w:author="36526" w:date="2024-11-06T20:22:41Z">
          <w:pPr>
            <w:spacing w:before="183" w:line="360" w:lineRule="auto"/>
            <w:ind w:left="39" w:firstLine="477"/>
          </w:pPr>
        </w:pPrChange>
      </w:pPr>
      <w:del w:id="3312" w:author="随遇而安" w:date="2023-08-12T14:46:1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313" w:author="随遇而安" w:date="2023-08-12T14:42:21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>。</w:delText>
        </w:r>
      </w:del>
      <w:del w:id="3314" w:author="随遇而安" w:date="2023-08-12T11:21:4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315" w:author="随遇而安" w:date="2023-08-12T14:42:21Z">
              <w:rPr>
                <w:rFonts w:ascii="宋体" w:hAnsi="宋体" w:eastAsia="宋体" w:cs="宋体"/>
                <w:spacing w:val="-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16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8.1.4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3317" w:author="随遇而安" w:date="2023-08-12T14:42:21Z">
            <w:rPr>
              <w:rFonts w:ascii="Times New Roman" w:hAnsi="Times New Roman" w:eastAsia="Times New Roman" w:cs="Times New Roman"/>
              <w:spacing w:val="19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18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作业时，作业现场应配置移动式气体检测报警仪，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19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连续检测有限空间内可燃气体、</w:t>
      </w:r>
      <w:del w:id="3320" w:author="随遇而安" w:date="2023-08-12T11:21:4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321" w:author="随遇而安" w:date="2023-08-12T14:42:2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22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有毒气体及氧气浓度，并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23" w:author="随遇而安" w:date="2023-08-12T14:42:21Z">
            <w:rPr>
              <w:rFonts w:ascii="宋体" w:hAnsi="宋体" w:eastAsia="宋体" w:cs="宋体"/>
              <w:spacing w:val="-3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24" w:author="随遇而安" w:date="2023-08-12T14:42:2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2h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3325" w:author="随遇而安" w:date="2023-08-12T14:42:21Z">
            <w:rPr>
              <w:rFonts w:ascii="Times New Roman" w:hAnsi="Times New Roman" w:eastAsia="Times New Roman" w:cs="Times New Roman"/>
              <w:spacing w:val="25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26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 xml:space="preserve">记录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27" w:author="随遇而安" w:date="2023-08-12T14:42:2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3328" w:author="随遇而安" w:date="2023-08-12T14:42:21Z">
            <w:rPr>
              <w:rFonts w:ascii="Times New Roman" w:hAnsi="Times New Roman" w:eastAsia="Times New Roman" w:cs="Times New Roman"/>
              <w:spacing w:val="32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29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次；气体浓度超限报警时，应立即停止作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30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业、撤离</w:t>
      </w:r>
    </w:p>
    <w:p w14:paraId="6B5DA23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32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31" w:author="36526" w:date="2024-11-06T20:22:41Z">
          <w:pPr>
            <w:spacing w:before="1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33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人员、对现场进行处理，重新检测合格后方可恢复作业。</w:t>
      </w:r>
    </w:p>
    <w:p w14:paraId="4484573B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35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34" w:author="36526" w:date="2024-11-06T20:22:41Z">
          <w:pPr>
            <w:spacing w:before="184" w:line="289" w:lineRule="auto"/>
            <w:ind w:left="38" w:right="80" w:firstLine="5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36" w:author="随遇而安" w:date="2023-08-12T14:42:21Z">
            <w:rPr>
              <w:rFonts w:ascii="Times New Roman" w:hAnsi="Times New Roman" w:eastAsia="Times New Roman" w:cs="Times New Roman"/>
              <w:spacing w:val="1"/>
              <w:sz w:val="24"/>
              <w:szCs w:val="24"/>
            </w:rPr>
          </w:rPrChange>
        </w:rPr>
        <w:t xml:space="preserve">8.1.5 </w:t>
      </w:r>
      <w:del w:id="3337" w:author="随遇而安" w:date="2023-08-12T11:22:4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338" w:author="随遇而安" w:date="2023-08-12T14:42:21Z"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39" w:author="随遇而安" w:date="2023-08-12T14:42:21Z">
            <w:rPr>
              <w:rFonts w:ascii="宋体" w:hAnsi="宋体" w:eastAsia="宋体" w:cs="宋体"/>
              <w:spacing w:val="1"/>
              <w:sz w:val="24"/>
              <w:szCs w:val="24"/>
            </w:rPr>
          </w:rPrChange>
        </w:rPr>
        <w:t>进入有限空间作业人员应正确穿戴相应的个体防护装备。进入下列有限空间作业</w:t>
      </w:r>
      <w:del w:id="3340" w:author="随遇而安" w:date="2023-08-12T14:46:4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341" w:author="随遇而安" w:date="2023-08-12T14:42:21Z">
              <w:rPr>
                <w:rFonts w:ascii="宋体" w:hAnsi="宋体" w:eastAsia="宋体" w:cs="宋体"/>
                <w:spacing w:val="1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42" w:author="随遇而安" w:date="2023-08-12T14:42:21Z">
            <w:rPr>
              <w:rFonts w:ascii="宋体" w:hAnsi="宋体" w:eastAsia="宋体" w:cs="宋体"/>
              <w:spacing w:val="-6"/>
              <w:sz w:val="24"/>
              <w:szCs w:val="24"/>
            </w:rPr>
          </w:rPrChange>
        </w:rPr>
        <w:t>应采取如下防护措施：</w:t>
      </w:r>
    </w:p>
    <w:p w14:paraId="4C973A28">
      <w:pPr>
        <w:autoSpaceDE/>
        <w:autoSpaceDN/>
        <w:spacing w:before="185" w:line="360" w:lineRule="auto"/>
        <w:ind w:left="0" w:right="0" w:firstLine="560" w:firstLineChars="200"/>
        <w:rPr>
          <w:del w:id="3344" w:author="随遇而安" w:date="2023-08-12T11:22:43Z"/>
          <w:rFonts w:hint="eastAsia" w:ascii="仿宋" w:hAnsi="仿宋" w:eastAsia="仿宋" w:cs="仿宋"/>
          <w:spacing w:val="0"/>
          <w:sz w:val="28"/>
          <w:szCs w:val="24"/>
          <w:lang w:eastAsia="zh-CN"/>
          <w:rPrChange w:id="3345" w:author="随遇而安" w:date="2023-08-12T14:42:21Z">
            <w:rPr>
              <w:del w:id="3346" w:author="随遇而安" w:date="2023-08-12T11:22:43Z"/>
              <w:rFonts w:ascii="宋体" w:hAnsi="宋体" w:eastAsia="宋体" w:cs="宋体"/>
              <w:sz w:val="24"/>
              <w:szCs w:val="24"/>
            </w:rPr>
          </w:rPrChange>
        </w:rPr>
        <w:pPrChange w:id="3343" w:author="36526" w:date="2024-11-06T20:22:41Z">
          <w:pPr>
            <w:spacing w:before="183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47" w:author="随遇而安" w:date="2023-08-12T14:42:2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48" w:author="随遇而安" w:date="2023-08-12T14:42:21Z">
            <w:rPr>
              <w:rFonts w:ascii="Times New Roman" w:hAnsi="Times New Roman" w:eastAsia="Times New Roman" w:cs="Times New Roman"/>
              <w:spacing w:val="-5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49" w:author="随遇而安" w:date="2023-08-12T14:42:2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）缺氧或者有毒的有限空间经清洗或置换仍达不到</w:t>
      </w:r>
      <w:del w:id="3350" w:author="随遇而安" w:date="2023-08-12T14:46:48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351" w:author="随遇而安" w:date="2023-08-12T14:42:21Z">
              <w:rPr>
                <w:rFonts w:ascii="宋体" w:hAnsi="宋体" w:eastAsia="宋体" w:cs="宋体"/>
                <w:spacing w:val="-37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52" w:author="随遇而安" w:date="2023-08-12T14:42:21Z">
            <w:rPr>
              <w:rFonts w:ascii="Times New Roman" w:hAnsi="Times New Roman" w:eastAsia="Times New Roman" w:cs="Times New Roman"/>
              <w:spacing w:val="-5"/>
              <w:position w:val="17"/>
              <w:sz w:val="24"/>
              <w:szCs w:val="24"/>
            </w:rPr>
          </w:rPrChange>
        </w:rPr>
        <w:t>8.1.3</w:t>
      </w:r>
      <w:del w:id="3353" w:author="随遇而安" w:date="2023-08-12T14:46:4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354" w:author="随遇而安" w:date="2023-08-12T14:42:21Z">
              <w:rPr>
                <w:rFonts w:ascii="Times New Roman" w:hAnsi="Times New Roman" w:eastAsia="Times New Roman" w:cs="Times New Roman"/>
                <w:spacing w:val="-5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55" w:author="随遇而安" w:date="2023-08-12T14:42:2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要求的，</w:t>
      </w:r>
      <w:del w:id="3356" w:author="随遇而安" w:date="2023-08-12T14:43:42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357" w:author="随遇而安" w:date="2023-08-12T14:42:21Z">
              <w:rPr>
                <w:rFonts w:ascii="宋体" w:hAnsi="宋体" w:eastAsia="宋体" w:cs="宋体"/>
                <w:spacing w:val="-5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58" w:author="随遇而安" w:date="2023-08-12T14:42:2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应佩戴隔绝式</w:t>
      </w:r>
    </w:p>
    <w:p w14:paraId="64AC7095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60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59" w:author="36526" w:date="2024-11-06T20:22:41Z">
          <w:pPr>
            <w:spacing w:before="1" w:line="219" w:lineRule="auto"/>
            <w:ind w:left="5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61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呼吸防护装备，并正确栓带救生绳。</w:t>
      </w:r>
    </w:p>
    <w:p w14:paraId="0524F47C">
      <w:pPr>
        <w:autoSpaceDE/>
        <w:autoSpaceDN/>
        <w:spacing w:before="185" w:line="360" w:lineRule="auto"/>
        <w:ind w:left="0" w:right="0" w:firstLine="560" w:firstLineChars="200"/>
        <w:rPr>
          <w:del w:id="3363" w:author="随遇而安" w:date="2023-08-12T11:22:45Z"/>
          <w:rFonts w:hint="eastAsia" w:ascii="仿宋" w:hAnsi="仿宋" w:eastAsia="仿宋" w:cs="仿宋"/>
          <w:spacing w:val="0"/>
          <w:sz w:val="28"/>
          <w:szCs w:val="24"/>
          <w:lang w:eastAsia="zh-CN"/>
          <w:rPrChange w:id="3364" w:author="随遇而安" w:date="2023-08-12T14:42:21Z">
            <w:rPr>
              <w:del w:id="3365" w:author="随遇而安" w:date="2023-08-12T11:22:45Z"/>
              <w:rFonts w:ascii="宋体" w:hAnsi="宋体" w:eastAsia="宋体" w:cs="宋体"/>
              <w:sz w:val="24"/>
              <w:szCs w:val="24"/>
            </w:rPr>
          </w:rPrChange>
        </w:rPr>
        <w:pPrChange w:id="3362" w:author="36526" w:date="2024-11-06T20:22:41Z">
          <w:pPr>
            <w:spacing w:before="183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66" w:author="随遇而安" w:date="2023-08-12T14:42:2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67" w:author="随遇而安" w:date="2023-08-12T14:42:21Z">
            <w:rPr>
              <w:rFonts w:ascii="Times New Roman" w:hAnsi="Times New Roman" w:eastAsia="Times New Roman" w:cs="Times New Roman"/>
              <w:spacing w:val="-5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68" w:author="随遇而安" w:date="2023-08-12T14:42:21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）存在腐蚀性介质的有限空间，应穿戴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369" w:author="随遇而安" w:date="2023-08-12T14:42:21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防酸碱防护服、防护鞋、防护手套等防腐</w:t>
      </w:r>
    </w:p>
    <w:p w14:paraId="4E5C8151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71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70" w:author="36526" w:date="2024-11-06T20:22:41Z">
          <w:pPr>
            <w:spacing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72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蚀装备。</w:t>
      </w:r>
    </w:p>
    <w:p w14:paraId="596B3C7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74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73" w:author="36526" w:date="2024-11-06T20:22:41Z">
          <w:pPr>
            <w:spacing w:before="181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75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76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77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）在有限空间内从事电焊作业时，应穿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78" w:author="随遇而安" w:date="2023-08-12T14:42:2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绝缘鞋。</w:t>
      </w:r>
    </w:p>
    <w:p w14:paraId="7BCEEF1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80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79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81" w:author="随遇而安" w:date="2023-08-12T14:42:2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82" w:author="随遇而安" w:date="2023-08-12T14:42:21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83" w:author="随遇而安" w:date="2023-08-12T14:42:2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）在有限空间内从事清污作业，</w:t>
      </w:r>
      <w:del w:id="3384" w:author="随遇而安" w:date="2023-08-12T11:22:4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385" w:author="随遇而安" w:date="2023-08-12T14:42:21Z">
              <w:rPr>
                <w:rFonts w:ascii="宋体" w:hAnsi="宋体" w:eastAsia="宋体" w:cs="宋体"/>
                <w:spacing w:val="-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86" w:author="随遇而安" w:date="2023-08-12T14:42:2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应佩戴隔绝式呼吸防护装备并正确栓带救生绳。</w:t>
      </w:r>
    </w:p>
    <w:p w14:paraId="5B7AC1A5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88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87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89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8.1.6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0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在有限空间内作业时，应配备通信工具。</w:t>
      </w:r>
    </w:p>
    <w:p w14:paraId="6A6F770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2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91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3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8.1.7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4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监护人的特殊要求</w:t>
      </w:r>
    </w:p>
    <w:p w14:paraId="0F90777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6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395" w:author="36526" w:date="2024-11-06T20:22:41Z">
          <w:pPr>
            <w:spacing w:before="183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7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8" w:author="随遇而安" w:date="2023-08-12T14:42:2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399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）监护人在有限空间外进行全程监护。</w:t>
      </w:r>
    </w:p>
    <w:p w14:paraId="55B8408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01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00" w:author="36526" w:date="2024-11-06T20:22:41Z">
          <w:pPr>
            <w:spacing w:before="181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02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03" w:author="随遇而安" w:date="2023-08-12T14:42:2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04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）随时与有限空间内作业人员保持联络。</w:t>
      </w:r>
    </w:p>
    <w:p w14:paraId="49652524">
      <w:pPr>
        <w:autoSpaceDE/>
        <w:autoSpaceDN/>
        <w:spacing w:before="185" w:line="360" w:lineRule="auto"/>
        <w:ind w:left="0" w:right="0" w:firstLine="560" w:firstLineChars="200"/>
        <w:rPr>
          <w:del w:id="3406" w:author="随遇而安" w:date="2023-08-12T11:22:58Z"/>
          <w:rFonts w:hint="eastAsia" w:ascii="仿宋" w:hAnsi="仿宋" w:eastAsia="仿宋" w:cs="仿宋"/>
          <w:spacing w:val="0"/>
          <w:sz w:val="28"/>
          <w:szCs w:val="24"/>
          <w:lang w:eastAsia="zh-CN"/>
          <w:rPrChange w:id="3407" w:author="随遇而安" w:date="2023-08-12T14:42:21Z">
            <w:rPr>
              <w:del w:id="3408" w:author="随遇而安" w:date="2023-08-12T11:22:58Z"/>
              <w:rFonts w:ascii="宋体" w:hAnsi="宋体" w:eastAsia="宋体" w:cs="宋体"/>
              <w:sz w:val="24"/>
              <w:szCs w:val="24"/>
            </w:rPr>
          </w:rPrChange>
        </w:rPr>
        <w:pPrChange w:id="3405" w:author="36526" w:date="2024-11-06T20:22:41Z">
          <w:pPr>
            <w:spacing w:before="183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409" w:author="随遇而安" w:date="2023-08-12T14:42:21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410" w:author="随遇而安" w:date="2023-08-12T14:42:21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411" w:author="随遇而安" w:date="2023-08-12T14:42:21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）应对进入有限空间作业的人员及其携带的工具种类、数量进行登记，</w:t>
      </w:r>
      <w:del w:id="3412" w:author="随遇而安" w:date="2023-08-12T14:49:41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413" w:author="随遇而安" w:date="2023-08-12T14:42:21Z">
              <w:rPr>
                <w:rFonts w:ascii="宋体" w:hAnsi="宋体" w:eastAsia="宋体" w:cs="宋体"/>
                <w:spacing w:val="-8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414" w:author="随遇而安" w:date="2023-08-12T14:42:21Z">
            <w:rPr>
              <w:rFonts w:ascii="宋体" w:hAnsi="宋体" w:eastAsia="宋体" w:cs="宋体"/>
              <w:spacing w:val="-9"/>
              <w:position w:val="17"/>
              <w:sz w:val="24"/>
              <w:szCs w:val="24"/>
            </w:rPr>
          </w:rPrChange>
        </w:rPr>
        <w:t>作业完毕</w:t>
      </w:r>
    </w:p>
    <w:p w14:paraId="09F31199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16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15" w:author="36526" w:date="2024-11-06T20:22:41Z">
          <w:pPr>
            <w:spacing w:before="1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17" w:author="随遇而安" w:date="2023-08-12T14:42:2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再次清点，防止遗漏在有限空间内。</w:t>
      </w:r>
    </w:p>
    <w:p w14:paraId="215E3C2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19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18" w:author="36526" w:date="2024-11-06T20:22:41Z">
          <w:pPr>
            <w:spacing w:before="182" w:line="221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20" w:author="随遇而安" w:date="2023-08-12T14:42:21Z"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</w:rPrChange>
        </w:rPr>
        <w:t>8.</w:t>
      </w:r>
      <w:del w:id="3421" w:author="随遇而安" w:date="2023-08-12T11:23:01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422" w:author="随遇而安" w:date="2023-08-12T14:42:21Z">
              <w:rPr>
                <w:rFonts w:ascii="Times New Roman" w:hAnsi="Times New Roman" w:eastAsia="Times New Roman" w:cs="Times New Roman"/>
                <w:spacing w:val="-2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23" w:author="随遇而安" w:date="2023-08-12T14:42:21Z"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</w:rPrChange>
        </w:rPr>
        <w:t xml:space="preserve">1.8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24" w:author="随遇而安" w:date="2023-08-12T14:42:21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其它要求</w:t>
      </w:r>
    </w:p>
    <w:p w14:paraId="240A3BD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26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25" w:author="36526" w:date="2024-11-06T20:22:41Z">
          <w:pPr>
            <w:spacing w:before="181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27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28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29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）确保有限空间出入口保持畅通。</w:t>
      </w:r>
    </w:p>
    <w:p w14:paraId="6F981CF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1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30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2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3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4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）作业人员不应携带与作业无关的物品进入有限空间。</w:t>
      </w:r>
    </w:p>
    <w:p w14:paraId="1951B94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6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35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7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8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39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）接入有限空间的电线、电缆应在进口处进行保护或加强绝缘。</w:t>
      </w:r>
    </w:p>
    <w:p w14:paraId="6630F06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41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40" w:author="36526" w:date="2024-11-06T20:22:41Z">
          <w:pPr>
            <w:spacing w:before="183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42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43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44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）停止作业期间，应在有限空间入口处增设警戒措施，防止人员误入。</w:t>
      </w:r>
    </w:p>
    <w:p w14:paraId="61B906B5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46" w:author="随遇而安" w:date="2023-08-12T14:42:21Z">
            <w:rPr>
              <w:rFonts w:ascii="宋体" w:hAnsi="宋体" w:eastAsia="宋体" w:cs="宋体"/>
              <w:sz w:val="24"/>
              <w:szCs w:val="24"/>
            </w:rPr>
          </w:rPrChange>
        </w:rPr>
        <w:pPrChange w:id="3445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447" w:author="随遇而安" w:date="2023-08-12T14:42:21Z">
            <w:rPr>
              <w:rFonts w:ascii="宋体" w:hAnsi="宋体" w:eastAsia="宋体" w:cs="宋体"/>
              <w:spacing w:val="-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448" w:author="随遇而安" w:date="2023-08-12T14:42:21Z">
            <w:rPr>
              <w:rFonts w:ascii="Times New Roman" w:hAnsi="Times New Roman" w:eastAsia="Times New Roman" w:cs="Times New Roman"/>
              <w:spacing w:val="-1"/>
              <w:position w:val="17"/>
              <w:sz w:val="24"/>
              <w:szCs w:val="24"/>
            </w:rPr>
          </w:rPrChange>
        </w:rPr>
        <w:t>6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449" w:author="随遇而安" w:date="2023-08-12T14:42:21Z">
            <w:rPr>
              <w:rFonts w:ascii="宋体" w:hAnsi="宋体" w:eastAsia="宋体" w:cs="宋体"/>
              <w:spacing w:val="-1"/>
              <w:position w:val="17"/>
              <w:sz w:val="24"/>
              <w:szCs w:val="24"/>
            </w:rPr>
          </w:rPrChange>
        </w:rPr>
        <w:t>）作业结束后，应将工器具带出有限空间。</w:t>
      </w:r>
    </w:p>
    <w:p w14:paraId="553C0B74">
      <w:pPr>
        <w:autoSpaceDE/>
        <w:autoSpaceDN/>
        <w:spacing w:before="185" w:line="360" w:lineRule="auto"/>
        <w:ind w:left="0" w:right="0" w:firstLine="560" w:firstLineChars="200"/>
        <w:rPr>
          <w:rFonts w:ascii="宋体" w:hAnsi="宋体" w:eastAsia="宋体" w:cs="宋体"/>
          <w:sz w:val="24"/>
          <w:szCs w:val="24"/>
        </w:rPr>
        <w:pPrChange w:id="3450" w:author="36526" w:date="2024-11-06T20:22:41Z">
          <w:pPr>
            <w:spacing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51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52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7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53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）有限空间安全作业票有效期不应超过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54" w:author="随遇而安" w:date="2023-08-12T14:42:21Z">
            <w:rPr>
              <w:rFonts w:ascii="宋体" w:hAnsi="宋体" w:eastAsia="宋体" w:cs="宋体"/>
              <w:spacing w:val="-53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55" w:author="随遇而安" w:date="2023-08-12T14:42:2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24h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56" w:author="随遇而安" w:date="2023-08-12T14:42:2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。</w:t>
      </w:r>
    </w:p>
    <w:p w14:paraId="0D5E9BE2">
      <w:pPr>
        <w:spacing w:before="182" w:line="360" w:lineRule="auto"/>
        <w:ind w:left="37"/>
        <w:outlineLvl w:val="0"/>
        <w:rPr>
          <w:rFonts w:ascii="宋体" w:hAnsi="宋体" w:eastAsia="宋体" w:cs="宋体"/>
          <w:sz w:val="24"/>
          <w:szCs w:val="24"/>
        </w:rPr>
        <w:pPrChange w:id="3457" w:author="36526" w:date="2024-11-06T20:22:41Z">
          <w:pPr>
            <w:spacing w:before="182" w:line="220" w:lineRule="auto"/>
            <w:ind w:left="37"/>
            <w:outlineLvl w:val="0"/>
          </w:pPr>
        </w:pPrChange>
      </w:pPr>
      <w:bookmarkStart w:id="79" w:name="bookmark10"/>
      <w:bookmarkEnd w:id="79"/>
      <w:bookmarkStart w:id="80" w:name="_Toc12756"/>
      <w:bookmarkStart w:id="81" w:name="_Toc4042"/>
      <w:bookmarkStart w:id="82" w:name="_Toc5829"/>
      <w:bookmarkStart w:id="83" w:name="_Toc10650"/>
      <w:bookmarkStart w:id="84" w:name="_Toc27114"/>
      <w:bookmarkStart w:id="85" w:name="_Toc10362"/>
      <w:bookmarkStart w:id="86" w:name="_Toc18418"/>
      <w:bookmarkStart w:id="87" w:name="_Toc23464"/>
      <w:bookmarkStart w:id="88" w:name="_Toc23745"/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rPrChange w:id="3458" w:author="随遇而安" w:date="2023-08-12T14:44:39Z">
            <w:rPr>
              <w:rFonts w:ascii="Times New Roman" w:hAnsi="Times New Roman" w:eastAsia="Times New Roman" w:cs="Times New Roman"/>
              <w:b/>
              <w:bCs/>
              <w:spacing w:val="-4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8.2</w:t>
      </w:r>
      <w:r>
        <w:rPr>
          <w:rFonts w:hint="eastAsia" w:ascii="宋体" w:hAnsi="宋体" w:eastAsia="宋体" w:cs="宋体"/>
          <w:b w:val="0"/>
          <w:bCs w:val="0"/>
          <w:spacing w:val="-4"/>
          <w:w w:val="100"/>
          <w:sz w:val="24"/>
          <w:szCs w:val="24"/>
          <w:rPrChange w:id="3459" w:author="随遇而安" w:date="2023-08-12T14:44:39Z">
            <w:rPr>
              <w:rFonts w:ascii="Times New Roman" w:hAnsi="Times New Roman" w:eastAsia="Times New Roman" w:cs="Times New Roman"/>
              <w:b/>
              <w:bCs/>
              <w:spacing w:val="22"/>
              <w:w w:val="101"/>
              <w:sz w:val="24"/>
              <w:szCs w:val="24"/>
            </w:rPr>
          </w:rPrChange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临时用电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10C61DFE">
      <w:pPr>
        <w:spacing w:line="360" w:lineRule="auto"/>
        <w:rPr>
          <w:del w:id="3461" w:author="随遇而安" w:date="2023-08-12T11:23:10Z"/>
          <w:rFonts w:ascii="宋体" w:hAnsi="宋体" w:eastAsia="宋体" w:cs="宋体"/>
          <w:sz w:val="24"/>
          <w:szCs w:val="24"/>
        </w:rPr>
        <w:sectPr>
          <w:footerReference r:id="rId16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3460" w:author="36526" w:date="2024-11-06T20:22:41Z">
          <w:pPr>
            <w:spacing w:line="220" w:lineRule="auto"/>
          </w:pPr>
        </w:pPrChange>
      </w:pPr>
    </w:p>
    <w:p w14:paraId="1539B9EB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63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pPrChange w:id="3462" w:author="36526" w:date="2024-11-06T20:22:41Z">
          <w:pPr>
            <w:spacing w:before="11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64" w:author="随遇而安" w:date="2023-08-12T14:42:29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8.2.1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3465" w:author="随遇而安" w:date="2023-08-12T14:42:29Z">
            <w:rPr>
              <w:rFonts w:ascii="Times New Roman" w:hAnsi="Times New Roman" w:eastAsia="Times New Roman" w:cs="Times New Roman"/>
              <w:spacing w:val="37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66" w:author="随遇而安" w:date="2023-08-12T14:42:29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电气作业人员需持特种作业人员培训合格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67" w:author="随遇而安" w:date="2023-08-12T14:42:29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证上岗。</w:t>
      </w:r>
    </w:p>
    <w:p w14:paraId="652F96C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69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pPrChange w:id="3468" w:author="36526" w:date="2024-11-06T20:22:41Z">
          <w:pPr>
            <w:spacing w:before="181" w:line="290" w:lineRule="auto"/>
            <w:ind w:left="39" w:right="26" w:firstLine="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70" w:author="随遇而安" w:date="2023-08-12T14:42:29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 xml:space="preserve">8.2.2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71" w:author="随遇而安" w:date="2023-08-12T14:42:29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在开关上接引、拆除临时用电线路时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72" w:author="随遇而安" w:date="2023-08-12T14:42:29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，</w:t>
      </w:r>
      <w:del w:id="3473" w:author="随遇而安" w:date="2023-08-12T14:44:4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474" w:author="随遇而安" w:date="2023-08-12T14:42:29Z">
              <w:rPr>
                <w:rFonts w:ascii="宋体" w:hAnsi="宋体" w:eastAsia="宋体" w:cs="宋体"/>
                <w:spacing w:val="3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75" w:author="随遇而安" w:date="2023-08-12T14:42:29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其上级开关应断电、加锁，</w:t>
      </w:r>
      <w:del w:id="3476" w:author="随遇而安" w:date="2023-08-12T14:44:5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477" w:author="随遇而安" w:date="2023-08-12T14:42:29Z">
              <w:rPr>
                <w:rFonts w:ascii="宋体" w:hAnsi="宋体" w:eastAsia="宋体" w:cs="宋体"/>
                <w:spacing w:val="-4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78" w:author="随遇而安" w:date="2023-08-12T14:42:29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并挂安全警示标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79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80" w:author="随遇而安" w:date="2023-08-12T14:42:29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牌，接、拆线路作业时，应有监护人在场。</w:t>
      </w:r>
    </w:p>
    <w:p w14:paraId="4EB42A1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82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pPrChange w:id="3481" w:author="36526" w:date="2024-11-06T20:22:41Z">
          <w:pPr>
            <w:spacing w:before="182" w:line="290" w:lineRule="auto"/>
            <w:ind w:left="48" w:right="30" w:hanging="5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83" w:author="随遇而安" w:date="2023-08-12T14:42:29Z">
            <w:rPr>
              <w:rFonts w:ascii="Times New Roman" w:hAnsi="Times New Roman" w:eastAsia="Times New Roman" w:cs="Times New Roman"/>
              <w:spacing w:val="-9"/>
              <w:sz w:val="24"/>
              <w:szCs w:val="24"/>
            </w:rPr>
          </w:rPrChange>
        </w:rPr>
        <w:t>8.2.3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3484" w:author="随遇而安" w:date="2023-08-12T14:42:29Z">
            <w:rPr>
              <w:rFonts w:ascii="Times New Roman" w:hAnsi="Times New Roman" w:eastAsia="Times New Roman" w:cs="Times New Roman"/>
              <w:spacing w:val="22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85" w:author="随遇而安" w:date="2023-08-12T14:42:29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临时用电应设置保护开关，</w:t>
      </w:r>
      <w:del w:id="3486" w:author="随遇而安" w:date="2023-08-12T14:44:59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487" w:author="随遇而安" w:date="2023-08-12T14:42:29Z">
              <w:rPr>
                <w:rFonts w:ascii="宋体" w:hAnsi="宋体" w:eastAsia="宋体" w:cs="宋体"/>
                <w:spacing w:val="-9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88" w:author="随遇而安" w:date="2023-08-12T14:42:29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使用前应检查电气装置和保护设施的可靠性，</w:t>
      </w:r>
      <w:del w:id="3489" w:author="随遇而安" w:date="2023-08-12T14:44:5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490" w:author="随遇而安" w:date="2023-08-12T14:42:29Z">
              <w:rPr>
                <w:rFonts w:ascii="宋体" w:hAnsi="宋体" w:eastAsia="宋体" w:cs="宋体"/>
                <w:spacing w:val="-9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91" w:author="随遇而安" w:date="2023-08-12T14:42:29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所有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92" w:author="随遇而安" w:date="2023-08-12T14:42:29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的临</w:t>
      </w:r>
      <w:del w:id="3493" w:author="随遇而安" w:date="2023-08-12T14:44:5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494" w:author="随遇而安" w:date="2023-08-12T14:42:29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95" w:author="随遇而安" w:date="2023-08-12T14:42:29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时用电均应设置接地保护。</w:t>
      </w:r>
    </w:p>
    <w:p w14:paraId="41603A95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97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pPrChange w:id="3496" w:author="36526" w:date="2024-11-06T20:22:41Z">
          <w:pPr>
            <w:spacing w:before="181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98" w:author="随遇而安" w:date="2023-08-12T14:42:29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8.2.4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499" w:author="随遇而安" w:date="2023-08-12T14:42:29Z">
            <w:rPr>
              <w:rFonts w:ascii="Times New Roman" w:hAnsi="Times New Roman" w:eastAsia="Times New Roman" w:cs="Times New Roman"/>
              <w:spacing w:val="2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00" w:author="随遇而安" w:date="2023-08-12T14:42:29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临时用电线路及设备应由良好的绝缘。</w:t>
      </w:r>
    </w:p>
    <w:p w14:paraId="6A0BA4D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02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pPrChange w:id="3501" w:author="36526" w:date="2024-11-06T20:22:41Z">
          <w:pPr>
            <w:spacing w:before="184" w:line="289" w:lineRule="auto"/>
            <w:ind w:left="39" w:right="30" w:firstLine="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03" w:author="随遇而安" w:date="2023-08-12T14:42:29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8.2.5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3504" w:author="随遇而安" w:date="2023-08-12T14:42:29Z">
            <w:rPr>
              <w:rFonts w:ascii="Times New Roman" w:hAnsi="Times New Roman" w:eastAsia="Times New Roman" w:cs="Times New Roman"/>
              <w:spacing w:val="37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05" w:author="随遇而安" w:date="2023-08-12T14:42:29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临时用电线路经过火灾爆炸危险场所以及有高温、腐蚀、积水及产生机械损伤等区</w:t>
      </w:r>
      <w:del w:id="3506" w:author="随遇而安" w:date="2023-08-12T14:45:0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507" w:author="随遇而安" w:date="2023-08-12T14:42:29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08" w:author="随遇而安" w:date="2023-08-12T14:42:29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域，不应有接头，并应采取相应的保护措施。</w:t>
      </w:r>
    </w:p>
    <w:p w14:paraId="6A567674">
      <w:pPr>
        <w:autoSpaceDE/>
        <w:autoSpaceDN/>
        <w:spacing w:before="185" w:line="360" w:lineRule="auto"/>
        <w:ind w:left="0" w:right="0" w:firstLine="560" w:firstLineChars="200"/>
        <w:rPr>
          <w:ins w:id="3510" w:author="随遇而安" w:date="2023-08-12T14:50:13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3509" w:author="36526" w:date="2024-11-06T20:22:41Z">
          <w:pPr>
            <w:spacing w:before="184" w:line="289" w:lineRule="auto"/>
            <w:ind w:left="524" w:right="3734" w:hanging="48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11" w:author="随遇而安" w:date="2023-08-12T14:42:29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8.2.6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12" w:author="随遇而安" w:date="2023-08-12T14:42:29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沿墙面或地面敷设电缆线路应符合以下要求：</w:t>
      </w:r>
    </w:p>
    <w:p w14:paraId="07414E8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14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pPrChange w:id="3513" w:author="36526" w:date="2024-11-06T20:22:41Z">
          <w:pPr>
            <w:spacing w:before="184" w:line="289" w:lineRule="auto"/>
            <w:ind w:left="524" w:right="3734" w:hanging="481"/>
          </w:pPr>
        </w:pPrChange>
      </w:pPr>
      <w:del w:id="3515" w:author="随遇而安" w:date="2023-08-12T14:45:0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516" w:author="随遇而安" w:date="2023-08-12T14:42:29Z">
              <w:rPr>
                <w:rFonts w:ascii="宋体" w:hAnsi="宋体" w:eastAsia="宋体" w:cs="宋体"/>
                <w:spacing w:val="1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17" w:author="随遇而安" w:date="2023-08-12T14:42:29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18" w:author="随遇而安" w:date="2023-08-12T14:42:29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19" w:author="随遇而安" w:date="2023-08-12T14:42:29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）电缆线路敷设路径应有醒目的警告标志。</w:t>
      </w:r>
    </w:p>
    <w:p w14:paraId="5A700A22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521" w:author="随遇而安" w:date="2023-08-12T14:45:12Z"/>
          <w:rFonts w:hint="eastAsia" w:ascii="仿宋" w:hAnsi="仿宋" w:eastAsia="仿宋" w:cs="仿宋"/>
          <w:spacing w:val="0"/>
          <w:sz w:val="28"/>
          <w:szCs w:val="24"/>
          <w:lang w:eastAsia="zh-CN"/>
          <w:rPrChange w:id="3522" w:author="随遇而安" w:date="2023-08-12T14:42:29Z">
            <w:rPr>
              <w:del w:id="3523" w:author="随遇而安" w:date="2023-08-12T14:45:12Z"/>
              <w:rFonts w:ascii="宋体" w:hAnsi="宋体" w:eastAsia="宋体" w:cs="宋体"/>
              <w:sz w:val="24"/>
              <w:szCs w:val="24"/>
            </w:rPr>
          </w:rPrChange>
        </w:rPr>
        <w:pPrChange w:id="3520" w:author="36526" w:date="2024-11-06T20:22:41Z">
          <w:pPr>
            <w:spacing w:before="185" w:line="468" w:lineRule="exact"/>
            <w:ind w:right="37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24" w:author="随遇而安" w:date="2023-08-12T14:42:29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25" w:author="随遇而安" w:date="2023-08-12T14:42:29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26" w:author="随遇而安" w:date="2023-08-12T14:42:29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）沿地面明敷的电缆线路应沿建筑物墙体根部敷设，穿越道路或其它易受机械</w:t>
      </w:r>
    </w:p>
    <w:p w14:paraId="77814935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28" w:author="随遇而安" w:date="2023-08-12T14:42:29Z">
            <w:rPr>
              <w:rFonts w:ascii="宋体" w:hAnsi="宋体" w:eastAsia="宋体" w:cs="宋体"/>
              <w:sz w:val="24"/>
              <w:szCs w:val="24"/>
            </w:rPr>
          </w:rPrChange>
        </w:rPr>
        <w:pPrChange w:id="3527" w:author="36526" w:date="2024-11-06T20:22:41Z">
          <w:pPr>
            <w:spacing w:before="1" w:line="218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29" w:author="随遇而安" w:date="2023-08-12T14:42:29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损伤的区域，应采取防机械损伤的措施，周围环境应保持干燥。</w:t>
      </w:r>
    </w:p>
    <w:p w14:paraId="04185C2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31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530" w:author="36526" w:date="2024-11-06T20:22:41Z">
          <w:pPr>
            <w:spacing w:before="183"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32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33" w:author="随遇而安" w:date="2023-08-12T14:42:26Z">
            <w:rPr>
              <w:rFonts w:ascii="Times New Roman" w:hAnsi="Times New Roman" w:eastAsia="Times New Roman" w:cs="Times New Roman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34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t>）电缆敷设路径附近有产生明火的作业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35" w:author="随遇而安" w:date="2023-08-12T14:42:2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时，应采取防止火花损伤电缆的措施。</w:t>
      </w:r>
    </w:p>
    <w:p w14:paraId="21EE8CDB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537" w:author="随遇而安" w:date="2023-08-12T14:45:22Z"/>
          <w:rFonts w:hint="eastAsia" w:ascii="仿宋" w:hAnsi="仿宋" w:eastAsia="仿宋" w:cs="仿宋"/>
          <w:spacing w:val="0"/>
          <w:sz w:val="28"/>
          <w:szCs w:val="24"/>
          <w:lang w:eastAsia="zh-CN"/>
          <w:rPrChange w:id="3538" w:author="随遇而安" w:date="2023-08-12T14:42:26Z">
            <w:rPr>
              <w:del w:id="3539" w:author="随遇而安" w:date="2023-08-12T14:45:22Z"/>
              <w:rFonts w:ascii="宋体" w:hAnsi="宋体" w:eastAsia="宋体" w:cs="宋体"/>
              <w:sz w:val="24"/>
              <w:szCs w:val="24"/>
            </w:rPr>
          </w:rPrChange>
        </w:rPr>
        <w:pPrChange w:id="3536" w:author="36526" w:date="2024-11-06T20:22:41Z">
          <w:pPr>
            <w:spacing w:before="184" w:line="468" w:lineRule="exact"/>
            <w:ind w:right="63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40" w:author="随遇而安" w:date="2023-08-12T14:42:26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41" w:author="随遇而安" w:date="2023-08-12T14:42:26Z">
            <w:rPr>
              <w:rFonts w:ascii="Times New Roman" w:hAnsi="Times New Roman" w:eastAsia="Times New Roman" w:cs="Times New Roman"/>
              <w:spacing w:val="-14"/>
              <w:position w:val="17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42" w:author="随遇而安" w:date="2023-08-12T14:42:26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）现场临时用电配电盘、箱应由电压标志和危险标志，</w:t>
      </w:r>
      <w:del w:id="3543" w:author="随遇而安" w:date="2023-08-12T14:45:1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544" w:author="随遇而安" w:date="2023-08-12T14:42:26Z">
              <w:rPr>
                <w:rFonts w:ascii="宋体" w:hAnsi="宋体" w:eastAsia="宋体" w:cs="宋体"/>
                <w:spacing w:val="29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45" w:author="随遇而安" w:date="2023-08-12T14:42:26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应由防雨措施，</w:t>
      </w:r>
      <w:del w:id="3546" w:author="随遇而安" w:date="2023-08-12T14:45:1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547" w:author="随遇而安" w:date="2023-08-12T14:42:26Z">
              <w:rPr>
                <w:rFonts w:ascii="宋体" w:hAnsi="宋体" w:eastAsia="宋体" w:cs="宋体"/>
                <w:spacing w:val="29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48" w:author="随遇而安" w:date="2023-08-12T14:42:26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盘、箱、</w:t>
      </w:r>
    </w:p>
    <w:p w14:paraId="62AE1D8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50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549" w:author="36526" w:date="2024-11-06T20:22:41Z">
          <w:pPr>
            <w:spacing w:line="219" w:lineRule="auto"/>
            <w:ind w:left="65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51" w:author="随遇而安" w:date="2023-08-12T14:42:26Z">
            <w:rPr>
              <w:rFonts w:ascii="宋体" w:hAnsi="宋体" w:eastAsia="宋体" w:cs="宋体"/>
              <w:spacing w:val="-6"/>
              <w:sz w:val="24"/>
              <w:szCs w:val="24"/>
            </w:rPr>
          </w:rPrChange>
        </w:rPr>
        <w:t>门应能牢靠关闭并上锁管理。</w:t>
      </w:r>
    </w:p>
    <w:p w14:paraId="5E230209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553" w:author="随遇而安" w:date="2023-08-12T14:45:24Z"/>
          <w:rFonts w:hint="eastAsia" w:ascii="仿宋" w:hAnsi="仿宋" w:eastAsia="仿宋" w:cs="仿宋"/>
          <w:spacing w:val="0"/>
          <w:sz w:val="28"/>
          <w:szCs w:val="24"/>
          <w:lang w:eastAsia="zh-CN"/>
          <w:rPrChange w:id="3554" w:author="随遇而安" w:date="2023-08-12T14:42:26Z">
            <w:rPr>
              <w:del w:id="3555" w:author="随遇而安" w:date="2023-08-12T14:45:24Z"/>
              <w:rFonts w:ascii="宋体" w:hAnsi="宋体" w:eastAsia="宋体" w:cs="宋体"/>
              <w:sz w:val="24"/>
              <w:szCs w:val="24"/>
            </w:rPr>
          </w:rPrChange>
        </w:rPr>
        <w:pPrChange w:id="3552" w:author="36526" w:date="2024-11-06T20:22:41Z">
          <w:pPr>
            <w:spacing w:before="183" w:line="468" w:lineRule="exact"/>
            <w:ind w:right="30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56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57" w:author="随遇而安" w:date="2023-08-12T14:42:26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5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58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）临时用电设施应安装符合规范要求的漏电保护器，</w:t>
      </w:r>
      <w:del w:id="3559" w:author="随遇而安" w:date="2023-08-12T14:45:2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560" w:author="随遇而安" w:date="2023-08-12T14:42:26Z">
              <w:rPr>
                <w:rFonts w:ascii="宋体" w:hAnsi="宋体" w:eastAsia="宋体" w:cs="宋体"/>
                <w:spacing w:val="-8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61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移动工具、手持电动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62" w:author="随遇而安" w:date="2023-08-12T14:42:26Z">
            <w:rPr>
              <w:rFonts w:ascii="宋体" w:hAnsi="宋体" w:eastAsia="宋体" w:cs="宋体"/>
              <w:spacing w:val="-9"/>
              <w:position w:val="17"/>
              <w:sz w:val="24"/>
              <w:szCs w:val="24"/>
            </w:rPr>
          </w:rPrChange>
        </w:rPr>
        <w:t>工具应</w:t>
      </w:r>
    </w:p>
    <w:p w14:paraId="0F4072BB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64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563" w:author="36526" w:date="2024-11-06T20:22:41Z">
          <w:pPr>
            <w:spacing w:before="1" w:line="219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65" w:author="随遇而安" w:date="2023-08-12T14:42:2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逐个配置漏电保护器和电源开关。</w:t>
      </w:r>
    </w:p>
    <w:p w14:paraId="38C6E016">
      <w:pPr>
        <w:autoSpaceDE/>
        <w:autoSpaceDN/>
        <w:spacing w:before="185" w:line="360" w:lineRule="auto"/>
        <w:ind w:left="0" w:right="0" w:firstLine="560" w:firstLineChars="200"/>
        <w:rPr>
          <w:del w:id="3567" w:author="随遇而安" w:date="2023-08-12T14:45:40Z"/>
          <w:rFonts w:hint="eastAsia" w:ascii="仿宋" w:hAnsi="仿宋" w:eastAsia="仿宋" w:cs="仿宋"/>
          <w:spacing w:val="0"/>
          <w:sz w:val="28"/>
          <w:szCs w:val="24"/>
          <w:lang w:eastAsia="zh-CN"/>
          <w:rPrChange w:id="3568" w:author="随遇而安" w:date="2023-08-12T14:42:26Z">
            <w:rPr>
              <w:del w:id="3569" w:author="随遇而安" w:date="2023-08-12T14:45:40Z"/>
              <w:rFonts w:ascii="宋体" w:hAnsi="宋体" w:eastAsia="宋体" w:cs="宋体"/>
              <w:sz w:val="24"/>
              <w:szCs w:val="24"/>
            </w:rPr>
          </w:rPrChange>
        </w:rPr>
        <w:pPrChange w:id="3566" w:author="36526" w:date="2024-11-06T20:22:41Z">
          <w:pPr>
            <w:spacing w:before="183" w:line="468" w:lineRule="exact"/>
            <w:ind w:left="43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0" w:author="随遇而安" w:date="2023-08-12T14:42:26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8.2.6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1" w:author="随遇而安" w:date="2023-08-12T14:42:26Z">
            <w:rPr>
              <w:rFonts w:ascii="Times New Roman" w:hAnsi="Times New Roman" w:eastAsia="Times New Roman" w:cs="Times New Roman"/>
              <w:spacing w:val="39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2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临时用电时间一般不超过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3" w:author="随遇而安" w:date="2023-08-12T14:42:26Z">
            <w:rPr>
              <w:rFonts w:ascii="宋体" w:hAnsi="宋体" w:eastAsia="宋体" w:cs="宋体"/>
              <w:spacing w:val="-32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4" w:author="随遇而安" w:date="2023-08-12T14:42:26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15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5" w:author="随遇而安" w:date="2023-08-12T14:42:26Z">
            <w:rPr>
              <w:rFonts w:ascii="Times New Roman" w:hAnsi="Times New Roman" w:eastAsia="Times New Roman" w:cs="Times New Roman"/>
              <w:spacing w:val="14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6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天，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7" w:author="随遇而安" w:date="2023-08-12T14:42:26Z">
            <w:rPr>
              <w:rFonts w:ascii="宋体" w:hAnsi="宋体" w:eastAsia="宋体" w:cs="宋体"/>
              <w:spacing w:val="-67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8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特殊情况不应超过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79" w:author="随遇而安" w:date="2023-08-12T14:42:26Z">
            <w:rPr>
              <w:rFonts w:ascii="宋体" w:hAnsi="宋体" w:eastAsia="宋体" w:cs="宋体"/>
              <w:spacing w:val="-49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80" w:author="随遇而安" w:date="2023-08-12T14:42:26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30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81" w:author="随遇而安" w:date="2023-08-12T14:42:26Z">
            <w:rPr>
              <w:rFonts w:ascii="Times New Roman" w:hAnsi="Times New Roman" w:eastAsia="Times New Roman" w:cs="Times New Roman"/>
              <w:spacing w:val="14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82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天，</w:t>
      </w:r>
      <w:del w:id="3583" w:author="随遇而安" w:date="2023-08-12T14:45:31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584" w:author="随遇而安" w:date="2023-08-12T14:42:26Z">
              <w:rPr>
                <w:rFonts w:ascii="宋体" w:hAnsi="宋体" w:eastAsia="宋体" w:cs="宋体"/>
                <w:spacing w:val="-65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585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用于动火、有限空间作</w:t>
      </w:r>
    </w:p>
    <w:p w14:paraId="5C2FB8C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3587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586" w:author="36526" w:date="2024-11-06T20:22:41Z">
          <w:pPr>
            <w:spacing w:line="219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88" w:author="随遇而安" w:date="2023-08-12T14:42:2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业的临时用电时间应和相应作业时间一致。</w:t>
      </w:r>
    </w:p>
    <w:p w14:paraId="3741265D">
      <w:pPr>
        <w:spacing w:before="182" w:line="360" w:lineRule="auto"/>
        <w:ind w:left="37"/>
        <w:outlineLvl w:val="0"/>
        <w:rPr>
          <w:rFonts w:hint="eastAsia" w:ascii="Times New Roman" w:hAnsi="Times New Roman" w:eastAsia="Times New Roman" w:cs="Times New Roman"/>
          <w:b/>
          <w:bCs/>
          <w:spacing w:val="-1"/>
          <w:sz w:val="24"/>
          <w:szCs w:val="24"/>
          <w:lang w:eastAsia="zh-CN"/>
          <w:rPrChange w:id="3590" w:author="随遇而安" w:date="2023-08-12T15:51:43Z">
            <w:rPr>
              <w:rFonts w:ascii="宋体" w:hAnsi="宋体" w:eastAsia="宋体" w:cs="宋体"/>
              <w:sz w:val="24"/>
              <w:szCs w:val="24"/>
            </w:rPr>
          </w:rPrChange>
        </w:rPr>
        <w:pPrChange w:id="3589" w:author="36526" w:date="2024-11-06T20:22:41Z">
          <w:pPr>
            <w:spacing w:before="182" w:line="220" w:lineRule="auto"/>
            <w:ind w:left="37"/>
            <w:outlineLvl w:val="0"/>
          </w:pPr>
        </w:pPrChange>
      </w:pPr>
      <w:bookmarkStart w:id="89" w:name="bookmark11"/>
      <w:bookmarkEnd w:id="89"/>
      <w:bookmarkStart w:id="90" w:name="_Toc32698"/>
      <w:bookmarkStart w:id="91" w:name="_Toc31793"/>
      <w:bookmarkStart w:id="92" w:name="_Toc6521"/>
      <w:bookmarkStart w:id="93" w:name="_Toc31112"/>
      <w:bookmarkStart w:id="94" w:name="_Toc31155"/>
      <w:bookmarkStart w:id="95" w:name="_Toc24453"/>
      <w:r>
        <w:rPr>
          <w:rFonts w:hint="eastAsia" w:ascii="Times New Roman" w:hAnsi="Times New Roman" w:eastAsia="Times New Roman" w:cs="Times New Roman"/>
          <w:b/>
          <w:bCs/>
          <w:spacing w:val="-1"/>
          <w:sz w:val="24"/>
          <w:szCs w:val="24"/>
          <w:lang w:eastAsia="zh-CN"/>
          <w:rPrChange w:id="3591" w:author="随遇而安" w:date="2023-08-12T15:51:43Z">
            <w:rPr>
              <w:rFonts w:ascii="Times New Roman" w:hAnsi="Times New Roman" w:eastAsia="Times New Roman" w:cs="Times New Roman"/>
              <w:b/>
              <w:bCs/>
              <w:spacing w:val="-3"/>
              <w:sz w:val="24"/>
              <w:szCs w:val="24"/>
            </w:rPr>
          </w:rPrChange>
        </w:rPr>
        <w:t>8.3</w:t>
      </w:r>
      <w:r>
        <w:rPr>
          <w:rFonts w:hint="eastAsia" w:ascii="Times New Roman" w:hAnsi="Times New Roman" w:eastAsia="Times New Roman" w:cs="Times New Roman"/>
          <w:b/>
          <w:bCs/>
          <w:spacing w:val="-1"/>
          <w:sz w:val="24"/>
          <w:szCs w:val="24"/>
          <w:lang w:eastAsia="zh-CN"/>
          <w:rPrChange w:id="3592" w:author="随遇而安" w:date="2023-08-12T15:51:43Z">
            <w:rPr>
              <w:rFonts w:ascii="Times New Roman" w:hAnsi="Times New Roman" w:eastAsia="Times New Roman" w:cs="Times New Roman"/>
              <w:b/>
              <w:bCs/>
              <w:spacing w:val="27"/>
              <w:sz w:val="24"/>
              <w:szCs w:val="24"/>
            </w:rPr>
          </w:rPrChange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spacing w:val="-1"/>
          <w:sz w:val="24"/>
          <w:szCs w:val="24"/>
          <w:lang w:eastAsia="zh-CN"/>
          <w:rPrChange w:id="3593" w:author="随遇而安" w:date="2023-08-12T15:51:43Z">
            <w:rPr>
              <w:rFonts w:ascii="宋体" w:hAnsi="宋体" w:eastAsia="宋体" w:cs="宋体"/>
              <w:spacing w:val="-3"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</w:rPrChange>
        </w:rPr>
        <w:t>断（占）路作业</w:t>
      </w:r>
      <w:bookmarkEnd w:id="90"/>
      <w:bookmarkEnd w:id="91"/>
      <w:bookmarkEnd w:id="92"/>
      <w:bookmarkEnd w:id="93"/>
      <w:bookmarkEnd w:id="94"/>
      <w:bookmarkEnd w:id="95"/>
    </w:p>
    <w:p w14:paraId="1BF31E71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95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594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96" w:author="随遇而安" w:date="2023-08-12T14:42:26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8.3.1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597" w:author="随遇而安" w:date="2023-08-12T14:42:2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道路除雪作业</w:t>
      </w:r>
    </w:p>
    <w:p w14:paraId="528CDA0D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599" w:author="随遇而安" w:date="2023-08-12T14:50:43Z"/>
          <w:rFonts w:hint="eastAsia" w:ascii="仿宋" w:hAnsi="仿宋" w:eastAsia="仿宋" w:cs="仿宋"/>
          <w:spacing w:val="0"/>
          <w:sz w:val="28"/>
          <w:szCs w:val="24"/>
          <w:lang w:eastAsia="zh-CN"/>
          <w:rPrChange w:id="3600" w:author="随遇而安" w:date="2023-08-12T14:42:26Z">
            <w:rPr>
              <w:del w:id="3601" w:author="随遇而安" w:date="2023-08-12T14:50:43Z"/>
              <w:rFonts w:ascii="宋体" w:hAnsi="宋体" w:eastAsia="宋体" w:cs="宋体"/>
              <w:sz w:val="24"/>
              <w:szCs w:val="24"/>
            </w:rPr>
          </w:rPrChange>
        </w:rPr>
        <w:pPrChange w:id="3598" w:author="36526" w:date="2024-11-06T20:22:41Z">
          <w:pPr>
            <w:spacing w:before="183" w:line="468" w:lineRule="exact"/>
            <w:ind w:right="37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02" w:author="随遇而安" w:date="2023-08-12T14:42:26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03" w:author="随遇而安" w:date="2023-08-12T14:42:26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04" w:author="随遇而安" w:date="2023-08-12T14:42:26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）各单位应制定除雪铲冰应急预案，预案中要包含因除雪铲冰作业可能中断道</w:t>
      </w:r>
    </w:p>
    <w:p w14:paraId="7B8D77C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06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605" w:author="36526" w:date="2024-11-06T20:22:41Z">
          <w:pPr>
            <w:spacing w:before="1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07" w:author="随遇而安" w:date="2023-08-12T14:42:2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路通行的交通组织方案，方案应取得业主单位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08" w:author="随遇而安" w:date="2023-08-12T14:42:2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、交通部门等相关部门同意。</w:t>
      </w:r>
    </w:p>
    <w:p w14:paraId="36DA2A30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610" w:author="随遇而安" w:date="2023-08-12T14:50:49Z"/>
          <w:rFonts w:hint="eastAsia" w:ascii="仿宋" w:hAnsi="仿宋" w:eastAsia="仿宋" w:cs="仿宋"/>
          <w:spacing w:val="0"/>
          <w:sz w:val="28"/>
          <w:szCs w:val="24"/>
          <w:lang w:eastAsia="zh-CN"/>
          <w:rPrChange w:id="3611" w:author="随遇而安" w:date="2023-08-12T14:42:26Z">
            <w:rPr>
              <w:del w:id="3612" w:author="随遇而安" w:date="2023-08-12T14:50:49Z"/>
              <w:rFonts w:ascii="宋体" w:hAnsi="宋体" w:eastAsia="宋体" w:cs="宋体"/>
              <w:sz w:val="24"/>
              <w:szCs w:val="24"/>
            </w:rPr>
          </w:rPrChange>
        </w:rPr>
        <w:pPrChange w:id="3609" w:author="36526" w:date="2024-11-06T20:22:41Z">
          <w:pPr>
            <w:spacing w:before="183" w:line="468" w:lineRule="exact"/>
            <w:ind w:right="33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13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14" w:author="随遇而安" w:date="2023-08-12T14:42:26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15" w:author="随遇而安" w:date="2023-08-12T14:42:26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）除雪作业需要中断道路通行时， 作业区域主要路口应设置警示标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16" w:author="随遇而安" w:date="2023-08-12T14:42:26Z">
            <w:rPr>
              <w:rFonts w:ascii="宋体" w:hAnsi="宋体" w:eastAsia="宋体" w:cs="宋体"/>
              <w:spacing w:val="-9"/>
              <w:position w:val="17"/>
              <w:sz w:val="24"/>
              <w:szCs w:val="24"/>
            </w:rPr>
          </w:rPrChange>
        </w:rPr>
        <w:t>志、护栏等设</w:t>
      </w:r>
    </w:p>
    <w:p w14:paraId="02626FC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18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617" w:author="36526" w:date="2024-11-06T20:22:41Z">
          <w:pPr>
            <w:spacing w:before="1" w:line="219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19" w:author="随遇而安" w:date="2023-08-12T14:42:26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施，避免行人车辆进入。</w:t>
      </w:r>
    </w:p>
    <w:p w14:paraId="1A17593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21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620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22" w:author="随遇而安" w:date="2023-08-12T14:42:26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8.3.2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3623" w:author="随遇而安" w:date="2023-08-12T14:42:26Z">
            <w:rPr>
              <w:rFonts w:ascii="Times New Roman" w:hAnsi="Times New Roman" w:eastAsia="Times New Roman" w:cs="Times New Roman"/>
              <w:spacing w:val="25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24" w:author="随遇而安" w:date="2023-08-12T14:42:26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临时占路</w:t>
      </w:r>
    </w:p>
    <w:p w14:paraId="73254D3C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626" w:author="随遇而安" w:date="2023-08-12T14:51:06Z"/>
          <w:rFonts w:hint="eastAsia" w:ascii="仿宋" w:hAnsi="仿宋" w:eastAsia="仿宋" w:cs="仿宋"/>
          <w:spacing w:val="0"/>
          <w:sz w:val="28"/>
          <w:szCs w:val="24"/>
          <w:lang w:eastAsia="zh-CN"/>
          <w:rPrChange w:id="3627" w:author="随遇而安" w:date="2023-08-12T14:42:26Z">
            <w:rPr>
              <w:del w:id="3628" w:author="随遇而安" w:date="2023-08-12T14:51:06Z"/>
              <w:rFonts w:ascii="宋体" w:hAnsi="宋体" w:eastAsia="宋体" w:cs="宋体"/>
              <w:sz w:val="24"/>
              <w:szCs w:val="24"/>
            </w:rPr>
          </w:rPrChange>
        </w:rPr>
        <w:pPrChange w:id="3625" w:author="36526" w:date="2024-11-06T20:22:41Z">
          <w:pPr>
            <w:spacing w:before="182" w:line="360" w:lineRule="auto"/>
            <w:ind w:left="40" w:right="29" w:firstLine="484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29" w:author="随遇而安" w:date="2023-08-12T14:42:26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30" w:author="随遇而安" w:date="2023-08-12T14:42:26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31" w:author="随遇而安" w:date="2023-08-12T14:42:26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）工作间歇，</w:t>
      </w:r>
      <w:del w:id="3632" w:author="随遇而安" w:date="2023-08-12T14:50:5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33" w:author="随遇而安" w:date="2023-08-12T14:42:26Z">
              <w:rPr>
                <w:rFonts w:ascii="宋体" w:hAnsi="宋体" w:eastAsia="宋体" w:cs="宋体"/>
                <w:spacing w:val="-4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34" w:author="随遇而安" w:date="2023-08-12T14:42:26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有驾驶人员休息或交接班的，原则上应将车辆停放到本单位固定停</w:t>
      </w:r>
      <w:del w:id="3635" w:author="随遇而安" w:date="2023-08-12T14:51:0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36" w:author="随遇而安" w:date="2023-08-12T14:42:26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37" w:author="随遇而安" w:date="2023-08-12T14:42:26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车场。需在固定停车场以外场所长期设置临时停车点的，</w:t>
      </w:r>
      <w:del w:id="3638" w:author="随遇而安" w:date="2023-08-12T14:51:0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39" w:author="随遇而安" w:date="2023-08-12T14:42:26Z">
              <w:rPr>
                <w:rFonts w:ascii="宋体" w:hAnsi="宋体" w:eastAsia="宋体" w:cs="宋体"/>
                <w:spacing w:val="6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40" w:author="随遇而安" w:date="2023-08-12T14:42:26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应履行审批程序，</w:t>
      </w:r>
      <w:del w:id="3641" w:author="随遇而安" w:date="2023-08-12T14:51:0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42" w:author="随遇而安" w:date="2023-08-12T14:42:26Z">
              <w:rPr>
                <w:rFonts w:ascii="宋体" w:hAnsi="宋体" w:eastAsia="宋体" w:cs="宋体"/>
                <w:spacing w:val="5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43" w:author="随遇而安" w:date="2023-08-12T14:42:26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并取得业主</w:t>
      </w:r>
    </w:p>
    <w:p w14:paraId="61C2840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45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644" w:author="36526" w:date="2024-11-06T20:22:41Z">
          <w:pPr>
            <w:spacing w:before="1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46" w:author="随遇而安" w:date="2023-08-12T14:42:26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单位、交管部门同意。</w:t>
      </w:r>
    </w:p>
    <w:p w14:paraId="3015E2E8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648" w:author="随遇而安" w:date="2023-08-12T11:23:17Z"/>
          <w:rFonts w:hint="eastAsia" w:ascii="仿宋" w:hAnsi="仿宋" w:eastAsia="仿宋" w:cs="仿宋"/>
          <w:spacing w:val="0"/>
          <w:sz w:val="28"/>
          <w:szCs w:val="24"/>
          <w:lang w:eastAsia="zh-CN"/>
          <w:rPrChange w:id="3649" w:author="随遇而安" w:date="2023-08-12T14:42:26Z">
            <w:rPr>
              <w:del w:id="3650" w:author="随遇而安" w:date="2023-08-12T11:23:17Z"/>
              <w:rFonts w:ascii="宋体" w:hAnsi="宋体" w:eastAsia="宋体" w:cs="宋体"/>
              <w:sz w:val="24"/>
              <w:szCs w:val="24"/>
            </w:rPr>
          </w:rPrChange>
        </w:rPr>
        <w:pPrChange w:id="3647" w:author="36526" w:date="2024-11-06T20:22:41Z">
          <w:pPr>
            <w:spacing w:before="182" w:line="220" w:lineRule="auto"/>
            <w:ind w:right="26"/>
            <w:jc w:val="right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51" w:author="随遇而安" w:date="2023-08-12T14:42:26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52" w:author="随遇而安" w:date="2023-08-12T14:42:26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53" w:author="随遇而安" w:date="2023-08-12T14:42:26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）不得在设有禁止停车标线标志的道路侧停车；</w:t>
      </w:r>
      <w:del w:id="3654" w:author="随遇而安" w:date="2023-08-12T14:51:1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55" w:author="随遇而安" w:date="2023-08-12T14:42:26Z">
              <w:rPr>
                <w:rFonts w:ascii="宋体" w:hAnsi="宋体" w:eastAsia="宋体" w:cs="宋体"/>
                <w:spacing w:val="-4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56" w:author="随遇而安" w:date="2023-08-12T14:42:26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确需道路两侧临时停车的，应遵</w:t>
      </w:r>
    </w:p>
    <w:p w14:paraId="5D66660C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658" w:author="随遇而安" w:date="2023-08-12T11:23:15Z"/>
          <w:rFonts w:hint="eastAsia" w:ascii="仿宋" w:hAnsi="仿宋" w:eastAsia="仿宋" w:cs="仿宋"/>
          <w:spacing w:val="0"/>
          <w:sz w:val="28"/>
          <w:szCs w:val="24"/>
          <w:lang w:eastAsia="zh-CN"/>
          <w:rPrChange w:id="3659" w:author="随遇而安" w:date="2023-08-12T14:42:26Z">
            <w:rPr>
              <w:del w:id="3660" w:author="随遇而安" w:date="2023-08-12T11:23:15Z"/>
              <w:rFonts w:ascii="宋体" w:hAnsi="宋体" w:eastAsia="宋体" w:cs="宋体"/>
              <w:sz w:val="24"/>
              <w:szCs w:val="24"/>
            </w:rPr>
          </w:rPrChange>
        </w:rPr>
        <w:sectPr>
          <w:footerReference r:id="rId17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3657" w:author="36526" w:date="2024-11-06T20:22:41Z">
          <w:pPr>
            <w:spacing w:line="220" w:lineRule="auto"/>
          </w:pPr>
        </w:pPrChange>
      </w:pPr>
    </w:p>
    <w:p w14:paraId="4D8CF0C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62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661" w:author="36526" w:date="2024-11-06T20:22:41Z">
          <w:pPr>
            <w:spacing w:before="112" w:line="220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63" w:author="随遇而安" w:date="2023-08-12T14:42:26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循交通规则，</w:t>
      </w:r>
      <w:del w:id="3664" w:author="随遇而安" w:date="2023-08-12T14:51:1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65" w:author="随遇而安" w:date="2023-08-12T14:42:26Z">
              <w:rPr>
                <w:rFonts w:ascii="宋体" w:hAnsi="宋体" w:eastAsia="宋体" w:cs="宋体"/>
                <w:spacing w:val="8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66" w:author="随遇而安" w:date="2023-08-12T14:42:26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并设置警示标志，</w:t>
      </w:r>
      <w:del w:id="3667" w:author="随遇而安" w:date="2023-08-12T14:51:1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68" w:author="随遇而安" w:date="2023-08-12T14:42:26Z">
              <w:rPr>
                <w:rFonts w:ascii="宋体" w:hAnsi="宋体" w:eastAsia="宋体" w:cs="宋体"/>
                <w:spacing w:val="6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69" w:author="随遇而安" w:date="2023-08-12T14:42:26Z">
            <w:rPr>
              <w:rFonts w:ascii="宋体" w:hAnsi="宋体" w:eastAsia="宋体" w:cs="宋体"/>
              <w:spacing w:val="-16"/>
              <w:sz w:val="24"/>
              <w:szCs w:val="24"/>
            </w:rPr>
          </w:rPrChange>
        </w:rPr>
        <w:t>不能妨碍其它车辆通行。</w:t>
      </w:r>
    </w:p>
    <w:p w14:paraId="46A04B8B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671" w:author="随遇而安" w:date="2023-08-12T14:51:24Z"/>
          <w:rFonts w:hint="eastAsia" w:ascii="仿宋" w:hAnsi="仿宋" w:eastAsia="仿宋" w:cs="仿宋"/>
          <w:spacing w:val="0"/>
          <w:sz w:val="28"/>
          <w:szCs w:val="24"/>
          <w:lang w:eastAsia="zh-CN"/>
          <w:rPrChange w:id="3672" w:author="随遇而安" w:date="2023-08-12T14:42:26Z">
            <w:rPr>
              <w:del w:id="3673" w:author="随遇而安" w:date="2023-08-12T14:51:24Z"/>
              <w:rFonts w:ascii="宋体" w:hAnsi="宋体" w:eastAsia="宋体" w:cs="宋体"/>
              <w:sz w:val="24"/>
              <w:szCs w:val="24"/>
            </w:rPr>
          </w:rPrChange>
        </w:rPr>
        <w:pPrChange w:id="3670" w:author="36526" w:date="2024-11-06T20:22:41Z">
          <w:pPr>
            <w:spacing w:before="182" w:line="468" w:lineRule="exact"/>
            <w:ind w:right="27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74" w:author="随遇而安" w:date="2023-08-12T14:42:26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75" w:author="随遇而安" w:date="2023-08-12T14:42:26Z">
            <w:rPr>
              <w:rFonts w:ascii="Times New Roman" w:hAnsi="Times New Roman" w:eastAsia="Times New Roman" w:cs="Times New Roman"/>
              <w:spacing w:val="-11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76" w:author="随遇而安" w:date="2023-08-12T14:42:26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）道路两侧临时停车作业妨碍车辆通行的，</w:t>
      </w:r>
      <w:del w:id="3677" w:author="随遇而安" w:date="2023-08-12T14:51:21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678" w:author="随遇而安" w:date="2023-08-12T14:42:26Z">
              <w:rPr>
                <w:rFonts w:ascii="宋体" w:hAnsi="宋体" w:eastAsia="宋体" w:cs="宋体"/>
                <w:spacing w:val="-11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79" w:author="随遇而安" w:date="2023-08-12T14:42:26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应在来车方向设置警示标志，</w:t>
      </w:r>
      <w:del w:id="3680" w:author="随遇而安" w:date="2023-08-12T14:51:2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681" w:author="随遇而安" w:date="2023-08-12T14:42:26Z">
              <w:rPr>
                <w:rFonts w:ascii="宋体" w:hAnsi="宋体" w:eastAsia="宋体" w:cs="宋体"/>
                <w:spacing w:val="-11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82" w:author="随遇而安" w:date="2023-08-12T14:42:26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必要时</w:t>
      </w:r>
    </w:p>
    <w:p w14:paraId="7292DA69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84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683" w:author="36526" w:date="2024-11-06T20:22:41Z">
          <w:pPr>
            <w:spacing w:line="220" w:lineRule="auto"/>
            <w:ind w:left="4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85" w:author="随遇而安" w:date="2023-08-12T14:42:26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设置辅助警戒（指挥）</w:t>
      </w:r>
      <w:del w:id="3686" w:author="随遇而安" w:date="2023-08-12T14:51:2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687" w:author="随遇而安" w:date="2023-08-12T14:42:26Z">
              <w:rPr>
                <w:rFonts w:ascii="宋体" w:hAnsi="宋体" w:eastAsia="宋体" w:cs="宋体"/>
                <w:spacing w:val="2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88" w:author="随遇而安" w:date="2023-08-12T14:42:26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人员。</w:t>
      </w:r>
    </w:p>
    <w:p w14:paraId="3E3C80D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90" w:author="随遇而安" w:date="2023-08-12T14:42:26Z">
            <w:rPr>
              <w:rFonts w:ascii="宋体" w:hAnsi="宋体" w:eastAsia="宋体" w:cs="宋体"/>
              <w:sz w:val="24"/>
              <w:szCs w:val="24"/>
            </w:rPr>
          </w:rPrChange>
        </w:rPr>
        <w:pPrChange w:id="3689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91" w:author="随遇而安" w:date="2023-08-12T14:42:26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8.3.3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692" w:author="随遇而安" w:date="2023-08-12T14:42:2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其它作业</w:t>
      </w:r>
    </w:p>
    <w:p w14:paraId="671EB129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694" w:author="随遇而安" w:date="2023-08-12T14:51:30Z"/>
          <w:rFonts w:hint="eastAsia" w:ascii="仿宋" w:hAnsi="仿宋" w:eastAsia="仿宋" w:cs="仿宋"/>
          <w:spacing w:val="0"/>
          <w:sz w:val="28"/>
          <w:szCs w:val="24"/>
          <w:lang w:eastAsia="zh-CN"/>
          <w:rPrChange w:id="3695" w:author="随遇而安" w:date="2023-08-12T14:42:40Z">
            <w:rPr>
              <w:del w:id="3696" w:author="随遇而安" w:date="2023-08-12T14:51:30Z"/>
              <w:rFonts w:ascii="宋体" w:hAnsi="宋体" w:eastAsia="宋体" w:cs="宋体"/>
              <w:sz w:val="24"/>
              <w:szCs w:val="24"/>
            </w:rPr>
          </w:rPrChange>
        </w:rPr>
        <w:pPrChange w:id="3693" w:author="36526" w:date="2024-11-06T20:22:41Z">
          <w:pPr>
            <w:spacing w:before="181" w:line="468" w:lineRule="exact"/>
            <w:ind w:right="37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97" w:author="随遇而安" w:date="2023-08-12T14:42:40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98" w:author="随遇而安" w:date="2023-08-12T14:42:40Z">
            <w:rPr>
              <w:rFonts w:ascii="Times New Roman" w:hAnsi="Times New Roman" w:eastAsia="Times New Roman" w:cs="Times New Roman"/>
              <w:spacing w:val="-5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699" w:author="随遇而安" w:date="2023-08-12T14:42:40Z">
            <w:rPr>
              <w:rFonts w:ascii="宋体" w:hAnsi="宋体" w:eastAsia="宋体" w:cs="宋体"/>
              <w:spacing w:val="-5"/>
              <w:position w:val="17"/>
              <w:sz w:val="24"/>
              <w:szCs w:val="24"/>
            </w:rPr>
          </w:rPrChange>
        </w:rPr>
        <w:t>）园林绿化作业、公厕、垃圾转运站等作业场所排污管道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00" w:author="随遇而安" w:date="2023-08-12T14:42:40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检维修作业、清污作业</w:t>
      </w:r>
    </w:p>
    <w:p w14:paraId="1CD82A4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02" w:author="随遇而安" w:date="2023-08-12T14:42:40Z">
            <w:rPr>
              <w:rFonts w:ascii="宋体" w:hAnsi="宋体" w:eastAsia="宋体" w:cs="宋体"/>
              <w:sz w:val="24"/>
              <w:szCs w:val="24"/>
            </w:rPr>
          </w:rPrChange>
        </w:rPr>
        <w:pPrChange w:id="3701" w:author="36526" w:date="2024-11-06T20:22:41Z">
          <w:pPr>
            <w:spacing w:before="1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03" w:author="随遇而安" w:date="2023-08-12T14:42:40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等可能导致道路交通暂时中断。</w:t>
      </w:r>
    </w:p>
    <w:p w14:paraId="784F40EC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705" w:author="随遇而安" w:date="2023-08-12T14:51:34Z"/>
          <w:rFonts w:hint="eastAsia" w:ascii="仿宋" w:hAnsi="仿宋" w:eastAsia="仿宋" w:cs="仿宋"/>
          <w:spacing w:val="0"/>
          <w:sz w:val="28"/>
          <w:szCs w:val="24"/>
          <w:lang w:eastAsia="zh-CN"/>
          <w:rPrChange w:id="3706" w:author="随遇而安" w:date="2023-08-12T14:42:40Z">
            <w:rPr>
              <w:del w:id="3707" w:author="随遇而安" w:date="2023-08-12T14:51:34Z"/>
              <w:rFonts w:ascii="宋体" w:hAnsi="宋体" w:eastAsia="宋体" w:cs="宋体"/>
              <w:sz w:val="24"/>
              <w:szCs w:val="24"/>
            </w:rPr>
          </w:rPrChange>
        </w:rPr>
        <w:pPrChange w:id="3704" w:author="36526" w:date="2024-11-06T20:22:41Z">
          <w:pPr>
            <w:spacing w:before="182" w:line="468" w:lineRule="exact"/>
            <w:ind w:right="30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08" w:author="随遇而安" w:date="2023-08-12T14:42:40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09" w:author="随遇而安" w:date="2023-08-12T14:42:40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10" w:author="随遇而安" w:date="2023-08-12T14:42:40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）作业前，作业单位应取得业主单位等相关政府部门同意，</w:t>
      </w:r>
      <w:del w:id="3711" w:author="随遇而安" w:date="2023-08-12T14:51:3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712" w:author="随遇而安" w:date="2023-08-12T14:42:40Z">
              <w:rPr>
                <w:rFonts w:ascii="宋体" w:hAnsi="宋体" w:eastAsia="宋体" w:cs="宋体"/>
                <w:spacing w:val="-2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13" w:author="随遇而安" w:date="2023-08-12T14:42:40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并制定交通组织方</w:t>
      </w:r>
    </w:p>
    <w:p w14:paraId="2D00365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15" w:author="随遇而安" w:date="2023-08-12T14:42:40Z">
            <w:rPr>
              <w:rFonts w:ascii="宋体" w:hAnsi="宋体" w:eastAsia="宋体" w:cs="宋体"/>
              <w:sz w:val="24"/>
              <w:szCs w:val="24"/>
            </w:rPr>
          </w:rPrChange>
        </w:rPr>
        <w:pPrChange w:id="3714" w:author="36526" w:date="2024-11-06T20:22:41Z">
          <w:pPr>
            <w:spacing w:before="1"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16" w:author="随遇而安" w:date="2023-08-12T14:42:40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案，应能保证消防车和其他重要车辆的通行，满足应急救援要求。</w:t>
      </w:r>
    </w:p>
    <w:p w14:paraId="47D4AC9B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718" w:author="随遇而安" w:date="2023-08-12T14:51:38Z"/>
          <w:rFonts w:hint="eastAsia" w:ascii="宋体" w:hAnsi="宋体" w:eastAsia="宋体" w:cs="宋体"/>
          <w:spacing w:val="-2"/>
          <w:sz w:val="24"/>
          <w:szCs w:val="24"/>
          <w:lang w:eastAsia="zh-CN"/>
          <w:rPrChange w:id="3719" w:author="随遇而安" w:date="2023-08-12T11:23:41Z">
            <w:rPr>
              <w:del w:id="3720" w:author="随遇而安" w:date="2023-08-12T14:51:38Z"/>
              <w:rFonts w:ascii="宋体" w:hAnsi="宋体" w:eastAsia="宋体" w:cs="宋体"/>
              <w:sz w:val="24"/>
              <w:szCs w:val="24"/>
            </w:rPr>
          </w:rPrChange>
        </w:rPr>
        <w:pPrChange w:id="3717" w:author="36526" w:date="2024-11-06T20:22:41Z">
          <w:pPr>
            <w:spacing w:before="183" w:line="468" w:lineRule="exact"/>
            <w:ind w:right="34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21" w:author="随遇而安" w:date="2023-08-12T14:42:40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22" w:author="随遇而安" w:date="2023-08-12T14:42:40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23" w:author="随遇而安" w:date="2023-08-12T14:42:40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）作业单位应根据需要在断路的路口和相关道路设置交通警示标志，在作业区</w:t>
      </w:r>
    </w:p>
    <w:p w14:paraId="646996E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25" w:author="随遇而安" w:date="2023-08-12T14:42:43Z">
            <w:rPr>
              <w:rFonts w:ascii="宋体" w:hAnsi="宋体" w:eastAsia="宋体" w:cs="宋体"/>
              <w:sz w:val="24"/>
              <w:szCs w:val="24"/>
            </w:rPr>
          </w:rPrChange>
        </w:rPr>
        <w:pPrChange w:id="3724" w:author="36526" w:date="2024-11-06T20:22:41Z">
          <w:pPr>
            <w:spacing w:before="1" w:line="218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26" w:author="随遇而安" w:date="2023-08-12T14:42:4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域附近设置路栏，道路作业警示灯等交通警示设施。</w:t>
      </w:r>
    </w:p>
    <w:p w14:paraId="565B5709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728" w:author="随遇而安" w:date="2023-08-12T14:51:45Z"/>
          <w:rFonts w:hint="eastAsia" w:ascii="仿宋" w:hAnsi="仿宋" w:eastAsia="仿宋" w:cs="仿宋"/>
          <w:spacing w:val="0"/>
          <w:sz w:val="28"/>
          <w:szCs w:val="24"/>
          <w:lang w:eastAsia="zh-CN"/>
          <w:rPrChange w:id="3729" w:author="随遇而安" w:date="2023-08-12T14:42:43Z">
            <w:rPr>
              <w:del w:id="3730" w:author="随遇而安" w:date="2023-08-12T14:51:45Z"/>
              <w:rFonts w:ascii="宋体" w:hAnsi="宋体" w:eastAsia="宋体" w:cs="宋体"/>
              <w:sz w:val="24"/>
              <w:szCs w:val="24"/>
            </w:rPr>
          </w:rPrChange>
        </w:rPr>
        <w:pPrChange w:id="3727" w:author="36526" w:date="2024-11-06T20:22:41Z">
          <w:pPr>
            <w:spacing w:before="184" w:line="468" w:lineRule="exact"/>
            <w:ind w:right="24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31" w:author="随遇而安" w:date="2023-08-12T14:42:43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32" w:author="随遇而安" w:date="2023-08-12T14:42:43Z">
            <w:rPr>
              <w:rFonts w:ascii="Times New Roman" w:hAnsi="Times New Roman" w:eastAsia="Times New Roman" w:cs="Times New Roman"/>
              <w:spacing w:val="-14"/>
              <w:position w:val="17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33" w:author="随遇而安" w:date="2023-08-12T14:42:43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）在道路上进行定点作业，</w:t>
      </w:r>
      <w:del w:id="3734" w:author="随遇而安" w:date="2023-08-12T14:51:4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735" w:author="随遇而安" w:date="2023-08-12T14:42:43Z">
              <w:rPr>
                <w:rFonts w:ascii="宋体" w:hAnsi="宋体" w:eastAsia="宋体" w:cs="宋体"/>
                <w:spacing w:val="74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36" w:author="随遇而安" w:date="2023-08-12T14:42:43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白天不超过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37" w:author="随遇而安" w:date="2023-08-12T14:42:43Z">
            <w:rPr>
              <w:rFonts w:ascii="宋体" w:hAnsi="宋体" w:eastAsia="宋体" w:cs="宋体"/>
              <w:spacing w:val="-55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38" w:author="随遇而安" w:date="2023-08-12T14:42:43Z">
            <w:rPr>
              <w:rFonts w:ascii="Times New Roman" w:hAnsi="Times New Roman" w:eastAsia="Times New Roman" w:cs="Times New Roman"/>
              <w:spacing w:val="-14"/>
              <w:position w:val="17"/>
              <w:sz w:val="24"/>
              <w:szCs w:val="24"/>
            </w:rPr>
          </w:rPrChange>
        </w:rPr>
        <w:t>2h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39" w:author="随遇而安" w:date="2023-08-12T14:42:43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、夜间不超过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40" w:author="随遇而安" w:date="2023-08-12T14:42:43Z">
            <w:rPr>
              <w:rFonts w:ascii="宋体" w:hAnsi="宋体" w:eastAsia="宋体" w:cs="宋体"/>
              <w:spacing w:val="-31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41" w:author="随遇而安" w:date="2023-08-12T14:42:43Z">
            <w:rPr>
              <w:rFonts w:ascii="Times New Roman" w:hAnsi="Times New Roman" w:eastAsia="Times New Roman" w:cs="Times New Roman"/>
              <w:spacing w:val="-14"/>
              <w:position w:val="17"/>
              <w:sz w:val="24"/>
              <w:szCs w:val="24"/>
            </w:rPr>
          </w:rPrChange>
        </w:rPr>
        <w:t>1h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42" w:author="随遇而安" w:date="2023-08-12T14:42:43Z">
            <w:rPr>
              <w:rFonts w:ascii="Times New Roman" w:hAnsi="Times New Roman" w:eastAsia="Times New Roman" w:cs="Times New Roman"/>
              <w:spacing w:val="27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43" w:author="随遇而安" w:date="2023-08-12T14:42:43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即可完工的，</w:t>
      </w:r>
      <w:del w:id="3744" w:author="随遇而安" w:date="2023-08-12T14:51:42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745" w:author="随遇而安" w:date="2023-08-12T14:42:43Z">
              <w:rPr>
                <w:rFonts w:ascii="宋体" w:hAnsi="宋体" w:eastAsia="宋体" w:cs="宋体"/>
                <w:spacing w:val="36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46" w:author="随遇而安" w:date="2023-08-12T14:42:43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在有现</w:t>
      </w:r>
    </w:p>
    <w:p w14:paraId="0AD11E6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48" w:author="随遇而安" w:date="2023-08-12T14:42:43Z">
            <w:rPr>
              <w:rFonts w:ascii="宋体" w:hAnsi="宋体" w:eastAsia="宋体" w:cs="宋体"/>
              <w:sz w:val="24"/>
              <w:szCs w:val="24"/>
            </w:rPr>
          </w:rPrChange>
        </w:rPr>
        <w:pPrChange w:id="3747" w:author="36526" w:date="2024-11-06T20:22:41Z">
          <w:pPr>
            <w:spacing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49" w:author="随遇而安" w:date="2023-08-12T14:42:43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场交通指挥人员指挥交通的情况下，</w:t>
      </w:r>
      <w:del w:id="3750" w:author="随遇而安" w:date="2023-08-12T14:51:4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751" w:author="随遇而安" w:date="2023-08-12T14:42:43Z">
              <w:rPr>
                <w:rFonts w:ascii="宋体" w:hAnsi="宋体" w:eastAsia="宋体" w:cs="宋体"/>
                <w:spacing w:val="6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52" w:author="随遇而安" w:date="2023-08-12T14:42:43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在作业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53" w:author="随遇而安" w:date="2023-08-12T14:42:43Z">
            <w:rPr>
              <w:rFonts w:ascii="宋体" w:hAnsi="宋体" w:eastAsia="宋体" w:cs="宋体"/>
              <w:spacing w:val="-6"/>
              <w:sz w:val="24"/>
              <w:szCs w:val="24"/>
            </w:rPr>
          </w:rPrChange>
        </w:rPr>
        <w:t>区域设置相应的交通警示设施即可。</w:t>
      </w:r>
    </w:p>
    <w:p w14:paraId="2454E672">
      <w:pPr>
        <w:autoSpaceDE/>
        <w:autoSpaceDN/>
        <w:spacing w:before="185" w:line="360" w:lineRule="auto"/>
        <w:ind w:left="0" w:right="0" w:firstLine="560" w:firstLineChars="200"/>
        <w:rPr>
          <w:del w:id="3755" w:author="随遇而安" w:date="2023-08-12T14:51:58Z"/>
          <w:rFonts w:hint="eastAsia" w:ascii="仿宋" w:hAnsi="仿宋" w:eastAsia="仿宋" w:cs="仿宋"/>
          <w:spacing w:val="0"/>
          <w:sz w:val="28"/>
          <w:szCs w:val="24"/>
          <w:lang w:eastAsia="zh-CN"/>
          <w:rPrChange w:id="3756" w:author="随遇而安" w:date="2023-08-12T14:42:43Z">
            <w:rPr>
              <w:del w:id="3757" w:author="随遇而安" w:date="2023-08-12T14:51:58Z"/>
              <w:rFonts w:ascii="宋体" w:hAnsi="宋体" w:eastAsia="宋体" w:cs="宋体"/>
              <w:sz w:val="24"/>
              <w:szCs w:val="24"/>
            </w:rPr>
          </w:rPrChange>
        </w:rPr>
        <w:pPrChange w:id="3754" w:author="36526" w:date="2024-11-06T20:22:41Z">
          <w:pPr>
            <w:spacing w:before="182" w:line="360" w:lineRule="auto"/>
            <w:ind w:left="38" w:right="26" w:firstLine="486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58" w:author="随遇而安" w:date="2023-08-12T14:42:43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59" w:author="随遇而安" w:date="2023-08-12T14:42:43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>5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0" w:author="随遇而安" w:date="2023-08-12T14:42:43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）在夜间或雨、雪、雾天进行断路作业时设置的道路作业警示灯，</w:t>
      </w:r>
      <w:del w:id="3761" w:author="随遇而安" w:date="2023-08-12T14:51:5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762" w:author="随遇而安" w:date="2023-08-12T14:42:43Z">
              <w:rPr>
                <w:rFonts w:ascii="宋体" w:hAnsi="宋体" w:eastAsia="宋体" w:cs="宋体"/>
                <w:spacing w:val="-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3" w:author="随遇而安" w:date="2023-08-12T14:42:43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设置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4" w:author="随遇而安" w:date="2023-08-12T14:42:43Z">
            <w:rPr>
              <w:rFonts w:ascii="宋体" w:hAnsi="宋体" w:eastAsia="宋体" w:cs="宋体"/>
              <w:spacing w:val="-9"/>
              <w:sz w:val="24"/>
              <w:szCs w:val="24"/>
            </w:rPr>
          </w:rPrChange>
        </w:rPr>
        <w:t>高度应离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5" w:author="随遇而安" w:date="2023-08-12T14:42:43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6" w:author="随遇而安" w:date="2023-08-12T14:42:43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 xml:space="preserve">地面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7" w:author="随遇而安" w:date="2023-08-12T14:42:43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>1.5m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8" w:author="随遇而安" w:date="2023-08-12T14:42:43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 xml:space="preserve">，不低于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69" w:author="随遇而安" w:date="2023-08-12T14:42:43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>1.0m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70" w:author="随遇而安" w:date="2023-08-12T14:42:43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，能反映作业区域的轮廓，</w:t>
      </w:r>
      <w:del w:id="3771" w:author="随遇而安" w:date="2023-08-12T14:51:5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772" w:author="随遇而安" w:date="2023-08-12T14:42:43Z">
              <w:rPr>
                <w:rFonts w:ascii="宋体" w:hAnsi="宋体" w:eastAsia="宋体" w:cs="宋体"/>
                <w:spacing w:val="7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73" w:author="随遇而安" w:date="2023-08-12T14:42:43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 xml:space="preserve">发出至少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74" w:author="随遇而安" w:date="2023-08-12T14:42:43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 xml:space="preserve">150m 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75" w:author="随遇而安" w:date="2023-08-12T14:42:43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以外清晰可见的连</w:t>
      </w:r>
    </w:p>
    <w:p w14:paraId="22B8AB8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77" w:author="随遇而安" w:date="2023-08-12T14:42:43Z">
            <w:rPr>
              <w:rFonts w:ascii="宋体" w:hAnsi="宋体" w:eastAsia="宋体" w:cs="宋体"/>
              <w:sz w:val="24"/>
              <w:szCs w:val="24"/>
            </w:rPr>
          </w:rPrChange>
        </w:rPr>
        <w:pPrChange w:id="3776" w:author="36526" w:date="2024-11-06T20:22:41Z">
          <w:pPr>
            <w:spacing w:line="219" w:lineRule="auto"/>
            <w:ind w:left="4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78" w:author="随遇而安" w:date="2023-08-12T14:42:43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续、闪烁或旋转的红光。</w:t>
      </w:r>
    </w:p>
    <w:p w14:paraId="69265698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780" w:author="随遇而安" w:date="2023-08-12T14:52:03Z"/>
          <w:rFonts w:hint="eastAsia" w:ascii="仿宋" w:hAnsi="仿宋" w:eastAsia="仿宋" w:cs="仿宋"/>
          <w:spacing w:val="0"/>
          <w:sz w:val="28"/>
          <w:szCs w:val="24"/>
          <w:lang w:eastAsia="zh-CN"/>
          <w:rPrChange w:id="3781" w:author="随遇而安" w:date="2023-08-12T14:42:43Z">
            <w:rPr>
              <w:del w:id="3782" w:author="随遇而安" w:date="2023-08-12T14:52:03Z"/>
              <w:rFonts w:ascii="宋体" w:hAnsi="宋体" w:eastAsia="宋体" w:cs="宋体"/>
              <w:sz w:val="24"/>
              <w:szCs w:val="24"/>
            </w:rPr>
          </w:rPrChange>
        </w:rPr>
        <w:pPrChange w:id="3779" w:author="36526" w:date="2024-11-06T20:22:41Z">
          <w:pPr>
            <w:spacing w:before="183" w:line="468" w:lineRule="exact"/>
            <w:ind w:right="26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83" w:author="随遇而安" w:date="2023-08-12T14:42:43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84" w:author="随遇而安" w:date="2023-08-12T14:42:43Z">
            <w:rPr>
              <w:rFonts w:ascii="Times New Roman" w:hAnsi="Times New Roman" w:eastAsia="Times New Roman" w:cs="Times New Roman"/>
              <w:spacing w:val="-13"/>
              <w:position w:val="17"/>
              <w:sz w:val="24"/>
              <w:szCs w:val="24"/>
            </w:rPr>
          </w:rPrChange>
        </w:rPr>
        <w:t>6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85" w:author="随遇而安" w:date="2023-08-12T14:42:43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）作业结束后，</w:t>
      </w:r>
      <w:del w:id="3786" w:author="随遇而安" w:date="2023-08-12T14:52:00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787" w:author="随遇而安" w:date="2023-08-12T14:42:43Z">
              <w:rPr>
                <w:rFonts w:ascii="宋体" w:hAnsi="宋体" w:eastAsia="宋体" w:cs="宋体"/>
                <w:spacing w:val="35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88" w:author="随遇而安" w:date="2023-08-12T14:42:43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应清理现场，</w:t>
      </w:r>
      <w:del w:id="3789" w:author="随遇而安" w:date="2023-08-12T14:52:01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790" w:author="随遇而安" w:date="2023-08-12T14:42:43Z">
              <w:rPr>
                <w:rFonts w:ascii="宋体" w:hAnsi="宋体" w:eastAsia="宋体" w:cs="宋体"/>
                <w:spacing w:val="33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91" w:author="随遇而安" w:date="2023-08-12T14:42:43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撤除作业区域、路口设置的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792" w:author="随遇而安" w:date="2023-08-12T14:42:43Z">
            <w:rPr>
              <w:rFonts w:ascii="宋体" w:hAnsi="宋体" w:eastAsia="宋体" w:cs="宋体"/>
              <w:spacing w:val="-14"/>
              <w:position w:val="17"/>
              <w:sz w:val="24"/>
              <w:szCs w:val="24"/>
            </w:rPr>
          </w:rPrChange>
        </w:rPr>
        <w:t>路栏、警示灯、导向标</w:t>
      </w:r>
    </w:p>
    <w:p w14:paraId="4AE191FB">
      <w:pPr>
        <w:autoSpaceDE/>
        <w:autoSpaceDN/>
        <w:spacing w:before="185" w:line="360" w:lineRule="auto"/>
        <w:ind w:left="0" w:right="0" w:firstLine="560" w:firstLineChars="200"/>
        <w:rPr>
          <w:rFonts w:ascii="宋体" w:hAnsi="宋体" w:eastAsia="宋体" w:cs="宋体"/>
          <w:sz w:val="24"/>
          <w:szCs w:val="24"/>
        </w:rPr>
        <w:pPrChange w:id="3793" w:author="36526" w:date="2024-11-06T20:22:41Z">
          <w:pPr>
            <w:spacing w:before="1" w:line="218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94" w:author="随遇而安" w:date="2023-08-12T14:42:43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等交通警示设施，报告业主单位、交管部门等相关部门恢复交通。</w:t>
      </w:r>
    </w:p>
    <w:p w14:paraId="45780EC2">
      <w:pPr>
        <w:spacing w:before="184" w:line="360" w:lineRule="auto"/>
        <w:ind w:left="37"/>
        <w:outlineLvl w:val="0"/>
        <w:rPr>
          <w:rFonts w:ascii="宋体" w:hAnsi="宋体" w:eastAsia="宋体" w:cs="宋体"/>
          <w:sz w:val="24"/>
          <w:szCs w:val="24"/>
        </w:rPr>
        <w:pPrChange w:id="3795" w:author="36526" w:date="2024-11-06T20:22:41Z">
          <w:pPr>
            <w:spacing w:before="184" w:line="220" w:lineRule="auto"/>
            <w:ind w:left="37"/>
            <w:outlineLvl w:val="0"/>
          </w:pPr>
        </w:pPrChange>
      </w:pPr>
      <w:bookmarkStart w:id="96" w:name="bookmark12"/>
      <w:bookmarkEnd w:id="96"/>
      <w:bookmarkStart w:id="97" w:name="_Toc3324"/>
      <w:bookmarkStart w:id="98" w:name="_Toc21794"/>
      <w:bookmarkStart w:id="99" w:name="_Toc5178"/>
      <w:bookmarkStart w:id="100" w:name="_Toc16218"/>
      <w:bookmarkStart w:id="101" w:name="_Toc21510"/>
      <w:bookmarkStart w:id="102" w:name="_Toc7338"/>
      <w:bookmarkStart w:id="103" w:name="_Toc14576"/>
      <w:bookmarkStart w:id="104" w:name="_Toc25945"/>
      <w:bookmarkStart w:id="105" w:name="_Toc12076"/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>8.4</w:t>
      </w:r>
      <w:r>
        <w:rPr>
          <w:rFonts w:ascii="Times New Roman" w:hAnsi="Times New Roman" w:eastAsia="Times New Roman" w:cs="Times New Roman"/>
          <w:b/>
          <w:bCs/>
          <w:spacing w:val="4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吊装作业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37DA9E5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97" w:author="随遇而安" w:date="2023-08-12T14:52:38Z">
            <w:rPr>
              <w:rFonts w:ascii="宋体" w:hAnsi="宋体" w:eastAsia="宋体" w:cs="宋体"/>
              <w:sz w:val="24"/>
              <w:szCs w:val="24"/>
            </w:rPr>
          </w:rPrChange>
        </w:rPr>
        <w:pPrChange w:id="3796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98" w:author="随遇而安" w:date="2023-08-12T14:52:38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8.4.1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799" w:author="随遇而安" w:date="2023-08-12T14:52:38Z">
            <w:rPr>
              <w:rFonts w:ascii="Times New Roman" w:hAnsi="Times New Roman" w:eastAsia="Times New Roman" w:cs="Times New Roman"/>
              <w:spacing w:val="4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00" w:author="随遇而安" w:date="2023-08-12T14:52:38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固定场所吊装作业</w:t>
      </w:r>
    </w:p>
    <w:p w14:paraId="0B24479A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802" w:author="随遇而安" w:date="2023-08-12T15:03:13Z"/>
          <w:rFonts w:hint="eastAsia" w:ascii="仿宋" w:hAnsi="仿宋" w:eastAsia="仿宋" w:cs="仿宋"/>
          <w:spacing w:val="0"/>
          <w:sz w:val="28"/>
          <w:szCs w:val="24"/>
          <w:lang w:eastAsia="zh-CN"/>
          <w:rPrChange w:id="3803" w:author="随遇而安" w:date="2023-08-12T14:52:38Z">
            <w:rPr>
              <w:del w:id="3804" w:author="随遇而安" w:date="2023-08-12T15:03:13Z"/>
              <w:rFonts w:ascii="宋体" w:hAnsi="宋体" w:eastAsia="宋体" w:cs="宋体"/>
              <w:sz w:val="24"/>
              <w:szCs w:val="24"/>
            </w:rPr>
          </w:rPrChange>
        </w:rPr>
        <w:pPrChange w:id="3801" w:author="36526" w:date="2024-11-06T20:22:41Z">
          <w:pPr>
            <w:spacing w:before="182" w:line="468" w:lineRule="exact"/>
            <w:ind w:right="29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05" w:author="随遇而安" w:date="2023-08-12T14:52:38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06" w:author="随遇而安" w:date="2023-08-12T14:52:38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07" w:author="随遇而安" w:date="2023-08-12T14:52:38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</w:t>
      </w:r>
      <w:del w:id="3808" w:author="随遇而安" w:date="2023-08-12T15:03:1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809" w:author="随遇而安" w:date="2023-08-12T14:52:38Z">
              <w:rPr>
                <w:rFonts w:ascii="宋体" w:hAnsi="宋体" w:eastAsia="宋体" w:cs="宋体"/>
                <w:spacing w:val="1"/>
                <w:position w:val="17"/>
                <w:sz w:val="24"/>
                <w:szCs w:val="24"/>
              </w:rPr>
            </w:rPrChange>
          </w:rPr>
          <w:delText>固定场所吊装作业是指，</w:delText>
        </w:r>
      </w:del>
      <w:del w:id="3810" w:author="随遇而安" w:date="2023-08-12T15:03:1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811" w:author="随遇而安" w:date="2023-08-12T14:52:38Z">
              <w:rPr>
                <w:rFonts w:ascii="宋体" w:hAnsi="宋体" w:eastAsia="宋体" w:cs="宋体"/>
                <w:spacing w:val="1"/>
                <w:position w:val="17"/>
                <w:sz w:val="24"/>
                <w:szCs w:val="24"/>
              </w:rPr>
            </w:rPrChange>
          </w:rPr>
          <w:delText>事业部所属</w:delText>
        </w:r>
      </w:del>
      <w:del w:id="3812" w:author="随遇而安" w:date="2023-08-12T15:03:1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813" w:author="随遇而安" w:date="2023-08-12T14:52:38Z">
              <w:rPr>
                <w:rFonts w:ascii="宋体" w:hAnsi="宋体" w:eastAsia="宋体" w:cs="宋体"/>
                <w:spacing w:val="1"/>
                <w:position w:val="17"/>
                <w:sz w:val="24"/>
                <w:szCs w:val="24"/>
              </w:rPr>
            </w:rPrChange>
          </w:rPr>
          <w:delText>项目公司中采用桥式起重机或其它起重</w:delText>
        </w:r>
      </w:del>
    </w:p>
    <w:p w14:paraId="157C2F47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15" w:author="随遇而安" w:date="2023-08-12T14:52:38Z">
            <w:rPr>
              <w:rFonts w:ascii="宋体" w:hAnsi="宋体" w:eastAsia="宋体" w:cs="宋体"/>
              <w:sz w:val="24"/>
              <w:szCs w:val="24"/>
            </w:rPr>
          </w:rPrChange>
        </w:rPr>
        <w:pPrChange w:id="3814" w:author="36526" w:date="2024-11-06T20:22:41Z">
          <w:pPr>
            <w:spacing w:before="1" w:line="218" w:lineRule="auto"/>
            <w:ind w:left="37"/>
          </w:pPr>
        </w:pPrChange>
      </w:pPr>
      <w:del w:id="3816" w:author="随遇而安" w:date="2023-08-12T15:03:1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817" w:author="随遇而安" w:date="2023-08-12T14:52:38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机械起吊压缩设备、垃圾箱体的转运站，以及设备维修场所</w:delText>
        </w:r>
      </w:del>
      <w:ins w:id="3818" w:author="随遇而安" w:date="2023-08-12T15:03:14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</w:rPr>
          <w:t>固定场所吊装作业是指，项目公司中采用桥式起重机或其它起重</w:t>
        </w:r>
      </w:ins>
      <w:ins w:id="3819" w:author="随遇而安" w:date="2023-08-12T15:03:1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机械起吊压缩设备、垃圾箱体的转运站，以及设备维修场所</w:t>
        </w:r>
      </w:ins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20" w:author="随遇而安" w:date="2023-08-12T14:52:3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。</w:t>
      </w:r>
    </w:p>
    <w:p w14:paraId="4404393C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822" w:author="随遇而安" w:date="2023-08-12T14:53:03Z"/>
          <w:rFonts w:hint="eastAsia" w:ascii="仿宋" w:hAnsi="仿宋" w:eastAsia="仿宋" w:cs="仿宋"/>
          <w:spacing w:val="0"/>
          <w:sz w:val="28"/>
          <w:szCs w:val="24"/>
          <w:lang w:eastAsia="zh-CN"/>
          <w:rPrChange w:id="3823" w:author="随遇而安" w:date="2023-08-12T14:52:38Z">
            <w:rPr>
              <w:del w:id="3824" w:author="随遇而安" w:date="2023-08-12T14:53:03Z"/>
              <w:rFonts w:ascii="宋体" w:hAnsi="宋体" w:eastAsia="宋体" w:cs="宋体"/>
              <w:sz w:val="24"/>
              <w:szCs w:val="24"/>
            </w:rPr>
          </w:rPrChange>
        </w:rPr>
        <w:pPrChange w:id="3821" w:author="36526" w:date="2024-11-06T20:22:41Z">
          <w:pPr>
            <w:spacing w:before="184" w:line="468" w:lineRule="exact"/>
            <w:ind w:right="22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25" w:author="随遇而安" w:date="2023-08-12T14:52:3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26" w:author="随遇而安" w:date="2023-08-12T14:52:38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27" w:author="随遇而安" w:date="2023-08-12T14:52:3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）上述额定起重量大于或者等于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28" w:author="随遇而安" w:date="2023-08-12T14:52:38Z">
            <w:rPr>
              <w:rFonts w:ascii="宋体" w:hAnsi="宋体" w:eastAsia="宋体" w:cs="宋体"/>
              <w:spacing w:val="-26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29" w:author="随遇而安" w:date="2023-08-12T14:52:38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3t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30" w:author="随遇而安" w:date="2023-08-12T14:52:38Z">
            <w:rPr>
              <w:rFonts w:ascii="Times New Roman" w:hAnsi="Times New Roman" w:eastAsia="Times New Roman" w:cs="Times New Roman"/>
              <w:spacing w:val="24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31" w:author="随遇而安" w:date="2023-08-12T14:52:3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且提升高度大于或者等于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32" w:author="随遇而安" w:date="2023-08-12T14:52:38Z">
            <w:rPr>
              <w:rFonts w:ascii="宋体" w:hAnsi="宋体" w:eastAsia="宋体" w:cs="宋体"/>
              <w:spacing w:val="-40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33" w:author="随遇而安" w:date="2023-08-12T14:52:38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2m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34" w:author="随遇而安" w:date="2023-08-12T14:52:38Z">
            <w:rPr>
              <w:rFonts w:ascii="Times New Roman" w:hAnsi="Times New Roman" w:eastAsia="Times New Roman" w:cs="Times New Roman"/>
              <w:spacing w:val="44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35" w:author="随遇而安" w:date="2023-08-12T14:52:3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的起重机械应</w:t>
      </w:r>
    </w:p>
    <w:p w14:paraId="5B65637B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37" w:author="随遇而安" w:date="2023-08-12T14:52:38Z">
            <w:rPr>
              <w:rFonts w:ascii="宋体" w:hAnsi="宋体" w:eastAsia="宋体" w:cs="宋体"/>
              <w:sz w:val="24"/>
              <w:szCs w:val="24"/>
            </w:rPr>
          </w:rPrChange>
        </w:rPr>
        <w:pPrChange w:id="3836" w:author="36526" w:date="2024-11-06T20:22:41Z">
          <w:pPr>
            <w:spacing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38" w:author="随遇而安" w:date="2023-08-12T14:52:38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按规定办理特种设备使用登记，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39" w:author="随遇而安" w:date="2023-08-12T14:52:38Z">
            <w:rPr>
              <w:rFonts w:ascii="宋体" w:hAnsi="宋体" w:eastAsia="宋体" w:cs="宋体"/>
              <w:spacing w:val="65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40" w:author="随遇而安" w:date="2023-08-12T14:52:38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每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41" w:author="随遇而安" w:date="2023-08-12T14:52:38Z">
            <w:rPr>
              <w:rFonts w:ascii="宋体" w:hAnsi="宋体" w:eastAsia="宋体" w:cs="宋体"/>
              <w:spacing w:val="-55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42" w:author="随遇而安" w:date="2023-08-12T14:52:38Z"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</w:rPrChange>
        </w:rPr>
        <w:t xml:space="preserve">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43" w:author="随遇而安" w:date="2023-08-12T14:52:38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年进行检验。</w:t>
      </w:r>
    </w:p>
    <w:p w14:paraId="5843589D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845" w:author="随遇而安" w:date="2023-08-12T14:53:07Z"/>
          <w:rFonts w:hint="eastAsia" w:ascii="仿宋" w:hAnsi="仿宋" w:eastAsia="仿宋" w:cs="仿宋"/>
          <w:spacing w:val="0"/>
          <w:sz w:val="28"/>
          <w:szCs w:val="24"/>
          <w:lang w:eastAsia="zh-CN"/>
          <w:rPrChange w:id="3846" w:author="随遇而安" w:date="2023-08-12T14:52:38Z">
            <w:rPr>
              <w:del w:id="3847" w:author="随遇而安" w:date="2023-08-12T14:53:07Z"/>
              <w:rFonts w:ascii="宋体" w:hAnsi="宋体" w:eastAsia="宋体" w:cs="宋体"/>
              <w:sz w:val="24"/>
              <w:szCs w:val="24"/>
            </w:rPr>
          </w:rPrChange>
        </w:rPr>
        <w:pPrChange w:id="3844" w:author="36526" w:date="2024-11-06T20:22:41Z">
          <w:pPr>
            <w:spacing w:before="184" w:line="468" w:lineRule="exact"/>
            <w:ind w:right="30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48" w:author="随遇而安" w:date="2023-08-12T14:52:38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49" w:author="随遇而安" w:date="2023-08-12T14:52:38Z">
            <w:rPr>
              <w:rFonts w:ascii="Times New Roman" w:hAnsi="Times New Roman" w:eastAsia="Times New Roman" w:cs="Times New Roman"/>
              <w:spacing w:val="-8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50" w:author="随遇而安" w:date="2023-08-12T14:52:38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）项目公司应建立特种设备管理制度、起重机械安全操作规程，</w:t>
      </w:r>
      <w:del w:id="3851" w:author="随遇而安" w:date="2023-08-12T14:53:05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852" w:author="随遇而安" w:date="2023-08-12T14:52:38Z">
              <w:rPr>
                <w:rFonts w:ascii="宋体" w:hAnsi="宋体" w:eastAsia="宋体" w:cs="宋体"/>
                <w:spacing w:val="-8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53" w:author="随遇而安" w:date="2023-08-12T14:52:38Z">
            <w:rPr>
              <w:rFonts w:ascii="宋体" w:hAnsi="宋体" w:eastAsia="宋体" w:cs="宋体"/>
              <w:spacing w:val="-8"/>
              <w:position w:val="17"/>
              <w:sz w:val="24"/>
              <w:szCs w:val="24"/>
            </w:rPr>
          </w:rPrChange>
        </w:rPr>
        <w:t>操作人员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854" w:author="随遇而安" w:date="2023-08-12T14:52:38Z">
            <w:rPr>
              <w:rFonts w:ascii="宋体" w:hAnsi="宋体" w:eastAsia="宋体" w:cs="宋体"/>
              <w:spacing w:val="-9"/>
              <w:position w:val="17"/>
              <w:sz w:val="24"/>
              <w:szCs w:val="24"/>
            </w:rPr>
          </w:rPrChange>
        </w:rPr>
        <w:t>应持特</w:t>
      </w:r>
    </w:p>
    <w:p w14:paraId="60F03FA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56" w:author="随遇而安" w:date="2023-08-12T14:52:38Z">
            <w:rPr>
              <w:rFonts w:ascii="宋体" w:hAnsi="宋体" w:eastAsia="宋体" w:cs="宋体"/>
              <w:sz w:val="24"/>
              <w:szCs w:val="24"/>
            </w:rPr>
          </w:rPrChange>
        </w:rPr>
        <w:pPrChange w:id="3855" w:author="36526" w:date="2024-11-06T20:22:41Z">
          <w:pPr>
            <w:spacing w:line="219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57" w:author="随遇而安" w:date="2023-08-12T14:52:38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种设备作业人员资格证上岗。</w:t>
      </w:r>
    </w:p>
    <w:p w14:paraId="44FBCF5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59" w:author="随遇而安" w:date="2023-08-12T14:52:38Z">
            <w:rPr>
              <w:rFonts w:ascii="宋体" w:hAnsi="宋体" w:eastAsia="宋体" w:cs="宋体"/>
              <w:sz w:val="24"/>
              <w:szCs w:val="24"/>
            </w:rPr>
          </w:rPrChange>
        </w:rPr>
        <w:pPrChange w:id="3858" w:author="36526" w:date="2024-11-06T20:22:41Z">
          <w:pPr>
            <w:spacing w:before="183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60" w:author="随遇而安" w:date="2023-08-12T14:52:38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8.4.2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61" w:author="随遇而安" w:date="2023-08-12T14:52:38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其它场所吊装作业</w:t>
      </w:r>
    </w:p>
    <w:p w14:paraId="405F054E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3863" w:author="随遇而安" w:date="2023-08-12T14:52:48Z"/>
          <w:rFonts w:hint="eastAsia" w:ascii="仿宋" w:hAnsi="仿宋" w:eastAsia="仿宋" w:cs="仿宋"/>
          <w:spacing w:val="0"/>
          <w:sz w:val="28"/>
          <w:szCs w:val="24"/>
          <w:lang w:eastAsia="zh-CN"/>
          <w:rPrChange w:id="3864" w:author="随遇而安" w:date="2023-08-12T14:52:38Z">
            <w:rPr>
              <w:del w:id="3865" w:author="随遇而安" w:date="2023-08-12T14:52:48Z"/>
              <w:rFonts w:ascii="宋体" w:hAnsi="宋体" w:eastAsia="宋体" w:cs="宋体"/>
              <w:sz w:val="24"/>
              <w:szCs w:val="24"/>
            </w:rPr>
          </w:rPrChange>
        </w:rPr>
        <w:pPrChange w:id="3862" w:author="36526" w:date="2024-11-06T20:22:41Z">
          <w:pPr>
            <w:spacing w:before="182" w:line="360" w:lineRule="auto"/>
            <w:ind w:left="38" w:right="25" w:firstLine="486"/>
            <w:jc w:val="both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66" w:author="随遇而安" w:date="2023-08-12T14:52:38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67" w:author="随遇而安" w:date="2023-08-12T14:52:38Z"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68" w:author="随遇而安" w:date="2023-08-12T14:52:38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）作业前应办理《吊装作业票》，生产作业部门应对起重机械、吊具、索具、安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69" w:author="随遇而安" w:date="2023-08-12T14:52:38Z">
            <w:rPr>
              <w:rFonts w:ascii="宋体" w:hAnsi="宋体" w:eastAsia="宋体" w:cs="宋体"/>
              <w:spacing w:val="3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70" w:author="随遇而安" w:date="2023-08-12T14:52:38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全装置等进行检查，</w:t>
      </w:r>
      <w:del w:id="3871" w:author="随遇而安" w:date="2023-08-12T15:03:5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872" w:author="随遇而安" w:date="2023-08-12T14:52:38Z">
              <w:rPr>
                <w:rFonts w:ascii="宋体" w:hAnsi="宋体" w:eastAsia="宋体" w:cs="宋体"/>
                <w:spacing w:val="5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73" w:author="随遇而安" w:date="2023-08-12T14:52:38Z">
            <w:rPr>
              <w:rFonts w:ascii="宋体" w:hAnsi="宋体" w:eastAsia="宋体" w:cs="宋体"/>
              <w:spacing w:val="-11"/>
              <w:sz w:val="24"/>
              <w:szCs w:val="24"/>
            </w:rPr>
          </w:rPrChange>
        </w:rPr>
        <w:t>确保其处于完好状态。划定吊装区域、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74" w:author="随遇而安" w:date="2023-08-12T14:52:38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设置标识和障碍，</w:t>
      </w:r>
      <w:del w:id="3875" w:author="随遇而安" w:date="2023-08-12T14:52:5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876" w:author="随遇而安" w:date="2023-08-12T14:52:38Z">
              <w:rPr>
                <w:rFonts w:ascii="宋体" w:hAnsi="宋体" w:eastAsia="宋体" w:cs="宋体"/>
                <w:spacing w:val="80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77" w:author="随遇而安" w:date="2023-08-12T14:52:38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吊装区域</w:t>
      </w:r>
    </w:p>
    <w:p w14:paraId="0D7D8E4E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79" w:author="随遇而安" w:date="2023-08-12T14:52:38Z">
            <w:rPr>
              <w:rFonts w:ascii="宋体" w:hAnsi="宋体" w:eastAsia="宋体" w:cs="宋体"/>
              <w:sz w:val="24"/>
              <w:szCs w:val="24"/>
            </w:rPr>
          </w:rPrChange>
        </w:rPr>
        <w:pPrChange w:id="3878" w:author="36526" w:date="2024-11-06T20:22:41Z">
          <w:pPr>
            <w:spacing w:line="219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80" w:author="随遇而安" w:date="2023-08-12T14:52:3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及吊装现场应设置安全警戒标志，并设专人监护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81" w:author="随遇而安" w:date="2023-08-12T14:52:38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，非作业人员禁止入内。</w:t>
      </w:r>
    </w:p>
    <w:p w14:paraId="1157A7B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3883" w:author="随遇而安" w:date="2023-08-12T14:52:57Z">
            <w:rPr>
              <w:rFonts w:ascii="宋体" w:hAnsi="宋体" w:eastAsia="宋体" w:cs="宋体"/>
              <w:sz w:val="24"/>
              <w:szCs w:val="24"/>
            </w:rPr>
          </w:rPrChange>
        </w:rPr>
        <w:pPrChange w:id="3882" w:author="36526" w:date="2024-11-06T20:22:41Z">
          <w:pPr>
            <w:spacing w:before="182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84" w:author="随遇而安" w:date="2023-08-12T14:52:3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85" w:author="随遇而安" w:date="2023-08-12T14:52:38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86" w:author="随遇而安" w:date="2023-08-12T14:52:3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）不应靠近输电线路进行吊装作业。</w:t>
      </w:r>
    </w:p>
    <w:p w14:paraId="7B5D5423">
      <w:pPr>
        <w:autoSpaceDE/>
        <w:autoSpaceDN/>
        <w:spacing w:before="185" w:line="360" w:lineRule="auto"/>
        <w:ind w:firstLine="560" w:firstLineChars="200"/>
        <w:rPr>
          <w:del w:id="3888" w:author="随遇而安" w:date="2023-08-12T14:52:44Z"/>
          <w:rFonts w:hint="eastAsia" w:ascii="仿宋" w:hAnsi="仿宋" w:eastAsia="仿宋" w:cs="仿宋"/>
          <w:sz w:val="28"/>
          <w:szCs w:val="24"/>
          <w:lang w:eastAsia="zh-CN"/>
          <w:rPrChange w:id="3889" w:author="随遇而安" w:date="2023-08-12T14:52:57Z">
            <w:rPr>
              <w:del w:id="3890" w:author="随遇而安" w:date="2023-08-12T14:52:44Z"/>
              <w:rFonts w:ascii="宋体" w:hAnsi="宋体" w:eastAsia="宋体" w:cs="宋体"/>
              <w:sz w:val="24"/>
              <w:szCs w:val="24"/>
            </w:rPr>
          </w:rPrChange>
        </w:rPr>
        <w:sectPr>
          <w:footerReference r:id="rId18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3887" w:author="36526" w:date="2024-11-06T20:22:41Z">
          <w:pPr>
            <w:spacing w:line="220" w:lineRule="auto"/>
          </w:pPr>
        </w:pPrChange>
      </w:pPr>
    </w:p>
    <w:p w14:paraId="01394ED5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92" w:author="随遇而安" w:date="2023-08-12T14:52:57Z">
            <w:rPr>
              <w:rFonts w:ascii="宋体" w:hAnsi="宋体" w:eastAsia="宋体" w:cs="宋体"/>
              <w:sz w:val="24"/>
              <w:szCs w:val="24"/>
            </w:rPr>
          </w:rPrChange>
        </w:rPr>
        <w:pPrChange w:id="3891" w:author="36526" w:date="2024-11-06T20:22:41Z">
          <w:pPr>
            <w:spacing w:before="113"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93" w:author="随遇而安" w:date="2023-08-12T14:52:57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94" w:author="随遇而安" w:date="2023-08-12T14:52:57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895" w:author="随遇而安" w:date="2023-08-12T14:52:57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）大雪、暴雨、大雾、六级及以上大风时，不应露天作业。</w:t>
      </w:r>
    </w:p>
    <w:p w14:paraId="04601268">
      <w:pPr>
        <w:autoSpaceDE/>
        <w:autoSpaceDN/>
        <w:spacing w:before="185" w:line="360" w:lineRule="auto"/>
        <w:ind w:left="0" w:right="0" w:firstLine="560" w:firstLineChars="200"/>
        <w:rPr>
          <w:del w:id="3897" w:author="随遇而安" w:date="2023-08-12T14:52:46Z"/>
          <w:rFonts w:hint="eastAsia" w:ascii="仿宋" w:hAnsi="仿宋" w:eastAsia="仿宋" w:cs="仿宋"/>
          <w:spacing w:val="0"/>
          <w:sz w:val="28"/>
          <w:szCs w:val="24"/>
          <w:lang w:eastAsia="zh-CN"/>
          <w:rPrChange w:id="3898" w:author="随遇而安" w:date="2023-08-12T14:52:57Z">
            <w:rPr>
              <w:del w:id="3899" w:author="随遇而安" w:date="2023-08-12T14:52:46Z"/>
              <w:rFonts w:ascii="宋体" w:hAnsi="宋体" w:eastAsia="宋体" w:cs="宋体"/>
              <w:sz w:val="24"/>
              <w:szCs w:val="24"/>
            </w:rPr>
          </w:rPrChange>
        </w:rPr>
        <w:pPrChange w:id="3896" w:author="36526" w:date="2024-11-06T20:22:41Z">
          <w:pPr>
            <w:spacing w:before="183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00" w:author="随遇而安" w:date="2023-08-12T14:52:57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01" w:author="随遇而安" w:date="2023-08-12T14:52:57Z">
            <w:rPr>
              <w:rFonts w:ascii="Times New Roman" w:hAnsi="Times New Roman" w:eastAsia="Times New Roman" w:cs="Times New Roman"/>
              <w:spacing w:val="-12"/>
              <w:position w:val="17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02" w:author="随遇而安" w:date="2023-08-12T14:52:57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）作业前，</w:t>
      </w:r>
      <w:del w:id="3903" w:author="随遇而安" w:date="2023-08-12T15:03:5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04" w:author="随遇而安" w:date="2023-08-12T14:52:57Z">
              <w:rPr>
                <w:rFonts w:ascii="宋体" w:hAnsi="宋体" w:eastAsia="宋体" w:cs="宋体"/>
                <w:spacing w:val="-12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05" w:author="随遇而安" w:date="2023-08-12T14:52:57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作业单位应对起重机械、吊具、索具、安全装置等进行检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06" w:author="随遇而安" w:date="2023-08-12T14:52:57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查，</w:t>
      </w:r>
      <w:del w:id="3907" w:author="随遇而安" w:date="2023-08-12T15:03:58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08" w:author="随遇而安" w:date="2023-08-12T14:52:57Z">
              <w:rPr>
                <w:rFonts w:ascii="宋体" w:hAnsi="宋体" w:eastAsia="宋体" w:cs="宋体"/>
                <w:spacing w:val="34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09" w:author="随遇而安" w:date="2023-08-12T14:52:57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确保其</w:t>
      </w:r>
    </w:p>
    <w:p w14:paraId="3C4DB27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11" w:author="随遇而安" w:date="2023-08-12T14:52:57Z">
            <w:rPr>
              <w:rFonts w:ascii="宋体" w:hAnsi="宋体" w:eastAsia="宋体" w:cs="宋体"/>
              <w:sz w:val="24"/>
              <w:szCs w:val="24"/>
            </w:rPr>
          </w:rPrChange>
        </w:rPr>
        <w:pPrChange w:id="3910" w:author="36526" w:date="2024-11-06T20:22:41Z">
          <w:pPr>
            <w:spacing w:line="219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12" w:author="随遇而安" w:date="2023-08-12T14:52:57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完好、安全状态，并签字确认。</w:t>
      </w:r>
    </w:p>
    <w:p w14:paraId="0B35B722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14" w:author="随遇而安" w:date="2023-08-12T14:52:57Z">
            <w:rPr>
              <w:rFonts w:ascii="宋体" w:hAnsi="宋体" w:eastAsia="宋体" w:cs="宋体"/>
              <w:sz w:val="24"/>
              <w:szCs w:val="24"/>
            </w:rPr>
          </w:rPrChange>
        </w:rPr>
        <w:pPrChange w:id="3913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15" w:author="随遇而安" w:date="2023-08-12T14:52:57Z">
            <w:rPr>
              <w:rFonts w:ascii="宋体" w:hAnsi="宋体" w:eastAsia="宋体" w:cs="宋体"/>
              <w:spacing w:val="-10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16" w:author="随遇而安" w:date="2023-08-12T14:52:57Z">
            <w:rPr>
              <w:rFonts w:ascii="Times New Roman" w:hAnsi="Times New Roman" w:eastAsia="Times New Roman" w:cs="Times New Roman"/>
              <w:spacing w:val="-10"/>
              <w:position w:val="17"/>
              <w:sz w:val="24"/>
              <w:szCs w:val="24"/>
            </w:rPr>
          </w:rPrChange>
        </w:rPr>
        <w:t>5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17" w:author="随遇而安" w:date="2023-08-12T14:52:57Z">
            <w:rPr>
              <w:rFonts w:ascii="宋体" w:hAnsi="宋体" w:eastAsia="宋体" w:cs="宋体"/>
              <w:spacing w:val="-10"/>
              <w:position w:val="17"/>
              <w:sz w:val="24"/>
              <w:szCs w:val="24"/>
            </w:rPr>
          </w:rPrChange>
        </w:rPr>
        <w:t>）吊装作业必须明确指挥人员，</w:t>
      </w:r>
      <w:del w:id="3918" w:author="随遇而安" w:date="2023-08-12T14:53:1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19" w:author="随遇而安" w:date="2023-08-12T14:52:57Z">
              <w:rPr>
                <w:rFonts w:ascii="宋体" w:hAnsi="宋体" w:eastAsia="宋体" w:cs="宋体"/>
                <w:spacing w:val="-10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20" w:author="随遇而安" w:date="2023-08-12T14:52:57Z">
            <w:rPr>
              <w:rFonts w:ascii="宋体" w:hAnsi="宋体" w:eastAsia="宋体" w:cs="宋体"/>
              <w:spacing w:val="-10"/>
              <w:position w:val="17"/>
              <w:sz w:val="24"/>
              <w:szCs w:val="24"/>
            </w:rPr>
          </w:rPrChange>
        </w:rPr>
        <w:t>并佩戴明显标志，</w:t>
      </w:r>
      <w:del w:id="3921" w:author="随遇而安" w:date="2023-08-12T14:53:14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22" w:author="随遇而安" w:date="2023-08-12T14:52:57Z">
              <w:rPr>
                <w:rFonts w:ascii="宋体" w:hAnsi="宋体" w:eastAsia="宋体" w:cs="宋体"/>
                <w:spacing w:val="-49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23" w:author="随遇而安" w:date="2023-08-12T14:52:57Z">
            <w:rPr>
              <w:rFonts w:ascii="宋体" w:hAnsi="宋体" w:eastAsia="宋体" w:cs="宋体"/>
              <w:spacing w:val="-10"/>
              <w:position w:val="17"/>
              <w:sz w:val="24"/>
              <w:szCs w:val="24"/>
            </w:rPr>
          </w:rPrChange>
        </w:rPr>
        <w:t>作业人员应按信号进行作业。</w:t>
      </w:r>
    </w:p>
    <w:p w14:paraId="03F706B2">
      <w:pPr>
        <w:autoSpaceDE/>
        <w:autoSpaceDN/>
        <w:spacing w:before="185" w:line="360" w:lineRule="auto"/>
        <w:ind w:left="0" w:right="0" w:firstLine="560" w:firstLineChars="200"/>
        <w:rPr>
          <w:rFonts w:hint="eastAsia" w:ascii="宋体" w:hAnsi="宋体" w:eastAsia="宋体" w:cs="宋体"/>
          <w:spacing w:val="-2"/>
          <w:sz w:val="24"/>
          <w:szCs w:val="24"/>
          <w:lang w:eastAsia="zh-CN"/>
          <w:rPrChange w:id="3925" w:author="随遇而安" w:date="2023-08-12T11:23:53Z">
            <w:rPr>
              <w:rFonts w:ascii="宋体" w:hAnsi="宋体" w:eastAsia="宋体" w:cs="宋体"/>
              <w:sz w:val="24"/>
              <w:szCs w:val="24"/>
            </w:rPr>
          </w:rPrChange>
        </w:rPr>
        <w:pPrChange w:id="3924" w:author="36526" w:date="2024-11-06T20:22:41Z">
          <w:pPr>
            <w:spacing w:before="1" w:line="218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26" w:author="随遇而安" w:date="2023-08-12T14:52:57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27" w:author="随遇而安" w:date="2023-08-12T14:52:57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6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28" w:author="随遇而安" w:date="2023-08-12T14:52:57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）不应利用管道、管架、电杆、机电设备等做吊装锚点。</w:t>
      </w:r>
    </w:p>
    <w:p w14:paraId="0EC52916">
      <w:pPr>
        <w:autoSpaceDE/>
        <w:autoSpaceDN/>
        <w:spacing w:before="185" w:line="360" w:lineRule="auto"/>
        <w:ind w:left="0" w:right="0" w:firstLine="560" w:firstLineChars="200"/>
        <w:rPr>
          <w:del w:id="3930" w:author="随遇而安" w:date="2023-08-12T14:26:53Z"/>
          <w:rFonts w:hint="eastAsia" w:ascii="仿宋" w:hAnsi="仿宋" w:eastAsia="仿宋" w:cs="仿宋"/>
          <w:spacing w:val="0"/>
          <w:sz w:val="28"/>
          <w:szCs w:val="24"/>
          <w:lang w:eastAsia="zh-CN"/>
          <w:rPrChange w:id="3931" w:author="随遇而安" w:date="2023-08-12T15:04:07Z">
            <w:rPr>
              <w:del w:id="3932" w:author="随遇而安" w:date="2023-08-12T14:26:53Z"/>
              <w:rFonts w:ascii="宋体" w:hAnsi="宋体" w:eastAsia="宋体" w:cs="宋体"/>
              <w:sz w:val="24"/>
              <w:szCs w:val="24"/>
            </w:rPr>
          </w:rPrChange>
        </w:rPr>
        <w:pPrChange w:id="3929" w:author="36526" w:date="2024-11-06T20:22:41Z">
          <w:pPr>
            <w:spacing w:before="183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33" w:author="随遇而安" w:date="2023-08-12T15:04:07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34" w:author="随遇而安" w:date="2023-08-12T15:04:07Z">
            <w:rPr>
              <w:rFonts w:ascii="Times New Roman" w:hAnsi="Times New Roman" w:eastAsia="Times New Roman" w:cs="Times New Roman"/>
              <w:spacing w:val="-12"/>
              <w:position w:val="17"/>
              <w:sz w:val="24"/>
              <w:szCs w:val="24"/>
            </w:rPr>
          </w:rPrChange>
        </w:rPr>
        <w:t>7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35" w:author="随遇而安" w:date="2023-08-12T15:04:07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）起吊前应进行试吊，</w:t>
      </w:r>
      <w:del w:id="3936" w:author="随遇而安" w:date="2023-08-12T15:04:0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37" w:author="随遇而安" w:date="2023-08-12T15:04:07Z">
              <w:rPr>
                <w:rFonts w:ascii="宋体" w:hAnsi="宋体" w:eastAsia="宋体" w:cs="宋体"/>
                <w:spacing w:val="-12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38" w:author="随遇而安" w:date="2023-08-12T15:04:07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试吊中检查全部机具、锚点受力情况，</w:t>
      </w:r>
      <w:del w:id="3939" w:author="随遇而安" w:date="2023-08-12T15:04:11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40" w:author="随遇而安" w:date="2023-08-12T15:04:07Z">
              <w:rPr>
                <w:rFonts w:ascii="宋体" w:hAnsi="宋体" w:eastAsia="宋体" w:cs="宋体"/>
                <w:spacing w:val="28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41" w:author="随遇而安" w:date="2023-08-12T15:04:07Z">
            <w:rPr>
              <w:rFonts w:ascii="宋体" w:hAnsi="宋体" w:eastAsia="宋体" w:cs="宋体"/>
              <w:spacing w:val="-12"/>
              <w:position w:val="17"/>
              <w:sz w:val="24"/>
              <w:szCs w:val="24"/>
            </w:rPr>
          </w:rPrChange>
        </w:rPr>
        <w:t>发现问题应立即将</w:t>
      </w:r>
    </w:p>
    <w:p w14:paraId="20D5735D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43" w:author="随遇而安" w:date="2023-08-12T15:04:07Z">
            <w:rPr>
              <w:rFonts w:ascii="宋体" w:hAnsi="宋体" w:eastAsia="宋体" w:cs="宋体"/>
              <w:sz w:val="24"/>
              <w:szCs w:val="24"/>
            </w:rPr>
          </w:rPrChange>
        </w:rPr>
        <w:pPrChange w:id="3942" w:author="36526" w:date="2024-11-06T20:22:41Z">
          <w:pPr>
            <w:spacing w:before="1" w:line="219" w:lineRule="auto"/>
            <w:ind w:left="6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44" w:author="随遇而安" w:date="2023-08-12T15:04:07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吊物放回地面，排除故障后重新试吊，确认正常后方可正式吊装。</w:t>
      </w:r>
    </w:p>
    <w:p w14:paraId="4DE58F26">
      <w:pPr>
        <w:autoSpaceDE/>
        <w:autoSpaceDN/>
        <w:spacing w:before="185" w:line="360" w:lineRule="auto"/>
        <w:ind w:left="0" w:right="0" w:firstLine="560" w:firstLineChars="200"/>
        <w:rPr>
          <w:rFonts w:hint="eastAsia" w:ascii="宋体" w:hAnsi="宋体" w:eastAsia="宋体" w:cs="宋体"/>
          <w:spacing w:val="-2"/>
          <w:sz w:val="24"/>
          <w:szCs w:val="24"/>
          <w:lang w:eastAsia="zh-CN"/>
          <w:rPrChange w:id="3946" w:author="随遇而安" w:date="2023-08-12T11:23:53Z">
            <w:rPr>
              <w:rFonts w:ascii="宋体" w:hAnsi="宋体" w:eastAsia="宋体" w:cs="宋体"/>
              <w:sz w:val="24"/>
              <w:szCs w:val="24"/>
            </w:rPr>
          </w:rPrChange>
        </w:rPr>
        <w:pPrChange w:id="3945" w:author="36526" w:date="2024-11-06T20:22:41Z">
          <w:pPr>
            <w:spacing w:before="183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47" w:author="随遇而安" w:date="2023-08-12T15:04:07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>8.4.3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48" w:author="随遇而安" w:date="2023-08-12T15:04:07Z">
            <w:rPr>
              <w:rFonts w:ascii="Times New Roman" w:hAnsi="Times New Roman" w:eastAsia="Times New Roman" w:cs="Times New Roman"/>
              <w:spacing w:val="3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49" w:author="随遇而安" w:date="2023-08-12T15:04:07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吊装作业人员：</w:t>
      </w:r>
    </w:p>
    <w:p w14:paraId="7587F59B">
      <w:pPr>
        <w:autoSpaceDE/>
        <w:autoSpaceDN/>
        <w:spacing w:before="185" w:line="360" w:lineRule="auto"/>
        <w:ind w:left="0" w:right="0" w:firstLine="560" w:firstLineChars="200"/>
        <w:rPr>
          <w:del w:id="3951" w:author="随遇而安" w:date="2023-08-12T14:26:57Z"/>
          <w:rFonts w:hint="eastAsia" w:ascii="仿宋" w:hAnsi="仿宋" w:eastAsia="仿宋" w:cs="仿宋"/>
          <w:spacing w:val="0"/>
          <w:sz w:val="28"/>
          <w:szCs w:val="24"/>
          <w:lang w:eastAsia="zh-CN"/>
          <w:rPrChange w:id="3952" w:author="随遇而安" w:date="2023-08-12T15:04:18Z">
            <w:rPr>
              <w:del w:id="3953" w:author="随遇而安" w:date="2023-08-12T14:26:57Z"/>
              <w:rFonts w:ascii="宋体" w:hAnsi="宋体" w:eastAsia="宋体" w:cs="宋体"/>
              <w:sz w:val="24"/>
              <w:szCs w:val="24"/>
            </w:rPr>
          </w:rPrChange>
        </w:rPr>
        <w:pPrChange w:id="3950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54" w:author="随遇而安" w:date="2023-08-12T15:04:18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55" w:author="随遇而安" w:date="2023-08-12T15:04:18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56" w:author="随遇而安" w:date="2023-08-12T15:04:18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）按指挥人员发出的指挥信号进行操作，任何人发出的紧急停车信号均应立即</w:t>
      </w:r>
    </w:p>
    <w:p w14:paraId="01E4EF6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58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3957" w:author="36526" w:date="2024-11-06T20:22:41Z">
          <w:pPr>
            <w:spacing w:line="218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59" w:author="随遇而安" w:date="2023-08-12T15:04:18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执行；吊装过程中出现故障，应立即向指挥人员报告；</w:t>
      </w:r>
    </w:p>
    <w:p w14:paraId="12ACA6C7">
      <w:pPr>
        <w:autoSpaceDE/>
        <w:autoSpaceDN/>
        <w:spacing w:before="185" w:line="360" w:lineRule="auto"/>
        <w:ind w:left="0" w:right="0" w:firstLine="560" w:firstLineChars="200"/>
        <w:rPr>
          <w:del w:id="3961" w:author="随遇而安" w:date="2023-08-12T15:04:23Z"/>
          <w:rFonts w:hint="eastAsia" w:ascii="仿宋" w:hAnsi="仿宋" w:eastAsia="仿宋" w:cs="仿宋"/>
          <w:spacing w:val="0"/>
          <w:sz w:val="28"/>
          <w:szCs w:val="24"/>
          <w:lang w:eastAsia="zh-CN"/>
          <w:rPrChange w:id="3962" w:author="随遇而安" w:date="2023-08-12T15:04:18Z">
            <w:rPr>
              <w:del w:id="3963" w:author="随遇而安" w:date="2023-08-12T15:04:23Z"/>
              <w:rFonts w:ascii="宋体" w:hAnsi="宋体" w:eastAsia="宋体" w:cs="宋体"/>
              <w:sz w:val="24"/>
              <w:szCs w:val="24"/>
            </w:rPr>
          </w:rPrChange>
        </w:rPr>
        <w:pPrChange w:id="3960" w:author="36526" w:date="2024-11-06T20:22:41Z">
          <w:pPr>
            <w:spacing w:before="185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64" w:author="随遇而安" w:date="2023-08-12T15:04:18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65" w:author="随遇而安" w:date="2023-08-12T15:04:18Z">
            <w:rPr>
              <w:rFonts w:ascii="Times New Roman" w:hAnsi="Times New Roman" w:eastAsia="Times New Roman" w:cs="Times New Roman"/>
              <w:spacing w:val="-11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66" w:author="随遇而安" w:date="2023-08-12T15:04:18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）吊物接近或达到额定起重吊装能力时，</w:t>
      </w:r>
      <w:del w:id="3967" w:author="随遇而安" w:date="2023-08-12T15:04:34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68" w:author="随遇而安" w:date="2023-08-12T15:04:18Z">
              <w:rPr>
                <w:rFonts w:ascii="宋体" w:hAnsi="宋体" w:eastAsia="宋体" w:cs="宋体"/>
                <w:spacing w:val="-11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69" w:author="随遇而安" w:date="2023-08-12T15:04:18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应坚持制动器，</w:t>
      </w:r>
      <w:del w:id="3970" w:author="随遇而安" w:date="2023-08-12T15:04:35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3971" w:author="随遇而安" w:date="2023-08-12T15:04:18Z">
              <w:rPr>
                <w:rFonts w:ascii="宋体" w:hAnsi="宋体" w:eastAsia="宋体" w:cs="宋体"/>
                <w:spacing w:val="-11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72" w:author="随遇而安" w:date="2023-08-12T15:04:18Z">
            <w:rPr>
              <w:rFonts w:ascii="宋体" w:hAnsi="宋体" w:eastAsia="宋体" w:cs="宋体"/>
              <w:spacing w:val="-11"/>
              <w:position w:val="17"/>
              <w:sz w:val="24"/>
              <w:szCs w:val="24"/>
            </w:rPr>
          </w:rPrChange>
        </w:rPr>
        <w:t>用低高度、短行程试吊</w:t>
      </w:r>
    </w:p>
    <w:p w14:paraId="6412AB6C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74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3973" w:author="36526" w:date="2024-11-06T20:22:41Z">
          <w:pPr>
            <w:spacing w:line="220" w:lineRule="auto"/>
            <w:ind w:left="4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75" w:author="随遇而安" w:date="2023-08-12T15:04:18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后再起吊。</w:t>
      </w:r>
    </w:p>
    <w:p w14:paraId="29C056DC">
      <w:pPr>
        <w:autoSpaceDE/>
        <w:autoSpaceDN/>
        <w:spacing w:before="185" w:line="360" w:lineRule="auto"/>
        <w:ind w:left="0" w:right="0" w:firstLine="560" w:firstLineChars="200"/>
        <w:rPr>
          <w:del w:id="3977" w:author="随遇而安" w:date="2023-08-12T15:04:29Z"/>
          <w:rFonts w:hint="eastAsia" w:ascii="仿宋" w:hAnsi="仿宋" w:eastAsia="仿宋" w:cs="仿宋"/>
          <w:spacing w:val="0"/>
          <w:sz w:val="28"/>
          <w:szCs w:val="24"/>
          <w:lang w:eastAsia="zh-CN"/>
          <w:rPrChange w:id="3978" w:author="随遇而安" w:date="2023-08-12T15:04:18Z">
            <w:rPr>
              <w:del w:id="3979" w:author="随遇而安" w:date="2023-08-12T15:04:29Z"/>
              <w:rFonts w:ascii="宋体" w:hAnsi="宋体" w:eastAsia="宋体" w:cs="宋体"/>
              <w:sz w:val="24"/>
              <w:szCs w:val="24"/>
            </w:rPr>
          </w:rPrChange>
        </w:rPr>
        <w:pPrChange w:id="3976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80" w:author="随遇而安" w:date="2023-08-12T15:04:18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81" w:author="随遇而安" w:date="2023-08-12T15:04:18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82" w:author="随遇而安" w:date="2023-08-12T15:04:18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）不应在起重机械工作时对其进行检修；并在有载荷的情况下调整起升变幅机</w:t>
      </w:r>
    </w:p>
    <w:p w14:paraId="371FDD73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84" w:author="随遇而安" w:date="2023-08-12T15:04:18Z">
            <w:rPr>
              <w:rFonts w:ascii="Times New Roman" w:hAnsi="Times New Roman" w:eastAsia="Times New Roman" w:cs="Times New Roman"/>
              <w:sz w:val="24"/>
              <w:szCs w:val="24"/>
            </w:rPr>
          </w:rPrChange>
        </w:rPr>
        <w:pPrChange w:id="3983" w:author="36526" w:date="2024-11-06T20:22:41Z">
          <w:pPr>
            <w:spacing w:line="220" w:lineRule="auto"/>
            <w:ind w:left="4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85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t>构的制动器</w:t>
      </w:r>
      <w:del w:id="3986" w:author="随遇而安" w:date="2023-08-12T15:04:31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3987" w:author="随遇而安" w:date="2023-08-12T15:04:18Z">
              <w:rPr>
                <w:rFonts w:ascii="Times New Roman" w:hAnsi="Times New Roman" w:eastAsia="Times New Roman" w:cs="Times New Roman"/>
                <w:sz w:val="24"/>
                <w:szCs w:val="24"/>
              </w:rPr>
            </w:rPrChange>
          </w:rPr>
          <w:delText>.</w:delText>
        </w:r>
      </w:del>
      <w:ins w:id="3988" w:author="随遇而安" w:date="2023-08-12T15:04:31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。</w:t>
        </w:r>
      </w:ins>
    </w:p>
    <w:p w14:paraId="10912A04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90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3989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91" w:author="随遇而安" w:date="2023-08-12T15:04:1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92" w:author="随遇而安" w:date="2023-08-12T15:04:18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3993" w:author="随遇而安" w:date="2023-08-12T15:04:1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）停工和休息时，不应将吊物、吊笼和吊具、吊索悬在空中。</w:t>
      </w:r>
    </w:p>
    <w:p w14:paraId="7EC643F1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95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3994" w:author="36526" w:date="2024-11-06T20:22:41Z">
          <w:pPr>
            <w:spacing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96" w:author="随遇而安" w:date="2023-08-12T15:04:18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8.4.4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97" w:author="随遇而安" w:date="2023-08-12T15:04:18Z">
            <w:rPr>
              <w:rFonts w:ascii="Times New Roman" w:hAnsi="Times New Roman" w:eastAsia="Times New Roman" w:cs="Times New Roman"/>
              <w:spacing w:val="4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3998" w:author="随遇而安" w:date="2023-08-12T15:04:18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以下情况不应起吊：</w:t>
      </w:r>
    </w:p>
    <w:p w14:paraId="6E5F215E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0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3999" w:author="36526" w:date="2024-11-06T20:22:41Z">
          <w:pPr>
            <w:spacing w:before="181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1" w:author="随遇而安" w:date="2023-08-12T15:04:18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2" w:author="随遇而安" w:date="2023-08-12T15:04:18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3" w:author="随遇而安" w:date="2023-08-12T15:04:18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）无法看清场地，吊物，指挥信号不明；</w:t>
      </w:r>
    </w:p>
    <w:p w14:paraId="4446CEF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5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4004" w:author="36526" w:date="2024-11-06T20:22:41Z">
          <w:pPr>
            <w:spacing w:before="183" w:line="219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6" w:author="随遇而安" w:date="2023-08-12T15:04:1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7" w:author="随遇而安" w:date="2023-08-12T15:04:18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8" w:author="随遇而安" w:date="2023-08-12T15:04:1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）起重臂吊钩或吊物下面有人、吊物上有人或浮置物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09" w:author="随遇而安" w:date="2023-08-12T15:04:18Z">
            <w:rPr>
              <w:rFonts w:ascii="宋体" w:hAnsi="宋体" w:eastAsia="宋体" w:cs="宋体"/>
              <w:spacing w:val="-40"/>
              <w:sz w:val="24"/>
              <w:szCs w:val="24"/>
            </w:rPr>
          </w:rPrChange>
        </w:rPr>
        <w:t>；</w:t>
      </w:r>
      <w:del w:id="4010" w:author="随遇而安" w:date="2023-08-12T15:04:4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011" w:author="随遇而安" w:date="2023-08-12T15:04:18Z">
              <w:rPr>
                <w:rFonts w:ascii="宋体" w:hAnsi="宋体" w:eastAsia="宋体" w:cs="宋体"/>
                <w:spacing w:val="-40"/>
                <w:sz w:val="24"/>
                <w:szCs w:val="24"/>
              </w:rPr>
            </w:rPrChange>
          </w:rPr>
          <w:delText>；</w:delText>
        </w:r>
      </w:del>
    </w:p>
    <w:p w14:paraId="0E38F5C6">
      <w:pPr>
        <w:autoSpaceDE/>
        <w:autoSpaceDN/>
        <w:spacing w:before="185" w:line="360" w:lineRule="auto"/>
        <w:ind w:left="0" w:right="0" w:firstLine="560" w:firstLineChars="200"/>
        <w:rPr>
          <w:del w:id="4013" w:author="随遇而安" w:date="2023-08-12T15:05:07Z"/>
          <w:rFonts w:hint="eastAsia" w:ascii="仿宋" w:hAnsi="仿宋" w:eastAsia="仿宋" w:cs="仿宋"/>
          <w:spacing w:val="0"/>
          <w:sz w:val="28"/>
          <w:szCs w:val="24"/>
          <w:lang w:eastAsia="zh-CN"/>
          <w:rPrChange w:id="4014" w:author="随遇而安" w:date="2023-08-12T15:04:18Z">
            <w:rPr>
              <w:del w:id="4015" w:author="随遇而安" w:date="2023-08-12T15:05:07Z"/>
              <w:rFonts w:ascii="宋体" w:hAnsi="宋体" w:eastAsia="宋体" w:cs="宋体"/>
              <w:sz w:val="24"/>
              <w:szCs w:val="24"/>
            </w:rPr>
          </w:rPrChange>
        </w:rPr>
        <w:pPrChange w:id="4012" w:author="36526" w:date="2024-11-06T20:22:41Z">
          <w:pPr>
            <w:spacing w:before="183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16" w:author="随遇而安" w:date="2023-08-12T15:04:18Z">
            <w:rPr>
              <w:rFonts w:ascii="宋体" w:hAnsi="宋体" w:eastAsia="宋体" w:cs="宋体"/>
              <w:spacing w:val="-2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17" w:author="随遇而安" w:date="2023-08-12T15:04:18Z">
            <w:rPr>
              <w:rFonts w:ascii="Times New Roman" w:hAnsi="Times New Roman" w:eastAsia="Times New Roman" w:cs="Times New Roman"/>
              <w:spacing w:val="-21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18" w:author="随遇而安" w:date="2023-08-12T15:04:18Z">
            <w:rPr>
              <w:rFonts w:ascii="宋体" w:hAnsi="宋体" w:eastAsia="宋体" w:cs="宋体"/>
              <w:spacing w:val="-21"/>
              <w:position w:val="17"/>
              <w:sz w:val="24"/>
              <w:szCs w:val="24"/>
            </w:rPr>
          </w:rPrChange>
        </w:rPr>
        <w:t>）重物捆绑、紧固、吊挂不牢，</w:t>
      </w:r>
      <w:del w:id="4019" w:author="随遇而安" w:date="2023-08-12T15:04:5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020" w:author="随遇而安" w:date="2023-08-12T15:04:18Z">
              <w:rPr>
                <w:rFonts w:ascii="宋体" w:hAnsi="宋体" w:eastAsia="宋体" w:cs="宋体"/>
                <w:spacing w:val="69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21" w:author="随遇而安" w:date="2023-08-12T15:04:18Z">
            <w:rPr>
              <w:rFonts w:ascii="宋体" w:hAnsi="宋体" w:eastAsia="宋体" w:cs="宋体"/>
              <w:spacing w:val="-21"/>
              <w:position w:val="17"/>
              <w:sz w:val="24"/>
              <w:szCs w:val="24"/>
            </w:rPr>
          </w:rPrChange>
        </w:rPr>
        <w:t>吊挂不平衡，</w:t>
      </w:r>
      <w:del w:id="4022" w:author="随遇而安" w:date="2023-08-12T15:05:01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023" w:author="随遇而安" w:date="2023-08-12T15:04:18Z">
              <w:rPr>
                <w:rFonts w:ascii="宋体" w:hAnsi="宋体" w:eastAsia="宋体" w:cs="宋体"/>
                <w:spacing w:val="43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24" w:author="随遇而安" w:date="2023-08-12T15:04:18Z">
            <w:rPr>
              <w:rFonts w:ascii="宋体" w:hAnsi="宋体" w:eastAsia="宋体" w:cs="宋体"/>
              <w:spacing w:val="-21"/>
              <w:position w:val="17"/>
              <w:sz w:val="24"/>
              <w:szCs w:val="24"/>
            </w:rPr>
          </w:rPrChange>
        </w:rPr>
        <w:t>索具打结，</w:t>
      </w:r>
      <w:del w:id="4025" w:author="随遇而安" w:date="2023-08-12T15:05:0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026" w:author="随遇而安" w:date="2023-08-12T15:04:18Z">
              <w:rPr>
                <w:rFonts w:ascii="宋体" w:hAnsi="宋体" w:eastAsia="宋体" w:cs="宋体"/>
                <w:spacing w:val="-21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27" w:author="随遇而安" w:date="2023-08-12T15:04:18Z">
            <w:rPr>
              <w:rFonts w:ascii="宋体" w:hAnsi="宋体" w:eastAsia="宋体" w:cs="宋体"/>
              <w:spacing w:val="-21"/>
              <w:position w:val="17"/>
              <w:sz w:val="24"/>
              <w:szCs w:val="24"/>
            </w:rPr>
          </w:rPrChange>
        </w:rPr>
        <w:t>索具不齐，</w:t>
      </w:r>
      <w:del w:id="4028" w:author="随遇而安" w:date="2023-08-12T15:05:04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029" w:author="随遇而安" w:date="2023-08-12T15:04:18Z">
              <w:rPr>
                <w:rFonts w:ascii="宋体" w:hAnsi="宋体" w:eastAsia="宋体" w:cs="宋体"/>
                <w:spacing w:val="-21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30" w:author="随遇而安" w:date="2023-08-12T15:04:18Z">
            <w:rPr>
              <w:rFonts w:ascii="宋体" w:hAnsi="宋体" w:eastAsia="宋体" w:cs="宋体"/>
              <w:spacing w:val="-21"/>
              <w:position w:val="17"/>
              <w:sz w:val="24"/>
              <w:szCs w:val="24"/>
            </w:rPr>
          </w:rPrChange>
        </w:rPr>
        <w:t>斜拉重物，</w:t>
      </w:r>
    </w:p>
    <w:p w14:paraId="54FBE6F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32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4031" w:author="36526" w:date="2024-11-06T20:22:41Z">
          <w:pPr>
            <w:spacing w:before="1" w:line="218" w:lineRule="auto"/>
            <w:ind w:left="3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33" w:author="随遇而安" w:date="2023-08-12T15:04:18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棱角吊物与钢丝之间无衬垫；</w:t>
      </w:r>
    </w:p>
    <w:p w14:paraId="210C72E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35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4034" w:author="36526" w:date="2024-11-06T20:22:41Z">
          <w:pPr>
            <w:spacing w:before="183" w:line="220" w:lineRule="auto"/>
            <w:ind w:left="52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36" w:author="随遇而安" w:date="2023-08-12T15:04:1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37" w:author="随遇而安" w:date="2023-08-12T15:04:18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38" w:author="随遇而安" w:date="2023-08-12T15:04:1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）吊物质量不明，与其它吊物相连，埋在地下，与其他物体冻结在一起。</w:t>
      </w:r>
    </w:p>
    <w:p w14:paraId="3BC1A9AA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40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4039" w:author="36526" w:date="2024-11-06T20:22:41Z">
          <w:pPr>
            <w:spacing w:before="182" w:line="290" w:lineRule="auto"/>
            <w:ind w:left="39" w:right="190" w:firstLine="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41" w:author="随遇而安" w:date="2023-08-12T15:04:18Z">
            <w:rPr>
              <w:rFonts w:ascii="Times New Roman" w:hAnsi="Times New Roman" w:eastAsia="Times New Roman" w:cs="Times New Roman"/>
              <w:sz w:val="24"/>
              <w:szCs w:val="24"/>
            </w:rPr>
          </w:rPrChange>
        </w:rPr>
        <w:t>8.4.5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4042" w:author="随遇而安" w:date="2023-08-12T15:04:18Z">
            <w:rPr>
              <w:rFonts w:ascii="Times New Roman" w:hAnsi="Times New Roman" w:eastAsia="Times New Roman" w:cs="Times New Roman"/>
              <w:spacing w:val="25"/>
              <w:w w:val="101"/>
              <w:sz w:val="24"/>
              <w:szCs w:val="24"/>
            </w:rPr>
          </w:rPrChange>
        </w:rPr>
        <w:t xml:space="preserve"> </w:t>
      </w:r>
      <w:del w:id="4043" w:author="随遇而安" w:date="2023-08-12T15:05:11Z">
        <w:r>
          <w:rPr>
            <w:rFonts w:hint="eastAsia" w:ascii="仿宋" w:hAnsi="仿宋" w:eastAsia="仿宋" w:cs="仿宋"/>
            <w:spacing w:val="0"/>
            <w:w w:val="100"/>
            <w:sz w:val="28"/>
            <w:szCs w:val="24"/>
            <w:lang w:eastAsia="zh-CN"/>
            <w:rPrChange w:id="4044" w:author="随遇而安" w:date="2023-08-12T15:04:18Z">
              <w:rPr>
                <w:rFonts w:ascii="Times New Roman" w:hAnsi="Times New Roman" w:eastAsia="Times New Roman" w:cs="Times New Roman"/>
                <w:spacing w:val="25"/>
                <w:w w:val="10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45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t>吊装过程警戒范围区内没有非作业人员或车辆经过；吊装过程中吊物及起重臂移</w:t>
      </w:r>
      <w:del w:id="4046" w:author="随遇而安" w:date="2023-08-12T15:05:1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047" w:author="随遇而安" w:date="2023-08-12T15:04:18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48" w:author="随遇而安" w:date="2023-08-12T15:04:18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动区域下方不应有任何人员经过或停留。</w:t>
      </w:r>
    </w:p>
    <w:p w14:paraId="0A96DEC6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50" w:author="随遇而安" w:date="2023-08-12T15:04:18Z">
            <w:rPr>
              <w:rFonts w:ascii="宋体" w:hAnsi="宋体" w:eastAsia="宋体" w:cs="宋体"/>
              <w:sz w:val="24"/>
              <w:szCs w:val="24"/>
            </w:rPr>
          </w:rPrChange>
        </w:rPr>
        <w:pPrChange w:id="4049" w:author="36526" w:date="2024-11-06T20:22:41Z">
          <w:pPr>
            <w:spacing w:before="184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51" w:author="随遇而安" w:date="2023-08-12T15:04:18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8.4.6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52" w:author="随遇而安" w:date="2023-08-12T15:04:1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其它危险作业审批：</w:t>
      </w:r>
    </w:p>
    <w:p w14:paraId="221DA6AE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4054" w:author="随遇而安" w:date="2023-08-12T15:05:21Z"/>
          <w:rFonts w:hint="eastAsia" w:ascii="仿宋" w:hAnsi="仿宋" w:eastAsia="仿宋" w:cs="仿宋"/>
          <w:spacing w:val="0"/>
          <w:sz w:val="28"/>
          <w:szCs w:val="24"/>
          <w:lang w:eastAsia="zh-CN"/>
          <w:rPrChange w:id="4055" w:author="随遇而安" w:date="2023-08-12T15:04:18Z">
            <w:rPr>
              <w:del w:id="4056" w:author="随遇而安" w:date="2023-08-12T15:05:21Z"/>
              <w:rFonts w:ascii="宋体" w:hAnsi="宋体" w:eastAsia="宋体" w:cs="宋体"/>
              <w:sz w:val="24"/>
              <w:szCs w:val="24"/>
            </w:rPr>
          </w:rPrChange>
        </w:rPr>
        <w:pPrChange w:id="4053" w:author="36526" w:date="2024-11-06T20:22:41Z">
          <w:pPr>
            <w:spacing w:before="182" w:line="468" w:lineRule="exact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57" w:author="随遇而安" w:date="2023-08-12T15:04:18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其它危险作业票办理均由生产作业部门制定和落实安全防范措施，</w:t>
      </w:r>
      <w:del w:id="4058" w:author="随遇而安" w:date="2023-08-12T15:05:23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059" w:author="随遇而安" w:date="2023-08-12T15:04:18Z">
              <w:rPr>
                <w:rFonts w:ascii="宋体" w:hAnsi="宋体" w:eastAsia="宋体" w:cs="宋体"/>
                <w:spacing w:val="-6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60" w:author="随遇而安" w:date="2023-08-12T15:04:18Z">
            <w:rPr>
              <w:rFonts w:ascii="宋体" w:hAnsi="宋体" w:eastAsia="宋体" w:cs="宋体"/>
              <w:spacing w:val="-6"/>
              <w:position w:val="17"/>
              <w:sz w:val="24"/>
              <w:szCs w:val="24"/>
            </w:rPr>
          </w:rPrChange>
        </w:rPr>
        <w:t>并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061" w:author="随遇而安" w:date="2023-08-12T15:04:18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>发起作业申请，</w:t>
      </w:r>
    </w:p>
    <w:p w14:paraId="1BF4237E">
      <w:pPr>
        <w:autoSpaceDE/>
        <w:autoSpaceDN/>
        <w:spacing w:before="185" w:line="360" w:lineRule="auto"/>
        <w:ind w:left="0" w:right="0" w:firstLine="560" w:firstLineChars="200"/>
        <w:rPr>
          <w:rFonts w:ascii="宋体" w:hAnsi="宋体" w:eastAsia="宋体" w:cs="宋体"/>
          <w:sz w:val="24"/>
          <w:szCs w:val="24"/>
        </w:rPr>
        <w:pPrChange w:id="4062" w:author="36526" w:date="2024-11-06T20:22:41Z">
          <w:pPr>
            <w:spacing w:line="219" w:lineRule="auto"/>
            <w:ind w:left="4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63" w:author="随遇而安" w:date="2023-08-12T15:04:18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项目安环品质部审核，项目负责人审批确定。</w:t>
      </w:r>
    </w:p>
    <w:p w14:paraId="4386B8B3">
      <w:pPr>
        <w:spacing w:before="183" w:line="360" w:lineRule="auto"/>
        <w:ind w:left="37"/>
        <w:outlineLvl w:val="0"/>
        <w:rPr>
          <w:rFonts w:ascii="宋体" w:hAnsi="宋体" w:eastAsia="宋体" w:cs="宋体"/>
          <w:sz w:val="24"/>
          <w:szCs w:val="24"/>
        </w:rPr>
        <w:pPrChange w:id="4064" w:author="36526" w:date="2024-11-06T20:22:41Z">
          <w:pPr>
            <w:spacing w:before="183" w:line="220" w:lineRule="auto"/>
            <w:ind w:left="37"/>
            <w:outlineLvl w:val="0"/>
          </w:pPr>
        </w:pPrChange>
      </w:pPr>
      <w:bookmarkStart w:id="106" w:name="bookmark13"/>
      <w:bookmarkEnd w:id="106"/>
      <w:bookmarkStart w:id="107" w:name="_Toc12209"/>
      <w:bookmarkStart w:id="108" w:name="_Toc24801"/>
      <w:bookmarkStart w:id="109" w:name="_Toc19962"/>
      <w:bookmarkStart w:id="110" w:name="_Toc8792"/>
      <w:bookmarkStart w:id="111" w:name="_Toc10689"/>
      <w:bookmarkStart w:id="112" w:name="_Toc8364"/>
      <w:bookmarkStart w:id="113" w:name="_Toc4502"/>
      <w:bookmarkStart w:id="114" w:name="_Toc5507"/>
      <w:bookmarkStart w:id="115" w:name="_Toc8785"/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 xml:space="preserve">8.5 </w:t>
      </w:r>
      <w:r>
        <w:rPr>
          <w:rFonts w:ascii="宋体" w:hAnsi="宋体" w:eastAsia="宋体" w:cs="宋体"/>
          <w:spacing w:val="-1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动土作业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6BF6604F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66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065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67" w:author="随遇而安" w:date="2023-08-12T15:05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8.5.1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68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作业准备</w:t>
      </w:r>
    </w:p>
    <w:p w14:paraId="478552A0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0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069" w:author="36526" w:date="2024-11-06T20:22:41Z">
          <w:pPr>
            <w:spacing w:before="181" w:line="220" w:lineRule="auto"/>
            <w:ind w:left="4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1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2" w:author="随遇而安" w:date="2023-08-12T15:05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3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）作业前，应检查工器具，现场支撑是否牢固、完好。</w:t>
      </w:r>
    </w:p>
    <w:p w14:paraId="110F703B">
      <w:pPr>
        <w:autoSpaceDE/>
        <w:autoSpaceDN/>
        <w:spacing w:before="185" w:line="360" w:lineRule="auto"/>
        <w:ind w:left="0" w:right="0" w:firstLine="560" w:firstLineChars="200"/>
        <w:rPr>
          <w:ins w:id="4075" w:author="随遇而安" w:date="2023-08-12T15:06:01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4074" w:author="36526" w:date="2024-11-06T20:22:41Z">
          <w:pPr>
            <w:spacing w:before="183" w:line="219" w:lineRule="auto"/>
            <w:ind w:left="4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6" w:author="随遇而安" w:date="2023-08-12T15:05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7" w:author="随遇而安" w:date="2023-08-12T15:05:51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8" w:author="随遇而安" w:date="2023-08-12T15:05:51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）作业现场应根据需要设置护栏、警示标志，洞口、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79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井口应设置挡板或盖板封闭。</w:t>
      </w:r>
    </w:p>
    <w:p w14:paraId="3420E217">
      <w:pPr>
        <w:autoSpaceDE/>
        <w:autoSpaceDN/>
        <w:spacing w:before="185" w:line="360" w:lineRule="auto"/>
        <w:ind w:left="0" w:right="0" w:firstLine="560" w:firstLineChars="200"/>
        <w:rPr>
          <w:del w:id="4081" w:author="随遇而安" w:date="2023-08-12T11:24:00Z"/>
          <w:rFonts w:hint="eastAsia" w:ascii="仿宋" w:hAnsi="仿宋" w:eastAsia="仿宋" w:cs="仿宋"/>
          <w:sz w:val="28"/>
          <w:szCs w:val="24"/>
          <w:lang w:eastAsia="zh-CN"/>
          <w:rPrChange w:id="4082" w:author="随遇而安" w:date="2023-08-12T15:05:51Z">
            <w:rPr>
              <w:del w:id="4083" w:author="随遇而安" w:date="2023-08-12T11:24:00Z"/>
              <w:rFonts w:ascii="宋体" w:hAnsi="宋体" w:eastAsia="宋体" w:cs="宋体"/>
              <w:sz w:val="24"/>
              <w:szCs w:val="24"/>
            </w:rPr>
          </w:rPrChange>
        </w:rPr>
        <w:pPrChange w:id="4080" w:author="36526" w:date="2024-11-06T20:22:41Z">
          <w:pPr>
            <w:spacing w:before="183" w:line="219" w:lineRule="auto"/>
            <w:ind w:left="44"/>
          </w:pPr>
        </w:pPrChange>
      </w:pPr>
    </w:p>
    <w:p w14:paraId="1B1F133F">
      <w:pPr>
        <w:autoSpaceDE/>
        <w:autoSpaceDN/>
        <w:spacing w:before="185" w:line="360" w:lineRule="auto"/>
        <w:ind w:left="0" w:right="0" w:firstLine="560" w:firstLineChars="200"/>
        <w:jc w:val="left"/>
        <w:rPr>
          <w:del w:id="4085" w:author="随遇而安" w:date="2023-08-12T11:24:01Z"/>
          <w:rFonts w:hint="eastAsia" w:ascii="仿宋" w:hAnsi="仿宋" w:eastAsia="仿宋" w:cs="仿宋"/>
          <w:sz w:val="28"/>
          <w:szCs w:val="24"/>
          <w:lang w:eastAsia="zh-CN"/>
          <w:rPrChange w:id="4086" w:author="随遇而安" w:date="2023-08-12T15:05:51Z">
            <w:rPr>
              <w:del w:id="4087" w:author="随遇而安" w:date="2023-08-12T11:24:01Z"/>
              <w:rFonts w:ascii="宋体" w:hAnsi="宋体" w:eastAsia="宋体" w:cs="宋体"/>
              <w:sz w:val="24"/>
              <w:szCs w:val="24"/>
            </w:rPr>
          </w:rPrChange>
        </w:rPr>
        <w:sectPr>
          <w:headerReference r:id="rId19" w:type="default"/>
          <w:footerReference r:id="rId20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4084" w:author="36526" w:date="2024-11-06T20:22:41Z">
          <w:pPr>
            <w:spacing w:line="219" w:lineRule="auto"/>
          </w:pPr>
        </w:pPrChange>
      </w:pPr>
    </w:p>
    <w:p w14:paraId="06F327DB">
      <w:pPr>
        <w:autoSpaceDE/>
        <w:autoSpaceDN/>
        <w:spacing w:before="185" w:line="360" w:lineRule="auto"/>
        <w:ind w:left="0" w:right="0" w:firstLine="560" w:firstLineChars="200"/>
        <w:rPr>
          <w:del w:id="4089" w:author="随遇而安" w:date="2023-08-12T15:06:13Z"/>
          <w:rFonts w:hint="eastAsia" w:ascii="仿宋" w:hAnsi="仿宋" w:eastAsia="仿宋" w:cs="仿宋"/>
          <w:sz w:val="28"/>
          <w:szCs w:val="24"/>
          <w:lang w:eastAsia="zh-CN"/>
          <w:rPrChange w:id="4090" w:author="随遇而安" w:date="2023-08-12T15:05:51Z">
            <w:rPr>
              <w:del w:id="4091" w:author="随遇而安" w:date="2023-08-12T15:06:13Z"/>
              <w:rFonts w:ascii="宋体" w:hAnsi="宋体" w:eastAsia="宋体" w:cs="宋体"/>
              <w:sz w:val="24"/>
              <w:szCs w:val="24"/>
            </w:rPr>
          </w:rPrChange>
        </w:rPr>
        <w:pPrChange w:id="4088" w:author="36526" w:date="2024-11-06T20:22:41Z">
          <w:pPr>
            <w:spacing w:before="113" w:line="360" w:lineRule="auto"/>
            <w:ind w:left="37" w:right="28" w:firstLine="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92" w:author="随遇而安" w:date="2023-08-12T15:05:51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93" w:author="随遇而安" w:date="2023-08-12T15:05:51Z">
            <w:rPr>
              <w:rFonts w:ascii="Times New Roman" w:hAnsi="Times New Roman" w:eastAsia="Times New Roman" w:cs="Times New Roman"/>
              <w:spacing w:val="-13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94" w:author="随遇而安" w:date="2023-08-12T15:05:51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）作业前，</w:t>
      </w:r>
      <w:del w:id="4095" w:author="随遇而安" w:date="2023-08-12T15:06:0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096" w:author="随遇而安" w:date="2023-08-12T15:05:51Z">
              <w:rPr>
                <w:rFonts w:ascii="宋体" w:hAnsi="宋体" w:eastAsia="宋体" w:cs="宋体"/>
                <w:spacing w:val="-1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097" w:author="随遇而安" w:date="2023-08-12T15:05:51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项目公司应了解地下隐蔽设施分布，</w:t>
      </w:r>
      <w:del w:id="4098" w:author="随遇而安" w:date="2023-08-12T15:06:0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099" w:author="随遇而安" w:date="2023-08-12T15:05:51Z">
              <w:rPr>
                <w:rFonts w:ascii="宋体" w:hAnsi="宋体" w:eastAsia="宋体" w:cs="宋体"/>
                <w:spacing w:val="-1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00" w:author="随遇而安" w:date="2023-08-12T15:05:51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作业临近时，</w:t>
      </w:r>
      <w:del w:id="4101" w:author="随遇而安" w:date="2023-08-12T15:06:0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02" w:author="随遇而安" w:date="2023-08-12T15:05:51Z">
              <w:rPr>
                <w:rFonts w:ascii="宋体" w:hAnsi="宋体" w:eastAsia="宋体" w:cs="宋体"/>
                <w:spacing w:val="-1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03" w:author="随遇而安" w:date="2023-08-12T15:05:51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应使用适当工具人工挖</w:t>
      </w:r>
      <w:r>
        <w:rPr>
          <w:rFonts w:hint="eastAsia" w:ascii="仿宋" w:hAnsi="仿宋" w:eastAsia="仿宋" w:cs="仿宋"/>
          <w:sz w:val="28"/>
          <w:szCs w:val="24"/>
          <w:lang w:eastAsia="zh-CN"/>
          <w:rPrChange w:id="4104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05" w:author="随遇而安" w:date="2023-08-12T15:05:51Z">
            <w:rPr>
              <w:rFonts w:ascii="宋体" w:hAnsi="宋体" w:eastAsia="宋体" w:cs="宋体"/>
              <w:spacing w:val="-17"/>
              <w:sz w:val="24"/>
              <w:szCs w:val="24"/>
            </w:rPr>
          </w:rPrChange>
        </w:rPr>
        <w:t>掘，</w:t>
      </w:r>
      <w:del w:id="4106" w:author="随遇而安" w:date="2023-08-12T15:06:0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07" w:author="随遇而安" w:date="2023-08-12T15:05:51Z">
              <w:rPr>
                <w:rFonts w:ascii="宋体" w:hAnsi="宋体" w:eastAsia="宋体" w:cs="宋体"/>
                <w:spacing w:val="-3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08" w:author="随遇而安" w:date="2023-08-12T15:05:51Z">
            <w:rPr>
              <w:rFonts w:ascii="宋体" w:hAnsi="宋体" w:eastAsia="宋体" w:cs="宋体"/>
              <w:spacing w:val="-17"/>
              <w:sz w:val="24"/>
              <w:szCs w:val="24"/>
            </w:rPr>
          </w:rPrChange>
        </w:rPr>
        <w:t>避免损坏。如遇电缆、管线等不能辨识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09" w:author="随遇而安" w:date="2023-08-12T15:05:51Z">
            <w:rPr>
              <w:rFonts w:ascii="宋体" w:hAnsi="宋体" w:eastAsia="宋体" w:cs="宋体"/>
              <w:spacing w:val="-18"/>
              <w:sz w:val="24"/>
              <w:szCs w:val="24"/>
            </w:rPr>
          </w:rPrChange>
        </w:rPr>
        <w:t>物品，</w:t>
      </w:r>
      <w:del w:id="4110" w:author="随遇而安" w:date="2023-08-12T15:06:09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11" w:author="随遇而安" w:date="2023-08-12T15:05:51Z">
              <w:rPr>
                <w:rFonts w:ascii="宋体" w:hAnsi="宋体" w:eastAsia="宋体" w:cs="宋体"/>
                <w:spacing w:val="56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12" w:author="随遇而安" w:date="2023-08-12T15:05:51Z">
            <w:rPr>
              <w:rFonts w:ascii="宋体" w:hAnsi="宋体" w:eastAsia="宋体" w:cs="宋体"/>
              <w:spacing w:val="-18"/>
              <w:sz w:val="24"/>
              <w:szCs w:val="24"/>
            </w:rPr>
          </w:rPrChange>
        </w:rPr>
        <w:t>应立即停止作业，</w:t>
      </w:r>
      <w:del w:id="4113" w:author="随遇而安" w:date="2023-08-12T15:06:11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14" w:author="随遇而安" w:date="2023-08-12T15:05:51Z">
              <w:rPr>
                <w:rFonts w:ascii="宋体" w:hAnsi="宋体" w:eastAsia="宋体" w:cs="宋体"/>
                <w:spacing w:val="5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15" w:author="随遇而安" w:date="2023-08-12T15:05:51Z">
            <w:rPr>
              <w:rFonts w:ascii="宋体" w:hAnsi="宋体" w:eastAsia="宋体" w:cs="宋体"/>
              <w:spacing w:val="-18"/>
              <w:sz w:val="24"/>
              <w:szCs w:val="24"/>
            </w:rPr>
          </w:rPrChange>
        </w:rPr>
        <w:t>报告业主单位，</w:t>
      </w:r>
      <w:del w:id="4116" w:author="随遇而安" w:date="2023-08-12T15:06:1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17" w:author="随遇而安" w:date="2023-08-12T15:05:51Z">
              <w:rPr>
                <w:rFonts w:ascii="宋体" w:hAnsi="宋体" w:eastAsia="宋体" w:cs="宋体"/>
                <w:spacing w:val="5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18" w:author="随遇而安" w:date="2023-08-12T15:05:51Z">
            <w:rPr>
              <w:rFonts w:ascii="宋体" w:hAnsi="宋体" w:eastAsia="宋体" w:cs="宋体"/>
              <w:spacing w:val="-18"/>
              <w:sz w:val="24"/>
              <w:szCs w:val="24"/>
            </w:rPr>
          </w:rPrChange>
        </w:rPr>
        <w:t>经</w:t>
      </w:r>
    </w:p>
    <w:p w14:paraId="2DD54992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20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19" w:author="36526" w:date="2024-11-06T20:22:41Z">
          <w:pPr>
            <w:spacing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21" w:author="随遇而安" w:date="2023-08-12T15:05:51Z">
            <w:rPr>
              <w:rFonts w:ascii="宋体" w:hAnsi="宋体" w:eastAsia="宋体" w:cs="宋体"/>
              <w:spacing w:val="-5"/>
              <w:sz w:val="24"/>
              <w:szCs w:val="24"/>
            </w:rPr>
          </w:rPrChange>
        </w:rPr>
        <w:t>批准后继续作业。</w:t>
      </w:r>
    </w:p>
    <w:p w14:paraId="70CFD039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23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22" w:author="36526" w:date="2024-11-06T20:22:41Z">
          <w:pPr>
            <w:spacing w:before="181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24" w:author="随遇而安" w:date="2023-08-12T15:05:51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 xml:space="preserve">8.5.2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25" w:author="随遇而安" w:date="2023-08-12T15:05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挖掘坑、槽、沟等作业，应遵守如下规定：</w:t>
      </w:r>
    </w:p>
    <w:p w14:paraId="135C9C6B">
      <w:pPr>
        <w:autoSpaceDE/>
        <w:autoSpaceDN/>
        <w:spacing w:before="185" w:line="360" w:lineRule="auto"/>
        <w:ind w:left="0" w:right="0" w:firstLine="560" w:firstLineChars="200"/>
        <w:rPr>
          <w:del w:id="4127" w:author="随遇而安" w:date="2023-08-12T15:06:28Z"/>
          <w:rFonts w:hint="eastAsia" w:ascii="仿宋" w:hAnsi="仿宋" w:eastAsia="仿宋" w:cs="仿宋"/>
          <w:sz w:val="28"/>
          <w:szCs w:val="24"/>
          <w:lang w:eastAsia="zh-CN"/>
          <w:rPrChange w:id="4128" w:author="随遇而安" w:date="2023-08-12T15:05:51Z">
            <w:rPr>
              <w:del w:id="4129" w:author="随遇而安" w:date="2023-08-12T15:06:28Z"/>
              <w:rFonts w:ascii="宋体" w:hAnsi="宋体" w:eastAsia="宋体" w:cs="宋体"/>
              <w:sz w:val="24"/>
              <w:szCs w:val="24"/>
            </w:rPr>
          </w:rPrChange>
        </w:rPr>
        <w:pPrChange w:id="4126" w:author="36526" w:date="2024-11-06T20:22:41Z">
          <w:pPr>
            <w:spacing w:before="182" w:line="360" w:lineRule="auto"/>
            <w:ind w:left="37" w:right="33" w:firstLine="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30" w:author="随遇而安" w:date="2023-08-12T15:05:51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31" w:author="随遇而安" w:date="2023-08-12T15:05:51Z">
            <w:rPr>
              <w:rFonts w:ascii="Times New Roman" w:hAnsi="Times New Roman" w:eastAsia="Times New Roman" w:cs="Times New Roman"/>
              <w:spacing w:val="-12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32" w:author="随遇而安" w:date="2023-08-12T15:05:51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）应自上而下逐层挖掘，</w:t>
      </w:r>
      <w:del w:id="4133" w:author="随遇而安" w:date="2023-08-12T15:06:1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34" w:author="随遇而安" w:date="2023-08-12T15:05:51Z">
              <w:rPr>
                <w:rFonts w:ascii="宋体" w:hAnsi="宋体" w:eastAsia="宋体" w:cs="宋体"/>
                <w:spacing w:val="2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35" w:author="随遇而安" w:date="2023-08-12T15:05:51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不应采用挖底脚的办法挖掘；</w:t>
      </w:r>
      <w:del w:id="4136" w:author="随遇而安" w:date="2023-08-12T15:06:18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37" w:author="随遇而安" w:date="2023-08-12T15:05:51Z">
              <w:rPr>
                <w:rFonts w:ascii="宋体" w:hAnsi="宋体" w:eastAsia="宋体" w:cs="宋体"/>
                <w:spacing w:val="2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38" w:author="随遇而安" w:date="2023-08-12T15:05:51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使用的材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39" w:author="随遇而安" w:date="2023-08-12T15:05:51Z">
            <w:rPr>
              <w:rFonts w:ascii="宋体" w:hAnsi="宋体" w:eastAsia="宋体" w:cs="宋体"/>
              <w:spacing w:val="-13"/>
              <w:sz w:val="24"/>
              <w:szCs w:val="24"/>
            </w:rPr>
          </w:rPrChange>
        </w:rPr>
        <w:t>料、挖出的泥土应堆</w:t>
      </w:r>
      <w:r>
        <w:rPr>
          <w:rFonts w:hint="eastAsia" w:ascii="仿宋" w:hAnsi="仿宋" w:eastAsia="仿宋" w:cs="仿宋"/>
          <w:sz w:val="28"/>
          <w:szCs w:val="24"/>
          <w:lang w:eastAsia="zh-CN"/>
          <w:rPrChange w:id="4140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41" w:author="随遇而安" w:date="2023-08-12T15:05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在距离坑、槽、沟、井边沿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42" w:author="随遇而安" w:date="2023-08-12T15:05:51Z">
            <w:rPr>
              <w:rFonts w:ascii="宋体" w:hAnsi="宋体" w:eastAsia="宋体" w:cs="宋体"/>
              <w:spacing w:val="-3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43" w:author="随遇而安" w:date="2023-08-12T15:05:51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>1m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44" w:author="随遇而安" w:date="2023-08-12T15:05:51Z">
            <w:rPr>
              <w:rFonts w:ascii="Times New Roman" w:hAnsi="Times New Roman" w:eastAsia="Times New Roman" w:cs="Times New Roman"/>
              <w:spacing w:val="3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45" w:author="随遇而安" w:date="2023-08-12T15:05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以外，</w:t>
      </w:r>
      <w:del w:id="4146" w:author="随遇而安" w:date="2023-08-12T15:06:2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47" w:author="随遇而安" w:date="2023-08-12T15:05:51Z">
              <w:rPr>
                <w:rFonts w:ascii="宋体" w:hAnsi="宋体" w:eastAsia="宋体" w:cs="宋体"/>
                <w:spacing w:val="-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48" w:author="随遇而安" w:date="2023-08-12T15:05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堆土高度不大于</w:t>
      </w:r>
      <w:del w:id="4149" w:author="随遇而安" w:date="2023-08-12T15:06:2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50" w:author="随遇而安" w:date="2023-08-12T15:05:51Z">
              <w:rPr>
                <w:rFonts w:ascii="宋体" w:hAnsi="宋体" w:eastAsia="宋体" w:cs="宋体"/>
                <w:spacing w:val="-3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51" w:author="随遇而安" w:date="2023-08-12T15:05:51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>1.5m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52" w:author="随遇而安" w:date="2023-08-12T15:05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；挖出的泥土不应堵塞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53" w:author="随遇而安" w:date="2023-08-12T15:05:5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下水</w:t>
      </w:r>
    </w:p>
    <w:p w14:paraId="1DE8C9E5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55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54" w:author="36526" w:date="2024-11-06T20:22:41Z">
          <w:pPr>
            <w:spacing w:line="220" w:lineRule="auto"/>
            <w:ind w:left="37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56" w:author="随遇而安" w:date="2023-08-12T15:05:51Z">
            <w:rPr>
              <w:rFonts w:ascii="宋体" w:hAnsi="宋体" w:eastAsia="宋体" w:cs="宋体"/>
              <w:spacing w:val="-6"/>
              <w:sz w:val="24"/>
              <w:szCs w:val="24"/>
            </w:rPr>
          </w:rPrChange>
        </w:rPr>
        <w:t>道和窖井。</w:t>
      </w:r>
    </w:p>
    <w:p w14:paraId="5338A96B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58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57" w:author="36526" w:date="2024-11-06T20:22:41Z">
          <w:pPr>
            <w:spacing w:before="181" w:line="219" w:lineRule="auto"/>
            <w:ind w:left="4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59" w:author="随遇而安" w:date="2023-08-12T15:05:5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60" w:author="随遇而安" w:date="2023-08-12T15:05:51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61" w:author="随遇而安" w:date="2023-08-12T15:05:51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）不应在土壁上挖洞攀登。</w:t>
      </w:r>
    </w:p>
    <w:p w14:paraId="38E8AD27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63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62" w:author="36526" w:date="2024-11-06T20:22:41Z">
          <w:pPr>
            <w:spacing w:before="183" w:line="220" w:lineRule="auto"/>
            <w:ind w:left="4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64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65" w:author="随遇而安" w:date="2023-08-12T15:05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66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）不应在坑、槽、沟、井边沿站立、行走或休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67" w:author="随遇而安" w:date="2023-08-12T15:05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息。</w:t>
      </w:r>
    </w:p>
    <w:p w14:paraId="61963725">
      <w:pPr>
        <w:autoSpaceDE/>
        <w:autoSpaceDN/>
        <w:spacing w:before="185" w:line="360" w:lineRule="auto"/>
        <w:ind w:left="0" w:firstLine="560" w:firstLineChars="200"/>
        <w:rPr>
          <w:del w:id="4169" w:author="随遇而安" w:date="2023-08-12T15:06:33Z"/>
          <w:rFonts w:hint="eastAsia" w:ascii="仿宋" w:hAnsi="仿宋" w:eastAsia="仿宋" w:cs="仿宋"/>
          <w:sz w:val="28"/>
          <w:szCs w:val="24"/>
          <w:lang w:eastAsia="zh-CN"/>
          <w:rPrChange w:id="4170" w:author="随遇而安" w:date="2023-08-12T15:05:51Z">
            <w:rPr>
              <w:del w:id="4171" w:author="随遇而安" w:date="2023-08-12T15:06:33Z"/>
              <w:rFonts w:ascii="宋体" w:hAnsi="宋体" w:eastAsia="宋体" w:cs="宋体"/>
              <w:sz w:val="24"/>
              <w:szCs w:val="24"/>
            </w:rPr>
          </w:rPrChange>
        </w:rPr>
        <w:pPrChange w:id="4168" w:author="36526" w:date="2024-11-06T20:22:41Z">
          <w:pPr>
            <w:spacing w:before="183" w:line="468" w:lineRule="exact"/>
            <w:ind w:left="4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72" w:author="随遇而安" w:date="2023-08-12T15:05:51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73" w:author="随遇而安" w:date="2023-08-12T15:05:51Z">
            <w:rPr>
              <w:rFonts w:ascii="Times New Roman" w:hAnsi="Times New Roman" w:eastAsia="Times New Roman" w:cs="Times New Roman"/>
              <w:spacing w:val="1"/>
              <w:position w:val="17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74" w:author="随遇而安" w:date="2023-08-12T15:05:51Z">
            <w:rPr>
              <w:rFonts w:ascii="宋体" w:hAnsi="宋体" w:eastAsia="宋体" w:cs="宋体"/>
              <w:spacing w:val="1"/>
              <w:position w:val="17"/>
              <w:sz w:val="24"/>
              <w:szCs w:val="24"/>
            </w:rPr>
          </w:rPrChange>
        </w:rPr>
        <w:t>）应视土壤性质、湿度和挖掘深度设置安全边坡和固壁支撑，并在作业过程随时检</w:t>
      </w:r>
    </w:p>
    <w:p w14:paraId="545F2431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76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75" w:author="36526" w:date="2024-11-06T20:22:41Z">
          <w:pPr>
            <w:spacing w:before="1" w:line="219" w:lineRule="auto"/>
            <w:ind w:left="4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77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查。如发现边坡有裂缝、松疏或支撑折断，应立即停止作业排除隐患。</w:t>
      </w:r>
    </w:p>
    <w:p w14:paraId="22ADB978">
      <w:pPr>
        <w:autoSpaceDE/>
        <w:autoSpaceDN/>
        <w:spacing w:before="185" w:line="360" w:lineRule="auto"/>
        <w:ind w:left="0" w:firstLine="560" w:firstLineChars="200"/>
        <w:rPr>
          <w:del w:id="4179" w:author="随遇而安" w:date="2023-08-12T15:06:41Z"/>
          <w:rFonts w:hint="eastAsia" w:ascii="仿宋" w:hAnsi="仿宋" w:eastAsia="仿宋" w:cs="仿宋"/>
          <w:sz w:val="28"/>
          <w:szCs w:val="24"/>
          <w:lang w:eastAsia="zh-CN"/>
          <w:rPrChange w:id="4180" w:author="随遇而安" w:date="2023-08-12T15:05:51Z">
            <w:rPr>
              <w:del w:id="4181" w:author="随遇而安" w:date="2023-08-12T15:06:41Z"/>
              <w:rFonts w:ascii="宋体" w:hAnsi="宋体" w:eastAsia="宋体" w:cs="宋体"/>
              <w:sz w:val="24"/>
              <w:szCs w:val="24"/>
            </w:rPr>
          </w:rPrChange>
        </w:rPr>
        <w:pPrChange w:id="4178" w:author="36526" w:date="2024-11-06T20:22:41Z">
          <w:pPr>
            <w:spacing w:before="182" w:line="468" w:lineRule="exact"/>
            <w:ind w:left="4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82" w:author="随遇而安" w:date="2023-08-12T15:05:51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83" w:author="随遇而安" w:date="2023-08-12T15:05:51Z">
            <w:rPr>
              <w:rFonts w:ascii="Times New Roman" w:hAnsi="Times New Roman" w:eastAsia="Times New Roman" w:cs="Times New Roman"/>
              <w:spacing w:val="-13"/>
              <w:position w:val="17"/>
              <w:sz w:val="24"/>
              <w:szCs w:val="24"/>
            </w:rPr>
          </w:rPrChange>
        </w:rPr>
        <w:t>5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84" w:author="随遇而安" w:date="2023-08-12T15:05:51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）在坑、槽、沟、井边缘安放机械、通行车辆时，</w:t>
      </w:r>
      <w:del w:id="4185" w:author="随遇而安" w:date="2023-08-12T15:06:39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186" w:author="随遇而安" w:date="2023-08-12T15:05:51Z">
              <w:rPr>
                <w:rFonts w:ascii="宋体" w:hAnsi="宋体" w:eastAsia="宋体" w:cs="宋体"/>
                <w:spacing w:val="45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87" w:author="随遇而安" w:date="2023-08-12T15:05:51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应保持适当距离，</w:t>
      </w:r>
      <w:del w:id="4188" w:author="随遇而安" w:date="2023-08-12T15:06:37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189" w:author="随遇而安" w:date="2023-08-12T15:05:51Z">
              <w:rPr>
                <w:rFonts w:ascii="宋体" w:hAnsi="宋体" w:eastAsia="宋体" w:cs="宋体"/>
                <w:spacing w:val="38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190" w:author="随遇而安" w:date="2023-08-12T15:05:51Z">
            <w:rPr>
              <w:rFonts w:ascii="宋体" w:hAnsi="宋体" w:eastAsia="宋体" w:cs="宋体"/>
              <w:spacing w:val="-13"/>
              <w:position w:val="17"/>
              <w:sz w:val="24"/>
              <w:szCs w:val="24"/>
            </w:rPr>
          </w:rPrChange>
        </w:rPr>
        <w:t>采取有效的固壁</w:t>
      </w:r>
    </w:p>
    <w:p w14:paraId="0159F4E8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92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91" w:author="36526" w:date="2024-11-06T20:22:41Z">
          <w:pPr>
            <w:spacing w:line="220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93" w:author="随遇而安" w:date="2023-08-12T15:05:51Z">
            <w:rPr>
              <w:rFonts w:ascii="宋体" w:hAnsi="宋体" w:eastAsia="宋体" w:cs="宋体"/>
              <w:spacing w:val="-10"/>
              <w:sz w:val="24"/>
              <w:szCs w:val="24"/>
            </w:rPr>
          </w:rPrChange>
        </w:rPr>
        <w:t>措施。</w:t>
      </w:r>
    </w:p>
    <w:p w14:paraId="629BD838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195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194" w:author="36526" w:date="2024-11-06T20:22:41Z">
          <w:pPr>
            <w:spacing w:before="183" w:line="289" w:lineRule="auto"/>
            <w:ind w:left="40" w:right="28" w:firstLine="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96" w:author="随遇而安" w:date="2023-08-12T15:05:51Z">
            <w:rPr>
              <w:rFonts w:ascii="Times New Roman" w:hAnsi="Times New Roman" w:eastAsia="Times New Roman" w:cs="Times New Roman"/>
              <w:spacing w:val="-15"/>
              <w:sz w:val="24"/>
              <w:szCs w:val="24"/>
            </w:rPr>
          </w:rPrChange>
        </w:rPr>
        <w:t xml:space="preserve">8.5.3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197" w:author="随遇而安" w:date="2023-08-12T15:05:51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机械开挖时，</w:t>
      </w:r>
      <w:del w:id="4198" w:author="随遇而安" w:date="2023-08-12T15:06:45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199" w:author="随遇而安" w:date="2023-08-12T15:05:51Z">
              <w:rPr>
                <w:rFonts w:ascii="宋体" w:hAnsi="宋体" w:eastAsia="宋体" w:cs="宋体"/>
                <w:spacing w:val="5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00" w:author="随遇而安" w:date="2023-08-12T15:05:51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应避开构筑物、管线，</w:t>
      </w:r>
      <w:del w:id="4201" w:author="随遇而安" w:date="2023-08-12T15:06:4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202" w:author="随遇而安" w:date="2023-08-12T15:05:51Z">
              <w:rPr>
                <w:rFonts w:ascii="宋体" w:hAnsi="宋体" w:eastAsia="宋体" w:cs="宋体"/>
                <w:spacing w:val="48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03" w:author="随遇而安" w:date="2023-08-12T15:05:51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距离管道边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04" w:author="随遇而安" w:date="2023-08-12T15:05:51Z">
            <w:rPr>
              <w:rFonts w:ascii="宋体" w:hAnsi="宋体" w:eastAsia="宋体" w:cs="宋体"/>
              <w:spacing w:val="-3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05" w:author="随遇而安" w:date="2023-08-12T15:05:51Z">
            <w:rPr>
              <w:rFonts w:ascii="Times New Roman" w:hAnsi="Times New Roman" w:eastAsia="Times New Roman" w:cs="Times New Roman"/>
              <w:spacing w:val="-15"/>
              <w:sz w:val="24"/>
              <w:szCs w:val="24"/>
            </w:rPr>
          </w:rPrChange>
        </w:rPr>
        <w:t>1m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06" w:author="随遇而安" w:date="2023-08-12T15:05:51Z">
            <w:rPr>
              <w:rFonts w:ascii="Times New Roman" w:hAnsi="Times New Roman" w:eastAsia="Times New Roman" w:cs="Times New Roman"/>
              <w:spacing w:val="1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07" w:author="随遇而安" w:date="2023-08-12T15:05:51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范围内应采用人工开挖；</w:t>
      </w:r>
      <w:del w:id="4208" w:author="随遇而安" w:date="2023-08-12T15:06:5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209" w:author="随遇而安" w:date="2023-08-12T15:05:51Z">
              <w:rPr>
                <w:rFonts w:ascii="宋体" w:hAnsi="宋体" w:eastAsia="宋体" w:cs="宋体"/>
                <w:spacing w:val="51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10" w:author="随遇而安" w:date="2023-08-12T15:05:51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距离</w:t>
      </w:r>
      <w:del w:id="4211" w:author="随遇而安" w:date="2023-08-12T15:06:49Z">
        <w:r>
          <w:rPr>
            <w:rFonts w:hint="eastAsia" w:ascii="仿宋" w:hAnsi="仿宋" w:eastAsia="仿宋" w:cs="仿宋"/>
            <w:sz w:val="28"/>
            <w:szCs w:val="24"/>
            <w:lang w:eastAsia="zh-CN"/>
            <w:rPrChange w:id="4212" w:author="随遇而安" w:date="2023-08-12T15:05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13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直埋管线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14" w:author="随遇而安" w:date="2023-08-12T15:05:51Z">
            <w:rPr>
              <w:rFonts w:ascii="宋体" w:hAnsi="宋体" w:eastAsia="宋体" w:cs="宋体"/>
              <w:spacing w:val="-55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15" w:author="随遇而安" w:date="2023-08-12T15:05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>2m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16" w:author="随遇而安" w:date="2023-08-12T15:05:51Z">
            <w:rPr>
              <w:rFonts w:ascii="Times New Roman" w:hAnsi="Times New Roman" w:eastAsia="Times New Roman" w:cs="Times New Roman"/>
              <w:spacing w:val="1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17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范围内宜采用人工开挖，避免对管线或电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18" w:author="随遇而安" w:date="2023-08-12T15:05:51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缆造成影响。</w:t>
      </w:r>
    </w:p>
    <w:p w14:paraId="46CF70E9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220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219" w:author="36526" w:date="2024-11-06T20:22:41Z">
          <w:pPr>
            <w:spacing w:before="185" w:line="313" w:lineRule="auto"/>
            <w:ind w:left="41" w:right="28" w:firstLine="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21" w:author="随遇而安" w:date="2023-08-12T15:05:51Z">
            <w:rPr>
              <w:rFonts w:ascii="Times New Roman" w:hAnsi="Times New Roman" w:eastAsia="Times New Roman" w:cs="Times New Roman"/>
              <w:spacing w:val="-14"/>
              <w:sz w:val="24"/>
              <w:szCs w:val="24"/>
            </w:rPr>
          </w:rPrChange>
        </w:rPr>
        <w:t>8.5.4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4222" w:author="随遇而安" w:date="2023-08-12T15:05:51Z">
            <w:rPr>
              <w:rFonts w:ascii="Times New Roman" w:hAnsi="Times New Roman" w:eastAsia="Times New Roman" w:cs="Times New Roman"/>
              <w:spacing w:val="18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23" w:author="随遇而安" w:date="2023-08-12T15:05:51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动土作业人员在沟（坑、槽）</w:t>
      </w:r>
      <w:del w:id="4224" w:author="随遇而安" w:date="2023-08-12T15:06:54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225" w:author="随遇而安" w:date="2023-08-12T15:05:51Z">
              <w:rPr>
                <w:rFonts w:ascii="宋体" w:hAnsi="宋体" w:eastAsia="宋体" w:cs="宋体"/>
                <w:spacing w:val="-1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26" w:author="随遇而安" w:date="2023-08-12T15:05:51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下作业应按规定坡度顺序进行，</w:t>
      </w:r>
      <w:del w:id="4227" w:author="随遇而安" w:date="2023-08-12T15:06:5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228" w:author="随遇而安" w:date="2023-08-12T15:05:51Z">
              <w:rPr>
                <w:rFonts w:ascii="宋体" w:hAnsi="宋体" w:eastAsia="宋体" w:cs="宋体"/>
                <w:spacing w:val="4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29" w:author="随遇而安" w:date="2023-08-12T15:05:51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使用机械挖掘时，</w:t>
      </w:r>
      <w:del w:id="4230" w:author="随遇而安" w:date="2023-08-12T15:06:5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231" w:author="随遇而安" w:date="2023-08-12T15:05:51Z">
              <w:rPr>
                <w:rFonts w:ascii="宋体" w:hAnsi="宋体" w:eastAsia="宋体" w:cs="宋体"/>
                <w:spacing w:val="4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32" w:author="随遇而安" w:date="2023-08-12T15:05:51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人</w:t>
      </w:r>
      <w:del w:id="4233" w:author="随遇而安" w:date="2023-08-12T15:06:58Z">
        <w:r>
          <w:rPr>
            <w:rFonts w:hint="eastAsia" w:ascii="仿宋" w:hAnsi="仿宋" w:eastAsia="仿宋" w:cs="仿宋"/>
            <w:sz w:val="28"/>
            <w:szCs w:val="24"/>
            <w:lang w:eastAsia="zh-CN"/>
            <w:rPrChange w:id="4234" w:author="随遇而安" w:date="2023-08-12T15:05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35" w:author="随遇而安" w:date="2023-08-12T15:05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员不应进入机械旋转半径内；</w:t>
      </w:r>
      <w:del w:id="4236" w:author="随遇而安" w:date="2023-08-12T15:07:00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237" w:author="随遇而安" w:date="2023-08-12T15:05:51Z">
              <w:rPr>
                <w:rFonts w:ascii="宋体" w:hAnsi="宋体" w:eastAsia="宋体" w:cs="宋体"/>
                <w:spacing w:val="72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38" w:author="随遇而安" w:date="2023-08-12T15:05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深度大于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39" w:author="随遇而安" w:date="2023-08-12T15:05:51Z">
            <w:rPr>
              <w:rFonts w:ascii="宋体" w:hAnsi="宋体" w:eastAsia="宋体" w:cs="宋体"/>
              <w:spacing w:val="-52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40" w:author="随遇而安" w:date="2023-08-12T15:05:51Z"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</w:rPrChange>
        </w:rPr>
        <w:t>2m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4241" w:author="随遇而安" w:date="2023-08-12T15:05:51Z">
            <w:rPr>
              <w:rFonts w:ascii="Times New Roman" w:hAnsi="Times New Roman" w:eastAsia="Times New Roman" w:cs="Times New Roman"/>
              <w:spacing w:val="23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42" w:author="随遇而安" w:date="2023-08-12T15:05:51Z">
            <w:rPr>
              <w:rFonts w:ascii="宋体" w:hAnsi="宋体" w:eastAsia="宋体" w:cs="宋体"/>
              <w:spacing w:val="-7"/>
              <w:sz w:val="24"/>
              <w:szCs w:val="24"/>
            </w:rPr>
          </w:rPrChange>
        </w:rPr>
        <w:t>时，应设置人员上下的梯子等能够保证人员</w:t>
      </w:r>
      <w:del w:id="4243" w:author="随遇而安" w:date="2023-08-12T15:07:03Z">
        <w:r>
          <w:rPr>
            <w:rFonts w:hint="eastAsia" w:ascii="仿宋" w:hAnsi="仿宋" w:eastAsia="仿宋" w:cs="仿宋"/>
            <w:sz w:val="28"/>
            <w:szCs w:val="24"/>
            <w:lang w:eastAsia="zh-CN"/>
            <w:rPrChange w:id="4244" w:author="随遇而安" w:date="2023-08-12T15:05:51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45" w:author="随遇而安" w:date="2023-08-12T15:05:5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快速进出的设施；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46" w:author="随遇而安" w:date="2023-08-12T15:05:51Z">
            <w:rPr>
              <w:rFonts w:ascii="宋体" w:hAnsi="宋体" w:eastAsia="宋体" w:cs="宋体"/>
              <w:spacing w:val="62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47" w:author="随遇而安" w:date="2023-08-12T15:05:51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 xml:space="preserve">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48" w:author="随遇而安" w:date="2023-08-12T15:05:5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人以上同时挖土时应相距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49" w:author="随遇而安" w:date="2023-08-12T15:05:51Z">
            <w:rPr>
              <w:rFonts w:ascii="宋体" w:hAnsi="宋体" w:eastAsia="宋体" w:cs="宋体"/>
              <w:spacing w:val="-55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50" w:author="随遇而安" w:date="2023-08-12T15:05:51Z">
            <w:rPr>
              <w:rFonts w:ascii="Times New Roman" w:hAnsi="Times New Roman" w:eastAsia="Times New Roman" w:cs="Times New Roman"/>
              <w:spacing w:val="-8"/>
              <w:sz w:val="24"/>
              <w:szCs w:val="24"/>
            </w:rPr>
          </w:rPrChange>
        </w:rPr>
        <w:t>2m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51" w:author="随遇而安" w:date="2023-08-12T15:05:51Z">
            <w:rPr>
              <w:rFonts w:ascii="Times New Roman" w:hAnsi="Times New Roman" w:eastAsia="Times New Roman" w:cs="Times New Roman"/>
              <w:spacing w:val="3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52" w:author="随遇而安" w:date="2023-08-12T15:05:51Z">
            <w:rPr>
              <w:rFonts w:ascii="宋体" w:hAnsi="宋体" w:eastAsia="宋体" w:cs="宋体"/>
              <w:spacing w:val="-8"/>
              <w:sz w:val="24"/>
              <w:szCs w:val="24"/>
            </w:rPr>
          </w:rPrChange>
        </w:rPr>
        <w:t>以上，防止工具伤人。</w:t>
      </w:r>
    </w:p>
    <w:p w14:paraId="049E7E74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254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253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55" w:author="随遇而安" w:date="2023-08-12T15:05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8.5.5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56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动土作业区域发现异常时，作业人员应立即撤出作业现场。</w:t>
      </w:r>
    </w:p>
    <w:p w14:paraId="1BC254E9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258" w:author="随遇而安" w:date="2023-08-12T15:05:51Z">
            <w:rPr>
              <w:rFonts w:ascii="宋体" w:hAnsi="宋体" w:eastAsia="宋体" w:cs="宋体"/>
              <w:sz w:val="24"/>
              <w:szCs w:val="24"/>
            </w:rPr>
          </w:rPrChange>
        </w:rPr>
        <w:pPrChange w:id="4257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59" w:author="随遇而安" w:date="2023-08-12T15:05:51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8.8.6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60" w:author="随遇而安" w:date="2023-08-12T15:05:51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动土作业结束后，应及时回填土石，恢复地面设施。</w:t>
      </w:r>
    </w:p>
    <w:p w14:paraId="1080F329">
      <w:pPr>
        <w:spacing w:before="182" w:line="360" w:lineRule="auto"/>
        <w:ind w:left="37"/>
        <w:outlineLvl w:val="0"/>
        <w:rPr>
          <w:rFonts w:ascii="宋体" w:hAnsi="宋体" w:eastAsia="宋体" w:cs="宋体"/>
          <w:sz w:val="24"/>
          <w:szCs w:val="24"/>
        </w:rPr>
        <w:pPrChange w:id="4261" w:author="36526" w:date="2024-11-06T20:22:41Z">
          <w:pPr>
            <w:spacing w:before="182" w:line="220" w:lineRule="auto"/>
            <w:ind w:left="37"/>
            <w:outlineLvl w:val="0"/>
          </w:pPr>
        </w:pPrChange>
      </w:pPr>
      <w:bookmarkStart w:id="116" w:name="bookmark14"/>
      <w:bookmarkEnd w:id="116"/>
      <w:bookmarkStart w:id="117" w:name="_Toc5995"/>
      <w:bookmarkStart w:id="118" w:name="_Toc27398"/>
      <w:bookmarkStart w:id="119" w:name="_Toc8644"/>
      <w:bookmarkStart w:id="120" w:name="_Toc110"/>
      <w:bookmarkStart w:id="121" w:name="_Toc4930"/>
      <w:bookmarkStart w:id="122" w:name="_Toc23053"/>
      <w:bookmarkStart w:id="123" w:name="_Toc32299"/>
      <w:bookmarkStart w:id="124" w:name="_Toc7775"/>
      <w:bookmarkStart w:id="125" w:name="_Toc9410"/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8.6.</w:t>
      </w:r>
      <w:r>
        <w:rPr>
          <w:rFonts w:ascii="宋体" w:hAnsi="宋体" w:eastAsia="宋体" w:cs="宋体"/>
          <w:spacing w:val="-1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紧急作业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</w:p>
    <w:p w14:paraId="7FB5391C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263" w:author="随遇而安" w:date="2023-08-12T15:07:18Z">
            <w:rPr>
              <w:rFonts w:ascii="宋体" w:hAnsi="宋体" w:eastAsia="宋体" w:cs="宋体"/>
              <w:sz w:val="24"/>
              <w:szCs w:val="24"/>
            </w:rPr>
          </w:rPrChange>
        </w:rPr>
        <w:pPrChange w:id="4262" w:author="36526" w:date="2024-11-06T20:22:41Z">
          <w:pPr>
            <w:spacing w:before="182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64" w:author="随遇而安" w:date="2023-08-12T15:07:18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>8.6.1</w:t>
      </w:r>
      <w:r>
        <w:rPr>
          <w:rFonts w:hint="eastAsia" w:ascii="仿宋" w:hAnsi="仿宋" w:eastAsia="仿宋" w:cs="仿宋"/>
          <w:spacing w:val="0"/>
          <w:w w:val="100"/>
          <w:sz w:val="28"/>
          <w:szCs w:val="24"/>
          <w:lang w:eastAsia="zh-CN"/>
          <w:rPrChange w:id="4265" w:author="随遇而安" w:date="2023-08-12T15:07:18Z">
            <w:rPr>
              <w:rFonts w:ascii="Times New Roman" w:hAnsi="Times New Roman" w:eastAsia="Times New Roman" w:cs="Times New Roman"/>
              <w:spacing w:val="25"/>
              <w:w w:val="10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66" w:author="随遇而安" w:date="2023-08-12T15:07:18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审批管理</w:t>
      </w:r>
    </w:p>
    <w:p w14:paraId="3A1F9DAE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268" w:author="随遇而安" w:date="2023-08-12T15:07:18Z">
            <w:rPr>
              <w:rFonts w:ascii="宋体" w:hAnsi="宋体" w:eastAsia="宋体" w:cs="宋体"/>
              <w:sz w:val="24"/>
              <w:szCs w:val="24"/>
            </w:rPr>
          </w:rPrChange>
        </w:rPr>
        <w:pPrChange w:id="4267" w:author="36526" w:date="2024-11-06T20:22:41Z">
          <w:pPr>
            <w:spacing w:before="182" w:line="220" w:lineRule="auto"/>
            <w:ind w:left="4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69" w:author="随遇而安" w:date="2023-08-12T15:07:1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70" w:author="随遇而安" w:date="2023-08-12T15:07:18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71" w:author="随遇而安" w:date="2023-08-12T15:07:18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）各单位应急作业应升级管理，应按下表进行作业审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72" w:author="随遇而安" w:date="2023-08-12T15:07:18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批，未经同意不得安排作业。</w:t>
      </w:r>
    </w:p>
    <w:p w14:paraId="3B86D6FC">
      <w:pPr>
        <w:autoSpaceDE/>
        <w:autoSpaceDN/>
        <w:spacing w:before="185" w:line="360" w:lineRule="auto"/>
        <w:ind w:left="0" w:firstLine="560" w:firstLineChars="200"/>
        <w:rPr>
          <w:del w:id="4274" w:author="随遇而安" w:date="2023-08-12T15:07:20Z"/>
          <w:rFonts w:hint="eastAsia" w:ascii="仿宋" w:hAnsi="仿宋" w:eastAsia="仿宋" w:cs="仿宋"/>
          <w:sz w:val="28"/>
          <w:szCs w:val="24"/>
          <w:lang w:eastAsia="zh-CN"/>
          <w:rPrChange w:id="4275" w:author="随遇而安" w:date="2023-08-12T15:07:18Z">
            <w:rPr>
              <w:del w:id="4276" w:author="随遇而安" w:date="2023-08-12T15:07:20Z"/>
              <w:rFonts w:ascii="宋体" w:hAnsi="宋体" w:eastAsia="宋体" w:cs="宋体"/>
              <w:sz w:val="24"/>
              <w:szCs w:val="24"/>
            </w:rPr>
          </w:rPrChange>
        </w:rPr>
        <w:pPrChange w:id="4273" w:author="36526" w:date="2024-11-06T20:22:41Z">
          <w:pPr>
            <w:spacing w:before="183" w:line="468" w:lineRule="exact"/>
            <w:ind w:left="4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277" w:author="随遇而安" w:date="2023-08-12T15:07:1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278" w:author="随遇而安" w:date="2023-08-12T15:07:18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279" w:author="随遇而安" w:date="2023-08-12T15:07:1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 xml:space="preserve">）第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280" w:author="随遇而安" w:date="2023-08-12T15:07:18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w w:val="100"/>
          <w:position w:val="0"/>
          <w:sz w:val="28"/>
          <w:szCs w:val="24"/>
          <w:lang w:eastAsia="zh-CN"/>
          <w:rPrChange w:id="4281" w:author="随遇而安" w:date="2023-08-12T15:07:18Z">
            <w:rPr>
              <w:rFonts w:ascii="Times New Roman" w:hAnsi="Times New Roman" w:eastAsia="Times New Roman" w:cs="Times New Roman"/>
              <w:spacing w:val="62"/>
              <w:w w:val="101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282" w:author="随遇而安" w:date="2023-08-12T15:07:18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项应急作业，项目负责人确认同意后，逐级报备区域、城服事业部安环管理</w:t>
      </w:r>
    </w:p>
    <w:p w14:paraId="56B20761">
      <w:pPr>
        <w:autoSpaceDE/>
        <w:autoSpaceDN/>
        <w:spacing w:before="185" w:line="360" w:lineRule="auto"/>
        <w:ind w:left="0" w:firstLine="560" w:firstLineChars="200"/>
        <w:rPr>
          <w:ins w:id="4284" w:author="随遇而安" w:date="2023-08-12T15:52:36Z"/>
          <w:del w:id="4285" w:author="36526" w:date="2024-11-06T20:32:37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4283" w:author="36526" w:date="2024-11-06T20:22:41Z">
          <w:pPr>
            <w:spacing w:before="1" w:line="219" w:lineRule="auto"/>
            <w:ind w:left="4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286" w:author="随遇而安" w:date="2023-08-12T15:07:18Z">
            <w:rPr>
              <w:rFonts w:ascii="宋体" w:hAnsi="宋体" w:eastAsia="宋体" w:cs="宋体"/>
              <w:spacing w:val="-12"/>
              <w:sz w:val="24"/>
              <w:szCs w:val="24"/>
            </w:rPr>
          </w:rPrChange>
        </w:rPr>
        <w:t>部。</w:t>
      </w:r>
    </w:p>
    <w:p w14:paraId="56B20761">
      <w:pPr>
        <w:autoSpaceDE/>
        <w:autoSpaceDN/>
        <w:spacing w:before="185" w:line="360" w:lineRule="auto"/>
        <w:ind w:left="0" w:firstLine="560" w:firstLineChars="200"/>
        <w:rPr>
          <w:ins w:id="4288" w:author="随遇而安" w:date="2023-08-12T15:52:36Z"/>
          <w:del w:id="4289" w:author="36526" w:date="2024-11-06T20:32:39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4287" w:author="36526" w:date="2024-11-06T20:32:37Z">
          <w:pPr>
            <w:spacing w:before="1" w:line="219" w:lineRule="auto"/>
            <w:ind w:left="41"/>
          </w:pPr>
        </w:pPrChange>
      </w:pPr>
      <w:ins w:id="4290" w:author="随遇而安" w:date="2023-08-12T15:52:36Z">
        <w:del w:id="4291" w:author="36526" w:date="2024-11-06T20:32:38Z">
          <w:r>
            <w:rPr>
              <w:rFonts w:hint="eastAsia" w:ascii="仿宋" w:hAnsi="仿宋" w:eastAsia="仿宋" w:cs="仿宋"/>
              <w:spacing w:val="0"/>
              <w:sz w:val="28"/>
              <w:szCs w:val="24"/>
              <w:lang w:eastAsia="zh-CN"/>
            </w:rPr>
            <w:br w:type="page"/>
          </w:r>
        </w:del>
      </w:ins>
    </w:p>
    <w:p w14:paraId="3633A6AF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4292" w:author="36526" w:date="2024-11-06T20:22:41Z">
          <w:pPr>
            <w:spacing w:before="1" w:line="219" w:lineRule="auto"/>
            <w:ind w:left="41"/>
          </w:pPr>
        </w:pPrChange>
      </w:pPr>
    </w:p>
    <w:p w14:paraId="002A747B">
      <w:pPr>
        <w:pStyle w:val="2"/>
        <w:spacing w:line="360" w:lineRule="auto"/>
        <w:rPr>
          <w:del w:id="4294" w:author="随遇而安" w:date="2023-08-12T15:07:50Z"/>
        </w:rPr>
        <w:pPrChange w:id="4293" w:author="36526" w:date="2024-11-06T20:22:41Z">
          <w:pPr>
            <w:pStyle w:val="2"/>
            <w:spacing w:line="273" w:lineRule="auto"/>
          </w:pPr>
        </w:pPrChange>
      </w:pPr>
    </w:p>
    <w:p w14:paraId="79166BED">
      <w:pPr>
        <w:pStyle w:val="2"/>
        <w:spacing w:line="360" w:lineRule="auto"/>
        <w:rPr>
          <w:del w:id="4296" w:author="随遇而安" w:date="2023-08-12T15:07:50Z"/>
        </w:rPr>
        <w:pPrChange w:id="4295" w:author="36526" w:date="2024-11-06T20:22:41Z">
          <w:pPr>
            <w:pStyle w:val="2"/>
            <w:spacing w:line="273" w:lineRule="auto"/>
          </w:pPr>
        </w:pPrChange>
      </w:pPr>
    </w:p>
    <w:p w14:paraId="343C5114">
      <w:pPr>
        <w:pStyle w:val="2"/>
        <w:spacing w:line="360" w:lineRule="auto"/>
        <w:rPr>
          <w:del w:id="4298" w:author="随遇而安" w:date="2023-08-12T15:07:50Z"/>
        </w:rPr>
        <w:pPrChange w:id="4297" w:author="36526" w:date="2024-11-06T20:22:41Z">
          <w:pPr>
            <w:pStyle w:val="2"/>
            <w:spacing w:line="273" w:lineRule="auto"/>
          </w:pPr>
        </w:pPrChange>
      </w:pPr>
    </w:p>
    <w:p w14:paraId="49961E68">
      <w:pPr>
        <w:pStyle w:val="2"/>
        <w:spacing w:line="360" w:lineRule="auto"/>
        <w:rPr>
          <w:del w:id="4300" w:author="随遇而安" w:date="2023-08-12T15:07:50Z"/>
        </w:rPr>
        <w:pPrChange w:id="4299" w:author="36526" w:date="2024-11-06T20:22:41Z">
          <w:pPr>
            <w:pStyle w:val="2"/>
            <w:spacing w:line="273" w:lineRule="auto"/>
          </w:pPr>
        </w:pPrChange>
      </w:pPr>
    </w:p>
    <w:p w14:paraId="056AD4AF">
      <w:pPr>
        <w:pStyle w:val="2"/>
        <w:spacing w:line="360" w:lineRule="auto"/>
        <w:rPr>
          <w:del w:id="4302" w:author="随遇而安" w:date="2023-08-12T15:07:50Z"/>
        </w:rPr>
        <w:pPrChange w:id="4301" w:author="36526" w:date="2024-11-06T20:22:41Z">
          <w:pPr>
            <w:pStyle w:val="2"/>
            <w:spacing w:line="273" w:lineRule="auto"/>
          </w:pPr>
        </w:pPrChange>
      </w:pPr>
    </w:p>
    <w:p w14:paraId="3F7D08E2">
      <w:pPr>
        <w:pStyle w:val="2"/>
        <w:spacing w:line="360" w:lineRule="auto"/>
        <w:rPr>
          <w:del w:id="4304" w:author="随遇而安" w:date="2023-08-12T15:07:50Z"/>
        </w:rPr>
        <w:pPrChange w:id="4303" w:author="36526" w:date="2024-11-06T20:22:41Z">
          <w:pPr>
            <w:pStyle w:val="2"/>
            <w:spacing w:line="273" w:lineRule="auto"/>
          </w:pPr>
        </w:pPrChange>
      </w:pPr>
    </w:p>
    <w:p w14:paraId="2483A1B8">
      <w:pPr>
        <w:pStyle w:val="2"/>
        <w:spacing w:line="360" w:lineRule="auto"/>
        <w:rPr>
          <w:del w:id="4306" w:author="随遇而安" w:date="2023-08-12T15:07:50Z"/>
        </w:rPr>
        <w:pPrChange w:id="4305" w:author="36526" w:date="2024-11-06T20:22:41Z">
          <w:pPr>
            <w:pStyle w:val="2"/>
            <w:spacing w:line="274" w:lineRule="auto"/>
          </w:pPr>
        </w:pPrChange>
      </w:pPr>
    </w:p>
    <w:p w14:paraId="4C38EED1">
      <w:pPr>
        <w:spacing w:before="68" w:line="360" w:lineRule="auto"/>
        <w:ind w:left="3523"/>
        <w:rPr>
          <w:rFonts w:ascii="宋体" w:hAnsi="宋体" w:eastAsia="宋体" w:cs="宋体"/>
          <w:sz w:val="21"/>
          <w:szCs w:val="21"/>
        </w:rPr>
        <w:pPrChange w:id="4307" w:author="36526" w:date="2024-11-06T20:22:41Z">
          <w:pPr>
            <w:spacing w:before="68" w:line="221" w:lineRule="auto"/>
            <w:ind w:left="3523"/>
          </w:pPr>
        </w:pPrChange>
      </w:pP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紧急作业审批管理程序</w:t>
      </w:r>
    </w:p>
    <w:p w14:paraId="4ADB82BC">
      <w:pPr>
        <w:spacing w:line="360" w:lineRule="auto"/>
        <w:rPr>
          <w:del w:id="4309" w:author="随遇而安" w:date="2023-08-12T14:24:34Z"/>
          <w:rFonts w:ascii="宋体" w:hAnsi="宋体" w:eastAsia="宋体" w:cs="宋体"/>
          <w:sz w:val="21"/>
          <w:szCs w:val="21"/>
        </w:rPr>
        <w:sectPr>
          <w:headerReference r:id="rId21" w:type="default"/>
          <w:footerReference r:id="rId22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4308" w:author="36526" w:date="2024-11-06T20:22:41Z">
          <w:pPr>
            <w:spacing w:line="221" w:lineRule="auto"/>
          </w:pPr>
        </w:pPrChange>
      </w:pPr>
    </w:p>
    <w:tbl>
      <w:tblPr>
        <w:tblStyle w:val="8"/>
        <w:tblW w:w="8780" w:type="dxa"/>
        <w:tblInd w:w="1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4101"/>
        <w:gridCol w:w="1697"/>
        <w:gridCol w:w="2276"/>
      </w:tblGrid>
      <w:tr w14:paraId="01E7A6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706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</w:tcBorders>
            <w:shd w:val="clear" w:color="auto" w:fill="D9D9D9"/>
            <w:vAlign w:val="top"/>
          </w:tcPr>
          <w:p w14:paraId="7871B555">
            <w:pPr>
              <w:spacing w:before="149" w:line="360" w:lineRule="auto"/>
              <w:ind w:left="161"/>
              <w:rPr>
                <w:rFonts w:ascii="宋体" w:hAnsi="宋体" w:eastAsia="宋体" w:cs="宋体"/>
                <w:sz w:val="18"/>
                <w:szCs w:val="18"/>
              </w:rPr>
              <w:pPrChange w:id="4310" w:author="36526" w:date="2024-11-06T20:22:41Z">
                <w:pPr>
                  <w:spacing w:before="149" w:line="221" w:lineRule="auto"/>
                  <w:ind w:left="161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4101" w:type="dxa"/>
            <w:tcBorders>
              <w:top w:val="single" w:color="000000" w:sz="10" w:space="0"/>
              <w:bottom w:val="single" w:color="000000" w:sz="10" w:space="0"/>
            </w:tcBorders>
            <w:shd w:val="clear" w:color="auto" w:fill="D9D9D9"/>
            <w:vAlign w:val="top"/>
          </w:tcPr>
          <w:p w14:paraId="664114BA">
            <w:pPr>
              <w:spacing w:before="149" w:line="360" w:lineRule="auto"/>
              <w:ind w:left="1508"/>
              <w:rPr>
                <w:rFonts w:ascii="宋体" w:hAnsi="宋体" w:eastAsia="宋体" w:cs="宋体"/>
                <w:sz w:val="18"/>
                <w:szCs w:val="18"/>
              </w:rPr>
              <w:pPrChange w:id="4311" w:author="36526" w:date="2024-11-06T20:22:41Z">
                <w:pPr>
                  <w:spacing w:before="149" w:line="220" w:lineRule="auto"/>
                  <w:ind w:left="1508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应急作业类别</w:t>
            </w:r>
          </w:p>
        </w:tc>
        <w:tc>
          <w:tcPr>
            <w:tcW w:w="1697" w:type="dxa"/>
            <w:tcBorders>
              <w:top w:val="single" w:color="000000" w:sz="10" w:space="0"/>
              <w:bottom w:val="single" w:color="000000" w:sz="10" w:space="0"/>
            </w:tcBorders>
            <w:shd w:val="clear" w:color="auto" w:fill="D9D9D9"/>
            <w:vAlign w:val="top"/>
          </w:tcPr>
          <w:p w14:paraId="43705EC8">
            <w:pPr>
              <w:spacing w:before="149" w:line="360" w:lineRule="auto"/>
              <w:ind w:left="595"/>
              <w:rPr>
                <w:rFonts w:ascii="宋体" w:hAnsi="宋体" w:eastAsia="宋体" w:cs="宋体"/>
                <w:sz w:val="18"/>
                <w:szCs w:val="18"/>
              </w:rPr>
              <w:pPrChange w:id="4312" w:author="36526" w:date="2024-11-06T20:22:41Z">
                <w:pPr>
                  <w:spacing w:before="149" w:line="220" w:lineRule="auto"/>
                  <w:ind w:left="595"/>
                </w:pPr>
              </w:pPrChange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审批人</w:t>
            </w:r>
          </w:p>
        </w:tc>
        <w:tc>
          <w:tcPr>
            <w:tcW w:w="2276" w:type="dxa"/>
            <w:tcBorders>
              <w:top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D9D9D9"/>
            <w:vAlign w:val="top"/>
          </w:tcPr>
          <w:p w14:paraId="61A8FB80">
            <w:pPr>
              <w:spacing w:before="149" w:line="360" w:lineRule="auto"/>
              <w:ind w:left="783"/>
              <w:rPr>
                <w:rFonts w:ascii="宋体" w:hAnsi="宋体" w:eastAsia="宋体" w:cs="宋体"/>
                <w:sz w:val="18"/>
                <w:szCs w:val="18"/>
              </w:rPr>
              <w:pPrChange w:id="4313" w:author="36526" w:date="2024-11-06T20:22:41Z">
                <w:pPr>
                  <w:spacing w:before="149" w:line="219" w:lineRule="auto"/>
                  <w:ind w:left="783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基本要求</w:t>
            </w:r>
          </w:p>
        </w:tc>
      </w:tr>
      <w:tr w14:paraId="519098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706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3532F6F">
            <w:pPr>
              <w:pStyle w:val="9"/>
              <w:spacing w:line="360" w:lineRule="auto"/>
              <w:pPrChange w:id="4314" w:author="36526" w:date="2024-11-06T20:22:41Z">
                <w:pPr>
                  <w:pStyle w:val="9"/>
                  <w:spacing w:line="350" w:lineRule="auto"/>
                </w:pPr>
              </w:pPrChange>
            </w:pPr>
          </w:p>
          <w:p w14:paraId="619E9183">
            <w:pPr>
              <w:spacing w:before="52" w:line="360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4315" w:author="36526" w:date="2024-11-06T20:22:41Z">
                <w:pPr>
                  <w:spacing w:before="52" w:line="188" w:lineRule="auto"/>
                  <w:ind w:left="301"/>
                </w:pPr>
              </w:pPrChange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101" w:type="dxa"/>
            <w:tcBorders>
              <w:top w:val="single" w:color="000000" w:sz="10" w:space="0"/>
            </w:tcBorders>
            <w:vAlign w:val="top"/>
          </w:tcPr>
          <w:p w14:paraId="2EF3652A">
            <w:pPr>
              <w:spacing w:before="54" w:line="360" w:lineRule="auto"/>
              <w:ind w:left="103" w:right="103" w:firstLine="3"/>
              <w:jc w:val="both"/>
              <w:rPr>
                <w:rFonts w:ascii="宋体" w:hAnsi="宋体" w:eastAsia="宋体" w:cs="宋体"/>
                <w:sz w:val="18"/>
                <w:szCs w:val="18"/>
              </w:rPr>
              <w:pPrChange w:id="4316" w:author="36526" w:date="2024-11-06T20:22:41Z">
                <w:pPr>
                  <w:spacing w:before="54" w:line="287" w:lineRule="auto"/>
                  <w:ind w:left="103" w:right="103" w:firstLine="3"/>
                  <w:jc w:val="both"/>
                </w:pPr>
              </w:pPrChange>
            </w:pP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非本单位服务合同范围，</w:t>
            </w:r>
            <w:r>
              <w:rPr>
                <w:rFonts w:ascii="宋体" w:hAnsi="宋体" w:eastAsia="宋体" w:cs="宋体"/>
                <w:spacing w:val="3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因承揽业务需要，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或应业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主、政府部门要求而参加的临时性或短期的环卫作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>业，如道路试扫、</w:t>
            </w:r>
            <w:r>
              <w:rPr>
                <w:rFonts w:ascii="宋体" w:hAnsi="宋体" w:eastAsia="宋体" w:cs="宋体"/>
                <w:spacing w:val="6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>隧道冲洗、快速路保洁等。</w:t>
            </w:r>
          </w:p>
        </w:tc>
        <w:tc>
          <w:tcPr>
            <w:tcW w:w="1697" w:type="dxa"/>
            <w:tcBorders>
              <w:top w:val="single" w:color="000000" w:sz="10" w:space="0"/>
            </w:tcBorders>
            <w:vAlign w:val="top"/>
          </w:tcPr>
          <w:p w14:paraId="48CE78FA">
            <w:pPr>
              <w:pStyle w:val="9"/>
              <w:spacing w:line="360" w:lineRule="auto"/>
              <w:pPrChange w:id="4317" w:author="36526" w:date="2024-11-06T20:22:41Z">
                <w:pPr>
                  <w:pStyle w:val="9"/>
                  <w:spacing w:line="307" w:lineRule="auto"/>
                </w:pPr>
              </w:pPrChange>
            </w:pPr>
          </w:p>
          <w:p w14:paraId="71D4552E">
            <w:pPr>
              <w:spacing w:before="58" w:line="360" w:lineRule="auto"/>
              <w:ind w:left="411"/>
              <w:rPr>
                <w:rFonts w:ascii="宋体" w:hAnsi="宋体" w:eastAsia="宋体" w:cs="宋体"/>
                <w:sz w:val="18"/>
                <w:szCs w:val="18"/>
              </w:rPr>
              <w:pPrChange w:id="4318" w:author="36526" w:date="2024-11-06T20:22:41Z">
                <w:pPr>
                  <w:spacing w:before="58" w:line="220" w:lineRule="auto"/>
                  <w:ind w:left="411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</w:t>
            </w:r>
          </w:p>
        </w:tc>
        <w:tc>
          <w:tcPr>
            <w:tcW w:w="2276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98CF2BB">
            <w:pPr>
              <w:spacing w:before="212" w:line="360" w:lineRule="auto"/>
              <w:ind w:left="118" w:right="169"/>
              <w:rPr>
                <w:rFonts w:ascii="宋体" w:hAnsi="宋体" w:eastAsia="宋体" w:cs="宋体"/>
                <w:sz w:val="18"/>
                <w:szCs w:val="18"/>
              </w:rPr>
              <w:pPrChange w:id="4319" w:author="36526" w:date="2024-11-06T20:22:41Z">
                <w:pPr>
                  <w:spacing w:before="212" w:line="270" w:lineRule="auto"/>
                  <w:ind w:left="118" w:right="169"/>
                </w:pPr>
              </w:pPrChange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作业前制定作业方案或安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全措施</w:t>
            </w:r>
          </w:p>
        </w:tc>
      </w:tr>
      <w:tr w14:paraId="0BDEA6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06" w:type="dxa"/>
            <w:tcBorders>
              <w:left w:val="single" w:color="000000" w:sz="10" w:space="0"/>
            </w:tcBorders>
            <w:vAlign w:val="top"/>
          </w:tcPr>
          <w:p w14:paraId="3FCC1904">
            <w:pPr>
              <w:spacing w:before="266" w:line="360" w:lineRule="auto"/>
              <w:ind w:left="293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4320" w:author="36526" w:date="2024-11-06T20:22:41Z">
                <w:pPr>
                  <w:spacing w:before="266" w:line="188" w:lineRule="auto"/>
                  <w:ind w:left="293"/>
                </w:pPr>
              </w:pPrChange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101" w:type="dxa"/>
            <w:vAlign w:val="top"/>
          </w:tcPr>
          <w:p w14:paraId="3AD9946F">
            <w:pPr>
              <w:spacing w:before="73" w:line="360" w:lineRule="auto"/>
              <w:ind w:left="105" w:right="103" w:hanging="2"/>
              <w:rPr>
                <w:rFonts w:ascii="宋体" w:hAnsi="宋体" w:eastAsia="宋体" w:cs="宋体"/>
                <w:sz w:val="18"/>
                <w:szCs w:val="18"/>
              </w:rPr>
              <w:pPrChange w:id="4321" w:author="36526" w:date="2024-11-06T20:22:41Z">
                <w:pPr>
                  <w:spacing w:before="73" w:line="270" w:lineRule="auto"/>
                  <w:ind w:left="105" w:right="103" w:hanging="2"/>
                </w:pPr>
              </w:pPrChange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政府临时安排的、项目公司无相应作业经验的新业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务，如消杀、隧道保洁等。</w:t>
            </w:r>
          </w:p>
        </w:tc>
        <w:tc>
          <w:tcPr>
            <w:tcW w:w="1697" w:type="dxa"/>
            <w:vAlign w:val="top"/>
          </w:tcPr>
          <w:p w14:paraId="6F7505EC">
            <w:pPr>
              <w:spacing w:before="229" w:line="360" w:lineRule="auto"/>
              <w:ind w:left="411"/>
              <w:rPr>
                <w:rFonts w:ascii="宋体" w:hAnsi="宋体" w:eastAsia="宋体" w:cs="宋体"/>
                <w:sz w:val="18"/>
                <w:szCs w:val="18"/>
              </w:rPr>
              <w:pPrChange w:id="4322" w:author="36526" w:date="2024-11-06T20:22:41Z">
                <w:pPr>
                  <w:spacing w:before="229" w:line="220" w:lineRule="auto"/>
                  <w:ind w:left="411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</w:t>
            </w:r>
          </w:p>
        </w:tc>
        <w:tc>
          <w:tcPr>
            <w:tcW w:w="2276" w:type="dxa"/>
            <w:tcBorders>
              <w:right w:val="single" w:color="000000" w:sz="10" w:space="0"/>
            </w:tcBorders>
            <w:vAlign w:val="top"/>
          </w:tcPr>
          <w:p w14:paraId="43EB46E5">
            <w:pPr>
              <w:spacing w:before="74" w:line="360" w:lineRule="auto"/>
              <w:ind w:left="118" w:right="97"/>
              <w:rPr>
                <w:rFonts w:ascii="宋体" w:hAnsi="宋体" w:eastAsia="宋体" w:cs="宋体"/>
                <w:sz w:val="18"/>
                <w:szCs w:val="18"/>
              </w:rPr>
              <w:pPrChange w:id="4323" w:author="36526" w:date="2024-11-06T20:22:41Z">
                <w:pPr>
                  <w:spacing w:before="74" w:line="270" w:lineRule="auto"/>
                  <w:ind w:left="118" w:right="97"/>
                </w:pPr>
              </w:pPrChange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作业前制定作业方案或安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全措施</w:t>
            </w:r>
          </w:p>
        </w:tc>
      </w:tr>
      <w:tr w14:paraId="37EE1C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706" w:type="dxa"/>
            <w:tcBorders>
              <w:left w:val="single" w:color="000000" w:sz="10" w:space="0"/>
            </w:tcBorders>
            <w:vAlign w:val="top"/>
          </w:tcPr>
          <w:p w14:paraId="11C0FE32">
            <w:pPr>
              <w:pStyle w:val="9"/>
              <w:spacing w:line="360" w:lineRule="auto"/>
              <w:pPrChange w:id="4324" w:author="36526" w:date="2024-11-06T20:22:41Z">
                <w:pPr>
                  <w:pStyle w:val="9"/>
                  <w:spacing w:line="251" w:lineRule="auto"/>
                </w:pPr>
              </w:pPrChange>
            </w:pPr>
          </w:p>
          <w:p w14:paraId="60429657">
            <w:pPr>
              <w:spacing w:before="52" w:line="360" w:lineRule="auto"/>
              <w:ind w:left="292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4325" w:author="36526" w:date="2024-11-06T20:22:41Z">
                <w:pPr>
                  <w:spacing w:before="52" w:line="188" w:lineRule="auto"/>
                  <w:ind w:left="292"/>
                </w:pPr>
              </w:pPrChange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01" w:type="dxa"/>
            <w:vAlign w:val="top"/>
          </w:tcPr>
          <w:p w14:paraId="43E3E092">
            <w:pPr>
              <w:spacing w:before="74" w:line="360" w:lineRule="auto"/>
              <w:ind w:left="113" w:right="108" w:hanging="9"/>
              <w:rPr>
                <w:rFonts w:ascii="宋体" w:hAnsi="宋体" w:eastAsia="宋体" w:cs="宋体"/>
                <w:sz w:val="18"/>
                <w:szCs w:val="18"/>
              </w:rPr>
              <w:pPrChange w:id="4326" w:author="36526" w:date="2024-11-06T20:22:41Z">
                <w:pPr>
                  <w:spacing w:before="74" w:line="270" w:lineRule="auto"/>
                  <w:ind w:left="113" w:right="108" w:hanging="9"/>
                </w:pPr>
              </w:pPrChange>
            </w:pP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>应政府部门要求参加的突发公共事件应急救援抢</w:t>
            </w:r>
            <w:del w:id="4327" w:author="随遇而安" w:date="2023-08-12T15:08:28Z">
              <w:r>
                <w:rPr>
                  <w:rFonts w:ascii="宋体" w:hAnsi="宋体" w:eastAsia="宋体" w:cs="宋体"/>
                  <w:spacing w:val="17"/>
                  <w:sz w:val="18"/>
                  <w:szCs w:val="18"/>
                </w:rPr>
                <w:delText xml:space="preserve"> </w:delText>
              </w:r>
            </w:del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险行动，如森林火灾救援、城市火灾救援等。</w:t>
            </w:r>
          </w:p>
        </w:tc>
        <w:tc>
          <w:tcPr>
            <w:tcW w:w="1697" w:type="dxa"/>
            <w:vAlign w:val="top"/>
          </w:tcPr>
          <w:p w14:paraId="72734EE5">
            <w:pPr>
              <w:spacing w:before="268" w:line="360" w:lineRule="auto"/>
              <w:ind w:left="411"/>
              <w:rPr>
                <w:rFonts w:ascii="宋体" w:hAnsi="宋体" w:eastAsia="宋体" w:cs="宋体"/>
                <w:sz w:val="18"/>
                <w:szCs w:val="18"/>
              </w:rPr>
              <w:pPrChange w:id="4328" w:author="36526" w:date="2024-11-06T20:22:41Z">
                <w:pPr>
                  <w:spacing w:before="268" w:line="220" w:lineRule="auto"/>
                  <w:ind w:left="411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</w:t>
            </w:r>
          </w:p>
        </w:tc>
        <w:tc>
          <w:tcPr>
            <w:tcW w:w="2276" w:type="dxa"/>
            <w:tcBorders>
              <w:right w:val="single" w:color="000000" w:sz="10" w:space="0"/>
            </w:tcBorders>
            <w:vAlign w:val="top"/>
          </w:tcPr>
          <w:p w14:paraId="44C493EC">
            <w:pPr>
              <w:spacing w:before="112" w:line="360" w:lineRule="auto"/>
              <w:ind w:left="120" w:right="97" w:firstLine="16"/>
              <w:rPr>
                <w:rFonts w:ascii="宋体" w:hAnsi="宋体" w:eastAsia="宋体" w:cs="宋体"/>
                <w:sz w:val="18"/>
                <w:szCs w:val="18"/>
              </w:rPr>
              <w:pPrChange w:id="4329" w:author="36526" w:date="2024-11-06T20:22:41Z">
                <w:pPr>
                  <w:spacing w:before="112" w:line="270" w:lineRule="auto"/>
                  <w:ind w:left="120" w:right="97" w:firstLine="16"/>
                </w:pPr>
              </w:pPrChange>
            </w:pP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>向区域、事业部安环管理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部报备</w:t>
            </w:r>
          </w:p>
        </w:tc>
      </w:tr>
      <w:tr w14:paraId="0F7735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706" w:type="dxa"/>
            <w:tcBorders>
              <w:left w:val="single" w:color="000000" w:sz="10" w:space="0"/>
            </w:tcBorders>
            <w:vAlign w:val="top"/>
          </w:tcPr>
          <w:p w14:paraId="785C4BC4">
            <w:pPr>
              <w:pStyle w:val="9"/>
              <w:spacing w:line="360" w:lineRule="auto"/>
              <w:pPrChange w:id="4330" w:author="36526" w:date="2024-11-06T20:22:41Z">
                <w:pPr>
                  <w:pStyle w:val="9"/>
                  <w:spacing w:line="263" w:lineRule="auto"/>
                </w:pPr>
              </w:pPrChange>
            </w:pPr>
          </w:p>
          <w:p w14:paraId="212B2710">
            <w:pPr>
              <w:pStyle w:val="9"/>
              <w:spacing w:line="360" w:lineRule="auto"/>
              <w:pPrChange w:id="4331" w:author="36526" w:date="2024-11-06T20:22:41Z">
                <w:pPr>
                  <w:pStyle w:val="9"/>
                  <w:spacing w:line="264" w:lineRule="auto"/>
                </w:pPr>
              </w:pPrChange>
            </w:pPr>
          </w:p>
          <w:p w14:paraId="7CF13101">
            <w:pPr>
              <w:spacing w:before="52" w:line="360" w:lineRule="auto"/>
              <w:ind w:left="293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4332" w:author="36526" w:date="2024-11-06T20:22:41Z">
                <w:pPr>
                  <w:spacing w:before="52" w:line="188" w:lineRule="auto"/>
                  <w:ind w:left="293"/>
                </w:pPr>
              </w:pPrChange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01" w:type="dxa"/>
            <w:vAlign w:val="top"/>
          </w:tcPr>
          <w:p w14:paraId="1684641E">
            <w:pPr>
              <w:spacing w:before="78" w:line="360" w:lineRule="auto"/>
              <w:ind w:left="107" w:right="64" w:firstLine="11"/>
              <w:jc w:val="both"/>
              <w:rPr>
                <w:rFonts w:ascii="宋体" w:hAnsi="宋体" w:eastAsia="宋体" w:cs="宋体"/>
                <w:sz w:val="18"/>
                <w:szCs w:val="18"/>
              </w:rPr>
              <w:pPrChange w:id="4333" w:author="36526" w:date="2024-11-06T20:22:41Z">
                <w:pPr>
                  <w:spacing w:before="78" w:line="297" w:lineRule="auto"/>
                  <w:ind w:left="107" w:right="64" w:firstLine="11"/>
                  <w:jc w:val="both"/>
                </w:pPr>
              </w:pPrChange>
            </w:pP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>因工作需要而临时指派员工到其固定作业区域以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外的高风险区域工作， 或安排员工临时从事其无相</w:t>
            </w:r>
            <w:r>
              <w:rPr>
                <w:rFonts w:ascii="宋体" w:hAnsi="宋体" w:eastAsia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关作业经验工作，如安排一般保洁人员到快速路、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隧道、河道等高风险路段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/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区域作业。</w:t>
            </w:r>
          </w:p>
        </w:tc>
        <w:tc>
          <w:tcPr>
            <w:tcW w:w="1697" w:type="dxa"/>
            <w:vAlign w:val="top"/>
          </w:tcPr>
          <w:p w14:paraId="40E9FC66">
            <w:pPr>
              <w:pStyle w:val="9"/>
              <w:spacing w:line="360" w:lineRule="auto"/>
              <w:pPrChange w:id="4334" w:author="36526" w:date="2024-11-06T20:22:41Z">
                <w:pPr>
                  <w:pStyle w:val="9"/>
                  <w:spacing w:line="329" w:lineRule="auto"/>
                </w:pPr>
              </w:pPrChange>
            </w:pPr>
          </w:p>
          <w:p w14:paraId="4F5935E1">
            <w:pPr>
              <w:spacing w:before="58" w:line="360" w:lineRule="auto"/>
              <w:ind w:left="117" w:right="99" w:firstLine="4"/>
              <w:rPr>
                <w:rFonts w:ascii="宋体" w:hAnsi="宋体" w:eastAsia="宋体" w:cs="宋体"/>
                <w:sz w:val="18"/>
                <w:szCs w:val="18"/>
              </w:rPr>
              <w:pPrChange w:id="4335" w:author="36526" w:date="2024-11-06T20:22:41Z">
                <w:pPr>
                  <w:spacing w:before="58" w:line="270" w:lineRule="auto"/>
                  <w:ind w:left="117" w:right="99" w:firstLine="4"/>
                </w:pPr>
              </w:pPrChange>
            </w:pP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>员工所属片区</w:t>
            </w:r>
            <w:r>
              <w:rPr>
                <w:rFonts w:ascii="Times New Roman" w:hAnsi="Times New Roman" w:eastAsia="Times New Roman" w:cs="Times New Roman"/>
                <w:spacing w:val="19"/>
                <w:sz w:val="18"/>
                <w:szCs w:val="18"/>
              </w:rPr>
              <w:t>/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>队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或作业中心负责人</w:t>
            </w:r>
          </w:p>
        </w:tc>
        <w:tc>
          <w:tcPr>
            <w:tcW w:w="2276" w:type="dxa"/>
            <w:tcBorders>
              <w:right w:val="single" w:color="000000" w:sz="10" w:space="0"/>
            </w:tcBorders>
            <w:vAlign w:val="top"/>
          </w:tcPr>
          <w:p w14:paraId="746AD3EC">
            <w:pPr>
              <w:pStyle w:val="9"/>
              <w:spacing w:line="360" w:lineRule="auto"/>
              <w:pPrChange w:id="4336" w:author="36526" w:date="2024-11-06T20:22:41Z">
                <w:pPr>
                  <w:pStyle w:val="9"/>
                  <w:spacing w:line="242" w:lineRule="auto"/>
                </w:pPr>
              </w:pPrChange>
            </w:pPr>
          </w:p>
          <w:p w14:paraId="64C54F59">
            <w:pPr>
              <w:pStyle w:val="9"/>
              <w:spacing w:line="360" w:lineRule="auto"/>
              <w:rPr>
                <w:del w:id="4338" w:author="36526" w:date="2024-11-06T20:33:04Z"/>
              </w:rPr>
              <w:pPrChange w:id="4337" w:author="36526" w:date="2024-11-06T20:22:41Z">
                <w:pPr>
                  <w:pStyle w:val="9"/>
                  <w:spacing w:line="242" w:lineRule="auto"/>
                </w:pPr>
              </w:pPrChange>
            </w:pPr>
          </w:p>
          <w:p w14:paraId="23D2958C">
            <w:pPr>
              <w:spacing w:before="58" w:line="36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  <w:pPrChange w:id="4339" w:author="36526" w:date="2024-11-06T20:22:41Z">
                <w:pPr>
                  <w:spacing w:before="58" w:line="220" w:lineRule="auto"/>
                  <w:ind w:left="121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不得安排单人作业</w:t>
            </w:r>
          </w:p>
        </w:tc>
      </w:tr>
      <w:tr w14:paraId="3B6905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706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7E08B612">
            <w:pPr>
              <w:pStyle w:val="9"/>
              <w:spacing w:line="360" w:lineRule="auto"/>
              <w:pPrChange w:id="4340" w:author="36526" w:date="2024-11-06T20:22:41Z">
                <w:pPr>
                  <w:pStyle w:val="9"/>
                  <w:spacing w:line="380" w:lineRule="auto"/>
                </w:pPr>
              </w:pPrChange>
            </w:pPr>
          </w:p>
          <w:p w14:paraId="096C049E">
            <w:pPr>
              <w:spacing w:before="52" w:line="360" w:lineRule="auto"/>
              <w:ind w:left="295"/>
              <w:rPr>
                <w:rFonts w:ascii="Times New Roman" w:hAnsi="Times New Roman" w:eastAsia="Times New Roman" w:cs="Times New Roman"/>
                <w:sz w:val="18"/>
                <w:szCs w:val="18"/>
              </w:rPr>
              <w:pPrChange w:id="4341" w:author="36526" w:date="2024-11-06T20:22:41Z">
                <w:pPr>
                  <w:spacing w:before="52" w:line="185" w:lineRule="auto"/>
                  <w:ind w:left="295"/>
                </w:pPr>
              </w:pPrChange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01" w:type="dxa"/>
            <w:tcBorders>
              <w:bottom w:val="single" w:color="000000" w:sz="10" w:space="0"/>
            </w:tcBorders>
            <w:vAlign w:val="top"/>
          </w:tcPr>
          <w:p w14:paraId="179E22C2">
            <w:pPr>
              <w:spacing w:before="82" w:line="360" w:lineRule="auto"/>
              <w:ind w:left="103" w:right="103" w:firstLine="2"/>
              <w:jc w:val="both"/>
              <w:rPr>
                <w:rFonts w:ascii="宋体" w:hAnsi="宋体" w:eastAsia="宋体" w:cs="宋体"/>
                <w:sz w:val="18"/>
                <w:szCs w:val="18"/>
              </w:rPr>
              <w:pPrChange w:id="4342" w:author="36526" w:date="2024-11-06T20:22:41Z">
                <w:pPr>
                  <w:spacing w:before="82" w:line="287" w:lineRule="auto"/>
                  <w:ind w:left="103" w:right="103" w:firstLine="2"/>
                  <w:jc w:val="both"/>
                </w:pPr>
              </w:pPrChange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指派员工进行的其它临时性、紧急性作业，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 xml:space="preserve"> 如道路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遗撒清理、临时清理垃圾点位的暴增垃圾、政府迎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检突击保障任务等。</w:t>
            </w:r>
          </w:p>
        </w:tc>
        <w:tc>
          <w:tcPr>
            <w:tcW w:w="1697" w:type="dxa"/>
            <w:tcBorders>
              <w:bottom w:val="single" w:color="000000" w:sz="10" w:space="0"/>
            </w:tcBorders>
            <w:vAlign w:val="top"/>
          </w:tcPr>
          <w:p w14:paraId="78D18851">
            <w:pPr>
              <w:spacing w:before="239" w:line="360" w:lineRule="auto"/>
              <w:ind w:left="117" w:right="99" w:firstLine="4"/>
              <w:rPr>
                <w:rFonts w:ascii="宋体" w:hAnsi="宋体" w:eastAsia="宋体" w:cs="宋体"/>
                <w:sz w:val="18"/>
                <w:szCs w:val="18"/>
              </w:rPr>
              <w:pPrChange w:id="4343" w:author="36526" w:date="2024-11-06T20:22:41Z">
                <w:pPr>
                  <w:spacing w:before="239" w:line="270" w:lineRule="auto"/>
                  <w:ind w:left="117" w:right="99" w:firstLine="4"/>
                </w:pPr>
              </w:pPrChange>
            </w:pP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>员工所属片区</w:t>
            </w:r>
            <w:r>
              <w:rPr>
                <w:rFonts w:ascii="Times New Roman" w:hAnsi="Times New Roman" w:eastAsia="Times New Roman" w:cs="Times New Roman"/>
                <w:spacing w:val="19"/>
                <w:sz w:val="18"/>
                <w:szCs w:val="18"/>
              </w:rPr>
              <w:t>/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>队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或作业中心负责人</w:t>
            </w:r>
          </w:p>
        </w:tc>
        <w:tc>
          <w:tcPr>
            <w:tcW w:w="2276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DB8DA4B">
            <w:pPr>
              <w:pStyle w:val="9"/>
              <w:spacing w:line="360" w:lineRule="auto"/>
              <w:pPrChange w:id="4344" w:author="36526" w:date="2024-11-06T20:22:41Z">
                <w:pPr>
                  <w:pStyle w:val="9"/>
                  <w:spacing w:line="335" w:lineRule="auto"/>
                </w:pPr>
              </w:pPrChange>
            </w:pPr>
          </w:p>
          <w:p w14:paraId="7C6DB62E">
            <w:pPr>
              <w:spacing w:before="58" w:line="36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  <w:pPrChange w:id="4345" w:author="36526" w:date="2024-11-06T20:22:41Z">
                <w:pPr>
                  <w:spacing w:before="58" w:line="220" w:lineRule="auto"/>
                  <w:ind w:left="121"/>
                </w:pPr>
              </w:pPrChange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不得安排单人作业</w:t>
            </w:r>
          </w:p>
        </w:tc>
      </w:tr>
    </w:tbl>
    <w:p w14:paraId="0E99BC28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347" w:author="随遇而安" w:date="2023-08-12T15:07:46Z">
            <w:rPr>
              <w:rFonts w:ascii="宋体" w:hAnsi="宋体" w:eastAsia="宋体" w:cs="宋体"/>
              <w:sz w:val="24"/>
              <w:szCs w:val="24"/>
            </w:rPr>
          </w:rPrChange>
        </w:rPr>
        <w:pPrChange w:id="4346" w:author="36526" w:date="2024-11-06T20:22:41Z">
          <w:pPr>
            <w:spacing w:before="115" w:line="220" w:lineRule="auto"/>
            <w:ind w:left="43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48" w:author="随遇而安" w:date="2023-08-12T15:07:46Z"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</w:rPrChange>
        </w:rPr>
        <w:t xml:space="preserve">8.6.2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49" w:author="随遇而安" w:date="2023-08-12T15:07:4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作业准备</w:t>
      </w:r>
    </w:p>
    <w:p w14:paraId="7F7422EB">
      <w:pPr>
        <w:autoSpaceDE/>
        <w:autoSpaceDN/>
        <w:spacing w:before="185" w:line="360" w:lineRule="auto"/>
        <w:ind w:right="0" w:firstLine="560" w:firstLineChars="200"/>
        <w:jc w:val="left"/>
        <w:rPr>
          <w:del w:id="4351" w:author="随遇而安" w:date="2023-08-12T15:08:04Z"/>
          <w:rFonts w:hint="eastAsia" w:ascii="仿宋" w:hAnsi="仿宋" w:eastAsia="仿宋" w:cs="仿宋"/>
          <w:sz w:val="28"/>
          <w:szCs w:val="24"/>
          <w:lang w:eastAsia="zh-CN"/>
          <w:rPrChange w:id="4352" w:author="随遇而安" w:date="2023-08-12T15:07:46Z">
            <w:rPr>
              <w:del w:id="4353" w:author="随遇而安" w:date="2023-08-12T15:08:04Z"/>
              <w:rFonts w:ascii="宋体" w:hAnsi="宋体" w:eastAsia="宋体" w:cs="宋体"/>
              <w:sz w:val="24"/>
              <w:szCs w:val="24"/>
            </w:rPr>
          </w:rPrChange>
        </w:rPr>
        <w:pPrChange w:id="4350" w:author="36526" w:date="2024-11-06T20:22:41Z">
          <w:pPr>
            <w:spacing w:before="181" w:line="468" w:lineRule="exact"/>
            <w:ind w:right="28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54" w:author="随遇而安" w:date="2023-08-12T15:07:46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55" w:author="随遇而安" w:date="2023-08-12T15:07:46Z">
            <w:rPr>
              <w:rFonts w:ascii="Times New Roman" w:hAnsi="Times New Roman" w:eastAsia="Times New Roman" w:cs="Times New Roman"/>
              <w:spacing w:val="-7"/>
              <w:position w:val="17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56" w:author="随遇而安" w:date="2023-08-12T15:07:46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 xml:space="preserve">）第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57" w:author="随遇而安" w:date="2023-08-12T15:07:46Z">
            <w:rPr>
              <w:rFonts w:ascii="Times New Roman" w:hAnsi="Times New Roman" w:eastAsia="Times New Roman" w:cs="Times New Roman"/>
              <w:spacing w:val="-7"/>
              <w:position w:val="17"/>
              <w:sz w:val="24"/>
              <w:szCs w:val="24"/>
            </w:rPr>
          </w:rPrChange>
        </w:rPr>
        <w:t>1~2</w:t>
      </w:r>
      <w:r>
        <w:rPr>
          <w:rFonts w:hint="eastAsia" w:ascii="仿宋" w:hAnsi="仿宋" w:eastAsia="仿宋" w:cs="仿宋"/>
          <w:spacing w:val="0"/>
          <w:w w:val="100"/>
          <w:position w:val="0"/>
          <w:sz w:val="28"/>
          <w:szCs w:val="24"/>
          <w:lang w:eastAsia="zh-CN"/>
          <w:rPrChange w:id="4358" w:author="随遇而安" w:date="2023-08-12T15:07:46Z">
            <w:rPr>
              <w:rFonts w:ascii="Times New Roman" w:hAnsi="Times New Roman" w:eastAsia="Times New Roman" w:cs="Times New Roman"/>
              <w:spacing w:val="61"/>
              <w:w w:val="101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59" w:author="随遇而安" w:date="2023-08-12T15:07:46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>项紧急作业，应由项目负责人确认同意，</w:t>
      </w:r>
      <w:del w:id="4360" w:author="随遇而安" w:date="2023-08-12T15:08:02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361" w:author="随遇而安" w:date="2023-08-12T15:07:46Z">
              <w:rPr>
                <w:rFonts w:ascii="宋体" w:hAnsi="宋体" w:eastAsia="宋体" w:cs="宋体"/>
                <w:spacing w:val="69"/>
                <w:position w:val="1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62" w:author="随遇而安" w:date="2023-08-12T15:07:46Z">
            <w:rPr>
              <w:rFonts w:ascii="宋体" w:hAnsi="宋体" w:eastAsia="宋体" w:cs="宋体"/>
              <w:spacing w:val="-7"/>
              <w:position w:val="17"/>
              <w:sz w:val="24"/>
              <w:szCs w:val="24"/>
            </w:rPr>
          </w:rPrChange>
        </w:rPr>
        <w:t>并至少有项目业务主管领导</w:t>
      </w:r>
    </w:p>
    <w:p w14:paraId="5BA6D0CD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364" w:author="随遇而安" w:date="2023-08-12T15:07:46Z">
            <w:rPr>
              <w:rFonts w:ascii="宋体" w:hAnsi="宋体" w:eastAsia="宋体" w:cs="宋体"/>
              <w:sz w:val="24"/>
              <w:szCs w:val="24"/>
            </w:rPr>
          </w:rPrChange>
        </w:rPr>
        <w:pPrChange w:id="4363" w:author="36526" w:date="2024-11-06T20:22:41Z">
          <w:pPr>
            <w:spacing w:line="219" w:lineRule="auto"/>
            <w:ind w:left="44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65" w:author="随遇而安" w:date="2023-08-12T15:07:4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（作业中心负责人及以上管理人员）组织现场安全确认后方可安排作业。</w:t>
      </w:r>
    </w:p>
    <w:p w14:paraId="567DE49B">
      <w:pPr>
        <w:autoSpaceDE/>
        <w:autoSpaceDN/>
        <w:spacing w:before="185" w:line="360" w:lineRule="auto"/>
        <w:ind w:right="0" w:firstLine="560" w:firstLineChars="200"/>
        <w:jc w:val="left"/>
        <w:rPr>
          <w:del w:id="4367" w:author="随遇而安" w:date="2023-08-12T15:08:11Z"/>
          <w:rFonts w:hint="eastAsia" w:ascii="仿宋" w:hAnsi="仿宋" w:eastAsia="仿宋" w:cs="仿宋"/>
          <w:sz w:val="28"/>
          <w:szCs w:val="24"/>
          <w:lang w:eastAsia="zh-CN"/>
          <w:rPrChange w:id="4368" w:author="随遇而安" w:date="2023-08-12T15:07:46Z">
            <w:rPr>
              <w:del w:id="4369" w:author="随遇而安" w:date="2023-08-12T15:08:11Z"/>
              <w:rFonts w:ascii="宋体" w:hAnsi="宋体" w:eastAsia="宋体" w:cs="宋体"/>
              <w:sz w:val="24"/>
              <w:szCs w:val="24"/>
            </w:rPr>
          </w:rPrChange>
        </w:rPr>
        <w:pPrChange w:id="4366" w:author="36526" w:date="2024-11-06T20:22:41Z">
          <w:pPr>
            <w:spacing w:before="182" w:line="468" w:lineRule="exact"/>
            <w:ind w:right="29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70" w:author="随遇而安" w:date="2023-08-12T15:07:46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71" w:author="随遇而安" w:date="2023-08-12T15:07:46Z">
            <w:rPr>
              <w:rFonts w:ascii="Times New Roman" w:hAnsi="Times New Roman" w:eastAsia="Times New Roman" w:cs="Times New Roman"/>
              <w:spacing w:val="-2"/>
              <w:position w:val="16"/>
              <w:sz w:val="24"/>
              <w:szCs w:val="24"/>
            </w:rPr>
          </w:rPrChange>
        </w:rPr>
        <w:t>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72" w:author="随遇而安" w:date="2023-08-12T15:07:46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 xml:space="preserve">）第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73" w:author="随遇而安" w:date="2023-08-12T15:07:46Z">
            <w:rPr>
              <w:rFonts w:ascii="Times New Roman" w:hAnsi="Times New Roman" w:eastAsia="Times New Roman" w:cs="Times New Roman"/>
              <w:spacing w:val="-2"/>
              <w:position w:val="16"/>
              <w:sz w:val="24"/>
              <w:szCs w:val="24"/>
            </w:rPr>
          </w:rPrChange>
        </w:rPr>
        <w:t>1~2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74" w:author="随遇而安" w:date="2023-08-12T15:07:46Z">
            <w:rPr>
              <w:rFonts w:ascii="Times New Roman" w:hAnsi="Times New Roman" w:eastAsia="Times New Roman" w:cs="Times New Roman"/>
              <w:spacing w:val="60"/>
              <w:position w:val="1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75" w:author="随遇而安" w:date="2023-08-12T15:07:46Z">
            <w:rPr>
              <w:rFonts w:ascii="宋体" w:hAnsi="宋体" w:eastAsia="宋体" w:cs="宋体"/>
              <w:spacing w:val="-2"/>
              <w:position w:val="16"/>
              <w:sz w:val="24"/>
              <w:szCs w:val="24"/>
            </w:rPr>
          </w:rPrChange>
        </w:rPr>
        <w:t>项紧急作业，应于作业前，应至少由项目业务主管领导组织开展作业</w:t>
      </w:r>
    </w:p>
    <w:p w14:paraId="155F6282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377" w:author="随遇而安" w:date="2023-08-12T15:07:46Z">
            <w:rPr>
              <w:rFonts w:ascii="宋体" w:hAnsi="宋体" w:eastAsia="宋体" w:cs="宋体"/>
              <w:sz w:val="24"/>
              <w:szCs w:val="24"/>
            </w:rPr>
          </w:rPrChange>
        </w:rPr>
        <w:pPrChange w:id="4376" w:author="36526" w:date="2024-11-06T20:22:41Z">
          <w:pPr>
            <w:spacing w:before="1" w:line="219" w:lineRule="auto"/>
            <w:ind w:left="4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78" w:author="随遇而安" w:date="2023-08-12T15:07:4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前风险识别，制定风险管控措施，并向作业人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79" w:author="随遇而安" w:date="2023-08-12T15:07:46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员交底。</w:t>
      </w:r>
    </w:p>
    <w:p w14:paraId="5C81850D">
      <w:pPr>
        <w:autoSpaceDE/>
        <w:autoSpaceDN/>
        <w:spacing w:before="185" w:line="360" w:lineRule="auto"/>
        <w:ind w:right="0" w:firstLine="560" w:firstLineChars="200"/>
        <w:jc w:val="left"/>
        <w:rPr>
          <w:del w:id="4381" w:author="随遇而安" w:date="2023-08-12T15:08:14Z"/>
          <w:rFonts w:hint="eastAsia" w:ascii="仿宋" w:hAnsi="仿宋" w:eastAsia="仿宋" w:cs="仿宋"/>
          <w:sz w:val="28"/>
          <w:szCs w:val="24"/>
          <w:lang w:eastAsia="zh-CN"/>
          <w:rPrChange w:id="4382" w:author="随遇而安" w:date="2023-08-12T15:07:46Z">
            <w:rPr>
              <w:del w:id="4383" w:author="随遇而安" w:date="2023-08-12T15:08:14Z"/>
              <w:rFonts w:ascii="宋体" w:hAnsi="宋体" w:eastAsia="宋体" w:cs="宋体"/>
              <w:sz w:val="24"/>
              <w:szCs w:val="24"/>
            </w:rPr>
          </w:rPrChange>
        </w:rPr>
        <w:pPrChange w:id="4380" w:author="36526" w:date="2024-11-06T20:22:41Z">
          <w:pPr>
            <w:spacing w:before="183" w:line="468" w:lineRule="exact"/>
            <w:ind w:right="27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84" w:author="随遇而安" w:date="2023-08-12T15:07:46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85" w:author="随遇而安" w:date="2023-08-12T15:07:46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86" w:author="随遇而安" w:date="2023-08-12T15:07:46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 xml:space="preserve">）第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87" w:author="随遇而安" w:date="2023-08-12T15:07:46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1~2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88" w:author="随遇而安" w:date="2023-08-12T15:07:46Z">
            <w:rPr>
              <w:rFonts w:ascii="Times New Roman" w:hAnsi="Times New Roman" w:eastAsia="Times New Roman" w:cs="Times New Roman"/>
              <w:spacing w:val="28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89" w:author="随遇而安" w:date="2023-08-12T15:07:46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项紧急作业时间超过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90" w:author="随遇而安" w:date="2023-08-12T15:07:46Z">
            <w:rPr>
              <w:rFonts w:ascii="宋体" w:hAnsi="宋体" w:eastAsia="宋体" w:cs="宋体"/>
              <w:spacing w:val="-36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91" w:author="随遇而安" w:date="2023-08-12T15:07:46Z">
            <w:rPr>
              <w:rFonts w:ascii="Times New Roman" w:hAnsi="Times New Roman" w:eastAsia="Times New Roman" w:cs="Times New Roman"/>
              <w:spacing w:val="-2"/>
              <w:position w:val="17"/>
              <w:sz w:val="24"/>
              <w:szCs w:val="24"/>
            </w:rPr>
          </w:rPrChange>
        </w:rPr>
        <w:t>7</w:t>
      </w:r>
      <w:r>
        <w:rPr>
          <w:rFonts w:hint="eastAsia" w:ascii="仿宋" w:hAnsi="仿宋" w:eastAsia="仿宋" w:cs="仿宋"/>
          <w:spacing w:val="0"/>
          <w:w w:val="100"/>
          <w:position w:val="0"/>
          <w:sz w:val="28"/>
          <w:szCs w:val="24"/>
          <w:lang w:eastAsia="zh-CN"/>
          <w:rPrChange w:id="4392" w:author="随遇而安" w:date="2023-08-12T15:07:46Z">
            <w:rPr>
              <w:rFonts w:ascii="Times New Roman" w:hAnsi="Times New Roman" w:eastAsia="Times New Roman" w:cs="Times New Roman"/>
              <w:spacing w:val="28"/>
              <w:w w:val="101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93" w:author="随遇而安" w:date="2023-08-12T15:07:46Z">
            <w:rPr>
              <w:rFonts w:ascii="宋体" w:hAnsi="宋体" w:eastAsia="宋体" w:cs="宋体"/>
              <w:spacing w:val="-2"/>
              <w:position w:val="17"/>
              <w:sz w:val="24"/>
              <w:szCs w:val="24"/>
            </w:rPr>
          </w:rPrChange>
        </w:rPr>
        <w:t>天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394" w:author="随遇而安" w:date="2023-08-12T15:07:46Z">
            <w:rPr>
              <w:rFonts w:ascii="宋体" w:hAnsi="宋体" w:eastAsia="宋体" w:cs="宋体"/>
              <w:spacing w:val="-3"/>
              <w:position w:val="17"/>
              <w:sz w:val="24"/>
              <w:szCs w:val="24"/>
            </w:rPr>
          </w:rPrChange>
        </w:rPr>
        <w:t>时，应制定作业方案，且方案中应包含安全</w:t>
      </w:r>
    </w:p>
    <w:p w14:paraId="6F074195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396" w:author="随遇而安" w:date="2023-08-12T15:07:46Z">
            <w:rPr>
              <w:rFonts w:ascii="宋体" w:hAnsi="宋体" w:eastAsia="宋体" w:cs="宋体"/>
              <w:sz w:val="24"/>
              <w:szCs w:val="24"/>
            </w:rPr>
          </w:rPrChange>
        </w:rPr>
        <w:pPrChange w:id="4395" w:author="36526" w:date="2024-11-06T20:22:41Z">
          <w:pPr>
            <w:spacing w:before="1" w:line="219" w:lineRule="auto"/>
            <w:ind w:left="38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97" w:author="随遇而安" w:date="2023-08-12T15:07:4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措施。作业时间少于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98" w:author="随遇而安" w:date="2023-08-12T15:07:46Z">
            <w:rPr>
              <w:rFonts w:ascii="宋体" w:hAnsi="宋体" w:eastAsia="宋体" w:cs="宋体"/>
              <w:spacing w:val="-51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399" w:author="随遇而安" w:date="2023-08-12T15:07:46Z"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</w:rPrChange>
        </w:rPr>
        <w:t xml:space="preserve">7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00" w:author="随遇而安" w:date="2023-08-12T15:07:46Z">
            <w:rPr>
              <w:rFonts w:ascii="宋体" w:hAnsi="宋体" w:eastAsia="宋体" w:cs="宋体"/>
              <w:spacing w:val="-1"/>
              <w:sz w:val="24"/>
              <w:szCs w:val="24"/>
            </w:rPr>
          </w:rPrChange>
        </w:rPr>
        <w:t>天时，应制定专项安全措施，并向作业人员交底。</w:t>
      </w:r>
    </w:p>
    <w:p w14:paraId="06B92F6E">
      <w:pPr>
        <w:autoSpaceDE/>
        <w:autoSpaceDN/>
        <w:spacing w:before="185" w:line="360" w:lineRule="auto"/>
        <w:ind w:left="0" w:firstLine="560" w:firstLineChars="200"/>
        <w:rPr>
          <w:del w:id="4402" w:author="随遇而安" w:date="2023-08-12T15:08:17Z"/>
          <w:rFonts w:hint="eastAsia" w:ascii="仿宋" w:hAnsi="仿宋" w:eastAsia="仿宋" w:cs="仿宋"/>
          <w:sz w:val="28"/>
          <w:szCs w:val="24"/>
          <w:lang w:eastAsia="zh-CN"/>
          <w:rPrChange w:id="4403" w:author="随遇而安" w:date="2023-08-12T15:07:46Z">
            <w:rPr>
              <w:del w:id="4404" w:author="随遇而安" w:date="2023-08-12T15:08:17Z"/>
              <w:rFonts w:ascii="宋体" w:hAnsi="宋体" w:eastAsia="宋体" w:cs="宋体"/>
              <w:sz w:val="24"/>
              <w:szCs w:val="24"/>
            </w:rPr>
          </w:rPrChange>
        </w:rPr>
        <w:pPrChange w:id="4401" w:author="36526" w:date="2024-11-06T20:22:41Z">
          <w:pPr>
            <w:spacing w:before="182" w:line="468" w:lineRule="exact"/>
            <w:ind w:left="524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05" w:author="随遇而安" w:date="2023-08-12T15:07:46Z">
            <w:rPr>
              <w:rFonts w:ascii="宋体" w:hAnsi="宋体" w:eastAsia="宋体" w:cs="宋体"/>
              <w:spacing w:val="-3"/>
              <w:position w:val="17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06" w:author="随遇而安" w:date="2023-08-12T15:07:46Z">
            <w:rPr>
              <w:rFonts w:ascii="Times New Roman" w:hAnsi="Times New Roman" w:eastAsia="Times New Roman" w:cs="Times New Roman"/>
              <w:spacing w:val="-3"/>
              <w:position w:val="17"/>
              <w:sz w:val="24"/>
              <w:szCs w:val="24"/>
            </w:rPr>
          </w:rPrChange>
        </w:rPr>
        <w:t>4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07" w:author="随遇而安" w:date="2023-08-12T15:07:46Z">
            <w:rPr>
              <w:rFonts w:ascii="宋体" w:hAnsi="宋体" w:eastAsia="宋体" w:cs="宋体"/>
              <w:spacing w:val="-3"/>
              <w:position w:val="17"/>
              <w:sz w:val="24"/>
              <w:szCs w:val="24"/>
            </w:rPr>
          </w:rPrChange>
        </w:rPr>
        <w:t xml:space="preserve">）第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08" w:author="随遇而安" w:date="2023-08-12T15:07:46Z">
            <w:rPr>
              <w:rFonts w:ascii="Times New Roman" w:hAnsi="Times New Roman" w:eastAsia="Times New Roman" w:cs="Times New Roman"/>
              <w:spacing w:val="-3"/>
              <w:position w:val="17"/>
              <w:sz w:val="24"/>
              <w:szCs w:val="24"/>
            </w:rPr>
          </w:rPrChange>
        </w:rPr>
        <w:t>3</w:t>
      </w:r>
      <w:r>
        <w:rPr>
          <w:rFonts w:hint="eastAsia" w:ascii="仿宋" w:hAnsi="仿宋" w:eastAsia="仿宋" w:cs="仿宋"/>
          <w:spacing w:val="0"/>
          <w:w w:val="100"/>
          <w:position w:val="0"/>
          <w:sz w:val="28"/>
          <w:szCs w:val="24"/>
          <w:lang w:eastAsia="zh-CN"/>
          <w:rPrChange w:id="4409" w:author="随遇而安" w:date="2023-08-12T15:07:46Z">
            <w:rPr>
              <w:rFonts w:ascii="Times New Roman" w:hAnsi="Times New Roman" w:eastAsia="Times New Roman" w:cs="Times New Roman"/>
              <w:spacing w:val="52"/>
              <w:w w:val="101"/>
              <w:position w:val="17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10" w:author="随遇而安" w:date="2023-08-12T15:07:46Z">
            <w:rPr>
              <w:rFonts w:ascii="宋体" w:hAnsi="宋体" w:eastAsia="宋体" w:cs="宋体"/>
              <w:spacing w:val="-3"/>
              <w:position w:val="17"/>
              <w:sz w:val="24"/>
              <w:szCs w:val="24"/>
            </w:rPr>
          </w:rPrChange>
        </w:rPr>
        <w:t>项紧急作业由项目负责人负责组织，出发前向员工交底安全注意事项，</w:t>
      </w:r>
    </w:p>
    <w:p w14:paraId="09D45832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412" w:author="随遇而安" w:date="2023-08-12T15:07:46Z">
            <w:rPr>
              <w:rFonts w:ascii="宋体" w:hAnsi="宋体" w:eastAsia="宋体" w:cs="宋体"/>
              <w:sz w:val="24"/>
              <w:szCs w:val="24"/>
            </w:rPr>
          </w:rPrChange>
        </w:rPr>
        <w:pPrChange w:id="4411" w:author="36526" w:date="2024-11-06T20:22:41Z">
          <w:pPr>
            <w:spacing w:before="1" w:line="219" w:lineRule="auto"/>
            <w:ind w:left="60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13" w:author="随遇而安" w:date="2023-08-12T15:07:46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明确指挥人员，赴现场后不得擅自行动。</w:t>
      </w:r>
    </w:p>
    <w:p w14:paraId="564E7FE6">
      <w:pPr>
        <w:autoSpaceDE/>
        <w:autoSpaceDN/>
        <w:spacing w:before="185" w:line="360" w:lineRule="auto"/>
        <w:ind w:right="0" w:firstLine="560" w:firstLineChars="200"/>
        <w:jc w:val="left"/>
        <w:rPr>
          <w:del w:id="4415" w:author="随遇而安" w:date="2023-08-12T15:08:39Z"/>
          <w:rFonts w:hint="eastAsia" w:ascii="仿宋" w:hAnsi="仿宋" w:eastAsia="仿宋" w:cs="仿宋"/>
          <w:sz w:val="28"/>
          <w:szCs w:val="24"/>
          <w:lang w:eastAsia="zh-CN"/>
          <w:rPrChange w:id="4416" w:author="随遇而安" w:date="2023-08-12T15:07:46Z">
            <w:rPr>
              <w:del w:id="4417" w:author="随遇而安" w:date="2023-08-12T15:08:39Z"/>
              <w:rFonts w:ascii="宋体" w:hAnsi="宋体" w:eastAsia="宋体" w:cs="宋体"/>
              <w:sz w:val="24"/>
              <w:szCs w:val="24"/>
            </w:rPr>
          </w:rPrChange>
        </w:rPr>
        <w:pPrChange w:id="4414" w:author="36526" w:date="2024-11-06T20:22:41Z">
          <w:pPr>
            <w:spacing w:before="183" w:line="468" w:lineRule="exact"/>
            <w:ind w:right="30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18" w:author="随遇而安" w:date="2023-08-12T15:07:46Z">
            <w:rPr>
              <w:rFonts w:ascii="宋体" w:hAnsi="宋体" w:eastAsia="宋体" w:cs="宋体"/>
              <w:spacing w:val="-1"/>
              <w:position w:val="16"/>
              <w:sz w:val="24"/>
              <w:szCs w:val="24"/>
            </w:rPr>
          </w:rPrChange>
        </w:rPr>
        <w:t>（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19" w:author="随遇而安" w:date="2023-08-12T15:07:46Z">
            <w:rPr>
              <w:rFonts w:ascii="Times New Roman" w:hAnsi="Times New Roman" w:eastAsia="Times New Roman" w:cs="Times New Roman"/>
              <w:spacing w:val="-1"/>
              <w:position w:val="16"/>
              <w:sz w:val="24"/>
              <w:szCs w:val="24"/>
            </w:rPr>
          </w:rPrChange>
        </w:rPr>
        <w:t>5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20" w:author="随遇而安" w:date="2023-08-12T15:07:46Z">
            <w:rPr>
              <w:rFonts w:ascii="宋体" w:hAnsi="宋体" w:eastAsia="宋体" w:cs="宋体"/>
              <w:spacing w:val="-1"/>
              <w:position w:val="16"/>
              <w:sz w:val="24"/>
              <w:szCs w:val="24"/>
            </w:rPr>
          </w:rPrChange>
        </w:rPr>
        <w:t>）第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21" w:author="随遇而安" w:date="2023-08-12T15:07:46Z">
            <w:rPr>
              <w:rFonts w:ascii="宋体" w:hAnsi="宋体" w:eastAsia="宋体" w:cs="宋体"/>
              <w:spacing w:val="-24"/>
              <w:position w:val="1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22" w:author="随遇而安" w:date="2023-08-12T15:07:46Z">
            <w:rPr>
              <w:rFonts w:ascii="Times New Roman" w:hAnsi="Times New Roman" w:eastAsia="Times New Roman" w:cs="Times New Roman"/>
              <w:spacing w:val="-1"/>
              <w:position w:val="16"/>
              <w:sz w:val="24"/>
              <w:szCs w:val="24"/>
            </w:rPr>
          </w:rPrChange>
        </w:rPr>
        <w:t>4~5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23" w:author="随遇而安" w:date="2023-08-12T15:07:46Z">
            <w:rPr>
              <w:rFonts w:ascii="Times New Roman" w:hAnsi="Times New Roman" w:eastAsia="Times New Roman" w:cs="Times New Roman"/>
              <w:spacing w:val="44"/>
              <w:position w:val="1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424" w:author="随遇而安" w:date="2023-08-12T15:07:46Z">
            <w:rPr>
              <w:rFonts w:ascii="宋体" w:hAnsi="宋体" w:eastAsia="宋体" w:cs="宋体"/>
              <w:spacing w:val="-1"/>
              <w:position w:val="16"/>
              <w:sz w:val="24"/>
              <w:szCs w:val="24"/>
            </w:rPr>
          </w:rPrChange>
        </w:rPr>
        <w:t>项紧急作业，指派员工作业前，应与员工所在班组的班组长、作业中</w:t>
      </w:r>
    </w:p>
    <w:p w14:paraId="503CC14E">
      <w:pPr>
        <w:autoSpaceDE/>
        <w:autoSpaceDN/>
        <w:spacing w:before="185" w:line="360" w:lineRule="auto"/>
        <w:ind w:left="0" w:firstLine="560" w:firstLineChars="200"/>
        <w:rPr>
          <w:rFonts w:ascii="宋体" w:hAnsi="宋体" w:eastAsia="宋体" w:cs="宋体"/>
          <w:sz w:val="24"/>
          <w:szCs w:val="24"/>
        </w:rPr>
        <w:pPrChange w:id="4425" w:author="36526" w:date="2024-11-06T20:22:41Z">
          <w:pPr>
            <w:spacing w:line="219" w:lineRule="auto"/>
            <w:ind w:left="46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26" w:author="随遇而安" w:date="2023-08-12T15:07:46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心负责人确认，且同时安排至少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27" w:author="随遇而安" w:date="2023-08-12T15:07:46Z">
            <w:rPr>
              <w:rFonts w:ascii="宋体" w:hAnsi="宋体" w:eastAsia="宋体" w:cs="宋体"/>
              <w:spacing w:val="-18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28" w:author="随遇而安" w:date="2023-08-12T15:07:46Z">
            <w:rPr>
              <w:rFonts w:ascii="Times New Roman" w:hAnsi="Times New Roman" w:eastAsia="Times New Roman" w:cs="Times New Roman"/>
              <w:spacing w:val="-4"/>
              <w:sz w:val="24"/>
              <w:szCs w:val="24"/>
            </w:rPr>
          </w:rPrChange>
        </w:rPr>
        <w:t xml:space="preserve">1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29" w:author="随遇而安" w:date="2023-08-12T15:07:46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名监护人员。</w:t>
      </w:r>
    </w:p>
    <w:p w14:paraId="5B0E46C6">
      <w:pPr>
        <w:spacing w:before="183" w:line="360" w:lineRule="auto"/>
        <w:ind w:left="36"/>
        <w:outlineLvl w:val="0"/>
        <w:rPr>
          <w:rFonts w:ascii="宋体" w:hAnsi="宋体" w:eastAsia="宋体" w:cs="宋体"/>
          <w:sz w:val="24"/>
          <w:szCs w:val="24"/>
        </w:rPr>
        <w:pPrChange w:id="4430" w:author="36526" w:date="2024-11-06T20:22:41Z">
          <w:pPr>
            <w:spacing w:before="183" w:line="233" w:lineRule="auto"/>
            <w:ind w:left="36"/>
            <w:outlineLvl w:val="0"/>
          </w:pPr>
        </w:pPrChange>
      </w:pPr>
      <w:bookmarkStart w:id="126" w:name="bookmark15"/>
      <w:bookmarkEnd w:id="126"/>
      <w:bookmarkStart w:id="127" w:name="_Toc31166"/>
      <w:bookmarkStart w:id="128" w:name="_Toc24326"/>
      <w:bookmarkStart w:id="129" w:name="_Toc6447"/>
      <w:bookmarkStart w:id="130" w:name="_Toc730"/>
      <w:bookmarkStart w:id="131" w:name="_Toc32257"/>
      <w:bookmarkStart w:id="132" w:name="_Toc1423"/>
      <w:bookmarkStart w:id="133" w:name="_Toc10435"/>
      <w:bookmarkStart w:id="134" w:name="_Toc8111"/>
      <w:bookmarkStart w:id="135" w:name="_Toc17216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</w:t>
      </w:r>
      <w:r>
        <w:rPr>
          <w:rFonts w:ascii="宋体" w:hAnsi="宋体" w:eastAsia="宋体" w:cs="宋体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固定场所危险作业管理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61ED769E">
      <w:pPr>
        <w:autoSpaceDE/>
        <w:autoSpaceDN/>
        <w:spacing w:before="185" w:line="360" w:lineRule="auto"/>
        <w:ind w:left="0" w:righ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432" w:author="随遇而安" w:date="2023-08-12T15:09:00Z">
            <w:rPr>
              <w:rFonts w:ascii="宋体" w:hAnsi="宋体" w:eastAsia="宋体" w:cs="宋体"/>
              <w:sz w:val="24"/>
              <w:szCs w:val="24"/>
            </w:rPr>
          </w:rPrChange>
        </w:rPr>
        <w:pPrChange w:id="4431" w:author="36526" w:date="2024-11-06T20:22:41Z">
          <w:pPr>
            <w:spacing w:before="165" w:line="290" w:lineRule="auto"/>
            <w:ind w:left="38" w:right="31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33" w:author="随遇而安" w:date="2023-08-12T15:09:00Z">
            <w:rPr>
              <w:rFonts w:ascii="Times New Roman" w:hAnsi="Times New Roman" w:eastAsia="Times New Roman" w:cs="Times New Roman"/>
              <w:spacing w:val="-14"/>
              <w:sz w:val="24"/>
              <w:szCs w:val="24"/>
            </w:rPr>
          </w:rPrChange>
        </w:rPr>
        <w:t>9.1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34" w:author="随遇而安" w:date="2023-08-12T15:09:00Z">
            <w:rPr>
              <w:rFonts w:ascii="Times New Roman" w:hAnsi="Times New Roman" w:eastAsia="Times New Roman" w:cs="Times New Roman"/>
              <w:spacing w:val="4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35" w:author="随遇而安" w:date="2023-08-12T15:09:00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固定吊装作业场所，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36" w:author="随遇而安" w:date="2023-08-12T15:09:00Z">
            <w:rPr>
              <w:rFonts w:ascii="宋体" w:hAnsi="宋体" w:eastAsia="宋体" w:cs="宋体"/>
              <w:spacing w:val="23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37" w:author="随遇而安" w:date="2023-08-12T15:09:00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如垃圾转运站、维修厂，</w:t>
      </w:r>
      <w:del w:id="4438" w:author="随遇而安" w:date="2023-08-12T15:09:0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439" w:author="随遇而安" w:date="2023-08-12T15:09:00Z">
              <w:rPr>
                <w:rFonts w:ascii="宋体" w:hAnsi="宋体" w:eastAsia="宋体" w:cs="宋体"/>
                <w:spacing w:val="-37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40" w:author="随遇而安" w:date="2023-08-12T15:09:00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吊装作业不实行作业票管理，</w:t>
      </w:r>
      <w:del w:id="4441" w:author="随遇而安" w:date="2023-08-12T15:09:09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442" w:author="随遇而安" w:date="2023-08-12T15:09:00Z">
              <w:rPr>
                <w:rFonts w:ascii="宋体" w:hAnsi="宋体" w:eastAsia="宋体" w:cs="宋体"/>
                <w:spacing w:val="-14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43" w:author="随遇而安" w:date="2023-08-12T15:09:00Z">
            <w:rPr>
              <w:rFonts w:ascii="宋体" w:hAnsi="宋体" w:eastAsia="宋体" w:cs="宋体"/>
              <w:spacing w:val="-14"/>
              <w:sz w:val="24"/>
              <w:szCs w:val="24"/>
            </w:rPr>
          </w:rPrChange>
        </w:rPr>
        <w:t>但相应场</w:t>
      </w:r>
      <w:del w:id="4444" w:author="随遇而安" w:date="2023-08-12T15:09:10Z">
        <w:r>
          <w:rPr>
            <w:rFonts w:hint="eastAsia" w:ascii="仿宋" w:hAnsi="仿宋" w:eastAsia="仿宋" w:cs="仿宋"/>
            <w:sz w:val="28"/>
            <w:szCs w:val="24"/>
            <w:lang w:eastAsia="zh-CN"/>
            <w:rPrChange w:id="4445" w:author="随遇而安" w:date="2023-08-12T15:09:00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46" w:author="随遇而安" w:date="2023-08-12T15:09:00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所、设备应有安全操作规程，作业人员应经过专门培训。</w:t>
      </w:r>
    </w:p>
    <w:p w14:paraId="4A028128">
      <w:pPr>
        <w:autoSpaceDE/>
        <w:autoSpaceDN/>
        <w:spacing w:before="185" w:line="360" w:lineRule="auto"/>
        <w:ind w:left="0" w:right="0" w:firstLine="560" w:firstLineChars="200"/>
        <w:rPr>
          <w:ins w:id="4448" w:author="随遇而安" w:date="2023-08-12T15:09:54Z"/>
          <w:rFonts w:hint="eastAsia" w:ascii="仿宋" w:hAnsi="仿宋" w:eastAsia="仿宋" w:cs="仿宋"/>
          <w:spacing w:val="0"/>
          <w:sz w:val="28"/>
          <w:szCs w:val="24"/>
          <w:lang w:eastAsia="zh-CN"/>
        </w:rPr>
        <w:pPrChange w:id="4447" w:author="36526" w:date="2024-11-06T20:22:41Z">
          <w:pPr>
            <w:spacing w:before="182" w:line="290" w:lineRule="auto"/>
            <w:ind w:left="40" w:right="31" w:hanging="2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49" w:author="随遇而安" w:date="2023-08-12T15:09:00Z">
            <w:rPr>
              <w:rFonts w:ascii="Times New Roman" w:hAnsi="Times New Roman" w:eastAsia="Times New Roman" w:cs="Times New Roman"/>
              <w:spacing w:val="-15"/>
              <w:sz w:val="24"/>
              <w:szCs w:val="24"/>
            </w:rPr>
          </w:rPrChange>
        </w:rPr>
        <w:t>9.2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50" w:author="随遇而安" w:date="2023-08-12T15:09:00Z">
            <w:rPr>
              <w:rFonts w:ascii="Times New Roman" w:hAnsi="Times New Roman" w:eastAsia="Times New Roman" w:cs="Times New Roman"/>
              <w:spacing w:val="30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51" w:author="随遇而安" w:date="2023-08-12T15:09:00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固定动火作业场所，</w:t>
      </w:r>
      <w:del w:id="4452" w:author="随遇而安" w:date="2023-08-12T15:09:1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453" w:author="随遇而安" w:date="2023-08-12T15:09:00Z">
              <w:rPr>
                <w:rFonts w:ascii="宋体" w:hAnsi="宋体" w:eastAsia="宋体" w:cs="宋体"/>
                <w:spacing w:val="23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54" w:author="随遇而安" w:date="2023-08-12T15:09:00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如设备维修场所，</w:t>
      </w:r>
      <w:del w:id="4455" w:author="随遇而安" w:date="2023-08-12T15:09:16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456" w:author="随遇而安" w:date="2023-08-12T15:09:00Z">
              <w:rPr>
                <w:rFonts w:ascii="宋体" w:hAnsi="宋体" w:eastAsia="宋体" w:cs="宋体"/>
                <w:spacing w:val="20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57" w:author="随遇而安" w:date="2023-08-12T15:09:00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动火作业不实行作业票管理，</w:t>
      </w:r>
      <w:del w:id="4458" w:author="随遇而安" w:date="2023-08-12T15:09:17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459" w:author="随遇而安" w:date="2023-08-12T15:09:00Z">
              <w:rPr>
                <w:rFonts w:ascii="宋体" w:hAnsi="宋体" w:eastAsia="宋体" w:cs="宋体"/>
                <w:spacing w:val="-15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60" w:author="随遇而安" w:date="2023-08-12T15:09:00Z">
            <w:rPr>
              <w:rFonts w:ascii="宋体" w:hAnsi="宋体" w:eastAsia="宋体" w:cs="宋体"/>
              <w:spacing w:val="-15"/>
              <w:sz w:val="24"/>
              <w:szCs w:val="24"/>
            </w:rPr>
          </w:rPrChange>
        </w:rPr>
        <w:t>但相应场所、设</w:t>
      </w:r>
      <w:del w:id="4461" w:author="随遇而安" w:date="2023-08-12T15:09:19Z">
        <w:r>
          <w:rPr>
            <w:rFonts w:hint="eastAsia" w:ascii="仿宋" w:hAnsi="仿宋" w:eastAsia="仿宋" w:cs="仿宋"/>
            <w:sz w:val="28"/>
            <w:szCs w:val="24"/>
            <w:lang w:eastAsia="zh-CN"/>
            <w:rPrChange w:id="4462" w:author="随遇而安" w:date="2023-08-12T15:09:00Z">
              <w:rPr>
                <w:rFonts w:ascii="宋体" w:hAnsi="宋体" w:eastAsia="宋体" w:cs="宋体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463" w:author="随遇而安" w:date="2023-08-12T15:09:00Z">
            <w:rPr>
              <w:rFonts w:ascii="宋体" w:hAnsi="宋体" w:eastAsia="宋体" w:cs="宋体"/>
              <w:spacing w:val="-2"/>
              <w:sz w:val="24"/>
              <w:szCs w:val="24"/>
            </w:rPr>
          </w:rPrChange>
        </w:rPr>
        <w:t>备应有安全操作规程，作业人员应经过专门培训，作业人员应持证上岗。</w:t>
      </w:r>
    </w:p>
    <w:p w14:paraId="3D6D240A">
      <w:pPr>
        <w:spacing w:before="69" w:line="360" w:lineRule="auto"/>
        <w:ind w:left="0"/>
        <w:jc w:val="center"/>
        <w:rPr>
          <w:ins w:id="4465" w:author="随遇而安" w:date="2023-08-12T15:10:04Z"/>
          <w:rFonts w:ascii="宋体" w:hAnsi="宋体" w:eastAsia="宋体" w:cs="宋体"/>
          <w:sz w:val="21"/>
          <w:szCs w:val="21"/>
        </w:rPr>
        <w:pPrChange w:id="4464" w:author="36526" w:date="2024-11-06T20:22:41Z">
          <w:pPr>
            <w:spacing w:before="69" w:line="221" w:lineRule="auto"/>
            <w:ind w:left="3327"/>
          </w:pPr>
        </w:pPrChange>
      </w:pPr>
      <w:ins w:id="4466" w:author="随遇而安" w:date="2023-08-12T15:10:18Z">
        <w:r>
          <w:rPr/>
          <w:drawing>
            <wp:inline distT="0" distB="0" distL="114300" distR="114300">
              <wp:extent cx="5791835" cy="4657725"/>
              <wp:effectExtent l="0" t="0" r="18415" b="9525"/>
              <wp:docPr id="43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" name="图片 3"/>
                      <pic:cNvPicPr>
                        <a:picLocks noChangeAspect="1"/>
                      </pic:cNvPicPr>
                    </pic:nvPicPr>
                    <pic:blipFill>
                      <a:blip r:embed="rId6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835" cy="465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4468" w:author="随遇而安" w:date="2023-08-12T15:10:04Z">
        <w:r>
          <w:rPr>
            <w:rFonts w:ascii="宋体" w:hAnsi="宋体" w:eastAsia="宋体" w:cs="宋体"/>
            <w:spacing w:val="-2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t>图</w:t>
        </w:r>
      </w:ins>
      <w:ins w:id="4469" w:author="随遇而安" w:date="2023-08-12T15:10:04Z">
        <w:r>
          <w:rPr>
            <w:rFonts w:ascii="宋体" w:hAnsi="宋体" w:eastAsia="宋体" w:cs="宋体"/>
            <w:spacing w:val="-46"/>
            <w:sz w:val="21"/>
            <w:szCs w:val="21"/>
          </w:rPr>
          <w:t xml:space="preserve"> </w:t>
        </w:r>
      </w:ins>
      <w:ins w:id="4470" w:author="随遇而安" w:date="2023-08-12T15:10:04Z">
        <w:r>
          <w:rPr>
            <w:rFonts w:ascii="Times New Roman" w:hAnsi="Times New Roman" w:eastAsia="Times New Roman" w:cs="Times New Roman"/>
            <w:b/>
            <w:bCs/>
            <w:spacing w:val="-2"/>
            <w:sz w:val="21"/>
            <w:szCs w:val="21"/>
          </w:rPr>
          <w:t>3.</w:t>
        </w:r>
      </w:ins>
      <w:ins w:id="4471" w:author="随遇而安" w:date="2023-08-12T15:10:04Z">
        <w:r>
          <w:rPr>
            <w:rFonts w:ascii="宋体" w:hAnsi="宋体" w:eastAsia="宋体" w:cs="宋体"/>
            <w:spacing w:val="-2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t>其它危险作业审批流程</w:t>
        </w:r>
      </w:ins>
    </w:p>
    <w:p w14:paraId="28845D5A">
      <w:pPr>
        <w:autoSpaceDE/>
        <w:autoSpaceDN/>
        <w:spacing w:before="185" w:line="360" w:lineRule="auto"/>
        <w:ind w:left="0" w:right="0" w:firstLine="560" w:firstLineChars="200"/>
        <w:rPr>
          <w:del w:id="4473" w:author="随遇而安" w:date="2023-08-12T15:08:48Z"/>
          <w:rFonts w:hint="eastAsia" w:ascii="仿宋" w:hAnsi="仿宋" w:eastAsia="仿宋" w:cs="仿宋"/>
          <w:sz w:val="28"/>
          <w:szCs w:val="24"/>
          <w:lang w:eastAsia="zh-CN"/>
          <w:rPrChange w:id="4474" w:author="随遇而安" w:date="2023-08-12T15:09:00Z">
            <w:rPr>
              <w:del w:id="4475" w:author="随遇而安" w:date="2023-08-12T15:08:48Z"/>
              <w:rFonts w:ascii="宋体" w:hAnsi="宋体" w:eastAsia="宋体" w:cs="宋体"/>
              <w:sz w:val="24"/>
              <w:szCs w:val="24"/>
            </w:rPr>
          </w:rPrChange>
        </w:rPr>
        <w:pPrChange w:id="4472" w:author="36526" w:date="2024-11-06T20:22:41Z">
          <w:pPr>
            <w:spacing w:before="182" w:line="290" w:lineRule="auto"/>
            <w:ind w:left="40" w:right="31" w:hanging="2"/>
          </w:pPr>
        </w:pPrChange>
      </w:pPr>
    </w:p>
    <w:p w14:paraId="046BBCA2">
      <w:pPr>
        <w:autoSpaceDE/>
        <w:autoSpaceDN/>
        <w:spacing w:before="185" w:line="360" w:lineRule="auto"/>
        <w:ind w:left="0" w:firstLine="560" w:firstLineChars="200"/>
        <w:rPr>
          <w:del w:id="4477" w:author="随遇而安" w:date="2023-08-12T15:10:09Z"/>
          <w:rFonts w:hint="eastAsia" w:ascii="仿宋" w:hAnsi="仿宋" w:eastAsia="仿宋" w:cs="仿宋"/>
          <w:sz w:val="28"/>
          <w:szCs w:val="24"/>
          <w:lang w:eastAsia="zh-CN"/>
          <w:rPrChange w:id="4478" w:author="随遇而安" w:date="2023-08-12T15:09:00Z">
            <w:rPr>
              <w:del w:id="4479" w:author="随遇而安" w:date="2023-08-12T15:10:09Z"/>
              <w:rFonts w:ascii="宋体" w:hAnsi="宋体" w:eastAsia="宋体" w:cs="宋体"/>
              <w:sz w:val="24"/>
              <w:szCs w:val="24"/>
            </w:rPr>
          </w:rPrChange>
        </w:rPr>
        <w:sectPr>
          <w:headerReference r:id="rId23" w:type="default"/>
          <w:footerReference r:id="rId24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  <w:pPrChange w:id="4476" w:author="36526" w:date="2024-11-06T20:22:41Z">
          <w:pPr>
            <w:spacing w:line="290" w:lineRule="auto"/>
          </w:pPr>
        </w:pPrChange>
      </w:pPr>
    </w:p>
    <w:p w14:paraId="3A5AA861">
      <w:pPr>
        <w:spacing w:line="360" w:lineRule="auto"/>
        <w:pPrChange w:id="4480" w:author="36526" w:date="2024-11-06T20:22:41Z">
          <w:pPr>
            <w:spacing w:line="112" w:lineRule="exact"/>
          </w:pPr>
        </w:pPrChange>
      </w:pPr>
      <w:del w:id="4481" w:author="随遇而安" w:date="2023-08-12T15:52:44Z">
        <w:r>
          <w:rPr/>
          <w:pict>
            <v:shape id="_x0000_s1079" o:spid="_x0000_s1079" o:spt="202" type="#_x0000_t202" style="position:absolute;left:0pt;margin-left:295.75pt;margin-top:319.9pt;height:28pt;width:14.1pt;mso-position-horizontal-relative:page;mso-position-vertical-relative:page;z-index:251712512;mso-width-relative:page;mso-height-relative:page;" filled="f" stroked="f" coordsize="21600,21600" o:allowincell="f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753909CB">
                    <w:pPr>
                      <w:spacing w:before="19" w:line="219" w:lineRule="auto"/>
                      <w:ind w:left="20"/>
                      <w:rPr>
                        <w:rFonts w:ascii="等线" w:hAnsi="等线" w:eastAsia="等线" w:cs="等线"/>
                        <w:sz w:val="19"/>
                        <w:szCs w:val="19"/>
                      </w:rPr>
                    </w:pPr>
                    <w:r>
                      <w:rPr>
                        <w:rFonts w:ascii="等线" w:hAnsi="等线" w:eastAsia="等线" w:cs="等线"/>
                        <w:b/>
                        <w:bCs/>
                        <w:spacing w:val="17"/>
                        <w:sz w:val="19"/>
                        <w:szCs w:val="19"/>
                      </w:rPr>
                      <w:t>备</w:t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pacing w:val="5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等线" w:hAnsi="等线" w:eastAsia="等线" w:cs="等线"/>
                        <w:b/>
                        <w:bCs/>
                        <w:spacing w:val="17"/>
                        <w:sz w:val="19"/>
                        <w:szCs w:val="19"/>
                      </w:rPr>
                      <w:t>案</w:t>
                    </w:r>
                  </w:p>
                </w:txbxContent>
              </v:textbox>
            </v:shape>
          </w:pict>
        </w:r>
      </w:del>
      <w:del w:id="4483" w:author="随遇而安" w:date="2023-08-12T15:52:45Z">
        <w:r>
          <w:rPr/>
          <w:drawing>
            <wp:anchor distT="0" distB="0" distL="0" distR="0" simplePos="0" relativeHeight="251713536" behindDoc="0" locked="0" layoutInCell="0" allowOverlap="1">
              <wp:simplePos x="0" y="0"/>
              <wp:positionH relativeFrom="page">
                <wp:posOffset>3740150</wp:posOffset>
              </wp:positionH>
              <wp:positionV relativeFrom="page">
                <wp:posOffset>4044315</wp:posOffset>
              </wp:positionV>
              <wp:extent cx="76200" cy="462915"/>
              <wp:effectExtent l="0" t="0" r="0" b="0"/>
              <wp:wrapNone/>
              <wp:docPr id="82" name="IM 8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2" name="IM 82"/>
                      <pic:cNvPicPr/>
                    </pic:nvPicPr>
                    <pic:blipFill>
                      <a:blip r:embed="rId6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4631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tbl>
      <w:tblPr>
        <w:tblStyle w:val="8"/>
        <w:tblW w:w="3193" w:type="dxa"/>
        <w:tblInd w:w="298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3"/>
      </w:tblGrid>
      <w:tr w14:paraId="4CD722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  <w:del w:id="4485" w:author="随遇而安" w:date="2023-08-12T15:10:29Z"/>
        </w:trPr>
        <w:tc>
          <w:tcPr>
            <w:tcW w:w="3193" w:type="dxa"/>
            <w:vAlign w:val="top"/>
          </w:tcPr>
          <w:p w14:paraId="74B770CE">
            <w:pPr>
              <w:spacing w:before="184" w:line="360" w:lineRule="auto"/>
              <w:ind w:left="800"/>
              <w:rPr>
                <w:del w:id="4487" w:author="随遇而安" w:date="2023-08-12T15:10:29Z"/>
                <w:rFonts w:ascii="等线" w:hAnsi="等线" w:eastAsia="等线" w:cs="等线"/>
                <w:sz w:val="19"/>
                <w:szCs w:val="19"/>
              </w:rPr>
              <w:pPrChange w:id="4486" w:author="36526" w:date="2024-11-06T20:22:41Z">
                <w:pPr>
                  <w:spacing w:before="184" w:line="235" w:lineRule="auto"/>
                  <w:ind w:left="800"/>
                </w:pPr>
              </w:pPrChange>
            </w:pPr>
            <w:del w:id="4488" w:author="随遇而安" w:date="2023-08-12T15:10:29Z">
              <w:r>
                <w:rPr>
                  <w:rFonts w:ascii="等线" w:hAnsi="等线" w:eastAsia="等线" w:cs="等线"/>
                  <w:b/>
                  <w:bCs/>
                  <w:spacing w:val="8"/>
                  <w:sz w:val="19"/>
                  <w:szCs w:val="19"/>
                </w:rPr>
                <w:delText>其它危险作业准备</w:delText>
              </w:r>
            </w:del>
          </w:p>
          <w:p w14:paraId="1D7EB3B5">
            <w:pPr>
              <w:spacing w:before="79" w:line="360" w:lineRule="auto"/>
              <w:ind w:left="235" w:right="225" w:firstLine="1"/>
              <w:rPr>
                <w:del w:id="4490" w:author="随遇而安" w:date="2023-08-12T15:10:29Z"/>
                <w:rFonts w:ascii="等线" w:hAnsi="等线" w:eastAsia="等线" w:cs="等线"/>
                <w:sz w:val="16"/>
                <w:szCs w:val="16"/>
              </w:rPr>
              <w:pPrChange w:id="4489" w:author="36526" w:date="2024-11-06T20:22:41Z">
                <w:pPr>
                  <w:spacing w:before="79" w:line="285" w:lineRule="auto"/>
                  <w:ind w:left="235" w:right="225" w:firstLine="1"/>
                </w:pPr>
              </w:pPrChange>
            </w:pPr>
            <w:del w:id="4491" w:author="随遇而安" w:date="2023-08-12T15:10:29Z">
              <w:r>
                <w:rPr>
                  <w:rFonts w:ascii="等线" w:hAnsi="等线" w:eastAsia="等线" w:cs="等线"/>
                  <w:spacing w:val="-4"/>
                  <w:sz w:val="16"/>
                  <w:szCs w:val="16"/>
                </w:rPr>
                <w:delText>作业单位（作业中心或作业班组）</w:delText>
              </w:r>
            </w:del>
            <w:del w:id="4492" w:author="随遇而安" w:date="2023-08-12T15:10:29Z">
              <w:r>
                <w:rPr>
                  <w:rFonts w:ascii="等线" w:hAnsi="等线" w:eastAsia="等线" w:cs="等线"/>
                  <w:spacing w:val="18"/>
                  <w:sz w:val="16"/>
                  <w:szCs w:val="16"/>
                </w:rPr>
                <w:delText xml:space="preserve"> </w:delText>
              </w:r>
            </w:del>
            <w:del w:id="4493" w:author="随遇而安" w:date="2023-08-12T15:10:29Z">
              <w:r>
                <w:rPr>
                  <w:rFonts w:ascii="等线" w:hAnsi="等线" w:eastAsia="等线" w:cs="等线"/>
                  <w:spacing w:val="-4"/>
                  <w:sz w:val="16"/>
                  <w:szCs w:val="16"/>
                </w:rPr>
                <w:delText>依照</w:delText>
              </w:r>
            </w:del>
            <w:del w:id="4494" w:author="随遇而安" w:date="2023-08-12T15:10:29Z">
              <w:r>
                <w:rPr>
                  <w:rFonts w:ascii="等线" w:hAnsi="等线" w:eastAsia="等线" w:cs="等线"/>
                  <w:sz w:val="16"/>
                  <w:szCs w:val="16"/>
                </w:rPr>
                <w:delText xml:space="preserve"> </w:delText>
              </w:r>
            </w:del>
            <w:del w:id="4495" w:author="随遇而安" w:date="2023-08-12T15:10:29Z">
              <w:r>
                <w:rPr>
                  <w:rFonts w:ascii="等线" w:hAnsi="等线" w:eastAsia="等线" w:cs="等线"/>
                  <w:spacing w:val="-1"/>
                  <w:sz w:val="16"/>
                  <w:szCs w:val="16"/>
                </w:rPr>
                <w:delText>本办法做好作业前准备，发起审批流程</w:delText>
              </w:r>
            </w:del>
          </w:p>
        </w:tc>
      </w:tr>
    </w:tbl>
    <w:p w14:paraId="36E0476B">
      <w:pPr>
        <w:spacing w:line="360" w:lineRule="auto"/>
        <w:ind w:firstLine="4499"/>
        <w:rPr>
          <w:del w:id="4497" w:author="随遇而安" w:date="2023-08-12T15:10:37Z"/>
        </w:rPr>
        <w:pPrChange w:id="4496" w:author="36526" w:date="2024-11-06T20:22:41Z">
          <w:pPr>
            <w:spacing w:line="457" w:lineRule="exact"/>
            <w:ind w:firstLine="4499"/>
          </w:pPr>
        </w:pPrChange>
      </w:pPr>
      <w:del w:id="4498" w:author="随遇而安" w:date="2023-08-12T15:10:37Z">
        <w:r>
          <w:rPr>
            <w:position w:val="-9"/>
          </w:rPr>
          <w:drawing>
            <wp:inline distT="0" distB="0" distL="0" distR="0">
              <wp:extent cx="76200" cy="290195"/>
              <wp:effectExtent l="0" t="0" r="0" b="0"/>
              <wp:docPr id="84" name="IM 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" name="IM 84"/>
                      <pic:cNvPicPr/>
                    </pic:nvPicPr>
                    <pic:blipFill>
                      <a:blip r:embed="rId6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904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tbl>
      <w:tblPr>
        <w:tblStyle w:val="8"/>
        <w:tblW w:w="2195" w:type="dxa"/>
        <w:tblInd w:w="34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5"/>
      </w:tblGrid>
      <w:tr w14:paraId="7FB9B8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  <w:del w:id="4500" w:author="随遇而安" w:date="2023-08-12T15:10:37Z"/>
        </w:trPr>
        <w:tc>
          <w:tcPr>
            <w:tcW w:w="2195" w:type="dxa"/>
            <w:vAlign w:val="top"/>
          </w:tcPr>
          <w:p w14:paraId="14B7D6CE">
            <w:pPr>
              <w:spacing w:before="159" w:line="360" w:lineRule="auto"/>
              <w:ind w:left="472"/>
              <w:rPr>
                <w:del w:id="4502" w:author="随遇而安" w:date="2023-08-12T15:10:37Z"/>
                <w:rFonts w:ascii="微软雅黑" w:hAnsi="微软雅黑" w:eastAsia="微软雅黑" w:cs="微软雅黑"/>
                <w:sz w:val="19"/>
                <w:szCs w:val="19"/>
              </w:rPr>
              <w:pPrChange w:id="4501" w:author="36526" w:date="2024-11-06T20:22:41Z">
                <w:pPr>
                  <w:spacing w:before="159" w:line="190" w:lineRule="exact"/>
                  <w:ind w:left="472"/>
                </w:pPr>
              </w:pPrChange>
            </w:pPr>
            <w:del w:id="4503" w:author="随遇而安" w:date="2023-08-12T15:10:37Z">
              <w:r>
                <w:rPr>
                  <w:rFonts w:ascii="微软雅黑" w:hAnsi="微软雅黑" w:eastAsia="微软雅黑" w:cs="微软雅黑"/>
                  <w:spacing w:val="-6"/>
                  <w:w w:val="97"/>
                  <w:position w:val="-1"/>
                  <w:sz w:val="19"/>
                  <w:szCs w:val="19"/>
                </w:rPr>
                <w:delText>生产运营部审核</w:delText>
              </w:r>
            </w:del>
          </w:p>
        </w:tc>
      </w:tr>
    </w:tbl>
    <w:p w14:paraId="160BF96F">
      <w:pPr>
        <w:spacing w:line="360" w:lineRule="auto"/>
        <w:ind w:left="4502"/>
        <w:rPr>
          <w:del w:id="4505" w:author="随遇而安" w:date="2023-08-12T15:10:37Z"/>
        </w:rPr>
        <w:pPrChange w:id="4504" w:author="36526" w:date="2024-11-06T20:22:41Z">
          <w:pPr>
            <w:spacing w:line="646" w:lineRule="exact"/>
            <w:ind w:left="4502"/>
          </w:pPr>
        </w:pPrChange>
      </w:pPr>
      <w:del w:id="4506" w:author="随遇而安" w:date="2023-08-12T15:10:37Z">
        <w:r>
          <w:rPr>
            <w:position w:val="-13"/>
          </w:rPr>
          <w:drawing>
            <wp:inline distT="0" distB="0" distL="0" distR="0">
              <wp:extent cx="76200" cy="410210"/>
              <wp:effectExtent l="0" t="0" r="0" b="0"/>
              <wp:docPr id="86" name="IM 8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" name="IM 86"/>
                      <pic:cNvPicPr/>
                    </pic:nvPicPr>
                    <pic:blipFill>
                      <a:blip r:embed="rId6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4103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4EA5A74">
      <w:pPr>
        <w:spacing w:before="247" w:line="360" w:lineRule="auto"/>
        <w:ind w:left="3940"/>
        <w:rPr>
          <w:del w:id="4509" w:author="随遇而安" w:date="2023-08-12T15:10:37Z"/>
          <w:rFonts w:ascii="等线" w:hAnsi="等线" w:eastAsia="等线" w:cs="等线"/>
          <w:sz w:val="18"/>
          <w:szCs w:val="18"/>
        </w:rPr>
        <w:pPrChange w:id="4508" w:author="36526" w:date="2024-11-06T20:22:41Z">
          <w:pPr>
            <w:spacing w:before="247" w:line="225" w:lineRule="auto"/>
            <w:ind w:left="3940"/>
          </w:pPr>
        </w:pPrChange>
      </w:pPr>
      <w:del w:id="4510" w:author="随遇而安" w:date="2023-08-12T15:10:37Z">
        <w:r>
          <w:rPr/>
          <w:pict>
            <v:shape id="_x0000_s1080" o:spid="_x0000_s1080" style="position:absolute;left:0pt;margin-left:161.85pt;margin-top:-0.5pt;height:36pt;width:132.6pt;z-index:-251604992;mso-width-relative:page;mso-height-relative:page;" filled="f" stroked="t" coordsize="2652,720" path="m9,360l1326,9,2642,360,1326,710,9,360xe">
              <v:fill on="f" focussize="0,0"/>
              <v:stroke weight="0.96pt" color="#000000" miterlimit="10" joinstyle="miter"/>
              <v:imagedata o:title=""/>
              <o:lock v:ext="edit"/>
            </v:shape>
          </w:pict>
        </w:r>
      </w:del>
      <w:del w:id="4512" w:author="随遇而安" w:date="2023-08-12T15:10:37Z">
        <w:r>
          <w:rPr>
            <w:rFonts w:ascii="等线" w:hAnsi="等线" w:eastAsia="等线" w:cs="等线"/>
            <w:b/>
            <w:bCs/>
            <w:spacing w:val="-2"/>
            <w:sz w:val="18"/>
            <w:szCs w:val="18"/>
          </w:rPr>
          <w:delText>安环品质部审核</w:delText>
        </w:r>
      </w:del>
    </w:p>
    <w:p w14:paraId="15D91440">
      <w:pPr>
        <w:spacing w:before="224" w:line="360" w:lineRule="auto"/>
        <w:ind w:left="4501"/>
        <w:rPr>
          <w:del w:id="4514" w:author="随遇而安" w:date="2023-08-12T15:10:37Z"/>
        </w:rPr>
        <w:pPrChange w:id="4513" w:author="36526" w:date="2024-11-06T20:22:41Z">
          <w:pPr>
            <w:spacing w:before="224" w:line="545" w:lineRule="exact"/>
            <w:ind w:left="4501"/>
          </w:pPr>
        </w:pPrChange>
      </w:pPr>
      <w:del w:id="4515" w:author="随遇而安" w:date="2023-08-12T15:10:37Z">
        <w:r>
          <w:rPr>
            <w:position w:val="-11"/>
          </w:rPr>
          <w:drawing>
            <wp:inline distT="0" distB="0" distL="0" distR="0">
              <wp:extent cx="76200" cy="346075"/>
              <wp:effectExtent l="0" t="0" r="0" b="0"/>
              <wp:docPr id="88" name="IM 8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" name="IM 88"/>
                      <pic:cNvPicPr/>
                    </pic:nvPicPr>
                    <pic:blipFill>
                      <a:blip r:embed="rId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463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E8F36C9">
      <w:pPr>
        <w:tabs>
          <w:tab w:val="left" w:pos="3937"/>
        </w:tabs>
        <w:spacing w:before="248" w:line="360" w:lineRule="auto"/>
        <w:ind w:left="3249"/>
        <w:rPr>
          <w:del w:id="4518" w:author="随遇而安" w:date="2023-08-12T15:10:40Z"/>
          <w:rFonts w:ascii="等线" w:hAnsi="等线" w:eastAsia="等线" w:cs="等线"/>
          <w:sz w:val="18"/>
          <w:szCs w:val="18"/>
        </w:rPr>
        <w:pPrChange w:id="4517" w:author="36526" w:date="2024-11-06T20:22:41Z">
          <w:pPr>
            <w:tabs>
              <w:tab w:val="left" w:pos="3937"/>
            </w:tabs>
            <w:spacing w:before="248" w:line="224" w:lineRule="auto"/>
            <w:ind w:left="3249"/>
          </w:pPr>
        </w:pPrChange>
      </w:pPr>
      <w:del w:id="4519" w:author="随遇而安" w:date="2023-08-12T15:10:40Z">
        <w:r>
          <w:rPr>
            <w:rFonts w:ascii="等线" w:hAnsi="等线" w:eastAsia="等线" w:cs="等线"/>
            <w:sz w:val="18"/>
            <w:szCs w:val="18"/>
          </w:rPr>
          <w:tab/>
        </w:r>
      </w:del>
      <w:del w:id="4520" w:author="随遇而安" w:date="2023-08-12T15:10:40Z">
        <w:r>
          <w:rPr>
            <w:rFonts w:ascii="等线" w:hAnsi="等线" w:eastAsia="等线" w:cs="等线"/>
            <w:b/>
            <w:bCs/>
            <w:spacing w:val="-1"/>
            <w:sz w:val="18"/>
            <w:szCs w:val="18"/>
          </w:rPr>
          <w:delText xml:space="preserve">项目负责人审批              </w:delText>
        </w:r>
      </w:del>
    </w:p>
    <w:p w14:paraId="50E6A762">
      <w:pPr>
        <w:spacing w:before="72" w:line="360" w:lineRule="auto"/>
        <w:rPr>
          <w:del w:id="4522" w:author="随遇而安" w:date="2023-08-12T15:10:40Z"/>
        </w:rPr>
        <w:pPrChange w:id="4521" w:author="36526" w:date="2024-11-06T20:22:41Z">
          <w:pPr>
            <w:spacing w:before="72"/>
          </w:pPr>
        </w:pPrChange>
      </w:pPr>
    </w:p>
    <w:p w14:paraId="58E5E9AF">
      <w:pPr>
        <w:spacing w:before="72" w:line="360" w:lineRule="auto"/>
        <w:rPr>
          <w:del w:id="4524" w:author="随遇而安" w:date="2023-08-12T15:10:40Z"/>
        </w:rPr>
        <w:pPrChange w:id="4523" w:author="36526" w:date="2024-11-06T20:22:41Z">
          <w:pPr>
            <w:spacing w:before="72"/>
          </w:pPr>
        </w:pPrChange>
      </w:pPr>
    </w:p>
    <w:p w14:paraId="70633419">
      <w:pPr>
        <w:spacing w:before="71" w:line="360" w:lineRule="auto"/>
        <w:rPr>
          <w:del w:id="4526" w:author="随遇而安" w:date="2023-08-12T15:10:40Z"/>
        </w:rPr>
        <w:pPrChange w:id="4525" w:author="36526" w:date="2024-11-06T20:22:41Z">
          <w:pPr>
            <w:spacing w:before="71"/>
          </w:pPr>
        </w:pPrChange>
      </w:pPr>
    </w:p>
    <w:tbl>
      <w:tblPr>
        <w:tblStyle w:val="8"/>
        <w:tblW w:w="2096" w:type="dxa"/>
        <w:tblInd w:w="351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</w:tblGrid>
      <w:tr w14:paraId="027594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del w:id="4527" w:author="随遇而安" w:date="2023-08-12T15:10:40Z"/>
        </w:trPr>
        <w:tc>
          <w:tcPr>
            <w:tcW w:w="2096" w:type="dxa"/>
            <w:vAlign w:val="top"/>
          </w:tcPr>
          <w:p w14:paraId="7CDCA3D8">
            <w:pPr>
              <w:spacing w:before="163" w:line="360" w:lineRule="auto"/>
              <w:ind w:left="316"/>
              <w:rPr>
                <w:del w:id="4529" w:author="随遇而安" w:date="2023-08-12T15:10:40Z"/>
                <w:rFonts w:ascii="等线" w:hAnsi="等线" w:eastAsia="等线" w:cs="等线"/>
                <w:sz w:val="18"/>
                <w:szCs w:val="18"/>
              </w:rPr>
              <w:pPrChange w:id="4528" w:author="36526" w:date="2024-11-06T20:22:41Z">
                <w:pPr>
                  <w:spacing w:before="163" w:line="226" w:lineRule="auto"/>
                  <w:ind w:left="316"/>
                </w:pPr>
              </w:pPrChange>
            </w:pPr>
            <w:del w:id="4530" w:author="随遇而安" w:date="2023-08-12T15:10:40Z">
              <w:r>
                <w:rPr>
                  <w:rFonts w:ascii="等线" w:hAnsi="等线" w:eastAsia="等线" w:cs="等线"/>
                  <w:b/>
                  <w:bCs/>
                  <w:spacing w:val="-2"/>
                  <w:sz w:val="18"/>
                  <w:szCs w:val="18"/>
                </w:rPr>
                <w:delText>区域安环</w:delText>
              </w:r>
            </w:del>
            <w:del w:id="4531" w:author="随遇而安" w:date="2023-08-12T15:10:40Z">
              <w:r>
                <w:rPr>
                  <w:rFonts w:ascii="Times New Roman" w:hAnsi="Times New Roman" w:eastAsia="Times New Roman" w:cs="Times New Roman"/>
                  <w:b/>
                  <w:bCs/>
                  <w:spacing w:val="-2"/>
                  <w:sz w:val="18"/>
                  <w:szCs w:val="18"/>
                </w:rPr>
                <w:delText>/</w:delText>
              </w:r>
            </w:del>
            <w:del w:id="4532" w:author="随遇而安" w:date="2023-08-12T15:10:40Z">
              <w:r>
                <w:rPr>
                  <w:rFonts w:ascii="等线" w:hAnsi="等线" w:eastAsia="等线" w:cs="等线"/>
                  <w:b/>
                  <w:bCs/>
                  <w:spacing w:val="-2"/>
                  <w:sz w:val="18"/>
                  <w:szCs w:val="18"/>
                </w:rPr>
                <w:delText>运营部门</w:delText>
              </w:r>
            </w:del>
          </w:p>
        </w:tc>
      </w:tr>
    </w:tbl>
    <w:p w14:paraId="23E2359F">
      <w:pPr>
        <w:spacing w:line="360" w:lineRule="auto"/>
        <w:ind w:firstLine="4504"/>
        <w:rPr>
          <w:del w:id="4534" w:author="随遇而安" w:date="2023-08-12T15:10:40Z"/>
        </w:rPr>
        <w:pPrChange w:id="4533" w:author="36526" w:date="2024-11-06T20:22:41Z">
          <w:pPr>
            <w:spacing w:line="638" w:lineRule="exact"/>
            <w:ind w:firstLine="4504"/>
          </w:pPr>
        </w:pPrChange>
      </w:pPr>
      <w:del w:id="4535" w:author="随遇而安" w:date="2023-08-12T15:10:40Z">
        <w:r>
          <w:rPr>
            <w:position w:val="-12"/>
          </w:rPr>
          <w:drawing>
            <wp:inline distT="0" distB="0" distL="0" distR="0">
              <wp:extent cx="76200" cy="404495"/>
              <wp:effectExtent l="0" t="0" r="0" b="0"/>
              <wp:docPr id="90" name="IM 9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0" name="IM 90"/>
                      <pic:cNvPicPr/>
                    </pic:nvPicPr>
                    <pic:blipFill>
                      <a:blip r:embed="rId6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405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tbl>
      <w:tblPr>
        <w:tblStyle w:val="8"/>
        <w:tblW w:w="2097" w:type="dxa"/>
        <w:tblInd w:w="351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7"/>
      </w:tblGrid>
      <w:tr w14:paraId="45C06A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  <w:del w:id="4537" w:author="随遇而安" w:date="2023-08-12T15:10:40Z"/>
        </w:trPr>
        <w:tc>
          <w:tcPr>
            <w:tcW w:w="2097" w:type="dxa"/>
            <w:vAlign w:val="top"/>
          </w:tcPr>
          <w:p w14:paraId="41C923CB">
            <w:pPr>
              <w:spacing w:before="159" w:line="360" w:lineRule="auto"/>
              <w:ind w:left="329"/>
              <w:rPr>
                <w:del w:id="4539" w:author="随遇而安" w:date="2023-08-12T15:10:40Z"/>
                <w:rFonts w:ascii="等线" w:hAnsi="等线" w:eastAsia="等线" w:cs="等线"/>
                <w:sz w:val="18"/>
                <w:szCs w:val="18"/>
              </w:rPr>
              <w:pPrChange w:id="4538" w:author="36526" w:date="2024-11-06T20:22:41Z">
                <w:pPr>
                  <w:spacing w:before="159" w:line="226" w:lineRule="auto"/>
                  <w:ind w:left="329"/>
                </w:pPr>
              </w:pPrChange>
            </w:pPr>
            <w:del w:id="4540" w:author="随遇而安" w:date="2023-08-12T15:10:40Z">
              <w:r>
                <w:rPr>
                  <w:rFonts w:ascii="等线" w:hAnsi="等线" w:eastAsia="等线" w:cs="等线"/>
                  <w:b/>
                  <w:bCs/>
                  <w:spacing w:val="-2"/>
                  <w:sz w:val="18"/>
                  <w:szCs w:val="18"/>
                </w:rPr>
                <w:delText>事业部安环管理部</w:delText>
              </w:r>
            </w:del>
          </w:p>
        </w:tc>
      </w:tr>
    </w:tbl>
    <w:p w14:paraId="3B7C44DC">
      <w:pPr>
        <w:pStyle w:val="2"/>
        <w:spacing w:line="360" w:lineRule="auto"/>
        <w:rPr>
          <w:del w:id="4542" w:author="随遇而安" w:date="2023-08-12T15:10:40Z"/>
        </w:rPr>
        <w:pPrChange w:id="4541" w:author="36526" w:date="2024-11-06T20:22:41Z">
          <w:pPr>
            <w:pStyle w:val="2"/>
            <w:spacing w:line="273" w:lineRule="auto"/>
          </w:pPr>
        </w:pPrChange>
      </w:pPr>
    </w:p>
    <w:p w14:paraId="6E127D5A">
      <w:pPr>
        <w:spacing w:before="69" w:line="360" w:lineRule="auto"/>
        <w:ind w:left="3327"/>
        <w:rPr>
          <w:del w:id="4544" w:author="随遇而安" w:date="2023-08-12T15:10:02Z"/>
          <w:rFonts w:ascii="宋体" w:hAnsi="宋体" w:eastAsia="宋体" w:cs="宋体"/>
          <w:sz w:val="21"/>
          <w:szCs w:val="21"/>
        </w:rPr>
        <w:pPrChange w:id="4543" w:author="36526" w:date="2024-11-06T20:22:41Z">
          <w:pPr>
            <w:spacing w:before="69" w:line="221" w:lineRule="auto"/>
            <w:ind w:left="3327"/>
          </w:pPr>
        </w:pPrChange>
      </w:pPr>
      <w:del w:id="4545" w:author="随遇而安" w:date="2023-08-12T15:10:02Z">
        <w:r>
          <w:rPr>
            <w:rFonts w:ascii="宋体" w:hAnsi="宋体" w:eastAsia="宋体" w:cs="宋体"/>
            <w:spacing w:val="-2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图</w:delText>
        </w:r>
      </w:del>
      <w:del w:id="4546" w:author="随遇而安" w:date="2023-08-12T15:10:02Z">
        <w:r>
          <w:rPr>
            <w:rFonts w:ascii="宋体" w:hAnsi="宋体" w:eastAsia="宋体" w:cs="宋体"/>
            <w:spacing w:val="-46"/>
            <w:sz w:val="21"/>
            <w:szCs w:val="21"/>
          </w:rPr>
          <w:delText xml:space="preserve"> </w:delText>
        </w:r>
      </w:del>
      <w:del w:id="4547" w:author="随遇而安" w:date="2023-08-12T15:10:02Z">
        <w:r>
          <w:rPr>
            <w:rFonts w:ascii="Times New Roman" w:hAnsi="Times New Roman" w:eastAsia="Times New Roman" w:cs="Times New Roman"/>
            <w:b/>
            <w:bCs/>
            <w:spacing w:val="-2"/>
            <w:sz w:val="21"/>
            <w:szCs w:val="21"/>
          </w:rPr>
          <w:delText>3.</w:delText>
        </w:r>
      </w:del>
      <w:del w:id="4548" w:author="随遇而安" w:date="2023-08-12T15:10:02Z">
        <w:r>
          <w:rPr>
            <w:rFonts w:ascii="宋体" w:hAnsi="宋体" w:eastAsia="宋体" w:cs="宋体"/>
            <w:spacing w:val="-2"/>
            <w:sz w:val="21"/>
            <w:szCs w:val="21"/>
            <w14:textOutline w14:w="383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其它危险作业审批流程</w:delText>
        </w:r>
      </w:del>
    </w:p>
    <w:p w14:paraId="66BAFFF8">
      <w:pPr>
        <w:numPr>
          <w:ilvl w:val="0"/>
          <w:numId w:val="1"/>
          <w:ins w:id="4550" w:author="36526" w:date="2024-11-06T20:22:41Z"/>
        </w:numPr>
        <w:spacing w:before="201" w:line="360" w:lineRule="auto"/>
        <w:ind w:left="44"/>
        <w:outlineLvl w:val="0"/>
        <w:rPr>
          <w:ins w:id="4551" w:author="随遇而安" w:date="2023-08-12T15:11:17Z"/>
          <w:rFonts w:ascii="宋体" w:hAnsi="宋体" w:eastAsia="宋体" w:cs="宋体"/>
          <w:spacing w:val="-3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4549" w:author="36526" w:date="2024-11-06T20:22:41Z">
          <w:pPr>
            <w:spacing w:before="201" w:line="233" w:lineRule="auto"/>
            <w:ind w:left="44"/>
            <w:outlineLvl w:val="0"/>
          </w:pPr>
        </w:pPrChange>
      </w:pPr>
      <w:del w:id="4552" w:author="随遇而安" w:date="2023-08-12T15:11:17Z">
        <w:bookmarkStart w:id="136" w:name="bookmark16"/>
        <w:bookmarkEnd w:id="136"/>
        <w:bookmarkStart w:id="137" w:name="_Toc8206"/>
        <w:bookmarkStart w:id="138" w:name="_Toc28325"/>
        <w:bookmarkStart w:id="139" w:name="_Toc17594"/>
        <w:bookmarkStart w:id="140" w:name="_Toc14893"/>
        <w:bookmarkStart w:id="141" w:name="_Toc7692"/>
        <w:bookmarkStart w:id="142" w:name="_Toc7487"/>
        <w:bookmarkStart w:id="143" w:name="_Toc22942"/>
        <w:bookmarkStart w:id="144" w:name="_Toc20547"/>
        <w:bookmarkStart w:id="145" w:name="_Toc2563"/>
        <w:r>
          <w:rPr>
            <w:rFonts w:ascii="Times New Roman" w:hAnsi="Times New Roman" w:eastAsia="Times New Roman" w:cs="Times New Roman"/>
            <w:b/>
            <w:bCs/>
            <w:spacing w:val="-3"/>
            <w:sz w:val="24"/>
            <w:szCs w:val="24"/>
          </w:rPr>
          <w:delText>10.</w:delText>
        </w:r>
      </w:del>
      <w:r>
        <w:rPr>
          <w:rFonts w:ascii="宋体" w:hAnsi="宋体" w:eastAsia="宋体" w:cs="宋体"/>
          <w:spacing w:val="-3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附则</w:t>
      </w:r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14:paraId="7EDDBE05">
      <w:pPr>
        <w:autoSpaceDE/>
        <w:autoSpaceDN/>
        <w:spacing w:before="185" w:line="360" w:lineRule="auto"/>
        <w:ind w:left="0" w:firstLine="560" w:firstLineChars="200"/>
        <w:rPr>
          <w:ins w:id="4554" w:author="随遇而安" w:date="2023-08-12T15:11:22Z"/>
          <w:rFonts w:hint="eastAsia" w:ascii="仿宋" w:hAnsi="仿宋" w:eastAsia="仿宋" w:cs="仿宋"/>
          <w:sz w:val="28"/>
          <w:szCs w:val="24"/>
          <w:lang w:eastAsia="zh-CN"/>
          <w:rPrChange w:id="4555" w:author="随遇而安" w:date="2023-08-12T15:11:27Z">
            <w:rPr>
              <w:ins w:id="4556" w:author="随遇而安" w:date="2023-08-12T15:11:22Z"/>
              <w:rFonts w:ascii="宋体" w:hAnsi="宋体" w:eastAsia="宋体" w:cs="宋体"/>
              <w:sz w:val="24"/>
              <w:szCs w:val="24"/>
            </w:rPr>
          </w:rPrChange>
        </w:rPr>
        <w:pPrChange w:id="4553" w:author="36526" w:date="2024-11-06T20:22:41Z">
          <w:pPr>
            <w:autoSpaceDE/>
            <w:autoSpaceDN/>
            <w:spacing w:before="185" w:line="288" w:lineRule="auto"/>
            <w:ind w:left="0" w:firstLine="560" w:firstLineChars="200"/>
          </w:pPr>
        </w:pPrChange>
      </w:pPr>
      <w:ins w:id="4557" w:author="随遇而安" w:date="2023-08-12T15:11:20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  <w:rPrChange w:id="4558" w:author="随遇而安" w:date="2023-08-12T15:11:27Z"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</w:rPrChange>
          </w:rPr>
          <w:t>10.1</w:t>
        </w:r>
      </w:ins>
      <w:ins w:id="4559" w:author="随遇而安" w:date="2023-08-12T15:11:2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本办法最终解释权归</w:t>
        </w:r>
      </w:ins>
      <w:ins w:id="4560" w:author="随遇而安" w:date="2023-08-17T16:40:27Z">
        <w:del w:id="4561" w:author="36526" w:date="2024-11-06T20:33:56Z">
          <w:r>
            <w:rPr>
              <w:rFonts w:hint="eastAsia" w:ascii="仿宋" w:hAnsi="仿宋" w:eastAsia="仿宋" w:cs="仿宋"/>
              <w:spacing w:val="0"/>
              <w:sz w:val="28"/>
              <w:szCs w:val="24"/>
              <w:lang w:val="en-US" w:eastAsia="zh-CN"/>
            </w:rPr>
            <w:delText>宁津项目</w:delText>
          </w:r>
        </w:del>
      </w:ins>
      <w:ins w:id="4562" w:author="随遇而安" w:date="2023-08-12T15:11:2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安环</w:t>
        </w:r>
      </w:ins>
      <w:ins w:id="4563" w:author="随遇而安" w:date="2023-08-12T15:11:22Z">
        <w:del w:id="4564" w:author="36526" w:date="2024-11-06T20:34:00Z">
          <w:r>
            <w:rPr>
              <w:rFonts w:hint="default" w:ascii="仿宋" w:hAnsi="仿宋" w:eastAsia="仿宋" w:cs="仿宋"/>
              <w:spacing w:val="0"/>
              <w:sz w:val="28"/>
              <w:szCs w:val="24"/>
              <w:lang w:val="en-US" w:eastAsia="zh-CN"/>
            </w:rPr>
            <w:delText>管理</w:delText>
          </w:r>
        </w:del>
      </w:ins>
      <w:ins w:id="4565" w:author="36526" w:date="2024-11-06T20:34:01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品质部</w:t>
        </w:r>
      </w:ins>
      <w:ins w:id="4566" w:author="随遇而安" w:date="2023-08-12T15:11:22Z">
        <w:del w:id="4567" w:author="36526" w:date="2024-11-06T20:34:04Z">
          <w:r>
            <w:rPr>
              <w:rFonts w:hint="eastAsia" w:ascii="仿宋" w:hAnsi="仿宋" w:eastAsia="仿宋" w:cs="仿宋"/>
              <w:spacing w:val="0"/>
              <w:sz w:val="28"/>
              <w:szCs w:val="24"/>
              <w:lang w:eastAsia="zh-CN"/>
            </w:rPr>
            <w:delText>部</w:delText>
          </w:r>
        </w:del>
      </w:ins>
      <w:ins w:id="4568" w:author="随遇而安" w:date="2023-08-12T15:11:2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所有，未尽事宜以安环</w:t>
        </w:r>
      </w:ins>
      <w:ins w:id="4569" w:author="随遇而安" w:date="2023-08-12T15:11:22Z">
        <w:del w:id="4570" w:author="36526" w:date="2024-11-06T20:34:09Z">
          <w:r>
            <w:rPr>
              <w:rFonts w:hint="default" w:ascii="仿宋" w:hAnsi="仿宋" w:eastAsia="仿宋" w:cs="仿宋"/>
              <w:spacing w:val="0"/>
              <w:sz w:val="28"/>
              <w:szCs w:val="24"/>
              <w:lang w:val="en-US" w:eastAsia="zh-CN"/>
            </w:rPr>
            <w:delText>管理</w:delText>
          </w:r>
        </w:del>
      </w:ins>
      <w:ins w:id="4571" w:author="36526" w:date="2024-11-06T20:34:10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品质</w:t>
        </w:r>
      </w:ins>
      <w:ins w:id="4572" w:author="随遇而安" w:date="2023-08-12T15:11:22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</w:rPr>
          <w:t>部指导为准。</w:t>
        </w:r>
      </w:ins>
    </w:p>
    <w:p w14:paraId="40044129">
      <w:pPr>
        <w:numPr>
          <w:ilvl w:val="-1"/>
          <w:numId w:val="0"/>
        </w:numPr>
        <w:spacing w:before="201" w:line="360" w:lineRule="auto"/>
        <w:ind w:left="0"/>
        <w:outlineLvl w:val="0"/>
        <w:rPr>
          <w:del w:id="4574" w:author="随遇而安" w:date="2023-08-12T15:11:24Z"/>
          <w:rFonts w:hint="default" w:ascii="宋体" w:hAnsi="宋体" w:eastAsia="宋体" w:cs="宋体"/>
          <w:spacing w:val="-3"/>
          <w:sz w:val="24"/>
          <w:szCs w:val="24"/>
          <w:lang w:val="en-US" w:eastAsia="zh-CN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pPrChange w:id="4573" w:author="36526" w:date="2024-11-06T20:22:41Z">
          <w:pPr>
            <w:spacing w:before="201" w:line="233" w:lineRule="auto"/>
            <w:ind w:left="44"/>
            <w:outlineLvl w:val="0"/>
          </w:pPr>
        </w:pPrChange>
      </w:pPr>
    </w:p>
    <w:p w14:paraId="5FD22DDB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576" w:author="随遇而安" w:date="2023-08-12T15:10:52Z">
            <w:rPr>
              <w:rFonts w:ascii="宋体" w:hAnsi="宋体" w:eastAsia="宋体" w:cs="宋体"/>
              <w:sz w:val="24"/>
              <w:szCs w:val="24"/>
            </w:rPr>
          </w:rPrChange>
        </w:rPr>
        <w:pPrChange w:id="4575" w:author="36526" w:date="2024-11-06T20:22:41Z">
          <w:pPr>
            <w:spacing w:before="165" w:line="219" w:lineRule="auto"/>
            <w:ind w:left="519"/>
          </w:pPr>
        </w:pPrChange>
      </w:pPr>
      <w:ins w:id="4577" w:author="随遇而安" w:date="2023-08-12T15:11:15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10.</w:t>
        </w:r>
      </w:ins>
      <w:ins w:id="4578" w:author="随遇而安" w:date="2023-08-12T15:11:16Z">
        <w:r>
          <w:rPr>
            <w:rFonts w:hint="eastAsia" w:ascii="仿宋" w:hAnsi="仿宋" w:eastAsia="仿宋" w:cs="仿宋"/>
            <w:spacing w:val="0"/>
            <w:sz w:val="28"/>
            <w:szCs w:val="24"/>
            <w:lang w:val="en-US" w:eastAsia="zh-CN"/>
          </w:rPr>
          <w:t>2</w:t>
        </w:r>
      </w:ins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579" w:author="随遇而安" w:date="2023-08-12T15:10:52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本办法自发文之日起执行。</w:t>
      </w:r>
    </w:p>
    <w:p w14:paraId="18E48088">
      <w:pPr>
        <w:autoSpaceDE/>
        <w:autoSpaceDN/>
        <w:spacing w:before="185" w:line="360" w:lineRule="auto"/>
        <w:ind w:left="0" w:firstLine="560" w:firstLineChars="200"/>
        <w:rPr>
          <w:del w:id="4581" w:author="随遇而安" w:date="2023-08-12T15:11:13Z"/>
          <w:rFonts w:ascii="宋体" w:hAnsi="宋体" w:eastAsia="宋体" w:cs="宋体"/>
          <w:sz w:val="24"/>
          <w:szCs w:val="24"/>
        </w:rPr>
        <w:pPrChange w:id="4580" w:author="36526" w:date="2024-11-06T20:22:41Z">
          <w:pPr>
            <w:spacing w:before="183" w:line="219" w:lineRule="auto"/>
            <w:ind w:left="519"/>
          </w:pPr>
        </w:pPrChange>
      </w:pPr>
      <w:del w:id="4582" w:author="随遇而安" w:date="2023-08-12T15:11:1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583" w:author="随遇而安" w:date="2023-08-12T15:10:52Z">
              <w:rPr>
                <w:rFonts w:ascii="宋体" w:hAnsi="宋体" w:eastAsia="宋体" w:cs="宋体"/>
                <w:spacing w:val="-1"/>
                <w:sz w:val="24"/>
                <w:szCs w:val="24"/>
              </w:rPr>
            </w:rPrChange>
          </w:rPr>
          <w:delText>本办法最终解释权归安环管理部所有，未尽</w:delText>
        </w:r>
      </w:del>
      <w:del w:id="4584" w:author="随遇而安" w:date="2023-08-12T15:11:13Z">
        <w:r>
          <w:rPr>
            <w:rFonts w:hint="eastAsia" w:ascii="仿宋" w:hAnsi="仿宋" w:eastAsia="仿宋" w:cs="仿宋"/>
            <w:spacing w:val="0"/>
            <w:sz w:val="28"/>
            <w:szCs w:val="24"/>
            <w:lang w:eastAsia="zh-CN"/>
            <w:rPrChange w:id="4585" w:author="随遇而安" w:date="2023-08-12T15:10:52Z">
              <w:rPr>
                <w:rFonts w:ascii="宋体" w:hAnsi="宋体" w:eastAsia="宋体" w:cs="宋体"/>
                <w:spacing w:val="-2"/>
                <w:sz w:val="24"/>
                <w:szCs w:val="24"/>
              </w:rPr>
            </w:rPrChange>
          </w:rPr>
          <w:delText>事宜以安环管理部指导为准。</w:delText>
        </w:r>
      </w:del>
    </w:p>
    <w:p w14:paraId="797B13D1">
      <w:pPr>
        <w:spacing w:before="183" w:line="360" w:lineRule="auto"/>
        <w:ind w:left="44"/>
        <w:outlineLvl w:val="0"/>
        <w:rPr>
          <w:rFonts w:ascii="宋体" w:hAnsi="宋体" w:eastAsia="宋体" w:cs="宋体"/>
          <w:sz w:val="24"/>
          <w:szCs w:val="24"/>
        </w:rPr>
        <w:pPrChange w:id="4586" w:author="36526" w:date="2024-11-06T20:22:41Z">
          <w:pPr>
            <w:spacing w:before="183" w:line="233" w:lineRule="auto"/>
            <w:ind w:left="44"/>
            <w:outlineLvl w:val="0"/>
          </w:pPr>
        </w:pPrChange>
      </w:pPr>
      <w:bookmarkStart w:id="146" w:name="bookmark17"/>
      <w:bookmarkEnd w:id="146"/>
      <w:bookmarkStart w:id="147" w:name="_Toc2200"/>
      <w:bookmarkStart w:id="148" w:name="_Toc8252"/>
      <w:bookmarkStart w:id="149" w:name="_Toc31927"/>
      <w:bookmarkStart w:id="150" w:name="_Toc13899"/>
      <w:bookmarkStart w:id="151" w:name="_Toc27016"/>
      <w:bookmarkStart w:id="152" w:name="_Toc29500"/>
      <w:bookmarkStart w:id="153" w:name="_Toc27527"/>
      <w:bookmarkStart w:id="154" w:name="_Toc18542"/>
      <w:bookmarkStart w:id="155" w:name="_Toc21494"/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11.</w:t>
      </w:r>
      <w:r>
        <w:rPr>
          <w:rFonts w:ascii="宋体" w:hAnsi="宋体" w:eastAsia="宋体" w:cs="宋体"/>
          <w:spacing w:val="-3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附件</w:t>
      </w:r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</w:p>
    <w:p w14:paraId="26104D8C">
      <w:pPr>
        <w:autoSpaceDE/>
        <w:autoSpaceDN/>
        <w:spacing w:before="185" w:line="360" w:lineRule="auto"/>
        <w:ind w:right="0" w:firstLine="560" w:firstLineChars="200"/>
        <w:jc w:val="left"/>
        <w:rPr>
          <w:del w:id="4588" w:author="随遇而安" w:date="2023-08-12T15:11:04Z"/>
          <w:rFonts w:hint="eastAsia" w:ascii="仿宋" w:hAnsi="仿宋" w:eastAsia="仿宋" w:cs="仿宋"/>
          <w:sz w:val="28"/>
          <w:szCs w:val="24"/>
          <w:lang w:eastAsia="zh-CN"/>
          <w:rPrChange w:id="4589" w:author="随遇而安" w:date="2023-08-12T15:10:56Z">
            <w:rPr>
              <w:del w:id="4590" w:author="随遇而安" w:date="2023-08-12T15:11:04Z"/>
              <w:rFonts w:ascii="宋体" w:hAnsi="宋体" w:eastAsia="宋体" w:cs="宋体"/>
              <w:sz w:val="24"/>
              <w:szCs w:val="24"/>
            </w:rPr>
          </w:rPrChange>
        </w:rPr>
        <w:pPrChange w:id="4587" w:author="36526" w:date="2024-11-06T20:22:41Z">
          <w:pPr>
            <w:spacing w:before="166" w:line="468" w:lineRule="exact"/>
            <w:ind w:right="29"/>
            <w:jc w:val="right"/>
          </w:pPr>
        </w:pPrChange>
      </w:pP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591" w:author="随遇而安" w:date="2023-08-12T15:10:56Z">
            <w:rPr>
              <w:rFonts w:ascii="宋体" w:hAnsi="宋体" w:eastAsia="宋体" w:cs="宋体"/>
              <w:spacing w:val="-7"/>
              <w:position w:val="16"/>
              <w:sz w:val="24"/>
              <w:szCs w:val="24"/>
            </w:rPr>
          </w:rPrChange>
        </w:rPr>
        <w:t xml:space="preserve">安全作业票的样式（表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592" w:author="随遇而安" w:date="2023-08-12T15:10:56Z">
            <w:rPr>
              <w:rFonts w:ascii="Times New Roman" w:hAnsi="Times New Roman" w:eastAsia="Times New Roman" w:cs="Times New Roman"/>
              <w:spacing w:val="-7"/>
              <w:position w:val="16"/>
              <w:sz w:val="24"/>
              <w:szCs w:val="24"/>
            </w:rPr>
          </w:rPrChange>
        </w:rPr>
        <w:t>1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593" w:author="随遇而安" w:date="2023-08-12T15:10:56Z">
            <w:rPr>
              <w:rFonts w:ascii="宋体" w:hAnsi="宋体" w:eastAsia="宋体" w:cs="宋体"/>
              <w:spacing w:val="-7"/>
              <w:position w:val="16"/>
              <w:sz w:val="24"/>
              <w:szCs w:val="24"/>
            </w:rPr>
          </w:rPrChange>
        </w:rPr>
        <w:t>～表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594" w:author="随遇而安" w:date="2023-08-12T15:10:56Z">
            <w:rPr>
              <w:rFonts w:ascii="宋体" w:hAnsi="宋体" w:eastAsia="宋体" w:cs="宋体"/>
              <w:spacing w:val="-40"/>
              <w:position w:val="16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595" w:author="随遇而安" w:date="2023-08-12T15:10:56Z">
            <w:rPr>
              <w:rFonts w:ascii="Times New Roman" w:hAnsi="Times New Roman" w:eastAsia="Times New Roman" w:cs="Times New Roman"/>
              <w:spacing w:val="-7"/>
              <w:position w:val="16"/>
              <w:sz w:val="24"/>
              <w:szCs w:val="24"/>
            </w:rPr>
          </w:rPrChange>
        </w:rPr>
        <w:t>7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596" w:author="随遇而安" w:date="2023-08-12T15:10:56Z">
            <w:rPr>
              <w:rFonts w:ascii="宋体" w:hAnsi="宋体" w:eastAsia="宋体" w:cs="宋体"/>
              <w:spacing w:val="-7"/>
              <w:position w:val="16"/>
              <w:sz w:val="24"/>
              <w:szCs w:val="24"/>
            </w:rPr>
          </w:rPrChange>
        </w:rPr>
        <w:t>；各专业安全作业票一式三份，</w:t>
      </w:r>
      <w:del w:id="4597" w:author="随遇而安" w:date="2023-08-12T15:11:02Z">
        <w:r>
          <w:rPr>
            <w:rFonts w:hint="eastAsia" w:ascii="仿宋" w:hAnsi="仿宋" w:eastAsia="仿宋" w:cs="仿宋"/>
            <w:spacing w:val="0"/>
            <w:position w:val="0"/>
            <w:sz w:val="28"/>
            <w:szCs w:val="24"/>
            <w:lang w:eastAsia="zh-CN"/>
            <w:rPrChange w:id="4598" w:author="随遇而安" w:date="2023-08-12T15:10:56Z">
              <w:rPr>
                <w:rFonts w:ascii="宋体" w:hAnsi="宋体" w:eastAsia="宋体" w:cs="宋体"/>
                <w:spacing w:val="-7"/>
                <w:position w:val="16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599" w:author="随遇而安" w:date="2023-08-12T15:10:56Z">
            <w:rPr>
              <w:rFonts w:ascii="宋体" w:hAnsi="宋体" w:eastAsia="宋体" w:cs="宋体"/>
              <w:spacing w:val="-7"/>
              <w:position w:val="16"/>
              <w:sz w:val="24"/>
              <w:szCs w:val="24"/>
            </w:rPr>
          </w:rPrChange>
        </w:rPr>
        <w:t>作业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600" w:author="随遇而安" w:date="2023-08-12T15:10:56Z">
            <w:rPr>
              <w:rFonts w:ascii="宋体" w:hAnsi="宋体" w:eastAsia="宋体" w:cs="宋体"/>
              <w:spacing w:val="-8"/>
              <w:position w:val="16"/>
              <w:sz w:val="24"/>
              <w:szCs w:val="24"/>
            </w:rPr>
          </w:rPrChange>
        </w:rPr>
        <w:t>单位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601" w:author="随遇而安" w:date="2023-08-12T15:10:56Z">
            <w:rPr>
              <w:rFonts w:ascii="Times New Roman" w:hAnsi="Times New Roman" w:eastAsia="Times New Roman" w:cs="Times New Roman"/>
              <w:spacing w:val="-8"/>
              <w:position w:val="16"/>
              <w:sz w:val="24"/>
              <w:szCs w:val="24"/>
            </w:rPr>
          </w:rPrChange>
        </w:rPr>
        <w:t>&lt;</w:t>
      </w:r>
      <w:r>
        <w:rPr>
          <w:rFonts w:hint="eastAsia" w:ascii="仿宋" w:hAnsi="仿宋" w:eastAsia="仿宋" w:cs="仿宋"/>
          <w:spacing w:val="0"/>
          <w:position w:val="0"/>
          <w:sz w:val="28"/>
          <w:szCs w:val="24"/>
          <w:lang w:eastAsia="zh-CN"/>
          <w:rPrChange w:id="4602" w:author="随遇而安" w:date="2023-08-12T15:10:56Z">
            <w:rPr>
              <w:rFonts w:ascii="宋体" w:hAnsi="宋体" w:eastAsia="宋体" w:cs="宋体"/>
              <w:spacing w:val="-8"/>
              <w:position w:val="16"/>
              <w:sz w:val="24"/>
              <w:szCs w:val="24"/>
            </w:rPr>
          </w:rPrChange>
        </w:rPr>
        <w:t>作业中心</w:t>
      </w:r>
    </w:p>
    <w:p w14:paraId="4F75CA06">
      <w:pPr>
        <w:autoSpaceDE/>
        <w:autoSpaceDN/>
        <w:spacing w:before="185" w:line="360" w:lineRule="auto"/>
        <w:ind w:left="0" w:firstLine="560" w:firstLineChars="200"/>
        <w:rPr>
          <w:rFonts w:hint="eastAsia" w:ascii="仿宋" w:hAnsi="仿宋" w:eastAsia="仿宋" w:cs="仿宋"/>
          <w:sz w:val="28"/>
          <w:szCs w:val="24"/>
          <w:lang w:eastAsia="zh-CN"/>
          <w:rPrChange w:id="4604" w:author="随遇而安" w:date="2023-08-12T15:10:56Z">
            <w:rPr>
              <w:rFonts w:ascii="宋体" w:hAnsi="宋体" w:eastAsia="宋体" w:cs="宋体"/>
              <w:sz w:val="24"/>
              <w:szCs w:val="24"/>
            </w:rPr>
          </w:rPrChange>
        </w:rPr>
        <w:pPrChange w:id="4603" w:author="36526" w:date="2024-11-06T20:22:41Z">
          <w:pPr>
            <w:spacing w:line="233" w:lineRule="auto"/>
            <w:ind w:left="29"/>
          </w:pPr>
        </w:pPrChange>
      </w:pP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605" w:author="随遇而安" w:date="2023-08-12T15:10:56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/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606" w:author="随遇而安" w:date="2023-08-12T15:10:56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班组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607" w:author="随遇而安" w:date="2023-08-12T15:10:56Z"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</w:rPrChange>
        </w:rPr>
        <w:t>&gt;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608" w:author="随遇而安" w:date="2023-08-12T15:10:56Z">
            <w:rPr>
              <w:rFonts w:ascii="Times New Roman" w:hAnsi="Times New Roman" w:eastAsia="Times New Roman" w:cs="Times New Roman"/>
              <w:spacing w:val="-35"/>
              <w:sz w:val="24"/>
              <w:szCs w:val="24"/>
            </w:rPr>
          </w:rPrChange>
        </w:rPr>
        <w:t xml:space="preserve"> 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609" w:author="随遇而安" w:date="2023-08-12T15:10:56Z">
            <w:rPr>
              <w:rFonts w:ascii="宋体" w:hAnsi="宋体" w:eastAsia="宋体" w:cs="宋体"/>
              <w:spacing w:val="-3"/>
              <w:sz w:val="24"/>
              <w:szCs w:val="24"/>
            </w:rPr>
          </w:rPrChange>
        </w:rPr>
        <w:t>、项目生产运营部、安环品质部各保存一份，区域电</w:t>
      </w:r>
      <w:r>
        <w:rPr>
          <w:rFonts w:hint="eastAsia" w:ascii="仿宋" w:hAnsi="仿宋" w:eastAsia="仿宋" w:cs="仿宋"/>
          <w:spacing w:val="0"/>
          <w:sz w:val="28"/>
          <w:szCs w:val="24"/>
          <w:lang w:eastAsia="zh-CN"/>
          <w:rPrChange w:id="4610" w:author="随遇而安" w:date="2023-08-12T15:10:56Z">
            <w:rPr>
              <w:rFonts w:ascii="宋体" w:hAnsi="宋体" w:eastAsia="宋体" w:cs="宋体"/>
              <w:spacing w:val="-4"/>
              <w:sz w:val="24"/>
              <w:szCs w:val="24"/>
            </w:rPr>
          </w:rPrChange>
        </w:rPr>
        <w:t>子档存档备查）。</w:t>
      </w:r>
    </w:p>
    <w:p w14:paraId="1073E143">
      <w:pPr>
        <w:spacing w:line="233" w:lineRule="auto"/>
        <w:rPr>
          <w:rFonts w:ascii="宋体" w:hAnsi="宋体" w:eastAsia="宋体" w:cs="宋体"/>
          <w:sz w:val="24"/>
          <w:szCs w:val="24"/>
        </w:rPr>
        <w:sectPr>
          <w:footerReference r:id="rId25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4513A98C">
      <w:pPr>
        <w:spacing w:before="33" w:line="219" w:lineRule="auto"/>
        <w:ind w:left="5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9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附件：</w:t>
      </w:r>
    </w:p>
    <w:p w14:paraId="7C13FA9E">
      <w:pPr>
        <w:spacing w:before="45" w:line="221" w:lineRule="auto"/>
        <w:ind w:left="36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1.</w:t>
      </w:r>
      <w:r>
        <w:rPr>
          <w:rFonts w:ascii="宋体" w:hAnsi="宋体" w:eastAsia="宋体" w:cs="宋体"/>
          <w:spacing w:val="-2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高处安全作业票</w:t>
      </w:r>
    </w:p>
    <w:p w14:paraId="3D152228">
      <w:pPr>
        <w:spacing w:line="101" w:lineRule="auto"/>
        <w:rPr>
          <w:rFonts w:ascii="Arial"/>
          <w:sz w:val="2"/>
        </w:rPr>
      </w:pPr>
    </w:p>
    <w:tbl>
      <w:tblPr>
        <w:tblStyle w:val="8"/>
        <w:tblW w:w="8780" w:type="dxa"/>
        <w:tblInd w:w="1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685"/>
        <w:gridCol w:w="2272"/>
        <w:gridCol w:w="1544"/>
        <w:gridCol w:w="141"/>
        <w:gridCol w:w="850"/>
        <w:gridCol w:w="1568"/>
      </w:tblGrid>
      <w:tr w14:paraId="488622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405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E859D8D">
            <w:pPr>
              <w:spacing w:before="69" w:line="220" w:lineRule="auto"/>
              <w:ind w:left="29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作业申请单位（部门）</w:t>
            </w:r>
          </w:p>
        </w:tc>
        <w:tc>
          <w:tcPr>
            <w:tcW w:w="2272" w:type="dxa"/>
            <w:tcBorders>
              <w:top w:val="single" w:color="000000" w:sz="10" w:space="0"/>
            </w:tcBorders>
            <w:vAlign w:val="top"/>
          </w:tcPr>
          <w:p w14:paraId="5BACEBB7">
            <w:pPr>
              <w:pStyle w:val="9"/>
            </w:pPr>
          </w:p>
        </w:tc>
        <w:tc>
          <w:tcPr>
            <w:tcW w:w="1685" w:type="dxa"/>
            <w:gridSpan w:val="2"/>
            <w:tcBorders>
              <w:top w:val="single" w:color="000000" w:sz="10" w:space="0"/>
            </w:tcBorders>
            <w:vAlign w:val="top"/>
          </w:tcPr>
          <w:p w14:paraId="10CDE06B">
            <w:pPr>
              <w:spacing w:before="69" w:line="220" w:lineRule="auto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作业申请时间</w:t>
            </w:r>
          </w:p>
        </w:tc>
        <w:tc>
          <w:tcPr>
            <w:tcW w:w="2418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AE4094A">
            <w:pPr>
              <w:spacing w:before="69" w:line="220" w:lineRule="auto"/>
              <w:ind w:left="5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32FAC0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405" w:type="dxa"/>
            <w:gridSpan w:val="2"/>
            <w:tcBorders>
              <w:left w:val="single" w:color="000000" w:sz="10" w:space="0"/>
            </w:tcBorders>
            <w:vAlign w:val="top"/>
          </w:tcPr>
          <w:p w14:paraId="40D4CAE4">
            <w:pPr>
              <w:spacing w:before="63" w:line="220" w:lineRule="auto"/>
              <w:ind w:left="83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作业地点</w:t>
            </w:r>
          </w:p>
        </w:tc>
        <w:tc>
          <w:tcPr>
            <w:tcW w:w="2272" w:type="dxa"/>
            <w:vAlign w:val="top"/>
          </w:tcPr>
          <w:p w14:paraId="2F369E44">
            <w:pPr>
              <w:pStyle w:val="9"/>
            </w:pPr>
          </w:p>
        </w:tc>
        <w:tc>
          <w:tcPr>
            <w:tcW w:w="1685" w:type="dxa"/>
            <w:gridSpan w:val="2"/>
            <w:vAlign w:val="top"/>
          </w:tcPr>
          <w:p w14:paraId="7A2E1E91">
            <w:pPr>
              <w:spacing w:before="63" w:line="220" w:lineRule="auto"/>
              <w:ind w:left="49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作业内容</w:t>
            </w:r>
          </w:p>
        </w:tc>
        <w:tc>
          <w:tcPr>
            <w:tcW w:w="2418" w:type="dxa"/>
            <w:gridSpan w:val="2"/>
            <w:tcBorders>
              <w:right w:val="single" w:color="000000" w:sz="10" w:space="0"/>
            </w:tcBorders>
            <w:vAlign w:val="top"/>
          </w:tcPr>
          <w:p w14:paraId="72271E98">
            <w:pPr>
              <w:pStyle w:val="9"/>
            </w:pPr>
          </w:p>
        </w:tc>
      </w:tr>
      <w:tr w14:paraId="2B50B1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405" w:type="dxa"/>
            <w:gridSpan w:val="2"/>
            <w:tcBorders>
              <w:left w:val="single" w:color="000000" w:sz="10" w:space="0"/>
            </w:tcBorders>
            <w:vAlign w:val="top"/>
          </w:tcPr>
          <w:p w14:paraId="74AD35B3">
            <w:pPr>
              <w:spacing w:before="62" w:line="220" w:lineRule="auto"/>
              <w:ind w:left="83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作业高度</w:t>
            </w:r>
          </w:p>
        </w:tc>
        <w:tc>
          <w:tcPr>
            <w:tcW w:w="2272" w:type="dxa"/>
            <w:vAlign w:val="top"/>
          </w:tcPr>
          <w:p w14:paraId="67909A3B">
            <w:pPr>
              <w:pStyle w:val="9"/>
            </w:pPr>
          </w:p>
        </w:tc>
        <w:tc>
          <w:tcPr>
            <w:tcW w:w="1685" w:type="dxa"/>
            <w:gridSpan w:val="2"/>
            <w:vAlign w:val="top"/>
          </w:tcPr>
          <w:p w14:paraId="0AE5D379">
            <w:pPr>
              <w:spacing w:before="62" w:line="220" w:lineRule="auto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高处作业级别</w:t>
            </w:r>
          </w:p>
        </w:tc>
        <w:tc>
          <w:tcPr>
            <w:tcW w:w="2418" w:type="dxa"/>
            <w:gridSpan w:val="2"/>
            <w:tcBorders>
              <w:right w:val="single" w:color="000000" w:sz="10" w:space="0"/>
            </w:tcBorders>
            <w:vAlign w:val="top"/>
          </w:tcPr>
          <w:p w14:paraId="37A9CA5F">
            <w:pPr>
              <w:pStyle w:val="9"/>
            </w:pPr>
          </w:p>
        </w:tc>
      </w:tr>
      <w:tr w14:paraId="2726D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05" w:type="dxa"/>
            <w:gridSpan w:val="2"/>
            <w:tcBorders>
              <w:left w:val="single" w:color="000000" w:sz="10" w:space="0"/>
            </w:tcBorders>
            <w:vAlign w:val="top"/>
          </w:tcPr>
          <w:p w14:paraId="066C940A">
            <w:pPr>
              <w:spacing w:before="62" w:line="220" w:lineRule="auto"/>
              <w:ind w:left="4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作业部门（班组）</w:t>
            </w:r>
          </w:p>
        </w:tc>
        <w:tc>
          <w:tcPr>
            <w:tcW w:w="2272" w:type="dxa"/>
            <w:vAlign w:val="top"/>
          </w:tcPr>
          <w:p w14:paraId="3D9E58A8">
            <w:pPr>
              <w:pStyle w:val="9"/>
            </w:pPr>
          </w:p>
        </w:tc>
        <w:tc>
          <w:tcPr>
            <w:tcW w:w="1685" w:type="dxa"/>
            <w:gridSpan w:val="2"/>
            <w:vAlign w:val="top"/>
          </w:tcPr>
          <w:p w14:paraId="177D4143">
            <w:pPr>
              <w:spacing w:before="63" w:line="220" w:lineRule="auto"/>
              <w:ind w:left="5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监护人</w:t>
            </w:r>
          </w:p>
        </w:tc>
        <w:tc>
          <w:tcPr>
            <w:tcW w:w="2418" w:type="dxa"/>
            <w:gridSpan w:val="2"/>
            <w:tcBorders>
              <w:right w:val="single" w:color="000000" w:sz="10" w:space="0"/>
            </w:tcBorders>
            <w:vAlign w:val="top"/>
          </w:tcPr>
          <w:p w14:paraId="6D208D1C">
            <w:pPr>
              <w:pStyle w:val="9"/>
            </w:pPr>
          </w:p>
        </w:tc>
      </w:tr>
      <w:tr w14:paraId="514EF8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405" w:type="dxa"/>
            <w:gridSpan w:val="2"/>
            <w:tcBorders>
              <w:left w:val="single" w:color="000000" w:sz="10" w:space="0"/>
            </w:tcBorders>
            <w:vAlign w:val="top"/>
          </w:tcPr>
          <w:p w14:paraId="6FB3FE0E">
            <w:pPr>
              <w:spacing w:before="66" w:line="220" w:lineRule="auto"/>
              <w:ind w:left="83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作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业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人</w:t>
            </w:r>
          </w:p>
        </w:tc>
        <w:tc>
          <w:tcPr>
            <w:tcW w:w="2272" w:type="dxa"/>
            <w:vAlign w:val="top"/>
          </w:tcPr>
          <w:p w14:paraId="771E42E5">
            <w:pPr>
              <w:pStyle w:val="9"/>
            </w:pPr>
          </w:p>
        </w:tc>
        <w:tc>
          <w:tcPr>
            <w:tcW w:w="1685" w:type="dxa"/>
            <w:gridSpan w:val="2"/>
            <w:vAlign w:val="top"/>
          </w:tcPr>
          <w:p w14:paraId="11F743AA">
            <w:pPr>
              <w:spacing w:before="65" w:line="220" w:lineRule="auto"/>
              <w:ind w:left="3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作业负责人</w:t>
            </w:r>
          </w:p>
        </w:tc>
        <w:tc>
          <w:tcPr>
            <w:tcW w:w="2418" w:type="dxa"/>
            <w:gridSpan w:val="2"/>
            <w:tcBorders>
              <w:right w:val="single" w:color="000000" w:sz="10" w:space="0"/>
            </w:tcBorders>
            <w:vAlign w:val="top"/>
          </w:tcPr>
          <w:p w14:paraId="211FB503">
            <w:pPr>
              <w:pStyle w:val="9"/>
            </w:pPr>
          </w:p>
        </w:tc>
      </w:tr>
      <w:tr w14:paraId="2CD921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05" w:type="dxa"/>
            <w:gridSpan w:val="2"/>
            <w:tcBorders>
              <w:left w:val="single" w:color="000000" w:sz="10" w:space="0"/>
            </w:tcBorders>
            <w:vAlign w:val="top"/>
          </w:tcPr>
          <w:p w14:paraId="0DC4E3E1">
            <w:pPr>
              <w:spacing w:before="219" w:line="220" w:lineRule="auto"/>
              <w:ind w:left="29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作业现场风险识别结果</w:t>
            </w:r>
          </w:p>
        </w:tc>
        <w:tc>
          <w:tcPr>
            <w:tcW w:w="6375" w:type="dxa"/>
            <w:gridSpan w:val="5"/>
            <w:tcBorders>
              <w:right w:val="single" w:color="000000" w:sz="10" w:space="0"/>
            </w:tcBorders>
            <w:vAlign w:val="top"/>
          </w:tcPr>
          <w:p w14:paraId="2A702874">
            <w:pPr>
              <w:pStyle w:val="9"/>
            </w:pPr>
          </w:p>
        </w:tc>
      </w:tr>
      <w:tr w14:paraId="2BFFD1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405" w:type="dxa"/>
            <w:gridSpan w:val="2"/>
            <w:tcBorders>
              <w:left w:val="single" w:color="000000" w:sz="10" w:space="0"/>
              <w:bottom w:val="single" w:color="000000" w:sz="6" w:space="0"/>
            </w:tcBorders>
            <w:vAlign w:val="top"/>
          </w:tcPr>
          <w:p w14:paraId="234EFB2C">
            <w:pPr>
              <w:spacing w:before="64" w:line="220" w:lineRule="auto"/>
              <w:ind w:left="65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作业实施时间</w:t>
            </w:r>
          </w:p>
        </w:tc>
        <w:tc>
          <w:tcPr>
            <w:tcW w:w="6375" w:type="dxa"/>
            <w:gridSpan w:val="5"/>
            <w:tcBorders>
              <w:bottom w:val="single" w:color="000000" w:sz="6" w:space="0"/>
              <w:right w:val="single" w:color="000000" w:sz="10" w:space="0"/>
            </w:tcBorders>
            <w:vAlign w:val="top"/>
          </w:tcPr>
          <w:p w14:paraId="20F791F0">
            <w:pPr>
              <w:spacing w:before="63" w:line="220" w:lineRule="auto"/>
              <w:ind w:left="73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分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至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分止</w:t>
            </w:r>
          </w:p>
        </w:tc>
      </w:tr>
      <w:tr w14:paraId="72A257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0" w:type="dxa"/>
            <w:tcBorders>
              <w:top w:val="single" w:color="000000" w:sz="6" w:space="0"/>
              <w:left w:val="single" w:color="000000" w:sz="10" w:space="0"/>
              <w:bottom w:val="single" w:color="000000" w:sz="6" w:space="0"/>
            </w:tcBorders>
            <w:shd w:val="clear" w:color="auto" w:fill="D9D9D9"/>
            <w:vAlign w:val="top"/>
          </w:tcPr>
          <w:p w14:paraId="5FB29F11">
            <w:pPr>
              <w:spacing w:before="59" w:line="221" w:lineRule="auto"/>
              <w:ind w:left="1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5501" w:type="dxa"/>
            <w:gridSpan w:val="3"/>
            <w:tcBorders>
              <w:top w:val="single" w:color="000000" w:sz="6" w:space="0"/>
              <w:bottom w:val="single" w:color="000000" w:sz="6" w:space="0"/>
            </w:tcBorders>
            <w:shd w:val="clear" w:color="auto" w:fill="D9D9D9"/>
            <w:vAlign w:val="top"/>
          </w:tcPr>
          <w:p w14:paraId="137A34A1">
            <w:pPr>
              <w:spacing w:before="59" w:line="220" w:lineRule="auto"/>
              <w:ind w:left="23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安全措施</w:t>
            </w:r>
          </w:p>
        </w:tc>
        <w:tc>
          <w:tcPr>
            <w:tcW w:w="991" w:type="dxa"/>
            <w:gridSpan w:val="2"/>
            <w:tcBorders>
              <w:top w:val="single" w:color="000000" w:sz="6" w:space="0"/>
              <w:bottom w:val="single" w:color="000000" w:sz="6" w:space="0"/>
            </w:tcBorders>
            <w:shd w:val="clear" w:color="auto" w:fill="D9D9D9"/>
            <w:vAlign w:val="top"/>
          </w:tcPr>
          <w:p w14:paraId="382EAD1B">
            <w:pPr>
              <w:spacing w:before="59" w:line="220" w:lineRule="auto"/>
              <w:ind w:left="14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是否涉及</w:t>
            </w:r>
          </w:p>
        </w:tc>
        <w:tc>
          <w:tcPr>
            <w:tcW w:w="1568" w:type="dxa"/>
            <w:tcBorders>
              <w:top w:val="single" w:color="000000" w:sz="6" w:space="0"/>
              <w:bottom w:val="single" w:color="000000" w:sz="6" w:space="0"/>
              <w:right w:val="single" w:color="000000" w:sz="10" w:space="0"/>
            </w:tcBorders>
            <w:shd w:val="clear" w:color="auto" w:fill="D9D9D9"/>
            <w:vAlign w:val="top"/>
          </w:tcPr>
          <w:p w14:paraId="242BE98A">
            <w:pPr>
              <w:spacing w:before="59" w:line="220" w:lineRule="auto"/>
              <w:ind w:left="5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确认人</w:t>
            </w:r>
          </w:p>
        </w:tc>
      </w:tr>
      <w:tr w14:paraId="15F7A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6" w:space="0"/>
              <w:left w:val="single" w:color="000000" w:sz="10" w:space="0"/>
            </w:tcBorders>
            <w:vAlign w:val="top"/>
          </w:tcPr>
          <w:p w14:paraId="6116526C">
            <w:pPr>
              <w:spacing w:before="93" w:line="188" w:lineRule="auto"/>
              <w:ind w:left="31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5501" w:type="dxa"/>
            <w:gridSpan w:val="3"/>
            <w:tcBorders>
              <w:top w:val="single" w:color="000000" w:sz="6" w:space="0"/>
            </w:tcBorders>
            <w:vAlign w:val="top"/>
          </w:tcPr>
          <w:p w14:paraId="5277F445">
            <w:pPr>
              <w:spacing w:before="61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作业人员身体条件符合要求</w:t>
            </w:r>
          </w:p>
        </w:tc>
        <w:tc>
          <w:tcPr>
            <w:tcW w:w="991" w:type="dxa"/>
            <w:gridSpan w:val="2"/>
            <w:tcBorders>
              <w:top w:val="single" w:color="000000" w:sz="6" w:space="0"/>
            </w:tcBorders>
            <w:vAlign w:val="top"/>
          </w:tcPr>
          <w:p w14:paraId="04F90B31">
            <w:pPr>
              <w:pStyle w:val="9"/>
            </w:pPr>
          </w:p>
        </w:tc>
        <w:tc>
          <w:tcPr>
            <w:tcW w:w="1568" w:type="dxa"/>
            <w:tcBorders>
              <w:top w:val="single" w:color="000000" w:sz="6" w:space="0"/>
              <w:right w:val="single" w:color="000000" w:sz="10" w:space="0"/>
            </w:tcBorders>
            <w:vAlign w:val="top"/>
          </w:tcPr>
          <w:p w14:paraId="480A482B">
            <w:pPr>
              <w:pStyle w:val="9"/>
            </w:pPr>
          </w:p>
        </w:tc>
      </w:tr>
      <w:tr w14:paraId="4CAA6F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51FA3911">
            <w:pPr>
              <w:spacing w:before="98" w:line="188" w:lineRule="auto"/>
              <w:ind w:left="3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5501" w:type="dxa"/>
            <w:gridSpan w:val="3"/>
            <w:vAlign w:val="top"/>
          </w:tcPr>
          <w:p w14:paraId="416E70F7">
            <w:pPr>
              <w:spacing w:before="66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作业人员着装符合作业要求</w:t>
            </w:r>
          </w:p>
        </w:tc>
        <w:tc>
          <w:tcPr>
            <w:tcW w:w="991" w:type="dxa"/>
            <w:gridSpan w:val="2"/>
            <w:vAlign w:val="top"/>
          </w:tcPr>
          <w:p w14:paraId="6065AEA1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75604F5A">
            <w:pPr>
              <w:pStyle w:val="9"/>
            </w:pPr>
          </w:p>
        </w:tc>
      </w:tr>
      <w:tr w14:paraId="060A00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3252D8FC">
            <w:pPr>
              <w:spacing w:before="95" w:line="188" w:lineRule="auto"/>
              <w:ind w:left="30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5501" w:type="dxa"/>
            <w:gridSpan w:val="3"/>
            <w:vAlign w:val="top"/>
          </w:tcPr>
          <w:p w14:paraId="44BBBA17">
            <w:pPr>
              <w:spacing w:before="64" w:line="219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作业人员佩戴符合标准要求的安全帽、安全带等高处作业防护装备。</w:t>
            </w:r>
          </w:p>
        </w:tc>
        <w:tc>
          <w:tcPr>
            <w:tcW w:w="991" w:type="dxa"/>
            <w:gridSpan w:val="2"/>
            <w:vAlign w:val="top"/>
          </w:tcPr>
          <w:p w14:paraId="1525DF89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161EEAF8">
            <w:pPr>
              <w:pStyle w:val="9"/>
            </w:pPr>
          </w:p>
        </w:tc>
      </w:tr>
      <w:tr w14:paraId="1E2A1E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1777A30C">
            <w:pPr>
              <w:spacing w:before="96" w:line="188" w:lineRule="auto"/>
              <w:ind w:left="29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5501" w:type="dxa"/>
            <w:gridSpan w:val="3"/>
            <w:vAlign w:val="top"/>
          </w:tcPr>
          <w:p w14:paraId="2BC72BD8">
            <w:pPr>
              <w:spacing w:before="64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作业人员携带有工具袋及安全绳</w:t>
            </w:r>
          </w:p>
        </w:tc>
        <w:tc>
          <w:tcPr>
            <w:tcW w:w="991" w:type="dxa"/>
            <w:gridSpan w:val="2"/>
            <w:vAlign w:val="top"/>
          </w:tcPr>
          <w:p w14:paraId="11DB3B71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6489756C">
            <w:pPr>
              <w:pStyle w:val="9"/>
            </w:pPr>
          </w:p>
        </w:tc>
      </w:tr>
      <w:tr w14:paraId="7A30B0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026C9ABD">
            <w:pPr>
              <w:spacing w:before="99" w:line="185" w:lineRule="auto"/>
              <w:ind w:left="30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5501" w:type="dxa"/>
            <w:gridSpan w:val="3"/>
            <w:vAlign w:val="top"/>
          </w:tcPr>
          <w:p w14:paraId="3A8E7BA3">
            <w:pPr>
              <w:spacing w:before="65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现场搭设的作业平台、</w:t>
            </w:r>
            <w:r>
              <w:rPr>
                <w:rFonts w:ascii="宋体" w:hAnsi="宋体" w:eastAsia="宋体" w:cs="宋体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梯子、防护网、围栏符合安全规定</w:t>
            </w:r>
          </w:p>
        </w:tc>
        <w:tc>
          <w:tcPr>
            <w:tcW w:w="991" w:type="dxa"/>
            <w:gridSpan w:val="2"/>
            <w:vAlign w:val="top"/>
          </w:tcPr>
          <w:p w14:paraId="59A005B6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0B5FA69C">
            <w:pPr>
              <w:pStyle w:val="9"/>
            </w:pPr>
          </w:p>
        </w:tc>
      </w:tr>
      <w:tr w14:paraId="3A9CD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20CA8E2B">
            <w:pPr>
              <w:spacing w:before="96" w:line="188" w:lineRule="auto"/>
              <w:ind w:left="30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5501" w:type="dxa"/>
            <w:gridSpan w:val="3"/>
            <w:vAlign w:val="top"/>
          </w:tcPr>
          <w:p w14:paraId="0D9E0D41">
            <w:pPr>
              <w:spacing w:before="65" w:line="219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作业场地有冰、雪、霜、油、水等易滑物，已采取防滑措施</w:t>
            </w:r>
          </w:p>
        </w:tc>
        <w:tc>
          <w:tcPr>
            <w:tcW w:w="991" w:type="dxa"/>
            <w:gridSpan w:val="2"/>
            <w:vAlign w:val="top"/>
          </w:tcPr>
          <w:p w14:paraId="19FC05ED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1BDA2727">
            <w:pPr>
              <w:pStyle w:val="9"/>
            </w:pPr>
          </w:p>
        </w:tc>
      </w:tr>
      <w:tr w14:paraId="1F7CB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56AC144E">
            <w:pPr>
              <w:spacing w:before="98" w:line="185" w:lineRule="auto"/>
              <w:ind w:left="30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5501" w:type="dxa"/>
            <w:gridSpan w:val="3"/>
            <w:vAlign w:val="top"/>
          </w:tcPr>
          <w:p w14:paraId="4C905BF0">
            <w:pPr>
              <w:spacing w:before="64" w:line="219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作业人员在不承重物处作业所搭设的承重板稳定牢固</w:t>
            </w:r>
          </w:p>
        </w:tc>
        <w:tc>
          <w:tcPr>
            <w:tcW w:w="991" w:type="dxa"/>
            <w:gridSpan w:val="2"/>
            <w:vAlign w:val="top"/>
          </w:tcPr>
          <w:p w14:paraId="38C79229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19561239">
            <w:pPr>
              <w:pStyle w:val="9"/>
            </w:pPr>
          </w:p>
        </w:tc>
      </w:tr>
      <w:tr w14:paraId="526A4D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7145D7B1">
            <w:pPr>
              <w:spacing w:before="98" w:line="188" w:lineRule="auto"/>
              <w:ind w:left="30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8</w:t>
            </w:r>
          </w:p>
        </w:tc>
        <w:tc>
          <w:tcPr>
            <w:tcW w:w="5501" w:type="dxa"/>
            <w:gridSpan w:val="3"/>
            <w:vAlign w:val="top"/>
          </w:tcPr>
          <w:p w14:paraId="3BD430BB">
            <w:pPr>
              <w:spacing w:before="66" w:line="219" w:lineRule="auto"/>
              <w:ind w:left="1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采光、夜间作业照明符合作业要求</w:t>
            </w:r>
          </w:p>
        </w:tc>
        <w:tc>
          <w:tcPr>
            <w:tcW w:w="991" w:type="dxa"/>
            <w:gridSpan w:val="2"/>
            <w:vAlign w:val="top"/>
          </w:tcPr>
          <w:p w14:paraId="7DF5F7AD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4538706D">
            <w:pPr>
              <w:pStyle w:val="9"/>
            </w:pPr>
          </w:p>
        </w:tc>
      </w:tr>
      <w:tr w14:paraId="4455F7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7B286F89">
            <w:pPr>
              <w:spacing w:before="95" w:line="188" w:lineRule="auto"/>
              <w:ind w:left="30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p>
        </w:tc>
        <w:tc>
          <w:tcPr>
            <w:tcW w:w="5501" w:type="dxa"/>
            <w:gridSpan w:val="3"/>
            <w:vAlign w:val="top"/>
          </w:tcPr>
          <w:p w14:paraId="669713A7">
            <w:pPr>
              <w:spacing w:before="64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作业现场四周已设警戒区</w:t>
            </w:r>
          </w:p>
        </w:tc>
        <w:tc>
          <w:tcPr>
            <w:tcW w:w="991" w:type="dxa"/>
            <w:gridSpan w:val="2"/>
            <w:vAlign w:val="top"/>
          </w:tcPr>
          <w:p w14:paraId="6600CA70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27478501">
            <w:pPr>
              <w:pStyle w:val="9"/>
            </w:pPr>
          </w:p>
        </w:tc>
      </w:tr>
      <w:tr w14:paraId="0F7A02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02EC181C">
            <w:pPr>
              <w:spacing w:before="95" w:line="188" w:lineRule="auto"/>
              <w:ind w:left="27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10</w:t>
            </w:r>
          </w:p>
        </w:tc>
        <w:tc>
          <w:tcPr>
            <w:tcW w:w="5501" w:type="dxa"/>
            <w:gridSpan w:val="3"/>
            <w:vAlign w:val="top"/>
          </w:tcPr>
          <w:p w14:paraId="0397F8A7">
            <w:pPr>
              <w:spacing w:before="63" w:line="220" w:lineRule="auto"/>
              <w:ind w:left="1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露天作业，风力满足作业安全要求</w:t>
            </w:r>
          </w:p>
        </w:tc>
        <w:tc>
          <w:tcPr>
            <w:tcW w:w="991" w:type="dxa"/>
            <w:gridSpan w:val="2"/>
            <w:vAlign w:val="top"/>
          </w:tcPr>
          <w:p w14:paraId="3A559CEF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5BF82456">
            <w:pPr>
              <w:pStyle w:val="9"/>
            </w:pPr>
          </w:p>
        </w:tc>
      </w:tr>
      <w:tr w14:paraId="129AA1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32381E57">
            <w:pPr>
              <w:spacing w:before="95" w:line="188" w:lineRule="auto"/>
              <w:ind w:left="27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18"/>
              </w:rPr>
              <w:t>11</w:t>
            </w:r>
          </w:p>
        </w:tc>
        <w:tc>
          <w:tcPr>
            <w:tcW w:w="5501" w:type="dxa"/>
            <w:gridSpan w:val="3"/>
            <w:vAlign w:val="top"/>
          </w:tcPr>
          <w:p w14:paraId="4CDBE831">
            <w:pPr>
              <w:spacing w:before="64" w:line="233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登高设备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/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车辆作业平台护栏等防护设施完好</w:t>
            </w:r>
          </w:p>
        </w:tc>
        <w:tc>
          <w:tcPr>
            <w:tcW w:w="991" w:type="dxa"/>
            <w:gridSpan w:val="2"/>
            <w:vAlign w:val="top"/>
          </w:tcPr>
          <w:p w14:paraId="4C25209E">
            <w:pPr>
              <w:pStyle w:val="9"/>
            </w:pPr>
          </w:p>
        </w:tc>
        <w:tc>
          <w:tcPr>
            <w:tcW w:w="1568" w:type="dxa"/>
            <w:tcBorders>
              <w:right w:val="single" w:color="000000" w:sz="10" w:space="0"/>
            </w:tcBorders>
            <w:vAlign w:val="top"/>
          </w:tcPr>
          <w:p w14:paraId="04CA58A3">
            <w:pPr>
              <w:pStyle w:val="9"/>
            </w:pPr>
          </w:p>
        </w:tc>
      </w:tr>
      <w:tr w14:paraId="7DA171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720" w:type="dxa"/>
            <w:tcBorders>
              <w:left w:val="single" w:color="000000" w:sz="10" w:space="0"/>
            </w:tcBorders>
            <w:vAlign w:val="top"/>
          </w:tcPr>
          <w:p w14:paraId="75852356">
            <w:pPr>
              <w:pStyle w:val="9"/>
              <w:spacing w:line="353" w:lineRule="auto"/>
            </w:pPr>
          </w:p>
          <w:p w14:paraId="4267B342">
            <w:pPr>
              <w:spacing w:before="52" w:line="188" w:lineRule="auto"/>
              <w:ind w:left="27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12</w:t>
            </w:r>
          </w:p>
        </w:tc>
        <w:tc>
          <w:tcPr>
            <w:tcW w:w="8060" w:type="dxa"/>
            <w:gridSpan w:val="6"/>
            <w:tcBorders>
              <w:right w:val="single" w:color="000000" w:sz="10" w:space="0"/>
            </w:tcBorders>
            <w:vAlign w:val="top"/>
          </w:tcPr>
          <w:p w14:paraId="1451B707">
            <w:pPr>
              <w:spacing w:before="63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其他安全措施：</w:t>
            </w:r>
          </w:p>
          <w:p w14:paraId="0744EE43">
            <w:pPr>
              <w:pStyle w:val="9"/>
              <w:spacing w:line="348" w:lineRule="auto"/>
            </w:pPr>
          </w:p>
          <w:p w14:paraId="0C4D4FCC">
            <w:pPr>
              <w:spacing w:before="59" w:line="220" w:lineRule="auto"/>
              <w:ind w:left="50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编制人：</w:t>
            </w:r>
          </w:p>
        </w:tc>
      </w:tr>
      <w:tr w14:paraId="7B569C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2405" w:type="dxa"/>
            <w:gridSpan w:val="2"/>
            <w:tcBorders>
              <w:left w:val="single" w:color="000000" w:sz="10" w:space="0"/>
            </w:tcBorders>
            <w:vAlign w:val="top"/>
          </w:tcPr>
          <w:p w14:paraId="7BC47022">
            <w:pPr>
              <w:spacing w:before="159" w:line="221" w:lineRule="auto"/>
              <w:ind w:left="7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安全交底人</w:t>
            </w:r>
          </w:p>
        </w:tc>
        <w:tc>
          <w:tcPr>
            <w:tcW w:w="2272" w:type="dxa"/>
            <w:vAlign w:val="top"/>
          </w:tcPr>
          <w:p w14:paraId="3C368FB4">
            <w:pPr>
              <w:pStyle w:val="9"/>
            </w:pPr>
          </w:p>
        </w:tc>
        <w:tc>
          <w:tcPr>
            <w:tcW w:w="1685" w:type="dxa"/>
            <w:gridSpan w:val="2"/>
            <w:vAlign w:val="top"/>
          </w:tcPr>
          <w:p w14:paraId="5E1BD582">
            <w:pPr>
              <w:spacing w:before="159" w:line="221" w:lineRule="auto"/>
              <w:ind w:left="3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接受交底人</w:t>
            </w:r>
          </w:p>
        </w:tc>
        <w:tc>
          <w:tcPr>
            <w:tcW w:w="2418" w:type="dxa"/>
            <w:gridSpan w:val="2"/>
            <w:tcBorders>
              <w:right w:val="single" w:color="000000" w:sz="10" w:space="0"/>
            </w:tcBorders>
            <w:vAlign w:val="top"/>
          </w:tcPr>
          <w:p w14:paraId="7859A0F3">
            <w:pPr>
              <w:pStyle w:val="9"/>
            </w:pPr>
          </w:p>
        </w:tc>
      </w:tr>
      <w:tr w14:paraId="228A4F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8780" w:type="dxa"/>
            <w:gridSpan w:val="7"/>
            <w:tcBorders>
              <w:left w:val="single" w:color="000000" w:sz="10" w:space="0"/>
              <w:right w:val="single" w:color="000000" w:sz="10" w:space="0"/>
            </w:tcBorders>
            <w:shd w:val="clear" w:color="auto" w:fill="D9D9D9"/>
            <w:vAlign w:val="top"/>
          </w:tcPr>
          <w:p w14:paraId="629143B2">
            <w:pPr>
              <w:spacing w:before="97" w:line="220" w:lineRule="auto"/>
              <w:ind w:left="106"/>
              <w:rPr>
                <w:rFonts w:ascii="宋体" w:hAnsi="宋体" w:eastAsia="宋体" w:cs="宋体"/>
                <w:sz w:val="16"/>
                <w:szCs w:val="16"/>
              </w:rPr>
            </w:pPr>
            <w:r>
              <w:pict>
                <v:shape id="_x0000_s1081" o:spid="_x0000_s1081" style="position:absolute;left:0pt;margin-left:0.85pt;margin-top:16.9pt;height:0.5pt;width:437.4pt;mso-position-horizontal-relative:page;mso-position-vertical-relative:page;z-index:251715584;mso-width-relative:page;mso-height-relative:page;" fillcolor="#000000" filled="t" stroked="f" coordsize="8747,10" path="m0,9l8747,9,8747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z w:val="16"/>
                <w:szCs w:val="16"/>
                <w14:textOutline w14:w="2917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一级高处作业审批至项目负责人</w:t>
            </w:r>
          </w:p>
        </w:tc>
      </w:tr>
      <w:tr w14:paraId="3A087B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8780" w:type="dxa"/>
            <w:gridSpan w:val="7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ADDCEA5">
            <w:pPr>
              <w:spacing w:before="74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项目生产作业部门负责人意见：</w:t>
            </w:r>
          </w:p>
          <w:p w14:paraId="317A78D9">
            <w:pPr>
              <w:spacing w:before="97" w:line="220" w:lineRule="auto"/>
              <w:ind w:left="40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签字：         年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72AEDD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8780" w:type="dxa"/>
            <w:gridSpan w:val="7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3E2F8E4D">
            <w:pPr>
              <w:spacing w:before="75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项目安环管理部门负责人意见：</w:t>
            </w:r>
          </w:p>
          <w:p w14:paraId="7450E6D1">
            <w:pPr>
              <w:spacing w:before="97" w:line="220" w:lineRule="auto"/>
              <w:ind w:left="40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签字：         年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254CB4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8780" w:type="dxa"/>
            <w:gridSpan w:val="7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0F8A6B34">
            <w:pPr>
              <w:spacing w:before="78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82" o:spid="_x0000_s1082" style="position:absolute;left:0pt;margin-left:0.85pt;margin-top:34.55pt;height:0.5pt;width:437.4pt;mso-position-horizontal-relative:page;mso-position-vertical-relative:page;z-index:251714560;mso-width-relative:page;mso-height-relative:page;" fillcolor="#000000" filled="t" stroked="f" coordsize="8747,10" path="m0,9l8747,9,8747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项目负责人意见：</w:t>
            </w:r>
          </w:p>
          <w:p w14:paraId="12D18667">
            <w:pPr>
              <w:spacing w:before="97" w:line="220" w:lineRule="auto"/>
              <w:ind w:left="40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签字：         年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53DEB2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780" w:type="dxa"/>
            <w:gridSpan w:val="7"/>
            <w:tcBorders>
              <w:left w:val="single" w:color="000000" w:sz="10" w:space="0"/>
              <w:right w:val="single" w:color="000000" w:sz="10" w:space="0"/>
            </w:tcBorders>
            <w:shd w:val="clear" w:color="auto" w:fill="D9D9D9"/>
            <w:vAlign w:val="top"/>
          </w:tcPr>
          <w:p w14:paraId="4D48D758">
            <w:pPr>
              <w:spacing w:before="89" w:line="220" w:lineRule="auto"/>
              <w:ind w:left="1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  <w14:textOutline w14:w="2917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二级及以上高处作业审批至区域</w:t>
            </w:r>
          </w:p>
        </w:tc>
      </w:tr>
      <w:tr w14:paraId="1617ED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8780" w:type="dxa"/>
            <w:gridSpan w:val="7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07497CA">
            <w:pPr>
              <w:spacing w:before="97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区域运营管理部门意见</w:t>
            </w:r>
          </w:p>
          <w:p w14:paraId="1567ADDB">
            <w:pPr>
              <w:spacing w:before="97" w:line="220" w:lineRule="auto"/>
              <w:ind w:left="40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签字：         年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202749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8780" w:type="dxa"/>
            <w:gridSpan w:val="7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2A54555C">
            <w:pPr>
              <w:spacing w:before="87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区域安环管理部门意见</w:t>
            </w:r>
          </w:p>
          <w:p w14:paraId="726D923B">
            <w:pPr>
              <w:spacing w:before="97" w:line="220" w:lineRule="auto"/>
              <w:ind w:left="40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签字：         年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1D4F21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8780" w:type="dxa"/>
            <w:gridSpan w:val="7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30F2FF49">
            <w:pPr>
              <w:spacing w:before="87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区域负责人意见</w:t>
            </w:r>
          </w:p>
          <w:p w14:paraId="454CF937">
            <w:pPr>
              <w:spacing w:before="97" w:line="220" w:lineRule="auto"/>
              <w:ind w:left="40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签字：         年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</w:tbl>
    <w:p w14:paraId="0FD95FF2">
      <w:pPr>
        <w:pStyle w:val="2"/>
      </w:pPr>
    </w:p>
    <w:p w14:paraId="19B726CF">
      <w:pPr>
        <w:sectPr>
          <w:footerReference r:id="rId26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08AF1D24">
      <w:pPr>
        <w:spacing w:before="50" w:line="221" w:lineRule="auto"/>
        <w:ind w:left="35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2.  </w:t>
      </w: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动火安全作业票</w:t>
      </w:r>
    </w:p>
    <w:p w14:paraId="2A8BB2EA">
      <w:pPr>
        <w:spacing w:line="105" w:lineRule="auto"/>
        <w:rPr>
          <w:rFonts w:ascii="Arial"/>
          <w:sz w:val="2"/>
        </w:rPr>
      </w:pPr>
    </w:p>
    <w:tbl>
      <w:tblPr>
        <w:tblStyle w:val="8"/>
        <w:tblW w:w="9046" w:type="dxa"/>
        <w:tblInd w:w="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699"/>
        <w:gridCol w:w="711"/>
        <w:gridCol w:w="701"/>
        <w:gridCol w:w="567"/>
        <w:gridCol w:w="1130"/>
        <w:gridCol w:w="215"/>
        <w:gridCol w:w="1337"/>
        <w:gridCol w:w="995"/>
        <w:gridCol w:w="488"/>
        <w:gridCol w:w="20"/>
        <w:gridCol w:w="483"/>
        <w:gridCol w:w="987"/>
      </w:tblGrid>
      <w:tr w14:paraId="4F48E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123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1AC2A16">
            <w:pPr>
              <w:spacing w:before="69" w:line="220" w:lineRule="auto"/>
              <w:ind w:left="1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作业申请单位（部门）</w:t>
            </w:r>
          </w:p>
        </w:tc>
        <w:tc>
          <w:tcPr>
            <w:tcW w:w="1268" w:type="dxa"/>
            <w:gridSpan w:val="2"/>
            <w:tcBorders>
              <w:top w:val="single" w:color="000000" w:sz="10" w:space="0"/>
            </w:tcBorders>
            <w:vAlign w:val="top"/>
          </w:tcPr>
          <w:p w14:paraId="68C17F35">
            <w:pPr>
              <w:pStyle w:val="9"/>
            </w:pPr>
          </w:p>
        </w:tc>
        <w:tc>
          <w:tcPr>
            <w:tcW w:w="2682" w:type="dxa"/>
            <w:gridSpan w:val="3"/>
            <w:tcBorders>
              <w:top w:val="single" w:color="000000" w:sz="10" w:space="0"/>
            </w:tcBorders>
            <w:vAlign w:val="top"/>
          </w:tcPr>
          <w:p w14:paraId="0A2A071C">
            <w:pPr>
              <w:spacing w:before="69" w:line="220" w:lineRule="auto"/>
              <w:ind w:left="8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作业申请时间</w:t>
            </w:r>
          </w:p>
        </w:tc>
        <w:tc>
          <w:tcPr>
            <w:tcW w:w="2973" w:type="dxa"/>
            <w:gridSpan w:val="5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75553FB">
            <w:pPr>
              <w:spacing w:before="69" w:line="220" w:lineRule="auto"/>
              <w:ind w:left="5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7F6E92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23" w:type="dxa"/>
            <w:gridSpan w:val="3"/>
            <w:tcBorders>
              <w:left w:val="single" w:color="000000" w:sz="10" w:space="0"/>
            </w:tcBorders>
            <w:vAlign w:val="top"/>
          </w:tcPr>
          <w:p w14:paraId="3582433E">
            <w:pPr>
              <w:spacing w:before="63" w:line="220" w:lineRule="auto"/>
              <w:ind w:left="6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作业内容</w:t>
            </w:r>
          </w:p>
        </w:tc>
        <w:tc>
          <w:tcPr>
            <w:tcW w:w="1268" w:type="dxa"/>
            <w:gridSpan w:val="2"/>
            <w:vAlign w:val="top"/>
          </w:tcPr>
          <w:p w14:paraId="3920B427">
            <w:pPr>
              <w:pStyle w:val="9"/>
            </w:pPr>
          </w:p>
        </w:tc>
        <w:tc>
          <w:tcPr>
            <w:tcW w:w="2682" w:type="dxa"/>
            <w:gridSpan w:val="3"/>
            <w:vAlign w:val="top"/>
          </w:tcPr>
          <w:p w14:paraId="60F13073">
            <w:pPr>
              <w:spacing w:before="63" w:line="220" w:lineRule="auto"/>
              <w:ind w:left="5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动火地点及动火部位</w:t>
            </w:r>
          </w:p>
        </w:tc>
        <w:tc>
          <w:tcPr>
            <w:tcW w:w="2973" w:type="dxa"/>
            <w:gridSpan w:val="5"/>
            <w:tcBorders>
              <w:right w:val="single" w:color="000000" w:sz="10" w:space="0"/>
            </w:tcBorders>
            <w:vAlign w:val="top"/>
          </w:tcPr>
          <w:p w14:paraId="7698C5DE">
            <w:pPr>
              <w:pStyle w:val="9"/>
            </w:pPr>
          </w:p>
        </w:tc>
      </w:tr>
      <w:tr w14:paraId="3E45E1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23" w:type="dxa"/>
            <w:gridSpan w:val="3"/>
            <w:tcBorders>
              <w:left w:val="single" w:color="000000" w:sz="10" w:space="0"/>
            </w:tcBorders>
            <w:vAlign w:val="top"/>
          </w:tcPr>
          <w:p w14:paraId="75D40232">
            <w:pPr>
              <w:spacing w:before="62" w:line="220" w:lineRule="auto"/>
              <w:ind w:left="5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动火作业及别</w:t>
            </w:r>
          </w:p>
        </w:tc>
        <w:tc>
          <w:tcPr>
            <w:tcW w:w="1268" w:type="dxa"/>
            <w:gridSpan w:val="2"/>
            <w:vAlign w:val="top"/>
          </w:tcPr>
          <w:p w14:paraId="70504224">
            <w:pPr>
              <w:spacing w:before="70" w:line="222" w:lineRule="auto"/>
              <w:ind w:left="106"/>
              <w:rPr>
                <w:rFonts w:ascii="Segoe UI Symbol" w:hAnsi="Segoe UI Symbol" w:eastAsia="Segoe UI Symbol" w:cs="Segoe UI Symbol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一级</w:t>
            </w:r>
            <w:r>
              <w:rPr>
                <w:rFonts w:ascii="MS Gothic" w:hAnsi="MS Gothic" w:eastAsia="MS Gothic" w:cs="MS Gothic"/>
                <w:spacing w:val="-2"/>
                <w:sz w:val="18"/>
                <w:szCs w:val="18"/>
              </w:rPr>
              <w:t>口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二级</w:t>
            </w:r>
            <w:r>
              <w:rPr>
                <w:rFonts w:ascii="Segoe UI Symbol" w:hAnsi="Segoe UI Symbol" w:eastAsia="Segoe UI Symbol" w:cs="Segoe UI Symbol"/>
                <w:spacing w:val="-2"/>
                <w:sz w:val="18"/>
                <w:szCs w:val="18"/>
              </w:rPr>
              <w:t>☐</w:t>
            </w:r>
          </w:p>
        </w:tc>
        <w:tc>
          <w:tcPr>
            <w:tcW w:w="2682" w:type="dxa"/>
            <w:gridSpan w:val="3"/>
            <w:vAlign w:val="top"/>
          </w:tcPr>
          <w:p w14:paraId="361579D5">
            <w:pPr>
              <w:spacing w:before="62" w:line="220" w:lineRule="auto"/>
              <w:ind w:left="9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动火方式</w:t>
            </w:r>
          </w:p>
        </w:tc>
        <w:tc>
          <w:tcPr>
            <w:tcW w:w="2973" w:type="dxa"/>
            <w:gridSpan w:val="5"/>
            <w:tcBorders>
              <w:right w:val="single" w:color="000000" w:sz="10" w:space="0"/>
            </w:tcBorders>
            <w:vAlign w:val="top"/>
          </w:tcPr>
          <w:p w14:paraId="0899E7DD">
            <w:pPr>
              <w:pStyle w:val="9"/>
            </w:pPr>
          </w:p>
        </w:tc>
      </w:tr>
      <w:tr w14:paraId="7C538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23" w:type="dxa"/>
            <w:gridSpan w:val="3"/>
            <w:tcBorders>
              <w:left w:val="single" w:color="000000" w:sz="10" w:space="0"/>
            </w:tcBorders>
            <w:vAlign w:val="top"/>
          </w:tcPr>
          <w:p w14:paraId="1FB8FE20">
            <w:pPr>
              <w:spacing w:before="62" w:line="219" w:lineRule="auto"/>
              <w:ind w:left="3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动火人及证书编号</w:t>
            </w:r>
          </w:p>
        </w:tc>
        <w:tc>
          <w:tcPr>
            <w:tcW w:w="6923" w:type="dxa"/>
            <w:gridSpan w:val="10"/>
            <w:tcBorders>
              <w:right w:val="single" w:color="000000" w:sz="10" w:space="0"/>
            </w:tcBorders>
            <w:vAlign w:val="top"/>
          </w:tcPr>
          <w:p w14:paraId="767D955E">
            <w:pPr>
              <w:pStyle w:val="9"/>
            </w:pPr>
          </w:p>
        </w:tc>
      </w:tr>
      <w:tr w14:paraId="18B1D2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123" w:type="dxa"/>
            <w:gridSpan w:val="3"/>
            <w:tcBorders>
              <w:left w:val="single" w:color="000000" w:sz="10" w:space="0"/>
            </w:tcBorders>
            <w:vAlign w:val="top"/>
          </w:tcPr>
          <w:p w14:paraId="1FECC813">
            <w:pPr>
              <w:spacing w:before="65" w:line="220" w:lineRule="auto"/>
              <w:ind w:left="6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作业单位</w:t>
            </w:r>
          </w:p>
        </w:tc>
        <w:tc>
          <w:tcPr>
            <w:tcW w:w="1268" w:type="dxa"/>
            <w:gridSpan w:val="2"/>
            <w:vAlign w:val="top"/>
          </w:tcPr>
          <w:p w14:paraId="16C2A5FE">
            <w:pPr>
              <w:pStyle w:val="9"/>
            </w:pPr>
          </w:p>
        </w:tc>
        <w:tc>
          <w:tcPr>
            <w:tcW w:w="2682" w:type="dxa"/>
            <w:gridSpan w:val="3"/>
            <w:vAlign w:val="top"/>
          </w:tcPr>
          <w:p w14:paraId="1E644B2F">
            <w:pPr>
              <w:spacing w:before="64" w:line="220" w:lineRule="auto"/>
              <w:ind w:left="9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作业负责人</w:t>
            </w:r>
          </w:p>
        </w:tc>
        <w:tc>
          <w:tcPr>
            <w:tcW w:w="2973" w:type="dxa"/>
            <w:gridSpan w:val="5"/>
            <w:tcBorders>
              <w:right w:val="single" w:color="000000" w:sz="10" w:space="0"/>
            </w:tcBorders>
            <w:vAlign w:val="top"/>
          </w:tcPr>
          <w:p w14:paraId="01BB9455">
            <w:pPr>
              <w:pStyle w:val="9"/>
            </w:pPr>
          </w:p>
        </w:tc>
      </w:tr>
      <w:tr w14:paraId="27094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123" w:type="dxa"/>
            <w:gridSpan w:val="3"/>
            <w:tcBorders>
              <w:left w:val="single" w:color="000000" w:sz="10" w:space="0"/>
            </w:tcBorders>
            <w:vAlign w:val="top"/>
          </w:tcPr>
          <w:p w14:paraId="51F49BAE">
            <w:pPr>
              <w:spacing w:before="217" w:line="220" w:lineRule="auto"/>
              <w:ind w:left="3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气体取样分析时间</w:t>
            </w:r>
          </w:p>
        </w:tc>
        <w:tc>
          <w:tcPr>
            <w:tcW w:w="1268" w:type="dxa"/>
            <w:gridSpan w:val="2"/>
            <w:vAlign w:val="top"/>
          </w:tcPr>
          <w:p w14:paraId="2B747532">
            <w:pPr>
              <w:spacing w:before="61" w:line="220" w:lineRule="auto"/>
              <w:ind w:left="2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日</w:t>
            </w:r>
          </w:p>
          <w:p w14:paraId="65020410">
            <w:pPr>
              <w:spacing w:before="98" w:line="220" w:lineRule="auto"/>
              <w:ind w:left="3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分</w:t>
            </w:r>
          </w:p>
        </w:tc>
        <w:tc>
          <w:tcPr>
            <w:tcW w:w="2682" w:type="dxa"/>
            <w:gridSpan w:val="3"/>
            <w:vAlign w:val="top"/>
          </w:tcPr>
          <w:p w14:paraId="7BCBBDE9">
            <w:pPr>
              <w:spacing w:before="217" w:line="220" w:lineRule="auto"/>
              <w:ind w:left="5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分</w:t>
            </w:r>
          </w:p>
        </w:tc>
        <w:tc>
          <w:tcPr>
            <w:tcW w:w="2973" w:type="dxa"/>
            <w:gridSpan w:val="5"/>
            <w:tcBorders>
              <w:right w:val="single" w:color="000000" w:sz="10" w:space="0"/>
            </w:tcBorders>
            <w:vAlign w:val="top"/>
          </w:tcPr>
          <w:p w14:paraId="504CC45A">
            <w:pPr>
              <w:spacing w:before="217" w:line="220" w:lineRule="auto"/>
              <w:ind w:left="10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分</w:t>
            </w:r>
          </w:p>
        </w:tc>
      </w:tr>
      <w:tr w14:paraId="6E3784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23" w:type="dxa"/>
            <w:gridSpan w:val="3"/>
            <w:tcBorders>
              <w:left w:val="single" w:color="000000" w:sz="10" w:space="0"/>
            </w:tcBorders>
            <w:vAlign w:val="top"/>
          </w:tcPr>
          <w:p w14:paraId="62DA6970">
            <w:pPr>
              <w:spacing w:before="61" w:line="220" w:lineRule="auto"/>
              <w:ind w:left="6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代表性气体</w:t>
            </w:r>
          </w:p>
        </w:tc>
        <w:tc>
          <w:tcPr>
            <w:tcW w:w="1268" w:type="dxa"/>
            <w:gridSpan w:val="2"/>
            <w:vAlign w:val="top"/>
          </w:tcPr>
          <w:p w14:paraId="1116D9CD">
            <w:pPr>
              <w:pStyle w:val="9"/>
            </w:pPr>
          </w:p>
        </w:tc>
        <w:tc>
          <w:tcPr>
            <w:tcW w:w="1345" w:type="dxa"/>
            <w:gridSpan w:val="2"/>
            <w:vAlign w:val="top"/>
          </w:tcPr>
          <w:p w14:paraId="5B247031">
            <w:pPr>
              <w:spacing w:before="62" w:line="234" w:lineRule="auto"/>
              <w:ind w:left="21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分析结果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/%</w:t>
            </w:r>
          </w:p>
        </w:tc>
        <w:tc>
          <w:tcPr>
            <w:tcW w:w="1337" w:type="dxa"/>
            <w:vAlign w:val="top"/>
          </w:tcPr>
          <w:p w14:paraId="66FE98EF">
            <w:pPr>
              <w:pStyle w:val="9"/>
            </w:pPr>
          </w:p>
        </w:tc>
        <w:tc>
          <w:tcPr>
            <w:tcW w:w="1503" w:type="dxa"/>
            <w:gridSpan w:val="3"/>
            <w:vAlign w:val="top"/>
          </w:tcPr>
          <w:p w14:paraId="71B8EA45">
            <w:pPr>
              <w:spacing w:before="62" w:line="220" w:lineRule="auto"/>
              <w:ind w:left="4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分析人</w:t>
            </w:r>
          </w:p>
        </w:tc>
        <w:tc>
          <w:tcPr>
            <w:tcW w:w="1470" w:type="dxa"/>
            <w:gridSpan w:val="2"/>
            <w:tcBorders>
              <w:right w:val="single" w:color="000000" w:sz="10" w:space="0"/>
            </w:tcBorders>
            <w:vAlign w:val="top"/>
          </w:tcPr>
          <w:p w14:paraId="7495C2CF">
            <w:pPr>
              <w:pStyle w:val="9"/>
            </w:pPr>
          </w:p>
        </w:tc>
      </w:tr>
      <w:tr w14:paraId="177E2A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23" w:type="dxa"/>
            <w:gridSpan w:val="3"/>
            <w:tcBorders>
              <w:left w:val="single" w:color="000000" w:sz="10" w:space="0"/>
            </w:tcBorders>
            <w:vAlign w:val="top"/>
          </w:tcPr>
          <w:p w14:paraId="236A3396">
            <w:pPr>
              <w:spacing w:before="61" w:line="220" w:lineRule="auto"/>
              <w:ind w:left="1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作业现场风险辨识结果</w:t>
            </w:r>
          </w:p>
        </w:tc>
        <w:tc>
          <w:tcPr>
            <w:tcW w:w="6923" w:type="dxa"/>
            <w:gridSpan w:val="10"/>
            <w:tcBorders>
              <w:right w:val="single" w:color="000000" w:sz="10" w:space="0"/>
            </w:tcBorders>
            <w:vAlign w:val="top"/>
          </w:tcPr>
          <w:p w14:paraId="35732664">
            <w:pPr>
              <w:pStyle w:val="9"/>
            </w:pPr>
          </w:p>
        </w:tc>
      </w:tr>
      <w:tr w14:paraId="215C3C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23" w:type="dxa"/>
            <w:gridSpan w:val="3"/>
            <w:tcBorders>
              <w:left w:val="single" w:color="000000" w:sz="10" w:space="0"/>
              <w:bottom w:val="single" w:color="000000" w:sz="6" w:space="0"/>
            </w:tcBorders>
            <w:vAlign w:val="top"/>
          </w:tcPr>
          <w:p w14:paraId="2021FAC9">
            <w:pPr>
              <w:spacing w:before="60" w:line="220" w:lineRule="auto"/>
              <w:ind w:left="3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动火作业实施时间</w:t>
            </w:r>
          </w:p>
        </w:tc>
        <w:tc>
          <w:tcPr>
            <w:tcW w:w="6923" w:type="dxa"/>
            <w:gridSpan w:val="10"/>
            <w:tcBorders>
              <w:bottom w:val="single" w:color="000000" w:sz="6" w:space="0"/>
              <w:right w:val="single" w:color="000000" w:sz="10" w:space="0"/>
            </w:tcBorders>
            <w:vAlign w:val="top"/>
          </w:tcPr>
          <w:p w14:paraId="303C91D8">
            <w:pPr>
              <w:spacing w:before="60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自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分至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分止</w:t>
            </w:r>
          </w:p>
        </w:tc>
      </w:tr>
      <w:tr w14:paraId="454719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top w:val="single" w:color="000000" w:sz="6" w:space="0"/>
              <w:left w:val="single" w:color="000000" w:sz="10" w:space="0"/>
              <w:bottom w:val="single" w:color="000000" w:sz="6" w:space="0"/>
            </w:tcBorders>
            <w:shd w:val="clear" w:color="auto" w:fill="D9D9D9"/>
            <w:vAlign w:val="top"/>
          </w:tcPr>
          <w:p w14:paraId="231B6108">
            <w:pPr>
              <w:spacing w:before="58" w:line="221" w:lineRule="auto"/>
              <w:ind w:left="1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6355" w:type="dxa"/>
            <w:gridSpan w:val="8"/>
            <w:tcBorders>
              <w:top w:val="single" w:color="000000" w:sz="6" w:space="0"/>
              <w:bottom w:val="single" w:color="000000" w:sz="6" w:space="0"/>
            </w:tcBorders>
            <w:shd w:val="clear" w:color="auto" w:fill="D9D9D9"/>
            <w:vAlign w:val="top"/>
          </w:tcPr>
          <w:p w14:paraId="4A34FF75">
            <w:pPr>
              <w:spacing w:before="59" w:line="220" w:lineRule="auto"/>
              <w:ind w:left="28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安全措施</w:t>
            </w:r>
          </w:p>
        </w:tc>
        <w:tc>
          <w:tcPr>
            <w:tcW w:w="991" w:type="dxa"/>
            <w:gridSpan w:val="3"/>
            <w:tcBorders>
              <w:top w:val="single" w:color="000000" w:sz="6" w:space="0"/>
              <w:bottom w:val="single" w:color="000000" w:sz="6" w:space="0"/>
            </w:tcBorders>
            <w:shd w:val="clear" w:color="auto" w:fill="D9D9D9"/>
            <w:vAlign w:val="top"/>
          </w:tcPr>
          <w:p w14:paraId="6D38CAB1">
            <w:pPr>
              <w:spacing w:before="59" w:line="220" w:lineRule="auto"/>
              <w:ind w:left="1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是否涉及</w:t>
            </w:r>
          </w:p>
        </w:tc>
        <w:tc>
          <w:tcPr>
            <w:tcW w:w="987" w:type="dxa"/>
            <w:tcBorders>
              <w:top w:val="single" w:color="000000" w:sz="6" w:space="0"/>
              <w:bottom w:val="single" w:color="000000" w:sz="6" w:space="0"/>
              <w:right w:val="single" w:color="000000" w:sz="10" w:space="0"/>
            </w:tcBorders>
            <w:shd w:val="clear" w:color="auto" w:fill="D9D9D9"/>
            <w:vAlign w:val="top"/>
          </w:tcPr>
          <w:p w14:paraId="359C68F7">
            <w:pPr>
              <w:spacing w:before="59" w:line="220" w:lineRule="auto"/>
              <w:ind w:left="22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确认人</w:t>
            </w:r>
          </w:p>
        </w:tc>
      </w:tr>
      <w:tr w14:paraId="103AE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3" w:type="dxa"/>
            <w:tcBorders>
              <w:top w:val="single" w:color="000000" w:sz="6" w:space="0"/>
              <w:left w:val="single" w:color="000000" w:sz="10" w:space="0"/>
            </w:tcBorders>
            <w:vAlign w:val="top"/>
          </w:tcPr>
          <w:p w14:paraId="6924C86A">
            <w:pPr>
              <w:spacing w:before="90" w:line="188" w:lineRule="auto"/>
              <w:ind w:left="31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6355" w:type="dxa"/>
            <w:gridSpan w:val="8"/>
            <w:tcBorders>
              <w:top w:val="single" w:color="000000" w:sz="6" w:space="0"/>
            </w:tcBorders>
            <w:vAlign w:val="top"/>
          </w:tcPr>
          <w:p w14:paraId="39D72FA7">
            <w:pPr>
              <w:spacing w:before="58" w:line="219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动火设备内部构件清晰干净，</w:t>
            </w:r>
            <w:r>
              <w:rPr>
                <w:rFonts w:ascii="宋体" w:hAnsi="宋体" w:eastAsia="宋体" w:cs="宋体"/>
                <w:spacing w:val="5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通风、 吹扫或水洗、置换合格，达到动火条件</w:t>
            </w:r>
          </w:p>
        </w:tc>
        <w:tc>
          <w:tcPr>
            <w:tcW w:w="991" w:type="dxa"/>
            <w:gridSpan w:val="3"/>
            <w:tcBorders>
              <w:top w:val="single" w:color="000000" w:sz="6" w:space="0"/>
            </w:tcBorders>
            <w:vAlign w:val="top"/>
          </w:tcPr>
          <w:p w14:paraId="515EB321">
            <w:pPr>
              <w:pStyle w:val="9"/>
            </w:pPr>
          </w:p>
        </w:tc>
        <w:tc>
          <w:tcPr>
            <w:tcW w:w="987" w:type="dxa"/>
            <w:tcBorders>
              <w:top w:val="single" w:color="000000" w:sz="6" w:space="0"/>
              <w:right w:val="single" w:color="000000" w:sz="10" w:space="0"/>
            </w:tcBorders>
            <w:vAlign w:val="top"/>
          </w:tcPr>
          <w:p w14:paraId="769BB495">
            <w:pPr>
              <w:pStyle w:val="9"/>
            </w:pPr>
          </w:p>
        </w:tc>
      </w:tr>
      <w:tr w14:paraId="4375CD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7E9670F9">
            <w:pPr>
              <w:spacing w:before="92" w:line="188" w:lineRule="auto"/>
              <w:ind w:left="2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6355" w:type="dxa"/>
            <w:gridSpan w:val="8"/>
            <w:vAlign w:val="top"/>
          </w:tcPr>
          <w:p w14:paraId="59ED1D29">
            <w:pPr>
              <w:spacing w:before="60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与动火设备相连接的所有管线已断开</w:t>
            </w:r>
          </w:p>
        </w:tc>
        <w:tc>
          <w:tcPr>
            <w:tcW w:w="991" w:type="dxa"/>
            <w:gridSpan w:val="3"/>
            <w:vAlign w:val="top"/>
          </w:tcPr>
          <w:p w14:paraId="4257A150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07F25B31">
            <w:pPr>
              <w:pStyle w:val="9"/>
            </w:pPr>
          </w:p>
        </w:tc>
      </w:tr>
      <w:tr w14:paraId="74588A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69625300">
            <w:pPr>
              <w:spacing w:before="248" w:line="188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6355" w:type="dxa"/>
            <w:gridSpan w:val="8"/>
            <w:vAlign w:val="top"/>
          </w:tcPr>
          <w:p w14:paraId="3D963A68">
            <w:pPr>
              <w:spacing w:before="61" w:line="269" w:lineRule="auto"/>
              <w:ind w:left="120" w:right="98" w:hanging="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动火点周围及附近的孔洞、窨井、地沟、水封设施、污水井等已消除易燃物，</w:t>
            </w:r>
            <w:r>
              <w:rPr>
                <w:rFonts w:ascii="宋体" w:hAnsi="宋体" w:eastAsia="宋体" w:cs="宋体"/>
                <w:spacing w:val="3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并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已采取覆盖、铺沙等手段进行隔离</w:t>
            </w:r>
          </w:p>
        </w:tc>
        <w:tc>
          <w:tcPr>
            <w:tcW w:w="991" w:type="dxa"/>
            <w:gridSpan w:val="3"/>
            <w:vAlign w:val="top"/>
          </w:tcPr>
          <w:p w14:paraId="0DBF44D9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06D8946B">
            <w:pPr>
              <w:pStyle w:val="9"/>
            </w:pPr>
          </w:p>
        </w:tc>
      </w:tr>
      <w:tr w14:paraId="33F771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0E955FF8">
            <w:pPr>
              <w:spacing w:before="91" w:line="188" w:lineRule="auto"/>
              <w:ind w:left="2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6355" w:type="dxa"/>
            <w:gridSpan w:val="8"/>
            <w:vAlign w:val="top"/>
          </w:tcPr>
          <w:p w14:paraId="773AD6FD">
            <w:pPr>
              <w:spacing w:before="60" w:line="218" w:lineRule="auto"/>
              <w:ind w:left="1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高处作业已采取防火花飞溅措施，作业人员佩戴必要的个体防护装备</w:t>
            </w:r>
          </w:p>
        </w:tc>
        <w:tc>
          <w:tcPr>
            <w:tcW w:w="991" w:type="dxa"/>
            <w:gridSpan w:val="3"/>
            <w:vAlign w:val="top"/>
          </w:tcPr>
          <w:p w14:paraId="4E385E15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02E6DC73">
            <w:pPr>
              <w:pStyle w:val="9"/>
            </w:pPr>
          </w:p>
        </w:tc>
      </w:tr>
      <w:tr w14:paraId="0B4AE9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51E95AFB">
            <w:pPr>
              <w:spacing w:before="93" w:line="185" w:lineRule="auto"/>
              <w:ind w:left="30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6355" w:type="dxa"/>
            <w:gridSpan w:val="8"/>
            <w:vAlign w:val="top"/>
          </w:tcPr>
          <w:p w14:paraId="11A67FE4">
            <w:pPr>
              <w:spacing w:before="59" w:line="219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有可燃物构件和用可燃物做防腐内衬设备内部动火作业，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已采取防火隔绝措施</w:t>
            </w:r>
          </w:p>
        </w:tc>
        <w:tc>
          <w:tcPr>
            <w:tcW w:w="991" w:type="dxa"/>
            <w:gridSpan w:val="3"/>
            <w:vAlign w:val="top"/>
          </w:tcPr>
          <w:p w14:paraId="0A8F12E9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40818FF0">
            <w:pPr>
              <w:pStyle w:val="9"/>
            </w:pPr>
          </w:p>
        </w:tc>
      </w:tr>
      <w:tr w14:paraId="634822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4AB0D780">
            <w:pPr>
              <w:spacing w:before="249" w:line="188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6355" w:type="dxa"/>
            <w:gridSpan w:val="8"/>
            <w:vAlign w:val="top"/>
          </w:tcPr>
          <w:p w14:paraId="27CFAED7">
            <w:pPr>
              <w:spacing w:before="61" w:line="270" w:lineRule="auto"/>
              <w:ind w:left="105" w:right="104" w:firstLine="1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乙炔气瓶直立放置， 已采取防倾倒措施并安装防回火装置； 乙炔气瓶、氧气瓶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与火源间的距离不应小于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10m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，两气瓶相互间距不应小于</w:t>
            </w:r>
            <w:r>
              <w:rPr>
                <w:rFonts w:ascii="宋体" w:hAnsi="宋体" w:eastAsia="宋体" w:cs="宋体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5m</w:t>
            </w:r>
          </w:p>
        </w:tc>
        <w:tc>
          <w:tcPr>
            <w:tcW w:w="991" w:type="dxa"/>
            <w:gridSpan w:val="3"/>
            <w:vAlign w:val="top"/>
          </w:tcPr>
          <w:p w14:paraId="715CB8D3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70DD3021">
            <w:pPr>
              <w:pStyle w:val="9"/>
            </w:pPr>
          </w:p>
        </w:tc>
      </w:tr>
      <w:tr w14:paraId="54592A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5388DE8C">
            <w:pPr>
              <w:spacing w:before="93" w:line="185" w:lineRule="auto"/>
              <w:ind w:left="3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6355" w:type="dxa"/>
            <w:gridSpan w:val="8"/>
            <w:vAlign w:val="top"/>
          </w:tcPr>
          <w:p w14:paraId="5FBED520">
            <w:pPr>
              <w:spacing w:before="59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现场配备灭火器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>（）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台，灭火毯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>（）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块，消防蒸汽带或消防水带()</w:t>
            </w:r>
          </w:p>
        </w:tc>
        <w:tc>
          <w:tcPr>
            <w:tcW w:w="991" w:type="dxa"/>
            <w:gridSpan w:val="3"/>
            <w:vAlign w:val="top"/>
          </w:tcPr>
          <w:p w14:paraId="00440B48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5E8BF9F8">
            <w:pPr>
              <w:pStyle w:val="9"/>
            </w:pPr>
          </w:p>
        </w:tc>
      </w:tr>
      <w:tr w14:paraId="2D1778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6EFF5666">
            <w:pPr>
              <w:spacing w:before="90" w:line="188" w:lineRule="auto"/>
              <w:ind w:left="30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8</w:t>
            </w:r>
          </w:p>
        </w:tc>
        <w:tc>
          <w:tcPr>
            <w:tcW w:w="6355" w:type="dxa"/>
            <w:gridSpan w:val="8"/>
            <w:vAlign w:val="top"/>
          </w:tcPr>
          <w:p w14:paraId="52CEF344">
            <w:pPr>
              <w:spacing w:before="59" w:line="218" w:lineRule="auto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电焊机所处位置已考虑防火防爆要求，且已可靠接地</w:t>
            </w:r>
          </w:p>
        </w:tc>
        <w:tc>
          <w:tcPr>
            <w:tcW w:w="991" w:type="dxa"/>
            <w:gridSpan w:val="3"/>
            <w:vAlign w:val="top"/>
          </w:tcPr>
          <w:p w14:paraId="5269E69F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7FD890BE">
            <w:pPr>
              <w:pStyle w:val="9"/>
            </w:pPr>
          </w:p>
        </w:tc>
      </w:tr>
      <w:tr w14:paraId="434CE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6F6CA9B6">
            <w:pPr>
              <w:spacing w:before="246" w:line="188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p>
        </w:tc>
        <w:tc>
          <w:tcPr>
            <w:tcW w:w="6355" w:type="dxa"/>
            <w:gridSpan w:val="8"/>
            <w:vAlign w:val="top"/>
          </w:tcPr>
          <w:p w14:paraId="280E108C">
            <w:pPr>
              <w:spacing w:before="59" w:line="269" w:lineRule="auto"/>
              <w:ind w:left="105" w:right="104" w:hanging="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动火点周围规定距离内没有易燃易爆化学品的装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卸、排放、喷漆等可能引起火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灾爆炸危险作业</w:t>
            </w:r>
          </w:p>
        </w:tc>
        <w:tc>
          <w:tcPr>
            <w:tcW w:w="991" w:type="dxa"/>
            <w:gridSpan w:val="3"/>
            <w:vAlign w:val="top"/>
          </w:tcPr>
          <w:p w14:paraId="0D46AEC3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4B2033CA">
            <w:pPr>
              <w:pStyle w:val="9"/>
            </w:pPr>
          </w:p>
        </w:tc>
      </w:tr>
      <w:tr w14:paraId="4904B9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379F9652">
            <w:pPr>
              <w:spacing w:before="90" w:line="188" w:lineRule="auto"/>
              <w:ind w:left="26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10</w:t>
            </w:r>
          </w:p>
        </w:tc>
        <w:tc>
          <w:tcPr>
            <w:tcW w:w="6355" w:type="dxa"/>
            <w:gridSpan w:val="8"/>
            <w:vAlign w:val="top"/>
          </w:tcPr>
          <w:p w14:paraId="50BD9C25">
            <w:pPr>
              <w:spacing w:before="58" w:line="220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动火点</w:t>
            </w:r>
            <w:r>
              <w:rPr>
                <w:rFonts w:ascii="宋体" w:hAnsi="宋体" w:eastAsia="宋体" w:cs="宋体"/>
                <w:spacing w:val="-3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18"/>
                <w:szCs w:val="18"/>
              </w:rPr>
              <w:t>30m</w:t>
            </w:r>
            <w:r>
              <w:rPr>
                <w:rFonts w:ascii="Times New Roman" w:hAnsi="Times New Roman" w:eastAsia="Times New Roman" w:cs="Times New Roman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内未排放可燃气体；</w:t>
            </w:r>
            <w:r>
              <w:rPr>
                <w:rFonts w:ascii="宋体" w:hAnsi="宋体" w:eastAsia="宋体" w:cs="宋体"/>
                <w:spacing w:val="6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18"/>
                <w:szCs w:val="18"/>
              </w:rPr>
              <w:t>15m</w:t>
            </w:r>
            <w:r>
              <w:rPr>
                <w:rFonts w:ascii="Times New Roman" w:hAnsi="Times New Roman" w:eastAsia="Times New Roman" w:cs="Times New Roman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内未</w:t>
            </w: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>排放可燃液体。</w:t>
            </w:r>
          </w:p>
        </w:tc>
        <w:tc>
          <w:tcPr>
            <w:tcW w:w="991" w:type="dxa"/>
            <w:gridSpan w:val="3"/>
            <w:vAlign w:val="top"/>
          </w:tcPr>
          <w:p w14:paraId="06142DC5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1ACCF8C6">
            <w:pPr>
              <w:pStyle w:val="9"/>
            </w:pPr>
          </w:p>
        </w:tc>
      </w:tr>
      <w:tr w14:paraId="6070C9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20D3D210">
            <w:pPr>
              <w:spacing w:before="89" w:line="188" w:lineRule="auto"/>
              <w:ind w:left="27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18"/>
              </w:rPr>
              <w:t>11</w:t>
            </w:r>
          </w:p>
        </w:tc>
        <w:tc>
          <w:tcPr>
            <w:tcW w:w="6355" w:type="dxa"/>
            <w:gridSpan w:val="8"/>
            <w:vAlign w:val="top"/>
          </w:tcPr>
          <w:p w14:paraId="39C1E1BB">
            <w:pPr>
              <w:spacing w:before="57" w:line="22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已展开作业危害分析，制定相应的安全风险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管控措施</w:t>
            </w:r>
          </w:p>
        </w:tc>
        <w:tc>
          <w:tcPr>
            <w:tcW w:w="991" w:type="dxa"/>
            <w:gridSpan w:val="3"/>
            <w:vAlign w:val="top"/>
          </w:tcPr>
          <w:p w14:paraId="2639D172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125B8EC6">
            <w:pPr>
              <w:pStyle w:val="9"/>
            </w:pPr>
          </w:p>
        </w:tc>
      </w:tr>
      <w:tr w14:paraId="1FEC4B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1A80DA33">
            <w:pPr>
              <w:spacing w:before="91" w:line="188" w:lineRule="auto"/>
              <w:ind w:left="26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12</w:t>
            </w:r>
          </w:p>
        </w:tc>
        <w:tc>
          <w:tcPr>
            <w:tcW w:w="6355" w:type="dxa"/>
            <w:gridSpan w:val="8"/>
            <w:vAlign w:val="top"/>
          </w:tcPr>
          <w:p w14:paraId="278AFC96">
            <w:pPr>
              <w:spacing w:before="59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用于连续检测的移动式可燃气体检测仪已配备到位</w:t>
            </w:r>
          </w:p>
        </w:tc>
        <w:tc>
          <w:tcPr>
            <w:tcW w:w="991" w:type="dxa"/>
            <w:gridSpan w:val="3"/>
            <w:vAlign w:val="top"/>
          </w:tcPr>
          <w:p w14:paraId="7D40177E">
            <w:pPr>
              <w:pStyle w:val="9"/>
            </w:pPr>
          </w:p>
        </w:tc>
        <w:tc>
          <w:tcPr>
            <w:tcW w:w="987" w:type="dxa"/>
            <w:tcBorders>
              <w:right w:val="single" w:color="000000" w:sz="10" w:space="0"/>
            </w:tcBorders>
            <w:vAlign w:val="top"/>
          </w:tcPr>
          <w:p w14:paraId="254390C5">
            <w:pPr>
              <w:pStyle w:val="9"/>
            </w:pPr>
          </w:p>
        </w:tc>
      </w:tr>
      <w:tr w14:paraId="00C4AF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3" w:type="dxa"/>
            <w:tcBorders>
              <w:left w:val="single" w:color="000000" w:sz="10" w:space="0"/>
            </w:tcBorders>
            <w:vAlign w:val="top"/>
          </w:tcPr>
          <w:p w14:paraId="60341915">
            <w:pPr>
              <w:spacing w:before="89" w:line="188" w:lineRule="auto"/>
              <w:ind w:left="26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13</w:t>
            </w:r>
          </w:p>
        </w:tc>
        <w:tc>
          <w:tcPr>
            <w:tcW w:w="8333" w:type="dxa"/>
            <w:gridSpan w:val="12"/>
            <w:tcBorders>
              <w:right w:val="single" w:color="000000" w:sz="10" w:space="0"/>
            </w:tcBorders>
            <w:vAlign w:val="top"/>
          </w:tcPr>
          <w:p w14:paraId="08AF53EE">
            <w:pPr>
              <w:spacing w:before="57" w:line="220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其他安全措施：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                                  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编制人：</w:t>
            </w:r>
          </w:p>
        </w:tc>
      </w:tr>
      <w:tr w14:paraId="1F6884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2" w:type="dxa"/>
            <w:gridSpan w:val="2"/>
            <w:tcBorders>
              <w:left w:val="single" w:color="000000" w:sz="10" w:space="0"/>
            </w:tcBorders>
            <w:vAlign w:val="top"/>
          </w:tcPr>
          <w:p w14:paraId="12AE9503">
            <w:pPr>
              <w:spacing w:before="57" w:line="221" w:lineRule="auto"/>
              <w:ind w:left="24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安全交底人</w:t>
            </w:r>
          </w:p>
        </w:tc>
        <w:tc>
          <w:tcPr>
            <w:tcW w:w="1412" w:type="dxa"/>
            <w:gridSpan w:val="2"/>
            <w:vAlign w:val="top"/>
          </w:tcPr>
          <w:p w14:paraId="4FA7200A">
            <w:pPr>
              <w:pStyle w:val="9"/>
            </w:pPr>
          </w:p>
        </w:tc>
        <w:tc>
          <w:tcPr>
            <w:tcW w:w="1697" w:type="dxa"/>
            <w:gridSpan w:val="2"/>
            <w:vAlign w:val="top"/>
          </w:tcPr>
          <w:p w14:paraId="3B52F769">
            <w:pPr>
              <w:spacing w:before="57" w:line="220" w:lineRule="auto"/>
              <w:ind w:left="3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接收交底人</w:t>
            </w:r>
          </w:p>
        </w:tc>
        <w:tc>
          <w:tcPr>
            <w:tcW w:w="1552" w:type="dxa"/>
            <w:gridSpan w:val="2"/>
            <w:vAlign w:val="top"/>
          </w:tcPr>
          <w:p w14:paraId="3A3BF876">
            <w:pPr>
              <w:pStyle w:val="9"/>
            </w:pPr>
          </w:p>
        </w:tc>
        <w:tc>
          <w:tcPr>
            <w:tcW w:w="1483" w:type="dxa"/>
            <w:gridSpan w:val="2"/>
            <w:vAlign w:val="top"/>
          </w:tcPr>
          <w:p w14:paraId="1B2D7F73">
            <w:pPr>
              <w:spacing w:before="57" w:line="220" w:lineRule="auto"/>
              <w:ind w:left="4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监护人</w:t>
            </w:r>
          </w:p>
        </w:tc>
        <w:tc>
          <w:tcPr>
            <w:tcW w:w="1490" w:type="dxa"/>
            <w:gridSpan w:val="3"/>
            <w:tcBorders>
              <w:right w:val="single" w:color="000000" w:sz="10" w:space="0"/>
            </w:tcBorders>
            <w:vAlign w:val="top"/>
          </w:tcPr>
          <w:p w14:paraId="66311886">
            <w:pPr>
              <w:pStyle w:val="9"/>
            </w:pPr>
          </w:p>
        </w:tc>
      </w:tr>
      <w:tr w14:paraId="6D7752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shd w:val="clear" w:color="auto" w:fill="D9D9D9"/>
            <w:vAlign w:val="top"/>
          </w:tcPr>
          <w:p w14:paraId="376EE579">
            <w:pPr>
              <w:spacing w:before="88" w:line="220" w:lineRule="auto"/>
              <w:ind w:left="106"/>
              <w:rPr>
                <w:rFonts w:ascii="宋体" w:hAnsi="宋体" w:eastAsia="宋体" w:cs="宋体"/>
                <w:sz w:val="16"/>
                <w:szCs w:val="16"/>
              </w:rPr>
            </w:pPr>
            <w:r>
              <w:pict>
                <v:rect id="_x0000_s1083" o:spid="_x0000_s1083" o:spt="1" style="position:absolute;left:0pt;margin-left:0.85pt;margin-top:16.45pt;height:0.5pt;width:450.7pt;mso-position-horizontal-relative:page;mso-position-vertical-relative:page;z-index:251716608;mso-width-relative:page;mso-height-relative:page;" fillcolor="#000000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  <w:r>
              <w:rPr>
                <w:rFonts w:ascii="宋体" w:hAnsi="宋体" w:eastAsia="宋体" w:cs="宋体"/>
                <w:sz w:val="16"/>
                <w:szCs w:val="16"/>
                <w14:textOutline w14:w="2917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二级动火作业审批至项目负责人</w:t>
            </w:r>
          </w:p>
        </w:tc>
      </w:tr>
      <w:tr w14:paraId="61E8A9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18DC555">
            <w:pPr>
              <w:spacing w:before="70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项目生产作业部门负责人意见</w:t>
            </w:r>
          </w:p>
          <w:p w14:paraId="7EFDB3FC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0DD090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9046" w:type="dxa"/>
            <w:gridSpan w:val="13"/>
            <w:tcBorders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vAlign w:val="top"/>
          </w:tcPr>
          <w:p w14:paraId="0D25D976">
            <w:pPr>
              <w:spacing w:before="67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项目安环管理部门意见</w:t>
            </w:r>
          </w:p>
          <w:p w14:paraId="5F0F679A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558E6F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046" w:type="dxa"/>
            <w:gridSpan w:val="13"/>
            <w:tcBorders>
              <w:top w:val="single" w:color="000000" w:sz="4" w:space="0"/>
              <w:left w:val="single" w:color="000000" w:sz="10" w:space="0"/>
              <w:right w:val="single" w:color="000000" w:sz="10" w:space="0"/>
            </w:tcBorders>
            <w:vAlign w:val="top"/>
          </w:tcPr>
          <w:p w14:paraId="756D1439">
            <w:pPr>
              <w:spacing w:before="62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项目负责人意见</w:t>
            </w:r>
          </w:p>
          <w:p w14:paraId="5E63B4FE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471AAD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shd w:val="clear" w:color="auto" w:fill="D9D9D9"/>
            <w:vAlign w:val="top"/>
          </w:tcPr>
          <w:p w14:paraId="773EF4F7">
            <w:pPr>
              <w:spacing w:before="101" w:line="220" w:lineRule="auto"/>
              <w:ind w:left="1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1"/>
                <w:sz w:val="16"/>
                <w:szCs w:val="16"/>
                <w14:textOutline w14:w="2917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一级动火作业审批至区域</w:t>
            </w:r>
          </w:p>
        </w:tc>
      </w:tr>
      <w:tr w14:paraId="4723A8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20ED8F6">
            <w:pPr>
              <w:spacing w:before="97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区域运营管理部门意见</w:t>
            </w:r>
          </w:p>
          <w:p w14:paraId="0555FC23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62F338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69EE3C86">
            <w:pPr>
              <w:spacing w:before="89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区域安环管理部门意见</w:t>
            </w:r>
          </w:p>
          <w:p w14:paraId="78517915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3A6ADA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9046" w:type="dxa"/>
            <w:gridSpan w:val="13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0740BDFA">
            <w:pPr>
              <w:spacing w:before="91" w:line="220" w:lineRule="auto"/>
              <w:ind w:left="1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区域负责人意见</w:t>
            </w:r>
          </w:p>
          <w:p w14:paraId="1E7F6B90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</w:tbl>
    <w:p w14:paraId="41BA8FB3">
      <w:pPr>
        <w:pStyle w:val="2"/>
        <w:spacing w:line="164" w:lineRule="exact"/>
        <w:rPr>
          <w:sz w:val="14"/>
        </w:rPr>
      </w:pPr>
    </w:p>
    <w:p w14:paraId="6D7A96FF">
      <w:pPr>
        <w:spacing w:line="164" w:lineRule="exact"/>
        <w:rPr>
          <w:sz w:val="14"/>
          <w:szCs w:val="14"/>
        </w:rPr>
        <w:sectPr>
          <w:footerReference r:id="rId27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69C9E942">
      <w:pPr>
        <w:spacing w:before="50" w:line="221" w:lineRule="auto"/>
        <w:ind w:left="3358"/>
        <w:rPr>
          <w:rFonts w:ascii="宋体" w:hAnsi="宋体" w:eastAsia="宋体" w:cs="宋体"/>
          <w:sz w:val="21"/>
          <w:szCs w:val="21"/>
        </w:rPr>
      </w:pPr>
      <w:r>
        <w:pict>
          <v:rect id="_x0000_s1084" o:spid="_x0000_s1084" o:spt="1" style="position:absolute;left:0pt;margin-left:425.35pt;margin-top:333.5pt;height:0.5pt;width:1.45pt;mso-position-horizontal-relative:page;mso-position-vertical-relative:page;z-index:251718656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85" o:spid="_x0000_s1085" o:spt="1" style="position:absolute;left:0pt;margin-left:375.55pt;margin-top:333.5pt;height:0.5pt;width:1.45pt;mso-position-horizontal-relative:page;mso-position-vertical-relative:page;z-index:251719680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3.  </w:t>
      </w: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受限空间安全作业票</w:t>
      </w:r>
    </w:p>
    <w:p w14:paraId="20E81376">
      <w:pPr>
        <w:spacing w:line="105" w:lineRule="auto"/>
        <w:rPr>
          <w:rFonts w:ascii="Arial"/>
          <w:sz w:val="2"/>
        </w:rPr>
      </w:pPr>
    </w:p>
    <w:tbl>
      <w:tblPr>
        <w:tblStyle w:val="8"/>
        <w:tblW w:w="8770" w:type="dxa"/>
        <w:tblInd w:w="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8"/>
        <w:gridCol w:w="1448"/>
        <w:gridCol w:w="641"/>
        <w:gridCol w:w="498"/>
        <w:gridCol w:w="565"/>
        <w:gridCol w:w="421"/>
        <w:gridCol w:w="431"/>
        <w:gridCol w:w="1129"/>
        <w:gridCol w:w="278"/>
        <w:gridCol w:w="716"/>
        <w:gridCol w:w="278"/>
        <w:gridCol w:w="744"/>
        <w:gridCol w:w="953"/>
      </w:tblGrid>
      <w:tr w14:paraId="4D54F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2116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7BCC3FD">
            <w:pPr>
              <w:spacing w:before="69" w:line="220" w:lineRule="auto"/>
              <w:ind w:left="1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作业申请单位（部门）</w:t>
            </w:r>
          </w:p>
        </w:tc>
        <w:tc>
          <w:tcPr>
            <w:tcW w:w="1704" w:type="dxa"/>
            <w:gridSpan w:val="3"/>
            <w:tcBorders>
              <w:top w:val="single" w:color="000000" w:sz="10" w:space="0"/>
            </w:tcBorders>
            <w:vAlign w:val="top"/>
          </w:tcPr>
          <w:p w14:paraId="09D66A5C">
            <w:pPr>
              <w:pStyle w:val="9"/>
            </w:pPr>
          </w:p>
        </w:tc>
        <w:tc>
          <w:tcPr>
            <w:tcW w:w="2259" w:type="dxa"/>
            <w:gridSpan w:val="4"/>
            <w:tcBorders>
              <w:top w:val="single" w:color="000000" w:sz="10" w:space="0"/>
            </w:tcBorders>
            <w:vAlign w:val="top"/>
          </w:tcPr>
          <w:p w14:paraId="3D5CB119">
            <w:pPr>
              <w:spacing w:before="69" w:line="220" w:lineRule="auto"/>
              <w:ind w:left="5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作业申请时间</w:t>
            </w:r>
          </w:p>
        </w:tc>
        <w:tc>
          <w:tcPr>
            <w:tcW w:w="2691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622D109">
            <w:pPr>
              <w:spacing w:before="69" w:line="220" w:lineRule="auto"/>
              <w:ind w:left="5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3088FB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tcBorders>
              <w:left w:val="single" w:color="000000" w:sz="10" w:space="0"/>
            </w:tcBorders>
            <w:vAlign w:val="top"/>
          </w:tcPr>
          <w:p w14:paraId="3B6DEDCF">
            <w:pPr>
              <w:spacing w:before="62" w:line="220" w:lineRule="auto"/>
              <w:ind w:left="5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受限空间名称</w:t>
            </w:r>
          </w:p>
        </w:tc>
        <w:tc>
          <w:tcPr>
            <w:tcW w:w="1704" w:type="dxa"/>
            <w:gridSpan w:val="3"/>
            <w:vAlign w:val="top"/>
          </w:tcPr>
          <w:p w14:paraId="2CD4D8C1">
            <w:pPr>
              <w:pStyle w:val="9"/>
            </w:pPr>
          </w:p>
        </w:tc>
        <w:tc>
          <w:tcPr>
            <w:tcW w:w="2259" w:type="dxa"/>
            <w:gridSpan w:val="4"/>
            <w:vAlign w:val="top"/>
          </w:tcPr>
          <w:p w14:paraId="48179F6D">
            <w:pPr>
              <w:spacing w:before="62" w:line="219" w:lineRule="auto"/>
              <w:ind w:left="14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受限空间内原有介质名称</w:t>
            </w:r>
          </w:p>
        </w:tc>
        <w:tc>
          <w:tcPr>
            <w:tcW w:w="2691" w:type="dxa"/>
            <w:gridSpan w:val="4"/>
            <w:tcBorders>
              <w:right w:val="single" w:color="000000" w:sz="10" w:space="0"/>
            </w:tcBorders>
            <w:vAlign w:val="top"/>
          </w:tcPr>
          <w:p w14:paraId="6590327E">
            <w:pPr>
              <w:pStyle w:val="9"/>
            </w:pPr>
          </w:p>
        </w:tc>
      </w:tr>
      <w:tr w14:paraId="4A39D1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tcBorders>
              <w:left w:val="single" w:color="000000" w:sz="10" w:space="0"/>
            </w:tcBorders>
            <w:vAlign w:val="top"/>
          </w:tcPr>
          <w:p w14:paraId="56BFEE82">
            <w:pPr>
              <w:spacing w:before="61" w:line="220" w:lineRule="auto"/>
              <w:ind w:left="6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作业内容</w:t>
            </w:r>
          </w:p>
        </w:tc>
        <w:tc>
          <w:tcPr>
            <w:tcW w:w="6654" w:type="dxa"/>
            <w:gridSpan w:val="11"/>
            <w:tcBorders>
              <w:right w:val="single" w:color="000000" w:sz="10" w:space="0"/>
            </w:tcBorders>
            <w:vAlign w:val="top"/>
          </w:tcPr>
          <w:p w14:paraId="1AD1D41A">
            <w:pPr>
              <w:pStyle w:val="9"/>
            </w:pPr>
          </w:p>
        </w:tc>
      </w:tr>
      <w:tr w14:paraId="3BE78F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tcBorders>
              <w:left w:val="single" w:color="000000" w:sz="10" w:space="0"/>
            </w:tcBorders>
            <w:vAlign w:val="top"/>
          </w:tcPr>
          <w:p w14:paraId="7267AD86">
            <w:pPr>
              <w:spacing w:before="62" w:line="220" w:lineRule="auto"/>
              <w:ind w:left="6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作业单位</w:t>
            </w:r>
          </w:p>
        </w:tc>
        <w:tc>
          <w:tcPr>
            <w:tcW w:w="1704" w:type="dxa"/>
            <w:gridSpan w:val="3"/>
            <w:vAlign w:val="top"/>
          </w:tcPr>
          <w:p w14:paraId="0352586C">
            <w:pPr>
              <w:pStyle w:val="9"/>
            </w:pPr>
          </w:p>
        </w:tc>
        <w:tc>
          <w:tcPr>
            <w:tcW w:w="1981" w:type="dxa"/>
            <w:gridSpan w:val="3"/>
            <w:vAlign w:val="top"/>
          </w:tcPr>
          <w:p w14:paraId="71846F5D">
            <w:pPr>
              <w:spacing w:before="61" w:line="220" w:lineRule="auto"/>
              <w:ind w:left="5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作业负责人</w:t>
            </w:r>
          </w:p>
        </w:tc>
        <w:tc>
          <w:tcPr>
            <w:tcW w:w="2969" w:type="dxa"/>
            <w:gridSpan w:val="5"/>
            <w:tcBorders>
              <w:right w:val="single" w:color="000000" w:sz="10" w:space="0"/>
            </w:tcBorders>
            <w:vAlign w:val="top"/>
          </w:tcPr>
          <w:p w14:paraId="5402976E">
            <w:pPr>
              <w:pStyle w:val="9"/>
            </w:pPr>
          </w:p>
        </w:tc>
      </w:tr>
      <w:tr w14:paraId="5F1794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116" w:type="dxa"/>
            <w:gridSpan w:val="2"/>
            <w:tcBorders>
              <w:left w:val="single" w:color="000000" w:sz="10" w:space="0"/>
            </w:tcBorders>
            <w:vAlign w:val="top"/>
          </w:tcPr>
          <w:p w14:paraId="6B644E62">
            <w:pPr>
              <w:spacing w:before="64" w:line="220" w:lineRule="auto"/>
              <w:ind w:left="6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作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业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人</w:t>
            </w:r>
          </w:p>
        </w:tc>
        <w:tc>
          <w:tcPr>
            <w:tcW w:w="1704" w:type="dxa"/>
            <w:gridSpan w:val="3"/>
            <w:vAlign w:val="top"/>
          </w:tcPr>
          <w:p w14:paraId="4E6EBE39">
            <w:pPr>
              <w:pStyle w:val="9"/>
            </w:pPr>
          </w:p>
        </w:tc>
        <w:tc>
          <w:tcPr>
            <w:tcW w:w="1981" w:type="dxa"/>
            <w:gridSpan w:val="3"/>
            <w:vAlign w:val="top"/>
          </w:tcPr>
          <w:p w14:paraId="107FEC54">
            <w:pPr>
              <w:spacing w:before="64" w:line="220" w:lineRule="auto"/>
              <w:ind w:left="7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监护人</w:t>
            </w:r>
          </w:p>
        </w:tc>
        <w:tc>
          <w:tcPr>
            <w:tcW w:w="2969" w:type="dxa"/>
            <w:gridSpan w:val="5"/>
            <w:tcBorders>
              <w:right w:val="single" w:color="000000" w:sz="10" w:space="0"/>
            </w:tcBorders>
            <w:vAlign w:val="top"/>
          </w:tcPr>
          <w:p w14:paraId="08CE1E83">
            <w:pPr>
              <w:pStyle w:val="9"/>
            </w:pPr>
          </w:p>
        </w:tc>
      </w:tr>
      <w:tr w14:paraId="6F3623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tcBorders>
              <w:left w:val="single" w:color="000000" w:sz="10" w:space="0"/>
            </w:tcBorders>
            <w:vAlign w:val="top"/>
          </w:tcPr>
          <w:p w14:paraId="127CC99E">
            <w:pPr>
              <w:spacing w:before="59" w:line="220" w:lineRule="auto"/>
              <w:ind w:left="1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作业现场风险辨识结果</w:t>
            </w:r>
          </w:p>
        </w:tc>
        <w:tc>
          <w:tcPr>
            <w:tcW w:w="6654" w:type="dxa"/>
            <w:gridSpan w:val="11"/>
            <w:tcBorders>
              <w:right w:val="single" w:color="000000" w:sz="10" w:space="0"/>
            </w:tcBorders>
            <w:vAlign w:val="top"/>
          </w:tcPr>
          <w:p w14:paraId="696E2206">
            <w:pPr>
              <w:pStyle w:val="9"/>
            </w:pPr>
          </w:p>
        </w:tc>
      </w:tr>
      <w:tr w14:paraId="059645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116" w:type="dxa"/>
            <w:gridSpan w:val="2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5CDADCBF">
            <w:pPr>
              <w:pStyle w:val="9"/>
              <w:spacing w:line="277" w:lineRule="auto"/>
            </w:pPr>
          </w:p>
          <w:p w14:paraId="58CA6372">
            <w:pPr>
              <w:pStyle w:val="9"/>
              <w:spacing w:line="277" w:lineRule="auto"/>
            </w:pPr>
          </w:p>
          <w:p w14:paraId="0757CD55">
            <w:pPr>
              <w:pStyle w:val="9"/>
              <w:spacing w:line="278" w:lineRule="auto"/>
            </w:pPr>
          </w:p>
          <w:p w14:paraId="64870D0D">
            <w:pPr>
              <w:pStyle w:val="9"/>
              <w:spacing w:line="278" w:lineRule="auto"/>
            </w:pPr>
          </w:p>
          <w:p w14:paraId="2B23AB80">
            <w:pPr>
              <w:spacing w:before="59" w:line="220" w:lineRule="auto"/>
              <w:ind w:left="6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气体分析</w:t>
            </w:r>
          </w:p>
        </w:tc>
        <w:tc>
          <w:tcPr>
            <w:tcW w:w="641" w:type="dxa"/>
            <w:vMerge w:val="restart"/>
            <w:tcBorders>
              <w:bottom w:val="nil"/>
            </w:tcBorders>
            <w:vAlign w:val="top"/>
          </w:tcPr>
          <w:p w14:paraId="7B1CC529">
            <w:pPr>
              <w:spacing w:before="220" w:line="312" w:lineRule="exact"/>
              <w:ind w:left="1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position w:val="9"/>
                <w:sz w:val="18"/>
                <w:szCs w:val="18"/>
              </w:rPr>
              <w:t>分析</w:t>
            </w:r>
          </w:p>
          <w:p w14:paraId="1342CA72">
            <w:pPr>
              <w:spacing w:line="220" w:lineRule="auto"/>
              <w:ind w:left="1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项目</w:t>
            </w:r>
          </w:p>
        </w:tc>
        <w:tc>
          <w:tcPr>
            <w:tcW w:w="1063" w:type="dxa"/>
            <w:gridSpan w:val="2"/>
            <w:vAlign w:val="top"/>
          </w:tcPr>
          <w:p w14:paraId="344252C5">
            <w:pPr>
              <w:spacing w:before="60" w:line="270" w:lineRule="auto"/>
              <w:ind w:left="173" w:right="1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有毒有害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气体名称</w:t>
            </w:r>
          </w:p>
        </w:tc>
        <w:tc>
          <w:tcPr>
            <w:tcW w:w="852" w:type="dxa"/>
            <w:gridSpan w:val="2"/>
            <w:vAlign w:val="top"/>
          </w:tcPr>
          <w:p w14:paraId="0C1E94EC">
            <w:pPr>
              <w:spacing w:before="60" w:line="270" w:lineRule="auto"/>
              <w:ind w:left="158" w:right="155" w:firstLine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可燃气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体名称</w:t>
            </w:r>
          </w:p>
        </w:tc>
        <w:tc>
          <w:tcPr>
            <w:tcW w:w="1129" w:type="dxa"/>
            <w:vMerge w:val="restart"/>
            <w:tcBorders>
              <w:bottom w:val="nil"/>
            </w:tcBorders>
            <w:vAlign w:val="top"/>
          </w:tcPr>
          <w:p w14:paraId="5FD657D9">
            <w:pPr>
              <w:pStyle w:val="9"/>
              <w:spacing w:line="316" w:lineRule="auto"/>
            </w:pPr>
          </w:p>
          <w:p w14:paraId="5579E3EF">
            <w:pPr>
              <w:spacing w:before="58" w:line="219" w:lineRule="auto"/>
              <w:ind w:left="2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氧气含量</w:t>
            </w:r>
          </w:p>
        </w:tc>
        <w:tc>
          <w:tcPr>
            <w:tcW w:w="994" w:type="dxa"/>
            <w:gridSpan w:val="2"/>
            <w:vMerge w:val="restart"/>
            <w:tcBorders>
              <w:bottom w:val="nil"/>
            </w:tcBorders>
            <w:vAlign w:val="top"/>
          </w:tcPr>
          <w:p w14:paraId="079B82F3">
            <w:pPr>
              <w:pStyle w:val="9"/>
              <w:spacing w:line="475" w:lineRule="auto"/>
            </w:pPr>
          </w:p>
          <w:p w14:paraId="6F9E76B8">
            <w:pPr>
              <w:spacing w:before="59" w:line="271" w:lineRule="auto"/>
              <w:ind w:left="334" w:right="129" w:hanging="1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取样分析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时间</w:t>
            </w:r>
          </w:p>
        </w:tc>
        <w:tc>
          <w:tcPr>
            <w:tcW w:w="1022" w:type="dxa"/>
            <w:gridSpan w:val="2"/>
            <w:vMerge w:val="restart"/>
            <w:tcBorders>
              <w:bottom w:val="nil"/>
            </w:tcBorders>
            <w:vAlign w:val="top"/>
          </w:tcPr>
          <w:p w14:paraId="309DBDC5">
            <w:pPr>
              <w:pStyle w:val="9"/>
              <w:spacing w:line="315" w:lineRule="auto"/>
            </w:pPr>
          </w:p>
          <w:p w14:paraId="2EE5DC85">
            <w:pPr>
              <w:pStyle w:val="9"/>
              <w:spacing w:line="315" w:lineRule="auto"/>
            </w:pPr>
          </w:p>
          <w:p w14:paraId="05C1683A">
            <w:pPr>
              <w:spacing w:before="59" w:line="220" w:lineRule="auto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分析部位</w:t>
            </w:r>
          </w:p>
        </w:tc>
        <w:tc>
          <w:tcPr>
            <w:tcW w:w="953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39E65258">
            <w:pPr>
              <w:pStyle w:val="9"/>
              <w:spacing w:line="315" w:lineRule="auto"/>
            </w:pPr>
          </w:p>
          <w:p w14:paraId="77F66858">
            <w:pPr>
              <w:pStyle w:val="9"/>
              <w:spacing w:line="316" w:lineRule="auto"/>
            </w:pPr>
          </w:p>
          <w:p w14:paraId="3D0AD5D8">
            <w:pPr>
              <w:spacing w:before="58" w:line="220" w:lineRule="auto"/>
              <w:ind w:left="2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分析人</w:t>
            </w:r>
          </w:p>
        </w:tc>
      </w:tr>
      <w:tr w14:paraId="1522E6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2D03AFCC">
            <w:pPr>
              <w:pStyle w:val="9"/>
            </w:pPr>
          </w:p>
        </w:tc>
        <w:tc>
          <w:tcPr>
            <w:tcW w:w="641" w:type="dxa"/>
            <w:vMerge w:val="continue"/>
            <w:tcBorders>
              <w:top w:val="nil"/>
            </w:tcBorders>
            <w:vAlign w:val="top"/>
          </w:tcPr>
          <w:p w14:paraId="385AAF5F">
            <w:pPr>
              <w:pStyle w:val="9"/>
            </w:pPr>
          </w:p>
        </w:tc>
        <w:tc>
          <w:tcPr>
            <w:tcW w:w="498" w:type="dxa"/>
            <w:vAlign w:val="top"/>
          </w:tcPr>
          <w:p w14:paraId="6FC35DA2">
            <w:pPr>
              <w:pStyle w:val="9"/>
            </w:pPr>
          </w:p>
        </w:tc>
        <w:tc>
          <w:tcPr>
            <w:tcW w:w="565" w:type="dxa"/>
            <w:vAlign w:val="top"/>
          </w:tcPr>
          <w:p w14:paraId="424A5724">
            <w:pPr>
              <w:pStyle w:val="9"/>
            </w:pPr>
          </w:p>
        </w:tc>
        <w:tc>
          <w:tcPr>
            <w:tcW w:w="421" w:type="dxa"/>
            <w:vAlign w:val="top"/>
          </w:tcPr>
          <w:p w14:paraId="08EBADE2">
            <w:pPr>
              <w:pStyle w:val="9"/>
            </w:pPr>
          </w:p>
        </w:tc>
        <w:tc>
          <w:tcPr>
            <w:tcW w:w="431" w:type="dxa"/>
            <w:vAlign w:val="top"/>
          </w:tcPr>
          <w:p w14:paraId="33504FA3">
            <w:pPr>
              <w:pStyle w:val="9"/>
            </w:pPr>
          </w:p>
        </w:tc>
        <w:tc>
          <w:tcPr>
            <w:tcW w:w="1129" w:type="dxa"/>
            <w:vMerge w:val="continue"/>
            <w:tcBorders>
              <w:top w:val="nil"/>
            </w:tcBorders>
            <w:vAlign w:val="top"/>
          </w:tcPr>
          <w:p w14:paraId="1CC5C835">
            <w:pPr>
              <w:pStyle w:val="9"/>
            </w:pPr>
          </w:p>
        </w:tc>
        <w:tc>
          <w:tcPr>
            <w:tcW w:w="99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FC6A8A7">
            <w:pPr>
              <w:pStyle w:val="9"/>
            </w:pPr>
          </w:p>
        </w:tc>
        <w:tc>
          <w:tcPr>
            <w:tcW w:w="102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2250AB">
            <w:pPr>
              <w:pStyle w:val="9"/>
            </w:pPr>
          </w:p>
        </w:tc>
        <w:tc>
          <w:tcPr>
            <w:tcW w:w="953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6CA0C03">
            <w:pPr>
              <w:pStyle w:val="9"/>
            </w:pPr>
          </w:p>
        </w:tc>
      </w:tr>
      <w:tr w14:paraId="185223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116" w:type="dxa"/>
            <w:gridSpan w:val="2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20678FAF">
            <w:pPr>
              <w:pStyle w:val="9"/>
            </w:pPr>
          </w:p>
        </w:tc>
        <w:tc>
          <w:tcPr>
            <w:tcW w:w="641" w:type="dxa"/>
            <w:vAlign w:val="top"/>
          </w:tcPr>
          <w:p w14:paraId="5098881F">
            <w:pPr>
              <w:spacing w:before="59" w:line="312" w:lineRule="exact"/>
              <w:ind w:left="1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position w:val="9"/>
                <w:sz w:val="18"/>
                <w:szCs w:val="18"/>
              </w:rPr>
              <w:t>合格</w:t>
            </w:r>
          </w:p>
          <w:p w14:paraId="6F1C146B">
            <w:pPr>
              <w:spacing w:line="220" w:lineRule="auto"/>
              <w:ind w:left="1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标准</w:t>
            </w:r>
          </w:p>
        </w:tc>
        <w:tc>
          <w:tcPr>
            <w:tcW w:w="498" w:type="dxa"/>
            <w:vAlign w:val="top"/>
          </w:tcPr>
          <w:p w14:paraId="2C6B3C72">
            <w:pPr>
              <w:pStyle w:val="9"/>
            </w:pPr>
          </w:p>
        </w:tc>
        <w:tc>
          <w:tcPr>
            <w:tcW w:w="565" w:type="dxa"/>
            <w:vAlign w:val="top"/>
          </w:tcPr>
          <w:p w14:paraId="7A9538B4">
            <w:pPr>
              <w:pStyle w:val="9"/>
            </w:pPr>
          </w:p>
        </w:tc>
        <w:tc>
          <w:tcPr>
            <w:tcW w:w="421" w:type="dxa"/>
            <w:vAlign w:val="top"/>
          </w:tcPr>
          <w:p w14:paraId="30DC8B56">
            <w:pPr>
              <w:pStyle w:val="9"/>
            </w:pPr>
          </w:p>
        </w:tc>
        <w:tc>
          <w:tcPr>
            <w:tcW w:w="431" w:type="dxa"/>
            <w:vAlign w:val="top"/>
          </w:tcPr>
          <w:p w14:paraId="12E0A54D">
            <w:pPr>
              <w:pStyle w:val="9"/>
            </w:pPr>
          </w:p>
        </w:tc>
        <w:tc>
          <w:tcPr>
            <w:tcW w:w="1129" w:type="dxa"/>
            <w:vAlign w:val="top"/>
          </w:tcPr>
          <w:p w14:paraId="18D039EF">
            <w:pPr>
              <w:spacing w:before="90" w:line="296" w:lineRule="exact"/>
              <w:ind w:left="13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1"/>
                <w:sz w:val="18"/>
                <w:szCs w:val="18"/>
              </w:rPr>
              <w:t>19.5%~21%</w:t>
            </w:r>
          </w:p>
          <w:p w14:paraId="05E1A92A">
            <w:pPr>
              <w:spacing w:line="220" w:lineRule="auto"/>
              <w:ind w:left="122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（体积分数）</w:t>
            </w:r>
          </w:p>
        </w:tc>
        <w:tc>
          <w:tcPr>
            <w:tcW w:w="994" w:type="dxa"/>
            <w:gridSpan w:val="2"/>
            <w:vMerge w:val="continue"/>
            <w:tcBorders>
              <w:top w:val="nil"/>
            </w:tcBorders>
            <w:vAlign w:val="top"/>
          </w:tcPr>
          <w:p w14:paraId="6FAE614F">
            <w:pPr>
              <w:pStyle w:val="9"/>
            </w:pPr>
          </w:p>
        </w:tc>
        <w:tc>
          <w:tcPr>
            <w:tcW w:w="1022" w:type="dxa"/>
            <w:gridSpan w:val="2"/>
            <w:vMerge w:val="continue"/>
            <w:tcBorders>
              <w:top w:val="nil"/>
            </w:tcBorders>
            <w:vAlign w:val="top"/>
          </w:tcPr>
          <w:p w14:paraId="2EC6D91E">
            <w:pPr>
              <w:pStyle w:val="9"/>
            </w:pPr>
          </w:p>
        </w:tc>
        <w:tc>
          <w:tcPr>
            <w:tcW w:w="953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4289B278">
            <w:pPr>
              <w:pStyle w:val="9"/>
            </w:pPr>
          </w:p>
        </w:tc>
      </w:tr>
      <w:tr w14:paraId="354BCC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5566EC5B">
            <w:pPr>
              <w:pStyle w:val="9"/>
            </w:pPr>
          </w:p>
        </w:tc>
        <w:tc>
          <w:tcPr>
            <w:tcW w:w="641" w:type="dxa"/>
            <w:vMerge w:val="restart"/>
            <w:tcBorders>
              <w:bottom w:val="nil"/>
            </w:tcBorders>
            <w:vAlign w:val="top"/>
          </w:tcPr>
          <w:p w14:paraId="15FB048E">
            <w:pPr>
              <w:spacing w:before="223" w:line="312" w:lineRule="exact"/>
              <w:ind w:left="1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position w:val="9"/>
                <w:sz w:val="18"/>
                <w:szCs w:val="18"/>
              </w:rPr>
              <w:t>分析</w:t>
            </w:r>
          </w:p>
          <w:p w14:paraId="173AF2A7">
            <w:pPr>
              <w:spacing w:line="219" w:lineRule="auto"/>
              <w:ind w:left="1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数据</w:t>
            </w:r>
          </w:p>
        </w:tc>
        <w:tc>
          <w:tcPr>
            <w:tcW w:w="498" w:type="dxa"/>
            <w:vAlign w:val="top"/>
          </w:tcPr>
          <w:p w14:paraId="4A1D923A">
            <w:pPr>
              <w:pStyle w:val="9"/>
            </w:pPr>
          </w:p>
        </w:tc>
        <w:tc>
          <w:tcPr>
            <w:tcW w:w="565" w:type="dxa"/>
            <w:vAlign w:val="top"/>
          </w:tcPr>
          <w:p w14:paraId="6CAA53DB">
            <w:pPr>
              <w:pStyle w:val="9"/>
            </w:pPr>
          </w:p>
        </w:tc>
        <w:tc>
          <w:tcPr>
            <w:tcW w:w="421" w:type="dxa"/>
            <w:vAlign w:val="top"/>
          </w:tcPr>
          <w:p w14:paraId="4F01881D">
            <w:pPr>
              <w:pStyle w:val="9"/>
            </w:pPr>
          </w:p>
        </w:tc>
        <w:tc>
          <w:tcPr>
            <w:tcW w:w="431" w:type="dxa"/>
            <w:vAlign w:val="top"/>
          </w:tcPr>
          <w:p w14:paraId="6B9D6EF0">
            <w:pPr>
              <w:pStyle w:val="9"/>
            </w:pPr>
          </w:p>
        </w:tc>
        <w:tc>
          <w:tcPr>
            <w:tcW w:w="1129" w:type="dxa"/>
            <w:vAlign w:val="top"/>
          </w:tcPr>
          <w:p w14:paraId="23088116">
            <w:pPr>
              <w:pStyle w:val="9"/>
            </w:pPr>
          </w:p>
        </w:tc>
        <w:tc>
          <w:tcPr>
            <w:tcW w:w="994" w:type="dxa"/>
            <w:gridSpan w:val="2"/>
            <w:vAlign w:val="top"/>
          </w:tcPr>
          <w:p w14:paraId="6922F471">
            <w:pPr>
              <w:pStyle w:val="9"/>
            </w:pPr>
          </w:p>
        </w:tc>
        <w:tc>
          <w:tcPr>
            <w:tcW w:w="1022" w:type="dxa"/>
            <w:gridSpan w:val="2"/>
            <w:vAlign w:val="top"/>
          </w:tcPr>
          <w:p w14:paraId="5F22A1AB">
            <w:pPr>
              <w:pStyle w:val="9"/>
            </w:pPr>
          </w:p>
        </w:tc>
        <w:tc>
          <w:tcPr>
            <w:tcW w:w="953" w:type="dxa"/>
            <w:tcBorders>
              <w:right w:val="single" w:color="000000" w:sz="10" w:space="0"/>
            </w:tcBorders>
            <w:vAlign w:val="top"/>
          </w:tcPr>
          <w:p w14:paraId="42D75984">
            <w:pPr>
              <w:pStyle w:val="9"/>
            </w:pPr>
          </w:p>
        </w:tc>
      </w:tr>
      <w:tr w14:paraId="0F22D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575A473A">
            <w:pPr>
              <w:pStyle w:val="9"/>
            </w:pPr>
          </w:p>
        </w:tc>
        <w:tc>
          <w:tcPr>
            <w:tcW w:w="641" w:type="dxa"/>
            <w:vMerge w:val="continue"/>
            <w:tcBorders>
              <w:top w:val="nil"/>
              <w:bottom w:val="nil"/>
            </w:tcBorders>
            <w:vAlign w:val="top"/>
          </w:tcPr>
          <w:p w14:paraId="6869A254">
            <w:pPr>
              <w:pStyle w:val="9"/>
            </w:pPr>
          </w:p>
        </w:tc>
        <w:tc>
          <w:tcPr>
            <w:tcW w:w="498" w:type="dxa"/>
            <w:vAlign w:val="top"/>
          </w:tcPr>
          <w:p w14:paraId="5D0F55B5">
            <w:pPr>
              <w:pStyle w:val="9"/>
            </w:pPr>
          </w:p>
        </w:tc>
        <w:tc>
          <w:tcPr>
            <w:tcW w:w="565" w:type="dxa"/>
            <w:vAlign w:val="top"/>
          </w:tcPr>
          <w:p w14:paraId="73249608">
            <w:pPr>
              <w:pStyle w:val="9"/>
            </w:pPr>
          </w:p>
        </w:tc>
        <w:tc>
          <w:tcPr>
            <w:tcW w:w="421" w:type="dxa"/>
            <w:vAlign w:val="top"/>
          </w:tcPr>
          <w:p w14:paraId="1A3D7A9A">
            <w:pPr>
              <w:pStyle w:val="9"/>
            </w:pPr>
          </w:p>
        </w:tc>
        <w:tc>
          <w:tcPr>
            <w:tcW w:w="431" w:type="dxa"/>
            <w:vAlign w:val="top"/>
          </w:tcPr>
          <w:p w14:paraId="54B2045C">
            <w:pPr>
              <w:pStyle w:val="9"/>
            </w:pPr>
          </w:p>
        </w:tc>
        <w:tc>
          <w:tcPr>
            <w:tcW w:w="1129" w:type="dxa"/>
            <w:vAlign w:val="top"/>
          </w:tcPr>
          <w:p w14:paraId="70D26BB9">
            <w:pPr>
              <w:pStyle w:val="9"/>
            </w:pPr>
          </w:p>
        </w:tc>
        <w:tc>
          <w:tcPr>
            <w:tcW w:w="994" w:type="dxa"/>
            <w:gridSpan w:val="2"/>
            <w:vAlign w:val="top"/>
          </w:tcPr>
          <w:p w14:paraId="0A5A46D1">
            <w:pPr>
              <w:pStyle w:val="9"/>
            </w:pPr>
          </w:p>
        </w:tc>
        <w:tc>
          <w:tcPr>
            <w:tcW w:w="1022" w:type="dxa"/>
            <w:gridSpan w:val="2"/>
            <w:vAlign w:val="top"/>
          </w:tcPr>
          <w:p w14:paraId="13D7B949">
            <w:pPr>
              <w:pStyle w:val="9"/>
            </w:pPr>
          </w:p>
        </w:tc>
        <w:tc>
          <w:tcPr>
            <w:tcW w:w="953" w:type="dxa"/>
            <w:tcBorders>
              <w:right w:val="single" w:color="000000" w:sz="10" w:space="0"/>
            </w:tcBorders>
            <w:vAlign w:val="top"/>
          </w:tcPr>
          <w:p w14:paraId="7CA663BC">
            <w:pPr>
              <w:pStyle w:val="9"/>
            </w:pPr>
          </w:p>
        </w:tc>
      </w:tr>
      <w:tr w14:paraId="41358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116" w:type="dxa"/>
            <w:gridSpan w:val="2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22BA079B">
            <w:pPr>
              <w:pStyle w:val="9"/>
            </w:pPr>
          </w:p>
        </w:tc>
        <w:tc>
          <w:tcPr>
            <w:tcW w:w="641" w:type="dxa"/>
            <w:vMerge w:val="continue"/>
            <w:tcBorders>
              <w:top w:val="nil"/>
            </w:tcBorders>
            <w:vAlign w:val="top"/>
          </w:tcPr>
          <w:p w14:paraId="29BE3E34">
            <w:pPr>
              <w:pStyle w:val="9"/>
            </w:pPr>
          </w:p>
        </w:tc>
        <w:tc>
          <w:tcPr>
            <w:tcW w:w="498" w:type="dxa"/>
            <w:vAlign w:val="top"/>
          </w:tcPr>
          <w:p w14:paraId="250596F4">
            <w:pPr>
              <w:pStyle w:val="9"/>
            </w:pPr>
          </w:p>
        </w:tc>
        <w:tc>
          <w:tcPr>
            <w:tcW w:w="565" w:type="dxa"/>
            <w:vAlign w:val="top"/>
          </w:tcPr>
          <w:p w14:paraId="7BF4737C">
            <w:pPr>
              <w:pStyle w:val="9"/>
            </w:pPr>
          </w:p>
        </w:tc>
        <w:tc>
          <w:tcPr>
            <w:tcW w:w="421" w:type="dxa"/>
            <w:vAlign w:val="top"/>
          </w:tcPr>
          <w:p w14:paraId="0BD9360E">
            <w:pPr>
              <w:pStyle w:val="9"/>
            </w:pPr>
          </w:p>
        </w:tc>
        <w:tc>
          <w:tcPr>
            <w:tcW w:w="431" w:type="dxa"/>
            <w:vAlign w:val="top"/>
          </w:tcPr>
          <w:p w14:paraId="33D776C6">
            <w:pPr>
              <w:pStyle w:val="9"/>
            </w:pPr>
          </w:p>
        </w:tc>
        <w:tc>
          <w:tcPr>
            <w:tcW w:w="1129" w:type="dxa"/>
            <w:vAlign w:val="top"/>
          </w:tcPr>
          <w:p w14:paraId="204CD7E5">
            <w:pPr>
              <w:pStyle w:val="9"/>
            </w:pPr>
          </w:p>
        </w:tc>
        <w:tc>
          <w:tcPr>
            <w:tcW w:w="994" w:type="dxa"/>
            <w:gridSpan w:val="2"/>
            <w:vAlign w:val="top"/>
          </w:tcPr>
          <w:p w14:paraId="1FA0EC03">
            <w:pPr>
              <w:pStyle w:val="9"/>
            </w:pPr>
          </w:p>
        </w:tc>
        <w:tc>
          <w:tcPr>
            <w:tcW w:w="1022" w:type="dxa"/>
            <w:gridSpan w:val="2"/>
            <w:vAlign w:val="top"/>
          </w:tcPr>
          <w:p w14:paraId="6B937D08">
            <w:pPr>
              <w:pStyle w:val="9"/>
            </w:pPr>
          </w:p>
        </w:tc>
        <w:tc>
          <w:tcPr>
            <w:tcW w:w="953" w:type="dxa"/>
            <w:tcBorders>
              <w:right w:val="single" w:color="000000" w:sz="10" w:space="0"/>
            </w:tcBorders>
            <w:vAlign w:val="top"/>
          </w:tcPr>
          <w:p w14:paraId="585873C3">
            <w:pPr>
              <w:pStyle w:val="9"/>
            </w:pPr>
          </w:p>
        </w:tc>
      </w:tr>
      <w:tr w14:paraId="37CC33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116" w:type="dxa"/>
            <w:gridSpan w:val="2"/>
            <w:tcBorders>
              <w:left w:val="single" w:color="000000" w:sz="10" w:space="0"/>
            </w:tcBorders>
            <w:vAlign w:val="top"/>
          </w:tcPr>
          <w:p w14:paraId="74D001CE">
            <w:pPr>
              <w:spacing w:before="57" w:line="220" w:lineRule="auto"/>
              <w:ind w:left="5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作业实施时间</w:t>
            </w:r>
          </w:p>
        </w:tc>
        <w:tc>
          <w:tcPr>
            <w:tcW w:w="6654" w:type="dxa"/>
            <w:gridSpan w:val="11"/>
            <w:tcBorders>
              <w:right w:val="single" w:color="000000" w:sz="10" w:space="0"/>
            </w:tcBorders>
            <w:vAlign w:val="top"/>
          </w:tcPr>
          <w:p w14:paraId="438A8E2E">
            <w:pPr>
              <w:spacing w:before="57" w:line="220" w:lineRule="auto"/>
              <w:ind w:left="318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86" o:spid="_x0000_s1086" style="position:absolute;left:0pt;margin-left:0.95pt;margin-top:15.5pt;height:0.5pt;width:331.05pt;mso-position-horizontal-relative:page;mso-position-vertical-relative:page;z-index:251717632;mso-width-relative:page;mso-height-relative:page;" fillcolor="#000000" filled="t" stroked="f" coordsize="6620,10" path="m0,9l3945,9,3945,0,0,0,0,9xem3945,9l3974,9,3974,0,3945,0,3945,9xem3974,9l4942,9,4942,0,3974,0,3974,9xem4942,9l4971,9,4971,0,4942,0,4942,9xem4971,9l6620,9,6620,0,4971,0,4971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自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分至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时 分止</w:t>
            </w:r>
          </w:p>
        </w:tc>
      </w:tr>
      <w:tr w14:paraId="1673E8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8" w:type="dxa"/>
            <w:tcBorders>
              <w:left w:val="single" w:color="000000" w:sz="10" w:space="0"/>
            </w:tcBorders>
            <w:shd w:val="clear" w:color="auto" w:fill="D9D9D9"/>
            <w:vAlign w:val="top"/>
          </w:tcPr>
          <w:p w14:paraId="67358D26">
            <w:pPr>
              <w:spacing w:before="73" w:line="221" w:lineRule="auto"/>
              <w:ind w:left="13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5411" w:type="dxa"/>
            <w:gridSpan w:val="8"/>
            <w:shd w:val="clear" w:color="auto" w:fill="D9D9D9"/>
            <w:vAlign w:val="top"/>
          </w:tcPr>
          <w:p w14:paraId="4C8BCD3A">
            <w:pPr>
              <w:spacing w:before="73" w:line="220" w:lineRule="auto"/>
              <w:ind w:left="234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安全措施</w:t>
            </w:r>
          </w:p>
        </w:tc>
        <w:tc>
          <w:tcPr>
            <w:tcW w:w="994" w:type="dxa"/>
            <w:gridSpan w:val="2"/>
            <w:shd w:val="clear" w:color="auto" w:fill="D9D9D9"/>
            <w:vAlign w:val="top"/>
          </w:tcPr>
          <w:p w14:paraId="752296AF">
            <w:pPr>
              <w:spacing w:before="73" w:line="220" w:lineRule="auto"/>
              <w:ind w:left="1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是否涉及</w:t>
            </w: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shd w:val="clear" w:color="auto" w:fill="D9D9D9"/>
            <w:vAlign w:val="top"/>
          </w:tcPr>
          <w:p w14:paraId="53F1CE8B">
            <w:pPr>
              <w:spacing w:before="73" w:line="220" w:lineRule="auto"/>
              <w:ind w:left="5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确认人</w:t>
            </w:r>
          </w:p>
        </w:tc>
      </w:tr>
      <w:tr w14:paraId="417C0C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5893F58D">
            <w:pPr>
              <w:spacing w:before="288" w:line="188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5411" w:type="dxa"/>
            <w:gridSpan w:val="8"/>
            <w:vAlign w:val="top"/>
          </w:tcPr>
          <w:p w14:paraId="19085959">
            <w:pPr>
              <w:spacing w:before="100" w:line="268" w:lineRule="auto"/>
              <w:ind w:left="104" w:right="33" w:hanging="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盛装过有毒、可燃物料的受限空间， 所有与受限空间有联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系的阀门、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管线已断开</w:t>
            </w: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/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隔断。</w:t>
            </w:r>
          </w:p>
        </w:tc>
        <w:tc>
          <w:tcPr>
            <w:tcW w:w="994" w:type="dxa"/>
            <w:gridSpan w:val="2"/>
            <w:vAlign w:val="top"/>
          </w:tcPr>
          <w:p w14:paraId="119F822D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35490ABF">
            <w:pPr>
              <w:pStyle w:val="9"/>
            </w:pPr>
          </w:p>
        </w:tc>
      </w:tr>
      <w:tr w14:paraId="1DB60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5AF58897">
            <w:pPr>
              <w:spacing w:before="127" w:line="188" w:lineRule="auto"/>
              <w:ind w:left="27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5411" w:type="dxa"/>
            <w:gridSpan w:val="8"/>
            <w:vAlign w:val="top"/>
          </w:tcPr>
          <w:p w14:paraId="399A3EB4">
            <w:pPr>
              <w:spacing w:before="96" w:line="216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盛装过有毒、可燃物料的受限空间，设备已经过置换、吹扫</w:t>
            </w:r>
          </w:p>
        </w:tc>
        <w:tc>
          <w:tcPr>
            <w:tcW w:w="994" w:type="dxa"/>
            <w:gridSpan w:val="2"/>
            <w:vAlign w:val="top"/>
          </w:tcPr>
          <w:p w14:paraId="6BA3DA4D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32766BA3">
            <w:pPr>
              <w:pStyle w:val="9"/>
            </w:pPr>
          </w:p>
        </w:tc>
      </w:tr>
      <w:tr w14:paraId="4C3D56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6FF8D4CA">
            <w:pPr>
              <w:pStyle w:val="9"/>
              <w:spacing w:line="384" w:lineRule="auto"/>
            </w:pPr>
          </w:p>
          <w:p w14:paraId="5CF9DAAB">
            <w:pPr>
              <w:spacing w:before="52" w:line="188" w:lineRule="auto"/>
              <w:ind w:left="27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5411" w:type="dxa"/>
            <w:gridSpan w:val="8"/>
            <w:vAlign w:val="top"/>
          </w:tcPr>
          <w:p w14:paraId="3C55D296">
            <w:pPr>
              <w:spacing w:before="95" w:line="286" w:lineRule="auto"/>
              <w:ind w:left="102" w:right="98" w:firstLine="2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设备通风孔已打开进行自然通风，</w:t>
            </w:r>
            <w:r>
              <w:rPr>
                <w:rFonts w:ascii="宋体" w:hAnsi="宋体" w:eastAsia="宋体" w:cs="宋体"/>
                <w:spacing w:val="4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温度适宜人员作业；</w:t>
            </w:r>
            <w:r>
              <w:rPr>
                <w:rFonts w:ascii="宋体" w:hAnsi="宋体" w:eastAsia="宋体" w:cs="宋体"/>
                <w:spacing w:val="4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必要时采用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强制通风或佩戴隔绝式呼吸防护装备，</w:t>
            </w:r>
            <w:r>
              <w:rPr>
                <w:rFonts w:ascii="宋体" w:hAnsi="宋体" w:eastAsia="宋体" w:cs="宋体"/>
                <w:spacing w:val="4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不应采用直接通入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氧气或富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氧空气的方法补充氧</w:t>
            </w:r>
          </w:p>
        </w:tc>
        <w:tc>
          <w:tcPr>
            <w:tcW w:w="994" w:type="dxa"/>
            <w:gridSpan w:val="2"/>
            <w:vAlign w:val="top"/>
          </w:tcPr>
          <w:p w14:paraId="2456D71E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189E0C15">
            <w:pPr>
              <w:pStyle w:val="9"/>
            </w:pPr>
          </w:p>
        </w:tc>
      </w:tr>
      <w:tr w14:paraId="1EBC77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0643F39D">
            <w:pPr>
              <w:spacing w:before="126" w:line="188" w:lineRule="auto"/>
              <w:ind w:left="27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5411" w:type="dxa"/>
            <w:gridSpan w:val="8"/>
            <w:vAlign w:val="top"/>
          </w:tcPr>
          <w:p w14:paraId="26516B69">
            <w:pPr>
              <w:spacing w:before="94" w:line="218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转动设备已切断电源，电源开关处已加锁并悬挂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“</w:t>
            </w:r>
            <w:r>
              <w:rPr>
                <w:rFonts w:ascii="宋体" w:hAnsi="宋体" w:eastAsia="宋体" w:cs="宋体"/>
                <w:sz w:val="18"/>
                <w:szCs w:val="18"/>
              </w:rPr>
              <w:t>禁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止合闸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”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标志牌</w:t>
            </w:r>
          </w:p>
        </w:tc>
        <w:tc>
          <w:tcPr>
            <w:tcW w:w="994" w:type="dxa"/>
            <w:gridSpan w:val="2"/>
            <w:vAlign w:val="top"/>
          </w:tcPr>
          <w:p w14:paraId="7282E364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3EFB7786">
            <w:pPr>
              <w:pStyle w:val="9"/>
            </w:pPr>
          </w:p>
        </w:tc>
      </w:tr>
      <w:tr w14:paraId="2965AB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11E5C327">
            <w:pPr>
              <w:spacing w:before="284" w:line="185" w:lineRule="auto"/>
              <w:ind w:left="27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5411" w:type="dxa"/>
            <w:gridSpan w:val="8"/>
            <w:vAlign w:val="top"/>
          </w:tcPr>
          <w:p w14:paraId="70B0B2B3">
            <w:pPr>
              <w:spacing w:before="94" w:line="269" w:lineRule="auto"/>
              <w:ind w:left="100" w:right="100" w:firstLine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受限空间内部已具备进人作业条件，</w:t>
            </w:r>
            <w:r>
              <w:rPr>
                <w:rFonts w:ascii="宋体" w:hAnsi="宋体" w:eastAsia="宋体" w:cs="宋体"/>
                <w:spacing w:val="5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易燃易爆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物料容器内作业，</w:t>
            </w:r>
            <w:r>
              <w:rPr>
                <w:rFonts w:ascii="宋体" w:hAnsi="宋体" w:eastAsia="宋体" w:cs="宋体"/>
                <w:spacing w:val="4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作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业人员采用防爆工具，手持电动工具符合作业安全要求</w:t>
            </w:r>
          </w:p>
        </w:tc>
        <w:tc>
          <w:tcPr>
            <w:tcW w:w="994" w:type="dxa"/>
            <w:gridSpan w:val="2"/>
            <w:vAlign w:val="top"/>
          </w:tcPr>
          <w:p w14:paraId="7869621E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465F16C1">
            <w:pPr>
              <w:pStyle w:val="9"/>
            </w:pPr>
          </w:p>
        </w:tc>
      </w:tr>
      <w:tr w14:paraId="402AED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7919DD5B">
            <w:pPr>
              <w:spacing w:before="127" w:line="188" w:lineRule="auto"/>
              <w:ind w:left="27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5411" w:type="dxa"/>
            <w:gridSpan w:val="8"/>
            <w:vAlign w:val="top"/>
          </w:tcPr>
          <w:p w14:paraId="67AE4649">
            <w:pPr>
              <w:spacing w:before="96" w:line="219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受限空间进出口通道畅通，无阻碍人员进出的障碍物</w:t>
            </w:r>
          </w:p>
        </w:tc>
        <w:tc>
          <w:tcPr>
            <w:tcW w:w="994" w:type="dxa"/>
            <w:gridSpan w:val="2"/>
            <w:vAlign w:val="top"/>
          </w:tcPr>
          <w:p w14:paraId="154ECF90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1A44B423">
            <w:pPr>
              <w:pStyle w:val="9"/>
            </w:pPr>
          </w:p>
        </w:tc>
      </w:tr>
      <w:tr w14:paraId="6D6D7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2395D195">
            <w:pPr>
              <w:spacing w:before="126" w:line="185" w:lineRule="auto"/>
              <w:ind w:left="27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5411" w:type="dxa"/>
            <w:gridSpan w:val="8"/>
            <w:vAlign w:val="top"/>
          </w:tcPr>
          <w:p w14:paraId="560E6539">
            <w:pPr>
              <w:spacing w:before="92" w:line="219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用于连续检测的移动式可燃、有毒气体、氧气检测仪已配备到位</w:t>
            </w:r>
          </w:p>
        </w:tc>
        <w:tc>
          <w:tcPr>
            <w:tcW w:w="994" w:type="dxa"/>
            <w:gridSpan w:val="2"/>
            <w:vAlign w:val="top"/>
          </w:tcPr>
          <w:p w14:paraId="78CE5287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796C78FB">
            <w:pPr>
              <w:pStyle w:val="9"/>
            </w:pPr>
          </w:p>
        </w:tc>
      </w:tr>
      <w:tr w14:paraId="202FB0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1AC35CE2">
            <w:pPr>
              <w:spacing w:before="279" w:line="188" w:lineRule="auto"/>
              <w:ind w:left="28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8</w:t>
            </w:r>
          </w:p>
        </w:tc>
        <w:tc>
          <w:tcPr>
            <w:tcW w:w="5411" w:type="dxa"/>
            <w:gridSpan w:val="8"/>
            <w:vAlign w:val="top"/>
          </w:tcPr>
          <w:p w14:paraId="146810F1">
            <w:pPr>
              <w:spacing w:before="92" w:line="270" w:lineRule="auto"/>
              <w:ind w:left="115" w:right="98" w:hanging="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作业人员已佩戴必要的个体防护装备，</w:t>
            </w:r>
            <w:r>
              <w:rPr>
                <w:rFonts w:ascii="宋体" w:hAnsi="宋体" w:eastAsia="宋体" w:cs="宋体"/>
                <w:spacing w:val="39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清楚受限空间内存在的危险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因素</w:t>
            </w:r>
          </w:p>
        </w:tc>
        <w:tc>
          <w:tcPr>
            <w:tcW w:w="994" w:type="dxa"/>
            <w:gridSpan w:val="2"/>
            <w:vAlign w:val="top"/>
          </w:tcPr>
          <w:p w14:paraId="021E1C4F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0C38AB31">
            <w:pPr>
              <w:pStyle w:val="9"/>
            </w:pPr>
          </w:p>
        </w:tc>
      </w:tr>
      <w:tr w14:paraId="2020B1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4FD56C67">
            <w:pPr>
              <w:spacing w:before="279" w:line="188" w:lineRule="auto"/>
              <w:ind w:left="27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p>
        </w:tc>
        <w:tc>
          <w:tcPr>
            <w:tcW w:w="5411" w:type="dxa"/>
            <w:gridSpan w:val="8"/>
            <w:vAlign w:val="top"/>
          </w:tcPr>
          <w:p w14:paraId="34319C8C">
            <w:pPr>
              <w:spacing w:before="92" w:line="269" w:lineRule="auto"/>
              <w:ind w:left="102" w:right="101" w:firstLine="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已配备作业应急设施：</w:t>
            </w:r>
            <w:r>
              <w:rPr>
                <w:rFonts w:ascii="宋体" w:hAnsi="宋体" w:eastAsia="宋体" w:cs="宋体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消防器材</w:t>
            </w:r>
            <w:r>
              <w:rPr>
                <w:rFonts w:ascii="宋体" w:hAnsi="宋体" w:eastAsia="宋体" w:cs="宋体"/>
                <w:spacing w:val="-48"/>
                <w:sz w:val="18"/>
                <w:szCs w:val="18"/>
              </w:rPr>
              <w:t>（）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、救生绳</w:t>
            </w:r>
            <w:r>
              <w:rPr>
                <w:rFonts w:ascii="宋体" w:hAnsi="宋体" w:eastAsia="宋体" w:cs="宋体"/>
                <w:spacing w:val="-48"/>
                <w:sz w:val="18"/>
                <w:szCs w:val="18"/>
              </w:rPr>
              <w:t>（）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、气防装备</w:t>
            </w:r>
            <w:r>
              <w:rPr>
                <w:rFonts w:ascii="宋体" w:hAnsi="宋体" w:eastAsia="宋体" w:cs="宋体"/>
                <w:spacing w:val="-48"/>
                <w:sz w:val="18"/>
                <w:szCs w:val="18"/>
              </w:rPr>
              <w:t>（），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盛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有腐蚀性介质的容器作业现场已配备应急用冲洗水</w:t>
            </w:r>
          </w:p>
        </w:tc>
        <w:tc>
          <w:tcPr>
            <w:tcW w:w="994" w:type="dxa"/>
            <w:gridSpan w:val="2"/>
            <w:vAlign w:val="top"/>
          </w:tcPr>
          <w:p w14:paraId="0640C1A1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1F185E46">
            <w:pPr>
              <w:pStyle w:val="9"/>
            </w:pPr>
          </w:p>
        </w:tc>
      </w:tr>
      <w:tr w14:paraId="24F089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18599471">
            <w:pPr>
              <w:spacing w:before="123" w:line="188" w:lineRule="auto"/>
              <w:ind w:left="2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10</w:t>
            </w:r>
          </w:p>
        </w:tc>
        <w:tc>
          <w:tcPr>
            <w:tcW w:w="5411" w:type="dxa"/>
            <w:gridSpan w:val="8"/>
            <w:vAlign w:val="top"/>
          </w:tcPr>
          <w:p w14:paraId="196E9F4F">
            <w:pPr>
              <w:spacing w:before="91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受限空间内作业已配备通信设备</w:t>
            </w:r>
          </w:p>
        </w:tc>
        <w:tc>
          <w:tcPr>
            <w:tcW w:w="994" w:type="dxa"/>
            <w:gridSpan w:val="2"/>
            <w:vAlign w:val="top"/>
          </w:tcPr>
          <w:p w14:paraId="6EDB86E3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182B4988">
            <w:pPr>
              <w:pStyle w:val="9"/>
            </w:pPr>
          </w:p>
        </w:tc>
      </w:tr>
      <w:tr w14:paraId="6A9A9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5E8AF7A3">
            <w:pPr>
              <w:spacing w:before="122" w:line="188" w:lineRule="auto"/>
              <w:ind w:left="25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18"/>
              </w:rPr>
              <w:t>11</w:t>
            </w:r>
          </w:p>
        </w:tc>
        <w:tc>
          <w:tcPr>
            <w:tcW w:w="5411" w:type="dxa"/>
            <w:gridSpan w:val="8"/>
            <w:vAlign w:val="top"/>
          </w:tcPr>
          <w:p w14:paraId="55B0A6D7">
            <w:pPr>
              <w:spacing w:before="91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受限空间出入口四周已设立警戒区</w:t>
            </w:r>
          </w:p>
        </w:tc>
        <w:tc>
          <w:tcPr>
            <w:tcW w:w="994" w:type="dxa"/>
            <w:gridSpan w:val="2"/>
            <w:vAlign w:val="top"/>
          </w:tcPr>
          <w:p w14:paraId="16E3C0F2">
            <w:pPr>
              <w:pStyle w:val="9"/>
            </w:pPr>
          </w:p>
        </w:tc>
        <w:tc>
          <w:tcPr>
            <w:tcW w:w="1697" w:type="dxa"/>
            <w:gridSpan w:val="2"/>
            <w:tcBorders>
              <w:right w:val="single" w:color="000000" w:sz="10" w:space="0"/>
            </w:tcBorders>
            <w:vAlign w:val="top"/>
          </w:tcPr>
          <w:p w14:paraId="4D0F5C22">
            <w:pPr>
              <w:pStyle w:val="9"/>
            </w:pPr>
          </w:p>
        </w:tc>
      </w:tr>
      <w:tr w14:paraId="7C97CF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668" w:type="dxa"/>
            <w:tcBorders>
              <w:left w:val="single" w:color="000000" w:sz="10" w:space="0"/>
            </w:tcBorders>
            <w:vAlign w:val="top"/>
          </w:tcPr>
          <w:p w14:paraId="542287A4">
            <w:pPr>
              <w:spacing w:before="281" w:line="188" w:lineRule="auto"/>
              <w:ind w:left="2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15</w:t>
            </w:r>
          </w:p>
        </w:tc>
        <w:tc>
          <w:tcPr>
            <w:tcW w:w="8102" w:type="dxa"/>
            <w:gridSpan w:val="12"/>
            <w:tcBorders>
              <w:right w:val="single" w:color="000000" w:sz="10" w:space="0"/>
            </w:tcBorders>
            <w:vAlign w:val="top"/>
          </w:tcPr>
          <w:p w14:paraId="6133F3B9">
            <w:pPr>
              <w:spacing w:before="94" w:line="220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其他安全措施：</w:t>
            </w:r>
          </w:p>
          <w:p w14:paraId="6B7425E8">
            <w:pPr>
              <w:spacing w:before="96" w:line="220" w:lineRule="auto"/>
              <w:ind w:left="50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编制人：</w:t>
            </w:r>
          </w:p>
        </w:tc>
      </w:tr>
      <w:tr w14:paraId="25891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116" w:type="dxa"/>
            <w:gridSpan w:val="2"/>
            <w:tcBorders>
              <w:left w:val="single" w:color="000000" w:sz="10" w:space="0"/>
            </w:tcBorders>
            <w:vAlign w:val="top"/>
          </w:tcPr>
          <w:p w14:paraId="5128F053">
            <w:pPr>
              <w:spacing w:before="90" w:line="221" w:lineRule="auto"/>
              <w:ind w:left="6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安全交底人</w:t>
            </w:r>
          </w:p>
        </w:tc>
        <w:tc>
          <w:tcPr>
            <w:tcW w:w="1704" w:type="dxa"/>
            <w:gridSpan w:val="3"/>
            <w:vAlign w:val="top"/>
          </w:tcPr>
          <w:p w14:paraId="208ED9AF">
            <w:pPr>
              <w:pStyle w:val="9"/>
            </w:pPr>
          </w:p>
        </w:tc>
        <w:tc>
          <w:tcPr>
            <w:tcW w:w="1981" w:type="dxa"/>
            <w:gridSpan w:val="3"/>
            <w:vAlign w:val="top"/>
          </w:tcPr>
          <w:p w14:paraId="168DDC06">
            <w:pPr>
              <w:spacing w:before="90" w:line="220" w:lineRule="auto"/>
              <w:ind w:left="5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接收交底人</w:t>
            </w:r>
          </w:p>
        </w:tc>
        <w:tc>
          <w:tcPr>
            <w:tcW w:w="2969" w:type="dxa"/>
            <w:gridSpan w:val="5"/>
            <w:tcBorders>
              <w:right w:val="single" w:color="000000" w:sz="10" w:space="0"/>
            </w:tcBorders>
            <w:vAlign w:val="top"/>
          </w:tcPr>
          <w:p w14:paraId="61EDA57B">
            <w:pPr>
              <w:pStyle w:val="9"/>
            </w:pPr>
          </w:p>
        </w:tc>
      </w:tr>
      <w:tr w14:paraId="6F439C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770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7C23B3B">
            <w:pPr>
              <w:spacing w:before="89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项目生产作业部门负责人意见</w:t>
            </w:r>
          </w:p>
          <w:p w14:paraId="0E26410B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4882EE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770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88AEECD">
            <w:pPr>
              <w:spacing w:before="89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项目安环部门意见</w:t>
            </w:r>
          </w:p>
          <w:p w14:paraId="2AE76624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0BFC43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8770" w:type="dxa"/>
            <w:gridSpan w:val="13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48EF95CD">
            <w:pPr>
              <w:spacing w:before="88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项目负责人意见</w:t>
            </w:r>
          </w:p>
          <w:p w14:paraId="0AB1E5F3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</w:tbl>
    <w:p w14:paraId="5121F455">
      <w:pPr>
        <w:pStyle w:val="2"/>
      </w:pPr>
    </w:p>
    <w:p w14:paraId="25752736">
      <w:pPr>
        <w:sectPr>
          <w:footerReference r:id="rId28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45EA90E7">
      <w:pPr>
        <w:spacing w:before="50" w:line="221" w:lineRule="auto"/>
        <w:ind w:left="3411"/>
        <w:rPr>
          <w:rFonts w:ascii="宋体" w:hAnsi="宋体" w:eastAsia="宋体" w:cs="宋体"/>
          <w:sz w:val="21"/>
          <w:szCs w:val="21"/>
        </w:rPr>
      </w:pPr>
      <w:r>
        <w:pict>
          <v:shape id="_x0000_s1087" o:spid="_x0000_s1087" o:spt="202" type="#_x0000_t202" style="position:absolute;left:0pt;margin-left:188.1pt;margin-top:3.45pt;height:13.6pt;width:4.2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A2DA4A">
                  <w:pPr>
                    <w:spacing w:before="20" w:line="230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1"/>
                      <w:szCs w:val="2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临时用电安全作业票</w:t>
      </w:r>
    </w:p>
    <w:p w14:paraId="71AEFF84">
      <w:pPr>
        <w:spacing w:line="105" w:lineRule="auto"/>
        <w:rPr>
          <w:rFonts w:ascii="Arial"/>
          <w:sz w:val="2"/>
        </w:rPr>
      </w:pPr>
    </w:p>
    <w:tbl>
      <w:tblPr>
        <w:tblStyle w:val="8"/>
        <w:tblW w:w="9046" w:type="dxa"/>
        <w:tblInd w:w="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1130"/>
        <w:gridCol w:w="582"/>
        <w:gridCol w:w="1130"/>
        <w:gridCol w:w="91"/>
        <w:gridCol w:w="1060"/>
        <w:gridCol w:w="742"/>
        <w:gridCol w:w="934"/>
        <w:gridCol w:w="143"/>
        <w:gridCol w:w="723"/>
        <w:gridCol w:w="268"/>
        <w:gridCol w:w="129"/>
        <w:gridCol w:w="1420"/>
      </w:tblGrid>
      <w:tr w14:paraId="6189D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406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EDD3FF5">
            <w:pPr>
              <w:spacing w:before="69" w:line="220" w:lineRule="auto"/>
              <w:ind w:left="4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申请单位（部门）</w:t>
            </w:r>
          </w:p>
        </w:tc>
        <w:tc>
          <w:tcPr>
            <w:tcW w:w="2281" w:type="dxa"/>
            <w:gridSpan w:val="3"/>
            <w:tcBorders>
              <w:top w:val="single" w:color="000000" w:sz="10" w:space="0"/>
            </w:tcBorders>
            <w:vAlign w:val="top"/>
          </w:tcPr>
          <w:p w14:paraId="70726CB5">
            <w:pPr>
              <w:pStyle w:val="9"/>
            </w:pPr>
          </w:p>
        </w:tc>
        <w:tc>
          <w:tcPr>
            <w:tcW w:w="1676" w:type="dxa"/>
            <w:gridSpan w:val="2"/>
            <w:tcBorders>
              <w:top w:val="single" w:color="000000" w:sz="10" w:space="0"/>
            </w:tcBorders>
            <w:vAlign w:val="top"/>
          </w:tcPr>
          <w:p w14:paraId="2E6CCF74">
            <w:pPr>
              <w:spacing w:before="69" w:line="220" w:lineRule="auto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作业申请时间</w:t>
            </w:r>
          </w:p>
        </w:tc>
        <w:tc>
          <w:tcPr>
            <w:tcW w:w="2683" w:type="dxa"/>
            <w:gridSpan w:val="5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92D953A">
            <w:pPr>
              <w:spacing w:before="69" w:line="220" w:lineRule="auto"/>
              <w:ind w:left="4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7600E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06" w:type="dxa"/>
            <w:gridSpan w:val="3"/>
            <w:tcBorders>
              <w:left w:val="single" w:color="000000" w:sz="10" w:space="0"/>
            </w:tcBorders>
            <w:vAlign w:val="top"/>
          </w:tcPr>
          <w:p w14:paraId="13D9462F">
            <w:pPr>
              <w:spacing w:before="63" w:line="220" w:lineRule="auto"/>
              <w:ind w:left="83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作业地点</w:t>
            </w:r>
          </w:p>
        </w:tc>
        <w:tc>
          <w:tcPr>
            <w:tcW w:w="2281" w:type="dxa"/>
            <w:gridSpan w:val="3"/>
            <w:vAlign w:val="top"/>
          </w:tcPr>
          <w:p w14:paraId="75DEA969">
            <w:pPr>
              <w:pStyle w:val="9"/>
            </w:pPr>
          </w:p>
        </w:tc>
        <w:tc>
          <w:tcPr>
            <w:tcW w:w="1676" w:type="dxa"/>
            <w:gridSpan w:val="2"/>
            <w:vAlign w:val="top"/>
          </w:tcPr>
          <w:p w14:paraId="0C852210">
            <w:pPr>
              <w:spacing w:before="63" w:line="220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作业内容</w:t>
            </w:r>
          </w:p>
        </w:tc>
        <w:tc>
          <w:tcPr>
            <w:tcW w:w="2683" w:type="dxa"/>
            <w:gridSpan w:val="5"/>
            <w:tcBorders>
              <w:right w:val="single" w:color="000000" w:sz="10" w:space="0"/>
            </w:tcBorders>
            <w:vAlign w:val="top"/>
          </w:tcPr>
          <w:p w14:paraId="65F17B65">
            <w:pPr>
              <w:pStyle w:val="9"/>
            </w:pPr>
          </w:p>
        </w:tc>
      </w:tr>
      <w:tr w14:paraId="2C928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406" w:type="dxa"/>
            <w:gridSpan w:val="3"/>
            <w:tcBorders>
              <w:left w:val="single" w:color="000000" w:sz="10" w:space="0"/>
            </w:tcBorders>
            <w:vAlign w:val="top"/>
          </w:tcPr>
          <w:p w14:paraId="2A6EE613">
            <w:pPr>
              <w:spacing w:before="63" w:line="220" w:lineRule="auto"/>
              <w:ind w:left="13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电源接入点及许可用电功率</w:t>
            </w:r>
          </w:p>
        </w:tc>
        <w:tc>
          <w:tcPr>
            <w:tcW w:w="2281" w:type="dxa"/>
            <w:gridSpan w:val="3"/>
            <w:vAlign w:val="top"/>
          </w:tcPr>
          <w:p w14:paraId="2D27D5EE">
            <w:pPr>
              <w:pStyle w:val="9"/>
            </w:pPr>
          </w:p>
        </w:tc>
        <w:tc>
          <w:tcPr>
            <w:tcW w:w="1676" w:type="dxa"/>
            <w:gridSpan w:val="2"/>
            <w:vAlign w:val="top"/>
          </w:tcPr>
          <w:p w14:paraId="017464C6">
            <w:pPr>
              <w:spacing w:before="64" w:line="220" w:lineRule="auto"/>
              <w:ind w:left="4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工作电压</w:t>
            </w:r>
          </w:p>
        </w:tc>
        <w:tc>
          <w:tcPr>
            <w:tcW w:w="2683" w:type="dxa"/>
            <w:gridSpan w:val="5"/>
            <w:tcBorders>
              <w:right w:val="single" w:color="000000" w:sz="10" w:space="0"/>
            </w:tcBorders>
            <w:vAlign w:val="top"/>
          </w:tcPr>
          <w:p w14:paraId="679F21D5">
            <w:pPr>
              <w:pStyle w:val="9"/>
            </w:pPr>
          </w:p>
        </w:tc>
      </w:tr>
      <w:tr w14:paraId="55916F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06" w:type="dxa"/>
            <w:gridSpan w:val="3"/>
            <w:tcBorders>
              <w:left w:val="single" w:color="000000" w:sz="10" w:space="0"/>
            </w:tcBorders>
            <w:vAlign w:val="top"/>
          </w:tcPr>
          <w:p w14:paraId="76580B66">
            <w:pPr>
              <w:spacing w:before="63" w:line="220" w:lineRule="auto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用电设备名称及额定功率</w:t>
            </w:r>
          </w:p>
        </w:tc>
        <w:tc>
          <w:tcPr>
            <w:tcW w:w="1130" w:type="dxa"/>
            <w:vAlign w:val="top"/>
          </w:tcPr>
          <w:p w14:paraId="175C1520">
            <w:pPr>
              <w:pStyle w:val="9"/>
            </w:pPr>
          </w:p>
        </w:tc>
        <w:tc>
          <w:tcPr>
            <w:tcW w:w="1151" w:type="dxa"/>
            <w:gridSpan w:val="2"/>
            <w:vAlign w:val="top"/>
          </w:tcPr>
          <w:p w14:paraId="04D8CDE1">
            <w:pPr>
              <w:spacing w:before="64" w:line="220" w:lineRule="auto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监护人</w:t>
            </w:r>
          </w:p>
        </w:tc>
        <w:tc>
          <w:tcPr>
            <w:tcW w:w="1676" w:type="dxa"/>
            <w:gridSpan w:val="2"/>
            <w:vAlign w:val="top"/>
          </w:tcPr>
          <w:p w14:paraId="0C3E08AF">
            <w:pPr>
              <w:pStyle w:val="9"/>
            </w:pPr>
          </w:p>
        </w:tc>
        <w:tc>
          <w:tcPr>
            <w:tcW w:w="1263" w:type="dxa"/>
            <w:gridSpan w:val="4"/>
            <w:vAlign w:val="top"/>
          </w:tcPr>
          <w:p w14:paraId="71DDF64A">
            <w:pPr>
              <w:spacing w:before="63" w:line="221" w:lineRule="auto"/>
              <w:ind w:left="3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用电人</w:t>
            </w:r>
          </w:p>
        </w:tc>
        <w:tc>
          <w:tcPr>
            <w:tcW w:w="1420" w:type="dxa"/>
            <w:tcBorders>
              <w:right w:val="single" w:color="000000" w:sz="10" w:space="0"/>
            </w:tcBorders>
            <w:vAlign w:val="top"/>
          </w:tcPr>
          <w:p w14:paraId="5DA10522">
            <w:pPr>
              <w:pStyle w:val="9"/>
            </w:pPr>
          </w:p>
        </w:tc>
      </w:tr>
      <w:tr w14:paraId="4C679A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406" w:type="dxa"/>
            <w:gridSpan w:val="3"/>
            <w:tcBorders>
              <w:left w:val="single" w:color="000000" w:sz="10" w:space="0"/>
            </w:tcBorders>
            <w:vAlign w:val="top"/>
          </w:tcPr>
          <w:p w14:paraId="1FFB1B4F">
            <w:pPr>
              <w:spacing w:before="67" w:line="220" w:lineRule="auto"/>
              <w:ind w:left="9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作业人</w:t>
            </w:r>
          </w:p>
        </w:tc>
        <w:tc>
          <w:tcPr>
            <w:tcW w:w="2281" w:type="dxa"/>
            <w:gridSpan w:val="3"/>
            <w:vAlign w:val="top"/>
          </w:tcPr>
          <w:p w14:paraId="3800ED44">
            <w:pPr>
              <w:pStyle w:val="9"/>
            </w:pPr>
          </w:p>
        </w:tc>
        <w:tc>
          <w:tcPr>
            <w:tcW w:w="1676" w:type="dxa"/>
            <w:gridSpan w:val="2"/>
            <w:vAlign w:val="top"/>
          </w:tcPr>
          <w:p w14:paraId="32636E27">
            <w:pPr>
              <w:spacing w:before="66" w:line="221" w:lineRule="auto"/>
              <w:ind w:left="5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电工证号</w:t>
            </w:r>
          </w:p>
        </w:tc>
        <w:tc>
          <w:tcPr>
            <w:tcW w:w="2683" w:type="dxa"/>
            <w:gridSpan w:val="5"/>
            <w:tcBorders>
              <w:right w:val="single" w:color="000000" w:sz="10" w:space="0"/>
            </w:tcBorders>
            <w:vAlign w:val="top"/>
          </w:tcPr>
          <w:p w14:paraId="38F98E73">
            <w:pPr>
              <w:pStyle w:val="9"/>
            </w:pPr>
          </w:p>
        </w:tc>
      </w:tr>
      <w:tr w14:paraId="64E29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06" w:type="dxa"/>
            <w:gridSpan w:val="3"/>
            <w:tcBorders>
              <w:left w:val="single" w:color="000000" w:sz="10" w:space="0"/>
            </w:tcBorders>
            <w:vAlign w:val="top"/>
          </w:tcPr>
          <w:p w14:paraId="10BB5087">
            <w:pPr>
              <w:spacing w:before="63" w:line="220" w:lineRule="auto"/>
              <w:ind w:left="65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风险辨识结果</w:t>
            </w:r>
          </w:p>
        </w:tc>
        <w:tc>
          <w:tcPr>
            <w:tcW w:w="6640" w:type="dxa"/>
            <w:gridSpan w:val="10"/>
            <w:tcBorders>
              <w:right w:val="single" w:color="000000" w:sz="10" w:space="0"/>
            </w:tcBorders>
            <w:vAlign w:val="top"/>
          </w:tcPr>
          <w:p w14:paraId="40F1E22F">
            <w:pPr>
              <w:pStyle w:val="9"/>
            </w:pPr>
          </w:p>
        </w:tc>
      </w:tr>
      <w:tr w14:paraId="11AFCA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301418BC">
            <w:pPr>
              <w:spacing w:before="65" w:line="218" w:lineRule="auto"/>
              <w:ind w:left="253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可燃气体分析（槽、罐等具有火灾爆炸危险场所）</w:t>
            </w:r>
          </w:p>
        </w:tc>
      </w:tr>
      <w:tr w14:paraId="5DD120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824" w:type="dxa"/>
            <w:gridSpan w:val="2"/>
            <w:tcBorders>
              <w:left w:val="single" w:color="000000" w:sz="10" w:space="0"/>
            </w:tcBorders>
            <w:vAlign w:val="top"/>
          </w:tcPr>
          <w:p w14:paraId="1A04D5CB">
            <w:pPr>
              <w:spacing w:before="64" w:line="220" w:lineRule="auto"/>
              <w:ind w:left="5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分析时间</w:t>
            </w:r>
          </w:p>
        </w:tc>
        <w:tc>
          <w:tcPr>
            <w:tcW w:w="1803" w:type="dxa"/>
            <w:gridSpan w:val="3"/>
            <w:vAlign w:val="top"/>
          </w:tcPr>
          <w:p w14:paraId="00742DD1">
            <w:pPr>
              <w:spacing w:before="64" w:line="220" w:lineRule="auto"/>
              <w:ind w:left="5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分</w:t>
            </w:r>
          </w:p>
        </w:tc>
        <w:tc>
          <w:tcPr>
            <w:tcW w:w="1802" w:type="dxa"/>
            <w:gridSpan w:val="2"/>
            <w:vAlign w:val="top"/>
          </w:tcPr>
          <w:p w14:paraId="6701F0BF">
            <w:pPr>
              <w:spacing w:before="64" w:line="220" w:lineRule="auto"/>
              <w:ind w:left="5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分</w:t>
            </w:r>
          </w:p>
        </w:tc>
        <w:tc>
          <w:tcPr>
            <w:tcW w:w="1800" w:type="dxa"/>
            <w:gridSpan w:val="3"/>
            <w:vAlign w:val="top"/>
          </w:tcPr>
          <w:p w14:paraId="2049BCB3">
            <w:pPr>
              <w:spacing w:before="64" w:line="220" w:lineRule="auto"/>
              <w:ind w:left="6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分析点</w:t>
            </w:r>
          </w:p>
        </w:tc>
        <w:tc>
          <w:tcPr>
            <w:tcW w:w="1817" w:type="dxa"/>
            <w:gridSpan w:val="3"/>
            <w:tcBorders>
              <w:right w:val="single" w:color="000000" w:sz="10" w:space="0"/>
            </w:tcBorders>
            <w:vAlign w:val="top"/>
          </w:tcPr>
          <w:p w14:paraId="4FBF47F6">
            <w:pPr>
              <w:pStyle w:val="9"/>
            </w:pPr>
          </w:p>
        </w:tc>
      </w:tr>
      <w:tr w14:paraId="224770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824" w:type="dxa"/>
            <w:gridSpan w:val="2"/>
            <w:tcBorders>
              <w:left w:val="single" w:color="000000" w:sz="10" w:space="0"/>
            </w:tcBorders>
            <w:vAlign w:val="top"/>
          </w:tcPr>
          <w:p w14:paraId="1A60C64C">
            <w:pPr>
              <w:spacing w:before="63" w:line="220" w:lineRule="auto"/>
              <w:ind w:left="1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可燃气体检测结果</w:t>
            </w:r>
          </w:p>
        </w:tc>
        <w:tc>
          <w:tcPr>
            <w:tcW w:w="1803" w:type="dxa"/>
            <w:gridSpan w:val="3"/>
            <w:vAlign w:val="top"/>
          </w:tcPr>
          <w:p w14:paraId="34CF570D">
            <w:pPr>
              <w:pStyle w:val="9"/>
            </w:pPr>
          </w:p>
        </w:tc>
        <w:tc>
          <w:tcPr>
            <w:tcW w:w="1802" w:type="dxa"/>
            <w:gridSpan w:val="2"/>
            <w:vAlign w:val="top"/>
          </w:tcPr>
          <w:p w14:paraId="7D68F7BF">
            <w:pPr>
              <w:pStyle w:val="9"/>
            </w:pPr>
          </w:p>
        </w:tc>
        <w:tc>
          <w:tcPr>
            <w:tcW w:w="1800" w:type="dxa"/>
            <w:gridSpan w:val="3"/>
            <w:vAlign w:val="top"/>
          </w:tcPr>
          <w:p w14:paraId="3C78F22A">
            <w:pPr>
              <w:spacing w:before="64" w:line="220" w:lineRule="auto"/>
              <w:ind w:left="6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分析人</w:t>
            </w:r>
          </w:p>
        </w:tc>
        <w:tc>
          <w:tcPr>
            <w:tcW w:w="1817" w:type="dxa"/>
            <w:gridSpan w:val="3"/>
            <w:tcBorders>
              <w:right w:val="single" w:color="000000" w:sz="10" w:space="0"/>
            </w:tcBorders>
            <w:vAlign w:val="top"/>
          </w:tcPr>
          <w:p w14:paraId="64A98F4A">
            <w:pPr>
              <w:pStyle w:val="9"/>
            </w:pPr>
          </w:p>
        </w:tc>
      </w:tr>
      <w:tr w14:paraId="738DA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06" w:type="dxa"/>
            <w:gridSpan w:val="3"/>
            <w:tcBorders>
              <w:left w:val="single" w:color="000000" w:sz="10" w:space="0"/>
            </w:tcBorders>
            <w:vAlign w:val="top"/>
          </w:tcPr>
          <w:p w14:paraId="696901CF">
            <w:pPr>
              <w:spacing w:before="64" w:line="220" w:lineRule="auto"/>
              <w:ind w:left="65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作业实施时间</w:t>
            </w:r>
          </w:p>
        </w:tc>
        <w:tc>
          <w:tcPr>
            <w:tcW w:w="6640" w:type="dxa"/>
            <w:gridSpan w:val="10"/>
            <w:tcBorders>
              <w:right w:val="single" w:color="000000" w:sz="10" w:space="0"/>
            </w:tcBorders>
            <w:vAlign w:val="top"/>
          </w:tcPr>
          <w:p w14:paraId="1ABD0AA1">
            <w:pPr>
              <w:spacing w:before="63" w:line="220" w:lineRule="auto"/>
              <w:ind w:left="8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自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分至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8"/>
                <w:szCs w:val="18"/>
              </w:rPr>
              <w:t>时 分止</w:t>
            </w:r>
          </w:p>
        </w:tc>
      </w:tr>
      <w:tr w14:paraId="7A3D7F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694" w:type="dxa"/>
            <w:tcBorders>
              <w:left w:val="single" w:color="000000" w:sz="10" w:space="0"/>
            </w:tcBorders>
            <w:shd w:val="clear" w:color="auto" w:fill="D9D9D9"/>
            <w:vAlign w:val="top"/>
          </w:tcPr>
          <w:p w14:paraId="7B9EB3D9">
            <w:pPr>
              <w:spacing w:before="85" w:line="221" w:lineRule="auto"/>
              <w:ind w:left="154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88" o:spid="_x0000_s1088" style="position:absolute;left:0pt;margin-left:0.85pt;margin-top:16.95pt;height:0.5pt;width:33.15pt;mso-position-horizontal-relative:page;mso-position-vertical-relative:page;z-index:251722752;mso-width-relative:page;mso-height-relative:page;" fillcolor="#000000" filled="t" stroked="f" coordsize="663,10" path="m0,9l662,9,662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5812" w:type="dxa"/>
            <w:gridSpan w:val="8"/>
            <w:shd w:val="clear" w:color="auto" w:fill="D9D9D9"/>
            <w:vAlign w:val="top"/>
          </w:tcPr>
          <w:p w14:paraId="10C75D61">
            <w:pPr>
              <w:spacing w:before="86" w:line="220" w:lineRule="auto"/>
              <w:ind w:left="2546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89" o:spid="_x0000_s1089" style="position:absolute;left:0pt;margin-left:0.7pt;margin-top:16.95pt;height:0.5pt;width:290pt;mso-position-horizontal-relative:page;mso-position-vertical-relative:page;z-index:251724800;mso-width-relative:page;mso-height-relative:page;" fillcolor="#000000" filled="t" stroked="f" coordsize="5800,10" path="m0,9l5799,9,5799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安全措施</w:t>
            </w:r>
          </w:p>
        </w:tc>
        <w:tc>
          <w:tcPr>
            <w:tcW w:w="991" w:type="dxa"/>
            <w:gridSpan w:val="2"/>
            <w:shd w:val="clear" w:color="auto" w:fill="D9D9D9"/>
            <w:vAlign w:val="top"/>
          </w:tcPr>
          <w:p w14:paraId="6D3B0800">
            <w:pPr>
              <w:spacing w:before="86" w:line="220" w:lineRule="auto"/>
              <w:ind w:left="148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90" o:spid="_x0000_s1090" style="position:absolute;left:0pt;margin-left:1.55pt;margin-top:16.95pt;height:0.5pt;width:48.25pt;mso-position-horizontal-relative:page;mso-position-vertical-relative:page;z-index:251723776;mso-width-relative:page;mso-height-relative:page;" fillcolor="#000000" filled="t" stroked="f" coordsize="965,10" path="m0,9l964,9,964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是否涉及</w:t>
            </w: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shd w:val="clear" w:color="auto" w:fill="D9D9D9"/>
            <w:vAlign w:val="top"/>
          </w:tcPr>
          <w:p w14:paraId="5C348C53">
            <w:pPr>
              <w:spacing w:before="86" w:line="220" w:lineRule="auto"/>
              <w:ind w:left="510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91" o:spid="_x0000_s1091" style="position:absolute;left:0pt;margin-left:1.7pt;margin-top:16.95pt;height:0.5pt;width:75.05pt;mso-position-horizontal-relative:page;mso-position-vertical-relative:page;z-index:251721728;mso-width-relative:page;mso-height-relative:page;" fillcolor="#000000" filled="t" stroked="f" coordsize="1501,10" path="m0,9l1500,9,1500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确认人</w:t>
            </w:r>
          </w:p>
        </w:tc>
      </w:tr>
      <w:tr w14:paraId="61347B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2CE4B252">
            <w:pPr>
              <w:spacing w:before="116" w:line="188" w:lineRule="auto"/>
              <w:ind w:left="30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5812" w:type="dxa"/>
            <w:gridSpan w:val="8"/>
            <w:vAlign w:val="top"/>
          </w:tcPr>
          <w:p w14:paraId="4413BB9D">
            <w:pPr>
              <w:spacing w:before="84" w:line="220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作业人员持有电工作业操作证</w:t>
            </w:r>
          </w:p>
        </w:tc>
        <w:tc>
          <w:tcPr>
            <w:tcW w:w="991" w:type="dxa"/>
            <w:gridSpan w:val="2"/>
            <w:vAlign w:val="top"/>
          </w:tcPr>
          <w:p w14:paraId="7AB70052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43688DCF">
            <w:pPr>
              <w:pStyle w:val="9"/>
            </w:pPr>
          </w:p>
        </w:tc>
      </w:tr>
      <w:tr w14:paraId="76BA1D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72E02F3A">
            <w:pPr>
              <w:spacing w:before="117" w:line="188" w:lineRule="auto"/>
              <w:ind w:left="28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5812" w:type="dxa"/>
            <w:gridSpan w:val="8"/>
            <w:vAlign w:val="top"/>
          </w:tcPr>
          <w:p w14:paraId="0AFDBCE7">
            <w:pPr>
              <w:spacing w:before="85" w:line="220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上级开关已断电、加锁，并挂安全警示标牌</w:t>
            </w:r>
          </w:p>
        </w:tc>
        <w:tc>
          <w:tcPr>
            <w:tcW w:w="991" w:type="dxa"/>
            <w:gridSpan w:val="2"/>
            <w:vAlign w:val="top"/>
          </w:tcPr>
          <w:p w14:paraId="2A253052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4011692F">
            <w:pPr>
              <w:pStyle w:val="9"/>
            </w:pPr>
          </w:p>
        </w:tc>
      </w:tr>
      <w:tr w14:paraId="532293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3FB0138F">
            <w:pPr>
              <w:spacing w:before="275" w:line="188" w:lineRule="auto"/>
              <w:ind w:left="28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5812" w:type="dxa"/>
            <w:gridSpan w:val="8"/>
            <w:vAlign w:val="top"/>
          </w:tcPr>
          <w:p w14:paraId="63839075">
            <w:pPr>
              <w:spacing w:before="87" w:line="270" w:lineRule="auto"/>
              <w:ind w:left="98" w:right="273" w:firstLine="1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临时用电线路如架高敷设，在作业现场敷设高度应不低于</w:t>
            </w:r>
            <w:r>
              <w:rPr>
                <w:rFonts w:ascii="宋体" w:hAnsi="宋体" w:eastAsia="宋体" w:cs="宋体"/>
                <w:spacing w:val="-4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2.5m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，跨越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道路高度应不低于</w:t>
            </w:r>
            <w:r>
              <w:rPr>
                <w:rFonts w:ascii="宋体" w:hAnsi="宋体" w:eastAsia="宋体" w:cs="宋体"/>
                <w:spacing w:val="-3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5m</w:t>
            </w:r>
          </w:p>
        </w:tc>
        <w:tc>
          <w:tcPr>
            <w:tcW w:w="991" w:type="dxa"/>
            <w:gridSpan w:val="2"/>
            <w:vAlign w:val="top"/>
          </w:tcPr>
          <w:p w14:paraId="41F86281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148EEC4E">
            <w:pPr>
              <w:pStyle w:val="9"/>
            </w:pPr>
          </w:p>
        </w:tc>
      </w:tr>
      <w:tr w14:paraId="2B4F1F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7532077C">
            <w:pPr>
              <w:pStyle w:val="9"/>
              <w:spacing w:line="374" w:lineRule="auto"/>
            </w:pPr>
          </w:p>
          <w:p w14:paraId="1D016AEE">
            <w:pPr>
              <w:spacing w:before="52" w:line="188" w:lineRule="auto"/>
              <w:ind w:left="28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5812" w:type="dxa"/>
            <w:gridSpan w:val="8"/>
            <w:vAlign w:val="top"/>
          </w:tcPr>
          <w:p w14:paraId="6DB4F019">
            <w:pPr>
              <w:spacing w:before="86" w:line="286" w:lineRule="auto"/>
              <w:ind w:left="100" w:right="134" w:firstLine="8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临时用电线路如沿墙面或地面敷设，已沿建筑物墙体根部敷设，穿越道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18"/>
                <w:szCs w:val="18"/>
              </w:rPr>
              <w:t>路或其他易受机械损伤的区域，已采取防机械损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伤的措施；在电缆敷设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路径附近，已采取防止火花损伤电缆的措施</w:t>
            </w:r>
          </w:p>
        </w:tc>
        <w:tc>
          <w:tcPr>
            <w:tcW w:w="991" w:type="dxa"/>
            <w:gridSpan w:val="2"/>
            <w:vAlign w:val="top"/>
          </w:tcPr>
          <w:p w14:paraId="55A0944D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28A65E58">
            <w:pPr>
              <w:pStyle w:val="9"/>
            </w:pPr>
          </w:p>
        </w:tc>
      </w:tr>
      <w:tr w14:paraId="7B18F6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10F7749F">
            <w:pPr>
              <w:spacing w:before="120" w:line="185" w:lineRule="auto"/>
              <w:ind w:left="29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5812" w:type="dxa"/>
            <w:gridSpan w:val="8"/>
            <w:vAlign w:val="top"/>
          </w:tcPr>
          <w:p w14:paraId="0BC9F854">
            <w:pPr>
              <w:spacing w:before="85" w:line="219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临时用电线路架空进线不应采用裸线</w:t>
            </w:r>
          </w:p>
        </w:tc>
        <w:tc>
          <w:tcPr>
            <w:tcW w:w="991" w:type="dxa"/>
            <w:gridSpan w:val="2"/>
            <w:vAlign w:val="top"/>
          </w:tcPr>
          <w:p w14:paraId="625CC1DD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60B8C4BA">
            <w:pPr>
              <w:pStyle w:val="9"/>
            </w:pPr>
          </w:p>
        </w:tc>
      </w:tr>
      <w:tr w14:paraId="0C45E8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7A08E4C6">
            <w:pPr>
              <w:spacing w:before="273" w:line="188" w:lineRule="auto"/>
              <w:ind w:left="28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5812" w:type="dxa"/>
            <w:gridSpan w:val="8"/>
            <w:vAlign w:val="top"/>
          </w:tcPr>
          <w:p w14:paraId="51FC753E">
            <w:pPr>
              <w:spacing w:before="85" w:line="270" w:lineRule="auto"/>
              <w:ind w:left="105" w:right="174" w:firstLine="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暗管埋设及地下电缆线路敷设时，已备好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“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走向标志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”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和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“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安全标志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”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等标</w:t>
            </w:r>
            <w:r>
              <w:rPr>
                <w:rFonts w:ascii="宋体" w:hAnsi="宋体" w:eastAsia="宋体" w:cs="宋体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志桩，电缆埋深要求大于</w:t>
            </w:r>
            <w:r>
              <w:rPr>
                <w:rFonts w:ascii="宋体" w:hAnsi="宋体" w:eastAsia="宋体" w:cs="宋体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0.7m</w:t>
            </w:r>
          </w:p>
        </w:tc>
        <w:tc>
          <w:tcPr>
            <w:tcW w:w="991" w:type="dxa"/>
            <w:gridSpan w:val="2"/>
            <w:vAlign w:val="top"/>
          </w:tcPr>
          <w:p w14:paraId="493B6F80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5318625A">
            <w:pPr>
              <w:pStyle w:val="9"/>
            </w:pPr>
          </w:p>
        </w:tc>
      </w:tr>
      <w:tr w14:paraId="175B3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271C42BE">
            <w:pPr>
              <w:spacing w:before="120" w:line="185" w:lineRule="auto"/>
              <w:ind w:left="28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5812" w:type="dxa"/>
            <w:gridSpan w:val="8"/>
            <w:vAlign w:val="top"/>
          </w:tcPr>
          <w:p w14:paraId="414B972E">
            <w:pPr>
              <w:spacing w:before="85" w:line="220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现场临时用配电盘、箱配备有防雨措施，并可靠接地</w:t>
            </w:r>
          </w:p>
        </w:tc>
        <w:tc>
          <w:tcPr>
            <w:tcW w:w="991" w:type="dxa"/>
            <w:gridSpan w:val="2"/>
            <w:vAlign w:val="top"/>
          </w:tcPr>
          <w:p w14:paraId="73790467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7C3A58AB">
            <w:pPr>
              <w:pStyle w:val="9"/>
            </w:pPr>
          </w:p>
        </w:tc>
      </w:tr>
      <w:tr w14:paraId="10F80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622DEC1A">
            <w:pPr>
              <w:spacing w:before="273" w:line="188" w:lineRule="auto"/>
              <w:ind w:left="29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8</w:t>
            </w:r>
          </w:p>
        </w:tc>
        <w:tc>
          <w:tcPr>
            <w:tcW w:w="5812" w:type="dxa"/>
            <w:gridSpan w:val="8"/>
            <w:vAlign w:val="top"/>
          </w:tcPr>
          <w:p w14:paraId="22CAD063">
            <w:pPr>
              <w:spacing w:before="87" w:line="269" w:lineRule="auto"/>
              <w:ind w:left="103" w:right="134" w:firstLine="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临时用点设施已装配漏电保护器，移动工具、手持工具已采取防漏电的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安全措施（一机一闸一保护）</w:t>
            </w:r>
          </w:p>
        </w:tc>
        <w:tc>
          <w:tcPr>
            <w:tcW w:w="991" w:type="dxa"/>
            <w:gridSpan w:val="2"/>
            <w:vAlign w:val="top"/>
          </w:tcPr>
          <w:p w14:paraId="753A485B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6F2F7855">
            <w:pPr>
              <w:pStyle w:val="9"/>
            </w:pPr>
          </w:p>
        </w:tc>
      </w:tr>
      <w:tr w14:paraId="23ACB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0008096B">
            <w:pPr>
              <w:spacing w:before="120" w:line="188" w:lineRule="auto"/>
              <w:ind w:left="28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p>
        </w:tc>
        <w:tc>
          <w:tcPr>
            <w:tcW w:w="5812" w:type="dxa"/>
            <w:gridSpan w:val="8"/>
            <w:vAlign w:val="top"/>
          </w:tcPr>
          <w:p w14:paraId="750C416A">
            <w:pPr>
              <w:spacing w:before="88" w:line="220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用电设备、线路容量、负荷符合要求</w:t>
            </w:r>
          </w:p>
        </w:tc>
        <w:tc>
          <w:tcPr>
            <w:tcW w:w="991" w:type="dxa"/>
            <w:gridSpan w:val="2"/>
            <w:vAlign w:val="top"/>
          </w:tcPr>
          <w:p w14:paraId="198B3BBE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1A80A029">
            <w:pPr>
              <w:pStyle w:val="9"/>
            </w:pPr>
          </w:p>
        </w:tc>
      </w:tr>
      <w:tr w14:paraId="3471AC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0313BE7F">
            <w:pPr>
              <w:spacing w:before="118" w:line="188" w:lineRule="auto"/>
              <w:ind w:left="2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10</w:t>
            </w:r>
          </w:p>
        </w:tc>
        <w:tc>
          <w:tcPr>
            <w:tcW w:w="5812" w:type="dxa"/>
            <w:gridSpan w:val="8"/>
            <w:vAlign w:val="top"/>
          </w:tcPr>
          <w:p w14:paraId="60888F91">
            <w:pPr>
              <w:spacing w:before="86" w:line="220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其他相关特殊作业已办理相应安全作业票</w:t>
            </w:r>
          </w:p>
        </w:tc>
        <w:tc>
          <w:tcPr>
            <w:tcW w:w="991" w:type="dxa"/>
            <w:gridSpan w:val="2"/>
            <w:vAlign w:val="top"/>
          </w:tcPr>
          <w:p w14:paraId="62D64D0E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65D78886">
            <w:pPr>
              <w:pStyle w:val="9"/>
            </w:pPr>
          </w:p>
        </w:tc>
      </w:tr>
      <w:tr w14:paraId="66505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06823A23">
            <w:pPr>
              <w:spacing w:before="118" w:line="188" w:lineRule="auto"/>
              <w:ind w:left="26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11</w:t>
            </w:r>
          </w:p>
        </w:tc>
        <w:tc>
          <w:tcPr>
            <w:tcW w:w="5812" w:type="dxa"/>
            <w:gridSpan w:val="8"/>
            <w:vAlign w:val="top"/>
          </w:tcPr>
          <w:p w14:paraId="3A5F41F2">
            <w:pPr>
              <w:spacing w:before="86" w:line="220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作业场所已进行气体检测且符合作业安全要求</w:t>
            </w:r>
          </w:p>
        </w:tc>
        <w:tc>
          <w:tcPr>
            <w:tcW w:w="991" w:type="dxa"/>
            <w:gridSpan w:val="2"/>
            <w:vAlign w:val="top"/>
          </w:tcPr>
          <w:p w14:paraId="38A64A3A">
            <w:pPr>
              <w:pStyle w:val="9"/>
            </w:pPr>
          </w:p>
        </w:tc>
        <w:tc>
          <w:tcPr>
            <w:tcW w:w="1549" w:type="dxa"/>
            <w:gridSpan w:val="2"/>
            <w:tcBorders>
              <w:right w:val="single" w:color="000000" w:sz="10" w:space="0"/>
            </w:tcBorders>
            <w:vAlign w:val="top"/>
          </w:tcPr>
          <w:p w14:paraId="446FD7FE">
            <w:pPr>
              <w:pStyle w:val="9"/>
            </w:pPr>
          </w:p>
        </w:tc>
      </w:tr>
      <w:tr w14:paraId="1E8FA7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694" w:type="dxa"/>
            <w:tcBorders>
              <w:left w:val="single" w:color="000000" w:sz="10" w:space="0"/>
            </w:tcBorders>
            <w:vAlign w:val="top"/>
          </w:tcPr>
          <w:p w14:paraId="55B71869">
            <w:pPr>
              <w:pStyle w:val="9"/>
              <w:spacing w:line="376" w:lineRule="auto"/>
            </w:pPr>
          </w:p>
          <w:p w14:paraId="6EF5A81C">
            <w:pPr>
              <w:spacing w:before="52" w:line="188" w:lineRule="auto"/>
              <w:ind w:left="26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12</w:t>
            </w:r>
          </w:p>
        </w:tc>
        <w:tc>
          <w:tcPr>
            <w:tcW w:w="8352" w:type="dxa"/>
            <w:gridSpan w:val="12"/>
            <w:tcBorders>
              <w:right w:val="single" w:color="000000" w:sz="10" w:space="0"/>
            </w:tcBorders>
            <w:vAlign w:val="top"/>
          </w:tcPr>
          <w:p w14:paraId="7B1C79C2">
            <w:pPr>
              <w:spacing w:before="87" w:line="220" w:lineRule="auto"/>
              <w:ind w:left="1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其他安全措施：</w:t>
            </w:r>
          </w:p>
          <w:p w14:paraId="78B811D3">
            <w:pPr>
              <w:pStyle w:val="9"/>
              <w:spacing w:line="348" w:lineRule="auto"/>
            </w:pPr>
          </w:p>
          <w:p w14:paraId="69F82E0B">
            <w:pPr>
              <w:spacing w:before="58" w:line="220" w:lineRule="auto"/>
              <w:ind w:left="56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编制人：</w:t>
            </w:r>
          </w:p>
        </w:tc>
      </w:tr>
      <w:tr w14:paraId="5F2FF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06" w:type="dxa"/>
            <w:gridSpan w:val="3"/>
            <w:tcBorders>
              <w:left w:val="single" w:color="000000" w:sz="10" w:space="0"/>
            </w:tcBorders>
            <w:vAlign w:val="top"/>
          </w:tcPr>
          <w:p w14:paraId="7577554D">
            <w:pPr>
              <w:spacing w:before="87" w:line="221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安全交底人</w:t>
            </w:r>
          </w:p>
        </w:tc>
        <w:tc>
          <w:tcPr>
            <w:tcW w:w="2281" w:type="dxa"/>
            <w:gridSpan w:val="3"/>
            <w:vAlign w:val="top"/>
          </w:tcPr>
          <w:p w14:paraId="0E6D79F3">
            <w:pPr>
              <w:pStyle w:val="9"/>
            </w:pPr>
          </w:p>
        </w:tc>
        <w:tc>
          <w:tcPr>
            <w:tcW w:w="1676" w:type="dxa"/>
            <w:gridSpan w:val="2"/>
            <w:vAlign w:val="top"/>
          </w:tcPr>
          <w:p w14:paraId="5F097C95">
            <w:pPr>
              <w:spacing w:before="87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接收交底人</w:t>
            </w:r>
          </w:p>
        </w:tc>
        <w:tc>
          <w:tcPr>
            <w:tcW w:w="2683" w:type="dxa"/>
            <w:gridSpan w:val="5"/>
            <w:tcBorders>
              <w:right w:val="single" w:color="000000" w:sz="10" w:space="0"/>
            </w:tcBorders>
            <w:vAlign w:val="top"/>
          </w:tcPr>
          <w:p w14:paraId="5DB75E9B">
            <w:pPr>
              <w:pStyle w:val="9"/>
            </w:pPr>
          </w:p>
        </w:tc>
      </w:tr>
      <w:tr w14:paraId="059CB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893303B">
            <w:pPr>
              <w:spacing w:before="87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项目生产作业部门负责人意见</w:t>
            </w:r>
          </w:p>
          <w:p w14:paraId="342BEEF6">
            <w:pPr>
              <w:pStyle w:val="9"/>
              <w:spacing w:line="349" w:lineRule="auto"/>
            </w:pPr>
          </w:p>
          <w:p w14:paraId="69549920">
            <w:pPr>
              <w:spacing w:before="58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08D10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9046" w:type="dxa"/>
            <w:gridSpan w:val="13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20BD8B97">
            <w:pPr>
              <w:spacing w:before="90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项目安环部门意见</w:t>
            </w:r>
          </w:p>
          <w:p w14:paraId="23FB393C">
            <w:pPr>
              <w:pStyle w:val="9"/>
              <w:spacing w:line="348" w:lineRule="auto"/>
            </w:pPr>
          </w:p>
          <w:p w14:paraId="497242B2">
            <w:pPr>
              <w:spacing w:before="59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4F5D2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atLeast"/>
        </w:trPr>
        <w:tc>
          <w:tcPr>
            <w:tcW w:w="9046" w:type="dxa"/>
            <w:gridSpan w:val="13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1AC25F23">
            <w:pPr>
              <w:spacing w:before="88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项目负责人意见</w:t>
            </w:r>
          </w:p>
          <w:p w14:paraId="025B5329">
            <w:pPr>
              <w:pStyle w:val="9"/>
              <w:spacing w:line="348" w:lineRule="auto"/>
            </w:pPr>
          </w:p>
          <w:p w14:paraId="2A1E5F37">
            <w:pPr>
              <w:spacing w:before="59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</w:tbl>
    <w:p w14:paraId="49801729">
      <w:pPr>
        <w:pStyle w:val="2"/>
      </w:pPr>
    </w:p>
    <w:p w14:paraId="1E26468C">
      <w:pPr>
        <w:sectPr>
          <w:footerReference r:id="rId29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22389B85">
      <w:pPr>
        <w:spacing w:before="50" w:line="221" w:lineRule="auto"/>
        <w:ind w:left="36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5.</w:t>
      </w: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断路安全作业票</w:t>
      </w:r>
    </w:p>
    <w:p w14:paraId="1DE2C25C">
      <w:pPr>
        <w:spacing w:line="105" w:lineRule="auto"/>
        <w:rPr>
          <w:rFonts w:ascii="Arial"/>
          <w:sz w:val="2"/>
        </w:rPr>
      </w:pPr>
    </w:p>
    <w:tbl>
      <w:tblPr>
        <w:tblStyle w:val="8"/>
        <w:tblW w:w="9046" w:type="dxa"/>
        <w:tblInd w:w="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1427"/>
        <w:gridCol w:w="270"/>
        <w:gridCol w:w="1697"/>
        <w:gridCol w:w="565"/>
        <w:gridCol w:w="565"/>
        <w:gridCol w:w="141"/>
        <w:gridCol w:w="1231"/>
        <w:gridCol w:w="1175"/>
        <w:gridCol w:w="1410"/>
      </w:tblGrid>
      <w:tr w14:paraId="36D38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262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7879189">
            <w:pPr>
              <w:spacing w:before="124" w:line="220" w:lineRule="auto"/>
              <w:ind w:left="4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申请单位（部门）</w:t>
            </w:r>
          </w:p>
        </w:tc>
        <w:tc>
          <w:tcPr>
            <w:tcW w:w="1697" w:type="dxa"/>
            <w:tcBorders>
              <w:top w:val="single" w:color="000000" w:sz="10" w:space="0"/>
            </w:tcBorders>
            <w:vAlign w:val="top"/>
          </w:tcPr>
          <w:p w14:paraId="61F8C863">
            <w:pPr>
              <w:pStyle w:val="9"/>
            </w:pPr>
          </w:p>
        </w:tc>
        <w:tc>
          <w:tcPr>
            <w:tcW w:w="1130" w:type="dxa"/>
            <w:gridSpan w:val="2"/>
            <w:tcBorders>
              <w:top w:val="single" w:color="000000" w:sz="10" w:space="0"/>
            </w:tcBorders>
            <w:vAlign w:val="top"/>
          </w:tcPr>
          <w:p w14:paraId="0F7FA670">
            <w:pPr>
              <w:spacing w:before="125" w:line="220" w:lineRule="auto"/>
              <w:ind w:left="2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作业单位</w:t>
            </w:r>
          </w:p>
        </w:tc>
        <w:tc>
          <w:tcPr>
            <w:tcW w:w="1372" w:type="dxa"/>
            <w:gridSpan w:val="2"/>
            <w:tcBorders>
              <w:top w:val="single" w:color="000000" w:sz="10" w:space="0"/>
            </w:tcBorders>
            <w:vAlign w:val="top"/>
          </w:tcPr>
          <w:p w14:paraId="65050565">
            <w:pPr>
              <w:pStyle w:val="9"/>
            </w:pPr>
          </w:p>
        </w:tc>
        <w:tc>
          <w:tcPr>
            <w:tcW w:w="1175" w:type="dxa"/>
            <w:tcBorders>
              <w:top w:val="single" w:color="000000" w:sz="10" w:space="0"/>
            </w:tcBorders>
            <w:vAlign w:val="top"/>
          </w:tcPr>
          <w:p w14:paraId="02E486C4">
            <w:pPr>
              <w:spacing w:before="124" w:line="220" w:lineRule="auto"/>
              <w:ind w:left="1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作业负责人</w:t>
            </w:r>
          </w:p>
        </w:tc>
        <w:tc>
          <w:tcPr>
            <w:tcW w:w="1410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0EB63A9">
            <w:pPr>
              <w:pStyle w:val="9"/>
            </w:pPr>
          </w:p>
        </w:tc>
      </w:tr>
      <w:tr w14:paraId="23D11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62" w:type="dxa"/>
            <w:gridSpan w:val="3"/>
            <w:tcBorders>
              <w:left w:val="single" w:color="000000" w:sz="10" w:space="0"/>
            </w:tcBorders>
            <w:vAlign w:val="top"/>
          </w:tcPr>
          <w:p w14:paraId="3E356128">
            <w:pPr>
              <w:spacing w:before="175" w:line="220" w:lineRule="auto"/>
              <w:ind w:left="2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涉及相关单位（单位）</w:t>
            </w:r>
          </w:p>
        </w:tc>
        <w:tc>
          <w:tcPr>
            <w:tcW w:w="6784" w:type="dxa"/>
            <w:gridSpan w:val="7"/>
            <w:tcBorders>
              <w:right w:val="single" w:color="000000" w:sz="10" w:space="0"/>
            </w:tcBorders>
            <w:vAlign w:val="top"/>
          </w:tcPr>
          <w:p w14:paraId="55876585">
            <w:pPr>
              <w:pStyle w:val="9"/>
            </w:pPr>
          </w:p>
        </w:tc>
      </w:tr>
      <w:tr w14:paraId="73978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2262" w:type="dxa"/>
            <w:gridSpan w:val="3"/>
            <w:tcBorders>
              <w:left w:val="single" w:color="000000" w:sz="10" w:space="0"/>
            </w:tcBorders>
            <w:vAlign w:val="top"/>
          </w:tcPr>
          <w:p w14:paraId="10FBA0C0">
            <w:pPr>
              <w:spacing w:before="180" w:line="220" w:lineRule="auto"/>
              <w:ind w:left="7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断路原因</w:t>
            </w:r>
          </w:p>
        </w:tc>
        <w:tc>
          <w:tcPr>
            <w:tcW w:w="6784" w:type="dxa"/>
            <w:gridSpan w:val="7"/>
            <w:tcBorders>
              <w:right w:val="single" w:color="000000" w:sz="10" w:space="0"/>
            </w:tcBorders>
            <w:vAlign w:val="top"/>
          </w:tcPr>
          <w:p w14:paraId="29B14734">
            <w:pPr>
              <w:pStyle w:val="9"/>
            </w:pPr>
          </w:p>
        </w:tc>
      </w:tr>
      <w:tr w14:paraId="7E86D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0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7FC5BBB">
            <w:pPr>
              <w:spacing w:before="69" w:line="219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断路地段示意图（可另附图）及相关说明：</w:t>
            </w:r>
          </w:p>
          <w:p w14:paraId="10082261">
            <w:pPr>
              <w:pStyle w:val="9"/>
              <w:spacing w:line="245" w:lineRule="auto"/>
            </w:pPr>
          </w:p>
          <w:p w14:paraId="08C15E93">
            <w:pPr>
              <w:pStyle w:val="9"/>
              <w:spacing w:line="245" w:lineRule="auto"/>
            </w:pPr>
          </w:p>
          <w:p w14:paraId="401EDADD">
            <w:pPr>
              <w:pStyle w:val="9"/>
              <w:spacing w:line="245" w:lineRule="auto"/>
            </w:pPr>
          </w:p>
          <w:p w14:paraId="5FD9B5A7">
            <w:pPr>
              <w:pStyle w:val="9"/>
              <w:spacing w:line="245" w:lineRule="auto"/>
            </w:pPr>
          </w:p>
          <w:p w14:paraId="42000C21">
            <w:pPr>
              <w:pStyle w:val="9"/>
              <w:spacing w:line="246" w:lineRule="auto"/>
            </w:pPr>
          </w:p>
          <w:p w14:paraId="244006B3">
            <w:pPr>
              <w:pStyle w:val="9"/>
              <w:spacing w:line="246" w:lineRule="auto"/>
            </w:pPr>
          </w:p>
          <w:p w14:paraId="510B4244">
            <w:pPr>
              <w:pStyle w:val="9"/>
              <w:spacing w:line="246" w:lineRule="auto"/>
            </w:pPr>
          </w:p>
          <w:p w14:paraId="1596FDB0">
            <w:pPr>
              <w:pStyle w:val="9"/>
              <w:spacing w:line="246" w:lineRule="auto"/>
            </w:pPr>
          </w:p>
          <w:p w14:paraId="508707D3">
            <w:pPr>
              <w:pStyle w:val="9"/>
              <w:spacing w:line="246" w:lineRule="auto"/>
            </w:pPr>
          </w:p>
          <w:p w14:paraId="42171CD3">
            <w:pPr>
              <w:spacing w:before="59" w:line="220" w:lineRule="auto"/>
              <w:ind w:left="45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分</w:t>
            </w:r>
          </w:p>
        </w:tc>
      </w:tr>
      <w:tr w14:paraId="611DC8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992" w:type="dxa"/>
            <w:gridSpan w:val="2"/>
            <w:tcBorders>
              <w:left w:val="single" w:color="000000" w:sz="10" w:space="0"/>
            </w:tcBorders>
            <w:vAlign w:val="top"/>
          </w:tcPr>
          <w:p w14:paraId="3F07540D">
            <w:pPr>
              <w:spacing w:before="288" w:line="220" w:lineRule="auto"/>
              <w:ind w:left="44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风险辨识结果</w:t>
            </w:r>
          </w:p>
        </w:tc>
        <w:tc>
          <w:tcPr>
            <w:tcW w:w="7054" w:type="dxa"/>
            <w:gridSpan w:val="8"/>
            <w:tcBorders>
              <w:right w:val="single" w:color="000000" w:sz="10" w:space="0"/>
            </w:tcBorders>
            <w:vAlign w:val="top"/>
          </w:tcPr>
          <w:p w14:paraId="5F1007C2">
            <w:pPr>
              <w:pStyle w:val="9"/>
            </w:pPr>
          </w:p>
        </w:tc>
      </w:tr>
      <w:tr w14:paraId="41FC12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992" w:type="dxa"/>
            <w:gridSpan w:val="2"/>
            <w:tcBorders>
              <w:left w:val="single" w:color="000000" w:sz="10" w:space="0"/>
            </w:tcBorders>
            <w:vAlign w:val="top"/>
          </w:tcPr>
          <w:p w14:paraId="4D020A9E">
            <w:pPr>
              <w:spacing w:before="203" w:line="220" w:lineRule="auto"/>
              <w:ind w:left="44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作业实施时间</w:t>
            </w:r>
          </w:p>
        </w:tc>
        <w:tc>
          <w:tcPr>
            <w:tcW w:w="7054" w:type="dxa"/>
            <w:gridSpan w:val="8"/>
            <w:tcBorders>
              <w:right w:val="single" w:color="000000" w:sz="10" w:space="0"/>
            </w:tcBorders>
            <w:vAlign w:val="top"/>
          </w:tcPr>
          <w:p w14:paraId="1CA34300">
            <w:pPr>
              <w:spacing w:before="203" w:line="220" w:lineRule="auto"/>
              <w:ind w:left="3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自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分 至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月     日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分  止</w:t>
            </w:r>
          </w:p>
        </w:tc>
      </w:tr>
      <w:tr w14:paraId="517F20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565" w:type="dxa"/>
            <w:tcBorders>
              <w:left w:val="single" w:color="000000" w:sz="10" w:space="0"/>
            </w:tcBorders>
            <w:textDirection w:val="tbRlV"/>
            <w:vAlign w:val="top"/>
          </w:tcPr>
          <w:p w14:paraId="5AB3BAC5">
            <w:pPr>
              <w:spacing w:before="195" w:line="210" w:lineRule="auto"/>
              <w:ind w:left="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序</w:t>
            </w:r>
            <w:r>
              <w:rPr>
                <w:rFonts w:ascii="宋体" w:hAnsi="宋体" w:eastAsia="宋体" w:cs="宋体"/>
                <w:spacing w:val="4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z w:val="18"/>
                <w:szCs w:val="18"/>
              </w:rPr>
              <w:t>号</w:t>
            </w:r>
          </w:p>
        </w:tc>
        <w:tc>
          <w:tcPr>
            <w:tcW w:w="4665" w:type="dxa"/>
            <w:gridSpan w:val="6"/>
            <w:vAlign w:val="top"/>
          </w:tcPr>
          <w:p w14:paraId="1178BC4C">
            <w:pPr>
              <w:spacing w:before="233" w:line="220" w:lineRule="auto"/>
              <w:ind w:left="19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安全措施</w:t>
            </w:r>
          </w:p>
        </w:tc>
        <w:tc>
          <w:tcPr>
            <w:tcW w:w="1231" w:type="dxa"/>
            <w:vAlign w:val="top"/>
          </w:tcPr>
          <w:p w14:paraId="730EF5C2">
            <w:pPr>
              <w:spacing w:before="233" w:line="220" w:lineRule="auto"/>
              <w:ind w:left="26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是否涉及</w:t>
            </w:r>
          </w:p>
        </w:tc>
        <w:tc>
          <w:tcPr>
            <w:tcW w:w="2585" w:type="dxa"/>
            <w:gridSpan w:val="2"/>
            <w:tcBorders>
              <w:right w:val="single" w:color="000000" w:sz="10" w:space="0"/>
            </w:tcBorders>
            <w:vAlign w:val="top"/>
          </w:tcPr>
          <w:p w14:paraId="41B6475D">
            <w:pPr>
              <w:spacing w:before="233" w:line="220" w:lineRule="auto"/>
              <w:ind w:left="10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确认人</w:t>
            </w:r>
          </w:p>
        </w:tc>
      </w:tr>
      <w:tr w14:paraId="24698F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65" w:type="dxa"/>
            <w:tcBorders>
              <w:left w:val="single" w:color="000000" w:sz="10" w:space="0"/>
            </w:tcBorders>
            <w:vAlign w:val="top"/>
          </w:tcPr>
          <w:p w14:paraId="7B96D841">
            <w:pPr>
              <w:spacing w:before="107" w:line="188" w:lineRule="auto"/>
              <w:ind w:left="24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4665" w:type="dxa"/>
            <w:gridSpan w:val="6"/>
            <w:vAlign w:val="top"/>
          </w:tcPr>
          <w:p w14:paraId="256D97D2">
            <w:pPr>
              <w:spacing w:before="75" w:line="220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作业前，制定交通组织方案，并已通知相关部门或单位</w:t>
            </w:r>
          </w:p>
        </w:tc>
        <w:tc>
          <w:tcPr>
            <w:tcW w:w="1231" w:type="dxa"/>
            <w:vAlign w:val="top"/>
          </w:tcPr>
          <w:p w14:paraId="0D55A135">
            <w:pPr>
              <w:pStyle w:val="9"/>
            </w:pPr>
          </w:p>
        </w:tc>
        <w:tc>
          <w:tcPr>
            <w:tcW w:w="2585" w:type="dxa"/>
            <w:gridSpan w:val="2"/>
            <w:tcBorders>
              <w:right w:val="single" w:color="000000" w:sz="10" w:space="0"/>
            </w:tcBorders>
            <w:vAlign w:val="top"/>
          </w:tcPr>
          <w:p w14:paraId="0C1A62AA">
            <w:pPr>
              <w:pStyle w:val="9"/>
            </w:pPr>
          </w:p>
        </w:tc>
      </w:tr>
      <w:tr w14:paraId="0B4E19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565" w:type="dxa"/>
            <w:tcBorders>
              <w:left w:val="single" w:color="000000" w:sz="10" w:space="0"/>
            </w:tcBorders>
            <w:vAlign w:val="top"/>
          </w:tcPr>
          <w:p w14:paraId="4CBAD8E5">
            <w:pPr>
              <w:pStyle w:val="9"/>
              <w:spacing w:line="366" w:lineRule="auto"/>
            </w:pPr>
          </w:p>
          <w:p w14:paraId="24B5B6B0">
            <w:pPr>
              <w:spacing w:before="51" w:line="188" w:lineRule="auto"/>
              <w:ind w:left="22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4665" w:type="dxa"/>
            <w:gridSpan w:val="6"/>
            <w:vAlign w:val="top"/>
          </w:tcPr>
          <w:p w14:paraId="48BDE19E">
            <w:pPr>
              <w:spacing w:before="75" w:line="220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作业前，在断路的路口和相关道路上设置交通警示标</w:t>
            </w:r>
          </w:p>
          <w:p w14:paraId="247CD366">
            <w:pPr>
              <w:spacing w:before="97" w:line="270" w:lineRule="auto"/>
              <w:ind w:left="102" w:right="245" w:firstLine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志，在作业区域附近设置路栏、道路作业警示灯、导向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标等交通警示设施</w:t>
            </w:r>
          </w:p>
        </w:tc>
        <w:tc>
          <w:tcPr>
            <w:tcW w:w="1231" w:type="dxa"/>
            <w:vAlign w:val="top"/>
          </w:tcPr>
          <w:p w14:paraId="385EE7BD">
            <w:pPr>
              <w:pStyle w:val="9"/>
            </w:pPr>
          </w:p>
        </w:tc>
        <w:tc>
          <w:tcPr>
            <w:tcW w:w="2585" w:type="dxa"/>
            <w:gridSpan w:val="2"/>
            <w:tcBorders>
              <w:right w:val="single" w:color="000000" w:sz="10" w:space="0"/>
            </w:tcBorders>
            <w:vAlign w:val="top"/>
          </w:tcPr>
          <w:p w14:paraId="37303609">
            <w:pPr>
              <w:pStyle w:val="9"/>
            </w:pPr>
          </w:p>
        </w:tc>
      </w:tr>
      <w:tr w14:paraId="65BDAF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65" w:type="dxa"/>
            <w:tcBorders>
              <w:left w:val="single" w:color="000000" w:sz="10" w:space="0"/>
            </w:tcBorders>
            <w:vAlign w:val="top"/>
          </w:tcPr>
          <w:p w14:paraId="3089F488">
            <w:pPr>
              <w:spacing w:before="109" w:line="188" w:lineRule="auto"/>
              <w:ind w:left="22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4665" w:type="dxa"/>
            <w:gridSpan w:val="6"/>
            <w:vAlign w:val="top"/>
          </w:tcPr>
          <w:p w14:paraId="26DC4912">
            <w:pPr>
              <w:spacing w:before="77" w:line="220" w:lineRule="auto"/>
              <w:ind w:left="1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夜间作业设置警示灯</w:t>
            </w:r>
          </w:p>
        </w:tc>
        <w:tc>
          <w:tcPr>
            <w:tcW w:w="1231" w:type="dxa"/>
            <w:vAlign w:val="top"/>
          </w:tcPr>
          <w:p w14:paraId="475698C2">
            <w:pPr>
              <w:pStyle w:val="9"/>
            </w:pPr>
          </w:p>
        </w:tc>
        <w:tc>
          <w:tcPr>
            <w:tcW w:w="2585" w:type="dxa"/>
            <w:gridSpan w:val="2"/>
            <w:tcBorders>
              <w:right w:val="single" w:color="000000" w:sz="10" w:space="0"/>
            </w:tcBorders>
            <w:vAlign w:val="top"/>
          </w:tcPr>
          <w:p w14:paraId="247EB7F3">
            <w:pPr>
              <w:pStyle w:val="9"/>
            </w:pPr>
          </w:p>
        </w:tc>
      </w:tr>
      <w:tr w14:paraId="3D0ABF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2" w:hRule="atLeast"/>
        </w:trPr>
        <w:tc>
          <w:tcPr>
            <w:tcW w:w="565" w:type="dxa"/>
            <w:tcBorders>
              <w:left w:val="single" w:color="000000" w:sz="10" w:space="0"/>
            </w:tcBorders>
            <w:vAlign w:val="top"/>
          </w:tcPr>
          <w:p w14:paraId="6DCBC925">
            <w:pPr>
              <w:pStyle w:val="9"/>
              <w:spacing w:line="339" w:lineRule="auto"/>
            </w:pPr>
          </w:p>
          <w:p w14:paraId="2C7AA9D3">
            <w:pPr>
              <w:pStyle w:val="9"/>
              <w:spacing w:line="339" w:lineRule="auto"/>
            </w:pPr>
          </w:p>
          <w:p w14:paraId="3CAA1694">
            <w:pPr>
              <w:spacing w:before="52" w:line="188" w:lineRule="auto"/>
              <w:ind w:left="22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8481" w:type="dxa"/>
            <w:gridSpan w:val="9"/>
            <w:tcBorders>
              <w:right w:val="single" w:color="000000" w:sz="10" w:space="0"/>
            </w:tcBorders>
            <w:vAlign w:val="top"/>
          </w:tcPr>
          <w:p w14:paraId="40495EB2">
            <w:pPr>
              <w:spacing w:before="79" w:line="220" w:lineRule="auto"/>
              <w:ind w:left="1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其他安全措施：</w:t>
            </w:r>
          </w:p>
          <w:p w14:paraId="032AA84A">
            <w:pPr>
              <w:pStyle w:val="9"/>
              <w:spacing w:line="242" w:lineRule="auto"/>
            </w:pPr>
          </w:p>
          <w:p w14:paraId="5C8CD0FA">
            <w:pPr>
              <w:pStyle w:val="9"/>
              <w:spacing w:line="242" w:lineRule="auto"/>
            </w:pPr>
          </w:p>
          <w:p w14:paraId="4E6FF7B0">
            <w:pPr>
              <w:pStyle w:val="9"/>
              <w:spacing w:line="242" w:lineRule="auto"/>
            </w:pPr>
          </w:p>
          <w:p w14:paraId="4ABF7072">
            <w:pPr>
              <w:pStyle w:val="9"/>
              <w:spacing w:line="242" w:lineRule="auto"/>
            </w:pPr>
          </w:p>
          <w:p w14:paraId="7BC2DF05">
            <w:pPr>
              <w:spacing w:before="58" w:line="220" w:lineRule="auto"/>
              <w:ind w:left="48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编制人：</w:t>
            </w:r>
          </w:p>
        </w:tc>
      </w:tr>
      <w:tr w14:paraId="1A7FB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92" w:type="dxa"/>
            <w:gridSpan w:val="2"/>
            <w:tcBorders>
              <w:left w:val="single" w:color="000000" w:sz="10" w:space="0"/>
            </w:tcBorders>
            <w:vAlign w:val="top"/>
          </w:tcPr>
          <w:p w14:paraId="2EDAEC23">
            <w:pPr>
              <w:spacing w:before="81" w:line="221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安全交底人</w:t>
            </w:r>
          </w:p>
        </w:tc>
        <w:tc>
          <w:tcPr>
            <w:tcW w:w="2532" w:type="dxa"/>
            <w:gridSpan w:val="3"/>
            <w:vAlign w:val="top"/>
          </w:tcPr>
          <w:p w14:paraId="7D15FC95">
            <w:pPr>
              <w:pStyle w:val="9"/>
            </w:pPr>
          </w:p>
        </w:tc>
        <w:tc>
          <w:tcPr>
            <w:tcW w:w="1937" w:type="dxa"/>
            <w:gridSpan w:val="3"/>
            <w:vAlign w:val="top"/>
          </w:tcPr>
          <w:p w14:paraId="61139C37">
            <w:pPr>
              <w:spacing w:before="81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接收交底人</w:t>
            </w:r>
          </w:p>
        </w:tc>
        <w:tc>
          <w:tcPr>
            <w:tcW w:w="2585" w:type="dxa"/>
            <w:gridSpan w:val="2"/>
            <w:tcBorders>
              <w:right w:val="single" w:color="000000" w:sz="10" w:space="0"/>
            </w:tcBorders>
            <w:vAlign w:val="top"/>
          </w:tcPr>
          <w:p w14:paraId="4AECA427">
            <w:pPr>
              <w:pStyle w:val="9"/>
            </w:pPr>
          </w:p>
        </w:tc>
      </w:tr>
      <w:tr w14:paraId="5C55E6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0C2E421">
            <w:pPr>
              <w:spacing w:before="84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项目生产作业部门负责人意见</w:t>
            </w:r>
          </w:p>
          <w:p w14:paraId="6D5580EB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  <w:tr w14:paraId="1F545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CAEBF6E">
            <w:pPr>
              <w:spacing w:before="83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项目安环部门意见</w:t>
            </w:r>
          </w:p>
          <w:p w14:paraId="1865B785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  <w:tr w14:paraId="460779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01244B56">
            <w:pPr>
              <w:spacing w:before="83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（单位）项目负责人意见</w:t>
            </w:r>
          </w:p>
          <w:p w14:paraId="11554250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  <w:tr w14:paraId="58762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62898D9">
            <w:pPr>
              <w:spacing w:before="85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主管部门（业主）</w:t>
            </w:r>
            <w:r>
              <w:rPr>
                <w:rFonts w:ascii="宋体" w:hAnsi="宋体" w:eastAsia="宋体" w:cs="宋体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意见</w:t>
            </w:r>
          </w:p>
          <w:p w14:paraId="635D2FC6">
            <w:pPr>
              <w:pStyle w:val="9"/>
              <w:spacing w:line="348" w:lineRule="auto"/>
            </w:pPr>
          </w:p>
          <w:p w14:paraId="26796B6D">
            <w:pPr>
              <w:spacing w:before="59" w:line="220" w:lineRule="auto"/>
              <w:ind w:left="406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  <w:tr w14:paraId="22F9A1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atLeast"/>
        </w:trPr>
        <w:tc>
          <w:tcPr>
            <w:tcW w:w="9046" w:type="dxa"/>
            <w:gridSpan w:val="1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51866472">
            <w:pPr>
              <w:spacing w:before="87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主管部门（交管）</w:t>
            </w:r>
            <w:r>
              <w:rPr>
                <w:rFonts w:ascii="宋体" w:hAnsi="宋体" w:eastAsia="宋体" w:cs="宋体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18"/>
                <w:szCs w:val="18"/>
              </w:rPr>
              <w:t>意见</w:t>
            </w:r>
          </w:p>
          <w:p w14:paraId="39D043F4">
            <w:pPr>
              <w:pStyle w:val="9"/>
              <w:spacing w:line="348" w:lineRule="auto"/>
            </w:pPr>
          </w:p>
          <w:p w14:paraId="10D3010F">
            <w:pPr>
              <w:spacing w:before="59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</w:tbl>
    <w:p w14:paraId="2FFEE453">
      <w:pPr>
        <w:pStyle w:val="2"/>
        <w:spacing w:line="92" w:lineRule="exact"/>
        <w:rPr>
          <w:sz w:val="8"/>
        </w:rPr>
      </w:pPr>
    </w:p>
    <w:p w14:paraId="4858B290">
      <w:pPr>
        <w:spacing w:line="92" w:lineRule="exact"/>
        <w:rPr>
          <w:sz w:val="8"/>
          <w:szCs w:val="8"/>
        </w:rPr>
        <w:sectPr>
          <w:footerReference r:id="rId30" w:type="default"/>
          <w:pgSz w:w="11907" w:h="16839"/>
          <w:pgMar w:top="1507" w:right="1387" w:bottom="1270" w:left="1390" w:header="852" w:footer="1093" w:gutter="0"/>
          <w:pgNumType w:fmt="decimal"/>
          <w:cols w:space="720" w:num="1"/>
        </w:sectPr>
      </w:pPr>
    </w:p>
    <w:p w14:paraId="3F79DB20">
      <w:pPr>
        <w:spacing w:before="50" w:line="221" w:lineRule="auto"/>
        <w:ind w:left="36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6.</w:t>
      </w: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吊装安全作业票</w:t>
      </w:r>
    </w:p>
    <w:p w14:paraId="6F8A6BA8">
      <w:pPr>
        <w:spacing w:line="105" w:lineRule="auto"/>
        <w:rPr>
          <w:rFonts w:ascii="Arial"/>
          <w:sz w:val="2"/>
        </w:rPr>
      </w:pPr>
    </w:p>
    <w:tbl>
      <w:tblPr>
        <w:tblStyle w:val="8"/>
        <w:tblW w:w="9046" w:type="dxa"/>
        <w:tblInd w:w="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6"/>
        <w:gridCol w:w="1144"/>
        <w:gridCol w:w="1413"/>
        <w:gridCol w:w="1219"/>
        <w:gridCol w:w="1044"/>
        <w:gridCol w:w="704"/>
        <w:gridCol w:w="144"/>
        <w:gridCol w:w="524"/>
        <w:gridCol w:w="605"/>
        <w:gridCol w:w="1553"/>
      </w:tblGrid>
      <w:tr w14:paraId="50ECE6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840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820DB59">
            <w:pPr>
              <w:spacing w:before="124" w:line="220" w:lineRule="auto"/>
              <w:ind w:left="3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作业申请单位</w:t>
            </w:r>
          </w:p>
        </w:tc>
        <w:tc>
          <w:tcPr>
            <w:tcW w:w="1413" w:type="dxa"/>
            <w:tcBorders>
              <w:top w:val="single" w:color="000000" w:sz="10" w:space="0"/>
            </w:tcBorders>
            <w:vAlign w:val="top"/>
          </w:tcPr>
          <w:p w14:paraId="4514E4C0">
            <w:pPr>
              <w:pStyle w:val="9"/>
            </w:pPr>
          </w:p>
        </w:tc>
        <w:tc>
          <w:tcPr>
            <w:tcW w:w="1219" w:type="dxa"/>
            <w:tcBorders>
              <w:top w:val="single" w:color="000000" w:sz="10" w:space="0"/>
            </w:tcBorders>
            <w:vAlign w:val="top"/>
          </w:tcPr>
          <w:p w14:paraId="63EDCE82">
            <w:pPr>
              <w:spacing w:before="125" w:line="220" w:lineRule="auto"/>
              <w:ind w:left="25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作业单位</w:t>
            </w:r>
          </w:p>
        </w:tc>
        <w:tc>
          <w:tcPr>
            <w:tcW w:w="1044" w:type="dxa"/>
            <w:tcBorders>
              <w:top w:val="single" w:color="000000" w:sz="10" w:space="0"/>
            </w:tcBorders>
            <w:vAlign w:val="top"/>
          </w:tcPr>
          <w:p w14:paraId="16CA377A">
            <w:pPr>
              <w:pStyle w:val="9"/>
            </w:pPr>
          </w:p>
        </w:tc>
        <w:tc>
          <w:tcPr>
            <w:tcW w:w="1372" w:type="dxa"/>
            <w:gridSpan w:val="3"/>
            <w:tcBorders>
              <w:top w:val="single" w:color="000000" w:sz="10" w:space="0"/>
            </w:tcBorders>
            <w:vAlign w:val="top"/>
          </w:tcPr>
          <w:p w14:paraId="173BBA9E">
            <w:pPr>
              <w:spacing w:before="124" w:line="220" w:lineRule="auto"/>
              <w:ind w:left="1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作业申请时间</w:t>
            </w:r>
          </w:p>
        </w:tc>
        <w:tc>
          <w:tcPr>
            <w:tcW w:w="2158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2CE19A5">
            <w:pPr>
              <w:spacing w:before="124" w:line="220" w:lineRule="auto"/>
              <w:ind w:left="2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</w:rPr>
              <w:t>分</w:t>
            </w:r>
          </w:p>
        </w:tc>
      </w:tr>
      <w:tr w14:paraId="5817FC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840" w:type="dxa"/>
            <w:gridSpan w:val="2"/>
            <w:tcBorders>
              <w:left w:val="single" w:color="000000" w:sz="10" w:space="0"/>
            </w:tcBorders>
            <w:vAlign w:val="top"/>
          </w:tcPr>
          <w:p w14:paraId="48326DA3">
            <w:pPr>
              <w:spacing w:before="103" w:line="220" w:lineRule="auto"/>
              <w:ind w:left="5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吊装地点</w:t>
            </w:r>
          </w:p>
        </w:tc>
        <w:tc>
          <w:tcPr>
            <w:tcW w:w="1413" w:type="dxa"/>
            <w:vAlign w:val="top"/>
          </w:tcPr>
          <w:p w14:paraId="3D082C0B">
            <w:pPr>
              <w:pStyle w:val="9"/>
            </w:pPr>
          </w:p>
        </w:tc>
        <w:tc>
          <w:tcPr>
            <w:tcW w:w="1219" w:type="dxa"/>
            <w:vAlign w:val="top"/>
          </w:tcPr>
          <w:p w14:paraId="58E6709B">
            <w:pPr>
              <w:spacing w:before="102" w:line="221" w:lineRule="auto"/>
              <w:ind w:left="2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吊具名称</w:t>
            </w:r>
          </w:p>
        </w:tc>
        <w:tc>
          <w:tcPr>
            <w:tcW w:w="1044" w:type="dxa"/>
            <w:vAlign w:val="top"/>
          </w:tcPr>
          <w:p w14:paraId="71FB3678">
            <w:pPr>
              <w:pStyle w:val="9"/>
            </w:pPr>
          </w:p>
        </w:tc>
        <w:tc>
          <w:tcPr>
            <w:tcW w:w="1372" w:type="dxa"/>
            <w:gridSpan w:val="3"/>
            <w:vAlign w:val="top"/>
          </w:tcPr>
          <w:p w14:paraId="45E4483E">
            <w:pPr>
              <w:spacing w:before="102" w:line="220" w:lineRule="auto"/>
              <w:ind w:left="3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吊物内容</w:t>
            </w:r>
          </w:p>
        </w:tc>
        <w:tc>
          <w:tcPr>
            <w:tcW w:w="2158" w:type="dxa"/>
            <w:gridSpan w:val="2"/>
            <w:tcBorders>
              <w:right w:val="single" w:color="000000" w:sz="10" w:space="0"/>
            </w:tcBorders>
            <w:vAlign w:val="top"/>
          </w:tcPr>
          <w:p w14:paraId="761BC09E">
            <w:pPr>
              <w:pStyle w:val="9"/>
            </w:pPr>
          </w:p>
        </w:tc>
      </w:tr>
      <w:tr w14:paraId="1C1CA8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840" w:type="dxa"/>
            <w:gridSpan w:val="2"/>
            <w:tcBorders>
              <w:left w:val="single" w:color="000000" w:sz="10" w:space="0"/>
            </w:tcBorders>
            <w:vAlign w:val="top"/>
          </w:tcPr>
          <w:p w14:paraId="16EE1070">
            <w:pPr>
              <w:spacing w:before="130" w:line="220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吊装作业人</w:t>
            </w:r>
          </w:p>
        </w:tc>
        <w:tc>
          <w:tcPr>
            <w:tcW w:w="1413" w:type="dxa"/>
            <w:vAlign w:val="top"/>
          </w:tcPr>
          <w:p w14:paraId="305A2D0B">
            <w:pPr>
              <w:pStyle w:val="9"/>
            </w:pPr>
          </w:p>
        </w:tc>
        <w:tc>
          <w:tcPr>
            <w:tcW w:w="1219" w:type="dxa"/>
            <w:vAlign w:val="top"/>
          </w:tcPr>
          <w:p w14:paraId="678276ED">
            <w:pPr>
              <w:spacing w:before="130" w:line="220" w:lineRule="auto"/>
              <w:ind w:left="3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司索人</w:t>
            </w:r>
          </w:p>
        </w:tc>
        <w:tc>
          <w:tcPr>
            <w:tcW w:w="1044" w:type="dxa"/>
            <w:vAlign w:val="top"/>
          </w:tcPr>
          <w:p w14:paraId="29265C8B">
            <w:pPr>
              <w:pStyle w:val="9"/>
            </w:pPr>
          </w:p>
        </w:tc>
        <w:tc>
          <w:tcPr>
            <w:tcW w:w="1372" w:type="dxa"/>
            <w:gridSpan w:val="3"/>
            <w:vAlign w:val="top"/>
          </w:tcPr>
          <w:p w14:paraId="59B47CAF">
            <w:pPr>
              <w:spacing w:before="130" w:line="220" w:lineRule="auto"/>
              <w:ind w:left="4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监护人</w:t>
            </w:r>
          </w:p>
        </w:tc>
        <w:tc>
          <w:tcPr>
            <w:tcW w:w="2158" w:type="dxa"/>
            <w:gridSpan w:val="2"/>
            <w:tcBorders>
              <w:right w:val="single" w:color="000000" w:sz="10" w:space="0"/>
            </w:tcBorders>
            <w:vAlign w:val="top"/>
          </w:tcPr>
          <w:p w14:paraId="7D9D7FA2">
            <w:pPr>
              <w:pStyle w:val="9"/>
            </w:pPr>
          </w:p>
        </w:tc>
      </w:tr>
      <w:tr w14:paraId="3BA08E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840" w:type="dxa"/>
            <w:gridSpan w:val="2"/>
            <w:tcBorders>
              <w:left w:val="single" w:color="000000" w:sz="10" w:space="0"/>
            </w:tcBorders>
            <w:vAlign w:val="top"/>
          </w:tcPr>
          <w:p w14:paraId="3424C1CA">
            <w:pPr>
              <w:spacing w:before="131" w:line="220" w:lineRule="auto"/>
              <w:ind w:left="55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指挥人员</w:t>
            </w:r>
          </w:p>
        </w:tc>
        <w:tc>
          <w:tcPr>
            <w:tcW w:w="7206" w:type="dxa"/>
            <w:gridSpan w:val="8"/>
            <w:tcBorders>
              <w:right w:val="single" w:color="000000" w:sz="10" w:space="0"/>
            </w:tcBorders>
            <w:vAlign w:val="top"/>
          </w:tcPr>
          <w:p w14:paraId="69A14D71">
            <w:pPr>
              <w:pStyle w:val="9"/>
            </w:pPr>
          </w:p>
        </w:tc>
      </w:tr>
      <w:tr w14:paraId="074606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840" w:type="dxa"/>
            <w:gridSpan w:val="2"/>
            <w:tcBorders>
              <w:left w:val="single" w:color="000000" w:sz="10" w:space="0"/>
            </w:tcBorders>
            <w:vAlign w:val="top"/>
          </w:tcPr>
          <w:p w14:paraId="77097F88">
            <w:pPr>
              <w:spacing w:before="122" w:line="220" w:lineRule="auto"/>
              <w:ind w:left="1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现场风险辨别结果</w:t>
            </w:r>
          </w:p>
        </w:tc>
        <w:tc>
          <w:tcPr>
            <w:tcW w:w="7206" w:type="dxa"/>
            <w:gridSpan w:val="8"/>
            <w:tcBorders>
              <w:right w:val="single" w:color="000000" w:sz="10" w:space="0"/>
            </w:tcBorders>
            <w:vAlign w:val="top"/>
          </w:tcPr>
          <w:p w14:paraId="130FA867">
            <w:pPr>
              <w:pStyle w:val="9"/>
            </w:pPr>
          </w:p>
        </w:tc>
      </w:tr>
      <w:tr w14:paraId="63A24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840" w:type="dxa"/>
            <w:gridSpan w:val="2"/>
            <w:tcBorders>
              <w:left w:val="single" w:color="000000" w:sz="10" w:space="0"/>
            </w:tcBorders>
            <w:vAlign w:val="top"/>
          </w:tcPr>
          <w:p w14:paraId="46AC11B7">
            <w:pPr>
              <w:spacing w:before="198" w:line="220" w:lineRule="auto"/>
              <w:ind w:left="3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作业实施时间</w:t>
            </w:r>
          </w:p>
        </w:tc>
        <w:tc>
          <w:tcPr>
            <w:tcW w:w="7206" w:type="dxa"/>
            <w:gridSpan w:val="8"/>
            <w:tcBorders>
              <w:right w:val="single" w:color="000000" w:sz="10" w:space="0"/>
            </w:tcBorders>
            <w:vAlign w:val="top"/>
          </w:tcPr>
          <w:p w14:paraId="0B1B73DC">
            <w:pPr>
              <w:spacing w:before="197" w:line="220" w:lineRule="auto"/>
              <w:ind w:left="8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自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分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至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分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止</w:t>
            </w:r>
          </w:p>
        </w:tc>
      </w:tr>
      <w:tr w14:paraId="184F36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696" w:type="dxa"/>
            <w:tcBorders>
              <w:left w:val="single" w:color="000000" w:sz="10" w:space="0"/>
            </w:tcBorders>
            <w:shd w:val="clear" w:color="auto" w:fill="D9D9D9"/>
            <w:vAlign w:val="top"/>
          </w:tcPr>
          <w:p w14:paraId="13184AC1">
            <w:pPr>
              <w:spacing w:before="88" w:line="221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5524" w:type="dxa"/>
            <w:gridSpan w:val="5"/>
            <w:shd w:val="clear" w:color="auto" w:fill="D9D9D9"/>
            <w:vAlign w:val="top"/>
          </w:tcPr>
          <w:p w14:paraId="2B8C3A8D">
            <w:pPr>
              <w:spacing w:before="88" w:line="220" w:lineRule="auto"/>
              <w:ind w:left="24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安全措施</w:t>
            </w:r>
          </w:p>
        </w:tc>
        <w:tc>
          <w:tcPr>
            <w:tcW w:w="1273" w:type="dxa"/>
            <w:gridSpan w:val="3"/>
            <w:shd w:val="clear" w:color="auto" w:fill="D9D9D9"/>
            <w:vAlign w:val="top"/>
          </w:tcPr>
          <w:p w14:paraId="31ACB6D4">
            <w:pPr>
              <w:spacing w:before="88" w:line="220" w:lineRule="auto"/>
              <w:ind w:left="2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是否涉及</w:t>
            </w:r>
          </w:p>
        </w:tc>
        <w:tc>
          <w:tcPr>
            <w:tcW w:w="1553" w:type="dxa"/>
            <w:tcBorders>
              <w:right w:val="single" w:color="000000" w:sz="10" w:space="0"/>
            </w:tcBorders>
            <w:shd w:val="clear" w:color="auto" w:fill="D9D9D9"/>
            <w:vAlign w:val="top"/>
          </w:tcPr>
          <w:p w14:paraId="7088BBED">
            <w:pPr>
              <w:spacing w:before="88" w:line="220" w:lineRule="auto"/>
              <w:ind w:left="5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确认人</w:t>
            </w:r>
          </w:p>
        </w:tc>
      </w:tr>
      <w:tr w14:paraId="0D6908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3DD0CC66">
            <w:pPr>
              <w:spacing w:before="123" w:line="188" w:lineRule="auto"/>
              <w:ind w:left="30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5524" w:type="dxa"/>
            <w:gridSpan w:val="5"/>
            <w:vAlign w:val="top"/>
          </w:tcPr>
          <w:p w14:paraId="1D242761">
            <w:pPr>
              <w:spacing w:before="92" w:line="220" w:lineRule="auto"/>
              <w:ind w:left="1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吊装作业方案已经审查批准；</w:t>
            </w:r>
          </w:p>
        </w:tc>
        <w:tc>
          <w:tcPr>
            <w:tcW w:w="1273" w:type="dxa"/>
            <w:gridSpan w:val="3"/>
            <w:vAlign w:val="top"/>
          </w:tcPr>
          <w:p w14:paraId="1666D4E6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242BA665">
            <w:pPr>
              <w:pStyle w:val="9"/>
            </w:pPr>
          </w:p>
        </w:tc>
      </w:tr>
      <w:tr w14:paraId="412DB8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554E6AE3">
            <w:pPr>
              <w:spacing w:before="103" w:line="188" w:lineRule="auto"/>
              <w:ind w:left="28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5524" w:type="dxa"/>
            <w:gridSpan w:val="5"/>
            <w:vAlign w:val="top"/>
          </w:tcPr>
          <w:p w14:paraId="58EFA47A">
            <w:pPr>
              <w:spacing w:before="72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作业人员已按规定佩戴个体防护装备</w:t>
            </w:r>
          </w:p>
        </w:tc>
        <w:tc>
          <w:tcPr>
            <w:tcW w:w="1273" w:type="dxa"/>
            <w:gridSpan w:val="3"/>
            <w:vAlign w:val="top"/>
          </w:tcPr>
          <w:p w14:paraId="32DA035A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05513AF1">
            <w:pPr>
              <w:pStyle w:val="9"/>
            </w:pPr>
          </w:p>
        </w:tc>
      </w:tr>
      <w:tr w14:paraId="51F753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6F65711B">
            <w:pPr>
              <w:spacing w:before="259" w:line="188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5524" w:type="dxa"/>
            <w:gridSpan w:val="5"/>
            <w:vAlign w:val="top"/>
          </w:tcPr>
          <w:p w14:paraId="7C334BD3">
            <w:pPr>
              <w:spacing w:before="71" w:line="270" w:lineRule="auto"/>
              <w:ind w:left="102" w:right="203" w:firstLine="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已对起重吊装设备、钢丝绳、揽风绳、链条、吊钩等各种机具进行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检查，安全可靠</w:t>
            </w:r>
          </w:p>
        </w:tc>
        <w:tc>
          <w:tcPr>
            <w:tcW w:w="1273" w:type="dxa"/>
            <w:gridSpan w:val="3"/>
            <w:vAlign w:val="top"/>
          </w:tcPr>
          <w:p w14:paraId="7A25B74A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7EB08B15">
            <w:pPr>
              <w:pStyle w:val="9"/>
            </w:pPr>
          </w:p>
        </w:tc>
      </w:tr>
      <w:tr w14:paraId="10DF2D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1DE5CEF2">
            <w:pPr>
              <w:spacing w:before="104" w:line="188" w:lineRule="auto"/>
              <w:ind w:left="28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5524" w:type="dxa"/>
            <w:gridSpan w:val="5"/>
            <w:vAlign w:val="top"/>
          </w:tcPr>
          <w:p w14:paraId="4E4E29EF">
            <w:pPr>
              <w:spacing w:before="72" w:line="22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已明确各自分工、坚守岗位，并统一规定联络信号</w:t>
            </w:r>
          </w:p>
        </w:tc>
        <w:tc>
          <w:tcPr>
            <w:tcW w:w="1273" w:type="dxa"/>
            <w:gridSpan w:val="3"/>
            <w:vAlign w:val="top"/>
          </w:tcPr>
          <w:p w14:paraId="7F47573F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7824EDC7">
            <w:pPr>
              <w:pStyle w:val="9"/>
            </w:pPr>
          </w:p>
        </w:tc>
      </w:tr>
      <w:tr w14:paraId="50D8D8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0CD6CC31">
            <w:pPr>
              <w:spacing w:before="107" w:line="185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5524" w:type="dxa"/>
            <w:gridSpan w:val="5"/>
            <w:vAlign w:val="top"/>
          </w:tcPr>
          <w:p w14:paraId="03E17C36">
            <w:pPr>
              <w:spacing w:before="72" w:line="220" w:lineRule="auto"/>
              <w:ind w:left="1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吊装绳索、拖拉绳等不应与带电线路接触，并保持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安全距离</w:t>
            </w:r>
          </w:p>
        </w:tc>
        <w:tc>
          <w:tcPr>
            <w:tcW w:w="1273" w:type="dxa"/>
            <w:gridSpan w:val="3"/>
            <w:vAlign w:val="top"/>
          </w:tcPr>
          <w:p w14:paraId="7A383920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1165DD9E">
            <w:pPr>
              <w:pStyle w:val="9"/>
            </w:pPr>
          </w:p>
        </w:tc>
      </w:tr>
      <w:tr w14:paraId="0DE7D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08A33A04">
            <w:pPr>
              <w:spacing w:before="110" w:line="185" w:lineRule="auto"/>
              <w:ind w:left="29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5524" w:type="dxa"/>
            <w:gridSpan w:val="5"/>
            <w:vAlign w:val="top"/>
          </w:tcPr>
          <w:p w14:paraId="25C62966">
            <w:pPr>
              <w:spacing w:before="76" w:line="219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不应利用管道、管架、电杆、机电设备等作吊装锚点</w:t>
            </w:r>
          </w:p>
        </w:tc>
        <w:tc>
          <w:tcPr>
            <w:tcW w:w="1273" w:type="dxa"/>
            <w:gridSpan w:val="3"/>
            <w:vAlign w:val="top"/>
          </w:tcPr>
          <w:p w14:paraId="3A9019D9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11E26978">
            <w:pPr>
              <w:pStyle w:val="9"/>
            </w:pPr>
          </w:p>
        </w:tc>
      </w:tr>
      <w:tr w14:paraId="066334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73E1E51A">
            <w:pPr>
              <w:spacing w:before="106" w:line="188" w:lineRule="auto"/>
              <w:ind w:left="29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5524" w:type="dxa"/>
            <w:gridSpan w:val="5"/>
            <w:vAlign w:val="top"/>
          </w:tcPr>
          <w:p w14:paraId="7E2BC31D">
            <w:pPr>
              <w:spacing w:before="74" w:line="219" w:lineRule="auto"/>
              <w:ind w:left="1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吊物捆扎坚固，未见绳打结现象，棱角吊物已采取衬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垫措施</w:t>
            </w:r>
          </w:p>
        </w:tc>
        <w:tc>
          <w:tcPr>
            <w:tcW w:w="1273" w:type="dxa"/>
            <w:gridSpan w:val="3"/>
            <w:vAlign w:val="top"/>
          </w:tcPr>
          <w:p w14:paraId="552DA070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395E6AD4">
            <w:pPr>
              <w:pStyle w:val="9"/>
            </w:pPr>
          </w:p>
        </w:tc>
      </w:tr>
      <w:tr w14:paraId="6B1D16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6AC40886">
            <w:pPr>
              <w:spacing w:before="109" w:line="185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5524" w:type="dxa"/>
            <w:gridSpan w:val="5"/>
            <w:vAlign w:val="top"/>
          </w:tcPr>
          <w:p w14:paraId="132E3C45">
            <w:pPr>
              <w:spacing w:before="75" w:line="219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起重机安全装置灵活好用</w:t>
            </w:r>
          </w:p>
        </w:tc>
        <w:tc>
          <w:tcPr>
            <w:tcW w:w="1273" w:type="dxa"/>
            <w:gridSpan w:val="3"/>
            <w:vAlign w:val="top"/>
          </w:tcPr>
          <w:p w14:paraId="004D7FF3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5292DFF5">
            <w:pPr>
              <w:pStyle w:val="9"/>
            </w:pPr>
          </w:p>
        </w:tc>
      </w:tr>
      <w:tr w14:paraId="2A8DE1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009833BF">
            <w:pPr>
              <w:spacing w:before="107" w:line="188" w:lineRule="auto"/>
              <w:ind w:left="29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8</w:t>
            </w:r>
          </w:p>
        </w:tc>
        <w:tc>
          <w:tcPr>
            <w:tcW w:w="5524" w:type="dxa"/>
            <w:gridSpan w:val="5"/>
            <w:vAlign w:val="top"/>
          </w:tcPr>
          <w:p w14:paraId="3786B0F4">
            <w:pPr>
              <w:spacing w:before="75" w:line="219" w:lineRule="auto"/>
              <w:ind w:left="1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吊装作业人员持有有效的法定资格证书</w:t>
            </w:r>
          </w:p>
        </w:tc>
        <w:tc>
          <w:tcPr>
            <w:tcW w:w="1273" w:type="dxa"/>
            <w:gridSpan w:val="3"/>
            <w:vAlign w:val="top"/>
          </w:tcPr>
          <w:p w14:paraId="3493E576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47562AE2">
            <w:pPr>
              <w:pStyle w:val="9"/>
            </w:pPr>
          </w:p>
        </w:tc>
      </w:tr>
      <w:tr w14:paraId="5C8FB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62CBB95B">
            <w:pPr>
              <w:spacing w:before="264" w:line="188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p>
        </w:tc>
        <w:tc>
          <w:tcPr>
            <w:tcW w:w="5524" w:type="dxa"/>
            <w:gridSpan w:val="5"/>
            <w:vAlign w:val="top"/>
          </w:tcPr>
          <w:p w14:paraId="213B0701">
            <w:pPr>
              <w:spacing w:before="77" w:line="269" w:lineRule="auto"/>
              <w:ind w:left="123" w:right="203" w:hanging="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地下通信电（光）缆、局域网络电（光）缆、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排水沟的盖板，承重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吊装机械的负重量已确认，保护措施已落实</w:t>
            </w:r>
          </w:p>
        </w:tc>
        <w:tc>
          <w:tcPr>
            <w:tcW w:w="1273" w:type="dxa"/>
            <w:gridSpan w:val="3"/>
            <w:vAlign w:val="top"/>
          </w:tcPr>
          <w:p w14:paraId="484F4D45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745BAB70">
            <w:pPr>
              <w:pStyle w:val="9"/>
            </w:pPr>
          </w:p>
        </w:tc>
      </w:tr>
      <w:tr w14:paraId="5518DA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54649231">
            <w:pPr>
              <w:spacing w:before="109" w:line="188" w:lineRule="auto"/>
              <w:ind w:left="26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10</w:t>
            </w:r>
          </w:p>
        </w:tc>
        <w:tc>
          <w:tcPr>
            <w:tcW w:w="5524" w:type="dxa"/>
            <w:gridSpan w:val="5"/>
            <w:vAlign w:val="top"/>
          </w:tcPr>
          <w:p w14:paraId="48F96742">
            <w:pPr>
              <w:spacing w:before="77" w:line="233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起吊物的质量（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t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）经确认，在吊装机械的承重范围内</w:t>
            </w:r>
          </w:p>
        </w:tc>
        <w:tc>
          <w:tcPr>
            <w:tcW w:w="1273" w:type="dxa"/>
            <w:gridSpan w:val="3"/>
            <w:vAlign w:val="top"/>
          </w:tcPr>
          <w:p w14:paraId="730E8EE6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7667163D">
            <w:pPr>
              <w:pStyle w:val="9"/>
            </w:pPr>
          </w:p>
        </w:tc>
      </w:tr>
      <w:tr w14:paraId="19E69D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21C8E895">
            <w:pPr>
              <w:spacing w:before="109" w:line="188" w:lineRule="auto"/>
              <w:ind w:left="26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18"/>
              </w:rPr>
              <w:t>11</w:t>
            </w:r>
          </w:p>
        </w:tc>
        <w:tc>
          <w:tcPr>
            <w:tcW w:w="5524" w:type="dxa"/>
            <w:gridSpan w:val="5"/>
            <w:vAlign w:val="top"/>
          </w:tcPr>
          <w:p w14:paraId="158BBD66">
            <w:pPr>
              <w:spacing w:before="77" w:line="220" w:lineRule="auto"/>
              <w:ind w:left="1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在吊装高度的管线、电缆桥架已做好防护措施</w:t>
            </w:r>
          </w:p>
        </w:tc>
        <w:tc>
          <w:tcPr>
            <w:tcW w:w="1273" w:type="dxa"/>
            <w:gridSpan w:val="3"/>
            <w:vAlign w:val="top"/>
          </w:tcPr>
          <w:p w14:paraId="48E3D3EE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4230F95E">
            <w:pPr>
              <w:pStyle w:val="9"/>
            </w:pPr>
          </w:p>
        </w:tc>
      </w:tr>
      <w:tr w14:paraId="565B1F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3BE1F17A">
            <w:pPr>
              <w:spacing w:before="112" w:line="188" w:lineRule="auto"/>
              <w:ind w:left="26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12</w:t>
            </w:r>
          </w:p>
        </w:tc>
        <w:tc>
          <w:tcPr>
            <w:tcW w:w="5524" w:type="dxa"/>
            <w:gridSpan w:val="5"/>
            <w:vAlign w:val="top"/>
          </w:tcPr>
          <w:p w14:paraId="1FD53FA4">
            <w:pPr>
              <w:spacing w:before="81" w:line="218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作业现场围栏、警戒线、警告牌、夜间警示灯已按要求设置</w:t>
            </w:r>
          </w:p>
        </w:tc>
        <w:tc>
          <w:tcPr>
            <w:tcW w:w="1273" w:type="dxa"/>
            <w:gridSpan w:val="3"/>
            <w:vAlign w:val="top"/>
          </w:tcPr>
          <w:p w14:paraId="6BA82BAC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1CB4A477">
            <w:pPr>
              <w:pStyle w:val="9"/>
            </w:pPr>
          </w:p>
        </w:tc>
      </w:tr>
      <w:tr w14:paraId="167E7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0508460E">
            <w:pPr>
              <w:spacing w:before="111" w:line="188" w:lineRule="auto"/>
              <w:ind w:left="26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13</w:t>
            </w:r>
          </w:p>
        </w:tc>
        <w:tc>
          <w:tcPr>
            <w:tcW w:w="5524" w:type="dxa"/>
            <w:gridSpan w:val="5"/>
            <w:vAlign w:val="top"/>
          </w:tcPr>
          <w:p w14:paraId="6A0C8117">
            <w:pPr>
              <w:spacing w:before="79" w:line="219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作业高度和转臂范围内无架空线路</w:t>
            </w:r>
          </w:p>
        </w:tc>
        <w:tc>
          <w:tcPr>
            <w:tcW w:w="1273" w:type="dxa"/>
            <w:gridSpan w:val="3"/>
            <w:vAlign w:val="top"/>
          </w:tcPr>
          <w:p w14:paraId="5130BE9B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419CB0E8">
            <w:pPr>
              <w:pStyle w:val="9"/>
            </w:pPr>
          </w:p>
        </w:tc>
      </w:tr>
      <w:tr w14:paraId="49D810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7ED58DC4">
            <w:pPr>
              <w:spacing w:before="112" w:line="188" w:lineRule="auto"/>
              <w:ind w:left="26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14</w:t>
            </w:r>
          </w:p>
        </w:tc>
        <w:tc>
          <w:tcPr>
            <w:tcW w:w="5524" w:type="dxa"/>
            <w:gridSpan w:val="5"/>
            <w:vAlign w:val="top"/>
          </w:tcPr>
          <w:p w14:paraId="336F3BE8">
            <w:pPr>
              <w:spacing w:before="80" w:line="220" w:lineRule="auto"/>
              <w:ind w:left="1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露天作业，环境风力满足作业安全要求</w:t>
            </w:r>
          </w:p>
        </w:tc>
        <w:tc>
          <w:tcPr>
            <w:tcW w:w="1273" w:type="dxa"/>
            <w:gridSpan w:val="3"/>
            <w:vAlign w:val="top"/>
          </w:tcPr>
          <w:p w14:paraId="6853B830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381CDE16">
            <w:pPr>
              <w:pStyle w:val="9"/>
            </w:pPr>
          </w:p>
        </w:tc>
      </w:tr>
      <w:tr w14:paraId="445CDD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24730562">
            <w:pPr>
              <w:spacing w:before="112" w:line="188" w:lineRule="auto"/>
              <w:ind w:left="26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18"/>
              </w:rPr>
              <w:t>15</w:t>
            </w:r>
          </w:p>
        </w:tc>
        <w:tc>
          <w:tcPr>
            <w:tcW w:w="5524" w:type="dxa"/>
            <w:gridSpan w:val="5"/>
            <w:vAlign w:val="top"/>
          </w:tcPr>
          <w:p w14:paraId="560A64A1">
            <w:pPr>
              <w:spacing w:before="80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其他相关特殊作业已办理相应安全作业票</w:t>
            </w:r>
          </w:p>
        </w:tc>
        <w:tc>
          <w:tcPr>
            <w:tcW w:w="1273" w:type="dxa"/>
            <w:gridSpan w:val="3"/>
            <w:vAlign w:val="top"/>
          </w:tcPr>
          <w:p w14:paraId="5AA71160">
            <w:pPr>
              <w:pStyle w:val="9"/>
            </w:pPr>
          </w:p>
        </w:tc>
        <w:tc>
          <w:tcPr>
            <w:tcW w:w="1553" w:type="dxa"/>
            <w:tcBorders>
              <w:right w:val="single" w:color="000000" w:sz="10" w:space="0"/>
            </w:tcBorders>
            <w:vAlign w:val="top"/>
          </w:tcPr>
          <w:p w14:paraId="4A5AADC4">
            <w:pPr>
              <w:pStyle w:val="9"/>
            </w:pPr>
          </w:p>
        </w:tc>
      </w:tr>
      <w:tr w14:paraId="7C904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696" w:type="dxa"/>
            <w:tcBorders>
              <w:left w:val="single" w:color="000000" w:sz="10" w:space="0"/>
            </w:tcBorders>
            <w:vAlign w:val="top"/>
          </w:tcPr>
          <w:p w14:paraId="211D6EA6">
            <w:pPr>
              <w:spacing w:before="269" w:line="188" w:lineRule="auto"/>
              <w:ind w:left="26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16</w:t>
            </w:r>
          </w:p>
        </w:tc>
        <w:tc>
          <w:tcPr>
            <w:tcW w:w="8350" w:type="dxa"/>
            <w:gridSpan w:val="9"/>
            <w:tcBorders>
              <w:right w:val="single" w:color="000000" w:sz="10" w:space="0"/>
            </w:tcBorders>
            <w:vAlign w:val="top"/>
          </w:tcPr>
          <w:p w14:paraId="46C0496A">
            <w:pPr>
              <w:spacing w:before="82" w:line="220" w:lineRule="auto"/>
              <w:ind w:left="1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7"/>
                <w:sz w:val="18"/>
                <w:szCs w:val="18"/>
              </w:rPr>
              <w:t>其他安全措施：</w:t>
            </w:r>
          </w:p>
          <w:p w14:paraId="6D825C51">
            <w:pPr>
              <w:spacing w:before="96" w:line="220" w:lineRule="auto"/>
              <w:ind w:left="52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</w:rPr>
              <w:t>编制人：</w:t>
            </w:r>
          </w:p>
        </w:tc>
      </w:tr>
      <w:tr w14:paraId="360511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40" w:type="dxa"/>
            <w:gridSpan w:val="2"/>
            <w:tcBorders>
              <w:left w:val="single" w:color="000000" w:sz="10" w:space="0"/>
            </w:tcBorders>
            <w:vAlign w:val="top"/>
          </w:tcPr>
          <w:p w14:paraId="0A4A60B4">
            <w:pPr>
              <w:spacing w:before="82" w:line="221" w:lineRule="auto"/>
              <w:ind w:left="4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安全交底人</w:t>
            </w:r>
          </w:p>
        </w:tc>
        <w:tc>
          <w:tcPr>
            <w:tcW w:w="2632" w:type="dxa"/>
            <w:gridSpan w:val="2"/>
            <w:vAlign w:val="top"/>
          </w:tcPr>
          <w:p w14:paraId="572543B0">
            <w:pPr>
              <w:pStyle w:val="9"/>
            </w:pPr>
          </w:p>
        </w:tc>
        <w:tc>
          <w:tcPr>
            <w:tcW w:w="1892" w:type="dxa"/>
            <w:gridSpan w:val="3"/>
            <w:vAlign w:val="top"/>
          </w:tcPr>
          <w:p w14:paraId="4C53E759">
            <w:pPr>
              <w:spacing w:before="82" w:line="221" w:lineRule="auto"/>
              <w:ind w:left="4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接受交底人</w:t>
            </w:r>
          </w:p>
        </w:tc>
        <w:tc>
          <w:tcPr>
            <w:tcW w:w="2682" w:type="dxa"/>
            <w:gridSpan w:val="3"/>
            <w:tcBorders>
              <w:right w:val="single" w:color="000000" w:sz="10" w:space="0"/>
            </w:tcBorders>
            <w:vAlign w:val="top"/>
          </w:tcPr>
          <w:p w14:paraId="6948F653">
            <w:pPr>
              <w:pStyle w:val="9"/>
            </w:pPr>
          </w:p>
        </w:tc>
      </w:tr>
      <w:tr w14:paraId="198D59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6DD04905">
            <w:pPr>
              <w:spacing w:before="84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作业指挥意见</w:t>
            </w:r>
          </w:p>
          <w:p w14:paraId="79776BC4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3017F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65853A6">
            <w:pPr>
              <w:spacing w:before="84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项目生产作业部门负责人意见</w:t>
            </w:r>
          </w:p>
          <w:p w14:paraId="1CFCE408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70FE81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9046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52C6379">
            <w:pPr>
              <w:spacing w:before="87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项目安环部门意见</w:t>
            </w:r>
          </w:p>
          <w:p w14:paraId="481F2C71">
            <w:pPr>
              <w:spacing w:before="97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  <w:tr w14:paraId="4877CA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9046" w:type="dxa"/>
            <w:gridSpan w:val="1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6726E305">
            <w:pPr>
              <w:spacing w:before="86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项目负责人意见</w:t>
            </w:r>
          </w:p>
          <w:p w14:paraId="09004AC2">
            <w:pPr>
              <w:pStyle w:val="9"/>
              <w:spacing w:line="348" w:lineRule="auto"/>
            </w:pPr>
          </w:p>
          <w:p w14:paraId="2F66FE1A">
            <w:pPr>
              <w:spacing w:before="59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21"/>
                <w:sz w:val="18"/>
                <w:szCs w:val="18"/>
              </w:rPr>
              <w:t>分</w:t>
            </w:r>
          </w:p>
        </w:tc>
      </w:tr>
    </w:tbl>
    <w:p w14:paraId="2ED31BE8">
      <w:pPr>
        <w:pStyle w:val="2"/>
      </w:pPr>
    </w:p>
    <w:p w14:paraId="1EC427FC">
      <w:pPr>
        <w:sectPr>
          <w:footerReference r:id="rId31" w:type="default"/>
          <w:pgSz w:w="11907" w:h="16839"/>
          <w:pgMar w:top="1507" w:right="1387" w:bottom="1269" w:left="1390" w:header="852" w:footer="1093" w:gutter="0"/>
          <w:pgNumType w:fmt="decimal"/>
          <w:cols w:space="720" w:num="1"/>
        </w:sectPr>
      </w:pPr>
    </w:p>
    <w:p w14:paraId="57630C1A">
      <w:pPr>
        <w:spacing w:before="50" w:line="221" w:lineRule="auto"/>
        <w:ind w:left="36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表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7.</w:t>
      </w: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0"/>
          </w14:textOutline>
        </w:rPr>
        <w:t>动土安全作业票</w:t>
      </w:r>
    </w:p>
    <w:p w14:paraId="71429A00">
      <w:pPr>
        <w:spacing w:line="105" w:lineRule="auto"/>
        <w:rPr>
          <w:rFonts w:ascii="Arial"/>
          <w:sz w:val="2"/>
        </w:rPr>
      </w:pPr>
    </w:p>
    <w:tbl>
      <w:tblPr>
        <w:tblStyle w:val="8"/>
        <w:tblW w:w="9046" w:type="dxa"/>
        <w:tblInd w:w="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845"/>
        <w:gridCol w:w="1269"/>
        <w:gridCol w:w="1413"/>
        <w:gridCol w:w="1268"/>
        <w:gridCol w:w="1269"/>
        <w:gridCol w:w="282"/>
        <w:gridCol w:w="706"/>
        <w:gridCol w:w="1276"/>
      </w:tblGrid>
      <w:tr w14:paraId="1ED98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563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9456702">
            <w:pPr>
              <w:spacing w:before="196" w:line="220" w:lineRule="auto"/>
              <w:ind w:left="43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申请单位</w:t>
            </w:r>
          </w:p>
        </w:tc>
        <w:tc>
          <w:tcPr>
            <w:tcW w:w="1269" w:type="dxa"/>
            <w:tcBorders>
              <w:top w:val="single" w:color="000000" w:sz="10" w:space="0"/>
            </w:tcBorders>
            <w:vAlign w:val="top"/>
          </w:tcPr>
          <w:p w14:paraId="7960012F">
            <w:pPr>
              <w:pStyle w:val="9"/>
            </w:pPr>
          </w:p>
        </w:tc>
        <w:tc>
          <w:tcPr>
            <w:tcW w:w="1413" w:type="dxa"/>
            <w:tcBorders>
              <w:top w:val="single" w:color="000000" w:sz="10" w:space="0"/>
            </w:tcBorders>
            <w:vAlign w:val="top"/>
          </w:tcPr>
          <w:p w14:paraId="629F7BF2">
            <w:pPr>
              <w:spacing w:before="196" w:line="220" w:lineRule="auto"/>
              <w:ind w:left="4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0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申请人</w:t>
            </w:r>
          </w:p>
        </w:tc>
        <w:tc>
          <w:tcPr>
            <w:tcW w:w="1268" w:type="dxa"/>
            <w:tcBorders>
              <w:top w:val="single" w:color="000000" w:sz="10" w:space="0"/>
            </w:tcBorders>
            <w:vAlign w:val="top"/>
          </w:tcPr>
          <w:p w14:paraId="638C8678">
            <w:pPr>
              <w:pStyle w:val="9"/>
            </w:pPr>
          </w:p>
        </w:tc>
        <w:tc>
          <w:tcPr>
            <w:tcW w:w="1551" w:type="dxa"/>
            <w:gridSpan w:val="2"/>
            <w:tcBorders>
              <w:top w:val="single" w:color="000000" w:sz="10" w:space="0"/>
            </w:tcBorders>
            <w:vAlign w:val="top"/>
          </w:tcPr>
          <w:p w14:paraId="7169C5CA">
            <w:pPr>
              <w:spacing w:before="196" w:line="220" w:lineRule="auto"/>
              <w:ind w:left="2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作业申请时间</w:t>
            </w:r>
          </w:p>
        </w:tc>
        <w:tc>
          <w:tcPr>
            <w:tcW w:w="1982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5238421">
            <w:pPr>
              <w:spacing w:before="196" w:line="220" w:lineRule="auto"/>
              <w:ind w:left="13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5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年</w:t>
            </w: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月</w:t>
            </w:r>
            <w:r>
              <w:rPr>
                <w:rFonts w:ascii="宋体" w:hAnsi="宋体" w:eastAsia="宋体" w:cs="宋体"/>
                <w:spacing w:val="1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日</w:t>
            </w:r>
            <w:r>
              <w:rPr>
                <w:rFonts w:ascii="宋体" w:hAnsi="宋体" w:eastAsia="宋体" w:cs="宋体"/>
                <w:spacing w:val="9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分</w:t>
            </w:r>
          </w:p>
        </w:tc>
      </w:tr>
      <w:tr w14:paraId="12708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563" w:type="dxa"/>
            <w:gridSpan w:val="2"/>
            <w:tcBorders>
              <w:left w:val="single" w:color="000000" w:sz="10" w:space="0"/>
            </w:tcBorders>
            <w:vAlign w:val="top"/>
          </w:tcPr>
          <w:p w14:paraId="311EB6CD">
            <w:pPr>
              <w:spacing w:before="178" w:line="220" w:lineRule="auto"/>
              <w:ind w:left="5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监护人</w:t>
            </w:r>
          </w:p>
        </w:tc>
        <w:tc>
          <w:tcPr>
            <w:tcW w:w="7483" w:type="dxa"/>
            <w:gridSpan w:val="7"/>
            <w:tcBorders>
              <w:right w:val="single" w:color="000000" w:sz="10" w:space="0"/>
            </w:tcBorders>
            <w:vAlign w:val="top"/>
          </w:tcPr>
          <w:p w14:paraId="37077A2F">
            <w:pPr>
              <w:pStyle w:val="9"/>
            </w:pPr>
          </w:p>
        </w:tc>
      </w:tr>
      <w:tr w14:paraId="77CBC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563" w:type="dxa"/>
            <w:gridSpan w:val="2"/>
            <w:tcBorders>
              <w:left w:val="single" w:color="000000" w:sz="10" w:space="0"/>
            </w:tcBorders>
            <w:vAlign w:val="top"/>
          </w:tcPr>
          <w:p w14:paraId="2FC0AA5C">
            <w:pPr>
              <w:spacing w:before="187" w:line="220" w:lineRule="auto"/>
              <w:ind w:left="2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作业实施时间</w:t>
            </w:r>
          </w:p>
        </w:tc>
        <w:tc>
          <w:tcPr>
            <w:tcW w:w="7483" w:type="dxa"/>
            <w:gridSpan w:val="7"/>
            <w:tcBorders>
              <w:right w:val="single" w:color="000000" w:sz="10" w:space="0"/>
            </w:tcBorders>
            <w:vAlign w:val="top"/>
          </w:tcPr>
          <w:p w14:paraId="5811CA4E">
            <w:pPr>
              <w:spacing w:before="187" w:line="220" w:lineRule="auto"/>
              <w:ind w:left="5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自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年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月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日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分至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年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月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时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分止</w:t>
            </w:r>
          </w:p>
        </w:tc>
      </w:tr>
      <w:tr w14:paraId="31DD6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563" w:type="dxa"/>
            <w:gridSpan w:val="2"/>
            <w:tcBorders>
              <w:left w:val="single" w:color="000000" w:sz="10" w:space="0"/>
            </w:tcBorders>
            <w:vAlign w:val="top"/>
          </w:tcPr>
          <w:p w14:paraId="0EBA3D88">
            <w:pPr>
              <w:spacing w:before="242" w:line="220" w:lineRule="auto"/>
              <w:ind w:left="4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作业地点</w:t>
            </w:r>
          </w:p>
        </w:tc>
        <w:tc>
          <w:tcPr>
            <w:tcW w:w="7483" w:type="dxa"/>
            <w:gridSpan w:val="7"/>
            <w:tcBorders>
              <w:right w:val="single" w:color="000000" w:sz="10" w:space="0"/>
            </w:tcBorders>
            <w:vAlign w:val="top"/>
          </w:tcPr>
          <w:p w14:paraId="059D22DE">
            <w:pPr>
              <w:pStyle w:val="9"/>
            </w:pPr>
          </w:p>
        </w:tc>
      </w:tr>
      <w:tr w14:paraId="02A93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1563" w:type="dxa"/>
            <w:gridSpan w:val="2"/>
            <w:tcBorders>
              <w:left w:val="single" w:color="000000" w:sz="10" w:space="0"/>
            </w:tcBorders>
            <w:vAlign w:val="top"/>
          </w:tcPr>
          <w:p w14:paraId="643545CC">
            <w:pPr>
              <w:spacing w:before="254" w:line="220" w:lineRule="auto"/>
              <w:ind w:left="4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作业单位</w:t>
            </w:r>
          </w:p>
        </w:tc>
        <w:tc>
          <w:tcPr>
            <w:tcW w:w="7483" w:type="dxa"/>
            <w:gridSpan w:val="7"/>
            <w:tcBorders>
              <w:right w:val="single" w:color="000000" w:sz="10" w:space="0"/>
            </w:tcBorders>
            <w:vAlign w:val="top"/>
          </w:tcPr>
          <w:p w14:paraId="2369C37A">
            <w:pPr>
              <w:pStyle w:val="9"/>
            </w:pPr>
          </w:p>
        </w:tc>
      </w:tr>
      <w:tr w14:paraId="31C4E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9046" w:type="dxa"/>
            <w:gridSpan w:val="9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7A79314">
            <w:pPr>
              <w:spacing w:before="58" w:line="219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作业范围、内容、方式（包括深度 、面积、并附简图）</w:t>
            </w:r>
          </w:p>
          <w:p w14:paraId="2219E243">
            <w:pPr>
              <w:pStyle w:val="9"/>
              <w:spacing w:line="242" w:lineRule="auto"/>
            </w:pPr>
          </w:p>
          <w:p w14:paraId="61E205EB">
            <w:pPr>
              <w:pStyle w:val="9"/>
              <w:spacing w:line="242" w:lineRule="auto"/>
            </w:pPr>
          </w:p>
          <w:p w14:paraId="70864C30">
            <w:pPr>
              <w:pStyle w:val="9"/>
              <w:spacing w:line="243" w:lineRule="auto"/>
            </w:pPr>
          </w:p>
          <w:p w14:paraId="323E7C18">
            <w:pPr>
              <w:pStyle w:val="9"/>
              <w:spacing w:line="243" w:lineRule="auto"/>
            </w:pPr>
          </w:p>
          <w:p w14:paraId="0F246359">
            <w:pPr>
              <w:spacing w:before="58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         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月     日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7"/>
                <w:sz w:val="18"/>
                <w:szCs w:val="18"/>
              </w:rPr>
              <w:t>分</w:t>
            </w:r>
          </w:p>
        </w:tc>
      </w:tr>
      <w:tr w14:paraId="43366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9046" w:type="dxa"/>
            <w:gridSpan w:val="9"/>
            <w:tcBorders>
              <w:left w:val="single" w:color="000000" w:sz="10" w:space="0"/>
              <w:bottom w:val="single" w:color="000000" w:sz="2" w:space="0"/>
              <w:right w:val="single" w:color="000000" w:sz="10" w:space="0"/>
            </w:tcBorders>
            <w:vAlign w:val="top"/>
          </w:tcPr>
          <w:p w14:paraId="5261CF34">
            <w:pPr>
              <w:spacing w:before="57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风险辨识：</w:t>
            </w:r>
          </w:p>
        </w:tc>
      </w:tr>
      <w:tr w14:paraId="2C9B5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18" w:type="dxa"/>
            <w:tcBorders>
              <w:top w:val="single" w:color="000000" w:sz="2" w:space="0"/>
              <w:left w:val="single" w:color="000000" w:sz="10" w:space="0"/>
              <w:bottom w:val="single" w:color="000000" w:sz="2" w:space="0"/>
            </w:tcBorders>
            <w:shd w:val="clear" w:color="auto" w:fill="F2F2F2"/>
            <w:vAlign w:val="top"/>
          </w:tcPr>
          <w:p w14:paraId="6F3C5AC8">
            <w:pPr>
              <w:spacing w:before="81" w:line="221" w:lineRule="auto"/>
              <w:ind w:left="166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92" o:spid="_x0000_s1092" style="position:absolute;left:0pt;margin-left:0.85pt;margin-top:16.75pt;height:0.5pt;width:34.2pt;mso-position-horizontal-relative:page;mso-position-vertical-relative:page;z-index:251728896;mso-width-relative:page;mso-height-relative:page;" fillcolor="#000000" filled="t" stroked="f" coordsize="684,10" path="m0,9l683,9,683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6064" w:type="dxa"/>
            <w:gridSpan w:val="5"/>
            <w:tcBorders>
              <w:top w:val="single" w:color="000000" w:sz="2" w:space="0"/>
              <w:bottom w:val="single" w:color="000000" w:sz="2" w:space="0"/>
            </w:tcBorders>
            <w:shd w:val="clear" w:color="auto" w:fill="F2F2F2"/>
            <w:vAlign w:val="top"/>
          </w:tcPr>
          <w:p w14:paraId="7C4F49AB">
            <w:pPr>
              <w:spacing w:before="82" w:line="220" w:lineRule="auto"/>
              <w:ind w:left="2671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93" o:spid="_x0000_s1093" style="position:absolute;left:0pt;margin-left:0.6pt;margin-top:16.75pt;height:0.5pt;width:302.6pt;mso-position-horizontal-relative:page;mso-position-vertical-relative:page;z-index:251727872;mso-width-relative:page;mso-height-relative:page;" fillcolor="#000000" filled="t" stroked="f" coordsize="6052,10" path="m0,9l6051,9,6051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安全措施</w:t>
            </w:r>
          </w:p>
        </w:tc>
        <w:tc>
          <w:tcPr>
            <w:tcW w:w="988" w:type="dxa"/>
            <w:gridSpan w:val="2"/>
            <w:tcBorders>
              <w:top w:val="single" w:color="000000" w:sz="2" w:space="0"/>
              <w:bottom w:val="single" w:color="000000" w:sz="2" w:space="0"/>
            </w:tcBorders>
            <w:shd w:val="clear" w:color="auto" w:fill="F2F2F2"/>
            <w:vAlign w:val="top"/>
          </w:tcPr>
          <w:p w14:paraId="50F96941">
            <w:pPr>
              <w:spacing w:before="82" w:line="220" w:lineRule="auto"/>
              <w:ind w:left="145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94" o:spid="_x0000_s1094" style="position:absolute;left:0pt;margin-left:1.4pt;margin-top:16.75pt;height:0.5pt;width:48.15pt;mso-position-horizontal-relative:page;mso-position-vertical-relative:page;z-index:251726848;mso-width-relative:page;mso-height-relative:page;" fillcolor="#000000" filled="t" stroked="f" coordsize="963,10" path="m0,9l962,9,962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是否涉及</w:t>
            </w:r>
          </w:p>
        </w:tc>
        <w:tc>
          <w:tcPr>
            <w:tcW w:w="1276" w:type="dxa"/>
            <w:tcBorders>
              <w:top w:val="single" w:color="000000" w:sz="2" w:space="0"/>
              <w:bottom w:val="single" w:color="000000" w:sz="2" w:space="0"/>
              <w:right w:val="single" w:color="000000" w:sz="10" w:space="0"/>
            </w:tcBorders>
            <w:shd w:val="clear" w:color="auto" w:fill="F2F2F2"/>
            <w:vAlign w:val="top"/>
          </w:tcPr>
          <w:p w14:paraId="0E6AEB71">
            <w:pPr>
              <w:spacing w:before="82" w:line="220" w:lineRule="auto"/>
              <w:ind w:left="371"/>
              <w:rPr>
                <w:rFonts w:ascii="宋体" w:hAnsi="宋体" w:eastAsia="宋体" w:cs="宋体"/>
                <w:sz w:val="18"/>
                <w:szCs w:val="18"/>
              </w:rPr>
            </w:pPr>
            <w:r>
              <w:pict>
                <v:shape id="_x0000_s1095" o:spid="_x0000_s1095" style="position:absolute;left:0pt;margin-left:1.6pt;margin-top:16.75pt;height:0.5pt;width:61.5pt;mso-position-horizontal-relative:page;mso-position-vertical-relative:page;z-index:251725824;mso-width-relative:page;mso-height-relative:page;" fillcolor="#000000" filled="t" stroked="f" coordsize="1230,10" path="m0,9l1229,9,1229,0,0,0,0,9x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  <w14:textOutline w14:w="326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确认人</w:t>
            </w:r>
          </w:p>
        </w:tc>
      </w:tr>
      <w:tr w14:paraId="53347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8" w:type="dxa"/>
            <w:tcBorders>
              <w:top w:val="single" w:color="000000" w:sz="2" w:space="0"/>
              <w:left w:val="single" w:color="000000" w:sz="10" w:space="0"/>
            </w:tcBorders>
            <w:vAlign w:val="top"/>
          </w:tcPr>
          <w:p w14:paraId="06AEBB05">
            <w:pPr>
              <w:spacing w:before="127" w:line="188" w:lineRule="auto"/>
              <w:ind w:left="31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6064" w:type="dxa"/>
            <w:gridSpan w:val="5"/>
            <w:tcBorders>
              <w:top w:val="single" w:color="000000" w:sz="2" w:space="0"/>
            </w:tcBorders>
            <w:vAlign w:val="top"/>
          </w:tcPr>
          <w:p w14:paraId="2E719753">
            <w:pPr>
              <w:spacing w:before="96" w:line="218" w:lineRule="auto"/>
              <w:ind w:left="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作业人员作业前已经进行了安全教育。</w:t>
            </w:r>
          </w:p>
        </w:tc>
        <w:tc>
          <w:tcPr>
            <w:tcW w:w="988" w:type="dxa"/>
            <w:gridSpan w:val="2"/>
            <w:tcBorders>
              <w:top w:val="single" w:color="000000" w:sz="2" w:space="0"/>
            </w:tcBorders>
            <w:vAlign w:val="top"/>
          </w:tcPr>
          <w:p w14:paraId="70B15501">
            <w:pPr>
              <w:pStyle w:val="9"/>
            </w:pPr>
          </w:p>
        </w:tc>
        <w:tc>
          <w:tcPr>
            <w:tcW w:w="1276" w:type="dxa"/>
            <w:tcBorders>
              <w:top w:val="single" w:color="000000" w:sz="2" w:space="0"/>
              <w:right w:val="single" w:color="000000" w:sz="10" w:space="0"/>
            </w:tcBorders>
            <w:vAlign w:val="top"/>
          </w:tcPr>
          <w:p w14:paraId="3CA22A44">
            <w:pPr>
              <w:pStyle w:val="9"/>
            </w:pPr>
          </w:p>
        </w:tc>
      </w:tr>
      <w:tr w14:paraId="4B65F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18E668F1">
            <w:pPr>
              <w:spacing w:before="127" w:line="188" w:lineRule="auto"/>
              <w:ind w:left="2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6064" w:type="dxa"/>
            <w:gridSpan w:val="5"/>
            <w:vAlign w:val="top"/>
          </w:tcPr>
          <w:p w14:paraId="4BBBD335">
            <w:pPr>
              <w:spacing w:before="96" w:line="218" w:lineRule="auto"/>
              <w:ind w:left="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作业地点需要动火作业的办理了动作证。</w:t>
            </w:r>
          </w:p>
        </w:tc>
        <w:tc>
          <w:tcPr>
            <w:tcW w:w="988" w:type="dxa"/>
            <w:gridSpan w:val="2"/>
            <w:vAlign w:val="top"/>
          </w:tcPr>
          <w:p w14:paraId="375F3B78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09DE093A">
            <w:pPr>
              <w:pStyle w:val="9"/>
            </w:pPr>
          </w:p>
        </w:tc>
      </w:tr>
      <w:tr w14:paraId="2C017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34B1B374">
            <w:pPr>
              <w:spacing w:before="125" w:line="188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6064" w:type="dxa"/>
            <w:gridSpan w:val="5"/>
            <w:vAlign w:val="top"/>
          </w:tcPr>
          <w:p w14:paraId="573126F4">
            <w:pPr>
              <w:spacing w:before="93" w:line="219" w:lineRule="auto"/>
              <w:ind w:left="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地下管线已确认，保护措施已落实。</w:t>
            </w:r>
          </w:p>
        </w:tc>
        <w:tc>
          <w:tcPr>
            <w:tcW w:w="988" w:type="dxa"/>
            <w:gridSpan w:val="2"/>
            <w:vAlign w:val="top"/>
          </w:tcPr>
          <w:p w14:paraId="21D2F93B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6A81F063">
            <w:pPr>
              <w:pStyle w:val="9"/>
            </w:pPr>
          </w:p>
        </w:tc>
      </w:tr>
      <w:tr w14:paraId="45A59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6F8BD870">
            <w:pPr>
              <w:spacing w:before="124" w:line="188" w:lineRule="auto"/>
              <w:ind w:left="2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6064" w:type="dxa"/>
            <w:gridSpan w:val="5"/>
            <w:vAlign w:val="top"/>
          </w:tcPr>
          <w:p w14:paraId="2724822D">
            <w:pPr>
              <w:spacing w:before="93" w:line="218" w:lineRule="auto"/>
              <w:ind w:left="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作业现场围栏、警戒线、警告牌、夜间警示灯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已按要求设置。</w:t>
            </w:r>
          </w:p>
        </w:tc>
        <w:tc>
          <w:tcPr>
            <w:tcW w:w="988" w:type="dxa"/>
            <w:gridSpan w:val="2"/>
            <w:vAlign w:val="top"/>
          </w:tcPr>
          <w:p w14:paraId="21C1C1BD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7CEE5872">
            <w:pPr>
              <w:pStyle w:val="9"/>
            </w:pPr>
          </w:p>
        </w:tc>
      </w:tr>
      <w:tr w14:paraId="7AB89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22DDA81B">
            <w:pPr>
              <w:spacing w:before="126" w:line="185" w:lineRule="auto"/>
              <w:ind w:left="30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6064" w:type="dxa"/>
            <w:gridSpan w:val="5"/>
            <w:vAlign w:val="top"/>
          </w:tcPr>
          <w:p w14:paraId="29E84DE0">
            <w:pPr>
              <w:spacing w:before="92" w:line="220" w:lineRule="auto"/>
              <w:ind w:left="1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已进行放坡处理和固壁支撑。</w:t>
            </w:r>
          </w:p>
        </w:tc>
        <w:tc>
          <w:tcPr>
            <w:tcW w:w="988" w:type="dxa"/>
            <w:gridSpan w:val="2"/>
            <w:vAlign w:val="top"/>
          </w:tcPr>
          <w:p w14:paraId="632FB7BA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744C0471">
            <w:pPr>
              <w:pStyle w:val="9"/>
            </w:pPr>
          </w:p>
        </w:tc>
      </w:tr>
      <w:tr w14:paraId="0F286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46AA43BE">
            <w:pPr>
              <w:spacing w:before="123" w:line="188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6064" w:type="dxa"/>
            <w:gridSpan w:val="5"/>
            <w:vAlign w:val="top"/>
          </w:tcPr>
          <w:p w14:paraId="6C63775C">
            <w:pPr>
              <w:spacing w:before="91" w:line="220" w:lineRule="auto"/>
              <w:ind w:left="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>人员出入口和撤离安全措施已落实：</w:t>
            </w:r>
            <w:r>
              <w:rPr>
                <w:rFonts w:ascii="宋体" w:hAnsi="宋体" w:eastAsia="宋体" w:cs="宋体"/>
                <w:spacing w:val="5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  <w:sz w:val="18"/>
                <w:szCs w:val="18"/>
              </w:rPr>
              <w:t xml:space="preserve">A </w:t>
            </w: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 xml:space="preserve">梯子；  </w:t>
            </w:r>
            <w:r>
              <w:rPr>
                <w:rFonts w:ascii="Times New Roman" w:hAnsi="Times New Roman" w:eastAsia="Times New Roman" w:cs="Times New Roman"/>
                <w:spacing w:val="-9"/>
                <w:sz w:val="18"/>
                <w:szCs w:val="18"/>
              </w:rPr>
              <w:t xml:space="preserve">B </w:t>
            </w:r>
            <w:r>
              <w:rPr>
                <w:rFonts w:ascii="宋体" w:hAnsi="宋体" w:eastAsia="宋体" w:cs="宋体"/>
                <w:spacing w:val="-9"/>
                <w:sz w:val="18"/>
                <w:szCs w:val="18"/>
              </w:rPr>
              <w:t>修坡道。</w:t>
            </w:r>
          </w:p>
        </w:tc>
        <w:tc>
          <w:tcPr>
            <w:tcW w:w="988" w:type="dxa"/>
            <w:gridSpan w:val="2"/>
            <w:vAlign w:val="top"/>
          </w:tcPr>
          <w:p w14:paraId="46392F94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688DE0D2">
            <w:pPr>
              <w:pStyle w:val="9"/>
            </w:pPr>
          </w:p>
        </w:tc>
      </w:tr>
      <w:tr w14:paraId="58580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3EE82265">
            <w:pPr>
              <w:spacing w:before="128" w:line="185" w:lineRule="auto"/>
              <w:ind w:left="3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6064" w:type="dxa"/>
            <w:gridSpan w:val="5"/>
            <w:vAlign w:val="top"/>
          </w:tcPr>
          <w:p w14:paraId="36D10F8A">
            <w:pPr>
              <w:spacing w:before="93" w:line="220" w:lineRule="auto"/>
              <w:ind w:left="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道路施工作业已报：交通、业主单位。</w:t>
            </w:r>
          </w:p>
        </w:tc>
        <w:tc>
          <w:tcPr>
            <w:tcW w:w="988" w:type="dxa"/>
            <w:gridSpan w:val="2"/>
            <w:vAlign w:val="top"/>
          </w:tcPr>
          <w:p w14:paraId="001F4964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233946EE">
            <w:pPr>
              <w:pStyle w:val="9"/>
            </w:pPr>
          </w:p>
        </w:tc>
      </w:tr>
      <w:tr w14:paraId="2AF5C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2F9235C7">
            <w:pPr>
              <w:spacing w:before="122" w:line="188" w:lineRule="auto"/>
              <w:ind w:left="30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8</w:t>
            </w:r>
          </w:p>
        </w:tc>
        <w:tc>
          <w:tcPr>
            <w:tcW w:w="6064" w:type="dxa"/>
            <w:gridSpan w:val="5"/>
            <w:vAlign w:val="top"/>
          </w:tcPr>
          <w:p w14:paraId="46BA452E">
            <w:pPr>
              <w:spacing w:before="91" w:line="220" w:lineRule="auto"/>
              <w:ind w:left="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作业人员已佩戴个体防护用品。</w:t>
            </w:r>
          </w:p>
        </w:tc>
        <w:tc>
          <w:tcPr>
            <w:tcW w:w="988" w:type="dxa"/>
            <w:gridSpan w:val="2"/>
            <w:vAlign w:val="top"/>
          </w:tcPr>
          <w:p w14:paraId="7A2D2DAE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4692C635">
            <w:pPr>
              <w:pStyle w:val="9"/>
            </w:pPr>
          </w:p>
        </w:tc>
      </w:tr>
      <w:tr w14:paraId="17617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8" w:type="dxa"/>
            <w:tcBorders>
              <w:left w:val="single" w:color="000000" w:sz="10" w:space="0"/>
            </w:tcBorders>
            <w:vAlign w:val="top"/>
          </w:tcPr>
          <w:p w14:paraId="1D277982">
            <w:pPr>
              <w:spacing w:before="122" w:line="188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p>
        </w:tc>
        <w:tc>
          <w:tcPr>
            <w:tcW w:w="6064" w:type="dxa"/>
            <w:gridSpan w:val="5"/>
            <w:vAlign w:val="top"/>
          </w:tcPr>
          <w:p w14:paraId="099D6870">
            <w:pPr>
              <w:spacing w:before="90" w:line="220" w:lineRule="auto"/>
              <w:ind w:left="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动土范围无障碍物，并已在总图上做标记。</w:t>
            </w:r>
          </w:p>
        </w:tc>
        <w:tc>
          <w:tcPr>
            <w:tcW w:w="988" w:type="dxa"/>
            <w:gridSpan w:val="2"/>
            <w:vAlign w:val="top"/>
          </w:tcPr>
          <w:p w14:paraId="64B32BDD">
            <w:pPr>
              <w:pStyle w:val="9"/>
            </w:pPr>
          </w:p>
        </w:tc>
        <w:tc>
          <w:tcPr>
            <w:tcW w:w="1276" w:type="dxa"/>
            <w:tcBorders>
              <w:right w:val="single" w:color="000000" w:sz="10" w:space="0"/>
            </w:tcBorders>
            <w:vAlign w:val="top"/>
          </w:tcPr>
          <w:p w14:paraId="727B862F">
            <w:pPr>
              <w:pStyle w:val="9"/>
            </w:pPr>
          </w:p>
        </w:tc>
      </w:tr>
      <w:tr w14:paraId="4E130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63" w:type="dxa"/>
            <w:gridSpan w:val="2"/>
            <w:tcBorders>
              <w:left w:val="single" w:color="000000" w:sz="10" w:space="0"/>
            </w:tcBorders>
            <w:vAlign w:val="top"/>
          </w:tcPr>
          <w:p w14:paraId="6F98E59C">
            <w:pPr>
              <w:spacing w:before="90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其它安全措施</w:t>
            </w:r>
          </w:p>
        </w:tc>
        <w:tc>
          <w:tcPr>
            <w:tcW w:w="7483" w:type="dxa"/>
            <w:gridSpan w:val="7"/>
            <w:tcBorders>
              <w:right w:val="single" w:color="000000" w:sz="10" w:space="0"/>
            </w:tcBorders>
            <w:vAlign w:val="top"/>
          </w:tcPr>
          <w:p w14:paraId="3B90D91B">
            <w:pPr>
              <w:pStyle w:val="9"/>
            </w:pPr>
          </w:p>
        </w:tc>
      </w:tr>
      <w:tr w14:paraId="272AB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63" w:type="dxa"/>
            <w:gridSpan w:val="2"/>
            <w:tcBorders>
              <w:left w:val="single" w:color="000000" w:sz="10" w:space="0"/>
            </w:tcBorders>
            <w:vAlign w:val="top"/>
          </w:tcPr>
          <w:p w14:paraId="4C144A36">
            <w:pPr>
              <w:spacing w:before="91" w:line="220" w:lineRule="auto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实施安全教育人</w:t>
            </w:r>
          </w:p>
        </w:tc>
        <w:tc>
          <w:tcPr>
            <w:tcW w:w="2682" w:type="dxa"/>
            <w:gridSpan w:val="2"/>
            <w:vAlign w:val="top"/>
          </w:tcPr>
          <w:p w14:paraId="3CC81FBB">
            <w:pPr>
              <w:pStyle w:val="9"/>
            </w:pPr>
          </w:p>
        </w:tc>
        <w:tc>
          <w:tcPr>
            <w:tcW w:w="2537" w:type="dxa"/>
            <w:gridSpan w:val="2"/>
            <w:vAlign w:val="top"/>
          </w:tcPr>
          <w:p w14:paraId="7D9AFE9C">
            <w:pPr>
              <w:spacing w:before="91" w:line="220" w:lineRule="auto"/>
              <w:ind w:left="1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接受安全教育人</w:t>
            </w:r>
          </w:p>
        </w:tc>
        <w:tc>
          <w:tcPr>
            <w:tcW w:w="2264" w:type="dxa"/>
            <w:gridSpan w:val="3"/>
            <w:tcBorders>
              <w:right w:val="single" w:color="000000" w:sz="10" w:space="0"/>
            </w:tcBorders>
            <w:vAlign w:val="top"/>
          </w:tcPr>
          <w:p w14:paraId="4780B2BF">
            <w:pPr>
              <w:pStyle w:val="9"/>
            </w:pPr>
          </w:p>
        </w:tc>
      </w:tr>
      <w:tr w14:paraId="486DF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9046" w:type="dxa"/>
            <w:gridSpan w:val="9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088ACEEF">
            <w:pPr>
              <w:spacing w:before="89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项目生产作业部门负责人意见</w:t>
            </w:r>
          </w:p>
          <w:p w14:paraId="404E19DA">
            <w:pPr>
              <w:pStyle w:val="9"/>
              <w:spacing w:line="329" w:lineRule="auto"/>
            </w:pPr>
          </w:p>
          <w:p w14:paraId="47AFB370">
            <w:pPr>
              <w:pStyle w:val="9"/>
              <w:spacing w:line="329" w:lineRule="auto"/>
            </w:pPr>
          </w:p>
          <w:p w14:paraId="40DB9AEE">
            <w:pPr>
              <w:spacing w:before="59" w:line="220" w:lineRule="auto"/>
              <w:ind w:left="4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  <w:tr w14:paraId="4C41F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9046" w:type="dxa"/>
            <w:gridSpan w:val="9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078B4B6F">
            <w:pPr>
              <w:spacing w:before="87" w:line="220" w:lineRule="auto"/>
              <w:ind w:left="1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项目安环部门意见</w:t>
            </w:r>
          </w:p>
          <w:p w14:paraId="14C5E49B">
            <w:pPr>
              <w:pStyle w:val="9"/>
              <w:spacing w:line="329" w:lineRule="auto"/>
            </w:pPr>
          </w:p>
          <w:p w14:paraId="6FE84CA9">
            <w:pPr>
              <w:pStyle w:val="9"/>
              <w:spacing w:line="330" w:lineRule="auto"/>
            </w:pPr>
          </w:p>
          <w:p w14:paraId="6C760AAD">
            <w:pPr>
              <w:spacing w:before="59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  <w:tr w14:paraId="195F9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</w:trPr>
        <w:tc>
          <w:tcPr>
            <w:tcW w:w="9046" w:type="dxa"/>
            <w:gridSpan w:val="9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0E189E66">
            <w:pPr>
              <w:spacing w:before="86" w:line="220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（单位）项目负责人意见</w:t>
            </w:r>
          </w:p>
          <w:p w14:paraId="08D3EA83">
            <w:pPr>
              <w:pStyle w:val="9"/>
              <w:spacing w:line="329" w:lineRule="auto"/>
            </w:pPr>
          </w:p>
          <w:p w14:paraId="1C5DCEB9">
            <w:pPr>
              <w:pStyle w:val="9"/>
              <w:spacing w:line="329" w:lineRule="auto"/>
            </w:pPr>
          </w:p>
          <w:p w14:paraId="5E967A4B">
            <w:pPr>
              <w:spacing w:before="59" w:line="220" w:lineRule="auto"/>
              <w:ind w:left="40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签字：</w: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 xml:space="preserve"> 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月      日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时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spacing w:val="-16"/>
                <w:sz w:val="18"/>
                <w:szCs w:val="18"/>
              </w:rPr>
              <w:t>分</w:t>
            </w:r>
          </w:p>
        </w:tc>
      </w:tr>
    </w:tbl>
    <w:p w14:paraId="367F4E75">
      <w:pPr>
        <w:pStyle w:val="2"/>
      </w:pPr>
    </w:p>
    <w:sectPr>
      <w:footerReference r:id="rId32" w:type="default"/>
      <w:pgSz w:w="11907" w:h="16839"/>
      <w:pgMar w:top="1507" w:right="1387" w:bottom="1270" w:left="1390" w:header="852" w:footer="1093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瀹嬩綋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4DD6B">
    <w:pPr>
      <w:pStyle w:val="3"/>
    </w:pPr>
    <w:ins w:id="4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A5F22">
                            <w:pPr>
                              <w:pStyle w:val="3"/>
                            </w:pPr>
                            <w:ins w:id="6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7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8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9" w:author="随遇而安" w:date="2023-08-12T14:23:52Z">
                              <w:r>
                                <w:rPr/>
                                <w:t>1</w:t>
                              </w:r>
                            </w:ins>
                            <w:ins w:id="10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094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39A5F22">
                      <w:pPr>
                        <w:pStyle w:val="3"/>
                      </w:pPr>
                      <w:ins w:id="11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2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3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4" w:author="随遇而安" w:date="2023-08-12T14:23:52Z">
                        <w:r>
                          <w:rPr/>
                          <w:t>1</w:t>
                        </w:r>
                      </w:ins>
                      <w:ins w:id="15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0C889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6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00AE0">
                            <w:pPr>
                              <w:pStyle w:val="3"/>
                            </w:pPr>
                            <w:ins w:id="18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9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0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21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22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3D00AE0">
                      <w:pPr>
                        <w:pStyle w:val="3"/>
                      </w:pPr>
                      <w:ins w:id="23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24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25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26" w:author="随遇而安" w:date="2023-08-12T14:23:52Z">
                        <w:r>
                          <w:rPr/>
                          <w:t>3</w:t>
                        </w:r>
                      </w:ins>
                      <w:ins w:id="27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8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61E36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29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06FDF">
                            <w:pPr>
                              <w:pStyle w:val="3"/>
                            </w:pPr>
                            <w:ins w:id="31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32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33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34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35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5E06FDF">
                      <w:pPr>
                        <w:pStyle w:val="3"/>
                      </w:pPr>
                      <w:ins w:id="36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37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38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39" w:author="随遇而安" w:date="2023-08-12T14:23:52Z">
                        <w:r>
                          <w:rPr/>
                          <w:t>3</w:t>
                        </w:r>
                      </w:ins>
                      <w:ins w:id="40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41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F7F5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42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F5EBF">
                            <w:pPr>
                              <w:pStyle w:val="3"/>
                            </w:pPr>
                            <w:ins w:id="44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45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46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47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48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24F5EBF">
                      <w:pPr>
                        <w:pStyle w:val="3"/>
                      </w:pPr>
                      <w:ins w:id="49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50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51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52" w:author="随遇而安" w:date="2023-08-12T14:23:52Z">
                        <w:r>
                          <w:rPr/>
                          <w:t>3</w:t>
                        </w:r>
                      </w:ins>
                      <w:ins w:id="53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54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E5C8D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55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B42AF">
                            <w:pPr>
                              <w:pStyle w:val="3"/>
                            </w:pPr>
                            <w:ins w:id="57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58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59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60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61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F8B42AF">
                      <w:pPr>
                        <w:pStyle w:val="3"/>
                      </w:pPr>
                      <w:ins w:id="62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63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64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65" w:author="随遇而安" w:date="2023-08-12T14:23:52Z">
                        <w:r>
                          <w:rPr/>
                          <w:t>3</w:t>
                        </w:r>
                      </w:ins>
                      <w:ins w:id="66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67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7C583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68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E6A09">
                            <w:pPr>
                              <w:pStyle w:val="3"/>
                            </w:pPr>
                            <w:ins w:id="70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71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72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73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74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C4E6A09">
                      <w:pPr>
                        <w:pStyle w:val="3"/>
                      </w:pPr>
                      <w:ins w:id="75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76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77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78" w:author="随遇而安" w:date="2023-08-12T14:23:52Z">
                        <w:r>
                          <w:rPr/>
                          <w:t>3</w:t>
                        </w:r>
                      </w:ins>
                      <w:ins w:id="79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80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D1BCB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81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0B03A">
                            <w:pPr>
                              <w:pStyle w:val="3"/>
                            </w:pPr>
                            <w:ins w:id="83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84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85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86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87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AB0B03A">
                      <w:pPr>
                        <w:pStyle w:val="3"/>
                      </w:pPr>
                      <w:ins w:id="88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89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90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91" w:author="随遇而安" w:date="2023-08-12T14:23:52Z">
                        <w:r>
                          <w:rPr/>
                          <w:t>3</w:t>
                        </w:r>
                      </w:ins>
                      <w:ins w:id="92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93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0E920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94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E7FA3">
                            <w:pPr>
                              <w:pStyle w:val="3"/>
                            </w:pPr>
                            <w:ins w:id="96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97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98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99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100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65E7FA3">
                      <w:pPr>
                        <w:pStyle w:val="3"/>
                      </w:pPr>
                      <w:ins w:id="101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02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03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04" w:author="随遇而安" w:date="2023-08-12T14:23:52Z">
                        <w:r>
                          <w:rPr/>
                          <w:t>3</w:t>
                        </w:r>
                      </w:ins>
                      <w:ins w:id="105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06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A37F4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07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749A6">
                            <w:pPr>
                              <w:pStyle w:val="3"/>
                            </w:pPr>
                            <w:ins w:id="109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10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111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112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113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E5749A6">
                      <w:pPr>
                        <w:pStyle w:val="3"/>
                      </w:pPr>
                      <w:ins w:id="114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15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16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17" w:author="随遇而安" w:date="2023-08-12T14:23:52Z">
                        <w:r>
                          <w:rPr/>
                          <w:t>3</w:t>
                        </w:r>
                      </w:ins>
                      <w:ins w:id="118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19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95D1B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20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61CA7">
                            <w:pPr>
                              <w:pStyle w:val="3"/>
                            </w:pPr>
                            <w:ins w:id="122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23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124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125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126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4261CA7">
                      <w:pPr>
                        <w:pStyle w:val="3"/>
                      </w:pPr>
                      <w:ins w:id="127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28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29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30" w:author="随遇而安" w:date="2023-08-12T14:23:52Z">
                        <w:r>
                          <w:rPr/>
                          <w:t>3</w:t>
                        </w:r>
                      </w:ins>
                      <w:ins w:id="131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32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983F9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33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A5B5A">
                            <w:pPr>
                              <w:pStyle w:val="3"/>
                            </w:pPr>
                            <w:ins w:id="135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36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137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138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139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E2A5B5A">
                      <w:pPr>
                        <w:pStyle w:val="3"/>
                      </w:pPr>
                      <w:ins w:id="140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41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42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43" w:author="随遇而安" w:date="2023-08-12T14:23:52Z">
                        <w:r>
                          <w:rPr/>
                          <w:t>3</w:t>
                        </w:r>
                      </w:ins>
                      <w:ins w:id="144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45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B3EBA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46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E3BD2">
                            <w:pPr>
                              <w:pStyle w:val="3"/>
                            </w:pPr>
                            <w:ins w:id="148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49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150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151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152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23E3BD2">
                      <w:pPr>
                        <w:pStyle w:val="3"/>
                      </w:pPr>
                      <w:ins w:id="153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54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55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56" w:author="随遇而安" w:date="2023-08-12T14:23:52Z">
                        <w:r>
                          <w:rPr/>
                          <w:t>3</w:t>
                        </w:r>
                      </w:ins>
                      <w:ins w:id="157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58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87B69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59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BCED9">
                            <w:pPr>
                              <w:pStyle w:val="3"/>
                            </w:pPr>
                            <w:ins w:id="161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62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163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164" w:author="随遇而安" w:date="2023-08-12T14:23:52Z">
                              <w:r>
                                <w:rPr/>
                                <w:t>3</w:t>
                              </w:r>
                            </w:ins>
                            <w:ins w:id="165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19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1FBCED9">
                      <w:pPr>
                        <w:pStyle w:val="3"/>
                      </w:pPr>
                      <w:ins w:id="166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67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68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69" w:author="随遇而安" w:date="2023-08-12T14:23:52Z">
                        <w:r>
                          <w:rPr/>
                          <w:t>3</w:t>
                        </w:r>
                      </w:ins>
                      <w:ins w:id="170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71" w:author="随遇而安" w:date="2023-08-12T14:23:30Z">
      <w:r>
        <w:rPr>
          <w:rFonts w:ascii="宋体" w:hAnsi="宋体" w:eastAsia="宋体" w:cs="宋体"/>
          <w:spacing w:val="-5"/>
          <w:sz w:val="18"/>
          <w:szCs w:val="18"/>
        </w:rPr>
        <w:delText>10</w:delText>
      </w:r>
    </w:del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E963D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72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FCE3B">
                            <w:pPr>
                              <w:pStyle w:val="3"/>
                            </w:pPr>
                            <w:ins w:id="174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75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176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177" w:author="随遇而安" w:date="2023-08-12T14:23:52Z">
                              <w:r>
                                <w:rPr/>
                                <w:t>16</w:t>
                              </w:r>
                            </w:ins>
                            <w:ins w:id="178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299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4DFCE3B">
                      <w:pPr>
                        <w:pStyle w:val="3"/>
                      </w:pPr>
                      <w:ins w:id="179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80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81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82" w:author="随遇而安" w:date="2023-08-12T14:23:52Z">
                        <w:r>
                          <w:rPr/>
                          <w:t>16</w:t>
                        </w:r>
                      </w:ins>
                      <w:ins w:id="183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84" w:author="随遇而安" w:date="2023-08-12T14:24:58Z">
      <w:r>
        <w:rPr>
          <w:rFonts w:ascii="宋体" w:hAnsi="宋体" w:eastAsia="宋体" w:cs="宋体"/>
          <w:spacing w:val="-5"/>
          <w:sz w:val="18"/>
          <w:szCs w:val="18"/>
        </w:rPr>
        <w:delText>12</w:delText>
      </w:r>
    </w:del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22ED3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85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D9220">
                            <w:pPr>
                              <w:pStyle w:val="3"/>
                            </w:pPr>
                            <w:ins w:id="187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188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189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190" w:author="随遇而安" w:date="2023-08-12T14:23:52Z">
                              <w:r>
                                <w:rPr/>
                                <w:t>16</w:t>
                              </w:r>
                            </w:ins>
                            <w:ins w:id="191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299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DAD9220">
                      <w:pPr>
                        <w:pStyle w:val="3"/>
                      </w:pPr>
                      <w:ins w:id="192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193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194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195" w:author="随遇而安" w:date="2023-08-12T14:23:52Z">
                        <w:r>
                          <w:rPr/>
                          <w:t>16</w:t>
                        </w:r>
                      </w:ins>
                      <w:ins w:id="196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197" w:author="随遇而安" w:date="2023-08-12T14:24:58Z">
      <w:r>
        <w:rPr>
          <w:rFonts w:ascii="宋体" w:hAnsi="宋体" w:eastAsia="宋体" w:cs="宋体"/>
          <w:spacing w:val="-5"/>
          <w:sz w:val="18"/>
          <w:szCs w:val="18"/>
        </w:rPr>
        <w:delText>12</w:delText>
      </w:r>
    </w:del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26C97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198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25A9B">
                            <w:pPr>
                              <w:pStyle w:val="3"/>
                            </w:pPr>
                            <w:ins w:id="200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201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02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203" w:author="随遇而安" w:date="2023-08-12T14:23:52Z">
                              <w:r>
                                <w:rPr/>
                                <w:t>19</w:t>
                              </w:r>
                            </w:ins>
                            <w:ins w:id="204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401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KEdhgz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KEdhg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EA25A9B">
                      <w:pPr>
                        <w:pStyle w:val="3"/>
                      </w:pPr>
                      <w:ins w:id="205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206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207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208" w:author="随遇而安" w:date="2023-08-12T14:23:52Z">
                        <w:r>
                          <w:rPr/>
                          <w:t>19</w:t>
                        </w:r>
                      </w:ins>
                      <w:ins w:id="209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10" w:author="随遇而安" w:date="2023-08-12T14:24:48Z">
      <w:r>
        <w:rPr>
          <w:rFonts w:ascii="宋体" w:hAnsi="宋体" w:eastAsia="宋体" w:cs="宋体"/>
          <w:spacing w:val="-5"/>
          <w:sz w:val="18"/>
          <w:szCs w:val="18"/>
        </w:rPr>
        <w:delText>13</w:delText>
      </w:r>
    </w:del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A9508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211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BF0C4">
                            <w:pPr>
                              <w:pStyle w:val="3"/>
                            </w:pPr>
                            <w:ins w:id="213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214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15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216" w:author="随遇而安" w:date="2023-08-12T14:23:52Z">
                              <w:r>
                                <w:rPr/>
                                <w:t>20</w:t>
                              </w:r>
                            </w:ins>
                            <w:ins w:id="217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50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E1BF0C4">
                      <w:pPr>
                        <w:pStyle w:val="3"/>
                      </w:pPr>
                      <w:ins w:id="218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219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220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221" w:author="随遇而安" w:date="2023-08-12T14:23:52Z">
                        <w:r>
                          <w:rPr/>
                          <w:t>20</w:t>
                        </w:r>
                      </w:ins>
                      <w:ins w:id="222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23" w:author="随遇而安" w:date="2023-08-12T14:25:10Z">
      <w:r>
        <w:rPr>
          <w:rFonts w:ascii="宋体" w:hAnsi="宋体" w:eastAsia="宋体" w:cs="宋体"/>
          <w:spacing w:val="-5"/>
          <w:sz w:val="18"/>
          <w:szCs w:val="18"/>
        </w:rPr>
        <w:delText>1</w:delText>
      </w:r>
    </w:del>
    <w:del w:id="224" w:author="随遇而安" w:date="2023-08-12T14:25:09Z">
      <w:r>
        <w:rPr>
          <w:rFonts w:ascii="宋体" w:hAnsi="宋体" w:eastAsia="宋体" w:cs="宋体"/>
          <w:spacing w:val="-5"/>
          <w:sz w:val="18"/>
          <w:szCs w:val="18"/>
        </w:rPr>
        <w:delText>4</w:delText>
      </w:r>
    </w:del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A3964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225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4EF24">
                            <w:pPr>
                              <w:pStyle w:val="3"/>
                            </w:pPr>
                            <w:ins w:id="227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228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29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230" w:author="随遇而安" w:date="2023-08-12T14:23:52Z">
                              <w:r>
                                <w:rPr/>
                                <w:t>21</w:t>
                              </w:r>
                            </w:ins>
                            <w:ins w:id="231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60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c+bJUzAgAAYw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kzf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c+bJU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214EF24">
                      <w:pPr>
                        <w:pStyle w:val="3"/>
                      </w:pPr>
                      <w:ins w:id="232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233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234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235" w:author="随遇而安" w:date="2023-08-12T14:23:52Z">
                        <w:r>
                          <w:rPr/>
                          <w:t>21</w:t>
                        </w:r>
                      </w:ins>
                      <w:ins w:id="236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37" w:author="随遇而安" w:date="2023-08-12T14:25:13Z">
      <w:r>
        <w:rPr>
          <w:rFonts w:ascii="宋体" w:hAnsi="宋体" w:eastAsia="宋体" w:cs="宋体"/>
          <w:spacing w:val="-5"/>
          <w:sz w:val="18"/>
          <w:szCs w:val="18"/>
        </w:rPr>
        <w:delText>1</w:delText>
      </w:r>
    </w:del>
    <w:del w:id="238" w:author="随遇而安" w:date="2023-08-12T14:25:12Z">
      <w:r>
        <w:rPr>
          <w:rFonts w:ascii="宋体" w:hAnsi="宋体" w:eastAsia="宋体" w:cs="宋体"/>
          <w:spacing w:val="-5"/>
          <w:sz w:val="18"/>
          <w:szCs w:val="18"/>
        </w:rPr>
        <w:delText>5</w:delText>
      </w:r>
    </w:del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D95F2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239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3DD">
                            <w:pPr>
                              <w:pStyle w:val="3"/>
                            </w:pPr>
                            <w:ins w:id="241" w:author="随遇而安" w:date="2023-08-12T14:23:52Z">
                              <w:r>
                                <w:rPr/>
                                <w:fldChar w:fldCharType="begin"/>
                              </w:r>
                            </w:ins>
                            <w:ins w:id="242" w:author="随遇而安" w:date="2023-08-12T14:23:52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43" w:author="随遇而安" w:date="2023-08-12T14:23:52Z">
                              <w:r>
                                <w:rPr/>
                                <w:fldChar w:fldCharType="separate"/>
                              </w:r>
                            </w:ins>
                            <w:ins w:id="244" w:author="随遇而安" w:date="2023-08-12T14:23:52Z">
                              <w:r>
                                <w:rPr/>
                                <w:t>22</w:t>
                              </w:r>
                            </w:ins>
                            <w:ins w:id="245" w:author="随遇而安" w:date="2023-08-12T14:23:52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70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Fjpk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1f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jFjpk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406B3DD">
                      <w:pPr>
                        <w:pStyle w:val="3"/>
                      </w:pPr>
                      <w:ins w:id="246" w:author="随遇而安" w:date="2023-08-12T14:23:52Z">
                        <w:r>
                          <w:rPr/>
                          <w:fldChar w:fldCharType="begin"/>
                        </w:r>
                      </w:ins>
                      <w:ins w:id="247" w:author="随遇而安" w:date="2023-08-12T14:23:52Z">
                        <w:r>
                          <w:rPr/>
                          <w:instrText xml:space="preserve"> PAGE  \* MERGEFORMAT </w:instrText>
                        </w:r>
                      </w:ins>
                      <w:ins w:id="248" w:author="随遇而安" w:date="2023-08-12T14:23:52Z">
                        <w:r>
                          <w:rPr/>
                          <w:fldChar w:fldCharType="separate"/>
                        </w:r>
                      </w:ins>
                      <w:ins w:id="249" w:author="随遇而安" w:date="2023-08-12T14:23:52Z">
                        <w:r>
                          <w:rPr/>
                          <w:t>22</w:t>
                        </w:r>
                      </w:ins>
                      <w:ins w:id="250" w:author="随遇而安" w:date="2023-08-12T14:23:52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51" w:author="随遇而安" w:date="2023-08-12T14:25:16Z">
      <w:r>
        <w:rPr>
          <w:rFonts w:ascii="宋体" w:hAnsi="宋体" w:eastAsia="宋体" w:cs="宋体"/>
          <w:spacing w:val="-5"/>
          <w:sz w:val="18"/>
          <w:szCs w:val="18"/>
        </w:rPr>
        <w:delText>16</w:delText>
      </w:r>
    </w:del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9D621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252" w:author="随遇而安" w:date="2023-08-12T14:23:52Z">
      <w:r>
        <w:rPr>
          <w:sz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1CBEF">
                            <w:pPr>
                              <w:pStyle w:val="3"/>
                            </w:pPr>
                            <w:ins w:id="254" w:author="随遇而安" w:date="2023-08-12T14:23:53Z">
                              <w:r>
                                <w:rPr/>
                                <w:fldChar w:fldCharType="begin"/>
                              </w:r>
                            </w:ins>
                            <w:ins w:id="255" w:author="随遇而安" w:date="2023-08-12T14:23:53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56" w:author="随遇而安" w:date="2023-08-12T14:23:53Z">
                              <w:r>
                                <w:rPr/>
                                <w:fldChar w:fldCharType="separate"/>
                              </w:r>
                            </w:ins>
                            <w:ins w:id="257" w:author="随遇而安" w:date="2023-08-12T14:23:53Z">
                              <w:r>
                                <w:rPr/>
                                <w:t>23</w:t>
                              </w:r>
                            </w:ins>
                            <w:ins w:id="258" w:author="随遇而安" w:date="2023-08-12T14:23:53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81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161CBEF">
                      <w:pPr>
                        <w:pStyle w:val="3"/>
                      </w:pPr>
                      <w:ins w:id="259" w:author="随遇而安" w:date="2023-08-12T14:23:53Z">
                        <w:r>
                          <w:rPr/>
                          <w:fldChar w:fldCharType="begin"/>
                        </w:r>
                      </w:ins>
                      <w:ins w:id="260" w:author="随遇而安" w:date="2023-08-12T14:23:53Z">
                        <w:r>
                          <w:rPr/>
                          <w:instrText xml:space="preserve"> PAGE  \* MERGEFORMAT </w:instrText>
                        </w:r>
                      </w:ins>
                      <w:ins w:id="261" w:author="随遇而安" w:date="2023-08-12T14:23:53Z">
                        <w:r>
                          <w:rPr/>
                          <w:fldChar w:fldCharType="separate"/>
                        </w:r>
                      </w:ins>
                      <w:ins w:id="262" w:author="随遇而安" w:date="2023-08-12T14:23:53Z">
                        <w:r>
                          <w:rPr/>
                          <w:t>23</w:t>
                        </w:r>
                      </w:ins>
                      <w:ins w:id="263" w:author="随遇而安" w:date="2023-08-12T14:23:53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64" w:author="随遇而安" w:date="2023-08-12T14:25:19Z">
      <w:r>
        <w:rPr>
          <w:rFonts w:ascii="宋体" w:hAnsi="宋体" w:eastAsia="宋体" w:cs="宋体"/>
          <w:spacing w:val="-5"/>
          <w:sz w:val="18"/>
          <w:szCs w:val="18"/>
        </w:rPr>
        <w:delText>17</w:delText>
      </w:r>
    </w:del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5400A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265" w:author="随遇而安" w:date="2023-08-12T14:23:53Z">
      <w:r>
        <w:rPr>
          <w:sz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43599">
                            <w:pPr>
                              <w:pStyle w:val="3"/>
                            </w:pPr>
                            <w:ins w:id="267" w:author="随遇而安" w:date="2023-08-12T14:23:53Z">
                              <w:r>
                                <w:rPr/>
                                <w:fldChar w:fldCharType="begin"/>
                              </w:r>
                            </w:ins>
                            <w:ins w:id="268" w:author="随遇而安" w:date="2023-08-12T14:23:53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69" w:author="随遇而安" w:date="2023-08-12T14:23:53Z">
                              <w:r>
                                <w:rPr/>
                                <w:fldChar w:fldCharType="separate"/>
                              </w:r>
                            </w:ins>
                            <w:ins w:id="270" w:author="随遇而安" w:date="2023-08-12T14:23:53Z">
                              <w:r>
                                <w:rPr/>
                                <w:t>24</w:t>
                              </w:r>
                            </w:ins>
                            <w:ins w:id="271" w:author="随遇而安" w:date="2023-08-12T14:23:53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391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1A43599">
                      <w:pPr>
                        <w:pStyle w:val="3"/>
                      </w:pPr>
                      <w:ins w:id="272" w:author="随遇而安" w:date="2023-08-12T14:23:53Z">
                        <w:r>
                          <w:rPr/>
                          <w:fldChar w:fldCharType="begin"/>
                        </w:r>
                      </w:ins>
                      <w:ins w:id="273" w:author="随遇而安" w:date="2023-08-12T14:23:53Z">
                        <w:r>
                          <w:rPr/>
                          <w:instrText xml:space="preserve"> PAGE  \* MERGEFORMAT </w:instrText>
                        </w:r>
                      </w:ins>
                      <w:ins w:id="274" w:author="随遇而安" w:date="2023-08-12T14:23:53Z">
                        <w:r>
                          <w:rPr/>
                          <w:fldChar w:fldCharType="separate"/>
                        </w:r>
                      </w:ins>
                      <w:ins w:id="275" w:author="随遇而安" w:date="2023-08-12T14:23:53Z">
                        <w:r>
                          <w:rPr/>
                          <w:t>24</w:t>
                        </w:r>
                      </w:ins>
                      <w:ins w:id="276" w:author="随遇而安" w:date="2023-08-12T14:23:53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77" w:author="随遇而安" w:date="2023-08-12T14:25:21Z">
      <w:r>
        <w:rPr>
          <w:rFonts w:ascii="宋体" w:hAnsi="宋体" w:eastAsia="宋体" w:cs="宋体"/>
          <w:spacing w:val="-5"/>
          <w:sz w:val="18"/>
          <w:szCs w:val="18"/>
        </w:rPr>
        <w:delText>18</w:delText>
      </w:r>
    </w:del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053D5">
    <w:pPr>
      <w:spacing w:line="171" w:lineRule="auto"/>
      <w:ind w:left="4494"/>
      <w:rPr>
        <w:rFonts w:ascii="宋体" w:hAnsi="宋体" w:eastAsia="宋体" w:cs="宋体"/>
        <w:sz w:val="18"/>
        <w:szCs w:val="18"/>
      </w:rPr>
    </w:pPr>
    <w:ins w:id="278" w:author="随遇而安" w:date="2023-08-12T14:23:53Z">
      <w:r>
        <w:rPr>
          <w:sz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E24BC">
                            <w:pPr>
                              <w:pStyle w:val="3"/>
                            </w:pPr>
                            <w:ins w:id="280" w:author="随遇而安" w:date="2023-08-12T14:23:53Z">
                              <w:r>
                                <w:rPr/>
                                <w:fldChar w:fldCharType="begin"/>
                              </w:r>
                            </w:ins>
                            <w:ins w:id="281" w:author="随遇而安" w:date="2023-08-12T14:23:53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82" w:author="随遇而安" w:date="2023-08-12T14:23:53Z">
                              <w:r>
                                <w:rPr/>
                                <w:fldChar w:fldCharType="separate"/>
                              </w:r>
                            </w:ins>
                            <w:ins w:id="283" w:author="随遇而安" w:date="2023-08-12T14:23:53Z">
                              <w:r>
                                <w:rPr/>
                                <w:t>25</w:t>
                              </w:r>
                            </w:ins>
                            <w:ins w:id="284" w:author="随遇而安" w:date="2023-08-12T14:23:53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401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RkSwgzAgAAYw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dUaKZQsVP37+d&#10;fvw6/fxKcAaBWutniHuwiAzdW9OhbYZzj8PIu6ucil8wIvBD3uNFXtEFwuOl6WQ6zeHi8A0b4GeP&#10;163z4Z0wikSjoA71S7Kyw8aHPnQIidm0WTdSphpKTdqCXr9+k6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KRkSwg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29E24BC">
                      <w:pPr>
                        <w:pStyle w:val="3"/>
                      </w:pPr>
                      <w:ins w:id="285" w:author="随遇而安" w:date="2023-08-12T14:23:53Z">
                        <w:r>
                          <w:rPr/>
                          <w:fldChar w:fldCharType="begin"/>
                        </w:r>
                      </w:ins>
                      <w:ins w:id="286" w:author="随遇而安" w:date="2023-08-12T14:23:53Z">
                        <w:r>
                          <w:rPr/>
                          <w:instrText xml:space="preserve"> PAGE  \* MERGEFORMAT </w:instrText>
                        </w:r>
                      </w:ins>
                      <w:ins w:id="287" w:author="随遇而安" w:date="2023-08-12T14:23:53Z">
                        <w:r>
                          <w:rPr/>
                          <w:fldChar w:fldCharType="separate"/>
                        </w:r>
                      </w:ins>
                      <w:ins w:id="288" w:author="随遇而安" w:date="2023-08-12T14:23:53Z">
                        <w:r>
                          <w:rPr/>
                          <w:t>25</w:t>
                        </w:r>
                      </w:ins>
                      <w:ins w:id="289" w:author="随遇而安" w:date="2023-08-12T14:23:53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290" w:author="随遇而安" w:date="2023-08-12T14:25:25Z">
      <w:r>
        <w:rPr>
          <w:rFonts w:ascii="宋体" w:hAnsi="宋体" w:eastAsia="宋体" w:cs="宋体"/>
          <w:spacing w:val="-5"/>
          <w:sz w:val="18"/>
          <w:szCs w:val="18"/>
        </w:rPr>
        <w:delText>19</w:delText>
      </w:r>
    </w:del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303F4">
    <w:pPr>
      <w:spacing w:line="170" w:lineRule="auto"/>
      <w:ind w:left="4483"/>
      <w:rPr>
        <w:rFonts w:ascii="宋体" w:hAnsi="宋体" w:eastAsia="宋体" w:cs="宋体"/>
        <w:sz w:val="18"/>
        <w:szCs w:val="18"/>
      </w:rPr>
    </w:pPr>
    <w:ins w:id="291" w:author="随遇而安" w:date="2023-08-12T14:23:53Z">
      <w:r>
        <w:rPr>
          <w:sz w:val="1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08DB4">
                            <w:pPr>
                              <w:pStyle w:val="3"/>
                            </w:pPr>
                            <w:ins w:id="293" w:author="随遇而安" w:date="2023-08-12T14:23:53Z">
                              <w:r>
                                <w:rPr/>
                                <w:fldChar w:fldCharType="begin"/>
                              </w:r>
                            </w:ins>
                            <w:ins w:id="294" w:author="随遇而安" w:date="2023-08-12T14:23:53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295" w:author="随遇而安" w:date="2023-08-12T14:23:53Z">
                              <w:r>
                                <w:rPr/>
                                <w:fldChar w:fldCharType="separate"/>
                              </w:r>
                            </w:ins>
                            <w:ins w:id="296" w:author="随遇而安" w:date="2023-08-12T14:23:53Z">
                              <w:r>
                                <w:rPr/>
                                <w:t>26</w:t>
                              </w:r>
                            </w:ins>
                            <w:ins w:id="297" w:author="随遇而安" w:date="2023-08-12T14:23:53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411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M3Oc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bM3Oc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5208DB4">
                      <w:pPr>
                        <w:pStyle w:val="3"/>
                      </w:pPr>
                      <w:ins w:id="298" w:author="随遇而安" w:date="2023-08-12T14:23:53Z">
                        <w:r>
                          <w:rPr/>
                          <w:fldChar w:fldCharType="begin"/>
                        </w:r>
                      </w:ins>
                      <w:ins w:id="299" w:author="随遇而安" w:date="2023-08-12T14:23:53Z">
                        <w:r>
                          <w:rPr/>
                          <w:instrText xml:space="preserve"> PAGE  \* MERGEFORMAT </w:instrText>
                        </w:r>
                      </w:ins>
                      <w:ins w:id="300" w:author="随遇而安" w:date="2023-08-12T14:23:53Z">
                        <w:r>
                          <w:rPr/>
                          <w:fldChar w:fldCharType="separate"/>
                        </w:r>
                      </w:ins>
                      <w:ins w:id="301" w:author="随遇而安" w:date="2023-08-12T14:23:53Z">
                        <w:r>
                          <w:rPr/>
                          <w:t>26</w:t>
                        </w:r>
                      </w:ins>
                      <w:ins w:id="302" w:author="随遇而安" w:date="2023-08-12T14:23:53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303" w:author="随遇而安" w:date="2023-08-12T14:25:28Z">
      <w:r>
        <w:rPr>
          <w:rFonts w:ascii="宋体" w:hAnsi="宋体" w:eastAsia="宋体" w:cs="宋体"/>
          <w:spacing w:val="-2"/>
          <w:sz w:val="18"/>
          <w:szCs w:val="18"/>
        </w:rPr>
        <w:delText>20</w:delText>
      </w:r>
    </w:del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16A5F">
    <w:pPr>
      <w:spacing w:line="171" w:lineRule="auto"/>
      <w:ind w:left="4483"/>
      <w:rPr>
        <w:rFonts w:ascii="宋体" w:hAnsi="宋体" w:eastAsia="宋体" w:cs="宋体"/>
        <w:sz w:val="18"/>
        <w:szCs w:val="18"/>
      </w:rPr>
    </w:pPr>
    <w:ins w:id="304" w:author="随遇而安" w:date="2023-08-12T14:23:53Z">
      <w:r>
        <w:rPr>
          <w:sz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F996A">
                            <w:pPr>
                              <w:pStyle w:val="3"/>
                            </w:pPr>
                            <w:ins w:id="306" w:author="随遇而安" w:date="2023-08-12T14:23:53Z">
                              <w:r>
                                <w:rPr/>
                                <w:fldChar w:fldCharType="begin"/>
                              </w:r>
                            </w:ins>
                            <w:ins w:id="307" w:author="随遇而安" w:date="2023-08-12T14:23:53Z">
                              <w:r>
                                <w:rPr/>
                                <w:instrText xml:space="preserve"> PAGE  \* MERGEFORMAT </w:instrText>
                              </w:r>
                            </w:ins>
                            <w:ins w:id="308" w:author="随遇而安" w:date="2023-08-12T14:23:53Z">
                              <w:r>
                                <w:rPr/>
                                <w:fldChar w:fldCharType="separate"/>
                              </w:r>
                            </w:ins>
                            <w:ins w:id="309" w:author="随遇而安" w:date="2023-08-12T14:23:53Z">
                              <w:r>
                                <w:rPr/>
                                <w:t>27</w:t>
                              </w:r>
                            </w:ins>
                            <w:ins w:id="310" w:author="随遇而安" w:date="2023-08-12T14:23:53Z">
                              <w:r>
                                <w:rPr/>
                                <w:fldChar w:fldCharType="end"/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144pt;width:144pt;mso-position-horizontal:center;mso-position-horizontal-relative:margin;mso-wrap-style:none;z-index:2517422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EyFQwzAgAAYwQAAA4AAABkcnMvZTJvRG9jLnhtbK1UzY7TMBC+I/EO&#10;lu80aYGqqp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TdTSjRTqPjlx/fL&#10;z4fLr28EZxCotn6OuJ1FZGjemQZtM5x7HEbeTeFU/IIRgR/ynq/yiiYQHi/NJrNZCheHb9gAP3m8&#10;bp0P74VRJBoZdahfKys7bX3oQoeQmE2bTSVlW0OpSZ3R6eu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EyFQwzAgAAYwQAAA4AAAAAAAAAAQAgAAAAH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A0F996A">
                      <w:pPr>
                        <w:pStyle w:val="3"/>
                      </w:pPr>
                      <w:ins w:id="311" w:author="随遇而安" w:date="2023-08-12T14:23:53Z">
                        <w:r>
                          <w:rPr/>
                          <w:fldChar w:fldCharType="begin"/>
                        </w:r>
                      </w:ins>
                      <w:ins w:id="312" w:author="随遇而安" w:date="2023-08-12T14:23:53Z">
                        <w:r>
                          <w:rPr/>
                          <w:instrText xml:space="preserve"> PAGE  \* MERGEFORMAT </w:instrText>
                        </w:r>
                      </w:ins>
                      <w:ins w:id="313" w:author="随遇而安" w:date="2023-08-12T14:23:53Z">
                        <w:r>
                          <w:rPr/>
                          <w:fldChar w:fldCharType="separate"/>
                        </w:r>
                      </w:ins>
                      <w:ins w:id="314" w:author="随遇而安" w:date="2023-08-12T14:23:53Z">
                        <w:r>
                          <w:rPr/>
                          <w:t>27</w:t>
                        </w:r>
                      </w:ins>
                      <w:ins w:id="315" w:author="随遇而安" w:date="2023-08-12T14:23:53Z">
                        <w:r>
                          <w:rPr/>
                          <w:fldChar w:fldCharType="end"/>
                        </w:r>
                      </w:ins>
                    </w:p>
                  </w:txbxContent>
                </v:textbox>
              </v:shape>
            </w:pict>
          </mc:Fallback>
        </mc:AlternateContent>
      </w:r>
    </w:ins>
    <w:del w:id="316" w:author="随遇而安" w:date="2023-08-12T14:25:31Z">
      <w:r>
        <w:rPr>
          <w:rFonts w:ascii="宋体" w:hAnsi="宋体" w:eastAsia="宋体" w:cs="宋体"/>
          <w:spacing w:val="-2"/>
          <w:sz w:val="18"/>
          <w:szCs w:val="18"/>
        </w:rPr>
        <w:delText>21</w:delText>
      </w:r>
    </w:del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248EB">
    <w:pPr>
      <w:pBdr>
        <w:bottom w:val="single" w:color="auto" w:sz="4" w:space="1"/>
      </w:pBdr>
      <w:spacing w:line="520" w:lineRule="exact"/>
      <w:jc w:val="center"/>
      <w:rPr>
        <w:ins w:id="0" w:author="随遇而安" w:date="2023-08-12T14:20:34Z"/>
        <w:rFonts w:ascii="楷体" w:hAnsi="楷体" w:eastAsia="楷体"/>
        <w:b/>
        <w:bCs/>
        <w:sz w:val="24"/>
        <w:szCs w:val="24"/>
        <w:lang w:eastAsia="zh-CN"/>
      </w:rPr>
    </w:pPr>
    <w:ins w:id="1" w:author="随遇而安" w:date="2023-08-12T14:20:34Z">
      <w:r>
        <w:rPr>
          <w:rFonts w:ascii="楷体" w:hAnsi="楷体" w:eastAsia="楷体"/>
          <w:b/>
          <w:bCs/>
          <w:sz w:val="32"/>
          <w:szCs w:val="32"/>
          <w:lang w:eastAsia="zh-CN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4763135</wp:posOffset>
            </wp:positionH>
            <wp:positionV relativeFrom="paragraph">
              <wp:posOffset>-145415</wp:posOffset>
            </wp:positionV>
            <wp:extent cx="499745" cy="485140"/>
            <wp:effectExtent l="0" t="0" r="14605" b="1016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30" cy="485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ins>
    <w:ins w:id="3" w:author="随遇而安" w:date="2023-08-12T14:20:34Z">
      <w:r>
        <w:rPr>
          <w:rFonts w:hint="eastAsia" w:ascii="楷体" w:hAnsi="楷体" w:eastAsia="楷体"/>
          <w:b/>
          <w:bCs/>
          <w:sz w:val="24"/>
          <w:szCs w:val="24"/>
          <w:lang w:eastAsia="zh-CN"/>
        </w:rPr>
        <w:t>宁津北控城市环境服务有限公司</w:t>
      </w:r>
    </w:ins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FCFC4">
    <w:pPr>
      <w:pBdr>
        <w:bottom w:val="single" w:color="auto" w:sz="4" w:space="1"/>
      </w:pBdr>
      <w:spacing w:line="520" w:lineRule="exact"/>
      <w:jc w:val="center"/>
      <w:rPr>
        <w:rFonts w:ascii="楷体" w:hAnsi="楷体" w:eastAsia="楷体"/>
        <w:b/>
        <w:bCs/>
        <w:sz w:val="24"/>
        <w:szCs w:val="24"/>
        <w:lang w:eastAsia="zh-CN"/>
      </w:rPr>
    </w:pPr>
    <w:r>
      <w:rPr>
        <w:rFonts w:ascii="楷体" w:hAnsi="楷体" w:eastAsia="楷体"/>
        <w:b/>
        <w:bCs/>
        <w:sz w:val="32"/>
        <w:szCs w:val="32"/>
        <w:lang w:eastAsia="zh-CN"/>
      </w:rPr>
      <w:drawing>
        <wp:anchor distT="0" distB="0" distL="114300" distR="114300" simplePos="0" relativeHeight="251743232" behindDoc="0" locked="0" layoutInCell="1" allowOverlap="1">
          <wp:simplePos x="0" y="0"/>
          <wp:positionH relativeFrom="column">
            <wp:posOffset>4763135</wp:posOffset>
          </wp:positionH>
          <wp:positionV relativeFrom="paragraph">
            <wp:posOffset>-145415</wp:posOffset>
          </wp:positionV>
          <wp:extent cx="499745" cy="485140"/>
          <wp:effectExtent l="0" t="0" r="14605" b="10160"/>
          <wp:wrapNone/>
          <wp:docPr id="41" name="图片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图片 4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730" cy="48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b/>
        <w:bCs/>
        <w:sz w:val="24"/>
        <w:szCs w:val="24"/>
        <w:lang w:eastAsia="zh-CN"/>
      </w:rPr>
      <w:t>宁津北控城市环境服务有限公司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B5DBE">
    <w:pPr>
      <w:pBdr>
        <w:bottom w:val="single" w:color="auto" w:sz="4" w:space="1"/>
      </w:pBdr>
      <w:spacing w:line="520" w:lineRule="exact"/>
      <w:jc w:val="center"/>
      <w:rPr>
        <w:rFonts w:ascii="楷体" w:hAnsi="楷体" w:eastAsia="楷体"/>
        <w:b/>
        <w:bCs/>
        <w:sz w:val="24"/>
        <w:szCs w:val="24"/>
        <w:lang w:eastAsia="zh-CN"/>
      </w:rPr>
    </w:pPr>
    <w:r>
      <w:rPr>
        <w:rFonts w:ascii="楷体" w:hAnsi="楷体" w:eastAsia="楷体"/>
        <w:b/>
        <w:bCs/>
        <w:sz w:val="32"/>
        <w:szCs w:val="32"/>
        <w:lang w:eastAsia="zh-CN"/>
      </w:rPr>
      <w:drawing>
        <wp:anchor distT="0" distB="0" distL="114300" distR="114300" simplePos="0" relativeHeight="251743232" behindDoc="0" locked="0" layoutInCell="1" allowOverlap="1">
          <wp:simplePos x="0" y="0"/>
          <wp:positionH relativeFrom="column">
            <wp:posOffset>4763135</wp:posOffset>
          </wp:positionH>
          <wp:positionV relativeFrom="paragraph">
            <wp:posOffset>-145415</wp:posOffset>
          </wp:positionV>
          <wp:extent cx="499745" cy="485140"/>
          <wp:effectExtent l="0" t="0" r="14605" b="10160"/>
          <wp:wrapNone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730" cy="48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b/>
        <w:bCs/>
        <w:sz w:val="24"/>
        <w:szCs w:val="24"/>
        <w:lang w:eastAsia="zh-CN"/>
      </w:rPr>
      <w:t>宁津北控城市环境服务有限公司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12DB4">
    <w:pPr>
      <w:pBdr>
        <w:bottom w:val="single" w:color="auto" w:sz="4" w:space="1"/>
      </w:pBdr>
      <w:spacing w:line="520" w:lineRule="exact"/>
      <w:jc w:val="center"/>
      <w:rPr>
        <w:rFonts w:ascii="楷体" w:hAnsi="楷体" w:eastAsia="楷体"/>
        <w:b/>
        <w:bCs/>
        <w:sz w:val="24"/>
        <w:szCs w:val="24"/>
        <w:lang w:eastAsia="zh-CN"/>
      </w:rPr>
    </w:pPr>
    <w:r>
      <w:rPr>
        <w:rFonts w:ascii="楷体" w:hAnsi="楷体" w:eastAsia="楷体"/>
        <w:b/>
        <w:bCs/>
        <w:sz w:val="32"/>
        <w:szCs w:val="32"/>
        <w:lang w:eastAsia="zh-CN"/>
      </w:rPr>
      <w:drawing>
        <wp:anchor distT="0" distB="0" distL="114300" distR="114300" simplePos="0" relativeHeight="251743232" behindDoc="0" locked="0" layoutInCell="1" allowOverlap="1">
          <wp:simplePos x="0" y="0"/>
          <wp:positionH relativeFrom="column">
            <wp:posOffset>4763135</wp:posOffset>
          </wp:positionH>
          <wp:positionV relativeFrom="paragraph">
            <wp:posOffset>-145415</wp:posOffset>
          </wp:positionV>
          <wp:extent cx="499745" cy="485140"/>
          <wp:effectExtent l="0" t="0" r="14605" b="10160"/>
          <wp:wrapNone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730" cy="48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b/>
        <w:bCs/>
        <w:sz w:val="24"/>
        <w:szCs w:val="24"/>
        <w:lang w:eastAsia="zh-CN"/>
      </w:rPr>
      <w:t>宁津北控城市环境服务有限公司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AAF3D"/>
    <w:multiLevelType w:val="singleLevel"/>
    <w:tmpl w:val="E60AAF3D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随遇而安">
    <w15:presenceInfo w15:providerId="WPS Office" w15:userId="205164157"/>
  </w15:person>
  <w15:person w15:author="36526">
    <w15:presenceInfo w15:providerId="None" w15:userId="365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revisionView w:markup="0"/>
  <w:trackRevisions w:val="1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zNTIxMzY3NTM5ZTM3ZWRiODUxYjdjYzdjOWM5YTQifQ=="/>
  </w:docVars>
  <w:rsids>
    <w:rsidRoot w:val="00000000"/>
    <w:rsid w:val="012D0479"/>
    <w:rsid w:val="02FD6D7D"/>
    <w:rsid w:val="03A518F9"/>
    <w:rsid w:val="041A7021"/>
    <w:rsid w:val="04F82D44"/>
    <w:rsid w:val="06686FD8"/>
    <w:rsid w:val="0AEF541A"/>
    <w:rsid w:val="12FD207C"/>
    <w:rsid w:val="13F50DAB"/>
    <w:rsid w:val="178D114A"/>
    <w:rsid w:val="18FC6C57"/>
    <w:rsid w:val="1B280A6D"/>
    <w:rsid w:val="1CF250A2"/>
    <w:rsid w:val="20AF2801"/>
    <w:rsid w:val="23114756"/>
    <w:rsid w:val="259239E1"/>
    <w:rsid w:val="294D4F16"/>
    <w:rsid w:val="29AA1DB7"/>
    <w:rsid w:val="2B415BBF"/>
    <w:rsid w:val="2B974DA5"/>
    <w:rsid w:val="2D502C75"/>
    <w:rsid w:val="2DA7781C"/>
    <w:rsid w:val="2DD35D80"/>
    <w:rsid w:val="2F870E99"/>
    <w:rsid w:val="318F1E0C"/>
    <w:rsid w:val="32500533"/>
    <w:rsid w:val="33AD318F"/>
    <w:rsid w:val="34C5219B"/>
    <w:rsid w:val="37751639"/>
    <w:rsid w:val="3BA2093C"/>
    <w:rsid w:val="3D202664"/>
    <w:rsid w:val="3EB77B93"/>
    <w:rsid w:val="3EC42059"/>
    <w:rsid w:val="427A6373"/>
    <w:rsid w:val="42A53368"/>
    <w:rsid w:val="438D657A"/>
    <w:rsid w:val="441C51A1"/>
    <w:rsid w:val="45673089"/>
    <w:rsid w:val="465B470D"/>
    <w:rsid w:val="48CA2638"/>
    <w:rsid w:val="49693E0B"/>
    <w:rsid w:val="49E46093"/>
    <w:rsid w:val="4AF105BB"/>
    <w:rsid w:val="4B8A1DE7"/>
    <w:rsid w:val="4B9D61D2"/>
    <w:rsid w:val="4E2218BB"/>
    <w:rsid w:val="4EF10518"/>
    <w:rsid w:val="4F4049CF"/>
    <w:rsid w:val="4FC775E8"/>
    <w:rsid w:val="50906A08"/>
    <w:rsid w:val="53C87711"/>
    <w:rsid w:val="540256B4"/>
    <w:rsid w:val="56B27D7D"/>
    <w:rsid w:val="56C1738A"/>
    <w:rsid w:val="56D17BEE"/>
    <w:rsid w:val="5C3B496D"/>
    <w:rsid w:val="5D717D54"/>
    <w:rsid w:val="5D8B5441"/>
    <w:rsid w:val="5DFA68CF"/>
    <w:rsid w:val="5EE23D06"/>
    <w:rsid w:val="5F4678B1"/>
    <w:rsid w:val="5F5D32E1"/>
    <w:rsid w:val="60765886"/>
    <w:rsid w:val="61F46E1A"/>
    <w:rsid w:val="62AF39BF"/>
    <w:rsid w:val="66611474"/>
    <w:rsid w:val="679D472E"/>
    <w:rsid w:val="6F180E8D"/>
    <w:rsid w:val="726A7902"/>
    <w:rsid w:val="74213FF1"/>
    <w:rsid w:val="76B73B41"/>
    <w:rsid w:val="76F404F2"/>
    <w:rsid w:val="77253DF8"/>
    <w:rsid w:val="774424D0"/>
    <w:rsid w:val="792C35D1"/>
    <w:rsid w:val="7FB127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39"/>
    <w:pPr>
      <w:spacing w:before="120" w:after="120"/>
    </w:pPr>
    <w:rPr>
      <w:rFonts w:cstheme="minorHAnsi"/>
      <w:b/>
      <w:bCs/>
      <w:caps/>
      <w:sz w:val="20"/>
      <w:szCs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2" Type="http://schemas.microsoft.com/office/2011/relationships/people" Target="people.xml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footer" Target="footer2.xml"/><Relationship Id="rId69" Type="http://schemas.openxmlformats.org/officeDocument/2006/relationships/customXml" Target="../customXml/item1.xml"/><Relationship Id="rId68" Type="http://schemas.openxmlformats.org/officeDocument/2006/relationships/image" Target="media/image36.png"/><Relationship Id="rId67" Type="http://schemas.openxmlformats.org/officeDocument/2006/relationships/image" Target="media/image35.png"/><Relationship Id="rId66" Type="http://schemas.openxmlformats.org/officeDocument/2006/relationships/image" Target="media/image34.png"/><Relationship Id="rId65" Type="http://schemas.openxmlformats.org/officeDocument/2006/relationships/image" Target="media/image33.png"/><Relationship Id="rId64" Type="http://schemas.openxmlformats.org/officeDocument/2006/relationships/image" Target="media/image32.png"/><Relationship Id="rId63" Type="http://schemas.openxmlformats.org/officeDocument/2006/relationships/image" Target="media/image31.png"/><Relationship Id="rId62" Type="http://schemas.openxmlformats.org/officeDocument/2006/relationships/image" Target="media/image30.png"/><Relationship Id="rId61" Type="http://schemas.openxmlformats.org/officeDocument/2006/relationships/image" Target="media/image29.png"/><Relationship Id="rId60" Type="http://schemas.openxmlformats.org/officeDocument/2006/relationships/image" Target="media/image28.png"/><Relationship Id="rId6" Type="http://schemas.openxmlformats.org/officeDocument/2006/relationships/footer" Target="footer1.xml"/><Relationship Id="rId59" Type="http://schemas.openxmlformats.org/officeDocument/2006/relationships/image" Target="media/image27.png"/><Relationship Id="rId58" Type="http://schemas.openxmlformats.org/officeDocument/2006/relationships/image" Target="media/image26.png"/><Relationship Id="rId57" Type="http://schemas.openxmlformats.org/officeDocument/2006/relationships/image" Target="media/image25.png"/><Relationship Id="rId56" Type="http://schemas.openxmlformats.org/officeDocument/2006/relationships/image" Target="media/image24.png"/><Relationship Id="rId55" Type="http://schemas.openxmlformats.org/officeDocument/2006/relationships/image" Target="media/image23.png"/><Relationship Id="rId54" Type="http://schemas.openxmlformats.org/officeDocument/2006/relationships/image" Target="media/image22.png"/><Relationship Id="rId53" Type="http://schemas.openxmlformats.org/officeDocument/2006/relationships/image" Target="media/image21.png"/><Relationship Id="rId52" Type="http://schemas.openxmlformats.org/officeDocument/2006/relationships/image" Target="media/image20.png"/><Relationship Id="rId51" Type="http://schemas.openxmlformats.org/officeDocument/2006/relationships/image" Target="media/image19.png"/><Relationship Id="rId50" Type="http://schemas.openxmlformats.org/officeDocument/2006/relationships/image" Target="media/image18.png"/><Relationship Id="rId5" Type="http://schemas.openxmlformats.org/officeDocument/2006/relationships/header" Target="header1.xml"/><Relationship Id="rId49" Type="http://schemas.openxmlformats.org/officeDocument/2006/relationships/image" Target="media/image17.png"/><Relationship Id="rId48" Type="http://schemas.openxmlformats.org/officeDocument/2006/relationships/image" Target="media/image16.png"/><Relationship Id="rId47" Type="http://schemas.openxmlformats.org/officeDocument/2006/relationships/image" Target="media/image15.png"/><Relationship Id="rId46" Type="http://schemas.openxmlformats.org/officeDocument/2006/relationships/image" Target="media/image14.png"/><Relationship Id="rId45" Type="http://schemas.openxmlformats.org/officeDocument/2006/relationships/image" Target="media/image13.png"/><Relationship Id="rId44" Type="http://schemas.openxmlformats.org/officeDocument/2006/relationships/image" Target="media/image12.png"/><Relationship Id="rId43" Type="http://schemas.openxmlformats.org/officeDocument/2006/relationships/image" Target="media/image11.png"/><Relationship Id="rId42" Type="http://schemas.openxmlformats.org/officeDocument/2006/relationships/image" Target="media/image10.png"/><Relationship Id="rId41" Type="http://schemas.openxmlformats.org/officeDocument/2006/relationships/image" Target="media/image9.png"/><Relationship Id="rId40" Type="http://schemas.openxmlformats.org/officeDocument/2006/relationships/image" Target="media/image8.png"/><Relationship Id="rId4" Type="http://schemas.openxmlformats.org/officeDocument/2006/relationships/endnotes" Target="endnotes.xml"/><Relationship Id="rId39" Type="http://schemas.openxmlformats.org/officeDocument/2006/relationships/image" Target="media/image7.png"/><Relationship Id="rId38" Type="http://schemas.openxmlformats.org/officeDocument/2006/relationships/image" Target="media/image6.png"/><Relationship Id="rId37" Type="http://schemas.openxmlformats.org/officeDocument/2006/relationships/image" Target="media/image5.png"/><Relationship Id="rId36" Type="http://schemas.openxmlformats.org/officeDocument/2006/relationships/image" Target="media/image4.png"/><Relationship Id="rId35" Type="http://schemas.openxmlformats.org/officeDocument/2006/relationships/image" Target="media/image3.png"/><Relationship Id="rId34" Type="http://schemas.openxmlformats.org/officeDocument/2006/relationships/image" Target="media/image2.png"/><Relationship Id="rId33" Type="http://schemas.openxmlformats.org/officeDocument/2006/relationships/theme" Target="theme/theme1.xml"/><Relationship Id="rId32" Type="http://schemas.openxmlformats.org/officeDocument/2006/relationships/footer" Target="footer24.xml"/><Relationship Id="rId31" Type="http://schemas.openxmlformats.org/officeDocument/2006/relationships/footer" Target="footer23.xml"/><Relationship Id="rId30" Type="http://schemas.openxmlformats.org/officeDocument/2006/relationships/footer" Target="footer22.xml"/><Relationship Id="rId3" Type="http://schemas.openxmlformats.org/officeDocument/2006/relationships/footnotes" Target="footnotes.xml"/><Relationship Id="rId29" Type="http://schemas.openxmlformats.org/officeDocument/2006/relationships/footer" Target="footer21.xml"/><Relationship Id="rId28" Type="http://schemas.openxmlformats.org/officeDocument/2006/relationships/footer" Target="footer20.xml"/><Relationship Id="rId27" Type="http://schemas.openxmlformats.org/officeDocument/2006/relationships/footer" Target="footer19.xml"/><Relationship Id="rId26" Type="http://schemas.openxmlformats.org/officeDocument/2006/relationships/footer" Target="footer18.xml"/><Relationship Id="rId25" Type="http://schemas.openxmlformats.org/officeDocument/2006/relationships/footer" Target="footer17.xml"/><Relationship Id="rId24" Type="http://schemas.openxmlformats.org/officeDocument/2006/relationships/footer" Target="footer16.xml"/><Relationship Id="rId23" Type="http://schemas.openxmlformats.org/officeDocument/2006/relationships/header" Target="header4.xml"/><Relationship Id="rId22" Type="http://schemas.openxmlformats.org/officeDocument/2006/relationships/footer" Target="footer15.xml"/><Relationship Id="rId21" Type="http://schemas.openxmlformats.org/officeDocument/2006/relationships/header" Target="header3.xml"/><Relationship Id="rId20" Type="http://schemas.openxmlformats.org/officeDocument/2006/relationships/footer" Target="footer14.xml"/><Relationship Id="rId2" Type="http://schemas.openxmlformats.org/officeDocument/2006/relationships/settings" Target="settings.xml"/><Relationship Id="rId19" Type="http://schemas.openxmlformats.org/officeDocument/2006/relationships/header" Target="header2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3"/>
    <customShpInfo spid="_x0000_s1034"/>
    <customShpInfo spid="_x0000_s1032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5"/>
    <customShpInfo spid="_x0000_s1066"/>
    <customShpInfo spid="_x0000_s1068"/>
    <customShpInfo spid="_x0000_s1069"/>
    <customShpInfo spid="_x0000_s1067"/>
    <customShpInfo spid="_x0000_s1071"/>
    <customShpInfo spid="_x0000_s1072"/>
    <customShpInfo spid="_x0000_s1070"/>
    <customShpInfo spid="_x0000_s1074"/>
    <customShpInfo spid="_x0000_s1075"/>
    <customShpInfo spid="_x0000_s1073"/>
    <customShpInfo spid="_x0000_s1077"/>
    <customShpInfo spid="_x0000_s1078"/>
    <customShpInfo spid="_x0000_s1076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161</Words>
  <Characters>203</Characters>
  <TotalTime>0</TotalTime>
  <ScaleCrop>false</ScaleCrop>
  <LinksUpToDate>false</LinksUpToDate>
  <CharactersWithSpaces>204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2023-01-13T15:27:00Z</dcterms:created>
  <dc:creator>张晓波</dc:creator>
  <cp:lastModifiedBy>36526</cp:lastModifiedBy>
  <dcterms:modified xsi:type="dcterms:W3CDTF">2024-11-06T12:36:38Z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2023-08-12T10:34:24Z</vt:filetime>
  </property>
  <property fmtid="{D5CDD505-2E9C-101B-9397-08002B2CF9AE}" pid="4" name="KSOProductBuildVer">
    <vt:lpwstr>2052-12.1.0.18608</vt:lpwstr>
  </property>
  <property fmtid="{D5CDD505-2E9C-101B-9397-08002B2CF9AE}" pid="5" name="ICV">
    <vt:lpwstr>E83812233749493CB58AF2E2D7E0408D_12</vt:lpwstr>
  </property>
</Properties>
</file>