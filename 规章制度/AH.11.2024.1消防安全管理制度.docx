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D1277">
      <w:pPr>
        <w:rPr>
          <w:rFonts w:cs="Times New Roman" w:asciiTheme="minorEastAsia" w:hAnsiTheme="minorEastAsia" w:eastAsiaTheme="minorEastAsia"/>
          <w:sz w:val="20"/>
          <w:szCs w:val="20"/>
        </w:rPr>
      </w:pPr>
      <w:bookmarkStart w:id="0" w:name="bookmark1"/>
      <w:bookmarkEnd w:id="0"/>
    </w:p>
    <w:p w14:paraId="0174FF02">
      <w:pPr>
        <w:rPr>
          <w:rFonts w:cs="Times New Roman" w:asciiTheme="minorEastAsia" w:hAnsiTheme="minorEastAsia" w:eastAsiaTheme="minorEastAsia"/>
          <w:sz w:val="20"/>
          <w:szCs w:val="20"/>
        </w:rPr>
      </w:pPr>
    </w:p>
    <w:p w14:paraId="38CC5F0C">
      <w:pPr>
        <w:spacing w:before="2"/>
        <w:rPr>
          <w:rFonts w:cs="Times New Roman" w:asciiTheme="minorEastAsia" w:hAnsiTheme="minorEastAsia" w:eastAsiaTheme="minorEastAsia"/>
          <w:sz w:val="28"/>
          <w:szCs w:val="28"/>
        </w:rPr>
      </w:pPr>
    </w:p>
    <w:p w14:paraId="14DF1E36">
      <w:pPr>
        <w:spacing w:before="275"/>
        <w:ind w:left="523"/>
        <w:jc w:val="center"/>
        <w:rPr>
          <w:rFonts w:cs="黑体" w:asciiTheme="minorEastAsia" w:hAnsiTheme="minorEastAsia" w:eastAsiaTheme="minorEastAsia"/>
          <w:b/>
          <w:sz w:val="52"/>
          <w:szCs w:val="52"/>
          <w:lang w:eastAsia="zh-CN"/>
        </w:rPr>
      </w:pPr>
      <w:r>
        <w:rPr>
          <w:rFonts w:hint="eastAsia" w:cs="黑体" w:asciiTheme="minorEastAsia" w:hAnsiTheme="minorEastAsia" w:eastAsiaTheme="minorEastAsia"/>
          <w:b/>
          <w:sz w:val="52"/>
          <w:szCs w:val="52"/>
          <w:lang w:eastAsia="zh-CN"/>
        </w:rPr>
        <w:t>宁津北控城市环境服务有限公司</w:t>
      </w:r>
    </w:p>
    <w:p w14:paraId="6EDCD257">
      <w:pPr>
        <w:spacing w:before="275"/>
        <w:ind w:left="523"/>
        <w:jc w:val="center"/>
        <w:rPr>
          <w:rFonts w:cs="黑体" w:asciiTheme="minorEastAsia" w:hAnsiTheme="minorEastAsia" w:eastAsiaTheme="minorEastAsia"/>
          <w:sz w:val="32"/>
          <w:szCs w:val="32"/>
          <w:lang w:eastAsia="zh-CN"/>
        </w:rPr>
      </w:pPr>
      <w:r>
        <w:rPr>
          <w:rFonts w:cs="黑体" w:asciiTheme="minorEastAsia" w:hAnsiTheme="minorEastAsia" w:eastAsiaTheme="minorEastAsia"/>
          <w:b/>
          <w:bCs/>
          <w:sz w:val="32"/>
          <w:szCs w:val="32"/>
          <w:lang w:eastAsia="zh-CN"/>
        </w:rPr>
        <w:t>企业标准</w:t>
      </w:r>
    </w:p>
    <w:p w14:paraId="3759D63F">
      <w:pPr>
        <w:rPr>
          <w:rFonts w:cs="黑体" w:asciiTheme="minorEastAsia" w:hAnsiTheme="minorEastAsia" w:eastAsiaTheme="minorEastAsia"/>
          <w:b/>
          <w:bCs/>
          <w:sz w:val="32"/>
          <w:szCs w:val="32"/>
          <w:lang w:eastAsia="zh-CN"/>
        </w:rPr>
      </w:pPr>
    </w:p>
    <w:p w14:paraId="0641D111">
      <w:pPr>
        <w:rPr>
          <w:rFonts w:cs="黑体" w:asciiTheme="minorEastAsia" w:hAnsiTheme="minorEastAsia" w:eastAsiaTheme="minorEastAsia"/>
          <w:b/>
          <w:bCs/>
          <w:sz w:val="32"/>
          <w:szCs w:val="32"/>
          <w:lang w:eastAsia="zh-CN"/>
        </w:rPr>
      </w:pPr>
    </w:p>
    <w:p w14:paraId="74D0D599">
      <w:pPr>
        <w:spacing w:before="9"/>
        <w:rPr>
          <w:rFonts w:cs="黑体" w:asciiTheme="minorEastAsia" w:hAnsiTheme="minorEastAsia" w:eastAsiaTheme="minorEastAsia"/>
          <w:b/>
          <w:bCs/>
          <w:sz w:val="24"/>
          <w:szCs w:val="24"/>
          <w:lang w:eastAsia="zh-CN"/>
        </w:rPr>
      </w:pPr>
    </w:p>
    <w:p w14:paraId="70E81A00">
      <w:pPr>
        <w:pStyle w:val="2"/>
        <w:ind w:left="0" w:right="254"/>
        <w:jc w:val="right"/>
        <w:rPr>
          <w:rFonts w:hint="default" w:cs="黑体" w:asciiTheme="minorEastAsia" w:hAnsiTheme="minorEastAsia" w:eastAsiaTheme="minorEastAsia"/>
          <w:b/>
          <w:lang w:val="en-US" w:eastAsia="zh-CN"/>
        </w:rPr>
      </w:pPr>
      <w:r>
        <w:rPr>
          <w:rFonts w:cs="黑体" w:asciiTheme="minorEastAsia" w:hAnsiTheme="minorEastAsia" w:eastAsiaTheme="minorEastAsia"/>
          <w:b/>
          <w:sz w:val="24"/>
          <w:szCs w:val="24"/>
          <w:lang w:eastAsia="zh-CN"/>
        </w:rPr>
        <w:t>制度编号：</w:t>
      </w:r>
      <w:r>
        <w:rPr>
          <w:rFonts w:hint="eastAsia" w:cs="黑体" w:asciiTheme="minorEastAsia" w:hAnsiTheme="minorEastAsia" w:eastAsiaTheme="minorEastAsia"/>
          <w:b/>
          <w:sz w:val="24"/>
          <w:szCs w:val="24"/>
          <w:lang w:val="en-US" w:eastAsia="zh-CN"/>
        </w:rPr>
        <w:t>AH.11.202</w:t>
      </w:r>
      <w:del w:id="37" w:author="随遇而安" w:date="2024-11-06T15:08:18Z">
        <w:r>
          <w:rPr>
            <w:rFonts w:hint="default" w:cs="黑体" w:asciiTheme="minorEastAsia" w:hAnsiTheme="minorEastAsia" w:eastAsiaTheme="minorEastAsia"/>
            <w:b/>
            <w:sz w:val="24"/>
            <w:szCs w:val="24"/>
            <w:lang w:val="en-US" w:eastAsia="zh-CN"/>
          </w:rPr>
          <w:delText>3</w:delText>
        </w:r>
      </w:del>
      <w:ins w:id="38" w:author="随遇而安" w:date="2024-11-06T15:08:18Z">
        <w:r>
          <w:rPr>
            <w:rFonts w:hint="eastAsia" w:cs="黑体" w:asciiTheme="minorEastAsia" w:hAnsiTheme="minorEastAsia" w:eastAsiaTheme="minorEastAsia"/>
            <w:b/>
            <w:sz w:val="24"/>
            <w:szCs w:val="24"/>
            <w:lang w:val="en-US" w:eastAsia="zh-CN"/>
          </w:rPr>
          <w:t>4</w:t>
        </w:r>
      </w:ins>
      <w:r>
        <w:rPr>
          <w:rFonts w:hint="eastAsia" w:cs="黑体" w:asciiTheme="minorEastAsia" w:hAnsiTheme="minorEastAsia" w:eastAsiaTheme="minorEastAsia"/>
          <w:b/>
          <w:sz w:val="24"/>
          <w:szCs w:val="24"/>
          <w:lang w:val="en-US" w:eastAsia="zh-CN"/>
        </w:rPr>
        <w:t>.</w:t>
      </w:r>
      <w:del w:id="39" w:author="随遇而安" w:date="2024-11-06T15:08:20Z">
        <w:r>
          <w:rPr>
            <w:rFonts w:hint="default" w:cs="黑体" w:asciiTheme="minorEastAsia" w:hAnsiTheme="minorEastAsia" w:eastAsiaTheme="minorEastAsia"/>
            <w:b/>
            <w:sz w:val="24"/>
            <w:szCs w:val="24"/>
            <w:lang w:val="en-US" w:eastAsia="zh-CN"/>
          </w:rPr>
          <w:delText>0</w:delText>
        </w:r>
      </w:del>
      <w:ins w:id="40" w:author="随遇而安" w:date="2024-11-06T15:08:20Z">
        <w:r>
          <w:rPr>
            <w:rFonts w:hint="eastAsia" w:cs="黑体" w:asciiTheme="minorEastAsia" w:hAnsiTheme="minorEastAsia" w:eastAsiaTheme="minorEastAsia"/>
            <w:b/>
            <w:sz w:val="24"/>
            <w:szCs w:val="24"/>
            <w:lang w:val="en-US" w:eastAsia="zh-CN"/>
          </w:rPr>
          <w:t>1</w:t>
        </w:r>
      </w:ins>
    </w:p>
    <w:p w14:paraId="65FC7081">
      <w:pPr>
        <w:spacing w:before="6"/>
        <w:rPr>
          <w:rFonts w:cs="黑体" w:asciiTheme="minorEastAsia" w:hAnsiTheme="minorEastAsia" w:eastAsiaTheme="minorEastAsia"/>
          <w:sz w:val="6"/>
          <w:szCs w:val="6"/>
          <w:lang w:eastAsia="zh-CN"/>
        </w:rPr>
      </w:pPr>
    </w:p>
    <w:p w14:paraId="12CCB510">
      <w:pPr>
        <w:spacing w:line="40" w:lineRule="exact"/>
        <w:ind w:left="188"/>
        <w:rPr>
          <w:rFonts w:cs="黑体" w:asciiTheme="minorEastAsia" w:hAnsiTheme="minorEastAsia" w:eastAsiaTheme="minorEastAsia"/>
          <w:sz w:val="4"/>
          <w:szCs w:val="4"/>
        </w:rPr>
      </w:pPr>
      <w:r>
        <w:rPr>
          <w:rFonts w:cs="黑体" w:asciiTheme="minorEastAsia" w:hAnsiTheme="minorEastAsia" w:eastAsiaTheme="minorEastAsia"/>
          <w:sz w:val="4"/>
          <w:szCs w:val="4"/>
          <w:lang w:eastAsia="zh-CN"/>
        </w:rPr>
        <mc:AlternateContent>
          <mc:Choice Requires="wpg">
            <w:drawing>
              <wp:inline distT="0" distB="0" distL="114300" distR="114300">
                <wp:extent cx="5043805" cy="45720"/>
                <wp:effectExtent l="0" t="12700" r="4445" b="0"/>
                <wp:docPr id="442" name="Group 2"/>
                <wp:cNvGraphicFramePr/>
                <a:graphic xmlns:a="http://schemas.openxmlformats.org/drawingml/2006/main">
                  <a:graphicData uri="http://schemas.microsoft.com/office/word/2010/wordprocessingGroup">
                    <wpg:wgp>
                      <wpg:cNvGrpSpPr/>
                      <wpg:grpSpPr>
                        <a:xfrm>
                          <a:off x="0" y="0"/>
                          <a:ext cx="5043805" cy="45720"/>
                          <a:chOff x="20" y="20"/>
                          <a:chExt cx="7943" cy="72203"/>
                        </a:xfrm>
                      </wpg:grpSpPr>
                      <wpg:grpSp>
                        <wpg:cNvPr id="441" name="Group 3"/>
                        <wpg:cNvGrpSpPr/>
                        <wpg:grpSpPr>
                          <a:xfrm>
                            <a:off x="20" y="20"/>
                            <a:ext cx="7943" cy="72"/>
                            <a:chOff x="20" y="20"/>
                            <a:chExt cx="7943" cy="72"/>
                          </a:xfrm>
                        </wpg:grpSpPr>
                        <wps:wsp>
                          <wps:cNvPr id="440" name="Freeform 4"/>
                          <wps:cNvSpPr/>
                          <wps:spPr>
                            <a:xfrm>
                              <a:off x="20" y="20"/>
                              <a:ext cx="7943" cy="72"/>
                            </a:xfrm>
                            <a:custGeom>
                              <a:avLst/>
                              <a:gdLst>
                                <a:gd name="A1" fmla="val 0"/>
                                <a:gd name="A2" fmla="val 0"/>
                                <a:gd name="A3" fmla="val 0"/>
                              </a:gdLst>
                              <a:ahLst/>
                              <a:cxnLst>
                                <a:cxn ang="0">
                                  <a:pos x="0" y="0"/>
                                </a:cxn>
                                <a:cxn ang="0">
                                  <a:pos x="7943"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2" o:spid="_x0000_s1026" o:spt="203" style="height:3.6pt;width:397.15pt;" coordorigin="20,20" coordsize="7943,72203" o:gfxdata="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KQlKR7VAAAAAwEAAA8AAAAAAAAAAQAgAAAAIgAAAGRycy9kb3ducmV2LnhtbFBL&#10;AQIUABQAAAAIAIdO4kDET13S3QIAAMwHAAAOAAAAAAAAAAEAIAAAACQBAABkcnMvZTJvRG9jLnht&#10;bFBLBQYAAAAABgAGAFkBAABzBgAAAAA=&#10;">
                <o:lock v:ext="edit" aspectratio="f"/>
                <v:group id="Group 3" o:spid="_x0000_s1026" o:spt="203" style="position:absolute;left:20;top:20;height:72;width:7943;" coordorigin="20,20" coordsize="7943,72" o:gfxdata="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Z0iIOvwAAANwAAAAPAAAAAAAAAAEAIAAAACIAAABkcnMvZG93bnJldi54&#10;bWxQSwECFAAUAAAACACHTuJAMy8FnjsAAAA5AAAAFQAAAAAAAAABACAAAAAOAQAAZHJzL2dyb3Vw&#10;c2hhcGV4bWwueG1sUEsFBgAAAAAGAAYAYAEAAMsDAAAAAA==&#10;">
                  <o:lock v:ext="edit" aspectratio="f"/>
                  <v:shape id="Freeform 4" o:spid="_x0000_s1026" o:spt="100" style="position:absolute;left:20;top:20;height:72;width:7943;" filled="f" stroked="t" coordsize="9000,1" o:gfxdata="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bGiu22AAAA3AAAAA8A&#10;AAAAAAAAAQAgAAAAIgAAAGRycy9kb3ducmV2LnhtbFBLAQIUABQAAAAIAIdO4kAzLwWeOwAAADkA&#10;AAAQAAAAAAAAAAEAIAAAAAUBAABkcnMvc2hhcGV4bWwueG1sUEsFBgAAAAAGAAYAWwEAAK8DAAAA&#10;AA==&#10;" path="m0,0l9000,0e">
                    <v:path o:connectlocs="0,0;7943,0" o:connectangles="0,0"/>
                    <v:fill on="f" focussize="0,0"/>
                    <v:stroke weight="2pt" color="#000000" joinstyle="round"/>
                    <v:imagedata o:title=""/>
                    <o:lock v:ext="edit" aspectratio="f"/>
                  </v:shape>
                </v:group>
                <w10:wrap type="none"/>
                <w10:anchorlock/>
              </v:group>
            </w:pict>
          </mc:Fallback>
        </mc:AlternateContent>
      </w:r>
    </w:p>
    <w:p w14:paraId="0936FBEB">
      <w:pPr>
        <w:rPr>
          <w:rFonts w:cs="黑体" w:asciiTheme="minorEastAsia" w:hAnsiTheme="minorEastAsia" w:eastAsiaTheme="minorEastAsia"/>
          <w:sz w:val="24"/>
          <w:szCs w:val="24"/>
        </w:rPr>
      </w:pPr>
    </w:p>
    <w:p w14:paraId="061554A2">
      <w:pPr>
        <w:rPr>
          <w:rFonts w:cs="黑体" w:asciiTheme="minorEastAsia" w:hAnsiTheme="minorEastAsia" w:eastAsiaTheme="minorEastAsia"/>
          <w:sz w:val="24"/>
          <w:szCs w:val="24"/>
        </w:rPr>
      </w:pPr>
    </w:p>
    <w:p w14:paraId="2B88BDC4">
      <w:pPr>
        <w:rPr>
          <w:rFonts w:cs="黑体" w:asciiTheme="minorEastAsia" w:hAnsiTheme="minorEastAsia" w:eastAsiaTheme="minorEastAsia"/>
          <w:sz w:val="24"/>
          <w:szCs w:val="24"/>
        </w:rPr>
      </w:pPr>
    </w:p>
    <w:p w14:paraId="0A08232D">
      <w:pPr>
        <w:rPr>
          <w:rFonts w:cs="黑体" w:asciiTheme="minorEastAsia" w:hAnsiTheme="minorEastAsia" w:eastAsiaTheme="minorEastAsia"/>
          <w:sz w:val="24"/>
          <w:szCs w:val="24"/>
        </w:rPr>
      </w:pPr>
    </w:p>
    <w:p w14:paraId="22E4C125">
      <w:pPr>
        <w:rPr>
          <w:rFonts w:cs="黑体" w:asciiTheme="minorEastAsia" w:hAnsiTheme="minorEastAsia" w:eastAsiaTheme="minorEastAsia"/>
          <w:sz w:val="24"/>
          <w:szCs w:val="24"/>
        </w:rPr>
      </w:pPr>
    </w:p>
    <w:p w14:paraId="6916246F">
      <w:pPr>
        <w:rPr>
          <w:rFonts w:cs="黑体" w:asciiTheme="minorEastAsia" w:hAnsiTheme="minorEastAsia" w:eastAsiaTheme="minorEastAsia"/>
          <w:sz w:val="24"/>
          <w:szCs w:val="24"/>
        </w:rPr>
      </w:pPr>
    </w:p>
    <w:p w14:paraId="394DF415">
      <w:pPr>
        <w:rPr>
          <w:rFonts w:cs="黑体" w:asciiTheme="minorEastAsia" w:hAnsiTheme="minorEastAsia" w:eastAsiaTheme="minorEastAsia"/>
          <w:sz w:val="24"/>
          <w:szCs w:val="24"/>
        </w:rPr>
      </w:pPr>
    </w:p>
    <w:p w14:paraId="75E2593F">
      <w:pPr>
        <w:spacing w:before="9"/>
        <w:rPr>
          <w:rFonts w:cs="黑体" w:asciiTheme="minorEastAsia" w:hAnsiTheme="minorEastAsia" w:eastAsiaTheme="minorEastAsia"/>
          <w:sz w:val="23"/>
          <w:szCs w:val="23"/>
        </w:rPr>
      </w:pPr>
    </w:p>
    <w:p w14:paraId="56A8C8C5">
      <w:pPr>
        <w:jc w:val="center"/>
        <w:rPr>
          <w:rFonts w:hint="default" w:cs="黑体" w:asciiTheme="minorEastAsia" w:hAnsiTheme="minorEastAsia" w:eastAsiaTheme="minorEastAsia"/>
          <w:sz w:val="52"/>
          <w:szCs w:val="52"/>
          <w:lang w:val="en-US" w:eastAsia="zh-CN"/>
        </w:rPr>
      </w:pPr>
      <w:r>
        <w:rPr>
          <w:rFonts w:hint="eastAsia" w:ascii="宋体" w:hAnsi="宋体" w:eastAsia="宋体" w:cs="宋体"/>
          <w:b/>
          <w:bCs/>
          <w:sz w:val="52"/>
          <w:szCs w:val="52"/>
          <w:lang w:val="en-US" w:eastAsia="zh-CN"/>
        </w:rPr>
        <w:t>消防安全管理制度</w:t>
      </w:r>
    </w:p>
    <w:p w14:paraId="20193182">
      <w:pPr>
        <w:rPr>
          <w:rFonts w:cs="黑体" w:asciiTheme="minorEastAsia" w:hAnsiTheme="minorEastAsia" w:eastAsiaTheme="minorEastAsia"/>
          <w:sz w:val="52"/>
          <w:szCs w:val="52"/>
          <w:lang w:eastAsia="zh-CN"/>
        </w:rPr>
      </w:pPr>
    </w:p>
    <w:p w14:paraId="41B2F969">
      <w:pPr>
        <w:rPr>
          <w:rFonts w:cs="黑体" w:asciiTheme="minorEastAsia" w:hAnsiTheme="minorEastAsia" w:eastAsiaTheme="minorEastAsia"/>
          <w:sz w:val="52"/>
          <w:szCs w:val="52"/>
          <w:lang w:eastAsia="zh-CN"/>
        </w:rPr>
      </w:pPr>
    </w:p>
    <w:p w14:paraId="55AA03D2">
      <w:pPr>
        <w:rPr>
          <w:rFonts w:cs="黑体" w:asciiTheme="minorEastAsia" w:hAnsiTheme="minorEastAsia" w:eastAsiaTheme="minorEastAsia"/>
          <w:sz w:val="52"/>
          <w:szCs w:val="52"/>
          <w:lang w:eastAsia="zh-CN"/>
        </w:rPr>
      </w:pPr>
    </w:p>
    <w:p w14:paraId="25D54DD4">
      <w:pPr>
        <w:rPr>
          <w:rFonts w:cs="黑体" w:asciiTheme="minorEastAsia" w:hAnsiTheme="minorEastAsia" w:eastAsiaTheme="minorEastAsia"/>
          <w:sz w:val="52"/>
          <w:szCs w:val="52"/>
          <w:lang w:eastAsia="zh-CN"/>
        </w:rPr>
      </w:pPr>
    </w:p>
    <w:p w14:paraId="17E9A2C9">
      <w:pPr>
        <w:rPr>
          <w:rFonts w:cs="黑体" w:asciiTheme="minorEastAsia" w:hAnsiTheme="minorEastAsia" w:eastAsiaTheme="minorEastAsia"/>
          <w:sz w:val="52"/>
          <w:szCs w:val="52"/>
          <w:lang w:eastAsia="zh-CN"/>
        </w:rPr>
      </w:pPr>
    </w:p>
    <w:p w14:paraId="64B17734">
      <w:pPr>
        <w:rPr>
          <w:rFonts w:cs="黑体" w:asciiTheme="minorEastAsia" w:hAnsiTheme="minorEastAsia" w:eastAsiaTheme="minorEastAsia"/>
          <w:sz w:val="52"/>
          <w:szCs w:val="52"/>
          <w:lang w:eastAsia="zh-CN"/>
        </w:rPr>
      </w:pPr>
    </w:p>
    <w:p w14:paraId="47452D83">
      <w:pPr>
        <w:tabs>
          <w:tab w:val="left" w:pos="6039"/>
        </w:tabs>
        <w:spacing w:before="355"/>
        <w:ind w:left="138" w:right="36"/>
        <w:rPr>
          <w:rFonts w:cs="黑体" w:asciiTheme="minorEastAsia" w:hAnsiTheme="minorEastAsia" w:eastAsiaTheme="minorEastAsia"/>
          <w:b/>
          <w:sz w:val="28"/>
          <w:szCs w:val="28"/>
          <w:lang w:eastAsia="zh-CN"/>
        </w:rPr>
      </w:pPr>
      <w:r>
        <w:rPr>
          <w:rFonts w:hint="eastAsia" w:cs="黑体" w:asciiTheme="minorEastAsia" w:hAnsiTheme="minorEastAsia" w:eastAsiaTheme="minorEastAsia"/>
          <w:b/>
          <w:sz w:val="28"/>
          <w:szCs w:val="28"/>
          <w:lang w:eastAsia="zh-CN"/>
        </w:rPr>
        <w:t>202</w:t>
      </w:r>
      <w:del w:id="41" w:author="随遇而安" w:date="2024-11-06T15:08:22Z">
        <w:r>
          <w:rPr>
            <w:rFonts w:hint="default" w:cs="黑体" w:asciiTheme="minorEastAsia" w:hAnsiTheme="minorEastAsia" w:eastAsiaTheme="minorEastAsia"/>
            <w:b/>
            <w:sz w:val="28"/>
            <w:szCs w:val="28"/>
            <w:lang w:val="en-US" w:eastAsia="zh-CN"/>
          </w:rPr>
          <w:delText>3</w:delText>
        </w:r>
      </w:del>
      <w:ins w:id="42" w:author="随遇而安" w:date="2024-11-06T15:08:22Z">
        <w:r>
          <w:rPr>
            <w:rFonts w:hint="eastAsia" w:cs="黑体" w:asciiTheme="minorEastAsia" w:hAnsiTheme="minorEastAsia" w:eastAsiaTheme="minorEastAsia"/>
            <w:b/>
            <w:sz w:val="28"/>
            <w:szCs w:val="28"/>
            <w:lang w:val="en-US" w:eastAsia="zh-CN"/>
          </w:rPr>
          <w:t>4</w:t>
        </w:r>
      </w:ins>
      <w:r>
        <w:rPr>
          <w:rFonts w:hint="eastAsia" w:cs="黑体" w:asciiTheme="minorEastAsia" w:hAnsiTheme="minorEastAsia" w:eastAsiaTheme="minorEastAsia"/>
          <w:b/>
          <w:sz w:val="28"/>
          <w:szCs w:val="28"/>
          <w:lang w:eastAsia="zh-CN"/>
        </w:rPr>
        <w:t>-</w:t>
      </w:r>
      <w:del w:id="43" w:author="随遇而安" w:date="2024-11-06T15:08:24Z">
        <w:r>
          <w:rPr>
            <w:rFonts w:hint="default" w:cs="黑体" w:asciiTheme="minorEastAsia" w:hAnsiTheme="minorEastAsia" w:eastAsiaTheme="minorEastAsia"/>
            <w:b/>
            <w:sz w:val="28"/>
            <w:szCs w:val="28"/>
            <w:lang w:val="en-US" w:eastAsia="zh-CN"/>
          </w:rPr>
          <w:delText>9</w:delText>
        </w:r>
      </w:del>
      <w:ins w:id="44" w:author="随遇而安" w:date="2024-11-06T15:08:24Z">
        <w:r>
          <w:rPr>
            <w:rFonts w:hint="eastAsia" w:cs="黑体" w:asciiTheme="minorEastAsia" w:hAnsiTheme="minorEastAsia" w:eastAsiaTheme="minorEastAsia"/>
            <w:b/>
            <w:sz w:val="28"/>
            <w:szCs w:val="28"/>
            <w:lang w:val="en-US" w:eastAsia="zh-CN"/>
          </w:rPr>
          <w:t>11</w:t>
        </w:r>
      </w:ins>
      <w:r>
        <w:rPr>
          <w:rFonts w:cs="黑体" w:asciiTheme="minorEastAsia" w:hAnsiTheme="minorEastAsia" w:eastAsiaTheme="minorEastAsia"/>
          <w:b/>
          <w:sz w:val="28"/>
          <w:szCs w:val="28"/>
          <w:lang w:eastAsia="zh-CN"/>
        </w:rPr>
        <w:t>发布</w:t>
      </w:r>
      <w:r>
        <w:rPr>
          <w:rFonts w:cs="黑体" w:asciiTheme="minorEastAsia" w:hAnsiTheme="minorEastAsia" w:eastAsiaTheme="minorEastAsia"/>
          <w:b/>
          <w:sz w:val="28"/>
          <w:szCs w:val="28"/>
          <w:lang w:eastAsia="zh-CN"/>
        </w:rPr>
        <w:tab/>
      </w:r>
      <w:r>
        <w:rPr>
          <w:rFonts w:cs="黑体" w:asciiTheme="minorEastAsia" w:hAnsiTheme="minorEastAsia" w:eastAsiaTheme="minorEastAsia"/>
          <w:b/>
          <w:sz w:val="28"/>
          <w:szCs w:val="28"/>
          <w:lang w:eastAsia="zh-CN"/>
        </w:rPr>
        <w:t>202</w:t>
      </w:r>
      <w:del w:id="45" w:author="随遇而安" w:date="2024-11-06T15:08:26Z">
        <w:r>
          <w:rPr>
            <w:rFonts w:hint="default" w:cs="黑体" w:asciiTheme="minorEastAsia" w:hAnsiTheme="minorEastAsia" w:eastAsiaTheme="minorEastAsia"/>
            <w:b/>
            <w:sz w:val="28"/>
            <w:szCs w:val="28"/>
            <w:lang w:val="en-US" w:eastAsia="zh-CN"/>
          </w:rPr>
          <w:delText>3</w:delText>
        </w:r>
      </w:del>
      <w:ins w:id="46" w:author="随遇而安" w:date="2024-11-06T15:08:26Z">
        <w:r>
          <w:rPr>
            <w:rFonts w:hint="eastAsia" w:cs="黑体" w:asciiTheme="minorEastAsia" w:hAnsiTheme="minorEastAsia" w:eastAsiaTheme="minorEastAsia"/>
            <w:b/>
            <w:sz w:val="28"/>
            <w:szCs w:val="28"/>
            <w:lang w:val="en-US" w:eastAsia="zh-CN"/>
          </w:rPr>
          <w:t>4</w:t>
        </w:r>
      </w:ins>
      <w:r>
        <w:rPr>
          <w:rFonts w:cs="黑体" w:asciiTheme="minorEastAsia" w:hAnsiTheme="minorEastAsia" w:eastAsiaTheme="minorEastAsia"/>
          <w:b/>
          <w:sz w:val="28"/>
          <w:szCs w:val="28"/>
          <w:lang w:eastAsia="zh-CN"/>
        </w:rPr>
        <w:t>-</w:t>
      </w:r>
      <w:del w:id="47" w:author="随遇而安" w:date="2024-11-06T15:08:27Z">
        <w:r>
          <w:rPr>
            <w:rFonts w:hint="default" w:cs="黑体" w:asciiTheme="minorEastAsia" w:hAnsiTheme="minorEastAsia" w:eastAsiaTheme="minorEastAsia"/>
            <w:b/>
            <w:sz w:val="28"/>
            <w:szCs w:val="28"/>
            <w:lang w:val="en-US" w:eastAsia="zh-CN"/>
          </w:rPr>
          <w:delText>9</w:delText>
        </w:r>
      </w:del>
      <w:ins w:id="48" w:author="随遇而安" w:date="2024-11-06T15:08:27Z">
        <w:r>
          <w:rPr>
            <w:rFonts w:hint="eastAsia" w:cs="黑体" w:asciiTheme="minorEastAsia" w:hAnsiTheme="minorEastAsia" w:eastAsiaTheme="minorEastAsia"/>
            <w:b/>
            <w:sz w:val="28"/>
            <w:szCs w:val="28"/>
            <w:lang w:val="en-US" w:eastAsia="zh-CN"/>
          </w:rPr>
          <w:t>11</w:t>
        </w:r>
      </w:ins>
      <w:r>
        <w:rPr>
          <w:rFonts w:cs="黑体" w:asciiTheme="minorEastAsia" w:hAnsiTheme="minorEastAsia" w:eastAsiaTheme="minorEastAsia"/>
          <w:b/>
          <w:spacing w:val="-3"/>
          <w:sz w:val="28"/>
          <w:szCs w:val="28"/>
          <w:lang w:eastAsia="zh-CN"/>
        </w:rPr>
        <w:t>实施</w:t>
      </w:r>
    </w:p>
    <w:p w14:paraId="4E895104">
      <w:pPr>
        <w:spacing w:line="40" w:lineRule="exact"/>
        <w:ind w:left="118"/>
        <w:rPr>
          <w:rFonts w:cs="黑体" w:asciiTheme="minorEastAsia" w:hAnsiTheme="minorEastAsia" w:eastAsiaTheme="minorEastAsia"/>
          <w:sz w:val="4"/>
          <w:szCs w:val="4"/>
        </w:rPr>
      </w:pPr>
      <w:r>
        <w:rPr>
          <w:rFonts w:cs="黑体" w:asciiTheme="minorEastAsia" w:hAnsiTheme="minorEastAsia" w:eastAsiaTheme="minorEastAsia"/>
          <w:sz w:val="4"/>
          <w:szCs w:val="4"/>
          <w:lang w:eastAsia="zh-CN"/>
        </w:rPr>
        <mc:AlternateContent>
          <mc:Choice Requires="wpg">
            <w:drawing>
              <wp:inline distT="0" distB="0" distL="114300" distR="114300">
                <wp:extent cx="5180330" cy="45085"/>
                <wp:effectExtent l="0" t="12700" r="0" b="0"/>
                <wp:docPr id="445" name="Group 5"/>
                <wp:cNvGraphicFramePr/>
                <a:graphic xmlns:a="http://schemas.openxmlformats.org/drawingml/2006/main">
                  <a:graphicData uri="http://schemas.microsoft.com/office/word/2010/wordprocessingGroup">
                    <wpg:wgp>
                      <wpg:cNvGrpSpPr/>
                      <wpg:grpSpPr>
                        <a:xfrm>
                          <a:off x="0" y="0"/>
                          <a:ext cx="5180330" cy="45085"/>
                          <a:chOff x="0" y="0"/>
                          <a:chExt cx="9040" cy="40203"/>
                        </a:xfrm>
                      </wpg:grpSpPr>
                      <wpg:grpSp>
                        <wpg:cNvPr id="444" name="Group 6"/>
                        <wpg:cNvGrpSpPr/>
                        <wpg:grpSpPr>
                          <a:xfrm>
                            <a:off x="20" y="20"/>
                            <a:ext cx="9000" cy="2"/>
                            <a:chOff x="20" y="20"/>
                            <a:chExt cx="9000" cy="2"/>
                          </a:xfrm>
                        </wpg:grpSpPr>
                        <wps:wsp>
                          <wps:cNvPr id="443" name="Freeform 7"/>
                          <wps:cNvSpPr/>
                          <wps:spPr>
                            <a:xfrm>
                              <a:off x="20" y="20"/>
                              <a:ext cx="9000" cy="2"/>
                            </a:xfrm>
                            <a:custGeom>
                              <a:avLst/>
                              <a:gdLst>
                                <a:gd name="A1" fmla="val 0"/>
                                <a:gd name="A2" fmla="val 0"/>
                                <a:gd name="A3" fmla="val 0"/>
                              </a:gdLst>
                              <a:ahLst/>
                              <a:cxnLst>
                                <a:cxn ang="0">
                                  <a:pos x="0" y="0"/>
                                </a:cxn>
                                <a:cxn ang="0">
                                  <a:pos x="9000"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5" o:spid="_x0000_s1026" o:spt="203" style="height:3.55pt;width:407.9pt;" coordsize="9040,40203" o:gfxdata="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XJgl1AAAAAMBAAAPAAAAAAAAAAEAIAAAACIAAABkcnMvZG93bnJldi54&#10;bWxQSwECFAAUAAAACACHTuJADtK4ZuICAADHBwAADgAAAAAAAAABACAAAAAjAQAAZHJzL2Uyb0Rv&#10;Yy54bWxQSwUGAAAAAAYABgBZAQAAdwYAAAAA&#10;">
                <o:lock v:ext="edit" aspectratio="f"/>
                <v:group id="Group 6" o:spid="_x0000_s1026" o:spt="203" style="position:absolute;left:20;top:20;height:2;width:9000;" coordorigin="20,20" coordsize="9000,2" o:gfxdata="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mlgZa+AAAA3AAAAA8AAAAAAAAAAQAgAAAAIgAAAGRycy9kb3ducmV2Lnht&#10;bFBLAQIUABQAAAAIAIdO4kAzLwWeOwAAADkAAAAVAAAAAAAAAAEAIAAAAA0BAABkcnMvZ3JvdXBz&#10;aGFwZXhtbC54bWxQSwUGAAAAAAYABgBgAQAAygMAAAAA&#10;">
                  <o:lock v:ext="edit" aspectratio="f"/>
                  <v:shape id="Freeform 7" o:spid="_x0000_s1026" o:spt="100" style="position:absolute;left:20;top:20;height:2;width:9000;" filled="f" stroked="t" coordsize="9000,1" o:gfxdata="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QUmrsAAADc&#10;AAAADwAAAAAAAAABACAAAAAiAAAAZHJzL2Rvd25yZXYueG1sUEsBAhQAFAAAAAgAh07iQDMvBZ47&#10;AAAAOQAAABAAAAAAAAAAAQAgAAAACgEAAGRycy9zaGFwZXhtbC54bWxQSwUGAAAAAAYABgBbAQAA&#10;tAMAAAAA&#10;" path="m0,0l9000,0e">
                    <v:path o:connectlocs="0,0;9000,0" o:connectangles="0,0"/>
                    <v:fill on="f" focussize="0,0"/>
                    <v:stroke weight="2pt" color="#000000" joinstyle="round"/>
                    <v:imagedata o:title=""/>
                    <o:lock v:ext="edit" aspectratio="f"/>
                  </v:shape>
                </v:group>
                <w10:wrap type="none"/>
                <w10:anchorlock/>
              </v:group>
            </w:pict>
          </mc:Fallback>
        </mc:AlternateContent>
      </w:r>
    </w:p>
    <w:p w14:paraId="2867368E">
      <w:pPr>
        <w:spacing w:before="8"/>
        <w:rPr>
          <w:rFonts w:cs="黑体" w:asciiTheme="minorEastAsia" w:hAnsiTheme="minorEastAsia" w:eastAsiaTheme="minorEastAsia"/>
          <w:sz w:val="24"/>
          <w:szCs w:val="24"/>
        </w:rPr>
      </w:pPr>
    </w:p>
    <w:p w14:paraId="66B8A0B5">
      <w:pPr>
        <w:jc w:val="center"/>
        <w:rPr>
          <w:rFonts w:cs="黑体" w:asciiTheme="minorEastAsia" w:hAnsiTheme="minorEastAsia" w:eastAsiaTheme="minorEastAsia"/>
          <w:sz w:val="32"/>
          <w:szCs w:val="32"/>
          <w:lang w:eastAsia="zh-CN"/>
        </w:rPr>
        <w:sectPr>
          <w:headerReference r:id="rId5" w:type="default"/>
          <w:footerReference r:id="rId6" w:type="default"/>
          <w:pgSz w:w="11910" w:h="16840"/>
          <w:pgMar w:top="1440" w:right="1800" w:bottom="1440" w:left="1800" w:header="794" w:footer="1020" w:gutter="0"/>
          <w:pgNumType w:fmt="decimal"/>
          <w:cols w:space="720" w:num="1"/>
          <w:docGrid w:linePitch="299" w:charSpace="0"/>
        </w:sectPr>
      </w:pPr>
      <w:r>
        <w:rPr>
          <w:rFonts w:hint="eastAsia" w:cs="黑体" w:asciiTheme="minorEastAsia" w:hAnsiTheme="minorEastAsia" w:eastAsiaTheme="minorEastAsia"/>
          <w:b/>
          <w:w w:val="95"/>
          <w:sz w:val="32"/>
          <w:szCs w:val="32"/>
          <w:lang w:eastAsia="zh-CN"/>
        </w:rPr>
        <w:t>宁津北控城市环境服务有限公司</w:t>
      </w:r>
    </w:p>
    <w:p w14:paraId="2DE29E71">
      <w:pPr>
        <w:rPr>
          <w:lang w:eastAsia="zh-CN"/>
        </w:rPr>
      </w:pPr>
    </w:p>
    <w:p w14:paraId="6D8B5A43">
      <w:pPr>
        <w:spacing w:line="387" w:lineRule="exact"/>
        <w:jc w:val="center"/>
        <w:rPr>
          <w:rFonts w:cs="黑体" w:asciiTheme="minorEastAsia" w:hAnsiTheme="minorEastAsia" w:eastAsiaTheme="minorEastAsia"/>
          <w:sz w:val="30"/>
          <w:szCs w:val="30"/>
          <w:lang w:eastAsia="zh-CN"/>
        </w:rPr>
      </w:pPr>
      <w:r>
        <w:rPr>
          <w:rFonts w:cs="黑体" w:asciiTheme="minorEastAsia" w:hAnsiTheme="minorEastAsia" w:eastAsiaTheme="minorEastAsia"/>
          <w:sz w:val="30"/>
          <w:szCs w:val="30"/>
          <w:lang w:eastAsia="zh-CN"/>
        </w:rPr>
        <w:t>制度控制表</w:t>
      </w:r>
    </w:p>
    <w:p w14:paraId="4FB6E117"/>
    <w:tbl>
      <w:tblPr>
        <w:tblStyle w:val="6"/>
        <w:tblW w:w="5000" w:type="pct"/>
        <w:tblInd w:w="0" w:type="dxa"/>
        <w:tblLayout w:type="autofit"/>
        <w:tblCellMar>
          <w:top w:w="0" w:type="dxa"/>
          <w:left w:w="108" w:type="dxa"/>
          <w:bottom w:w="0" w:type="dxa"/>
          <w:right w:w="108" w:type="dxa"/>
        </w:tblCellMar>
      </w:tblPr>
      <w:tblGrid>
        <w:gridCol w:w="1028"/>
        <w:gridCol w:w="834"/>
        <w:gridCol w:w="1265"/>
        <w:gridCol w:w="1236"/>
        <w:gridCol w:w="622"/>
        <w:gridCol w:w="934"/>
        <w:gridCol w:w="853"/>
        <w:gridCol w:w="991"/>
        <w:gridCol w:w="763"/>
      </w:tblGrid>
      <w:tr w14:paraId="76B1852B">
        <w:tblPrEx>
          <w:tblCellMar>
            <w:top w:w="0" w:type="dxa"/>
            <w:left w:w="108" w:type="dxa"/>
            <w:bottom w:w="0" w:type="dxa"/>
            <w:right w:w="108" w:type="dxa"/>
          </w:tblCellMar>
        </w:tblPrEx>
        <w:trPr>
          <w:trHeight w:val="780" w:hRule="atLeast"/>
        </w:trPr>
        <w:tc>
          <w:tcPr>
            <w:tcW w:w="603" w:type="pct"/>
            <w:tcBorders>
              <w:top w:val="single" w:color="auto" w:sz="4" w:space="0"/>
              <w:left w:val="single" w:color="auto" w:sz="4" w:space="0"/>
              <w:bottom w:val="single" w:color="auto" w:sz="4" w:space="0"/>
              <w:right w:val="single" w:color="auto" w:sz="4" w:space="0"/>
            </w:tcBorders>
            <w:shd w:val="clear" w:color="auto" w:fill="auto"/>
            <w:vAlign w:val="center"/>
          </w:tcPr>
          <w:p w14:paraId="05C7755E">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制度名称</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094DD57B">
            <w:pPr>
              <w:keepNext w:val="0"/>
              <w:keepLines w:val="0"/>
              <w:widowControl/>
              <w:suppressLineNumbers w:val="0"/>
              <w:spacing w:before="0" w:beforeAutospacing="0" w:after="0" w:afterAutospacing="0"/>
              <w:ind w:left="0" w:right="0"/>
              <w:rPr>
                <w:rFonts w:hint="default" w:ascii="宋体" w:hAnsi="宋体" w:eastAsia="宋体" w:cs="宋体"/>
                <w:b/>
                <w:bCs/>
                <w:sz w:val="20"/>
                <w:szCs w:val="20"/>
                <w:lang w:val="en-US" w:eastAsia="zh-CN"/>
              </w:rPr>
            </w:pPr>
            <w:r>
              <w:rPr>
                <w:rFonts w:hint="eastAsia" w:ascii="宋体" w:hAnsi="宋体" w:eastAsia="宋体" w:cs="宋体"/>
                <w:b/>
                <w:bCs/>
                <w:sz w:val="20"/>
                <w:szCs w:val="20"/>
                <w:lang w:eastAsia="zh-CN"/>
              </w:rPr>
              <w:t>宁津北控城市环境服务有限公司</w:t>
            </w:r>
            <w:del w:id="49" w:author="随遇而安" w:date="2023-08-21T15:13:57Z">
              <w:r>
                <w:rPr>
                  <w:rFonts w:hint="default" w:ascii="宋体" w:hAnsi="宋体" w:eastAsia="宋体" w:cs="宋体"/>
                  <w:b/>
                  <w:bCs/>
                  <w:sz w:val="20"/>
                  <w:szCs w:val="20"/>
                  <w:lang w:val="en-US" w:eastAsia="zh-CN"/>
                </w:rPr>
                <w:delText>安全生产奖惩管理制度</w:delText>
              </w:r>
            </w:del>
            <w:ins w:id="50" w:author="随遇而安" w:date="2023-08-21T15:14:00Z">
              <w:r>
                <w:rPr>
                  <w:rFonts w:hint="eastAsia" w:ascii="宋体" w:hAnsi="宋体" w:eastAsia="宋体" w:cs="宋体"/>
                  <w:b/>
                  <w:bCs/>
                  <w:sz w:val="20"/>
                  <w:szCs w:val="20"/>
                  <w:lang w:val="en-US" w:eastAsia="zh-CN"/>
                </w:rPr>
                <w:t>消防</w:t>
              </w:r>
            </w:ins>
            <w:ins w:id="51" w:author="随遇而安" w:date="2023-08-21T15:14:11Z">
              <w:r>
                <w:rPr>
                  <w:rFonts w:hint="eastAsia" w:ascii="宋体" w:hAnsi="宋体" w:eastAsia="宋体" w:cs="宋体"/>
                  <w:b/>
                  <w:bCs/>
                  <w:sz w:val="20"/>
                  <w:szCs w:val="20"/>
                  <w:lang w:val="en-US" w:eastAsia="zh-CN"/>
                </w:rPr>
                <w:t>安全</w:t>
              </w:r>
            </w:ins>
            <w:ins w:id="52" w:author="随遇而安" w:date="2023-08-21T15:14:02Z">
              <w:r>
                <w:rPr>
                  <w:rFonts w:hint="eastAsia" w:ascii="宋体" w:hAnsi="宋体" w:eastAsia="宋体" w:cs="宋体"/>
                  <w:b/>
                  <w:bCs/>
                  <w:sz w:val="20"/>
                  <w:szCs w:val="20"/>
                  <w:lang w:val="en-US" w:eastAsia="zh-CN"/>
                </w:rPr>
                <w:t>管理</w:t>
              </w:r>
            </w:ins>
            <w:ins w:id="53" w:author="随遇而安" w:date="2023-08-21T15:14:05Z">
              <w:r>
                <w:rPr>
                  <w:rFonts w:hint="eastAsia" w:ascii="宋体" w:hAnsi="宋体" w:eastAsia="宋体" w:cs="宋体"/>
                  <w:b/>
                  <w:bCs/>
                  <w:sz w:val="20"/>
                  <w:szCs w:val="20"/>
                  <w:lang w:val="en-US" w:eastAsia="zh-CN"/>
                </w:rPr>
                <w:t>制度</w:t>
              </w:r>
            </w:ins>
          </w:p>
        </w:tc>
      </w:tr>
      <w:tr w14:paraId="60DD2503">
        <w:tblPrEx>
          <w:tblCellMar>
            <w:top w:w="0" w:type="dxa"/>
            <w:left w:w="108" w:type="dxa"/>
            <w:bottom w:w="0" w:type="dxa"/>
            <w:right w:w="108" w:type="dxa"/>
          </w:tblCellMar>
        </w:tblPrEx>
        <w:trPr>
          <w:trHeight w:val="780" w:hRule="atLeast"/>
        </w:trPr>
        <w:tc>
          <w:tcPr>
            <w:tcW w:w="603" w:type="pct"/>
            <w:tcBorders>
              <w:top w:val="nil"/>
              <w:left w:val="single" w:color="auto" w:sz="4" w:space="0"/>
              <w:bottom w:val="single" w:color="auto" w:sz="4" w:space="0"/>
              <w:right w:val="single" w:color="auto" w:sz="4" w:space="0"/>
            </w:tcBorders>
            <w:shd w:val="clear" w:color="auto" w:fill="auto"/>
            <w:vAlign w:val="center"/>
          </w:tcPr>
          <w:p w14:paraId="0D838D89">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制度编号</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29B0AEAD">
            <w:pPr>
              <w:pStyle w:val="2"/>
              <w:keepNext w:val="0"/>
              <w:keepLines w:val="0"/>
              <w:suppressLineNumbers w:val="0"/>
              <w:spacing w:before="0" w:beforeAutospacing="0" w:after="0" w:afterAutospacing="0"/>
              <w:ind w:left="0" w:right="254"/>
              <w:jc w:val="left"/>
              <w:rPr>
                <w:rFonts w:hint="default" w:ascii="宋体" w:hAnsi="宋体" w:eastAsia="宋体" w:cs="宋体"/>
                <w:sz w:val="20"/>
                <w:szCs w:val="20"/>
                <w:lang w:eastAsia="zh-CN"/>
              </w:rPr>
            </w:pPr>
            <w:r>
              <w:rPr>
                <w:rFonts w:hint="eastAsia" w:cs="黑体" w:asciiTheme="minorEastAsia" w:hAnsiTheme="minorEastAsia" w:eastAsiaTheme="minorEastAsia"/>
                <w:b/>
                <w:sz w:val="24"/>
                <w:szCs w:val="24"/>
                <w:lang w:val="en-US" w:eastAsia="zh-CN"/>
              </w:rPr>
              <w:t>AH.11.202</w:t>
            </w:r>
            <w:del w:id="54" w:author="随遇而安" w:date="2024-11-06T15:08:32Z">
              <w:r>
                <w:rPr>
                  <w:rFonts w:hint="default" w:cs="黑体" w:asciiTheme="minorEastAsia" w:hAnsiTheme="minorEastAsia" w:eastAsiaTheme="minorEastAsia"/>
                  <w:b/>
                  <w:sz w:val="24"/>
                  <w:szCs w:val="24"/>
                  <w:lang w:val="en-US" w:eastAsia="zh-CN"/>
                </w:rPr>
                <w:delText>3</w:delText>
              </w:r>
            </w:del>
            <w:ins w:id="55" w:author="随遇而安" w:date="2024-11-06T15:08:32Z">
              <w:r>
                <w:rPr>
                  <w:rFonts w:hint="eastAsia" w:cs="黑体" w:asciiTheme="minorEastAsia" w:hAnsiTheme="minorEastAsia" w:eastAsiaTheme="minorEastAsia"/>
                  <w:b/>
                  <w:sz w:val="24"/>
                  <w:szCs w:val="24"/>
                  <w:lang w:val="en-US" w:eastAsia="zh-CN"/>
                </w:rPr>
                <w:t>4</w:t>
              </w:r>
            </w:ins>
            <w:r>
              <w:rPr>
                <w:rFonts w:hint="eastAsia" w:cs="黑体" w:asciiTheme="minorEastAsia" w:hAnsiTheme="minorEastAsia" w:eastAsiaTheme="minorEastAsia"/>
                <w:b/>
                <w:sz w:val="24"/>
                <w:szCs w:val="24"/>
                <w:lang w:val="en-US" w:eastAsia="zh-CN"/>
              </w:rPr>
              <w:t>.</w:t>
            </w:r>
            <w:ins w:id="56" w:author="随遇而安" w:date="2024-11-06T15:08:32Z">
              <w:r>
                <w:rPr>
                  <w:rFonts w:hint="eastAsia" w:cs="黑体" w:asciiTheme="minorEastAsia" w:hAnsiTheme="minorEastAsia" w:eastAsiaTheme="minorEastAsia"/>
                  <w:b/>
                  <w:sz w:val="24"/>
                  <w:szCs w:val="24"/>
                  <w:lang w:val="en-US" w:eastAsia="zh-CN"/>
                </w:rPr>
                <w:t>1</w:t>
              </w:r>
            </w:ins>
            <w:del w:id="57" w:author="随遇而安" w:date="2024-11-06T15:08:34Z">
              <w:r>
                <w:rPr>
                  <w:rFonts w:hint="default" w:cs="黑体" w:asciiTheme="minorEastAsia" w:hAnsiTheme="minorEastAsia" w:eastAsiaTheme="minorEastAsia"/>
                  <w:b/>
                  <w:sz w:val="24"/>
                  <w:szCs w:val="24"/>
                  <w:lang w:val="en-US" w:eastAsia="zh-CN"/>
                </w:rPr>
                <w:delText>0</w:delText>
              </w:r>
            </w:del>
          </w:p>
        </w:tc>
      </w:tr>
      <w:tr w14:paraId="7229EC6F">
        <w:tblPrEx>
          <w:tblCellMar>
            <w:top w:w="0" w:type="dxa"/>
            <w:left w:w="108" w:type="dxa"/>
            <w:bottom w:w="0" w:type="dxa"/>
            <w:right w:w="108" w:type="dxa"/>
          </w:tblCellMar>
        </w:tblPrEx>
        <w:trPr>
          <w:trHeight w:val="780" w:hRule="atLeast"/>
        </w:trPr>
        <w:tc>
          <w:tcPr>
            <w:tcW w:w="603" w:type="pct"/>
            <w:tcBorders>
              <w:top w:val="nil"/>
              <w:left w:val="single" w:color="auto" w:sz="4" w:space="0"/>
              <w:bottom w:val="single" w:color="auto" w:sz="4" w:space="0"/>
              <w:right w:val="single" w:color="auto" w:sz="4" w:space="0"/>
            </w:tcBorders>
            <w:shd w:val="clear" w:color="auto" w:fill="auto"/>
            <w:vAlign w:val="center"/>
          </w:tcPr>
          <w:p w14:paraId="7BECDEA0">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版本</w:t>
            </w:r>
          </w:p>
        </w:tc>
        <w:tc>
          <w:tcPr>
            <w:tcW w:w="489" w:type="pct"/>
            <w:tcBorders>
              <w:top w:val="nil"/>
              <w:left w:val="nil"/>
              <w:bottom w:val="single" w:color="auto" w:sz="4" w:space="0"/>
              <w:right w:val="single" w:color="auto" w:sz="4" w:space="0"/>
            </w:tcBorders>
            <w:shd w:val="clear" w:color="auto" w:fill="auto"/>
            <w:vAlign w:val="center"/>
          </w:tcPr>
          <w:p w14:paraId="4AE4239D">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状态</w:t>
            </w:r>
          </w:p>
        </w:tc>
        <w:tc>
          <w:tcPr>
            <w:tcW w:w="742" w:type="pct"/>
            <w:tcBorders>
              <w:top w:val="nil"/>
              <w:left w:val="nil"/>
              <w:bottom w:val="single" w:color="auto" w:sz="4" w:space="0"/>
              <w:right w:val="single" w:color="auto" w:sz="4" w:space="0"/>
            </w:tcBorders>
            <w:shd w:val="clear" w:color="auto" w:fill="auto"/>
            <w:vAlign w:val="center"/>
          </w:tcPr>
          <w:p w14:paraId="56A61D20">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实施日期</w:t>
            </w:r>
          </w:p>
        </w:tc>
        <w:tc>
          <w:tcPr>
            <w:tcW w:w="725" w:type="pct"/>
            <w:tcBorders>
              <w:top w:val="nil"/>
              <w:left w:val="nil"/>
              <w:bottom w:val="single" w:color="auto" w:sz="4" w:space="0"/>
              <w:right w:val="single" w:color="auto" w:sz="4" w:space="0"/>
            </w:tcBorders>
            <w:shd w:val="clear" w:color="auto" w:fill="auto"/>
            <w:vAlign w:val="center"/>
          </w:tcPr>
          <w:p w14:paraId="31FAA2BC">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起草部门</w:t>
            </w:r>
          </w:p>
        </w:tc>
        <w:tc>
          <w:tcPr>
            <w:tcW w:w="365" w:type="pct"/>
            <w:tcBorders>
              <w:top w:val="nil"/>
              <w:left w:val="nil"/>
              <w:bottom w:val="single" w:color="auto" w:sz="4" w:space="0"/>
              <w:right w:val="single" w:color="auto" w:sz="4" w:space="0"/>
            </w:tcBorders>
            <w:shd w:val="clear" w:color="auto" w:fill="auto"/>
            <w:vAlign w:val="center"/>
          </w:tcPr>
          <w:p w14:paraId="04701F16">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会签</w:t>
            </w:r>
          </w:p>
          <w:p w14:paraId="467D4058">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部门</w:t>
            </w:r>
          </w:p>
        </w:tc>
        <w:tc>
          <w:tcPr>
            <w:tcW w:w="548" w:type="pct"/>
            <w:tcBorders>
              <w:top w:val="nil"/>
              <w:left w:val="nil"/>
              <w:bottom w:val="single" w:color="auto" w:sz="4" w:space="0"/>
              <w:right w:val="single" w:color="auto" w:sz="4" w:space="0"/>
            </w:tcBorders>
            <w:shd w:val="clear" w:color="auto" w:fill="auto"/>
            <w:vAlign w:val="center"/>
          </w:tcPr>
          <w:p w14:paraId="0D4D73B8">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主管领导审核</w:t>
            </w:r>
          </w:p>
        </w:tc>
        <w:tc>
          <w:tcPr>
            <w:tcW w:w="500" w:type="pct"/>
            <w:tcBorders>
              <w:top w:val="nil"/>
              <w:left w:val="nil"/>
              <w:bottom w:val="single" w:color="auto" w:sz="4" w:space="0"/>
              <w:right w:val="single" w:color="auto" w:sz="4" w:space="0"/>
            </w:tcBorders>
            <w:shd w:val="clear" w:color="auto" w:fill="auto"/>
            <w:vAlign w:val="center"/>
          </w:tcPr>
          <w:p w14:paraId="009F06F1">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审核</w:t>
            </w:r>
          </w:p>
          <w:p w14:paraId="450D7716">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部门</w:t>
            </w:r>
          </w:p>
        </w:tc>
        <w:tc>
          <w:tcPr>
            <w:tcW w:w="581" w:type="pct"/>
            <w:tcBorders>
              <w:top w:val="nil"/>
              <w:left w:val="nil"/>
              <w:bottom w:val="single" w:color="auto" w:sz="4" w:space="0"/>
              <w:right w:val="single" w:color="auto" w:sz="4" w:space="0"/>
            </w:tcBorders>
            <w:shd w:val="clear" w:color="auto" w:fill="auto"/>
            <w:vAlign w:val="center"/>
          </w:tcPr>
          <w:p w14:paraId="5440B9B4">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签发人</w:t>
            </w:r>
          </w:p>
        </w:tc>
        <w:tc>
          <w:tcPr>
            <w:tcW w:w="447" w:type="pct"/>
            <w:tcBorders>
              <w:top w:val="nil"/>
              <w:left w:val="nil"/>
              <w:bottom w:val="single" w:color="auto" w:sz="4" w:space="0"/>
              <w:right w:val="single" w:color="auto" w:sz="4" w:space="0"/>
            </w:tcBorders>
            <w:shd w:val="clear" w:color="auto" w:fill="auto"/>
            <w:vAlign w:val="center"/>
          </w:tcPr>
          <w:p w14:paraId="57FCC3FE">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是否修订</w:t>
            </w:r>
          </w:p>
        </w:tc>
      </w:tr>
      <w:tr w14:paraId="0F5AB25C">
        <w:tblPrEx>
          <w:tblCellMar>
            <w:top w:w="0" w:type="dxa"/>
            <w:left w:w="108" w:type="dxa"/>
            <w:bottom w:w="0" w:type="dxa"/>
            <w:right w:w="108" w:type="dxa"/>
          </w:tblCellMar>
        </w:tblPrEx>
        <w:trPr>
          <w:trHeight w:val="780" w:hRule="atLeast"/>
        </w:trPr>
        <w:tc>
          <w:tcPr>
            <w:tcW w:w="603" w:type="pct"/>
            <w:tcBorders>
              <w:top w:val="nil"/>
              <w:left w:val="single" w:color="auto" w:sz="4" w:space="0"/>
              <w:bottom w:val="single" w:color="auto" w:sz="4" w:space="0"/>
              <w:right w:val="single" w:color="auto" w:sz="4" w:space="0"/>
            </w:tcBorders>
            <w:shd w:val="clear" w:color="auto" w:fill="auto"/>
            <w:vAlign w:val="center"/>
          </w:tcPr>
          <w:p w14:paraId="310A603C">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default" w:ascii="宋体" w:hAnsi="宋体" w:eastAsia="宋体" w:cs="宋体"/>
                <w:sz w:val="20"/>
                <w:szCs w:val="20"/>
                <w:lang w:eastAsia="zh-CN"/>
              </w:rPr>
              <w:t>202</w:t>
            </w:r>
            <w:r>
              <w:rPr>
                <w:rFonts w:hint="eastAsia" w:ascii="宋体" w:hAnsi="宋体" w:eastAsia="宋体" w:cs="宋体"/>
                <w:sz w:val="20"/>
                <w:szCs w:val="20"/>
                <w:lang w:val="en-US" w:eastAsia="zh-CN"/>
              </w:rPr>
              <w:t>3</w:t>
            </w:r>
          </w:p>
        </w:tc>
        <w:tc>
          <w:tcPr>
            <w:tcW w:w="489" w:type="pct"/>
            <w:tcBorders>
              <w:top w:val="nil"/>
              <w:left w:val="nil"/>
              <w:bottom w:val="single" w:color="auto" w:sz="4" w:space="0"/>
              <w:right w:val="single" w:color="auto" w:sz="4" w:space="0"/>
            </w:tcBorders>
            <w:shd w:val="clear" w:color="auto" w:fill="auto"/>
            <w:vAlign w:val="center"/>
          </w:tcPr>
          <w:p w14:paraId="65BD98D2">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试用</w:t>
            </w:r>
          </w:p>
          <w:p w14:paraId="04533E16">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执行</w:t>
            </w:r>
          </w:p>
        </w:tc>
        <w:tc>
          <w:tcPr>
            <w:tcW w:w="742" w:type="pct"/>
            <w:tcBorders>
              <w:top w:val="nil"/>
              <w:left w:val="nil"/>
              <w:bottom w:val="single" w:color="auto" w:sz="4" w:space="0"/>
              <w:right w:val="single" w:color="auto" w:sz="4" w:space="0"/>
            </w:tcBorders>
            <w:shd w:val="clear" w:color="auto" w:fill="auto"/>
            <w:vAlign w:val="center"/>
          </w:tcPr>
          <w:p w14:paraId="49D45A37">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2023.9.1</w:t>
            </w:r>
          </w:p>
        </w:tc>
        <w:tc>
          <w:tcPr>
            <w:tcW w:w="725" w:type="pct"/>
            <w:tcBorders>
              <w:top w:val="nil"/>
              <w:left w:val="nil"/>
              <w:bottom w:val="single" w:color="auto" w:sz="4" w:space="0"/>
              <w:right w:val="single" w:color="auto" w:sz="4" w:space="0"/>
            </w:tcBorders>
            <w:shd w:val="clear" w:color="auto" w:fill="auto"/>
            <w:vAlign w:val="center"/>
          </w:tcPr>
          <w:p w14:paraId="06E25EEB">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安环品质部</w:t>
            </w:r>
          </w:p>
        </w:tc>
        <w:tc>
          <w:tcPr>
            <w:tcW w:w="365" w:type="pct"/>
            <w:tcBorders>
              <w:top w:val="nil"/>
              <w:left w:val="nil"/>
              <w:bottom w:val="single" w:color="auto" w:sz="4" w:space="0"/>
              <w:right w:val="single" w:color="auto" w:sz="4" w:space="0"/>
            </w:tcBorders>
            <w:shd w:val="clear" w:color="auto" w:fill="auto"/>
            <w:vAlign w:val="center"/>
          </w:tcPr>
          <w:p w14:paraId="57F05A69">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是</w:t>
            </w:r>
          </w:p>
        </w:tc>
        <w:tc>
          <w:tcPr>
            <w:tcW w:w="548" w:type="pct"/>
            <w:tcBorders>
              <w:top w:val="nil"/>
              <w:left w:val="nil"/>
              <w:bottom w:val="single" w:color="auto" w:sz="4" w:space="0"/>
              <w:right w:val="single" w:color="auto" w:sz="4" w:space="0"/>
            </w:tcBorders>
            <w:shd w:val="clear" w:color="auto" w:fill="auto"/>
            <w:vAlign w:val="center"/>
          </w:tcPr>
          <w:p w14:paraId="1E1BD5DB">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tc>
        <w:tc>
          <w:tcPr>
            <w:tcW w:w="500" w:type="pct"/>
            <w:tcBorders>
              <w:top w:val="nil"/>
              <w:left w:val="nil"/>
              <w:bottom w:val="single" w:color="auto" w:sz="4" w:space="0"/>
              <w:right w:val="single" w:color="auto" w:sz="4" w:space="0"/>
            </w:tcBorders>
            <w:shd w:val="clear" w:color="auto" w:fill="auto"/>
            <w:vAlign w:val="center"/>
          </w:tcPr>
          <w:p w14:paraId="6619EE3B">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tc>
        <w:tc>
          <w:tcPr>
            <w:tcW w:w="581" w:type="pct"/>
            <w:tcBorders>
              <w:top w:val="nil"/>
              <w:left w:val="nil"/>
              <w:bottom w:val="single" w:color="auto" w:sz="4" w:space="0"/>
              <w:right w:val="single" w:color="auto" w:sz="4" w:space="0"/>
            </w:tcBorders>
            <w:shd w:val="clear" w:color="auto" w:fill="auto"/>
            <w:vAlign w:val="center"/>
          </w:tcPr>
          <w:p w14:paraId="19F4D405">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尹善英</w:t>
            </w:r>
          </w:p>
        </w:tc>
        <w:tc>
          <w:tcPr>
            <w:tcW w:w="447" w:type="pct"/>
            <w:tcBorders>
              <w:top w:val="nil"/>
              <w:left w:val="nil"/>
              <w:bottom w:val="single" w:color="auto" w:sz="4" w:space="0"/>
              <w:right w:val="single" w:color="auto" w:sz="4" w:space="0"/>
            </w:tcBorders>
            <w:shd w:val="clear" w:color="auto" w:fill="auto"/>
            <w:vAlign w:val="center"/>
          </w:tcPr>
          <w:p w14:paraId="1869381D">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否</w:t>
            </w:r>
          </w:p>
        </w:tc>
      </w:tr>
      <w:tr w14:paraId="26F586A9">
        <w:tblPrEx>
          <w:tblCellMar>
            <w:top w:w="0" w:type="dxa"/>
            <w:left w:w="108" w:type="dxa"/>
            <w:bottom w:w="0" w:type="dxa"/>
            <w:right w:w="108" w:type="dxa"/>
          </w:tblCellMar>
        </w:tblPrEx>
        <w:trPr>
          <w:trHeight w:val="780" w:hRule="atLeast"/>
          <w:ins w:id="58" w:author="随遇而安" w:date="2024-11-06T14:29:11Z"/>
        </w:trPr>
        <w:tc>
          <w:tcPr>
            <w:tcW w:w="603" w:type="pct"/>
            <w:tcBorders>
              <w:top w:val="nil"/>
              <w:left w:val="single" w:color="auto" w:sz="4" w:space="0"/>
              <w:bottom w:val="single" w:color="auto" w:sz="4" w:space="0"/>
              <w:right w:val="single" w:color="auto" w:sz="4" w:space="0"/>
            </w:tcBorders>
            <w:shd w:val="clear" w:color="auto" w:fill="auto"/>
            <w:vAlign w:val="center"/>
          </w:tcPr>
          <w:p w14:paraId="1AF5036D">
            <w:pPr>
              <w:keepNext w:val="0"/>
              <w:keepLines w:val="0"/>
              <w:widowControl/>
              <w:suppressLineNumbers w:val="0"/>
              <w:spacing w:before="0" w:beforeAutospacing="0" w:after="0" w:afterAutospacing="0"/>
              <w:ind w:left="0" w:right="0"/>
              <w:jc w:val="center"/>
              <w:rPr>
                <w:ins w:id="59" w:author="随遇而安" w:date="2024-11-06T14:29:11Z"/>
                <w:rFonts w:hint="default" w:ascii="宋体" w:hAnsi="宋体" w:eastAsia="宋体" w:cs="宋体"/>
                <w:sz w:val="20"/>
                <w:szCs w:val="20"/>
                <w:lang w:val="en-US" w:eastAsia="zh-CN"/>
              </w:rPr>
            </w:pPr>
            <w:ins w:id="60" w:author="随遇而安" w:date="2024-11-06T15:08:47Z">
              <w:r>
                <w:rPr>
                  <w:rFonts w:hint="eastAsia" w:ascii="宋体" w:hAnsi="宋体" w:eastAsia="宋体" w:cs="宋体"/>
                  <w:sz w:val="20"/>
                  <w:szCs w:val="20"/>
                  <w:lang w:val="en-US" w:eastAsia="zh-CN"/>
                </w:rPr>
                <w:t>2024</w:t>
              </w:r>
            </w:ins>
          </w:p>
        </w:tc>
        <w:tc>
          <w:tcPr>
            <w:tcW w:w="489" w:type="pct"/>
            <w:tcBorders>
              <w:top w:val="nil"/>
              <w:left w:val="nil"/>
              <w:bottom w:val="single" w:color="auto" w:sz="4" w:space="0"/>
              <w:right w:val="single" w:color="auto" w:sz="4" w:space="0"/>
            </w:tcBorders>
            <w:shd w:val="clear" w:color="auto" w:fill="auto"/>
            <w:vAlign w:val="center"/>
          </w:tcPr>
          <w:p w14:paraId="7ED9CCEC">
            <w:pPr>
              <w:keepNext w:val="0"/>
              <w:keepLines w:val="0"/>
              <w:widowControl/>
              <w:suppressLineNumbers w:val="0"/>
              <w:spacing w:before="0" w:beforeAutospacing="0" w:after="0" w:afterAutospacing="0"/>
              <w:ind w:left="0" w:right="0"/>
              <w:jc w:val="center"/>
              <w:rPr>
                <w:ins w:id="61" w:author="随遇而安" w:date="2024-11-06T14:29:11Z"/>
                <w:rFonts w:hint="default" w:ascii="宋体" w:hAnsi="宋体" w:eastAsia="宋体" w:cs="宋体"/>
                <w:sz w:val="20"/>
                <w:szCs w:val="20"/>
                <w:lang w:val="en-US" w:eastAsia="zh-CN"/>
              </w:rPr>
            </w:pPr>
            <w:ins w:id="62" w:author="随遇而安" w:date="2024-11-06T15:08:50Z">
              <w:r>
                <w:rPr>
                  <w:rFonts w:hint="eastAsia" w:ascii="宋体" w:hAnsi="宋体" w:eastAsia="宋体" w:cs="宋体"/>
                  <w:sz w:val="20"/>
                  <w:szCs w:val="20"/>
                  <w:lang w:val="en-US" w:eastAsia="zh-CN"/>
                </w:rPr>
                <w:t>修订执行</w:t>
              </w:r>
            </w:ins>
          </w:p>
        </w:tc>
        <w:tc>
          <w:tcPr>
            <w:tcW w:w="742" w:type="pct"/>
            <w:tcBorders>
              <w:top w:val="nil"/>
              <w:left w:val="nil"/>
              <w:bottom w:val="single" w:color="auto" w:sz="4" w:space="0"/>
              <w:right w:val="single" w:color="auto" w:sz="4" w:space="0"/>
            </w:tcBorders>
            <w:shd w:val="clear" w:color="auto" w:fill="auto"/>
            <w:vAlign w:val="center"/>
          </w:tcPr>
          <w:p w14:paraId="1BB8EC2E">
            <w:pPr>
              <w:keepNext w:val="0"/>
              <w:keepLines w:val="0"/>
              <w:widowControl/>
              <w:suppressLineNumbers w:val="0"/>
              <w:spacing w:before="0" w:beforeAutospacing="0" w:after="0" w:afterAutospacing="0"/>
              <w:ind w:left="0" w:right="0"/>
              <w:jc w:val="center"/>
              <w:rPr>
                <w:ins w:id="63" w:author="随遇而安" w:date="2024-11-06T14:29:11Z"/>
                <w:rFonts w:hint="default" w:ascii="宋体" w:hAnsi="宋体" w:eastAsia="宋体" w:cs="宋体"/>
                <w:sz w:val="20"/>
                <w:szCs w:val="20"/>
                <w:lang w:val="en-US" w:eastAsia="zh-CN"/>
              </w:rPr>
            </w:pPr>
            <w:ins w:id="64" w:author="随遇而安" w:date="2024-11-06T15:08:51Z">
              <w:r>
                <w:rPr>
                  <w:rFonts w:hint="eastAsia" w:ascii="宋体" w:hAnsi="宋体" w:eastAsia="宋体" w:cs="宋体"/>
                  <w:sz w:val="20"/>
                  <w:szCs w:val="20"/>
                  <w:lang w:val="en-US" w:eastAsia="zh-CN"/>
                </w:rPr>
                <w:t>20</w:t>
              </w:r>
            </w:ins>
            <w:ins w:id="65" w:author="随遇而安" w:date="2024-11-06T15:08:52Z">
              <w:r>
                <w:rPr>
                  <w:rFonts w:hint="eastAsia" w:ascii="宋体" w:hAnsi="宋体" w:eastAsia="宋体" w:cs="宋体"/>
                  <w:sz w:val="20"/>
                  <w:szCs w:val="20"/>
                  <w:lang w:val="en-US" w:eastAsia="zh-CN"/>
                </w:rPr>
                <w:t>24.1</w:t>
              </w:r>
            </w:ins>
            <w:ins w:id="66" w:author="随遇而安" w:date="2024-11-06T15:08:53Z">
              <w:r>
                <w:rPr>
                  <w:rFonts w:hint="eastAsia" w:ascii="宋体" w:hAnsi="宋体" w:eastAsia="宋体" w:cs="宋体"/>
                  <w:sz w:val="20"/>
                  <w:szCs w:val="20"/>
                  <w:lang w:val="en-US" w:eastAsia="zh-CN"/>
                </w:rPr>
                <w:t>1.</w:t>
              </w:r>
            </w:ins>
            <w:ins w:id="67" w:author="随遇而安" w:date="2024-11-06T15:08:54Z">
              <w:r>
                <w:rPr>
                  <w:rFonts w:hint="eastAsia" w:ascii="宋体" w:hAnsi="宋体" w:eastAsia="宋体" w:cs="宋体"/>
                  <w:sz w:val="20"/>
                  <w:szCs w:val="20"/>
                  <w:lang w:val="en-US" w:eastAsia="zh-CN"/>
                </w:rPr>
                <w:t>10</w:t>
              </w:r>
            </w:ins>
          </w:p>
        </w:tc>
        <w:tc>
          <w:tcPr>
            <w:tcW w:w="725" w:type="pct"/>
            <w:tcBorders>
              <w:top w:val="nil"/>
              <w:left w:val="nil"/>
              <w:bottom w:val="single" w:color="auto" w:sz="4" w:space="0"/>
              <w:right w:val="single" w:color="auto" w:sz="4" w:space="0"/>
            </w:tcBorders>
            <w:shd w:val="clear" w:color="auto" w:fill="auto"/>
            <w:vAlign w:val="center"/>
          </w:tcPr>
          <w:p w14:paraId="1D9AC80B">
            <w:pPr>
              <w:keepNext w:val="0"/>
              <w:keepLines w:val="0"/>
              <w:widowControl/>
              <w:suppressLineNumbers w:val="0"/>
              <w:spacing w:before="0" w:beforeAutospacing="0" w:after="0" w:afterAutospacing="0"/>
              <w:ind w:left="0" w:right="0"/>
              <w:jc w:val="center"/>
              <w:rPr>
                <w:ins w:id="68" w:author="随遇而安" w:date="2024-11-06T14:29:11Z"/>
                <w:rFonts w:hint="default" w:ascii="宋体" w:hAnsi="宋体" w:eastAsia="宋体" w:cs="宋体"/>
                <w:sz w:val="20"/>
                <w:szCs w:val="20"/>
                <w:lang w:val="en-US" w:eastAsia="zh-CN"/>
              </w:rPr>
            </w:pPr>
            <w:ins w:id="69" w:author="随遇而安" w:date="2024-11-06T15:08:59Z">
              <w:r>
                <w:rPr>
                  <w:rFonts w:hint="eastAsia" w:ascii="宋体" w:hAnsi="宋体" w:eastAsia="宋体" w:cs="宋体"/>
                  <w:sz w:val="20"/>
                  <w:szCs w:val="20"/>
                  <w:lang w:val="en-US" w:eastAsia="zh-CN"/>
                </w:rPr>
                <w:t>安环品质部</w:t>
              </w:r>
            </w:ins>
          </w:p>
        </w:tc>
        <w:tc>
          <w:tcPr>
            <w:tcW w:w="365" w:type="pct"/>
            <w:tcBorders>
              <w:top w:val="nil"/>
              <w:left w:val="nil"/>
              <w:bottom w:val="single" w:color="auto" w:sz="4" w:space="0"/>
              <w:right w:val="single" w:color="auto" w:sz="4" w:space="0"/>
            </w:tcBorders>
            <w:shd w:val="clear" w:color="auto" w:fill="auto"/>
            <w:vAlign w:val="center"/>
          </w:tcPr>
          <w:p w14:paraId="7BF87011">
            <w:pPr>
              <w:keepNext w:val="0"/>
              <w:keepLines w:val="0"/>
              <w:widowControl/>
              <w:suppressLineNumbers w:val="0"/>
              <w:spacing w:before="0" w:beforeAutospacing="0" w:after="0" w:afterAutospacing="0"/>
              <w:ind w:left="0" w:right="0"/>
              <w:jc w:val="center"/>
              <w:rPr>
                <w:ins w:id="70" w:author="随遇而安" w:date="2024-11-06T14:29:11Z"/>
                <w:rFonts w:hint="default" w:ascii="宋体" w:hAnsi="宋体" w:eastAsia="宋体" w:cs="宋体"/>
                <w:sz w:val="20"/>
                <w:szCs w:val="20"/>
                <w:lang w:val="en-US" w:eastAsia="zh-CN"/>
              </w:rPr>
            </w:pPr>
            <w:ins w:id="71" w:author="随遇而安" w:date="2024-11-06T15:09:01Z">
              <w:r>
                <w:rPr>
                  <w:rFonts w:hint="eastAsia" w:ascii="宋体" w:hAnsi="宋体" w:eastAsia="宋体" w:cs="宋体"/>
                  <w:sz w:val="20"/>
                  <w:szCs w:val="20"/>
                  <w:lang w:val="en-US" w:eastAsia="zh-CN"/>
                </w:rPr>
                <w:t>是</w:t>
              </w:r>
            </w:ins>
          </w:p>
        </w:tc>
        <w:tc>
          <w:tcPr>
            <w:tcW w:w="548" w:type="pct"/>
            <w:tcBorders>
              <w:top w:val="nil"/>
              <w:left w:val="nil"/>
              <w:bottom w:val="single" w:color="auto" w:sz="4" w:space="0"/>
              <w:right w:val="single" w:color="auto" w:sz="4" w:space="0"/>
            </w:tcBorders>
            <w:shd w:val="clear" w:color="auto" w:fill="auto"/>
            <w:vAlign w:val="center"/>
          </w:tcPr>
          <w:p w14:paraId="2D5C8166">
            <w:pPr>
              <w:keepNext w:val="0"/>
              <w:keepLines w:val="0"/>
              <w:widowControl/>
              <w:suppressLineNumbers w:val="0"/>
              <w:spacing w:before="0" w:beforeAutospacing="0" w:after="0" w:afterAutospacing="0"/>
              <w:ind w:left="0" w:right="0"/>
              <w:jc w:val="center"/>
              <w:rPr>
                <w:ins w:id="72" w:author="随遇而安" w:date="2024-11-06T14:29:11Z"/>
                <w:rFonts w:hint="default" w:ascii="宋体" w:hAnsi="宋体" w:eastAsia="宋体" w:cs="宋体"/>
                <w:sz w:val="20"/>
                <w:szCs w:val="20"/>
                <w:lang w:eastAsia="zh-CN"/>
              </w:rPr>
            </w:pPr>
          </w:p>
        </w:tc>
        <w:tc>
          <w:tcPr>
            <w:tcW w:w="500" w:type="pct"/>
            <w:tcBorders>
              <w:top w:val="nil"/>
              <w:left w:val="nil"/>
              <w:bottom w:val="single" w:color="auto" w:sz="4" w:space="0"/>
              <w:right w:val="single" w:color="auto" w:sz="4" w:space="0"/>
            </w:tcBorders>
            <w:shd w:val="clear" w:color="auto" w:fill="auto"/>
            <w:vAlign w:val="center"/>
          </w:tcPr>
          <w:p w14:paraId="2C4E4C0E">
            <w:pPr>
              <w:keepNext w:val="0"/>
              <w:keepLines w:val="0"/>
              <w:widowControl/>
              <w:suppressLineNumbers w:val="0"/>
              <w:spacing w:before="0" w:beforeAutospacing="0" w:after="0" w:afterAutospacing="0"/>
              <w:ind w:left="0" w:right="0"/>
              <w:jc w:val="center"/>
              <w:rPr>
                <w:ins w:id="73" w:author="随遇而安" w:date="2024-11-06T14:29:11Z"/>
                <w:rFonts w:hint="default" w:ascii="宋体" w:hAnsi="宋体" w:eastAsia="宋体" w:cs="宋体"/>
                <w:sz w:val="20"/>
                <w:szCs w:val="20"/>
                <w:lang w:eastAsia="zh-CN"/>
              </w:rPr>
            </w:pPr>
          </w:p>
        </w:tc>
        <w:tc>
          <w:tcPr>
            <w:tcW w:w="581" w:type="pct"/>
            <w:tcBorders>
              <w:top w:val="nil"/>
              <w:left w:val="nil"/>
              <w:bottom w:val="single" w:color="auto" w:sz="4" w:space="0"/>
              <w:right w:val="single" w:color="auto" w:sz="4" w:space="0"/>
            </w:tcBorders>
            <w:shd w:val="clear" w:color="auto" w:fill="auto"/>
            <w:vAlign w:val="center"/>
          </w:tcPr>
          <w:p w14:paraId="46547875">
            <w:pPr>
              <w:keepNext w:val="0"/>
              <w:keepLines w:val="0"/>
              <w:widowControl/>
              <w:suppressLineNumbers w:val="0"/>
              <w:spacing w:before="0" w:beforeAutospacing="0" w:after="0" w:afterAutospacing="0"/>
              <w:ind w:left="0" w:right="0"/>
              <w:jc w:val="center"/>
              <w:rPr>
                <w:ins w:id="74" w:author="随遇而安" w:date="2024-11-06T14:29:11Z"/>
                <w:rFonts w:hint="default" w:ascii="宋体" w:hAnsi="宋体" w:eastAsia="宋体" w:cs="宋体"/>
                <w:sz w:val="20"/>
                <w:szCs w:val="20"/>
                <w:lang w:val="en-US" w:eastAsia="zh-CN"/>
              </w:rPr>
            </w:pPr>
            <w:ins w:id="75" w:author="随遇而安" w:date="2024-11-06T15:09:04Z">
              <w:r>
                <w:rPr>
                  <w:rFonts w:hint="eastAsia" w:ascii="宋体" w:hAnsi="宋体" w:eastAsia="宋体" w:cs="宋体"/>
                  <w:sz w:val="20"/>
                  <w:szCs w:val="20"/>
                  <w:lang w:val="en-US" w:eastAsia="zh-CN"/>
                </w:rPr>
                <w:t>黄殿兴</w:t>
              </w:r>
            </w:ins>
          </w:p>
        </w:tc>
        <w:tc>
          <w:tcPr>
            <w:tcW w:w="447" w:type="pct"/>
            <w:tcBorders>
              <w:top w:val="nil"/>
              <w:left w:val="nil"/>
              <w:bottom w:val="single" w:color="auto" w:sz="4" w:space="0"/>
              <w:right w:val="single" w:color="auto" w:sz="4" w:space="0"/>
            </w:tcBorders>
            <w:shd w:val="clear" w:color="auto" w:fill="auto"/>
            <w:vAlign w:val="center"/>
          </w:tcPr>
          <w:p w14:paraId="7555E530">
            <w:pPr>
              <w:keepNext w:val="0"/>
              <w:keepLines w:val="0"/>
              <w:widowControl/>
              <w:suppressLineNumbers w:val="0"/>
              <w:spacing w:before="0" w:beforeAutospacing="0" w:after="0" w:afterAutospacing="0"/>
              <w:ind w:left="0" w:right="0"/>
              <w:jc w:val="center"/>
              <w:rPr>
                <w:ins w:id="76" w:author="随遇而安" w:date="2024-11-06T14:29:11Z"/>
                <w:rFonts w:hint="default" w:ascii="宋体" w:hAnsi="宋体" w:eastAsia="宋体" w:cs="宋体"/>
                <w:sz w:val="20"/>
                <w:szCs w:val="20"/>
                <w:lang w:val="en-US" w:eastAsia="zh-CN"/>
              </w:rPr>
            </w:pPr>
            <w:ins w:id="77" w:author="随遇而安" w:date="2024-11-06T15:09:05Z">
              <w:r>
                <w:rPr>
                  <w:rFonts w:hint="eastAsia" w:ascii="宋体" w:hAnsi="宋体" w:eastAsia="宋体" w:cs="宋体"/>
                  <w:sz w:val="20"/>
                  <w:szCs w:val="20"/>
                  <w:lang w:val="en-US" w:eastAsia="zh-CN"/>
                </w:rPr>
                <w:t>是</w:t>
              </w:r>
            </w:ins>
          </w:p>
        </w:tc>
      </w:tr>
      <w:tr w14:paraId="4A4AC6F8">
        <w:tblPrEx>
          <w:tblCellMar>
            <w:top w:w="0" w:type="dxa"/>
            <w:left w:w="108" w:type="dxa"/>
            <w:bottom w:w="0" w:type="dxa"/>
            <w:right w:w="108" w:type="dxa"/>
          </w:tblCellMar>
        </w:tblPrEx>
        <w:trPr>
          <w:trHeight w:val="4980" w:hRule="atLeast"/>
        </w:trPr>
        <w:tc>
          <w:tcPr>
            <w:tcW w:w="603" w:type="pct"/>
            <w:tcBorders>
              <w:top w:val="nil"/>
              <w:left w:val="single" w:color="auto" w:sz="4" w:space="0"/>
              <w:bottom w:val="single" w:color="auto" w:sz="4" w:space="0"/>
              <w:right w:val="single" w:color="auto" w:sz="4" w:space="0"/>
            </w:tcBorders>
            <w:shd w:val="clear" w:color="auto" w:fill="auto"/>
            <w:vAlign w:val="center"/>
          </w:tcPr>
          <w:p w14:paraId="2053C620">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此</w:t>
            </w:r>
          </w:p>
          <w:p w14:paraId="17DBB4F3">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p w14:paraId="1D47A3A1">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次</w:t>
            </w:r>
          </w:p>
          <w:p w14:paraId="5CF431FA">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p w14:paraId="4B15D3BA">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修</w:t>
            </w:r>
          </w:p>
          <w:p w14:paraId="65768B68">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p w14:paraId="046E270F">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改</w:t>
            </w:r>
          </w:p>
          <w:p w14:paraId="03CC0B31">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p w14:paraId="5CBA02EA">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的</w:t>
            </w:r>
          </w:p>
          <w:p w14:paraId="2E2622A4">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p w14:paraId="1FF3A1C8">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主</w:t>
            </w:r>
          </w:p>
          <w:p w14:paraId="4C0499D1">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p w14:paraId="77A10C5A">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要</w:t>
            </w:r>
          </w:p>
          <w:p w14:paraId="13D82FC9">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p w14:paraId="76CFF92A">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内</w:t>
            </w:r>
          </w:p>
          <w:p w14:paraId="6F4DE715">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p>
          <w:p w14:paraId="73D47C29">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容</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74B8195C">
            <w:pPr>
              <w:spacing w:before="178" w:line="360" w:lineRule="auto"/>
              <w:ind w:left="45" w:right="62" w:firstLine="471"/>
              <w:jc w:val="both"/>
              <w:rPr>
                <w:ins w:id="79" w:author="随遇而安" w:date="2024-11-06T15:03:52Z"/>
                <w:rFonts w:hint="eastAsia" w:ascii="仿宋" w:hAnsi="仿宋" w:eastAsia="仿宋" w:cs="仿宋"/>
                <w:spacing w:val="-2"/>
                <w:sz w:val="28"/>
                <w:szCs w:val="24"/>
                <w:lang w:val="en-US" w:eastAsia="zh-CN"/>
              </w:rPr>
              <w:pPrChange w:id="78" w:author="随遇而安" w:date="2024-11-06T15:07:41Z">
                <w:pPr>
                  <w:spacing w:before="178" w:line="360" w:lineRule="auto"/>
                  <w:ind w:left="45" w:right="62" w:firstLine="471"/>
                  <w:jc w:val="both"/>
                </w:pPr>
              </w:pPrChange>
            </w:pPr>
            <w:ins w:id="80" w:author="随遇而安" w:date="2024-11-06T15:07:46Z">
              <w:r>
                <w:rPr>
                  <w:rFonts w:hint="eastAsia" w:ascii="仿宋" w:hAnsi="仿宋" w:eastAsia="仿宋" w:cs="仿宋"/>
                  <w:spacing w:val="-2"/>
                  <w:sz w:val="28"/>
                  <w:szCs w:val="24"/>
                  <w:lang w:val="en-US" w:eastAsia="zh-CN"/>
                </w:rPr>
                <w:t>“</w:t>
              </w:r>
            </w:ins>
            <w:ins w:id="81" w:author="随遇而安" w:date="2024-11-06T15:07:51Z">
              <w:r>
                <w:rPr>
                  <w:rFonts w:hint="eastAsia" w:ascii="仿宋" w:hAnsi="仿宋" w:eastAsia="仿宋" w:cs="仿宋"/>
                  <w:spacing w:val="-2"/>
                  <w:sz w:val="28"/>
                  <w:szCs w:val="24"/>
                  <w:lang w:val="en-US" w:eastAsia="zh-CN"/>
                </w:rPr>
                <w:t>人力综合部、机械作业中心、转运站中心的消防器材定期检查，对存在有问题的及时上报更换。</w:t>
              </w:r>
            </w:ins>
            <w:ins w:id="82" w:author="随遇而安" w:date="2024-11-06T15:07:46Z">
              <w:r>
                <w:rPr>
                  <w:rFonts w:hint="eastAsia" w:ascii="仿宋" w:hAnsi="仿宋" w:eastAsia="仿宋" w:cs="仿宋"/>
                  <w:spacing w:val="-2"/>
                  <w:sz w:val="28"/>
                  <w:szCs w:val="24"/>
                  <w:lang w:val="en-US" w:eastAsia="zh-CN"/>
                </w:rPr>
                <w:t>”</w:t>
              </w:r>
            </w:ins>
            <w:ins w:id="83" w:author="随遇而安" w:date="2024-11-06T15:07:54Z">
              <w:r>
                <w:rPr>
                  <w:rFonts w:hint="eastAsia" w:ascii="仿宋" w:hAnsi="仿宋" w:eastAsia="仿宋" w:cs="仿宋"/>
                  <w:color w:val="000000"/>
                  <w:spacing w:val="-2"/>
                  <w:sz w:val="28"/>
                  <w:szCs w:val="24"/>
                  <w:lang w:val="en-US" w:eastAsia="zh-CN"/>
                  <w:rPrChange w:id="84" w:author="随遇而安" w:date="2024-11-06T15:08:05Z">
                    <w:rPr>
                      <w:rFonts w:hint="eastAsia" w:ascii="宋体" w:hAnsi="宋体" w:eastAsia="宋体"/>
                      <w:color w:val="auto"/>
                      <w:sz w:val="24"/>
                      <w:highlight w:val="none"/>
                      <w:lang w:val="en-US" w:eastAsia="zh-CN"/>
                    </w:rPr>
                  </w:rPrChange>
                </w:rPr>
                <w:t>更改为</w:t>
              </w:r>
            </w:ins>
            <w:ins w:id="86" w:author="随遇而安" w:date="2024-11-06T15:07:57Z">
              <w:r>
                <w:rPr>
                  <w:rFonts w:hint="eastAsia" w:ascii="仿宋" w:hAnsi="仿宋" w:eastAsia="仿宋" w:cs="仿宋"/>
                  <w:spacing w:val="-2"/>
                  <w:sz w:val="28"/>
                  <w:szCs w:val="24"/>
                  <w:lang w:val="en-US" w:eastAsia="zh-CN"/>
                </w:rPr>
                <w:t>4.2.1“人力综合部、生产运营部的消防器材定期检查</w:t>
              </w:r>
              <w:bookmarkStart w:id="33" w:name="_GoBack"/>
              <w:bookmarkEnd w:id="33"/>
              <w:r>
                <w:rPr>
                  <w:rFonts w:hint="eastAsia" w:ascii="仿宋" w:hAnsi="仿宋" w:eastAsia="仿宋" w:cs="仿宋"/>
                  <w:spacing w:val="-2"/>
                  <w:sz w:val="28"/>
                  <w:szCs w:val="24"/>
                  <w:lang w:val="en-US" w:eastAsia="zh-CN"/>
                </w:rPr>
                <w:t>，对存在有问题的及时上报更换。”</w:t>
              </w:r>
            </w:ins>
          </w:p>
          <w:p w14:paraId="72CDE600">
            <w:pPr>
              <w:keepNext w:val="0"/>
              <w:keepLines w:val="0"/>
              <w:widowControl/>
              <w:suppressLineNumbers w:val="0"/>
              <w:spacing w:before="0" w:beforeAutospacing="0" w:after="0" w:afterAutospacing="0"/>
              <w:ind w:left="0" w:right="0"/>
              <w:rPr>
                <w:rFonts w:hint="default" w:ascii="宋体" w:hAnsi="宋体" w:eastAsia="宋体" w:cs="宋体"/>
                <w:sz w:val="20"/>
                <w:szCs w:val="20"/>
                <w:lang w:val="en-US" w:eastAsia="zh-CN"/>
              </w:rPr>
            </w:pPr>
          </w:p>
        </w:tc>
      </w:tr>
      <w:tr w14:paraId="298451B8">
        <w:tblPrEx>
          <w:tblCellMar>
            <w:top w:w="0" w:type="dxa"/>
            <w:left w:w="108" w:type="dxa"/>
            <w:bottom w:w="0" w:type="dxa"/>
            <w:right w:w="108" w:type="dxa"/>
          </w:tblCellMar>
        </w:tblPrEx>
        <w:trPr>
          <w:trHeight w:val="700" w:hRule="atLeast"/>
        </w:trPr>
        <w:tc>
          <w:tcPr>
            <w:tcW w:w="603" w:type="pct"/>
            <w:tcBorders>
              <w:top w:val="nil"/>
              <w:left w:val="single" w:color="auto" w:sz="4" w:space="0"/>
              <w:bottom w:val="single" w:color="auto" w:sz="4" w:space="0"/>
              <w:right w:val="single" w:color="auto" w:sz="4" w:space="0"/>
            </w:tcBorders>
            <w:shd w:val="clear" w:color="auto" w:fill="auto"/>
            <w:vAlign w:val="center"/>
          </w:tcPr>
          <w:p w14:paraId="60AE3515">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解释部门</w:t>
            </w:r>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39D76F02">
            <w:pPr>
              <w:keepNext w:val="0"/>
              <w:keepLines w:val="0"/>
              <w:widowControl/>
              <w:suppressLineNumbers w:val="0"/>
              <w:spacing w:before="0" w:beforeAutospacing="0" w:after="0" w:afterAutospacing="0"/>
              <w:ind w:left="0" w:right="0"/>
              <w:rPr>
                <w:rFonts w:hint="default" w:ascii="宋体" w:hAnsi="宋体" w:eastAsia="宋体" w:cs="宋体"/>
                <w:sz w:val="20"/>
                <w:szCs w:val="20"/>
                <w:lang w:eastAsia="zh-CN"/>
              </w:rPr>
            </w:pPr>
            <w:r>
              <w:rPr>
                <w:rFonts w:hint="eastAsia" w:ascii="宋体" w:hAnsi="宋体" w:eastAsia="宋体" w:cs="宋体"/>
                <w:sz w:val="20"/>
                <w:szCs w:val="20"/>
                <w:lang w:eastAsia="zh-CN"/>
              </w:rPr>
              <w:t>安环品质部</w:t>
            </w:r>
          </w:p>
        </w:tc>
      </w:tr>
    </w:tbl>
    <w:p w14:paraId="713BD78F"/>
    <w:p w14:paraId="271B700A">
      <w:pPr>
        <w:sectPr>
          <w:pgSz w:w="11910" w:h="16840"/>
          <w:pgMar w:top="1440" w:right="1800" w:bottom="1440" w:left="1800" w:header="820" w:footer="822" w:gutter="0"/>
          <w:pgNumType w:fmt="decimal"/>
          <w:cols w:space="720" w:num="1"/>
          <w:docGrid w:linePitch="299" w:charSpace="0"/>
        </w:sectPr>
      </w:pPr>
    </w:p>
    <w:p w14:paraId="1B9C05FD"/>
    <w:sdt>
      <w:sdtPr>
        <w:rPr>
          <w:rFonts w:ascii="宋体" w:hAnsi="宋体" w:eastAsia="宋体"/>
          <w:sz w:val="21"/>
        </w:rPr>
        <w:id w:val="147476178"/>
        <w15:color w:val="DBDBDB"/>
        <w:docPartObj>
          <w:docPartGallery w:val="Table of Contents"/>
          <w:docPartUnique/>
        </w:docPartObj>
      </w:sdtPr>
      <w:sdtEndPr>
        <w:rPr>
          <w:rFonts w:ascii="宋体" w:hAnsi="宋体" w:eastAsia="宋体"/>
          <w:sz w:val="21"/>
        </w:rPr>
      </w:sdtEndPr>
      <w:sdtContent>
        <w:p w14:paraId="6CD34AD2">
          <w:pPr>
            <w:jc w:val="center"/>
          </w:pPr>
          <w:r>
            <w:rPr>
              <w:rFonts w:ascii="宋体" w:hAnsi="宋体" w:eastAsia="宋体"/>
              <w:sz w:val="21"/>
            </w:rPr>
            <w:t>目录</w:t>
          </w:r>
        </w:p>
        <w:p w14:paraId="210E5206">
          <w:pPr>
            <w:pStyle w:val="5"/>
            <w:tabs>
              <w:tab w:val="right" w:leader="dot" w:pos="9046"/>
            </w:tabs>
            <w:rPr>
              <w:del w:id="87" w:author="随遇而安" w:date="2023-08-24T08:08:46Z"/>
            </w:rPr>
          </w:pPr>
          <w:r>
            <w:fldChar w:fldCharType="begin"/>
          </w:r>
          <w:r>
            <w:instrText xml:space="preserve">TOC \o "1-1" \h \u </w:instrText>
          </w:r>
          <w:r>
            <w:fldChar w:fldCharType="separate"/>
          </w:r>
          <w:del w:id="88" w:author="随遇而安" w:date="2023-08-24T08:08:46Z">
            <w:r>
              <w:rPr/>
              <w:fldChar w:fldCharType="begin"/>
            </w:r>
          </w:del>
          <w:del w:id="89" w:author="随遇而安" w:date="2023-08-24T08:08:46Z">
            <w:r>
              <w:rPr/>
              <w:delInstrText xml:space="preserve"> HYPERLINK \l _Toc16838 </w:delInstrText>
            </w:r>
          </w:del>
          <w:del w:id="90" w:author="随遇而安" w:date="2023-08-24T08:08:46Z">
            <w:r>
              <w:rPr/>
              <w:fldChar w:fldCharType="separate"/>
            </w:r>
          </w:del>
          <w:del w:id="91" w:author="随遇而安" w:date="2023-08-24T08:08:46Z">
            <w:r>
              <w:rPr>
                <w:rFonts w:hint="eastAsia" w:ascii="仿宋" w:hAnsi="仿宋" w:eastAsia="仿宋" w:cs="仿宋"/>
                <w:spacing w:val="-13"/>
                <w:szCs w:val="28"/>
                <w14:textOutline w14:w="4354" w14:cap="flat" w14:cmpd="sng">
                  <w14:solidFill>
                    <w14:srgbClr w14:val="000000"/>
                  </w14:solidFill>
                  <w14:prstDash w14:val="solid"/>
                  <w14:miter w14:val="0"/>
                </w14:textOutline>
              </w:rPr>
              <w:delText>1.目的</w:delText>
            </w:r>
          </w:del>
          <w:del w:id="92" w:author="随遇而安" w:date="2023-08-24T08:08:46Z">
            <w:r>
              <w:rPr/>
              <w:tab/>
            </w:r>
          </w:del>
          <w:del w:id="93" w:author="随遇而安" w:date="2023-08-24T08:08:46Z">
            <w:r>
              <w:rPr/>
              <w:fldChar w:fldCharType="begin"/>
            </w:r>
          </w:del>
          <w:del w:id="94" w:author="随遇而安" w:date="2023-08-24T08:08:46Z">
            <w:r>
              <w:rPr/>
              <w:delInstrText xml:space="preserve"> PAGEREF _Toc16838 \h </w:delInstrText>
            </w:r>
          </w:del>
          <w:del w:id="95" w:author="随遇而安" w:date="2023-08-24T08:08:46Z">
            <w:r>
              <w:rPr/>
              <w:fldChar w:fldCharType="separate"/>
            </w:r>
          </w:del>
          <w:del w:id="96" w:author="随遇而安" w:date="2023-08-24T08:08:46Z">
            <w:r>
              <w:rPr/>
              <w:delText>4</w:delText>
            </w:r>
          </w:del>
          <w:del w:id="97" w:author="随遇而安" w:date="2023-08-24T08:08:46Z">
            <w:r>
              <w:rPr/>
              <w:fldChar w:fldCharType="end"/>
            </w:r>
          </w:del>
          <w:del w:id="98" w:author="随遇而安" w:date="2023-08-24T08:08:46Z">
            <w:r>
              <w:rPr/>
              <w:fldChar w:fldCharType="end"/>
            </w:r>
          </w:del>
        </w:p>
        <w:p w14:paraId="6BB77987">
          <w:pPr>
            <w:pStyle w:val="5"/>
            <w:tabs>
              <w:tab w:val="right" w:leader="dot" w:pos="9046"/>
            </w:tabs>
            <w:rPr>
              <w:del w:id="99" w:author="随遇而安" w:date="2023-08-24T08:08:46Z"/>
            </w:rPr>
          </w:pPr>
          <w:del w:id="100" w:author="随遇而安" w:date="2023-08-24T08:08:46Z">
            <w:r>
              <w:rPr/>
              <w:fldChar w:fldCharType="begin"/>
            </w:r>
          </w:del>
          <w:del w:id="101" w:author="随遇而安" w:date="2023-08-24T08:08:46Z">
            <w:r>
              <w:rPr/>
              <w:delInstrText xml:space="preserve"> HYPERLINK \l _Toc2974 </w:delInstrText>
            </w:r>
          </w:del>
          <w:del w:id="102" w:author="随遇而安" w:date="2023-08-24T08:08:46Z">
            <w:r>
              <w:rPr/>
              <w:fldChar w:fldCharType="separate"/>
            </w:r>
          </w:del>
          <w:del w:id="103" w:author="随遇而安" w:date="2023-08-24T08:08:46Z">
            <w:r>
              <w:rPr>
                <w:rFonts w:hint="eastAsia" w:ascii="仿宋" w:hAnsi="仿宋" w:eastAsia="仿宋" w:cs="仿宋"/>
                <w:spacing w:val="-2"/>
                <w:szCs w:val="28"/>
                <w14:textOutline w14:w="4354" w14:cap="flat" w14:cmpd="sng">
                  <w14:solidFill>
                    <w14:srgbClr w14:val="000000"/>
                  </w14:solidFill>
                  <w14:prstDash w14:val="solid"/>
                  <w14:miter w14:val="0"/>
                </w14:textOutline>
              </w:rPr>
              <w:delText>2.适用范围</w:delText>
            </w:r>
          </w:del>
          <w:del w:id="104" w:author="随遇而安" w:date="2023-08-24T08:08:46Z">
            <w:r>
              <w:rPr/>
              <w:tab/>
            </w:r>
          </w:del>
          <w:del w:id="105" w:author="随遇而安" w:date="2023-08-24T08:08:46Z">
            <w:r>
              <w:rPr/>
              <w:fldChar w:fldCharType="begin"/>
            </w:r>
          </w:del>
          <w:del w:id="106" w:author="随遇而安" w:date="2023-08-24T08:08:46Z">
            <w:r>
              <w:rPr/>
              <w:delInstrText xml:space="preserve"> PAGEREF _Toc2974 \h </w:delInstrText>
            </w:r>
          </w:del>
          <w:del w:id="107" w:author="随遇而安" w:date="2023-08-24T08:08:46Z">
            <w:r>
              <w:rPr/>
              <w:fldChar w:fldCharType="separate"/>
            </w:r>
          </w:del>
          <w:del w:id="108" w:author="随遇而安" w:date="2023-08-24T08:08:46Z">
            <w:r>
              <w:rPr/>
              <w:delText>4</w:delText>
            </w:r>
          </w:del>
          <w:del w:id="109" w:author="随遇而安" w:date="2023-08-24T08:08:46Z">
            <w:r>
              <w:rPr/>
              <w:fldChar w:fldCharType="end"/>
            </w:r>
          </w:del>
          <w:del w:id="110" w:author="随遇而安" w:date="2023-08-24T08:08:46Z">
            <w:r>
              <w:rPr/>
              <w:fldChar w:fldCharType="end"/>
            </w:r>
          </w:del>
        </w:p>
        <w:p w14:paraId="22880A25">
          <w:pPr>
            <w:pStyle w:val="5"/>
            <w:tabs>
              <w:tab w:val="right" w:leader="dot" w:pos="9046"/>
            </w:tabs>
            <w:rPr>
              <w:del w:id="111" w:author="随遇而安" w:date="2023-08-24T08:08:46Z"/>
            </w:rPr>
          </w:pPr>
          <w:del w:id="112" w:author="随遇而安" w:date="2023-08-24T08:08:46Z">
            <w:r>
              <w:rPr/>
              <w:fldChar w:fldCharType="begin"/>
            </w:r>
          </w:del>
          <w:del w:id="113" w:author="随遇而安" w:date="2023-08-24T08:08:46Z">
            <w:r>
              <w:rPr/>
              <w:delInstrText xml:space="preserve"> HYPERLINK \l _Toc18041 </w:delInstrText>
            </w:r>
          </w:del>
          <w:del w:id="114" w:author="随遇而安" w:date="2023-08-24T08:08:46Z">
            <w:r>
              <w:rPr/>
              <w:fldChar w:fldCharType="separate"/>
            </w:r>
          </w:del>
          <w:del w:id="115" w:author="随遇而安" w:date="2023-08-24T08:08:46Z">
            <w:r>
              <w:rPr>
                <w:rFonts w:hint="eastAsia" w:ascii="仿宋" w:hAnsi="仿宋" w:eastAsia="仿宋" w:cs="仿宋"/>
                <w:spacing w:val="-2"/>
                <w:szCs w:val="28"/>
                <w14:textOutline w14:w="4354" w14:cap="flat" w14:cmpd="sng">
                  <w14:solidFill>
                    <w14:srgbClr w14:val="000000"/>
                  </w14:solidFill>
                  <w14:prstDash w14:val="solid"/>
                  <w14:miter w14:val="0"/>
                </w14:textOutline>
              </w:rPr>
              <w:delText>3.术语与定义</w:delText>
            </w:r>
          </w:del>
          <w:del w:id="116" w:author="随遇而安" w:date="2023-08-24T08:08:46Z">
            <w:r>
              <w:rPr/>
              <w:tab/>
            </w:r>
          </w:del>
          <w:del w:id="117" w:author="随遇而安" w:date="2023-08-24T08:08:46Z">
            <w:r>
              <w:rPr/>
              <w:fldChar w:fldCharType="begin"/>
            </w:r>
          </w:del>
          <w:del w:id="118" w:author="随遇而安" w:date="2023-08-24T08:08:46Z">
            <w:r>
              <w:rPr/>
              <w:delInstrText xml:space="preserve"> PAGEREF _Toc18041 \h </w:delInstrText>
            </w:r>
          </w:del>
          <w:del w:id="119" w:author="随遇而安" w:date="2023-08-24T08:08:46Z">
            <w:r>
              <w:rPr/>
              <w:fldChar w:fldCharType="separate"/>
            </w:r>
          </w:del>
          <w:del w:id="120" w:author="随遇而安" w:date="2023-08-24T08:08:46Z">
            <w:r>
              <w:rPr/>
              <w:delText>4</w:delText>
            </w:r>
          </w:del>
          <w:del w:id="121" w:author="随遇而安" w:date="2023-08-24T08:08:46Z">
            <w:r>
              <w:rPr/>
              <w:fldChar w:fldCharType="end"/>
            </w:r>
          </w:del>
          <w:del w:id="122" w:author="随遇而安" w:date="2023-08-24T08:08:46Z">
            <w:r>
              <w:rPr/>
              <w:fldChar w:fldCharType="end"/>
            </w:r>
          </w:del>
        </w:p>
        <w:p w14:paraId="3F19C580">
          <w:pPr>
            <w:pStyle w:val="5"/>
            <w:tabs>
              <w:tab w:val="right" w:leader="dot" w:pos="9046"/>
            </w:tabs>
            <w:rPr>
              <w:del w:id="123" w:author="随遇而安" w:date="2023-08-24T08:08:46Z"/>
            </w:rPr>
          </w:pPr>
          <w:del w:id="124" w:author="随遇而安" w:date="2023-08-24T08:08:46Z">
            <w:r>
              <w:rPr/>
              <w:fldChar w:fldCharType="begin"/>
            </w:r>
          </w:del>
          <w:del w:id="125" w:author="随遇而安" w:date="2023-08-24T08:08:46Z">
            <w:r>
              <w:rPr/>
              <w:delInstrText xml:space="preserve"> HYPERLINK \l _Toc17010 </w:delInstrText>
            </w:r>
          </w:del>
          <w:del w:id="126" w:author="随遇而安" w:date="2023-08-24T08:08:46Z">
            <w:r>
              <w:rPr/>
              <w:fldChar w:fldCharType="separate"/>
            </w:r>
          </w:del>
          <w:del w:id="127" w:author="随遇而安" w:date="2023-08-24T08:08:46Z">
            <w:r>
              <w:rPr>
                <w:rFonts w:hint="eastAsia" w:ascii="仿宋" w:hAnsi="仿宋" w:eastAsia="仿宋" w:cs="仿宋"/>
                <w:szCs w:val="28"/>
                <w14:textOutline w14:w="4354" w14:cap="flat" w14:cmpd="sng">
                  <w14:solidFill>
                    <w14:srgbClr w14:val="000000"/>
                  </w14:solidFill>
                  <w14:prstDash w14:val="solid"/>
                  <w14:miter w14:val="0"/>
                </w14:textOutline>
              </w:rPr>
              <w:delText>4.相关部门/人员职责</w:delText>
            </w:r>
          </w:del>
          <w:del w:id="128" w:author="随遇而安" w:date="2023-08-24T08:08:46Z">
            <w:r>
              <w:rPr/>
              <w:tab/>
            </w:r>
          </w:del>
          <w:del w:id="129" w:author="随遇而安" w:date="2023-08-24T08:08:46Z">
            <w:r>
              <w:rPr/>
              <w:fldChar w:fldCharType="begin"/>
            </w:r>
          </w:del>
          <w:del w:id="130" w:author="随遇而安" w:date="2023-08-24T08:08:46Z">
            <w:r>
              <w:rPr/>
              <w:delInstrText xml:space="preserve"> PAGEREF _Toc17010 \h </w:delInstrText>
            </w:r>
          </w:del>
          <w:del w:id="131" w:author="随遇而安" w:date="2023-08-24T08:08:46Z">
            <w:r>
              <w:rPr/>
              <w:fldChar w:fldCharType="separate"/>
            </w:r>
          </w:del>
          <w:del w:id="132" w:author="随遇而安" w:date="2023-08-24T08:08:46Z">
            <w:r>
              <w:rPr/>
              <w:delText>4</w:delText>
            </w:r>
          </w:del>
          <w:del w:id="133" w:author="随遇而安" w:date="2023-08-24T08:08:46Z">
            <w:r>
              <w:rPr/>
              <w:fldChar w:fldCharType="end"/>
            </w:r>
          </w:del>
          <w:del w:id="134" w:author="随遇而安" w:date="2023-08-24T08:08:46Z">
            <w:r>
              <w:rPr/>
              <w:fldChar w:fldCharType="end"/>
            </w:r>
          </w:del>
        </w:p>
        <w:p w14:paraId="4D345D97">
          <w:pPr>
            <w:pStyle w:val="5"/>
            <w:tabs>
              <w:tab w:val="right" w:leader="dot" w:pos="9046"/>
            </w:tabs>
            <w:rPr>
              <w:del w:id="135" w:author="随遇而安" w:date="2023-08-24T08:08:46Z"/>
            </w:rPr>
          </w:pPr>
          <w:del w:id="136" w:author="随遇而安" w:date="2023-08-24T08:08:46Z">
            <w:r>
              <w:rPr/>
              <w:fldChar w:fldCharType="begin"/>
            </w:r>
          </w:del>
          <w:del w:id="137" w:author="随遇而安" w:date="2023-08-24T08:08:46Z">
            <w:r>
              <w:rPr/>
              <w:delInstrText xml:space="preserve"> HYPERLINK \l _Toc10198 </w:delInstrText>
            </w:r>
          </w:del>
          <w:del w:id="138" w:author="随遇而安" w:date="2023-08-24T08:08:46Z">
            <w:r>
              <w:rPr/>
              <w:fldChar w:fldCharType="separate"/>
            </w:r>
          </w:del>
          <w:del w:id="139" w:author="随遇而安" w:date="2023-08-24T08:08:46Z">
            <w:r>
              <w:rPr>
                <w:rFonts w:hint="eastAsia" w:ascii="仿宋" w:hAnsi="仿宋" w:eastAsia="仿宋" w:cs="仿宋"/>
                <w:spacing w:val="-2"/>
                <w:szCs w:val="28"/>
                <w14:textOutline w14:w="4354" w14:cap="flat" w14:cmpd="sng">
                  <w14:solidFill>
                    <w14:srgbClr w14:val="000000"/>
                  </w14:solidFill>
                  <w14:prstDash w14:val="solid"/>
                  <w14:miter w14:val="0"/>
                </w14:textOutline>
              </w:rPr>
              <w:delText>5.火灾预防</w:delText>
            </w:r>
          </w:del>
          <w:del w:id="140" w:author="随遇而安" w:date="2023-08-24T08:08:46Z">
            <w:r>
              <w:rPr/>
              <w:tab/>
            </w:r>
          </w:del>
          <w:del w:id="141" w:author="随遇而安" w:date="2023-08-24T08:08:46Z">
            <w:r>
              <w:rPr/>
              <w:fldChar w:fldCharType="begin"/>
            </w:r>
          </w:del>
          <w:del w:id="142" w:author="随遇而安" w:date="2023-08-24T08:08:46Z">
            <w:r>
              <w:rPr/>
              <w:delInstrText xml:space="preserve"> PAGEREF _Toc10198 \h </w:delInstrText>
            </w:r>
          </w:del>
          <w:del w:id="143" w:author="随遇而安" w:date="2023-08-24T08:08:46Z">
            <w:r>
              <w:rPr/>
              <w:fldChar w:fldCharType="separate"/>
            </w:r>
          </w:del>
          <w:del w:id="144" w:author="随遇而安" w:date="2023-08-24T08:08:46Z">
            <w:r>
              <w:rPr/>
              <w:delText>5</w:delText>
            </w:r>
          </w:del>
          <w:del w:id="145" w:author="随遇而安" w:date="2023-08-24T08:08:46Z">
            <w:r>
              <w:rPr/>
              <w:fldChar w:fldCharType="end"/>
            </w:r>
          </w:del>
          <w:del w:id="146" w:author="随遇而安" w:date="2023-08-24T08:08:46Z">
            <w:r>
              <w:rPr/>
              <w:fldChar w:fldCharType="end"/>
            </w:r>
          </w:del>
        </w:p>
        <w:p w14:paraId="4C6FF150">
          <w:pPr>
            <w:pStyle w:val="5"/>
            <w:tabs>
              <w:tab w:val="right" w:leader="dot" w:pos="9046"/>
            </w:tabs>
            <w:rPr>
              <w:del w:id="147" w:author="随遇而安" w:date="2023-08-24T08:08:46Z"/>
            </w:rPr>
          </w:pPr>
          <w:del w:id="148" w:author="随遇而安" w:date="2023-08-24T08:08:46Z">
            <w:r>
              <w:rPr/>
              <w:fldChar w:fldCharType="begin"/>
            </w:r>
          </w:del>
          <w:del w:id="149" w:author="随遇而安" w:date="2023-08-24T08:08:46Z">
            <w:r>
              <w:rPr/>
              <w:delInstrText xml:space="preserve"> HYPERLINK \l _Toc3821 </w:delInstrText>
            </w:r>
          </w:del>
          <w:del w:id="150" w:author="随遇而安" w:date="2023-08-24T08:08:46Z">
            <w:r>
              <w:rPr/>
              <w:fldChar w:fldCharType="separate"/>
            </w:r>
          </w:del>
          <w:del w:id="151" w:author="随遇而安" w:date="2023-08-24T08:08:46Z">
            <w:r>
              <w:rPr>
                <w:rFonts w:hint="eastAsia" w:ascii="仿宋" w:hAnsi="仿宋" w:eastAsia="仿宋" w:cs="仿宋"/>
                <w:spacing w:val="-1"/>
                <w:szCs w:val="28"/>
                <w14:textOutline w14:w="4354" w14:cap="flat" w14:cmpd="sng">
                  <w14:solidFill>
                    <w14:srgbClr w14:val="000000"/>
                  </w14:solidFill>
                  <w14:prstDash w14:val="solid"/>
                  <w14:miter w14:val="0"/>
                </w14:textOutline>
              </w:rPr>
              <w:delText>6.消防安全重点部位管理</w:delText>
            </w:r>
          </w:del>
          <w:del w:id="152" w:author="随遇而安" w:date="2023-08-24T08:08:46Z">
            <w:r>
              <w:rPr/>
              <w:tab/>
            </w:r>
          </w:del>
          <w:del w:id="153" w:author="随遇而安" w:date="2023-08-24T08:08:46Z">
            <w:r>
              <w:rPr/>
              <w:fldChar w:fldCharType="begin"/>
            </w:r>
          </w:del>
          <w:del w:id="154" w:author="随遇而安" w:date="2023-08-24T08:08:46Z">
            <w:r>
              <w:rPr/>
              <w:delInstrText xml:space="preserve"> PAGEREF _Toc3821 \h </w:delInstrText>
            </w:r>
          </w:del>
          <w:del w:id="155" w:author="随遇而安" w:date="2023-08-24T08:08:46Z">
            <w:r>
              <w:rPr/>
              <w:fldChar w:fldCharType="separate"/>
            </w:r>
          </w:del>
          <w:del w:id="156" w:author="随遇而安" w:date="2023-08-24T08:08:46Z">
            <w:r>
              <w:rPr/>
              <w:delText>8</w:delText>
            </w:r>
          </w:del>
          <w:del w:id="157" w:author="随遇而安" w:date="2023-08-24T08:08:46Z">
            <w:r>
              <w:rPr/>
              <w:fldChar w:fldCharType="end"/>
            </w:r>
          </w:del>
          <w:del w:id="158" w:author="随遇而安" w:date="2023-08-24T08:08:46Z">
            <w:r>
              <w:rPr/>
              <w:fldChar w:fldCharType="end"/>
            </w:r>
          </w:del>
        </w:p>
        <w:p w14:paraId="43DB9DB7">
          <w:pPr>
            <w:pStyle w:val="5"/>
            <w:tabs>
              <w:tab w:val="right" w:leader="dot" w:pos="9046"/>
            </w:tabs>
            <w:rPr>
              <w:del w:id="159" w:author="随遇而安" w:date="2023-08-24T08:08:46Z"/>
            </w:rPr>
          </w:pPr>
          <w:del w:id="160" w:author="随遇而安" w:date="2023-08-24T08:08:46Z">
            <w:r>
              <w:rPr/>
              <w:fldChar w:fldCharType="begin"/>
            </w:r>
          </w:del>
          <w:del w:id="161" w:author="随遇而安" w:date="2023-08-24T08:08:46Z">
            <w:r>
              <w:rPr/>
              <w:delInstrText xml:space="preserve"> HYPERLINK \l _Toc27215 </w:delInstrText>
            </w:r>
          </w:del>
          <w:del w:id="162" w:author="随遇而安" w:date="2023-08-24T08:08:46Z">
            <w:r>
              <w:rPr/>
              <w:fldChar w:fldCharType="separate"/>
            </w:r>
          </w:del>
          <w:del w:id="163" w:author="随遇而安" w:date="2023-08-24T08:08:46Z">
            <w:r>
              <w:rPr>
                <w:rFonts w:hint="eastAsia" w:ascii="仿宋" w:hAnsi="仿宋" w:eastAsia="仿宋" w:cs="仿宋"/>
                <w:spacing w:val="-2"/>
                <w:szCs w:val="28"/>
                <w14:textOutline w14:w="4354" w14:cap="flat" w14:cmpd="sng">
                  <w14:solidFill>
                    <w14:srgbClr w14:val="000000"/>
                  </w14:solidFill>
                  <w14:prstDash w14:val="solid"/>
                  <w14:miter w14:val="0"/>
                </w14:textOutline>
              </w:rPr>
              <w:delText>7.防火检查</w:delText>
            </w:r>
          </w:del>
          <w:del w:id="164" w:author="随遇而安" w:date="2023-08-24T08:08:46Z">
            <w:r>
              <w:rPr/>
              <w:tab/>
            </w:r>
          </w:del>
          <w:del w:id="165" w:author="随遇而安" w:date="2023-08-24T08:08:46Z">
            <w:r>
              <w:rPr/>
              <w:fldChar w:fldCharType="begin"/>
            </w:r>
          </w:del>
          <w:del w:id="166" w:author="随遇而安" w:date="2023-08-24T08:08:46Z">
            <w:r>
              <w:rPr/>
              <w:delInstrText xml:space="preserve"> PAGEREF _Toc27215 \h </w:delInstrText>
            </w:r>
          </w:del>
          <w:del w:id="167" w:author="随遇而安" w:date="2023-08-24T08:08:46Z">
            <w:r>
              <w:rPr/>
              <w:fldChar w:fldCharType="separate"/>
            </w:r>
          </w:del>
          <w:del w:id="168" w:author="随遇而安" w:date="2023-08-24T08:08:46Z">
            <w:r>
              <w:rPr/>
              <w:delText>9</w:delText>
            </w:r>
          </w:del>
          <w:del w:id="169" w:author="随遇而安" w:date="2023-08-24T08:08:46Z">
            <w:r>
              <w:rPr/>
              <w:fldChar w:fldCharType="end"/>
            </w:r>
          </w:del>
          <w:del w:id="170" w:author="随遇而安" w:date="2023-08-24T08:08:46Z">
            <w:r>
              <w:rPr/>
              <w:fldChar w:fldCharType="end"/>
            </w:r>
          </w:del>
        </w:p>
        <w:p w14:paraId="3B75AF69">
          <w:pPr>
            <w:pStyle w:val="5"/>
            <w:tabs>
              <w:tab w:val="right" w:leader="dot" w:pos="9046"/>
            </w:tabs>
            <w:rPr>
              <w:del w:id="171" w:author="随遇而安" w:date="2023-08-24T08:08:46Z"/>
            </w:rPr>
          </w:pPr>
          <w:del w:id="172" w:author="随遇而安" w:date="2023-08-24T08:08:46Z">
            <w:r>
              <w:rPr/>
              <w:fldChar w:fldCharType="begin"/>
            </w:r>
          </w:del>
          <w:del w:id="173" w:author="随遇而安" w:date="2023-08-24T08:08:46Z">
            <w:r>
              <w:rPr/>
              <w:delInstrText xml:space="preserve"> HYPERLINK \l _Toc25316 </w:delInstrText>
            </w:r>
          </w:del>
          <w:del w:id="174" w:author="随遇而安" w:date="2023-08-24T08:08:46Z">
            <w:r>
              <w:rPr/>
              <w:fldChar w:fldCharType="separate"/>
            </w:r>
          </w:del>
          <w:del w:id="175" w:author="随遇而安" w:date="2023-08-24T08:08:46Z">
            <w:r>
              <w:rPr>
                <w:rFonts w:hint="eastAsia" w:ascii="仿宋" w:hAnsi="仿宋" w:eastAsia="仿宋" w:cs="仿宋"/>
                <w:spacing w:val="-1"/>
                <w:szCs w:val="28"/>
                <w14:textOutline w14:w="4354" w14:cap="flat" w14:cmpd="sng">
                  <w14:solidFill>
                    <w14:srgbClr w14:val="000000"/>
                  </w14:solidFill>
                  <w14:prstDash w14:val="solid"/>
                  <w14:miter w14:val="0"/>
                </w14:textOutline>
              </w:rPr>
              <w:delText>8.灭火救援</w:delText>
            </w:r>
          </w:del>
          <w:del w:id="176" w:author="随遇而安" w:date="2023-08-24T08:08:46Z">
            <w:r>
              <w:rPr/>
              <w:tab/>
            </w:r>
          </w:del>
          <w:del w:id="177" w:author="随遇而安" w:date="2023-08-24T08:08:46Z">
            <w:r>
              <w:rPr/>
              <w:fldChar w:fldCharType="begin"/>
            </w:r>
          </w:del>
          <w:del w:id="178" w:author="随遇而安" w:date="2023-08-24T08:08:46Z">
            <w:r>
              <w:rPr/>
              <w:delInstrText xml:space="preserve"> PAGEREF _Toc25316 \h </w:delInstrText>
            </w:r>
          </w:del>
          <w:del w:id="179" w:author="随遇而安" w:date="2023-08-24T08:08:46Z">
            <w:r>
              <w:rPr/>
              <w:fldChar w:fldCharType="separate"/>
            </w:r>
          </w:del>
          <w:del w:id="180" w:author="随遇而安" w:date="2023-08-24T08:08:46Z">
            <w:r>
              <w:rPr/>
              <w:delText>10</w:delText>
            </w:r>
          </w:del>
          <w:del w:id="181" w:author="随遇而安" w:date="2023-08-24T08:08:46Z">
            <w:r>
              <w:rPr/>
              <w:fldChar w:fldCharType="end"/>
            </w:r>
          </w:del>
          <w:del w:id="182" w:author="随遇而安" w:date="2023-08-24T08:08:46Z">
            <w:r>
              <w:rPr/>
              <w:fldChar w:fldCharType="end"/>
            </w:r>
          </w:del>
        </w:p>
        <w:p w14:paraId="154CCBA7">
          <w:pPr>
            <w:pStyle w:val="5"/>
            <w:tabs>
              <w:tab w:val="right" w:leader="dot" w:pos="9046"/>
            </w:tabs>
            <w:rPr>
              <w:del w:id="183" w:author="随遇而安" w:date="2023-08-24T08:08:46Z"/>
            </w:rPr>
          </w:pPr>
          <w:del w:id="184" w:author="随遇而安" w:date="2023-08-24T08:08:46Z">
            <w:r>
              <w:rPr/>
              <w:fldChar w:fldCharType="begin"/>
            </w:r>
          </w:del>
          <w:del w:id="185" w:author="随遇而安" w:date="2023-08-24T08:08:46Z">
            <w:r>
              <w:rPr/>
              <w:delInstrText xml:space="preserve"> HYPERLINK \l _Toc25320 </w:delInstrText>
            </w:r>
          </w:del>
          <w:del w:id="186" w:author="随遇而安" w:date="2023-08-24T08:08:46Z">
            <w:r>
              <w:rPr/>
              <w:fldChar w:fldCharType="separate"/>
            </w:r>
          </w:del>
          <w:del w:id="187" w:author="随遇而安" w:date="2023-08-24T08:08:46Z">
            <w:r>
              <w:rPr>
                <w:rFonts w:hint="eastAsia" w:ascii="仿宋" w:hAnsi="仿宋" w:eastAsia="仿宋" w:cs="仿宋"/>
                <w:spacing w:val="-1"/>
                <w:szCs w:val="28"/>
                <w14:textOutline w14:w="4354" w14:cap="flat" w14:cmpd="sng">
                  <w14:solidFill>
                    <w14:srgbClr w14:val="000000"/>
                  </w14:solidFill>
                  <w14:prstDash w14:val="solid"/>
                  <w14:miter w14:val="0"/>
                </w14:textOutline>
              </w:rPr>
              <w:delText>9.消防档案</w:delText>
            </w:r>
          </w:del>
          <w:del w:id="188" w:author="随遇而安" w:date="2023-08-24T08:08:46Z">
            <w:r>
              <w:rPr/>
              <w:tab/>
            </w:r>
          </w:del>
          <w:del w:id="189" w:author="随遇而安" w:date="2023-08-24T08:08:46Z">
            <w:r>
              <w:rPr/>
              <w:fldChar w:fldCharType="begin"/>
            </w:r>
          </w:del>
          <w:del w:id="190" w:author="随遇而安" w:date="2023-08-24T08:08:46Z">
            <w:r>
              <w:rPr/>
              <w:delInstrText xml:space="preserve"> PAGEREF _Toc25320 \h </w:delInstrText>
            </w:r>
          </w:del>
          <w:del w:id="191" w:author="随遇而安" w:date="2023-08-24T08:08:46Z">
            <w:r>
              <w:rPr/>
              <w:fldChar w:fldCharType="separate"/>
            </w:r>
          </w:del>
          <w:del w:id="192" w:author="随遇而安" w:date="2023-08-24T08:08:46Z">
            <w:r>
              <w:rPr/>
              <w:delText>10</w:delText>
            </w:r>
          </w:del>
          <w:del w:id="193" w:author="随遇而安" w:date="2023-08-24T08:08:46Z">
            <w:r>
              <w:rPr/>
              <w:fldChar w:fldCharType="end"/>
            </w:r>
          </w:del>
          <w:del w:id="194" w:author="随遇而安" w:date="2023-08-24T08:08:46Z">
            <w:r>
              <w:rPr/>
              <w:fldChar w:fldCharType="end"/>
            </w:r>
          </w:del>
        </w:p>
        <w:p w14:paraId="525EAEDA">
          <w:pPr>
            <w:pStyle w:val="5"/>
            <w:tabs>
              <w:tab w:val="right" w:leader="dot" w:pos="9046"/>
            </w:tabs>
            <w:rPr>
              <w:del w:id="195" w:author="随遇而安" w:date="2023-08-24T08:08:46Z"/>
            </w:rPr>
          </w:pPr>
          <w:del w:id="196" w:author="随遇而安" w:date="2023-08-24T08:08:46Z">
            <w:r>
              <w:rPr/>
              <w:fldChar w:fldCharType="begin"/>
            </w:r>
          </w:del>
          <w:del w:id="197" w:author="随遇而安" w:date="2023-08-24T08:08:46Z">
            <w:r>
              <w:rPr/>
              <w:delInstrText xml:space="preserve"> HYPERLINK \l _Toc18373 </w:delInstrText>
            </w:r>
          </w:del>
          <w:del w:id="198" w:author="随遇而安" w:date="2023-08-24T08:08:46Z">
            <w:r>
              <w:rPr/>
              <w:fldChar w:fldCharType="separate"/>
            </w:r>
          </w:del>
          <w:del w:id="199" w:author="随遇而安" w:date="2023-08-24T08:08:46Z">
            <w:r>
              <w:rPr>
                <w:rFonts w:hint="eastAsia" w:ascii="仿宋" w:hAnsi="仿宋" w:eastAsia="仿宋" w:cs="仿宋"/>
                <w:spacing w:val="-5"/>
                <w:szCs w:val="28"/>
                <w14:textOutline w14:w="4354" w14:cap="flat" w14:cmpd="sng">
                  <w14:solidFill>
                    <w14:srgbClr w14:val="000000"/>
                  </w14:solidFill>
                  <w14:prstDash w14:val="solid"/>
                  <w14:miter w14:val="0"/>
                </w14:textOutline>
              </w:rPr>
              <w:delText>10.附则</w:delText>
            </w:r>
          </w:del>
          <w:del w:id="200" w:author="随遇而安" w:date="2023-08-24T08:08:46Z">
            <w:r>
              <w:rPr/>
              <w:tab/>
            </w:r>
          </w:del>
          <w:del w:id="201" w:author="随遇而安" w:date="2023-08-24T08:08:46Z">
            <w:r>
              <w:rPr/>
              <w:fldChar w:fldCharType="begin"/>
            </w:r>
          </w:del>
          <w:del w:id="202" w:author="随遇而安" w:date="2023-08-24T08:08:46Z">
            <w:r>
              <w:rPr/>
              <w:delInstrText xml:space="preserve"> PAGEREF _Toc18373 \h </w:delInstrText>
            </w:r>
          </w:del>
          <w:del w:id="203" w:author="随遇而安" w:date="2023-08-24T08:08:46Z">
            <w:r>
              <w:rPr/>
              <w:fldChar w:fldCharType="separate"/>
            </w:r>
          </w:del>
          <w:del w:id="204" w:author="随遇而安" w:date="2023-08-24T08:08:46Z">
            <w:r>
              <w:rPr/>
              <w:delText>11</w:delText>
            </w:r>
          </w:del>
          <w:del w:id="205" w:author="随遇而安" w:date="2023-08-24T08:08:46Z">
            <w:r>
              <w:rPr/>
              <w:fldChar w:fldCharType="end"/>
            </w:r>
          </w:del>
          <w:del w:id="206" w:author="随遇而安" w:date="2023-08-24T08:08:46Z">
            <w:r>
              <w:rPr/>
              <w:fldChar w:fldCharType="end"/>
            </w:r>
          </w:del>
        </w:p>
        <w:p w14:paraId="4FCEC149">
          <w:pPr>
            <w:pStyle w:val="5"/>
            <w:tabs>
              <w:tab w:val="right" w:leader="dot" w:pos="9046"/>
            </w:tabs>
            <w:rPr>
              <w:del w:id="207" w:author="随遇而安" w:date="2023-08-24T08:08:46Z"/>
            </w:rPr>
          </w:pPr>
          <w:del w:id="208" w:author="随遇而安" w:date="2023-08-24T08:08:46Z">
            <w:r>
              <w:rPr/>
              <w:fldChar w:fldCharType="begin"/>
            </w:r>
          </w:del>
          <w:del w:id="209" w:author="随遇而安" w:date="2023-08-24T08:08:46Z">
            <w:r>
              <w:rPr/>
              <w:delInstrText xml:space="preserve"> HYPERLINK \l _Toc17382 </w:delInstrText>
            </w:r>
          </w:del>
          <w:del w:id="210" w:author="随遇而安" w:date="2023-08-24T08:08:46Z">
            <w:r>
              <w:rPr/>
              <w:fldChar w:fldCharType="separate"/>
            </w:r>
          </w:del>
          <w:del w:id="211" w:author="随遇而安" w:date="2023-08-24T08:08:46Z">
            <w:r>
              <w:rPr>
                <w:rFonts w:ascii="宋体" w:hAnsi="宋体" w:eastAsia="宋体" w:cs="宋体"/>
                <w:spacing w:val="-5"/>
                <w:szCs w:val="24"/>
                <w14:textOutline w14:w="4354" w14:cap="flat" w14:cmpd="sng">
                  <w14:solidFill>
                    <w14:srgbClr w14:val="000000"/>
                  </w14:solidFill>
                  <w14:prstDash w14:val="solid"/>
                  <w14:miter w14:val="0"/>
                </w14:textOutline>
              </w:rPr>
              <w:delText>11.附件</w:delText>
            </w:r>
          </w:del>
          <w:del w:id="212" w:author="随遇而安" w:date="2023-08-24T08:08:46Z">
            <w:r>
              <w:rPr/>
              <w:tab/>
            </w:r>
          </w:del>
          <w:del w:id="213" w:author="随遇而安" w:date="2023-08-24T08:08:46Z">
            <w:r>
              <w:rPr/>
              <w:fldChar w:fldCharType="begin"/>
            </w:r>
          </w:del>
          <w:del w:id="214" w:author="随遇而安" w:date="2023-08-24T08:08:46Z">
            <w:r>
              <w:rPr/>
              <w:delInstrText xml:space="preserve"> PAGEREF _Toc17382 \h </w:delInstrText>
            </w:r>
          </w:del>
          <w:del w:id="215" w:author="随遇而安" w:date="2023-08-24T08:08:46Z">
            <w:r>
              <w:rPr/>
              <w:fldChar w:fldCharType="separate"/>
            </w:r>
          </w:del>
          <w:del w:id="216" w:author="随遇而安" w:date="2023-08-24T08:08:46Z">
            <w:r>
              <w:rPr/>
              <w:delText>11</w:delText>
            </w:r>
          </w:del>
          <w:del w:id="217" w:author="随遇而安" w:date="2023-08-24T08:08:46Z">
            <w:r>
              <w:rPr/>
              <w:fldChar w:fldCharType="end"/>
            </w:r>
          </w:del>
          <w:del w:id="218" w:author="随遇而安" w:date="2023-08-24T08:08:46Z">
            <w:r>
              <w:rPr/>
              <w:fldChar w:fldCharType="end"/>
            </w:r>
          </w:del>
        </w:p>
        <w:p w14:paraId="34CD72EB">
          <w:pPr>
            <w:pStyle w:val="5"/>
            <w:tabs>
              <w:tab w:val="right" w:leader="dot" w:pos="9046"/>
            </w:tabs>
            <w:rPr>
              <w:ins w:id="219" w:author="随遇而安" w:date="2023-08-24T08:08:46Z"/>
            </w:rPr>
          </w:pPr>
          <w:ins w:id="220" w:author="随遇而安" w:date="2023-08-24T08:08:46Z">
            <w:r>
              <w:rPr/>
              <w:fldChar w:fldCharType="begin"/>
            </w:r>
          </w:ins>
          <w:ins w:id="221" w:author="随遇而安" w:date="2023-08-24T08:08:46Z">
            <w:r>
              <w:rPr/>
              <w:instrText xml:space="preserve"> HYPERLINK \l _Toc24013 </w:instrText>
            </w:r>
          </w:ins>
          <w:ins w:id="222" w:author="随遇而安" w:date="2023-08-24T08:08:46Z">
            <w:r>
              <w:rPr/>
              <w:fldChar w:fldCharType="separate"/>
            </w:r>
          </w:ins>
          <w:ins w:id="223" w:author="随遇而安" w:date="2023-08-24T08:08:46Z">
            <w:r>
              <w:rPr>
                <w:rFonts w:hint="eastAsia" w:ascii="仿宋" w:hAnsi="仿宋" w:eastAsia="仿宋" w:cs="仿宋"/>
                <w:spacing w:val="-13"/>
                <w:szCs w:val="28"/>
                <w14:textOutline w14:w="4354" w14:cap="flat" w14:cmpd="sng">
                  <w14:solidFill>
                    <w14:srgbClr w14:val="000000"/>
                  </w14:solidFill>
                  <w14:prstDash w14:val="solid"/>
                  <w14:miter w14:val="0"/>
                </w14:textOutline>
              </w:rPr>
              <w:t>1.目的</w:t>
            </w:r>
          </w:ins>
          <w:ins w:id="224" w:author="随遇而安" w:date="2023-08-24T08:08:46Z">
            <w:r>
              <w:rPr/>
              <w:tab/>
            </w:r>
          </w:ins>
          <w:ins w:id="225" w:author="随遇而安" w:date="2023-08-24T08:08:46Z">
            <w:r>
              <w:rPr/>
              <w:fldChar w:fldCharType="begin"/>
            </w:r>
          </w:ins>
          <w:ins w:id="226" w:author="随遇而安" w:date="2023-08-24T08:08:46Z">
            <w:r>
              <w:rPr/>
              <w:instrText xml:space="preserve"> PAGEREF _Toc24013 \h </w:instrText>
            </w:r>
          </w:ins>
          <w:ins w:id="227" w:author="随遇而安" w:date="2023-08-24T08:08:46Z">
            <w:r>
              <w:rPr/>
              <w:fldChar w:fldCharType="separate"/>
            </w:r>
          </w:ins>
          <w:ins w:id="228" w:author="随遇而安" w:date="2023-08-24T08:08:46Z">
            <w:r>
              <w:rPr/>
              <w:t>4</w:t>
            </w:r>
          </w:ins>
          <w:ins w:id="229" w:author="随遇而安" w:date="2023-08-24T08:08:46Z">
            <w:r>
              <w:rPr/>
              <w:fldChar w:fldCharType="end"/>
            </w:r>
          </w:ins>
          <w:ins w:id="230" w:author="随遇而安" w:date="2023-08-24T08:08:46Z">
            <w:r>
              <w:rPr/>
              <w:fldChar w:fldCharType="end"/>
            </w:r>
          </w:ins>
        </w:p>
        <w:p w14:paraId="292A28F8">
          <w:pPr>
            <w:pStyle w:val="5"/>
            <w:tabs>
              <w:tab w:val="right" w:leader="dot" w:pos="9046"/>
            </w:tabs>
            <w:rPr>
              <w:ins w:id="231" w:author="随遇而安" w:date="2023-08-24T08:08:46Z"/>
            </w:rPr>
          </w:pPr>
          <w:ins w:id="232" w:author="随遇而安" w:date="2023-08-24T08:08:46Z">
            <w:r>
              <w:rPr/>
              <w:fldChar w:fldCharType="begin"/>
            </w:r>
          </w:ins>
          <w:ins w:id="233" w:author="随遇而安" w:date="2023-08-24T08:08:46Z">
            <w:r>
              <w:rPr/>
              <w:instrText xml:space="preserve"> HYPERLINK \l _Toc29656 </w:instrText>
            </w:r>
          </w:ins>
          <w:ins w:id="234" w:author="随遇而安" w:date="2023-08-24T08:08:46Z">
            <w:r>
              <w:rPr/>
              <w:fldChar w:fldCharType="separate"/>
            </w:r>
          </w:ins>
          <w:ins w:id="235" w:author="随遇而安" w:date="2023-08-24T08:08:46Z">
            <w:r>
              <w:rPr>
                <w:rFonts w:hint="eastAsia" w:ascii="仿宋" w:hAnsi="仿宋" w:eastAsia="仿宋" w:cs="仿宋"/>
                <w:spacing w:val="-2"/>
                <w:szCs w:val="28"/>
                <w14:textOutline w14:w="4354" w14:cap="flat" w14:cmpd="sng">
                  <w14:solidFill>
                    <w14:srgbClr w14:val="000000"/>
                  </w14:solidFill>
                  <w14:prstDash w14:val="solid"/>
                  <w14:miter w14:val="0"/>
                </w14:textOutline>
              </w:rPr>
              <w:t>2.适用范围</w:t>
            </w:r>
          </w:ins>
          <w:ins w:id="236" w:author="随遇而安" w:date="2023-08-24T08:08:46Z">
            <w:r>
              <w:rPr/>
              <w:tab/>
            </w:r>
          </w:ins>
          <w:ins w:id="237" w:author="随遇而安" w:date="2023-08-24T08:08:46Z">
            <w:r>
              <w:rPr/>
              <w:fldChar w:fldCharType="begin"/>
            </w:r>
          </w:ins>
          <w:ins w:id="238" w:author="随遇而安" w:date="2023-08-24T08:08:46Z">
            <w:r>
              <w:rPr/>
              <w:instrText xml:space="preserve"> PAGEREF _Toc29656 \h </w:instrText>
            </w:r>
          </w:ins>
          <w:ins w:id="239" w:author="随遇而安" w:date="2023-08-24T08:08:46Z">
            <w:r>
              <w:rPr/>
              <w:fldChar w:fldCharType="separate"/>
            </w:r>
          </w:ins>
          <w:ins w:id="240" w:author="随遇而安" w:date="2023-08-24T08:08:46Z">
            <w:r>
              <w:rPr/>
              <w:t>4</w:t>
            </w:r>
          </w:ins>
          <w:ins w:id="241" w:author="随遇而安" w:date="2023-08-24T08:08:46Z">
            <w:r>
              <w:rPr/>
              <w:fldChar w:fldCharType="end"/>
            </w:r>
          </w:ins>
          <w:ins w:id="242" w:author="随遇而安" w:date="2023-08-24T08:08:46Z">
            <w:r>
              <w:rPr/>
              <w:fldChar w:fldCharType="end"/>
            </w:r>
          </w:ins>
        </w:p>
        <w:p w14:paraId="0E3D8D17">
          <w:pPr>
            <w:pStyle w:val="5"/>
            <w:tabs>
              <w:tab w:val="right" w:leader="dot" w:pos="9046"/>
            </w:tabs>
            <w:rPr>
              <w:ins w:id="243" w:author="随遇而安" w:date="2023-08-24T08:08:46Z"/>
            </w:rPr>
          </w:pPr>
          <w:ins w:id="244" w:author="随遇而安" w:date="2023-08-24T08:08:46Z">
            <w:r>
              <w:rPr/>
              <w:fldChar w:fldCharType="begin"/>
            </w:r>
          </w:ins>
          <w:ins w:id="245" w:author="随遇而安" w:date="2023-08-24T08:08:46Z">
            <w:r>
              <w:rPr/>
              <w:instrText xml:space="preserve"> HYPERLINK \l _Toc15695 </w:instrText>
            </w:r>
          </w:ins>
          <w:ins w:id="246" w:author="随遇而安" w:date="2023-08-24T08:08:46Z">
            <w:r>
              <w:rPr/>
              <w:fldChar w:fldCharType="separate"/>
            </w:r>
          </w:ins>
          <w:ins w:id="247" w:author="随遇而安" w:date="2023-08-24T08:08:46Z">
            <w:r>
              <w:rPr>
                <w:rFonts w:hint="eastAsia" w:ascii="仿宋" w:hAnsi="仿宋" w:eastAsia="仿宋" w:cs="仿宋"/>
                <w:spacing w:val="-2"/>
                <w:szCs w:val="28"/>
                <w14:textOutline w14:w="4354" w14:cap="flat" w14:cmpd="sng">
                  <w14:solidFill>
                    <w14:srgbClr w14:val="000000"/>
                  </w14:solidFill>
                  <w14:prstDash w14:val="solid"/>
                  <w14:miter w14:val="0"/>
                </w14:textOutline>
              </w:rPr>
              <w:t>3.术语与定义</w:t>
            </w:r>
          </w:ins>
          <w:ins w:id="248" w:author="随遇而安" w:date="2023-08-24T08:08:46Z">
            <w:r>
              <w:rPr/>
              <w:tab/>
            </w:r>
          </w:ins>
          <w:ins w:id="249" w:author="随遇而安" w:date="2023-08-24T08:08:46Z">
            <w:r>
              <w:rPr/>
              <w:fldChar w:fldCharType="begin"/>
            </w:r>
          </w:ins>
          <w:ins w:id="250" w:author="随遇而安" w:date="2023-08-24T08:08:46Z">
            <w:r>
              <w:rPr/>
              <w:instrText xml:space="preserve"> PAGEREF _Toc15695 \h </w:instrText>
            </w:r>
          </w:ins>
          <w:ins w:id="251" w:author="随遇而安" w:date="2023-08-24T08:08:46Z">
            <w:r>
              <w:rPr/>
              <w:fldChar w:fldCharType="separate"/>
            </w:r>
          </w:ins>
          <w:ins w:id="252" w:author="随遇而安" w:date="2023-08-24T08:08:46Z">
            <w:r>
              <w:rPr/>
              <w:t>4</w:t>
            </w:r>
          </w:ins>
          <w:ins w:id="253" w:author="随遇而安" w:date="2023-08-24T08:08:46Z">
            <w:r>
              <w:rPr/>
              <w:fldChar w:fldCharType="end"/>
            </w:r>
          </w:ins>
          <w:ins w:id="254" w:author="随遇而安" w:date="2023-08-24T08:08:46Z">
            <w:r>
              <w:rPr/>
              <w:fldChar w:fldCharType="end"/>
            </w:r>
          </w:ins>
        </w:p>
        <w:p w14:paraId="0776CA04">
          <w:pPr>
            <w:pStyle w:val="5"/>
            <w:tabs>
              <w:tab w:val="right" w:leader="dot" w:pos="9046"/>
            </w:tabs>
            <w:rPr>
              <w:ins w:id="255" w:author="随遇而安" w:date="2023-08-24T08:08:46Z"/>
            </w:rPr>
          </w:pPr>
          <w:ins w:id="256" w:author="随遇而安" w:date="2023-08-24T08:08:46Z">
            <w:r>
              <w:rPr/>
              <w:fldChar w:fldCharType="begin"/>
            </w:r>
          </w:ins>
          <w:ins w:id="257" w:author="随遇而安" w:date="2023-08-24T08:08:46Z">
            <w:r>
              <w:rPr/>
              <w:instrText xml:space="preserve"> HYPERLINK \l _Toc25106 </w:instrText>
            </w:r>
          </w:ins>
          <w:ins w:id="258" w:author="随遇而安" w:date="2023-08-24T08:08:46Z">
            <w:r>
              <w:rPr/>
              <w:fldChar w:fldCharType="separate"/>
            </w:r>
          </w:ins>
          <w:ins w:id="259" w:author="随遇而安" w:date="2023-08-24T08:08:46Z">
            <w:r>
              <w:rPr>
                <w:rFonts w:hint="eastAsia" w:ascii="仿宋" w:hAnsi="仿宋" w:eastAsia="仿宋" w:cs="仿宋"/>
                <w:szCs w:val="28"/>
                <w14:textOutline w14:w="4354" w14:cap="flat" w14:cmpd="sng">
                  <w14:solidFill>
                    <w14:srgbClr w14:val="000000"/>
                  </w14:solidFill>
                  <w14:prstDash w14:val="solid"/>
                  <w14:miter w14:val="0"/>
                </w14:textOutline>
              </w:rPr>
              <w:t>4.相关部门/人员职责</w:t>
            </w:r>
          </w:ins>
          <w:ins w:id="260" w:author="随遇而安" w:date="2023-08-24T08:08:46Z">
            <w:r>
              <w:rPr/>
              <w:tab/>
            </w:r>
          </w:ins>
          <w:ins w:id="261" w:author="随遇而安" w:date="2023-08-24T08:08:46Z">
            <w:r>
              <w:rPr/>
              <w:fldChar w:fldCharType="begin"/>
            </w:r>
          </w:ins>
          <w:ins w:id="262" w:author="随遇而安" w:date="2023-08-24T08:08:46Z">
            <w:r>
              <w:rPr/>
              <w:instrText xml:space="preserve"> PAGEREF _Toc25106 \h </w:instrText>
            </w:r>
          </w:ins>
          <w:ins w:id="263" w:author="随遇而安" w:date="2023-08-24T08:08:46Z">
            <w:r>
              <w:rPr/>
              <w:fldChar w:fldCharType="separate"/>
            </w:r>
          </w:ins>
          <w:ins w:id="264" w:author="随遇而安" w:date="2023-08-24T08:08:46Z">
            <w:r>
              <w:rPr/>
              <w:t>4</w:t>
            </w:r>
          </w:ins>
          <w:ins w:id="265" w:author="随遇而安" w:date="2023-08-24T08:08:46Z">
            <w:r>
              <w:rPr/>
              <w:fldChar w:fldCharType="end"/>
            </w:r>
          </w:ins>
          <w:ins w:id="266" w:author="随遇而安" w:date="2023-08-24T08:08:46Z">
            <w:r>
              <w:rPr/>
              <w:fldChar w:fldCharType="end"/>
            </w:r>
          </w:ins>
        </w:p>
        <w:p w14:paraId="4144F4A7">
          <w:pPr>
            <w:pStyle w:val="5"/>
            <w:tabs>
              <w:tab w:val="right" w:leader="dot" w:pos="9046"/>
            </w:tabs>
            <w:rPr>
              <w:ins w:id="267" w:author="随遇而安" w:date="2023-08-24T08:08:46Z"/>
            </w:rPr>
          </w:pPr>
          <w:ins w:id="268" w:author="随遇而安" w:date="2023-08-24T08:08:46Z">
            <w:r>
              <w:rPr/>
              <w:fldChar w:fldCharType="begin"/>
            </w:r>
          </w:ins>
          <w:ins w:id="269" w:author="随遇而安" w:date="2023-08-24T08:08:46Z">
            <w:r>
              <w:rPr/>
              <w:instrText xml:space="preserve"> HYPERLINK \l _Toc17538 </w:instrText>
            </w:r>
          </w:ins>
          <w:ins w:id="270" w:author="随遇而安" w:date="2023-08-24T08:08:46Z">
            <w:r>
              <w:rPr/>
              <w:fldChar w:fldCharType="separate"/>
            </w:r>
          </w:ins>
          <w:ins w:id="271" w:author="随遇而安" w:date="2023-08-24T08:08:46Z">
            <w:r>
              <w:rPr>
                <w:rFonts w:hint="eastAsia" w:ascii="仿宋" w:hAnsi="仿宋" w:eastAsia="仿宋" w:cs="仿宋"/>
                <w:spacing w:val="-2"/>
                <w:szCs w:val="28"/>
                <w14:textOutline w14:w="4354" w14:cap="flat" w14:cmpd="sng">
                  <w14:solidFill>
                    <w14:srgbClr w14:val="000000"/>
                  </w14:solidFill>
                  <w14:prstDash w14:val="solid"/>
                  <w14:miter w14:val="0"/>
                </w14:textOutline>
              </w:rPr>
              <w:t>5.火灾预防</w:t>
            </w:r>
          </w:ins>
          <w:ins w:id="272" w:author="随遇而安" w:date="2023-08-24T08:08:46Z">
            <w:r>
              <w:rPr/>
              <w:tab/>
            </w:r>
          </w:ins>
          <w:ins w:id="273" w:author="随遇而安" w:date="2023-08-24T08:08:46Z">
            <w:r>
              <w:rPr/>
              <w:fldChar w:fldCharType="begin"/>
            </w:r>
          </w:ins>
          <w:ins w:id="274" w:author="随遇而安" w:date="2023-08-24T08:08:46Z">
            <w:r>
              <w:rPr/>
              <w:instrText xml:space="preserve"> PAGEREF _Toc17538 \h </w:instrText>
            </w:r>
          </w:ins>
          <w:ins w:id="275" w:author="随遇而安" w:date="2023-08-24T08:08:46Z">
            <w:r>
              <w:rPr/>
              <w:fldChar w:fldCharType="separate"/>
            </w:r>
          </w:ins>
          <w:ins w:id="276" w:author="随遇而安" w:date="2023-08-24T08:08:46Z">
            <w:r>
              <w:rPr/>
              <w:t>5</w:t>
            </w:r>
          </w:ins>
          <w:ins w:id="277" w:author="随遇而安" w:date="2023-08-24T08:08:46Z">
            <w:r>
              <w:rPr/>
              <w:fldChar w:fldCharType="end"/>
            </w:r>
          </w:ins>
          <w:ins w:id="278" w:author="随遇而安" w:date="2023-08-24T08:08:46Z">
            <w:r>
              <w:rPr/>
              <w:fldChar w:fldCharType="end"/>
            </w:r>
          </w:ins>
        </w:p>
        <w:p w14:paraId="2B6DFDDE">
          <w:pPr>
            <w:pStyle w:val="5"/>
            <w:tabs>
              <w:tab w:val="right" w:leader="dot" w:pos="9046"/>
            </w:tabs>
            <w:rPr>
              <w:ins w:id="279" w:author="随遇而安" w:date="2023-08-24T08:08:46Z"/>
            </w:rPr>
          </w:pPr>
          <w:ins w:id="280" w:author="随遇而安" w:date="2023-08-24T08:08:46Z">
            <w:r>
              <w:rPr/>
              <w:fldChar w:fldCharType="begin"/>
            </w:r>
          </w:ins>
          <w:ins w:id="281" w:author="随遇而安" w:date="2023-08-24T08:08:46Z">
            <w:r>
              <w:rPr/>
              <w:instrText xml:space="preserve"> HYPERLINK \l _Toc28276 </w:instrText>
            </w:r>
          </w:ins>
          <w:ins w:id="282" w:author="随遇而安" w:date="2023-08-24T08:08:46Z">
            <w:r>
              <w:rPr/>
              <w:fldChar w:fldCharType="separate"/>
            </w:r>
          </w:ins>
          <w:ins w:id="283" w:author="随遇而安" w:date="2023-08-24T08:08:46Z">
            <w:r>
              <w:rPr>
                <w:rFonts w:hint="eastAsia" w:ascii="仿宋" w:hAnsi="仿宋" w:eastAsia="仿宋" w:cs="仿宋"/>
                <w:spacing w:val="-1"/>
                <w:szCs w:val="28"/>
                <w14:textOutline w14:w="4354" w14:cap="flat" w14:cmpd="sng">
                  <w14:solidFill>
                    <w14:srgbClr w14:val="000000"/>
                  </w14:solidFill>
                  <w14:prstDash w14:val="solid"/>
                  <w14:miter w14:val="0"/>
                </w14:textOutline>
              </w:rPr>
              <w:t>6.消防安全重点部位管理</w:t>
            </w:r>
          </w:ins>
          <w:ins w:id="284" w:author="随遇而安" w:date="2023-08-24T08:08:46Z">
            <w:r>
              <w:rPr/>
              <w:tab/>
            </w:r>
          </w:ins>
          <w:ins w:id="285" w:author="随遇而安" w:date="2023-08-24T08:08:46Z">
            <w:r>
              <w:rPr/>
              <w:fldChar w:fldCharType="begin"/>
            </w:r>
          </w:ins>
          <w:ins w:id="286" w:author="随遇而安" w:date="2023-08-24T08:08:46Z">
            <w:r>
              <w:rPr/>
              <w:instrText xml:space="preserve"> PAGEREF _Toc28276 \h </w:instrText>
            </w:r>
          </w:ins>
          <w:ins w:id="287" w:author="随遇而安" w:date="2023-08-24T08:08:46Z">
            <w:r>
              <w:rPr/>
              <w:fldChar w:fldCharType="separate"/>
            </w:r>
          </w:ins>
          <w:ins w:id="288" w:author="随遇而安" w:date="2023-08-24T08:08:46Z">
            <w:r>
              <w:rPr/>
              <w:t>8</w:t>
            </w:r>
          </w:ins>
          <w:ins w:id="289" w:author="随遇而安" w:date="2023-08-24T08:08:46Z">
            <w:r>
              <w:rPr/>
              <w:fldChar w:fldCharType="end"/>
            </w:r>
          </w:ins>
          <w:ins w:id="290" w:author="随遇而安" w:date="2023-08-24T08:08:46Z">
            <w:r>
              <w:rPr/>
              <w:fldChar w:fldCharType="end"/>
            </w:r>
          </w:ins>
        </w:p>
        <w:p w14:paraId="5D3D0B7F">
          <w:pPr>
            <w:pStyle w:val="5"/>
            <w:tabs>
              <w:tab w:val="right" w:leader="dot" w:pos="9046"/>
            </w:tabs>
            <w:rPr>
              <w:ins w:id="291" w:author="随遇而安" w:date="2023-08-24T08:08:46Z"/>
            </w:rPr>
          </w:pPr>
          <w:ins w:id="292" w:author="随遇而安" w:date="2023-08-24T08:08:46Z">
            <w:r>
              <w:rPr/>
              <w:fldChar w:fldCharType="begin"/>
            </w:r>
          </w:ins>
          <w:ins w:id="293" w:author="随遇而安" w:date="2023-08-24T08:08:46Z">
            <w:r>
              <w:rPr/>
              <w:instrText xml:space="preserve"> HYPERLINK \l _Toc29323 </w:instrText>
            </w:r>
          </w:ins>
          <w:ins w:id="294" w:author="随遇而安" w:date="2023-08-24T08:08:46Z">
            <w:r>
              <w:rPr/>
              <w:fldChar w:fldCharType="separate"/>
            </w:r>
          </w:ins>
          <w:ins w:id="295" w:author="随遇而安" w:date="2023-08-24T08:08:46Z">
            <w:r>
              <w:rPr>
                <w:rFonts w:hint="eastAsia" w:ascii="仿宋" w:hAnsi="仿宋" w:eastAsia="仿宋" w:cs="仿宋"/>
                <w:spacing w:val="-2"/>
                <w:szCs w:val="28"/>
                <w14:textOutline w14:w="4354" w14:cap="flat" w14:cmpd="sng">
                  <w14:solidFill>
                    <w14:srgbClr w14:val="000000"/>
                  </w14:solidFill>
                  <w14:prstDash w14:val="solid"/>
                  <w14:miter w14:val="0"/>
                </w14:textOutline>
              </w:rPr>
              <w:t>7.防火检查</w:t>
            </w:r>
          </w:ins>
          <w:ins w:id="296" w:author="随遇而安" w:date="2023-08-24T08:08:46Z">
            <w:r>
              <w:rPr/>
              <w:tab/>
            </w:r>
          </w:ins>
          <w:ins w:id="297" w:author="随遇而安" w:date="2023-08-24T08:08:46Z">
            <w:r>
              <w:rPr/>
              <w:fldChar w:fldCharType="begin"/>
            </w:r>
          </w:ins>
          <w:ins w:id="298" w:author="随遇而安" w:date="2023-08-24T08:08:46Z">
            <w:r>
              <w:rPr/>
              <w:instrText xml:space="preserve"> PAGEREF _Toc29323 \h </w:instrText>
            </w:r>
          </w:ins>
          <w:ins w:id="299" w:author="随遇而安" w:date="2023-08-24T08:08:46Z">
            <w:r>
              <w:rPr/>
              <w:fldChar w:fldCharType="separate"/>
            </w:r>
          </w:ins>
          <w:ins w:id="300" w:author="随遇而安" w:date="2023-08-24T08:08:46Z">
            <w:r>
              <w:rPr/>
              <w:t>9</w:t>
            </w:r>
          </w:ins>
          <w:ins w:id="301" w:author="随遇而安" w:date="2023-08-24T08:08:46Z">
            <w:r>
              <w:rPr/>
              <w:fldChar w:fldCharType="end"/>
            </w:r>
          </w:ins>
          <w:ins w:id="302" w:author="随遇而安" w:date="2023-08-24T08:08:46Z">
            <w:r>
              <w:rPr/>
              <w:fldChar w:fldCharType="end"/>
            </w:r>
          </w:ins>
        </w:p>
        <w:p w14:paraId="7D433AA3">
          <w:pPr>
            <w:pStyle w:val="5"/>
            <w:tabs>
              <w:tab w:val="right" w:leader="dot" w:pos="9046"/>
            </w:tabs>
            <w:rPr>
              <w:ins w:id="303" w:author="随遇而安" w:date="2023-08-24T08:08:46Z"/>
            </w:rPr>
          </w:pPr>
          <w:ins w:id="304" w:author="随遇而安" w:date="2023-08-24T08:08:46Z">
            <w:r>
              <w:rPr/>
              <w:fldChar w:fldCharType="begin"/>
            </w:r>
          </w:ins>
          <w:ins w:id="305" w:author="随遇而安" w:date="2023-08-24T08:08:46Z">
            <w:r>
              <w:rPr/>
              <w:instrText xml:space="preserve"> HYPERLINK \l _Toc16244 </w:instrText>
            </w:r>
          </w:ins>
          <w:ins w:id="306" w:author="随遇而安" w:date="2023-08-24T08:08:46Z">
            <w:r>
              <w:rPr/>
              <w:fldChar w:fldCharType="separate"/>
            </w:r>
          </w:ins>
          <w:ins w:id="307" w:author="随遇而安" w:date="2023-08-24T08:08:46Z">
            <w:r>
              <w:rPr>
                <w:rFonts w:hint="eastAsia" w:ascii="仿宋" w:hAnsi="仿宋" w:eastAsia="仿宋" w:cs="仿宋"/>
                <w:spacing w:val="-1"/>
                <w:szCs w:val="28"/>
                <w14:textOutline w14:w="4354" w14:cap="flat" w14:cmpd="sng">
                  <w14:solidFill>
                    <w14:srgbClr w14:val="000000"/>
                  </w14:solidFill>
                  <w14:prstDash w14:val="solid"/>
                  <w14:miter w14:val="0"/>
                </w14:textOutline>
              </w:rPr>
              <w:t>8.灭火救援</w:t>
            </w:r>
          </w:ins>
          <w:ins w:id="308" w:author="随遇而安" w:date="2023-08-24T08:08:46Z">
            <w:r>
              <w:rPr/>
              <w:tab/>
            </w:r>
          </w:ins>
          <w:ins w:id="309" w:author="随遇而安" w:date="2023-08-24T08:08:46Z">
            <w:r>
              <w:rPr/>
              <w:fldChar w:fldCharType="begin"/>
            </w:r>
          </w:ins>
          <w:ins w:id="310" w:author="随遇而安" w:date="2023-08-24T08:08:46Z">
            <w:r>
              <w:rPr/>
              <w:instrText xml:space="preserve"> PAGEREF _Toc16244 \h </w:instrText>
            </w:r>
          </w:ins>
          <w:ins w:id="311" w:author="随遇而安" w:date="2023-08-24T08:08:46Z">
            <w:r>
              <w:rPr/>
              <w:fldChar w:fldCharType="separate"/>
            </w:r>
          </w:ins>
          <w:ins w:id="312" w:author="随遇而安" w:date="2023-08-24T08:08:46Z">
            <w:r>
              <w:rPr/>
              <w:t>10</w:t>
            </w:r>
          </w:ins>
          <w:ins w:id="313" w:author="随遇而安" w:date="2023-08-24T08:08:46Z">
            <w:r>
              <w:rPr/>
              <w:fldChar w:fldCharType="end"/>
            </w:r>
          </w:ins>
          <w:ins w:id="314" w:author="随遇而安" w:date="2023-08-24T08:08:46Z">
            <w:r>
              <w:rPr/>
              <w:fldChar w:fldCharType="end"/>
            </w:r>
          </w:ins>
        </w:p>
        <w:p w14:paraId="4DF218E0">
          <w:pPr>
            <w:pStyle w:val="5"/>
            <w:tabs>
              <w:tab w:val="right" w:leader="dot" w:pos="9046"/>
            </w:tabs>
            <w:rPr>
              <w:ins w:id="315" w:author="随遇而安" w:date="2023-08-24T08:08:46Z"/>
            </w:rPr>
          </w:pPr>
          <w:ins w:id="316" w:author="随遇而安" w:date="2023-08-24T08:08:46Z">
            <w:r>
              <w:rPr/>
              <w:fldChar w:fldCharType="begin"/>
            </w:r>
          </w:ins>
          <w:ins w:id="317" w:author="随遇而安" w:date="2023-08-24T08:08:46Z">
            <w:r>
              <w:rPr/>
              <w:instrText xml:space="preserve"> HYPERLINK \l _Toc28765 </w:instrText>
            </w:r>
          </w:ins>
          <w:ins w:id="318" w:author="随遇而安" w:date="2023-08-24T08:08:46Z">
            <w:r>
              <w:rPr/>
              <w:fldChar w:fldCharType="separate"/>
            </w:r>
          </w:ins>
          <w:ins w:id="319" w:author="随遇而安" w:date="2023-08-24T08:08:46Z">
            <w:r>
              <w:rPr>
                <w:rFonts w:hint="eastAsia" w:ascii="仿宋" w:hAnsi="仿宋" w:eastAsia="仿宋" w:cs="仿宋"/>
                <w:spacing w:val="-1"/>
                <w:szCs w:val="28"/>
                <w14:textOutline w14:w="4354" w14:cap="flat" w14:cmpd="sng">
                  <w14:solidFill>
                    <w14:srgbClr w14:val="000000"/>
                  </w14:solidFill>
                  <w14:prstDash w14:val="solid"/>
                  <w14:miter w14:val="0"/>
                </w14:textOutline>
              </w:rPr>
              <w:t>9.消防档案</w:t>
            </w:r>
          </w:ins>
          <w:ins w:id="320" w:author="随遇而安" w:date="2023-08-24T08:08:46Z">
            <w:r>
              <w:rPr/>
              <w:tab/>
            </w:r>
          </w:ins>
          <w:ins w:id="321" w:author="随遇而安" w:date="2023-08-24T08:08:46Z">
            <w:r>
              <w:rPr/>
              <w:fldChar w:fldCharType="begin"/>
            </w:r>
          </w:ins>
          <w:ins w:id="322" w:author="随遇而安" w:date="2023-08-24T08:08:46Z">
            <w:r>
              <w:rPr/>
              <w:instrText xml:space="preserve"> PAGEREF _Toc28765 \h </w:instrText>
            </w:r>
          </w:ins>
          <w:ins w:id="323" w:author="随遇而安" w:date="2023-08-24T08:08:46Z">
            <w:r>
              <w:rPr/>
              <w:fldChar w:fldCharType="separate"/>
            </w:r>
          </w:ins>
          <w:ins w:id="324" w:author="随遇而安" w:date="2023-08-24T08:08:46Z">
            <w:r>
              <w:rPr/>
              <w:t>10</w:t>
            </w:r>
          </w:ins>
          <w:ins w:id="325" w:author="随遇而安" w:date="2023-08-24T08:08:46Z">
            <w:r>
              <w:rPr/>
              <w:fldChar w:fldCharType="end"/>
            </w:r>
          </w:ins>
          <w:ins w:id="326" w:author="随遇而安" w:date="2023-08-24T08:08:46Z">
            <w:r>
              <w:rPr/>
              <w:fldChar w:fldCharType="end"/>
            </w:r>
          </w:ins>
        </w:p>
        <w:p w14:paraId="3D57BB7B">
          <w:pPr>
            <w:pStyle w:val="5"/>
            <w:tabs>
              <w:tab w:val="right" w:leader="dot" w:pos="9046"/>
            </w:tabs>
            <w:rPr>
              <w:ins w:id="327" w:author="随遇而安" w:date="2023-08-24T08:08:46Z"/>
            </w:rPr>
          </w:pPr>
          <w:ins w:id="328" w:author="随遇而安" w:date="2023-08-24T08:08:46Z">
            <w:r>
              <w:rPr/>
              <w:fldChar w:fldCharType="begin"/>
            </w:r>
          </w:ins>
          <w:ins w:id="329" w:author="随遇而安" w:date="2023-08-24T08:08:46Z">
            <w:r>
              <w:rPr/>
              <w:instrText xml:space="preserve"> HYPERLINK \l _Toc27944 </w:instrText>
            </w:r>
          </w:ins>
          <w:ins w:id="330" w:author="随遇而安" w:date="2023-08-24T08:08:46Z">
            <w:r>
              <w:rPr/>
              <w:fldChar w:fldCharType="separate"/>
            </w:r>
          </w:ins>
          <w:ins w:id="331" w:author="随遇而安" w:date="2023-08-24T08:08:46Z">
            <w:r>
              <w:rPr>
                <w:rFonts w:hint="eastAsia" w:ascii="仿宋" w:hAnsi="仿宋" w:eastAsia="仿宋" w:cs="仿宋"/>
                <w:spacing w:val="-5"/>
                <w:szCs w:val="28"/>
                <w14:textOutline w14:w="4354" w14:cap="flat" w14:cmpd="sng">
                  <w14:solidFill>
                    <w14:srgbClr w14:val="000000"/>
                  </w14:solidFill>
                  <w14:prstDash w14:val="solid"/>
                  <w14:miter w14:val="0"/>
                </w14:textOutline>
              </w:rPr>
              <w:t>10.附则</w:t>
            </w:r>
          </w:ins>
          <w:ins w:id="332" w:author="随遇而安" w:date="2023-08-24T08:08:46Z">
            <w:r>
              <w:rPr/>
              <w:tab/>
            </w:r>
          </w:ins>
          <w:ins w:id="333" w:author="随遇而安" w:date="2023-08-24T08:08:46Z">
            <w:r>
              <w:rPr/>
              <w:fldChar w:fldCharType="begin"/>
            </w:r>
          </w:ins>
          <w:ins w:id="334" w:author="随遇而安" w:date="2023-08-24T08:08:46Z">
            <w:r>
              <w:rPr/>
              <w:instrText xml:space="preserve"> PAGEREF _Toc27944 \h </w:instrText>
            </w:r>
          </w:ins>
          <w:ins w:id="335" w:author="随遇而安" w:date="2023-08-24T08:08:46Z">
            <w:r>
              <w:rPr/>
              <w:fldChar w:fldCharType="separate"/>
            </w:r>
          </w:ins>
          <w:ins w:id="336" w:author="随遇而安" w:date="2023-08-24T08:08:46Z">
            <w:r>
              <w:rPr/>
              <w:t>11</w:t>
            </w:r>
          </w:ins>
          <w:ins w:id="337" w:author="随遇而安" w:date="2023-08-24T08:08:46Z">
            <w:r>
              <w:rPr/>
              <w:fldChar w:fldCharType="end"/>
            </w:r>
          </w:ins>
          <w:ins w:id="338" w:author="随遇而安" w:date="2023-08-24T08:08:46Z">
            <w:r>
              <w:rPr/>
              <w:fldChar w:fldCharType="end"/>
            </w:r>
          </w:ins>
        </w:p>
        <w:p w14:paraId="3078B55D">
          <w:pPr>
            <w:pStyle w:val="5"/>
            <w:tabs>
              <w:tab w:val="right" w:leader="dot" w:pos="9046"/>
            </w:tabs>
            <w:rPr>
              <w:ins w:id="339" w:author="随遇而安" w:date="2023-08-24T08:08:46Z"/>
            </w:rPr>
          </w:pPr>
          <w:ins w:id="340" w:author="随遇而安" w:date="2023-08-24T08:08:46Z">
            <w:r>
              <w:rPr/>
              <w:fldChar w:fldCharType="begin"/>
            </w:r>
          </w:ins>
          <w:ins w:id="341" w:author="随遇而安" w:date="2023-08-24T08:08:46Z">
            <w:r>
              <w:rPr/>
              <w:instrText xml:space="preserve"> HYPERLINK \l _Toc1249 </w:instrText>
            </w:r>
          </w:ins>
          <w:ins w:id="342" w:author="随遇而安" w:date="2023-08-24T08:08:46Z">
            <w:r>
              <w:rPr/>
              <w:fldChar w:fldCharType="separate"/>
            </w:r>
          </w:ins>
          <w:ins w:id="343" w:author="随遇而安" w:date="2023-08-24T08:08:46Z">
            <w:r>
              <w:rPr>
                <w:rFonts w:ascii="宋体" w:hAnsi="宋体" w:eastAsia="宋体" w:cs="宋体"/>
                <w:spacing w:val="-5"/>
                <w:szCs w:val="24"/>
                <w14:textOutline w14:w="4354" w14:cap="flat" w14:cmpd="sng">
                  <w14:solidFill>
                    <w14:srgbClr w14:val="000000"/>
                  </w14:solidFill>
                  <w14:prstDash w14:val="solid"/>
                  <w14:miter w14:val="0"/>
                </w14:textOutline>
              </w:rPr>
              <w:t>11.附件</w:t>
            </w:r>
          </w:ins>
          <w:ins w:id="344" w:author="随遇而安" w:date="2023-08-24T08:08:46Z">
            <w:r>
              <w:rPr/>
              <w:tab/>
            </w:r>
          </w:ins>
          <w:ins w:id="345" w:author="随遇而安" w:date="2023-08-24T08:08:46Z">
            <w:r>
              <w:rPr/>
              <w:fldChar w:fldCharType="begin"/>
            </w:r>
          </w:ins>
          <w:ins w:id="346" w:author="随遇而安" w:date="2023-08-24T08:08:46Z">
            <w:r>
              <w:rPr/>
              <w:instrText xml:space="preserve"> PAGEREF _Toc1249 \h </w:instrText>
            </w:r>
          </w:ins>
          <w:ins w:id="347" w:author="随遇而安" w:date="2023-08-24T08:08:46Z">
            <w:r>
              <w:rPr/>
              <w:fldChar w:fldCharType="separate"/>
            </w:r>
          </w:ins>
          <w:ins w:id="348" w:author="随遇而安" w:date="2023-08-24T08:08:46Z">
            <w:r>
              <w:rPr/>
              <w:t>11</w:t>
            </w:r>
          </w:ins>
          <w:ins w:id="349" w:author="随遇而安" w:date="2023-08-24T08:08:46Z">
            <w:r>
              <w:rPr/>
              <w:fldChar w:fldCharType="end"/>
            </w:r>
          </w:ins>
          <w:ins w:id="350" w:author="随遇而安" w:date="2023-08-24T08:08:46Z">
            <w:r>
              <w:rPr/>
              <w:fldChar w:fldCharType="end"/>
            </w:r>
          </w:ins>
        </w:p>
        <w:p w14:paraId="2B70E90E">
          <w:r>
            <w:fldChar w:fldCharType="end"/>
          </w:r>
        </w:p>
      </w:sdtContent>
    </w:sdt>
    <w:p w14:paraId="0B42F0CB">
      <w:pPr>
        <w:spacing w:before="116" w:line="222" w:lineRule="auto"/>
        <w:ind w:left="55"/>
        <w:outlineLvl w:val="0"/>
        <w:rPr>
          <w:rFonts w:hint="eastAsia" w:ascii="仿宋" w:hAnsi="仿宋" w:eastAsia="仿宋" w:cs="仿宋"/>
          <w:sz w:val="28"/>
          <w:szCs w:val="28"/>
        </w:rPr>
      </w:pPr>
      <w:r>
        <w:rPr>
          <w:rFonts w:ascii="宋体"/>
          <w:b/>
          <w:sz w:val="24"/>
        </w:rPr>
        <w:br w:type="page"/>
      </w:r>
      <w:bookmarkStart w:id="1" w:name="_Toc24013"/>
      <w:bookmarkStart w:id="2" w:name="_Toc16838"/>
      <w:r>
        <w:rPr>
          <w:rFonts w:hint="eastAsia" w:ascii="仿宋" w:hAnsi="仿宋" w:eastAsia="仿宋" w:cs="仿宋"/>
          <w:spacing w:val="-13"/>
          <w:sz w:val="28"/>
          <w:szCs w:val="28"/>
          <w14:textOutline w14:w="4354" w14:cap="flat" w14:cmpd="sng">
            <w14:solidFill>
              <w14:srgbClr w14:val="000000"/>
            </w14:solidFill>
            <w14:prstDash w14:val="solid"/>
            <w14:miter w14:val="0"/>
          </w14:textOutline>
        </w:rPr>
        <w:t>1.目的</w:t>
      </w:r>
      <w:bookmarkEnd w:id="1"/>
      <w:bookmarkEnd w:id="2"/>
    </w:p>
    <w:p w14:paraId="3E3698C7">
      <w:pPr>
        <w:spacing w:before="178" w:line="360" w:lineRule="auto"/>
        <w:ind w:left="47" w:right="65" w:firstLine="473"/>
        <w:jc w:val="both"/>
        <w:rPr>
          <w:rFonts w:hint="eastAsia" w:ascii="仿宋" w:hAnsi="仿宋" w:eastAsia="仿宋" w:cs="仿宋"/>
          <w:sz w:val="28"/>
          <w:szCs w:val="28"/>
        </w:rPr>
      </w:pPr>
      <w:r>
        <w:rPr>
          <w:rFonts w:hint="eastAsia" w:ascii="仿宋" w:hAnsi="仿宋" w:eastAsia="仿宋" w:cs="仿宋"/>
          <w:spacing w:val="-2"/>
          <w:sz w:val="28"/>
          <w:szCs w:val="24"/>
        </w:rPr>
        <w:t>为加强</w:t>
      </w:r>
      <w:r>
        <w:rPr>
          <w:rFonts w:hint="eastAsia" w:ascii="仿宋" w:hAnsi="仿宋" w:eastAsia="仿宋" w:cs="仿宋"/>
          <w:spacing w:val="-2"/>
          <w:sz w:val="28"/>
          <w:szCs w:val="24"/>
          <w:lang w:val="en-US" w:eastAsia="zh-CN"/>
        </w:rPr>
        <w:t>宁津北控城市环境服务有限公司</w:t>
      </w:r>
      <w:ins w:id="351" w:author="随遇而安" w:date="2023-08-15T16:57:16Z">
        <w:r>
          <w:rPr>
            <w:rFonts w:hint="eastAsia" w:ascii="仿宋" w:hAnsi="仿宋" w:eastAsia="仿宋" w:cs="仿宋"/>
            <w:spacing w:val="-2"/>
            <w:sz w:val="28"/>
            <w:szCs w:val="24"/>
            <w:lang w:val="en-US" w:eastAsia="zh-CN"/>
          </w:rPr>
          <w:t>（</w:t>
        </w:r>
      </w:ins>
      <w:ins w:id="352" w:author="随遇而安" w:date="2023-08-15T16:57:21Z">
        <w:r>
          <w:rPr>
            <w:rFonts w:hint="eastAsia" w:ascii="仿宋" w:hAnsi="仿宋" w:eastAsia="仿宋" w:cs="仿宋"/>
            <w:spacing w:val="-2"/>
            <w:sz w:val="28"/>
            <w:szCs w:val="24"/>
            <w:lang w:val="en-US" w:eastAsia="zh-CN"/>
          </w:rPr>
          <w:t>以下</w:t>
        </w:r>
      </w:ins>
      <w:ins w:id="353" w:author="随遇而安" w:date="2023-08-15T16:57:22Z">
        <w:r>
          <w:rPr>
            <w:rFonts w:hint="eastAsia" w:ascii="仿宋" w:hAnsi="仿宋" w:eastAsia="仿宋" w:cs="仿宋"/>
            <w:spacing w:val="-2"/>
            <w:sz w:val="28"/>
            <w:szCs w:val="24"/>
            <w:lang w:val="en-US" w:eastAsia="zh-CN"/>
          </w:rPr>
          <w:t>简称</w:t>
        </w:r>
      </w:ins>
      <w:ins w:id="354" w:author="随遇而安" w:date="2023-08-15T16:57:23Z">
        <w:r>
          <w:rPr>
            <w:rFonts w:hint="eastAsia" w:ascii="仿宋" w:hAnsi="仿宋" w:eastAsia="仿宋" w:cs="仿宋"/>
            <w:spacing w:val="-2"/>
            <w:sz w:val="28"/>
            <w:szCs w:val="24"/>
            <w:lang w:val="en-US" w:eastAsia="zh-CN"/>
          </w:rPr>
          <w:t>“</w:t>
        </w:r>
      </w:ins>
      <w:ins w:id="355" w:author="随遇而安" w:date="2023-08-15T16:57:26Z">
        <w:r>
          <w:rPr>
            <w:rFonts w:hint="eastAsia" w:ascii="仿宋" w:hAnsi="仿宋" w:eastAsia="仿宋" w:cs="仿宋"/>
            <w:spacing w:val="-2"/>
            <w:sz w:val="28"/>
            <w:szCs w:val="24"/>
            <w:lang w:val="en-US" w:eastAsia="zh-CN"/>
          </w:rPr>
          <w:t>宁津项目公司</w:t>
        </w:r>
      </w:ins>
      <w:ins w:id="356" w:author="随遇而安" w:date="2023-08-15T16:57:23Z">
        <w:r>
          <w:rPr>
            <w:rFonts w:hint="eastAsia" w:ascii="仿宋" w:hAnsi="仿宋" w:eastAsia="仿宋" w:cs="仿宋"/>
            <w:spacing w:val="-2"/>
            <w:sz w:val="28"/>
            <w:szCs w:val="24"/>
            <w:lang w:val="en-US" w:eastAsia="zh-CN"/>
          </w:rPr>
          <w:t>”</w:t>
        </w:r>
      </w:ins>
      <w:ins w:id="357" w:author="随遇而安" w:date="2023-08-15T16:57:16Z">
        <w:r>
          <w:rPr>
            <w:rFonts w:hint="eastAsia" w:ascii="仿宋" w:hAnsi="仿宋" w:eastAsia="仿宋" w:cs="仿宋"/>
            <w:spacing w:val="-2"/>
            <w:sz w:val="28"/>
            <w:szCs w:val="24"/>
            <w:lang w:val="en-US" w:eastAsia="zh-CN"/>
          </w:rPr>
          <w:t>）</w:t>
        </w:r>
      </w:ins>
      <w:r>
        <w:rPr>
          <w:rFonts w:hint="eastAsia" w:ascii="仿宋" w:hAnsi="仿宋" w:eastAsia="仿宋" w:cs="仿宋"/>
          <w:spacing w:val="-2"/>
          <w:sz w:val="28"/>
          <w:szCs w:val="24"/>
        </w:rPr>
        <w:t>所属各单位消防安全管理工作</w:t>
      </w:r>
      <w:r>
        <w:rPr>
          <w:rFonts w:hint="eastAsia" w:ascii="仿宋" w:hAnsi="仿宋" w:eastAsia="仿宋" w:cs="仿宋"/>
          <w:spacing w:val="-2"/>
          <w:sz w:val="28"/>
          <w:szCs w:val="24"/>
          <w:lang w:eastAsia="zh-CN"/>
        </w:rPr>
        <w:t>，</w:t>
      </w:r>
      <w:r>
        <w:rPr>
          <w:rFonts w:hint="eastAsia" w:ascii="仿宋" w:hAnsi="仿宋" w:eastAsia="仿宋" w:cs="仿宋"/>
          <w:spacing w:val="-2"/>
          <w:sz w:val="28"/>
          <w:szCs w:val="24"/>
        </w:rPr>
        <w:t>预防火灾和减少火灾危害，保障员工生命及企业财产安全，依据《中华人民共和国消防法》《机关、团体、企业、事业单位消防安全管理规定》等法律、法规、标准</w:t>
      </w:r>
      <w:r>
        <w:rPr>
          <w:rFonts w:hint="eastAsia" w:ascii="仿宋" w:hAnsi="仿宋" w:eastAsia="仿宋" w:cs="仿宋"/>
          <w:spacing w:val="-2"/>
          <w:sz w:val="28"/>
          <w:szCs w:val="24"/>
          <w:lang w:val="en-US" w:eastAsia="zh-CN"/>
        </w:rPr>
        <w:t>及《北控城市资源集团环卫事业部消防安全管理制度》，</w:t>
      </w:r>
      <w:r>
        <w:rPr>
          <w:rFonts w:hint="eastAsia" w:ascii="仿宋" w:hAnsi="仿宋" w:eastAsia="仿宋" w:cs="仿宋"/>
          <w:spacing w:val="-2"/>
          <w:sz w:val="28"/>
          <w:szCs w:val="24"/>
        </w:rPr>
        <w:t>特制定本制度。</w:t>
      </w:r>
    </w:p>
    <w:p w14:paraId="6736BCEA">
      <w:pPr>
        <w:spacing w:before="183" w:line="220" w:lineRule="auto"/>
        <w:ind w:left="41"/>
        <w:outlineLvl w:val="0"/>
        <w:rPr>
          <w:rFonts w:hint="eastAsia" w:ascii="仿宋" w:hAnsi="仿宋" w:eastAsia="仿宋" w:cs="仿宋"/>
          <w:sz w:val="28"/>
          <w:szCs w:val="28"/>
        </w:rPr>
      </w:pPr>
      <w:bookmarkStart w:id="3" w:name="bookmark2"/>
      <w:bookmarkEnd w:id="3"/>
      <w:bookmarkStart w:id="4" w:name="_Toc29656"/>
      <w:bookmarkStart w:id="5" w:name="_Toc2974"/>
      <w:r>
        <w:rPr>
          <w:rFonts w:hint="eastAsia" w:ascii="仿宋" w:hAnsi="仿宋" w:eastAsia="仿宋" w:cs="仿宋"/>
          <w:spacing w:val="-2"/>
          <w:sz w:val="28"/>
          <w:szCs w:val="28"/>
          <w14:textOutline w14:w="4354" w14:cap="flat" w14:cmpd="sng">
            <w14:solidFill>
              <w14:srgbClr w14:val="000000"/>
            </w14:solidFill>
            <w14:prstDash w14:val="solid"/>
            <w14:miter w14:val="0"/>
          </w14:textOutline>
        </w:rPr>
        <w:t>2.适用范围</w:t>
      </w:r>
      <w:bookmarkEnd w:id="4"/>
      <w:bookmarkEnd w:id="5"/>
    </w:p>
    <w:p w14:paraId="02D19606">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本制度适用于</w:t>
      </w:r>
      <w:ins w:id="358" w:author="随遇而安" w:date="2023-08-15T16:57:32Z">
        <w:r>
          <w:rPr>
            <w:rFonts w:hint="eastAsia" w:ascii="仿宋" w:hAnsi="仿宋" w:eastAsia="仿宋" w:cs="仿宋"/>
            <w:spacing w:val="-2"/>
            <w:sz w:val="28"/>
            <w:szCs w:val="24"/>
            <w:lang w:val="en-US" w:eastAsia="zh-CN"/>
          </w:rPr>
          <w:t>宁津项目公司</w:t>
        </w:r>
      </w:ins>
      <w:del w:id="359" w:author="随遇而安" w:date="2023-08-15T16:57:32Z">
        <w:r>
          <w:rPr>
            <w:rFonts w:hint="eastAsia" w:ascii="仿宋" w:hAnsi="仿宋" w:eastAsia="仿宋" w:cs="仿宋"/>
            <w:spacing w:val="-2"/>
            <w:sz w:val="28"/>
            <w:szCs w:val="24"/>
          </w:rPr>
          <w:delText>宁津北控城市环境服务有限公司</w:delText>
        </w:r>
      </w:del>
      <w:r>
        <w:rPr>
          <w:rFonts w:hint="eastAsia" w:ascii="仿宋" w:hAnsi="仿宋" w:eastAsia="仿宋" w:cs="仿宋"/>
          <w:spacing w:val="-2"/>
          <w:sz w:val="28"/>
          <w:szCs w:val="24"/>
        </w:rPr>
        <w:t>的消防安全管理工作。</w:t>
      </w:r>
    </w:p>
    <w:p w14:paraId="6D560A3F">
      <w:pPr>
        <w:spacing w:before="182" w:line="220" w:lineRule="auto"/>
        <w:ind w:left="42"/>
        <w:outlineLvl w:val="0"/>
        <w:rPr>
          <w:rFonts w:hint="eastAsia" w:ascii="仿宋" w:hAnsi="仿宋" w:eastAsia="仿宋" w:cs="仿宋"/>
          <w:sz w:val="28"/>
          <w:szCs w:val="28"/>
        </w:rPr>
      </w:pPr>
      <w:bookmarkStart w:id="6" w:name="bookmark3"/>
      <w:bookmarkEnd w:id="6"/>
      <w:bookmarkStart w:id="7" w:name="_Toc18041"/>
      <w:bookmarkStart w:id="8" w:name="_Toc15695"/>
      <w:r>
        <w:rPr>
          <w:rFonts w:hint="eastAsia" w:ascii="仿宋" w:hAnsi="仿宋" w:eastAsia="仿宋" w:cs="仿宋"/>
          <w:spacing w:val="-2"/>
          <w:sz w:val="28"/>
          <w:szCs w:val="28"/>
          <w14:textOutline w14:w="4354" w14:cap="flat" w14:cmpd="sng">
            <w14:solidFill>
              <w14:srgbClr w14:val="000000"/>
            </w14:solidFill>
            <w14:prstDash w14:val="solid"/>
            <w14:miter w14:val="0"/>
          </w14:textOutline>
        </w:rPr>
        <w:t>3.术语与定义</w:t>
      </w:r>
      <w:bookmarkEnd w:id="7"/>
      <w:bookmarkEnd w:id="8"/>
    </w:p>
    <w:p w14:paraId="4DAF1E1B">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3.1消防安全重点部位是指容易发生火灾，一旦发生火灾可能严重危及人身和财产安全，以及对消防安全有重大影响的部位。</w:t>
      </w:r>
    </w:p>
    <w:p w14:paraId="35176F92">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3.2消防“四个能力”，是指检查消除火灾隐患能力、组织扑救初起火灾能力、组织人员疏散逃生能力和消防宣传教育培训能力。</w:t>
      </w:r>
    </w:p>
    <w:p w14:paraId="0099B9DB">
      <w:pPr>
        <w:spacing w:before="178" w:line="360" w:lineRule="auto"/>
        <w:ind w:left="47" w:right="65" w:firstLine="473"/>
        <w:jc w:val="both"/>
        <w:rPr>
          <w:rFonts w:hint="eastAsia" w:ascii="仿宋" w:hAnsi="仿宋" w:eastAsia="仿宋" w:cs="仿宋"/>
          <w:sz w:val="28"/>
          <w:szCs w:val="28"/>
        </w:rPr>
      </w:pPr>
      <w:r>
        <w:rPr>
          <w:rFonts w:hint="eastAsia" w:ascii="仿宋" w:hAnsi="仿宋" w:eastAsia="仿宋" w:cs="仿宋"/>
          <w:spacing w:val="-2"/>
          <w:sz w:val="28"/>
          <w:szCs w:val="24"/>
        </w:rPr>
        <w:t>3.3消防“四懂四会”，是指懂本岗位生产过程的火灾危险性、懂预防火灾的措施、懂扑救方法、懂疏散方法，会报警、会使用灭火器、会扑救初起火灾、会组织人员逃生。</w:t>
      </w:r>
    </w:p>
    <w:p w14:paraId="5147C33A">
      <w:pPr>
        <w:spacing w:before="183" w:line="220" w:lineRule="auto"/>
        <w:ind w:left="37"/>
        <w:outlineLvl w:val="0"/>
        <w:rPr>
          <w:rFonts w:hint="eastAsia" w:ascii="仿宋" w:hAnsi="仿宋" w:eastAsia="仿宋" w:cs="仿宋"/>
          <w:sz w:val="28"/>
          <w:szCs w:val="28"/>
        </w:rPr>
      </w:pPr>
      <w:bookmarkStart w:id="9" w:name="bookmark4"/>
      <w:bookmarkEnd w:id="9"/>
      <w:bookmarkStart w:id="10" w:name="_Toc25106"/>
      <w:bookmarkStart w:id="11" w:name="_Toc17010"/>
      <w:r>
        <w:rPr>
          <w:rFonts w:hint="eastAsia" w:ascii="仿宋" w:hAnsi="仿宋" w:eastAsia="仿宋" w:cs="仿宋"/>
          <w:sz w:val="28"/>
          <w:szCs w:val="28"/>
          <w14:textOutline w14:w="4354" w14:cap="flat" w14:cmpd="sng">
            <w14:solidFill>
              <w14:srgbClr w14:val="000000"/>
            </w14:solidFill>
            <w14:prstDash w14:val="solid"/>
            <w14:miter w14:val="0"/>
          </w14:textOutline>
        </w:rPr>
        <w:t>4.相关部门/人员职责</w:t>
      </w:r>
      <w:bookmarkEnd w:id="10"/>
      <w:bookmarkEnd w:id="11"/>
    </w:p>
    <w:p w14:paraId="00073391">
      <w:pPr>
        <w:spacing w:before="178" w:line="360" w:lineRule="auto"/>
        <w:ind w:left="47" w:right="65" w:firstLine="473"/>
        <w:jc w:val="both"/>
        <w:rPr>
          <w:rFonts w:hint="eastAsia" w:ascii="仿宋" w:hAnsi="仿宋" w:eastAsia="仿宋" w:cs="仿宋"/>
          <w:spacing w:val="-2"/>
          <w:sz w:val="28"/>
          <w:szCs w:val="24"/>
          <w:lang w:eastAsia="zh-CN"/>
        </w:rPr>
      </w:pPr>
      <w:r>
        <w:rPr>
          <w:rFonts w:hint="eastAsia" w:ascii="仿宋" w:hAnsi="仿宋" w:eastAsia="仿宋" w:cs="仿宋"/>
          <w:spacing w:val="-2"/>
          <w:sz w:val="28"/>
          <w:szCs w:val="24"/>
        </w:rPr>
        <w:t>4.1.</w:t>
      </w:r>
      <w:del w:id="360" w:author="随遇而安" w:date="2023-08-15T16:57:42Z">
        <w:r>
          <w:rPr>
            <w:rFonts w:hint="default" w:ascii="仿宋" w:hAnsi="仿宋" w:eastAsia="仿宋" w:cs="仿宋"/>
            <w:spacing w:val="-2"/>
            <w:sz w:val="28"/>
            <w:szCs w:val="24"/>
            <w:lang w:val="en-US"/>
          </w:rPr>
          <w:delText>环卫安环管理部</w:delText>
        </w:r>
      </w:del>
      <w:ins w:id="361" w:author="随遇而安" w:date="2023-08-15T16:57:43Z">
        <w:r>
          <w:rPr>
            <w:rFonts w:hint="eastAsia" w:ascii="仿宋" w:hAnsi="仿宋" w:eastAsia="仿宋" w:cs="仿宋"/>
            <w:spacing w:val="-2"/>
            <w:sz w:val="28"/>
            <w:szCs w:val="24"/>
            <w:lang w:val="en-US" w:eastAsia="zh-CN"/>
          </w:rPr>
          <w:t>安环品质部</w:t>
        </w:r>
      </w:ins>
    </w:p>
    <w:p w14:paraId="18218F27">
      <w:pPr>
        <w:spacing w:before="178" w:line="360" w:lineRule="auto"/>
        <w:ind w:left="47" w:right="65" w:firstLine="473"/>
        <w:jc w:val="both"/>
        <w:rPr>
          <w:ins w:id="362" w:author="随遇而安" w:date="2023-08-15T17:01:38Z"/>
          <w:rFonts w:hint="eastAsia" w:ascii="仿宋" w:hAnsi="仿宋" w:eastAsia="仿宋" w:cs="仿宋"/>
          <w:spacing w:val="-2"/>
          <w:sz w:val="28"/>
          <w:szCs w:val="24"/>
        </w:rPr>
      </w:pPr>
      <w:r>
        <w:rPr>
          <w:rFonts w:hint="eastAsia" w:ascii="仿宋" w:hAnsi="仿宋" w:eastAsia="仿宋" w:cs="仿宋"/>
          <w:spacing w:val="-2"/>
          <w:sz w:val="28"/>
          <w:szCs w:val="24"/>
        </w:rPr>
        <w:t>4.1.1负责建立健全</w:t>
      </w:r>
      <w:del w:id="363" w:author="随遇而安" w:date="2023-08-15T16:57:08Z">
        <w:r>
          <w:rPr>
            <w:rFonts w:hint="default" w:ascii="仿宋" w:hAnsi="仿宋" w:eastAsia="仿宋" w:cs="仿宋"/>
            <w:spacing w:val="-2"/>
            <w:sz w:val="28"/>
            <w:szCs w:val="24"/>
            <w:lang w:val="en-US"/>
          </w:rPr>
          <w:delText>环卫事业部</w:delText>
        </w:r>
      </w:del>
      <w:ins w:id="364" w:author="随遇而安" w:date="2023-08-15T16:57:10Z">
        <w:r>
          <w:rPr>
            <w:rFonts w:hint="eastAsia" w:ascii="仿宋" w:hAnsi="仿宋" w:eastAsia="仿宋" w:cs="仿宋"/>
            <w:spacing w:val="-2"/>
            <w:sz w:val="28"/>
            <w:szCs w:val="24"/>
            <w:lang w:val="en-US" w:eastAsia="zh-CN"/>
          </w:rPr>
          <w:t>宁津项目公司</w:t>
        </w:r>
      </w:ins>
      <w:r>
        <w:rPr>
          <w:rFonts w:hint="eastAsia" w:ascii="仿宋" w:hAnsi="仿宋" w:eastAsia="仿宋" w:cs="仿宋"/>
          <w:spacing w:val="-2"/>
          <w:sz w:val="28"/>
          <w:szCs w:val="24"/>
        </w:rPr>
        <w:t>消防安全管理体系，负责本制度的制定、修订和解释。</w:t>
      </w:r>
    </w:p>
    <w:p w14:paraId="609E2D4E">
      <w:pPr>
        <w:spacing w:before="178" w:line="360" w:lineRule="auto"/>
        <w:ind w:left="47" w:right="65" w:firstLine="473"/>
        <w:jc w:val="both"/>
        <w:rPr>
          <w:ins w:id="365" w:author="随遇而安" w:date="2023-08-15T17:02:12Z"/>
          <w:rFonts w:hint="eastAsia" w:ascii="仿宋" w:hAnsi="仿宋" w:eastAsia="仿宋" w:cs="仿宋"/>
          <w:spacing w:val="-2"/>
          <w:sz w:val="28"/>
          <w:szCs w:val="24"/>
        </w:rPr>
      </w:pPr>
      <w:ins w:id="366" w:author="随遇而安" w:date="2023-08-15T17:01:39Z">
        <w:r>
          <w:rPr>
            <w:rFonts w:hint="eastAsia" w:ascii="仿宋" w:hAnsi="仿宋" w:eastAsia="仿宋" w:cs="仿宋"/>
            <w:spacing w:val="-2"/>
            <w:sz w:val="28"/>
            <w:szCs w:val="24"/>
            <w:lang w:val="en-US" w:eastAsia="zh-CN"/>
          </w:rPr>
          <w:t>4</w:t>
        </w:r>
      </w:ins>
      <w:ins w:id="367" w:author="随遇而安" w:date="2023-08-15T17:01:40Z">
        <w:r>
          <w:rPr>
            <w:rFonts w:hint="eastAsia" w:ascii="仿宋" w:hAnsi="仿宋" w:eastAsia="仿宋" w:cs="仿宋"/>
            <w:spacing w:val="-2"/>
            <w:sz w:val="28"/>
            <w:szCs w:val="24"/>
            <w:lang w:val="en-US" w:eastAsia="zh-CN"/>
          </w:rPr>
          <w:t>.1.</w:t>
        </w:r>
      </w:ins>
      <w:ins w:id="368" w:author="随遇而安" w:date="2023-08-15T17:01:41Z">
        <w:r>
          <w:rPr>
            <w:rFonts w:hint="eastAsia" w:ascii="仿宋" w:hAnsi="仿宋" w:eastAsia="仿宋" w:cs="仿宋"/>
            <w:spacing w:val="-2"/>
            <w:sz w:val="28"/>
            <w:szCs w:val="24"/>
            <w:lang w:val="en-US" w:eastAsia="zh-CN"/>
          </w:rPr>
          <w:t>2</w:t>
        </w:r>
      </w:ins>
      <w:ins w:id="369" w:author="随遇而安" w:date="2023-08-15T17:01:41Z">
        <w:r>
          <w:rPr>
            <w:rFonts w:hint="eastAsia" w:ascii="仿宋" w:hAnsi="仿宋" w:eastAsia="仿宋" w:cs="仿宋"/>
            <w:spacing w:val="-2"/>
            <w:sz w:val="28"/>
            <w:szCs w:val="24"/>
          </w:rPr>
          <w:t>消防安全管理归口部门为</w:t>
        </w:r>
      </w:ins>
      <w:ins w:id="370" w:author="随遇而安" w:date="2023-08-15T17:01:50Z">
        <w:r>
          <w:rPr>
            <w:rFonts w:hint="eastAsia" w:ascii="仿宋" w:hAnsi="仿宋" w:eastAsia="仿宋" w:cs="仿宋"/>
            <w:spacing w:val="-2"/>
            <w:sz w:val="28"/>
            <w:szCs w:val="24"/>
            <w:lang w:val="en-US" w:eastAsia="zh-CN"/>
          </w:rPr>
          <w:t>安环品质部</w:t>
        </w:r>
      </w:ins>
      <w:ins w:id="371" w:author="随遇而安" w:date="2023-08-15T17:01:41Z">
        <w:r>
          <w:rPr>
            <w:rFonts w:hint="eastAsia" w:ascii="仿宋" w:hAnsi="仿宋" w:eastAsia="仿宋" w:cs="仿宋"/>
            <w:spacing w:val="-2"/>
            <w:sz w:val="28"/>
            <w:szCs w:val="24"/>
          </w:rPr>
          <w:t>。</w:t>
        </w:r>
      </w:ins>
    </w:p>
    <w:p w14:paraId="153ED772">
      <w:pPr>
        <w:spacing w:before="178" w:line="360" w:lineRule="auto"/>
        <w:ind w:left="47" w:right="65" w:firstLine="473"/>
        <w:jc w:val="both"/>
        <w:rPr>
          <w:ins w:id="372" w:author="随遇而安" w:date="2023-08-15T17:02:13Z"/>
          <w:rFonts w:hint="eastAsia" w:ascii="仿宋" w:hAnsi="仿宋" w:eastAsia="仿宋" w:cs="仿宋"/>
          <w:spacing w:val="-2"/>
          <w:sz w:val="28"/>
          <w:szCs w:val="24"/>
          <w:lang w:eastAsia="zh-CN"/>
        </w:rPr>
      </w:pPr>
      <w:ins w:id="373" w:author="随遇而安" w:date="2023-08-15T17:02:16Z">
        <w:r>
          <w:rPr>
            <w:rFonts w:hint="eastAsia" w:ascii="仿宋" w:hAnsi="仿宋" w:eastAsia="仿宋" w:cs="仿宋"/>
            <w:spacing w:val="-2"/>
            <w:sz w:val="28"/>
            <w:szCs w:val="24"/>
            <w:lang w:val="en-US" w:eastAsia="zh-CN"/>
          </w:rPr>
          <w:t>4.1.</w:t>
        </w:r>
      </w:ins>
      <w:ins w:id="374" w:author="随遇而安" w:date="2023-08-15T17:02:17Z">
        <w:r>
          <w:rPr>
            <w:rFonts w:hint="eastAsia" w:ascii="仿宋" w:hAnsi="仿宋" w:eastAsia="仿宋" w:cs="仿宋"/>
            <w:spacing w:val="-2"/>
            <w:sz w:val="28"/>
            <w:szCs w:val="24"/>
            <w:lang w:val="en-US" w:eastAsia="zh-CN"/>
          </w:rPr>
          <w:t>3</w:t>
        </w:r>
      </w:ins>
      <w:ins w:id="375" w:author="随遇而安" w:date="2023-08-15T17:02:13Z">
        <w:r>
          <w:rPr>
            <w:rFonts w:hint="eastAsia" w:ascii="仿宋" w:hAnsi="仿宋" w:eastAsia="仿宋" w:cs="仿宋"/>
            <w:spacing w:val="-2"/>
            <w:sz w:val="28"/>
            <w:szCs w:val="24"/>
          </w:rPr>
          <w:t>落实</w:t>
        </w:r>
      </w:ins>
      <w:ins w:id="376" w:author="随遇而安" w:date="2023-08-15T17:02:32Z">
        <w:r>
          <w:rPr>
            <w:rFonts w:hint="eastAsia" w:ascii="仿宋" w:hAnsi="仿宋" w:eastAsia="仿宋" w:cs="仿宋"/>
            <w:spacing w:val="-2"/>
            <w:sz w:val="28"/>
            <w:szCs w:val="24"/>
            <w:lang w:val="en-US" w:eastAsia="zh-CN"/>
          </w:rPr>
          <w:t>项目公司</w:t>
        </w:r>
      </w:ins>
      <w:ins w:id="377" w:author="随遇而安" w:date="2023-08-15T17:02:13Z">
        <w:r>
          <w:rPr>
            <w:rFonts w:hint="eastAsia" w:ascii="仿宋" w:hAnsi="仿宋" w:eastAsia="仿宋" w:cs="仿宋"/>
            <w:spacing w:val="-2"/>
            <w:sz w:val="28"/>
            <w:szCs w:val="24"/>
          </w:rPr>
          <w:t>消防安全责任，制定符合实际的消防安全管理制度、消防设备设施安全操作规程，制定灭火和应急疏散预案</w:t>
        </w:r>
      </w:ins>
      <w:ins w:id="378" w:author="随遇而安" w:date="2023-08-15T17:02:13Z">
        <w:r>
          <w:rPr>
            <w:rFonts w:hint="eastAsia" w:ascii="仿宋" w:hAnsi="仿宋" w:eastAsia="仿宋" w:cs="仿宋"/>
            <w:spacing w:val="-2"/>
            <w:sz w:val="28"/>
            <w:szCs w:val="24"/>
            <w:lang w:eastAsia="zh-CN"/>
          </w:rPr>
          <w:t>。</w:t>
        </w:r>
      </w:ins>
    </w:p>
    <w:p w14:paraId="0D9F5383">
      <w:pPr>
        <w:spacing w:before="178" w:line="360" w:lineRule="auto"/>
        <w:ind w:left="45" w:right="62" w:firstLine="471"/>
        <w:jc w:val="both"/>
        <w:rPr>
          <w:ins w:id="380" w:author="随遇而安" w:date="2023-08-15T17:02:13Z"/>
          <w:rFonts w:hint="eastAsia" w:ascii="仿宋" w:hAnsi="仿宋" w:eastAsia="仿宋" w:cs="仿宋"/>
          <w:spacing w:val="-2"/>
          <w:sz w:val="28"/>
          <w:szCs w:val="24"/>
        </w:rPr>
        <w:pPrChange w:id="379" w:author="随遇而安" w:date="2024-11-06T14:55:10Z">
          <w:pPr>
            <w:spacing w:before="178" w:line="360" w:lineRule="auto"/>
            <w:ind w:left="47" w:right="65" w:firstLine="473"/>
            <w:jc w:val="both"/>
          </w:pPr>
        </w:pPrChange>
      </w:pPr>
      <w:ins w:id="381" w:author="随遇而安" w:date="2023-08-15T17:02:13Z">
        <w:r>
          <w:rPr>
            <w:rFonts w:hint="eastAsia" w:ascii="仿宋" w:hAnsi="仿宋" w:eastAsia="仿宋" w:cs="仿宋"/>
            <w:spacing w:val="-2"/>
            <w:sz w:val="28"/>
            <w:szCs w:val="24"/>
          </w:rPr>
          <w:t>4.</w:t>
        </w:r>
      </w:ins>
      <w:ins w:id="382" w:author="随遇而安" w:date="2023-08-15T17:02:48Z">
        <w:r>
          <w:rPr>
            <w:rFonts w:hint="eastAsia" w:ascii="仿宋" w:hAnsi="仿宋" w:eastAsia="仿宋" w:cs="仿宋"/>
            <w:spacing w:val="-2"/>
            <w:sz w:val="28"/>
            <w:szCs w:val="24"/>
            <w:lang w:val="en-US" w:eastAsia="zh-CN"/>
          </w:rPr>
          <w:t>1</w:t>
        </w:r>
      </w:ins>
      <w:ins w:id="383" w:author="随遇而安" w:date="2023-08-15T17:02:13Z">
        <w:r>
          <w:rPr>
            <w:rFonts w:hint="eastAsia" w:ascii="仿宋" w:hAnsi="仿宋" w:eastAsia="仿宋" w:cs="仿宋"/>
            <w:spacing w:val="-2"/>
            <w:sz w:val="28"/>
            <w:szCs w:val="24"/>
          </w:rPr>
          <w:t>.4按照国家标准、行业标准配置消防设施、器材，设置消防安全标志，并定期组织检验、维修，确保完好有效。</w:t>
        </w:r>
      </w:ins>
    </w:p>
    <w:p w14:paraId="4E11F132">
      <w:pPr>
        <w:spacing w:before="178" w:line="360" w:lineRule="auto"/>
        <w:ind w:left="45" w:right="62" w:firstLine="471"/>
        <w:jc w:val="both"/>
        <w:rPr>
          <w:ins w:id="385" w:author="随遇而安" w:date="2024-11-06T14:52:58Z"/>
          <w:rFonts w:hint="eastAsia" w:ascii="仿宋" w:hAnsi="仿宋" w:eastAsia="仿宋" w:cs="仿宋"/>
          <w:spacing w:val="-2"/>
          <w:sz w:val="28"/>
          <w:szCs w:val="24"/>
        </w:rPr>
        <w:pPrChange w:id="384" w:author="随遇而安" w:date="2024-11-06T14:55:10Z">
          <w:pPr>
            <w:spacing w:before="178" w:line="360" w:lineRule="auto"/>
            <w:ind w:left="47" w:right="65" w:firstLine="473"/>
            <w:jc w:val="both"/>
          </w:pPr>
        </w:pPrChange>
      </w:pPr>
      <w:ins w:id="386" w:author="随遇而安" w:date="2023-08-15T17:02:13Z">
        <w:r>
          <w:rPr>
            <w:rFonts w:hint="eastAsia" w:ascii="仿宋" w:hAnsi="仿宋" w:eastAsia="仿宋" w:cs="仿宋"/>
            <w:spacing w:val="-2"/>
            <w:sz w:val="28"/>
            <w:szCs w:val="24"/>
          </w:rPr>
          <w:t>4.</w:t>
        </w:r>
      </w:ins>
      <w:ins w:id="387" w:author="随遇而安" w:date="2023-08-15T17:02:53Z">
        <w:r>
          <w:rPr>
            <w:rFonts w:hint="eastAsia" w:ascii="仿宋" w:hAnsi="仿宋" w:eastAsia="仿宋" w:cs="仿宋"/>
            <w:spacing w:val="-2"/>
            <w:sz w:val="28"/>
            <w:szCs w:val="24"/>
            <w:lang w:val="en-US" w:eastAsia="zh-CN"/>
          </w:rPr>
          <w:t>1</w:t>
        </w:r>
      </w:ins>
      <w:ins w:id="388" w:author="随遇而安" w:date="2023-08-15T17:02:13Z">
        <w:r>
          <w:rPr>
            <w:rFonts w:hint="eastAsia" w:ascii="仿宋" w:hAnsi="仿宋" w:eastAsia="仿宋" w:cs="仿宋"/>
            <w:spacing w:val="-2"/>
            <w:sz w:val="28"/>
            <w:szCs w:val="24"/>
          </w:rPr>
          <w:t>.5组织本单位防火检</w:t>
        </w:r>
      </w:ins>
    </w:p>
    <w:p w14:paraId="71D87DF5">
      <w:pPr>
        <w:spacing w:before="178" w:line="360" w:lineRule="auto"/>
        <w:ind w:left="45" w:right="62" w:firstLine="471"/>
        <w:jc w:val="both"/>
        <w:rPr>
          <w:ins w:id="390" w:author="随遇而安" w:date="2023-08-15T17:02:13Z"/>
          <w:rFonts w:hint="eastAsia" w:ascii="仿宋" w:hAnsi="仿宋" w:eastAsia="仿宋" w:cs="仿宋"/>
          <w:sz w:val="28"/>
          <w:szCs w:val="28"/>
        </w:rPr>
        <w:pPrChange w:id="389" w:author="随遇而安" w:date="2024-11-06T14:55:10Z">
          <w:pPr>
            <w:spacing w:before="178" w:line="360" w:lineRule="auto"/>
            <w:ind w:left="47" w:right="65" w:firstLine="473"/>
            <w:jc w:val="both"/>
          </w:pPr>
        </w:pPrChange>
      </w:pPr>
      <w:ins w:id="391" w:author="随遇而安" w:date="2024-11-06T14:52:59Z">
        <w:r>
          <w:rPr>
            <w:rFonts w:hint="eastAsia" w:ascii="仿宋" w:hAnsi="仿宋" w:eastAsia="仿宋" w:cs="仿宋"/>
            <w:spacing w:val="-2"/>
            <w:sz w:val="28"/>
            <w:szCs w:val="24"/>
            <w:lang w:val="en-US" w:eastAsia="zh-CN"/>
          </w:rPr>
          <w:t>.</w:t>
        </w:r>
      </w:ins>
      <w:ins w:id="392" w:author="随遇而安" w:date="2023-08-15T17:02:13Z">
        <w:r>
          <w:rPr>
            <w:rFonts w:hint="eastAsia" w:ascii="仿宋" w:hAnsi="仿宋" w:eastAsia="仿宋" w:cs="仿宋"/>
            <w:spacing w:val="-2"/>
            <w:sz w:val="28"/>
            <w:szCs w:val="24"/>
          </w:rPr>
          <w:t>查，及时消除火灾隐患。</w:t>
        </w:r>
      </w:ins>
    </w:p>
    <w:p w14:paraId="379919BA">
      <w:pPr>
        <w:spacing w:before="178" w:line="360" w:lineRule="auto"/>
        <w:ind w:left="45" w:right="62" w:firstLine="471"/>
        <w:jc w:val="both"/>
        <w:rPr>
          <w:ins w:id="394" w:author="随遇而安" w:date="2023-08-15T17:05:11Z"/>
          <w:rFonts w:hint="eastAsia" w:ascii="仿宋" w:hAnsi="仿宋" w:eastAsia="仿宋" w:cs="仿宋"/>
          <w:spacing w:val="-2"/>
          <w:sz w:val="28"/>
          <w:szCs w:val="24"/>
        </w:rPr>
        <w:pPrChange w:id="393" w:author="随遇而安" w:date="2024-11-06T14:55:10Z">
          <w:pPr>
            <w:spacing w:before="178" w:line="360" w:lineRule="auto"/>
            <w:ind w:left="47" w:right="65" w:firstLine="473"/>
            <w:jc w:val="both"/>
          </w:pPr>
        </w:pPrChange>
      </w:pPr>
      <w:ins w:id="395" w:author="随遇而安" w:date="2023-08-15T17:02:13Z">
        <w:r>
          <w:rPr>
            <w:rFonts w:hint="eastAsia" w:ascii="仿宋" w:hAnsi="仿宋" w:eastAsia="仿宋" w:cs="仿宋"/>
            <w:spacing w:val="-2"/>
            <w:sz w:val="28"/>
            <w:szCs w:val="24"/>
          </w:rPr>
          <w:t>4.</w:t>
        </w:r>
      </w:ins>
      <w:ins w:id="396" w:author="随遇而安" w:date="2023-08-15T17:02:56Z">
        <w:r>
          <w:rPr>
            <w:rFonts w:hint="eastAsia" w:ascii="仿宋" w:hAnsi="仿宋" w:eastAsia="仿宋" w:cs="仿宋"/>
            <w:spacing w:val="-2"/>
            <w:sz w:val="28"/>
            <w:szCs w:val="24"/>
            <w:lang w:val="en-US" w:eastAsia="zh-CN"/>
          </w:rPr>
          <w:t>1</w:t>
        </w:r>
      </w:ins>
      <w:ins w:id="397" w:author="随遇而安" w:date="2023-08-15T17:02:13Z">
        <w:r>
          <w:rPr>
            <w:rFonts w:hint="eastAsia" w:ascii="仿宋" w:hAnsi="仿宋" w:eastAsia="仿宋" w:cs="仿宋"/>
            <w:spacing w:val="-2"/>
            <w:sz w:val="28"/>
            <w:szCs w:val="24"/>
          </w:rPr>
          <w:t>.6组织对员工进行消防安全培训，并定期组织消防安全培训和演练。</w:t>
        </w:r>
      </w:ins>
    </w:p>
    <w:p w14:paraId="63759E12">
      <w:pPr>
        <w:spacing w:before="178" w:line="360" w:lineRule="auto"/>
        <w:ind w:left="45" w:right="62" w:firstLine="471"/>
        <w:jc w:val="both"/>
        <w:rPr>
          <w:ins w:id="399" w:author="随遇而安" w:date="2023-08-15T17:05:18Z"/>
          <w:rFonts w:hint="eastAsia" w:ascii="仿宋" w:hAnsi="仿宋" w:eastAsia="仿宋" w:cs="仿宋"/>
          <w:spacing w:val="-2"/>
          <w:sz w:val="28"/>
          <w:szCs w:val="24"/>
          <w:lang w:val="en-US" w:eastAsia="zh-CN"/>
        </w:rPr>
        <w:pPrChange w:id="398" w:author="随遇而安" w:date="2024-11-06T14:55:10Z">
          <w:pPr>
            <w:spacing w:before="178" w:line="360" w:lineRule="auto"/>
            <w:ind w:left="47" w:right="65" w:firstLine="473"/>
            <w:jc w:val="both"/>
          </w:pPr>
        </w:pPrChange>
      </w:pPr>
      <w:ins w:id="400" w:author="随遇而安" w:date="2023-08-15T17:05:12Z">
        <w:r>
          <w:rPr>
            <w:rFonts w:hint="eastAsia" w:ascii="仿宋" w:hAnsi="仿宋" w:eastAsia="仿宋" w:cs="仿宋"/>
            <w:spacing w:val="-2"/>
            <w:sz w:val="28"/>
            <w:szCs w:val="24"/>
            <w:lang w:val="en-US" w:eastAsia="zh-CN"/>
          </w:rPr>
          <w:t>4</w:t>
        </w:r>
      </w:ins>
      <w:ins w:id="401" w:author="随遇而安" w:date="2023-08-15T17:05:13Z">
        <w:r>
          <w:rPr>
            <w:rFonts w:hint="eastAsia" w:ascii="仿宋" w:hAnsi="仿宋" w:eastAsia="仿宋" w:cs="仿宋"/>
            <w:spacing w:val="-2"/>
            <w:sz w:val="28"/>
            <w:szCs w:val="24"/>
            <w:lang w:val="en-US" w:eastAsia="zh-CN"/>
          </w:rPr>
          <w:t>.2</w:t>
        </w:r>
      </w:ins>
      <w:ins w:id="402" w:author="随遇而安" w:date="2023-08-16T16:10:08Z">
        <w:r>
          <w:rPr>
            <w:rFonts w:hint="eastAsia" w:ascii="仿宋" w:hAnsi="仿宋" w:eastAsia="仿宋" w:cs="仿宋"/>
            <w:spacing w:val="-2"/>
            <w:sz w:val="28"/>
            <w:szCs w:val="24"/>
            <w:lang w:val="en-US" w:eastAsia="zh-CN"/>
          </w:rPr>
          <w:t>其他部门</w:t>
        </w:r>
      </w:ins>
    </w:p>
    <w:p w14:paraId="617115C1">
      <w:pPr>
        <w:spacing w:before="178" w:line="360" w:lineRule="auto"/>
        <w:ind w:left="45" w:right="62" w:firstLine="471"/>
        <w:jc w:val="both"/>
        <w:rPr>
          <w:ins w:id="404" w:author="随遇而安" w:date="2023-08-15T17:40:43Z"/>
          <w:rFonts w:hint="eastAsia" w:ascii="仿宋" w:hAnsi="仿宋" w:eastAsia="仿宋" w:cs="仿宋"/>
          <w:spacing w:val="-2"/>
          <w:sz w:val="28"/>
          <w:szCs w:val="24"/>
          <w:lang w:val="en-US" w:eastAsia="zh-CN"/>
        </w:rPr>
        <w:pPrChange w:id="403" w:author="随遇而安" w:date="2024-11-06T14:55:10Z">
          <w:pPr>
            <w:spacing w:before="178" w:line="360" w:lineRule="auto"/>
            <w:ind w:left="47" w:right="65" w:firstLine="473"/>
            <w:jc w:val="both"/>
          </w:pPr>
        </w:pPrChange>
      </w:pPr>
      <w:ins w:id="405" w:author="随遇而安" w:date="2023-08-15T17:06:36Z">
        <w:r>
          <w:rPr>
            <w:rFonts w:hint="eastAsia" w:ascii="仿宋" w:hAnsi="仿宋" w:eastAsia="仿宋" w:cs="仿宋"/>
            <w:spacing w:val="-2"/>
            <w:sz w:val="28"/>
            <w:szCs w:val="24"/>
            <w:lang w:val="en-US" w:eastAsia="zh-CN"/>
          </w:rPr>
          <w:t>4.2.</w:t>
        </w:r>
      </w:ins>
      <w:ins w:id="406" w:author="随遇而安" w:date="2023-08-15T17:06:37Z">
        <w:r>
          <w:rPr>
            <w:rFonts w:hint="eastAsia" w:ascii="仿宋" w:hAnsi="仿宋" w:eastAsia="仿宋" w:cs="仿宋"/>
            <w:spacing w:val="-2"/>
            <w:sz w:val="28"/>
            <w:szCs w:val="24"/>
            <w:lang w:val="en-US" w:eastAsia="zh-CN"/>
          </w:rPr>
          <w:t>1</w:t>
        </w:r>
      </w:ins>
      <w:ins w:id="407" w:author="随遇而安" w:date="2023-08-16T16:10:02Z">
        <w:r>
          <w:rPr>
            <w:rFonts w:hint="eastAsia" w:ascii="仿宋" w:hAnsi="仿宋" w:eastAsia="仿宋" w:cs="仿宋"/>
            <w:spacing w:val="-2"/>
            <w:sz w:val="28"/>
            <w:szCs w:val="24"/>
            <w:lang w:val="en-US" w:eastAsia="zh-CN"/>
          </w:rPr>
          <w:t>人力综合部</w:t>
        </w:r>
      </w:ins>
      <w:ins w:id="408" w:author="随遇而安" w:date="2023-08-16T16:10:03Z">
        <w:r>
          <w:rPr>
            <w:rFonts w:hint="eastAsia" w:ascii="仿宋" w:hAnsi="仿宋" w:eastAsia="仿宋" w:cs="仿宋"/>
            <w:spacing w:val="-2"/>
            <w:sz w:val="28"/>
            <w:szCs w:val="24"/>
            <w:lang w:val="en-US" w:eastAsia="zh-CN"/>
          </w:rPr>
          <w:t>、</w:t>
        </w:r>
      </w:ins>
      <w:ins w:id="409" w:author="随遇而安" w:date="2024-11-06T14:41:52Z">
        <w:r>
          <w:rPr>
            <w:rFonts w:hint="eastAsia" w:ascii="仿宋" w:hAnsi="仿宋" w:eastAsia="仿宋" w:cs="仿宋"/>
            <w:spacing w:val="-2"/>
            <w:sz w:val="28"/>
            <w:szCs w:val="24"/>
            <w:lang w:val="en-US" w:eastAsia="zh-CN"/>
          </w:rPr>
          <w:t>生产运营部</w:t>
        </w:r>
      </w:ins>
      <w:ins w:id="410" w:author="随遇而安" w:date="2023-08-15T17:40:35Z">
        <w:r>
          <w:rPr>
            <w:rFonts w:hint="eastAsia" w:ascii="仿宋" w:hAnsi="仿宋" w:eastAsia="仿宋" w:cs="仿宋"/>
            <w:spacing w:val="-2"/>
            <w:sz w:val="28"/>
            <w:szCs w:val="24"/>
            <w:lang w:val="en-US" w:eastAsia="zh-CN"/>
          </w:rPr>
          <w:t>的</w:t>
        </w:r>
      </w:ins>
      <w:ins w:id="411" w:author="随遇而安" w:date="2023-08-15T17:05:40Z">
        <w:r>
          <w:rPr>
            <w:rFonts w:hint="eastAsia" w:ascii="仿宋" w:hAnsi="仿宋" w:eastAsia="仿宋" w:cs="仿宋"/>
            <w:spacing w:val="-2"/>
            <w:sz w:val="28"/>
            <w:szCs w:val="24"/>
            <w:lang w:val="en-US" w:eastAsia="zh-CN"/>
          </w:rPr>
          <w:t>消防器材</w:t>
        </w:r>
      </w:ins>
      <w:ins w:id="412" w:author="随遇而安" w:date="2023-08-15T17:05:41Z">
        <w:r>
          <w:rPr>
            <w:rFonts w:hint="eastAsia" w:ascii="仿宋" w:hAnsi="仿宋" w:eastAsia="仿宋" w:cs="仿宋"/>
            <w:spacing w:val="-2"/>
            <w:sz w:val="28"/>
            <w:szCs w:val="24"/>
            <w:lang w:val="en-US" w:eastAsia="zh-CN"/>
          </w:rPr>
          <w:t>定期</w:t>
        </w:r>
      </w:ins>
      <w:ins w:id="413" w:author="随遇而安" w:date="2023-08-15T17:05:44Z">
        <w:r>
          <w:rPr>
            <w:rFonts w:hint="eastAsia" w:ascii="仿宋" w:hAnsi="仿宋" w:eastAsia="仿宋" w:cs="仿宋"/>
            <w:spacing w:val="-2"/>
            <w:sz w:val="28"/>
            <w:szCs w:val="24"/>
            <w:lang w:val="en-US" w:eastAsia="zh-CN"/>
          </w:rPr>
          <w:t>检查</w:t>
        </w:r>
      </w:ins>
      <w:ins w:id="414" w:author="随遇而安" w:date="2023-08-15T17:06:12Z">
        <w:r>
          <w:rPr>
            <w:rFonts w:hint="eastAsia" w:ascii="仿宋" w:hAnsi="仿宋" w:eastAsia="仿宋" w:cs="仿宋"/>
            <w:spacing w:val="-2"/>
            <w:sz w:val="28"/>
            <w:szCs w:val="24"/>
            <w:lang w:val="en-US" w:eastAsia="zh-CN"/>
          </w:rPr>
          <w:t>，对</w:t>
        </w:r>
      </w:ins>
      <w:ins w:id="415" w:author="随遇而安" w:date="2023-08-15T17:06:13Z">
        <w:r>
          <w:rPr>
            <w:rFonts w:hint="eastAsia" w:ascii="仿宋" w:hAnsi="仿宋" w:eastAsia="仿宋" w:cs="仿宋"/>
            <w:spacing w:val="-2"/>
            <w:sz w:val="28"/>
            <w:szCs w:val="24"/>
            <w:lang w:val="en-US" w:eastAsia="zh-CN"/>
          </w:rPr>
          <w:t>存在</w:t>
        </w:r>
      </w:ins>
      <w:ins w:id="416" w:author="随遇而安" w:date="2023-08-15T17:06:14Z">
        <w:r>
          <w:rPr>
            <w:rFonts w:hint="eastAsia" w:ascii="仿宋" w:hAnsi="仿宋" w:eastAsia="仿宋" w:cs="仿宋"/>
            <w:spacing w:val="-2"/>
            <w:sz w:val="28"/>
            <w:szCs w:val="24"/>
            <w:lang w:val="en-US" w:eastAsia="zh-CN"/>
          </w:rPr>
          <w:t>有</w:t>
        </w:r>
      </w:ins>
      <w:ins w:id="417" w:author="随遇而安" w:date="2023-08-15T17:06:17Z">
        <w:r>
          <w:rPr>
            <w:rFonts w:hint="eastAsia" w:ascii="仿宋" w:hAnsi="仿宋" w:eastAsia="仿宋" w:cs="仿宋"/>
            <w:spacing w:val="-2"/>
            <w:sz w:val="28"/>
            <w:szCs w:val="24"/>
            <w:lang w:val="en-US" w:eastAsia="zh-CN"/>
          </w:rPr>
          <w:t>问题的</w:t>
        </w:r>
      </w:ins>
      <w:ins w:id="418" w:author="随遇而安" w:date="2023-08-15T17:06:24Z">
        <w:r>
          <w:rPr>
            <w:rFonts w:hint="eastAsia" w:ascii="仿宋" w:hAnsi="仿宋" w:eastAsia="仿宋" w:cs="仿宋"/>
            <w:spacing w:val="-2"/>
            <w:sz w:val="28"/>
            <w:szCs w:val="24"/>
            <w:lang w:val="en-US" w:eastAsia="zh-CN"/>
          </w:rPr>
          <w:t>及时</w:t>
        </w:r>
      </w:ins>
      <w:ins w:id="419" w:author="随遇而安" w:date="2023-08-15T17:06:28Z">
        <w:r>
          <w:rPr>
            <w:rFonts w:hint="eastAsia" w:ascii="仿宋" w:hAnsi="仿宋" w:eastAsia="仿宋" w:cs="仿宋"/>
            <w:spacing w:val="-2"/>
            <w:sz w:val="28"/>
            <w:szCs w:val="24"/>
            <w:lang w:val="en-US" w:eastAsia="zh-CN"/>
          </w:rPr>
          <w:t>上报</w:t>
        </w:r>
      </w:ins>
      <w:ins w:id="420" w:author="随遇而安" w:date="2023-08-15T17:06:32Z">
        <w:r>
          <w:rPr>
            <w:rFonts w:hint="eastAsia" w:ascii="仿宋" w:hAnsi="仿宋" w:eastAsia="仿宋" w:cs="仿宋"/>
            <w:spacing w:val="-2"/>
            <w:sz w:val="28"/>
            <w:szCs w:val="24"/>
            <w:lang w:val="en-US" w:eastAsia="zh-CN"/>
          </w:rPr>
          <w:t>更换</w:t>
        </w:r>
      </w:ins>
      <w:ins w:id="421" w:author="随遇而安" w:date="2023-08-15T17:40:42Z">
        <w:r>
          <w:rPr>
            <w:rFonts w:hint="eastAsia" w:ascii="仿宋" w:hAnsi="仿宋" w:eastAsia="仿宋" w:cs="仿宋"/>
            <w:spacing w:val="-2"/>
            <w:sz w:val="28"/>
            <w:szCs w:val="24"/>
            <w:lang w:val="en-US" w:eastAsia="zh-CN"/>
          </w:rPr>
          <w:t>。</w:t>
        </w:r>
      </w:ins>
    </w:p>
    <w:p w14:paraId="6BC3F1F5">
      <w:pPr>
        <w:spacing w:before="178" w:line="360" w:lineRule="auto"/>
        <w:ind w:left="45" w:right="62" w:firstLine="471"/>
        <w:jc w:val="both"/>
        <w:rPr>
          <w:rFonts w:hint="default" w:ascii="仿宋" w:hAnsi="仿宋" w:eastAsia="仿宋" w:cs="仿宋"/>
          <w:spacing w:val="-2"/>
          <w:sz w:val="28"/>
          <w:szCs w:val="24"/>
          <w:lang w:val="en-US" w:eastAsia="zh-CN"/>
        </w:rPr>
        <w:pPrChange w:id="422" w:author="随遇而安" w:date="2024-11-06T14:55:10Z">
          <w:pPr>
            <w:spacing w:before="178" w:line="360" w:lineRule="auto"/>
            <w:ind w:left="47" w:right="65" w:firstLine="473"/>
            <w:jc w:val="both"/>
          </w:pPr>
        </w:pPrChange>
      </w:pPr>
      <w:ins w:id="423" w:author="随遇而安" w:date="2023-08-15T17:06:40Z">
        <w:r>
          <w:rPr>
            <w:rFonts w:hint="eastAsia" w:ascii="仿宋" w:hAnsi="仿宋" w:eastAsia="仿宋" w:cs="仿宋"/>
            <w:spacing w:val="-2"/>
            <w:sz w:val="28"/>
            <w:szCs w:val="24"/>
            <w:lang w:val="en-US" w:eastAsia="zh-CN"/>
          </w:rPr>
          <w:t>4</w:t>
        </w:r>
      </w:ins>
      <w:ins w:id="424" w:author="随遇而安" w:date="2023-08-15T17:06:41Z">
        <w:r>
          <w:rPr>
            <w:rFonts w:hint="eastAsia" w:ascii="仿宋" w:hAnsi="仿宋" w:eastAsia="仿宋" w:cs="仿宋"/>
            <w:spacing w:val="-2"/>
            <w:sz w:val="28"/>
            <w:szCs w:val="24"/>
            <w:lang w:val="en-US" w:eastAsia="zh-CN"/>
          </w:rPr>
          <w:t>.2.2</w:t>
        </w:r>
      </w:ins>
      <w:ins w:id="425" w:author="随遇而安" w:date="2023-08-15T17:06:54Z">
        <w:r>
          <w:rPr>
            <w:rFonts w:hint="eastAsia" w:ascii="仿宋" w:hAnsi="仿宋" w:eastAsia="仿宋" w:cs="仿宋"/>
            <w:spacing w:val="-2"/>
            <w:sz w:val="28"/>
            <w:szCs w:val="24"/>
            <w:lang w:val="en-US" w:eastAsia="zh-CN"/>
          </w:rPr>
          <w:t>配合</w:t>
        </w:r>
      </w:ins>
      <w:ins w:id="426" w:author="随遇而安" w:date="2023-08-15T17:06:55Z">
        <w:r>
          <w:rPr>
            <w:rFonts w:hint="eastAsia" w:ascii="仿宋" w:hAnsi="仿宋" w:eastAsia="仿宋" w:cs="仿宋"/>
            <w:spacing w:val="-2"/>
            <w:sz w:val="28"/>
            <w:szCs w:val="24"/>
            <w:lang w:val="en-US" w:eastAsia="zh-CN"/>
          </w:rPr>
          <w:t>安环</w:t>
        </w:r>
      </w:ins>
      <w:ins w:id="427" w:author="随遇而安" w:date="2023-08-15T17:06:58Z">
        <w:r>
          <w:rPr>
            <w:rFonts w:hint="eastAsia" w:ascii="仿宋" w:hAnsi="仿宋" w:eastAsia="仿宋" w:cs="仿宋"/>
            <w:spacing w:val="-2"/>
            <w:sz w:val="28"/>
            <w:szCs w:val="24"/>
            <w:lang w:val="en-US" w:eastAsia="zh-CN"/>
          </w:rPr>
          <w:t>品质部组织</w:t>
        </w:r>
      </w:ins>
      <w:ins w:id="428" w:author="随遇而安" w:date="2023-08-15T17:06:59Z">
        <w:r>
          <w:rPr>
            <w:rFonts w:hint="eastAsia" w:ascii="仿宋" w:hAnsi="仿宋" w:eastAsia="仿宋" w:cs="仿宋"/>
            <w:spacing w:val="-2"/>
            <w:sz w:val="28"/>
            <w:szCs w:val="24"/>
            <w:lang w:val="en-US" w:eastAsia="zh-CN"/>
          </w:rPr>
          <w:t>的</w:t>
        </w:r>
      </w:ins>
      <w:ins w:id="429" w:author="随遇而安" w:date="2023-08-15T17:07:03Z">
        <w:r>
          <w:rPr>
            <w:rFonts w:hint="eastAsia" w:ascii="仿宋" w:hAnsi="仿宋" w:eastAsia="仿宋" w:cs="仿宋"/>
            <w:spacing w:val="-2"/>
            <w:sz w:val="28"/>
            <w:szCs w:val="24"/>
            <w:lang w:val="en-US" w:eastAsia="zh-CN"/>
          </w:rPr>
          <w:t>消防安全</w:t>
        </w:r>
      </w:ins>
      <w:ins w:id="430" w:author="随遇而安" w:date="2023-08-15T17:07:04Z">
        <w:r>
          <w:rPr>
            <w:rFonts w:hint="eastAsia" w:ascii="仿宋" w:hAnsi="仿宋" w:eastAsia="仿宋" w:cs="仿宋"/>
            <w:spacing w:val="-2"/>
            <w:sz w:val="28"/>
            <w:szCs w:val="24"/>
            <w:lang w:val="en-US" w:eastAsia="zh-CN"/>
          </w:rPr>
          <w:t>培训</w:t>
        </w:r>
      </w:ins>
      <w:ins w:id="431" w:author="随遇而安" w:date="2023-08-15T17:07:05Z">
        <w:r>
          <w:rPr>
            <w:rFonts w:hint="eastAsia" w:ascii="仿宋" w:hAnsi="仿宋" w:eastAsia="仿宋" w:cs="仿宋"/>
            <w:spacing w:val="-2"/>
            <w:sz w:val="28"/>
            <w:szCs w:val="24"/>
            <w:lang w:val="en-US" w:eastAsia="zh-CN"/>
          </w:rPr>
          <w:t>和</w:t>
        </w:r>
      </w:ins>
      <w:ins w:id="432" w:author="随遇而安" w:date="2023-08-15T17:07:12Z">
        <w:r>
          <w:rPr>
            <w:rFonts w:hint="eastAsia" w:ascii="仿宋" w:hAnsi="仿宋" w:eastAsia="仿宋" w:cs="仿宋"/>
            <w:spacing w:val="-2"/>
            <w:sz w:val="28"/>
            <w:szCs w:val="24"/>
            <w:lang w:val="en-US" w:eastAsia="zh-CN"/>
          </w:rPr>
          <w:t>演练</w:t>
        </w:r>
      </w:ins>
      <w:ins w:id="433" w:author="随遇而安" w:date="2023-08-15T17:07:15Z">
        <w:r>
          <w:rPr>
            <w:rFonts w:hint="eastAsia" w:ascii="仿宋" w:hAnsi="仿宋" w:eastAsia="仿宋" w:cs="仿宋"/>
            <w:spacing w:val="-2"/>
            <w:sz w:val="28"/>
            <w:szCs w:val="24"/>
            <w:lang w:val="en-US" w:eastAsia="zh-CN"/>
          </w:rPr>
          <w:t>。</w:t>
        </w:r>
      </w:ins>
    </w:p>
    <w:p w14:paraId="50E69454">
      <w:pPr>
        <w:spacing w:before="178" w:line="360" w:lineRule="auto"/>
        <w:ind w:left="45" w:right="62" w:firstLine="471"/>
        <w:jc w:val="both"/>
        <w:rPr>
          <w:del w:id="435" w:author="随遇而安" w:date="2023-08-15T17:00:45Z"/>
          <w:rFonts w:hint="eastAsia" w:ascii="仿宋" w:hAnsi="仿宋" w:eastAsia="仿宋" w:cs="仿宋"/>
          <w:spacing w:val="-2"/>
          <w:sz w:val="28"/>
          <w:szCs w:val="24"/>
          <w:lang w:eastAsia="zh-CN"/>
        </w:rPr>
        <w:pPrChange w:id="434" w:author="随遇而安" w:date="2024-11-06T14:55:10Z">
          <w:pPr>
            <w:spacing w:before="178" w:line="360" w:lineRule="auto"/>
            <w:ind w:left="47" w:right="65" w:firstLine="473"/>
            <w:jc w:val="both"/>
          </w:pPr>
        </w:pPrChange>
      </w:pPr>
      <w:del w:id="436" w:author="随遇而安" w:date="2023-08-15T17:00:45Z">
        <w:r>
          <w:rPr>
            <w:rFonts w:hint="eastAsia" w:ascii="仿宋" w:hAnsi="仿宋" w:eastAsia="仿宋" w:cs="仿宋"/>
            <w:spacing w:val="-2"/>
            <w:sz w:val="28"/>
            <w:szCs w:val="24"/>
          </w:rPr>
          <w:delText>4.1.2负责对各级单位消防安全工作开展指导、检查及综合监督管理</w:delText>
        </w:r>
      </w:del>
      <w:del w:id="437" w:author="随遇而安" w:date="2023-08-15T17:00:45Z">
        <w:r>
          <w:rPr>
            <w:rFonts w:hint="eastAsia" w:ascii="仿宋" w:hAnsi="仿宋" w:eastAsia="仿宋" w:cs="仿宋"/>
            <w:spacing w:val="-2"/>
            <w:sz w:val="28"/>
            <w:szCs w:val="24"/>
            <w:lang w:eastAsia="zh-CN"/>
          </w:rPr>
          <w:delText>。</w:delText>
        </w:r>
      </w:del>
    </w:p>
    <w:p w14:paraId="5F4FD0C8">
      <w:pPr>
        <w:spacing w:before="178" w:line="360" w:lineRule="auto"/>
        <w:ind w:left="45" w:right="62" w:firstLine="471"/>
        <w:jc w:val="both"/>
        <w:rPr>
          <w:del w:id="439" w:author="随遇而安" w:date="2023-08-15T17:00:45Z"/>
          <w:rFonts w:hint="eastAsia" w:ascii="仿宋" w:hAnsi="仿宋" w:eastAsia="仿宋" w:cs="仿宋"/>
          <w:spacing w:val="-2"/>
          <w:sz w:val="28"/>
          <w:szCs w:val="24"/>
        </w:rPr>
        <w:pPrChange w:id="438" w:author="随遇而安" w:date="2024-11-06T14:55:10Z">
          <w:pPr>
            <w:spacing w:before="178" w:line="360" w:lineRule="auto"/>
            <w:ind w:left="47" w:right="65" w:firstLine="473"/>
            <w:jc w:val="both"/>
          </w:pPr>
        </w:pPrChange>
      </w:pPr>
      <w:del w:id="440" w:author="随遇而安" w:date="2023-08-15T17:00:45Z">
        <w:r>
          <w:rPr>
            <w:rFonts w:hint="eastAsia" w:ascii="仿宋" w:hAnsi="仿宋" w:eastAsia="仿宋" w:cs="仿宋"/>
            <w:spacing w:val="-2"/>
            <w:sz w:val="28"/>
            <w:szCs w:val="24"/>
          </w:rPr>
          <w:delText>4.2平台公司、运营中心</w:delText>
        </w:r>
      </w:del>
    </w:p>
    <w:p w14:paraId="54E252CB">
      <w:pPr>
        <w:spacing w:before="178" w:line="360" w:lineRule="auto"/>
        <w:ind w:left="45" w:right="62" w:firstLine="471"/>
        <w:jc w:val="both"/>
        <w:rPr>
          <w:del w:id="442" w:author="随遇而安" w:date="2023-08-15T17:00:45Z"/>
          <w:rFonts w:hint="eastAsia" w:ascii="仿宋" w:hAnsi="仿宋" w:eastAsia="仿宋" w:cs="仿宋"/>
          <w:spacing w:val="-2"/>
          <w:sz w:val="28"/>
          <w:szCs w:val="24"/>
        </w:rPr>
        <w:pPrChange w:id="441" w:author="随遇而安" w:date="2024-11-06T14:55:10Z">
          <w:pPr>
            <w:spacing w:before="178" w:line="360" w:lineRule="auto"/>
            <w:ind w:left="47" w:right="65" w:firstLine="473"/>
            <w:jc w:val="both"/>
          </w:pPr>
        </w:pPrChange>
      </w:pPr>
      <w:del w:id="443" w:author="随遇而安" w:date="2023-08-15T17:00:45Z">
        <w:r>
          <w:rPr>
            <w:rFonts w:hint="eastAsia" w:ascii="仿宋" w:hAnsi="仿宋" w:eastAsia="仿宋" w:cs="仿宋"/>
            <w:spacing w:val="-2"/>
            <w:sz w:val="28"/>
            <w:szCs w:val="24"/>
          </w:rPr>
          <w:delText>负责贯彻执行国家及事业部有关消防安全管理规定，制定适合本单位、本行业特点的消防安全管理制度，并对所属企业实施管理和考核。</w:delText>
        </w:r>
      </w:del>
    </w:p>
    <w:p w14:paraId="2B27959F">
      <w:pPr>
        <w:spacing w:before="178" w:line="360" w:lineRule="auto"/>
        <w:ind w:left="45" w:right="62" w:firstLine="471"/>
        <w:jc w:val="both"/>
        <w:rPr>
          <w:del w:id="445" w:author="随遇而安" w:date="2023-08-15T17:00:45Z"/>
          <w:rFonts w:hint="eastAsia" w:ascii="仿宋" w:hAnsi="仿宋" w:eastAsia="仿宋" w:cs="仿宋"/>
          <w:spacing w:val="-2"/>
          <w:sz w:val="28"/>
          <w:szCs w:val="24"/>
        </w:rPr>
        <w:pPrChange w:id="444" w:author="随遇而安" w:date="2024-11-06T14:55:10Z">
          <w:pPr>
            <w:spacing w:before="178" w:line="360" w:lineRule="auto"/>
            <w:ind w:left="47" w:right="65" w:firstLine="473"/>
            <w:jc w:val="both"/>
          </w:pPr>
        </w:pPrChange>
      </w:pPr>
      <w:del w:id="446" w:author="随遇而安" w:date="2023-08-15T17:00:45Z">
        <w:r>
          <w:rPr>
            <w:rFonts w:hint="eastAsia" w:ascii="仿宋" w:hAnsi="仿宋" w:eastAsia="仿宋" w:cs="仿宋"/>
            <w:spacing w:val="-2"/>
            <w:sz w:val="28"/>
            <w:szCs w:val="24"/>
          </w:rPr>
          <w:delText>4.3项目公司</w:delText>
        </w:r>
      </w:del>
    </w:p>
    <w:p w14:paraId="56E41C4A">
      <w:pPr>
        <w:spacing w:before="178" w:line="360" w:lineRule="auto"/>
        <w:ind w:left="45" w:right="62" w:firstLine="471"/>
        <w:jc w:val="both"/>
        <w:rPr>
          <w:del w:id="448" w:author="随遇而安" w:date="2023-08-15T17:03:08Z"/>
          <w:rFonts w:hint="eastAsia" w:ascii="仿宋" w:hAnsi="仿宋" w:eastAsia="仿宋" w:cs="仿宋"/>
          <w:spacing w:val="-2"/>
          <w:sz w:val="28"/>
          <w:szCs w:val="24"/>
        </w:rPr>
        <w:pPrChange w:id="447" w:author="随遇而安" w:date="2024-11-06T14:55:10Z">
          <w:pPr>
            <w:spacing w:before="178" w:line="360" w:lineRule="auto"/>
            <w:ind w:left="47" w:right="65" w:firstLine="473"/>
            <w:jc w:val="both"/>
          </w:pPr>
        </w:pPrChange>
      </w:pPr>
      <w:r>
        <w:rPr>
          <w:rFonts w:hint="eastAsia" w:ascii="仿宋" w:hAnsi="仿宋" w:eastAsia="仿宋" w:cs="仿宋"/>
          <w:spacing w:val="-2"/>
          <w:sz w:val="28"/>
          <w:szCs w:val="24"/>
        </w:rPr>
        <w:t>4.</w:t>
      </w:r>
      <w:del w:id="449" w:author="随遇而安" w:date="2023-08-15T17:06:08Z">
        <w:r>
          <w:rPr>
            <w:rFonts w:hint="default" w:ascii="仿宋" w:hAnsi="仿宋" w:eastAsia="仿宋" w:cs="仿宋"/>
            <w:spacing w:val="-2"/>
            <w:sz w:val="28"/>
            <w:szCs w:val="24"/>
            <w:lang w:val="en-US"/>
          </w:rPr>
          <w:delText>3.1</w:delText>
        </w:r>
      </w:del>
      <w:ins w:id="450" w:author="随遇而安" w:date="2023-08-15T17:06:08Z">
        <w:r>
          <w:rPr>
            <w:rFonts w:hint="eastAsia" w:ascii="仿宋" w:hAnsi="仿宋" w:eastAsia="仿宋" w:cs="仿宋"/>
            <w:spacing w:val="-2"/>
            <w:sz w:val="28"/>
            <w:szCs w:val="24"/>
            <w:lang w:val="en-US" w:eastAsia="zh-CN"/>
          </w:rPr>
          <w:t>3</w:t>
        </w:r>
      </w:ins>
      <w:del w:id="451" w:author="随遇而安" w:date="2023-08-15T17:01:22Z">
        <w:r>
          <w:rPr>
            <w:rFonts w:hint="eastAsia" w:ascii="仿宋" w:hAnsi="仿宋" w:eastAsia="仿宋" w:cs="仿宋"/>
            <w:spacing w:val="-2"/>
            <w:sz w:val="28"/>
            <w:szCs w:val="24"/>
          </w:rPr>
          <w:delText>项目公司是消防安全管理的责任主体，要明确消防安全管理机构，</w:delText>
        </w:r>
      </w:del>
      <w:r>
        <w:rPr>
          <w:rFonts w:hint="eastAsia" w:ascii="仿宋" w:hAnsi="仿宋" w:eastAsia="仿宋" w:cs="仿宋"/>
          <w:spacing w:val="-2"/>
          <w:sz w:val="28"/>
          <w:szCs w:val="24"/>
        </w:rPr>
        <w:t>项目负责人是企业消防安全责任人，对消防安全工作全面负责</w:t>
      </w:r>
      <w:ins w:id="452" w:author="随遇而安" w:date="2023-08-15T17:01:26Z">
        <w:r>
          <w:rPr>
            <w:rFonts w:hint="eastAsia" w:ascii="仿宋" w:hAnsi="仿宋" w:eastAsia="仿宋" w:cs="仿宋"/>
            <w:spacing w:val="-2"/>
            <w:sz w:val="28"/>
            <w:szCs w:val="24"/>
            <w:lang w:eastAsia="zh-CN"/>
          </w:rPr>
          <w:t>。</w:t>
        </w:r>
      </w:ins>
      <w:del w:id="453" w:author="随遇而安" w:date="2023-08-15T17:03:08Z">
        <w:r>
          <w:rPr>
            <w:rFonts w:hint="eastAsia" w:ascii="仿宋" w:hAnsi="仿宋" w:eastAsia="仿宋" w:cs="仿宋"/>
            <w:spacing w:val="-2"/>
            <w:sz w:val="28"/>
            <w:szCs w:val="24"/>
          </w:rPr>
          <w:delText>。</w:delText>
        </w:r>
      </w:del>
    </w:p>
    <w:p w14:paraId="772852E2">
      <w:pPr>
        <w:spacing w:before="178" w:line="360" w:lineRule="auto"/>
        <w:ind w:left="47" w:right="65" w:firstLine="473"/>
        <w:jc w:val="both"/>
        <w:rPr>
          <w:del w:id="454" w:author="随遇而安" w:date="2023-08-15T17:03:08Z"/>
          <w:rFonts w:hint="eastAsia" w:ascii="仿宋" w:hAnsi="仿宋" w:eastAsia="仿宋" w:cs="仿宋"/>
          <w:spacing w:val="-2"/>
          <w:sz w:val="28"/>
          <w:szCs w:val="24"/>
        </w:rPr>
      </w:pPr>
      <w:del w:id="455" w:author="随遇而安" w:date="2023-08-15T17:03:08Z">
        <w:r>
          <w:rPr>
            <w:rFonts w:hint="eastAsia" w:ascii="仿宋" w:hAnsi="仿宋" w:eastAsia="仿宋" w:cs="仿宋"/>
            <w:spacing w:val="-2"/>
            <w:sz w:val="28"/>
            <w:szCs w:val="24"/>
          </w:rPr>
          <w:delText>4.3.2平台公司/运营中心、项目公司的消防安全管理归口部门为安环管理部门。</w:delText>
        </w:r>
      </w:del>
    </w:p>
    <w:p w14:paraId="424B5513">
      <w:pPr>
        <w:spacing w:before="178" w:line="360" w:lineRule="auto"/>
        <w:ind w:left="47" w:right="65" w:firstLine="473"/>
        <w:jc w:val="both"/>
        <w:rPr>
          <w:del w:id="456" w:author="随遇而安" w:date="2023-08-15T17:03:08Z"/>
          <w:rFonts w:hint="eastAsia" w:ascii="仿宋" w:hAnsi="仿宋" w:eastAsia="仿宋" w:cs="仿宋"/>
          <w:spacing w:val="-2"/>
          <w:sz w:val="28"/>
          <w:szCs w:val="24"/>
          <w:lang w:eastAsia="zh-CN"/>
        </w:rPr>
      </w:pPr>
      <w:del w:id="457" w:author="随遇而安" w:date="2023-08-15T17:03:08Z">
        <w:r>
          <w:rPr>
            <w:rFonts w:hint="eastAsia" w:ascii="仿宋" w:hAnsi="仿宋" w:eastAsia="仿宋" w:cs="仿宋"/>
            <w:spacing w:val="-2"/>
            <w:sz w:val="28"/>
            <w:szCs w:val="24"/>
          </w:rPr>
          <w:delText>4.3.3各级单位应落实属地消防安全责任，制定符合本单位实际的消防安全管理制度、消防设备设施安全操作规程，制定灭火和应急疏散预案</w:delText>
        </w:r>
      </w:del>
      <w:del w:id="458" w:author="随遇而安" w:date="2023-08-15T17:03:08Z">
        <w:r>
          <w:rPr>
            <w:rFonts w:hint="eastAsia" w:ascii="仿宋" w:hAnsi="仿宋" w:eastAsia="仿宋" w:cs="仿宋"/>
            <w:spacing w:val="-2"/>
            <w:sz w:val="28"/>
            <w:szCs w:val="24"/>
            <w:lang w:eastAsia="zh-CN"/>
          </w:rPr>
          <w:delText>。</w:delText>
        </w:r>
      </w:del>
    </w:p>
    <w:p w14:paraId="40C08683">
      <w:pPr>
        <w:spacing w:before="178" w:line="360" w:lineRule="auto"/>
        <w:ind w:left="47" w:right="65" w:firstLine="473"/>
        <w:jc w:val="both"/>
        <w:rPr>
          <w:del w:id="459" w:author="随遇而安" w:date="2023-08-15T17:03:08Z"/>
          <w:rFonts w:hint="eastAsia" w:ascii="仿宋" w:hAnsi="仿宋" w:eastAsia="仿宋" w:cs="仿宋"/>
          <w:spacing w:val="-2"/>
          <w:sz w:val="28"/>
          <w:szCs w:val="24"/>
        </w:rPr>
      </w:pPr>
      <w:del w:id="460" w:author="随遇而安" w:date="2023-08-15T17:03:08Z">
        <w:r>
          <w:rPr>
            <w:rFonts w:hint="eastAsia" w:ascii="仿宋" w:hAnsi="仿宋" w:eastAsia="仿宋" w:cs="仿宋"/>
            <w:spacing w:val="-2"/>
            <w:sz w:val="28"/>
            <w:szCs w:val="24"/>
          </w:rPr>
          <w:delText>4.3.4按照国家标准、行业标准配置消防设施、器材，设置消防安全标志，并定期组织检验、维修，确保完好有效。</w:delText>
        </w:r>
      </w:del>
    </w:p>
    <w:p w14:paraId="57264778">
      <w:pPr>
        <w:spacing w:before="178" w:line="360" w:lineRule="auto"/>
        <w:ind w:left="47" w:right="65" w:firstLine="473"/>
        <w:jc w:val="both"/>
        <w:rPr>
          <w:del w:id="461" w:author="随遇而安" w:date="2023-08-15T17:03:08Z"/>
          <w:rFonts w:hint="eastAsia" w:ascii="仿宋" w:hAnsi="仿宋" w:eastAsia="仿宋" w:cs="仿宋"/>
          <w:sz w:val="28"/>
          <w:szCs w:val="28"/>
        </w:rPr>
      </w:pPr>
      <w:del w:id="462" w:author="随遇而安" w:date="2023-08-15T17:03:08Z">
        <w:r>
          <w:rPr>
            <w:rFonts w:hint="eastAsia" w:ascii="仿宋" w:hAnsi="仿宋" w:eastAsia="仿宋" w:cs="仿宋"/>
            <w:spacing w:val="-2"/>
            <w:sz w:val="28"/>
            <w:szCs w:val="24"/>
          </w:rPr>
          <w:delText>4.3.5组织本单位防火检查，及时消除火灾隐患。</w:delText>
        </w:r>
      </w:del>
    </w:p>
    <w:p w14:paraId="0481A3D5">
      <w:pPr>
        <w:spacing w:before="178" w:line="360" w:lineRule="auto"/>
        <w:ind w:left="47" w:right="65" w:firstLine="473"/>
        <w:jc w:val="both"/>
        <w:rPr>
          <w:rFonts w:hint="eastAsia" w:ascii="仿宋" w:hAnsi="仿宋" w:eastAsia="仿宋" w:cs="仿宋"/>
          <w:spacing w:val="-2"/>
          <w:sz w:val="28"/>
          <w:szCs w:val="24"/>
        </w:rPr>
      </w:pPr>
      <w:del w:id="463" w:author="随遇而安" w:date="2023-08-15T17:03:08Z">
        <w:r>
          <w:rPr>
            <w:rFonts w:hint="eastAsia" w:ascii="仿宋" w:hAnsi="仿宋" w:eastAsia="仿宋" w:cs="仿宋"/>
            <w:spacing w:val="-2"/>
            <w:sz w:val="28"/>
            <w:szCs w:val="24"/>
          </w:rPr>
          <w:delText>4.3.6组织对员工进行消防安全培训，并定期组织消防安全培训和演练。</w:delText>
        </w:r>
      </w:del>
    </w:p>
    <w:p w14:paraId="7DA73FA6">
      <w:pPr>
        <w:spacing w:before="182" w:line="220" w:lineRule="auto"/>
        <w:ind w:left="42"/>
        <w:outlineLvl w:val="0"/>
        <w:rPr>
          <w:rFonts w:hint="eastAsia" w:ascii="仿宋" w:hAnsi="仿宋" w:eastAsia="仿宋" w:cs="仿宋"/>
          <w:sz w:val="28"/>
          <w:szCs w:val="28"/>
        </w:rPr>
      </w:pPr>
      <w:bookmarkStart w:id="12" w:name="bookmark5"/>
      <w:bookmarkEnd w:id="12"/>
      <w:bookmarkStart w:id="13" w:name="_Toc17538"/>
      <w:bookmarkStart w:id="14" w:name="_Toc10198"/>
      <w:r>
        <w:rPr>
          <w:rFonts w:hint="eastAsia" w:ascii="仿宋" w:hAnsi="仿宋" w:eastAsia="仿宋" w:cs="仿宋"/>
          <w:spacing w:val="-2"/>
          <w:sz w:val="28"/>
          <w:szCs w:val="28"/>
          <w14:textOutline w14:w="4354" w14:cap="flat" w14:cmpd="sng">
            <w14:solidFill>
              <w14:srgbClr w14:val="000000"/>
            </w14:solidFill>
            <w14:prstDash w14:val="solid"/>
            <w14:miter w14:val="0"/>
          </w14:textOutline>
        </w:rPr>
        <w:t>5.火灾预防</w:t>
      </w:r>
      <w:bookmarkEnd w:id="13"/>
      <w:bookmarkEnd w:id="14"/>
    </w:p>
    <w:p w14:paraId="7A206103">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5.1消防安全制度建设</w:t>
      </w:r>
    </w:p>
    <w:p w14:paraId="767D2EB3">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5.1.1</w:t>
      </w:r>
      <w:del w:id="464" w:author="随遇而安" w:date="2023-08-15T17:08:04Z">
        <w:r>
          <w:rPr>
            <w:rFonts w:hint="eastAsia" w:ascii="仿宋" w:hAnsi="仿宋" w:eastAsia="仿宋" w:cs="仿宋"/>
            <w:spacing w:val="-2"/>
            <w:sz w:val="28"/>
            <w:szCs w:val="24"/>
          </w:rPr>
          <w:delText>各单位应</w:delText>
        </w:r>
      </w:del>
      <w:r>
        <w:rPr>
          <w:rFonts w:hint="eastAsia" w:ascii="仿宋" w:hAnsi="仿宋" w:eastAsia="仿宋" w:cs="仿宋"/>
          <w:spacing w:val="-2"/>
          <w:sz w:val="28"/>
          <w:szCs w:val="24"/>
        </w:rPr>
        <w:t>加强“四个能力”建设，提升消防安全基础管理</w:t>
      </w:r>
      <w:r>
        <w:rPr>
          <w:rFonts w:hint="eastAsia" w:ascii="仿宋" w:hAnsi="仿宋" w:eastAsia="仿宋" w:cs="仿宋"/>
          <w:spacing w:val="-2"/>
          <w:sz w:val="28"/>
          <w:szCs w:val="24"/>
          <w:lang w:val="en-US" w:eastAsia="zh-CN"/>
        </w:rPr>
        <w:t>能力，</w:t>
      </w:r>
      <w:r>
        <w:rPr>
          <w:rFonts w:hint="eastAsia" w:ascii="仿宋" w:hAnsi="仿宋" w:eastAsia="仿宋" w:cs="仿宋"/>
          <w:spacing w:val="-2"/>
          <w:sz w:val="28"/>
          <w:szCs w:val="24"/>
        </w:rPr>
        <w:t>应按照国家有关规定，</w:t>
      </w:r>
      <w:del w:id="465" w:author="随遇而安" w:date="2023-08-15T17:08:20Z">
        <w:r>
          <w:rPr>
            <w:rFonts w:hint="eastAsia" w:ascii="仿宋" w:hAnsi="仿宋" w:eastAsia="仿宋" w:cs="仿宋"/>
            <w:spacing w:val="-2"/>
            <w:sz w:val="28"/>
            <w:szCs w:val="24"/>
          </w:rPr>
          <w:delText>结合本单位生产经营特点，</w:delText>
        </w:r>
      </w:del>
      <w:r>
        <w:rPr>
          <w:rFonts w:hint="eastAsia" w:ascii="仿宋" w:hAnsi="仿宋" w:eastAsia="仿宋" w:cs="仿宋"/>
          <w:spacing w:val="-2"/>
          <w:sz w:val="28"/>
          <w:szCs w:val="24"/>
        </w:rPr>
        <w:t>建立健全消防安全制度和保障消防安全的操作规程，并公布执行，消防安全制度主要包含以下内容：</w:t>
      </w:r>
    </w:p>
    <w:p w14:paraId="2E4C9833">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a.消防安全教育、培训。</w:t>
      </w:r>
    </w:p>
    <w:p w14:paraId="41DCD1B8">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b.防火巡查、检查。</w:t>
      </w:r>
    </w:p>
    <w:p w14:paraId="25AED6C6">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c.安全疏散设施管理。</w:t>
      </w:r>
    </w:p>
    <w:p w14:paraId="5EE28B2E">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d.消防设施、器材维护管理。</w:t>
      </w:r>
    </w:p>
    <w:p w14:paraId="4AA461E3">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e.火灾隐患整改措施。</w:t>
      </w:r>
    </w:p>
    <w:p w14:paraId="5EF96466">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f.用火、用电安全管理。</w:t>
      </w:r>
    </w:p>
    <w:p w14:paraId="7143A0EB">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g.易燃易爆危险物品及其储存场所的防火防爆。</w:t>
      </w:r>
    </w:p>
    <w:p w14:paraId="547D576A">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h.专/兼职消防队的组织管理。</w:t>
      </w:r>
    </w:p>
    <w:p w14:paraId="246A3B9F">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i.灭火和应急疏散预案演练。</w:t>
      </w:r>
    </w:p>
    <w:p w14:paraId="768B759A">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j.消防安全工作考核和奖惩。</w:t>
      </w:r>
    </w:p>
    <w:p w14:paraId="146BD57A">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k.其它必要的消防安全内容。</w:t>
      </w:r>
    </w:p>
    <w:p w14:paraId="671D1332">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5.2消防安全教育</w:t>
      </w:r>
    </w:p>
    <w:p w14:paraId="5A4C4FDC">
      <w:pPr>
        <w:spacing w:before="178" w:line="360" w:lineRule="auto"/>
        <w:ind w:left="47" w:right="65" w:firstLine="473"/>
        <w:jc w:val="both"/>
        <w:rPr>
          <w:ins w:id="466" w:author="随遇而安" w:date="2023-08-15T17:08:45Z"/>
          <w:rFonts w:hint="eastAsia" w:ascii="仿宋" w:hAnsi="仿宋" w:eastAsia="仿宋" w:cs="仿宋"/>
          <w:spacing w:val="-2"/>
          <w:sz w:val="28"/>
          <w:szCs w:val="24"/>
        </w:rPr>
      </w:pPr>
      <w:r>
        <w:rPr>
          <w:rFonts w:hint="eastAsia" w:ascii="仿宋" w:hAnsi="仿宋" w:eastAsia="仿宋" w:cs="仿宋"/>
          <w:spacing w:val="-2"/>
          <w:sz w:val="28"/>
          <w:szCs w:val="24"/>
        </w:rPr>
        <w:t>5.2.</w:t>
      </w:r>
      <w:del w:id="467" w:author="随遇而安" w:date="2024-11-06T14:55:41Z">
        <w:r>
          <w:rPr>
            <w:rFonts w:hint="default" w:ascii="仿宋" w:hAnsi="仿宋" w:eastAsia="仿宋" w:cs="仿宋"/>
            <w:spacing w:val="-2"/>
            <w:sz w:val="28"/>
            <w:szCs w:val="24"/>
            <w:lang w:val="en-US"/>
          </w:rPr>
          <w:delText>2</w:delText>
        </w:r>
      </w:del>
      <w:ins w:id="468" w:author="随遇而安" w:date="2024-11-06T14:55:41Z">
        <w:r>
          <w:rPr>
            <w:rFonts w:hint="eastAsia" w:ascii="仿宋" w:hAnsi="仿宋" w:eastAsia="仿宋" w:cs="仿宋"/>
            <w:spacing w:val="-2"/>
            <w:sz w:val="28"/>
            <w:szCs w:val="24"/>
            <w:lang w:val="en-US" w:eastAsia="zh-CN"/>
          </w:rPr>
          <w:t>1</w:t>
        </w:r>
      </w:ins>
      <w:r>
        <w:rPr>
          <w:rFonts w:hint="eastAsia" w:ascii="仿宋" w:hAnsi="仿宋" w:eastAsia="仿宋" w:cs="仿宋"/>
          <w:spacing w:val="-2"/>
          <w:sz w:val="28"/>
          <w:szCs w:val="24"/>
        </w:rPr>
        <w:t>各单位应当根据的自身特点，通过多种形式开展经常性的全员消防安全宣传教育</w:t>
      </w:r>
    </w:p>
    <w:p w14:paraId="2D5F1873">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a.对新上岗的员工应进行上岗前消防安全培训；</w:t>
      </w:r>
    </w:p>
    <w:p w14:paraId="66195930">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b.对在岗的员工每年至少进行一次消防安全培训；</w:t>
      </w:r>
    </w:p>
    <w:p w14:paraId="290B1E74">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c.每年至少组织一次灭火和应急疏散演练；</w:t>
      </w:r>
    </w:p>
    <w:p w14:paraId="2DE519EB">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d.定期开展形式多样的消防安全宣传教育。</w:t>
      </w:r>
    </w:p>
    <w:p w14:paraId="7E8C5537">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5.2.</w:t>
      </w:r>
      <w:del w:id="469" w:author="随遇而安" w:date="2024-11-06T14:55:44Z">
        <w:r>
          <w:rPr>
            <w:rFonts w:hint="default" w:ascii="仿宋" w:hAnsi="仿宋" w:eastAsia="仿宋" w:cs="仿宋"/>
            <w:spacing w:val="-2"/>
            <w:sz w:val="28"/>
            <w:szCs w:val="24"/>
            <w:lang w:val="en-US"/>
          </w:rPr>
          <w:delText>3</w:delText>
        </w:r>
      </w:del>
      <w:ins w:id="470" w:author="随遇而安" w:date="2024-11-06T14:55:44Z">
        <w:r>
          <w:rPr>
            <w:rFonts w:hint="eastAsia" w:ascii="仿宋" w:hAnsi="仿宋" w:eastAsia="仿宋" w:cs="仿宋"/>
            <w:spacing w:val="-2"/>
            <w:sz w:val="28"/>
            <w:szCs w:val="24"/>
            <w:lang w:val="en-US" w:eastAsia="zh-CN"/>
          </w:rPr>
          <w:t>2</w:t>
        </w:r>
      </w:ins>
      <w:r>
        <w:rPr>
          <w:rFonts w:hint="eastAsia" w:ascii="仿宋" w:hAnsi="仿宋" w:eastAsia="仿宋" w:cs="仿宋"/>
          <w:spacing w:val="-2"/>
          <w:sz w:val="28"/>
          <w:szCs w:val="24"/>
        </w:rPr>
        <w:t>消防控制室的值班人员、消防设施操作人员应通过消防行业特有工种职业技能鉴定，持有中级消防设施操作员证。</w:t>
      </w:r>
    </w:p>
    <w:p w14:paraId="7B3A7E9A">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5.3消防设施、器材</w:t>
      </w:r>
    </w:p>
    <w:p w14:paraId="55A13FFF">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5.3.1</w:t>
      </w:r>
      <w:del w:id="471" w:author="随遇而安" w:date="2023-08-15T17:09:23Z">
        <w:r>
          <w:rPr>
            <w:rFonts w:hint="eastAsia" w:ascii="仿宋" w:hAnsi="仿宋" w:eastAsia="仿宋" w:cs="仿宋"/>
            <w:spacing w:val="-2"/>
            <w:sz w:val="28"/>
            <w:szCs w:val="24"/>
          </w:rPr>
          <w:delText>各单位</w:delText>
        </w:r>
      </w:del>
      <w:r>
        <w:rPr>
          <w:rFonts w:hint="eastAsia" w:ascii="仿宋" w:hAnsi="仿宋" w:eastAsia="仿宋" w:cs="仿宋"/>
          <w:spacing w:val="-2"/>
          <w:sz w:val="28"/>
          <w:szCs w:val="24"/>
        </w:rPr>
        <w:t>使用的消防产品必须符合国家标准或行业标准，禁止使用不合格的消防产品以及国家明令淘汰的消防产品。</w:t>
      </w:r>
    </w:p>
    <w:p w14:paraId="47D35822">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5.3.2</w:t>
      </w:r>
      <w:del w:id="472" w:author="随遇而安" w:date="2023-08-15T17:10:20Z">
        <w:r>
          <w:rPr>
            <w:rFonts w:hint="eastAsia" w:ascii="仿宋" w:hAnsi="仿宋" w:eastAsia="仿宋" w:cs="仿宋"/>
            <w:spacing w:val="-2"/>
            <w:sz w:val="28"/>
            <w:szCs w:val="24"/>
          </w:rPr>
          <w:delText>各单位</w:delText>
        </w:r>
      </w:del>
      <w:r>
        <w:rPr>
          <w:rFonts w:hint="eastAsia" w:ascii="仿宋" w:hAnsi="仿宋" w:eastAsia="仿宋" w:cs="仿宋"/>
          <w:spacing w:val="-2"/>
          <w:sz w:val="28"/>
          <w:szCs w:val="24"/>
        </w:rPr>
        <w:t>不得损坏、挪用或者擅自拆除、停用消防设施、器材；不得埋压、圈占、遮挡消火栓或者占用防火间距；不得占用、堵塞、封闭疏散通道、安全出口、消防车通道。</w:t>
      </w:r>
    </w:p>
    <w:p w14:paraId="7D034344">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5.3.3</w:t>
      </w:r>
      <w:del w:id="473" w:author="随遇而安" w:date="2023-08-15T17:10:16Z">
        <w:r>
          <w:rPr>
            <w:rFonts w:hint="eastAsia" w:ascii="仿宋" w:hAnsi="仿宋" w:eastAsia="仿宋" w:cs="仿宋"/>
            <w:spacing w:val="-2"/>
            <w:sz w:val="28"/>
            <w:szCs w:val="24"/>
          </w:rPr>
          <w:delText>各单位应</w:delText>
        </w:r>
      </w:del>
      <w:r>
        <w:rPr>
          <w:rFonts w:hint="eastAsia" w:ascii="仿宋" w:hAnsi="仿宋" w:eastAsia="仿宋" w:cs="仿宋"/>
          <w:spacing w:val="-2"/>
          <w:sz w:val="28"/>
          <w:szCs w:val="24"/>
        </w:rPr>
        <w:t>严格落实属地消防安全责任，明确消防设施属地管理责任人员</w:t>
      </w:r>
      <w:ins w:id="474" w:author="随遇而安" w:date="2023-08-15T17:10:44Z">
        <w:r>
          <w:rPr>
            <w:rFonts w:hint="eastAsia" w:ascii="仿宋" w:hAnsi="仿宋" w:eastAsia="仿宋" w:cs="仿宋"/>
            <w:spacing w:val="-2"/>
            <w:sz w:val="28"/>
            <w:szCs w:val="24"/>
            <w:lang w:eastAsia="zh-CN"/>
          </w:rPr>
          <w:t>，</w:t>
        </w:r>
      </w:ins>
      <w:del w:id="475" w:author="随遇而安" w:date="2023-08-15T17:10:40Z">
        <w:r>
          <w:rPr>
            <w:rFonts w:hint="eastAsia" w:ascii="仿宋" w:hAnsi="仿宋" w:eastAsia="仿宋" w:cs="仿宋"/>
            <w:spacing w:val="-2"/>
            <w:sz w:val="28"/>
            <w:szCs w:val="24"/>
          </w:rPr>
          <w:delText>，</w:delText>
        </w:r>
      </w:del>
      <w:r>
        <w:rPr>
          <w:rFonts w:hint="eastAsia" w:ascii="仿宋" w:hAnsi="仿宋" w:eastAsia="仿宋" w:cs="仿宋"/>
          <w:spacing w:val="-2"/>
          <w:sz w:val="28"/>
          <w:szCs w:val="24"/>
        </w:rPr>
        <w:t>定期对消防设施/器材进行维护、检查和管理；设立消防器材检查卡（见附件2），明确专人每月点检，定人、定卡、定设施，确保消防设施/器材保持齐全完好。</w:t>
      </w:r>
    </w:p>
    <w:p w14:paraId="0C7B3B74">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5.3.4</w:t>
      </w:r>
      <w:del w:id="476" w:author="随遇而安" w:date="2023-08-15T17:10:50Z">
        <w:r>
          <w:rPr>
            <w:rFonts w:hint="eastAsia" w:ascii="仿宋" w:hAnsi="仿宋" w:eastAsia="仿宋" w:cs="仿宋"/>
            <w:spacing w:val="-2"/>
            <w:sz w:val="28"/>
            <w:szCs w:val="24"/>
          </w:rPr>
          <w:delText>各单位应</w:delText>
        </w:r>
      </w:del>
      <w:r>
        <w:rPr>
          <w:rFonts w:hint="eastAsia" w:ascii="仿宋" w:hAnsi="仿宋" w:eastAsia="仿宋" w:cs="仿宋"/>
          <w:spacing w:val="-2"/>
          <w:sz w:val="28"/>
          <w:szCs w:val="24"/>
        </w:rPr>
        <w:t>建立消防器材常态化管理机制，建立消防器材管理台账（见附件1），实行消防器材溯源管理。</w:t>
      </w:r>
    </w:p>
    <w:p w14:paraId="5EDAD7F6">
      <w:pPr>
        <w:spacing w:before="178" w:line="360" w:lineRule="auto"/>
        <w:ind w:left="47" w:right="65" w:firstLine="473"/>
        <w:jc w:val="both"/>
        <w:rPr>
          <w:ins w:id="477" w:author="随遇而安" w:date="2023-08-15T17:11:05Z"/>
          <w:rFonts w:hint="eastAsia" w:ascii="仿宋" w:hAnsi="仿宋" w:eastAsia="仿宋" w:cs="仿宋"/>
          <w:spacing w:val="-2"/>
          <w:sz w:val="28"/>
          <w:szCs w:val="24"/>
        </w:rPr>
      </w:pPr>
      <w:r>
        <w:rPr>
          <w:rFonts w:hint="eastAsia" w:ascii="仿宋" w:hAnsi="仿宋" w:eastAsia="仿宋" w:cs="仿宋"/>
          <w:spacing w:val="-2"/>
          <w:sz w:val="28"/>
          <w:szCs w:val="24"/>
        </w:rPr>
        <w:t>5.3.5</w:t>
      </w:r>
      <w:del w:id="478" w:author="随遇而安" w:date="2023-08-15T17:11:03Z">
        <w:r>
          <w:rPr>
            <w:rFonts w:hint="eastAsia" w:ascii="仿宋" w:hAnsi="仿宋" w:eastAsia="仿宋" w:cs="仿宋"/>
            <w:spacing w:val="-2"/>
            <w:sz w:val="28"/>
            <w:szCs w:val="24"/>
          </w:rPr>
          <w:delText>各单位</w:delText>
        </w:r>
      </w:del>
      <w:r>
        <w:rPr>
          <w:rFonts w:hint="eastAsia" w:ascii="仿宋" w:hAnsi="仿宋" w:eastAsia="仿宋" w:cs="仿宋"/>
          <w:spacing w:val="-2"/>
          <w:sz w:val="28"/>
          <w:szCs w:val="24"/>
        </w:rPr>
        <w:t>生产经营场所灭火器的设置应符合下列要求：</w:t>
      </w:r>
    </w:p>
    <w:p w14:paraId="18779284">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a.灭火器设置方式</w:t>
      </w:r>
    </w:p>
    <w:p w14:paraId="67FCB3DA">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（1）灭火器的摆放应稳固，其铭牌应朝外。</w:t>
      </w:r>
    </w:p>
    <w:p w14:paraId="10A94192">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（2）灭火器应设置在位置明显和便于取用的地点，且不得影响安全疏散。</w:t>
      </w:r>
    </w:p>
    <w:p w14:paraId="3D644756">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（3）原则上手提式灭火器应设置在灭火器箱内或挂钩、托架上，其顶部离地面高度不应大于1.50m；底部离地面高度不宜小于0.08m，灭火器箱不得上锁。</w:t>
      </w:r>
    </w:p>
    <w:p w14:paraId="70DDD4CE">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（4）灭火器不宜设置在潮湿或强腐蚀性的地点，当必须设置时，应有相应的保护措施，例如为放置在室外的推车式灭火器设置防雨棚。</w:t>
      </w:r>
    </w:p>
    <w:p w14:paraId="31E2A1B5">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b.灭火设施选型</w:t>
      </w:r>
    </w:p>
    <w:p w14:paraId="5FA8AF31">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（1）配电室、电动车充电点等易发生电气火灾场所应选择磷酸铵盐干粉灭火器、碳酸氢钠干粉灭火器、卤代烷灭火器或二氧化碳灭火器，但不得选用装有金属喇叭喷筒的二氧化碳灭火器。</w:t>
      </w:r>
    </w:p>
    <w:p w14:paraId="5C7483C0">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（2）存放各类油脂油品的场所/部位应选择泡沫灭火器、碳酸氢钠干粉灭火器、磷酸铵盐干粉灭火器、二氧化碳灭火器。</w:t>
      </w:r>
    </w:p>
    <w:p w14:paraId="403EC355">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（3）同一场所内存在不同种类的火灾时，应选择配置磷酸铵盐干粉（俗称ABC干粉）灭火器等通用型灭火器。</w:t>
      </w:r>
    </w:p>
    <w:p w14:paraId="4CAF27DD">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（4）经常进行动火作业的场所、存放油脂油品的库房、电动车充电点/站应增加设置消防沙箱、消防铁锹等设施，且存放消防沙不得少于0.2m³。</w:t>
      </w:r>
    </w:p>
    <w:p w14:paraId="4E129747">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c.灭火器数量</w:t>
      </w:r>
    </w:p>
    <w:p w14:paraId="4FF3959E">
      <w:pPr>
        <w:spacing w:before="178" w:line="360" w:lineRule="auto"/>
        <w:ind w:left="47" w:right="65" w:firstLine="473"/>
        <w:jc w:val="both"/>
        <w:rPr>
          <w:rFonts w:hint="eastAsia" w:ascii="仿宋" w:hAnsi="仿宋" w:eastAsia="仿宋" w:cs="仿宋"/>
          <w:sz w:val="28"/>
          <w:szCs w:val="28"/>
        </w:rPr>
      </w:pPr>
      <w:r>
        <w:rPr>
          <w:rFonts w:hint="eastAsia" w:ascii="仿宋" w:hAnsi="仿宋" w:eastAsia="仿宋" w:cs="仿宋"/>
          <w:spacing w:val="-2"/>
          <w:sz w:val="28"/>
          <w:szCs w:val="24"/>
        </w:rPr>
        <w:t>每个灭火器设置点的灭火器配置数量应不少于2具，且不宜多于5具。</w:t>
      </w:r>
    </w:p>
    <w:p w14:paraId="1530D788">
      <w:pPr>
        <w:spacing w:before="182" w:line="220" w:lineRule="auto"/>
        <w:ind w:left="40"/>
        <w:outlineLvl w:val="0"/>
        <w:rPr>
          <w:rFonts w:hint="eastAsia" w:ascii="仿宋" w:hAnsi="仿宋" w:eastAsia="仿宋" w:cs="仿宋"/>
          <w:sz w:val="28"/>
          <w:szCs w:val="28"/>
        </w:rPr>
      </w:pPr>
      <w:bookmarkStart w:id="15" w:name="bookmark6"/>
      <w:bookmarkEnd w:id="15"/>
      <w:bookmarkStart w:id="16" w:name="_Toc28276"/>
      <w:bookmarkStart w:id="17" w:name="_Toc3821"/>
      <w:r>
        <w:rPr>
          <w:rFonts w:hint="eastAsia" w:ascii="仿宋" w:hAnsi="仿宋" w:eastAsia="仿宋" w:cs="仿宋"/>
          <w:spacing w:val="-1"/>
          <w:sz w:val="28"/>
          <w:szCs w:val="28"/>
          <w14:textOutline w14:w="4354" w14:cap="flat" w14:cmpd="sng">
            <w14:solidFill>
              <w14:srgbClr w14:val="000000"/>
            </w14:solidFill>
            <w14:prstDash w14:val="solid"/>
            <w14:miter w14:val="0"/>
          </w14:textOutline>
        </w:rPr>
        <w:t>6.消防安全重点部位管理</w:t>
      </w:r>
      <w:bookmarkEnd w:id="16"/>
      <w:bookmarkEnd w:id="17"/>
    </w:p>
    <w:p w14:paraId="045BF14D">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6.1</w:t>
      </w:r>
      <w:del w:id="479" w:author="随遇而安" w:date="2023-08-15T17:12:48Z">
        <w:r>
          <w:rPr>
            <w:rFonts w:hint="eastAsia" w:ascii="仿宋" w:hAnsi="仿宋" w:eastAsia="仿宋" w:cs="仿宋"/>
            <w:spacing w:val="-2"/>
            <w:sz w:val="28"/>
            <w:szCs w:val="24"/>
          </w:rPr>
          <w:delText>各单位可根据本单位实际，</w:delText>
        </w:r>
      </w:del>
      <w:r>
        <w:rPr>
          <w:rFonts w:hint="eastAsia" w:ascii="仿宋" w:hAnsi="仿宋" w:eastAsia="仿宋" w:cs="仿宋"/>
          <w:spacing w:val="-2"/>
          <w:sz w:val="28"/>
          <w:szCs w:val="24"/>
        </w:rPr>
        <w:t>依照易燃、可燃物品存储情况、重要设备、设施设置位置、人员密集程度、以及火灾危险程度等情况确定本单位消防安全重点部位。</w:t>
      </w:r>
    </w:p>
    <w:p w14:paraId="4D83F763">
      <w:pPr>
        <w:spacing w:before="178" w:line="360" w:lineRule="auto"/>
        <w:ind w:left="47" w:right="65" w:firstLine="473"/>
        <w:jc w:val="both"/>
        <w:rPr>
          <w:ins w:id="480" w:author="随遇而安" w:date="2023-08-15T17:12:58Z"/>
          <w:rFonts w:hint="eastAsia" w:ascii="仿宋" w:hAnsi="仿宋" w:eastAsia="仿宋" w:cs="仿宋"/>
          <w:spacing w:val="-2"/>
          <w:sz w:val="28"/>
          <w:szCs w:val="24"/>
        </w:rPr>
      </w:pPr>
      <w:r>
        <w:rPr>
          <w:rFonts w:hint="eastAsia" w:ascii="仿宋" w:hAnsi="仿宋" w:eastAsia="仿宋" w:cs="仿宋"/>
          <w:spacing w:val="-2"/>
          <w:sz w:val="28"/>
          <w:szCs w:val="24"/>
        </w:rPr>
        <w:t>6.2涉及以下部位/场所的相关单位，应将下列场所列为本单位消防安全重点部位：</w:t>
      </w:r>
    </w:p>
    <w:p w14:paraId="2A61E9E7">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（1）物业单位消防控制室、消防泵房。</w:t>
      </w:r>
    </w:p>
    <w:p w14:paraId="138D7E91">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（2）填埋场。</w:t>
      </w:r>
    </w:p>
    <w:p w14:paraId="2CD6E180">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（3）垃圾转运站控制室。</w:t>
      </w:r>
    </w:p>
    <w:p w14:paraId="072CBA17">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（4）配电室。</w:t>
      </w:r>
    </w:p>
    <w:p w14:paraId="41DC91CA">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（5）电动车辆充电站/点。</w:t>
      </w:r>
    </w:p>
    <w:p w14:paraId="24659691">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（6）存放油脂、废弃机油、电动车电池等易燃可燃物的库房或存放点。</w:t>
      </w:r>
    </w:p>
    <w:p w14:paraId="2D45915A">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（7）进行电焊气割作业维修间。</w:t>
      </w:r>
    </w:p>
    <w:p w14:paraId="0789D5EA">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（8）氧气、乙炔等助燃、易燃易爆气体气瓶存放点。</w:t>
      </w:r>
    </w:p>
    <w:p w14:paraId="25B870FC">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（9）各单位认定的其它火灾风险较大的部位。</w:t>
      </w:r>
    </w:p>
    <w:p w14:paraId="727128DD">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6.3</w:t>
      </w:r>
      <w:del w:id="481" w:author="随遇而安" w:date="2023-08-15T17:13:50Z">
        <w:r>
          <w:rPr>
            <w:rFonts w:hint="eastAsia" w:ascii="仿宋" w:hAnsi="仿宋" w:eastAsia="仿宋" w:cs="仿宋"/>
            <w:spacing w:val="-2"/>
            <w:sz w:val="28"/>
            <w:szCs w:val="24"/>
          </w:rPr>
          <w:delText>各单位</w:delText>
        </w:r>
      </w:del>
      <w:r>
        <w:rPr>
          <w:rFonts w:hint="eastAsia" w:ascii="仿宋" w:hAnsi="仿宋" w:eastAsia="仿宋" w:cs="仿宋"/>
          <w:spacing w:val="-2"/>
          <w:sz w:val="28"/>
          <w:szCs w:val="24"/>
        </w:rPr>
        <w:t>消防安全重点部位除应配备消防器材外，应设置明确的防火标志</w:t>
      </w:r>
      <w:ins w:id="482" w:author="随遇而安" w:date="2023-08-15T17:13:54Z">
        <w:r>
          <w:rPr>
            <w:rFonts w:hint="eastAsia" w:ascii="仿宋" w:hAnsi="仿宋" w:eastAsia="仿宋" w:cs="仿宋"/>
            <w:spacing w:val="-2"/>
            <w:sz w:val="28"/>
            <w:szCs w:val="24"/>
            <w:lang w:eastAsia="zh-CN"/>
          </w:rPr>
          <w:t>，</w:t>
        </w:r>
      </w:ins>
      <w:del w:id="483" w:author="随遇而安" w:date="2023-08-15T17:13:52Z">
        <w:r>
          <w:rPr>
            <w:rFonts w:hint="eastAsia" w:ascii="仿宋" w:hAnsi="仿宋" w:eastAsia="仿宋" w:cs="仿宋"/>
            <w:spacing w:val="-2"/>
            <w:sz w:val="28"/>
            <w:szCs w:val="24"/>
          </w:rPr>
          <w:delText>，</w:delText>
        </w:r>
      </w:del>
      <w:r>
        <w:rPr>
          <w:rFonts w:hint="eastAsia" w:ascii="仿宋" w:hAnsi="仿宋" w:eastAsia="仿宋" w:cs="仿宋"/>
          <w:spacing w:val="-2"/>
          <w:sz w:val="28"/>
          <w:szCs w:val="24"/>
        </w:rPr>
        <w:t>并标明“消防重点部位”和“防火责任人”，施行属地消防安全管理。</w:t>
      </w:r>
    </w:p>
    <w:p w14:paraId="0DBBF4EE">
      <w:pPr>
        <w:spacing w:before="178" w:line="360" w:lineRule="auto"/>
        <w:ind w:left="47" w:right="65" w:firstLine="473"/>
        <w:jc w:val="both"/>
        <w:rPr>
          <w:rFonts w:hint="eastAsia" w:ascii="仿宋" w:hAnsi="仿宋" w:eastAsia="仿宋" w:cs="仿宋"/>
          <w:sz w:val="28"/>
          <w:szCs w:val="28"/>
        </w:rPr>
      </w:pPr>
      <w:r>
        <w:rPr>
          <w:rFonts w:hint="eastAsia" w:ascii="仿宋" w:hAnsi="仿宋" w:eastAsia="仿宋" w:cs="仿宋"/>
          <w:spacing w:val="-2"/>
          <w:sz w:val="28"/>
          <w:szCs w:val="24"/>
        </w:rPr>
        <w:t>6.4单位应根据消防安全重点部位使用性质，制定相关管理规定、操作规程和事故应急处置操作程序。</w:t>
      </w:r>
    </w:p>
    <w:p w14:paraId="3CAF1A4F">
      <w:pPr>
        <w:spacing w:before="182" w:line="220" w:lineRule="auto"/>
        <w:ind w:left="43"/>
        <w:outlineLvl w:val="0"/>
        <w:rPr>
          <w:rFonts w:hint="eastAsia" w:ascii="仿宋" w:hAnsi="仿宋" w:eastAsia="仿宋" w:cs="仿宋"/>
          <w:sz w:val="28"/>
          <w:szCs w:val="28"/>
        </w:rPr>
      </w:pPr>
      <w:bookmarkStart w:id="18" w:name="bookmark7"/>
      <w:bookmarkEnd w:id="18"/>
      <w:bookmarkStart w:id="19" w:name="_Toc29323"/>
      <w:bookmarkStart w:id="20" w:name="_Toc27215"/>
      <w:r>
        <w:rPr>
          <w:rFonts w:hint="eastAsia" w:ascii="仿宋" w:hAnsi="仿宋" w:eastAsia="仿宋" w:cs="仿宋"/>
          <w:spacing w:val="-2"/>
          <w:sz w:val="28"/>
          <w:szCs w:val="28"/>
          <w14:textOutline w14:w="4354" w14:cap="flat" w14:cmpd="sng">
            <w14:solidFill>
              <w14:srgbClr w14:val="000000"/>
            </w14:solidFill>
            <w14:prstDash w14:val="solid"/>
            <w14:miter w14:val="0"/>
          </w14:textOutline>
        </w:rPr>
        <w:t>7.防火检查</w:t>
      </w:r>
      <w:bookmarkEnd w:id="19"/>
      <w:bookmarkEnd w:id="20"/>
    </w:p>
    <w:p w14:paraId="4A4691A0">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7.1.</w:t>
      </w:r>
      <w:del w:id="484" w:author="随遇而安" w:date="2023-08-15T17:14:11Z">
        <w:r>
          <w:rPr>
            <w:rFonts w:hint="eastAsia" w:ascii="仿宋" w:hAnsi="仿宋" w:eastAsia="仿宋" w:cs="仿宋"/>
            <w:spacing w:val="-2"/>
            <w:sz w:val="28"/>
            <w:szCs w:val="24"/>
          </w:rPr>
          <w:delText>各级单位</w:delText>
        </w:r>
      </w:del>
      <w:r>
        <w:rPr>
          <w:rFonts w:hint="eastAsia" w:ascii="仿宋" w:hAnsi="仿宋" w:eastAsia="仿宋" w:cs="仿宋"/>
          <w:spacing w:val="-2"/>
          <w:sz w:val="28"/>
          <w:szCs w:val="24"/>
        </w:rPr>
        <w:t>每季度至少应组织1次防火检查，对消防安全重点部位应至少每月进行1次防火检查，并做好检查记录，检查的主要内容包括：</w:t>
      </w:r>
    </w:p>
    <w:p w14:paraId="45C24739">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（1）火灾隐患和隐患整改情况以及防范措施的落实情况。</w:t>
      </w:r>
    </w:p>
    <w:p w14:paraId="50492AC1">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（2）疏散通道、疏散指示标志、应急照明和安全出口情况。</w:t>
      </w:r>
    </w:p>
    <w:p w14:paraId="7341A9C6">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（3）消防车通道、消防水源情况。</w:t>
      </w:r>
    </w:p>
    <w:p w14:paraId="76BD85F4">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（4）消防设施、器材配置及有效情况。</w:t>
      </w:r>
    </w:p>
    <w:p w14:paraId="3C929594">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（5）消防安全标志设置及其完好、有效情况。</w:t>
      </w:r>
    </w:p>
    <w:p w14:paraId="5A10B6DA">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（6）用火、用电有无违章情况。</w:t>
      </w:r>
    </w:p>
    <w:p w14:paraId="7D43578D">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（7）重点工种人员以及其他员工消防知识掌握情况。</w:t>
      </w:r>
    </w:p>
    <w:p w14:paraId="34A3CB7F">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（8）消防安全重点部位管理情况。</w:t>
      </w:r>
    </w:p>
    <w:p w14:paraId="05DF5E95">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（9）易燃易爆危险物品和场所防火防爆措施落实情况以及其他重要物资防火安全情况。</w:t>
      </w:r>
    </w:p>
    <w:p w14:paraId="595E640A">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（10）消防(控制室)值班情况、人员持证上岗情况和设施、设备运行、记录情况。</w:t>
      </w:r>
    </w:p>
    <w:p w14:paraId="23C15F73">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（11）防火巡查落实及记录情况。</w:t>
      </w:r>
    </w:p>
    <w:p w14:paraId="1E5A9D9A">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（12）其他需要检查的内容。</w:t>
      </w:r>
    </w:p>
    <w:p w14:paraId="2D7EB56D">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7.2对查出的各类火灾隐患，</w:t>
      </w:r>
      <w:del w:id="485" w:author="随遇而安" w:date="2023-08-15T17:14:38Z">
        <w:r>
          <w:rPr>
            <w:rFonts w:hint="eastAsia" w:ascii="仿宋" w:hAnsi="仿宋" w:eastAsia="仿宋" w:cs="仿宋"/>
            <w:spacing w:val="-2"/>
            <w:sz w:val="28"/>
            <w:szCs w:val="24"/>
          </w:rPr>
          <w:delText>各单位应</w:delText>
        </w:r>
      </w:del>
      <w:r>
        <w:rPr>
          <w:rFonts w:hint="eastAsia" w:ascii="仿宋" w:hAnsi="仿宋" w:eastAsia="仿宋" w:cs="仿宋"/>
          <w:spacing w:val="-2"/>
          <w:sz w:val="28"/>
          <w:szCs w:val="24"/>
        </w:rPr>
        <w:t>参照《HSE事故隐患排查治理制度》隐患整改相关要求立即消除或限期整改；对于不能现场立即完成整改的火灾隐患应下达《安全检查（隐患）整改五定表》，由</w:t>
      </w:r>
      <w:del w:id="486" w:author="随遇而安" w:date="2023-08-15T17:14:48Z">
        <w:r>
          <w:rPr>
            <w:rFonts w:hint="eastAsia" w:ascii="仿宋" w:hAnsi="仿宋" w:eastAsia="仿宋" w:cs="仿宋"/>
            <w:spacing w:val="-2"/>
            <w:sz w:val="28"/>
            <w:szCs w:val="24"/>
          </w:rPr>
          <w:delText>项目公司属地</w:delText>
        </w:r>
      </w:del>
      <w:r>
        <w:rPr>
          <w:rFonts w:hint="eastAsia" w:ascii="仿宋" w:hAnsi="仿宋" w:eastAsia="仿宋" w:cs="仿宋"/>
          <w:spacing w:val="-2"/>
          <w:sz w:val="28"/>
          <w:szCs w:val="24"/>
        </w:rPr>
        <w:t>责任部门负责人整改和验收。</w:t>
      </w:r>
    </w:p>
    <w:p w14:paraId="4EF85F7B">
      <w:pPr>
        <w:spacing w:before="178" w:line="360" w:lineRule="auto"/>
        <w:ind w:left="47" w:right="65" w:firstLine="473"/>
        <w:jc w:val="both"/>
        <w:rPr>
          <w:rFonts w:hint="eastAsia" w:ascii="仿宋" w:hAnsi="仿宋" w:eastAsia="仿宋" w:cs="仿宋"/>
          <w:sz w:val="28"/>
          <w:szCs w:val="28"/>
        </w:rPr>
      </w:pPr>
      <w:r>
        <w:rPr>
          <w:rFonts w:hint="eastAsia" w:ascii="仿宋" w:hAnsi="仿宋" w:eastAsia="仿宋" w:cs="仿宋"/>
          <w:spacing w:val="-2"/>
          <w:sz w:val="28"/>
          <w:szCs w:val="24"/>
        </w:rPr>
        <w:t>7.3对于不能自身解决的重大火灾隐患，以及</w:t>
      </w:r>
      <w:del w:id="487" w:author="随遇而安" w:date="2023-08-15T17:19:13Z">
        <w:r>
          <w:rPr>
            <w:rFonts w:hint="default" w:ascii="仿宋" w:hAnsi="仿宋" w:eastAsia="仿宋" w:cs="仿宋"/>
            <w:spacing w:val="-2"/>
            <w:sz w:val="28"/>
            <w:szCs w:val="24"/>
            <w:lang w:val="en-US"/>
          </w:rPr>
          <w:delText>本单位</w:delText>
        </w:r>
      </w:del>
      <w:ins w:id="488" w:author="随遇而安" w:date="2023-08-15T17:19:15Z">
        <w:r>
          <w:rPr>
            <w:rFonts w:hint="eastAsia" w:ascii="仿宋" w:hAnsi="仿宋" w:eastAsia="仿宋" w:cs="仿宋"/>
            <w:spacing w:val="-2"/>
            <w:sz w:val="28"/>
            <w:szCs w:val="24"/>
            <w:lang w:val="en-US" w:eastAsia="zh-CN"/>
          </w:rPr>
          <w:t>责任部门</w:t>
        </w:r>
      </w:ins>
      <w:r>
        <w:rPr>
          <w:rFonts w:hint="eastAsia" w:ascii="仿宋" w:hAnsi="仿宋" w:eastAsia="仿宋" w:cs="仿宋"/>
          <w:spacing w:val="-2"/>
          <w:sz w:val="28"/>
          <w:szCs w:val="24"/>
        </w:rPr>
        <w:t>确无能力解决的重大火灾隐患，应当制定落实防范措施，提出解决方案并及时书面逐级向</w:t>
      </w:r>
      <w:del w:id="489" w:author="随遇而安" w:date="2023-08-15T17:19:00Z">
        <w:r>
          <w:rPr>
            <w:rFonts w:hint="default" w:ascii="仿宋" w:hAnsi="仿宋" w:eastAsia="仿宋" w:cs="仿宋"/>
            <w:spacing w:val="-2"/>
            <w:sz w:val="28"/>
            <w:szCs w:val="24"/>
            <w:lang w:val="en-US"/>
          </w:rPr>
          <w:delText>平台公司/运营中心、事业部安环管理部</w:delText>
        </w:r>
      </w:del>
      <w:ins w:id="490" w:author="随遇而安" w:date="2023-08-15T17:19:02Z">
        <w:r>
          <w:rPr>
            <w:rFonts w:hint="eastAsia" w:ascii="仿宋" w:hAnsi="仿宋" w:eastAsia="仿宋" w:cs="仿宋"/>
            <w:spacing w:val="-2"/>
            <w:sz w:val="28"/>
            <w:szCs w:val="24"/>
            <w:lang w:val="en-US" w:eastAsia="zh-CN"/>
          </w:rPr>
          <w:t>安环品质部</w:t>
        </w:r>
      </w:ins>
      <w:r>
        <w:rPr>
          <w:rFonts w:hint="eastAsia" w:ascii="仿宋" w:hAnsi="仿宋" w:eastAsia="仿宋" w:cs="仿宋"/>
          <w:spacing w:val="-2"/>
          <w:sz w:val="28"/>
          <w:szCs w:val="24"/>
        </w:rPr>
        <w:t>报告</w:t>
      </w:r>
      <w:del w:id="491" w:author="随遇而安" w:date="2023-08-15T17:19:08Z">
        <w:r>
          <w:rPr>
            <w:rFonts w:hint="eastAsia" w:ascii="仿宋" w:hAnsi="仿宋" w:eastAsia="仿宋" w:cs="仿宋"/>
            <w:spacing w:val="-2"/>
            <w:sz w:val="28"/>
            <w:szCs w:val="24"/>
          </w:rPr>
          <w:delText>；直管项目公司直接向安环管理部报告</w:delText>
        </w:r>
      </w:del>
      <w:r>
        <w:rPr>
          <w:rFonts w:hint="eastAsia" w:ascii="仿宋" w:hAnsi="仿宋" w:eastAsia="仿宋" w:cs="仿宋"/>
          <w:spacing w:val="-2"/>
          <w:sz w:val="28"/>
          <w:szCs w:val="24"/>
        </w:rPr>
        <w:t>。</w:t>
      </w:r>
    </w:p>
    <w:p w14:paraId="7B192841">
      <w:pPr>
        <w:spacing w:before="184" w:line="220" w:lineRule="auto"/>
        <w:ind w:left="39"/>
        <w:outlineLvl w:val="0"/>
        <w:rPr>
          <w:rFonts w:hint="eastAsia" w:ascii="仿宋" w:hAnsi="仿宋" w:eastAsia="仿宋" w:cs="仿宋"/>
          <w:sz w:val="28"/>
          <w:szCs w:val="28"/>
        </w:rPr>
      </w:pPr>
      <w:bookmarkStart w:id="21" w:name="bookmark8"/>
      <w:bookmarkEnd w:id="21"/>
      <w:bookmarkStart w:id="22" w:name="_Toc25316"/>
      <w:bookmarkStart w:id="23" w:name="_Toc16244"/>
      <w:r>
        <w:rPr>
          <w:rFonts w:hint="eastAsia" w:ascii="仿宋" w:hAnsi="仿宋" w:eastAsia="仿宋" w:cs="仿宋"/>
          <w:spacing w:val="-1"/>
          <w:sz w:val="28"/>
          <w:szCs w:val="28"/>
          <w14:textOutline w14:w="4354" w14:cap="flat" w14:cmpd="sng">
            <w14:solidFill>
              <w14:srgbClr w14:val="000000"/>
            </w14:solidFill>
            <w14:prstDash w14:val="solid"/>
            <w14:miter w14:val="0"/>
          </w14:textOutline>
        </w:rPr>
        <w:t>8.灭火救援</w:t>
      </w:r>
      <w:bookmarkEnd w:id="22"/>
      <w:bookmarkEnd w:id="23"/>
    </w:p>
    <w:p w14:paraId="39AD3539">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8.1员工发现火灾时，应当立即报警。各级领导和个人不得阻拦</w:t>
      </w:r>
      <w:r>
        <w:rPr>
          <w:rFonts w:hint="eastAsia" w:ascii="仿宋" w:hAnsi="仿宋" w:eastAsia="仿宋" w:cs="仿宋"/>
          <w:spacing w:val="-2"/>
          <w:sz w:val="28"/>
          <w:szCs w:val="24"/>
          <w:lang w:val="en-US" w:eastAsia="zh-CN"/>
        </w:rPr>
        <w:t>报警，</w:t>
      </w:r>
      <w:r>
        <w:rPr>
          <w:rFonts w:hint="eastAsia" w:ascii="仿宋" w:hAnsi="仿宋" w:eastAsia="仿宋" w:cs="仿宋"/>
          <w:spacing w:val="-2"/>
          <w:sz w:val="28"/>
          <w:szCs w:val="24"/>
        </w:rPr>
        <w:t>不得延迟报警，不得谎报火警。</w:t>
      </w:r>
    </w:p>
    <w:p w14:paraId="30A426E3">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8.2各单位发生火灾时，应当立即组织力量控制和扑救初起火灾，防止火势蔓延扩大。</w:t>
      </w:r>
    </w:p>
    <w:p w14:paraId="42D49D17">
      <w:pPr>
        <w:spacing w:before="178" w:line="360" w:lineRule="auto"/>
        <w:ind w:left="47" w:right="65" w:firstLine="473"/>
        <w:jc w:val="both"/>
        <w:rPr>
          <w:rFonts w:hint="eastAsia" w:ascii="仿宋" w:hAnsi="仿宋" w:eastAsia="仿宋" w:cs="仿宋"/>
          <w:sz w:val="28"/>
          <w:szCs w:val="28"/>
        </w:rPr>
      </w:pPr>
      <w:r>
        <w:rPr>
          <w:rFonts w:hint="eastAsia" w:ascii="仿宋" w:hAnsi="仿宋" w:eastAsia="仿宋" w:cs="仿宋"/>
          <w:spacing w:val="-2"/>
          <w:sz w:val="28"/>
          <w:szCs w:val="24"/>
        </w:rPr>
        <w:t>8.3火灾扑救后，应当保护好火灾现场，及时统计火灾损失，查清事故原因，编写火灾事故调查报告，总结经验教训，并按要求存档。</w:t>
      </w:r>
    </w:p>
    <w:p w14:paraId="77A68F7E">
      <w:pPr>
        <w:spacing w:before="184" w:line="220" w:lineRule="auto"/>
        <w:ind w:left="39"/>
        <w:outlineLvl w:val="0"/>
        <w:rPr>
          <w:rFonts w:hint="eastAsia" w:ascii="仿宋" w:hAnsi="仿宋" w:eastAsia="仿宋" w:cs="仿宋"/>
          <w:sz w:val="28"/>
          <w:szCs w:val="28"/>
        </w:rPr>
      </w:pPr>
      <w:bookmarkStart w:id="24" w:name="bookmark9"/>
      <w:bookmarkEnd w:id="24"/>
      <w:bookmarkStart w:id="25" w:name="_Toc28765"/>
      <w:bookmarkStart w:id="26" w:name="_Toc25320"/>
      <w:r>
        <w:rPr>
          <w:rFonts w:hint="eastAsia" w:ascii="仿宋" w:hAnsi="仿宋" w:eastAsia="仿宋" w:cs="仿宋"/>
          <w:spacing w:val="-1"/>
          <w:sz w:val="28"/>
          <w:szCs w:val="28"/>
          <w14:textOutline w14:w="4354" w14:cap="flat" w14:cmpd="sng">
            <w14:solidFill>
              <w14:srgbClr w14:val="000000"/>
            </w14:solidFill>
            <w14:prstDash w14:val="solid"/>
            <w14:miter w14:val="0"/>
          </w14:textOutline>
        </w:rPr>
        <w:t>9.消防档案</w:t>
      </w:r>
      <w:bookmarkEnd w:id="25"/>
      <w:bookmarkEnd w:id="26"/>
    </w:p>
    <w:p w14:paraId="61DEDAEA">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9.1</w:t>
      </w:r>
      <w:del w:id="492" w:author="随遇而安" w:date="2023-08-15T17:19:52Z">
        <w:r>
          <w:rPr>
            <w:rFonts w:hint="default" w:ascii="仿宋" w:hAnsi="仿宋" w:eastAsia="仿宋" w:cs="仿宋"/>
            <w:spacing w:val="-2"/>
            <w:sz w:val="28"/>
            <w:szCs w:val="24"/>
            <w:lang w:val="en-US"/>
          </w:rPr>
          <w:delText>各单位</w:delText>
        </w:r>
      </w:del>
      <w:ins w:id="493" w:author="随遇而安" w:date="2023-08-15T17:19:54Z">
        <w:r>
          <w:rPr>
            <w:rFonts w:hint="eastAsia" w:ascii="仿宋" w:hAnsi="仿宋" w:eastAsia="仿宋" w:cs="仿宋"/>
            <w:spacing w:val="-2"/>
            <w:sz w:val="28"/>
            <w:szCs w:val="24"/>
            <w:lang w:val="en-US" w:eastAsia="zh-CN"/>
          </w:rPr>
          <w:t>安环品质部</w:t>
        </w:r>
      </w:ins>
      <w:r>
        <w:rPr>
          <w:rFonts w:hint="eastAsia" w:ascii="仿宋" w:hAnsi="仿宋" w:eastAsia="仿宋" w:cs="仿宋"/>
          <w:spacing w:val="-2"/>
          <w:sz w:val="28"/>
          <w:szCs w:val="24"/>
        </w:rPr>
        <w:t>应当建立健全</w:t>
      </w:r>
      <w:ins w:id="494" w:author="随遇而安" w:date="2023-08-15T17:20:02Z">
        <w:r>
          <w:rPr>
            <w:rFonts w:hint="eastAsia" w:ascii="仿宋" w:hAnsi="仿宋" w:eastAsia="仿宋" w:cs="仿宋"/>
            <w:spacing w:val="-2"/>
            <w:sz w:val="28"/>
            <w:szCs w:val="24"/>
            <w:lang w:val="en-US" w:eastAsia="zh-CN"/>
          </w:rPr>
          <w:t>宁津</w:t>
        </w:r>
      </w:ins>
      <w:ins w:id="495" w:author="随遇而安" w:date="2023-08-15T17:20:03Z">
        <w:r>
          <w:rPr>
            <w:rFonts w:hint="eastAsia" w:ascii="仿宋" w:hAnsi="仿宋" w:eastAsia="仿宋" w:cs="仿宋"/>
            <w:spacing w:val="-2"/>
            <w:sz w:val="28"/>
            <w:szCs w:val="24"/>
            <w:lang w:val="en-US" w:eastAsia="zh-CN"/>
          </w:rPr>
          <w:t>项目公司</w:t>
        </w:r>
      </w:ins>
      <w:r>
        <w:rPr>
          <w:rFonts w:hint="eastAsia" w:ascii="仿宋" w:hAnsi="仿宋" w:eastAsia="仿宋" w:cs="仿宋"/>
          <w:spacing w:val="-2"/>
          <w:sz w:val="28"/>
          <w:szCs w:val="24"/>
        </w:rPr>
        <w:t>消防档案，消防档案应当详实并符合本单位实际，全面反映本单位消防工作的基本情况。各单位应当对消防档案及时归档，统一保管、备查。</w:t>
      </w:r>
    </w:p>
    <w:p w14:paraId="3C87F682">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9.2消防档案应当包括以下内容：</w:t>
      </w:r>
    </w:p>
    <w:p w14:paraId="2234C4AA">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（1）本单位基本概况和消防安全重点部位情况。</w:t>
      </w:r>
    </w:p>
    <w:p w14:paraId="2A6D4DFC">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（2）消防管理组织机构和各级消防安全责任人。</w:t>
      </w:r>
    </w:p>
    <w:p w14:paraId="4BF9F517">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（3）消防安全制度。</w:t>
      </w:r>
    </w:p>
    <w:p w14:paraId="6D40B03F">
      <w:pPr>
        <w:spacing w:before="178" w:line="360" w:lineRule="auto"/>
        <w:ind w:left="47" w:right="65" w:firstLine="473"/>
        <w:jc w:val="both"/>
        <w:rPr>
          <w:ins w:id="496" w:author="随遇而安" w:date="2023-08-15T17:20:18Z"/>
          <w:rFonts w:hint="eastAsia" w:ascii="仿宋" w:hAnsi="仿宋" w:eastAsia="仿宋" w:cs="仿宋"/>
          <w:spacing w:val="-2"/>
          <w:sz w:val="28"/>
          <w:szCs w:val="24"/>
        </w:rPr>
      </w:pPr>
      <w:r>
        <w:rPr>
          <w:rFonts w:hint="eastAsia" w:ascii="仿宋" w:hAnsi="仿宋" w:eastAsia="仿宋" w:cs="仿宋"/>
          <w:spacing w:val="-2"/>
          <w:sz w:val="28"/>
          <w:szCs w:val="24"/>
        </w:rPr>
        <w:t>（4）消防设施、灭火器材情况（管理台账及检查卡）。</w:t>
      </w:r>
    </w:p>
    <w:p w14:paraId="4BBF079D">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（5）新增消防产品、防火材料的合格证明材料。</w:t>
      </w:r>
    </w:p>
    <w:p w14:paraId="199D4C8D">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（6）灭火和应急疏散预案及演练记录。</w:t>
      </w:r>
    </w:p>
    <w:p w14:paraId="1F5AC42B">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（7）消防设施定期检查记录、自动消防设施全面检查测试的报告以及维修保养的记录；火灾隐患及其整改情况记录；防火检查、巡查记录；消防安全培训记录。</w:t>
      </w:r>
    </w:p>
    <w:p w14:paraId="77F37400">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（8）消防安全考核、奖惩情况记录。</w:t>
      </w:r>
    </w:p>
    <w:p w14:paraId="0B7697CD">
      <w:pPr>
        <w:spacing w:before="178" w:line="360" w:lineRule="auto"/>
        <w:ind w:left="47" w:right="65" w:firstLine="473"/>
        <w:jc w:val="both"/>
        <w:rPr>
          <w:rFonts w:hint="eastAsia" w:ascii="仿宋" w:hAnsi="仿宋" w:eastAsia="仿宋" w:cs="仿宋"/>
          <w:sz w:val="28"/>
          <w:szCs w:val="28"/>
        </w:rPr>
      </w:pPr>
      <w:r>
        <w:rPr>
          <w:rFonts w:hint="eastAsia" w:ascii="仿宋" w:hAnsi="仿宋" w:eastAsia="仿宋" w:cs="仿宋"/>
          <w:spacing w:val="-2"/>
          <w:sz w:val="28"/>
          <w:szCs w:val="24"/>
        </w:rPr>
        <w:t>（9）其它消防资料。</w:t>
      </w:r>
    </w:p>
    <w:p w14:paraId="4679AE3E">
      <w:pPr>
        <w:spacing w:before="181" w:line="219" w:lineRule="auto"/>
        <w:ind w:left="55"/>
        <w:outlineLvl w:val="0"/>
        <w:rPr>
          <w:rFonts w:hint="eastAsia" w:ascii="仿宋" w:hAnsi="仿宋" w:eastAsia="仿宋" w:cs="仿宋"/>
          <w:sz w:val="28"/>
          <w:szCs w:val="28"/>
        </w:rPr>
      </w:pPr>
      <w:bookmarkStart w:id="27" w:name="bookmark10"/>
      <w:bookmarkEnd w:id="27"/>
      <w:bookmarkStart w:id="28" w:name="_Toc27944"/>
      <w:bookmarkStart w:id="29" w:name="_Toc18373"/>
      <w:r>
        <w:rPr>
          <w:rFonts w:hint="eastAsia" w:ascii="仿宋" w:hAnsi="仿宋" w:eastAsia="仿宋" w:cs="仿宋"/>
          <w:spacing w:val="-5"/>
          <w:sz w:val="28"/>
          <w:szCs w:val="28"/>
          <w14:textOutline w14:w="4354" w14:cap="flat" w14:cmpd="sng">
            <w14:solidFill>
              <w14:srgbClr w14:val="000000"/>
            </w14:solidFill>
            <w14:prstDash w14:val="solid"/>
            <w14:miter w14:val="0"/>
          </w14:textOutline>
        </w:rPr>
        <w:t>10.附则</w:t>
      </w:r>
      <w:bookmarkEnd w:id="28"/>
      <w:bookmarkEnd w:id="29"/>
    </w:p>
    <w:p w14:paraId="757E8973">
      <w:pPr>
        <w:spacing w:before="178" w:line="360" w:lineRule="auto"/>
        <w:ind w:left="47" w:right="65" w:firstLine="473"/>
        <w:jc w:val="both"/>
        <w:rPr>
          <w:rFonts w:hint="eastAsia" w:ascii="仿宋" w:hAnsi="仿宋" w:eastAsia="仿宋" w:cs="仿宋"/>
          <w:spacing w:val="-2"/>
          <w:sz w:val="28"/>
          <w:szCs w:val="24"/>
          <w:lang w:val="en-US" w:eastAsia="zh-CN"/>
        </w:rPr>
      </w:pPr>
      <w:r>
        <w:rPr>
          <w:rFonts w:hint="eastAsia" w:ascii="仿宋" w:hAnsi="仿宋" w:eastAsia="仿宋" w:cs="仿宋"/>
          <w:spacing w:val="-2"/>
          <w:sz w:val="28"/>
          <w:szCs w:val="24"/>
          <w:lang w:val="en-US" w:eastAsia="zh-CN"/>
        </w:rPr>
        <w:t>10.1</w:t>
      </w:r>
      <w:r>
        <w:rPr>
          <w:rFonts w:hint="eastAsia" w:ascii="仿宋" w:hAnsi="仿宋" w:eastAsia="仿宋" w:cs="仿宋"/>
          <w:spacing w:val="-2"/>
          <w:sz w:val="28"/>
          <w:szCs w:val="24"/>
        </w:rPr>
        <w:t>本规定最终解释权归</w:t>
      </w:r>
      <w:del w:id="497" w:author="随遇而安" w:date="2023-08-15T17:20:38Z">
        <w:r>
          <w:rPr>
            <w:rFonts w:hint="default" w:ascii="仿宋" w:hAnsi="仿宋" w:eastAsia="仿宋" w:cs="仿宋"/>
            <w:spacing w:val="-2"/>
            <w:sz w:val="28"/>
            <w:szCs w:val="24"/>
            <w:lang w:val="en-US"/>
          </w:rPr>
          <w:delText>安环管理部</w:delText>
        </w:r>
      </w:del>
      <w:ins w:id="498" w:author="随遇而安" w:date="2023-08-15T17:20:40Z">
        <w:r>
          <w:rPr>
            <w:rFonts w:hint="eastAsia" w:ascii="仿宋" w:hAnsi="仿宋" w:eastAsia="仿宋" w:cs="仿宋"/>
            <w:spacing w:val="-2"/>
            <w:sz w:val="28"/>
            <w:szCs w:val="24"/>
            <w:lang w:val="en-US" w:eastAsia="zh-CN"/>
          </w:rPr>
          <w:t>安环品质部</w:t>
        </w:r>
      </w:ins>
      <w:r>
        <w:rPr>
          <w:rFonts w:hint="eastAsia" w:ascii="仿宋" w:hAnsi="仿宋" w:eastAsia="仿宋" w:cs="仿宋"/>
          <w:spacing w:val="-2"/>
          <w:sz w:val="28"/>
          <w:szCs w:val="24"/>
        </w:rPr>
        <w:t>所有，未尽事宜以</w:t>
      </w:r>
      <w:ins w:id="499" w:author="随遇而安" w:date="2023-08-15T17:20:45Z">
        <w:r>
          <w:rPr>
            <w:rFonts w:hint="eastAsia" w:ascii="仿宋" w:hAnsi="仿宋" w:eastAsia="仿宋" w:cs="仿宋"/>
            <w:spacing w:val="-2"/>
            <w:sz w:val="28"/>
            <w:szCs w:val="24"/>
            <w:lang w:val="en-US" w:eastAsia="zh-CN"/>
          </w:rPr>
          <w:t>安环品质部</w:t>
        </w:r>
      </w:ins>
      <w:del w:id="500" w:author="随遇而安" w:date="2023-08-15T17:20:45Z">
        <w:r>
          <w:rPr>
            <w:rFonts w:hint="eastAsia" w:ascii="仿宋" w:hAnsi="仿宋" w:eastAsia="仿宋" w:cs="仿宋"/>
            <w:spacing w:val="-2"/>
            <w:sz w:val="28"/>
            <w:szCs w:val="24"/>
          </w:rPr>
          <w:delText>安环管理部</w:delText>
        </w:r>
      </w:del>
      <w:r>
        <w:rPr>
          <w:rFonts w:hint="eastAsia" w:ascii="仿宋" w:hAnsi="仿宋" w:eastAsia="仿宋" w:cs="仿宋"/>
          <w:spacing w:val="-2"/>
          <w:sz w:val="28"/>
          <w:szCs w:val="24"/>
        </w:rPr>
        <w:t>指导为准。</w:t>
      </w:r>
    </w:p>
    <w:p w14:paraId="6A67235D">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lang w:val="en-US" w:eastAsia="zh-CN"/>
        </w:rPr>
        <w:t>10.2</w:t>
      </w:r>
      <w:r>
        <w:rPr>
          <w:rFonts w:hint="eastAsia" w:ascii="仿宋" w:hAnsi="仿宋" w:eastAsia="仿宋" w:cs="仿宋"/>
          <w:spacing w:val="-2"/>
          <w:sz w:val="28"/>
          <w:szCs w:val="24"/>
        </w:rPr>
        <w:t>本规定自发文之日起执行。</w:t>
      </w:r>
    </w:p>
    <w:p w14:paraId="6166DC63">
      <w:pPr>
        <w:spacing w:before="183" w:line="219" w:lineRule="auto"/>
        <w:ind w:left="55"/>
        <w:outlineLvl w:val="0"/>
        <w:rPr>
          <w:rFonts w:ascii="宋体" w:hAnsi="宋体" w:eastAsia="宋体" w:cs="宋体"/>
          <w:sz w:val="24"/>
          <w:szCs w:val="24"/>
        </w:rPr>
      </w:pPr>
      <w:bookmarkStart w:id="30" w:name="bookmark11"/>
      <w:bookmarkEnd w:id="30"/>
      <w:bookmarkStart w:id="31" w:name="_Toc17382"/>
      <w:bookmarkStart w:id="32" w:name="_Toc1249"/>
      <w:r>
        <w:rPr>
          <w:rFonts w:ascii="宋体" w:hAnsi="宋体" w:eastAsia="宋体" w:cs="宋体"/>
          <w:spacing w:val="-5"/>
          <w:sz w:val="24"/>
          <w:szCs w:val="24"/>
          <w14:textOutline w14:w="4354" w14:cap="flat" w14:cmpd="sng">
            <w14:solidFill>
              <w14:srgbClr w14:val="000000"/>
            </w14:solidFill>
            <w14:prstDash w14:val="solid"/>
            <w14:miter w14:val="0"/>
          </w14:textOutline>
        </w:rPr>
        <w:t>11.附件</w:t>
      </w:r>
      <w:bookmarkEnd w:id="31"/>
      <w:bookmarkEnd w:id="32"/>
    </w:p>
    <w:p w14:paraId="43BEFF08">
      <w:pPr>
        <w:spacing w:before="152" w:line="219" w:lineRule="auto"/>
        <w:ind w:left="536"/>
        <w:rPr>
          <w:rFonts w:ascii="宋体" w:hAnsi="宋体" w:eastAsia="宋体" w:cs="宋体"/>
          <w:spacing w:val="-14"/>
          <w:sz w:val="24"/>
          <w:szCs w:val="24"/>
        </w:rPr>
      </w:pPr>
      <w:r>
        <w:rPr>
          <w:rFonts w:hint="eastAsia" w:ascii="仿宋" w:hAnsi="仿宋" w:eastAsia="仿宋" w:cs="仿宋"/>
          <w:spacing w:val="-2"/>
          <w:sz w:val="28"/>
          <w:szCs w:val="24"/>
        </w:rPr>
        <w:t>附件1：《消防器材管理台账》</w:t>
      </w:r>
    </w:p>
    <w:p w14:paraId="05F034D5">
      <w:pPr>
        <w:spacing w:before="178" w:line="360" w:lineRule="auto"/>
        <w:ind w:left="47" w:right="65" w:firstLine="473"/>
        <w:jc w:val="both"/>
        <w:rPr>
          <w:rFonts w:hint="eastAsia" w:ascii="仿宋" w:hAnsi="仿宋" w:eastAsia="仿宋" w:cs="仿宋"/>
          <w:spacing w:val="-2"/>
          <w:sz w:val="28"/>
          <w:szCs w:val="24"/>
        </w:rPr>
      </w:pPr>
      <w:r>
        <w:rPr>
          <w:rFonts w:hint="eastAsia" w:ascii="仿宋" w:hAnsi="仿宋" w:eastAsia="仿宋" w:cs="仿宋"/>
          <w:spacing w:val="-2"/>
          <w:sz w:val="28"/>
          <w:szCs w:val="24"/>
        </w:rPr>
        <w:t>附件2：《消防器材检查卡》</w:t>
      </w:r>
    </w:p>
    <w:p w14:paraId="05FB1E8B">
      <w:pPr>
        <w:spacing w:line="219" w:lineRule="auto"/>
        <w:rPr>
          <w:ins w:id="501" w:author="随遇而安" w:date="2023-08-15T17:22:18Z"/>
          <w:rFonts w:ascii="宋体" w:hAnsi="宋体" w:eastAsia="宋体" w:cs="宋体"/>
          <w:sz w:val="24"/>
          <w:szCs w:val="24"/>
        </w:rPr>
      </w:pPr>
    </w:p>
    <w:p w14:paraId="081F771B">
      <w:pPr>
        <w:spacing w:line="240" w:lineRule="auto"/>
        <w:rPr>
          <w:ins w:id="503" w:author="随遇而安" w:date="2023-08-15T17:22:18Z"/>
          <w:rFonts w:ascii="Arial" w:hAnsi="Arial" w:eastAsia="Arial" w:cs="Arial"/>
          <w:snapToGrid w:val="0"/>
          <w:color w:val="000000"/>
          <w:kern w:val="0"/>
          <w:sz w:val="21"/>
          <w:szCs w:val="21"/>
          <w:lang w:val="en-US" w:eastAsia="en-US" w:bidi="ar-SA"/>
        </w:rPr>
        <w:pPrChange w:id="502" w:author="随遇而安" w:date="2023-08-15T17:22:18Z">
          <w:pPr>
            <w:spacing w:line="219" w:lineRule="auto"/>
          </w:pPr>
        </w:pPrChange>
      </w:pPr>
    </w:p>
    <w:p w14:paraId="6C5B2D5F">
      <w:pPr>
        <w:spacing w:line="240" w:lineRule="auto"/>
        <w:rPr>
          <w:ins w:id="505" w:author="随遇而安" w:date="2023-08-15T17:22:18Z"/>
          <w:lang w:val="en-US" w:eastAsia="en-US"/>
        </w:rPr>
        <w:pPrChange w:id="504" w:author="随遇而安" w:date="2023-08-15T17:22:18Z">
          <w:pPr>
            <w:spacing w:line="219" w:lineRule="auto"/>
          </w:pPr>
        </w:pPrChange>
      </w:pPr>
    </w:p>
    <w:p w14:paraId="7C524AB6">
      <w:pPr>
        <w:spacing w:line="240" w:lineRule="auto"/>
        <w:rPr>
          <w:ins w:id="507" w:author="随遇而安" w:date="2023-08-15T17:22:18Z"/>
          <w:lang w:val="en-US" w:eastAsia="en-US"/>
        </w:rPr>
        <w:pPrChange w:id="506" w:author="随遇而安" w:date="2023-08-15T17:22:18Z">
          <w:pPr>
            <w:spacing w:line="219" w:lineRule="auto"/>
          </w:pPr>
        </w:pPrChange>
      </w:pPr>
    </w:p>
    <w:p w14:paraId="4536EA6B">
      <w:pPr>
        <w:spacing w:line="240" w:lineRule="auto"/>
        <w:rPr>
          <w:ins w:id="509" w:author="随遇而安" w:date="2023-08-15T17:22:18Z"/>
          <w:lang w:val="en-US" w:eastAsia="en-US"/>
        </w:rPr>
        <w:pPrChange w:id="508" w:author="随遇而安" w:date="2023-08-15T17:22:18Z">
          <w:pPr>
            <w:spacing w:line="219" w:lineRule="auto"/>
          </w:pPr>
        </w:pPrChange>
      </w:pPr>
    </w:p>
    <w:p w14:paraId="002F5CE1">
      <w:pPr>
        <w:spacing w:line="240" w:lineRule="auto"/>
        <w:rPr>
          <w:ins w:id="511" w:author="随遇而安" w:date="2023-08-15T17:22:18Z"/>
          <w:lang w:val="en-US" w:eastAsia="en-US"/>
        </w:rPr>
        <w:pPrChange w:id="510" w:author="随遇而安" w:date="2023-08-15T17:22:18Z">
          <w:pPr>
            <w:spacing w:line="219" w:lineRule="auto"/>
          </w:pPr>
        </w:pPrChange>
      </w:pPr>
    </w:p>
    <w:p w14:paraId="7A65AF1D">
      <w:pPr>
        <w:spacing w:line="240" w:lineRule="auto"/>
        <w:rPr>
          <w:ins w:id="513" w:author="随遇而安" w:date="2023-08-15T17:22:18Z"/>
          <w:lang w:val="en-US" w:eastAsia="en-US"/>
        </w:rPr>
        <w:pPrChange w:id="512" w:author="随遇而安" w:date="2023-08-15T17:22:18Z">
          <w:pPr>
            <w:spacing w:line="219" w:lineRule="auto"/>
          </w:pPr>
        </w:pPrChange>
      </w:pPr>
    </w:p>
    <w:p w14:paraId="75B06394">
      <w:pPr>
        <w:spacing w:line="240" w:lineRule="auto"/>
        <w:rPr>
          <w:ins w:id="515" w:author="随遇而安" w:date="2023-08-15T17:22:18Z"/>
          <w:lang w:val="en-US" w:eastAsia="en-US"/>
        </w:rPr>
        <w:pPrChange w:id="514" w:author="随遇而安" w:date="2023-08-15T17:22:18Z">
          <w:pPr>
            <w:spacing w:line="219" w:lineRule="auto"/>
          </w:pPr>
        </w:pPrChange>
      </w:pPr>
    </w:p>
    <w:p w14:paraId="2C17E8C2">
      <w:pPr>
        <w:spacing w:line="240" w:lineRule="auto"/>
        <w:rPr>
          <w:ins w:id="517" w:author="随遇而安" w:date="2023-08-15T17:22:18Z"/>
          <w:lang w:val="en-US" w:eastAsia="en-US"/>
        </w:rPr>
        <w:pPrChange w:id="516" w:author="随遇而安" w:date="2023-08-15T17:22:18Z">
          <w:pPr>
            <w:spacing w:line="219" w:lineRule="auto"/>
          </w:pPr>
        </w:pPrChange>
      </w:pPr>
    </w:p>
    <w:p w14:paraId="3BA286D2">
      <w:pPr>
        <w:spacing w:line="240" w:lineRule="auto"/>
        <w:rPr>
          <w:ins w:id="519" w:author="随遇而安" w:date="2023-08-15T17:22:18Z"/>
          <w:lang w:val="en-US" w:eastAsia="en-US"/>
        </w:rPr>
        <w:pPrChange w:id="518" w:author="随遇而安" w:date="2023-08-15T17:22:18Z">
          <w:pPr>
            <w:spacing w:line="219" w:lineRule="auto"/>
          </w:pPr>
        </w:pPrChange>
      </w:pPr>
    </w:p>
    <w:p w14:paraId="1E701536">
      <w:pPr>
        <w:spacing w:line="240" w:lineRule="auto"/>
        <w:rPr>
          <w:ins w:id="521" w:author="随遇而安" w:date="2023-08-15T17:22:18Z"/>
          <w:lang w:val="en-US" w:eastAsia="en-US"/>
        </w:rPr>
        <w:pPrChange w:id="520" w:author="随遇而安" w:date="2023-08-15T17:22:18Z">
          <w:pPr>
            <w:spacing w:line="219" w:lineRule="auto"/>
          </w:pPr>
        </w:pPrChange>
      </w:pPr>
    </w:p>
    <w:p w14:paraId="66C9FBD8">
      <w:pPr>
        <w:tabs>
          <w:tab w:val="right" w:pos="9046"/>
        </w:tabs>
        <w:spacing w:line="240" w:lineRule="auto"/>
        <w:rPr>
          <w:rFonts w:hint="eastAsia" w:eastAsia="宋体"/>
          <w:lang w:val="en-US" w:eastAsia="zh-CN"/>
        </w:rPr>
        <w:sectPr>
          <w:footerReference r:id="rId7" w:type="default"/>
          <w:pgSz w:w="11907" w:h="16839"/>
          <w:pgMar w:top="1507" w:right="1471" w:bottom="1272" w:left="1390" w:header="852" w:footer="1095" w:gutter="0"/>
          <w:pgNumType w:fmt="decimal"/>
          <w:cols w:space="720" w:num="1"/>
        </w:sectPr>
        <w:pPrChange w:id="522" w:author="随遇而安" w:date="2023-08-15T17:22:18Z">
          <w:pPr>
            <w:spacing w:line="219" w:lineRule="auto"/>
          </w:pPr>
        </w:pPrChange>
      </w:pPr>
      <w:ins w:id="523" w:author="随遇而安" w:date="2023-08-15T17:22:18Z">
        <w:r>
          <w:rPr>
            <w:rFonts w:hint="eastAsia" w:eastAsia="宋体"/>
            <w:lang w:val="en-US" w:eastAsia="zh-CN"/>
          </w:rPr>
          <w:tab/>
        </w:r>
      </w:ins>
    </w:p>
    <w:p w14:paraId="66B2542E">
      <w:pPr>
        <w:spacing w:before="35" w:line="219" w:lineRule="auto"/>
        <w:ind w:left="56"/>
        <w:rPr>
          <w:rFonts w:ascii="宋体" w:hAnsi="宋体" w:eastAsia="宋体" w:cs="宋体"/>
          <w:sz w:val="24"/>
          <w:szCs w:val="24"/>
        </w:rPr>
      </w:pPr>
      <w:r>
        <w:rPr>
          <w:rFonts w:ascii="宋体" w:hAnsi="宋体" w:eastAsia="宋体" w:cs="宋体"/>
          <w:spacing w:val="-12"/>
          <w:sz w:val="24"/>
          <w:szCs w:val="24"/>
          <w14:textOutline w14:w="4354" w14:cap="flat" w14:cmpd="sng">
            <w14:solidFill>
              <w14:srgbClr w14:val="000000"/>
            </w14:solidFill>
            <w14:prstDash w14:val="solid"/>
            <w14:miter w14:val="0"/>
          </w14:textOutline>
        </w:rPr>
        <w:t>附件1：《消防器材管理台账》</w:t>
      </w:r>
    </w:p>
    <w:p w14:paraId="24203E62">
      <w:pPr>
        <w:spacing w:before="144" w:line="224" w:lineRule="auto"/>
        <w:ind w:left="5907"/>
        <w:rPr>
          <w:rFonts w:ascii="宋体" w:hAnsi="宋体" w:eastAsia="宋体" w:cs="宋体"/>
          <w:sz w:val="31"/>
          <w:szCs w:val="31"/>
        </w:rPr>
      </w:pPr>
      <w:r>
        <w:rPr>
          <w:rFonts w:ascii="宋体" w:hAnsi="宋体" w:eastAsia="宋体" w:cs="宋体"/>
          <w:spacing w:val="8"/>
          <w:sz w:val="31"/>
          <w:szCs w:val="31"/>
          <w14:textOutline w14:w="5791" w14:cap="flat" w14:cmpd="sng">
            <w14:solidFill>
              <w14:srgbClr w14:val="000000"/>
            </w14:solidFill>
            <w14:prstDash w14:val="solid"/>
            <w14:miter w14:val="0"/>
          </w14:textOutline>
        </w:rPr>
        <w:t>消防器材管理台账</w:t>
      </w:r>
    </w:p>
    <w:p w14:paraId="4688C4ED">
      <w:pPr>
        <w:spacing w:before="130" w:line="212" w:lineRule="auto"/>
        <w:ind w:left="522"/>
        <w:rPr>
          <w:rFonts w:ascii="宋体" w:hAnsi="宋体" w:eastAsia="宋体" w:cs="宋体"/>
          <w:sz w:val="24"/>
          <w:szCs w:val="24"/>
        </w:rPr>
      </w:pPr>
      <w:r>
        <w:pict>
          <v:shape id="_x0000_s1028" o:spid="_x0000_s1028" o:spt="202" type="#_x0000_t202" style="position:absolute;left:0pt;margin-left:476.85pt;margin-top:5.5pt;height:16.4pt;width:65.05pt;z-index:251660288;mso-width-relative:page;mso-height-relative:page;" filled="f" stroked="f" coordsize="21600,21600">
            <v:path/>
            <v:fill on="f" focussize="0,0"/>
            <v:stroke on="f"/>
            <v:imagedata o:title=""/>
            <o:lock v:ext="edit" aspectratio="f"/>
            <v:textbox inset="0mm,0mm,0mm,0mm">
              <w:txbxContent>
                <w:p w14:paraId="436280A2">
                  <w:pPr>
                    <w:spacing w:before="19" w:line="221" w:lineRule="auto"/>
                    <w:jc w:val="right"/>
                    <w:rPr>
                      <w:rFonts w:ascii="宋体" w:hAnsi="宋体" w:eastAsia="宋体" w:cs="宋体"/>
                      <w:sz w:val="24"/>
                      <w:szCs w:val="24"/>
                    </w:rPr>
                  </w:pPr>
                  <w:r>
                    <w:rPr>
                      <w:rFonts w:ascii="宋体" w:hAnsi="宋体" w:eastAsia="宋体" w:cs="宋体"/>
                      <w:spacing w:val="-10"/>
                      <w:sz w:val="24"/>
                      <w:szCs w:val="24"/>
                      <w14:textOutline w14:w="4354" w14:cap="flat" w14:cmpd="sng">
                        <w14:solidFill>
                          <w14:srgbClr w14:val="000000"/>
                        </w14:solidFill>
                        <w14:prstDash w14:val="solid"/>
                        <w14:miter w14:val="0"/>
                      </w14:textOutline>
                    </w:rPr>
                    <w:t>班组/地点：</w:t>
                  </w:r>
                </w:p>
              </w:txbxContent>
            </v:textbox>
          </v:shape>
        </w:pict>
      </w:r>
      <w:r>
        <w:rPr>
          <w:rFonts w:ascii="宋体" w:hAnsi="宋体" w:eastAsia="宋体" w:cs="宋体"/>
          <w:spacing w:val="-13"/>
          <w:sz w:val="24"/>
          <w:szCs w:val="24"/>
          <w14:textOutline w14:w="4354" w14:cap="flat" w14:cmpd="sng">
            <w14:solidFill>
              <w14:srgbClr w14:val="000000"/>
            </w14:solidFill>
            <w14:prstDash w14:val="solid"/>
            <w14:miter w14:val="0"/>
          </w14:textOutline>
        </w:rPr>
        <w:t>单位：</w:t>
      </w:r>
    </w:p>
    <w:tbl>
      <w:tblPr>
        <w:tblStyle w:val="8"/>
        <w:tblW w:w="13933"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97"/>
        <w:gridCol w:w="1391"/>
        <w:gridCol w:w="1394"/>
        <w:gridCol w:w="1392"/>
        <w:gridCol w:w="1391"/>
        <w:gridCol w:w="1394"/>
        <w:gridCol w:w="1392"/>
        <w:gridCol w:w="1394"/>
        <w:gridCol w:w="1392"/>
        <w:gridCol w:w="1396"/>
      </w:tblGrid>
      <w:tr w14:paraId="290901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2" w:hRule="atLeast"/>
        </w:trPr>
        <w:tc>
          <w:tcPr>
            <w:tcW w:w="1397" w:type="dxa"/>
            <w:vAlign w:val="top"/>
          </w:tcPr>
          <w:p w14:paraId="6159F088">
            <w:pPr>
              <w:spacing w:before="182" w:line="221" w:lineRule="auto"/>
              <w:ind w:left="464"/>
              <w:rPr>
                <w:rFonts w:ascii="宋体" w:hAnsi="宋体" w:eastAsia="宋体" w:cs="宋体"/>
                <w:sz w:val="24"/>
                <w:szCs w:val="24"/>
              </w:rPr>
            </w:pPr>
            <w:r>
              <w:rPr>
                <w:rFonts w:ascii="宋体" w:hAnsi="宋体" w:eastAsia="宋体" w:cs="宋体"/>
                <w:spacing w:val="-2"/>
                <w:sz w:val="24"/>
                <w:szCs w:val="24"/>
                <w14:textOutline w14:w="4354" w14:cap="flat" w14:cmpd="sng">
                  <w14:solidFill>
                    <w14:srgbClr w14:val="000000"/>
                  </w14:solidFill>
                  <w14:prstDash w14:val="solid"/>
                  <w14:miter w14:val="0"/>
                </w14:textOutline>
              </w:rPr>
              <w:t>序号</w:t>
            </w:r>
          </w:p>
        </w:tc>
        <w:tc>
          <w:tcPr>
            <w:tcW w:w="1391" w:type="dxa"/>
            <w:vAlign w:val="top"/>
          </w:tcPr>
          <w:p w14:paraId="49F2B596">
            <w:pPr>
              <w:spacing w:before="182" w:line="219" w:lineRule="auto"/>
              <w:ind w:left="220"/>
              <w:rPr>
                <w:rFonts w:ascii="宋体" w:hAnsi="宋体" w:eastAsia="宋体" w:cs="宋体"/>
                <w:sz w:val="24"/>
                <w:szCs w:val="24"/>
              </w:rPr>
            </w:pPr>
            <w:r>
              <w:rPr>
                <w:rFonts w:ascii="宋体" w:hAnsi="宋体" w:eastAsia="宋体" w:cs="宋体"/>
                <w:spacing w:val="-2"/>
                <w:sz w:val="24"/>
                <w:szCs w:val="24"/>
                <w14:textOutline w14:w="4354" w14:cap="flat" w14:cmpd="sng">
                  <w14:solidFill>
                    <w14:srgbClr w14:val="000000"/>
                  </w14:solidFill>
                  <w14:prstDash w14:val="solid"/>
                  <w14:miter w14:val="0"/>
                </w14:textOutline>
              </w:rPr>
              <w:t>器材名称</w:t>
            </w:r>
          </w:p>
        </w:tc>
        <w:tc>
          <w:tcPr>
            <w:tcW w:w="1394" w:type="dxa"/>
            <w:vAlign w:val="top"/>
          </w:tcPr>
          <w:p w14:paraId="4ED76D63">
            <w:pPr>
              <w:spacing w:before="181" w:line="220" w:lineRule="auto"/>
              <w:ind w:left="222"/>
              <w:rPr>
                <w:rFonts w:ascii="宋体" w:hAnsi="宋体" w:eastAsia="宋体" w:cs="宋体"/>
                <w:sz w:val="24"/>
                <w:szCs w:val="24"/>
              </w:rPr>
            </w:pPr>
            <w:r>
              <w:rPr>
                <w:rFonts w:ascii="宋体" w:hAnsi="宋体" w:eastAsia="宋体" w:cs="宋体"/>
                <w:spacing w:val="-2"/>
                <w:sz w:val="24"/>
                <w:szCs w:val="24"/>
                <w14:textOutline w14:w="4354" w14:cap="flat" w14:cmpd="sng">
                  <w14:solidFill>
                    <w14:srgbClr w14:val="000000"/>
                  </w14:solidFill>
                  <w14:prstDash w14:val="solid"/>
                  <w14:miter w14:val="0"/>
                </w14:textOutline>
              </w:rPr>
              <w:t>规格型号</w:t>
            </w:r>
          </w:p>
        </w:tc>
        <w:tc>
          <w:tcPr>
            <w:tcW w:w="1392" w:type="dxa"/>
            <w:vAlign w:val="top"/>
          </w:tcPr>
          <w:p w14:paraId="3E52EEFC">
            <w:pPr>
              <w:spacing w:before="182" w:line="220" w:lineRule="auto"/>
              <w:ind w:left="218"/>
              <w:rPr>
                <w:rFonts w:ascii="宋体" w:hAnsi="宋体" w:eastAsia="宋体" w:cs="宋体"/>
                <w:sz w:val="24"/>
                <w:szCs w:val="24"/>
              </w:rPr>
            </w:pPr>
            <w:r>
              <w:rPr>
                <w:rFonts w:ascii="宋体" w:hAnsi="宋体" w:eastAsia="宋体" w:cs="宋体"/>
                <w:spacing w:val="-1"/>
                <w:sz w:val="24"/>
                <w:szCs w:val="24"/>
                <w14:textOutline w14:w="4354" w14:cap="flat" w14:cmpd="sng">
                  <w14:solidFill>
                    <w14:srgbClr w14:val="000000"/>
                  </w14:solidFill>
                  <w14:prstDash w14:val="solid"/>
                  <w14:miter w14:val="0"/>
                </w14:textOutline>
              </w:rPr>
              <w:t>购置日期</w:t>
            </w:r>
          </w:p>
        </w:tc>
        <w:tc>
          <w:tcPr>
            <w:tcW w:w="1391" w:type="dxa"/>
            <w:vAlign w:val="top"/>
          </w:tcPr>
          <w:p w14:paraId="490DB4D0">
            <w:pPr>
              <w:spacing w:before="182" w:line="223" w:lineRule="auto"/>
              <w:ind w:left="220"/>
              <w:rPr>
                <w:rFonts w:ascii="宋体" w:hAnsi="宋体" w:eastAsia="宋体" w:cs="宋体"/>
                <w:sz w:val="24"/>
                <w:szCs w:val="24"/>
              </w:rPr>
            </w:pPr>
            <w:r>
              <w:rPr>
                <w:rFonts w:ascii="宋体" w:hAnsi="宋体" w:eastAsia="宋体" w:cs="宋体"/>
                <w:spacing w:val="-2"/>
                <w:sz w:val="24"/>
                <w:szCs w:val="24"/>
                <w14:textOutline w14:w="4354" w14:cap="flat" w14:cmpd="sng">
                  <w14:solidFill>
                    <w14:srgbClr w14:val="000000"/>
                  </w14:solidFill>
                  <w14:prstDash w14:val="solid"/>
                  <w14:miter w14:val="0"/>
                </w14:textOutline>
              </w:rPr>
              <w:t>配置地点</w:t>
            </w:r>
          </w:p>
        </w:tc>
        <w:tc>
          <w:tcPr>
            <w:tcW w:w="1394" w:type="dxa"/>
            <w:vAlign w:val="top"/>
          </w:tcPr>
          <w:p w14:paraId="39982D9A">
            <w:pPr>
              <w:spacing w:before="181" w:line="220" w:lineRule="auto"/>
              <w:ind w:left="465"/>
              <w:rPr>
                <w:rFonts w:ascii="宋体" w:hAnsi="宋体" w:eastAsia="宋体" w:cs="宋体"/>
                <w:sz w:val="24"/>
                <w:szCs w:val="24"/>
              </w:rPr>
            </w:pPr>
            <w:r>
              <w:rPr>
                <w:rFonts w:ascii="宋体" w:hAnsi="宋体" w:eastAsia="宋体" w:cs="宋体"/>
                <w:spacing w:val="-3"/>
                <w:sz w:val="24"/>
                <w:szCs w:val="24"/>
                <w14:textOutline w14:w="4354" w14:cap="flat" w14:cmpd="sng">
                  <w14:solidFill>
                    <w14:srgbClr w14:val="000000"/>
                  </w14:solidFill>
                  <w14:prstDash w14:val="solid"/>
                  <w14:miter w14:val="0"/>
                </w14:textOutline>
              </w:rPr>
              <w:t>数量</w:t>
            </w:r>
          </w:p>
        </w:tc>
        <w:tc>
          <w:tcPr>
            <w:tcW w:w="1392" w:type="dxa"/>
            <w:vAlign w:val="top"/>
          </w:tcPr>
          <w:p w14:paraId="0F10DE4A">
            <w:pPr>
              <w:spacing w:before="181" w:line="220" w:lineRule="auto"/>
              <w:ind w:left="351"/>
              <w:rPr>
                <w:rFonts w:ascii="宋体" w:hAnsi="宋体" w:eastAsia="宋体" w:cs="宋体"/>
                <w:sz w:val="24"/>
                <w:szCs w:val="24"/>
              </w:rPr>
            </w:pPr>
            <w:r>
              <w:rPr>
                <w:rFonts w:ascii="宋体" w:hAnsi="宋体" w:eastAsia="宋体" w:cs="宋体"/>
                <w:spacing w:val="-6"/>
                <w:sz w:val="24"/>
                <w:szCs w:val="24"/>
                <w14:textOutline w14:w="4354" w14:cap="flat" w14:cmpd="sng">
                  <w14:solidFill>
                    <w14:srgbClr w14:val="000000"/>
                  </w14:solidFill>
                  <w14:prstDash w14:val="solid"/>
                  <w14:miter w14:val="0"/>
                </w14:textOutline>
              </w:rPr>
              <w:t>负责人</w:t>
            </w:r>
          </w:p>
        </w:tc>
        <w:tc>
          <w:tcPr>
            <w:tcW w:w="1394" w:type="dxa"/>
            <w:vAlign w:val="top"/>
          </w:tcPr>
          <w:p w14:paraId="17F9C842">
            <w:pPr>
              <w:spacing w:before="181" w:line="220" w:lineRule="auto"/>
              <w:ind w:left="464"/>
              <w:rPr>
                <w:rFonts w:ascii="宋体" w:hAnsi="宋体" w:eastAsia="宋体" w:cs="宋体"/>
                <w:sz w:val="24"/>
                <w:szCs w:val="24"/>
              </w:rPr>
            </w:pPr>
            <w:r>
              <w:rPr>
                <w:rFonts w:ascii="宋体" w:hAnsi="宋体" w:eastAsia="宋体" w:cs="宋体"/>
                <w:spacing w:val="-2"/>
                <w:sz w:val="24"/>
                <w:szCs w:val="24"/>
                <w14:textOutline w14:w="4354" w14:cap="flat" w14:cmpd="sng">
                  <w14:solidFill>
                    <w14:srgbClr w14:val="000000"/>
                  </w14:solidFill>
                  <w14:prstDash w14:val="solid"/>
                  <w14:miter w14:val="0"/>
                </w14:textOutline>
              </w:rPr>
              <w:t>状态</w:t>
            </w:r>
          </w:p>
        </w:tc>
        <w:tc>
          <w:tcPr>
            <w:tcW w:w="1392" w:type="dxa"/>
            <w:vAlign w:val="top"/>
          </w:tcPr>
          <w:p w14:paraId="44BF313C">
            <w:pPr>
              <w:spacing w:before="181" w:line="220" w:lineRule="auto"/>
              <w:ind w:left="226"/>
              <w:rPr>
                <w:rFonts w:ascii="宋体" w:hAnsi="宋体" w:eastAsia="宋体" w:cs="宋体"/>
                <w:sz w:val="24"/>
                <w:szCs w:val="24"/>
              </w:rPr>
            </w:pPr>
            <w:r>
              <w:rPr>
                <w:rFonts w:ascii="宋体" w:hAnsi="宋体" w:eastAsia="宋体" w:cs="宋体"/>
                <w:spacing w:val="-3"/>
                <w:sz w:val="24"/>
                <w:szCs w:val="24"/>
                <w14:textOutline w14:w="4354" w14:cap="flat" w14:cmpd="sng">
                  <w14:solidFill>
                    <w14:srgbClr w14:val="000000"/>
                  </w14:solidFill>
                  <w14:prstDash w14:val="solid"/>
                  <w14:miter w14:val="0"/>
                </w14:textOutline>
              </w:rPr>
              <w:t>维修日期</w:t>
            </w:r>
          </w:p>
        </w:tc>
        <w:tc>
          <w:tcPr>
            <w:tcW w:w="1396" w:type="dxa"/>
            <w:vAlign w:val="top"/>
          </w:tcPr>
          <w:p w14:paraId="59F8E7CD">
            <w:pPr>
              <w:spacing w:before="182" w:line="221" w:lineRule="auto"/>
              <w:ind w:left="465"/>
              <w:rPr>
                <w:rFonts w:ascii="宋体" w:hAnsi="宋体" w:eastAsia="宋体" w:cs="宋体"/>
                <w:sz w:val="24"/>
                <w:szCs w:val="24"/>
              </w:rPr>
            </w:pPr>
            <w:r>
              <w:rPr>
                <w:rFonts w:ascii="宋体" w:hAnsi="宋体" w:eastAsia="宋体" w:cs="宋体"/>
                <w:spacing w:val="-3"/>
                <w:sz w:val="24"/>
                <w:szCs w:val="24"/>
                <w14:textOutline w14:w="4354" w14:cap="flat" w14:cmpd="sng">
                  <w14:solidFill>
                    <w14:srgbClr w14:val="000000"/>
                  </w14:solidFill>
                  <w14:prstDash w14:val="solid"/>
                  <w14:miter w14:val="0"/>
                </w14:textOutline>
              </w:rPr>
              <w:t>备注</w:t>
            </w:r>
          </w:p>
        </w:tc>
      </w:tr>
      <w:tr w14:paraId="78FAD8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3" w:hRule="atLeast"/>
        </w:trPr>
        <w:tc>
          <w:tcPr>
            <w:tcW w:w="1397" w:type="dxa"/>
            <w:vAlign w:val="top"/>
          </w:tcPr>
          <w:p w14:paraId="7452BFCA">
            <w:pPr>
              <w:pStyle w:val="9"/>
            </w:pPr>
          </w:p>
        </w:tc>
        <w:tc>
          <w:tcPr>
            <w:tcW w:w="1391" w:type="dxa"/>
            <w:vAlign w:val="top"/>
          </w:tcPr>
          <w:p w14:paraId="279D55D8">
            <w:pPr>
              <w:pStyle w:val="9"/>
            </w:pPr>
          </w:p>
        </w:tc>
        <w:tc>
          <w:tcPr>
            <w:tcW w:w="1394" w:type="dxa"/>
            <w:vAlign w:val="top"/>
          </w:tcPr>
          <w:p w14:paraId="2E4E637B">
            <w:pPr>
              <w:pStyle w:val="9"/>
            </w:pPr>
          </w:p>
        </w:tc>
        <w:tc>
          <w:tcPr>
            <w:tcW w:w="1392" w:type="dxa"/>
            <w:vAlign w:val="top"/>
          </w:tcPr>
          <w:p w14:paraId="22CB1AD1">
            <w:pPr>
              <w:pStyle w:val="9"/>
            </w:pPr>
          </w:p>
        </w:tc>
        <w:tc>
          <w:tcPr>
            <w:tcW w:w="1391" w:type="dxa"/>
            <w:vAlign w:val="top"/>
          </w:tcPr>
          <w:p w14:paraId="50EB6C9D">
            <w:pPr>
              <w:pStyle w:val="9"/>
            </w:pPr>
          </w:p>
        </w:tc>
        <w:tc>
          <w:tcPr>
            <w:tcW w:w="1394" w:type="dxa"/>
            <w:vAlign w:val="top"/>
          </w:tcPr>
          <w:p w14:paraId="4834E40B">
            <w:pPr>
              <w:pStyle w:val="9"/>
            </w:pPr>
          </w:p>
        </w:tc>
        <w:tc>
          <w:tcPr>
            <w:tcW w:w="1392" w:type="dxa"/>
            <w:vAlign w:val="top"/>
          </w:tcPr>
          <w:p w14:paraId="54DAD38C">
            <w:pPr>
              <w:pStyle w:val="9"/>
            </w:pPr>
          </w:p>
        </w:tc>
        <w:tc>
          <w:tcPr>
            <w:tcW w:w="1394" w:type="dxa"/>
            <w:vAlign w:val="top"/>
          </w:tcPr>
          <w:p w14:paraId="633030A7">
            <w:pPr>
              <w:pStyle w:val="9"/>
            </w:pPr>
          </w:p>
        </w:tc>
        <w:tc>
          <w:tcPr>
            <w:tcW w:w="1392" w:type="dxa"/>
            <w:vAlign w:val="top"/>
          </w:tcPr>
          <w:p w14:paraId="575DBADD">
            <w:pPr>
              <w:pStyle w:val="9"/>
            </w:pPr>
          </w:p>
        </w:tc>
        <w:tc>
          <w:tcPr>
            <w:tcW w:w="1396" w:type="dxa"/>
            <w:vAlign w:val="top"/>
          </w:tcPr>
          <w:p w14:paraId="1C1EEE2E">
            <w:pPr>
              <w:pStyle w:val="9"/>
            </w:pPr>
          </w:p>
        </w:tc>
      </w:tr>
      <w:tr w14:paraId="31A7EC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4" w:hRule="atLeast"/>
        </w:trPr>
        <w:tc>
          <w:tcPr>
            <w:tcW w:w="1397" w:type="dxa"/>
            <w:vAlign w:val="top"/>
          </w:tcPr>
          <w:p w14:paraId="62F9E627">
            <w:pPr>
              <w:pStyle w:val="9"/>
            </w:pPr>
          </w:p>
        </w:tc>
        <w:tc>
          <w:tcPr>
            <w:tcW w:w="1391" w:type="dxa"/>
            <w:vAlign w:val="top"/>
          </w:tcPr>
          <w:p w14:paraId="390878A7">
            <w:pPr>
              <w:pStyle w:val="9"/>
            </w:pPr>
          </w:p>
        </w:tc>
        <w:tc>
          <w:tcPr>
            <w:tcW w:w="1394" w:type="dxa"/>
            <w:vAlign w:val="top"/>
          </w:tcPr>
          <w:p w14:paraId="005C669D">
            <w:pPr>
              <w:pStyle w:val="9"/>
            </w:pPr>
          </w:p>
        </w:tc>
        <w:tc>
          <w:tcPr>
            <w:tcW w:w="1392" w:type="dxa"/>
            <w:vAlign w:val="top"/>
          </w:tcPr>
          <w:p w14:paraId="142F226B">
            <w:pPr>
              <w:pStyle w:val="9"/>
            </w:pPr>
          </w:p>
        </w:tc>
        <w:tc>
          <w:tcPr>
            <w:tcW w:w="1391" w:type="dxa"/>
            <w:vAlign w:val="top"/>
          </w:tcPr>
          <w:p w14:paraId="139D3541">
            <w:pPr>
              <w:pStyle w:val="9"/>
            </w:pPr>
          </w:p>
        </w:tc>
        <w:tc>
          <w:tcPr>
            <w:tcW w:w="1394" w:type="dxa"/>
            <w:vAlign w:val="top"/>
          </w:tcPr>
          <w:p w14:paraId="25F2E08F">
            <w:pPr>
              <w:pStyle w:val="9"/>
            </w:pPr>
          </w:p>
        </w:tc>
        <w:tc>
          <w:tcPr>
            <w:tcW w:w="1392" w:type="dxa"/>
            <w:vAlign w:val="top"/>
          </w:tcPr>
          <w:p w14:paraId="04A7032A">
            <w:pPr>
              <w:pStyle w:val="9"/>
            </w:pPr>
          </w:p>
        </w:tc>
        <w:tc>
          <w:tcPr>
            <w:tcW w:w="1394" w:type="dxa"/>
            <w:vAlign w:val="top"/>
          </w:tcPr>
          <w:p w14:paraId="2E7991AE">
            <w:pPr>
              <w:pStyle w:val="9"/>
            </w:pPr>
          </w:p>
        </w:tc>
        <w:tc>
          <w:tcPr>
            <w:tcW w:w="1392" w:type="dxa"/>
            <w:vAlign w:val="top"/>
          </w:tcPr>
          <w:p w14:paraId="1183E032">
            <w:pPr>
              <w:pStyle w:val="9"/>
            </w:pPr>
          </w:p>
        </w:tc>
        <w:tc>
          <w:tcPr>
            <w:tcW w:w="1396" w:type="dxa"/>
            <w:vAlign w:val="top"/>
          </w:tcPr>
          <w:p w14:paraId="21322A36">
            <w:pPr>
              <w:pStyle w:val="9"/>
            </w:pPr>
          </w:p>
        </w:tc>
      </w:tr>
      <w:tr w14:paraId="6B2605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4" w:hRule="atLeast"/>
        </w:trPr>
        <w:tc>
          <w:tcPr>
            <w:tcW w:w="1397" w:type="dxa"/>
            <w:vAlign w:val="top"/>
          </w:tcPr>
          <w:p w14:paraId="57F26017">
            <w:pPr>
              <w:pStyle w:val="9"/>
            </w:pPr>
          </w:p>
        </w:tc>
        <w:tc>
          <w:tcPr>
            <w:tcW w:w="1391" w:type="dxa"/>
            <w:vAlign w:val="top"/>
          </w:tcPr>
          <w:p w14:paraId="4A87E8D8">
            <w:pPr>
              <w:pStyle w:val="9"/>
            </w:pPr>
          </w:p>
        </w:tc>
        <w:tc>
          <w:tcPr>
            <w:tcW w:w="1394" w:type="dxa"/>
            <w:vAlign w:val="top"/>
          </w:tcPr>
          <w:p w14:paraId="075EE1F9">
            <w:pPr>
              <w:pStyle w:val="9"/>
            </w:pPr>
          </w:p>
        </w:tc>
        <w:tc>
          <w:tcPr>
            <w:tcW w:w="1392" w:type="dxa"/>
            <w:vAlign w:val="top"/>
          </w:tcPr>
          <w:p w14:paraId="62CFFBAF">
            <w:pPr>
              <w:pStyle w:val="9"/>
            </w:pPr>
          </w:p>
        </w:tc>
        <w:tc>
          <w:tcPr>
            <w:tcW w:w="1391" w:type="dxa"/>
            <w:vAlign w:val="top"/>
          </w:tcPr>
          <w:p w14:paraId="6F8F3D12">
            <w:pPr>
              <w:pStyle w:val="9"/>
            </w:pPr>
          </w:p>
        </w:tc>
        <w:tc>
          <w:tcPr>
            <w:tcW w:w="1394" w:type="dxa"/>
            <w:vAlign w:val="top"/>
          </w:tcPr>
          <w:p w14:paraId="01A0C6B5">
            <w:pPr>
              <w:pStyle w:val="9"/>
            </w:pPr>
          </w:p>
        </w:tc>
        <w:tc>
          <w:tcPr>
            <w:tcW w:w="1392" w:type="dxa"/>
            <w:vAlign w:val="top"/>
          </w:tcPr>
          <w:p w14:paraId="0570DB34">
            <w:pPr>
              <w:pStyle w:val="9"/>
            </w:pPr>
          </w:p>
        </w:tc>
        <w:tc>
          <w:tcPr>
            <w:tcW w:w="1394" w:type="dxa"/>
            <w:vAlign w:val="top"/>
          </w:tcPr>
          <w:p w14:paraId="0A63B2B0">
            <w:pPr>
              <w:pStyle w:val="9"/>
            </w:pPr>
          </w:p>
        </w:tc>
        <w:tc>
          <w:tcPr>
            <w:tcW w:w="1392" w:type="dxa"/>
            <w:vAlign w:val="top"/>
          </w:tcPr>
          <w:p w14:paraId="0DD8E168">
            <w:pPr>
              <w:pStyle w:val="9"/>
            </w:pPr>
          </w:p>
        </w:tc>
        <w:tc>
          <w:tcPr>
            <w:tcW w:w="1396" w:type="dxa"/>
            <w:vAlign w:val="top"/>
          </w:tcPr>
          <w:p w14:paraId="2C22C18D">
            <w:pPr>
              <w:pStyle w:val="9"/>
            </w:pPr>
          </w:p>
        </w:tc>
      </w:tr>
      <w:tr w14:paraId="5AF5BA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7" w:hRule="atLeast"/>
        </w:trPr>
        <w:tc>
          <w:tcPr>
            <w:tcW w:w="1397" w:type="dxa"/>
            <w:vAlign w:val="top"/>
          </w:tcPr>
          <w:p w14:paraId="32D340AB">
            <w:pPr>
              <w:pStyle w:val="9"/>
            </w:pPr>
          </w:p>
        </w:tc>
        <w:tc>
          <w:tcPr>
            <w:tcW w:w="1391" w:type="dxa"/>
            <w:vAlign w:val="top"/>
          </w:tcPr>
          <w:p w14:paraId="5F6C1B3D">
            <w:pPr>
              <w:pStyle w:val="9"/>
            </w:pPr>
          </w:p>
        </w:tc>
        <w:tc>
          <w:tcPr>
            <w:tcW w:w="1394" w:type="dxa"/>
            <w:vAlign w:val="top"/>
          </w:tcPr>
          <w:p w14:paraId="2E1B570C">
            <w:pPr>
              <w:pStyle w:val="9"/>
            </w:pPr>
          </w:p>
        </w:tc>
        <w:tc>
          <w:tcPr>
            <w:tcW w:w="1392" w:type="dxa"/>
            <w:vAlign w:val="top"/>
          </w:tcPr>
          <w:p w14:paraId="07BBAA9C">
            <w:pPr>
              <w:pStyle w:val="9"/>
            </w:pPr>
          </w:p>
        </w:tc>
        <w:tc>
          <w:tcPr>
            <w:tcW w:w="1391" w:type="dxa"/>
            <w:vAlign w:val="top"/>
          </w:tcPr>
          <w:p w14:paraId="1CFF1403">
            <w:pPr>
              <w:pStyle w:val="9"/>
            </w:pPr>
          </w:p>
        </w:tc>
        <w:tc>
          <w:tcPr>
            <w:tcW w:w="1394" w:type="dxa"/>
            <w:vAlign w:val="top"/>
          </w:tcPr>
          <w:p w14:paraId="5F4B1467">
            <w:pPr>
              <w:pStyle w:val="9"/>
            </w:pPr>
          </w:p>
        </w:tc>
        <w:tc>
          <w:tcPr>
            <w:tcW w:w="1392" w:type="dxa"/>
            <w:vAlign w:val="top"/>
          </w:tcPr>
          <w:p w14:paraId="4FE45228">
            <w:pPr>
              <w:pStyle w:val="9"/>
            </w:pPr>
          </w:p>
        </w:tc>
        <w:tc>
          <w:tcPr>
            <w:tcW w:w="1394" w:type="dxa"/>
            <w:vAlign w:val="top"/>
          </w:tcPr>
          <w:p w14:paraId="73AE24E8">
            <w:pPr>
              <w:pStyle w:val="9"/>
            </w:pPr>
          </w:p>
        </w:tc>
        <w:tc>
          <w:tcPr>
            <w:tcW w:w="1392" w:type="dxa"/>
            <w:vAlign w:val="top"/>
          </w:tcPr>
          <w:p w14:paraId="131EA60F">
            <w:pPr>
              <w:pStyle w:val="9"/>
            </w:pPr>
          </w:p>
        </w:tc>
        <w:tc>
          <w:tcPr>
            <w:tcW w:w="1396" w:type="dxa"/>
            <w:vAlign w:val="top"/>
          </w:tcPr>
          <w:p w14:paraId="47BFB0C5">
            <w:pPr>
              <w:pStyle w:val="9"/>
            </w:pPr>
          </w:p>
        </w:tc>
      </w:tr>
      <w:tr w14:paraId="455765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3" w:hRule="atLeast"/>
        </w:trPr>
        <w:tc>
          <w:tcPr>
            <w:tcW w:w="1397" w:type="dxa"/>
            <w:vAlign w:val="top"/>
          </w:tcPr>
          <w:p w14:paraId="2714F4DF">
            <w:pPr>
              <w:pStyle w:val="9"/>
            </w:pPr>
          </w:p>
        </w:tc>
        <w:tc>
          <w:tcPr>
            <w:tcW w:w="1391" w:type="dxa"/>
            <w:vAlign w:val="top"/>
          </w:tcPr>
          <w:p w14:paraId="7122356D">
            <w:pPr>
              <w:pStyle w:val="9"/>
            </w:pPr>
          </w:p>
        </w:tc>
        <w:tc>
          <w:tcPr>
            <w:tcW w:w="1394" w:type="dxa"/>
            <w:vAlign w:val="top"/>
          </w:tcPr>
          <w:p w14:paraId="3E0609B7">
            <w:pPr>
              <w:pStyle w:val="9"/>
            </w:pPr>
          </w:p>
        </w:tc>
        <w:tc>
          <w:tcPr>
            <w:tcW w:w="1392" w:type="dxa"/>
            <w:vAlign w:val="top"/>
          </w:tcPr>
          <w:p w14:paraId="1AEEB11A">
            <w:pPr>
              <w:pStyle w:val="9"/>
            </w:pPr>
          </w:p>
        </w:tc>
        <w:tc>
          <w:tcPr>
            <w:tcW w:w="1391" w:type="dxa"/>
            <w:vAlign w:val="top"/>
          </w:tcPr>
          <w:p w14:paraId="1EB3B221">
            <w:pPr>
              <w:pStyle w:val="9"/>
            </w:pPr>
          </w:p>
        </w:tc>
        <w:tc>
          <w:tcPr>
            <w:tcW w:w="1394" w:type="dxa"/>
            <w:vAlign w:val="top"/>
          </w:tcPr>
          <w:p w14:paraId="0940E418">
            <w:pPr>
              <w:pStyle w:val="9"/>
            </w:pPr>
          </w:p>
        </w:tc>
        <w:tc>
          <w:tcPr>
            <w:tcW w:w="1392" w:type="dxa"/>
            <w:vAlign w:val="top"/>
          </w:tcPr>
          <w:p w14:paraId="2DF58785">
            <w:pPr>
              <w:pStyle w:val="9"/>
            </w:pPr>
          </w:p>
        </w:tc>
        <w:tc>
          <w:tcPr>
            <w:tcW w:w="1394" w:type="dxa"/>
            <w:vAlign w:val="top"/>
          </w:tcPr>
          <w:p w14:paraId="776E1E48">
            <w:pPr>
              <w:pStyle w:val="9"/>
            </w:pPr>
          </w:p>
        </w:tc>
        <w:tc>
          <w:tcPr>
            <w:tcW w:w="1392" w:type="dxa"/>
            <w:vAlign w:val="top"/>
          </w:tcPr>
          <w:p w14:paraId="6364D350">
            <w:pPr>
              <w:pStyle w:val="9"/>
            </w:pPr>
          </w:p>
        </w:tc>
        <w:tc>
          <w:tcPr>
            <w:tcW w:w="1396" w:type="dxa"/>
            <w:vAlign w:val="top"/>
          </w:tcPr>
          <w:p w14:paraId="1744CAD7">
            <w:pPr>
              <w:pStyle w:val="9"/>
            </w:pPr>
          </w:p>
        </w:tc>
      </w:tr>
      <w:tr w14:paraId="424552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5" w:hRule="atLeast"/>
        </w:trPr>
        <w:tc>
          <w:tcPr>
            <w:tcW w:w="1397" w:type="dxa"/>
            <w:vAlign w:val="top"/>
          </w:tcPr>
          <w:p w14:paraId="05637506">
            <w:pPr>
              <w:pStyle w:val="9"/>
            </w:pPr>
          </w:p>
        </w:tc>
        <w:tc>
          <w:tcPr>
            <w:tcW w:w="1391" w:type="dxa"/>
            <w:vAlign w:val="top"/>
          </w:tcPr>
          <w:p w14:paraId="653A6FEC">
            <w:pPr>
              <w:pStyle w:val="9"/>
            </w:pPr>
          </w:p>
        </w:tc>
        <w:tc>
          <w:tcPr>
            <w:tcW w:w="1394" w:type="dxa"/>
            <w:vAlign w:val="top"/>
          </w:tcPr>
          <w:p w14:paraId="66A73DC0">
            <w:pPr>
              <w:pStyle w:val="9"/>
            </w:pPr>
          </w:p>
        </w:tc>
        <w:tc>
          <w:tcPr>
            <w:tcW w:w="1392" w:type="dxa"/>
            <w:vAlign w:val="top"/>
          </w:tcPr>
          <w:p w14:paraId="032FD91D">
            <w:pPr>
              <w:pStyle w:val="9"/>
            </w:pPr>
          </w:p>
        </w:tc>
        <w:tc>
          <w:tcPr>
            <w:tcW w:w="1391" w:type="dxa"/>
            <w:vAlign w:val="top"/>
          </w:tcPr>
          <w:p w14:paraId="5B092984">
            <w:pPr>
              <w:pStyle w:val="9"/>
            </w:pPr>
          </w:p>
        </w:tc>
        <w:tc>
          <w:tcPr>
            <w:tcW w:w="1394" w:type="dxa"/>
            <w:vAlign w:val="top"/>
          </w:tcPr>
          <w:p w14:paraId="3AA445F3">
            <w:pPr>
              <w:pStyle w:val="9"/>
            </w:pPr>
          </w:p>
        </w:tc>
        <w:tc>
          <w:tcPr>
            <w:tcW w:w="1392" w:type="dxa"/>
            <w:vAlign w:val="top"/>
          </w:tcPr>
          <w:p w14:paraId="74E02172">
            <w:pPr>
              <w:pStyle w:val="9"/>
            </w:pPr>
          </w:p>
        </w:tc>
        <w:tc>
          <w:tcPr>
            <w:tcW w:w="1394" w:type="dxa"/>
            <w:vAlign w:val="top"/>
          </w:tcPr>
          <w:p w14:paraId="33349C84">
            <w:pPr>
              <w:pStyle w:val="9"/>
            </w:pPr>
          </w:p>
        </w:tc>
        <w:tc>
          <w:tcPr>
            <w:tcW w:w="1392" w:type="dxa"/>
            <w:vAlign w:val="top"/>
          </w:tcPr>
          <w:p w14:paraId="7DF92E3E">
            <w:pPr>
              <w:pStyle w:val="9"/>
            </w:pPr>
          </w:p>
        </w:tc>
        <w:tc>
          <w:tcPr>
            <w:tcW w:w="1396" w:type="dxa"/>
            <w:vAlign w:val="top"/>
          </w:tcPr>
          <w:p w14:paraId="354EC535">
            <w:pPr>
              <w:pStyle w:val="9"/>
            </w:pPr>
          </w:p>
        </w:tc>
      </w:tr>
      <w:tr w14:paraId="6941EC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7" w:hRule="atLeast"/>
        </w:trPr>
        <w:tc>
          <w:tcPr>
            <w:tcW w:w="1397" w:type="dxa"/>
            <w:vAlign w:val="top"/>
          </w:tcPr>
          <w:p w14:paraId="7E17DE4F">
            <w:pPr>
              <w:pStyle w:val="9"/>
            </w:pPr>
          </w:p>
        </w:tc>
        <w:tc>
          <w:tcPr>
            <w:tcW w:w="1391" w:type="dxa"/>
            <w:vAlign w:val="top"/>
          </w:tcPr>
          <w:p w14:paraId="219A4F76">
            <w:pPr>
              <w:pStyle w:val="9"/>
            </w:pPr>
          </w:p>
        </w:tc>
        <w:tc>
          <w:tcPr>
            <w:tcW w:w="1394" w:type="dxa"/>
            <w:vAlign w:val="top"/>
          </w:tcPr>
          <w:p w14:paraId="75E71099">
            <w:pPr>
              <w:pStyle w:val="9"/>
            </w:pPr>
          </w:p>
        </w:tc>
        <w:tc>
          <w:tcPr>
            <w:tcW w:w="1392" w:type="dxa"/>
            <w:vAlign w:val="top"/>
          </w:tcPr>
          <w:p w14:paraId="1178A9B5">
            <w:pPr>
              <w:pStyle w:val="9"/>
            </w:pPr>
          </w:p>
        </w:tc>
        <w:tc>
          <w:tcPr>
            <w:tcW w:w="1391" w:type="dxa"/>
            <w:vAlign w:val="top"/>
          </w:tcPr>
          <w:p w14:paraId="6373E7DC">
            <w:pPr>
              <w:pStyle w:val="9"/>
            </w:pPr>
          </w:p>
        </w:tc>
        <w:tc>
          <w:tcPr>
            <w:tcW w:w="1394" w:type="dxa"/>
            <w:vAlign w:val="top"/>
          </w:tcPr>
          <w:p w14:paraId="4C2A9938">
            <w:pPr>
              <w:pStyle w:val="9"/>
            </w:pPr>
          </w:p>
        </w:tc>
        <w:tc>
          <w:tcPr>
            <w:tcW w:w="1392" w:type="dxa"/>
            <w:vAlign w:val="top"/>
          </w:tcPr>
          <w:p w14:paraId="4D208B34">
            <w:pPr>
              <w:pStyle w:val="9"/>
            </w:pPr>
          </w:p>
        </w:tc>
        <w:tc>
          <w:tcPr>
            <w:tcW w:w="1394" w:type="dxa"/>
            <w:vAlign w:val="top"/>
          </w:tcPr>
          <w:p w14:paraId="7A06F0EF">
            <w:pPr>
              <w:pStyle w:val="9"/>
            </w:pPr>
          </w:p>
        </w:tc>
        <w:tc>
          <w:tcPr>
            <w:tcW w:w="1392" w:type="dxa"/>
            <w:vAlign w:val="top"/>
          </w:tcPr>
          <w:p w14:paraId="516F46E2">
            <w:pPr>
              <w:pStyle w:val="9"/>
            </w:pPr>
          </w:p>
        </w:tc>
        <w:tc>
          <w:tcPr>
            <w:tcW w:w="1396" w:type="dxa"/>
            <w:vAlign w:val="top"/>
          </w:tcPr>
          <w:p w14:paraId="3D213A71">
            <w:pPr>
              <w:pStyle w:val="9"/>
            </w:pPr>
          </w:p>
        </w:tc>
      </w:tr>
      <w:tr w14:paraId="16EE9F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1" w:hRule="atLeast"/>
        </w:trPr>
        <w:tc>
          <w:tcPr>
            <w:tcW w:w="1397" w:type="dxa"/>
            <w:vAlign w:val="top"/>
          </w:tcPr>
          <w:p w14:paraId="5607D20F">
            <w:pPr>
              <w:pStyle w:val="9"/>
            </w:pPr>
          </w:p>
        </w:tc>
        <w:tc>
          <w:tcPr>
            <w:tcW w:w="1391" w:type="dxa"/>
            <w:vAlign w:val="top"/>
          </w:tcPr>
          <w:p w14:paraId="029960D1">
            <w:pPr>
              <w:pStyle w:val="9"/>
            </w:pPr>
          </w:p>
        </w:tc>
        <w:tc>
          <w:tcPr>
            <w:tcW w:w="1394" w:type="dxa"/>
            <w:vAlign w:val="top"/>
          </w:tcPr>
          <w:p w14:paraId="48D757CA">
            <w:pPr>
              <w:pStyle w:val="9"/>
            </w:pPr>
          </w:p>
        </w:tc>
        <w:tc>
          <w:tcPr>
            <w:tcW w:w="1392" w:type="dxa"/>
            <w:vAlign w:val="top"/>
          </w:tcPr>
          <w:p w14:paraId="0D3261B8">
            <w:pPr>
              <w:pStyle w:val="9"/>
            </w:pPr>
          </w:p>
        </w:tc>
        <w:tc>
          <w:tcPr>
            <w:tcW w:w="1391" w:type="dxa"/>
            <w:vAlign w:val="top"/>
          </w:tcPr>
          <w:p w14:paraId="6617EC57">
            <w:pPr>
              <w:pStyle w:val="9"/>
            </w:pPr>
          </w:p>
        </w:tc>
        <w:tc>
          <w:tcPr>
            <w:tcW w:w="1394" w:type="dxa"/>
            <w:vAlign w:val="top"/>
          </w:tcPr>
          <w:p w14:paraId="467E87CE">
            <w:pPr>
              <w:pStyle w:val="9"/>
            </w:pPr>
          </w:p>
        </w:tc>
        <w:tc>
          <w:tcPr>
            <w:tcW w:w="1392" w:type="dxa"/>
            <w:vAlign w:val="top"/>
          </w:tcPr>
          <w:p w14:paraId="7056B17C">
            <w:pPr>
              <w:pStyle w:val="9"/>
            </w:pPr>
          </w:p>
        </w:tc>
        <w:tc>
          <w:tcPr>
            <w:tcW w:w="1394" w:type="dxa"/>
            <w:vAlign w:val="top"/>
          </w:tcPr>
          <w:p w14:paraId="04435D66">
            <w:pPr>
              <w:pStyle w:val="9"/>
            </w:pPr>
          </w:p>
        </w:tc>
        <w:tc>
          <w:tcPr>
            <w:tcW w:w="1392" w:type="dxa"/>
            <w:vAlign w:val="top"/>
          </w:tcPr>
          <w:p w14:paraId="033781E5">
            <w:pPr>
              <w:pStyle w:val="9"/>
            </w:pPr>
          </w:p>
        </w:tc>
        <w:tc>
          <w:tcPr>
            <w:tcW w:w="1396" w:type="dxa"/>
            <w:vAlign w:val="top"/>
          </w:tcPr>
          <w:p w14:paraId="305BDC2B">
            <w:pPr>
              <w:pStyle w:val="9"/>
            </w:pPr>
          </w:p>
        </w:tc>
      </w:tr>
      <w:tr w14:paraId="71D2A3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7" w:hRule="atLeast"/>
        </w:trPr>
        <w:tc>
          <w:tcPr>
            <w:tcW w:w="1397" w:type="dxa"/>
            <w:vAlign w:val="top"/>
          </w:tcPr>
          <w:p w14:paraId="3589FC4D">
            <w:pPr>
              <w:pStyle w:val="9"/>
            </w:pPr>
          </w:p>
        </w:tc>
        <w:tc>
          <w:tcPr>
            <w:tcW w:w="1391" w:type="dxa"/>
            <w:vAlign w:val="top"/>
          </w:tcPr>
          <w:p w14:paraId="5FC581DC">
            <w:pPr>
              <w:pStyle w:val="9"/>
            </w:pPr>
          </w:p>
        </w:tc>
        <w:tc>
          <w:tcPr>
            <w:tcW w:w="1394" w:type="dxa"/>
            <w:vAlign w:val="top"/>
          </w:tcPr>
          <w:p w14:paraId="46D9F653">
            <w:pPr>
              <w:pStyle w:val="9"/>
            </w:pPr>
          </w:p>
        </w:tc>
        <w:tc>
          <w:tcPr>
            <w:tcW w:w="1392" w:type="dxa"/>
            <w:vAlign w:val="top"/>
          </w:tcPr>
          <w:p w14:paraId="1AC2B495">
            <w:pPr>
              <w:pStyle w:val="9"/>
            </w:pPr>
          </w:p>
        </w:tc>
        <w:tc>
          <w:tcPr>
            <w:tcW w:w="1391" w:type="dxa"/>
            <w:vAlign w:val="top"/>
          </w:tcPr>
          <w:p w14:paraId="4E868D3D">
            <w:pPr>
              <w:pStyle w:val="9"/>
            </w:pPr>
          </w:p>
        </w:tc>
        <w:tc>
          <w:tcPr>
            <w:tcW w:w="1394" w:type="dxa"/>
            <w:vAlign w:val="top"/>
          </w:tcPr>
          <w:p w14:paraId="57654DFD">
            <w:pPr>
              <w:pStyle w:val="9"/>
            </w:pPr>
          </w:p>
        </w:tc>
        <w:tc>
          <w:tcPr>
            <w:tcW w:w="1392" w:type="dxa"/>
            <w:vAlign w:val="top"/>
          </w:tcPr>
          <w:p w14:paraId="5B7091E5">
            <w:pPr>
              <w:pStyle w:val="9"/>
            </w:pPr>
          </w:p>
        </w:tc>
        <w:tc>
          <w:tcPr>
            <w:tcW w:w="1394" w:type="dxa"/>
            <w:vAlign w:val="top"/>
          </w:tcPr>
          <w:p w14:paraId="1FE8211B">
            <w:pPr>
              <w:pStyle w:val="9"/>
            </w:pPr>
          </w:p>
        </w:tc>
        <w:tc>
          <w:tcPr>
            <w:tcW w:w="1392" w:type="dxa"/>
            <w:vAlign w:val="top"/>
          </w:tcPr>
          <w:p w14:paraId="33DACE49">
            <w:pPr>
              <w:pStyle w:val="9"/>
            </w:pPr>
          </w:p>
        </w:tc>
        <w:tc>
          <w:tcPr>
            <w:tcW w:w="1396" w:type="dxa"/>
            <w:vAlign w:val="top"/>
          </w:tcPr>
          <w:p w14:paraId="4677CA15">
            <w:pPr>
              <w:pStyle w:val="9"/>
            </w:pPr>
          </w:p>
        </w:tc>
      </w:tr>
      <w:tr w14:paraId="6A1C55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5" w:hRule="atLeast"/>
        </w:trPr>
        <w:tc>
          <w:tcPr>
            <w:tcW w:w="1397" w:type="dxa"/>
            <w:vAlign w:val="top"/>
          </w:tcPr>
          <w:p w14:paraId="3CB34736">
            <w:pPr>
              <w:pStyle w:val="9"/>
            </w:pPr>
          </w:p>
        </w:tc>
        <w:tc>
          <w:tcPr>
            <w:tcW w:w="1391" w:type="dxa"/>
            <w:vAlign w:val="top"/>
          </w:tcPr>
          <w:p w14:paraId="386855A1">
            <w:pPr>
              <w:pStyle w:val="9"/>
            </w:pPr>
          </w:p>
        </w:tc>
        <w:tc>
          <w:tcPr>
            <w:tcW w:w="1394" w:type="dxa"/>
            <w:vAlign w:val="top"/>
          </w:tcPr>
          <w:p w14:paraId="119114C9">
            <w:pPr>
              <w:pStyle w:val="9"/>
            </w:pPr>
          </w:p>
        </w:tc>
        <w:tc>
          <w:tcPr>
            <w:tcW w:w="1392" w:type="dxa"/>
            <w:vAlign w:val="top"/>
          </w:tcPr>
          <w:p w14:paraId="4C3BC200">
            <w:pPr>
              <w:pStyle w:val="9"/>
            </w:pPr>
          </w:p>
        </w:tc>
        <w:tc>
          <w:tcPr>
            <w:tcW w:w="1391" w:type="dxa"/>
            <w:vAlign w:val="top"/>
          </w:tcPr>
          <w:p w14:paraId="4223102F">
            <w:pPr>
              <w:pStyle w:val="9"/>
            </w:pPr>
          </w:p>
        </w:tc>
        <w:tc>
          <w:tcPr>
            <w:tcW w:w="1394" w:type="dxa"/>
            <w:vAlign w:val="top"/>
          </w:tcPr>
          <w:p w14:paraId="0727A9FF">
            <w:pPr>
              <w:pStyle w:val="9"/>
            </w:pPr>
          </w:p>
        </w:tc>
        <w:tc>
          <w:tcPr>
            <w:tcW w:w="1392" w:type="dxa"/>
            <w:vAlign w:val="top"/>
          </w:tcPr>
          <w:p w14:paraId="41812385">
            <w:pPr>
              <w:pStyle w:val="9"/>
            </w:pPr>
          </w:p>
        </w:tc>
        <w:tc>
          <w:tcPr>
            <w:tcW w:w="1394" w:type="dxa"/>
            <w:vAlign w:val="top"/>
          </w:tcPr>
          <w:p w14:paraId="398AEEEB">
            <w:pPr>
              <w:pStyle w:val="9"/>
            </w:pPr>
          </w:p>
        </w:tc>
        <w:tc>
          <w:tcPr>
            <w:tcW w:w="1392" w:type="dxa"/>
            <w:vAlign w:val="top"/>
          </w:tcPr>
          <w:p w14:paraId="20427E59">
            <w:pPr>
              <w:pStyle w:val="9"/>
            </w:pPr>
          </w:p>
        </w:tc>
        <w:tc>
          <w:tcPr>
            <w:tcW w:w="1396" w:type="dxa"/>
            <w:vAlign w:val="top"/>
          </w:tcPr>
          <w:p w14:paraId="22B13281">
            <w:pPr>
              <w:pStyle w:val="9"/>
            </w:pPr>
          </w:p>
        </w:tc>
      </w:tr>
      <w:tr w14:paraId="6831DA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2" w:hRule="atLeast"/>
        </w:trPr>
        <w:tc>
          <w:tcPr>
            <w:tcW w:w="1397" w:type="dxa"/>
            <w:vAlign w:val="top"/>
          </w:tcPr>
          <w:p w14:paraId="311467CB">
            <w:pPr>
              <w:pStyle w:val="9"/>
            </w:pPr>
          </w:p>
        </w:tc>
        <w:tc>
          <w:tcPr>
            <w:tcW w:w="1391" w:type="dxa"/>
            <w:vAlign w:val="top"/>
          </w:tcPr>
          <w:p w14:paraId="74B0566E">
            <w:pPr>
              <w:pStyle w:val="9"/>
            </w:pPr>
          </w:p>
        </w:tc>
        <w:tc>
          <w:tcPr>
            <w:tcW w:w="1394" w:type="dxa"/>
            <w:vAlign w:val="top"/>
          </w:tcPr>
          <w:p w14:paraId="37D3B093">
            <w:pPr>
              <w:pStyle w:val="9"/>
            </w:pPr>
          </w:p>
        </w:tc>
        <w:tc>
          <w:tcPr>
            <w:tcW w:w="1392" w:type="dxa"/>
            <w:vAlign w:val="top"/>
          </w:tcPr>
          <w:p w14:paraId="0C78D21F">
            <w:pPr>
              <w:pStyle w:val="9"/>
            </w:pPr>
          </w:p>
        </w:tc>
        <w:tc>
          <w:tcPr>
            <w:tcW w:w="1391" w:type="dxa"/>
            <w:vAlign w:val="top"/>
          </w:tcPr>
          <w:p w14:paraId="5F2EA665">
            <w:pPr>
              <w:pStyle w:val="9"/>
            </w:pPr>
          </w:p>
        </w:tc>
        <w:tc>
          <w:tcPr>
            <w:tcW w:w="1394" w:type="dxa"/>
            <w:vAlign w:val="top"/>
          </w:tcPr>
          <w:p w14:paraId="1FB316E7">
            <w:pPr>
              <w:pStyle w:val="9"/>
            </w:pPr>
          </w:p>
        </w:tc>
        <w:tc>
          <w:tcPr>
            <w:tcW w:w="1392" w:type="dxa"/>
            <w:vAlign w:val="top"/>
          </w:tcPr>
          <w:p w14:paraId="0ADC6DF2">
            <w:pPr>
              <w:pStyle w:val="9"/>
            </w:pPr>
          </w:p>
        </w:tc>
        <w:tc>
          <w:tcPr>
            <w:tcW w:w="1394" w:type="dxa"/>
            <w:vAlign w:val="top"/>
          </w:tcPr>
          <w:p w14:paraId="176E9D3F">
            <w:pPr>
              <w:pStyle w:val="9"/>
            </w:pPr>
          </w:p>
        </w:tc>
        <w:tc>
          <w:tcPr>
            <w:tcW w:w="1392" w:type="dxa"/>
            <w:vAlign w:val="top"/>
          </w:tcPr>
          <w:p w14:paraId="45904A3F">
            <w:pPr>
              <w:pStyle w:val="9"/>
            </w:pPr>
          </w:p>
        </w:tc>
        <w:tc>
          <w:tcPr>
            <w:tcW w:w="1396" w:type="dxa"/>
            <w:vAlign w:val="top"/>
          </w:tcPr>
          <w:p w14:paraId="76220333">
            <w:pPr>
              <w:pStyle w:val="9"/>
            </w:pPr>
          </w:p>
        </w:tc>
      </w:tr>
    </w:tbl>
    <w:p w14:paraId="2FD7E4A4">
      <w:pPr>
        <w:rPr>
          <w:rFonts w:ascii="Arial"/>
          <w:sz w:val="21"/>
        </w:rPr>
      </w:pPr>
    </w:p>
    <w:p w14:paraId="6762059E">
      <w:pPr>
        <w:rPr>
          <w:rFonts w:ascii="Arial" w:hAnsi="Arial" w:eastAsia="Arial" w:cs="Arial"/>
          <w:sz w:val="21"/>
          <w:szCs w:val="21"/>
        </w:rPr>
        <w:sectPr>
          <w:headerReference r:id="rId8" w:type="default"/>
          <w:footerReference r:id="rId9" w:type="default"/>
          <w:pgSz w:w="16839" w:h="11907"/>
          <w:pgMar w:top="1507" w:right="1474" w:bottom="1272" w:left="1104" w:header="851" w:footer="1094" w:gutter="0"/>
          <w:pgNumType w:fmt="decimal"/>
          <w:cols w:space="720" w:num="1"/>
        </w:sectPr>
      </w:pPr>
    </w:p>
    <w:p w14:paraId="58D0DE49">
      <w:pPr>
        <w:spacing w:line="59" w:lineRule="exact"/>
      </w:pPr>
    </w:p>
    <w:p w14:paraId="7C02F076">
      <w:pPr>
        <w:spacing w:line="59" w:lineRule="exact"/>
        <w:sectPr>
          <w:headerReference r:id="rId10" w:type="default"/>
          <w:footerReference r:id="rId11" w:type="default"/>
          <w:pgSz w:w="11907" w:h="16839"/>
          <w:pgMar w:top="1507" w:right="1341" w:bottom="1411" w:left="1344" w:header="852" w:footer="1234" w:gutter="0"/>
          <w:pgNumType w:fmt="decimal"/>
          <w:cols w:equalWidth="0" w:num="1">
            <w:col w:w="9221"/>
          </w:cols>
        </w:sectPr>
      </w:pPr>
    </w:p>
    <w:p w14:paraId="40675C2C">
      <w:pPr>
        <w:spacing w:before="55" w:line="219" w:lineRule="auto"/>
        <w:ind w:left="102"/>
        <w:rPr>
          <w:rFonts w:ascii="宋体" w:hAnsi="宋体" w:eastAsia="宋体" w:cs="宋体"/>
          <w:sz w:val="24"/>
          <w:szCs w:val="24"/>
        </w:rPr>
      </w:pPr>
      <w:r>
        <w:rPr>
          <w:rFonts w:ascii="宋体" w:hAnsi="宋体" w:eastAsia="宋体" w:cs="宋体"/>
          <w:spacing w:val="-3"/>
          <w:sz w:val="24"/>
          <w:szCs w:val="24"/>
          <w14:textOutline w14:w="4354" w14:cap="flat" w14:cmpd="sng">
            <w14:solidFill>
              <w14:srgbClr w14:val="000000"/>
            </w14:solidFill>
            <w14:prstDash w14:val="solid"/>
            <w14:miter w14:val="0"/>
          </w14:textOutline>
        </w:rPr>
        <w:t>附件2：消防器材检查卡</w:t>
      </w:r>
    </w:p>
    <w:p w14:paraId="5A5871B3">
      <w:pPr>
        <w:spacing w:line="359" w:lineRule="auto"/>
        <w:rPr>
          <w:rFonts w:ascii="Arial"/>
          <w:sz w:val="21"/>
        </w:rPr>
      </w:pPr>
    </w:p>
    <w:p w14:paraId="1DB416EF">
      <w:pPr>
        <w:spacing w:line="359" w:lineRule="auto"/>
        <w:rPr>
          <w:rFonts w:ascii="Arial"/>
          <w:sz w:val="21"/>
        </w:rPr>
      </w:pPr>
    </w:p>
    <w:p w14:paraId="08E1A66E">
      <w:pPr>
        <w:spacing w:before="68" w:line="186" w:lineRule="auto"/>
        <w:ind w:left="714"/>
        <w:rPr>
          <w:rFonts w:ascii="宋体" w:hAnsi="宋体" w:eastAsia="宋体" w:cs="宋体"/>
          <w:sz w:val="21"/>
          <w:szCs w:val="21"/>
        </w:rPr>
      </w:pPr>
      <w:r>
        <w:rPr>
          <w:rFonts w:ascii="宋体" w:hAnsi="宋体" w:eastAsia="宋体" w:cs="宋体"/>
          <w:spacing w:val="-13"/>
          <w:sz w:val="21"/>
          <w:szCs w:val="21"/>
          <w14:textOutline w14:w="3831" w14:cap="flat" w14:cmpd="sng">
            <w14:solidFill>
              <w14:srgbClr w14:val="000000"/>
            </w14:solidFill>
            <w14:prstDash w14:val="solid"/>
            <w14:miter w14:val="0"/>
          </w14:textOutline>
        </w:rPr>
        <w:t>年度：</w:t>
      </w:r>
    </w:p>
    <w:p w14:paraId="23EF9949">
      <w:pPr>
        <w:spacing w:line="14" w:lineRule="auto"/>
        <w:rPr>
          <w:rFonts w:ascii="Arial"/>
          <w:sz w:val="2"/>
        </w:rPr>
      </w:pPr>
      <w:r>
        <w:rPr>
          <w:rFonts w:ascii="Arial" w:hAnsi="Arial" w:eastAsia="Arial" w:cs="Arial"/>
          <w:sz w:val="2"/>
          <w:szCs w:val="2"/>
        </w:rPr>
        <w:br w:type="column"/>
      </w:r>
    </w:p>
    <w:p w14:paraId="2C6A1C43">
      <w:pPr>
        <w:spacing w:line="243" w:lineRule="auto"/>
        <w:rPr>
          <w:rFonts w:ascii="Arial"/>
          <w:sz w:val="21"/>
        </w:rPr>
      </w:pPr>
    </w:p>
    <w:p w14:paraId="1538F42F">
      <w:pPr>
        <w:spacing w:line="244" w:lineRule="auto"/>
        <w:rPr>
          <w:rFonts w:ascii="Arial"/>
          <w:sz w:val="21"/>
        </w:rPr>
      </w:pPr>
    </w:p>
    <w:p w14:paraId="7EC14410">
      <w:pPr>
        <w:spacing w:before="91" w:line="549" w:lineRule="exact"/>
        <w:rPr>
          <w:rFonts w:ascii="宋体" w:hAnsi="宋体" w:eastAsia="宋体" w:cs="宋体"/>
          <w:sz w:val="28"/>
          <w:szCs w:val="28"/>
        </w:rPr>
      </w:pPr>
      <w:r>
        <w:rPr>
          <w:rFonts w:ascii="宋体" w:hAnsi="宋体" w:eastAsia="宋体" w:cs="宋体"/>
          <w:spacing w:val="-2"/>
          <w:position w:val="20"/>
          <w:sz w:val="28"/>
          <w:szCs w:val="28"/>
          <w14:textOutline w14:w="5094" w14:cap="flat" w14:cmpd="sng">
            <w14:solidFill>
              <w14:srgbClr w14:val="000000"/>
            </w14:solidFill>
            <w14:prstDash w14:val="solid"/>
            <w14:miter w14:val="0"/>
          </w14:textOutline>
        </w:rPr>
        <w:t>消防器材检查卡</w:t>
      </w:r>
    </w:p>
    <w:p w14:paraId="5A17D586">
      <w:pPr>
        <w:spacing w:line="185" w:lineRule="auto"/>
        <w:ind w:left="26"/>
        <w:rPr>
          <w:rFonts w:ascii="宋体" w:hAnsi="宋体" w:eastAsia="宋体" w:cs="宋体"/>
          <w:sz w:val="21"/>
          <w:szCs w:val="21"/>
        </w:rPr>
      </w:pPr>
      <w:r>
        <w:rPr>
          <w:rFonts w:ascii="宋体" w:hAnsi="宋体" w:eastAsia="宋体" w:cs="宋体"/>
          <w:spacing w:val="-13"/>
          <w:sz w:val="21"/>
          <w:szCs w:val="21"/>
          <w14:textOutline w14:w="3831" w14:cap="flat" w14:cmpd="sng">
            <w14:solidFill>
              <w14:srgbClr w14:val="000000"/>
            </w14:solidFill>
            <w14:prstDash w14:val="solid"/>
            <w14:miter w14:val="0"/>
          </w14:textOutline>
        </w:rPr>
        <w:t>编号：</w:t>
      </w:r>
    </w:p>
    <w:p w14:paraId="7E118ECF">
      <w:pPr>
        <w:spacing w:line="14" w:lineRule="auto"/>
        <w:rPr>
          <w:rFonts w:ascii="Arial"/>
          <w:sz w:val="2"/>
        </w:rPr>
      </w:pPr>
      <w:r>
        <w:rPr>
          <w:rFonts w:ascii="Arial" w:hAnsi="Arial" w:eastAsia="Arial" w:cs="Arial"/>
          <w:sz w:val="2"/>
          <w:szCs w:val="2"/>
        </w:rPr>
        <w:br w:type="column"/>
      </w:r>
    </w:p>
    <w:p w14:paraId="1D7D5277">
      <w:pPr>
        <w:spacing w:line="263" w:lineRule="auto"/>
        <w:rPr>
          <w:rFonts w:ascii="Arial"/>
          <w:sz w:val="21"/>
        </w:rPr>
      </w:pPr>
    </w:p>
    <w:p w14:paraId="0253A92A">
      <w:pPr>
        <w:spacing w:line="264" w:lineRule="auto"/>
        <w:rPr>
          <w:rFonts w:ascii="Arial"/>
          <w:sz w:val="21"/>
        </w:rPr>
      </w:pPr>
    </w:p>
    <w:p w14:paraId="73244392">
      <w:pPr>
        <w:spacing w:line="264" w:lineRule="auto"/>
        <w:rPr>
          <w:rFonts w:ascii="Arial"/>
          <w:sz w:val="21"/>
        </w:rPr>
      </w:pPr>
    </w:p>
    <w:p w14:paraId="73D005C6">
      <w:pPr>
        <w:spacing w:line="264" w:lineRule="auto"/>
        <w:rPr>
          <w:rFonts w:ascii="Arial"/>
          <w:sz w:val="21"/>
        </w:rPr>
      </w:pPr>
    </w:p>
    <w:p w14:paraId="70AE564B">
      <w:pPr>
        <w:spacing w:before="68" w:line="186" w:lineRule="auto"/>
        <w:rPr>
          <w:rFonts w:ascii="宋体" w:hAnsi="宋体" w:eastAsia="宋体" w:cs="宋体"/>
          <w:sz w:val="21"/>
          <w:szCs w:val="21"/>
        </w:rPr>
      </w:pPr>
      <w:r>
        <w:rPr>
          <w:rFonts w:ascii="宋体" w:hAnsi="宋体" w:eastAsia="宋体" w:cs="宋体"/>
          <w:spacing w:val="-12"/>
          <w:sz w:val="21"/>
          <w:szCs w:val="21"/>
          <w14:textOutline w14:w="3831" w14:cap="flat" w14:cmpd="sng">
            <w14:solidFill>
              <w14:srgbClr w14:val="000000"/>
            </w14:solidFill>
            <w14:prstDash w14:val="solid"/>
            <w14:miter w14:val="0"/>
          </w14:textOutline>
        </w:rPr>
        <w:t>责任人：</w:t>
      </w:r>
    </w:p>
    <w:p w14:paraId="5DC7373B">
      <w:pPr>
        <w:spacing w:line="186" w:lineRule="auto"/>
        <w:rPr>
          <w:rFonts w:ascii="宋体" w:hAnsi="宋体" w:eastAsia="宋体" w:cs="宋体"/>
          <w:sz w:val="21"/>
          <w:szCs w:val="21"/>
        </w:rPr>
        <w:sectPr>
          <w:type w:val="continuous"/>
          <w:pgSz w:w="11907" w:h="16839"/>
          <w:pgMar w:top="1507" w:right="1341" w:bottom="1411" w:left="1344" w:header="852" w:footer="1234" w:gutter="0"/>
          <w:pgNumType w:fmt="decimal"/>
          <w:cols w:equalWidth="0" w:num="3">
            <w:col w:w="3542" w:space="100"/>
            <w:col w:w="2781" w:space="100"/>
            <w:col w:w="2700"/>
          </w:cols>
        </w:sectPr>
      </w:pPr>
    </w:p>
    <w:p w14:paraId="306D1D41">
      <w:pPr>
        <w:spacing w:line="95" w:lineRule="exact"/>
      </w:pPr>
    </w:p>
    <w:tbl>
      <w:tblPr>
        <w:tblStyle w:val="8"/>
        <w:tblW w:w="921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94"/>
        <w:gridCol w:w="1132"/>
        <w:gridCol w:w="2975"/>
        <w:gridCol w:w="2414"/>
      </w:tblGrid>
      <w:tr w14:paraId="513AC6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7" w:hRule="atLeast"/>
        </w:trPr>
        <w:tc>
          <w:tcPr>
            <w:tcW w:w="2694" w:type="dxa"/>
            <w:vMerge w:val="restart"/>
            <w:tcBorders>
              <w:bottom w:val="nil"/>
            </w:tcBorders>
            <w:vAlign w:val="top"/>
          </w:tcPr>
          <w:p w14:paraId="47E7DAD4">
            <w:pPr>
              <w:pStyle w:val="9"/>
              <w:spacing w:line="266" w:lineRule="auto"/>
            </w:pPr>
          </w:p>
          <w:p w14:paraId="41FF6B69">
            <w:pPr>
              <w:spacing w:before="59" w:line="220" w:lineRule="auto"/>
              <w:ind w:left="988"/>
              <w:rPr>
                <w:rFonts w:ascii="宋体" w:hAnsi="宋体" w:eastAsia="宋体" w:cs="宋体"/>
                <w:sz w:val="18"/>
                <w:szCs w:val="18"/>
              </w:rPr>
            </w:pPr>
            <w:r>
              <w:rPr>
                <w:rFonts w:ascii="宋体" w:hAnsi="宋体" w:eastAsia="宋体" w:cs="宋体"/>
                <w:spacing w:val="-2"/>
                <w:sz w:val="18"/>
                <w:szCs w:val="18"/>
                <w14:textOutline w14:w="3265" w14:cap="flat" w14:cmpd="sng">
                  <w14:solidFill>
                    <w14:srgbClr w14:val="000000"/>
                  </w14:solidFill>
                  <w14:prstDash w14:val="solid"/>
                  <w14:miter w14:val="0"/>
                </w14:textOutline>
              </w:rPr>
              <w:t>检查日期</w:t>
            </w:r>
          </w:p>
        </w:tc>
        <w:tc>
          <w:tcPr>
            <w:tcW w:w="4107" w:type="dxa"/>
            <w:gridSpan w:val="2"/>
            <w:vAlign w:val="top"/>
          </w:tcPr>
          <w:p w14:paraId="0CDB84CA">
            <w:pPr>
              <w:spacing w:before="120" w:line="220" w:lineRule="auto"/>
              <w:ind w:left="1693"/>
              <w:rPr>
                <w:rFonts w:ascii="宋体" w:hAnsi="宋体" w:eastAsia="宋体" w:cs="宋体"/>
                <w:sz w:val="18"/>
                <w:szCs w:val="18"/>
              </w:rPr>
            </w:pPr>
            <w:r>
              <w:rPr>
                <w:rFonts w:ascii="宋体" w:hAnsi="宋体" w:eastAsia="宋体" w:cs="宋体"/>
                <w:spacing w:val="-2"/>
                <w:sz w:val="18"/>
                <w:szCs w:val="18"/>
                <w14:textOutline w14:w="3265" w14:cap="flat" w14:cmpd="sng">
                  <w14:solidFill>
                    <w14:srgbClr w14:val="000000"/>
                  </w14:solidFill>
                  <w14:prstDash w14:val="solid"/>
                  <w14:miter w14:val="0"/>
                </w14:textOutline>
              </w:rPr>
              <w:t>检查情况</w:t>
            </w:r>
          </w:p>
        </w:tc>
        <w:tc>
          <w:tcPr>
            <w:tcW w:w="2414" w:type="dxa"/>
            <w:vMerge w:val="restart"/>
            <w:tcBorders>
              <w:bottom w:val="nil"/>
            </w:tcBorders>
            <w:vAlign w:val="top"/>
          </w:tcPr>
          <w:p w14:paraId="535FCD35">
            <w:pPr>
              <w:pStyle w:val="9"/>
              <w:spacing w:line="266" w:lineRule="auto"/>
            </w:pPr>
          </w:p>
          <w:p w14:paraId="1D4B1257">
            <w:pPr>
              <w:spacing w:before="59" w:line="220" w:lineRule="auto"/>
              <w:ind w:left="760"/>
              <w:rPr>
                <w:rFonts w:ascii="宋体" w:hAnsi="宋体" w:eastAsia="宋体" w:cs="宋体"/>
                <w:sz w:val="18"/>
                <w:szCs w:val="18"/>
              </w:rPr>
            </w:pPr>
            <w:r>
              <w:rPr>
                <w:rFonts w:ascii="宋体" w:hAnsi="宋体" w:eastAsia="宋体" w:cs="宋体"/>
                <w:spacing w:val="-1"/>
                <w:sz w:val="18"/>
                <w:szCs w:val="18"/>
                <w14:textOutline w14:w="3265" w14:cap="flat" w14:cmpd="sng">
                  <w14:solidFill>
                    <w14:srgbClr w14:val="000000"/>
                  </w14:solidFill>
                  <w14:prstDash w14:val="solid"/>
                  <w14:miter w14:val="0"/>
                </w14:textOutline>
              </w:rPr>
              <w:t>检查人签名</w:t>
            </w:r>
          </w:p>
        </w:tc>
      </w:tr>
      <w:tr w14:paraId="1A6CB3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2694" w:type="dxa"/>
            <w:vMerge w:val="continue"/>
            <w:tcBorders>
              <w:top w:val="nil"/>
            </w:tcBorders>
            <w:vAlign w:val="top"/>
          </w:tcPr>
          <w:p w14:paraId="3467524C">
            <w:pPr>
              <w:pStyle w:val="9"/>
            </w:pPr>
          </w:p>
        </w:tc>
        <w:tc>
          <w:tcPr>
            <w:tcW w:w="1132" w:type="dxa"/>
            <w:vAlign w:val="top"/>
          </w:tcPr>
          <w:p w14:paraId="17B67B99">
            <w:pPr>
              <w:spacing w:before="114" w:line="220" w:lineRule="auto"/>
              <w:ind w:left="388"/>
              <w:rPr>
                <w:rFonts w:ascii="宋体" w:hAnsi="宋体" w:eastAsia="宋体" w:cs="宋体"/>
                <w:sz w:val="18"/>
                <w:szCs w:val="18"/>
              </w:rPr>
            </w:pPr>
            <w:r>
              <w:rPr>
                <w:rFonts w:ascii="宋体" w:hAnsi="宋体" w:eastAsia="宋体" w:cs="宋体"/>
                <w:spacing w:val="-3"/>
                <w:sz w:val="18"/>
                <w:szCs w:val="18"/>
                <w14:textOutline w14:w="3265" w14:cap="flat" w14:cmpd="sng">
                  <w14:solidFill>
                    <w14:srgbClr w14:val="000000"/>
                  </w14:solidFill>
                  <w14:prstDash w14:val="solid"/>
                  <w14:miter w14:val="0"/>
                </w14:textOutline>
              </w:rPr>
              <w:t>正常</w:t>
            </w:r>
          </w:p>
        </w:tc>
        <w:tc>
          <w:tcPr>
            <w:tcW w:w="2975" w:type="dxa"/>
            <w:vAlign w:val="top"/>
          </w:tcPr>
          <w:p w14:paraId="6D4F50B8">
            <w:pPr>
              <w:spacing w:before="113" w:line="220" w:lineRule="auto"/>
              <w:ind w:left="1312"/>
              <w:rPr>
                <w:rFonts w:ascii="宋体" w:hAnsi="宋体" w:eastAsia="宋体" w:cs="宋体"/>
                <w:sz w:val="18"/>
                <w:szCs w:val="18"/>
              </w:rPr>
            </w:pPr>
            <w:r>
              <w:rPr>
                <w:rFonts w:ascii="宋体" w:hAnsi="宋体" w:eastAsia="宋体" w:cs="宋体"/>
                <w:spacing w:val="-2"/>
                <w:sz w:val="18"/>
                <w:szCs w:val="18"/>
                <w14:textOutline w14:w="3265" w14:cap="flat" w14:cmpd="sng">
                  <w14:solidFill>
                    <w14:srgbClr w14:val="000000"/>
                  </w14:solidFill>
                  <w14:prstDash w14:val="solid"/>
                  <w14:miter w14:val="0"/>
                </w14:textOutline>
              </w:rPr>
              <w:t>异常</w:t>
            </w:r>
          </w:p>
        </w:tc>
        <w:tc>
          <w:tcPr>
            <w:tcW w:w="2414" w:type="dxa"/>
            <w:vMerge w:val="continue"/>
            <w:tcBorders>
              <w:top w:val="nil"/>
            </w:tcBorders>
            <w:vAlign w:val="top"/>
          </w:tcPr>
          <w:p w14:paraId="0E43982A">
            <w:pPr>
              <w:pStyle w:val="9"/>
            </w:pPr>
          </w:p>
        </w:tc>
      </w:tr>
      <w:tr w14:paraId="33CC5F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2694" w:type="dxa"/>
            <w:vAlign w:val="top"/>
          </w:tcPr>
          <w:p w14:paraId="75D79518">
            <w:pPr>
              <w:spacing w:before="114" w:line="220" w:lineRule="auto"/>
              <w:ind w:left="720"/>
              <w:rPr>
                <w:rFonts w:ascii="宋体" w:hAnsi="宋体" w:eastAsia="宋体" w:cs="宋体"/>
                <w:sz w:val="18"/>
                <w:szCs w:val="18"/>
              </w:rPr>
            </w:pPr>
            <w:r>
              <w:rPr>
                <w:rFonts w:ascii="宋体" w:hAnsi="宋体" w:eastAsia="宋体" w:cs="宋体"/>
                <w:spacing w:val="-7"/>
                <w:sz w:val="18"/>
                <w:szCs w:val="18"/>
              </w:rPr>
              <w:t>年</w:t>
            </w:r>
            <w:r>
              <w:rPr>
                <w:rFonts w:ascii="宋体" w:hAnsi="宋体" w:eastAsia="宋体" w:cs="宋体"/>
                <w:spacing w:val="3"/>
                <w:sz w:val="18"/>
                <w:szCs w:val="18"/>
              </w:rPr>
              <w:t xml:space="preserve">    </w:t>
            </w:r>
            <w:r>
              <w:rPr>
                <w:rFonts w:ascii="宋体" w:hAnsi="宋体" w:eastAsia="宋体" w:cs="宋体"/>
                <w:spacing w:val="-7"/>
                <w:sz w:val="18"/>
                <w:szCs w:val="18"/>
              </w:rPr>
              <w:t>月</w:t>
            </w:r>
            <w:r>
              <w:rPr>
                <w:rFonts w:ascii="宋体" w:hAnsi="宋体" w:eastAsia="宋体" w:cs="宋体"/>
                <w:spacing w:val="10"/>
                <w:sz w:val="18"/>
                <w:szCs w:val="18"/>
              </w:rPr>
              <w:t xml:space="preserve">    </w:t>
            </w:r>
            <w:r>
              <w:rPr>
                <w:rFonts w:ascii="宋体" w:hAnsi="宋体" w:eastAsia="宋体" w:cs="宋体"/>
                <w:spacing w:val="-7"/>
                <w:sz w:val="18"/>
                <w:szCs w:val="18"/>
              </w:rPr>
              <w:t>日</w:t>
            </w:r>
          </w:p>
        </w:tc>
        <w:tc>
          <w:tcPr>
            <w:tcW w:w="1132" w:type="dxa"/>
            <w:vAlign w:val="top"/>
          </w:tcPr>
          <w:p w14:paraId="3593C049">
            <w:pPr>
              <w:pStyle w:val="9"/>
            </w:pPr>
          </w:p>
        </w:tc>
        <w:tc>
          <w:tcPr>
            <w:tcW w:w="2975" w:type="dxa"/>
            <w:vAlign w:val="top"/>
          </w:tcPr>
          <w:p w14:paraId="7A92AB76">
            <w:pPr>
              <w:pStyle w:val="9"/>
            </w:pPr>
          </w:p>
        </w:tc>
        <w:tc>
          <w:tcPr>
            <w:tcW w:w="2414" w:type="dxa"/>
            <w:vAlign w:val="top"/>
          </w:tcPr>
          <w:p w14:paraId="25DFFBE1">
            <w:pPr>
              <w:pStyle w:val="9"/>
            </w:pPr>
          </w:p>
        </w:tc>
      </w:tr>
      <w:tr w14:paraId="3D6146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2694" w:type="dxa"/>
            <w:vAlign w:val="top"/>
          </w:tcPr>
          <w:p w14:paraId="064B39AE">
            <w:pPr>
              <w:spacing w:before="114" w:line="220" w:lineRule="auto"/>
              <w:ind w:left="720"/>
              <w:rPr>
                <w:rFonts w:ascii="宋体" w:hAnsi="宋体" w:eastAsia="宋体" w:cs="宋体"/>
                <w:sz w:val="18"/>
                <w:szCs w:val="18"/>
              </w:rPr>
            </w:pPr>
            <w:r>
              <w:rPr>
                <w:rFonts w:ascii="宋体" w:hAnsi="宋体" w:eastAsia="宋体" w:cs="宋体"/>
                <w:spacing w:val="-7"/>
                <w:sz w:val="18"/>
                <w:szCs w:val="18"/>
              </w:rPr>
              <w:t>年</w:t>
            </w:r>
            <w:r>
              <w:rPr>
                <w:rFonts w:ascii="宋体" w:hAnsi="宋体" w:eastAsia="宋体" w:cs="宋体"/>
                <w:spacing w:val="3"/>
                <w:sz w:val="18"/>
                <w:szCs w:val="18"/>
              </w:rPr>
              <w:t xml:space="preserve">    </w:t>
            </w:r>
            <w:r>
              <w:rPr>
                <w:rFonts w:ascii="宋体" w:hAnsi="宋体" w:eastAsia="宋体" w:cs="宋体"/>
                <w:spacing w:val="-7"/>
                <w:sz w:val="18"/>
                <w:szCs w:val="18"/>
              </w:rPr>
              <w:t>月</w:t>
            </w:r>
            <w:r>
              <w:rPr>
                <w:rFonts w:ascii="宋体" w:hAnsi="宋体" w:eastAsia="宋体" w:cs="宋体"/>
                <w:spacing w:val="10"/>
                <w:sz w:val="18"/>
                <w:szCs w:val="18"/>
              </w:rPr>
              <w:t xml:space="preserve">    </w:t>
            </w:r>
            <w:r>
              <w:rPr>
                <w:rFonts w:ascii="宋体" w:hAnsi="宋体" w:eastAsia="宋体" w:cs="宋体"/>
                <w:spacing w:val="-7"/>
                <w:sz w:val="18"/>
                <w:szCs w:val="18"/>
              </w:rPr>
              <w:t>日</w:t>
            </w:r>
          </w:p>
        </w:tc>
        <w:tc>
          <w:tcPr>
            <w:tcW w:w="1132" w:type="dxa"/>
            <w:vAlign w:val="top"/>
          </w:tcPr>
          <w:p w14:paraId="4FFF6A07">
            <w:pPr>
              <w:pStyle w:val="9"/>
            </w:pPr>
          </w:p>
        </w:tc>
        <w:tc>
          <w:tcPr>
            <w:tcW w:w="2975" w:type="dxa"/>
            <w:vAlign w:val="top"/>
          </w:tcPr>
          <w:p w14:paraId="38276ECA">
            <w:pPr>
              <w:pStyle w:val="9"/>
            </w:pPr>
          </w:p>
        </w:tc>
        <w:tc>
          <w:tcPr>
            <w:tcW w:w="2414" w:type="dxa"/>
            <w:vAlign w:val="top"/>
          </w:tcPr>
          <w:p w14:paraId="21247ED8">
            <w:pPr>
              <w:pStyle w:val="9"/>
            </w:pPr>
          </w:p>
        </w:tc>
      </w:tr>
      <w:tr w14:paraId="0BAE0F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2694" w:type="dxa"/>
            <w:vAlign w:val="top"/>
          </w:tcPr>
          <w:p w14:paraId="284ABB62">
            <w:pPr>
              <w:spacing w:before="114" w:line="220" w:lineRule="auto"/>
              <w:ind w:left="720"/>
              <w:rPr>
                <w:rFonts w:ascii="宋体" w:hAnsi="宋体" w:eastAsia="宋体" w:cs="宋体"/>
                <w:sz w:val="18"/>
                <w:szCs w:val="18"/>
              </w:rPr>
            </w:pPr>
            <w:r>
              <w:rPr>
                <w:rFonts w:ascii="宋体" w:hAnsi="宋体" w:eastAsia="宋体" w:cs="宋体"/>
                <w:spacing w:val="-7"/>
                <w:sz w:val="18"/>
                <w:szCs w:val="18"/>
              </w:rPr>
              <w:t>年</w:t>
            </w:r>
            <w:r>
              <w:rPr>
                <w:rFonts w:ascii="宋体" w:hAnsi="宋体" w:eastAsia="宋体" w:cs="宋体"/>
                <w:spacing w:val="3"/>
                <w:sz w:val="18"/>
                <w:szCs w:val="18"/>
              </w:rPr>
              <w:t xml:space="preserve">    </w:t>
            </w:r>
            <w:r>
              <w:rPr>
                <w:rFonts w:ascii="宋体" w:hAnsi="宋体" w:eastAsia="宋体" w:cs="宋体"/>
                <w:spacing w:val="-7"/>
                <w:sz w:val="18"/>
                <w:szCs w:val="18"/>
              </w:rPr>
              <w:t>月</w:t>
            </w:r>
            <w:r>
              <w:rPr>
                <w:rFonts w:ascii="宋体" w:hAnsi="宋体" w:eastAsia="宋体" w:cs="宋体"/>
                <w:spacing w:val="10"/>
                <w:sz w:val="18"/>
                <w:szCs w:val="18"/>
              </w:rPr>
              <w:t xml:space="preserve">    </w:t>
            </w:r>
            <w:r>
              <w:rPr>
                <w:rFonts w:ascii="宋体" w:hAnsi="宋体" w:eastAsia="宋体" w:cs="宋体"/>
                <w:spacing w:val="-7"/>
                <w:sz w:val="18"/>
                <w:szCs w:val="18"/>
              </w:rPr>
              <w:t>日</w:t>
            </w:r>
          </w:p>
        </w:tc>
        <w:tc>
          <w:tcPr>
            <w:tcW w:w="1132" w:type="dxa"/>
            <w:vAlign w:val="top"/>
          </w:tcPr>
          <w:p w14:paraId="33A59270">
            <w:pPr>
              <w:pStyle w:val="9"/>
            </w:pPr>
          </w:p>
        </w:tc>
        <w:tc>
          <w:tcPr>
            <w:tcW w:w="2975" w:type="dxa"/>
            <w:vAlign w:val="top"/>
          </w:tcPr>
          <w:p w14:paraId="48C17FAA">
            <w:pPr>
              <w:pStyle w:val="9"/>
            </w:pPr>
          </w:p>
        </w:tc>
        <w:tc>
          <w:tcPr>
            <w:tcW w:w="2414" w:type="dxa"/>
            <w:vAlign w:val="top"/>
          </w:tcPr>
          <w:p w14:paraId="7B9F9C45">
            <w:pPr>
              <w:pStyle w:val="9"/>
            </w:pPr>
          </w:p>
        </w:tc>
      </w:tr>
      <w:tr w14:paraId="4883C5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1" w:hRule="atLeast"/>
        </w:trPr>
        <w:tc>
          <w:tcPr>
            <w:tcW w:w="2694" w:type="dxa"/>
            <w:vAlign w:val="top"/>
          </w:tcPr>
          <w:p w14:paraId="0294CF77">
            <w:pPr>
              <w:spacing w:before="115" w:line="220" w:lineRule="auto"/>
              <w:ind w:left="720"/>
              <w:rPr>
                <w:rFonts w:ascii="宋体" w:hAnsi="宋体" w:eastAsia="宋体" w:cs="宋体"/>
                <w:sz w:val="18"/>
                <w:szCs w:val="18"/>
              </w:rPr>
            </w:pPr>
            <w:r>
              <w:rPr>
                <w:rFonts w:ascii="宋体" w:hAnsi="宋体" w:eastAsia="宋体" w:cs="宋体"/>
                <w:spacing w:val="-7"/>
                <w:sz w:val="18"/>
                <w:szCs w:val="18"/>
              </w:rPr>
              <w:t>年</w:t>
            </w:r>
            <w:r>
              <w:rPr>
                <w:rFonts w:ascii="宋体" w:hAnsi="宋体" w:eastAsia="宋体" w:cs="宋体"/>
                <w:spacing w:val="3"/>
                <w:sz w:val="18"/>
                <w:szCs w:val="18"/>
              </w:rPr>
              <w:t xml:space="preserve">    </w:t>
            </w:r>
            <w:r>
              <w:rPr>
                <w:rFonts w:ascii="宋体" w:hAnsi="宋体" w:eastAsia="宋体" w:cs="宋体"/>
                <w:spacing w:val="-7"/>
                <w:sz w:val="18"/>
                <w:szCs w:val="18"/>
              </w:rPr>
              <w:t>月</w:t>
            </w:r>
            <w:r>
              <w:rPr>
                <w:rFonts w:ascii="宋体" w:hAnsi="宋体" w:eastAsia="宋体" w:cs="宋体"/>
                <w:spacing w:val="10"/>
                <w:sz w:val="18"/>
                <w:szCs w:val="18"/>
              </w:rPr>
              <w:t xml:space="preserve">    </w:t>
            </w:r>
            <w:r>
              <w:rPr>
                <w:rFonts w:ascii="宋体" w:hAnsi="宋体" w:eastAsia="宋体" w:cs="宋体"/>
                <w:spacing w:val="-7"/>
                <w:sz w:val="18"/>
                <w:szCs w:val="18"/>
              </w:rPr>
              <w:t>日</w:t>
            </w:r>
          </w:p>
        </w:tc>
        <w:tc>
          <w:tcPr>
            <w:tcW w:w="1132" w:type="dxa"/>
            <w:vAlign w:val="top"/>
          </w:tcPr>
          <w:p w14:paraId="24F7AC79">
            <w:pPr>
              <w:pStyle w:val="9"/>
            </w:pPr>
          </w:p>
        </w:tc>
        <w:tc>
          <w:tcPr>
            <w:tcW w:w="2975" w:type="dxa"/>
            <w:vAlign w:val="top"/>
          </w:tcPr>
          <w:p w14:paraId="375C1FD5">
            <w:pPr>
              <w:pStyle w:val="9"/>
            </w:pPr>
          </w:p>
        </w:tc>
        <w:tc>
          <w:tcPr>
            <w:tcW w:w="2414" w:type="dxa"/>
            <w:vAlign w:val="top"/>
          </w:tcPr>
          <w:p w14:paraId="6E0A4ED5">
            <w:pPr>
              <w:pStyle w:val="9"/>
            </w:pPr>
          </w:p>
        </w:tc>
      </w:tr>
      <w:tr w14:paraId="0E9198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2694" w:type="dxa"/>
            <w:vAlign w:val="top"/>
          </w:tcPr>
          <w:p w14:paraId="6D84EA1C">
            <w:pPr>
              <w:spacing w:before="114" w:line="220" w:lineRule="auto"/>
              <w:ind w:left="720"/>
              <w:rPr>
                <w:rFonts w:ascii="宋体" w:hAnsi="宋体" w:eastAsia="宋体" w:cs="宋体"/>
                <w:sz w:val="18"/>
                <w:szCs w:val="18"/>
              </w:rPr>
            </w:pPr>
            <w:r>
              <w:rPr>
                <w:rFonts w:ascii="宋体" w:hAnsi="宋体" w:eastAsia="宋体" w:cs="宋体"/>
                <w:spacing w:val="-7"/>
                <w:sz w:val="18"/>
                <w:szCs w:val="18"/>
              </w:rPr>
              <w:t>年</w:t>
            </w:r>
            <w:r>
              <w:rPr>
                <w:rFonts w:ascii="宋体" w:hAnsi="宋体" w:eastAsia="宋体" w:cs="宋体"/>
                <w:spacing w:val="3"/>
                <w:sz w:val="18"/>
                <w:szCs w:val="18"/>
              </w:rPr>
              <w:t xml:space="preserve">    </w:t>
            </w:r>
            <w:r>
              <w:rPr>
                <w:rFonts w:ascii="宋体" w:hAnsi="宋体" w:eastAsia="宋体" w:cs="宋体"/>
                <w:spacing w:val="-7"/>
                <w:sz w:val="18"/>
                <w:szCs w:val="18"/>
              </w:rPr>
              <w:t>月</w:t>
            </w:r>
            <w:r>
              <w:rPr>
                <w:rFonts w:ascii="宋体" w:hAnsi="宋体" w:eastAsia="宋体" w:cs="宋体"/>
                <w:spacing w:val="10"/>
                <w:sz w:val="18"/>
                <w:szCs w:val="18"/>
              </w:rPr>
              <w:t xml:space="preserve">    </w:t>
            </w:r>
            <w:r>
              <w:rPr>
                <w:rFonts w:ascii="宋体" w:hAnsi="宋体" w:eastAsia="宋体" w:cs="宋体"/>
                <w:spacing w:val="-7"/>
                <w:sz w:val="18"/>
                <w:szCs w:val="18"/>
              </w:rPr>
              <w:t>日</w:t>
            </w:r>
          </w:p>
        </w:tc>
        <w:tc>
          <w:tcPr>
            <w:tcW w:w="1132" w:type="dxa"/>
            <w:vAlign w:val="top"/>
          </w:tcPr>
          <w:p w14:paraId="6C210CB4">
            <w:pPr>
              <w:pStyle w:val="9"/>
            </w:pPr>
          </w:p>
        </w:tc>
        <w:tc>
          <w:tcPr>
            <w:tcW w:w="2975" w:type="dxa"/>
            <w:vAlign w:val="top"/>
          </w:tcPr>
          <w:p w14:paraId="08CC33A0">
            <w:pPr>
              <w:pStyle w:val="9"/>
            </w:pPr>
          </w:p>
        </w:tc>
        <w:tc>
          <w:tcPr>
            <w:tcW w:w="2414" w:type="dxa"/>
            <w:vAlign w:val="top"/>
          </w:tcPr>
          <w:p w14:paraId="221BF378">
            <w:pPr>
              <w:pStyle w:val="9"/>
            </w:pPr>
          </w:p>
        </w:tc>
      </w:tr>
      <w:tr w14:paraId="6A2AD6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trPr>
        <w:tc>
          <w:tcPr>
            <w:tcW w:w="2694" w:type="dxa"/>
            <w:vAlign w:val="top"/>
          </w:tcPr>
          <w:p w14:paraId="6C8D20CB">
            <w:pPr>
              <w:spacing w:before="117" w:line="220" w:lineRule="auto"/>
              <w:ind w:left="720"/>
              <w:rPr>
                <w:rFonts w:ascii="宋体" w:hAnsi="宋体" w:eastAsia="宋体" w:cs="宋体"/>
                <w:sz w:val="18"/>
                <w:szCs w:val="18"/>
              </w:rPr>
            </w:pPr>
            <w:r>
              <w:rPr>
                <w:rFonts w:ascii="宋体" w:hAnsi="宋体" w:eastAsia="宋体" w:cs="宋体"/>
                <w:spacing w:val="-7"/>
                <w:sz w:val="18"/>
                <w:szCs w:val="18"/>
              </w:rPr>
              <w:t>年</w:t>
            </w:r>
            <w:r>
              <w:rPr>
                <w:rFonts w:ascii="宋体" w:hAnsi="宋体" w:eastAsia="宋体" w:cs="宋体"/>
                <w:spacing w:val="3"/>
                <w:sz w:val="18"/>
                <w:szCs w:val="18"/>
              </w:rPr>
              <w:t xml:space="preserve">    </w:t>
            </w:r>
            <w:r>
              <w:rPr>
                <w:rFonts w:ascii="宋体" w:hAnsi="宋体" w:eastAsia="宋体" w:cs="宋体"/>
                <w:spacing w:val="-7"/>
                <w:sz w:val="18"/>
                <w:szCs w:val="18"/>
              </w:rPr>
              <w:t>月</w:t>
            </w:r>
            <w:r>
              <w:rPr>
                <w:rFonts w:ascii="宋体" w:hAnsi="宋体" w:eastAsia="宋体" w:cs="宋体"/>
                <w:spacing w:val="10"/>
                <w:sz w:val="18"/>
                <w:szCs w:val="18"/>
              </w:rPr>
              <w:t xml:space="preserve">    </w:t>
            </w:r>
            <w:r>
              <w:rPr>
                <w:rFonts w:ascii="宋体" w:hAnsi="宋体" w:eastAsia="宋体" w:cs="宋体"/>
                <w:spacing w:val="-7"/>
                <w:sz w:val="18"/>
                <w:szCs w:val="18"/>
              </w:rPr>
              <w:t>日</w:t>
            </w:r>
          </w:p>
        </w:tc>
        <w:tc>
          <w:tcPr>
            <w:tcW w:w="1132" w:type="dxa"/>
            <w:vAlign w:val="top"/>
          </w:tcPr>
          <w:p w14:paraId="5D41DD7C">
            <w:pPr>
              <w:pStyle w:val="9"/>
            </w:pPr>
          </w:p>
        </w:tc>
        <w:tc>
          <w:tcPr>
            <w:tcW w:w="2975" w:type="dxa"/>
            <w:vAlign w:val="top"/>
          </w:tcPr>
          <w:p w14:paraId="6DE9845D">
            <w:pPr>
              <w:pStyle w:val="9"/>
            </w:pPr>
          </w:p>
        </w:tc>
        <w:tc>
          <w:tcPr>
            <w:tcW w:w="2414" w:type="dxa"/>
            <w:vAlign w:val="top"/>
          </w:tcPr>
          <w:p w14:paraId="20CA800E">
            <w:pPr>
              <w:pStyle w:val="9"/>
            </w:pPr>
          </w:p>
        </w:tc>
      </w:tr>
      <w:tr w14:paraId="41B994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2694" w:type="dxa"/>
            <w:vAlign w:val="top"/>
          </w:tcPr>
          <w:p w14:paraId="78E56B5F">
            <w:pPr>
              <w:spacing w:before="115" w:line="220" w:lineRule="auto"/>
              <w:ind w:left="720"/>
              <w:rPr>
                <w:rFonts w:ascii="宋体" w:hAnsi="宋体" w:eastAsia="宋体" w:cs="宋体"/>
                <w:sz w:val="18"/>
                <w:szCs w:val="18"/>
              </w:rPr>
            </w:pPr>
            <w:r>
              <w:rPr>
                <w:rFonts w:ascii="宋体" w:hAnsi="宋体" w:eastAsia="宋体" w:cs="宋体"/>
                <w:spacing w:val="-7"/>
                <w:sz w:val="18"/>
                <w:szCs w:val="18"/>
              </w:rPr>
              <w:t>年</w:t>
            </w:r>
            <w:r>
              <w:rPr>
                <w:rFonts w:ascii="宋体" w:hAnsi="宋体" w:eastAsia="宋体" w:cs="宋体"/>
                <w:spacing w:val="3"/>
                <w:sz w:val="18"/>
                <w:szCs w:val="18"/>
              </w:rPr>
              <w:t xml:space="preserve">    </w:t>
            </w:r>
            <w:r>
              <w:rPr>
                <w:rFonts w:ascii="宋体" w:hAnsi="宋体" w:eastAsia="宋体" w:cs="宋体"/>
                <w:spacing w:val="-7"/>
                <w:sz w:val="18"/>
                <w:szCs w:val="18"/>
              </w:rPr>
              <w:t>月</w:t>
            </w:r>
            <w:r>
              <w:rPr>
                <w:rFonts w:ascii="宋体" w:hAnsi="宋体" w:eastAsia="宋体" w:cs="宋体"/>
                <w:spacing w:val="10"/>
                <w:sz w:val="18"/>
                <w:szCs w:val="18"/>
              </w:rPr>
              <w:t xml:space="preserve">    </w:t>
            </w:r>
            <w:r>
              <w:rPr>
                <w:rFonts w:ascii="宋体" w:hAnsi="宋体" w:eastAsia="宋体" w:cs="宋体"/>
                <w:spacing w:val="-7"/>
                <w:sz w:val="18"/>
                <w:szCs w:val="18"/>
              </w:rPr>
              <w:t>日</w:t>
            </w:r>
          </w:p>
        </w:tc>
        <w:tc>
          <w:tcPr>
            <w:tcW w:w="1132" w:type="dxa"/>
            <w:vAlign w:val="top"/>
          </w:tcPr>
          <w:p w14:paraId="6281483A">
            <w:pPr>
              <w:pStyle w:val="9"/>
            </w:pPr>
          </w:p>
        </w:tc>
        <w:tc>
          <w:tcPr>
            <w:tcW w:w="2975" w:type="dxa"/>
            <w:vAlign w:val="top"/>
          </w:tcPr>
          <w:p w14:paraId="2DC22F40">
            <w:pPr>
              <w:pStyle w:val="9"/>
            </w:pPr>
          </w:p>
        </w:tc>
        <w:tc>
          <w:tcPr>
            <w:tcW w:w="2414" w:type="dxa"/>
            <w:vAlign w:val="top"/>
          </w:tcPr>
          <w:p w14:paraId="639CD036">
            <w:pPr>
              <w:pStyle w:val="9"/>
            </w:pPr>
          </w:p>
        </w:tc>
      </w:tr>
      <w:tr w14:paraId="0F6980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2694" w:type="dxa"/>
            <w:vAlign w:val="top"/>
          </w:tcPr>
          <w:p w14:paraId="19517166">
            <w:pPr>
              <w:spacing w:before="115" w:line="220" w:lineRule="auto"/>
              <w:ind w:left="720"/>
              <w:rPr>
                <w:rFonts w:ascii="宋体" w:hAnsi="宋体" w:eastAsia="宋体" w:cs="宋体"/>
                <w:sz w:val="18"/>
                <w:szCs w:val="18"/>
              </w:rPr>
            </w:pPr>
            <w:r>
              <w:rPr>
                <w:rFonts w:ascii="宋体" w:hAnsi="宋体" w:eastAsia="宋体" w:cs="宋体"/>
                <w:spacing w:val="-7"/>
                <w:sz w:val="18"/>
                <w:szCs w:val="18"/>
              </w:rPr>
              <w:t>年</w:t>
            </w:r>
            <w:r>
              <w:rPr>
                <w:rFonts w:ascii="宋体" w:hAnsi="宋体" w:eastAsia="宋体" w:cs="宋体"/>
                <w:spacing w:val="3"/>
                <w:sz w:val="18"/>
                <w:szCs w:val="18"/>
              </w:rPr>
              <w:t xml:space="preserve">    </w:t>
            </w:r>
            <w:r>
              <w:rPr>
                <w:rFonts w:ascii="宋体" w:hAnsi="宋体" w:eastAsia="宋体" w:cs="宋体"/>
                <w:spacing w:val="-7"/>
                <w:sz w:val="18"/>
                <w:szCs w:val="18"/>
              </w:rPr>
              <w:t>月</w:t>
            </w:r>
            <w:r>
              <w:rPr>
                <w:rFonts w:ascii="宋体" w:hAnsi="宋体" w:eastAsia="宋体" w:cs="宋体"/>
                <w:spacing w:val="10"/>
                <w:sz w:val="18"/>
                <w:szCs w:val="18"/>
              </w:rPr>
              <w:t xml:space="preserve">    </w:t>
            </w:r>
            <w:r>
              <w:rPr>
                <w:rFonts w:ascii="宋体" w:hAnsi="宋体" w:eastAsia="宋体" w:cs="宋体"/>
                <w:spacing w:val="-7"/>
                <w:sz w:val="18"/>
                <w:szCs w:val="18"/>
              </w:rPr>
              <w:t>日</w:t>
            </w:r>
          </w:p>
        </w:tc>
        <w:tc>
          <w:tcPr>
            <w:tcW w:w="1132" w:type="dxa"/>
            <w:vAlign w:val="top"/>
          </w:tcPr>
          <w:p w14:paraId="6BC7C74B">
            <w:pPr>
              <w:pStyle w:val="9"/>
            </w:pPr>
          </w:p>
        </w:tc>
        <w:tc>
          <w:tcPr>
            <w:tcW w:w="2975" w:type="dxa"/>
            <w:vAlign w:val="top"/>
          </w:tcPr>
          <w:p w14:paraId="3DB4EEBB">
            <w:pPr>
              <w:pStyle w:val="9"/>
            </w:pPr>
          </w:p>
        </w:tc>
        <w:tc>
          <w:tcPr>
            <w:tcW w:w="2414" w:type="dxa"/>
            <w:vAlign w:val="top"/>
          </w:tcPr>
          <w:p w14:paraId="409BA129">
            <w:pPr>
              <w:pStyle w:val="9"/>
            </w:pPr>
          </w:p>
        </w:tc>
      </w:tr>
      <w:tr w14:paraId="5BCAF8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2694" w:type="dxa"/>
            <w:vAlign w:val="top"/>
          </w:tcPr>
          <w:p w14:paraId="49385B2C">
            <w:pPr>
              <w:spacing w:before="115" w:line="220" w:lineRule="auto"/>
              <w:ind w:left="720"/>
              <w:rPr>
                <w:rFonts w:ascii="宋体" w:hAnsi="宋体" w:eastAsia="宋体" w:cs="宋体"/>
                <w:sz w:val="18"/>
                <w:szCs w:val="18"/>
              </w:rPr>
            </w:pPr>
            <w:r>
              <w:rPr>
                <w:rFonts w:ascii="宋体" w:hAnsi="宋体" w:eastAsia="宋体" w:cs="宋体"/>
                <w:spacing w:val="-7"/>
                <w:sz w:val="18"/>
                <w:szCs w:val="18"/>
              </w:rPr>
              <w:t>年</w:t>
            </w:r>
            <w:r>
              <w:rPr>
                <w:rFonts w:ascii="宋体" w:hAnsi="宋体" w:eastAsia="宋体" w:cs="宋体"/>
                <w:spacing w:val="3"/>
                <w:sz w:val="18"/>
                <w:szCs w:val="18"/>
              </w:rPr>
              <w:t xml:space="preserve">    </w:t>
            </w:r>
            <w:r>
              <w:rPr>
                <w:rFonts w:ascii="宋体" w:hAnsi="宋体" w:eastAsia="宋体" w:cs="宋体"/>
                <w:spacing w:val="-7"/>
                <w:sz w:val="18"/>
                <w:szCs w:val="18"/>
              </w:rPr>
              <w:t>月</w:t>
            </w:r>
            <w:r>
              <w:rPr>
                <w:rFonts w:ascii="宋体" w:hAnsi="宋体" w:eastAsia="宋体" w:cs="宋体"/>
                <w:spacing w:val="10"/>
                <w:sz w:val="18"/>
                <w:szCs w:val="18"/>
              </w:rPr>
              <w:t xml:space="preserve">    </w:t>
            </w:r>
            <w:r>
              <w:rPr>
                <w:rFonts w:ascii="宋体" w:hAnsi="宋体" w:eastAsia="宋体" w:cs="宋体"/>
                <w:spacing w:val="-7"/>
                <w:sz w:val="18"/>
                <w:szCs w:val="18"/>
              </w:rPr>
              <w:t>日</w:t>
            </w:r>
          </w:p>
        </w:tc>
        <w:tc>
          <w:tcPr>
            <w:tcW w:w="1132" w:type="dxa"/>
            <w:vAlign w:val="top"/>
          </w:tcPr>
          <w:p w14:paraId="41A92CCB">
            <w:pPr>
              <w:pStyle w:val="9"/>
            </w:pPr>
          </w:p>
        </w:tc>
        <w:tc>
          <w:tcPr>
            <w:tcW w:w="2975" w:type="dxa"/>
            <w:vAlign w:val="top"/>
          </w:tcPr>
          <w:p w14:paraId="6C90E45A">
            <w:pPr>
              <w:pStyle w:val="9"/>
            </w:pPr>
          </w:p>
        </w:tc>
        <w:tc>
          <w:tcPr>
            <w:tcW w:w="2414" w:type="dxa"/>
            <w:vAlign w:val="top"/>
          </w:tcPr>
          <w:p w14:paraId="3FF8A8A0">
            <w:pPr>
              <w:pStyle w:val="9"/>
            </w:pPr>
          </w:p>
        </w:tc>
      </w:tr>
      <w:tr w14:paraId="6AB576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2694" w:type="dxa"/>
            <w:vAlign w:val="top"/>
          </w:tcPr>
          <w:p w14:paraId="1929574D">
            <w:pPr>
              <w:spacing w:before="115" w:line="220" w:lineRule="auto"/>
              <w:ind w:left="720"/>
              <w:rPr>
                <w:rFonts w:ascii="宋体" w:hAnsi="宋体" w:eastAsia="宋体" w:cs="宋体"/>
                <w:sz w:val="18"/>
                <w:szCs w:val="18"/>
              </w:rPr>
            </w:pPr>
            <w:r>
              <w:rPr>
                <w:rFonts w:ascii="宋体" w:hAnsi="宋体" w:eastAsia="宋体" w:cs="宋体"/>
                <w:spacing w:val="-7"/>
                <w:sz w:val="18"/>
                <w:szCs w:val="18"/>
              </w:rPr>
              <w:t>年</w:t>
            </w:r>
            <w:r>
              <w:rPr>
                <w:rFonts w:ascii="宋体" w:hAnsi="宋体" w:eastAsia="宋体" w:cs="宋体"/>
                <w:spacing w:val="3"/>
                <w:sz w:val="18"/>
                <w:szCs w:val="18"/>
              </w:rPr>
              <w:t xml:space="preserve">    </w:t>
            </w:r>
            <w:r>
              <w:rPr>
                <w:rFonts w:ascii="宋体" w:hAnsi="宋体" w:eastAsia="宋体" w:cs="宋体"/>
                <w:spacing w:val="-7"/>
                <w:sz w:val="18"/>
                <w:szCs w:val="18"/>
              </w:rPr>
              <w:t>月</w:t>
            </w:r>
            <w:r>
              <w:rPr>
                <w:rFonts w:ascii="宋体" w:hAnsi="宋体" w:eastAsia="宋体" w:cs="宋体"/>
                <w:spacing w:val="10"/>
                <w:sz w:val="18"/>
                <w:szCs w:val="18"/>
              </w:rPr>
              <w:t xml:space="preserve">    </w:t>
            </w:r>
            <w:r>
              <w:rPr>
                <w:rFonts w:ascii="宋体" w:hAnsi="宋体" w:eastAsia="宋体" w:cs="宋体"/>
                <w:spacing w:val="-7"/>
                <w:sz w:val="18"/>
                <w:szCs w:val="18"/>
              </w:rPr>
              <w:t>日</w:t>
            </w:r>
          </w:p>
        </w:tc>
        <w:tc>
          <w:tcPr>
            <w:tcW w:w="1132" w:type="dxa"/>
            <w:vAlign w:val="top"/>
          </w:tcPr>
          <w:p w14:paraId="0F7FD6C5">
            <w:pPr>
              <w:pStyle w:val="9"/>
            </w:pPr>
          </w:p>
        </w:tc>
        <w:tc>
          <w:tcPr>
            <w:tcW w:w="2975" w:type="dxa"/>
            <w:vAlign w:val="top"/>
          </w:tcPr>
          <w:p w14:paraId="342D62A4">
            <w:pPr>
              <w:pStyle w:val="9"/>
            </w:pPr>
          </w:p>
        </w:tc>
        <w:tc>
          <w:tcPr>
            <w:tcW w:w="2414" w:type="dxa"/>
            <w:vAlign w:val="top"/>
          </w:tcPr>
          <w:p w14:paraId="08068018">
            <w:pPr>
              <w:pStyle w:val="9"/>
            </w:pPr>
          </w:p>
        </w:tc>
      </w:tr>
      <w:tr w14:paraId="357DCC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2694" w:type="dxa"/>
            <w:vAlign w:val="top"/>
          </w:tcPr>
          <w:p w14:paraId="1527BB7D">
            <w:pPr>
              <w:spacing w:before="116" w:line="220" w:lineRule="auto"/>
              <w:ind w:left="720"/>
              <w:rPr>
                <w:rFonts w:ascii="宋体" w:hAnsi="宋体" w:eastAsia="宋体" w:cs="宋体"/>
                <w:sz w:val="18"/>
                <w:szCs w:val="18"/>
              </w:rPr>
            </w:pPr>
            <w:r>
              <w:rPr>
                <w:rFonts w:ascii="宋体" w:hAnsi="宋体" w:eastAsia="宋体" w:cs="宋体"/>
                <w:spacing w:val="-7"/>
                <w:sz w:val="18"/>
                <w:szCs w:val="18"/>
              </w:rPr>
              <w:t>年</w:t>
            </w:r>
            <w:r>
              <w:rPr>
                <w:rFonts w:ascii="宋体" w:hAnsi="宋体" w:eastAsia="宋体" w:cs="宋体"/>
                <w:spacing w:val="3"/>
                <w:sz w:val="18"/>
                <w:szCs w:val="18"/>
              </w:rPr>
              <w:t xml:space="preserve">    </w:t>
            </w:r>
            <w:r>
              <w:rPr>
                <w:rFonts w:ascii="宋体" w:hAnsi="宋体" w:eastAsia="宋体" w:cs="宋体"/>
                <w:spacing w:val="-7"/>
                <w:sz w:val="18"/>
                <w:szCs w:val="18"/>
              </w:rPr>
              <w:t>月</w:t>
            </w:r>
            <w:r>
              <w:rPr>
                <w:rFonts w:ascii="宋体" w:hAnsi="宋体" w:eastAsia="宋体" w:cs="宋体"/>
                <w:spacing w:val="10"/>
                <w:sz w:val="18"/>
                <w:szCs w:val="18"/>
              </w:rPr>
              <w:t xml:space="preserve">    </w:t>
            </w:r>
            <w:r>
              <w:rPr>
                <w:rFonts w:ascii="宋体" w:hAnsi="宋体" w:eastAsia="宋体" w:cs="宋体"/>
                <w:spacing w:val="-7"/>
                <w:sz w:val="18"/>
                <w:szCs w:val="18"/>
              </w:rPr>
              <w:t>日</w:t>
            </w:r>
          </w:p>
        </w:tc>
        <w:tc>
          <w:tcPr>
            <w:tcW w:w="1132" w:type="dxa"/>
            <w:vAlign w:val="top"/>
          </w:tcPr>
          <w:p w14:paraId="14762E35">
            <w:pPr>
              <w:pStyle w:val="9"/>
            </w:pPr>
          </w:p>
        </w:tc>
        <w:tc>
          <w:tcPr>
            <w:tcW w:w="2975" w:type="dxa"/>
            <w:vAlign w:val="top"/>
          </w:tcPr>
          <w:p w14:paraId="594B2634">
            <w:pPr>
              <w:pStyle w:val="9"/>
            </w:pPr>
          </w:p>
        </w:tc>
        <w:tc>
          <w:tcPr>
            <w:tcW w:w="2414" w:type="dxa"/>
            <w:vAlign w:val="top"/>
          </w:tcPr>
          <w:p w14:paraId="452CAFBD">
            <w:pPr>
              <w:pStyle w:val="9"/>
            </w:pPr>
          </w:p>
        </w:tc>
      </w:tr>
      <w:tr w14:paraId="4FCA9D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trPr>
        <w:tc>
          <w:tcPr>
            <w:tcW w:w="2694" w:type="dxa"/>
            <w:vAlign w:val="top"/>
          </w:tcPr>
          <w:p w14:paraId="62D98394">
            <w:pPr>
              <w:spacing w:before="118" w:line="220" w:lineRule="auto"/>
              <w:ind w:left="720"/>
              <w:rPr>
                <w:rFonts w:ascii="宋体" w:hAnsi="宋体" w:eastAsia="宋体" w:cs="宋体"/>
                <w:sz w:val="18"/>
                <w:szCs w:val="18"/>
              </w:rPr>
            </w:pPr>
            <w:r>
              <w:rPr>
                <w:rFonts w:ascii="宋体" w:hAnsi="宋体" w:eastAsia="宋体" w:cs="宋体"/>
                <w:spacing w:val="-7"/>
                <w:sz w:val="18"/>
                <w:szCs w:val="18"/>
              </w:rPr>
              <w:t>年</w:t>
            </w:r>
            <w:r>
              <w:rPr>
                <w:rFonts w:ascii="宋体" w:hAnsi="宋体" w:eastAsia="宋体" w:cs="宋体"/>
                <w:spacing w:val="3"/>
                <w:sz w:val="18"/>
                <w:szCs w:val="18"/>
              </w:rPr>
              <w:t xml:space="preserve">    </w:t>
            </w:r>
            <w:r>
              <w:rPr>
                <w:rFonts w:ascii="宋体" w:hAnsi="宋体" w:eastAsia="宋体" w:cs="宋体"/>
                <w:spacing w:val="-7"/>
                <w:sz w:val="18"/>
                <w:szCs w:val="18"/>
              </w:rPr>
              <w:t>月</w:t>
            </w:r>
            <w:r>
              <w:rPr>
                <w:rFonts w:ascii="宋体" w:hAnsi="宋体" w:eastAsia="宋体" w:cs="宋体"/>
                <w:spacing w:val="10"/>
                <w:sz w:val="18"/>
                <w:szCs w:val="18"/>
              </w:rPr>
              <w:t xml:space="preserve">    </w:t>
            </w:r>
            <w:r>
              <w:rPr>
                <w:rFonts w:ascii="宋体" w:hAnsi="宋体" w:eastAsia="宋体" w:cs="宋体"/>
                <w:spacing w:val="-7"/>
                <w:sz w:val="18"/>
                <w:szCs w:val="18"/>
              </w:rPr>
              <w:t>日</w:t>
            </w:r>
          </w:p>
        </w:tc>
        <w:tc>
          <w:tcPr>
            <w:tcW w:w="1132" w:type="dxa"/>
            <w:vAlign w:val="top"/>
          </w:tcPr>
          <w:p w14:paraId="0C502202">
            <w:pPr>
              <w:pStyle w:val="9"/>
            </w:pPr>
          </w:p>
        </w:tc>
        <w:tc>
          <w:tcPr>
            <w:tcW w:w="2975" w:type="dxa"/>
            <w:vAlign w:val="top"/>
          </w:tcPr>
          <w:p w14:paraId="2A311AED">
            <w:pPr>
              <w:pStyle w:val="9"/>
            </w:pPr>
          </w:p>
        </w:tc>
        <w:tc>
          <w:tcPr>
            <w:tcW w:w="2414" w:type="dxa"/>
            <w:vAlign w:val="top"/>
          </w:tcPr>
          <w:p w14:paraId="01BF375B">
            <w:pPr>
              <w:pStyle w:val="9"/>
            </w:pPr>
          </w:p>
        </w:tc>
      </w:tr>
      <w:tr w14:paraId="579780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1" w:hRule="atLeast"/>
        </w:trPr>
        <w:tc>
          <w:tcPr>
            <w:tcW w:w="9215" w:type="dxa"/>
            <w:gridSpan w:val="4"/>
            <w:vAlign w:val="top"/>
          </w:tcPr>
          <w:p w14:paraId="44A19B96">
            <w:pPr>
              <w:spacing w:before="117" w:line="220" w:lineRule="auto"/>
              <w:ind w:left="4250"/>
              <w:rPr>
                <w:rFonts w:ascii="宋体" w:hAnsi="宋体" w:eastAsia="宋体" w:cs="宋体"/>
                <w:sz w:val="18"/>
                <w:szCs w:val="18"/>
              </w:rPr>
            </w:pPr>
            <w:r>
              <w:rPr>
                <w:rFonts w:ascii="宋体" w:hAnsi="宋体" w:eastAsia="宋体" w:cs="宋体"/>
                <w:spacing w:val="-2"/>
                <w:sz w:val="18"/>
                <w:szCs w:val="18"/>
                <w14:textOutline w14:w="3265" w14:cap="flat" w14:cmpd="sng">
                  <w14:solidFill>
                    <w14:srgbClr w14:val="000000"/>
                  </w14:solidFill>
                  <w14:prstDash w14:val="solid"/>
                  <w14:miter w14:val="0"/>
                </w14:textOutline>
              </w:rPr>
              <w:t>检查内容</w:t>
            </w:r>
          </w:p>
        </w:tc>
      </w:tr>
      <w:tr w14:paraId="12B13C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694" w:type="dxa"/>
            <w:vAlign w:val="top"/>
          </w:tcPr>
          <w:p w14:paraId="620553AF">
            <w:pPr>
              <w:spacing w:before="224" w:line="220" w:lineRule="auto"/>
              <w:ind w:left="990"/>
              <w:rPr>
                <w:rFonts w:ascii="宋体" w:hAnsi="宋体" w:eastAsia="宋体" w:cs="宋体"/>
                <w:sz w:val="18"/>
                <w:szCs w:val="18"/>
              </w:rPr>
            </w:pPr>
            <w:r>
              <w:rPr>
                <w:rFonts w:ascii="宋体" w:hAnsi="宋体" w:eastAsia="宋体" w:cs="宋体"/>
                <w:spacing w:val="-2"/>
                <w:sz w:val="18"/>
                <w:szCs w:val="18"/>
              </w:rPr>
              <w:t>通用内容</w:t>
            </w:r>
          </w:p>
        </w:tc>
        <w:tc>
          <w:tcPr>
            <w:tcW w:w="6521" w:type="dxa"/>
            <w:gridSpan w:val="3"/>
            <w:vAlign w:val="top"/>
          </w:tcPr>
          <w:p w14:paraId="62A59A18">
            <w:pPr>
              <w:spacing w:before="68" w:line="270" w:lineRule="auto"/>
              <w:ind w:left="111" w:right="424" w:firstLine="11"/>
              <w:rPr>
                <w:rFonts w:ascii="宋体" w:hAnsi="宋体" w:eastAsia="宋体" w:cs="宋体"/>
                <w:sz w:val="18"/>
                <w:szCs w:val="18"/>
              </w:rPr>
            </w:pPr>
            <w:r>
              <w:rPr>
                <w:rFonts w:ascii="宋体" w:hAnsi="宋体" w:eastAsia="宋体" w:cs="宋体"/>
                <w:spacing w:val="-2"/>
                <w:sz w:val="18"/>
                <w:szCs w:val="18"/>
              </w:rPr>
              <w:t>1．灭火器是否放在指定位置，放置位置是否干燥通风，防止筒体受潮腐蚀；</w:t>
            </w:r>
            <w:r>
              <w:rPr>
                <w:rFonts w:ascii="宋体" w:hAnsi="宋体" w:eastAsia="宋体" w:cs="宋体"/>
                <w:spacing w:val="5"/>
                <w:sz w:val="18"/>
                <w:szCs w:val="18"/>
              </w:rPr>
              <w:t xml:space="preserve"> </w:t>
            </w:r>
            <w:r>
              <w:rPr>
                <w:rFonts w:ascii="宋体" w:hAnsi="宋体" w:eastAsia="宋体" w:cs="宋体"/>
                <w:spacing w:val="-2"/>
                <w:sz w:val="18"/>
                <w:szCs w:val="18"/>
              </w:rPr>
              <w:t>2.灭火器周边是否被其它物品遮挡或圈占，影响取用。</w:t>
            </w:r>
          </w:p>
        </w:tc>
      </w:tr>
      <w:tr w14:paraId="74049B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694" w:type="dxa"/>
            <w:vAlign w:val="top"/>
          </w:tcPr>
          <w:p w14:paraId="483BDF5A">
            <w:pPr>
              <w:spacing w:before="227" w:line="220" w:lineRule="auto"/>
              <w:ind w:left="993"/>
              <w:rPr>
                <w:rFonts w:ascii="宋体" w:hAnsi="宋体" w:eastAsia="宋体" w:cs="宋体"/>
                <w:sz w:val="18"/>
                <w:szCs w:val="18"/>
              </w:rPr>
            </w:pPr>
            <w:r>
              <w:rPr>
                <w:rFonts w:ascii="宋体" w:hAnsi="宋体" w:eastAsia="宋体" w:cs="宋体"/>
                <w:spacing w:val="-2"/>
                <w:sz w:val="18"/>
                <w:szCs w:val="18"/>
              </w:rPr>
              <w:t>灭火器箱</w:t>
            </w:r>
          </w:p>
        </w:tc>
        <w:tc>
          <w:tcPr>
            <w:tcW w:w="6521" w:type="dxa"/>
            <w:gridSpan w:val="3"/>
            <w:vAlign w:val="top"/>
          </w:tcPr>
          <w:p w14:paraId="4ED079AE">
            <w:pPr>
              <w:spacing w:before="69" w:line="220" w:lineRule="auto"/>
              <w:ind w:left="122"/>
              <w:rPr>
                <w:rFonts w:ascii="宋体" w:hAnsi="宋体" w:eastAsia="宋体" w:cs="宋体"/>
                <w:sz w:val="18"/>
                <w:szCs w:val="18"/>
              </w:rPr>
            </w:pPr>
            <w:r>
              <w:rPr>
                <w:rFonts w:ascii="宋体" w:hAnsi="宋体" w:eastAsia="宋体" w:cs="宋体"/>
                <w:spacing w:val="-3"/>
                <w:sz w:val="18"/>
                <w:szCs w:val="18"/>
              </w:rPr>
              <w:t>1.灭火器箱盖是否处于关闭状态；</w:t>
            </w:r>
          </w:p>
          <w:p w14:paraId="4FCB7038">
            <w:pPr>
              <w:spacing w:before="97" w:line="220" w:lineRule="auto"/>
              <w:ind w:left="111"/>
              <w:rPr>
                <w:rFonts w:ascii="宋体" w:hAnsi="宋体" w:eastAsia="宋体" w:cs="宋体"/>
                <w:sz w:val="18"/>
                <w:szCs w:val="18"/>
              </w:rPr>
            </w:pPr>
            <w:r>
              <w:rPr>
                <w:rFonts w:ascii="宋体" w:hAnsi="宋体" w:eastAsia="宋体" w:cs="宋体"/>
                <w:spacing w:val="-2"/>
                <w:sz w:val="18"/>
                <w:szCs w:val="18"/>
              </w:rPr>
              <w:t>2.箱体箱门清洁、无损坏，箱内无杂物。</w:t>
            </w:r>
          </w:p>
        </w:tc>
      </w:tr>
      <w:tr w14:paraId="332D04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6" w:hRule="atLeast"/>
        </w:trPr>
        <w:tc>
          <w:tcPr>
            <w:tcW w:w="2694" w:type="dxa"/>
            <w:vAlign w:val="top"/>
          </w:tcPr>
          <w:p w14:paraId="0141879B">
            <w:pPr>
              <w:pStyle w:val="9"/>
              <w:spacing w:line="263" w:lineRule="auto"/>
            </w:pPr>
          </w:p>
          <w:p w14:paraId="5B627D3F">
            <w:pPr>
              <w:pStyle w:val="9"/>
              <w:spacing w:line="263" w:lineRule="auto"/>
            </w:pPr>
          </w:p>
          <w:p w14:paraId="59E9C821">
            <w:pPr>
              <w:pStyle w:val="9"/>
              <w:spacing w:line="263" w:lineRule="auto"/>
            </w:pPr>
          </w:p>
          <w:p w14:paraId="46008047">
            <w:pPr>
              <w:spacing w:before="58" w:line="219" w:lineRule="auto"/>
              <w:ind w:left="898"/>
              <w:rPr>
                <w:rFonts w:ascii="宋体" w:hAnsi="宋体" w:eastAsia="宋体" w:cs="宋体"/>
                <w:sz w:val="18"/>
                <w:szCs w:val="18"/>
              </w:rPr>
            </w:pPr>
            <w:r>
              <w:rPr>
                <w:rFonts w:ascii="宋体" w:hAnsi="宋体" w:eastAsia="宋体" w:cs="宋体"/>
                <w:spacing w:val="-2"/>
                <w:sz w:val="18"/>
                <w:szCs w:val="18"/>
              </w:rPr>
              <w:t>干粉灭火器</w:t>
            </w:r>
          </w:p>
        </w:tc>
        <w:tc>
          <w:tcPr>
            <w:tcW w:w="6521" w:type="dxa"/>
            <w:gridSpan w:val="3"/>
            <w:vAlign w:val="top"/>
          </w:tcPr>
          <w:p w14:paraId="0E596F42">
            <w:pPr>
              <w:spacing w:before="69" w:line="220" w:lineRule="auto"/>
              <w:ind w:left="122"/>
              <w:rPr>
                <w:rFonts w:ascii="宋体" w:hAnsi="宋体" w:eastAsia="宋体" w:cs="宋体"/>
                <w:sz w:val="18"/>
                <w:szCs w:val="18"/>
              </w:rPr>
            </w:pPr>
            <w:r>
              <w:rPr>
                <w:rFonts w:ascii="宋体" w:hAnsi="宋体" w:eastAsia="宋体" w:cs="宋体"/>
                <w:spacing w:val="-3"/>
                <w:sz w:val="18"/>
                <w:szCs w:val="18"/>
              </w:rPr>
              <w:t>1.筒体无锈蚀、变形现象，名牌完整清晰；</w:t>
            </w:r>
          </w:p>
          <w:p w14:paraId="00D9E2C5">
            <w:pPr>
              <w:spacing w:before="97" w:line="312" w:lineRule="exact"/>
              <w:ind w:left="111"/>
              <w:rPr>
                <w:rFonts w:ascii="宋体" w:hAnsi="宋体" w:eastAsia="宋体" w:cs="宋体"/>
                <w:sz w:val="18"/>
                <w:szCs w:val="18"/>
              </w:rPr>
            </w:pPr>
            <w:r>
              <w:rPr>
                <w:rFonts w:ascii="宋体" w:hAnsi="宋体" w:eastAsia="宋体" w:cs="宋体"/>
                <w:spacing w:val="-8"/>
                <w:position w:val="9"/>
                <w:sz w:val="18"/>
                <w:szCs w:val="18"/>
              </w:rPr>
              <w:t>2.喷嘴无变形、开裂、损伤，</w:t>
            </w:r>
            <w:r>
              <w:rPr>
                <w:rFonts w:ascii="宋体" w:hAnsi="宋体" w:eastAsia="宋体" w:cs="宋体"/>
                <w:spacing w:val="62"/>
                <w:position w:val="9"/>
                <w:sz w:val="18"/>
                <w:szCs w:val="18"/>
              </w:rPr>
              <w:t xml:space="preserve"> </w:t>
            </w:r>
            <w:r>
              <w:rPr>
                <w:rFonts w:ascii="宋体" w:hAnsi="宋体" w:eastAsia="宋体" w:cs="宋体"/>
                <w:spacing w:val="-8"/>
                <w:position w:val="9"/>
                <w:sz w:val="18"/>
                <w:szCs w:val="18"/>
              </w:rPr>
              <w:t>喷射软管无变形、损坏；</w:t>
            </w:r>
          </w:p>
          <w:p w14:paraId="196A77AA">
            <w:pPr>
              <w:spacing w:line="219" w:lineRule="auto"/>
              <w:ind w:left="112"/>
              <w:rPr>
                <w:rFonts w:ascii="宋体" w:hAnsi="宋体" w:eastAsia="宋体" w:cs="宋体"/>
                <w:sz w:val="18"/>
                <w:szCs w:val="18"/>
              </w:rPr>
            </w:pPr>
            <w:r>
              <w:rPr>
                <w:rFonts w:ascii="宋体" w:hAnsi="宋体" w:eastAsia="宋体" w:cs="宋体"/>
                <w:spacing w:val="-3"/>
                <w:sz w:val="18"/>
                <w:szCs w:val="18"/>
              </w:rPr>
              <w:t>3.压力表外观完好，指针处于绿区；</w:t>
            </w:r>
          </w:p>
          <w:p w14:paraId="5DBBF21D">
            <w:pPr>
              <w:spacing w:before="98" w:line="312" w:lineRule="exact"/>
              <w:ind w:left="108"/>
              <w:rPr>
                <w:rFonts w:ascii="宋体" w:hAnsi="宋体" w:eastAsia="宋体" w:cs="宋体"/>
                <w:sz w:val="18"/>
                <w:szCs w:val="18"/>
              </w:rPr>
            </w:pPr>
            <w:r>
              <w:rPr>
                <w:rFonts w:ascii="宋体" w:hAnsi="宋体" w:eastAsia="宋体" w:cs="宋体"/>
                <w:spacing w:val="-2"/>
                <w:position w:val="9"/>
                <w:sz w:val="18"/>
                <w:szCs w:val="18"/>
              </w:rPr>
              <w:t>4.压把等金属件无严重变形、损坏、锈蚀等影响使用的缺陷；</w:t>
            </w:r>
          </w:p>
          <w:p w14:paraId="1B8C0590">
            <w:pPr>
              <w:spacing w:line="219" w:lineRule="auto"/>
              <w:ind w:left="112"/>
              <w:rPr>
                <w:rFonts w:ascii="宋体" w:hAnsi="宋体" w:eastAsia="宋体" w:cs="宋体"/>
                <w:sz w:val="18"/>
                <w:szCs w:val="18"/>
              </w:rPr>
            </w:pPr>
            <w:r>
              <w:rPr>
                <w:rFonts w:ascii="宋体" w:hAnsi="宋体" w:eastAsia="宋体" w:cs="宋体"/>
                <w:spacing w:val="-3"/>
                <w:sz w:val="18"/>
                <w:szCs w:val="18"/>
              </w:rPr>
              <w:t>5.铅封及插销完好无损，未曾动用；</w:t>
            </w:r>
          </w:p>
          <w:p w14:paraId="39443C07">
            <w:pPr>
              <w:spacing w:before="98" w:line="220" w:lineRule="auto"/>
              <w:ind w:left="110"/>
              <w:rPr>
                <w:rFonts w:ascii="宋体" w:hAnsi="宋体" w:eastAsia="宋体" w:cs="宋体"/>
                <w:sz w:val="18"/>
                <w:szCs w:val="18"/>
              </w:rPr>
            </w:pPr>
            <w:r>
              <w:rPr>
                <w:rFonts w:ascii="宋体" w:hAnsi="宋体" w:eastAsia="宋体" w:cs="宋体"/>
                <w:spacing w:val="-2"/>
                <w:sz w:val="18"/>
                <w:szCs w:val="18"/>
              </w:rPr>
              <w:t>6.生产厂家、生产日期清晰可见。</w:t>
            </w:r>
          </w:p>
        </w:tc>
      </w:tr>
      <w:tr w14:paraId="1DDC96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72" w:hRule="atLeast"/>
        </w:trPr>
        <w:tc>
          <w:tcPr>
            <w:tcW w:w="2694" w:type="dxa"/>
            <w:vAlign w:val="top"/>
          </w:tcPr>
          <w:p w14:paraId="5A629B3A">
            <w:pPr>
              <w:pStyle w:val="9"/>
              <w:spacing w:line="317" w:lineRule="auto"/>
            </w:pPr>
          </w:p>
          <w:p w14:paraId="73BA818D">
            <w:pPr>
              <w:pStyle w:val="9"/>
              <w:spacing w:line="318" w:lineRule="auto"/>
            </w:pPr>
          </w:p>
          <w:p w14:paraId="0B65E743">
            <w:pPr>
              <w:spacing w:before="58" w:line="219" w:lineRule="auto"/>
              <w:ind w:left="722"/>
              <w:rPr>
                <w:rFonts w:ascii="宋体" w:hAnsi="宋体" w:eastAsia="宋体" w:cs="宋体"/>
                <w:sz w:val="18"/>
                <w:szCs w:val="18"/>
              </w:rPr>
            </w:pPr>
            <w:r>
              <w:rPr>
                <w:rFonts w:ascii="宋体" w:hAnsi="宋体" w:eastAsia="宋体" w:cs="宋体"/>
                <w:spacing w:val="-2"/>
                <w:sz w:val="18"/>
                <w:szCs w:val="18"/>
              </w:rPr>
              <w:t>二氧化碳灭火器</w:t>
            </w:r>
          </w:p>
        </w:tc>
        <w:tc>
          <w:tcPr>
            <w:tcW w:w="6521" w:type="dxa"/>
            <w:gridSpan w:val="3"/>
            <w:vAlign w:val="top"/>
          </w:tcPr>
          <w:p w14:paraId="52090BD7">
            <w:pPr>
              <w:spacing w:before="70" w:line="270" w:lineRule="auto"/>
              <w:ind w:left="111" w:right="195" w:firstLine="11"/>
              <w:rPr>
                <w:rFonts w:ascii="宋体" w:hAnsi="宋体" w:eastAsia="宋体" w:cs="宋体"/>
                <w:sz w:val="18"/>
                <w:szCs w:val="18"/>
              </w:rPr>
            </w:pPr>
            <w:r>
              <w:rPr>
                <w:rFonts w:ascii="宋体" w:hAnsi="宋体" w:eastAsia="宋体" w:cs="宋体"/>
                <w:spacing w:val="-2"/>
                <w:sz w:val="18"/>
                <w:szCs w:val="18"/>
              </w:rPr>
              <w:t>1.存放位置符合要求，不得处于暴晒、高温环境；环境温度-5~45</w:t>
            </w:r>
            <w:r>
              <w:rPr>
                <w:rFonts w:ascii="宋体" w:hAnsi="宋体" w:eastAsia="宋体" w:cs="宋体"/>
                <w:spacing w:val="-28"/>
                <w:sz w:val="18"/>
                <w:szCs w:val="18"/>
              </w:rPr>
              <w:t xml:space="preserve"> </w:t>
            </w:r>
            <w:r>
              <w:rPr>
                <w:rFonts w:ascii="宋体" w:hAnsi="宋体" w:eastAsia="宋体" w:cs="宋体"/>
                <w:spacing w:val="-2"/>
                <w:sz w:val="18"/>
                <w:szCs w:val="18"/>
              </w:rPr>
              <w:t>摄氏度为宜；</w:t>
            </w:r>
            <w:r>
              <w:rPr>
                <w:rFonts w:ascii="宋体" w:hAnsi="宋体" w:eastAsia="宋体" w:cs="宋体"/>
                <w:sz w:val="18"/>
                <w:szCs w:val="18"/>
              </w:rPr>
              <w:t xml:space="preserve"> </w:t>
            </w:r>
            <w:r>
              <w:rPr>
                <w:rFonts w:ascii="宋体" w:hAnsi="宋体" w:eastAsia="宋体" w:cs="宋体"/>
                <w:spacing w:val="-2"/>
                <w:sz w:val="18"/>
                <w:szCs w:val="18"/>
              </w:rPr>
              <w:t>2.喷筒和喷射管道无堵塞、腐蚀和损坏，是否有防冻伤措施；</w:t>
            </w:r>
          </w:p>
          <w:p w14:paraId="37DE8D19">
            <w:pPr>
              <w:spacing w:before="97" w:line="312" w:lineRule="exact"/>
              <w:ind w:left="112"/>
              <w:rPr>
                <w:rFonts w:ascii="宋体" w:hAnsi="宋体" w:eastAsia="宋体" w:cs="宋体"/>
                <w:sz w:val="18"/>
                <w:szCs w:val="18"/>
              </w:rPr>
            </w:pPr>
            <w:r>
              <w:rPr>
                <w:rFonts w:ascii="宋体" w:hAnsi="宋体" w:eastAsia="宋体" w:cs="宋体"/>
                <w:spacing w:val="-2"/>
                <w:position w:val="9"/>
                <w:sz w:val="18"/>
                <w:szCs w:val="18"/>
              </w:rPr>
              <w:t>3.压把等金属件无严重变形、损伤、锈蚀等影响使用的缺陷；</w:t>
            </w:r>
          </w:p>
          <w:p w14:paraId="65BE4FFE">
            <w:pPr>
              <w:spacing w:line="219" w:lineRule="auto"/>
              <w:ind w:left="108"/>
              <w:rPr>
                <w:rFonts w:ascii="宋体" w:hAnsi="宋体" w:eastAsia="宋体" w:cs="宋体"/>
                <w:sz w:val="18"/>
                <w:szCs w:val="18"/>
              </w:rPr>
            </w:pPr>
            <w:r>
              <w:rPr>
                <w:rFonts w:ascii="宋体" w:hAnsi="宋体" w:eastAsia="宋体" w:cs="宋体"/>
                <w:spacing w:val="-2"/>
                <w:sz w:val="18"/>
                <w:szCs w:val="18"/>
              </w:rPr>
              <w:t>4.铅封及插销完好无损，未曾动用；</w:t>
            </w:r>
          </w:p>
          <w:p w14:paraId="29EE453E">
            <w:pPr>
              <w:spacing w:before="97" w:line="220" w:lineRule="auto"/>
              <w:ind w:left="112"/>
              <w:rPr>
                <w:rFonts w:ascii="宋体" w:hAnsi="宋体" w:eastAsia="宋体" w:cs="宋体"/>
                <w:sz w:val="18"/>
                <w:szCs w:val="18"/>
              </w:rPr>
            </w:pPr>
            <w:r>
              <w:rPr>
                <w:rFonts w:ascii="宋体" w:hAnsi="宋体" w:eastAsia="宋体" w:cs="宋体"/>
                <w:spacing w:val="-2"/>
                <w:sz w:val="18"/>
                <w:szCs w:val="18"/>
              </w:rPr>
              <w:t>5. 生产厂家、生产日期清晰可见。</w:t>
            </w:r>
          </w:p>
        </w:tc>
      </w:tr>
    </w:tbl>
    <w:p w14:paraId="4E07BDA0">
      <w:pPr>
        <w:spacing w:before="114" w:line="405" w:lineRule="exact"/>
        <w:ind w:left="83"/>
        <w:rPr>
          <w:rFonts w:ascii="宋体" w:hAnsi="宋体" w:eastAsia="宋体" w:cs="宋体"/>
          <w:sz w:val="18"/>
          <w:szCs w:val="18"/>
        </w:rPr>
      </w:pPr>
      <w:r>
        <w:rPr>
          <w:rFonts w:ascii="宋体" w:hAnsi="宋体" w:eastAsia="宋体" w:cs="宋体"/>
          <w:spacing w:val="-5"/>
          <w:position w:val="17"/>
          <w:sz w:val="18"/>
          <w:szCs w:val="18"/>
          <w14:textOutline w14:w="3265" w14:cap="flat" w14:cmpd="sng">
            <w14:solidFill>
              <w14:srgbClr w14:val="000000"/>
            </w14:solidFill>
            <w14:prstDash w14:val="solid"/>
            <w14:miter w14:val="0"/>
          </w14:textOutline>
        </w:rPr>
        <w:t>备注：</w:t>
      </w:r>
      <w:r>
        <w:rPr>
          <w:rFonts w:ascii="宋体" w:hAnsi="宋体" w:eastAsia="宋体" w:cs="宋体"/>
          <w:spacing w:val="-24"/>
          <w:position w:val="17"/>
          <w:sz w:val="18"/>
          <w:szCs w:val="18"/>
        </w:rPr>
        <w:t xml:space="preserve"> </w:t>
      </w:r>
      <w:r>
        <w:rPr>
          <w:rFonts w:ascii="宋体" w:hAnsi="宋体" w:eastAsia="宋体" w:cs="宋体"/>
          <w:spacing w:val="-5"/>
          <w:position w:val="17"/>
          <w:sz w:val="18"/>
          <w:szCs w:val="18"/>
          <w14:textOutline w14:w="3265" w14:cap="flat" w14:cmpd="sng">
            <w14:solidFill>
              <w14:srgbClr w14:val="000000"/>
            </w14:solidFill>
            <w14:prstDash w14:val="solid"/>
            <w14:miter w14:val="0"/>
          </w14:textOutline>
        </w:rPr>
        <w:t>①消防器材每月检查一次，</w:t>
      </w:r>
      <w:r>
        <w:rPr>
          <w:rFonts w:ascii="宋体" w:hAnsi="宋体" w:eastAsia="宋体" w:cs="宋体"/>
          <w:spacing w:val="-20"/>
          <w:position w:val="17"/>
          <w:sz w:val="18"/>
          <w:szCs w:val="18"/>
        </w:rPr>
        <w:t xml:space="preserve"> </w:t>
      </w:r>
      <w:r>
        <w:rPr>
          <w:rFonts w:ascii="宋体" w:hAnsi="宋体" w:eastAsia="宋体" w:cs="宋体"/>
          <w:spacing w:val="-5"/>
          <w:position w:val="17"/>
          <w:sz w:val="18"/>
          <w:szCs w:val="18"/>
          <w14:textOutline w14:w="3265" w14:cap="flat" w14:cmpd="sng">
            <w14:solidFill>
              <w14:srgbClr w14:val="000000"/>
            </w14:solidFill>
            <w14:prstDash w14:val="solid"/>
            <w14:miter w14:val="0"/>
          </w14:textOutline>
        </w:rPr>
        <w:t>如有异常需立即进行维修或更换；②</w:t>
      </w:r>
      <w:r>
        <w:rPr>
          <w:rFonts w:ascii="宋体" w:hAnsi="宋体" w:eastAsia="宋体" w:cs="宋体"/>
          <w:spacing w:val="-6"/>
          <w:position w:val="17"/>
          <w:sz w:val="18"/>
          <w:szCs w:val="18"/>
          <w14:textOutline w14:w="3265" w14:cap="flat" w14:cmpd="sng">
            <w14:solidFill>
              <w14:srgbClr w14:val="000000"/>
            </w14:solidFill>
            <w14:prstDash w14:val="solid"/>
            <w14:miter w14:val="0"/>
          </w14:textOutline>
        </w:rPr>
        <w:t>检查情况正常打“√</w:t>
      </w:r>
      <w:r>
        <w:rPr>
          <w:rFonts w:ascii="宋体" w:hAnsi="宋体" w:eastAsia="宋体" w:cs="宋体"/>
          <w:spacing w:val="-64"/>
          <w:position w:val="17"/>
          <w:sz w:val="18"/>
          <w:szCs w:val="18"/>
        </w:rPr>
        <w:t xml:space="preserve"> </w:t>
      </w:r>
      <w:r>
        <w:rPr>
          <w:rFonts w:ascii="宋体" w:hAnsi="宋体" w:eastAsia="宋体" w:cs="宋体"/>
          <w:spacing w:val="-6"/>
          <w:position w:val="17"/>
          <w:sz w:val="18"/>
          <w:szCs w:val="18"/>
          <w14:textOutline w14:w="3265" w14:cap="flat" w14:cmpd="sng">
            <w14:solidFill>
              <w14:srgbClr w14:val="000000"/>
            </w14:solidFill>
            <w14:prstDash w14:val="solid"/>
            <w14:miter w14:val="0"/>
          </w14:textOutline>
        </w:rPr>
        <w:t>”,</w:t>
      </w:r>
      <w:r>
        <w:rPr>
          <w:rFonts w:ascii="宋体" w:hAnsi="宋体" w:eastAsia="宋体" w:cs="宋体"/>
          <w:spacing w:val="-6"/>
          <w:position w:val="17"/>
          <w:sz w:val="18"/>
          <w:szCs w:val="18"/>
        </w:rPr>
        <w:t xml:space="preserve"> </w:t>
      </w:r>
      <w:r>
        <w:rPr>
          <w:rFonts w:ascii="宋体" w:hAnsi="宋体" w:eastAsia="宋体" w:cs="宋体"/>
          <w:spacing w:val="-6"/>
          <w:position w:val="17"/>
          <w:sz w:val="18"/>
          <w:szCs w:val="18"/>
          <w14:textOutline w14:w="3265" w14:cap="flat" w14:cmpd="sng">
            <w14:solidFill>
              <w14:srgbClr w14:val="000000"/>
            </w14:solidFill>
            <w14:prstDash w14:val="solid"/>
            <w14:miter w14:val="0"/>
          </w14:textOutline>
        </w:rPr>
        <w:t>异常打“×”并简要</w:t>
      </w:r>
    </w:p>
    <w:p w14:paraId="6B87D28E">
      <w:pPr>
        <w:spacing w:line="184" w:lineRule="auto"/>
        <w:ind w:left="82"/>
        <w:rPr>
          <w:rFonts w:ascii="宋体" w:hAnsi="宋体" w:eastAsia="宋体" w:cs="宋体"/>
          <w:sz w:val="18"/>
          <w:szCs w:val="18"/>
        </w:rPr>
      </w:pPr>
      <w:r>
        <w:rPr>
          <w:rFonts w:ascii="宋体" w:hAnsi="宋体" w:eastAsia="宋体" w:cs="宋体"/>
          <w:spacing w:val="-1"/>
          <w:sz w:val="18"/>
          <w:szCs w:val="18"/>
          <w14:textOutline w14:w="3265" w14:cap="flat" w14:cmpd="sng">
            <w14:solidFill>
              <w14:srgbClr w14:val="000000"/>
            </w14:solidFill>
            <w14:prstDash w14:val="solid"/>
            <w14:miter w14:val="0"/>
          </w14:textOutline>
        </w:rPr>
        <w:t>描述记录异常原因。③各使用单位应根据配置消防器材类型调整本表</w:t>
      </w:r>
      <w:r>
        <w:rPr>
          <w:rFonts w:ascii="宋体" w:hAnsi="宋体" w:eastAsia="宋体" w:cs="宋体"/>
          <w:spacing w:val="-2"/>
          <w:sz w:val="18"/>
          <w:szCs w:val="18"/>
          <w14:textOutline w14:w="3265" w14:cap="flat" w14:cmpd="sng">
            <w14:solidFill>
              <w14:srgbClr w14:val="000000"/>
            </w14:solidFill>
            <w14:prstDash w14:val="solid"/>
            <w14:miter w14:val="0"/>
          </w14:textOutline>
        </w:rPr>
        <w:t>“检查内容”，确保内容与实际相符。</w:t>
      </w:r>
    </w:p>
    <w:sectPr>
      <w:type w:val="continuous"/>
      <w:pgSz w:w="11907" w:h="16839"/>
      <w:pgMar w:top="1507" w:right="1341" w:bottom="1411" w:left="1344" w:header="852" w:footer="1234" w:gutter="0"/>
      <w:pgNumType w:fmt="decimal"/>
      <w:cols w:equalWidth="0" w:num="1">
        <w:col w:w="9221"/>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C6561">
    <w:pPr>
      <w:pStyle w:val="3"/>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AD093">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501AD093">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8FF3B">
    <w:pPr>
      <w:spacing w:line="170" w:lineRule="auto"/>
      <w:ind w:left="4526"/>
      <w:rPr>
        <w:rFonts w:ascii="宋体" w:hAnsi="宋体" w:eastAsia="宋体" w:cs="宋体"/>
        <w:sz w:val="18"/>
        <w:szCs w:val="18"/>
      </w:rPr>
    </w:pPr>
    <w:ins w:id="0" w:author="随遇而安" w:date="2023-09-04T08:23:18Z">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E8AE10">
                            <w:pPr>
                              <w:pStyle w:val="3"/>
                            </w:pPr>
                            <w:ins w:id="2" w:author="随遇而安" w:date="2023-09-04T08:23:18Z">
                              <w:r>
                                <w:rPr/>
                                <w:fldChar w:fldCharType="begin"/>
                              </w:r>
                            </w:ins>
                            <w:ins w:id="3" w:author="随遇而安" w:date="2023-09-04T08:23:18Z">
                              <w:r>
                                <w:rPr/>
                                <w:instrText xml:space="preserve"> PAGE  \* MERGEFORMAT </w:instrText>
                              </w:r>
                            </w:ins>
                            <w:ins w:id="4" w:author="随遇而安" w:date="2023-09-04T08:23:18Z">
                              <w:r>
                                <w:rPr/>
                                <w:fldChar w:fldCharType="separate"/>
                              </w:r>
                            </w:ins>
                            <w:ins w:id="5" w:author="随遇而安" w:date="2023-09-04T08:23:18Z">
                              <w:r>
                                <w:rPr/>
                                <w:t>3</w:t>
                              </w:r>
                            </w:ins>
                            <w:ins w:id="6" w:author="随遇而安" w:date="2023-09-04T08:23:18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9E8AE10">
                      <w:pPr>
                        <w:pStyle w:val="3"/>
                      </w:pPr>
                      <w:ins w:id="7" w:author="随遇而安" w:date="2023-09-04T08:23:18Z">
                        <w:r>
                          <w:rPr/>
                          <w:fldChar w:fldCharType="begin"/>
                        </w:r>
                      </w:ins>
                      <w:ins w:id="8" w:author="随遇而安" w:date="2023-09-04T08:23:18Z">
                        <w:r>
                          <w:rPr/>
                          <w:instrText xml:space="preserve"> PAGE  \* MERGEFORMAT </w:instrText>
                        </w:r>
                      </w:ins>
                      <w:ins w:id="9" w:author="随遇而安" w:date="2023-09-04T08:23:18Z">
                        <w:r>
                          <w:rPr/>
                          <w:fldChar w:fldCharType="separate"/>
                        </w:r>
                      </w:ins>
                      <w:ins w:id="10" w:author="随遇而安" w:date="2023-09-04T08:23:18Z">
                        <w:r>
                          <w:rPr/>
                          <w:t>3</w:t>
                        </w:r>
                      </w:ins>
                      <w:ins w:id="11" w:author="随遇而安" w:date="2023-09-04T08:23:18Z">
                        <w:r>
                          <w:rPr/>
                          <w:fldChar w:fldCharType="end"/>
                        </w:r>
                      </w:ins>
                    </w:p>
                  </w:txbxContent>
                </v:textbox>
              </v:shape>
            </w:pict>
          </mc:Fallback>
        </mc:AlternateContent>
      </w:r>
    </w:ins>
    <w:del w:id="12" w:author="随遇而安" w:date="2023-08-15T17:12:10Z">
      <w:r>
        <w:rPr>
          <w:rFonts w:ascii="宋体" w:hAnsi="宋体" w:eastAsia="宋体" w:cs="宋体"/>
          <w:sz w:val="18"/>
          <w:szCs w:val="18"/>
        </w:rPr>
        <w:delText>6</w:delText>
      </w:r>
    </w:del>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4278A">
    <w:pPr>
      <w:spacing w:line="171" w:lineRule="auto"/>
      <w:ind w:left="7146"/>
      <w:rPr>
        <w:rFonts w:ascii="宋体" w:hAnsi="宋体" w:eastAsia="宋体" w:cs="宋体"/>
        <w:sz w:val="18"/>
        <w:szCs w:val="18"/>
      </w:rPr>
    </w:pPr>
    <w:ins w:id="13" w:author="随遇而安" w:date="2023-09-04T08:23:18Z">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9E6A52">
                            <w:pPr>
                              <w:pStyle w:val="3"/>
                            </w:pPr>
                            <w:ins w:id="15" w:author="随遇而安" w:date="2023-09-04T08:23:18Z">
                              <w:r>
                                <w:rPr/>
                                <w:fldChar w:fldCharType="begin"/>
                              </w:r>
                            </w:ins>
                            <w:ins w:id="16" w:author="随遇而安" w:date="2023-09-04T08:23:18Z">
                              <w:r>
                                <w:rPr/>
                                <w:instrText xml:space="preserve"> PAGE  \* MERGEFORMAT </w:instrText>
                              </w:r>
                            </w:ins>
                            <w:ins w:id="17" w:author="随遇而安" w:date="2023-09-04T08:23:18Z">
                              <w:r>
                                <w:rPr/>
                                <w:fldChar w:fldCharType="separate"/>
                              </w:r>
                            </w:ins>
                            <w:ins w:id="18" w:author="随遇而安" w:date="2023-09-04T08:23:18Z">
                              <w:r>
                                <w:rPr/>
                                <w:t>12</w:t>
                              </w:r>
                            </w:ins>
                            <w:ins w:id="19" w:author="随遇而安" w:date="2023-09-04T08:23:18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B9E6A52">
                      <w:pPr>
                        <w:pStyle w:val="3"/>
                      </w:pPr>
                      <w:ins w:id="20" w:author="随遇而安" w:date="2023-09-04T08:23:18Z">
                        <w:r>
                          <w:rPr/>
                          <w:fldChar w:fldCharType="begin"/>
                        </w:r>
                      </w:ins>
                      <w:ins w:id="21" w:author="随遇而安" w:date="2023-09-04T08:23:18Z">
                        <w:r>
                          <w:rPr/>
                          <w:instrText xml:space="preserve"> PAGE  \* MERGEFORMAT </w:instrText>
                        </w:r>
                      </w:ins>
                      <w:ins w:id="22" w:author="随遇而安" w:date="2023-09-04T08:23:18Z">
                        <w:r>
                          <w:rPr/>
                          <w:fldChar w:fldCharType="separate"/>
                        </w:r>
                      </w:ins>
                      <w:ins w:id="23" w:author="随遇而安" w:date="2023-09-04T08:23:18Z">
                        <w:r>
                          <w:rPr/>
                          <w:t>12</w:t>
                        </w:r>
                      </w:ins>
                      <w:ins w:id="24" w:author="随遇而安" w:date="2023-09-04T08:23:18Z">
                        <w:r>
                          <w:rPr/>
                          <w:fldChar w:fldCharType="end"/>
                        </w:r>
                      </w:ins>
                    </w:p>
                  </w:txbxContent>
                </v:textbox>
              </v:shape>
            </w:pict>
          </mc:Fallback>
        </mc:AlternateContent>
      </w:r>
    </w:ins>
    <w:r>
      <w:rPr>
        <w:rFonts w:ascii="宋体" w:hAnsi="宋体" w:eastAsia="宋体" w:cs="宋体"/>
        <w:sz w:val="18"/>
        <w:szCs w:val="18"/>
      </w:rPr>
      <w:t>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8C659">
    <w:pPr>
      <w:spacing w:line="170" w:lineRule="auto"/>
      <w:ind w:left="4571"/>
      <w:rPr>
        <w:rFonts w:ascii="宋体" w:hAnsi="宋体" w:eastAsia="宋体" w:cs="宋体"/>
        <w:sz w:val="18"/>
        <w:szCs w:val="18"/>
      </w:rPr>
    </w:pPr>
    <w:ins w:id="25" w:author="随遇而安" w:date="2023-09-04T08:23:18Z">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FF35A9">
                            <w:pPr>
                              <w:pStyle w:val="3"/>
                            </w:pPr>
                            <w:ins w:id="27" w:author="随遇而安" w:date="2023-09-04T08:23:18Z">
                              <w:r>
                                <w:rPr/>
                                <w:fldChar w:fldCharType="begin"/>
                              </w:r>
                            </w:ins>
                            <w:ins w:id="28" w:author="随遇而安" w:date="2023-09-04T08:23:18Z">
                              <w:r>
                                <w:rPr/>
                                <w:instrText xml:space="preserve"> PAGE  \* MERGEFORMAT </w:instrText>
                              </w:r>
                            </w:ins>
                            <w:ins w:id="29" w:author="随遇而安" w:date="2023-09-04T08:23:18Z">
                              <w:r>
                                <w:rPr/>
                                <w:fldChar w:fldCharType="separate"/>
                              </w:r>
                            </w:ins>
                            <w:ins w:id="30" w:author="随遇而安" w:date="2023-09-04T08:23:18Z">
                              <w:r>
                                <w:rPr/>
                                <w:t>13</w:t>
                              </w:r>
                            </w:ins>
                            <w:ins w:id="31" w:author="随遇而安" w:date="2023-09-04T08:23:18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4FF35A9">
                      <w:pPr>
                        <w:pStyle w:val="3"/>
                      </w:pPr>
                      <w:ins w:id="32" w:author="随遇而安" w:date="2023-09-04T08:23:18Z">
                        <w:r>
                          <w:rPr/>
                          <w:fldChar w:fldCharType="begin"/>
                        </w:r>
                      </w:ins>
                      <w:ins w:id="33" w:author="随遇而安" w:date="2023-09-04T08:23:18Z">
                        <w:r>
                          <w:rPr/>
                          <w:instrText xml:space="preserve"> PAGE  \* MERGEFORMAT </w:instrText>
                        </w:r>
                      </w:ins>
                      <w:ins w:id="34" w:author="随遇而安" w:date="2023-09-04T08:23:18Z">
                        <w:r>
                          <w:rPr/>
                          <w:fldChar w:fldCharType="separate"/>
                        </w:r>
                      </w:ins>
                      <w:ins w:id="35" w:author="随遇而安" w:date="2023-09-04T08:23:18Z">
                        <w:r>
                          <w:rPr/>
                          <w:t>13</w:t>
                        </w:r>
                      </w:ins>
                      <w:ins w:id="36" w:author="随遇而安" w:date="2023-09-04T08:23:18Z">
                        <w:r>
                          <w:rPr/>
                          <w:fldChar w:fldCharType="end"/>
                        </w:r>
                      </w:ins>
                    </w:p>
                  </w:txbxContent>
                </v:textbox>
              </v:shape>
            </w:pict>
          </mc:Fallback>
        </mc:AlternateContent>
      </w:r>
    </w:ins>
    <w:r>
      <w:rPr>
        <w:rFonts w:ascii="宋体" w:hAnsi="宋体" w:eastAsia="宋体" w:cs="宋体"/>
        <w:sz w:val="18"/>
        <w:szCs w:val="18"/>
      </w:rPr>
      <w:t>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5BBF0">
    <w:pPr>
      <w:pBdr>
        <w:bottom w:val="single" w:color="auto" w:sz="4" w:space="1"/>
      </w:pBdr>
      <w:spacing w:line="520" w:lineRule="exact"/>
      <w:jc w:val="center"/>
      <w:rPr>
        <w:rFonts w:ascii="楷体" w:hAnsi="楷体" w:eastAsia="楷体"/>
        <w:b/>
        <w:bCs/>
        <w:sz w:val="24"/>
        <w:szCs w:val="24"/>
        <w:lang w:eastAsia="zh-CN"/>
      </w:rPr>
    </w:pPr>
    <w:r>
      <w:rPr>
        <w:rFonts w:ascii="楷体" w:hAnsi="楷体" w:eastAsia="楷体"/>
        <w:b/>
        <w:bCs/>
        <w:sz w:val="32"/>
        <w:szCs w:val="32"/>
        <w:lang w:eastAsia="zh-CN"/>
      </w:rPr>
      <w:drawing>
        <wp:anchor distT="0" distB="0" distL="114300" distR="114300" simplePos="0" relativeHeight="251661312" behindDoc="0" locked="0" layoutInCell="1" allowOverlap="1">
          <wp:simplePos x="0" y="0"/>
          <wp:positionH relativeFrom="column">
            <wp:posOffset>4763135</wp:posOffset>
          </wp:positionH>
          <wp:positionV relativeFrom="paragraph">
            <wp:posOffset>-145415</wp:posOffset>
          </wp:positionV>
          <wp:extent cx="499745" cy="485140"/>
          <wp:effectExtent l="0" t="0" r="14605" b="1016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r>
      <w:rPr>
        <w:rFonts w:hint="eastAsia" w:ascii="楷体" w:hAnsi="楷体" w:eastAsia="楷体"/>
        <w:b/>
        <w:bCs/>
        <w:sz w:val="24"/>
        <w:szCs w:val="24"/>
        <w:lang w:eastAsia="zh-CN"/>
      </w:rPr>
      <w:t>宁津北控城市环境服务有限公司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3D4DB">
    <w:pPr>
      <w:pBdr>
        <w:bottom w:val="single" w:color="auto" w:sz="4" w:space="1"/>
      </w:pBdr>
      <w:spacing w:line="520" w:lineRule="exact"/>
      <w:jc w:val="center"/>
      <w:rPr>
        <w:rFonts w:ascii="楷体" w:hAnsi="楷体" w:eastAsia="楷体"/>
        <w:b/>
        <w:bCs/>
        <w:sz w:val="24"/>
        <w:szCs w:val="24"/>
        <w:lang w:eastAsia="zh-CN"/>
      </w:rPr>
    </w:pPr>
    <w:r>
      <w:rPr>
        <w:rFonts w:ascii="楷体" w:hAnsi="楷体" w:eastAsia="楷体"/>
        <w:b/>
        <w:bCs/>
        <w:sz w:val="32"/>
        <w:szCs w:val="32"/>
        <w:lang w:eastAsia="zh-CN"/>
      </w:rPr>
      <w:drawing>
        <wp:anchor distT="0" distB="0" distL="114300" distR="114300" simplePos="0" relativeHeight="251663360" behindDoc="0" locked="0" layoutInCell="1" allowOverlap="1">
          <wp:simplePos x="0" y="0"/>
          <wp:positionH relativeFrom="column">
            <wp:posOffset>8335010</wp:posOffset>
          </wp:positionH>
          <wp:positionV relativeFrom="paragraph">
            <wp:posOffset>-182880</wp:posOffset>
          </wp:positionV>
          <wp:extent cx="499745" cy="485140"/>
          <wp:effectExtent l="0" t="0" r="14605" b="1016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r>
      <w:rPr>
        <w:rFonts w:hint="eastAsia" w:ascii="楷体" w:hAnsi="楷体" w:eastAsia="楷体"/>
        <w:b/>
        <w:bCs/>
        <w:sz w:val="24"/>
        <w:szCs w:val="24"/>
        <w:lang w:eastAsia="zh-CN"/>
      </w:rPr>
      <w:t>宁津北控城市环境服务有限公司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44D53">
    <w:pPr>
      <w:pBdr>
        <w:bottom w:val="single" w:color="auto" w:sz="4" w:space="1"/>
      </w:pBdr>
      <w:spacing w:line="520" w:lineRule="exact"/>
      <w:jc w:val="center"/>
      <w:rPr>
        <w:rFonts w:ascii="楷体" w:hAnsi="楷体" w:eastAsia="楷体"/>
        <w:b/>
        <w:bCs/>
        <w:sz w:val="24"/>
        <w:szCs w:val="24"/>
        <w:lang w:eastAsia="zh-CN"/>
      </w:rPr>
    </w:pPr>
    <w:r>
      <w:rPr>
        <w:rFonts w:ascii="楷体" w:hAnsi="楷体" w:eastAsia="楷体"/>
        <w:b/>
        <w:bCs/>
        <w:sz w:val="32"/>
        <w:szCs w:val="32"/>
        <w:lang w:eastAsia="zh-CN"/>
      </w:rPr>
      <w:drawing>
        <wp:anchor distT="0" distB="0" distL="114300" distR="114300" simplePos="0" relativeHeight="251664384" behindDoc="0" locked="0" layoutInCell="1" allowOverlap="1">
          <wp:simplePos x="0" y="0"/>
          <wp:positionH relativeFrom="column">
            <wp:posOffset>4829810</wp:posOffset>
          </wp:positionH>
          <wp:positionV relativeFrom="paragraph">
            <wp:posOffset>-153670</wp:posOffset>
          </wp:positionV>
          <wp:extent cx="499745" cy="485140"/>
          <wp:effectExtent l="0" t="0" r="14605" b="1016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r>
      <w:rPr>
        <w:rFonts w:hint="eastAsia" w:ascii="楷体" w:hAnsi="楷体" w:eastAsia="楷体"/>
        <w:b/>
        <w:bCs/>
        <w:sz w:val="24"/>
        <w:szCs w:val="24"/>
        <w:lang w:eastAsia="zh-CN"/>
      </w:rPr>
      <w:t>宁津北控城市环境服务有限公司</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随遇而安">
    <w15:presenceInfo w15:providerId="WPS Office" w15:userId="2051641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revisionView w:markup="0"/>
  <w:trackRevisions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YzZhMGE2YjQ0MDBlNjRiZjAxOTgyNGFjYjQ1NDNmNGUifQ=="/>
  </w:docVars>
  <w:rsids>
    <w:rsidRoot w:val="00000000"/>
    <w:rsid w:val="009B0685"/>
    <w:rsid w:val="036A1510"/>
    <w:rsid w:val="055E32F7"/>
    <w:rsid w:val="072A56CC"/>
    <w:rsid w:val="0B324867"/>
    <w:rsid w:val="0C607954"/>
    <w:rsid w:val="0C834EB5"/>
    <w:rsid w:val="111446ED"/>
    <w:rsid w:val="11F70A48"/>
    <w:rsid w:val="14C05277"/>
    <w:rsid w:val="150F0169"/>
    <w:rsid w:val="18E54D56"/>
    <w:rsid w:val="199A01BD"/>
    <w:rsid w:val="1A8F6458"/>
    <w:rsid w:val="1B955042"/>
    <w:rsid w:val="1C0E4ACE"/>
    <w:rsid w:val="206768CA"/>
    <w:rsid w:val="23E746D1"/>
    <w:rsid w:val="25381614"/>
    <w:rsid w:val="26EA4592"/>
    <w:rsid w:val="2AF1287E"/>
    <w:rsid w:val="2BA2032E"/>
    <w:rsid w:val="2E4E18AB"/>
    <w:rsid w:val="2F000DF7"/>
    <w:rsid w:val="2FEB727A"/>
    <w:rsid w:val="320C360F"/>
    <w:rsid w:val="3629746A"/>
    <w:rsid w:val="37740860"/>
    <w:rsid w:val="37F214A2"/>
    <w:rsid w:val="3AF808E4"/>
    <w:rsid w:val="3B566D85"/>
    <w:rsid w:val="3B9A1985"/>
    <w:rsid w:val="3EAC7833"/>
    <w:rsid w:val="3F917116"/>
    <w:rsid w:val="41FB5735"/>
    <w:rsid w:val="4422728B"/>
    <w:rsid w:val="448B0D0B"/>
    <w:rsid w:val="47731CB6"/>
    <w:rsid w:val="479F0632"/>
    <w:rsid w:val="47C84024"/>
    <w:rsid w:val="4A40590A"/>
    <w:rsid w:val="4A843100"/>
    <w:rsid w:val="4DD74FC1"/>
    <w:rsid w:val="4E3E294A"/>
    <w:rsid w:val="4F6B3428"/>
    <w:rsid w:val="51DF6F39"/>
    <w:rsid w:val="60C6363E"/>
    <w:rsid w:val="61153459"/>
    <w:rsid w:val="624F01D9"/>
    <w:rsid w:val="628409DF"/>
    <w:rsid w:val="62EF64B1"/>
    <w:rsid w:val="644F7208"/>
    <w:rsid w:val="64986E00"/>
    <w:rsid w:val="652A11A1"/>
    <w:rsid w:val="6AC7711F"/>
    <w:rsid w:val="6C5A542D"/>
    <w:rsid w:val="73BB6668"/>
    <w:rsid w:val="74244A6A"/>
    <w:rsid w:val="78917DE9"/>
    <w:rsid w:val="7B6244B4"/>
    <w:rsid w:val="7BCC71B8"/>
    <w:rsid w:val="7C7D33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52"/>
      <w:szCs w:val="52"/>
      <w:lang w:val="en-US" w:eastAsia="en-US" w:bidi="ar-SA"/>
    </w:rPr>
  </w:style>
  <w:style w:type="paragraph" w:styleId="3">
    <w:name w:val="footer"/>
    <w:basedOn w:val="1"/>
    <w:qFormat/>
    <w:uiPriority w:val="0"/>
    <w:pPr>
      <w:tabs>
        <w:tab w:val="center" w:pos="4153"/>
        <w:tab w:val="right" w:pos="8306"/>
      </w:tabs>
      <w:snapToGrid w:val="0"/>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39"/>
    <w:pPr>
      <w:spacing w:before="120" w:after="120"/>
    </w:pPr>
    <w:rPr>
      <w:rFonts w:cstheme="minorHAnsi"/>
      <w:b/>
      <w:bCs/>
      <w:caps/>
      <w:sz w:val="20"/>
      <w:szCs w:val="20"/>
    </w:rPr>
  </w:style>
  <w:style w:type="table" w:customStyle="1" w:styleId="8">
    <w:name w:val="Table Normal"/>
    <w:semiHidden/>
    <w:unhideWhenUsed/>
    <w:qFormat/>
    <w:uiPriority w:val="0"/>
    <w:tblPr>
      <w:tblCellMar>
        <w:top w:w="0" w:type="dxa"/>
        <w:left w:w="0" w:type="dxa"/>
        <w:bottom w:w="0" w:type="dxa"/>
        <w:right w:w="0" w:type="dxa"/>
      </w:tblCellMar>
    </w:tblPr>
  </w:style>
  <w:style w:type="paragraph" w:customStyle="1" w:styleId="9">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4630</Words>
  <Characters>4918</Characters>
  <TotalTime>0</TotalTime>
  <ScaleCrop>false</ScaleCrop>
  <LinksUpToDate>false</LinksUpToDate>
  <CharactersWithSpaces>5047</CharactersWithSpaces>
  <Application>WPS Office_12.1.0.18608_F1E327BC-269C-435d-A152-05C5408002CA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2021-02-05T15:55:00Z</dcterms:created>
  <dc:creator>张晓波</dc:creator>
  <cp:lastModifiedBy>随遇而安</cp:lastModifiedBy>
  <dcterms:modified xsi:type="dcterms:W3CDTF">2024-11-06T07:09:07Z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2023-08-15T16:39:32Z</vt:filetime>
  </property>
  <property fmtid="{D5CDD505-2E9C-101B-9397-08002B2CF9AE}" pid="4" name="KSOProductBuildVer">
    <vt:lpwstr>2052-12.1.0.18608</vt:lpwstr>
  </property>
  <property fmtid="{D5CDD505-2E9C-101B-9397-08002B2CF9AE}" pid="5" name="ICV">
    <vt:lpwstr>77A29EAE4D1045C89BF16415FBA86688_13</vt:lpwstr>
  </property>
</Properties>
</file>