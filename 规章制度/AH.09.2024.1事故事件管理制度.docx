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C3E8A4">
      <w:pPr>
        <w:rPr>
          <w:ins w:id="226" w:author="随遇而安" w:date="2023-08-12T10:20:26Z"/>
          <w:rFonts w:cs="Times New Roman" w:asciiTheme="minorEastAsia" w:hAnsiTheme="minorEastAsia" w:eastAsiaTheme="minorEastAsia"/>
          <w:sz w:val="20"/>
          <w:szCs w:val="20"/>
        </w:rPr>
      </w:pPr>
    </w:p>
    <w:p w14:paraId="1E5940B8">
      <w:pPr>
        <w:rPr>
          <w:ins w:id="227" w:author="随遇而安" w:date="2023-08-12T10:20:26Z"/>
          <w:rFonts w:cs="Times New Roman" w:asciiTheme="minorEastAsia" w:hAnsiTheme="minorEastAsia" w:eastAsiaTheme="minorEastAsia"/>
          <w:sz w:val="20"/>
          <w:szCs w:val="20"/>
        </w:rPr>
      </w:pPr>
    </w:p>
    <w:p w14:paraId="1646B905">
      <w:pPr>
        <w:spacing w:before="2"/>
        <w:rPr>
          <w:ins w:id="228" w:author="随遇而安" w:date="2023-08-12T10:20:26Z"/>
          <w:rFonts w:cs="Times New Roman" w:asciiTheme="minorEastAsia" w:hAnsiTheme="minorEastAsia" w:eastAsiaTheme="minorEastAsia"/>
          <w:sz w:val="28"/>
          <w:szCs w:val="28"/>
        </w:rPr>
      </w:pPr>
    </w:p>
    <w:p w14:paraId="5BEE35F0">
      <w:pPr>
        <w:spacing w:before="275"/>
        <w:ind w:left="523"/>
        <w:jc w:val="center"/>
        <w:rPr>
          <w:ins w:id="229" w:author="随遇而安" w:date="2023-08-12T10:20:26Z"/>
          <w:rFonts w:cs="黑体" w:asciiTheme="minorEastAsia" w:hAnsiTheme="minorEastAsia" w:eastAsiaTheme="minorEastAsia"/>
          <w:b/>
          <w:sz w:val="52"/>
          <w:szCs w:val="52"/>
          <w:lang w:eastAsia="zh-CN"/>
        </w:rPr>
      </w:pPr>
      <w:ins w:id="230" w:author="随遇而安" w:date="2023-08-12T10:20:26Z">
        <w:r>
          <w:rPr>
            <w:rFonts w:hint="eastAsia" w:cs="黑体" w:asciiTheme="minorEastAsia" w:hAnsiTheme="minorEastAsia" w:eastAsiaTheme="minorEastAsia"/>
            <w:b/>
            <w:sz w:val="52"/>
            <w:szCs w:val="52"/>
            <w:lang w:eastAsia="zh-CN"/>
          </w:rPr>
          <w:t>宁津北控城市环境服务有限公司</w:t>
        </w:r>
      </w:ins>
    </w:p>
    <w:p w14:paraId="077DA81C">
      <w:pPr>
        <w:spacing w:before="275"/>
        <w:ind w:left="523"/>
        <w:jc w:val="center"/>
        <w:rPr>
          <w:ins w:id="231" w:author="随遇而安" w:date="2023-08-12T10:20:26Z"/>
          <w:rFonts w:cs="黑体" w:asciiTheme="minorEastAsia" w:hAnsiTheme="minorEastAsia" w:eastAsiaTheme="minorEastAsia"/>
          <w:sz w:val="32"/>
          <w:szCs w:val="32"/>
          <w:lang w:eastAsia="zh-CN"/>
        </w:rPr>
      </w:pPr>
      <w:ins w:id="232" w:author="随遇而安" w:date="2023-08-12T10:20:26Z">
        <w:r>
          <w:rPr>
            <w:rFonts w:cs="黑体" w:asciiTheme="minorEastAsia" w:hAnsiTheme="minorEastAsia" w:eastAsiaTheme="minorEastAsia"/>
            <w:b/>
            <w:bCs/>
            <w:sz w:val="32"/>
            <w:szCs w:val="32"/>
            <w:lang w:eastAsia="zh-CN"/>
          </w:rPr>
          <w:t>企业标准</w:t>
        </w:r>
      </w:ins>
    </w:p>
    <w:p w14:paraId="65A0F00E">
      <w:pPr>
        <w:rPr>
          <w:ins w:id="233" w:author="随遇而安" w:date="2023-08-12T10:20:26Z"/>
          <w:rFonts w:cs="黑体" w:asciiTheme="minorEastAsia" w:hAnsiTheme="minorEastAsia" w:eastAsiaTheme="minorEastAsia"/>
          <w:b/>
          <w:bCs/>
          <w:sz w:val="32"/>
          <w:szCs w:val="32"/>
          <w:lang w:eastAsia="zh-CN"/>
        </w:rPr>
      </w:pPr>
    </w:p>
    <w:p w14:paraId="3E289250">
      <w:pPr>
        <w:rPr>
          <w:ins w:id="234" w:author="随遇而安" w:date="2023-08-12T10:20:26Z"/>
          <w:rFonts w:cs="黑体" w:asciiTheme="minorEastAsia" w:hAnsiTheme="minorEastAsia" w:eastAsiaTheme="minorEastAsia"/>
          <w:b/>
          <w:bCs/>
          <w:sz w:val="32"/>
          <w:szCs w:val="32"/>
          <w:lang w:eastAsia="zh-CN"/>
        </w:rPr>
      </w:pPr>
    </w:p>
    <w:p w14:paraId="3C108D8B">
      <w:pPr>
        <w:spacing w:before="9"/>
        <w:rPr>
          <w:ins w:id="235" w:author="随遇而安" w:date="2023-08-12T10:20:26Z"/>
          <w:rFonts w:cs="黑体" w:asciiTheme="minorEastAsia" w:hAnsiTheme="minorEastAsia" w:eastAsiaTheme="minorEastAsia"/>
          <w:b/>
          <w:bCs/>
          <w:sz w:val="24"/>
          <w:szCs w:val="24"/>
          <w:lang w:eastAsia="zh-CN"/>
        </w:rPr>
      </w:pPr>
    </w:p>
    <w:p w14:paraId="352EBA4D">
      <w:pPr>
        <w:pStyle w:val="2"/>
        <w:ind w:left="0" w:right="254"/>
        <w:jc w:val="right"/>
        <w:rPr>
          <w:ins w:id="236" w:author="随遇而安" w:date="2023-08-12T10:20:26Z"/>
          <w:rFonts w:hint="default" w:cs="黑体" w:asciiTheme="minorEastAsia" w:hAnsiTheme="minorEastAsia" w:eastAsiaTheme="minorEastAsia"/>
          <w:b/>
          <w:lang w:val="en-US" w:eastAsia="zh-CN"/>
        </w:rPr>
      </w:pPr>
      <w:ins w:id="237" w:author="随遇而安" w:date="2023-08-12T10:20:26Z">
        <w:r>
          <w:rPr>
            <w:rFonts w:cs="黑体" w:asciiTheme="minorEastAsia" w:hAnsiTheme="minorEastAsia" w:eastAsiaTheme="minorEastAsia"/>
            <w:b/>
            <w:sz w:val="24"/>
            <w:szCs w:val="24"/>
            <w:lang w:eastAsia="zh-CN"/>
            <w:rPrChange w:id="238" w:author="随遇而安" w:date="2023-08-12T10:20:48Z">
              <w:rPr>
                <w:rFonts w:cs="黑体" w:asciiTheme="minorEastAsia" w:hAnsiTheme="minorEastAsia" w:eastAsiaTheme="minorEastAsia"/>
                <w:b/>
                <w:lang w:eastAsia="zh-CN"/>
              </w:rPr>
            </w:rPrChange>
          </w:rPr>
          <w:t>制度编号：</w:t>
        </w:r>
      </w:ins>
      <w:ins w:id="239" w:author="随遇而安" w:date="2024-11-06T16:41:09Z">
        <w:r>
          <w:rPr>
            <w:rFonts w:hint="eastAsia" w:cs="黑体" w:asciiTheme="minorEastAsia" w:hAnsiTheme="minorEastAsia" w:eastAsiaTheme="minorEastAsia"/>
            <w:b/>
            <w:sz w:val="24"/>
            <w:szCs w:val="24"/>
            <w:lang w:val="en-US" w:eastAsia="zh-CN"/>
          </w:rPr>
          <w:t>AH.09.2024.1</w:t>
        </w:r>
      </w:ins>
    </w:p>
    <w:p w14:paraId="39EA25CF">
      <w:pPr>
        <w:spacing w:before="6"/>
        <w:rPr>
          <w:ins w:id="240" w:author="随遇而安" w:date="2023-08-12T10:20:26Z"/>
          <w:rFonts w:cs="黑体" w:asciiTheme="minorEastAsia" w:hAnsiTheme="minorEastAsia" w:eastAsiaTheme="minorEastAsia"/>
          <w:sz w:val="6"/>
          <w:szCs w:val="6"/>
          <w:lang w:eastAsia="zh-CN"/>
        </w:rPr>
      </w:pPr>
    </w:p>
    <w:p w14:paraId="25797A19">
      <w:pPr>
        <w:spacing w:line="40" w:lineRule="exact"/>
        <w:ind w:left="188"/>
        <w:rPr>
          <w:ins w:id="241" w:author="随遇而安" w:date="2023-08-12T10:20:26Z"/>
          <w:rFonts w:cs="黑体" w:asciiTheme="minorEastAsia" w:hAnsiTheme="minorEastAsia" w:eastAsiaTheme="minorEastAsia"/>
          <w:sz w:val="4"/>
          <w:szCs w:val="4"/>
        </w:rPr>
      </w:pPr>
      <w:ins w:id="242" w:author="随遇而安" w:date="2023-08-12T10:20:26Z">
        <w:r>
          <w:rPr>
            <w:rFonts w:cs="黑体" w:asciiTheme="minorEastAsia" w:hAnsiTheme="minorEastAsia" w:eastAsiaTheme="minorEastAsia"/>
            <w:sz w:val="4"/>
            <w:szCs w:val="4"/>
            <w:lang w:eastAsia="zh-CN"/>
          </w:rPr>
          <mc:AlternateContent>
            <mc:Choice Requires="wpg">
              <w:drawing>
                <wp:inline distT="0" distB="0" distL="114300" distR="114300">
                  <wp:extent cx="5043805" cy="45720"/>
                  <wp:effectExtent l="0" t="12700" r="4445" b="0"/>
                  <wp:docPr id="442" name="Group 2"/>
                  <wp:cNvGraphicFramePr/>
                  <a:graphic xmlns:a="http://schemas.openxmlformats.org/drawingml/2006/main">
                    <a:graphicData uri="http://schemas.microsoft.com/office/word/2010/wordprocessingGroup">
                      <wpg:wgp>
                        <wpg:cNvGrpSpPr/>
                        <wpg:grpSpPr>
                          <a:xfrm>
                            <a:off x="0" y="0"/>
                            <a:ext cx="5043805" cy="45720"/>
                            <a:chOff x="20" y="20"/>
                            <a:chExt cx="7943" cy="72203"/>
                          </a:xfrm>
                        </wpg:grpSpPr>
                        <wpg:grpSp>
                          <wpg:cNvPr id="441" name="Group 3"/>
                          <wpg:cNvGrpSpPr/>
                          <wpg:grpSpPr>
                            <a:xfrm>
                              <a:off x="20" y="20"/>
                              <a:ext cx="7943" cy="72"/>
                              <a:chOff x="20" y="20"/>
                              <a:chExt cx="7943" cy="72"/>
                            </a:xfrm>
                          </wpg:grpSpPr>
                          <wps:wsp>
                            <wps:cNvPr id="440" name="Freeform 4"/>
                            <wps:cNvSpPr/>
                            <wps:spPr>
                              <a:xfrm>
                                <a:off x="20" y="20"/>
                                <a:ext cx="7943" cy="72"/>
                              </a:xfrm>
                              <a:custGeom>
                                <a:avLst/>
                                <a:gdLst>
                                  <a:gd name="A1" fmla="val 0"/>
                                  <a:gd name="A2" fmla="val 0"/>
                                  <a:gd name="A3" fmla="val 0"/>
                                </a:gdLst>
                                <a:ahLst/>
                                <a:cxnLst>
                                  <a:cxn ang="0">
                                    <a:pos x="0" y="0"/>
                                  </a:cxn>
                                  <a:cxn ang="0">
                                    <a:pos x="7943" y="0"/>
                                  </a:cxn>
                                </a:cxnLst>
                                <a:rect l="0" t="0" r="0" b="0"/>
                                <a:pathLst>
                                  <a:path w="9000" h="1">
                                    <a:moveTo>
                                      <a:pt x="0" y="0"/>
                                    </a:moveTo>
                                    <a:lnTo>
                                      <a:pt x="9000" y="0"/>
                                    </a:lnTo>
                                  </a:path>
                                </a:pathLst>
                              </a:custGeom>
                              <a:noFill/>
                              <a:ln w="25400" cap="flat" cmpd="sng">
                                <a:solidFill>
                                  <a:srgbClr val="000000"/>
                                </a:solidFill>
                                <a:prstDash val="solid"/>
                                <a:round/>
                                <a:headEnd type="none" w="med" len="med"/>
                                <a:tailEnd type="none" w="med" len="med"/>
                              </a:ln>
                            </wps:spPr>
                            <wps:bodyPr upright="1"/>
                          </wps:wsp>
                        </wpg:grpSp>
                      </wpg:wgp>
                    </a:graphicData>
                  </a:graphic>
                </wp:inline>
              </w:drawing>
            </mc:Choice>
            <mc:Fallback>
              <w:pict>
                <v:group id="Group 2" o:spid="_x0000_s1026" o:spt="203" style="height:3.6pt;width:397.15pt;" coordorigin="20,20" coordsize="7943,72203" o:gfxdata="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KQlKR7VAAAAAwEAAA8AAAAAAAAAAQAgAAAAIgAAAGRycy9kb3ducmV2LnhtbFBL&#10;AQIUABQAAAAIAIdO4kDET13S3QIAAMwHAAAOAAAAAAAAAAEAIAAAACQBAABkcnMvZTJvRG9jLnht&#10;bFBLBQYAAAAABgAGAFkBAABzBgAAAAA=&#10;">
                  <o:lock v:ext="edit" aspectratio="f"/>
                  <v:group id="Group 3" o:spid="_x0000_s1026" o:spt="203" style="position:absolute;left:20;top:20;height:72;width:7943;" coordorigin="20,20" coordsize="7943,72" o:gfxdata="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Z0iIOvwAAANwAAAAPAAAAAAAAAAEAIAAAACIAAABkcnMvZG93bnJldi54&#10;bWxQSwECFAAUAAAACACHTuJAMy8FnjsAAAA5AAAAFQAAAAAAAAABACAAAAAOAQAAZHJzL2dyb3Vw&#10;c2hhcGV4bWwueG1sUEsFBgAAAAAGAAYAYAEAAMsDAAAAAA==&#10;">
                    <o:lock v:ext="edit" aspectratio="f"/>
                    <v:shape id="Freeform 4" o:spid="_x0000_s1026" o:spt="100" style="position:absolute;left:20;top:20;height:72;width:7943;" filled="f" stroked="t" coordsize="9000,1" o:gfxdata="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bGiu22AAAA3AAAAA8A&#10;AAAAAAAAAQAgAAAAIgAAAGRycy9kb3ducmV2LnhtbFBLAQIUABQAAAAIAIdO4kAzLwWeOwAAADkA&#10;AAAQAAAAAAAAAAEAIAAAAAUBAABkcnMvc2hhcGV4bWwueG1sUEsFBgAAAAAGAAYAWwEAAK8DAAAA&#10;AA==&#10;" path="m0,0l9000,0e">
                      <v:path o:connectlocs="0,0;7943,0" o:connectangles="0,0"/>
                      <v:fill on="f" focussize="0,0"/>
                      <v:stroke weight="2pt" color="#000000" joinstyle="round"/>
                      <v:imagedata o:title=""/>
                      <o:lock v:ext="edit" aspectratio="f"/>
                    </v:shape>
                  </v:group>
                  <w10:wrap type="none"/>
                  <w10:anchorlock/>
                </v:group>
              </w:pict>
            </mc:Fallback>
          </mc:AlternateContent>
        </w:r>
      </w:ins>
    </w:p>
    <w:p w14:paraId="654C348A">
      <w:pPr>
        <w:rPr>
          <w:ins w:id="244" w:author="随遇而安" w:date="2023-08-12T10:20:26Z"/>
          <w:rFonts w:cs="黑体" w:asciiTheme="minorEastAsia" w:hAnsiTheme="minorEastAsia" w:eastAsiaTheme="minorEastAsia"/>
          <w:sz w:val="24"/>
          <w:szCs w:val="24"/>
        </w:rPr>
      </w:pPr>
    </w:p>
    <w:p w14:paraId="2E8FF7AA">
      <w:pPr>
        <w:rPr>
          <w:ins w:id="245" w:author="随遇而安" w:date="2023-08-12T10:20:26Z"/>
          <w:rFonts w:cs="黑体" w:asciiTheme="minorEastAsia" w:hAnsiTheme="minorEastAsia" w:eastAsiaTheme="minorEastAsia"/>
          <w:sz w:val="24"/>
          <w:szCs w:val="24"/>
        </w:rPr>
      </w:pPr>
    </w:p>
    <w:p w14:paraId="7398D728">
      <w:pPr>
        <w:rPr>
          <w:ins w:id="246" w:author="随遇而安" w:date="2023-08-12T10:20:26Z"/>
          <w:rFonts w:cs="黑体" w:asciiTheme="minorEastAsia" w:hAnsiTheme="minorEastAsia" w:eastAsiaTheme="minorEastAsia"/>
          <w:sz w:val="24"/>
          <w:szCs w:val="24"/>
        </w:rPr>
      </w:pPr>
    </w:p>
    <w:p w14:paraId="25B4664E">
      <w:pPr>
        <w:rPr>
          <w:ins w:id="247" w:author="随遇而安" w:date="2023-08-12T10:20:26Z"/>
          <w:rFonts w:cs="黑体" w:asciiTheme="minorEastAsia" w:hAnsiTheme="minorEastAsia" w:eastAsiaTheme="minorEastAsia"/>
          <w:sz w:val="24"/>
          <w:szCs w:val="24"/>
        </w:rPr>
      </w:pPr>
    </w:p>
    <w:p w14:paraId="23FDBA9A">
      <w:pPr>
        <w:rPr>
          <w:ins w:id="248" w:author="随遇而安" w:date="2023-08-12T10:20:26Z"/>
          <w:rFonts w:cs="黑体" w:asciiTheme="minorEastAsia" w:hAnsiTheme="minorEastAsia" w:eastAsiaTheme="minorEastAsia"/>
          <w:sz w:val="24"/>
          <w:szCs w:val="24"/>
        </w:rPr>
      </w:pPr>
    </w:p>
    <w:p w14:paraId="383E0D68">
      <w:pPr>
        <w:rPr>
          <w:ins w:id="249" w:author="随遇而安" w:date="2023-08-12T10:20:26Z"/>
          <w:rFonts w:cs="黑体" w:asciiTheme="minorEastAsia" w:hAnsiTheme="minorEastAsia" w:eastAsiaTheme="minorEastAsia"/>
          <w:sz w:val="24"/>
          <w:szCs w:val="24"/>
        </w:rPr>
      </w:pPr>
    </w:p>
    <w:p w14:paraId="4C7CC47C">
      <w:pPr>
        <w:rPr>
          <w:ins w:id="250" w:author="随遇而安" w:date="2023-08-12T10:20:26Z"/>
          <w:rFonts w:cs="黑体" w:asciiTheme="minorEastAsia" w:hAnsiTheme="minorEastAsia" w:eastAsiaTheme="minorEastAsia"/>
          <w:sz w:val="24"/>
          <w:szCs w:val="24"/>
        </w:rPr>
      </w:pPr>
    </w:p>
    <w:p w14:paraId="76028548">
      <w:pPr>
        <w:spacing w:before="9"/>
        <w:rPr>
          <w:ins w:id="251" w:author="随遇而安" w:date="2023-08-12T10:20:26Z"/>
          <w:rFonts w:cs="黑体" w:asciiTheme="minorEastAsia" w:hAnsiTheme="minorEastAsia" w:eastAsiaTheme="minorEastAsia"/>
          <w:sz w:val="23"/>
          <w:szCs w:val="23"/>
        </w:rPr>
      </w:pPr>
    </w:p>
    <w:p w14:paraId="4DF0F0EE">
      <w:pPr>
        <w:jc w:val="center"/>
        <w:rPr>
          <w:ins w:id="252" w:author="随遇而安" w:date="2023-08-12T10:20:26Z"/>
          <w:rFonts w:hint="default" w:cs="黑体" w:asciiTheme="minorEastAsia" w:hAnsiTheme="minorEastAsia" w:eastAsiaTheme="minorEastAsia"/>
          <w:sz w:val="52"/>
          <w:szCs w:val="52"/>
          <w:lang w:val="en-US" w:eastAsia="zh-CN"/>
        </w:rPr>
      </w:pPr>
      <w:ins w:id="253" w:author="随遇而安" w:date="2023-08-12T10:22:00Z">
        <w:r>
          <w:rPr>
            <w:rFonts w:hint="eastAsia" w:ascii="宋体" w:hAnsi="宋体" w:eastAsia="宋体" w:cs="宋体"/>
            <w:b/>
            <w:bCs/>
            <w:sz w:val="52"/>
            <w:szCs w:val="52"/>
            <w:lang w:val="en-US" w:eastAsia="zh-CN"/>
          </w:rPr>
          <w:t>事故</w:t>
        </w:r>
      </w:ins>
      <w:ins w:id="254" w:author="随遇而安" w:date="2023-08-12T10:22:01Z">
        <w:r>
          <w:rPr>
            <w:rFonts w:hint="eastAsia" w:ascii="宋体" w:hAnsi="宋体" w:eastAsia="宋体" w:cs="宋体"/>
            <w:b/>
            <w:bCs/>
            <w:sz w:val="52"/>
            <w:szCs w:val="52"/>
            <w:lang w:val="en-US" w:eastAsia="zh-CN"/>
          </w:rPr>
          <w:t>事件</w:t>
        </w:r>
      </w:ins>
      <w:ins w:id="255" w:author="随遇而安" w:date="2023-08-12T10:20:26Z">
        <w:r>
          <w:rPr>
            <w:rFonts w:hint="eastAsia" w:ascii="宋体" w:hAnsi="宋体" w:eastAsia="宋体" w:cs="宋体"/>
            <w:b/>
            <w:bCs/>
            <w:sz w:val="52"/>
            <w:szCs w:val="52"/>
            <w:lang w:eastAsia="zh-CN"/>
          </w:rPr>
          <w:t>管理</w:t>
        </w:r>
      </w:ins>
      <w:ins w:id="256" w:author="随遇而安" w:date="2023-08-12T10:20:26Z">
        <w:r>
          <w:rPr>
            <w:rFonts w:hint="eastAsia" w:ascii="宋体" w:hAnsi="宋体" w:eastAsia="宋体" w:cs="宋体"/>
            <w:b/>
            <w:bCs/>
            <w:sz w:val="52"/>
            <w:szCs w:val="52"/>
            <w:lang w:val="en-US" w:eastAsia="zh-CN"/>
          </w:rPr>
          <w:t>制度</w:t>
        </w:r>
      </w:ins>
    </w:p>
    <w:p w14:paraId="3EEEBC69">
      <w:pPr>
        <w:rPr>
          <w:ins w:id="257" w:author="随遇而安" w:date="2023-08-12T10:20:26Z"/>
          <w:rFonts w:cs="黑体" w:asciiTheme="minorEastAsia" w:hAnsiTheme="minorEastAsia" w:eastAsiaTheme="minorEastAsia"/>
          <w:sz w:val="52"/>
          <w:szCs w:val="52"/>
          <w:lang w:eastAsia="zh-CN"/>
        </w:rPr>
      </w:pPr>
    </w:p>
    <w:p w14:paraId="7EE1B86C">
      <w:pPr>
        <w:rPr>
          <w:ins w:id="258" w:author="随遇而安" w:date="2023-08-12T10:20:26Z"/>
          <w:rFonts w:cs="黑体" w:asciiTheme="minorEastAsia" w:hAnsiTheme="minorEastAsia" w:eastAsiaTheme="minorEastAsia"/>
          <w:sz w:val="52"/>
          <w:szCs w:val="52"/>
          <w:lang w:eastAsia="zh-CN"/>
        </w:rPr>
      </w:pPr>
    </w:p>
    <w:p w14:paraId="0610A61A">
      <w:pPr>
        <w:rPr>
          <w:ins w:id="259" w:author="随遇而安" w:date="2023-08-12T10:20:26Z"/>
          <w:rFonts w:cs="黑体" w:asciiTheme="minorEastAsia" w:hAnsiTheme="minorEastAsia" w:eastAsiaTheme="minorEastAsia"/>
          <w:sz w:val="52"/>
          <w:szCs w:val="52"/>
          <w:lang w:eastAsia="zh-CN"/>
        </w:rPr>
      </w:pPr>
    </w:p>
    <w:p w14:paraId="2C6616A9">
      <w:pPr>
        <w:rPr>
          <w:ins w:id="260" w:author="随遇而安" w:date="2023-08-12T10:20:26Z"/>
          <w:rFonts w:cs="黑体" w:asciiTheme="minorEastAsia" w:hAnsiTheme="minorEastAsia" w:eastAsiaTheme="minorEastAsia"/>
          <w:sz w:val="52"/>
          <w:szCs w:val="52"/>
          <w:lang w:eastAsia="zh-CN"/>
        </w:rPr>
      </w:pPr>
    </w:p>
    <w:p w14:paraId="3AE7B8F2">
      <w:pPr>
        <w:rPr>
          <w:ins w:id="261" w:author="随遇而安" w:date="2023-08-12T10:20:26Z"/>
          <w:rFonts w:cs="黑体" w:asciiTheme="minorEastAsia" w:hAnsiTheme="minorEastAsia" w:eastAsiaTheme="minorEastAsia"/>
          <w:sz w:val="52"/>
          <w:szCs w:val="52"/>
          <w:lang w:eastAsia="zh-CN"/>
        </w:rPr>
      </w:pPr>
    </w:p>
    <w:p w14:paraId="6E1F720A">
      <w:pPr>
        <w:rPr>
          <w:ins w:id="262" w:author="随遇而安" w:date="2023-08-12T10:20:26Z"/>
          <w:rFonts w:cs="黑体" w:asciiTheme="minorEastAsia" w:hAnsiTheme="minorEastAsia" w:eastAsiaTheme="minorEastAsia"/>
          <w:sz w:val="52"/>
          <w:szCs w:val="52"/>
          <w:lang w:eastAsia="zh-CN"/>
        </w:rPr>
      </w:pPr>
    </w:p>
    <w:p w14:paraId="423D0106">
      <w:pPr>
        <w:tabs>
          <w:tab w:val="left" w:pos="6039"/>
        </w:tabs>
        <w:spacing w:before="355"/>
        <w:ind w:left="138" w:right="36"/>
        <w:rPr>
          <w:ins w:id="263" w:author="随遇而安" w:date="2023-08-12T10:20:26Z"/>
          <w:rFonts w:cs="黑体" w:asciiTheme="minorEastAsia" w:hAnsiTheme="minorEastAsia" w:eastAsiaTheme="minorEastAsia"/>
          <w:b/>
          <w:sz w:val="28"/>
          <w:szCs w:val="28"/>
          <w:lang w:eastAsia="zh-CN"/>
        </w:rPr>
      </w:pPr>
      <w:ins w:id="264" w:author="随遇而安" w:date="2023-08-12T10:20:26Z">
        <w:r>
          <w:rPr>
            <w:rFonts w:hint="eastAsia" w:cs="黑体" w:asciiTheme="minorEastAsia" w:hAnsiTheme="minorEastAsia" w:eastAsiaTheme="minorEastAsia"/>
            <w:b/>
            <w:sz w:val="28"/>
            <w:szCs w:val="28"/>
            <w:lang w:eastAsia="zh-CN"/>
          </w:rPr>
          <w:t>202</w:t>
        </w:r>
      </w:ins>
      <w:ins w:id="265" w:author="随遇而安" w:date="2024-11-06T16:41:12Z">
        <w:r>
          <w:rPr>
            <w:rFonts w:hint="eastAsia" w:cs="黑体" w:asciiTheme="minorEastAsia" w:hAnsiTheme="minorEastAsia" w:eastAsiaTheme="minorEastAsia"/>
            <w:b/>
            <w:sz w:val="28"/>
            <w:szCs w:val="28"/>
            <w:lang w:val="en-US" w:eastAsia="zh-CN"/>
          </w:rPr>
          <w:t>4</w:t>
        </w:r>
      </w:ins>
      <w:ins w:id="266" w:author="随遇而安" w:date="2023-08-12T10:20:26Z">
        <w:r>
          <w:rPr>
            <w:rFonts w:hint="eastAsia" w:cs="黑体" w:asciiTheme="minorEastAsia" w:hAnsiTheme="minorEastAsia" w:eastAsiaTheme="minorEastAsia"/>
            <w:b/>
            <w:sz w:val="28"/>
            <w:szCs w:val="28"/>
            <w:lang w:eastAsia="zh-CN"/>
          </w:rPr>
          <w:t>-</w:t>
        </w:r>
      </w:ins>
      <w:ins w:id="267" w:author="随遇而安" w:date="2024-11-06T16:41:13Z">
        <w:r>
          <w:rPr>
            <w:rFonts w:hint="eastAsia" w:cs="黑体" w:asciiTheme="minorEastAsia" w:hAnsiTheme="minorEastAsia" w:eastAsiaTheme="minorEastAsia"/>
            <w:b/>
            <w:sz w:val="28"/>
            <w:szCs w:val="28"/>
            <w:lang w:val="en-US" w:eastAsia="zh-CN"/>
          </w:rPr>
          <w:t>11</w:t>
        </w:r>
      </w:ins>
      <w:ins w:id="268" w:author="随遇而安" w:date="2023-08-12T10:20:26Z">
        <w:r>
          <w:rPr>
            <w:rFonts w:cs="黑体" w:asciiTheme="minorEastAsia" w:hAnsiTheme="minorEastAsia" w:eastAsiaTheme="minorEastAsia"/>
            <w:b/>
            <w:sz w:val="28"/>
            <w:szCs w:val="28"/>
            <w:lang w:eastAsia="zh-CN"/>
          </w:rPr>
          <w:t>发布</w:t>
        </w:r>
      </w:ins>
      <w:ins w:id="269" w:author="随遇而安" w:date="2023-08-12T10:20:26Z">
        <w:r>
          <w:rPr>
            <w:rFonts w:cs="黑体" w:asciiTheme="minorEastAsia" w:hAnsiTheme="minorEastAsia" w:eastAsiaTheme="minorEastAsia"/>
            <w:b/>
            <w:sz w:val="28"/>
            <w:szCs w:val="28"/>
            <w:lang w:eastAsia="zh-CN"/>
          </w:rPr>
          <w:tab/>
        </w:r>
      </w:ins>
      <w:ins w:id="270" w:author="随遇而安" w:date="2023-08-12T10:20:26Z">
        <w:r>
          <w:rPr>
            <w:rFonts w:cs="黑体" w:asciiTheme="minorEastAsia" w:hAnsiTheme="minorEastAsia" w:eastAsiaTheme="minorEastAsia"/>
            <w:b/>
            <w:sz w:val="28"/>
            <w:szCs w:val="28"/>
            <w:lang w:eastAsia="zh-CN"/>
          </w:rPr>
          <w:t>202</w:t>
        </w:r>
      </w:ins>
      <w:ins w:id="271" w:author="随遇而安" w:date="2024-11-06T16:41:16Z">
        <w:r>
          <w:rPr>
            <w:rFonts w:hint="eastAsia" w:cs="黑体" w:asciiTheme="minorEastAsia" w:hAnsiTheme="minorEastAsia" w:eastAsiaTheme="minorEastAsia"/>
            <w:b/>
            <w:sz w:val="28"/>
            <w:szCs w:val="28"/>
            <w:lang w:val="en-US" w:eastAsia="zh-CN"/>
          </w:rPr>
          <w:t>4</w:t>
        </w:r>
      </w:ins>
      <w:ins w:id="272" w:author="随遇而安" w:date="2023-08-12T10:20:26Z">
        <w:r>
          <w:rPr>
            <w:rFonts w:cs="黑体" w:asciiTheme="minorEastAsia" w:hAnsiTheme="minorEastAsia" w:eastAsiaTheme="minorEastAsia"/>
            <w:b/>
            <w:sz w:val="28"/>
            <w:szCs w:val="28"/>
            <w:lang w:eastAsia="zh-CN"/>
          </w:rPr>
          <w:t>-</w:t>
        </w:r>
      </w:ins>
      <w:ins w:id="273" w:author="随遇而安" w:date="2024-11-06T16:41:18Z">
        <w:r>
          <w:rPr>
            <w:rFonts w:hint="eastAsia" w:cs="黑体" w:asciiTheme="minorEastAsia" w:hAnsiTheme="minorEastAsia" w:eastAsiaTheme="minorEastAsia"/>
            <w:b/>
            <w:sz w:val="28"/>
            <w:szCs w:val="28"/>
            <w:lang w:val="en-US" w:eastAsia="zh-CN"/>
          </w:rPr>
          <w:t>11</w:t>
        </w:r>
      </w:ins>
      <w:ins w:id="274" w:author="随遇而安" w:date="2023-08-12T10:20:26Z">
        <w:r>
          <w:rPr>
            <w:rFonts w:cs="黑体" w:asciiTheme="minorEastAsia" w:hAnsiTheme="minorEastAsia" w:eastAsiaTheme="minorEastAsia"/>
            <w:b/>
            <w:spacing w:val="-3"/>
            <w:sz w:val="28"/>
            <w:szCs w:val="28"/>
            <w:lang w:eastAsia="zh-CN"/>
          </w:rPr>
          <w:t>实施</w:t>
        </w:r>
      </w:ins>
    </w:p>
    <w:p w14:paraId="3CC409E2">
      <w:pPr>
        <w:spacing w:line="40" w:lineRule="exact"/>
        <w:ind w:left="118"/>
        <w:rPr>
          <w:ins w:id="275" w:author="随遇而安" w:date="2023-08-12T10:20:26Z"/>
          <w:rFonts w:cs="黑体" w:asciiTheme="minorEastAsia" w:hAnsiTheme="minorEastAsia" w:eastAsiaTheme="minorEastAsia"/>
          <w:sz w:val="4"/>
          <w:szCs w:val="4"/>
        </w:rPr>
      </w:pPr>
      <w:ins w:id="276" w:author="随遇而安" w:date="2023-08-12T10:20:26Z">
        <w:r>
          <w:rPr>
            <w:rFonts w:cs="黑体" w:asciiTheme="minorEastAsia" w:hAnsiTheme="minorEastAsia" w:eastAsiaTheme="minorEastAsia"/>
            <w:sz w:val="4"/>
            <w:szCs w:val="4"/>
            <w:lang w:eastAsia="zh-CN"/>
          </w:rPr>
          <mc:AlternateContent>
            <mc:Choice Requires="wpg">
              <w:drawing>
                <wp:inline distT="0" distB="0" distL="114300" distR="114300">
                  <wp:extent cx="5180330" cy="45085"/>
                  <wp:effectExtent l="0" t="12700" r="0" b="0"/>
                  <wp:docPr id="445" name="Group 5"/>
                  <wp:cNvGraphicFramePr/>
                  <a:graphic xmlns:a="http://schemas.openxmlformats.org/drawingml/2006/main">
                    <a:graphicData uri="http://schemas.microsoft.com/office/word/2010/wordprocessingGroup">
                      <wpg:wgp>
                        <wpg:cNvGrpSpPr/>
                        <wpg:grpSpPr>
                          <a:xfrm>
                            <a:off x="0" y="0"/>
                            <a:ext cx="5180330" cy="45085"/>
                            <a:chOff x="0" y="0"/>
                            <a:chExt cx="9040" cy="40203"/>
                          </a:xfrm>
                        </wpg:grpSpPr>
                        <wpg:grpSp>
                          <wpg:cNvPr id="444" name="Group 6"/>
                          <wpg:cNvGrpSpPr/>
                          <wpg:grpSpPr>
                            <a:xfrm>
                              <a:off x="20" y="20"/>
                              <a:ext cx="9000" cy="2"/>
                              <a:chOff x="20" y="20"/>
                              <a:chExt cx="9000" cy="2"/>
                            </a:xfrm>
                          </wpg:grpSpPr>
                          <wps:wsp>
                            <wps:cNvPr id="443" name="Freeform 7"/>
                            <wps:cNvSpPr/>
                            <wps:spPr>
                              <a:xfrm>
                                <a:off x="20" y="20"/>
                                <a:ext cx="9000" cy="2"/>
                              </a:xfrm>
                              <a:custGeom>
                                <a:avLst/>
                                <a:gdLst>
                                  <a:gd name="A1" fmla="val 0"/>
                                  <a:gd name="A2" fmla="val 0"/>
                                  <a:gd name="A3" fmla="val 0"/>
                                </a:gdLst>
                                <a:ahLst/>
                                <a:cxnLst>
                                  <a:cxn ang="0">
                                    <a:pos x="0" y="0"/>
                                  </a:cxn>
                                  <a:cxn ang="0">
                                    <a:pos x="9000" y="0"/>
                                  </a:cxn>
                                </a:cxnLst>
                                <a:rect l="0" t="0" r="0" b="0"/>
                                <a:pathLst>
                                  <a:path w="9000" h="1">
                                    <a:moveTo>
                                      <a:pt x="0" y="0"/>
                                    </a:moveTo>
                                    <a:lnTo>
                                      <a:pt x="9000" y="0"/>
                                    </a:lnTo>
                                  </a:path>
                                </a:pathLst>
                              </a:custGeom>
                              <a:noFill/>
                              <a:ln w="25400" cap="flat" cmpd="sng">
                                <a:solidFill>
                                  <a:srgbClr val="000000"/>
                                </a:solidFill>
                                <a:prstDash val="solid"/>
                                <a:round/>
                                <a:headEnd type="none" w="med" len="med"/>
                                <a:tailEnd type="none" w="med" len="med"/>
                              </a:ln>
                            </wps:spPr>
                            <wps:bodyPr upright="1"/>
                          </wps:wsp>
                        </wpg:grpSp>
                      </wpg:wgp>
                    </a:graphicData>
                  </a:graphic>
                </wp:inline>
              </w:drawing>
            </mc:Choice>
            <mc:Fallback>
              <w:pict>
                <v:group id="Group 5" o:spid="_x0000_s1026" o:spt="203" style="height:3.55pt;width:407.9pt;" coordsize="9040,40203" o:gfxdata="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D/XJgl1AAAAAMBAAAPAAAAAAAAAAEAIAAAACIAAABkcnMvZG93bnJldi54&#10;bWxQSwECFAAUAAAACACHTuJADtK4ZuICAADHBwAADgAAAAAAAAABACAAAAAjAQAAZHJzL2Uyb0Rv&#10;Yy54bWxQSwUGAAAAAAYABgBZAQAAdwYAAAAA&#10;">
                  <o:lock v:ext="edit" aspectratio="f"/>
                  <v:group id="Group 6" o:spid="_x0000_s1026" o:spt="203" style="position:absolute;left:20;top:20;height:2;width:9000;" coordorigin="20,20" coordsize="9000,2" o:gfxdata="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mlgZa+AAAA3AAAAA8AAAAAAAAAAQAgAAAAIgAAAGRycy9kb3ducmV2Lnht&#10;bFBLAQIUABQAAAAIAIdO4kAzLwWeOwAAADkAAAAVAAAAAAAAAAEAIAAAAA0BAABkcnMvZ3JvdXBz&#10;aGFwZXhtbC54bWxQSwUGAAAAAAYABgBgAQAAygMAAAAA&#10;">
                    <o:lock v:ext="edit" aspectratio="f"/>
                    <v:shape id="Freeform 7" o:spid="_x0000_s1026" o:spt="100" style="position:absolute;left:20;top:20;height:2;width:9000;" filled="f" stroked="t" coordsize="9000,1" o:gfxdata="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hQUmrsAAADc&#10;AAAADwAAAAAAAAABACAAAAAiAAAAZHJzL2Rvd25yZXYueG1sUEsBAhQAFAAAAAgAh07iQDMvBZ47&#10;AAAAOQAAABAAAAAAAAAAAQAgAAAACgEAAGRycy9zaGFwZXhtbC54bWxQSwUGAAAAAAYABgBbAQAA&#10;tAMAAAAA&#10;" path="m0,0l9000,0e">
                      <v:path o:connectlocs="0,0;9000,0" o:connectangles="0,0"/>
                      <v:fill on="f" focussize="0,0"/>
                      <v:stroke weight="2pt" color="#000000" joinstyle="round"/>
                      <v:imagedata o:title=""/>
                      <o:lock v:ext="edit" aspectratio="f"/>
                    </v:shape>
                  </v:group>
                  <w10:wrap type="none"/>
                  <w10:anchorlock/>
                </v:group>
              </w:pict>
            </mc:Fallback>
          </mc:AlternateContent>
        </w:r>
      </w:ins>
    </w:p>
    <w:p w14:paraId="14E2A204">
      <w:pPr>
        <w:spacing w:before="8"/>
        <w:rPr>
          <w:ins w:id="278" w:author="随遇而安" w:date="2023-08-12T10:20:26Z"/>
          <w:rFonts w:cs="黑体" w:asciiTheme="minorEastAsia" w:hAnsiTheme="minorEastAsia" w:eastAsiaTheme="minorEastAsia"/>
          <w:sz w:val="24"/>
          <w:szCs w:val="24"/>
        </w:rPr>
      </w:pPr>
    </w:p>
    <w:p w14:paraId="3E3211EC">
      <w:pPr>
        <w:jc w:val="center"/>
        <w:rPr>
          <w:ins w:id="279" w:author="随遇而安" w:date="2023-08-12T10:20:26Z"/>
          <w:rFonts w:cs="黑体" w:asciiTheme="minorEastAsia" w:hAnsiTheme="minorEastAsia" w:eastAsiaTheme="minorEastAsia"/>
          <w:sz w:val="32"/>
          <w:szCs w:val="32"/>
          <w:lang w:eastAsia="zh-CN"/>
        </w:rPr>
        <w:sectPr>
          <w:headerReference r:id="rId5" w:type="default"/>
          <w:footerReference r:id="rId6" w:type="default"/>
          <w:pgSz w:w="11910" w:h="16840"/>
          <w:pgMar w:top="1440" w:right="1800" w:bottom="1440" w:left="1800" w:header="794" w:footer="1020" w:gutter="0"/>
          <w:pgNumType w:fmt="decimal"/>
          <w:cols w:space="720" w:num="1"/>
          <w:docGrid w:linePitch="299" w:charSpace="0"/>
        </w:sectPr>
      </w:pPr>
      <w:ins w:id="280" w:author="随遇而安" w:date="2023-08-12T10:20:26Z">
        <w:r>
          <w:rPr>
            <w:rFonts w:hint="eastAsia" w:cs="黑体" w:asciiTheme="minorEastAsia" w:hAnsiTheme="minorEastAsia" w:eastAsiaTheme="minorEastAsia"/>
            <w:b/>
            <w:w w:val="95"/>
            <w:sz w:val="32"/>
            <w:szCs w:val="32"/>
            <w:lang w:eastAsia="zh-CN"/>
          </w:rPr>
          <w:t>宁津北控城市环境服务有限公司</w:t>
        </w:r>
      </w:ins>
    </w:p>
    <w:p w14:paraId="288AB266">
      <w:pPr>
        <w:rPr>
          <w:ins w:id="281" w:author="随遇而安" w:date="2023-08-12T10:20:26Z"/>
          <w:lang w:eastAsia="zh-CN"/>
        </w:rPr>
      </w:pPr>
    </w:p>
    <w:p w14:paraId="659D5570">
      <w:pPr>
        <w:spacing w:line="387" w:lineRule="exact"/>
        <w:jc w:val="center"/>
        <w:rPr>
          <w:ins w:id="282" w:author="随遇而安" w:date="2023-08-12T10:20:26Z"/>
          <w:rFonts w:cs="黑体" w:asciiTheme="minorEastAsia" w:hAnsiTheme="minorEastAsia" w:eastAsiaTheme="minorEastAsia"/>
          <w:sz w:val="30"/>
          <w:szCs w:val="30"/>
          <w:lang w:eastAsia="zh-CN"/>
        </w:rPr>
      </w:pPr>
      <w:ins w:id="283" w:author="随遇而安" w:date="2023-08-12T10:20:26Z">
        <w:r>
          <w:rPr>
            <w:rFonts w:cs="黑体" w:asciiTheme="minorEastAsia" w:hAnsiTheme="minorEastAsia" w:eastAsiaTheme="minorEastAsia"/>
            <w:sz w:val="30"/>
            <w:szCs w:val="30"/>
            <w:lang w:eastAsia="zh-CN"/>
          </w:rPr>
          <w:t>制度控制表</w:t>
        </w:r>
      </w:ins>
    </w:p>
    <w:p w14:paraId="7E4251D2">
      <w:pPr>
        <w:rPr>
          <w:ins w:id="284" w:author="随遇而安" w:date="2023-08-12T10:20:26Z"/>
        </w:rPr>
      </w:pPr>
    </w:p>
    <w:tbl>
      <w:tblPr>
        <w:tblStyle w:val="6"/>
        <w:tblW w:w="5000" w:type="pct"/>
        <w:tblInd w:w="0" w:type="dxa"/>
        <w:tblLayout w:type="autofit"/>
        <w:tblCellMar>
          <w:top w:w="0" w:type="dxa"/>
          <w:left w:w="108" w:type="dxa"/>
          <w:bottom w:w="0" w:type="dxa"/>
          <w:right w:w="108" w:type="dxa"/>
        </w:tblCellMar>
      </w:tblPr>
      <w:tblGrid>
        <w:gridCol w:w="1028"/>
        <w:gridCol w:w="834"/>
        <w:gridCol w:w="1265"/>
        <w:gridCol w:w="1236"/>
        <w:gridCol w:w="622"/>
        <w:gridCol w:w="934"/>
        <w:gridCol w:w="853"/>
        <w:gridCol w:w="991"/>
        <w:gridCol w:w="763"/>
      </w:tblGrid>
      <w:tr w14:paraId="18224E30">
        <w:tblPrEx>
          <w:tblCellMar>
            <w:top w:w="0" w:type="dxa"/>
            <w:left w:w="108" w:type="dxa"/>
            <w:bottom w:w="0" w:type="dxa"/>
            <w:right w:w="108" w:type="dxa"/>
          </w:tblCellMar>
        </w:tblPrEx>
        <w:trPr>
          <w:trHeight w:val="780" w:hRule="atLeast"/>
          <w:ins w:id="285" w:author="随遇而安" w:date="2023-08-12T10:20:26Z"/>
        </w:trPr>
        <w:tc>
          <w:tcPr>
            <w:tcW w:w="603" w:type="pct"/>
            <w:tcBorders>
              <w:top w:val="single" w:color="auto" w:sz="4" w:space="0"/>
              <w:left w:val="single" w:color="auto" w:sz="4" w:space="0"/>
              <w:bottom w:val="single" w:color="auto" w:sz="4" w:space="0"/>
              <w:right w:val="single" w:color="auto" w:sz="4" w:space="0"/>
            </w:tcBorders>
            <w:shd w:val="clear" w:color="auto" w:fill="auto"/>
            <w:vAlign w:val="center"/>
          </w:tcPr>
          <w:p w14:paraId="7734EB48">
            <w:pPr>
              <w:keepNext w:val="0"/>
              <w:keepLines w:val="0"/>
              <w:widowControl/>
              <w:suppressLineNumbers w:val="0"/>
              <w:spacing w:before="0" w:beforeAutospacing="0" w:after="0" w:afterAutospacing="0"/>
              <w:ind w:left="0" w:right="0"/>
              <w:jc w:val="center"/>
              <w:rPr>
                <w:ins w:id="286" w:author="随遇而安" w:date="2023-08-12T10:20:26Z"/>
                <w:rFonts w:hint="default" w:ascii="宋体" w:hAnsi="宋体" w:eastAsia="宋体" w:cs="宋体"/>
                <w:sz w:val="20"/>
                <w:szCs w:val="20"/>
                <w:lang w:eastAsia="zh-CN"/>
              </w:rPr>
            </w:pPr>
            <w:ins w:id="287" w:author="随遇而安" w:date="2023-08-12T10:20:26Z">
              <w:r>
                <w:rPr>
                  <w:rFonts w:hint="eastAsia" w:ascii="宋体" w:hAnsi="宋体" w:eastAsia="宋体" w:cs="宋体"/>
                  <w:sz w:val="20"/>
                  <w:szCs w:val="20"/>
                  <w:lang w:eastAsia="zh-CN"/>
                </w:rPr>
                <w:t>制度名称</w:t>
              </w:r>
            </w:ins>
          </w:p>
        </w:tc>
        <w:tc>
          <w:tcPr>
            <w:tcW w:w="4397" w:type="pct"/>
            <w:gridSpan w:val="8"/>
            <w:tcBorders>
              <w:top w:val="single" w:color="auto" w:sz="4" w:space="0"/>
              <w:left w:val="nil"/>
              <w:bottom w:val="single" w:color="auto" w:sz="4" w:space="0"/>
              <w:right w:val="single" w:color="auto" w:sz="4" w:space="0"/>
            </w:tcBorders>
            <w:shd w:val="clear" w:color="auto" w:fill="auto"/>
            <w:vAlign w:val="center"/>
          </w:tcPr>
          <w:p w14:paraId="05B14FFA">
            <w:pPr>
              <w:keepNext w:val="0"/>
              <w:keepLines w:val="0"/>
              <w:widowControl/>
              <w:suppressLineNumbers w:val="0"/>
              <w:spacing w:before="0" w:beforeAutospacing="0" w:after="0" w:afterAutospacing="0"/>
              <w:ind w:left="0" w:right="0"/>
              <w:rPr>
                <w:ins w:id="288" w:author="随遇而安" w:date="2023-08-12T10:20:26Z"/>
                <w:rFonts w:hint="default" w:ascii="宋体" w:hAnsi="宋体" w:eastAsia="宋体" w:cs="宋体"/>
                <w:b/>
                <w:bCs/>
                <w:sz w:val="20"/>
                <w:szCs w:val="20"/>
                <w:lang w:val="en-US" w:eastAsia="zh-CN"/>
              </w:rPr>
            </w:pPr>
            <w:ins w:id="289" w:author="随遇而安" w:date="2023-08-12T10:20:26Z">
              <w:r>
                <w:rPr>
                  <w:rFonts w:hint="eastAsia" w:ascii="宋体" w:hAnsi="宋体" w:eastAsia="宋体" w:cs="宋体"/>
                  <w:b/>
                  <w:bCs/>
                  <w:sz w:val="20"/>
                  <w:szCs w:val="20"/>
                  <w:lang w:eastAsia="zh-CN"/>
                </w:rPr>
                <w:t>宁津北控城市环境服务有限公司</w:t>
              </w:r>
            </w:ins>
            <w:ins w:id="290" w:author="随遇而安" w:date="2023-08-21T15:14:38Z">
              <w:r>
                <w:rPr>
                  <w:rFonts w:hint="eastAsia" w:ascii="宋体" w:hAnsi="宋体" w:eastAsia="宋体" w:cs="宋体"/>
                  <w:b/>
                  <w:bCs/>
                  <w:sz w:val="20"/>
                  <w:szCs w:val="20"/>
                  <w:lang w:val="en-US" w:eastAsia="zh-CN"/>
                </w:rPr>
                <w:t>事故事件</w:t>
              </w:r>
            </w:ins>
            <w:ins w:id="291" w:author="随遇而安" w:date="2023-08-21T15:14:41Z">
              <w:r>
                <w:rPr>
                  <w:rFonts w:hint="eastAsia" w:ascii="宋体" w:hAnsi="宋体" w:eastAsia="宋体" w:cs="宋体"/>
                  <w:b/>
                  <w:bCs/>
                  <w:sz w:val="20"/>
                  <w:szCs w:val="20"/>
                  <w:lang w:val="en-US" w:eastAsia="zh-CN"/>
                </w:rPr>
                <w:t>管理</w:t>
              </w:r>
            </w:ins>
            <w:ins w:id="292" w:author="随遇而安" w:date="2023-08-21T15:14:42Z">
              <w:r>
                <w:rPr>
                  <w:rFonts w:hint="eastAsia" w:ascii="宋体" w:hAnsi="宋体" w:eastAsia="宋体" w:cs="宋体"/>
                  <w:b/>
                  <w:bCs/>
                  <w:sz w:val="20"/>
                  <w:szCs w:val="20"/>
                  <w:lang w:val="en-US" w:eastAsia="zh-CN"/>
                </w:rPr>
                <w:t>制度</w:t>
              </w:r>
            </w:ins>
          </w:p>
        </w:tc>
      </w:tr>
      <w:tr w14:paraId="55438898">
        <w:tblPrEx>
          <w:tblCellMar>
            <w:top w:w="0" w:type="dxa"/>
            <w:left w:w="108" w:type="dxa"/>
            <w:bottom w:w="0" w:type="dxa"/>
            <w:right w:w="108" w:type="dxa"/>
          </w:tblCellMar>
        </w:tblPrEx>
        <w:trPr>
          <w:trHeight w:val="780" w:hRule="atLeast"/>
          <w:ins w:id="293" w:author="随遇而安" w:date="2023-08-12T10:20:26Z"/>
        </w:trPr>
        <w:tc>
          <w:tcPr>
            <w:tcW w:w="603" w:type="pct"/>
            <w:tcBorders>
              <w:top w:val="nil"/>
              <w:left w:val="single" w:color="auto" w:sz="4" w:space="0"/>
              <w:bottom w:val="single" w:color="auto" w:sz="4" w:space="0"/>
              <w:right w:val="single" w:color="auto" w:sz="4" w:space="0"/>
            </w:tcBorders>
            <w:shd w:val="clear" w:color="auto" w:fill="auto"/>
            <w:vAlign w:val="center"/>
          </w:tcPr>
          <w:p w14:paraId="2F081451">
            <w:pPr>
              <w:keepNext w:val="0"/>
              <w:keepLines w:val="0"/>
              <w:widowControl/>
              <w:suppressLineNumbers w:val="0"/>
              <w:spacing w:before="0" w:beforeAutospacing="0" w:after="0" w:afterAutospacing="0"/>
              <w:ind w:left="0" w:right="0"/>
              <w:jc w:val="center"/>
              <w:rPr>
                <w:ins w:id="294" w:author="随遇而安" w:date="2023-08-12T10:20:26Z"/>
                <w:rFonts w:hint="default" w:ascii="宋体" w:hAnsi="宋体" w:eastAsia="宋体" w:cs="宋体"/>
                <w:sz w:val="20"/>
                <w:szCs w:val="20"/>
                <w:lang w:eastAsia="zh-CN"/>
              </w:rPr>
            </w:pPr>
            <w:ins w:id="295" w:author="随遇而安" w:date="2023-08-12T10:20:26Z">
              <w:r>
                <w:rPr>
                  <w:rFonts w:hint="eastAsia" w:ascii="宋体" w:hAnsi="宋体" w:eastAsia="宋体" w:cs="宋体"/>
                  <w:sz w:val="20"/>
                  <w:szCs w:val="20"/>
                  <w:lang w:eastAsia="zh-CN"/>
                </w:rPr>
                <w:t>制度编号</w:t>
              </w:r>
            </w:ins>
          </w:p>
        </w:tc>
        <w:tc>
          <w:tcPr>
            <w:tcW w:w="4397" w:type="pct"/>
            <w:gridSpan w:val="8"/>
            <w:tcBorders>
              <w:top w:val="single" w:color="auto" w:sz="4" w:space="0"/>
              <w:left w:val="nil"/>
              <w:bottom w:val="single" w:color="auto" w:sz="4" w:space="0"/>
              <w:right w:val="single" w:color="auto" w:sz="4" w:space="0"/>
            </w:tcBorders>
            <w:shd w:val="clear" w:color="auto" w:fill="auto"/>
            <w:vAlign w:val="center"/>
          </w:tcPr>
          <w:p w14:paraId="3EE21D46">
            <w:pPr>
              <w:pStyle w:val="2"/>
              <w:keepNext w:val="0"/>
              <w:keepLines w:val="0"/>
              <w:suppressLineNumbers w:val="0"/>
              <w:spacing w:before="0" w:beforeAutospacing="0" w:after="0" w:afterAutospacing="0"/>
              <w:ind w:left="0" w:right="254"/>
              <w:jc w:val="left"/>
              <w:rPr>
                <w:ins w:id="296" w:author="随遇而安" w:date="2023-08-12T10:20:26Z"/>
                <w:rFonts w:hint="default" w:ascii="宋体" w:hAnsi="宋体" w:eastAsia="宋体" w:cs="宋体"/>
                <w:sz w:val="20"/>
                <w:szCs w:val="20"/>
                <w:lang w:eastAsia="zh-CN"/>
              </w:rPr>
            </w:pPr>
            <w:ins w:id="297" w:author="随遇而安" w:date="2023-08-12T10:21:19Z">
              <w:r>
                <w:rPr>
                  <w:rFonts w:hint="eastAsia" w:cs="黑体" w:asciiTheme="minorEastAsia" w:hAnsiTheme="minorEastAsia" w:eastAsiaTheme="minorEastAsia"/>
                  <w:b/>
                  <w:sz w:val="24"/>
                  <w:szCs w:val="24"/>
                  <w:lang w:val="en-US" w:eastAsia="zh-CN"/>
                </w:rPr>
                <w:t>AH.09.202</w:t>
              </w:r>
            </w:ins>
            <w:ins w:id="298" w:author="随遇而安" w:date="2024-11-06T16:41:02Z">
              <w:r>
                <w:rPr>
                  <w:rFonts w:hint="eastAsia" w:cs="黑体" w:asciiTheme="minorEastAsia" w:hAnsiTheme="minorEastAsia" w:eastAsiaTheme="minorEastAsia"/>
                  <w:b/>
                  <w:sz w:val="24"/>
                  <w:szCs w:val="24"/>
                  <w:lang w:val="en-US" w:eastAsia="zh-CN"/>
                </w:rPr>
                <w:t>4</w:t>
              </w:r>
            </w:ins>
            <w:ins w:id="299" w:author="随遇而安" w:date="2023-08-12T10:21:19Z">
              <w:r>
                <w:rPr>
                  <w:rFonts w:hint="eastAsia" w:cs="黑体" w:asciiTheme="minorEastAsia" w:hAnsiTheme="minorEastAsia" w:eastAsiaTheme="minorEastAsia"/>
                  <w:b/>
                  <w:sz w:val="24"/>
                  <w:szCs w:val="24"/>
                  <w:lang w:val="en-US" w:eastAsia="zh-CN"/>
                </w:rPr>
                <w:t>.</w:t>
              </w:r>
            </w:ins>
            <w:ins w:id="300" w:author="随遇而安" w:date="2024-11-06T16:41:03Z">
              <w:r>
                <w:rPr>
                  <w:rFonts w:hint="eastAsia" w:cs="黑体" w:asciiTheme="minorEastAsia" w:hAnsiTheme="minorEastAsia" w:eastAsiaTheme="minorEastAsia"/>
                  <w:b/>
                  <w:sz w:val="24"/>
                  <w:szCs w:val="24"/>
                  <w:lang w:val="en-US" w:eastAsia="zh-CN"/>
                </w:rPr>
                <w:t>1</w:t>
              </w:r>
            </w:ins>
          </w:p>
        </w:tc>
      </w:tr>
      <w:tr w14:paraId="33BAF42E">
        <w:tblPrEx>
          <w:tblCellMar>
            <w:top w:w="0" w:type="dxa"/>
            <w:left w:w="108" w:type="dxa"/>
            <w:bottom w:w="0" w:type="dxa"/>
            <w:right w:w="108" w:type="dxa"/>
          </w:tblCellMar>
        </w:tblPrEx>
        <w:trPr>
          <w:trHeight w:val="780" w:hRule="atLeast"/>
          <w:ins w:id="301" w:author="随遇而安" w:date="2023-08-12T10:20:26Z"/>
        </w:trPr>
        <w:tc>
          <w:tcPr>
            <w:tcW w:w="603" w:type="pct"/>
            <w:tcBorders>
              <w:top w:val="nil"/>
              <w:left w:val="single" w:color="auto" w:sz="4" w:space="0"/>
              <w:bottom w:val="single" w:color="auto" w:sz="4" w:space="0"/>
              <w:right w:val="single" w:color="auto" w:sz="4" w:space="0"/>
            </w:tcBorders>
            <w:shd w:val="clear" w:color="auto" w:fill="auto"/>
            <w:vAlign w:val="center"/>
          </w:tcPr>
          <w:p w14:paraId="04178F49">
            <w:pPr>
              <w:keepNext w:val="0"/>
              <w:keepLines w:val="0"/>
              <w:widowControl/>
              <w:suppressLineNumbers w:val="0"/>
              <w:spacing w:before="0" w:beforeAutospacing="0" w:after="0" w:afterAutospacing="0"/>
              <w:ind w:left="0" w:right="0"/>
              <w:jc w:val="center"/>
              <w:rPr>
                <w:ins w:id="302" w:author="随遇而安" w:date="2023-08-12T10:20:26Z"/>
                <w:rFonts w:hint="default" w:ascii="宋体" w:hAnsi="宋体" w:eastAsia="宋体" w:cs="宋体"/>
                <w:sz w:val="20"/>
                <w:szCs w:val="20"/>
                <w:lang w:eastAsia="zh-CN"/>
              </w:rPr>
            </w:pPr>
            <w:ins w:id="303" w:author="随遇而安" w:date="2023-08-12T10:20:26Z">
              <w:r>
                <w:rPr>
                  <w:rFonts w:hint="eastAsia" w:ascii="宋体" w:hAnsi="宋体" w:eastAsia="宋体" w:cs="宋体"/>
                  <w:sz w:val="20"/>
                  <w:szCs w:val="20"/>
                  <w:lang w:eastAsia="zh-CN"/>
                </w:rPr>
                <w:t>版本</w:t>
              </w:r>
            </w:ins>
          </w:p>
        </w:tc>
        <w:tc>
          <w:tcPr>
            <w:tcW w:w="489" w:type="pct"/>
            <w:tcBorders>
              <w:top w:val="nil"/>
              <w:left w:val="nil"/>
              <w:bottom w:val="single" w:color="auto" w:sz="4" w:space="0"/>
              <w:right w:val="single" w:color="auto" w:sz="4" w:space="0"/>
            </w:tcBorders>
            <w:shd w:val="clear" w:color="auto" w:fill="auto"/>
            <w:vAlign w:val="center"/>
          </w:tcPr>
          <w:p w14:paraId="298ECCC7">
            <w:pPr>
              <w:keepNext w:val="0"/>
              <w:keepLines w:val="0"/>
              <w:widowControl/>
              <w:suppressLineNumbers w:val="0"/>
              <w:spacing w:before="0" w:beforeAutospacing="0" w:after="0" w:afterAutospacing="0"/>
              <w:ind w:left="0" w:right="0"/>
              <w:jc w:val="center"/>
              <w:rPr>
                <w:ins w:id="304" w:author="随遇而安" w:date="2023-08-12T10:20:26Z"/>
                <w:rFonts w:hint="default" w:ascii="宋体" w:hAnsi="宋体" w:eastAsia="宋体" w:cs="宋体"/>
                <w:sz w:val="20"/>
                <w:szCs w:val="20"/>
                <w:lang w:eastAsia="zh-CN"/>
              </w:rPr>
            </w:pPr>
            <w:ins w:id="305" w:author="随遇而安" w:date="2023-08-12T10:20:26Z">
              <w:r>
                <w:rPr>
                  <w:rFonts w:hint="eastAsia" w:ascii="宋体" w:hAnsi="宋体" w:eastAsia="宋体" w:cs="宋体"/>
                  <w:sz w:val="20"/>
                  <w:szCs w:val="20"/>
                  <w:lang w:eastAsia="zh-CN"/>
                </w:rPr>
                <w:t>状态</w:t>
              </w:r>
            </w:ins>
          </w:p>
        </w:tc>
        <w:tc>
          <w:tcPr>
            <w:tcW w:w="742" w:type="pct"/>
            <w:tcBorders>
              <w:top w:val="nil"/>
              <w:left w:val="nil"/>
              <w:bottom w:val="single" w:color="auto" w:sz="4" w:space="0"/>
              <w:right w:val="single" w:color="auto" w:sz="4" w:space="0"/>
            </w:tcBorders>
            <w:shd w:val="clear" w:color="auto" w:fill="auto"/>
            <w:vAlign w:val="center"/>
          </w:tcPr>
          <w:p w14:paraId="48811614">
            <w:pPr>
              <w:keepNext w:val="0"/>
              <w:keepLines w:val="0"/>
              <w:widowControl/>
              <w:suppressLineNumbers w:val="0"/>
              <w:spacing w:before="0" w:beforeAutospacing="0" w:after="0" w:afterAutospacing="0"/>
              <w:ind w:left="0" w:right="0"/>
              <w:jc w:val="center"/>
              <w:rPr>
                <w:ins w:id="306" w:author="随遇而安" w:date="2023-08-12T10:20:26Z"/>
                <w:rFonts w:hint="default" w:ascii="宋体" w:hAnsi="宋体" w:eastAsia="宋体" w:cs="宋体"/>
                <w:sz w:val="20"/>
                <w:szCs w:val="20"/>
                <w:lang w:eastAsia="zh-CN"/>
              </w:rPr>
            </w:pPr>
            <w:ins w:id="307" w:author="随遇而安" w:date="2023-08-12T10:20:26Z">
              <w:r>
                <w:rPr>
                  <w:rFonts w:hint="eastAsia" w:ascii="宋体" w:hAnsi="宋体" w:eastAsia="宋体" w:cs="宋体"/>
                  <w:sz w:val="20"/>
                  <w:szCs w:val="20"/>
                  <w:lang w:eastAsia="zh-CN"/>
                </w:rPr>
                <w:t>实施日期</w:t>
              </w:r>
            </w:ins>
          </w:p>
        </w:tc>
        <w:tc>
          <w:tcPr>
            <w:tcW w:w="725" w:type="pct"/>
            <w:tcBorders>
              <w:top w:val="nil"/>
              <w:left w:val="nil"/>
              <w:bottom w:val="single" w:color="auto" w:sz="4" w:space="0"/>
              <w:right w:val="single" w:color="auto" w:sz="4" w:space="0"/>
            </w:tcBorders>
            <w:shd w:val="clear" w:color="auto" w:fill="auto"/>
            <w:vAlign w:val="center"/>
          </w:tcPr>
          <w:p w14:paraId="7EF8E79F">
            <w:pPr>
              <w:keepNext w:val="0"/>
              <w:keepLines w:val="0"/>
              <w:widowControl/>
              <w:suppressLineNumbers w:val="0"/>
              <w:spacing w:before="0" w:beforeAutospacing="0" w:after="0" w:afterAutospacing="0"/>
              <w:ind w:left="0" w:right="0"/>
              <w:jc w:val="center"/>
              <w:rPr>
                <w:ins w:id="308" w:author="随遇而安" w:date="2023-08-12T10:20:26Z"/>
                <w:rFonts w:hint="default" w:ascii="宋体" w:hAnsi="宋体" w:eastAsia="宋体" w:cs="宋体"/>
                <w:sz w:val="20"/>
                <w:szCs w:val="20"/>
                <w:lang w:eastAsia="zh-CN"/>
              </w:rPr>
            </w:pPr>
            <w:ins w:id="309" w:author="随遇而安" w:date="2023-08-12T10:20:26Z">
              <w:r>
                <w:rPr>
                  <w:rFonts w:hint="eastAsia" w:ascii="宋体" w:hAnsi="宋体" w:eastAsia="宋体" w:cs="宋体"/>
                  <w:sz w:val="20"/>
                  <w:szCs w:val="20"/>
                  <w:lang w:eastAsia="zh-CN"/>
                </w:rPr>
                <w:t>起草部门</w:t>
              </w:r>
            </w:ins>
          </w:p>
        </w:tc>
        <w:tc>
          <w:tcPr>
            <w:tcW w:w="365" w:type="pct"/>
            <w:tcBorders>
              <w:top w:val="nil"/>
              <w:left w:val="nil"/>
              <w:bottom w:val="single" w:color="auto" w:sz="4" w:space="0"/>
              <w:right w:val="single" w:color="auto" w:sz="4" w:space="0"/>
            </w:tcBorders>
            <w:shd w:val="clear" w:color="auto" w:fill="auto"/>
            <w:vAlign w:val="center"/>
          </w:tcPr>
          <w:p w14:paraId="7083EE29">
            <w:pPr>
              <w:keepNext w:val="0"/>
              <w:keepLines w:val="0"/>
              <w:widowControl/>
              <w:suppressLineNumbers w:val="0"/>
              <w:spacing w:before="0" w:beforeAutospacing="0" w:after="0" w:afterAutospacing="0"/>
              <w:ind w:left="0" w:right="0"/>
              <w:jc w:val="center"/>
              <w:rPr>
                <w:ins w:id="310" w:author="随遇而安" w:date="2023-08-12T10:20:26Z"/>
                <w:rFonts w:hint="default" w:ascii="宋体" w:hAnsi="宋体" w:eastAsia="宋体" w:cs="宋体"/>
                <w:sz w:val="20"/>
                <w:szCs w:val="20"/>
                <w:lang w:eastAsia="zh-CN"/>
              </w:rPr>
            </w:pPr>
            <w:ins w:id="311" w:author="随遇而安" w:date="2023-08-12T10:20:26Z">
              <w:r>
                <w:rPr>
                  <w:rFonts w:hint="eastAsia" w:ascii="宋体" w:hAnsi="宋体" w:eastAsia="宋体" w:cs="宋体"/>
                  <w:sz w:val="20"/>
                  <w:szCs w:val="20"/>
                  <w:lang w:eastAsia="zh-CN"/>
                </w:rPr>
                <w:t>会签</w:t>
              </w:r>
            </w:ins>
          </w:p>
          <w:p w14:paraId="2703EF31">
            <w:pPr>
              <w:keepNext w:val="0"/>
              <w:keepLines w:val="0"/>
              <w:widowControl/>
              <w:suppressLineNumbers w:val="0"/>
              <w:spacing w:before="0" w:beforeAutospacing="0" w:after="0" w:afterAutospacing="0"/>
              <w:ind w:left="0" w:right="0"/>
              <w:jc w:val="center"/>
              <w:rPr>
                <w:ins w:id="312" w:author="随遇而安" w:date="2023-08-12T10:20:26Z"/>
                <w:rFonts w:hint="default" w:ascii="宋体" w:hAnsi="宋体" w:eastAsia="宋体" w:cs="宋体"/>
                <w:sz w:val="20"/>
                <w:szCs w:val="20"/>
                <w:lang w:eastAsia="zh-CN"/>
              </w:rPr>
            </w:pPr>
            <w:ins w:id="313" w:author="随遇而安" w:date="2023-08-12T10:20:26Z">
              <w:r>
                <w:rPr>
                  <w:rFonts w:hint="eastAsia" w:ascii="宋体" w:hAnsi="宋体" w:eastAsia="宋体" w:cs="宋体"/>
                  <w:sz w:val="20"/>
                  <w:szCs w:val="20"/>
                  <w:lang w:eastAsia="zh-CN"/>
                </w:rPr>
                <w:t>部门</w:t>
              </w:r>
            </w:ins>
          </w:p>
        </w:tc>
        <w:tc>
          <w:tcPr>
            <w:tcW w:w="548" w:type="pct"/>
            <w:tcBorders>
              <w:top w:val="nil"/>
              <w:left w:val="nil"/>
              <w:bottom w:val="single" w:color="auto" w:sz="4" w:space="0"/>
              <w:right w:val="single" w:color="auto" w:sz="4" w:space="0"/>
            </w:tcBorders>
            <w:shd w:val="clear" w:color="auto" w:fill="auto"/>
            <w:vAlign w:val="center"/>
          </w:tcPr>
          <w:p w14:paraId="361E8CF3">
            <w:pPr>
              <w:keepNext w:val="0"/>
              <w:keepLines w:val="0"/>
              <w:widowControl/>
              <w:suppressLineNumbers w:val="0"/>
              <w:spacing w:before="0" w:beforeAutospacing="0" w:after="0" w:afterAutospacing="0"/>
              <w:ind w:left="0" w:right="0"/>
              <w:jc w:val="center"/>
              <w:rPr>
                <w:ins w:id="314" w:author="随遇而安" w:date="2023-08-12T10:20:26Z"/>
                <w:rFonts w:hint="default" w:ascii="宋体" w:hAnsi="宋体" w:eastAsia="宋体" w:cs="宋体"/>
                <w:sz w:val="20"/>
                <w:szCs w:val="20"/>
                <w:lang w:eastAsia="zh-CN"/>
              </w:rPr>
            </w:pPr>
            <w:ins w:id="315" w:author="随遇而安" w:date="2023-08-12T10:20:26Z">
              <w:r>
                <w:rPr>
                  <w:rFonts w:hint="eastAsia" w:ascii="宋体" w:hAnsi="宋体" w:eastAsia="宋体" w:cs="宋体"/>
                  <w:sz w:val="20"/>
                  <w:szCs w:val="20"/>
                  <w:lang w:eastAsia="zh-CN"/>
                </w:rPr>
                <w:t>主管领导审核</w:t>
              </w:r>
            </w:ins>
          </w:p>
        </w:tc>
        <w:tc>
          <w:tcPr>
            <w:tcW w:w="500" w:type="pct"/>
            <w:tcBorders>
              <w:top w:val="nil"/>
              <w:left w:val="nil"/>
              <w:bottom w:val="single" w:color="auto" w:sz="4" w:space="0"/>
              <w:right w:val="single" w:color="auto" w:sz="4" w:space="0"/>
            </w:tcBorders>
            <w:shd w:val="clear" w:color="auto" w:fill="auto"/>
            <w:vAlign w:val="center"/>
          </w:tcPr>
          <w:p w14:paraId="160FB01F">
            <w:pPr>
              <w:keepNext w:val="0"/>
              <w:keepLines w:val="0"/>
              <w:widowControl/>
              <w:suppressLineNumbers w:val="0"/>
              <w:spacing w:before="0" w:beforeAutospacing="0" w:after="0" w:afterAutospacing="0"/>
              <w:ind w:left="0" w:right="0"/>
              <w:jc w:val="center"/>
              <w:rPr>
                <w:ins w:id="316" w:author="随遇而安" w:date="2023-08-12T10:20:26Z"/>
                <w:rFonts w:hint="default" w:ascii="宋体" w:hAnsi="宋体" w:eastAsia="宋体" w:cs="宋体"/>
                <w:sz w:val="20"/>
                <w:szCs w:val="20"/>
                <w:lang w:eastAsia="zh-CN"/>
              </w:rPr>
            </w:pPr>
            <w:ins w:id="317" w:author="随遇而安" w:date="2023-08-12T10:20:26Z">
              <w:r>
                <w:rPr>
                  <w:rFonts w:hint="eastAsia" w:ascii="宋体" w:hAnsi="宋体" w:eastAsia="宋体" w:cs="宋体"/>
                  <w:sz w:val="20"/>
                  <w:szCs w:val="20"/>
                  <w:lang w:eastAsia="zh-CN"/>
                </w:rPr>
                <w:t>审核</w:t>
              </w:r>
            </w:ins>
          </w:p>
          <w:p w14:paraId="446D011E">
            <w:pPr>
              <w:keepNext w:val="0"/>
              <w:keepLines w:val="0"/>
              <w:widowControl/>
              <w:suppressLineNumbers w:val="0"/>
              <w:spacing w:before="0" w:beforeAutospacing="0" w:after="0" w:afterAutospacing="0"/>
              <w:ind w:left="0" w:right="0"/>
              <w:jc w:val="center"/>
              <w:rPr>
                <w:ins w:id="318" w:author="随遇而安" w:date="2023-08-12T10:20:26Z"/>
                <w:rFonts w:hint="default" w:ascii="宋体" w:hAnsi="宋体" w:eastAsia="宋体" w:cs="宋体"/>
                <w:sz w:val="20"/>
                <w:szCs w:val="20"/>
                <w:lang w:eastAsia="zh-CN"/>
              </w:rPr>
            </w:pPr>
            <w:ins w:id="319" w:author="随遇而安" w:date="2023-08-12T10:20:26Z">
              <w:r>
                <w:rPr>
                  <w:rFonts w:hint="eastAsia" w:ascii="宋体" w:hAnsi="宋体" w:eastAsia="宋体" w:cs="宋体"/>
                  <w:sz w:val="20"/>
                  <w:szCs w:val="20"/>
                  <w:lang w:eastAsia="zh-CN"/>
                </w:rPr>
                <w:t>部门</w:t>
              </w:r>
            </w:ins>
          </w:p>
        </w:tc>
        <w:tc>
          <w:tcPr>
            <w:tcW w:w="581" w:type="pct"/>
            <w:tcBorders>
              <w:top w:val="nil"/>
              <w:left w:val="nil"/>
              <w:bottom w:val="single" w:color="auto" w:sz="4" w:space="0"/>
              <w:right w:val="single" w:color="auto" w:sz="4" w:space="0"/>
            </w:tcBorders>
            <w:shd w:val="clear" w:color="auto" w:fill="auto"/>
            <w:vAlign w:val="center"/>
          </w:tcPr>
          <w:p w14:paraId="7825EB39">
            <w:pPr>
              <w:keepNext w:val="0"/>
              <w:keepLines w:val="0"/>
              <w:widowControl/>
              <w:suppressLineNumbers w:val="0"/>
              <w:spacing w:before="0" w:beforeAutospacing="0" w:after="0" w:afterAutospacing="0"/>
              <w:ind w:left="0" w:right="0"/>
              <w:jc w:val="center"/>
              <w:rPr>
                <w:ins w:id="320" w:author="随遇而安" w:date="2023-08-12T10:20:26Z"/>
                <w:rFonts w:hint="default" w:ascii="宋体" w:hAnsi="宋体" w:eastAsia="宋体" w:cs="宋体"/>
                <w:sz w:val="20"/>
                <w:szCs w:val="20"/>
                <w:lang w:eastAsia="zh-CN"/>
              </w:rPr>
            </w:pPr>
            <w:ins w:id="321" w:author="随遇而安" w:date="2023-08-12T10:20:26Z">
              <w:r>
                <w:rPr>
                  <w:rFonts w:hint="eastAsia" w:ascii="宋体" w:hAnsi="宋体" w:eastAsia="宋体" w:cs="宋体"/>
                  <w:sz w:val="20"/>
                  <w:szCs w:val="20"/>
                  <w:lang w:eastAsia="zh-CN"/>
                </w:rPr>
                <w:t>签发人</w:t>
              </w:r>
            </w:ins>
          </w:p>
        </w:tc>
        <w:tc>
          <w:tcPr>
            <w:tcW w:w="447" w:type="pct"/>
            <w:tcBorders>
              <w:top w:val="nil"/>
              <w:left w:val="nil"/>
              <w:bottom w:val="single" w:color="auto" w:sz="4" w:space="0"/>
              <w:right w:val="single" w:color="auto" w:sz="4" w:space="0"/>
            </w:tcBorders>
            <w:shd w:val="clear" w:color="auto" w:fill="auto"/>
            <w:vAlign w:val="center"/>
          </w:tcPr>
          <w:p w14:paraId="07C4372E">
            <w:pPr>
              <w:keepNext w:val="0"/>
              <w:keepLines w:val="0"/>
              <w:widowControl/>
              <w:suppressLineNumbers w:val="0"/>
              <w:spacing w:before="0" w:beforeAutospacing="0" w:after="0" w:afterAutospacing="0"/>
              <w:ind w:left="0" w:right="0"/>
              <w:jc w:val="center"/>
              <w:rPr>
                <w:ins w:id="322" w:author="随遇而安" w:date="2023-08-12T10:20:26Z"/>
                <w:rFonts w:hint="default" w:ascii="宋体" w:hAnsi="宋体" w:eastAsia="宋体" w:cs="宋体"/>
                <w:sz w:val="20"/>
                <w:szCs w:val="20"/>
                <w:lang w:eastAsia="zh-CN"/>
              </w:rPr>
            </w:pPr>
            <w:ins w:id="323" w:author="随遇而安" w:date="2023-08-12T10:20:26Z">
              <w:r>
                <w:rPr>
                  <w:rFonts w:hint="eastAsia" w:ascii="宋体" w:hAnsi="宋体" w:eastAsia="宋体" w:cs="宋体"/>
                  <w:sz w:val="20"/>
                  <w:szCs w:val="20"/>
                  <w:lang w:eastAsia="zh-CN"/>
                </w:rPr>
                <w:t>是否修订</w:t>
              </w:r>
            </w:ins>
          </w:p>
        </w:tc>
      </w:tr>
      <w:tr w14:paraId="01D4017D">
        <w:tblPrEx>
          <w:tblCellMar>
            <w:top w:w="0" w:type="dxa"/>
            <w:left w:w="108" w:type="dxa"/>
            <w:bottom w:w="0" w:type="dxa"/>
            <w:right w:w="108" w:type="dxa"/>
          </w:tblCellMar>
        </w:tblPrEx>
        <w:trPr>
          <w:trHeight w:val="780" w:hRule="atLeast"/>
          <w:ins w:id="324" w:author="随遇而安" w:date="2023-08-12T10:20:26Z"/>
        </w:trPr>
        <w:tc>
          <w:tcPr>
            <w:tcW w:w="603" w:type="pct"/>
            <w:tcBorders>
              <w:top w:val="nil"/>
              <w:left w:val="single" w:color="auto" w:sz="4" w:space="0"/>
              <w:bottom w:val="single" w:color="auto" w:sz="4" w:space="0"/>
              <w:right w:val="single" w:color="auto" w:sz="4" w:space="0"/>
            </w:tcBorders>
            <w:shd w:val="clear" w:color="auto" w:fill="auto"/>
            <w:vAlign w:val="center"/>
          </w:tcPr>
          <w:p w14:paraId="0CDF0E15">
            <w:pPr>
              <w:keepNext w:val="0"/>
              <w:keepLines w:val="0"/>
              <w:widowControl/>
              <w:suppressLineNumbers w:val="0"/>
              <w:spacing w:before="0" w:beforeAutospacing="0" w:after="0" w:afterAutospacing="0"/>
              <w:ind w:left="0" w:right="0"/>
              <w:jc w:val="center"/>
              <w:rPr>
                <w:ins w:id="325" w:author="随遇而安" w:date="2023-08-12T10:20:26Z"/>
                <w:rFonts w:hint="default" w:ascii="宋体" w:hAnsi="宋体" w:eastAsia="宋体" w:cs="宋体"/>
                <w:sz w:val="20"/>
                <w:szCs w:val="20"/>
                <w:lang w:eastAsia="zh-CN"/>
              </w:rPr>
            </w:pPr>
            <w:ins w:id="326" w:author="随遇而安" w:date="2023-08-12T10:20:26Z">
              <w:r>
                <w:rPr>
                  <w:rFonts w:hint="default" w:ascii="宋体" w:hAnsi="宋体" w:eastAsia="宋体" w:cs="宋体"/>
                  <w:sz w:val="20"/>
                  <w:szCs w:val="20"/>
                  <w:lang w:eastAsia="zh-CN"/>
                </w:rPr>
                <w:t>202</w:t>
              </w:r>
            </w:ins>
            <w:ins w:id="327" w:author="随遇而安" w:date="2023-08-12T10:20:26Z">
              <w:r>
                <w:rPr>
                  <w:rFonts w:hint="eastAsia" w:ascii="宋体" w:hAnsi="宋体" w:eastAsia="宋体" w:cs="宋体"/>
                  <w:sz w:val="20"/>
                  <w:szCs w:val="20"/>
                  <w:lang w:val="en-US" w:eastAsia="zh-CN"/>
                </w:rPr>
                <w:t>3</w:t>
              </w:r>
            </w:ins>
          </w:p>
        </w:tc>
        <w:tc>
          <w:tcPr>
            <w:tcW w:w="489" w:type="pct"/>
            <w:tcBorders>
              <w:top w:val="nil"/>
              <w:left w:val="nil"/>
              <w:bottom w:val="single" w:color="auto" w:sz="4" w:space="0"/>
              <w:right w:val="single" w:color="auto" w:sz="4" w:space="0"/>
            </w:tcBorders>
            <w:shd w:val="clear" w:color="auto" w:fill="auto"/>
            <w:vAlign w:val="center"/>
          </w:tcPr>
          <w:p w14:paraId="66EE4261">
            <w:pPr>
              <w:keepNext w:val="0"/>
              <w:keepLines w:val="0"/>
              <w:widowControl/>
              <w:suppressLineNumbers w:val="0"/>
              <w:spacing w:before="0" w:beforeAutospacing="0" w:after="0" w:afterAutospacing="0"/>
              <w:ind w:left="0" w:right="0"/>
              <w:jc w:val="center"/>
              <w:rPr>
                <w:ins w:id="328" w:author="随遇而安" w:date="2023-08-12T10:20:26Z"/>
                <w:rFonts w:hint="default" w:ascii="宋体" w:hAnsi="宋体" w:eastAsia="宋体" w:cs="宋体"/>
                <w:sz w:val="20"/>
                <w:szCs w:val="20"/>
                <w:lang w:eastAsia="zh-CN"/>
              </w:rPr>
            </w:pPr>
            <w:ins w:id="329" w:author="随遇而安" w:date="2023-08-12T10:20:26Z">
              <w:r>
                <w:rPr>
                  <w:rFonts w:hint="eastAsia" w:ascii="宋体" w:hAnsi="宋体" w:eastAsia="宋体" w:cs="宋体"/>
                  <w:sz w:val="20"/>
                  <w:szCs w:val="20"/>
                  <w:lang w:eastAsia="zh-CN"/>
                </w:rPr>
                <w:t>试用</w:t>
              </w:r>
            </w:ins>
          </w:p>
          <w:p w14:paraId="180E5B14">
            <w:pPr>
              <w:keepNext w:val="0"/>
              <w:keepLines w:val="0"/>
              <w:widowControl/>
              <w:suppressLineNumbers w:val="0"/>
              <w:spacing w:before="0" w:beforeAutospacing="0" w:after="0" w:afterAutospacing="0"/>
              <w:ind w:left="0" w:right="0"/>
              <w:jc w:val="center"/>
              <w:rPr>
                <w:ins w:id="330" w:author="随遇而安" w:date="2023-08-12T10:20:26Z"/>
                <w:rFonts w:hint="default" w:ascii="宋体" w:hAnsi="宋体" w:eastAsia="宋体" w:cs="宋体"/>
                <w:sz w:val="20"/>
                <w:szCs w:val="20"/>
                <w:lang w:eastAsia="zh-CN"/>
              </w:rPr>
            </w:pPr>
            <w:ins w:id="331" w:author="随遇而安" w:date="2023-08-12T10:20:26Z">
              <w:r>
                <w:rPr>
                  <w:rFonts w:hint="eastAsia" w:ascii="宋体" w:hAnsi="宋体" w:eastAsia="宋体" w:cs="宋体"/>
                  <w:sz w:val="20"/>
                  <w:szCs w:val="20"/>
                  <w:lang w:eastAsia="zh-CN"/>
                </w:rPr>
                <w:t>执行</w:t>
              </w:r>
            </w:ins>
          </w:p>
        </w:tc>
        <w:tc>
          <w:tcPr>
            <w:tcW w:w="742" w:type="pct"/>
            <w:tcBorders>
              <w:top w:val="nil"/>
              <w:left w:val="nil"/>
              <w:bottom w:val="single" w:color="auto" w:sz="4" w:space="0"/>
              <w:right w:val="single" w:color="auto" w:sz="4" w:space="0"/>
            </w:tcBorders>
            <w:shd w:val="clear" w:color="auto" w:fill="auto"/>
            <w:vAlign w:val="center"/>
          </w:tcPr>
          <w:p w14:paraId="2B14475C">
            <w:pPr>
              <w:keepNext w:val="0"/>
              <w:keepLines w:val="0"/>
              <w:widowControl/>
              <w:suppressLineNumbers w:val="0"/>
              <w:spacing w:before="0" w:beforeAutospacing="0" w:after="0" w:afterAutospacing="0"/>
              <w:ind w:left="0" w:right="0"/>
              <w:jc w:val="center"/>
              <w:rPr>
                <w:ins w:id="332" w:author="随遇而安" w:date="2023-08-12T10:20:26Z"/>
                <w:rFonts w:hint="default" w:ascii="宋体" w:hAnsi="宋体" w:eastAsia="宋体" w:cs="宋体"/>
                <w:sz w:val="20"/>
                <w:szCs w:val="20"/>
                <w:lang w:val="en-US" w:eastAsia="zh-CN"/>
              </w:rPr>
            </w:pPr>
            <w:ins w:id="333" w:author="随遇而安" w:date="2023-08-12T10:20:26Z">
              <w:r>
                <w:rPr>
                  <w:rFonts w:hint="eastAsia" w:ascii="宋体" w:hAnsi="宋体" w:eastAsia="宋体" w:cs="宋体"/>
                  <w:sz w:val="20"/>
                  <w:szCs w:val="20"/>
                  <w:lang w:val="en-US" w:eastAsia="zh-CN"/>
                </w:rPr>
                <w:t>2023.</w:t>
              </w:r>
            </w:ins>
            <w:ins w:id="334" w:author="随遇而安" w:date="2023-08-12T10:21:31Z">
              <w:r>
                <w:rPr>
                  <w:rFonts w:hint="eastAsia" w:ascii="宋体" w:hAnsi="宋体" w:eastAsia="宋体" w:cs="宋体"/>
                  <w:sz w:val="20"/>
                  <w:szCs w:val="20"/>
                  <w:lang w:val="en-US" w:eastAsia="zh-CN"/>
                </w:rPr>
                <w:t>9</w:t>
              </w:r>
            </w:ins>
            <w:ins w:id="335" w:author="随遇而安" w:date="2023-08-12T10:20:26Z">
              <w:r>
                <w:rPr>
                  <w:rFonts w:hint="eastAsia" w:ascii="宋体" w:hAnsi="宋体" w:eastAsia="宋体" w:cs="宋体"/>
                  <w:sz w:val="20"/>
                  <w:szCs w:val="20"/>
                  <w:lang w:val="en-US" w:eastAsia="zh-CN"/>
                </w:rPr>
                <w:t>.</w:t>
              </w:r>
            </w:ins>
            <w:ins w:id="336" w:author="随遇而安" w:date="2023-08-12T10:21:33Z">
              <w:r>
                <w:rPr>
                  <w:rFonts w:hint="eastAsia" w:ascii="宋体" w:hAnsi="宋体" w:eastAsia="宋体" w:cs="宋体"/>
                  <w:sz w:val="20"/>
                  <w:szCs w:val="20"/>
                  <w:lang w:val="en-US" w:eastAsia="zh-CN"/>
                </w:rPr>
                <w:t>1</w:t>
              </w:r>
            </w:ins>
          </w:p>
        </w:tc>
        <w:tc>
          <w:tcPr>
            <w:tcW w:w="725" w:type="pct"/>
            <w:tcBorders>
              <w:top w:val="nil"/>
              <w:left w:val="nil"/>
              <w:bottom w:val="single" w:color="auto" w:sz="4" w:space="0"/>
              <w:right w:val="single" w:color="auto" w:sz="4" w:space="0"/>
            </w:tcBorders>
            <w:shd w:val="clear" w:color="auto" w:fill="auto"/>
            <w:vAlign w:val="center"/>
          </w:tcPr>
          <w:p w14:paraId="3C723959">
            <w:pPr>
              <w:keepNext w:val="0"/>
              <w:keepLines w:val="0"/>
              <w:widowControl/>
              <w:suppressLineNumbers w:val="0"/>
              <w:spacing w:before="0" w:beforeAutospacing="0" w:after="0" w:afterAutospacing="0"/>
              <w:ind w:left="0" w:right="0"/>
              <w:jc w:val="center"/>
              <w:rPr>
                <w:ins w:id="337" w:author="随遇而安" w:date="2023-08-12T10:20:26Z"/>
                <w:rFonts w:hint="default" w:ascii="宋体" w:hAnsi="宋体" w:eastAsia="宋体" w:cs="宋体"/>
                <w:sz w:val="20"/>
                <w:szCs w:val="20"/>
                <w:lang w:eastAsia="zh-CN"/>
              </w:rPr>
            </w:pPr>
            <w:ins w:id="338" w:author="随遇而安" w:date="2023-08-12T10:20:26Z">
              <w:r>
                <w:rPr>
                  <w:rFonts w:hint="eastAsia" w:ascii="宋体" w:hAnsi="宋体" w:eastAsia="宋体" w:cs="宋体"/>
                  <w:sz w:val="20"/>
                  <w:szCs w:val="20"/>
                  <w:lang w:eastAsia="zh-CN"/>
                </w:rPr>
                <w:t>安环品质部</w:t>
              </w:r>
            </w:ins>
          </w:p>
        </w:tc>
        <w:tc>
          <w:tcPr>
            <w:tcW w:w="365" w:type="pct"/>
            <w:tcBorders>
              <w:top w:val="nil"/>
              <w:left w:val="nil"/>
              <w:bottom w:val="single" w:color="auto" w:sz="4" w:space="0"/>
              <w:right w:val="single" w:color="auto" w:sz="4" w:space="0"/>
            </w:tcBorders>
            <w:shd w:val="clear" w:color="auto" w:fill="auto"/>
            <w:vAlign w:val="center"/>
          </w:tcPr>
          <w:p w14:paraId="6C003D7C">
            <w:pPr>
              <w:keepNext w:val="0"/>
              <w:keepLines w:val="0"/>
              <w:widowControl/>
              <w:suppressLineNumbers w:val="0"/>
              <w:spacing w:before="0" w:beforeAutospacing="0" w:after="0" w:afterAutospacing="0"/>
              <w:ind w:left="0" w:right="0"/>
              <w:jc w:val="center"/>
              <w:rPr>
                <w:ins w:id="339" w:author="随遇而安" w:date="2023-08-12T10:20:26Z"/>
                <w:rFonts w:hint="default" w:ascii="宋体" w:hAnsi="宋体" w:eastAsia="宋体" w:cs="宋体"/>
                <w:sz w:val="20"/>
                <w:szCs w:val="20"/>
                <w:lang w:eastAsia="zh-CN"/>
              </w:rPr>
            </w:pPr>
            <w:ins w:id="340" w:author="随遇而安" w:date="2023-08-12T10:20:26Z">
              <w:r>
                <w:rPr>
                  <w:rFonts w:hint="eastAsia" w:ascii="宋体" w:hAnsi="宋体" w:eastAsia="宋体" w:cs="宋体"/>
                  <w:sz w:val="20"/>
                  <w:szCs w:val="20"/>
                  <w:lang w:eastAsia="zh-CN"/>
                </w:rPr>
                <w:t>是</w:t>
              </w:r>
            </w:ins>
          </w:p>
        </w:tc>
        <w:tc>
          <w:tcPr>
            <w:tcW w:w="548" w:type="pct"/>
            <w:tcBorders>
              <w:top w:val="nil"/>
              <w:left w:val="nil"/>
              <w:bottom w:val="single" w:color="auto" w:sz="4" w:space="0"/>
              <w:right w:val="single" w:color="auto" w:sz="4" w:space="0"/>
            </w:tcBorders>
            <w:shd w:val="clear" w:color="auto" w:fill="auto"/>
            <w:vAlign w:val="center"/>
          </w:tcPr>
          <w:p w14:paraId="21E0A5A2">
            <w:pPr>
              <w:keepNext w:val="0"/>
              <w:keepLines w:val="0"/>
              <w:widowControl/>
              <w:suppressLineNumbers w:val="0"/>
              <w:spacing w:before="0" w:beforeAutospacing="0" w:after="0" w:afterAutospacing="0"/>
              <w:ind w:left="0" w:right="0"/>
              <w:jc w:val="center"/>
              <w:rPr>
                <w:ins w:id="341" w:author="随遇而安" w:date="2023-08-12T10:20:26Z"/>
                <w:rFonts w:hint="default" w:ascii="宋体" w:hAnsi="宋体" w:eastAsia="宋体" w:cs="宋体"/>
                <w:sz w:val="20"/>
                <w:szCs w:val="20"/>
                <w:lang w:eastAsia="zh-CN"/>
              </w:rPr>
            </w:pPr>
          </w:p>
        </w:tc>
        <w:tc>
          <w:tcPr>
            <w:tcW w:w="500" w:type="pct"/>
            <w:tcBorders>
              <w:top w:val="nil"/>
              <w:left w:val="nil"/>
              <w:bottom w:val="single" w:color="auto" w:sz="4" w:space="0"/>
              <w:right w:val="single" w:color="auto" w:sz="4" w:space="0"/>
            </w:tcBorders>
            <w:shd w:val="clear" w:color="auto" w:fill="auto"/>
            <w:vAlign w:val="center"/>
          </w:tcPr>
          <w:p w14:paraId="14862949">
            <w:pPr>
              <w:keepNext w:val="0"/>
              <w:keepLines w:val="0"/>
              <w:widowControl/>
              <w:suppressLineNumbers w:val="0"/>
              <w:spacing w:before="0" w:beforeAutospacing="0" w:after="0" w:afterAutospacing="0"/>
              <w:ind w:left="0" w:right="0"/>
              <w:jc w:val="center"/>
              <w:rPr>
                <w:ins w:id="342" w:author="随遇而安" w:date="2023-08-12T10:20:26Z"/>
                <w:rFonts w:hint="default" w:ascii="宋体" w:hAnsi="宋体" w:eastAsia="宋体" w:cs="宋体"/>
                <w:sz w:val="20"/>
                <w:szCs w:val="20"/>
                <w:lang w:eastAsia="zh-CN"/>
              </w:rPr>
            </w:pPr>
          </w:p>
        </w:tc>
        <w:tc>
          <w:tcPr>
            <w:tcW w:w="581" w:type="pct"/>
            <w:tcBorders>
              <w:top w:val="nil"/>
              <w:left w:val="nil"/>
              <w:bottom w:val="single" w:color="auto" w:sz="4" w:space="0"/>
              <w:right w:val="single" w:color="auto" w:sz="4" w:space="0"/>
            </w:tcBorders>
            <w:shd w:val="clear" w:color="auto" w:fill="auto"/>
            <w:vAlign w:val="center"/>
          </w:tcPr>
          <w:p w14:paraId="3F84B9F0">
            <w:pPr>
              <w:keepNext w:val="0"/>
              <w:keepLines w:val="0"/>
              <w:widowControl/>
              <w:suppressLineNumbers w:val="0"/>
              <w:spacing w:before="0" w:beforeAutospacing="0" w:after="0" w:afterAutospacing="0"/>
              <w:ind w:left="0" w:right="0"/>
              <w:jc w:val="center"/>
              <w:rPr>
                <w:ins w:id="343" w:author="随遇而安" w:date="2023-08-12T10:20:26Z"/>
                <w:rFonts w:hint="default" w:ascii="宋体" w:hAnsi="宋体" w:eastAsia="宋体" w:cs="宋体"/>
                <w:sz w:val="20"/>
                <w:szCs w:val="20"/>
                <w:lang w:val="en-US" w:eastAsia="zh-CN"/>
              </w:rPr>
            </w:pPr>
            <w:ins w:id="344" w:author="随遇而安" w:date="2023-08-12T10:20:26Z">
              <w:r>
                <w:rPr>
                  <w:rFonts w:hint="eastAsia" w:ascii="宋体" w:hAnsi="宋体" w:eastAsia="宋体" w:cs="宋体"/>
                  <w:sz w:val="20"/>
                  <w:szCs w:val="20"/>
                  <w:lang w:val="en-US" w:eastAsia="zh-CN"/>
                </w:rPr>
                <w:t>尹善英</w:t>
              </w:r>
            </w:ins>
          </w:p>
        </w:tc>
        <w:tc>
          <w:tcPr>
            <w:tcW w:w="447" w:type="pct"/>
            <w:tcBorders>
              <w:top w:val="nil"/>
              <w:left w:val="nil"/>
              <w:bottom w:val="single" w:color="auto" w:sz="4" w:space="0"/>
              <w:right w:val="single" w:color="auto" w:sz="4" w:space="0"/>
            </w:tcBorders>
            <w:shd w:val="clear" w:color="auto" w:fill="auto"/>
            <w:vAlign w:val="center"/>
          </w:tcPr>
          <w:p w14:paraId="07AD8C3D">
            <w:pPr>
              <w:keepNext w:val="0"/>
              <w:keepLines w:val="0"/>
              <w:widowControl/>
              <w:suppressLineNumbers w:val="0"/>
              <w:spacing w:before="0" w:beforeAutospacing="0" w:after="0" w:afterAutospacing="0"/>
              <w:ind w:left="0" w:right="0"/>
              <w:jc w:val="center"/>
              <w:rPr>
                <w:ins w:id="345" w:author="随遇而安" w:date="2023-08-12T10:20:26Z"/>
                <w:rFonts w:hint="default" w:ascii="宋体" w:hAnsi="宋体" w:eastAsia="宋体" w:cs="宋体"/>
                <w:sz w:val="20"/>
                <w:szCs w:val="20"/>
                <w:lang w:val="en-US" w:eastAsia="zh-CN"/>
              </w:rPr>
            </w:pPr>
            <w:ins w:id="346" w:author="随遇而安" w:date="2023-08-12T10:20:26Z">
              <w:r>
                <w:rPr>
                  <w:rFonts w:hint="eastAsia" w:ascii="宋体" w:hAnsi="宋体" w:eastAsia="宋体" w:cs="宋体"/>
                  <w:sz w:val="20"/>
                  <w:szCs w:val="20"/>
                  <w:lang w:val="en-US" w:eastAsia="zh-CN"/>
                </w:rPr>
                <w:t>否</w:t>
              </w:r>
            </w:ins>
          </w:p>
        </w:tc>
      </w:tr>
      <w:tr w14:paraId="384C67A6">
        <w:tblPrEx>
          <w:tblCellMar>
            <w:top w:w="0" w:type="dxa"/>
            <w:left w:w="108" w:type="dxa"/>
            <w:bottom w:w="0" w:type="dxa"/>
            <w:right w:w="108" w:type="dxa"/>
          </w:tblCellMar>
        </w:tblPrEx>
        <w:trPr>
          <w:trHeight w:val="780" w:hRule="atLeast"/>
          <w:ins w:id="347" w:author="随遇而安" w:date="2024-11-06T16:40:27Z"/>
        </w:trPr>
        <w:tc>
          <w:tcPr>
            <w:tcW w:w="603" w:type="pct"/>
            <w:tcBorders>
              <w:top w:val="nil"/>
              <w:left w:val="single" w:color="auto" w:sz="4" w:space="0"/>
              <w:bottom w:val="single" w:color="auto" w:sz="4" w:space="0"/>
              <w:right w:val="single" w:color="auto" w:sz="4" w:space="0"/>
            </w:tcBorders>
            <w:shd w:val="clear" w:color="auto" w:fill="auto"/>
            <w:vAlign w:val="center"/>
          </w:tcPr>
          <w:p w14:paraId="6A2EDCDE">
            <w:pPr>
              <w:keepNext w:val="0"/>
              <w:keepLines w:val="0"/>
              <w:widowControl/>
              <w:suppressLineNumbers w:val="0"/>
              <w:spacing w:before="0" w:beforeAutospacing="0" w:after="0" w:afterAutospacing="0"/>
              <w:ind w:left="0" w:right="0"/>
              <w:jc w:val="center"/>
              <w:rPr>
                <w:ins w:id="348" w:author="随遇而安" w:date="2024-11-06T16:40:27Z"/>
                <w:rFonts w:hint="default" w:ascii="宋体" w:hAnsi="宋体" w:eastAsia="宋体" w:cs="宋体"/>
                <w:sz w:val="20"/>
                <w:szCs w:val="20"/>
                <w:lang w:val="en-US" w:eastAsia="zh-CN"/>
              </w:rPr>
            </w:pPr>
            <w:ins w:id="349" w:author="随遇而安" w:date="2024-11-06T16:40:29Z">
              <w:r>
                <w:rPr>
                  <w:rFonts w:hint="eastAsia" w:ascii="宋体" w:hAnsi="宋体" w:eastAsia="宋体" w:cs="宋体"/>
                  <w:sz w:val="20"/>
                  <w:szCs w:val="20"/>
                  <w:lang w:val="en-US" w:eastAsia="zh-CN"/>
                </w:rPr>
                <w:t>202</w:t>
              </w:r>
            </w:ins>
            <w:ins w:id="350" w:author="随遇而安" w:date="2024-11-06T16:40:30Z">
              <w:r>
                <w:rPr>
                  <w:rFonts w:hint="eastAsia" w:ascii="宋体" w:hAnsi="宋体" w:eastAsia="宋体" w:cs="宋体"/>
                  <w:sz w:val="20"/>
                  <w:szCs w:val="20"/>
                  <w:lang w:val="en-US" w:eastAsia="zh-CN"/>
                </w:rPr>
                <w:t>4</w:t>
              </w:r>
            </w:ins>
          </w:p>
        </w:tc>
        <w:tc>
          <w:tcPr>
            <w:tcW w:w="489" w:type="pct"/>
            <w:tcBorders>
              <w:top w:val="nil"/>
              <w:left w:val="nil"/>
              <w:bottom w:val="single" w:color="auto" w:sz="4" w:space="0"/>
              <w:right w:val="single" w:color="auto" w:sz="4" w:space="0"/>
            </w:tcBorders>
            <w:shd w:val="clear" w:color="auto" w:fill="auto"/>
            <w:vAlign w:val="center"/>
          </w:tcPr>
          <w:p w14:paraId="4A2079AF">
            <w:pPr>
              <w:keepNext w:val="0"/>
              <w:keepLines w:val="0"/>
              <w:widowControl/>
              <w:suppressLineNumbers w:val="0"/>
              <w:spacing w:before="0" w:beforeAutospacing="0" w:after="0" w:afterAutospacing="0"/>
              <w:ind w:left="0" w:right="0"/>
              <w:jc w:val="center"/>
              <w:rPr>
                <w:ins w:id="351" w:author="随遇而安" w:date="2024-11-06T16:40:27Z"/>
                <w:rFonts w:hint="default" w:ascii="宋体" w:hAnsi="宋体" w:eastAsia="宋体" w:cs="宋体"/>
                <w:sz w:val="20"/>
                <w:szCs w:val="20"/>
                <w:lang w:val="en-US" w:eastAsia="zh-CN"/>
              </w:rPr>
            </w:pPr>
            <w:ins w:id="352" w:author="随遇而安" w:date="2024-11-06T16:40:31Z">
              <w:r>
                <w:rPr>
                  <w:rFonts w:hint="eastAsia" w:ascii="宋体" w:hAnsi="宋体" w:eastAsia="宋体" w:cs="宋体"/>
                  <w:sz w:val="20"/>
                  <w:szCs w:val="20"/>
                  <w:lang w:val="en-US" w:eastAsia="zh-CN"/>
                </w:rPr>
                <w:t>修订</w:t>
              </w:r>
            </w:ins>
            <w:ins w:id="353" w:author="随遇而安" w:date="2024-11-06T16:40:33Z">
              <w:r>
                <w:rPr>
                  <w:rFonts w:hint="eastAsia" w:ascii="宋体" w:hAnsi="宋体" w:eastAsia="宋体" w:cs="宋体"/>
                  <w:sz w:val="20"/>
                  <w:szCs w:val="20"/>
                  <w:lang w:val="en-US" w:eastAsia="zh-CN"/>
                </w:rPr>
                <w:t>执行</w:t>
              </w:r>
            </w:ins>
          </w:p>
        </w:tc>
        <w:tc>
          <w:tcPr>
            <w:tcW w:w="742" w:type="pct"/>
            <w:tcBorders>
              <w:top w:val="nil"/>
              <w:left w:val="nil"/>
              <w:bottom w:val="single" w:color="auto" w:sz="4" w:space="0"/>
              <w:right w:val="single" w:color="auto" w:sz="4" w:space="0"/>
            </w:tcBorders>
            <w:shd w:val="clear" w:color="auto" w:fill="auto"/>
            <w:vAlign w:val="center"/>
          </w:tcPr>
          <w:p w14:paraId="327DFF68">
            <w:pPr>
              <w:keepNext w:val="0"/>
              <w:keepLines w:val="0"/>
              <w:widowControl/>
              <w:suppressLineNumbers w:val="0"/>
              <w:spacing w:before="0" w:beforeAutospacing="0" w:after="0" w:afterAutospacing="0"/>
              <w:ind w:left="0" w:right="0"/>
              <w:jc w:val="center"/>
              <w:rPr>
                <w:ins w:id="354" w:author="随遇而安" w:date="2024-11-06T16:40:27Z"/>
                <w:rFonts w:hint="default" w:ascii="宋体" w:hAnsi="宋体" w:eastAsia="宋体" w:cs="宋体"/>
                <w:sz w:val="20"/>
                <w:szCs w:val="20"/>
                <w:lang w:val="en-US" w:eastAsia="zh-CN"/>
              </w:rPr>
            </w:pPr>
            <w:ins w:id="355" w:author="随遇而安" w:date="2024-11-06T16:40:35Z">
              <w:r>
                <w:rPr>
                  <w:rFonts w:hint="eastAsia" w:ascii="宋体" w:hAnsi="宋体" w:eastAsia="宋体" w:cs="宋体"/>
                  <w:sz w:val="20"/>
                  <w:szCs w:val="20"/>
                  <w:lang w:val="en-US" w:eastAsia="zh-CN"/>
                </w:rPr>
                <w:t>2024</w:t>
              </w:r>
            </w:ins>
            <w:ins w:id="356" w:author="随遇而安" w:date="2024-11-06T16:40:36Z">
              <w:r>
                <w:rPr>
                  <w:rFonts w:hint="eastAsia" w:ascii="宋体" w:hAnsi="宋体" w:eastAsia="宋体" w:cs="宋体"/>
                  <w:sz w:val="20"/>
                  <w:szCs w:val="20"/>
                  <w:lang w:val="en-US" w:eastAsia="zh-CN"/>
                </w:rPr>
                <w:t>.11</w:t>
              </w:r>
            </w:ins>
            <w:ins w:id="357" w:author="随遇而安" w:date="2024-11-06T16:40:37Z">
              <w:r>
                <w:rPr>
                  <w:rFonts w:hint="eastAsia" w:ascii="宋体" w:hAnsi="宋体" w:eastAsia="宋体" w:cs="宋体"/>
                  <w:sz w:val="20"/>
                  <w:szCs w:val="20"/>
                  <w:lang w:val="en-US" w:eastAsia="zh-CN"/>
                </w:rPr>
                <w:t>.10</w:t>
              </w:r>
            </w:ins>
          </w:p>
        </w:tc>
        <w:tc>
          <w:tcPr>
            <w:tcW w:w="725" w:type="pct"/>
            <w:tcBorders>
              <w:top w:val="nil"/>
              <w:left w:val="nil"/>
              <w:bottom w:val="single" w:color="auto" w:sz="4" w:space="0"/>
              <w:right w:val="single" w:color="auto" w:sz="4" w:space="0"/>
            </w:tcBorders>
            <w:shd w:val="clear" w:color="auto" w:fill="auto"/>
            <w:vAlign w:val="center"/>
          </w:tcPr>
          <w:p w14:paraId="38F1FBF4">
            <w:pPr>
              <w:keepNext w:val="0"/>
              <w:keepLines w:val="0"/>
              <w:widowControl/>
              <w:suppressLineNumbers w:val="0"/>
              <w:spacing w:before="0" w:beforeAutospacing="0" w:after="0" w:afterAutospacing="0"/>
              <w:ind w:left="0" w:right="0"/>
              <w:jc w:val="center"/>
              <w:rPr>
                <w:ins w:id="358" w:author="随遇而安" w:date="2024-11-06T16:40:27Z"/>
                <w:rFonts w:hint="default" w:ascii="宋体" w:hAnsi="宋体" w:eastAsia="宋体" w:cs="宋体"/>
                <w:sz w:val="20"/>
                <w:szCs w:val="20"/>
                <w:lang w:val="en-US" w:eastAsia="zh-CN"/>
              </w:rPr>
            </w:pPr>
            <w:ins w:id="359" w:author="随遇而安" w:date="2024-11-06T16:40:40Z">
              <w:r>
                <w:rPr>
                  <w:rFonts w:hint="eastAsia" w:ascii="宋体" w:hAnsi="宋体" w:eastAsia="宋体" w:cs="宋体"/>
                  <w:sz w:val="20"/>
                  <w:szCs w:val="20"/>
                  <w:lang w:val="en-US" w:eastAsia="zh-CN"/>
                </w:rPr>
                <w:t>安环品质部</w:t>
              </w:r>
            </w:ins>
          </w:p>
        </w:tc>
        <w:tc>
          <w:tcPr>
            <w:tcW w:w="365" w:type="pct"/>
            <w:tcBorders>
              <w:top w:val="nil"/>
              <w:left w:val="nil"/>
              <w:bottom w:val="single" w:color="auto" w:sz="4" w:space="0"/>
              <w:right w:val="single" w:color="auto" w:sz="4" w:space="0"/>
            </w:tcBorders>
            <w:shd w:val="clear" w:color="auto" w:fill="auto"/>
            <w:vAlign w:val="center"/>
          </w:tcPr>
          <w:p w14:paraId="023FF2F8">
            <w:pPr>
              <w:keepNext w:val="0"/>
              <w:keepLines w:val="0"/>
              <w:widowControl/>
              <w:suppressLineNumbers w:val="0"/>
              <w:spacing w:before="0" w:beforeAutospacing="0" w:after="0" w:afterAutospacing="0"/>
              <w:ind w:left="0" w:right="0"/>
              <w:jc w:val="center"/>
              <w:rPr>
                <w:ins w:id="360" w:author="随遇而安" w:date="2024-11-06T16:40:27Z"/>
                <w:rFonts w:hint="default" w:ascii="宋体" w:hAnsi="宋体" w:eastAsia="宋体" w:cs="宋体"/>
                <w:sz w:val="20"/>
                <w:szCs w:val="20"/>
                <w:lang w:val="en-US" w:eastAsia="zh-CN"/>
              </w:rPr>
            </w:pPr>
            <w:ins w:id="361" w:author="随遇而安" w:date="2024-11-06T16:40:42Z">
              <w:r>
                <w:rPr>
                  <w:rFonts w:hint="eastAsia" w:ascii="宋体" w:hAnsi="宋体" w:eastAsia="宋体" w:cs="宋体"/>
                  <w:sz w:val="20"/>
                  <w:szCs w:val="20"/>
                  <w:lang w:val="en-US" w:eastAsia="zh-CN"/>
                </w:rPr>
                <w:t>是</w:t>
              </w:r>
            </w:ins>
          </w:p>
        </w:tc>
        <w:tc>
          <w:tcPr>
            <w:tcW w:w="548" w:type="pct"/>
            <w:tcBorders>
              <w:top w:val="nil"/>
              <w:left w:val="nil"/>
              <w:bottom w:val="single" w:color="auto" w:sz="4" w:space="0"/>
              <w:right w:val="single" w:color="auto" w:sz="4" w:space="0"/>
            </w:tcBorders>
            <w:shd w:val="clear" w:color="auto" w:fill="auto"/>
            <w:vAlign w:val="center"/>
          </w:tcPr>
          <w:p w14:paraId="0381B1C0">
            <w:pPr>
              <w:keepNext w:val="0"/>
              <w:keepLines w:val="0"/>
              <w:widowControl/>
              <w:suppressLineNumbers w:val="0"/>
              <w:spacing w:before="0" w:beforeAutospacing="0" w:after="0" w:afterAutospacing="0"/>
              <w:ind w:left="0" w:right="0"/>
              <w:jc w:val="center"/>
              <w:rPr>
                <w:ins w:id="362" w:author="随遇而安" w:date="2024-11-06T16:40:27Z"/>
                <w:rFonts w:hint="default" w:ascii="宋体" w:hAnsi="宋体" w:eastAsia="宋体" w:cs="宋体"/>
                <w:sz w:val="20"/>
                <w:szCs w:val="20"/>
                <w:lang w:eastAsia="zh-CN"/>
              </w:rPr>
            </w:pPr>
          </w:p>
        </w:tc>
        <w:tc>
          <w:tcPr>
            <w:tcW w:w="500" w:type="pct"/>
            <w:tcBorders>
              <w:top w:val="nil"/>
              <w:left w:val="nil"/>
              <w:bottom w:val="single" w:color="auto" w:sz="4" w:space="0"/>
              <w:right w:val="single" w:color="auto" w:sz="4" w:space="0"/>
            </w:tcBorders>
            <w:shd w:val="clear" w:color="auto" w:fill="auto"/>
            <w:vAlign w:val="center"/>
          </w:tcPr>
          <w:p w14:paraId="57B380C9">
            <w:pPr>
              <w:keepNext w:val="0"/>
              <w:keepLines w:val="0"/>
              <w:widowControl/>
              <w:suppressLineNumbers w:val="0"/>
              <w:spacing w:before="0" w:beforeAutospacing="0" w:after="0" w:afterAutospacing="0"/>
              <w:ind w:left="0" w:right="0"/>
              <w:jc w:val="center"/>
              <w:rPr>
                <w:ins w:id="363" w:author="随遇而安" w:date="2024-11-06T16:40:27Z"/>
                <w:rFonts w:hint="default" w:ascii="宋体" w:hAnsi="宋体" w:eastAsia="宋体" w:cs="宋体"/>
                <w:sz w:val="20"/>
                <w:szCs w:val="20"/>
                <w:lang w:eastAsia="zh-CN"/>
              </w:rPr>
            </w:pPr>
          </w:p>
        </w:tc>
        <w:tc>
          <w:tcPr>
            <w:tcW w:w="581" w:type="pct"/>
            <w:tcBorders>
              <w:top w:val="nil"/>
              <w:left w:val="nil"/>
              <w:bottom w:val="single" w:color="auto" w:sz="4" w:space="0"/>
              <w:right w:val="single" w:color="auto" w:sz="4" w:space="0"/>
            </w:tcBorders>
            <w:shd w:val="clear" w:color="auto" w:fill="auto"/>
            <w:vAlign w:val="center"/>
          </w:tcPr>
          <w:p w14:paraId="356F4368">
            <w:pPr>
              <w:keepNext w:val="0"/>
              <w:keepLines w:val="0"/>
              <w:widowControl/>
              <w:suppressLineNumbers w:val="0"/>
              <w:spacing w:before="0" w:beforeAutospacing="0" w:after="0" w:afterAutospacing="0"/>
              <w:ind w:left="0" w:right="0"/>
              <w:jc w:val="center"/>
              <w:rPr>
                <w:ins w:id="364" w:author="随遇而安" w:date="2024-11-06T16:40:27Z"/>
                <w:rFonts w:hint="default" w:ascii="宋体" w:hAnsi="宋体" w:eastAsia="宋体" w:cs="宋体"/>
                <w:sz w:val="20"/>
                <w:szCs w:val="20"/>
                <w:lang w:val="en-US" w:eastAsia="zh-CN"/>
              </w:rPr>
            </w:pPr>
            <w:ins w:id="365" w:author="随遇而安" w:date="2024-11-06T16:40:52Z">
              <w:r>
                <w:rPr>
                  <w:rFonts w:hint="eastAsia" w:ascii="宋体" w:hAnsi="宋体" w:eastAsia="宋体" w:cs="宋体"/>
                  <w:sz w:val="20"/>
                  <w:szCs w:val="20"/>
                  <w:lang w:val="en-US" w:eastAsia="zh-CN"/>
                </w:rPr>
                <w:t>黄殿兴</w:t>
              </w:r>
            </w:ins>
          </w:p>
        </w:tc>
        <w:tc>
          <w:tcPr>
            <w:tcW w:w="447" w:type="pct"/>
            <w:tcBorders>
              <w:top w:val="nil"/>
              <w:left w:val="nil"/>
              <w:bottom w:val="single" w:color="auto" w:sz="4" w:space="0"/>
              <w:right w:val="single" w:color="auto" w:sz="4" w:space="0"/>
            </w:tcBorders>
            <w:shd w:val="clear" w:color="auto" w:fill="auto"/>
            <w:vAlign w:val="center"/>
          </w:tcPr>
          <w:p w14:paraId="127D0838">
            <w:pPr>
              <w:keepNext w:val="0"/>
              <w:keepLines w:val="0"/>
              <w:widowControl/>
              <w:suppressLineNumbers w:val="0"/>
              <w:spacing w:before="0" w:beforeAutospacing="0" w:after="0" w:afterAutospacing="0"/>
              <w:ind w:left="0" w:right="0"/>
              <w:jc w:val="center"/>
              <w:rPr>
                <w:ins w:id="366" w:author="随遇而安" w:date="2024-11-06T16:40:27Z"/>
                <w:rFonts w:hint="default" w:ascii="宋体" w:hAnsi="宋体" w:eastAsia="宋体" w:cs="宋体"/>
                <w:sz w:val="20"/>
                <w:szCs w:val="20"/>
                <w:lang w:val="en-US" w:eastAsia="zh-CN"/>
              </w:rPr>
            </w:pPr>
            <w:ins w:id="367" w:author="随遇而安" w:date="2024-11-06T16:40:54Z">
              <w:r>
                <w:rPr>
                  <w:rFonts w:hint="eastAsia" w:ascii="宋体" w:hAnsi="宋体" w:eastAsia="宋体" w:cs="宋体"/>
                  <w:sz w:val="20"/>
                  <w:szCs w:val="20"/>
                  <w:lang w:val="en-US" w:eastAsia="zh-CN"/>
                </w:rPr>
                <w:t>是</w:t>
              </w:r>
            </w:ins>
          </w:p>
        </w:tc>
      </w:tr>
      <w:tr w14:paraId="39D316A1">
        <w:tblPrEx>
          <w:tblCellMar>
            <w:top w:w="0" w:type="dxa"/>
            <w:left w:w="108" w:type="dxa"/>
            <w:bottom w:w="0" w:type="dxa"/>
            <w:right w:w="108" w:type="dxa"/>
          </w:tblCellMar>
        </w:tblPrEx>
        <w:trPr>
          <w:trHeight w:val="4980" w:hRule="atLeast"/>
          <w:ins w:id="368" w:author="随遇而安" w:date="2023-08-12T10:20:26Z"/>
        </w:trPr>
        <w:tc>
          <w:tcPr>
            <w:tcW w:w="603" w:type="pct"/>
            <w:tcBorders>
              <w:top w:val="nil"/>
              <w:left w:val="single" w:color="auto" w:sz="4" w:space="0"/>
              <w:bottom w:val="single" w:color="auto" w:sz="4" w:space="0"/>
              <w:right w:val="single" w:color="auto" w:sz="4" w:space="0"/>
            </w:tcBorders>
            <w:shd w:val="clear" w:color="auto" w:fill="auto"/>
            <w:vAlign w:val="center"/>
          </w:tcPr>
          <w:p w14:paraId="428F094A">
            <w:pPr>
              <w:keepNext w:val="0"/>
              <w:keepLines w:val="0"/>
              <w:widowControl/>
              <w:suppressLineNumbers w:val="0"/>
              <w:spacing w:before="0" w:beforeAutospacing="0" w:after="0" w:afterAutospacing="0"/>
              <w:ind w:left="0" w:right="0"/>
              <w:jc w:val="center"/>
              <w:rPr>
                <w:ins w:id="369" w:author="随遇而安" w:date="2023-08-12T10:20:26Z"/>
                <w:rFonts w:hint="default" w:ascii="宋体" w:hAnsi="宋体" w:eastAsia="宋体" w:cs="宋体"/>
                <w:sz w:val="20"/>
                <w:szCs w:val="20"/>
                <w:lang w:eastAsia="zh-CN"/>
              </w:rPr>
            </w:pPr>
            <w:ins w:id="370" w:author="随遇而安" w:date="2023-08-12T10:20:26Z">
              <w:r>
                <w:rPr>
                  <w:rFonts w:hint="eastAsia" w:ascii="宋体" w:hAnsi="宋体" w:eastAsia="宋体" w:cs="宋体"/>
                  <w:sz w:val="20"/>
                  <w:szCs w:val="20"/>
                  <w:lang w:eastAsia="zh-CN"/>
                </w:rPr>
                <w:t>此</w:t>
              </w:r>
            </w:ins>
          </w:p>
          <w:p w14:paraId="04F70859">
            <w:pPr>
              <w:keepNext w:val="0"/>
              <w:keepLines w:val="0"/>
              <w:widowControl/>
              <w:suppressLineNumbers w:val="0"/>
              <w:spacing w:before="0" w:beforeAutospacing="0" w:after="0" w:afterAutospacing="0"/>
              <w:ind w:left="0" w:right="0"/>
              <w:jc w:val="center"/>
              <w:rPr>
                <w:ins w:id="371" w:author="随遇而安" w:date="2023-08-12T10:20:26Z"/>
                <w:rFonts w:hint="default" w:ascii="宋体" w:hAnsi="宋体" w:eastAsia="宋体" w:cs="宋体"/>
                <w:sz w:val="20"/>
                <w:szCs w:val="20"/>
                <w:lang w:eastAsia="zh-CN"/>
              </w:rPr>
            </w:pPr>
          </w:p>
          <w:p w14:paraId="093820EA">
            <w:pPr>
              <w:keepNext w:val="0"/>
              <w:keepLines w:val="0"/>
              <w:widowControl/>
              <w:suppressLineNumbers w:val="0"/>
              <w:spacing w:before="0" w:beforeAutospacing="0" w:after="0" w:afterAutospacing="0"/>
              <w:ind w:left="0" w:right="0"/>
              <w:jc w:val="center"/>
              <w:rPr>
                <w:ins w:id="372" w:author="随遇而安" w:date="2023-08-12T10:20:26Z"/>
                <w:rFonts w:hint="default" w:ascii="宋体" w:hAnsi="宋体" w:eastAsia="宋体" w:cs="宋体"/>
                <w:sz w:val="20"/>
                <w:szCs w:val="20"/>
                <w:lang w:eastAsia="zh-CN"/>
              </w:rPr>
            </w:pPr>
            <w:ins w:id="373" w:author="随遇而安" w:date="2023-08-12T10:20:26Z">
              <w:r>
                <w:rPr>
                  <w:rFonts w:hint="eastAsia" w:ascii="宋体" w:hAnsi="宋体" w:eastAsia="宋体" w:cs="宋体"/>
                  <w:sz w:val="20"/>
                  <w:szCs w:val="20"/>
                  <w:lang w:eastAsia="zh-CN"/>
                </w:rPr>
                <w:t>次</w:t>
              </w:r>
            </w:ins>
          </w:p>
          <w:p w14:paraId="47542B34">
            <w:pPr>
              <w:keepNext w:val="0"/>
              <w:keepLines w:val="0"/>
              <w:widowControl/>
              <w:suppressLineNumbers w:val="0"/>
              <w:spacing w:before="0" w:beforeAutospacing="0" w:after="0" w:afterAutospacing="0"/>
              <w:ind w:left="0" w:right="0"/>
              <w:jc w:val="center"/>
              <w:rPr>
                <w:ins w:id="374" w:author="随遇而安" w:date="2023-08-12T10:20:26Z"/>
                <w:rFonts w:hint="default" w:ascii="宋体" w:hAnsi="宋体" w:eastAsia="宋体" w:cs="宋体"/>
                <w:sz w:val="20"/>
                <w:szCs w:val="20"/>
                <w:lang w:eastAsia="zh-CN"/>
              </w:rPr>
            </w:pPr>
          </w:p>
          <w:p w14:paraId="18B08FD7">
            <w:pPr>
              <w:keepNext w:val="0"/>
              <w:keepLines w:val="0"/>
              <w:widowControl/>
              <w:suppressLineNumbers w:val="0"/>
              <w:spacing w:before="0" w:beforeAutospacing="0" w:after="0" w:afterAutospacing="0"/>
              <w:ind w:left="0" w:right="0"/>
              <w:jc w:val="center"/>
              <w:rPr>
                <w:ins w:id="375" w:author="随遇而安" w:date="2023-08-12T10:20:26Z"/>
                <w:rFonts w:hint="default" w:ascii="宋体" w:hAnsi="宋体" w:eastAsia="宋体" w:cs="宋体"/>
                <w:sz w:val="20"/>
                <w:szCs w:val="20"/>
                <w:lang w:eastAsia="zh-CN"/>
              </w:rPr>
            </w:pPr>
            <w:ins w:id="376" w:author="随遇而安" w:date="2023-08-12T10:20:26Z">
              <w:r>
                <w:rPr>
                  <w:rFonts w:hint="eastAsia" w:ascii="宋体" w:hAnsi="宋体" w:eastAsia="宋体" w:cs="宋体"/>
                  <w:sz w:val="20"/>
                  <w:szCs w:val="20"/>
                  <w:lang w:eastAsia="zh-CN"/>
                </w:rPr>
                <w:t>修</w:t>
              </w:r>
            </w:ins>
          </w:p>
          <w:p w14:paraId="769CA8C9">
            <w:pPr>
              <w:keepNext w:val="0"/>
              <w:keepLines w:val="0"/>
              <w:widowControl/>
              <w:suppressLineNumbers w:val="0"/>
              <w:spacing w:before="0" w:beforeAutospacing="0" w:after="0" w:afterAutospacing="0"/>
              <w:ind w:left="0" w:right="0"/>
              <w:jc w:val="center"/>
              <w:rPr>
                <w:ins w:id="377" w:author="随遇而安" w:date="2023-08-12T10:20:26Z"/>
                <w:rFonts w:hint="default" w:ascii="宋体" w:hAnsi="宋体" w:eastAsia="宋体" w:cs="宋体"/>
                <w:sz w:val="20"/>
                <w:szCs w:val="20"/>
                <w:lang w:eastAsia="zh-CN"/>
              </w:rPr>
            </w:pPr>
          </w:p>
          <w:p w14:paraId="57A88951">
            <w:pPr>
              <w:keepNext w:val="0"/>
              <w:keepLines w:val="0"/>
              <w:widowControl/>
              <w:suppressLineNumbers w:val="0"/>
              <w:spacing w:before="0" w:beforeAutospacing="0" w:after="0" w:afterAutospacing="0"/>
              <w:ind w:left="0" w:right="0"/>
              <w:jc w:val="center"/>
              <w:rPr>
                <w:ins w:id="378" w:author="随遇而安" w:date="2023-08-12T10:20:26Z"/>
                <w:rFonts w:hint="default" w:ascii="宋体" w:hAnsi="宋体" w:eastAsia="宋体" w:cs="宋体"/>
                <w:sz w:val="20"/>
                <w:szCs w:val="20"/>
                <w:lang w:eastAsia="zh-CN"/>
              </w:rPr>
            </w:pPr>
            <w:ins w:id="379" w:author="随遇而安" w:date="2023-08-12T10:20:26Z">
              <w:r>
                <w:rPr>
                  <w:rFonts w:hint="eastAsia" w:ascii="宋体" w:hAnsi="宋体" w:eastAsia="宋体" w:cs="宋体"/>
                  <w:sz w:val="20"/>
                  <w:szCs w:val="20"/>
                  <w:lang w:eastAsia="zh-CN"/>
                </w:rPr>
                <w:t>改</w:t>
              </w:r>
            </w:ins>
          </w:p>
          <w:p w14:paraId="115144E8">
            <w:pPr>
              <w:keepNext w:val="0"/>
              <w:keepLines w:val="0"/>
              <w:widowControl/>
              <w:suppressLineNumbers w:val="0"/>
              <w:spacing w:before="0" w:beforeAutospacing="0" w:after="0" w:afterAutospacing="0"/>
              <w:ind w:left="0" w:right="0"/>
              <w:jc w:val="center"/>
              <w:rPr>
                <w:ins w:id="380" w:author="随遇而安" w:date="2023-08-12T10:20:26Z"/>
                <w:rFonts w:hint="default" w:ascii="宋体" w:hAnsi="宋体" w:eastAsia="宋体" w:cs="宋体"/>
                <w:sz w:val="20"/>
                <w:szCs w:val="20"/>
                <w:lang w:eastAsia="zh-CN"/>
              </w:rPr>
            </w:pPr>
          </w:p>
          <w:p w14:paraId="71D7A9DC">
            <w:pPr>
              <w:keepNext w:val="0"/>
              <w:keepLines w:val="0"/>
              <w:widowControl/>
              <w:suppressLineNumbers w:val="0"/>
              <w:spacing w:before="0" w:beforeAutospacing="0" w:after="0" w:afterAutospacing="0"/>
              <w:ind w:left="0" w:right="0"/>
              <w:jc w:val="center"/>
              <w:rPr>
                <w:ins w:id="381" w:author="随遇而安" w:date="2023-08-12T10:20:26Z"/>
                <w:rFonts w:hint="default" w:ascii="宋体" w:hAnsi="宋体" w:eastAsia="宋体" w:cs="宋体"/>
                <w:sz w:val="20"/>
                <w:szCs w:val="20"/>
                <w:lang w:eastAsia="zh-CN"/>
              </w:rPr>
            </w:pPr>
            <w:ins w:id="382" w:author="随遇而安" w:date="2023-08-12T10:20:26Z">
              <w:r>
                <w:rPr>
                  <w:rFonts w:hint="eastAsia" w:ascii="宋体" w:hAnsi="宋体" w:eastAsia="宋体" w:cs="宋体"/>
                  <w:sz w:val="20"/>
                  <w:szCs w:val="20"/>
                  <w:lang w:eastAsia="zh-CN"/>
                </w:rPr>
                <w:t>的</w:t>
              </w:r>
            </w:ins>
          </w:p>
          <w:p w14:paraId="72B8D92A">
            <w:pPr>
              <w:keepNext w:val="0"/>
              <w:keepLines w:val="0"/>
              <w:widowControl/>
              <w:suppressLineNumbers w:val="0"/>
              <w:spacing w:before="0" w:beforeAutospacing="0" w:after="0" w:afterAutospacing="0"/>
              <w:ind w:left="0" w:right="0"/>
              <w:jc w:val="center"/>
              <w:rPr>
                <w:ins w:id="383" w:author="随遇而安" w:date="2023-08-12T10:20:26Z"/>
                <w:rFonts w:hint="default" w:ascii="宋体" w:hAnsi="宋体" w:eastAsia="宋体" w:cs="宋体"/>
                <w:sz w:val="20"/>
                <w:szCs w:val="20"/>
                <w:lang w:eastAsia="zh-CN"/>
              </w:rPr>
            </w:pPr>
          </w:p>
          <w:p w14:paraId="08858D9C">
            <w:pPr>
              <w:keepNext w:val="0"/>
              <w:keepLines w:val="0"/>
              <w:widowControl/>
              <w:suppressLineNumbers w:val="0"/>
              <w:spacing w:before="0" w:beforeAutospacing="0" w:after="0" w:afterAutospacing="0"/>
              <w:ind w:left="0" w:right="0"/>
              <w:jc w:val="center"/>
              <w:rPr>
                <w:ins w:id="384" w:author="随遇而安" w:date="2023-08-12T10:20:26Z"/>
                <w:rFonts w:hint="default" w:ascii="宋体" w:hAnsi="宋体" w:eastAsia="宋体" w:cs="宋体"/>
                <w:sz w:val="20"/>
                <w:szCs w:val="20"/>
                <w:lang w:eastAsia="zh-CN"/>
              </w:rPr>
            </w:pPr>
            <w:ins w:id="385" w:author="随遇而安" w:date="2023-08-12T10:20:26Z">
              <w:r>
                <w:rPr>
                  <w:rFonts w:hint="eastAsia" w:ascii="宋体" w:hAnsi="宋体" w:eastAsia="宋体" w:cs="宋体"/>
                  <w:sz w:val="20"/>
                  <w:szCs w:val="20"/>
                  <w:lang w:eastAsia="zh-CN"/>
                </w:rPr>
                <w:t>主</w:t>
              </w:r>
            </w:ins>
          </w:p>
          <w:p w14:paraId="0FB51573">
            <w:pPr>
              <w:keepNext w:val="0"/>
              <w:keepLines w:val="0"/>
              <w:widowControl/>
              <w:suppressLineNumbers w:val="0"/>
              <w:spacing w:before="0" w:beforeAutospacing="0" w:after="0" w:afterAutospacing="0"/>
              <w:ind w:left="0" w:right="0"/>
              <w:jc w:val="center"/>
              <w:rPr>
                <w:ins w:id="386" w:author="随遇而安" w:date="2023-08-12T10:20:26Z"/>
                <w:rFonts w:hint="default" w:ascii="宋体" w:hAnsi="宋体" w:eastAsia="宋体" w:cs="宋体"/>
                <w:sz w:val="20"/>
                <w:szCs w:val="20"/>
                <w:lang w:eastAsia="zh-CN"/>
              </w:rPr>
            </w:pPr>
          </w:p>
          <w:p w14:paraId="306BD0C6">
            <w:pPr>
              <w:keepNext w:val="0"/>
              <w:keepLines w:val="0"/>
              <w:widowControl/>
              <w:suppressLineNumbers w:val="0"/>
              <w:spacing w:before="0" w:beforeAutospacing="0" w:after="0" w:afterAutospacing="0"/>
              <w:ind w:left="0" w:right="0"/>
              <w:jc w:val="center"/>
              <w:rPr>
                <w:ins w:id="387" w:author="随遇而安" w:date="2023-08-12T10:20:26Z"/>
                <w:rFonts w:hint="default" w:ascii="宋体" w:hAnsi="宋体" w:eastAsia="宋体" w:cs="宋体"/>
                <w:sz w:val="20"/>
                <w:szCs w:val="20"/>
                <w:lang w:eastAsia="zh-CN"/>
              </w:rPr>
            </w:pPr>
            <w:ins w:id="388" w:author="随遇而安" w:date="2023-08-12T10:20:26Z">
              <w:r>
                <w:rPr>
                  <w:rFonts w:hint="eastAsia" w:ascii="宋体" w:hAnsi="宋体" w:eastAsia="宋体" w:cs="宋体"/>
                  <w:sz w:val="20"/>
                  <w:szCs w:val="20"/>
                  <w:lang w:eastAsia="zh-CN"/>
                </w:rPr>
                <w:t>要</w:t>
              </w:r>
            </w:ins>
          </w:p>
          <w:p w14:paraId="59CDBBEE">
            <w:pPr>
              <w:keepNext w:val="0"/>
              <w:keepLines w:val="0"/>
              <w:widowControl/>
              <w:suppressLineNumbers w:val="0"/>
              <w:spacing w:before="0" w:beforeAutospacing="0" w:after="0" w:afterAutospacing="0"/>
              <w:ind w:left="0" w:right="0"/>
              <w:jc w:val="center"/>
              <w:rPr>
                <w:ins w:id="389" w:author="随遇而安" w:date="2023-08-12T10:20:26Z"/>
                <w:rFonts w:hint="default" w:ascii="宋体" w:hAnsi="宋体" w:eastAsia="宋体" w:cs="宋体"/>
                <w:sz w:val="20"/>
                <w:szCs w:val="20"/>
                <w:lang w:eastAsia="zh-CN"/>
              </w:rPr>
            </w:pPr>
          </w:p>
          <w:p w14:paraId="24C37CCA">
            <w:pPr>
              <w:keepNext w:val="0"/>
              <w:keepLines w:val="0"/>
              <w:widowControl/>
              <w:suppressLineNumbers w:val="0"/>
              <w:spacing w:before="0" w:beforeAutospacing="0" w:after="0" w:afterAutospacing="0"/>
              <w:ind w:left="0" w:right="0"/>
              <w:jc w:val="center"/>
              <w:rPr>
                <w:ins w:id="390" w:author="随遇而安" w:date="2023-08-12T10:20:26Z"/>
                <w:rFonts w:hint="default" w:ascii="宋体" w:hAnsi="宋体" w:eastAsia="宋体" w:cs="宋体"/>
                <w:sz w:val="20"/>
                <w:szCs w:val="20"/>
                <w:lang w:eastAsia="zh-CN"/>
              </w:rPr>
            </w:pPr>
            <w:ins w:id="391" w:author="随遇而安" w:date="2023-08-12T10:20:26Z">
              <w:r>
                <w:rPr>
                  <w:rFonts w:hint="eastAsia" w:ascii="宋体" w:hAnsi="宋体" w:eastAsia="宋体" w:cs="宋体"/>
                  <w:sz w:val="20"/>
                  <w:szCs w:val="20"/>
                  <w:lang w:eastAsia="zh-CN"/>
                </w:rPr>
                <w:t>内</w:t>
              </w:r>
            </w:ins>
          </w:p>
          <w:p w14:paraId="49BF9C13">
            <w:pPr>
              <w:keepNext w:val="0"/>
              <w:keepLines w:val="0"/>
              <w:widowControl/>
              <w:suppressLineNumbers w:val="0"/>
              <w:spacing w:before="0" w:beforeAutospacing="0" w:after="0" w:afterAutospacing="0"/>
              <w:ind w:left="0" w:right="0"/>
              <w:jc w:val="center"/>
              <w:rPr>
                <w:ins w:id="392" w:author="随遇而安" w:date="2023-08-12T10:20:26Z"/>
                <w:rFonts w:hint="default" w:ascii="宋体" w:hAnsi="宋体" w:eastAsia="宋体" w:cs="宋体"/>
                <w:sz w:val="20"/>
                <w:szCs w:val="20"/>
                <w:lang w:eastAsia="zh-CN"/>
              </w:rPr>
            </w:pPr>
          </w:p>
          <w:p w14:paraId="581D00AE">
            <w:pPr>
              <w:keepNext w:val="0"/>
              <w:keepLines w:val="0"/>
              <w:widowControl/>
              <w:suppressLineNumbers w:val="0"/>
              <w:spacing w:before="0" w:beforeAutospacing="0" w:after="0" w:afterAutospacing="0"/>
              <w:ind w:left="0" w:right="0"/>
              <w:jc w:val="center"/>
              <w:rPr>
                <w:ins w:id="393" w:author="随遇而安" w:date="2023-08-12T10:20:26Z"/>
                <w:rFonts w:hint="default" w:ascii="宋体" w:hAnsi="宋体" w:eastAsia="宋体" w:cs="宋体"/>
                <w:sz w:val="20"/>
                <w:szCs w:val="20"/>
                <w:lang w:eastAsia="zh-CN"/>
              </w:rPr>
            </w:pPr>
            <w:ins w:id="394" w:author="随遇而安" w:date="2023-08-12T10:20:26Z">
              <w:r>
                <w:rPr>
                  <w:rFonts w:hint="eastAsia" w:ascii="宋体" w:hAnsi="宋体" w:eastAsia="宋体" w:cs="宋体"/>
                  <w:sz w:val="20"/>
                  <w:szCs w:val="20"/>
                  <w:lang w:eastAsia="zh-CN"/>
                </w:rPr>
                <w:t>容</w:t>
              </w:r>
            </w:ins>
          </w:p>
        </w:tc>
        <w:tc>
          <w:tcPr>
            <w:tcW w:w="4397" w:type="pct"/>
            <w:gridSpan w:val="8"/>
            <w:tcBorders>
              <w:top w:val="single" w:color="auto" w:sz="4" w:space="0"/>
              <w:left w:val="nil"/>
              <w:bottom w:val="single" w:color="auto" w:sz="4" w:space="0"/>
              <w:right w:val="single" w:color="auto" w:sz="4" w:space="0"/>
            </w:tcBorders>
            <w:shd w:val="clear" w:color="auto" w:fill="auto"/>
            <w:vAlign w:val="center"/>
          </w:tcPr>
          <w:p w14:paraId="2C027033">
            <w:pPr>
              <w:keepNext w:val="0"/>
              <w:keepLines w:val="0"/>
              <w:widowControl/>
              <w:suppressLineNumbers w:val="0"/>
              <w:autoSpaceDE/>
              <w:autoSpaceDN/>
              <w:spacing w:before="185" w:line="360" w:lineRule="auto"/>
              <w:ind w:firstLine="0" w:firstLineChars="0"/>
              <w:jc w:val="left"/>
              <w:rPr>
                <w:ins w:id="396" w:author="随遇而安" w:date="2024-11-06T16:41:42Z"/>
                <w:rFonts w:hint="eastAsia" w:ascii="仿宋" w:hAnsi="仿宋" w:eastAsia="仿宋" w:cs="仿宋"/>
                <w:spacing w:val="-2"/>
                <w:sz w:val="28"/>
                <w:szCs w:val="24"/>
                <w:lang w:eastAsia="zh-CN"/>
                <w:rPrChange w:id="397" w:author="36526" w:date="2024-11-06T20:23:46Z">
                  <w:rPr>
                    <w:ins w:id="398" w:author="随遇而安" w:date="2024-11-06T16:41:42Z"/>
                  </w:rPr>
                </w:rPrChange>
              </w:rPr>
              <w:pPrChange w:id="395" w:author="36526" w:date="2024-11-06T20:23:50Z">
                <w:pPr>
                  <w:keepNext w:val="0"/>
                  <w:keepLines w:val="0"/>
                  <w:widowControl/>
                  <w:suppressLineNumbers w:val="0"/>
                  <w:jc w:val="left"/>
                </w:pPr>
              </w:pPrChange>
            </w:pPr>
            <w:ins w:id="399" w:author="随遇而安" w:date="2024-11-06T16:41:42Z">
              <w:r>
                <w:rPr>
                  <w:rFonts w:hint="eastAsia" w:ascii="仿宋" w:hAnsi="仿宋" w:eastAsia="仿宋" w:cs="仿宋"/>
                  <w:snapToGrid w:val="0"/>
                  <w:color w:val="000000"/>
                  <w:spacing w:val="-2"/>
                  <w:kern w:val="0"/>
                  <w:sz w:val="28"/>
                  <w:szCs w:val="24"/>
                  <w:lang w:val="en-US" w:eastAsia="zh-CN" w:bidi="ar"/>
                  <w:rPrChange w:id="400" w:author="36526" w:date="2024-11-06T20:23:46Z">
                    <w:rPr>
                      <w:rFonts w:ascii="瀹嬩綋" w:hAnsi="瀹嬩綋" w:eastAsia="瀹嬩綋" w:cs="瀹嬩綋"/>
                      <w:snapToGrid w:val="0"/>
                      <w:color w:val="000000"/>
                      <w:kern w:val="0"/>
                      <w:sz w:val="21"/>
                      <w:szCs w:val="21"/>
                      <w:lang w:val="en-US" w:eastAsia="zh-CN" w:bidi="ar"/>
                    </w:rPr>
                  </w:rPrChange>
                </w:rPr>
                <w:t xml:space="preserve">此次修改主要内容： </w:t>
              </w:r>
            </w:ins>
          </w:p>
          <w:p w14:paraId="3DF48403">
            <w:pPr>
              <w:keepNext w:val="0"/>
              <w:keepLines w:val="0"/>
              <w:widowControl/>
              <w:suppressLineNumbers w:val="0"/>
              <w:autoSpaceDE/>
              <w:autoSpaceDN/>
              <w:spacing w:before="185" w:line="360" w:lineRule="auto"/>
              <w:ind w:firstLine="552" w:firstLineChars="200"/>
              <w:jc w:val="left"/>
              <w:rPr>
                <w:ins w:id="403" w:author="随遇而安" w:date="2024-11-06T16:41:42Z"/>
                <w:rFonts w:hint="eastAsia" w:ascii="仿宋" w:hAnsi="仿宋" w:eastAsia="仿宋" w:cs="仿宋"/>
                <w:spacing w:val="-2"/>
                <w:sz w:val="28"/>
                <w:szCs w:val="24"/>
                <w:lang w:eastAsia="zh-CN"/>
                <w:rPrChange w:id="404" w:author="36526" w:date="2024-11-06T20:23:46Z">
                  <w:rPr>
                    <w:ins w:id="405" w:author="随遇而安" w:date="2024-11-06T16:41:42Z"/>
                  </w:rPr>
                </w:rPrChange>
              </w:rPr>
              <w:pPrChange w:id="402" w:author="36526" w:date="2024-11-06T20:23:46Z">
                <w:pPr>
                  <w:keepNext w:val="0"/>
                  <w:keepLines w:val="0"/>
                  <w:widowControl/>
                  <w:suppressLineNumbers w:val="0"/>
                  <w:jc w:val="left"/>
                </w:pPr>
              </w:pPrChange>
            </w:pPr>
            <w:ins w:id="406" w:author="随遇而安" w:date="2024-11-06T16:41:42Z">
              <w:r>
                <w:rPr>
                  <w:rFonts w:hint="eastAsia" w:ascii="仿宋" w:hAnsi="仿宋" w:eastAsia="仿宋" w:cs="仿宋"/>
                  <w:snapToGrid w:val="0"/>
                  <w:color w:val="000000"/>
                  <w:spacing w:val="-2"/>
                  <w:kern w:val="0"/>
                  <w:sz w:val="28"/>
                  <w:szCs w:val="24"/>
                  <w:lang w:val="en-US" w:eastAsia="zh-CN" w:bidi="ar"/>
                  <w:rPrChange w:id="407" w:author="36526" w:date="2024-11-06T20:23:46Z">
                    <w:rPr>
                      <w:rFonts w:hint="default" w:ascii="瀹嬩綋" w:hAnsi="瀹嬩綋" w:eastAsia="瀹嬩綋" w:cs="瀹嬩綋"/>
                      <w:snapToGrid w:val="0"/>
                      <w:color w:val="000000"/>
                      <w:kern w:val="0"/>
                      <w:sz w:val="21"/>
                      <w:szCs w:val="21"/>
                      <w:lang w:val="en-US" w:eastAsia="zh-CN" w:bidi="ar"/>
                    </w:rPr>
                  </w:rPrChange>
                </w:rPr>
                <w:t>1.</w:t>
              </w:r>
            </w:ins>
            <w:ins w:id="409" w:author="随遇而安" w:date="2024-11-06T16:41:42Z">
              <w:r>
                <w:rPr>
                  <w:rFonts w:hint="eastAsia" w:ascii="仿宋" w:hAnsi="仿宋" w:eastAsia="仿宋" w:cs="仿宋"/>
                  <w:snapToGrid w:val="0"/>
                  <w:color w:val="000000"/>
                  <w:spacing w:val="-2"/>
                  <w:kern w:val="0"/>
                  <w:sz w:val="28"/>
                  <w:szCs w:val="24"/>
                  <w:lang w:val="en-US" w:eastAsia="zh-CN" w:bidi="ar"/>
                  <w:rPrChange w:id="410" w:author="36526" w:date="2024-11-06T20:23:46Z">
                    <w:rPr>
                      <w:rFonts w:hint="default" w:ascii="瀹嬩綋" w:hAnsi="瀹嬩綋" w:eastAsia="瀹嬩綋" w:cs="瀹嬩綋"/>
                      <w:snapToGrid w:val="0"/>
                      <w:color w:val="000000"/>
                      <w:kern w:val="0"/>
                      <w:sz w:val="21"/>
                      <w:szCs w:val="21"/>
                      <w:lang w:val="en-US" w:eastAsia="zh-CN" w:bidi="ar"/>
                    </w:rPr>
                  </w:rPrChange>
                </w:rPr>
                <w:t xml:space="preserve">调整 6.事故等级划分标准。 </w:t>
              </w:r>
            </w:ins>
          </w:p>
          <w:p w14:paraId="68422223">
            <w:pPr>
              <w:keepNext w:val="0"/>
              <w:keepLines w:val="0"/>
              <w:widowControl/>
              <w:suppressLineNumbers w:val="0"/>
              <w:autoSpaceDE/>
              <w:autoSpaceDN/>
              <w:spacing w:before="185" w:line="360" w:lineRule="auto"/>
              <w:ind w:firstLine="552" w:firstLineChars="200"/>
              <w:jc w:val="left"/>
              <w:rPr>
                <w:ins w:id="413" w:author="随遇而安" w:date="2024-11-06T16:41:42Z"/>
                <w:rFonts w:hint="eastAsia" w:ascii="仿宋" w:hAnsi="仿宋" w:eastAsia="仿宋" w:cs="仿宋"/>
                <w:spacing w:val="-2"/>
                <w:sz w:val="28"/>
                <w:szCs w:val="24"/>
                <w:lang w:eastAsia="zh-CN"/>
                <w:rPrChange w:id="414" w:author="36526" w:date="2024-11-06T20:23:46Z">
                  <w:rPr>
                    <w:ins w:id="415" w:author="随遇而安" w:date="2024-11-06T16:41:42Z"/>
                  </w:rPr>
                </w:rPrChange>
              </w:rPr>
              <w:pPrChange w:id="412" w:author="36526" w:date="2024-11-06T20:23:46Z">
                <w:pPr>
                  <w:keepNext w:val="0"/>
                  <w:keepLines w:val="0"/>
                  <w:widowControl/>
                  <w:suppressLineNumbers w:val="0"/>
                  <w:jc w:val="left"/>
                </w:pPr>
              </w:pPrChange>
            </w:pPr>
            <w:ins w:id="416" w:author="随遇而安" w:date="2024-11-06T16:42:15Z">
              <w:r>
                <w:rPr>
                  <w:rFonts w:hint="eastAsia" w:ascii="仿宋" w:hAnsi="仿宋" w:eastAsia="仿宋" w:cs="仿宋"/>
                  <w:snapToGrid w:val="0"/>
                  <w:color w:val="000000"/>
                  <w:spacing w:val="-2"/>
                  <w:kern w:val="0"/>
                  <w:sz w:val="28"/>
                  <w:szCs w:val="24"/>
                  <w:lang w:val="en-US" w:eastAsia="zh-CN" w:bidi="ar"/>
                  <w:rPrChange w:id="417" w:author="36526" w:date="2024-11-06T20:23:46Z">
                    <w:rPr>
                      <w:rFonts w:hint="eastAsia" w:ascii="宋体" w:hAnsi="宋体" w:eastAsia="宋体" w:cs="宋体"/>
                      <w:snapToGrid w:val="0"/>
                      <w:color w:val="000000"/>
                      <w:kern w:val="0"/>
                      <w:sz w:val="20"/>
                      <w:szCs w:val="20"/>
                      <w:lang w:val="en-US" w:eastAsia="zh-CN" w:bidi="ar"/>
                    </w:rPr>
                  </w:rPrChange>
                </w:rPr>
                <w:t>2</w:t>
              </w:r>
            </w:ins>
            <w:ins w:id="419" w:author="随遇而安" w:date="2024-11-06T16:41:42Z">
              <w:r>
                <w:rPr>
                  <w:rFonts w:hint="eastAsia" w:ascii="仿宋" w:hAnsi="仿宋" w:eastAsia="仿宋" w:cs="仿宋"/>
                  <w:snapToGrid w:val="0"/>
                  <w:color w:val="000000"/>
                  <w:spacing w:val="-2"/>
                  <w:kern w:val="0"/>
                  <w:sz w:val="28"/>
                  <w:szCs w:val="24"/>
                  <w:lang w:val="en-US" w:eastAsia="zh-CN" w:bidi="ar"/>
                  <w:rPrChange w:id="420" w:author="36526" w:date="2024-11-06T20:23:46Z">
                    <w:rPr>
                      <w:rFonts w:hint="default" w:ascii="瀹嬩綋" w:hAnsi="瀹嬩綋" w:eastAsia="瀹嬩綋" w:cs="瀹嬩綋"/>
                      <w:snapToGrid w:val="0"/>
                      <w:color w:val="000000"/>
                      <w:kern w:val="0"/>
                      <w:sz w:val="21"/>
                      <w:szCs w:val="21"/>
                      <w:lang w:val="en-US" w:eastAsia="zh-CN" w:bidi="ar"/>
                    </w:rPr>
                  </w:rPrChange>
                </w:rPr>
                <w:t>.调整了事故报</w:t>
              </w:r>
              <w:bookmarkStart w:id="65" w:name="_GoBack"/>
              <w:bookmarkEnd w:id="65"/>
              <w:r>
                <w:rPr>
                  <w:rFonts w:hint="eastAsia" w:ascii="仿宋" w:hAnsi="仿宋" w:eastAsia="仿宋" w:cs="仿宋"/>
                  <w:snapToGrid w:val="0"/>
                  <w:color w:val="000000"/>
                  <w:spacing w:val="-2"/>
                  <w:kern w:val="0"/>
                  <w:sz w:val="28"/>
                  <w:szCs w:val="24"/>
                  <w:lang w:val="en-US" w:eastAsia="zh-CN" w:bidi="ar"/>
                  <w:rPrChange w:id="420" w:author="36526" w:date="2024-11-06T20:23:46Z">
                    <w:rPr>
                      <w:rFonts w:hint="default" w:ascii="瀹嬩綋" w:hAnsi="瀹嬩綋" w:eastAsia="瀹嬩綋" w:cs="瀹嬩綋"/>
                      <w:snapToGrid w:val="0"/>
                      <w:color w:val="000000"/>
                      <w:kern w:val="0"/>
                      <w:sz w:val="21"/>
                      <w:szCs w:val="21"/>
                      <w:lang w:val="en-US" w:eastAsia="zh-CN" w:bidi="ar"/>
                    </w:rPr>
                  </w:rPrChange>
                </w:rPr>
                <w:t xml:space="preserve">告时限及程序，不同区域、不同等级事故的上报流程及紧急上报流程有所调整，详见 </w:t>
              </w:r>
            </w:ins>
            <w:ins w:id="422" w:author="随遇而安" w:date="2024-11-06T16:41:42Z">
              <w:r>
                <w:rPr>
                  <w:rFonts w:hint="eastAsia" w:ascii="仿宋" w:hAnsi="仿宋" w:eastAsia="仿宋" w:cs="仿宋"/>
                  <w:snapToGrid w:val="0"/>
                  <w:color w:val="000000"/>
                  <w:spacing w:val="-2"/>
                  <w:kern w:val="0"/>
                  <w:sz w:val="28"/>
                  <w:szCs w:val="24"/>
                  <w:lang w:val="en-US" w:eastAsia="zh-CN" w:bidi="ar"/>
                  <w:rPrChange w:id="423" w:author="36526" w:date="2024-11-06T20:23:46Z">
                    <w:rPr>
                      <w:rFonts w:hint="default" w:ascii="瀹嬩綋" w:hAnsi="瀹嬩綋" w:eastAsia="瀹嬩綋" w:cs="瀹嬩綋"/>
                      <w:snapToGrid w:val="0"/>
                      <w:color w:val="000000"/>
                      <w:kern w:val="0"/>
                      <w:sz w:val="21"/>
                      <w:szCs w:val="21"/>
                      <w:lang w:val="en-US" w:eastAsia="zh-CN" w:bidi="ar"/>
                    </w:rPr>
                  </w:rPrChange>
                </w:rPr>
                <w:t>7.1</w:t>
              </w:r>
            </w:ins>
          </w:p>
          <w:p w14:paraId="6E4F3A63">
            <w:pPr>
              <w:keepNext w:val="0"/>
              <w:keepLines w:val="0"/>
              <w:widowControl/>
              <w:suppressLineNumbers w:val="0"/>
              <w:spacing w:before="0" w:beforeAutospacing="0" w:after="0" w:afterAutospacing="0"/>
              <w:ind w:left="0" w:right="0"/>
              <w:rPr>
                <w:ins w:id="425" w:author="随遇而安" w:date="2023-08-12T10:20:26Z"/>
                <w:rFonts w:hint="default" w:ascii="宋体" w:hAnsi="宋体" w:eastAsia="宋体" w:cs="宋体"/>
                <w:sz w:val="20"/>
                <w:szCs w:val="20"/>
                <w:lang w:eastAsia="zh-CN"/>
              </w:rPr>
            </w:pPr>
          </w:p>
        </w:tc>
      </w:tr>
      <w:tr w14:paraId="6AA0B311">
        <w:tblPrEx>
          <w:tblCellMar>
            <w:top w:w="0" w:type="dxa"/>
            <w:left w:w="108" w:type="dxa"/>
            <w:bottom w:w="0" w:type="dxa"/>
            <w:right w:w="108" w:type="dxa"/>
          </w:tblCellMar>
        </w:tblPrEx>
        <w:trPr>
          <w:trHeight w:val="700" w:hRule="atLeast"/>
          <w:ins w:id="426" w:author="随遇而安" w:date="2023-08-12T10:20:26Z"/>
        </w:trPr>
        <w:tc>
          <w:tcPr>
            <w:tcW w:w="603" w:type="pct"/>
            <w:tcBorders>
              <w:top w:val="nil"/>
              <w:left w:val="single" w:color="auto" w:sz="4" w:space="0"/>
              <w:bottom w:val="single" w:color="auto" w:sz="4" w:space="0"/>
              <w:right w:val="single" w:color="auto" w:sz="4" w:space="0"/>
            </w:tcBorders>
            <w:shd w:val="clear" w:color="auto" w:fill="auto"/>
            <w:vAlign w:val="center"/>
          </w:tcPr>
          <w:p w14:paraId="6F4169BD">
            <w:pPr>
              <w:keepNext w:val="0"/>
              <w:keepLines w:val="0"/>
              <w:widowControl/>
              <w:suppressLineNumbers w:val="0"/>
              <w:spacing w:before="0" w:beforeAutospacing="0" w:after="0" w:afterAutospacing="0"/>
              <w:ind w:left="0" w:right="0"/>
              <w:jc w:val="center"/>
              <w:rPr>
                <w:ins w:id="427" w:author="随遇而安" w:date="2023-08-12T10:20:26Z"/>
                <w:rFonts w:hint="default" w:ascii="宋体" w:hAnsi="宋体" w:eastAsia="宋体" w:cs="宋体"/>
                <w:sz w:val="20"/>
                <w:szCs w:val="20"/>
                <w:lang w:eastAsia="zh-CN"/>
              </w:rPr>
            </w:pPr>
            <w:ins w:id="428" w:author="随遇而安" w:date="2023-08-12T10:20:26Z">
              <w:r>
                <w:rPr>
                  <w:rFonts w:hint="eastAsia" w:ascii="宋体" w:hAnsi="宋体" w:eastAsia="宋体" w:cs="宋体"/>
                  <w:sz w:val="20"/>
                  <w:szCs w:val="20"/>
                  <w:lang w:eastAsia="zh-CN"/>
                </w:rPr>
                <w:t>解释部门</w:t>
              </w:r>
            </w:ins>
          </w:p>
        </w:tc>
        <w:tc>
          <w:tcPr>
            <w:tcW w:w="4397" w:type="pct"/>
            <w:gridSpan w:val="8"/>
            <w:tcBorders>
              <w:top w:val="single" w:color="auto" w:sz="4" w:space="0"/>
              <w:left w:val="nil"/>
              <w:bottom w:val="single" w:color="auto" w:sz="4" w:space="0"/>
              <w:right w:val="single" w:color="auto" w:sz="4" w:space="0"/>
            </w:tcBorders>
            <w:shd w:val="clear" w:color="auto" w:fill="auto"/>
            <w:vAlign w:val="center"/>
          </w:tcPr>
          <w:p w14:paraId="5EFA663A">
            <w:pPr>
              <w:keepNext w:val="0"/>
              <w:keepLines w:val="0"/>
              <w:widowControl/>
              <w:suppressLineNumbers w:val="0"/>
              <w:spacing w:before="0" w:beforeAutospacing="0" w:after="0" w:afterAutospacing="0"/>
              <w:ind w:left="0" w:right="0"/>
              <w:rPr>
                <w:ins w:id="429" w:author="随遇而安" w:date="2023-08-12T10:20:26Z"/>
                <w:rFonts w:hint="default" w:ascii="宋体" w:hAnsi="宋体" w:eastAsia="宋体" w:cs="宋体"/>
                <w:sz w:val="20"/>
                <w:szCs w:val="20"/>
                <w:lang w:eastAsia="zh-CN"/>
              </w:rPr>
            </w:pPr>
            <w:ins w:id="430" w:author="随遇而安" w:date="2023-08-12T10:20:26Z">
              <w:r>
                <w:rPr>
                  <w:rFonts w:hint="eastAsia" w:ascii="宋体" w:hAnsi="宋体" w:eastAsia="宋体" w:cs="宋体"/>
                  <w:sz w:val="20"/>
                  <w:szCs w:val="20"/>
                  <w:lang w:eastAsia="zh-CN"/>
                </w:rPr>
                <w:t>安环品质部</w:t>
              </w:r>
            </w:ins>
          </w:p>
        </w:tc>
      </w:tr>
    </w:tbl>
    <w:p w14:paraId="7CC4991E">
      <w:pPr>
        <w:rPr>
          <w:ins w:id="431" w:author="随遇而安" w:date="2023-08-12T10:20:26Z"/>
        </w:rPr>
      </w:pPr>
    </w:p>
    <w:p w14:paraId="7AEFA8E1">
      <w:pPr>
        <w:rPr>
          <w:ins w:id="432" w:author="随遇而安" w:date="2023-08-12T10:20:26Z"/>
        </w:rPr>
        <w:sectPr>
          <w:pgSz w:w="11910" w:h="16840"/>
          <w:pgMar w:top="1440" w:right="1800" w:bottom="1440" w:left="1800" w:header="820" w:footer="822" w:gutter="0"/>
          <w:pgNumType w:fmt="decimal"/>
          <w:cols w:space="720" w:num="1"/>
          <w:docGrid w:linePitch="299" w:charSpace="0"/>
        </w:sectPr>
      </w:pPr>
    </w:p>
    <w:p w14:paraId="7E8222C7">
      <w:pPr>
        <w:rPr>
          <w:ins w:id="433" w:author="随遇而安" w:date="2023-08-12T10:20:26Z"/>
        </w:rPr>
      </w:pPr>
    </w:p>
    <w:customXmlInsRangeStart w:id="434" w:author="随遇而安" w:date="2023-08-12T10:20:26Z"/>
    <w:sdt>
      <w:sdtPr>
        <w:rPr>
          <w:rFonts w:ascii="宋体" w:hAnsi="宋体" w:eastAsia="宋体"/>
          <w:sz w:val="21"/>
        </w:rPr>
        <w:id w:val="147476178"/>
        <w15:color w:val="DBDBDB"/>
        <w:docPartObj>
          <w:docPartGallery w:val="Table of Contents"/>
          <w:docPartUnique/>
        </w:docPartObj>
      </w:sdtPr>
      <w:sdtEndPr>
        <w:rPr>
          <w:rFonts w:ascii="宋体" w:hAnsi="宋体" w:eastAsia="宋体"/>
          <w:sz w:val="21"/>
        </w:rPr>
      </w:sdtEndPr>
      <w:sdtContent>
        <w:customXmlInsRangeEnd w:id="434"/>
        <w:p w14:paraId="4AE92885">
          <w:pPr>
            <w:jc w:val="center"/>
            <w:rPr>
              <w:ins w:id="436" w:author="随遇而安" w:date="2023-08-12T10:20:26Z"/>
            </w:rPr>
          </w:pPr>
          <w:ins w:id="438" w:author="随遇而安" w:date="2023-08-12T10:20:26Z">
            <w:r>
              <w:rPr>
                <w:rFonts w:ascii="宋体" w:hAnsi="宋体" w:eastAsia="宋体"/>
                <w:sz w:val="21"/>
              </w:rPr>
              <w:t>目录</w:t>
            </w:r>
          </w:ins>
        </w:p>
        <w:p w14:paraId="4A6EBBFA">
          <w:pPr>
            <w:pStyle w:val="5"/>
            <w:tabs>
              <w:tab w:val="right" w:leader="dot" w:pos="9130"/>
            </w:tabs>
            <w:rPr>
              <w:del w:id="439" w:author="36526" w:date="2024-11-06T20:23:32Z"/>
            </w:rPr>
          </w:pPr>
          <w:r>
            <w:fldChar w:fldCharType="begin"/>
          </w:r>
          <w:r>
            <w:instrText xml:space="preserve">TOC \o "1-1" \h \u </w:instrText>
          </w:r>
          <w:r>
            <w:fldChar w:fldCharType="separate"/>
          </w:r>
          <w:del w:id="440" w:author="36526" w:date="2024-11-06T20:23:32Z">
            <w:r>
              <w:rPr/>
              <w:fldChar w:fldCharType="begin"/>
            </w:r>
          </w:del>
          <w:del w:id="441" w:author="36526" w:date="2024-11-06T20:23:32Z">
            <w:r>
              <w:rPr/>
              <w:delInstrText xml:space="preserve"> HYPERLINK \l _Toc9290 </w:delInstrText>
            </w:r>
          </w:del>
          <w:del w:id="442" w:author="36526" w:date="2024-11-06T20:23:32Z">
            <w:r>
              <w:rPr/>
              <w:fldChar w:fldCharType="separate"/>
            </w:r>
          </w:del>
          <w:del w:id="443" w:author="36526" w:date="2024-11-06T20:23:32Z">
            <w:r>
              <w:rPr>
                <w:rFonts w:hint="eastAsia" w:ascii="仿宋" w:hAnsi="仿宋" w:eastAsia="仿宋" w:cs="仿宋"/>
                <w:spacing w:val="-13"/>
                <w:szCs w:val="24"/>
                <w14:textOutline w14:w="4354" w14:cap="flat" w14:cmpd="sng">
                  <w14:solidFill>
                    <w14:srgbClr w14:val="000000"/>
                  </w14:solidFill>
                  <w14:prstDash w14:val="solid"/>
                  <w14:miter w14:val="0"/>
                </w14:textOutline>
              </w:rPr>
              <w:delText>1.</w:delText>
            </w:r>
          </w:del>
          <w:del w:id="444" w:author="36526" w:date="2024-11-06T20:23:32Z">
            <w:r>
              <w:rPr>
                <w:rFonts w:hint="eastAsia" w:ascii="仿宋" w:hAnsi="仿宋" w:eastAsia="仿宋" w:cs="仿宋"/>
                <w:spacing w:val="-65"/>
                <w:szCs w:val="24"/>
              </w:rPr>
              <w:delText xml:space="preserve"> </w:delText>
            </w:r>
          </w:del>
          <w:del w:id="445" w:author="36526" w:date="2024-11-06T20:23:32Z">
            <w:r>
              <w:rPr>
                <w:rFonts w:hint="eastAsia" w:ascii="仿宋" w:hAnsi="仿宋" w:eastAsia="仿宋" w:cs="仿宋"/>
                <w:spacing w:val="-13"/>
                <w:szCs w:val="24"/>
                <w14:textOutline w14:w="4354" w14:cap="flat" w14:cmpd="sng">
                  <w14:solidFill>
                    <w14:srgbClr w14:val="000000"/>
                  </w14:solidFill>
                  <w14:prstDash w14:val="solid"/>
                  <w14:miter w14:val="0"/>
                </w14:textOutline>
              </w:rPr>
              <w:delText>目的</w:delText>
            </w:r>
          </w:del>
          <w:del w:id="446" w:author="36526" w:date="2024-11-06T20:23:32Z">
            <w:r>
              <w:rPr/>
              <w:tab/>
            </w:r>
          </w:del>
          <w:del w:id="447" w:author="36526" w:date="2024-11-06T20:23:32Z">
            <w:r>
              <w:rPr/>
              <w:fldChar w:fldCharType="begin"/>
            </w:r>
          </w:del>
          <w:del w:id="448" w:author="36526" w:date="2024-11-06T20:23:32Z">
            <w:r>
              <w:rPr/>
              <w:delInstrText xml:space="preserve"> PAGEREF _Toc9290 \h </w:delInstrText>
            </w:r>
          </w:del>
          <w:del w:id="449" w:author="36526" w:date="2024-11-06T20:23:32Z">
            <w:r>
              <w:rPr/>
              <w:fldChar w:fldCharType="separate"/>
            </w:r>
          </w:del>
          <w:del w:id="450" w:author="36526" w:date="2024-11-06T20:23:32Z">
            <w:r>
              <w:rPr/>
              <w:delText>4</w:delText>
            </w:r>
          </w:del>
          <w:del w:id="451" w:author="36526" w:date="2024-11-06T20:23:32Z">
            <w:r>
              <w:rPr/>
              <w:fldChar w:fldCharType="end"/>
            </w:r>
          </w:del>
          <w:del w:id="452" w:author="36526" w:date="2024-11-06T20:23:32Z">
            <w:r>
              <w:rPr/>
              <w:fldChar w:fldCharType="end"/>
            </w:r>
          </w:del>
        </w:p>
        <w:p w14:paraId="4BF8D353">
          <w:pPr>
            <w:pStyle w:val="5"/>
            <w:tabs>
              <w:tab w:val="right" w:leader="dot" w:pos="9130"/>
            </w:tabs>
            <w:rPr>
              <w:del w:id="453" w:author="36526" w:date="2024-11-06T20:23:32Z"/>
            </w:rPr>
          </w:pPr>
          <w:del w:id="454" w:author="36526" w:date="2024-11-06T20:23:32Z">
            <w:r>
              <w:rPr/>
              <w:fldChar w:fldCharType="begin"/>
            </w:r>
          </w:del>
          <w:del w:id="455" w:author="36526" w:date="2024-11-06T20:23:32Z">
            <w:r>
              <w:rPr/>
              <w:delInstrText xml:space="preserve"> HYPERLINK \l _Toc30005 </w:delInstrText>
            </w:r>
          </w:del>
          <w:del w:id="456" w:author="36526" w:date="2024-11-06T20:23:32Z">
            <w:r>
              <w:rPr/>
              <w:fldChar w:fldCharType="separate"/>
            </w:r>
          </w:del>
          <w:del w:id="457" w:author="36526" w:date="2024-11-06T20:23:32Z">
            <w:r>
              <w:rPr>
                <w:rFonts w:hint="eastAsia" w:ascii="仿宋" w:hAnsi="仿宋" w:eastAsia="仿宋" w:cs="仿宋"/>
                <w:spacing w:val="-2"/>
                <w:szCs w:val="24"/>
                <w14:textOutline w14:w="4354" w14:cap="flat" w14:cmpd="sng">
                  <w14:solidFill>
                    <w14:srgbClr w14:val="000000"/>
                  </w14:solidFill>
                  <w14:prstDash w14:val="solid"/>
                  <w14:miter w14:val="0"/>
                </w14:textOutline>
              </w:rPr>
              <w:delText>2.适用范围</w:delText>
            </w:r>
          </w:del>
          <w:del w:id="458" w:author="36526" w:date="2024-11-06T20:23:32Z">
            <w:r>
              <w:rPr/>
              <w:tab/>
            </w:r>
          </w:del>
          <w:del w:id="459" w:author="36526" w:date="2024-11-06T20:23:32Z">
            <w:r>
              <w:rPr/>
              <w:fldChar w:fldCharType="begin"/>
            </w:r>
          </w:del>
          <w:del w:id="460" w:author="36526" w:date="2024-11-06T20:23:32Z">
            <w:r>
              <w:rPr/>
              <w:delInstrText xml:space="preserve"> PAGEREF _Toc30005 \h </w:delInstrText>
            </w:r>
          </w:del>
          <w:del w:id="461" w:author="36526" w:date="2024-11-06T20:23:32Z">
            <w:r>
              <w:rPr/>
              <w:fldChar w:fldCharType="separate"/>
            </w:r>
          </w:del>
          <w:del w:id="462" w:author="36526" w:date="2024-11-06T20:23:32Z">
            <w:r>
              <w:rPr/>
              <w:delText>4</w:delText>
            </w:r>
          </w:del>
          <w:del w:id="463" w:author="36526" w:date="2024-11-06T20:23:32Z">
            <w:r>
              <w:rPr/>
              <w:fldChar w:fldCharType="end"/>
            </w:r>
          </w:del>
          <w:del w:id="464" w:author="36526" w:date="2024-11-06T20:23:32Z">
            <w:r>
              <w:rPr/>
              <w:fldChar w:fldCharType="end"/>
            </w:r>
          </w:del>
        </w:p>
        <w:p w14:paraId="3A5D0A68">
          <w:pPr>
            <w:pStyle w:val="5"/>
            <w:tabs>
              <w:tab w:val="right" w:leader="dot" w:pos="9130"/>
            </w:tabs>
            <w:rPr>
              <w:del w:id="465" w:author="36526" w:date="2024-11-06T20:23:32Z"/>
            </w:rPr>
          </w:pPr>
          <w:del w:id="466" w:author="36526" w:date="2024-11-06T20:23:32Z">
            <w:r>
              <w:rPr/>
              <w:fldChar w:fldCharType="begin"/>
            </w:r>
          </w:del>
          <w:del w:id="467" w:author="36526" w:date="2024-11-06T20:23:32Z">
            <w:r>
              <w:rPr/>
              <w:delInstrText xml:space="preserve"> HYPERLINK \l _Toc14082 </w:delInstrText>
            </w:r>
          </w:del>
          <w:del w:id="468" w:author="36526" w:date="2024-11-06T20:23:32Z">
            <w:r>
              <w:rPr/>
              <w:fldChar w:fldCharType="separate"/>
            </w:r>
          </w:del>
          <w:del w:id="469" w:author="36526" w:date="2024-11-06T20:23:32Z">
            <w:r>
              <w:rPr>
                <w:rFonts w:hint="eastAsia" w:ascii="仿宋" w:hAnsi="仿宋" w:eastAsia="仿宋" w:cs="仿宋"/>
                <w:spacing w:val="-2"/>
                <w:szCs w:val="24"/>
                <w14:textOutline w14:w="4354" w14:cap="flat" w14:cmpd="sng">
                  <w14:solidFill>
                    <w14:srgbClr w14:val="000000"/>
                  </w14:solidFill>
                  <w14:prstDash w14:val="solid"/>
                  <w14:miter w14:val="0"/>
                </w14:textOutline>
              </w:rPr>
              <w:delText>3.术语与定义</w:delText>
            </w:r>
          </w:del>
          <w:del w:id="470" w:author="36526" w:date="2024-11-06T20:23:32Z">
            <w:r>
              <w:rPr/>
              <w:tab/>
            </w:r>
          </w:del>
          <w:del w:id="471" w:author="36526" w:date="2024-11-06T20:23:32Z">
            <w:r>
              <w:rPr/>
              <w:fldChar w:fldCharType="begin"/>
            </w:r>
          </w:del>
          <w:del w:id="472" w:author="36526" w:date="2024-11-06T20:23:32Z">
            <w:r>
              <w:rPr/>
              <w:delInstrText xml:space="preserve"> PAGEREF _Toc14082 \h </w:delInstrText>
            </w:r>
          </w:del>
          <w:del w:id="473" w:author="36526" w:date="2024-11-06T20:23:32Z">
            <w:r>
              <w:rPr/>
              <w:fldChar w:fldCharType="separate"/>
            </w:r>
          </w:del>
          <w:del w:id="474" w:author="36526" w:date="2024-11-06T20:23:32Z">
            <w:r>
              <w:rPr/>
              <w:delText>4</w:delText>
            </w:r>
          </w:del>
          <w:del w:id="475" w:author="36526" w:date="2024-11-06T20:23:32Z">
            <w:r>
              <w:rPr/>
              <w:fldChar w:fldCharType="end"/>
            </w:r>
          </w:del>
          <w:del w:id="476" w:author="36526" w:date="2024-11-06T20:23:32Z">
            <w:r>
              <w:rPr/>
              <w:fldChar w:fldCharType="end"/>
            </w:r>
          </w:del>
        </w:p>
        <w:p w14:paraId="25C5118E">
          <w:pPr>
            <w:pStyle w:val="5"/>
            <w:tabs>
              <w:tab w:val="right" w:leader="dot" w:pos="9130"/>
            </w:tabs>
            <w:rPr>
              <w:del w:id="477" w:author="36526" w:date="2024-11-06T20:23:32Z"/>
            </w:rPr>
          </w:pPr>
          <w:del w:id="478" w:author="36526" w:date="2024-11-06T20:23:32Z">
            <w:r>
              <w:rPr/>
              <w:fldChar w:fldCharType="begin"/>
            </w:r>
          </w:del>
          <w:del w:id="479" w:author="36526" w:date="2024-11-06T20:23:32Z">
            <w:r>
              <w:rPr/>
              <w:delInstrText xml:space="preserve"> HYPERLINK \l _Toc1754 </w:delInstrText>
            </w:r>
          </w:del>
          <w:del w:id="480" w:author="36526" w:date="2024-11-06T20:23:32Z">
            <w:r>
              <w:rPr/>
              <w:fldChar w:fldCharType="separate"/>
            </w:r>
          </w:del>
          <w:del w:id="481" w:author="36526" w:date="2024-11-06T20:23:32Z">
            <w:r>
              <w:rPr>
                <w:rFonts w:hint="eastAsia" w:ascii="仿宋" w:hAnsi="仿宋" w:eastAsia="仿宋" w:cs="仿宋"/>
                <w:szCs w:val="24"/>
                <w14:textOutline w14:w="4354" w14:cap="flat" w14:cmpd="sng">
                  <w14:solidFill>
                    <w14:srgbClr w14:val="000000"/>
                  </w14:solidFill>
                  <w14:prstDash w14:val="solid"/>
                  <w14:miter w14:val="0"/>
                </w14:textOutline>
              </w:rPr>
              <w:delText>4.相关部门/人员职责</w:delText>
            </w:r>
          </w:del>
          <w:del w:id="482" w:author="36526" w:date="2024-11-06T20:23:32Z">
            <w:r>
              <w:rPr/>
              <w:tab/>
            </w:r>
          </w:del>
          <w:del w:id="483" w:author="36526" w:date="2024-11-06T20:23:32Z">
            <w:r>
              <w:rPr/>
              <w:fldChar w:fldCharType="begin"/>
            </w:r>
          </w:del>
          <w:del w:id="484" w:author="36526" w:date="2024-11-06T20:23:32Z">
            <w:r>
              <w:rPr/>
              <w:delInstrText xml:space="preserve"> PAGEREF _Toc1754 \h </w:delInstrText>
            </w:r>
          </w:del>
          <w:del w:id="485" w:author="36526" w:date="2024-11-06T20:23:32Z">
            <w:r>
              <w:rPr/>
              <w:fldChar w:fldCharType="separate"/>
            </w:r>
          </w:del>
          <w:del w:id="486" w:author="36526" w:date="2024-11-06T20:23:32Z">
            <w:r>
              <w:rPr/>
              <w:delText>5</w:delText>
            </w:r>
          </w:del>
          <w:del w:id="487" w:author="36526" w:date="2024-11-06T20:23:32Z">
            <w:r>
              <w:rPr/>
              <w:fldChar w:fldCharType="end"/>
            </w:r>
          </w:del>
          <w:del w:id="488" w:author="36526" w:date="2024-11-06T20:23:32Z">
            <w:r>
              <w:rPr/>
              <w:fldChar w:fldCharType="end"/>
            </w:r>
          </w:del>
        </w:p>
        <w:p w14:paraId="57071DF3">
          <w:pPr>
            <w:pStyle w:val="5"/>
            <w:tabs>
              <w:tab w:val="right" w:leader="dot" w:pos="9130"/>
            </w:tabs>
            <w:rPr>
              <w:del w:id="489" w:author="36526" w:date="2024-11-06T20:23:32Z"/>
            </w:rPr>
          </w:pPr>
          <w:del w:id="490" w:author="36526" w:date="2024-11-06T20:23:32Z">
            <w:r>
              <w:rPr/>
              <w:fldChar w:fldCharType="begin"/>
            </w:r>
          </w:del>
          <w:del w:id="491" w:author="36526" w:date="2024-11-06T20:23:32Z">
            <w:r>
              <w:rPr/>
              <w:delInstrText xml:space="preserve"> HYPERLINK \l _Toc32450 </w:delInstrText>
            </w:r>
          </w:del>
          <w:del w:id="492" w:author="36526" w:date="2024-11-06T20:23:32Z">
            <w:r>
              <w:rPr/>
              <w:fldChar w:fldCharType="separate"/>
            </w:r>
          </w:del>
          <w:del w:id="493" w:author="36526" w:date="2024-11-06T20:23:32Z">
            <w:r>
              <w:rPr>
                <w:rFonts w:hint="eastAsia" w:ascii="仿宋" w:hAnsi="仿宋" w:eastAsia="仿宋" w:cs="仿宋"/>
                <w:spacing w:val="-2"/>
                <w:szCs w:val="24"/>
                <w14:textOutline w14:w="4354" w14:cap="flat" w14:cmpd="sng">
                  <w14:solidFill>
                    <w14:srgbClr w14:val="000000"/>
                  </w14:solidFill>
                  <w14:prstDash w14:val="solid"/>
                  <w14:miter w14:val="0"/>
                </w14:textOutline>
              </w:rPr>
              <w:delText>5.事故分类</w:delText>
            </w:r>
          </w:del>
          <w:del w:id="494" w:author="36526" w:date="2024-11-06T20:23:32Z">
            <w:r>
              <w:rPr/>
              <w:tab/>
            </w:r>
          </w:del>
          <w:del w:id="495" w:author="36526" w:date="2024-11-06T20:23:32Z">
            <w:r>
              <w:rPr/>
              <w:fldChar w:fldCharType="begin"/>
            </w:r>
          </w:del>
          <w:del w:id="496" w:author="36526" w:date="2024-11-06T20:23:32Z">
            <w:r>
              <w:rPr/>
              <w:delInstrText xml:space="preserve"> PAGEREF _Toc32450 \h </w:delInstrText>
            </w:r>
          </w:del>
          <w:del w:id="497" w:author="36526" w:date="2024-11-06T20:23:32Z">
            <w:r>
              <w:rPr/>
              <w:fldChar w:fldCharType="separate"/>
            </w:r>
          </w:del>
          <w:del w:id="498" w:author="36526" w:date="2024-11-06T20:23:32Z">
            <w:r>
              <w:rPr/>
              <w:delText>6</w:delText>
            </w:r>
          </w:del>
          <w:del w:id="499" w:author="36526" w:date="2024-11-06T20:23:32Z">
            <w:r>
              <w:rPr/>
              <w:fldChar w:fldCharType="end"/>
            </w:r>
          </w:del>
          <w:del w:id="500" w:author="36526" w:date="2024-11-06T20:23:32Z">
            <w:r>
              <w:rPr/>
              <w:fldChar w:fldCharType="end"/>
            </w:r>
          </w:del>
        </w:p>
        <w:p w14:paraId="55BB5847">
          <w:pPr>
            <w:pStyle w:val="5"/>
            <w:tabs>
              <w:tab w:val="right" w:leader="dot" w:pos="9130"/>
            </w:tabs>
            <w:rPr>
              <w:del w:id="501" w:author="36526" w:date="2024-11-06T20:23:32Z"/>
            </w:rPr>
          </w:pPr>
          <w:del w:id="502" w:author="36526" w:date="2024-11-06T20:23:32Z">
            <w:r>
              <w:rPr/>
              <w:fldChar w:fldCharType="begin"/>
            </w:r>
          </w:del>
          <w:del w:id="503" w:author="36526" w:date="2024-11-06T20:23:32Z">
            <w:r>
              <w:rPr/>
              <w:delInstrText xml:space="preserve"> HYPERLINK \l _Toc11051 </w:delInstrText>
            </w:r>
          </w:del>
          <w:del w:id="504" w:author="36526" w:date="2024-11-06T20:23:32Z">
            <w:r>
              <w:rPr/>
              <w:fldChar w:fldCharType="separate"/>
            </w:r>
          </w:del>
          <w:del w:id="505" w:author="36526" w:date="2024-11-06T20:23:32Z">
            <w:r>
              <w:rPr>
                <w:rFonts w:hint="eastAsia" w:ascii="仿宋" w:hAnsi="仿宋" w:eastAsia="仿宋" w:cs="仿宋"/>
                <w:spacing w:val="-2"/>
                <w:szCs w:val="24"/>
                <w14:textOutline w14:w="4354" w14:cap="flat" w14:cmpd="sng">
                  <w14:solidFill>
                    <w14:srgbClr w14:val="000000"/>
                  </w14:solidFill>
                  <w14:prstDash w14:val="solid"/>
                  <w14:miter w14:val="0"/>
                </w14:textOutline>
              </w:rPr>
              <w:delText>6.事故分级</w:delText>
            </w:r>
          </w:del>
          <w:del w:id="506" w:author="36526" w:date="2024-11-06T20:23:32Z">
            <w:r>
              <w:rPr/>
              <w:tab/>
            </w:r>
          </w:del>
          <w:del w:id="507" w:author="36526" w:date="2024-11-06T20:23:32Z">
            <w:r>
              <w:rPr/>
              <w:fldChar w:fldCharType="begin"/>
            </w:r>
          </w:del>
          <w:del w:id="508" w:author="36526" w:date="2024-11-06T20:23:32Z">
            <w:r>
              <w:rPr/>
              <w:delInstrText xml:space="preserve"> PAGEREF _Toc11051 \h </w:delInstrText>
            </w:r>
          </w:del>
          <w:del w:id="509" w:author="36526" w:date="2024-11-06T20:23:32Z">
            <w:r>
              <w:rPr/>
              <w:fldChar w:fldCharType="separate"/>
            </w:r>
          </w:del>
          <w:del w:id="510" w:author="36526" w:date="2024-11-06T20:23:32Z">
            <w:r>
              <w:rPr/>
              <w:delText>6</w:delText>
            </w:r>
          </w:del>
          <w:del w:id="511" w:author="36526" w:date="2024-11-06T20:23:32Z">
            <w:r>
              <w:rPr/>
              <w:fldChar w:fldCharType="end"/>
            </w:r>
          </w:del>
          <w:del w:id="512" w:author="36526" w:date="2024-11-06T20:23:32Z">
            <w:r>
              <w:rPr/>
              <w:fldChar w:fldCharType="end"/>
            </w:r>
          </w:del>
        </w:p>
        <w:p w14:paraId="6088FC2A">
          <w:pPr>
            <w:pStyle w:val="5"/>
            <w:tabs>
              <w:tab w:val="right" w:leader="dot" w:pos="9130"/>
            </w:tabs>
            <w:rPr>
              <w:del w:id="513" w:author="36526" w:date="2024-11-06T20:23:32Z"/>
            </w:rPr>
          </w:pPr>
          <w:del w:id="514" w:author="36526" w:date="2024-11-06T20:23:32Z">
            <w:r>
              <w:rPr/>
              <w:fldChar w:fldCharType="begin"/>
            </w:r>
          </w:del>
          <w:del w:id="515" w:author="36526" w:date="2024-11-06T20:23:32Z">
            <w:r>
              <w:rPr/>
              <w:delInstrText xml:space="preserve"> HYPERLINK \l _Toc19007 </w:delInstrText>
            </w:r>
          </w:del>
          <w:del w:id="516" w:author="36526" w:date="2024-11-06T20:23:32Z">
            <w:r>
              <w:rPr/>
              <w:fldChar w:fldCharType="separate"/>
            </w:r>
          </w:del>
          <w:del w:id="517" w:author="36526" w:date="2024-11-06T20:23:32Z">
            <w:r>
              <w:rPr>
                <w:rFonts w:hint="eastAsia" w:ascii="仿宋" w:hAnsi="仿宋" w:eastAsia="仿宋" w:cs="仿宋"/>
                <w:spacing w:val="-2"/>
                <w:szCs w:val="24"/>
                <w14:textOutline w14:w="4354" w14:cap="flat" w14:cmpd="sng">
                  <w14:solidFill>
                    <w14:srgbClr w14:val="000000"/>
                  </w14:solidFill>
                  <w14:prstDash w14:val="solid"/>
                  <w14:miter w14:val="0"/>
                </w14:textOutline>
              </w:rPr>
              <w:delText>7.事故报告</w:delText>
            </w:r>
          </w:del>
          <w:del w:id="518" w:author="36526" w:date="2024-11-06T20:23:32Z">
            <w:r>
              <w:rPr/>
              <w:tab/>
            </w:r>
          </w:del>
          <w:del w:id="519" w:author="36526" w:date="2024-11-06T20:23:32Z">
            <w:r>
              <w:rPr/>
              <w:fldChar w:fldCharType="begin"/>
            </w:r>
          </w:del>
          <w:del w:id="520" w:author="36526" w:date="2024-11-06T20:23:32Z">
            <w:r>
              <w:rPr/>
              <w:delInstrText xml:space="preserve"> PAGEREF _Toc19007 \h </w:delInstrText>
            </w:r>
          </w:del>
          <w:del w:id="521" w:author="36526" w:date="2024-11-06T20:23:32Z">
            <w:r>
              <w:rPr/>
              <w:fldChar w:fldCharType="separate"/>
            </w:r>
          </w:del>
          <w:del w:id="522" w:author="36526" w:date="2024-11-06T20:23:32Z">
            <w:r>
              <w:rPr/>
              <w:delText>7</w:delText>
            </w:r>
          </w:del>
          <w:del w:id="523" w:author="36526" w:date="2024-11-06T20:23:32Z">
            <w:r>
              <w:rPr/>
              <w:fldChar w:fldCharType="end"/>
            </w:r>
          </w:del>
          <w:del w:id="524" w:author="36526" w:date="2024-11-06T20:23:32Z">
            <w:r>
              <w:rPr/>
              <w:fldChar w:fldCharType="end"/>
            </w:r>
          </w:del>
        </w:p>
        <w:p w14:paraId="6D921BC3">
          <w:pPr>
            <w:pStyle w:val="5"/>
            <w:tabs>
              <w:tab w:val="right" w:leader="dot" w:pos="9130"/>
            </w:tabs>
            <w:rPr>
              <w:del w:id="525" w:author="36526" w:date="2024-11-06T20:23:32Z"/>
            </w:rPr>
          </w:pPr>
          <w:del w:id="526" w:author="36526" w:date="2024-11-06T20:23:32Z">
            <w:r>
              <w:rPr/>
              <w:fldChar w:fldCharType="begin"/>
            </w:r>
          </w:del>
          <w:del w:id="527" w:author="36526" w:date="2024-11-06T20:23:32Z">
            <w:r>
              <w:rPr/>
              <w:delInstrText xml:space="preserve"> HYPERLINK \l _Toc7687 </w:delInstrText>
            </w:r>
          </w:del>
          <w:del w:id="528" w:author="36526" w:date="2024-11-06T20:23:32Z">
            <w:r>
              <w:rPr/>
              <w:fldChar w:fldCharType="separate"/>
            </w:r>
          </w:del>
          <w:del w:id="529" w:author="36526" w:date="2024-11-06T20:23:32Z">
            <w:r>
              <w:rPr>
                <w:rFonts w:hint="eastAsia" w:ascii="仿宋" w:hAnsi="仿宋" w:eastAsia="仿宋" w:cs="仿宋"/>
                <w:spacing w:val="-1"/>
                <w:szCs w:val="24"/>
                <w14:textOutline w14:w="4354" w14:cap="flat" w14:cmpd="sng">
                  <w14:solidFill>
                    <w14:srgbClr w14:val="000000"/>
                  </w14:solidFill>
                  <w14:prstDash w14:val="solid"/>
                  <w14:miter w14:val="0"/>
                </w14:textOutline>
              </w:rPr>
              <w:delText>8.事故调查</w:delText>
            </w:r>
          </w:del>
          <w:del w:id="530" w:author="36526" w:date="2024-11-06T20:23:32Z">
            <w:r>
              <w:rPr/>
              <w:tab/>
            </w:r>
          </w:del>
          <w:del w:id="531" w:author="36526" w:date="2024-11-06T20:23:32Z">
            <w:r>
              <w:rPr/>
              <w:fldChar w:fldCharType="begin"/>
            </w:r>
          </w:del>
          <w:del w:id="532" w:author="36526" w:date="2024-11-06T20:23:32Z">
            <w:r>
              <w:rPr/>
              <w:delInstrText xml:space="preserve"> PAGEREF _Toc7687 \h </w:delInstrText>
            </w:r>
          </w:del>
          <w:del w:id="533" w:author="36526" w:date="2024-11-06T20:23:32Z">
            <w:r>
              <w:rPr/>
              <w:fldChar w:fldCharType="separate"/>
            </w:r>
          </w:del>
          <w:del w:id="534" w:author="36526" w:date="2024-11-06T20:23:32Z">
            <w:r>
              <w:rPr/>
              <w:delText>8</w:delText>
            </w:r>
          </w:del>
          <w:del w:id="535" w:author="36526" w:date="2024-11-06T20:23:32Z">
            <w:r>
              <w:rPr/>
              <w:fldChar w:fldCharType="end"/>
            </w:r>
          </w:del>
          <w:del w:id="536" w:author="36526" w:date="2024-11-06T20:23:32Z">
            <w:r>
              <w:rPr/>
              <w:fldChar w:fldCharType="end"/>
            </w:r>
          </w:del>
        </w:p>
        <w:p w14:paraId="0E1C3A3D">
          <w:pPr>
            <w:pStyle w:val="5"/>
            <w:tabs>
              <w:tab w:val="right" w:leader="dot" w:pos="9130"/>
            </w:tabs>
            <w:rPr>
              <w:del w:id="537" w:author="36526" w:date="2024-11-06T20:23:32Z"/>
            </w:rPr>
          </w:pPr>
          <w:del w:id="538" w:author="36526" w:date="2024-11-06T20:23:32Z">
            <w:r>
              <w:rPr/>
              <w:fldChar w:fldCharType="begin"/>
            </w:r>
          </w:del>
          <w:del w:id="539" w:author="36526" w:date="2024-11-06T20:23:32Z">
            <w:r>
              <w:rPr/>
              <w:delInstrText xml:space="preserve"> HYPERLINK \l _Toc30164 </w:delInstrText>
            </w:r>
          </w:del>
          <w:del w:id="540" w:author="36526" w:date="2024-11-06T20:23:32Z">
            <w:r>
              <w:rPr/>
              <w:fldChar w:fldCharType="separate"/>
            </w:r>
          </w:del>
          <w:del w:id="541" w:author="36526" w:date="2024-11-06T20:23:32Z">
            <w:r>
              <w:rPr>
                <w:rFonts w:hint="eastAsia" w:ascii="仿宋" w:hAnsi="仿宋" w:eastAsia="仿宋" w:cs="仿宋"/>
                <w:spacing w:val="-1"/>
                <w:szCs w:val="24"/>
                <w14:textOutline w14:w="4354" w14:cap="flat" w14:cmpd="sng">
                  <w14:solidFill>
                    <w14:srgbClr w14:val="000000"/>
                  </w14:solidFill>
                  <w14:prstDash w14:val="solid"/>
                  <w14:miter w14:val="0"/>
                </w14:textOutline>
              </w:rPr>
              <w:delText>9.事故处理</w:delText>
            </w:r>
          </w:del>
          <w:del w:id="542" w:author="36526" w:date="2024-11-06T20:23:32Z">
            <w:r>
              <w:rPr/>
              <w:tab/>
            </w:r>
          </w:del>
          <w:del w:id="543" w:author="36526" w:date="2024-11-06T20:23:32Z">
            <w:r>
              <w:rPr/>
              <w:fldChar w:fldCharType="begin"/>
            </w:r>
          </w:del>
          <w:del w:id="544" w:author="36526" w:date="2024-11-06T20:23:32Z">
            <w:r>
              <w:rPr/>
              <w:delInstrText xml:space="preserve"> PAGEREF _Toc30164 \h </w:delInstrText>
            </w:r>
          </w:del>
          <w:del w:id="545" w:author="36526" w:date="2024-11-06T20:23:32Z">
            <w:r>
              <w:rPr/>
              <w:fldChar w:fldCharType="separate"/>
            </w:r>
          </w:del>
          <w:del w:id="546" w:author="36526" w:date="2024-11-06T20:23:32Z">
            <w:r>
              <w:rPr/>
              <w:delText>11</w:delText>
            </w:r>
          </w:del>
          <w:del w:id="547" w:author="36526" w:date="2024-11-06T20:23:32Z">
            <w:r>
              <w:rPr/>
              <w:fldChar w:fldCharType="end"/>
            </w:r>
          </w:del>
          <w:del w:id="548" w:author="36526" w:date="2024-11-06T20:23:32Z">
            <w:r>
              <w:rPr/>
              <w:fldChar w:fldCharType="end"/>
            </w:r>
          </w:del>
        </w:p>
        <w:p w14:paraId="73B9A07C">
          <w:pPr>
            <w:pStyle w:val="5"/>
            <w:tabs>
              <w:tab w:val="right" w:leader="dot" w:pos="9130"/>
            </w:tabs>
            <w:rPr>
              <w:del w:id="549" w:author="36526" w:date="2024-11-06T20:23:32Z"/>
            </w:rPr>
          </w:pPr>
          <w:del w:id="550" w:author="36526" w:date="2024-11-06T20:23:32Z">
            <w:r>
              <w:rPr/>
              <w:fldChar w:fldCharType="begin"/>
            </w:r>
          </w:del>
          <w:del w:id="551" w:author="36526" w:date="2024-11-06T20:23:32Z">
            <w:r>
              <w:rPr/>
              <w:delInstrText xml:space="preserve"> HYPERLINK \l _Toc623 </w:delInstrText>
            </w:r>
          </w:del>
          <w:del w:id="552" w:author="36526" w:date="2024-11-06T20:23:32Z">
            <w:r>
              <w:rPr/>
              <w:fldChar w:fldCharType="separate"/>
            </w:r>
          </w:del>
          <w:del w:id="553" w:author="36526" w:date="2024-11-06T20:23:32Z">
            <w:r>
              <w:rPr>
                <w:rFonts w:hint="eastAsia" w:ascii="仿宋" w:hAnsi="仿宋" w:eastAsia="仿宋" w:cs="仿宋"/>
                <w:spacing w:val="-3"/>
                <w:szCs w:val="24"/>
                <w14:textOutline w14:w="4354" w14:cap="flat" w14:cmpd="sng">
                  <w14:solidFill>
                    <w14:srgbClr w14:val="000000"/>
                  </w14:solidFill>
                  <w14:prstDash w14:val="solid"/>
                  <w14:miter w14:val="0"/>
                </w14:textOutline>
              </w:rPr>
              <w:delText>10.整改跟进</w:delText>
            </w:r>
          </w:del>
          <w:del w:id="554" w:author="36526" w:date="2024-11-06T20:23:32Z">
            <w:r>
              <w:rPr/>
              <w:tab/>
            </w:r>
          </w:del>
          <w:del w:id="555" w:author="36526" w:date="2024-11-06T20:23:32Z">
            <w:r>
              <w:rPr/>
              <w:fldChar w:fldCharType="begin"/>
            </w:r>
          </w:del>
          <w:del w:id="556" w:author="36526" w:date="2024-11-06T20:23:32Z">
            <w:r>
              <w:rPr/>
              <w:delInstrText xml:space="preserve"> PAGEREF _Toc623 \h </w:delInstrText>
            </w:r>
          </w:del>
          <w:del w:id="557" w:author="36526" w:date="2024-11-06T20:23:32Z">
            <w:r>
              <w:rPr/>
              <w:fldChar w:fldCharType="separate"/>
            </w:r>
          </w:del>
          <w:del w:id="558" w:author="36526" w:date="2024-11-06T20:23:32Z">
            <w:r>
              <w:rPr/>
              <w:delText>12</w:delText>
            </w:r>
          </w:del>
          <w:del w:id="559" w:author="36526" w:date="2024-11-06T20:23:32Z">
            <w:r>
              <w:rPr/>
              <w:fldChar w:fldCharType="end"/>
            </w:r>
          </w:del>
          <w:del w:id="560" w:author="36526" w:date="2024-11-06T20:23:32Z">
            <w:r>
              <w:rPr/>
              <w:fldChar w:fldCharType="end"/>
            </w:r>
          </w:del>
        </w:p>
        <w:p w14:paraId="4450FD5F">
          <w:pPr>
            <w:pStyle w:val="5"/>
            <w:tabs>
              <w:tab w:val="right" w:leader="dot" w:pos="9130"/>
            </w:tabs>
            <w:rPr>
              <w:del w:id="561" w:author="36526" w:date="2024-11-06T20:23:32Z"/>
            </w:rPr>
          </w:pPr>
          <w:del w:id="562" w:author="36526" w:date="2024-11-06T20:23:32Z">
            <w:r>
              <w:rPr/>
              <w:fldChar w:fldCharType="begin"/>
            </w:r>
          </w:del>
          <w:del w:id="563" w:author="36526" w:date="2024-11-06T20:23:32Z">
            <w:r>
              <w:rPr/>
              <w:delInstrText xml:space="preserve"> HYPERLINK \l _Toc14406 </w:delInstrText>
            </w:r>
          </w:del>
          <w:del w:id="564" w:author="36526" w:date="2024-11-06T20:23:32Z">
            <w:r>
              <w:rPr/>
              <w:fldChar w:fldCharType="separate"/>
            </w:r>
          </w:del>
          <w:del w:id="565" w:author="36526" w:date="2024-11-06T20:23:32Z">
            <w:r>
              <w:rPr>
                <w:rFonts w:hint="eastAsia" w:ascii="仿宋" w:hAnsi="仿宋" w:eastAsia="仿宋" w:cs="仿宋"/>
                <w:spacing w:val="-3"/>
                <w:szCs w:val="24"/>
                <w14:textOutline w14:w="4354" w14:cap="flat" w14:cmpd="sng">
                  <w14:solidFill>
                    <w14:srgbClr w14:val="000000"/>
                  </w14:solidFill>
                  <w14:prstDash w14:val="solid"/>
                  <w14:miter w14:val="0"/>
                </w14:textOutline>
              </w:rPr>
              <w:delText>11.事故考核</w:delText>
            </w:r>
          </w:del>
          <w:del w:id="566" w:author="36526" w:date="2024-11-06T20:23:32Z">
            <w:r>
              <w:rPr/>
              <w:tab/>
            </w:r>
          </w:del>
          <w:del w:id="567" w:author="36526" w:date="2024-11-06T20:23:32Z">
            <w:r>
              <w:rPr/>
              <w:fldChar w:fldCharType="begin"/>
            </w:r>
          </w:del>
          <w:del w:id="568" w:author="36526" w:date="2024-11-06T20:23:32Z">
            <w:r>
              <w:rPr/>
              <w:delInstrText xml:space="preserve"> PAGEREF _Toc14406 \h </w:delInstrText>
            </w:r>
          </w:del>
          <w:del w:id="569" w:author="36526" w:date="2024-11-06T20:23:32Z">
            <w:r>
              <w:rPr/>
              <w:fldChar w:fldCharType="separate"/>
            </w:r>
          </w:del>
          <w:del w:id="570" w:author="36526" w:date="2024-11-06T20:23:32Z">
            <w:r>
              <w:rPr/>
              <w:delText>12</w:delText>
            </w:r>
          </w:del>
          <w:del w:id="571" w:author="36526" w:date="2024-11-06T20:23:32Z">
            <w:r>
              <w:rPr/>
              <w:fldChar w:fldCharType="end"/>
            </w:r>
          </w:del>
          <w:del w:id="572" w:author="36526" w:date="2024-11-06T20:23:32Z">
            <w:r>
              <w:rPr/>
              <w:fldChar w:fldCharType="end"/>
            </w:r>
          </w:del>
        </w:p>
        <w:p w14:paraId="43D7F198">
          <w:pPr>
            <w:pStyle w:val="5"/>
            <w:tabs>
              <w:tab w:val="right" w:leader="dot" w:pos="9130"/>
            </w:tabs>
            <w:rPr>
              <w:del w:id="573" w:author="36526" w:date="2024-11-06T20:23:32Z"/>
            </w:rPr>
          </w:pPr>
          <w:del w:id="574" w:author="36526" w:date="2024-11-06T20:23:32Z">
            <w:r>
              <w:rPr/>
              <w:fldChar w:fldCharType="begin"/>
            </w:r>
          </w:del>
          <w:del w:id="575" w:author="36526" w:date="2024-11-06T20:23:32Z">
            <w:r>
              <w:rPr/>
              <w:delInstrText xml:space="preserve"> HYPERLINK \l _Toc31925 </w:delInstrText>
            </w:r>
          </w:del>
          <w:del w:id="576" w:author="36526" w:date="2024-11-06T20:23:32Z">
            <w:r>
              <w:rPr/>
              <w:fldChar w:fldCharType="separate"/>
            </w:r>
          </w:del>
          <w:del w:id="577" w:author="36526" w:date="2024-11-06T20:23:32Z">
            <w:r>
              <w:rPr>
                <w:rFonts w:hint="eastAsia" w:ascii="仿宋" w:hAnsi="仿宋" w:eastAsia="仿宋" w:cs="仿宋"/>
                <w:spacing w:val="-5"/>
                <w:szCs w:val="24"/>
                <w14:textOutline w14:w="4354" w14:cap="flat" w14:cmpd="sng">
                  <w14:solidFill>
                    <w14:srgbClr w14:val="000000"/>
                  </w14:solidFill>
                  <w14:prstDash w14:val="solid"/>
                  <w14:miter w14:val="0"/>
                </w14:textOutline>
              </w:rPr>
              <w:delText>12.附则</w:delText>
            </w:r>
          </w:del>
          <w:del w:id="578" w:author="36526" w:date="2024-11-06T20:23:32Z">
            <w:r>
              <w:rPr/>
              <w:tab/>
            </w:r>
          </w:del>
          <w:del w:id="579" w:author="36526" w:date="2024-11-06T20:23:32Z">
            <w:r>
              <w:rPr/>
              <w:fldChar w:fldCharType="begin"/>
            </w:r>
          </w:del>
          <w:del w:id="580" w:author="36526" w:date="2024-11-06T20:23:32Z">
            <w:r>
              <w:rPr/>
              <w:delInstrText xml:space="preserve"> PAGEREF _Toc31925 \h </w:delInstrText>
            </w:r>
          </w:del>
          <w:del w:id="581" w:author="36526" w:date="2024-11-06T20:23:32Z">
            <w:r>
              <w:rPr/>
              <w:fldChar w:fldCharType="separate"/>
            </w:r>
          </w:del>
          <w:del w:id="582" w:author="36526" w:date="2024-11-06T20:23:32Z">
            <w:r>
              <w:rPr/>
              <w:delText>12</w:delText>
            </w:r>
          </w:del>
          <w:del w:id="583" w:author="36526" w:date="2024-11-06T20:23:32Z">
            <w:r>
              <w:rPr/>
              <w:fldChar w:fldCharType="end"/>
            </w:r>
          </w:del>
          <w:del w:id="584" w:author="36526" w:date="2024-11-06T20:23:32Z">
            <w:r>
              <w:rPr/>
              <w:fldChar w:fldCharType="end"/>
            </w:r>
          </w:del>
        </w:p>
        <w:p w14:paraId="558C44A9">
          <w:pPr>
            <w:pStyle w:val="5"/>
            <w:tabs>
              <w:tab w:val="right" w:leader="dot" w:pos="9130"/>
            </w:tabs>
            <w:rPr>
              <w:del w:id="585" w:author="36526" w:date="2024-11-06T20:23:32Z"/>
            </w:rPr>
          </w:pPr>
          <w:del w:id="586" w:author="36526" w:date="2024-11-06T20:23:32Z">
            <w:r>
              <w:rPr/>
              <w:fldChar w:fldCharType="begin"/>
            </w:r>
          </w:del>
          <w:del w:id="587" w:author="36526" w:date="2024-11-06T20:23:32Z">
            <w:r>
              <w:rPr/>
              <w:delInstrText xml:space="preserve"> HYPERLINK \l _Toc21182 </w:delInstrText>
            </w:r>
          </w:del>
          <w:del w:id="588" w:author="36526" w:date="2024-11-06T20:23:32Z">
            <w:r>
              <w:rPr/>
              <w:fldChar w:fldCharType="separate"/>
            </w:r>
          </w:del>
          <w:del w:id="589" w:author="36526" w:date="2024-11-06T20:23:32Z">
            <w:r>
              <w:rPr>
                <w:rFonts w:hint="eastAsia" w:ascii="仿宋" w:hAnsi="仿宋" w:eastAsia="仿宋" w:cs="仿宋"/>
                <w:spacing w:val="-5"/>
                <w:szCs w:val="24"/>
                <w14:textOutline w14:w="4354" w14:cap="flat" w14:cmpd="sng">
                  <w14:solidFill>
                    <w14:srgbClr w14:val="000000"/>
                  </w14:solidFill>
                  <w14:prstDash w14:val="solid"/>
                  <w14:miter w14:val="0"/>
                </w14:textOutline>
              </w:rPr>
              <w:delText>13.附件</w:delText>
            </w:r>
          </w:del>
          <w:del w:id="590" w:author="36526" w:date="2024-11-06T20:23:32Z">
            <w:r>
              <w:rPr/>
              <w:tab/>
            </w:r>
          </w:del>
          <w:del w:id="591" w:author="36526" w:date="2024-11-06T20:23:32Z">
            <w:r>
              <w:rPr/>
              <w:fldChar w:fldCharType="begin"/>
            </w:r>
          </w:del>
          <w:del w:id="592" w:author="36526" w:date="2024-11-06T20:23:32Z">
            <w:r>
              <w:rPr/>
              <w:delInstrText xml:space="preserve"> PAGEREF _Toc21182 \h </w:delInstrText>
            </w:r>
          </w:del>
          <w:del w:id="593" w:author="36526" w:date="2024-11-06T20:23:32Z">
            <w:r>
              <w:rPr/>
              <w:fldChar w:fldCharType="separate"/>
            </w:r>
          </w:del>
          <w:del w:id="594" w:author="36526" w:date="2024-11-06T20:23:32Z">
            <w:r>
              <w:rPr/>
              <w:delText>13</w:delText>
            </w:r>
          </w:del>
          <w:del w:id="595" w:author="36526" w:date="2024-11-06T20:23:32Z">
            <w:r>
              <w:rPr/>
              <w:fldChar w:fldCharType="end"/>
            </w:r>
          </w:del>
          <w:del w:id="596" w:author="36526" w:date="2024-11-06T20:23:32Z">
            <w:r>
              <w:rPr/>
              <w:fldChar w:fldCharType="end"/>
            </w:r>
          </w:del>
        </w:p>
        <w:p w14:paraId="546C73D9">
          <w:pPr>
            <w:pStyle w:val="5"/>
            <w:tabs>
              <w:tab w:val="right" w:leader="dot" w:pos="9130"/>
            </w:tabs>
            <w:rPr>
              <w:ins w:id="597" w:author="随遇而安" w:date="2023-09-01T15:16:31Z"/>
              <w:del w:id="598" w:author="36526" w:date="2024-11-06T20:23:32Z"/>
            </w:rPr>
          </w:pPr>
          <w:ins w:id="599" w:author="随遇而安" w:date="2023-09-01T15:16:31Z">
            <w:del w:id="600" w:author="36526" w:date="2024-11-06T20:23:32Z">
              <w:r>
                <w:rPr/>
                <w:fldChar w:fldCharType="begin"/>
              </w:r>
            </w:del>
          </w:ins>
          <w:ins w:id="601" w:author="随遇而安" w:date="2023-09-01T15:16:31Z">
            <w:del w:id="602" w:author="36526" w:date="2024-11-06T20:23:32Z">
              <w:r>
                <w:rPr/>
                <w:delInstrText xml:space="preserve"> HYPERLINK \l _Toc4528 </w:delInstrText>
              </w:r>
            </w:del>
          </w:ins>
          <w:ins w:id="603" w:author="随遇而安" w:date="2023-09-01T15:16:31Z">
            <w:del w:id="604" w:author="36526" w:date="2024-11-06T20:23:32Z">
              <w:r>
                <w:rPr/>
                <w:fldChar w:fldCharType="separate"/>
              </w:r>
            </w:del>
          </w:ins>
          <w:ins w:id="605" w:author="随遇而安" w:date="2023-09-01T15:16:31Z">
            <w:del w:id="606" w:author="36526" w:date="2024-11-06T20:23:32Z">
              <w:r>
                <w:rPr>
                  <w:rFonts w:hint="eastAsia" w:ascii="仿宋" w:hAnsi="仿宋" w:eastAsia="仿宋" w:cs="仿宋"/>
                  <w:spacing w:val="-13"/>
                  <w:szCs w:val="24"/>
                  <w14:textOutline w14:w="4354" w14:cap="flat" w14:cmpd="sng">
                    <w14:solidFill>
                      <w14:srgbClr w14:val="000000"/>
                    </w14:solidFill>
                    <w14:prstDash w14:val="solid"/>
                    <w14:miter w14:val="0"/>
                  </w14:textOutline>
                </w:rPr>
                <w:delText>1.</w:delText>
              </w:r>
            </w:del>
          </w:ins>
          <w:ins w:id="607" w:author="随遇而安" w:date="2023-09-01T15:16:31Z">
            <w:del w:id="608" w:author="36526" w:date="2024-11-06T20:23:32Z">
              <w:r>
                <w:rPr>
                  <w:rFonts w:hint="eastAsia" w:ascii="仿宋" w:hAnsi="仿宋" w:eastAsia="仿宋" w:cs="仿宋"/>
                  <w:spacing w:val="-65"/>
                  <w:szCs w:val="24"/>
                </w:rPr>
                <w:delText xml:space="preserve"> </w:delText>
              </w:r>
            </w:del>
          </w:ins>
          <w:ins w:id="609" w:author="随遇而安" w:date="2023-09-01T15:16:31Z">
            <w:del w:id="610" w:author="36526" w:date="2024-11-06T20:23:32Z">
              <w:r>
                <w:rPr>
                  <w:rFonts w:hint="eastAsia" w:ascii="仿宋" w:hAnsi="仿宋" w:eastAsia="仿宋" w:cs="仿宋"/>
                  <w:spacing w:val="-13"/>
                  <w:szCs w:val="24"/>
                  <w14:textOutline w14:w="4354" w14:cap="flat" w14:cmpd="sng">
                    <w14:solidFill>
                      <w14:srgbClr w14:val="000000"/>
                    </w14:solidFill>
                    <w14:prstDash w14:val="solid"/>
                    <w14:miter w14:val="0"/>
                  </w14:textOutline>
                </w:rPr>
                <w:delText>目的</w:delText>
              </w:r>
            </w:del>
          </w:ins>
          <w:ins w:id="611" w:author="随遇而安" w:date="2023-09-01T15:16:31Z">
            <w:del w:id="612" w:author="36526" w:date="2024-11-06T20:23:32Z">
              <w:r>
                <w:rPr/>
                <w:tab/>
              </w:r>
            </w:del>
          </w:ins>
          <w:ins w:id="613" w:author="随遇而安" w:date="2023-09-01T15:16:31Z">
            <w:del w:id="614" w:author="36526" w:date="2024-11-06T20:23:32Z">
              <w:r>
                <w:rPr/>
                <w:fldChar w:fldCharType="begin"/>
              </w:r>
            </w:del>
          </w:ins>
          <w:ins w:id="615" w:author="随遇而安" w:date="2023-09-01T15:16:31Z">
            <w:del w:id="616" w:author="36526" w:date="2024-11-06T20:23:32Z">
              <w:r>
                <w:rPr/>
                <w:delInstrText xml:space="preserve"> PAGEREF _Toc4528 \h </w:delInstrText>
              </w:r>
            </w:del>
          </w:ins>
          <w:ins w:id="617" w:author="随遇而安" w:date="2023-09-01T15:16:31Z">
            <w:del w:id="618" w:author="36526" w:date="2024-11-06T20:23:32Z">
              <w:r>
                <w:rPr/>
                <w:fldChar w:fldCharType="separate"/>
              </w:r>
            </w:del>
          </w:ins>
          <w:ins w:id="619" w:author="随遇而安" w:date="2023-09-01T15:16:31Z">
            <w:del w:id="620" w:author="36526" w:date="2024-11-06T20:23:32Z">
              <w:r>
                <w:rPr/>
                <w:delText>4</w:delText>
              </w:r>
            </w:del>
          </w:ins>
          <w:ins w:id="621" w:author="随遇而安" w:date="2023-09-01T15:16:31Z">
            <w:del w:id="622" w:author="36526" w:date="2024-11-06T20:23:32Z">
              <w:r>
                <w:rPr/>
                <w:fldChar w:fldCharType="end"/>
              </w:r>
            </w:del>
          </w:ins>
          <w:ins w:id="623" w:author="随遇而安" w:date="2023-09-01T15:16:31Z">
            <w:del w:id="624" w:author="36526" w:date="2024-11-06T20:23:32Z">
              <w:r>
                <w:rPr/>
                <w:fldChar w:fldCharType="end"/>
              </w:r>
            </w:del>
          </w:ins>
        </w:p>
        <w:p w14:paraId="3FB9AE3D">
          <w:pPr>
            <w:pStyle w:val="5"/>
            <w:tabs>
              <w:tab w:val="right" w:leader="dot" w:pos="9130"/>
            </w:tabs>
            <w:rPr>
              <w:ins w:id="625" w:author="随遇而安" w:date="2023-09-01T15:16:31Z"/>
              <w:del w:id="626" w:author="36526" w:date="2024-11-06T20:23:32Z"/>
            </w:rPr>
          </w:pPr>
          <w:ins w:id="627" w:author="随遇而安" w:date="2023-09-01T15:16:31Z">
            <w:del w:id="628" w:author="36526" w:date="2024-11-06T20:23:32Z">
              <w:r>
                <w:rPr/>
                <w:fldChar w:fldCharType="begin"/>
              </w:r>
            </w:del>
          </w:ins>
          <w:ins w:id="629" w:author="随遇而安" w:date="2023-09-01T15:16:31Z">
            <w:del w:id="630" w:author="36526" w:date="2024-11-06T20:23:32Z">
              <w:r>
                <w:rPr/>
                <w:delInstrText xml:space="preserve"> HYPERLINK \l _Toc4913 </w:delInstrText>
              </w:r>
            </w:del>
          </w:ins>
          <w:ins w:id="631" w:author="随遇而安" w:date="2023-09-01T15:16:31Z">
            <w:del w:id="632" w:author="36526" w:date="2024-11-06T20:23:32Z">
              <w:r>
                <w:rPr/>
                <w:fldChar w:fldCharType="separate"/>
              </w:r>
            </w:del>
          </w:ins>
          <w:ins w:id="633" w:author="随遇而安" w:date="2023-09-01T15:16:31Z">
            <w:del w:id="634" w:author="36526" w:date="2024-11-06T20:23:32Z">
              <w:r>
                <w:rPr>
                  <w:rFonts w:hint="eastAsia" w:ascii="仿宋" w:hAnsi="仿宋" w:eastAsia="仿宋" w:cs="仿宋"/>
                  <w:spacing w:val="-2"/>
                  <w:szCs w:val="24"/>
                  <w14:textOutline w14:w="4354" w14:cap="flat" w14:cmpd="sng">
                    <w14:solidFill>
                      <w14:srgbClr w14:val="000000"/>
                    </w14:solidFill>
                    <w14:prstDash w14:val="solid"/>
                    <w14:miter w14:val="0"/>
                  </w14:textOutline>
                </w:rPr>
                <w:delText>2.适用范围</w:delText>
              </w:r>
            </w:del>
          </w:ins>
          <w:ins w:id="635" w:author="随遇而安" w:date="2023-09-01T15:16:31Z">
            <w:del w:id="636" w:author="36526" w:date="2024-11-06T20:23:32Z">
              <w:r>
                <w:rPr/>
                <w:tab/>
              </w:r>
            </w:del>
          </w:ins>
          <w:ins w:id="637" w:author="随遇而安" w:date="2023-09-01T15:16:31Z">
            <w:del w:id="638" w:author="36526" w:date="2024-11-06T20:23:32Z">
              <w:r>
                <w:rPr/>
                <w:fldChar w:fldCharType="begin"/>
              </w:r>
            </w:del>
          </w:ins>
          <w:ins w:id="639" w:author="随遇而安" w:date="2023-09-01T15:16:31Z">
            <w:del w:id="640" w:author="36526" w:date="2024-11-06T20:23:32Z">
              <w:r>
                <w:rPr/>
                <w:delInstrText xml:space="preserve"> PAGEREF _Toc4913 \h </w:delInstrText>
              </w:r>
            </w:del>
          </w:ins>
          <w:ins w:id="641" w:author="随遇而安" w:date="2023-09-01T15:16:31Z">
            <w:del w:id="642" w:author="36526" w:date="2024-11-06T20:23:32Z">
              <w:r>
                <w:rPr/>
                <w:fldChar w:fldCharType="separate"/>
              </w:r>
            </w:del>
          </w:ins>
          <w:ins w:id="643" w:author="随遇而安" w:date="2023-09-01T15:16:31Z">
            <w:del w:id="644" w:author="36526" w:date="2024-11-06T20:23:32Z">
              <w:r>
                <w:rPr/>
                <w:delText>4</w:delText>
              </w:r>
            </w:del>
          </w:ins>
          <w:ins w:id="645" w:author="随遇而安" w:date="2023-09-01T15:16:31Z">
            <w:del w:id="646" w:author="36526" w:date="2024-11-06T20:23:32Z">
              <w:r>
                <w:rPr/>
                <w:fldChar w:fldCharType="end"/>
              </w:r>
            </w:del>
          </w:ins>
          <w:ins w:id="647" w:author="随遇而安" w:date="2023-09-01T15:16:31Z">
            <w:del w:id="648" w:author="36526" w:date="2024-11-06T20:23:32Z">
              <w:r>
                <w:rPr/>
                <w:fldChar w:fldCharType="end"/>
              </w:r>
            </w:del>
          </w:ins>
        </w:p>
        <w:p w14:paraId="39A5F812">
          <w:pPr>
            <w:pStyle w:val="5"/>
            <w:tabs>
              <w:tab w:val="right" w:leader="dot" w:pos="9130"/>
            </w:tabs>
            <w:rPr>
              <w:ins w:id="649" w:author="随遇而安" w:date="2023-09-01T15:16:31Z"/>
              <w:del w:id="650" w:author="36526" w:date="2024-11-06T20:23:32Z"/>
            </w:rPr>
          </w:pPr>
          <w:ins w:id="651" w:author="随遇而安" w:date="2023-09-01T15:16:31Z">
            <w:del w:id="652" w:author="36526" w:date="2024-11-06T20:23:32Z">
              <w:r>
                <w:rPr/>
                <w:fldChar w:fldCharType="begin"/>
              </w:r>
            </w:del>
          </w:ins>
          <w:ins w:id="653" w:author="随遇而安" w:date="2023-09-01T15:16:31Z">
            <w:del w:id="654" w:author="36526" w:date="2024-11-06T20:23:32Z">
              <w:r>
                <w:rPr/>
                <w:delInstrText xml:space="preserve"> HYPERLINK \l _Toc23221 </w:delInstrText>
              </w:r>
            </w:del>
          </w:ins>
          <w:ins w:id="655" w:author="随遇而安" w:date="2023-09-01T15:16:31Z">
            <w:del w:id="656" w:author="36526" w:date="2024-11-06T20:23:32Z">
              <w:r>
                <w:rPr/>
                <w:fldChar w:fldCharType="separate"/>
              </w:r>
            </w:del>
          </w:ins>
          <w:ins w:id="657" w:author="随遇而安" w:date="2023-09-01T15:16:31Z">
            <w:del w:id="658" w:author="36526" w:date="2024-11-06T20:23:32Z">
              <w:r>
                <w:rPr>
                  <w:rFonts w:hint="eastAsia" w:ascii="仿宋" w:hAnsi="仿宋" w:eastAsia="仿宋" w:cs="仿宋"/>
                  <w:spacing w:val="-2"/>
                  <w:szCs w:val="24"/>
                  <w14:textOutline w14:w="4354" w14:cap="flat" w14:cmpd="sng">
                    <w14:solidFill>
                      <w14:srgbClr w14:val="000000"/>
                    </w14:solidFill>
                    <w14:prstDash w14:val="solid"/>
                    <w14:miter w14:val="0"/>
                  </w14:textOutline>
                </w:rPr>
                <w:delText>3.术语与定义</w:delText>
              </w:r>
            </w:del>
          </w:ins>
          <w:ins w:id="659" w:author="随遇而安" w:date="2023-09-01T15:16:31Z">
            <w:del w:id="660" w:author="36526" w:date="2024-11-06T20:23:32Z">
              <w:r>
                <w:rPr/>
                <w:tab/>
              </w:r>
            </w:del>
          </w:ins>
          <w:ins w:id="661" w:author="随遇而安" w:date="2023-09-01T15:16:31Z">
            <w:del w:id="662" w:author="36526" w:date="2024-11-06T20:23:32Z">
              <w:r>
                <w:rPr/>
                <w:fldChar w:fldCharType="begin"/>
              </w:r>
            </w:del>
          </w:ins>
          <w:ins w:id="663" w:author="随遇而安" w:date="2023-09-01T15:16:31Z">
            <w:del w:id="664" w:author="36526" w:date="2024-11-06T20:23:32Z">
              <w:r>
                <w:rPr/>
                <w:delInstrText xml:space="preserve"> PAGEREF _Toc23221 \h </w:delInstrText>
              </w:r>
            </w:del>
          </w:ins>
          <w:ins w:id="665" w:author="随遇而安" w:date="2023-09-01T15:16:31Z">
            <w:del w:id="666" w:author="36526" w:date="2024-11-06T20:23:32Z">
              <w:r>
                <w:rPr/>
                <w:fldChar w:fldCharType="separate"/>
              </w:r>
            </w:del>
          </w:ins>
          <w:ins w:id="667" w:author="随遇而安" w:date="2023-09-01T15:16:31Z">
            <w:del w:id="668" w:author="36526" w:date="2024-11-06T20:23:32Z">
              <w:r>
                <w:rPr/>
                <w:delText>4</w:delText>
              </w:r>
            </w:del>
          </w:ins>
          <w:ins w:id="669" w:author="随遇而安" w:date="2023-09-01T15:16:31Z">
            <w:del w:id="670" w:author="36526" w:date="2024-11-06T20:23:32Z">
              <w:r>
                <w:rPr/>
                <w:fldChar w:fldCharType="end"/>
              </w:r>
            </w:del>
          </w:ins>
          <w:ins w:id="671" w:author="随遇而安" w:date="2023-09-01T15:16:31Z">
            <w:del w:id="672" w:author="36526" w:date="2024-11-06T20:23:32Z">
              <w:r>
                <w:rPr/>
                <w:fldChar w:fldCharType="end"/>
              </w:r>
            </w:del>
          </w:ins>
        </w:p>
        <w:p w14:paraId="09A3EC05">
          <w:pPr>
            <w:pStyle w:val="5"/>
            <w:tabs>
              <w:tab w:val="right" w:leader="dot" w:pos="9130"/>
            </w:tabs>
            <w:rPr>
              <w:ins w:id="673" w:author="随遇而安" w:date="2023-09-01T15:16:31Z"/>
              <w:del w:id="674" w:author="36526" w:date="2024-11-06T20:23:32Z"/>
            </w:rPr>
          </w:pPr>
          <w:ins w:id="675" w:author="随遇而安" w:date="2023-09-01T15:16:31Z">
            <w:del w:id="676" w:author="36526" w:date="2024-11-06T20:23:32Z">
              <w:r>
                <w:rPr/>
                <w:fldChar w:fldCharType="begin"/>
              </w:r>
            </w:del>
          </w:ins>
          <w:ins w:id="677" w:author="随遇而安" w:date="2023-09-01T15:16:31Z">
            <w:del w:id="678" w:author="36526" w:date="2024-11-06T20:23:32Z">
              <w:r>
                <w:rPr/>
                <w:delInstrText xml:space="preserve"> HYPERLINK \l _Toc21060 </w:delInstrText>
              </w:r>
            </w:del>
          </w:ins>
          <w:ins w:id="679" w:author="随遇而安" w:date="2023-09-01T15:16:31Z">
            <w:del w:id="680" w:author="36526" w:date="2024-11-06T20:23:32Z">
              <w:r>
                <w:rPr/>
                <w:fldChar w:fldCharType="separate"/>
              </w:r>
            </w:del>
          </w:ins>
          <w:ins w:id="681" w:author="随遇而安" w:date="2023-09-01T15:16:31Z">
            <w:del w:id="682" w:author="36526" w:date="2024-11-06T20:23:32Z">
              <w:r>
                <w:rPr>
                  <w:rFonts w:hint="eastAsia" w:ascii="仿宋" w:hAnsi="仿宋" w:eastAsia="仿宋" w:cs="仿宋"/>
                  <w:szCs w:val="24"/>
                  <w14:textOutline w14:w="4354" w14:cap="flat" w14:cmpd="sng">
                    <w14:solidFill>
                      <w14:srgbClr w14:val="000000"/>
                    </w14:solidFill>
                    <w14:prstDash w14:val="solid"/>
                    <w14:miter w14:val="0"/>
                  </w14:textOutline>
                </w:rPr>
                <w:delText>4.相关部门/人员职责</w:delText>
              </w:r>
            </w:del>
          </w:ins>
          <w:ins w:id="683" w:author="随遇而安" w:date="2023-09-01T15:16:31Z">
            <w:del w:id="684" w:author="36526" w:date="2024-11-06T20:23:32Z">
              <w:r>
                <w:rPr/>
                <w:tab/>
              </w:r>
            </w:del>
          </w:ins>
          <w:ins w:id="685" w:author="随遇而安" w:date="2023-09-01T15:16:31Z">
            <w:del w:id="686" w:author="36526" w:date="2024-11-06T20:23:32Z">
              <w:r>
                <w:rPr/>
                <w:fldChar w:fldCharType="begin"/>
              </w:r>
            </w:del>
          </w:ins>
          <w:ins w:id="687" w:author="随遇而安" w:date="2023-09-01T15:16:31Z">
            <w:del w:id="688" w:author="36526" w:date="2024-11-06T20:23:32Z">
              <w:r>
                <w:rPr/>
                <w:delInstrText xml:space="preserve"> PAGEREF _Toc21060 \h </w:delInstrText>
              </w:r>
            </w:del>
          </w:ins>
          <w:ins w:id="689" w:author="随遇而安" w:date="2023-09-01T15:16:31Z">
            <w:del w:id="690" w:author="36526" w:date="2024-11-06T20:23:32Z">
              <w:r>
                <w:rPr/>
                <w:fldChar w:fldCharType="separate"/>
              </w:r>
            </w:del>
          </w:ins>
          <w:ins w:id="691" w:author="随遇而安" w:date="2023-09-01T15:16:31Z">
            <w:del w:id="692" w:author="36526" w:date="2024-11-06T20:23:32Z">
              <w:r>
                <w:rPr/>
                <w:delText>5</w:delText>
              </w:r>
            </w:del>
          </w:ins>
          <w:ins w:id="693" w:author="随遇而安" w:date="2023-09-01T15:16:31Z">
            <w:del w:id="694" w:author="36526" w:date="2024-11-06T20:23:32Z">
              <w:r>
                <w:rPr/>
                <w:fldChar w:fldCharType="end"/>
              </w:r>
            </w:del>
          </w:ins>
          <w:ins w:id="695" w:author="随遇而安" w:date="2023-09-01T15:16:31Z">
            <w:del w:id="696" w:author="36526" w:date="2024-11-06T20:23:32Z">
              <w:r>
                <w:rPr/>
                <w:fldChar w:fldCharType="end"/>
              </w:r>
            </w:del>
          </w:ins>
        </w:p>
        <w:p w14:paraId="188824C7">
          <w:pPr>
            <w:pStyle w:val="5"/>
            <w:tabs>
              <w:tab w:val="right" w:leader="dot" w:pos="9130"/>
            </w:tabs>
            <w:rPr>
              <w:ins w:id="697" w:author="随遇而安" w:date="2023-09-01T15:16:31Z"/>
              <w:del w:id="698" w:author="36526" w:date="2024-11-06T20:23:32Z"/>
            </w:rPr>
          </w:pPr>
          <w:ins w:id="699" w:author="随遇而安" w:date="2023-09-01T15:16:31Z">
            <w:del w:id="700" w:author="36526" w:date="2024-11-06T20:23:32Z">
              <w:r>
                <w:rPr/>
                <w:fldChar w:fldCharType="begin"/>
              </w:r>
            </w:del>
          </w:ins>
          <w:ins w:id="701" w:author="随遇而安" w:date="2023-09-01T15:16:31Z">
            <w:del w:id="702" w:author="36526" w:date="2024-11-06T20:23:32Z">
              <w:r>
                <w:rPr/>
                <w:delInstrText xml:space="preserve"> HYPERLINK \l _Toc10932 </w:delInstrText>
              </w:r>
            </w:del>
          </w:ins>
          <w:ins w:id="703" w:author="随遇而安" w:date="2023-09-01T15:16:31Z">
            <w:del w:id="704" w:author="36526" w:date="2024-11-06T20:23:32Z">
              <w:r>
                <w:rPr/>
                <w:fldChar w:fldCharType="separate"/>
              </w:r>
            </w:del>
          </w:ins>
          <w:ins w:id="705" w:author="随遇而安" w:date="2023-09-01T15:16:31Z">
            <w:del w:id="706" w:author="36526" w:date="2024-11-06T20:23:32Z">
              <w:r>
                <w:rPr>
                  <w:rFonts w:hint="eastAsia" w:ascii="仿宋" w:hAnsi="仿宋" w:eastAsia="仿宋" w:cs="仿宋"/>
                  <w:spacing w:val="-2"/>
                  <w:szCs w:val="24"/>
                  <w14:textOutline w14:w="4354" w14:cap="flat" w14:cmpd="sng">
                    <w14:solidFill>
                      <w14:srgbClr w14:val="000000"/>
                    </w14:solidFill>
                    <w14:prstDash w14:val="solid"/>
                    <w14:miter w14:val="0"/>
                  </w14:textOutline>
                </w:rPr>
                <w:delText>5.事故分类</w:delText>
              </w:r>
            </w:del>
          </w:ins>
          <w:ins w:id="707" w:author="随遇而安" w:date="2023-09-01T15:16:31Z">
            <w:del w:id="708" w:author="36526" w:date="2024-11-06T20:23:32Z">
              <w:r>
                <w:rPr/>
                <w:tab/>
              </w:r>
            </w:del>
          </w:ins>
          <w:ins w:id="709" w:author="随遇而安" w:date="2023-09-01T15:16:31Z">
            <w:del w:id="710" w:author="36526" w:date="2024-11-06T20:23:32Z">
              <w:r>
                <w:rPr/>
                <w:fldChar w:fldCharType="begin"/>
              </w:r>
            </w:del>
          </w:ins>
          <w:ins w:id="711" w:author="随遇而安" w:date="2023-09-01T15:16:31Z">
            <w:del w:id="712" w:author="36526" w:date="2024-11-06T20:23:32Z">
              <w:r>
                <w:rPr/>
                <w:delInstrText xml:space="preserve"> PAGEREF _Toc10932 \h </w:delInstrText>
              </w:r>
            </w:del>
          </w:ins>
          <w:ins w:id="713" w:author="随遇而安" w:date="2023-09-01T15:16:31Z">
            <w:del w:id="714" w:author="36526" w:date="2024-11-06T20:23:32Z">
              <w:r>
                <w:rPr/>
                <w:fldChar w:fldCharType="separate"/>
              </w:r>
            </w:del>
          </w:ins>
          <w:ins w:id="715" w:author="随遇而安" w:date="2023-09-01T15:16:31Z">
            <w:del w:id="716" w:author="36526" w:date="2024-11-06T20:23:32Z">
              <w:r>
                <w:rPr/>
                <w:delText>6</w:delText>
              </w:r>
            </w:del>
          </w:ins>
          <w:ins w:id="717" w:author="随遇而安" w:date="2023-09-01T15:16:31Z">
            <w:del w:id="718" w:author="36526" w:date="2024-11-06T20:23:32Z">
              <w:r>
                <w:rPr/>
                <w:fldChar w:fldCharType="end"/>
              </w:r>
            </w:del>
          </w:ins>
          <w:ins w:id="719" w:author="随遇而安" w:date="2023-09-01T15:16:31Z">
            <w:del w:id="720" w:author="36526" w:date="2024-11-06T20:23:32Z">
              <w:r>
                <w:rPr/>
                <w:fldChar w:fldCharType="end"/>
              </w:r>
            </w:del>
          </w:ins>
        </w:p>
        <w:p w14:paraId="5D699DEC">
          <w:pPr>
            <w:pStyle w:val="5"/>
            <w:tabs>
              <w:tab w:val="right" w:leader="dot" w:pos="9130"/>
            </w:tabs>
            <w:rPr>
              <w:ins w:id="721" w:author="随遇而安" w:date="2023-09-01T15:16:31Z"/>
              <w:del w:id="722" w:author="36526" w:date="2024-11-06T20:23:32Z"/>
            </w:rPr>
          </w:pPr>
          <w:ins w:id="723" w:author="随遇而安" w:date="2023-09-01T15:16:31Z">
            <w:del w:id="724" w:author="36526" w:date="2024-11-06T20:23:32Z">
              <w:r>
                <w:rPr/>
                <w:fldChar w:fldCharType="begin"/>
              </w:r>
            </w:del>
          </w:ins>
          <w:ins w:id="725" w:author="随遇而安" w:date="2023-09-01T15:16:31Z">
            <w:del w:id="726" w:author="36526" w:date="2024-11-06T20:23:32Z">
              <w:r>
                <w:rPr/>
                <w:delInstrText xml:space="preserve"> HYPERLINK \l _Toc10172 </w:delInstrText>
              </w:r>
            </w:del>
          </w:ins>
          <w:ins w:id="727" w:author="随遇而安" w:date="2023-09-01T15:16:31Z">
            <w:del w:id="728" w:author="36526" w:date="2024-11-06T20:23:32Z">
              <w:r>
                <w:rPr/>
                <w:fldChar w:fldCharType="separate"/>
              </w:r>
            </w:del>
          </w:ins>
          <w:ins w:id="729" w:author="随遇而安" w:date="2023-09-01T15:16:31Z">
            <w:del w:id="730" w:author="36526" w:date="2024-11-06T20:23:32Z">
              <w:r>
                <w:rPr>
                  <w:rFonts w:hint="eastAsia" w:ascii="仿宋" w:hAnsi="仿宋" w:eastAsia="仿宋" w:cs="仿宋"/>
                  <w:spacing w:val="-2"/>
                  <w:szCs w:val="24"/>
                  <w14:textOutline w14:w="4354" w14:cap="flat" w14:cmpd="sng">
                    <w14:solidFill>
                      <w14:srgbClr w14:val="000000"/>
                    </w14:solidFill>
                    <w14:prstDash w14:val="solid"/>
                    <w14:miter w14:val="0"/>
                  </w14:textOutline>
                </w:rPr>
                <w:delText>6.事故分级</w:delText>
              </w:r>
            </w:del>
          </w:ins>
          <w:ins w:id="731" w:author="随遇而安" w:date="2023-09-01T15:16:31Z">
            <w:del w:id="732" w:author="36526" w:date="2024-11-06T20:23:32Z">
              <w:r>
                <w:rPr/>
                <w:tab/>
              </w:r>
            </w:del>
          </w:ins>
          <w:ins w:id="733" w:author="随遇而安" w:date="2023-09-01T15:16:31Z">
            <w:del w:id="734" w:author="36526" w:date="2024-11-06T20:23:32Z">
              <w:r>
                <w:rPr/>
                <w:fldChar w:fldCharType="begin"/>
              </w:r>
            </w:del>
          </w:ins>
          <w:ins w:id="735" w:author="随遇而安" w:date="2023-09-01T15:16:31Z">
            <w:del w:id="736" w:author="36526" w:date="2024-11-06T20:23:32Z">
              <w:r>
                <w:rPr/>
                <w:delInstrText xml:space="preserve"> PAGEREF _Toc10172 \h </w:delInstrText>
              </w:r>
            </w:del>
          </w:ins>
          <w:ins w:id="737" w:author="随遇而安" w:date="2023-09-01T15:16:31Z">
            <w:del w:id="738" w:author="36526" w:date="2024-11-06T20:23:32Z">
              <w:r>
                <w:rPr/>
                <w:fldChar w:fldCharType="separate"/>
              </w:r>
            </w:del>
          </w:ins>
          <w:ins w:id="739" w:author="随遇而安" w:date="2023-09-01T15:16:31Z">
            <w:del w:id="740" w:author="36526" w:date="2024-11-06T20:23:32Z">
              <w:r>
                <w:rPr/>
                <w:delText>6</w:delText>
              </w:r>
            </w:del>
          </w:ins>
          <w:ins w:id="741" w:author="随遇而安" w:date="2023-09-01T15:16:31Z">
            <w:del w:id="742" w:author="36526" w:date="2024-11-06T20:23:32Z">
              <w:r>
                <w:rPr/>
                <w:fldChar w:fldCharType="end"/>
              </w:r>
            </w:del>
          </w:ins>
          <w:ins w:id="743" w:author="随遇而安" w:date="2023-09-01T15:16:31Z">
            <w:del w:id="744" w:author="36526" w:date="2024-11-06T20:23:32Z">
              <w:r>
                <w:rPr/>
                <w:fldChar w:fldCharType="end"/>
              </w:r>
            </w:del>
          </w:ins>
        </w:p>
        <w:p w14:paraId="551D0763">
          <w:pPr>
            <w:pStyle w:val="5"/>
            <w:tabs>
              <w:tab w:val="right" w:leader="dot" w:pos="9130"/>
            </w:tabs>
            <w:rPr>
              <w:ins w:id="745" w:author="随遇而安" w:date="2023-09-01T15:16:31Z"/>
              <w:del w:id="746" w:author="36526" w:date="2024-11-06T20:23:32Z"/>
            </w:rPr>
          </w:pPr>
          <w:ins w:id="747" w:author="随遇而安" w:date="2023-09-01T15:16:31Z">
            <w:del w:id="748" w:author="36526" w:date="2024-11-06T20:23:32Z">
              <w:r>
                <w:rPr/>
                <w:fldChar w:fldCharType="begin"/>
              </w:r>
            </w:del>
          </w:ins>
          <w:ins w:id="749" w:author="随遇而安" w:date="2023-09-01T15:16:31Z">
            <w:del w:id="750" w:author="36526" w:date="2024-11-06T20:23:32Z">
              <w:r>
                <w:rPr/>
                <w:delInstrText xml:space="preserve"> HYPERLINK \l _Toc4748 </w:delInstrText>
              </w:r>
            </w:del>
          </w:ins>
          <w:ins w:id="751" w:author="随遇而安" w:date="2023-09-01T15:16:31Z">
            <w:del w:id="752" w:author="36526" w:date="2024-11-06T20:23:32Z">
              <w:r>
                <w:rPr/>
                <w:fldChar w:fldCharType="separate"/>
              </w:r>
            </w:del>
          </w:ins>
          <w:ins w:id="753" w:author="随遇而安" w:date="2023-09-01T15:16:31Z">
            <w:del w:id="754" w:author="36526" w:date="2024-11-06T20:23:32Z">
              <w:r>
                <w:rPr>
                  <w:rFonts w:hint="eastAsia" w:ascii="仿宋" w:hAnsi="仿宋" w:eastAsia="仿宋" w:cs="仿宋"/>
                  <w:spacing w:val="-2"/>
                  <w:szCs w:val="24"/>
                  <w14:textOutline w14:w="4354" w14:cap="flat" w14:cmpd="sng">
                    <w14:solidFill>
                      <w14:srgbClr w14:val="000000"/>
                    </w14:solidFill>
                    <w14:prstDash w14:val="solid"/>
                    <w14:miter w14:val="0"/>
                  </w14:textOutline>
                </w:rPr>
                <w:delText>7.事故报告</w:delText>
              </w:r>
            </w:del>
          </w:ins>
          <w:ins w:id="755" w:author="随遇而安" w:date="2023-09-01T15:16:31Z">
            <w:del w:id="756" w:author="36526" w:date="2024-11-06T20:23:32Z">
              <w:r>
                <w:rPr/>
                <w:tab/>
              </w:r>
            </w:del>
          </w:ins>
          <w:ins w:id="757" w:author="随遇而安" w:date="2023-09-01T15:16:31Z">
            <w:del w:id="758" w:author="36526" w:date="2024-11-06T20:23:32Z">
              <w:r>
                <w:rPr/>
                <w:fldChar w:fldCharType="begin"/>
              </w:r>
            </w:del>
          </w:ins>
          <w:ins w:id="759" w:author="随遇而安" w:date="2023-09-01T15:16:31Z">
            <w:del w:id="760" w:author="36526" w:date="2024-11-06T20:23:32Z">
              <w:r>
                <w:rPr/>
                <w:delInstrText xml:space="preserve"> PAGEREF _Toc4748 \h </w:delInstrText>
              </w:r>
            </w:del>
          </w:ins>
          <w:ins w:id="761" w:author="随遇而安" w:date="2023-09-01T15:16:31Z">
            <w:del w:id="762" w:author="36526" w:date="2024-11-06T20:23:32Z">
              <w:r>
                <w:rPr/>
                <w:fldChar w:fldCharType="separate"/>
              </w:r>
            </w:del>
          </w:ins>
          <w:ins w:id="763" w:author="随遇而安" w:date="2023-09-01T15:16:31Z">
            <w:del w:id="764" w:author="36526" w:date="2024-11-06T20:23:32Z">
              <w:r>
                <w:rPr/>
                <w:delText>7</w:delText>
              </w:r>
            </w:del>
          </w:ins>
          <w:ins w:id="765" w:author="随遇而安" w:date="2023-09-01T15:16:31Z">
            <w:del w:id="766" w:author="36526" w:date="2024-11-06T20:23:32Z">
              <w:r>
                <w:rPr/>
                <w:fldChar w:fldCharType="end"/>
              </w:r>
            </w:del>
          </w:ins>
          <w:ins w:id="767" w:author="随遇而安" w:date="2023-09-01T15:16:31Z">
            <w:del w:id="768" w:author="36526" w:date="2024-11-06T20:23:32Z">
              <w:r>
                <w:rPr/>
                <w:fldChar w:fldCharType="end"/>
              </w:r>
            </w:del>
          </w:ins>
        </w:p>
        <w:p w14:paraId="33EAB9E0">
          <w:pPr>
            <w:pStyle w:val="5"/>
            <w:tabs>
              <w:tab w:val="right" w:leader="dot" w:pos="9130"/>
            </w:tabs>
            <w:rPr>
              <w:ins w:id="769" w:author="随遇而安" w:date="2023-09-01T15:16:31Z"/>
              <w:del w:id="770" w:author="36526" w:date="2024-11-06T20:23:32Z"/>
            </w:rPr>
          </w:pPr>
          <w:ins w:id="771" w:author="随遇而安" w:date="2023-09-01T15:16:31Z">
            <w:del w:id="772" w:author="36526" w:date="2024-11-06T20:23:32Z">
              <w:r>
                <w:rPr/>
                <w:fldChar w:fldCharType="begin"/>
              </w:r>
            </w:del>
          </w:ins>
          <w:ins w:id="773" w:author="随遇而安" w:date="2023-09-01T15:16:31Z">
            <w:del w:id="774" w:author="36526" w:date="2024-11-06T20:23:32Z">
              <w:r>
                <w:rPr/>
                <w:delInstrText xml:space="preserve"> HYPERLINK \l _Toc3479 </w:delInstrText>
              </w:r>
            </w:del>
          </w:ins>
          <w:ins w:id="775" w:author="随遇而安" w:date="2023-09-01T15:16:31Z">
            <w:del w:id="776" w:author="36526" w:date="2024-11-06T20:23:32Z">
              <w:r>
                <w:rPr/>
                <w:fldChar w:fldCharType="separate"/>
              </w:r>
            </w:del>
          </w:ins>
          <w:ins w:id="777" w:author="随遇而安" w:date="2023-09-01T15:16:31Z">
            <w:del w:id="778" w:author="36526" w:date="2024-11-06T20:23:32Z">
              <w:r>
                <w:rPr>
                  <w:rFonts w:hint="eastAsia" w:ascii="仿宋" w:hAnsi="仿宋" w:eastAsia="仿宋" w:cs="仿宋"/>
                  <w:spacing w:val="-1"/>
                  <w:szCs w:val="24"/>
                  <w14:textOutline w14:w="4354" w14:cap="flat" w14:cmpd="sng">
                    <w14:solidFill>
                      <w14:srgbClr w14:val="000000"/>
                    </w14:solidFill>
                    <w14:prstDash w14:val="solid"/>
                    <w14:miter w14:val="0"/>
                  </w14:textOutline>
                </w:rPr>
                <w:delText>8.事故调查</w:delText>
              </w:r>
            </w:del>
          </w:ins>
          <w:ins w:id="779" w:author="随遇而安" w:date="2023-09-01T15:16:31Z">
            <w:del w:id="780" w:author="36526" w:date="2024-11-06T20:23:32Z">
              <w:r>
                <w:rPr/>
                <w:tab/>
              </w:r>
            </w:del>
          </w:ins>
          <w:ins w:id="781" w:author="随遇而安" w:date="2023-09-01T15:16:31Z">
            <w:del w:id="782" w:author="36526" w:date="2024-11-06T20:23:32Z">
              <w:r>
                <w:rPr/>
                <w:fldChar w:fldCharType="begin"/>
              </w:r>
            </w:del>
          </w:ins>
          <w:ins w:id="783" w:author="随遇而安" w:date="2023-09-01T15:16:31Z">
            <w:del w:id="784" w:author="36526" w:date="2024-11-06T20:23:32Z">
              <w:r>
                <w:rPr/>
                <w:delInstrText xml:space="preserve"> PAGEREF _Toc3479 \h </w:delInstrText>
              </w:r>
            </w:del>
          </w:ins>
          <w:ins w:id="785" w:author="随遇而安" w:date="2023-09-01T15:16:31Z">
            <w:del w:id="786" w:author="36526" w:date="2024-11-06T20:23:32Z">
              <w:r>
                <w:rPr/>
                <w:fldChar w:fldCharType="separate"/>
              </w:r>
            </w:del>
          </w:ins>
          <w:ins w:id="787" w:author="随遇而安" w:date="2023-09-01T15:16:31Z">
            <w:del w:id="788" w:author="36526" w:date="2024-11-06T20:23:32Z">
              <w:r>
                <w:rPr/>
                <w:delText>8</w:delText>
              </w:r>
            </w:del>
          </w:ins>
          <w:ins w:id="789" w:author="随遇而安" w:date="2023-09-01T15:16:31Z">
            <w:del w:id="790" w:author="36526" w:date="2024-11-06T20:23:32Z">
              <w:r>
                <w:rPr/>
                <w:fldChar w:fldCharType="end"/>
              </w:r>
            </w:del>
          </w:ins>
          <w:ins w:id="791" w:author="随遇而安" w:date="2023-09-01T15:16:31Z">
            <w:del w:id="792" w:author="36526" w:date="2024-11-06T20:23:32Z">
              <w:r>
                <w:rPr/>
                <w:fldChar w:fldCharType="end"/>
              </w:r>
            </w:del>
          </w:ins>
        </w:p>
        <w:p w14:paraId="04E5F146">
          <w:pPr>
            <w:pStyle w:val="5"/>
            <w:tabs>
              <w:tab w:val="right" w:leader="dot" w:pos="9130"/>
            </w:tabs>
            <w:rPr>
              <w:ins w:id="793" w:author="随遇而安" w:date="2023-09-01T15:16:31Z"/>
              <w:del w:id="794" w:author="36526" w:date="2024-11-06T20:23:32Z"/>
            </w:rPr>
          </w:pPr>
          <w:ins w:id="795" w:author="随遇而安" w:date="2023-09-01T15:16:31Z">
            <w:del w:id="796" w:author="36526" w:date="2024-11-06T20:23:32Z">
              <w:r>
                <w:rPr/>
                <w:fldChar w:fldCharType="begin"/>
              </w:r>
            </w:del>
          </w:ins>
          <w:ins w:id="797" w:author="随遇而安" w:date="2023-09-01T15:16:31Z">
            <w:del w:id="798" w:author="36526" w:date="2024-11-06T20:23:32Z">
              <w:r>
                <w:rPr/>
                <w:delInstrText xml:space="preserve"> HYPERLINK \l _Toc1650 </w:delInstrText>
              </w:r>
            </w:del>
          </w:ins>
          <w:ins w:id="799" w:author="随遇而安" w:date="2023-09-01T15:16:31Z">
            <w:del w:id="800" w:author="36526" w:date="2024-11-06T20:23:32Z">
              <w:r>
                <w:rPr/>
                <w:fldChar w:fldCharType="separate"/>
              </w:r>
            </w:del>
          </w:ins>
          <w:ins w:id="801" w:author="随遇而安" w:date="2023-09-01T15:16:31Z">
            <w:del w:id="802" w:author="36526" w:date="2024-11-06T20:23:32Z">
              <w:r>
                <w:rPr>
                  <w:rFonts w:hint="eastAsia" w:ascii="仿宋" w:hAnsi="仿宋" w:eastAsia="仿宋" w:cs="仿宋"/>
                  <w:spacing w:val="-1"/>
                  <w:szCs w:val="24"/>
                  <w14:textOutline w14:w="4354" w14:cap="flat" w14:cmpd="sng">
                    <w14:solidFill>
                      <w14:srgbClr w14:val="000000"/>
                    </w14:solidFill>
                    <w14:prstDash w14:val="solid"/>
                    <w14:miter w14:val="0"/>
                  </w14:textOutline>
                </w:rPr>
                <w:delText>9.事故处理</w:delText>
              </w:r>
            </w:del>
          </w:ins>
          <w:ins w:id="803" w:author="随遇而安" w:date="2023-09-01T15:16:31Z">
            <w:del w:id="804" w:author="36526" w:date="2024-11-06T20:23:32Z">
              <w:r>
                <w:rPr/>
                <w:tab/>
              </w:r>
            </w:del>
          </w:ins>
          <w:ins w:id="805" w:author="随遇而安" w:date="2023-09-01T15:16:31Z">
            <w:del w:id="806" w:author="36526" w:date="2024-11-06T20:23:32Z">
              <w:r>
                <w:rPr/>
                <w:fldChar w:fldCharType="begin"/>
              </w:r>
            </w:del>
          </w:ins>
          <w:ins w:id="807" w:author="随遇而安" w:date="2023-09-01T15:16:31Z">
            <w:del w:id="808" w:author="36526" w:date="2024-11-06T20:23:32Z">
              <w:r>
                <w:rPr/>
                <w:delInstrText xml:space="preserve"> PAGEREF _Toc1650 \h </w:delInstrText>
              </w:r>
            </w:del>
          </w:ins>
          <w:ins w:id="809" w:author="随遇而安" w:date="2023-09-01T15:16:31Z">
            <w:del w:id="810" w:author="36526" w:date="2024-11-06T20:23:32Z">
              <w:r>
                <w:rPr/>
                <w:fldChar w:fldCharType="separate"/>
              </w:r>
            </w:del>
          </w:ins>
          <w:ins w:id="811" w:author="随遇而安" w:date="2023-09-01T15:16:31Z">
            <w:del w:id="812" w:author="36526" w:date="2024-11-06T20:23:32Z">
              <w:r>
                <w:rPr/>
                <w:delText>11</w:delText>
              </w:r>
            </w:del>
          </w:ins>
          <w:ins w:id="813" w:author="随遇而安" w:date="2023-09-01T15:16:31Z">
            <w:del w:id="814" w:author="36526" w:date="2024-11-06T20:23:32Z">
              <w:r>
                <w:rPr/>
                <w:fldChar w:fldCharType="end"/>
              </w:r>
            </w:del>
          </w:ins>
          <w:ins w:id="815" w:author="随遇而安" w:date="2023-09-01T15:16:31Z">
            <w:del w:id="816" w:author="36526" w:date="2024-11-06T20:23:32Z">
              <w:r>
                <w:rPr/>
                <w:fldChar w:fldCharType="end"/>
              </w:r>
            </w:del>
          </w:ins>
        </w:p>
        <w:p w14:paraId="01AD9EC0">
          <w:pPr>
            <w:pStyle w:val="5"/>
            <w:tabs>
              <w:tab w:val="right" w:leader="dot" w:pos="9130"/>
            </w:tabs>
            <w:rPr>
              <w:ins w:id="817" w:author="随遇而安" w:date="2023-09-01T15:16:31Z"/>
              <w:del w:id="818" w:author="36526" w:date="2024-11-06T20:23:32Z"/>
            </w:rPr>
          </w:pPr>
          <w:ins w:id="819" w:author="随遇而安" w:date="2023-09-01T15:16:31Z">
            <w:del w:id="820" w:author="36526" w:date="2024-11-06T20:23:32Z">
              <w:r>
                <w:rPr/>
                <w:fldChar w:fldCharType="begin"/>
              </w:r>
            </w:del>
          </w:ins>
          <w:ins w:id="821" w:author="随遇而安" w:date="2023-09-01T15:16:31Z">
            <w:del w:id="822" w:author="36526" w:date="2024-11-06T20:23:32Z">
              <w:r>
                <w:rPr/>
                <w:delInstrText xml:space="preserve"> HYPERLINK \l _Toc18591 </w:delInstrText>
              </w:r>
            </w:del>
          </w:ins>
          <w:ins w:id="823" w:author="随遇而安" w:date="2023-09-01T15:16:31Z">
            <w:del w:id="824" w:author="36526" w:date="2024-11-06T20:23:32Z">
              <w:r>
                <w:rPr/>
                <w:fldChar w:fldCharType="separate"/>
              </w:r>
            </w:del>
          </w:ins>
          <w:ins w:id="825" w:author="随遇而安" w:date="2023-09-01T15:16:31Z">
            <w:del w:id="826" w:author="36526" w:date="2024-11-06T20:23:32Z">
              <w:r>
                <w:rPr>
                  <w:rFonts w:hint="eastAsia" w:ascii="仿宋" w:hAnsi="仿宋" w:eastAsia="仿宋" w:cs="仿宋"/>
                  <w:spacing w:val="-3"/>
                  <w:szCs w:val="24"/>
                  <w14:textOutline w14:w="4354" w14:cap="flat" w14:cmpd="sng">
                    <w14:solidFill>
                      <w14:srgbClr w14:val="000000"/>
                    </w14:solidFill>
                    <w14:prstDash w14:val="solid"/>
                    <w14:miter w14:val="0"/>
                  </w14:textOutline>
                </w:rPr>
                <w:delText>10.整改跟进</w:delText>
              </w:r>
            </w:del>
          </w:ins>
          <w:ins w:id="827" w:author="随遇而安" w:date="2023-09-01T15:16:31Z">
            <w:del w:id="828" w:author="36526" w:date="2024-11-06T20:23:32Z">
              <w:r>
                <w:rPr/>
                <w:tab/>
              </w:r>
            </w:del>
          </w:ins>
          <w:ins w:id="829" w:author="随遇而安" w:date="2023-09-01T15:16:31Z">
            <w:del w:id="830" w:author="36526" w:date="2024-11-06T20:23:32Z">
              <w:r>
                <w:rPr/>
                <w:fldChar w:fldCharType="begin"/>
              </w:r>
            </w:del>
          </w:ins>
          <w:ins w:id="831" w:author="随遇而安" w:date="2023-09-01T15:16:31Z">
            <w:del w:id="832" w:author="36526" w:date="2024-11-06T20:23:32Z">
              <w:r>
                <w:rPr/>
                <w:delInstrText xml:space="preserve"> PAGEREF _Toc18591 \h </w:delInstrText>
              </w:r>
            </w:del>
          </w:ins>
          <w:ins w:id="833" w:author="随遇而安" w:date="2023-09-01T15:16:31Z">
            <w:del w:id="834" w:author="36526" w:date="2024-11-06T20:23:32Z">
              <w:r>
                <w:rPr/>
                <w:fldChar w:fldCharType="separate"/>
              </w:r>
            </w:del>
          </w:ins>
          <w:ins w:id="835" w:author="随遇而安" w:date="2023-09-01T15:16:31Z">
            <w:del w:id="836" w:author="36526" w:date="2024-11-06T20:23:32Z">
              <w:r>
                <w:rPr/>
                <w:delText>12</w:delText>
              </w:r>
            </w:del>
          </w:ins>
          <w:ins w:id="837" w:author="随遇而安" w:date="2023-09-01T15:16:31Z">
            <w:del w:id="838" w:author="36526" w:date="2024-11-06T20:23:32Z">
              <w:r>
                <w:rPr/>
                <w:fldChar w:fldCharType="end"/>
              </w:r>
            </w:del>
          </w:ins>
          <w:ins w:id="839" w:author="随遇而安" w:date="2023-09-01T15:16:31Z">
            <w:del w:id="840" w:author="36526" w:date="2024-11-06T20:23:32Z">
              <w:r>
                <w:rPr/>
                <w:fldChar w:fldCharType="end"/>
              </w:r>
            </w:del>
          </w:ins>
        </w:p>
        <w:p w14:paraId="4DB6543C">
          <w:pPr>
            <w:pStyle w:val="5"/>
            <w:tabs>
              <w:tab w:val="right" w:leader="dot" w:pos="9130"/>
            </w:tabs>
            <w:rPr>
              <w:ins w:id="841" w:author="随遇而安" w:date="2023-09-01T15:16:31Z"/>
              <w:del w:id="842" w:author="36526" w:date="2024-11-06T20:23:32Z"/>
            </w:rPr>
          </w:pPr>
          <w:ins w:id="843" w:author="随遇而安" w:date="2023-09-01T15:16:31Z">
            <w:del w:id="844" w:author="36526" w:date="2024-11-06T20:23:32Z">
              <w:r>
                <w:rPr/>
                <w:fldChar w:fldCharType="begin"/>
              </w:r>
            </w:del>
          </w:ins>
          <w:ins w:id="845" w:author="随遇而安" w:date="2023-09-01T15:16:31Z">
            <w:del w:id="846" w:author="36526" w:date="2024-11-06T20:23:32Z">
              <w:r>
                <w:rPr/>
                <w:delInstrText xml:space="preserve"> HYPERLINK \l _Toc31690 </w:delInstrText>
              </w:r>
            </w:del>
          </w:ins>
          <w:ins w:id="847" w:author="随遇而安" w:date="2023-09-01T15:16:31Z">
            <w:del w:id="848" w:author="36526" w:date="2024-11-06T20:23:32Z">
              <w:r>
                <w:rPr/>
                <w:fldChar w:fldCharType="separate"/>
              </w:r>
            </w:del>
          </w:ins>
          <w:ins w:id="849" w:author="随遇而安" w:date="2023-09-01T15:16:31Z">
            <w:del w:id="850" w:author="36526" w:date="2024-11-06T20:23:32Z">
              <w:r>
                <w:rPr>
                  <w:rFonts w:hint="eastAsia" w:ascii="仿宋" w:hAnsi="仿宋" w:eastAsia="仿宋" w:cs="仿宋"/>
                  <w:spacing w:val="-3"/>
                  <w:szCs w:val="24"/>
                  <w14:textOutline w14:w="4354" w14:cap="flat" w14:cmpd="sng">
                    <w14:solidFill>
                      <w14:srgbClr w14:val="000000"/>
                    </w14:solidFill>
                    <w14:prstDash w14:val="solid"/>
                    <w14:miter w14:val="0"/>
                  </w14:textOutline>
                </w:rPr>
                <w:delText>11.事故考核</w:delText>
              </w:r>
            </w:del>
          </w:ins>
          <w:ins w:id="851" w:author="随遇而安" w:date="2023-09-01T15:16:31Z">
            <w:del w:id="852" w:author="36526" w:date="2024-11-06T20:23:32Z">
              <w:r>
                <w:rPr/>
                <w:tab/>
              </w:r>
            </w:del>
          </w:ins>
          <w:ins w:id="853" w:author="随遇而安" w:date="2023-09-01T15:16:31Z">
            <w:del w:id="854" w:author="36526" w:date="2024-11-06T20:23:32Z">
              <w:r>
                <w:rPr/>
                <w:fldChar w:fldCharType="begin"/>
              </w:r>
            </w:del>
          </w:ins>
          <w:ins w:id="855" w:author="随遇而安" w:date="2023-09-01T15:16:31Z">
            <w:del w:id="856" w:author="36526" w:date="2024-11-06T20:23:32Z">
              <w:r>
                <w:rPr/>
                <w:delInstrText xml:space="preserve"> PAGEREF _Toc31690 \h </w:delInstrText>
              </w:r>
            </w:del>
          </w:ins>
          <w:ins w:id="857" w:author="随遇而安" w:date="2023-09-01T15:16:31Z">
            <w:del w:id="858" w:author="36526" w:date="2024-11-06T20:23:32Z">
              <w:r>
                <w:rPr/>
                <w:fldChar w:fldCharType="separate"/>
              </w:r>
            </w:del>
          </w:ins>
          <w:ins w:id="859" w:author="随遇而安" w:date="2023-09-01T15:16:31Z">
            <w:del w:id="860" w:author="36526" w:date="2024-11-06T20:23:32Z">
              <w:r>
                <w:rPr/>
                <w:delText>12</w:delText>
              </w:r>
            </w:del>
          </w:ins>
          <w:ins w:id="861" w:author="随遇而安" w:date="2023-09-01T15:16:31Z">
            <w:del w:id="862" w:author="36526" w:date="2024-11-06T20:23:32Z">
              <w:r>
                <w:rPr/>
                <w:fldChar w:fldCharType="end"/>
              </w:r>
            </w:del>
          </w:ins>
          <w:ins w:id="863" w:author="随遇而安" w:date="2023-09-01T15:16:31Z">
            <w:del w:id="864" w:author="36526" w:date="2024-11-06T20:23:32Z">
              <w:r>
                <w:rPr/>
                <w:fldChar w:fldCharType="end"/>
              </w:r>
            </w:del>
          </w:ins>
        </w:p>
        <w:p w14:paraId="11CBFB0A">
          <w:pPr>
            <w:pStyle w:val="5"/>
            <w:tabs>
              <w:tab w:val="right" w:leader="dot" w:pos="9130"/>
            </w:tabs>
            <w:rPr>
              <w:ins w:id="865" w:author="随遇而安" w:date="2023-09-01T15:16:31Z"/>
              <w:del w:id="866" w:author="36526" w:date="2024-11-06T20:23:32Z"/>
            </w:rPr>
          </w:pPr>
          <w:ins w:id="867" w:author="随遇而安" w:date="2023-09-01T15:16:31Z">
            <w:del w:id="868" w:author="36526" w:date="2024-11-06T20:23:32Z">
              <w:r>
                <w:rPr/>
                <w:fldChar w:fldCharType="begin"/>
              </w:r>
            </w:del>
          </w:ins>
          <w:ins w:id="869" w:author="随遇而安" w:date="2023-09-01T15:16:31Z">
            <w:del w:id="870" w:author="36526" w:date="2024-11-06T20:23:32Z">
              <w:r>
                <w:rPr/>
                <w:delInstrText xml:space="preserve"> HYPERLINK \l _Toc13668 </w:delInstrText>
              </w:r>
            </w:del>
          </w:ins>
          <w:ins w:id="871" w:author="随遇而安" w:date="2023-09-01T15:16:31Z">
            <w:del w:id="872" w:author="36526" w:date="2024-11-06T20:23:32Z">
              <w:r>
                <w:rPr/>
                <w:fldChar w:fldCharType="separate"/>
              </w:r>
            </w:del>
          </w:ins>
          <w:ins w:id="873" w:author="随遇而安" w:date="2023-09-01T15:16:31Z">
            <w:del w:id="874" w:author="36526" w:date="2024-11-06T20:23:32Z">
              <w:r>
                <w:rPr>
                  <w:rFonts w:hint="eastAsia" w:ascii="仿宋" w:hAnsi="仿宋" w:eastAsia="仿宋" w:cs="仿宋"/>
                  <w:spacing w:val="-5"/>
                  <w:szCs w:val="24"/>
                  <w14:textOutline w14:w="4354" w14:cap="flat" w14:cmpd="sng">
                    <w14:solidFill>
                      <w14:srgbClr w14:val="000000"/>
                    </w14:solidFill>
                    <w14:prstDash w14:val="solid"/>
                    <w14:miter w14:val="0"/>
                  </w14:textOutline>
                </w:rPr>
                <w:delText>12.附则</w:delText>
              </w:r>
            </w:del>
          </w:ins>
          <w:ins w:id="875" w:author="随遇而安" w:date="2023-09-01T15:16:31Z">
            <w:del w:id="876" w:author="36526" w:date="2024-11-06T20:23:32Z">
              <w:r>
                <w:rPr/>
                <w:tab/>
              </w:r>
            </w:del>
          </w:ins>
          <w:ins w:id="877" w:author="随遇而安" w:date="2023-09-01T15:16:31Z">
            <w:del w:id="878" w:author="36526" w:date="2024-11-06T20:23:32Z">
              <w:r>
                <w:rPr/>
                <w:fldChar w:fldCharType="begin"/>
              </w:r>
            </w:del>
          </w:ins>
          <w:ins w:id="879" w:author="随遇而安" w:date="2023-09-01T15:16:31Z">
            <w:del w:id="880" w:author="36526" w:date="2024-11-06T20:23:32Z">
              <w:r>
                <w:rPr/>
                <w:delInstrText xml:space="preserve"> PAGEREF _Toc13668 \h </w:delInstrText>
              </w:r>
            </w:del>
          </w:ins>
          <w:ins w:id="881" w:author="随遇而安" w:date="2023-09-01T15:16:31Z">
            <w:del w:id="882" w:author="36526" w:date="2024-11-06T20:23:32Z">
              <w:r>
                <w:rPr/>
                <w:fldChar w:fldCharType="separate"/>
              </w:r>
            </w:del>
          </w:ins>
          <w:ins w:id="883" w:author="随遇而安" w:date="2023-09-01T15:16:31Z">
            <w:del w:id="884" w:author="36526" w:date="2024-11-06T20:23:32Z">
              <w:r>
                <w:rPr/>
                <w:delText>12</w:delText>
              </w:r>
            </w:del>
          </w:ins>
          <w:ins w:id="885" w:author="随遇而安" w:date="2023-09-01T15:16:31Z">
            <w:del w:id="886" w:author="36526" w:date="2024-11-06T20:23:32Z">
              <w:r>
                <w:rPr/>
                <w:fldChar w:fldCharType="end"/>
              </w:r>
            </w:del>
          </w:ins>
          <w:ins w:id="887" w:author="随遇而安" w:date="2023-09-01T15:16:31Z">
            <w:del w:id="888" w:author="36526" w:date="2024-11-06T20:23:32Z">
              <w:r>
                <w:rPr/>
                <w:fldChar w:fldCharType="end"/>
              </w:r>
            </w:del>
          </w:ins>
        </w:p>
        <w:p w14:paraId="7AC2F803">
          <w:pPr>
            <w:pStyle w:val="5"/>
            <w:tabs>
              <w:tab w:val="right" w:leader="dot" w:pos="9130"/>
            </w:tabs>
            <w:rPr>
              <w:ins w:id="889" w:author="随遇而安" w:date="2023-09-01T15:16:31Z"/>
              <w:del w:id="890" w:author="36526" w:date="2024-11-06T20:23:32Z"/>
            </w:rPr>
          </w:pPr>
          <w:ins w:id="891" w:author="随遇而安" w:date="2023-09-01T15:16:31Z">
            <w:del w:id="892" w:author="36526" w:date="2024-11-06T20:23:32Z">
              <w:r>
                <w:rPr/>
                <w:fldChar w:fldCharType="begin"/>
              </w:r>
            </w:del>
          </w:ins>
          <w:ins w:id="893" w:author="随遇而安" w:date="2023-09-01T15:16:31Z">
            <w:del w:id="894" w:author="36526" w:date="2024-11-06T20:23:32Z">
              <w:r>
                <w:rPr/>
                <w:delInstrText xml:space="preserve"> HYPERLINK \l _Toc3770 </w:delInstrText>
              </w:r>
            </w:del>
          </w:ins>
          <w:ins w:id="895" w:author="随遇而安" w:date="2023-09-01T15:16:31Z">
            <w:del w:id="896" w:author="36526" w:date="2024-11-06T20:23:32Z">
              <w:r>
                <w:rPr/>
                <w:fldChar w:fldCharType="separate"/>
              </w:r>
            </w:del>
          </w:ins>
          <w:ins w:id="897" w:author="随遇而安" w:date="2023-09-01T15:16:31Z">
            <w:del w:id="898" w:author="36526" w:date="2024-11-06T20:23:32Z">
              <w:r>
                <w:rPr>
                  <w:rFonts w:hint="eastAsia" w:ascii="仿宋" w:hAnsi="仿宋" w:eastAsia="仿宋" w:cs="仿宋"/>
                  <w:spacing w:val="-5"/>
                  <w:szCs w:val="24"/>
                  <w14:textOutline w14:w="4354" w14:cap="flat" w14:cmpd="sng">
                    <w14:solidFill>
                      <w14:srgbClr w14:val="000000"/>
                    </w14:solidFill>
                    <w14:prstDash w14:val="solid"/>
                    <w14:miter w14:val="0"/>
                  </w14:textOutline>
                </w:rPr>
                <w:delText>13.附件</w:delText>
              </w:r>
            </w:del>
          </w:ins>
          <w:ins w:id="899" w:author="随遇而安" w:date="2023-09-01T15:16:31Z">
            <w:del w:id="900" w:author="36526" w:date="2024-11-06T20:23:32Z">
              <w:r>
                <w:rPr/>
                <w:tab/>
              </w:r>
            </w:del>
          </w:ins>
          <w:ins w:id="901" w:author="随遇而安" w:date="2023-09-01T15:16:31Z">
            <w:del w:id="902" w:author="36526" w:date="2024-11-06T20:23:32Z">
              <w:r>
                <w:rPr/>
                <w:fldChar w:fldCharType="begin"/>
              </w:r>
            </w:del>
          </w:ins>
          <w:ins w:id="903" w:author="随遇而安" w:date="2023-09-01T15:16:31Z">
            <w:del w:id="904" w:author="36526" w:date="2024-11-06T20:23:32Z">
              <w:r>
                <w:rPr/>
                <w:delInstrText xml:space="preserve"> PAGEREF _Toc3770 \h </w:delInstrText>
              </w:r>
            </w:del>
          </w:ins>
          <w:ins w:id="905" w:author="随遇而安" w:date="2023-09-01T15:16:31Z">
            <w:del w:id="906" w:author="36526" w:date="2024-11-06T20:23:32Z">
              <w:r>
                <w:rPr/>
                <w:fldChar w:fldCharType="separate"/>
              </w:r>
            </w:del>
          </w:ins>
          <w:ins w:id="907" w:author="随遇而安" w:date="2023-09-01T15:16:31Z">
            <w:del w:id="908" w:author="36526" w:date="2024-11-06T20:23:32Z">
              <w:r>
                <w:rPr/>
                <w:delText>13</w:delText>
              </w:r>
            </w:del>
          </w:ins>
          <w:ins w:id="909" w:author="随遇而安" w:date="2023-09-01T15:16:31Z">
            <w:del w:id="910" w:author="36526" w:date="2024-11-06T20:23:32Z">
              <w:r>
                <w:rPr/>
                <w:fldChar w:fldCharType="end"/>
              </w:r>
            </w:del>
          </w:ins>
          <w:ins w:id="911" w:author="随遇而安" w:date="2023-09-01T15:16:31Z">
            <w:del w:id="912" w:author="36526" w:date="2024-11-06T20:23:32Z">
              <w:r>
                <w:rPr/>
                <w:fldChar w:fldCharType="end"/>
              </w:r>
            </w:del>
          </w:ins>
        </w:p>
        <w:p w14:paraId="256CEF23">
          <w:pPr>
            <w:pStyle w:val="5"/>
            <w:tabs>
              <w:tab w:val="right" w:leader="dot" w:pos="9130"/>
            </w:tabs>
            <w:rPr>
              <w:ins w:id="913" w:author="36526" w:date="2024-11-06T20:23:32Z"/>
            </w:rPr>
          </w:pPr>
          <w:ins w:id="914" w:author="36526" w:date="2024-11-06T20:23:32Z">
            <w:r>
              <w:rPr/>
              <w:fldChar w:fldCharType="begin"/>
            </w:r>
          </w:ins>
          <w:ins w:id="915" w:author="36526" w:date="2024-11-06T20:23:32Z">
            <w:r>
              <w:rPr/>
              <w:instrText xml:space="preserve"> HYPERLINK \l _Toc16761 </w:instrText>
            </w:r>
          </w:ins>
          <w:ins w:id="916" w:author="36526" w:date="2024-11-06T20:23:32Z">
            <w:r>
              <w:rPr/>
              <w:fldChar w:fldCharType="separate"/>
            </w:r>
          </w:ins>
          <w:ins w:id="917" w:author="36526" w:date="2024-11-06T20:23:32Z">
            <w:r>
              <w:rPr>
                <w:rFonts w:hint="eastAsia" w:ascii="仿宋" w:hAnsi="仿宋" w:eastAsia="仿宋" w:cs="仿宋"/>
                <w:spacing w:val="-13"/>
                <w:szCs w:val="24"/>
                <w14:textOutline w14:w="4354" w14:cap="flat" w14:cmpd="sng">
                  <w14:solidFill>
                    <w14:srgbClr w14:val="000000"/>
                  </w14:solidFill>
                  <w14:prstDash w14:val="solid"/>
                  <w14:miter w14:val="0"/>
                </w14:textOutline>
              </w:rPr>
              <w:t>1.</w:t>
            </w:r>
          </w:ins>
          <w:ins w:id="918" w:author="36526" w:date="2024-11-06T20:23:32Z">
            <w:r>
              <w:rPr>
                <w:rFonts w:hint="eastAsia" w:ascii="仿宋" w:hAnsi="仿宋" w:eastAsia="仿宋" w:cs="仿宋"/>
                <w:spacing w:val="-65"/>
                <w:szCs w:val="24"/>
              </w:rPr>
              <w:t xml:space="preserve"> </w:t>
            </w:r>
          </w:ins>
          <w:ins w:id="919" w:author="36526" w:date="2024-11-06T20:23:32Z">
            <w:r>
              <w:rPr>
                <w:rFonts w:hint="eastAsia" w:ascii="仿宋" w:hAnsi="仿宋" w:eastAsia="仿宋" w:cs="仿宋"/>
                <w:spacing w:val="-13"/>
                <w:szCs w:val="24"/>
                <w14:textOutline w14:w="4354" w14:cap="flat" w14:cmpd="sng">
                  <w14:solidFill>
                    <w14:srgbClr w14:val="000000"/>
                  </w14:solidFill>
                  <w14:prstDash w14:val="solid"/>
                  <w14:miter w14:val="0"/>
                </w14:textOutline>
              </w:rPr>
              <w:t>目的</w:t>
            </w:r>
          </w:ins>
          <w:ins w:id="920" w:author="36526" w:date="2024-11-06T20:23:32Z">
            <w:r>
              <w:rPr/>
              <w:tab/>
            </w:r>
          </w:ins>
          <w:ins w:id="921" w:author="36526" w:date="2024-11-06T20:23:32Z">
            <w:r>
              <w:rPr/>
              <w:fldChar w:fldCharType="begin"/>
            </w:r>
          </w:ins>
          <w:ins w:id="922" w:author="36526" w:date="2024-11-06T20:23:32Z">
            <w:r>
              <w:rPr/>
              <w:instrText xml:space="preserve"> PAGEREF _Toc16761 \h </w:instrText>
            </w:r>
          </w:ins>
          <w:ins w:id="923" w:author="36526" w:date="2024-11-06T20:23:32Z">
            <w:r>
              <w:rPr/>
              <w:fldChar w:fldCharType="separate"/>
            </w:r>
          </w:ins>
          <w:ins w:id="924" w:author="36526" w:date="2024-11-06T20:23:32Z">
            <w:r>
              <w:rPr/>
              <w:t>4</w:t>
            </w:r>
          </w:ins>
          <w:ins w:id="925" w:author="36526" w:date="2024-11-06T20:23:32Z">
            <w:r>
              <w:rPr/>
              <w:fldChar w:fldCharType="end"/>
            </w:r>
          </w:ins>
          <w:ins w:id="926" w:author="36526" w:date="2024-11-06T20:23:32Z">
            <w:r>
              <w:rPr/>
              <w:fldChar w:fldCharType="end"/>
            </w:r>
          </w:ins>
        </w:p>
        <w:p w14:paraId="33520657">
          <w:pPr>
            <w:pStyle w:val="5"/>
            <w:tabs>
              <w:tab w:val="right" w:leader="dot" w:pos="9130"/>
            </w:tabs>
            <w:rPr>
              <w:ins w:id="927" w:author="36526" w:date="2024-11-06T20:23:32Z"/>
            </w:rPr>
          </w:pPr>
          <w:ins w:id="928" w:author="36526" w:date="2024-11-06T20:23:32Z">
            <w:r>
              <w:rPr/>
              <w:fldChar w:fldCharType="begin"/>
            </w:r>
          </w:ins>
          <w:ins w:id="929" w:author="36526" w:date="2024-11-06T20:23:32Z">
            <w:r>
              <w:rPr/>
              <w:instrText xml:space="preserve"> HYPERLINK \l _Toc6058 </w:instrText>
            </w:r>
          </w:ins>
          <w:ins w:id="930" w:author="36526" w:date="2024-11-06T20:23:32Z">
            <w:r>
              <w:rPr/>
              <w:fldChar w:fldCharType="separate"/>
            </w:r>
          </w:ins>
          <w:ins w:id="931" w:author="36526" w:date="2024-11-06T20:23:32Z">
            <w:r>
              <w:rPr>
                <w:rFonts w:hint="eastAsia" w:ascii="仿宋" w:hAnsi="仿宋" w:eastAsia="仿宋" w:cs="仿宋"/>
                <w:spacing w:val="-2"/>
                <w:szCs w:val="24"/>
                <w14:textOutline w14:w="4354" w14:cap="flat" w14:cmpd="sng">
                  <w14:solidFill>
                    <w14:srgbClr w14:val="000000"/>
                  </w14:solidFill>
                  <w14:prstDash w14:val="solid"/>
                  <w14:miter w14:val="0"/>
                </w14:textOutline>
              </w:rPr>
              <w:t>2.适用范围</w:t>
            </w:r>
          </w:ins>
          <w:ins w:id="932" w:author="36526" w:date="2024-11-06T20:23:32Z">
            <w:r>
              <w:rPr/>
              <w:tab/>
            </w:r>
          </w:ins>
          <w:ins w:id="933" w:author="36526" w:date="2024-11-06T20:23:32Z">
            <w:r>
              <w:rPr/>
              <w:fldChar w:fldCharType="begin"/>
            </w:r>
          </w:ins>
          <w:ins w:id="934" w:author="36526" w:date="2024-11-06T20:23:32Z">
            <w:r>
              <w:rPr/>
              <w:instrText xml:space="preserve"> PAGEREF _Toc6058 \h </w:instrText>
            </w:r>
          </w:ins>
          <w:ins w:id="935" w:author="36526" w:date="2024-11-06T20:23:32Z">
            <w:r>
              <w:rPr/>
              <w:fldChar w:fldCharType="separate"/>
            </w:r>
          </w:ins>
          <w:ins w:id="936" w:author="36526" w:date="2024-11-06T20:23:32Z">
            <w:r>
              <w:rPr/>
              <w:t>4</w:t>
            </w:r>
          </w:ins>
          <w:ins w:id="937" w:author="36526" w:date="2024-11-06T20:23:32Z">
            <w:r>
              <w:rPr/>
              <w:fldChar w:fldCharType="end"/>
            </w:r>
          </w:ins>
          <w:ins w:id="938" w:author="36526" w:date="2024-11-06T20:23:32Z">
            <w:r>
              <w:rPr/>
              <w:fldChar w:fldCharType="end"/>
            </w:r>
          </w:ins>
        </w:p>
        <w:p w14:paraId="7693D9E1">
          <w:pPr>
            <w:pStyle w:val="5"/>
            <w:tabs>
              <w:tab w:val="right" w:leader="dot" w:pos="9130"/>
            </w:tabs>
            <w:rPr>
              <w:ins w:id="939" w:author="36526" w:date="2024-11-06T20:23:32Z"/>
            </w:rPr>
          </w:pPr>
          <w:ins w:id="940" w:author="36526" w:date="2024-11-06T20:23:32Z">
            <w:r>
              <w:rPr/>
              <w:fldChar w:fldCharType="begin"/>
            </w:r>
          </w:ins>
          <w:ins w:id="941" w:author="36526" w:date="2024-11-06T20:23:32Z">
            <w:r>
              <w:rPr/>
              <w:instrText xml:space="preserve"> HYPERLINK \l _Toc32437 </w:instrText>
            </w:r>
          </w:ins>
          <w:ins w:id="942" w:author="36526" w:date="2024-11-06T20:23:32Z">
            <w:r>
              <w:rPr/>
              <w:fldChar w:fldCharType="separate"/>
            </w:r>
          </w:ins>
          <w:ins w:id="943" w:author="36526" w:date="2024-11-06T20:23:32Z">
            <w:r>
              <w:rPr>
                <w:rFonts w:hint="eastAsia" w:ascii="仿宋" w:hAnsi="仿宋" w:eastAsia="仿宋" w:cs="仿宋"/>
                <w:spacing w:val="-2"/>
                <w:szCs w:val="24"/>
                <w14:textOutline w14:w="4354" w14:cap="flat" w14:cmpd="sng">
                  <w14:solidFill>
                    <w14:srgbClr w14:val="000000"/>
                  </w14:solidFill>
                  <w14:prstDash w14:val="solid"/>
                  <w14:miter w14:val="0"/>
                </w14:textOutline>
              </w:rPr>
              <w:t>3.术语与定义</w:t>
            </w:r>
          </w:ins>
          <w:ins w:id="944" w:author="36526" w:date="2024-11-06T20:23:32Z">
            <w:r>
              <w:rPr/>
              <w:tab/>
            </w:r>
          </w:ins>
          <w:ins w:id="945" w:author="36526" w:date="2024-11-06T20:23:32Z">
            <w:r>
              <w:rPr/>
              <w:fldChar w:fldCharType="begin"/>
            </w:r>
          </w:ins>
          <w:ins w:id="946" w:author="36526" w:date="2024-11-06T20:23:32Z">
            <w:r>
              <w:rPr/>
              <w:instrText xml:space="preserve"> PAGEREF _Toc32437 \h </w:instrText>
            </w:r>
          </w:ins>
          <w:ins w:id="947" w:author="36526" w:date="2024-11-06T20:23:32Z">
            <w:r>
              <w:rPr/>
              <w:fldChar w:fldCharType="separate"/>
            </w:r>
          </w:ins>
          <w:ins w:id="948" w:author="36526" w:date="2024-11-06T20:23:32Z">
            <w:r>
              <w:rPr/>
              <w:t>4</w:t>
            </w:r>
          </w:ins>
          <w:ins w:id="949" w:author="36526" w:date="2024-11-06T20:23:32Z">
            <w:r>
              <w:rPr/>
              <w:fldChar w:fldCharType="end"/>
            </w:r>
          </w:ins>
          <w:ins w:id="950" w:author="36526" w:date="2024-11-06T20:23:32Z">
            <w:r>
              <w:rPr/>
              <w:fldChar w:fldCharType="end"/>
            </w:r>
          </w:ins>
        </w:p>
        <w:p w14:paraId="14D7DF2D">
          <w:pPr>
            <w:pStyle w:val="5"/>
            <w:tabs>
              <w:tab w:val="right" w:leader="dot" w:pos="9130"/>
            </w:tabs>
            <w:rPr>
              <w:ins w:id="951" w:author="36526" w:date="2024-11-06T20:23:32Z"/>
            </w:rPr>
          </w:pPr>
          <w:ins w:id="952" w:author="36526" w:date="2024-11-06T20:23:32Z">
            <w:r>
              <w:rPr/>
              <w:fldChar w:fldCharType="begin"/>
            </w:r>
          </w:ins>
          <w:ins w:id="953" w:author="36526" w:date="2024-11-06T20:23:32Z">
            <w:r>
              <w:rPr/>
              <w:instrText xml:space="preserve"> HYPERLINK \l _Toc19246 </w:instrText>
            </w:r>
          </w:ins>
          <w:ins w:id="954" w:author="36526" w:date="2024-11-06T20:23:32Z">
            <w:r>
              <w:rPr/>
              <w:fldChar w:fldCharType="separate"/>
            </w:r>
          </w:ins>
          <w:ins w:id="955" w:author="36526" w:date="2024-11-06T20:23:32Z">
            <w:r>
              <w:rPr>
                <w:rFonts w:hint="eastAsia" w:ascii="仿宋" w:hAnsi="仿宋" w:eastAsia="仿宋" w:cs="仿宋"/>
                <w:szCs w:val="24"/>
                <w14:textOutline w14:w="4354" w14:cap="flat" w14:cmpd="sng">
                  <w14:solidFill>
                    <w14:srgbClr w14:val="000000"/>
                  </w14:solidFill>
                  <w14:prstDash w14:val="solid"/>
                  <w14:miter w14:val="0"/>
                </w14:textOutline>
              </w:rPr>
              <w:t>4.相关部门/人员职责</w:t>
            </w:r>
          </w:ins>
          <w:ins w:id="956" w:author="36526" w:date="2024-11-06T20:23:32Z">
            <w:r>
              <w:rPr/>
              <w:tab/>
            </w:r>
          </w:ins>
          <w:ins w:id="957" w:author="36526" w:date="2024-11-06T20:23:32Z">
            <w:r>
              <w:rPr/>
              <w:fldChar w:fldCharType="begin"/>
            </w:r>
          </w:ins>
          <w:ins w:id="958" w:author="36526" w:date="2024-11-06T20:23:32Z">
            <w:r>
              <w:rPr/>
              <w:instrText xml:space="preserve"> PAGEREF _Toc19246 \h </w:instrText>
            </w:r>
          </w:ins>
          <w:ins w:id="959" w:author="36526" w:date="2024-11-06T20:23:32Z">
            <w:r>
              <w:rPr/>
              <w:fldChar w:fldCharType="separate"/>
            </w:r>
          </w:ins>
          <w:ins w:id="960" w:author="36526" w:date="2024-11-06T20:23:32Z">
            <w:r>
              <w:rPr/>
              <w:t>5</w:t>
            </w:r>
          </w:ins>
          <w:ins w:id="961" w:author="36526" w:date="2024-11-06T20:23:32Z">
            <w:r>
              <w:rPr/>
              <w:fldChar w:fldCharType="end"/>
            </w:r>
          </w:ins>
          <w:ins w:id="962" w:author="36526" w:date="2024-11-06T20:23:32Z">
            <w:r>
              <w:rPr/>
              <w:fldChar w:fldCharType="end"/>
            </w:r>
          </w:ins>
        </w:p>
        <w:p w14:paraId="0CEB09A0">
          <w:pPr>
            <w:pStyle w:val="5"/>
            <w:tabs>
              <w:tab w:val="right" w:leader="dot" w:pos="9130"/>
            </w:tabs>
            <w:rPr>
              <w:ins w:id="963" w:author="36526" w:date="2024-11-06T20:23:32Z"/>
            </w:rPr>
          </w:pPr>
          <w:ins w:id="964" w:author="36526" w:date="2024-11-06T20:23:32Z">
            <w:r>
              <w:rPr/>
              <w:fldChar w:fldCharType="begin"/>
            </w:r>
          </w:ins>
          <w:ins w:id="965" w:author="36526" w:date="2024-11-06T20:23:32Z">
            <w:r>
              <w:rPr/>
              <w:instrText xml:space="preserve"> HYPERLINK \l _Toc26023 </w:instrText>
            </w:r>
          </w:ins>
          <w:ins w:id="966" w:author="36526" w:date="2024-11-06T20:23:32Z">
            <w:r>
              <w:rPr/>
              <w:fldChar w:fldCharType="separate"/>
            </w:r>
          </w:ins>
          <w:ins w:id="967" w:author="36526" w:date="2024-11-06T20:23:32Z">
            <w:r>
              <w:rPr>
                <w:rFonts w:hint="eastAsia" w:ascii="仿宋" w:hAnsi="仿宋" w:eastAsia="仿宋" w:cs="仿宋"/>
                <w:spacing w:val="-2"/>
                <w:szCs w:val="24"/>
                <w14:textOutline w14:w="4354" w14:cap="flat" w14:cmpd="sng">
                  <w14:solidFill>
                    <w14:srgbClr w14:val="000000"/>
                  </w14:solidFill>
                  <w14:prstDash w14:val="solid"/>
                  <w14:miter w14:val="0"/>
                </w14:textOutline>
              </w:rPr>
              <w:t>5.事故分类</w:t>
            </w:r>
          </w:ins>
          <w:ins w:id="968" w:author="36526" w:date="2024-11-06T20:23:32Z">
            <w:r>
              <w:rPr/>
              <w:tab/>
            </w:r>
          </w:ins>
          <w:ins w:id="969" w:author="36526" w:date="2024-11-06T20:23:32Z">
            <w:r>
              <w:rPr/>
              <w:fldChar w:fldCharType="begin"/>
            </w:r>
          </w:ins>
          <w:ins w:id="970" w:author="36526" w:date="2024-11-06T20:23:32Z">
            <w:r>
              <w:rPr/>
              <w:instrText xml:space="preserve"> PAGEREF _Toc26023 \h </w:instrText>
            </w:r>
          </w:ins>
          <w:ins w:id="971" w:author="36526" w:date="2024-11-06T20:23:32Z">
            <w:r>
              <w:rPr/>
              <w:fldChar w:fldCharType="separate"/>
            </w:r>
          </w:ins>
          <w:ins w:id="972" w:author="36526" w:date="2024-11-06T20:23:32Z">
            <w:r>
              <w:rPr/>
              <w:t>6</w:t>
            </w:r>
          </w:ins>
          <w:ins w:id="973" w:author="36526" w:date="2024-11-06T20:23:32Z">
            <w:r>
              <w:rPr/>
              <w:fldChar w:fldCharType="end"/>
            </w:r>
          </w:ins>
          <w:ins w:id="974" w:author="36526" w:date="2024-11-06T20:23:32Z">
            <w:r>
              <w:rPr/>
              <w:fldChar w:fldCharType="end"/>
            </w:r>
          </w:ins>
        </w:p>
        <w:p w14:paraId="3A339930">
          <w:pPr>
            <w:pStyle w:val="5"/>
            <w:tabs>
              <w:tab w:val="right" w:leader="dot" w:pos="9130"/>
            </w:tabs>
            <w:rPr>
              <w:ins w:id="975" w:author="36526" w:date="2024-11-06T20:23:32Z"/>
            </w:rPr>
          </w:pPr>
          <w:ins w:id="976" w:author="36526" w:date="2024-11-06T20:23:32Z">
            <w:r>
              <w:rPr/>
              <w:fldChar w:fldCharType="begin"/>
            </w:r>
          </w:ins>
          <w:ins w:id="977" w:author="36526" w:date="2024-11-06T20:23:32Z">
            <w:r>
              <w:rPr/>
              <w:instrText xml:space="preserve"> HYPERLINK \l _Toc18560 </w:instrText>
            </w:r>
          </w:ins>
          <w:ins w:id="978" w:author="36526" w:date="2024-11-06T20:23:32Z">
            <w:r>
              <w:rPr/>
              <w:fldChar w:fldCharType="separate"/>
            </w:r>
          </w:ins>
          <w:ins w:id="979" w:author="36526" w:date="2024-11-06T20:23:32Z">
            <w:r>
              <w:rPr>
                <w:rFonts w:hint="eastAsia" w:ascii="仿宋" w:hAnsi="仿宋" w:eastAsia="仿宋" w:cs="仿宋"/>
                <w:spacing w:val="-2"/>
                <w:szCs w:val="24"/>
                <w14:textOutline w14:w="4354" w14:cap="flat" w14:cmpd="sng">
                  <w14:solidFill>
                    <w14:srgbClr w14:val="000000"/>
                  </w14:solidFill>
                  <w14:prstDash w14:val="solid"/>
                  <w14:miter w14:val="0"/>
                </w14:textOutline>
              </w:rPr>
              <w:t>6.事故分级</w:t>
            </w:r>
          </w:ins>
          <w:ins w:id="980" w:author="36526" w:date="2024-11-06T20:23:32Z">
            <w:r>
              <w:rPr/>
              <w:tab/>
            </w:r>
          </w:ins>
          <w:ins w:id="981" w:author="36526" w:date="2024-11-06T20:23:32Z">
            <w:r>
              <w:rPr/>
              <w:fldChar w:fldCharType="begin"/>
            </w:r>
          </w:ins>
          <w:ins w:id="982" w:author="36526" w:date="2024-11-06T20:23:32Z">
            <w:r>
              <w:rPr/>
              <w:instrText xml:space="preserve"> PAGEREF _Toc18560 \h </w:instrText>
            </w:r>
          </w:ins>
          <w:ins w:id="983" w:author="36526" w:date="2024-11-06T20:23:32Z">
            <w:r>
              <w:rPr/>
              <w:fldChar w:fldCharType="separate"/>
            </w:r>
          </w:ins>
          <w:ins w:id="984" w:author="36526" w:date="2024-11-06T20:23:32Z">
            <w:r>
              <w:rPr/>
              <w:t>6</w:t>
            </w:r>
          </w:ins>
          <w:ins w:id="985" w:author="36526" w:date="2024-11-06T20:23:32Z">
            <w:r>
              <w:rPr/>
              <w:fldChar w:fldCharType="end"/>
            </w:r>
          </w:ins>
          <w:ins w:id="986" w:author="36526" w:date="2024-11-06T20:23:32Z">
            <w:r>
              <w:rPr/>
              <w:fldChar w:fldCharType="end"/>
            </w:r>
          </w:ins>
        </w:p>
        <w:p w14:paraId="4C589CAE">
          <w:pPr>
            <w:pStyle w:val="5"/>
            <w:tabs>
              <w:tab w:val="right" w:leader="dot" w:pos="9130"/>
            </w:tabs>
            <w:rPr>
              <w:ins w:id="987" w:author="36526" w:date="2024-11-06T20:23:32Z"/>
            </w:rPr>
          </w:pPr>
          <w:ins w:id="988" w:author="36526" w:date="2024-11-06T20:23:32Z">
            <w:r>
              <w:rPr/>
              <w:fldChar w:fldCharType="begin"/>
            </w:r>
          </w:ins>
          <w:ins w:id="989" w:author="36526" w:date="2024-11-06T20:23:32Z">
            <w:r>
              <w:rPr/>
              <w:instrText xml:space="preserve"> HYPERLINK \l _Toc13143 </w:instrText>
            </w:r>
          </w:ins>
          <w:ins w:id="990" w:author="36526" w:date="2024-11-06T20:23:32Z">
            <w:r>
              <w:rPr/>
              <w:fldChar w:fldCharType="separate"/>
            </w:r>
          </w:ins>
          <w:ins w:id="991" w:author="36526" w:date="2024-11-06T20:23:32Z">
            <w:r>
              <w:rPr>
                <w:rFonts w:hint="eastAsia" w:ascii="仿宋" w:hAnsi="仿宋" w:eastAsia="仿宋" w:cs="仿宋"/>
                <w:spacing w:val="-2"/>
                <w:szCs w:val="24"/>
                <w14:textOutline w14:w="4354" w14:cap="flat" w14:cmpd="sng">
                  <w14:solidFill>
                    <w14:srgbClr w14:val="000000"/>
                  </w14:solidFill>
                  <w14:prstDash w14:val="solid"/>
                  <w14:miter w14:val="0"/>
                </w14:textOutline>
              </w:rPr>
              <w:t>7.事故报告</w:t>
            </w:r>
          </w:ins>
          <w:ins w:id="992" w:author="36526" w:date="2024-11-06T20:23:32Z">
            <w:r>
              <w:rPr/>
              <w:tab/>
            </w:r>
          </w:ins>
          <w:ins w:id="993" w:author="36526" w:date="2024-11-06T20:23:32Z">
            <w:r>
              <w:rPr/>
              <w:fldChar w:fldCharType="begin"/>
            </w:r>
          </w:ins>
          <w:ins w:id="994" w:author="36526" w:date="2024-11-06T20:23:32Z">
            <w:r>
              <w:rPr/>
              <w:instrText xml:space="preserve"> PAGEREF _Toc13143 \h </w:instrText>
            </w:r>
          </w:ins>
          <w:ins w:id="995" w:author="36526" w:date="2024-11-06T20:23:32Z">
            <w:r>
              <w:rPr/>
              <w:fldChar w:fldCharType="separate"/>
            </w:r>
          </w:ins>
          <w:ins w:id="996" w:author="36526" w:date="2024-11-06T20:23:32Z">
            <w:r>
              <w:rPr/>
              <w:t>7</w:t>
            </w:r>
          </w:ins>
          <w:ins w:id="997" w:author="36526" w:date="2024-11-06T20:23:32Z">
            <w:r>
              <w:rPr/>
              <w:fldChar w:fldCharType="end"/>
            </w:r>
          </w:ins>
          <w:ins w:id="998" w:author="36526" w:date="2024-11-06T20:23:32Z">
            <w:r>
              <w:rPr/>
              <w:fldChar w:fldCharType="end"/>
            </w:r>
          </w:ins>
        </w:p>
        <w:p w14:paraId="7B794706">
          <w:pPr>
            <w:pStyle w:val="5"/>
            <w:tabs>
              <w:tab w:val="right" w:leader="dot" w:pos="9130"/>
            </w:tabs>
            <w:rPr>
              <w:ins w:id="999" w:author="36526" w:date="2024-11-06T20:23:32Z"/>
            </w:rPr>
          </w:pPr>
          <w:ins w:id="1000" w:author="36526" w:date="2024-11-06T20:23:32Z">
            <w:r>
              <w:rPr/>
              <w:fldChar w:fldCharType="begin"/>
            </w:r>
          </w:ins>
          <w:ins w:id="1001" w:author="36526" w:date="2024-11-06T20:23:32Z">
            <w:r>
              <w:rPr/>
              <w:instrText xml:space="preserve"> HYPERLINK \l _Toc31261 </w:instrText>
            </w:r>
          </w:ins>
          <w:ins w:id="1002" w:author="36526" w:date="2024-11-06T20:23:32Z">
            <w:r>
              <w:rPr/>
              <w:fldChar w:fldCharType="separate"/>
            </w:r>
          </w:ins>
          <w:ins w:id="1003" w:author="36526" w:date="2024-11-06T20:23:32Z">
            <w:r>
              <w:rPr>
                <w:rFonts w:hint="eastAsia" w:ascii="仿宋" w:hAnsi="仿宋" w:eastAsia="仿宋" w:cs="仿宋"/>
                <w:spacing w:val="-1"/>
                <w:szCs w:val="24"/>
                <w14:textOutline w14:w="4354" w14:cap="flat" w14:cmpd="sng">
                  <w14:solidFill>
                    <w14:srgbClr w14:val="000000"/>
                  </w14:solidFill>
                  <w14:prstDash w14:val="solid"/>
                  <w14:miter w14:val="0"/>
                </w14:textOutline>
              </w:rPr>
              <w:t>8.事故调查</w:t>
            </w:r>
          </w:ins>
          <w:ins w:id="1004" w:author="36526" w:date="2024-11-06T20:23:32Z">
            <w:r>
              <w:rPr/>
              <w:tab/>
            </w:r>
          </w:ins>
          <w:ins w:id="1005" w:author="36526" w:date="2024-11-06T20:23:32Z">
            <w:r>
              <w:rPr/>
              <w:fldChar w:fldCharType="begin"/>
            </w:r>
          </w:ins>
          <w:ins w:id="1006" w:author="36526" w:date="2024-11-06T20:23:32Z">
            <w:r>
              <w:rPr/>
              <w:instrText xml:space="preserve"> PAGEREF _Toc31261 \h </w:instrText>
            </w:r>
          </w:ins>
          <w:ins w:id="1007" w:author="36526" w:date="2024-11-06T20:23:32Z">
            <w:r>
              <w:rPr/>
              <w:fldChar w:fldCharType="separate"/>
            </w:r>
          </w:ins>
          <w:ins w:id="1008" w:author="36526" w:date="2024-11-06T20:23:32Z">
            <w:r>
              <w:rPr/>
              <w:t>10</w:t>
            </w:r>
          </w:ins>
          <w:ins w:id="1009" w:author="36526" w:date="2024-11-06T20:23:32Z">
            <w:r>
              <w:rPr/>
              <w:fldChar w:fldCharType="end"/>
            </w:r>
          </w:ins>
          <w:ins w:id="1010" w:author="36526" w:date="2024-11-06T20:23:32Z">
            <w:r>
              <w:rPr/>
              <w:fldChar w:fldCharType="end"/>
            </w:r>
          </w:ins>
        </w:p>
        <w:p w14:paraId="2B779B5F">
          <w:pPr>
            <w:pStyle w:val="5"/>
            <w:tabs>
              <w:tab w:val="right" w:leader="dot" w:pos="9130"/>
            </w:tabs>
            <w:rPr>
              <w:ins w:id="1011" w:author="36526" w:date="2024-11-06T20:23:32Z"/>
            </w:rPr>
          </w:pPr>
          <w:ins w:id="1012" w:author="36526" w:date="2024-11-06T20:23:32Z">
            <w:r>
              <w:rPr/>
              <w:fldChar w:fldCharType="begin"/>
            </w:r>
          </w:ins>
          <w:ins w:id="1013" w:author="36526" w:date="2024-11-06T20:23:32Z">
            <w:r>
              <w:rPr/>
              <w:instrText xml:space="preserve"> HYPERLINK \l _Toc2970 </w:instrText>
            </w:r>
          </w:ins>
          <w:ins w:id="1014" w:author="36526" w:date="2024-11-06T20:23:32Z">
            <w:r>
              <w:rPr/>
              <w:fldChar w:fldCharType="separate"/>
            </w:r>
          </w:ins>
          <w:ins w:id="1015" w:author="36526" w:date="2024-11-06T20:23:32Z">
            <w:r>
              <w:rPr>
                <w:rFonts w:hint="eastAsia" w:ascii="仿宋" w:hAnsi="仿宋" w:eastAsia="仿宋" w:cs="仿宋"/>
                <w:spacing w:val="-1"/>
                <w:szCs w:val="24"/>
                <w14:textOutline w14:w="4354" w14:cap="flat" w14:cmpd="sng">
                  <w14:solidFill>
                    <w14:srgbClr w14:val="000000"/>
                  </w14:solidFill>
                  <w14:prstDash w14:val="solid"/>
                  <w14:miter w14:val="0"/>
                </w14:textOutline>
              </w:rPr>
              <w:t>9.事故处理</w:t>
            </w:r>
          </w:ins>
          <w:ins w:id="1016" w:author="36526" w:date="2024-11-06T20:23:32Z">
            <w:r>
              <w:rPr/>
              <w:tab/>
            </w:r>
          </w:ins>
          <w:ins w:id="1017" w:author="36526" w:date="2024-11-06T20:23:32Z">
            <w:r>
              <w:rPr/>
              <w:fldChar w:fldCharType="begin"/>
            </w:r>
          </w:ins>
          <w:ins w:id="1018" w:author="36526" w:date="2024-11-06T20:23:32Z">
            <w:r>
              <w:rPr/>
              <w:instrText xml:space="preserve"> PAGEREF _Toc2970 \h </w:instrText>
            </w:r>
          </w:ins>
          <w:ins w:id="1019" w:author="36526" w:date="2024-11-06T20:23:32Z">
            <w:r>
              <w:rPr/>
              <w:fldChar w:fldCharType="separate"/>
            </w:r>
          </w:ins>
          <w:ins w:id="1020" w:author="36526" w:date="2024-11-06T20:23:32Z">
            <w:r>
              <w:rPr/>
              <w:t>13</w:t>
            </w:r>
          </w:ins>
          <w:ins w:id="1021" w:author="36526" w:date="2024-11-06T20:23:32Z">
            <w:r>
              <w:rPr/>
              <w:fldChar w:fldCharType="end"/>
            </w:r>
          </w:ins>
          <w:ins w:id="1022" w:author="36526" w:date="2024-11-06T20:23:32Z">
            <w:r>
              <w:rPr/>
              <w:fldChar w:fldCharType="end"/>
            </w:r>
          </w:ins>
        </w:p>
        <w:p w14:paraId="40111AD9">
          <w:pPr>
            <w:pStyle w:val="5"/>
            <w:tabs>
              <w:tab w:val="right" w:leader="dot" w:pos="9130"/>
            </w:tabs>
            <w:rPr>
              <w:ins w:id="1023" w:author="36526" w:date="2024-11-06T20:23:32Z"/>
            </w:rPr>
          </w:pPr>
          <w:ins w:id="1024" w:author="36526" w:date="2024-11-06T20:23:32Z">
            <w:r>
              <w:rPr/>
              <w:fldChar w:fldCharType="begin"/>
            </w:r>
          </w:ins>
          <w:ins w:id="1025" w:author="36526" w:date="2024-11-06T20:23:32Z">
            <w:r>
              <w:rPr/>
              <w:instrText xml:space="preserve"> HYPERLINK \l _Toc29351 </w:instrText>
            </w:r>
          </w:ins>
          <w:ins w:id="1026" w:author="36526" w:date="2024-11-06T20:23:32Z">
            <w:r>
              <w:rPr/>
              <w:fldChar w:fldCharType="separate"/>
            </w:r>
          </w:ins>
          <w:ins w:id="1027" w:author="36526" w:date="2024-11-06T20:23:32Z">
            <w:r>
              <w:rPr>
                <w:rFonts w:hint="eastAsia" w:ascii="仿宋" w:hAnsi="仿宋" w:eastAsia="仿宋" w:cs="仿宋"/>
                <w:spacing w:val="-3"/>
                <w:szCs w:val="24"/>
                <w14:textOutline w14:w="4354" w14:cap="flat" w14:cmpd="sng">
                  <w14:solidFill>
                    <w14:srgbClr w14:val="000000"/>
                  </w14:solidFill>
                  <w14:prstDash w14:val="solid"/>
                  <w14:miter w14:val="0"/>
                </w14:textOutline>
              </w:rPr>
              <w:t>10.整改跟进</w:t>
            </w:r>
          </w:ins>
          <w:ins w:id="1028" w:author="36526" w:date="2024-11-06T20:23:32Z">
            <w:r>
              <w:rPr/>
              <w:tab/>
            </w:r>
          </w:ins>
          <w:ins w:id="1029" w:author="36526" w:date="2024-11-06T20:23:32Z">
            <w:r>
              <w:rPr/>
              <w:fldChar w:fldCharType="begin"/>
            </w:r>
          </w:ins>
          <w:ins w:id="1030" w:author="36526" w:date="2024-11-06T20:23:32Z">
            <w:r>
              <w:rPr/>
              <w:instrText xml:space="preserve"> PAGEREF _Toc29351 \h </w:instrText>
            </w:r>
          </w:ins>
          <w:ins w:id="1031" w:author="36526" w:date="2024-11-06T20:23:32Z">
            <w:r>
              <w:rPr/>
              <w:fldChar w:fldCharType="separate"/>
            </w:r>
          </w:ins>
          <w:ins w:id="1032" w:author="36526" w:date="2024-11-06T20:23:32Z">
            <w:r>
              <w:rPr/>
              <w:t>13</w:t>
            </w:r>
          </w:ins>
          <w:ins w:id="1033" w:author="36526" w:date="2024-11-06T20:23:32Z">
            <w:r>
              <w:rPr/>
              <w:fldChar w:fldCharType="end"/>
            </w:r>
          </w:ins>
          <w:ins w:id="1034" w:author="36526" w:date="2024-11-06T20:23:32Z">
            <w:r>
              <w:rPr/>
              <w:fldChar w:fldCharType="end"/>
            </w:r>
          </w:ins>
        </w:p>
        <w:p w14:paraId="4CCCE6EB">
          <w:pPr>
            <w:pStyle w:val="5"/>
            <w:tabs>
              <w:tab w:val="right" w:leader="dot" w:pos="9130"/>
            </w:tabs>
            <w:rPr>
              <w:ins w:id="1035" w:author="36526" w:date="2024-11-06T20:23:32Z"/>
            </w:rPr>
          </w:pPr>
          <w:ins w:id="1036" w:author="36526" w:date="2024-11-06T20:23:32Z">
            <w:r>
              <w:rPr/>
              <w:fldChar w:fldCharType="begin"/>
            </w:r>
          </w:ins>
          <w:ins w:id="1037" w:author="36526" w:date="2024-11-06T20:23:32Z">
            <w:r>
              <w:rPr/>
              <w:instrText xml:space="preserve"> HYPERLINK \l _Toc17442 </w:instrText>
            </w:r>
          </w:ins>
          <w:ins w:id="1038" w:author="36526" w:date="2024-11-06T20:23:32Z">
            <w:r>
              <w:rPr/>
              <w:fldChar w:fldCharType="separate"/>
            </w:r>
          </w:ins>
          <w:ins w:id="1039" w:author="36526" w:date="2024-11-06T20:23:32Z">
            <w:r>
              <w:rPr>
                <w:rFonts w:hint="eastAsia" w:ascii="仿宋" w:hAnsi="仿宋" w:eastAsia="仿宋" w:cs="仿宋"/>
                <w:spacing w:val="-3"/>
                <w:szCs w:val="24"/>
                <w14:textOutline w14:w="4354" w14:cap="flat" w14:cmpd="sng">
                  <w14:solidFill>
                    <w14:srgbClr w14:val="000000"/>
                  </w14:solidFill>
                  <w14:prstDash w14:val="solid"/>
                  <w14:miter w14:val="0"/>
                </w14:textOutline>
              </w:rPr>
              <w:t>11.事故考核</w:t>
            </w:r>
          </w:ins>
          <w:ins w:id="1040" w:author="36526" w:date="2024-11-06T20:23:32Z">
            <w:r>
              <w:rPr/>
              <w:tab/>
            </w:r>
          </w:ins>
          <w:ins w:id="1041" w:author="36526" w:date="2024-11-06T20:23:32Z">
            <w:r>
              <w:rPr/>
              <w:fldChar w:fldCharType="begin"/>
            </w:r>
          </w:ins>
          <w:ins w:id="1042" w:author="36526" w:date="2024-11-06T20:23:32Z">
            <w:r>
              <w:rPr/>
              <w:instrText xml:space="preserve"> PAGEREF _Toc17442 \h </w:instrText>
            </w:r>
          </w:ins>
          <w:ins w:id="1043" w:author="36526" w:date="2024-11-06T20:23:32Z">
            <w:r>
              <w:rPr/>
              <w:fldChar w:fldCharType="separate"/>
            </w:r>
          </w:ins>
          <w:ins w:id="1044" w:author="36526" w:date="2024-11-06T20:23:32Z">
            <w:r>
              <w:rPr/>
              <w:t>14</w:t>
            </w:r>
          </w:ins>
          <w:ins w:id="1045" w:author="36526" w:date="2024-11-06T20:23:32Z">
            <w:r>
              <w:rPr/>
              <w:fldChar w:fldCharType="end"/>
            </w:r>
          </w:ins>
          <w:ins w:id="1046" w:author="36526" w:date="2024-11-06T20:23:32Z">
            <w:r>
              <w:rPr/>
              <w:fldChar w:fldCharType="end"/>
            </w:r>
          </w:ins>
        </w:p>
        <w:p w14:paraId="31C6834A">
          <w:pPr>
            <w:pStyle w:val="5"/>
            <w:tabs>
              <w:tab w:val="right" w:leader="dot" w:pos="9130"/>
            </w:tabs>
            <w:rPr>
              <w:ins w:id="1047" w:author="36526" w:date="2024-11-06T20:23:32Z"/>
            </w:rPr>
          </w:pPr>
          <w:ins w:id="1048" w:author="36526" w:date="2024-11-06T20:23:32Z">
            <w:r>
              <w:rPr/>
              <w:fldChar w:fldCharType="begin"/>
            </w:r>
          </w:ins>
          <w:ins w:id="1049" w:author="36526" w:date="2024-11-06T20:23:32Z">
            <w:r>
              <w:rPr/>
              <w:instrText xml:space="preserve"> HYPERLINK \l _Toc28730 </w:instrText>
            </w:r>
          </w:ins>
          <w:ins w:id="1050" w:author="36526" w:date="2024-11-06T20:23:32Z">
            <w:r>
              <w:rPr/>
              <w:fldChar w:fldCharType="separate"/>
            </w:r>
          </w:ins>
          <w:ins w:id="1051" w:author="36526" w:date="2024-11-06T20:23:32Z">
            <w:r>
              <w:rPr>
                <w:rFonts w:hint="eastAsia" w:ascii="仿宋" w:hAnsi="仿宋" w:eastAsia="仿宋" w:cs="仿宋"/>
                <w:spacing w:val="-5"/>
                <w:szCs w:val="24"/>
                <w14:textOutline w14:w="4354" w14:cap="flat" w14:cmpd="sng">
                  <w14:solidFill>
                    <w14:srgbClr w14:val="000000"/>
                  </w14:solidFill>
                  <w14:prstDash w14:val="solid"/>
                  <w14:miter w14:val="0"/>
                </w14:textOutline>
              </w:rPr>
              <w:t>12.附则</w:t>
            </w:r>
          </w:ins>
          <w:ins w:id="1052" w:author="36526" w:date="2024-11-06T20:23:32Z">
            <w:r>
              <w:rPr/>
              <w:tab/>
            </w:r>
          </w:ins>
          <w:ins w:id="1053" w:author="36526" w:date="2024-11-06T20:23:32Z">
            <w:r>
              <w:rPr/>
              <w:fldChar w:fldCharType="begin"/>
            </w:r>
          </w:ins>
          <w:ins w:id="1054" w:author="36526" w:date="2024-11-06T20:23:32Z">
            <w:r>
              <w:rPr/>
              <w:instrText xml:space="preserve"> PAGEREF _Toc28730 \h </w:instrText>
            </w:r>
          </w:ins>
          <w:ins w:id="1055" w:author="36526" w:date="2024-11-06T20:23:32Z">
            <w:r>
              <w:rPr/>
              <w:fldChar w:fldCharType="separate"/>
            </w:r>
          </w:ins>
          <w:ins w:id="1056" w:author="36526" w:date="2024-11-06T20:23:32Z">
            <w:r>
              <w:rPr/>
              <w:t>14</w:t>
            </w:r>
          </w:ins>
          <w:ins w:id="1057" w:author="36526" w:date="2024-11-06T20:23:32Z">
            <w:r>
              <w:rPr/>
              <w:fldChar w:fldCharType="end"/>
            </w:r>
          </w:ins>
          <w:ins w:id="1058" w:author="36526" w:date="2024-11-06T20:23:32Z">
            <w:r>
              <w:rPr/>
              <w:fldChar w:fldCharType="end"/>
            </w:r>
          </w:ins>
        </w:p>
        <w:p w14:paraId="376D9442">
          <w:pPr>
            <w:pStyle w:val="5"/>
            <w:tabs>
              <w:tab w:val="right" w:leader="dot" w:pos="9130"/>
            </w:tabs>
            <w:rPr>
              <w:ins w:id="1059" w:author="36526" w:date="2024-11-06T20:23:32Z"/>
            </w:rPr>
          </w:pPr>
          <w:ins w:id="1060" w:author="36526" w:date="2024-11-06T20:23:32Z">
            <w:r>
              <w:rPr/>
              <w:fldChar w:fldCharType="begin"/>
            </w:r>
          </w:ins>
          <w:ins w:id="1061" w:author="36526" w:date="2024-11-06T20:23:32Z">
            <w:r>
              <w:rPr/>
              <w:instrText xml:space="preserve"> HYPERLINK \l _Toc11526 </w:instrText>
            </w:r>
          </w:ins>
          <w:ins w:id="1062" w:author="36526" w:date="2024-11-06T20:23:32Z">
            <w:r>
              <w:rPr/>
              <w:fldChar w:fldCharType="separate"/>
            </w:r>
          </w:ins>
          <w:ins w:id="1063" w:author="36526" w:date="2024-11-06T20:23:32Z">
            <w:r>
              <w:rPr>
                <w:rFonts w:hint="eastAsia" w:ascii="仿宋" w:hAnsi="仿宋" w:eastAsia="仿宋" w:cs="仿宋"/>
                <w:spacing w:val="-5"/>
                <w:szCs w:val="24"/>
                <w14:textOutline w14:w="4354" w14:cap="flat" w14:cmpd="sng">
                  <w14:solidFill>
                    <w14:srgbClr w14:val="000000"/>
                  </w14:solidFill>
                  <w14:prstDash w14:val="solid"/>
                  <w14:miter w14:val="0"/>
                </w14:textOutline>
              </w:rPr>
              <w:t>13.附件</w:t>
            </w:r>
          </w:ins>
          <w:ins w:id="1064" w:author="36526" w:date="2024-11-06T20:23:32Z">
            <w:r>
              <w:rPr/>
              <w:tab/>
            </w:r>
          </w:ins>
          <w:ins w:id="1065" w:author="36526" w:date="2024-11-06T20:23:32Z">
            <w:r>
              <w:rPr/>
              <w:fldChar w:fldCharType="begin"/>
            </w:r>
          </w:ins>
          <w:ins w:id="1066" w:author="36526" w:date="2024-11-06T20:23:32Z">
            <w:r>
              <w:rPr/>
              <w:instrText xml:space="preserve"> PAGEREF _Toc11526 \h </w:instrText>
            </w:r>
          </w:ins>
          <w:ins w:id="1067" w:author="36526" w:date="2024-11-06T20:23:32Z">
            <w:r>
              <w:rPr/>
              <w:fldChar w:fldCharType="separate"/>
            </w:r>
          </w:ins>
          <w:ins w:id="1068" w:author="36526" w:date="2024-11-06T20:23:32Z">
            <w:r>
              <w:rPr/>
              <w:t>14</w:t>
            </w:r>
          </w:ins>
          <w:ins w:id="1069" w:author="36526" w:date="2024-11-06T20:23:32Z">
            <w:r>
              <w:rPr/>
              <w:fldChar w:fldCharType="end"/>
            </w:r>
          </w:ins>
          <w:ins w:id="1070" w:author="36526" w:date="2024-11-06T20:23:32Z">
            <w:r>
              <w:rPr/>
              <w:fldChar w:fldCharType="end"/>
            </w:r>
          </w:ins>
        </w:p>
        <w:p w14:paraId="619CAAB9">
          <w:pPr>
            <w:rPr>
              <w:ins w:id="1071" w:author="随遇而安" w:date="2023-08-12T10:20:26Z"/>
            </w:rPr>
          </w:pPr>
          <w:r>
            <w:fldChar w:fldCharType="end"/>
          </w:r>
        </w:p>
        <w:customXmlInsRangeStart w:id="1073" w:author="随遇而安" w:date="2023-08-12T10:20:26Z"/>
      </w:sdtContent>
    </w:sdt>
    <w:customXmlInsRangeEnd w:id="1073"/>
    <w:p w14:paraId="6AD9EB3C">
      <w:pPr>
        <w:rPr>
          <w:ins w:id="1074" w:author="随遇而安" w:date="2023-08-12T10:20:26Z"/>
          <w:rFonts w:ascii="宋体"/>
          <w:b/>
          <w:sz w:val="24"/>
        </w:rPr>
      </w:pPr>
      <w:ins w:id="1075" w:author="随遇而安" w:date="2023-08-12T10:20:26Z">
        <w:r>
          <w:rPr>
            <w:rFonts w:ascii="宋体"/>
            <w:b/>
            <w:sz w:val="24"/>
          </w:rPr>
          <w:br w:type="page"/>
        </w:r>
      </w:ins>
    </w:p>
    <w:p w14:paraId="054765B7">
      <w:pPr>
        <w:spacing w:line="329" w:lineRule="auto"/>
        <w:ind w:firstLine="420" w:firstLineChars="200"/>
        <w:rPr>
          <w:del w:id="1077" w:author="随遇而安" w:date="2023-08-12T10:20:26Z"/>
          <w:rFonts w:hint="eastAsia" w:ascii="仿宋" w:hAnsi="仿宋" w:eastAsia="仿宋" w:cs="仿宋"/>
          <w:sz w:val="21"/>
          <w:rPrChange w:id="1078" w:author="随遇而安" w:date="2023-08-12T09:27:04Z">
            <w:rPr>
              <w:del w:id="1079" w:author="随遇而安" w:date="2023-08-12T10:20:26Z"/>
              <w:rFonts w:ascii="Arial"/>
              <w:sz w:val="21"/>
            </w:rPr>
          </w:rPrChange>
        </w:rPr>
        <w:pPrChange w:id="1076" w:author="随遇而安" w:date="2023-08-12T09:17:42Z">
          <w:pPr>
            <w:spacing w:line="329" w:lineRule="auto"/>
          </w:pPr>
        </w:pPrChange>
      </w:pPr>
    </w:p>
    <w:p w14:paraId="28CE7ADF">
      <w:pPr>
        <w:spacing w:line="330" w:lineRule="auto"/>
        <w:ind w:firstLine="420" w:firstLineChars="200"/>
        <w:rPr>
          <w:del w:id="1081" w:author="随遇而安" w:date="2023-08-12T10:20:26Z"/>
          <w:rFonts w:hint="eastAsia" w:ascii="仿宋" w:hAnsi="仿宋" w:eastAsia="仿宋" w:cs="仿宋"/>
          <w:sz w:val="21"/>
          <w:rPrChange w:id="1082" w:author="随遇而安" w:date="2023-08-12T09:27:04Z">
            <w:rPr>
              <w:del w:id="1083" w:author="随遇而安" w:date="2023-08-12T10:20:26Z"/>
              <w:rFonts w:hint="eastAsia" w:ascii="宋体" w:hAnsi="宋体" w:eastAsia="宋体" w:cs="宋体"/>
              <w:sz w:val="21"/>
            </w:rPr>
          </w:rPrChange>
        </w:rPr>
        <w:pPrChange w:id="1080" w:author="随遇而安" w:date="2023-08-12T09:17:42Z">
          <w:pPr>
            <w:spacing w:line="330" w:lineRule="auto"/>
          </w:pPr>
        </w:pPrChange>
      </w:pPr>
    </w:p>
    <w:p w14:paraId="2AF62186">
      <w:pPr>
        <w:pStyle w:val="2"/>
        <w:spacing w:before="169" w:line="257" w:lineRule="auto"/>
        <w:ind w:left="0" w:right="1533" w:firstLine="952" w:firstLineChars="200"/>
        <w:outlineLvl w:val="0"/>
        <w:rPr>
          <w:del w:id="1085" w:author="随遇而安" w:date="2023-08-12T10:20:26Z"/>
          <w:rFonts w:hint="eastAsia" w:ascii="仿宋" w:hAnsi="仿宋" w:eastAsia="仿宋" w:cs="仿宋"/>
          <w:sz w:val="31"/>
          <w:szCs w:val="31"/>
          <w:rPrChange w:id="1086" w:author="随遇而安" w:date="2023-08-12T09:27:04Z">
            <w:rPr>
              <w:del w:id="1087" w:author="随遇而安" w:date="2023-08-12T10:20:26Z"/>
              <w:rFonts w:hint="eastAsia" w:ascii="宋体" w:hAnsi="宋体" w:eastAsia="宋体" w:cs="宋体"/>
              <w:sz w:val="31"/>
              <w:szCs w:val="31"/>
            </w:rPr>
          </w:rPrChange>
        </w:rPr>
        <w:pPrChange w:id="1084" w:author="随遇而安" w:date="2023-08-12T09:17:42Z">
          <w:pPr>
            <w:pStyle w:val="2"/>
            <w:spacing w:before="169" w:line="257" w:lineRule="auto"/>
            <w:ind w:left="3689" w:right="1533" w:hanging="2105"/>
            <w:outlineLvl w:val="0"/>
          </w:pPr>
        </w:pPrChange>
      </w:pPr>
      <w:del w:id="1088" w:author="随遇而安" w:date="2023-08-12T10:20:26Z">
        <w:r>
          <w:rPr>
            <w:rFonts w:hint="eastAsia" w:ascii="仿宋" w:hAnsi="仿宋" w:eastAsia="仿宋" w:cs="仿宋"/>
            <w:spacing w:val="-22"/>
            <w:rPrChange w:id="1089" w:author="随遇而安" w:date="2023-08-12T09:27:04Z">
              <w:rPr>
                <w:rFonts w:hint="eastAsia" w:ascii="宋体" w:hAnsi="宋体" w:eastAsia="宋体" w:cs="宋体"/>
                <w:spacing w:val="-22"/>
                <w14:textOutline w14:w="9448" w14:cap="flat" w14:cmpd="sng">
                  <w14:solidFill>
                    <w14:srgbClr w14:val="000000"/>
                  </w14:solidFill>
                  <w14:prstDash w14:val="solid"/>
                  <w14:miter w14:val="0"/>
                </w14:textOutline>
              </w:rPr>
            </w:rPrChange>
            <w14:textOutline w14:w="9448" w14:cap="flat" w14:cmpd="sng">
              <w14:solidFill>
                <w14:srgbClr w14:val="000000"/>
              </w14:solidFill>
              <w14:prstDash w14:val="solid"/>
              <w14:miter w14:val="0"/>
            </w14:textOutline>
          </w:rPr>
          <w:delText>北</w:delText>
        </w:r>
      </w:del>
      <w:del w:id="1090" w:author="随遇而安" w:date="2023-08-12T10:20:26Z">
        <w:r>
          <w:rPr>
            <w:rFonts w:hint="eastAsia" w:ascii="仿宋" w:hAnsi="仿宋" w:eastAsia="仿宋" w:cs="仿宋"/>
            <w:spacing w:val="-22"/>
            <w:rPrChange w:id="1091" w:author="随遇而安" w:date="2023-08-12T09:27:04Z">
              <w:rPr>
                <w:rFonts w:hint="eastAsia" w:ascii="宋体" w:hAnsi="宋体" w:eastAsia="宋体" w:cs="宋体"/>
                <w:spacing w:val="-22"/>
              </w:rPr>
            </w:rPrChange>
          </w:rPr>
          <w:delText xml:space="preserve"> </w:delText>
        </w:r>
      </w:del>
      <w:del w:id="1092" w:author="随遇而安" w:date="2023-08-12T10:20:26Z">
        <w:r>
          <w:rPr>
            <w:rFonts w:hint="eastAsia" w:ascii="仿宋" w:hAnsi="仿宋" w:eastAsia="仿宋" w:cs="仿宋"/>
            <w:spacing w:val="-22"/>
            <w:rPrChange w:id="1093" w:author="随遇而安" w:date="2023-08-12T09:27:04Z">
              <w:rPr>
                <w:rFonts w:hint="eastAsia" w:ascii="宋体" w:hAnsi="宋体" w:eastAsia="宋体" w:cs="宋体"/>
                <w:spacing w:val="-22"/>
                <w14:textOutline w14:w="9448" w14:cap="flat" w14:cmpd="sng">
                  <w14:solidFill>
                    <w14:srgbClr w14:val="000000"/>
                  </w14:solidFill>
                  <w14:prstDash w14:val="solid"/>
                  <w14:miter w14:val="0"/>
                </w14:textOutline>
              </w:rPr>
            </w:rPrChange>
            <w14:textOutline w14:w="9448" w14:cap="flat" w14:cmpd="sng">
              <w14:solidFill>
                <w14:srgbClr w14:val="000000"/>
              </w14:solidFill>
              <w14:prstDash w14:val="solid"/>
              <w14:miter w14:val="0"/>
            </w14:textOutline>
          </w:rPr>
          <w:delText>控</w:delText>
        </w:r>
      </w:del>
      <w:del w:id="1094" w:author="随遇而安" w:date="2023-08-12T10:20:26Z">
        <w:r>
          <w:rPr>
            <w:rFonts w:hint="eastAsia" w:ascii="仿宋" w:hAnsi="仿宋" w:eastAsia="仿宋" w:cs="仿宋"/>
            <w:spacing w:val="24"/>
            <w:rPrChange w:id="1095" w:author="随遇而安" w:date="2023-08-12T09:27:04Z">
              <w:rPr>
                <w:rFonts w:hint="eastAsia" w:ascii="宋体" w:hAnsi="宋体" w:eastAsia="宋体" w:cs="宋体"/>
                <w:spacing w:val="24"/>
              </w:rPr>
            </w:rPrChange>
          </w:rPr>
          <w:delText xml:space="preserve"> </w:delText>
        </w:r>
      </w:del>
      <w:del w:id="1096" w:author="随遇而安" w:date="2023-08-12T10:20:26Z">
        <w:r>
          <w:rPr>
            <w:rFonts w:hint="eastAsia" w:ascii="仿宋" w:hAnsi="仿宋" w:eastAsia="仿宋" w:cs="仿宋"/>
            <w:spacing w:val="-22"/>
            <w:rPrChange w:id="1097" w:author="随遇而安" w:date="2023-08-12T09:27:04Z">
              <w:rPr>
                <w:rFonts w:hint="eastAsia" w:ascii="宋体" w:hAnsi="宋体" w:eastAsia="宋体" w:cs="宋体"/>
                <w:spacing w:val="-22"/>
                <w14:textOutline w14:w="9448" w14:cap="flat" w14:cmpd="sng">
                  <w14:solidFill>
                    <w14:srgbClr w14:val="000000"/>
                  </w14:solidFill>
                  <w14:prstDash w14:val="solid"/>
                  <w14:miter w14:val="0"/>
                </w14:textOutline>
              </w:rPr>
            </w:rPrChange>
            <w14:textOutline w14:w="9448" w14:cap="flat" w14:cmpd="sng">
              <w14:solidFill>
                <w14:srgbClr w14:val="000000"/>
              </w14:solidFill>
              <w14:prstDash w14:val="solid"/>
              <w14:miter w14:val="0"/>
            </w14:textOutline>
          </w:rPr>
          <w:delText>城</w:delText>
        </w:r>
      </w:del>
      <w:del w:id="1098" w:author="随遇而安" w:date="2023-08-12T10:20:26Z">
        <w:r>
          <w:rPr>
            <w:rFonts w:hint="eastAsia" w:ascii="仿宋" w:hAnsi="仿宋" w:eastAsia="仿宋" w:cs="仿宋"/>
            <w:spacing w:val="28"/>
            <w:rPrChange w:id="1099" w:author="随遇而安" w:date="2023-08-12T09:27:04Z">
              <w:rPr>
                <w:rFonts w:hint="eastAsia" w:ascii="宋体" w:hAnsi="宋体" w:eastAsia="宋体" w:cs="宋体"/>
                <w:spacing w:val="28"/>
              </w:rPr>
            </w:rPrChange>
          </w:rPr>
          <w:delText xml:space="preserve"> </w:delText>
        </w:r>
      </w:del>
      <w:del w:id="1100" w:author="随遇而安" w:date="2023-08-12T10:20:26Z">
        <w:r>
          <w:rPr>
            <w:rFonts w:hint="eastAsia" w:ascii="仿宋" w:hAnsi="仿宋" w:eastAsia="仿宋" w:cs="仿宋"/>
            <w:spacing w:val="-22"/>
            <w:rPrChange w:id="1101" w:author="随遇而安" w:date="2023-08-12T09:27:04Z">
              <w:rPr>
                <w:rFonts w:hint="eastAsia" w:ascii="宋体" w:hAnsi="宋体" w:eastAsia="宋体" w:cs="宋体"/>
                <w:spacing w:val="-22"/>
                <w14:textOutline w14:w="9448" w14:cap="flat" w14:cmpd="sng">
                  <w14:solidFill>
                    <w14:srgbClr w14:val="000000"/>
                  </w14:solidFill>
                  <w14:prstDash w14:val="solid"/>
                  <w14:miter w14:val="0"/>
                </w14:textOutline>
              </w:rPr>
            </w:rPrChange>
            <w14:textOutline w14:w="9448" w14:cap="flat" w14:cmpd="sng">
              <w14:solidFill>
                <w14:srgbClr w14:val="000000"/>
              </w14:solidFill>
              <w14:prstDash w14:val="solid"/>
              <w14:miter w14:val="0"/>
            </w14:textOutline>
          </w:rPr>
          <w:delText>市</w:delText>
        </w:r>
      </w:del>
      <w:del w:id="1102" w:author="随遇而安" w:date="2023-08-12T10:20:26Z">
        <w:r>
          <w:rPr>
            <w:rFonts w:hint="eastAsia" w:ascii="仿宋" w:hAnsi="仿宋" w:eastAsia="仿宋" w:cs="仿宋"/>
            <w:spacing w:val="43"/>
            <w:rPrChange w:id="1103" w:author="随遇而安" w:date="2023-08-12T09:27:04Z">
              <w:rPr>
                <w:rFonts w:hint="eastAsia" w:ascii="宋体" w:hAnsi="宋体" w:eastAsia="宋体" w:cs="宋体"/>
                <w:spacing w:val="43"/>
              </w:rPr>
            </w:rPrChange>
          </w:rPr>
          <w:delText xml:space="preserve"> </w:delText>
        </w:r>
      </w:del>
      <w:del w:id="1104" w:author="随遇而安" w:date="2023-08-12T10:20:26Z">
        <w:r>
          <w:rPr>
            <w:rFonts w:hint="eastAsia" w:ascii="仿宋" w:hAnsi="仿宋" w:eastAsia="仿宋" w:cs="仿宋"/>
            <w:spacing w:val="-22"/>
            <w:rPrChange w:id="1105" w:author="随遇而安" w:date="2023-08-12T09:27:04Z">
              <w:rPr>
                <w:rFonts w:hint="eastAsia" w:ascii="宋体" w:hAnsi="宋体" w:eastAsia="宋体" w:cs="宋体"/>
                <w:spacing w:val="-22"/>
                <w14:textOutline w14:w="9448" w14:cap="flat" w14:cmpd="sng">
                  <w14:solidFill>
                    <w14:srgbClr w14:val="000000"/>
                  </w14:solidFill>
                  <w14:prstDash w14:val="solid"/>
                  <w14:miter w14:val="0"/>
                </w14:textOutline>
              </w:rPr>
            </w:rPrChange>
            <w14:textOutline w14:w="9448" w14:cap="flat" w14:cmpd="sng">
              <w14:solidFill>
                <w14:srgbClr w14:val="000000"/>
              </w14:solidFill>
              <w14:prstDash w14:val="solid"/>
              <w14:miter w14:val="0"/>
            </w14:textOutline>
          </w:rPr>
          <w:delText>资</w:delText>
        </w:r>
      </w:del>
      <w:del w:id="1106" w:author="随遇而安" w:date="2023-08-12T10:20:26Z">
        <w:r>
          <w:rPr>
            <w:rFonts w:hint="eastAsia" w:ascii="仿宋" w:hAnsi="仿宋" w:eastAsia="仿宋" w:cs="仿宋"/>
            <w:spacing w:val="22"/>
            <w:rPrChange w:id="1107" w:author="随遇而安" w:date="2023-08-12T09:27:04Z">
              <w:rPr>
                <w:rFonts w:hint="eastAsia" w:ascii="宋体" w:hAnsi="宋体" w:eastAsia="宋体" w:cs="宋体"/>
                <w:spacing w:val="22"/>
              </w:rPr>
            </w:rPrChange>
          </w:rPr>
          <w:delText xml:space="preserve"> </w:delText>
        </w:r>
      </w:del>
      <w:del w:id="1108" w:author="随遇而安" w:date="2023-08-12T10:20:26Z">
        <w:r>
          <w:rPr>
            <w:rFonts w:hint="eastAsia" w:ascii="仿宋" w:hAnsi="仿宋" w:eastAsia="仿宋" w:cs="仿宋"/>
            <w:spacing w:val="-22"/>
            <w:rPrChange w:id="1109" w:author="随遇而安" w:date="2023-08-12T09:27:04Z">
              <w:rPr>
                <w:rFonts w:hint="eastAsia" w:ascii="宋体" w:hAnsi="宋体" w:eastAsia="宋体" w:cs="宋体"/>
                <w:spacing w:val="-22"/>
                <w14:textOutline w14:w="9448" w14:cap="flat" w14:cmpd="sng">
                  <w14:solidFill>
                    <w14:srgbClr w14:val="000000"/>
                  </w14:solidFill>
                  <w14:prstDash w14:val="solid"/>
                  <w14:miter w14:val="0"/>
                </w14:textOutline>
              </w:rPr>
            </w:rPrChange>
            <w14:textOutline w14:w="9448" w14:cap="flat" w14:cmpd="sng">
              <w14:solidFill>
                <w14:srgbClr w14:val="000000"/>
              </w14:solidFill>
              <w14:prstDash w14:val="solid"/>
              <w14:miter w14:val="0"/>
            </w14:textOutline>
          </w:rPr>
          <w:delText>源</w:delText>
        </w:r>
      </w:del>
      <w:del w:id="1110" w:author="随遇而安" w:date="2023-08-12T10:20:26Z">
        <w:r>
          <w:rPr>
            <w:rFonts w:hint="eastAsia" w:ascii="仿宋" w:hAnsi="仿宋" w:eastAsia="仿宋" w:cs="仿宋"/>
            <w:spacing w:val="26"/>
            <w:rPrChange w:id="1111" w:author="随遇而安" w:date="2023-08-12T09:27:04Z">
              <w:rPr>
                <w:rFonts w:hint="eastAsia" w:ascii="宋体" w:hAnsi="宋体" w:eastAsia="宋体" w:cs="宋体"/>
                <w:spacing w:val="26"/>
              </w:rPr>
            </w:rPrChange>
          </w:rPr>
          <w:delText xml:space="preserve"> </w:delText>
        </w:r>
      </w:del>
      <w:del w:id="1112" w:author="随遇而安" w:date="2023-08-12T10:20:26Z">
        <w:r>
          <w:rPr>
            <w:rFonts w:hint="eastAsia" w:ascii="仿宋" w:hAnsi="仿宋" w:eastAsia="仿宋" w:cs="仿宋"/>
            <w:spacing w:val="-22"/>
            <w:rPrChange w:id="1113" w:author="随遇而安" w:date="2023-08-12T09:27:04Z">
              <w:rPr>
                <w:rFonts w:hint="eastAsia" w:ascii="宋体" w:hAnsi="宋体" w:eastAsia="宋体" w:cs="宋体"/>
                <w:spacing w:val="-22"/>
                <w14:textOutline w14:w="9448" w14:cap="flat" w14:cmpd="sng">
                  <w14:solidFill>
                    <w14:srgbClr w14:val="000000"/>
                  </w14:solidFill>
                  <w14:prstDash w14:val="solid"/>
                  <w14:miter w14:val="0"/>
                </w14:textOutline>
              </w:rPr>
            </w:rPrChange>
            <w14:textOutline w14:w="9448" w14:cap="flat" w14:cmpd="sng">
              <w14:solidFill>
                <w14:srgbClr w14:val="000000"/>
              </w14:solidFill>
              <w14:prstDash w14:val="solid"/>
              <w14:miter w14:val="0"/>
            </w14:textOutline>
          </w:rPr>
          <w:delText>集</w:delText>
        </w:r>
      </w:del>
      <w:del w:id="1114" w:author="随遇而安" w:date="2023-08-12T10:20:26Z">
        <w:r>
          <w:rPr>
            <w:rFonts w:hint="eastAsia" w:ascii="仿宋" w:hAnsi="仿宋" w:eastAsia="仿宋" w:cs="仿宋"/>
            <w:spacing w:val="55"/>
            <w:rPrChange w:id="1115" w:author="随遇而安" w:date="2023-08-12T09:27:04Z">
              <w:rPr>
                <w:rFonts w:hint="eastAsia" w:ascii="宋体" w:hAnsi="宋体" w:eastAsia="宋体" w:cs="宋体"/>
                <w:spacing w:val="55"/>
              </w:rPr>
            </w:rPrChange>
          </w:rPr>
          <w:delText xml:space="preserve"> </w:delText>
        </w:r>
      </w:del>
      <w:del w:id="1116" w:author="随遇而安" w:date="2023-08-12T10:20:26Z">
        <w:r>
          <w:rPr>
            <w:rFonts w:hint="eastAsia" w:ascii="仿宋" w:hAnsi="仿宋" w:eastAsia="仿宋" w:cs="仿宋"/>
            <w:spacing w:val="-22"/>
            <w:rPrChange w:id="1117" w:author="随遇而安" w:date="2023-08-12T09:27:04Z">
              <w:rPr>
                <w:rFonts w:hint="eastAsia" w:ascii="宋体" w:hAnsi="宋体" w:eastAsia="宋体" w:cs="宋体"/>
                <w:spacing w:val="-22"/>
                <w14:textOutline w14:w="9448" w14:cap="flat" w14:cmpd="sng">
                  <w14:solidFill>
                    <w14:srgbClr w14:val="000000"/>
                  </w14:solidFill>
                  <w14:prstDash w14:val="solid"/>
                  <w14:miter w14:val="0"/>
                </w14:textOutline>
              </w:rPr>
            </w:rPrChange>
            <w14:textOutline w14:w="9448" w14:cap="flat" w14:cmpd="sng">
              <w14:solidFill>
                <w14:srgbClr w14:val="000000"/>
              </w14:solidFill>
              <w14:prstDash w14:val="solid"/>
              <w14:miter w14:val="0"/>
            </w14:textOutline>
          </w:rPr>
          <w:delText>团</w:delText>
        </w:r>
      </w:del>
      <w:del w:id="1118" w:author="随遇而安" w:date="2023-08-12T10:20:26Z">
        <w:r>
          <w:rPr>
            <w:rFonts w:hint="eastAsia" w:ascii="仿宋" w:hAnsi="仿宋" w:eastAsia="仿宋" w:cs="仿宋"/>
            <w:rPrChange w:id="1119" w:author="随遇而安" w:date="2023-08-12T09:27:04Z">
              <w:rPr>
                <w:rFonts w:hint="eastAsia" w:ascii="宋体" w:hAnsi="宋体" w:eastAsia="宋体" w:cs="宋体"/>
              </w:rPr>
            </w:rPrChange>
          </w:rPr>
          <w:delText xml:space="preserve"> </w:delText>
        </w:r>
      </w:del>
      <w:del w:id="1120" w:author="随遇而安" w:date="2023-08-12T10:20:26Z">
        <w:r>
          <w:rPr>
            <w:rFonts w:hint="eastAsia" w:ascii="仿宋" w:hAnsi="仿宋" w:eastAsia="仿宋" w:cs="仿宋"/>
            <w:spacing w:val="-2"/>
            <w:sz w:val="31"/>
            <w:szCs w:val="31"/>
            <w:rPrChange w:id="1121" w:author="随遇而安" w:date="2023-08-12T09:27:04Z">
              <w:rPr>
                <w:rFonts w:hint="eastAsia" w:ascii="宋体" w:hAnsi="宋体" w:eastAsia="宋体" w:cs="宋体"/>
                <w:spacing w:val="-2"/>
                <w:sz w:val="31"/>
                <w:szCs w:val="31"/>
                <w14:textOutline w14:w="5791" w14:cap="flat" w14:cmpd="sng">
                  <w14:solidFill>
                    <w14:srgbClr w14:val="000000"/>
                  </w14:solidFill>
                  <w14:prstDash w14:val="solid"/>
                  <w14:miter w14:val="0"/>
                </w14:textOutline>
              </w:rPr>
            </w:rPrChange>
            <w14:textOutline w14:w="5791" w14:cap="flat" w14:cmpd="sng">
              <w14:solidFill>
                <w14:srgbClr w14:val="000000"/>
              </w14:solidFill>
              <w14:prstDash w14:val="solid"/>
              <w14:miter w14:val="0"/>
            </w14:textOutline>
          </w:rPr>
          <w:delText>企</w:delText>
        </w:r>
      </w:del>
      <w:del w:id="1122" w:author="随遇而安" w:date="2023-08-12T10:20:26Z">
        <w:r>
          <w:rPr>
            <w:rFonts w:hint="eastAsia" w:ascii="仿宋" w:hAnsi="仿宋" w:eastAsia="仿宋" w:cs="仿宋"/>
            <w:spacing w:val="26"/>
            <w:sz w:val="31"/>
            <w:szCs w:val="31"/>
            <w:rPrChange w:id="1123" w:author="随遇而安" w:date="2023-08-12T09:27:04Z">
              <w:rPr>
                <w:rFonts w:hint="eastAsia" w:ascii="宋体" w:hAnsi="宋体" w:eastAsia="宋体" w:cs="宋体"/>
                <w:spacing w:val="26"/>
                <w:sz w:val="31"/>
                <w:szCs w:val="31"/>
              </w:rPr>
            </w:rPrChange>
          </w:rPr>
          <w:delText xml:space="preserve"> </w:delText>
        </w:r>
      </w:del>
      <w:del w:id="1124" w:author="随遇而安" w:date="2023-08-12T10:20:26Z">
        <w:r>
          <w:rPr>
            <w:rFonts w:hint="eastAsia" w:ascii="仿宋" w:hAnsi="仿宋" w:eastAsia="仿宋" w:cs="仿宋"/>
            <w:spacing w:val="-2"/>
            <w:sz w:val="31"/>
            <w:szCs w:val="31"/>
            <w:rPrChange w:id="1125" w:author="随遇而安" w:date="2023-08-12T09:27:04Z">
              <w:rPr>
                <w:rFonts w:hint="eastAsia" w:ascii="宋体" w:hAnsi="宋体" w:eastAsia="宋体" w:cs="宋体"/>
                <w:spacing w:val="-2"/>
                <w:sz w:val="31"/>
                <w:szCs w:val="31"/>
                <w14:textOutline w14:w="5791" w14:cap="flat" w14:cmpd="sng">
                  <w14:solidFill>
                    <w14:srgbClr w14:val="000000"/>
                  </w14:solidFill>
                  <w14:prstDash w14:val="solid"/>
                  <w14:miter w14:val="0"/>
                </w14:textOutline>
              </w:rPr>
            </w:rPrChange>
            <w14:textOutline w14:w="5791" w14:cap="flat" w14:cmpd="sng">
              <w14:solidFill>
                <w14:srgbClr w14:val="000000"/>
              </w14:solidFill>
              <w14:prstDash w14:val="solid"/>
              <w14:miter w14:val="0"/>
            </w14:textOutline>
          </w:rPr>
          <w:delText>业</w:delText>
        </w:r>
      </w:del>
      <w:del w:id="1126" w:author="随遇而安" w:date="2023-08-12T10:20:26Z">
        <w:r>
          <w:rPr>
            <w:rFonts w:hint="eastAsia" w:ascii="仿宋" w:hAnsi="仿宋" w:eastAsia="仿宋" w:cs="仿宋"/>
            <w:spacing w:val="15"/>
            <w:sz w:val="31"/>
            <w:szCs w:val="31"/>
            <w:rPrChange w:id="1127" w:author="随遇而安" w:date="2023-08-12T09:27:04Z">
              <w:rPr>
                <w:rFonts w:hint="eastAsia" w:ascii="宋体" w:hAnsi="宋体" w:eastAsia="宋体" w:cs="宋体"/>
                <w:spacing w:val="15"/>
                <w:sz w:val="31"/>
                <w:szCs w:val="31"/>
              </w:rPr>
            </w:rPrChange>
          </w:rPr>
          <w:delText xml:space="preserve"> </w:delText>
        </w:r>
      </w:del>
      <w:del w:id="1128" w:author="随遇而安" w:date="2023-08-12T10:20:26Z">
        <w:r>
          <w:rPr>
            <w:rFonts w:hint="eastAsia" w:ascii="仿宋" w:hAnsi="仿宋" w:eastAsia="仿宋" w:cs="仿宋"/>
            <w:spacing w:val="-2"/>
            <w:sz w:val="31"/>
            <w:szCs w:val="31"/>
            <w:rPrChange w:id="1129" w:author="随遇而安" w:date="2023-08-12T09:27:04Z">
              <w:rPr>
                <w:rFonts w:hint="eastAsia" w:ascii="宋体" w:hAnsi="宋体" w:eastAsia="宋体" w:cs="宋体"/>
                <w:spacing w:val="-2"/>
                <w:sz w:val="31"/>
                <w:szCs w:val="31"/>
                <w14:textOutline w14:w="5791" w14:cap="flat" w14:cmpd="sng">
                  <w14:solidFill>
                    <w14:srgbClr w14:val="000000"/>
                  </w14:solidFill>
                  <w14:prstDash w14:val="solid"/>
                  <w14:miter w14:val="0"/>
                </w14:textOutline>
              </w:rPr>
            </w:rPrChange>
            <w14:textOutline w14:w="5791" w14:cap="flat" w14:cmpd="sng">
              <w14:solidFill>
                <w14:srgbClr w14:val="000000"/>
              </w14:solidFill>
              <w14:prstDash w14:val="solid"/>
              <w14:miter w14:val="0"/>
            </w14:textOutline>
          </w:rPr>
          <w:delText>标</w:delText>
        </w:r>
      </w:del>
      <w:del w:id="1130" w:author="随遇而安" w:date="2023-08-12T10:20:26Z">
        <w:r>
          <w:rPr>
            <w:rFonts w:hint="eastAsia" w:ascii="仿宋" w:hAnsi="仿宋" w:eastAsia="仿宋" w:cs="仿宋"/>
            <w:spacing w:val="22"/>
            <w:sz w:val="31"/>
            <w:szCs w:val="31"/>
            <w:rPrChange w:id="1131" w:author="随遇而安" w:date="2023-08-12T09:27:04Z">
              <w:rPr>
                <w:rFonts w:hint="eastAsia" w:ascii="宋体" w:hAnsi="宋体" w:eastAsia="宋体" w:cs="宋体"/>
                <w:spacing w:val="22"/>
                <w:sz w:val="31"/>
                <w:szCs w:val="31"/>
              </w:rPr>
            </w:rPrChange>
          </w:rPr>
          <w:delText xml:space="preserve"> </w:delText>
        </w:r>
      </w:del>
      <w:del w:id="1132" w:author="随遇而安" w:date="2023-08-12T10:20:26Z">
        <w:r>
          <w:rPr>
            <w:rFonts w:hint="eastAsia" w:ascii="仿宋" w:hAnsi="仿宋" w:eastAsia="仿宋" w:cs="仿宋"/>
            <w:spacing w:val="-2"/>
            <w:sz w:val="31"/>
            <w:szCs w:val="31"/>
            <w:rPrChange w:id="1133" w:author="随遇而安" w:date="2023-08-12T09:27:04Z">
              <w:rPr>
                <w:rFonts w:hint="eastAsia" w:ascii="宋体" w:hAnsi="宋体" w:eastAsia="宋体" w:cs="宋体"/>
                <w:spacing w:val="-2"/>
                <w:sz w:val="31"/>
                <w:szCs w:val="31"/>
                <w14:textOutline w14:w="5791" w14:cap="flat" w14:cmpd="sng">
                  <w14:solidFill>
                    <w14:srgbClr w14:val="000000"/>
                  </w14:solidFill>
                  <w14:prstDash w14:val="solid"/>
                  <w14:miter w14:val="0"/>
                </w14:textOutline>
              </w:rPr>
            </w:rPrChange>
            <w14:textOutline w14:w="5791" w14:cap="flat" w14:cmpd="sng">
              <w14:solidFill>
                <w14:srgbClr w14:val="000000"/>
              </w14:solidFill>
              <w14:prstDash w14:val="solid"/>
              <w14:miter w14:val="0"/>
            </w14:textOutline>
          </w:rPr>
          <w:delText>准</w:delText>
        </w:r>
      </w:del>
    </w:p>
    <w:p w14:paraId="2158BEFE">
      <w:pPr>
        <w:spacing w:line="283" w:lineRule="auto"/>
        <w:ind w:firstLine="420" w:firstLineChars="200"/>
        <w:rPr>
          <w:del w:id="1135" w:author="随遇而安" w:date="2023-08-12T10:20:26Z"/>
          <w:rFonts w:hint="eastAsia" w:ascii="仿宋" w:hAnsi="仿宋" w:eastAsia="仿宋" w:cs="仿宋"/>
          <w:sz w:val="21"/>
          <w:rPrChange w:id="1136" w:author="随遇而安" w:date="2023-08-12T09:27:04Z">
            <w:rPr>
              <w:del w:id="1137" w:author="随遇而安" w:date="2023-08-12T10:20:26Z"/>
              <w:rFonts w:hint="eastAsia" w:ascii="宋体" w:hAnsi="宋体" w:eastAsia="宋体" w:cs="宋体"/>
              <w:sz w:val="21"/>
            </w:rPr>
          </w:rPrChange>
        </w:rPr>
        <w:pPrChange w:id="1134" w:author="随遇而安" w:date="2023-08-12T09:17:42Z">
          <w:pPr>
            <w:spacing w:line="283" w:lineRule="auto"/>
          </w:pPr>
        </w:pPrChange>
      </w:pPr>
    </w:p>
    <w:p w14:paraId="79911951">
      <w:pPr>
        <w:spacing w:line="283" w:lineRule="auto"/>
        <w:ind w:firstLine="420" w:firstLineChars="200"/>
        <w:rPr>
          <w:del w:id="1139" w:author="随遇而安" w:date="2023-08-12T10:20:26Z"/>
          <w:rFonts w:hint="eastAsia" w:ascii="仿宋" w:hAnsi="仿宋" w:eastAsia="仿宋" w:cs="仿宋"/>
          <w:sz w:val="21"/>
          <w:rPrChange w:id="1140" w:author="随遇而安" w:date="2023-08-12T09:27:04Z">
            <w:rPr>
              <w:del w:id="1141" w:author="随遇而安" w:date="2023-08-12T10:20:26Z"/>
              <w:rFonts w:hint="eastAsia" w:ascii="宋体" w:hAnsi="宋体" w:eastAsia="宋体" w:cs="宋体"/>
              <w:sz w:val="21"/>
            </w:rPr>
          </w:rPrChange>
        </w:rPr>
        <w:pPrChange w:id="1138" w:author="随遇而安" w:date="2023-08-12T09:17:42Z">
          <w:pPr>
            <w:spacing w:line="283" w:lineRule="auto"/>
          </w:pPr>
        </w:pPrChange>
      </w:pPr>
    </w:p>
    <w:p w14:paraId="4A4D2922">
      <w:pPr>
        <w:spacing w:line="284" w:lineRule="auto"/>
        <w:ind w:firstLine="420" w:firstLineChars="200"/>
        <w:rPr>
          <w:del w:id="1143" w:author="随遇而安" w:date="2023-08-12T10:20:26Z"/>
          <w:rFonts w:hint="eastAsia" w:ascii="仿宋" w:hAnsi="仿宋" w:eastAsia="仿宋" w:cs="仿宋"/>
          <w:sz w:val="21"/>
          <w:rPrChange w:id="1144" w:author="随遇而安" w:date="2023-08-12T09:27:04Z">
            <w:rPr>
              <w:del w:id="1145" w:author="随遇而安" w:date="2023-08-12T10:20:26Z"/>
              <w:rFonts w:hint="eastAsia" w:ascii="宋体" w:hAnsi="宋体" w:eastAsia="宋体" w:cs="宋体"/>
              <w:sz w:val="21"/>
            </w:rPr>
          </w:rPrChange>
        </w:rPr>
        <w:pPrChange w:id="1142" w:author="随遇而安" w:date="2023-08-12T09:17:42Z">
          <w:pPr>
            <w:spacing w:line="284" w:lineRule="auto"/>
          </w:pPr>
        </w:pPrChange>
      </w:pPr>
    </w:p>
    <w:p w14:paraId="1DAE3EE4">
      <w:pPr>
        <w:pStyle w:val="2"/>
        <w:spacing w:before="78" w:line="218" w:lineRule="auto"/>
        <w:ind w:firstLine="440" w:firstLineChars="200"/>
        <w:jc w:val="right"/>
        <w:rPr>
          <w:del w:id="1147" w:author="随遇而安" w:date="2023-08-12T10:20:26Z"/>
          <w:rFonts w:hint="eastAsia" w:ascii="仿宋" w:hAnsi="仿宋" w:eastAsia="仿宋" w:cs="仿宋"/>
          <w:sz w:val="24"/>
          <w:szCs w:val="24"/>
          <w:rPrChange w:id="1148" w:author="随遇而安" w:date="2023-08-12T09:27:04Z">
            <w:rPr>
              <w:del w:id="1149" w:author="随遇而安" w:date="2023-08-12T10:20:26Z"/>
              <w:rFonts w:hint="eastAsia" w:ascii="宋体" w:hAnsi="宋体" w:eastAsia="宋体" w:cs="宋体"/>
              <w:sz w:val="24"/>
              <w:szCs w:val="24"/>
            </w:rPr>
          </w:rPrChange>
        </w:rPr>
        <w:pPrChange w:id="1146" w:author="随遇而安" w:date="2023-08-12T09:17:42Z">
          <w:pPr>
            <w:pStyle w:val="2"/>
            <w:spacing w:before="78" w:line="218" w:lineRule="auto"/>
            <w:jc w:val="right"/>
          </w:pPr>
        </w:pPrChange>
      </w:pPr>
      <w:del w:id="1150" w:author="随遇而安" w:date="2023-08-12T10:20:26Z">
        <w:r>
          <w:rPr>
            <w:rFonts w:hint="eastAsia" w:ascii="仿宋" w:hAnsi="仿宋" w:eastAsia="仿宋" w:cs="仿宋"/>
            <w:spacing w:val="-10"/>
            <w:sz w:val="24"/>
            <w:szCs w:val="24"/>
            <w:rPrChange w:id="1151" w:author="随遇而安" w:date="2023-08-12T09:27:04Z">
              <w:rPr>
                <w:rFonts w:hint="eastAsia" w:ascii="宋体" w:hAnsi="宋体" w:eastAsia="宋体" w:cs="宋体"/>
                <w:spacing w:val="-10"/>
                <w:sz w:val="24"/>
                <w:szCs w:val="24"/>
              </w:rPr>
            </w:rPrChange>
          </w:rPr>
          <w:delText>制度编号：</w:delText>
        </w:r>
      </w:del>
      <w:del w:id="1152" w:author="随遇而安" w:date="2023-08-12T10:20:26Z">
        <w:r>
          <w:rPr>
            <w:rFonts w:hint="eastAsia" w:ascii="仿宋" w:hAnsi="仿宋" w:eastAsia="仿宋" w:cs="仿宋"/>
            <w:spacing w:val="61"/>
            <w:sz w:val="24"/>
            <w:szCs w:val="24"/>
            <w:rPrChange w:id="1153" w:author="随遇而安" w:date="2023-08-12T09:27:04Z">
              <w:rPr>
                <w:rFonts w:hint="eastAsia" w:ascii="宋体" w:hAnsi="宋体" w:eastAsia="宋体" w:cs="宋体"/>
                <w:spacing w:val="61"/>
                <w:sz w:val="24"/>
                <w:szCs w:val="24"/>
              </w:rPr>
            </w:rPrChange>
          </w:rPr>
          <w:delText xml:space="preserve"> </w:delText>
        </w:r>
      </w:del>
      <w:del w:id="1154" w:author="随遇而安" w:date="2023-08-12T10:20:26Z">
        <w:r>
          <w:rPr>
            <w:rFonts w:hint="eastAsia" w:ascii="仿宋" w:hAnsi="仿宋" w:eastAsia="仿宋" w:cs="仿宋"/>
            <w:spacing w:val="-10"/>
            <w:sz w:val="24"/>
            <w:szCs w:val="24"/>
            <w:rPrChange w:id="1155" w:author="随遇而安" w:date="2023-08-12T09:27:04Z">
              <w:rPr>
                <w:rFonts w:hint="eastAsia" w:ascii="宋体" w:hAnsi="宋体" w:eastAsia="宋体" w:cs="宋体"/>
                <w:spacing w:val="-10"/>
                <w:sz w:val="24"/>
                <w:szCs w:val="24"/>
              </w:rPr>
            </w:rPrChange>
          </w:rPr>
          <w:delText>HWAH.06.2021.0</w:delText>
        </w:r>
      </w:del>
    </w:p>
    <w:p w14:paraId="2AD20B44">
      <w:pPr>
        <w:spacing w:before="41" w:line="40" w:lineRule="exact"/>
        <w:ind w:firstLine="420" w:firstLineChars="200"/>
        <w:rPr>
          <w:del w:id="1157" w:author="随遇而安" w:date="2023-08-12T10:20:26Z"/>
          <w:rFonts w:hint="eastAsia" w:ascii="仿宋" w:hAnsi="仿宋" w:eastAsia="仿宋" w:cs="仿宋"/>
          <w:rPrChange w:id="1158" w:author="随遇而安" w:date="2023-08-12T09:27:04Z">
            <w:rPr>
              <w:del w:id="1159" w:author="随遇而安" w:date="2023-08-12T10:20:26Z"/>
              <w:rFonts w:hint="eastAsia" w:ascii="宋体" w:hAnsi="宋体" w:eastAsia="宋体" w:cs="宋体"/>
            </w:rPr>
          </w:rPrChange>
        </w:rPr>
        <w:pPrChange w:id="1156" w:author="随遇而安" w:date="2023-08-12T09:17:42Z">
          <w:pPr>
            <w:spacing w:before="41" w:line="40" w:lineRule="exact"/>
            <w:ind w:firstLine="97"/>
          </w:pPr>
        </w:pPrChange>
      </w:pPr>
      <w:del w:id="1160" w:author="随遇而安" w:date="2023-08-12T10:20:26Z"/>
      <w:del w:id="1162" w:author="随遇而安" w:date="2023-08-12T10:20:26Z"/>
      <w:del w:id="1164" w:author="随遇而安" w:date="2023-08-12T10:20:26Z"/>
      <w:del w:id="1166" w:author="随遇而安" w:date="2023-08-12T10:20:26Z">
        <w:r>
          <w:rPr>
            <w:rFonts w:hint="eastAsia" w:ascii="仿宋" w:hAnsi="仿宋" w:eastAsia="仿宋" w:cs="仿宋"/>
            <w:rPrChange w:id="1169" w:author="随遇而安" w:date="2023-08-12T09:27:04Z">
              <w:rPr>
                <w:rFonts w:hint="eastAsia" w:ascii="宋体" w:hAnsi="宋体" w:eastAsia="宋体" w:cs="宋体"/>
              </w:rPr>
            </w:rPrChange>
          </w:rPr>
          <w:pict>
            <v:shape id="_x0000_s1026" o:spid="_x0000_s1026" style="height:2pt;width:450.05pt;" filled="f" stroked="t" coordsize="9000,40" path="m0,20l9000,20e">
              <v:fill on="f" focussize="0,0"/>
              <v:stroke weight="2pt" color="#000000" miterlimit="10"/>
              <v:imagedata o:title=""/>
              <o:lock v:ext="edit"/>
              <w10:wrap type="none"/>
              <w10:anchorlock/>
            </v:shape>
          </w:pict>
        </w:r>
      </w:del>
      <w:del w:id="1170" w:author="随遇而安" w:date="2023-08-12T10:20:26Z"/>
    </w:p>
    <w:p w14:paraId="24E97064">
      <w:pPr>
        <w:spacing w:line="269" w:lineRule="auto"/>
        <w:ind w:firstLine="420" w:firstLineChars="200"/>
        <w:rPr>
          <w:del w:id="1173" w:author="随遇而安" w:date="2023-08-12T10:20:26Z"/>
          <w:rFonts w:hint="eastAsia" w:ascii="仿宋" w:hAnsi="仿宋" w:eastAsia="仿宋" w:cs="仿宋"/>
          <w:sz w:val="21"/>
          <w:rPrChange w:id="1174" w:author="随遇而安" w:date="2023-08-12T09:27:04Z">
            <w:rPr>
              <w:del w:id="1175" w:author="随遇而安" w:date="2023-08-12T10:20:26Z"/>
              <w:rFonts w:hint="eastAsia" w:ascii="宋体" w:hAnsi="宋体" w:eastAsia="宋体" w:cs="宋体"/>
              <w:sz w:val="21"/>
            </w:rPr>
          </w:rPrChange>
        </w:rPr>
        <w:pPrChange w:id="1172" w:author="随遇而安" w:date="2023-08-12T09:17:42Z">
          <w:pPr>
            <w:spacing w:line="269" w:lineRule="auto"/>
          </w:pPr>
        </w:pPrChange>
      </w:pPr>
    </w:p>
    <w:p w14:paraId="1DD25191">
      <w:pPr>
        <w:spacing w:line="269" w:lineRule="auto"/>
        <w:ind w:firstLine="420" w:firstLineChars="200"/>
        <w:rPr>
          <w:del w:id="1177" w:author="随遇而安" w:date="2023-08-12T10:20:26Z"/>
          <w:rFonts w:hint="eastAsia" w:ascii="仿宋" w:hAnsi="仿宋" w:eastAsia="仿宋" w:cs="仿宋"/>
          <w:sz w:val="21"/>
          <w:rPrChange w:id="1178" w:author="随遇而安" w:date="2023-08-12T09:27:04Z">
            <w:rPr>
              <w:del w:id="1179" w:author="随遇而安" w:date="2023-08-12T10:20:26Z"/>
              <w:rFonts w:hint="eastAsia" w:ascii="宋体" w:hAnsi="宋体" w:eastAsia="宋体" w:cs="宋体"/>
              <w:sz w:val="21"/>
            </w:rPr>
          </w:rPrChange>
        </w:rPr>
        <w:pPrChange w:id="1176" w:author="随遇而安" w:date="2023-08-12T09:17:42Z">
          <w:pPr>
            <w:spacing w:line="269" w:lineRule="auto"/>
          </w:pPr>
        </w:pPrChange>
      </w:pPr>
    </w:p>
    <w:p w14:paraId="6DB4A633">
      <w:pPr>
        <w:spacing w:line="269" w:lineRule="auto"/>
        <w:ind w:firstLine="420" w:firstLineChars="200"/>
        <w:rPr>
          <w:del w:id="1181" w:author="随遇而安" w:date="2023-08-12T10:20:26Z"/>
          <w:rFonts w:hint="eastAsia" w:ascii="仿宋" w:hAnsi="仿宋" w:eastAsia="仿宋" w:cs="仿宋"/>
          <w:sz w:val="21"/>
          <w:rPrChange w:id="1182" w:author="随遇而安" w:date="2023-08-12T09:27:04Z">
            <w:rPr>
              <w:del w:id="1183" w:author="随遇而安" w:date="2023-08-12T10:20:26Z"/>
              <w:rFonts w:hint="eastAsia" w:ascii="宋体" w:hAnsi="宋体" w:eastAsia="宋体" w:cs="宋体"/>
              <w:sz w:val="21"/>
            </w:rPr>
          </w:rPrChange>
        </w:rPr>
        <w:pPrChange w:id="1180" w:author="随遇而安" w:date="2023-08-12T09:17:42Z">
          <w:pPr>
            <w:spacing w:line="269" w:lineRule="auto"/>
          </w:pPr>
        </w:pPrChange>
      </w:pPr>
    </w:p>
    <w:p w14:paraId="13D0BADE">
      <w:pPr>
        <w:spacing w:line="270" w:lineRule="auto"/>
        <w:ind w:firstLine="420" w:firstLineChars="200"/>
        <w:rPr>
          <w:del w:id="1185" w:author="随遇而安" w:date="2023-08-12T10:20:26Z"/>
          <w:rFonts w:hint="eastAsia" w:ascii="仿宋" w:hAnsi="仿宋" w:eastAsia="仿宋" w:cs="仿宋"/>
          <w:sz w:val="21"/>
          <w:rPrChange w:id="1186" w:author="随遇而安" w:date="2023-08-12T09:27:04Z">
            <w:rPr>
              <w:del w:id="1187" w:author="随遇而安" w:date="2023-08-12T10:20:26Z"/>
              <w:rFonts w:hint="eastAsia" w:ascii="宋体" w:hAnsi="宋体" w:eastAsia="宋体" w:cs="宋体"/>
              <w:sz w:val="21"/>
            </w:rPr>
          </w:rPrChange>
        </w:rPr>
        <w:pPrChange w:id="1184" w:author="随遇而安" w:date="2023-08-12T09:17:42Z">
          <w:pPr>
            <w:spacing w:line="270" w:lineRule="auto"/>
          </w:pPr>
        </w:pPrChange>
      </w:pPr>
    </w:p>
    <w:p w14:paraId="23F0C190">
      <w:pPr>
        <w:spacing w:line="270" w:lineRule="auto"/>
        <w:ind w:firstLine="420" w:firstLineChars="200"/>
        <w:rPr>
          <w:del w:id="1189" w:author="随遇而安" w:date="2023-08-12T10:20:26Z"/>
          <w:rFonts w:hint="eastAsia" w:ascii="仿宋" w:hAnsi="仿宋" w:eastAsia="仿宋" w:cs="仿宋"/>
          <w:sz w:val="21"/>
          <w:rPrChange w:id="1190" w:author="随遇而安" w:date="2023-08-12T09:27:04Z">
            <w:rPr>
              <w:del w:id="1191" w:author="随遇而安" w:date="2023-08-12T10:20:26Z"/>
              <w:rFonts w:hint="eastAsia" w:ascii="宋体" w:hAnsi="宋体" w:eastAsia="宋体" w:cs="宋体"/>
              <w:sz w:val="21"/>
            </w:rPr>
          </w:rPrChange>
        </w:rPr>
        <w:pPrChange w:id="1188" w:author="随遇而安" w:date="2023-08-12T09:17:42Z">
          <w:pPr>
            <w:spacing w:line="270" w:lineRule="auto"/>
          </w:pPr>
        </w:pPrChange>
      </w:pPr>
    </w:p>
    <w:p w14:paraId="49C3A531">
      <w:pPr>
        <w:spacing w:line="270" w:lineRule="auto"/>
        <w:ind w:firstLine="420" w:firstLineChars="200"/>
        <w:rPr>
          <w:del w:id="1193" w:author="随遇而安" w:date="2023-08-12T10:20:26Z"/>
          <w:rFonts w:hint="eastAsia" w:ascii="仿宋" w:hAnsi="仿宋" w:eastAsia="仿宋" w:cs="仿宋"/>
          <w:sz w:val="21"/>
          <w:rPrChange w:id="1194" w:author="随遇而安" w:date="2023-08-12T09:27:04Z">
            <w:rPr>
              <w:del w:id="1195" w:author="随遇而安" w:date="2023-08-12T10:20:26Z"/>
              <w:rFonts w:hint="eastAsia" w:ascii="宋体" w:hAnsi="宋体" w:eastAsia="宋体" w:cs="宋体"/>
              <w:sz w:val="21"/>
            </w:rPr>
          </w:rPrChange>
        </w:rPr>
        <w:pPrChange w:id="1192" w:author="随遇而安" w:date="2023-08-12T09:17:42Z">
          <w:pPr>
            <w:spacing w:line="270" w:lineRule="auto"/>
          </w:pPr>
        </w:pPrChange>
      </w:pPr>
    </w:p>
    <w:p w14:paraId="127E86E1">
      <w:pPr>
        <w:spacing w:line="270" w:lineRule="auto"/>
        <w:ind w:firstLine="420" w:firstLineChars="200"/>
        <w:rPr>
          <w:del w:id="1197" w:author="随遇而安" w:date="2023-08-12T10:20:26Z"/>
          <w:rFonts w:hint="eastAsia" w:ascii="仿宋" w:hAnsi="仿宋" w:eastAsia="仿宋" w:cs="仿宋"/>
          <w:sz w:val="21"/>
          <w:rPrChange w:id="1198" w:author="随遇而安" w:date="2023-08-12T09:27:04Z">
            <w:rPr>
              <w:del w:id="1199" w:author="随遇而安" w:date="2023-08-12T10:20:26Z"/>
              <w:rFonts w:hint="eastAsia" w:ascii="宋体" w:hAnsi="宋体" w:eastAsia="宋体" w:cs="宋体"/>
              <w:sz w:val="21"/>
            </w:rPr>
          </w:rPrChange>
        </w:rPr>
        <w:pPrChange w:id="1196" w:author="随遇而安" w:date="2023-08-12T09:17:42Z">
          <w:pPr>
            <w:spacing w:line="270" w:lineRule="auto"/>
          </w:pPr>
        </w:pPrChange>
      </w:pPr>
    </w:p>
    <w:p w14:paraId="3C3851E9">
      <w:pPr>
        <w:pStyle w:val="2"/>
        <w:spacing w:before="169" w:line="219" w:lineRule="auto"/>
        <w:ind w:left="0" w:firstLine="1024" w:firstLineChars="200"/>
        <w:rPr>
          <w:del w:id="1201" w:author="随遇而安" w:date="2023-08-12T10:20:26Z"/>
          <w:rFonts w:hint="eastAsia" w:ascii="仿宋" w:hAnsi="仿宋" w:eastAsia="仿宋" w:cs="仿宋"/>
          <w:rPrChange w:id="1202" w:author="随遇而安" w:date="2023-08-12T09:27:04Z">
            <w:rPr>
              <w:del w:id="1203" w:author="随遇而安" w:date="2023-08-12T10:20:26Z"/>
              <w:rFonts w:hint="eastAsia" w:ascii="宋体" w:hAnsi="宋体" w:eastAsia="宋体" w:cs="宋体"/>
            </w:rPr>
          </w:rPrChange>
        </w:rPr>
        <w:pPrChange w:id="1200" w:author="随遇而安" w:date="2023-08-12T09:17:42Z">
          <w:pPr>
            <w:pStyle w:val="2"/>
            <w:spacing w:before="169" w:line="219" w:lineRule="auto"/>
            <w:ind w:left="2516"/>
          </w:pPr>
        </w:pPrChange>
      </w:pPr>
      <w:del w:id="1204" w:author="随遇而安" w:date="2023-08-12T10:20:26Z">
        <w:r>
          <w:rPr>
            <w:rFonts w:hint="eastAsia" w:ascii="仿宋" w:hAnsi="仿宋" w:eastAsia="仿宋" w:cs="仿宋"/>
            <w:spacing w:val="-4"/>
            <w:rPrChange w:id="1205" w:author="随遇而安" w:date="2023-08-12T09:27:04Z">
              <w:rPr>
                <w:rFonts w:hint="eastAsia" w:ascii="宋体" w:hAnsi="宋体" w:eastAsia="宋体" w:cs="宋体"/>
                <w:spacing w:val="-4"/>
              </w:rPr>
            </w:rPrChange>
          </w:rPr>
          <w:delText>事故事件管理制度</w:delText>
        </w:r>
      </w:del>
    </w:p>
    <w:p w14:paraId="1F0C9826">
      <w:pPr>
        <w:spacing w:before="2"/>
        <w:ind w:firstLine="420" w:firstLineChars="200"/>
        <w:rPr>
          <w:del w:id="1207" w:author="随遇而安" w:date="2023-08-12T10:20:26Z"/>
          <w:rFonts w:hint="eastAsia" w:ascii="仿宋" w:hAnsi="仿宋" w:eastAsia="仿宋" w:cs="仿宋"/>
          <w:rPrChange w:id="1208" w:author="随遇而安" w:date="2023-08-12T09:27:04Z">
            <w:rPr>
              <w:del w:id="1209" w:author="随遇而安" w:date="2023-08-12T10:20:26Z"/>
              <w:rFonts w:hint="eastAsia" w:ascii="宋体" w:hAnsi="宋体" w:eastAsia="宋体" w:cs="宋体"/>
            </w:rPr>
          </w:rPrChange>
        </w:rPr>
        <w:pPrChange w:id="1206" w:author="随遇而安" w:date="2023-08-12T09:17:42Z">
          <w:pPr>
            <w:spacing w:before="2"/>
          </w:pPr>
        </w:pPrChange>
      </w:pPr>
    </w:p>
    <w:p w14:paraId="40565B31">
      <w:pPr>
        <w:spacing w:before="2"/>
        <w:ind w:firstLine="420" w:firstLineChars="200"/>
        <w:rPr>
          <w:del w:id="1211" w:author="随遇而安" w:date="2023-08-12T10:20:26Z"/>
          <w:rFonts w:hint="eastAsia" w:ascii="仿宋" w:hAnsi="仿宋" w:eastAsia="仿宋" w:cs="仿宋"/>
          <w:rPrChange w:id="1212" w:author="随遇而安" w:date="2023-08-12T09:27:04Z">
            <w:rPr>
              <w:del w:id="1213" w:author="随遇而安" w:date="2023-08-12T10:20:26Z"/>
              <w:rFonts w:hint="eastAsia" w:ascii="宋体" w:hAnsi="宋体" w:eastAsia="宋体" w:cs="宋体"/>
            </w:rPr>
          </w:rPrChange>
        </w:rPr>
        <w:pPrChange w:id="1210" w:author="随遇而安" w:date="2023-08-12T09:17:42Z">
          <w:pPr>
            <w:spacing w:before="2"/>
          </w:pPr>
        </w:pPrChange>
      </w:pPr>
    </w:p>
    <w:p w14:paraId="0DE951C9">
      <w:pPr>
        <w:spacing w:before="2"/>
        <w:ind w:firstLine="420" w:firstLineChars="200"/>
        <w:rPr>
          <w:del w:id="1215" w:author="随遇而安" w:date="2023-08-12T10:20:26Z"/>
          <w:rFonts w:hint="eastAsia" w:ascii="仿宋" w:hAnsi="仿宋" w:eastAsia="仿宋" w:cs="仿宋"/>
          <w:rPrChange w:id="1216" w:author="随遇而安" w:date="2023-08-12T09:27:04Z">
            <w:rPr>
              <w:del w:id="1217" w:author="随遇而安" w:date="2023-08-12T10:20:26Z"/>
              <w:rFonts w:hint="eastAsia" w:ascii="宋体" w:hAnsi="宋体" w:eastAsia="宋体" w:cs="宋体"/>
            </w:rPr>
          </w:rPrChange>
        </w:rPr>
        <w:pPrChange w:id="1214" w:author="随遇而安" w:date="2023-08-12T09:17:42Z">
          <w:pPr>
            <w:spacing w:before="2"/>
          </w:pPr>
        </w:pPrChange>
      </w:pPr>
    </w:p>
    <w:p w14:paraId="7EA98216">
      <w:pPr>
        <w:spacing w:before="2"/>
        <w:ind w:firstLine="420" w:firstLineChars="200"/>
        <w:rPr>
          <w:del w:id="1219" w:author="随遇而安" w:date="2023-08-12T10:20:26Z"/>
          <w:rFonts w:hint="eastAsia" w:ascii="仿宋" w:hAnsi="仿宋" w:eastAsia="仿宋" w:cs="仿宋"/>
          <w:rPrChange w:id="1220" w:author="随遇而安" w:date="2023-08-12T09:27:04Z">
            <w:rPr>
              <w:del w:id="1221" w:author="随遇而安" w:date="2023-08-12T10:20:26Z"/>
              <w:rFonts w:hint="eastAsia" w:ascii="宋体" w:hAnsi="宋体" w:eastAsia="宋体" w:cs="宋体"/>
            </w:rPr>
          </w:rPrChange>
        </w:rPr>
        <w:pPrChange w:id="1218" w:author="随遇而安" w:date="2023-08-12T09:17:42Z">
          <w:pPr>
            <w:spacing w:before="2"/>
          </w:pPr>
        </w:pPrChange>
      </w:pPr>
    </w:p>
    <w:p w14:paraId="1A87221D">
      <w:pPr>
        <w:spacing w:before="2"/>
        <w:ind w:firstLine="420" w:firstLineChars="200"/>
        <w:rPr>
          <w:del w:id="1223" w:author="随遇而安" w:date="2023-08-12T10:20:26Z"/>
          <w:rFonts w:hint="eastAsia" w:ascii="仿宋" w:hAnsi="仿宋" w:eastAsia="仿宋" w:cs="仿宋"/>
          <w:rPrChange w:id="1224" w:author="随遇而安" w:date="2023-08-12T09:27:04Z">
            <w:rPr>
              <w:del w:id="1225" w:author="随遇而安" w:date="2023-08-12T10:20:26Z"/>
              <w:rFonts w:hint="eastAsia" w:ascii="宋体" w:hAnsi="宋体" w:eastAsia="宋体" w:cs="宋体"/>
            </w:rPr>
          </w:rPrChange>
        </w:rPr>
        <w:pPrChange w:id="1222" w:author="随遇而安" w:date="2023-08-12T09:17:42Z">
          <w:pPr>
            <w:spacing w:before="2"/>
          </w:pPr>
        </w:pPrChange>
      </w:pPr>
    </w:p>
    <w:p w14:paraId="6CB62228">
      <w:pPr>
        <w:spacing w:before="2"/>
        <w:ind w:firstLine="420" w:firstLineChars="200"/>
        <w:rPr>
          <w:del w:id="1227" w:author="随遇而安" w:date="2023-08-12T10:20:26Z"/>
          <w:rFonts w:hint="eastAsia" w:ascii="仿宋" w:hAnsi="仿宋" w:eastAsia="仿宋" w:cs="仿宋"/>
          <w:rPrChange w:id="1228" w:author="随遇而安" w:date="2023-08-12T09:27:04Z">
            <w:rPr>
              <w:del w:id="1229" w:author="随遇而安" w:date="2023-08-12T10:20:26Z"/>
              <w:rFonts w:hint="eastAsia" w:ascii="宋体" w:hAnsi="宋体" w:eastAsia="宋体" w:cs="宋体"/>
            </w:rPr>
          </w:rPrChange>
        </w:rPr>
        <w:pPrChange w:id="1226" w:author="随遇而安" w:date="2023-08-12T09:17:42Z">
          <w:pPr>
            <w:spacing w:before="2"/>
          </w:pPr>
        </w:pPrChange>
      </w:pPr>
    </w:p>
    <w:p w14:paraId="55F2493B">
      <w:pPr>
        <w:spacing w:before="2"/>
        <w:ind w:firstLine="420" w:firstLineChars="200"/>
        <w:rPr>
          <w:del w:id="1231" w:author="随遇而安" w:date="2023-08-12T10:20:26Z"/>
          <w:rFonts w:hint="eastAsia" w:ascii="仿宋" w:hAnsi="仿宋" w:eastAsia="仿宋" w:cs="仿宋"/>
          <w:rPrChange w:id="1232" w:author="随遇而安" w:date="2023-08-12T09:27:04Z">
            <w:rPr>
              <w:del w:id="1233" w:author="随遇而安" w:date="2023-08-12T10:20:26Z"/>
              <w:rFonts w:hint="eastAsia" w:ascii="宋体" w:hAnsi="宋体" w:eastAsia="宋体" w:cs="宋体"/>
            </w:rPr>
          </w:rPrChange>
        </w:rPr>
        <w:pPrChange w:id="1230" w:author="随遇而安" w:date="2023-08-12T09:17:42Z">
          <w:pPr>
            <w:spacing w:before="2"/>
          </w:pPr>
        </w:pPrChange>
      </w:pPr>
    </w:p>
    <w:p w14:paraId="1237F528">
      <w:pPr>
        <w:spacing w:before="1"/>
        <w:ind w:firstLine="420" w:firstLineChars="200"/>
        <w:rPr>
          <w:del w:id="1235" w:author="随遇而安" w:date="2023-08-12T10:20:26Z"/>
          <w:rFonts w:hint="eastAsia" w:ascii="仿宋" w:hAnsi="仿宋" w:eastAsia="仿宋" w:cs="仿宋"/>
          <w:rPrChange w:id="1236" w:author="随遇而安" w:date="2023-08-12T09:27:04Z">
            <w:rPr>
              <w:del w:id="1237" w:author="随遇而安" w:date="2023-08-12T10:20:26Z"/>
              <w:rFonts w:hint="eastAsia" w:ascii="宋体" w:hAnsi="宋体" w:eastAsia="宋体" w:cs="宋体"/>
            </w:rPr>
          </w:rPrChange>
        </w:rPr>
        <w:pPrChange w:id="1234" w:author="随遇而安" w:date="2023-08-12T09:17:42Z">
          <w:pPr>
            <w:spacing w:before="1"/>
          </w:pPr>
        </w:pPrChange>
      </w:pPr>
    </w:p>
    <w:p w14:paraId="73C574F7">
      <w:pPr>
        <w:spacing w:before="1"/>
        <w:ind w:firstLine="420" w:firstLineChars="200"/>
        <w:rPr>
          <w:del w:id="1239" w:author="随遇而安" w:date="2023-08-12T10:20:26Z"/>
          <w:rFonts w:hint="eastAsia" w:ascii="仿宋" w:hAnsi="仿宋" w:eastAsia="仿宋" w:cs="仿宋"/>
          <w:rPrChange w:id="1240" w:author="随遇而安" w:date="2023-08-12T09:27:04Z">
            <w:rPr>
              <w:del w:id="1241" w:author="随遇而安" w:date="2023-08-12T10:20:26Z"/>
              <w:rFonts w:hint="eastAsia" w:ascii="宋体" w:hAnsi="宋体" w:eastAsia="宋体" w:cs="宋体"/>
            </w:rPr>
          </w:rPrChange>
        </w:rPr>
        <w:pPrChange w:id="1238" w:author="随遇而安" w:date="2023-08-12T09:17:42Z">
          <w:pPr>
            <w:spacing w:before="1"/>
          </w:pPr>
        </w:pPrChange>
      </w:pPr>
    </w:p>
    <w:p w14:paraId="53804059">
      <w:pPr>
        <w:spacing w:before="1"/>
        <w:ind w:firstLine="420" w:firstLineChars="200"/>
        <w:rPr>
          <w:del w:id="1243" w:author="随遇而安" w:date="2023-08-12T10:20:26Z"/>
          <w:rFonts w:hint="eastAsia" w:ascii="仿宋" w:hAnsi="仿宋" w:eastAsia="仿宋" w:cs="仿宋"/>
          <w:rPrChange w:id="1244" w:author="随遇而安" w:date="2023-08-12T09:27:04Z">
            <w:rPr>
              <w:del w:id="1245" w:author="随遇而安" w:date="2023-08-12T10:20:26Z"/>
              <w:rFonts w:hint="eastAsia" w:ascii="宋体" w:hAnsi="宋体" w:eastAsia="宋体" w:cs="宋体"/>
            </w:rPr>
          </w:rPrChange>
        </w:rPr>
        <w:pPrChange w:id="1242" w:author="随遇而安" w:date="2023-08-12T09:17:42Z">
          <w:pPr>
            <w:spacing w:before="1"/>
          </w:pPr>
        </w:pPrChange>
      </w:pPr>
    </w:p>
    <w:p w14:paraId="03AA1A0D">
      <w:pPr>
        <w:spacing w:before="1"/>
        <w:ind w:firstLine="420" w:firstLineChars="200"/>
        <w:rPr>
          <w:del w:id="1247" w:author="随遇而安" w:date="2023-08-12T10:20:26Z"/>
          <w:rFonts w:hint="eastAsia" w:ascii="仿宋" w:hAnsi="仿宋" w:eastAsia="仿宋" w:cs="仿宋"/>
          <w:rPrChange w:id="1248" w:author="随遇而安" w:date="2023-08-12T09:27:04Z">
            <w:rPr>
              <w:del w:id="1249" w:author="随遇而安" w:date="2023-08-12T10:20:26Z"/>
              <w:rFonts w:hint="eastAsia" w:ascii="宋体" w:hAnsi="宋体" w:eastAsia="宋体" w:cs="宋体"/>
            </w:rPr>
          </w:rPrChange>
        </w:rPr>
        <w:pPrChange w:id="1246" w:author="随遇而安" w:date="2023-08-12T09:17:42Z">
          <w:pPr>
            <w:spacing w:before="1"/>
          </w:pPr>
        </w:pPrChange>
      </w:pPr>
    </w:p>
    <w:p w14:paraId="049241E3">
      <w:pPr>
        <w:spacing w:before="1"/>
        <w:ind w:firstLine="420" w:firstLineChars="200"/>
        <w:rPr>
          <w:del w:id="1251" w:author="随遇而安" w:date="2023-08-12T10:20:26Z"/>
          <w:rFonts w:hint="eastAsia" w:ascii="仿宋" w:hAnsi="仿宋" w:eastAsia="仿宋" w:cs="仿宋"/>
          <w:rPrChange w:id="1252" w:author="随遇而安" w:date="2023-08-12T09:27:04Z">
            <w:rPr>
              <w:del w:id="1253" w:author="随遇而安" w:date="2023-08-12T10:20:26Z"/>
              <w:rFonts w:hint="eastAsia" w:ascii="宋体" w:hAnsi="宋体" w:eastAsia="宋体" w:cs="宋体"/>
            </w:rPr>
          </w:rPrChange>
        </w:rPr>
        <w:pPrChange w:id="1250" w:author="随遇而安" w:date="2023-08-12T09:17:42Z">
          <w:pPr>
            <w:spacing w:before="1"/>
          </w:pPr>
        </w:pPrChange>
      </w:pPr>
    </w:p>
    <w:p w14:paraId="3264C726">
      <w:pPr>
        <w:spacing w:before="1"/>
        <w:ind w:firstLine="420" w:firstLineChars="200"/>
        <w:rPr>
          <w:del w:id="1255" w:author="随遇而安" w:date="2023-08-12T10:20:26Z"/>
          <w:rFonts w:hint="eastAsia" w:ascii="仿宋" w:hAnsi="仿宋" w:eastAsia="仿宋" w:cs="仿宋"/>
          <w:rPrChange w:id="1256" w:author="随遇而安" w:date="2023-08-12T09:27:04Z">
            <w:rPr>
              <w:del w:id="1257" w:author="随遇而安" w:date="2023-08-12T10:20:26Z"/>
              <w:rFonts w:hint="eastAsia" w:ascii="宋体" w:hAnsi="宋体" w:eastAsia="宋体" w:cs="宋体"/>
            </w:rPr>
          </w:rPrChange>
        </w:rPr>
        <w:pPrChange w:id="1254" w:author="随遇而安" w:date="2023-08-12T09:17:42Z">
          <w:pPr>
            <w:spacing w:before="1"/>
          </w:pPr>
        </w:pPrChange>
      </w:pPr>
    </w:p>
    <w:p w14:paraId="2DABB381">
      <w:pPr>
        <w:spacing w:before="1"/>
        <w:ind w:firstLine="420" w:firstLineChars="200"/>
        <w:rPr>
          <w:del w:id="1259" w:author="随遇而安" w:date="2023-08-12T10:20:26Z"/>
          <w:rFonts w:hint="eastAsia" w:ascii="仿宋" w:hAnsi="仿宋" w:eastAsia="仿宋" w:cs="仿宋"/>
          <w:rPrChange w:id="1260" w:author="随遇而安" w:date="2023-08-12T09:27:04Z">
            <w:rPr>
              <w:del w:id="1261" w:author="随遇而安" w:date="2023-08-12T10:20:26Z"/>
              <w:rFonts w:hint="eastAsia" w:ascii="宋体" w:hAnsi="宋体" w:eastAsia="宋体" w:cs="宋体"/>
            </w:rPr>
          </w:rPrChange>
        </w:rPr>
        <w:pPrChange w:id="1258" w:author="随遇而安" w:date="2023-08-12T09:17:42Z">
          <w:pPr>
            <w:spacing w:before="1"/>
          </w:pPr>
        </w:pPrChange>
      </w:pPr>
    </w:p>
    <w:p w14:paraId="4E2300F2">
      <w:pPr>
        <w:spacing w:before="1"/>
        <w:ind w:firstLine="420" w:firstLineChars="200"/>
        <w:rPr>
          <w:del w:id="1263" w:author="随遇而安" w:date="2023-08-12T10:20:26Z"/>
          <w:rFonts w:hint="eastAsia" w:ascii="仿宋" w:hAnsi="仿宋" w:eastAsia="仿宋" w:cs="仿宋"/>
          <w:rPrChange w:id="1264" w:author="随遇而安" w:date="2023-08-12T09:27:04Z">
            <w:rPr>
              <w:del w:id="1265" w:author="随遇而安" w:date="2023-08-12T10:20:26Z"/>
              <w:rFonts w:hint="eastAsia" w:ascii="宋体" w:hAnsi="宋体" w:eastAsia="宋体" w:cs="宋体"/>
            </w:rPr>
          </w:rPrChange>
        </w:rPr>
        <w:pPrChange w:id="1262" w:author="随遇而安" w:date="2023-08-12T09:17:42Z">
          <w:pPr>
            <w:spacing w:before="1"/>
          </w:pPr>
        </w:pPrChange>
      </w:pPr>
    </w:p>
    <w:p w14:paraId="30044EDF">
      <w:pPr>
        <w:spacing w:before="1"/>
        <w:ind w:firstLine="420" w:firstLineChars="200"/>
        <w:rPr>
          <w:del w:id="1267" w:author="随遇而安" w:date="2023-08-12T10:20:26Z"/>
          <w:rFonts w:hint="eastAsia" w:ascii="仿宋" w:hAnsi="仿宋" w:eastAsia="仿宋" w:cs="仿宋"/>
          <w:rPrChange w:id="1268" w:author="随遇而安" w:date="2023-08-12T09:27:04Z">
            <w:rPr>
              <w:del w:id="1269" w:author="随遇而安" w:date="2023-08-12T10:20:26Z"/>
              <w:rFonts w:hint="eastAsia" w:ascii="宋体" w:hAnsi="宋体" w:eastAsia="宋体" w:cs="宋体"/>
            </w:rPr>
          </w:rPrChange>
        </w:rPr>
        <w:pPrChange w:id="1266" w:author="随遇而安" w:date="2023-08-12T09:17:42Z">
          <w:pPr>
            <w:spacing w:before="1"/>
          </w:pPr>
        </w:pPrChange>
      </w:pPr>
    </w:p>
    <w:p w14:paraId="2101A11F">
      <w:pPr>
        <w:spacing w:before="1"/>
        <w:ind w:firstLine="420" w:firstLineChars="200"/>
        <w:rPr>
          <w:del w:id="1271" w:author="随遇而安" w:date="2023-08-12T10:20:26Z"/>
          <w:rFonts w:hint="eastAsia" w:ascii="仿宋" w:hAnsi="仿宋" w:eastAsia="仿宋" w:cs="仿宋"/>
          <w:rPrChange w:id="1272" w:author="随遇而安" w:date="2023-08-12T09:27:04Z">
            <w:rPr>
              <w:del w:id="1273" w:author="随遇而安" w:date="2023-08-12T10:20:26Z"/>
              <w:rFonts w:hint="eastAsia" w:ascii="宋体" w:hAnsi="宋体" w:eastAsia="宋体" w:cs="宋体"/>
            </w:rPr>
          </w:rPrChange>
        </w:rPr>
        <w:pPrChange w:id="1270" w:author="随遇而安" w:date="2023-08-12T09:17:42Z">
          <w:pPr>
            <w:spacing w:before="1"/>
          </w:pPr>
        </w:pPrChange>
      </w:pPr>
    </w:p>
    <w:p w14:paraId="54FF2156">
      <w:pPr>
        <w:spacing w:before="1"/>
        <w:ind w:firstLine="420" w:firstLineChars="200"/>
        <w:rPr>
          <w:del w:id="1275" w:author="随遇而安" w:date="2023-08-12T10:20:26Z"/>
          <w:rFonts w:hint="eastAsia" w:ascii="仿宋" w:hAnsi="仿宋" w:eastAsia="仿宋" w:cs="仿宋"/>
          <w:rPrChange w:id="1276" w:author="随遇而安" w:date="2023-08-12T09:27:04Z">
            <w:rPr>
              <w:del w:id="1277" w:author="随遇而安" w:date="2023-08-12T10:20:26Z"/>
              <w:rFonts w:hint="eastAsia" w:ascii="宋体" w:hAnsi="宋体" w:eastAsia="宋体" w:cs="宋体"/>
            </w:rPr>
          </w:rPrChange>
        </w:rPr>
        <w:pPrChange w:id="1274" w:author="随遇而安" w:date="2023-08-12T09:17:42Z">
          <w:pPr>
            <w:spacing w:before="1"/>
          </w:pPr>
        </w:pPrChange>
      </w:pPr>
    </w:p>
    <w:p w14:paraId="4A2BA36C">
      <w:pPr>
        <w:ind w:firstLine="420" w:firstLineChars="200"/>
        <w:rPr>
          <w:del w:id="1279" w:author="随遇而安" w:date="2023-08-12T10:20:26Z"/>
          <w:rFonts w:hint="eastAsia" w:ascii="仿宋" w:hAnsi="仿宋" w:eastAsia="仿宋" w:cs="仿宋"/>
          <w:rPrChange w:id="1280" w:author="随遇而安" w:date="2023-08-12T09:27:04Z">
            <w:rPr>
              <w:del w:id="1281" w:author="随遇而安" w:date="2023-08-12T10:20:26Z"/>
              <w:rFonts w:hint="eastAsia" w:ascii="宋体" w:hAnsi="宋体" w:eastAsia="宋体" w:cs="宋体"/>
            </w:rPr>
          </w:rPrChange>
        </w:rPr>
        <w:sectPr>
          <w:footerReference r:id="rId7" w:type="default"/>
          <w:pgSz w:w="11907" w:h="16839"/>
          <w:pgMar w:top="1507" w:right="1387" w:bottom="1268" w:left="1390" w:header="852" w:footer="1093" w:gutter="0"/>
          <w:pgNumType w:fmt="decimal"/>
          <w:cols w:space="720" w:num="1"/>
        </w:sectPr>
        <w:pPrChange w:id="1278" w:author="随遇而安" w:date="2023-08-12T09:17:42Z">
          <w:pPr/>
        </w:pPrChange>
      </w:pPr>
    </w:p>
    <w:p w14:paraId="68ECB8B1">
      <w:pPr>
        <w:pStyle w:val="2"/>
        <w:spacing w:before="56" w:line="185" w:lineRule="auto"/>
        <w:ind w:left="0" w:firstLine="1040" w:firstLineChars="200"/>
        <w:rPr>
          <w:del w:id="1283" w:author="随遇而安" w:date="2023-08-12T10:20:26Z"/>
          <w:rFonts w:hint="eastAsia" w:ascii="仿宋" w:hAnsi="仿宋" w:eastAsia="仿宋" w:cs="仿宋"/>
          <w:sz w:val="28"/>
          <w:szCs w:val="28"/>
          <w:rPrChange w:id="1284" w:author="随遇而安" w:date="2023-08-12T09:27:04Z">
            <w:rPr>
              <w:del w:id="1285" w:author="随遇而安" w:date="2023-08-12T10:20:26Z"/>
              <w:rFonts w:hint="eastAsia" w:ascii="宋体" w:hAnsi="宋体" w:eastAsia="宋体" w:cs="宋体"/>
              <w:sz w:val="28"/>
              <w:szCs w:val="28"/>
            </w:rPr>
          </w:rPrChange>
        </w:rPr>
        <w:pPrChange w:id="1282" w:author="随遇而安" w:date="2023-08-12T09:17:42Z">
          <w:pPr>
            <w:pStyle w:val="2"/>
            <w:spacing w:before="56" w:line="185" w:lineRule="auto"/>
            <w:ind w:left="37"/>
          </w:pPr>
        </w:pPrChange>
      </w:pPr>
      <w:del w:id="1286" w:author="随遇而安" w:date="2023-08-12T10:20:26Z">
        <w:r>
          <w:rPr>
            <w:rFonts w:hint="eastAsia" w:ascii="仿宋" w:hAnsi="仿宋" w:eastAsia="仿宋" w:cs="仿宋"/>
            <w:rPrChange w:id="1289" w:author="随遇而安" w:date="2023-08-12T09:27:04Z">
              <w:rPr>
                <w:rFonts w:hint="eastAsia" w:ascii="宋体" w:hAnsi="宋体" w:eastAsia="宋体" w:cs="宋体"/>
              </w:rPr>
            </w:rPrChange>
          </w:rPr>
          <w:pict>
            <v:rect id="_x0000_s1027" o:spid="_x0000_s1027" o:spt="1" style="position:absolute;left:0pt;margin-left:1.35pt;margin-top:16.05pt;height:2pt;width:450.05pt;z-index:251660288;mso-width-relative:page;mso-height-relative:page;" fillcolor="#000000" filled="t" stroked="f" coordsize="21600,21600">
              <v:path/>
              <v:fill on="t" focussize="0,0"/>
              <v:stroke on="f"/>
              <v:imagedata o:title=""/>
              <o:lock v:ext="edit"/>
            </v:rect>
          </w:pict>
        </w:r>
      </w:del>
      <w:del w:id="1290" w:author="随遇而安" w:date="2023-08-12T10:20:26Z">
        <w:r>
          <w:rPr>
            <w:rFonts w:hint="eastAsia" w:ascii="仿宋" w:hAnsi="仿宋" w:eastAsia="仿宋" w:cs="仿宋"/>
            <w:spacing w:val="-1"/>
            <w:sz w:val="28"/>
            <w:szCs w:val="28"/>
            <w:rPrChange w:id="1291" w:author="随遇而安" w:date="2023-08-12T09:27:04Z">
              <w:rPr>
                <w:rFonts w:hint="eastAsia" w:ascii="宋体" w:hAnsi="宋体" w:eastAsia="宋体" w:cs="宋体"/>
                <w:spacing w:val="-1"/>
                <w:sz w:val="28"/>
                <w:szCs w:val="28"/>
              </w:rPr>
            </w:rPrChange>
          </w:rPr>
          <w:delText>2021-11-02 发布</w:delText>
        </w:r>
      </w:del>
    </w:p>
    <w:p w14:paraId="685CF83A">
      <w:pPr>
        <w:spacing w:line="14" w:lineRule="auto"/>
        <w:ind w:firstLine="40" w:firstLineChars="200"/>
        <w:rPr>
          <w:del w:id="1293" w:author="随遇而安" w:date="2023-08-12T10:20:26Z"/>
          <w:rFonts w:hint="eastAsia" w:ascii="仿宋" w:hAnsi="仿宋" w:eastAsia="仿宋" w:cs="仿宋"/>
          <w:sz w:val="2"/>
          <w:rPrChange w:id="1294" w:author="随遇而安" w:date="2023-08-12T09:27:04Z">
            <w:rPr>
              <w:del w:id="1295" w:author="随遇而安" w:date="2023-08-12T10:20:26Z"/>
              <w:rFonts w:hint="eastAsia" w:ascii="宋体" w:hAnsi="宋体" w:eastAsia="宋体" w:cs="宋体"/>
              <w:sz w:val="2"/>
            </w:rPr>
          </w:rPrChange>
        </w:rPr>
        <w:pPrChange w:id="1292" w:author="随遇而安" w:date="2023-08-12T09:17:42Z">
          <w:pPr>
            <w:spacing w:line="14" w:lineRule="auto"/>
          </w:pPr>
        </w:pPrChange>
      </w:pPr>
      <w:del w:id="1296" w:author="随遇而安" w:date="2023-08-12T10:20:26Z">
        <w:r>
          <w:rPr>
            <w:rFonts w:hint="eastAsia" w:ascii="仿宋" w:hAnsi="仿宋" w:eastAsia="仿宋" w:cs="仿宋"/>
            <w:sz w:val="2"/>
            <w:szCs w:val="2"/>
            <w:rPrChange w:id="1297" w:author="随遇而安" w:date="2023-08-12T09:27:04Z">
              <w:rPr>
                <w:rFonts w:hint="eastAsia" w:ascii="宋体" w:hAnsi="宋体" w:eastAsia="宋体" w:cs="宋体"/>
                <w:sz w:val="2"/>
                <w:szCs w:val="2"/>
              </w:rPr>
            </w:rPrChange>
          </w:rPr>
          <w:br w:type="column"/>
        </w:r>
      </w:del>
    </w:p>
    <w:p w14:paraId="60F1B9F6">
      <w:pPr>
        <w:pStyle w:val="2"/>
        <w:spacing w:before="54" w:line="185" w:lineRule="auto"/>
        <w:ind w:firstLine="560" w:firstLineChars="200"/>
        <w:rPr>
          <w:del w:id="1299" w:author="随遇而安" w:date="2023-08-12T10:20:26Z"/>
          <w:rFonts w:hint="eastAsia" w:ascii="仿宋" w:hAnsi="仿宋" w:eastAsia="仿宋" w:cs="仿宋"/>
          <w:sz w:val="28"/>
          <w:szCs w:val="28"/>
          <w:rPrChange w:id="1300" w:author="随遇而安" w:date="2023-08-12T09:27:04Z">
            <w:rPr>
              <w:del w:id="1301" w:author="随遇而安" w:date="2023-08-12T10:20:26Z"/>
              <w:rFonts w:hint="eastAsia" w:ascii="宋体" w:hAnsi="宋体" w:eastAsia="宋体" w:cs="宋体"/>
              <w:sz w:val="28"/>
              <w:szCs w:val="28"/>
            </w:rPr>
          </w:rPrChange>
        </w:rPr>
        <w:pPrChange w:id="1298" w:author="随遇而安" w:date="2023-08-12T09:17:42Z">
          <w:pPr>
            <w:pStyle w:val="2"/>
            <w:spacing w:before="54" w:line="185" w:lineRule="auto"/>
          </w:pPr>
        </w:pPrChange>
      </w:pPr>
      <w:del w:id="1302" w:author="随遇而安" w:date="2023-08-12T10:20:26Z">
        <w:r>
          <w:rPr>
            <w:rFonts w:hint="eastAsia" w:ascii="仿宋" w:hAnsi="仿宋" w:eastAsia="仿宋" w:cs="仿宋"/>
            <w:sz w:val="28"/>
            <w:szCs w:val="28"/>
            <w:rPrChange w:id="1303" w:author="随遇而安" w:date="2023-08-12T09:27:04Z">
              <w:rPr>
                <w:rFonts w:hint="eastAsia" w:ascii="宋体" w:hAnsi="宋体" w:eastAsia="宋体" w:cs="宋体"/>
                <w:sz w:val="28"/>
                <w:szCs w:val="28"/>
              </w:rPr>
            </w:rPrChange>
          </w:rPr>
          <w:delText>2021-11-02 实施</w:delText>
        </w:r>
      </w:del>
    </w:p>
    <w:p w14:paraId="5F5288C3">
      <w:pPr>
        <w:spacing w:line="185" w:lineRule="auto"/>
        <w:ind w:firstLine="560" w:firstLineChars="200"/>
        <w:rPr>
          <w:del w:id="1305" w:author="随遇而安" w:date="2023-08-12T10:20:26Z"/>
          <w:rFonts w:hint="eastAsia" w:ascii="仿宋" w:hAnsi="仿宋" w:eastAsia="仿宋" w:cs="仿宋"/>
          <w:sz w:val="28"/>
          <w:szCs w:val="28"/>
          <w:rPrChange w:id="1306" w:author="随遇而安" w:date="2023-08-12T09:27:04Z">
            <w:rPr>
              <w:del w:id="1307" w:author="随遇而安" w:date="2023-08-12T10:20:26Z"/>
              <w:rFonts w:hint="eastAsia" w:ascii="宋体" w:hAnsi="宋体" w:eastAsia="宋体" w:cs="宋体"/>
              <w:sz w:val="28"/>
              <w:szCs w:val="28"/>
            </w:rPr>
          </w:rPrChange>
        </w:rPr>
        <w:sectPr>
          <w:footerReference r:id="rId8" w:type="default"/>
          <w:type w:val="continuous"/>
          <w:pgSz w:w="11907" w:h="16839"/>
          <w:pgMar w:top="1507" w:right="1387" w:bottom="1268" w:left="1390" w:header="852" w:footer="1093" w:gutter="0"/>
          <w:pgNumType w:fmt="decimal"/>
          <w:cols w:space="720" w:num="1"/>
        </w:sectPr>
        <w:pPrChange w:id="1304" w:author="随遇而安" w:date="2023-08-12T09:17:42Z">
          <w:pPr>
            <w:spacing w:line="185" w:lineRule="auto"/>
          </w:pPr>
        </w:pPrChange>
      </w:pPr>
    </w:p>
    <w:p w14:paraId="6A2B713A">
      <w:pPr>
        <w:pStyle w:val="2"/>
        <w:spacing w:before="325" w:line="190" w:lineRule="auto"/>
        <w:ind w:left="0" w:firstLine="648" w:firstLineChars="200"/>
        <w:rPr>
          <w:del w:id="1309" w:author="随遇而安" w:date="2023-08-12T10:20:26Z"/>
          <w:rFonts w:hint="eastAsia" w:ascii="仿宋" w:hAnsi="仿宋" w:eastAsia="仿宋" w:cs="仿宋"/>
          <w:sz w:val="31"/>
          <w:szCs w:val="31"/>
          <w:rPrChange w:id="1310" w:author="随遇而安" w:date="2023-08-12T09:27:04Z">
            <w:rPr>
              <w:del w:id="1311" w:author="随遇而安" w:date="2023-08-12T10:20:26Z"/>
              <w:rFonts w:hint="eastAsia" w:ascii="宋体" w:hAnsi="宋体" w:eastAsia="宋体" w:cs="宋体"/>
              <w:sz w:val="31"/>
              <w:szCs w:val="31"/>
            </w:rPr>
          </w:rPrChange>
        </w:rPr>
        <w:pPrChange w:id="1308" w:author="随遇而安" w:date="2023-08-12T09:17:42Z">
          <w:pPr>
            <w:pStyle w:val="2"/>
            <w:spacing w:before="325" w:line="190" w:lineRule="auto"/>
            <w:ind w:left="2818"/>
          </w:pPr>
        </w:pPrChange>
      </w:pPr>
      <w:del w:id="1312" w:author="随遇而安" w:date="2023-08-12T10:20:26Z">
        <w:r>
          <w:rPr>
            <w:rFonts w:hint="eastAsia" w:ascii="仿宋" w:hAnsi="仿宋" w:eastAsia="仿宋" w:cs="仿宋"/>
            <w:spacing w:val="7"/>
            <w:sz w:val="31"/>
            <w:szCs w:val="31"/>
            <w:rPrChange w:id="1313" w:author="随遇而安" w:date="2023-08-12T09:27:04Z">
              <w:rPr>
                <w:rFonts w:hint="eastAsia" w:ascii="宋体" w:hAnsi="宋体" w:eastAsia="宋体" w:cs="宋体"/>
                <w:spacing w:val="7"/>
                <w:sz w:val="31"/>
                <w:szCs w:val="31"/>
              </w:rPr>
            </w:rPrChange>
          </w:rPr>
          <w:delText>北控城市资源集团  发布</w:delText>
        </w:r>
      </w:del>
    </w:p>
    <w:p w14:paraId="74039F0B">
      <w:pPr>
        <w:spacing w:line="190" w:lineRule="auto"/>
        <w:ind w:firstLine="620" w:firstLineChars="200"/>
        <w:rPr>
          <w:del w:id="1315" w:author="随遇而安" w:date="2023-08-12T10:20:26Z"/>
          <w:rFonts w:hint="eastAsia" w:ascii="仿宋" w:hAnsi="仿宋" w:eastAsia="仿宋" w:cs="仿宋"/>
          <w:sz w:val="31"/>
          <w:szCs w:val="31"/>
          <w:rPrChange w:id="1316" w:author="随遇而安" w:date="2023-08-12T09:27:04Z">
            <w:rPr>
              <w:del w:id="1317" w:author="随遇而安" w:date="2023-08-12T10:20:26Z"/>
              <w:rFonts w:hint="eastAsia" w:ascii="宋体" w:hAnsi="宋体" w:eastAsia="宋体" w:cs="宋体"/>
              <w:sz w:val="31"/>
              <w:szCs w:val="31"/>
            </w:rPr>
          </w:rPrChange>
        </w:rPr>
        <w:sectPr>
          <w:footerReference r:id="rId9" w:type="default"/>
          <w:type w:val="continuous"/>
          <w:pgSz w:w="11907" w:h="16839"/>
          <w:pgMar w:top="1507" w:right="1387" w:bottom="1268" w:left="1390" w:header="852" w:footer="1093" w:gutter="0"/>
          <w:pgNumType w:fmt="decimal"/>
          <w:cols w:space="720" w:num="1"/>
        </w:sectPr>
        <w:pPrChange w:id="1314" w:author="随遇而安" w:date="2023-08-12T09:17:42Z">
          <w:pPr>
            <w:spacing w:line="190" w:lineRule="auto"/>
          </w:pPr>
        </w:pPrChange>
      </w:pPr>
    </w:p>
    <w:p w14:paraId="6A7D3BE2">
      <w:pPr>
        <w:spacing w:line="263" w:lineRule="auto"/>
        <w:ind w:firstLine="420" w:firstLineChars="200"/>
        <w:rPr>
          <w:del w:id="1319" w:author="随遇而安" w:date="2023-08-12T10:20:26Z"/>
          <w:rFonts w:hint="eastAsia" w:ascii="仿宋" w:hAnsi="仿宋" w:eastAsia="仿宋" w:cs="仿宋"/>
          <w:sz w:val="21"/>
          <w:rPrChange w:id="1320" w:author="随遇而安" w:date="2023-08-12T09:27:04Z">
            <w:rPr>
              <w:del w:id="1321" w:author="随遇而安" w:date="2023-08-12T10:20:26Z"/>
              <w:rFonts w:hint="eastAsia" w:ascii="宋体" w:hAnsi="宋体" w:eastAsia="宋体" w:cs="宋体"/>
              <w:sz w:val="21"/>
            </w:rPr>
          </w:rPrChange>
        </w:rPr>
        <w:pPrChange w:id="1318" w:author="随遇而安" w:date="2023-08-12T09:17:42Z">
          <w:pPr>
            <w:spacing w:line="263" w:lineRule="auto"/>
          </w:pPr>
        </w:pPrChange>
      </w:pPr>
    </w:p>
    <w:p w14:paraId="264D050B">
      <w:pPr>
        <w:spacing w:line="264" w:lineRule="auto"/>
        <w:ind w:firstLine="420" w:firstLineChars="200"/>
        <w:rPr>
          <w:del w:id="1323" w:author="随遇而安" w:date="2023-08-12T10:20:26Z"/>
          <w:rFonts w:hint="eastAsia" w:ascii="仿宋" w:hAnsi="仿宋" w:eastAsia="仿宋" w:cs="仿宋"/>
          <w:sz w:val="21"/>
          <w:rPrChange w:id="1324" w:author="随遇而安" w:date="2023-08-12T09:27:04Z">
            <w:rPr>
              <w:del w:id="1325" w:author="随遇而安" w:date="2023-08-12T10:20:26Z"/>
              <w:rFonts w:hint="eastAsia" w:ascii="宋体" w:hAnsi="宋体" w:eastAsia="宋体" w:cs="宋体"/>
              <w:sz w:val="21"/>
            </w:rPr>
          </w:rPrChange>
        </w:rPr>
        <w:pPrChange w:id="1322" w:author="随遇而安" w:date="2023-08-12T09:17:42Z">
          <w:pPr>
            <w:spacing w:line="264" w:lineRule="auto"/>
          </w:pPr>
        </w:pPrChange>
      </w:pPr>
    </w:p>
    <w:p w14:paraId="4ECFEF99">
      <w:pPr>
        <w:pStyle w:val="2"/>
        <w:spacing w:before="97" w:line="219" w:lineRule="auto"/>
        <w:ind w:left="0" w:firstLine="592" w:firstLineChars="200"/>
        <w:rPr>
          <w:del w:id="1327" w:author="随遇而安" w:date="2023-08-12T10:20:26Z"/>
          <w:rFonts w:hint="eastAsia" w:ascii="仿宋" w:hAnsi="仿宋" w:eastAsia="仿宋" w:cs="仿宋"/>
          <w:sz w:val="30"/>
          <w:szCs w:val="30"/>
          <w:rPrChange w:id="1328" w:author="随遇而安" w:date="2023-08-12T09:27:04Z">
            <w:rPr>
              <w:del w:id="1329" w:author="随遇而安" w:date="2023-08-12T10:20:26Z"/>
              <w:rFonts w:hint="eastAsia" w:ascii="宋体" w:hAnsi="宋体" w:eastAsia="宋体" w:cs="宋体"/>
              <w:sz w:val="30"/>
              <w:szCs w:val="30"/>
            </w:rPr>
          </w:rPrChange>
        </w:rPr>
        <w:pPrChange w:id="1326" w:author="随遇而安" w:date="2023-08-12T09:17:42Z">
          <w:pPr>
            <w:pStyle w:val="2"/>
            <w:spacing w:before="97" w:line="219" w:lineRule="auto"/>
            <w:ind w:left="4470"/>
          </w:pPr>
        </w:pPrChange>
      </w:pPr>
      <w:del w:id="1330" w:author="随遇而安" w:date="2023-08-12T10:20:26Z">
        <w:r>
          <w:rPr>
            <w:rFonts w:hint="eastAsia" w:ascii="仿宋" w:hAnsi="仿宋" w:eastAsia="仿宋" w:cs="仿宋"/>
            <w:spacing w:val="-2"/>
            <w:sz w:val="30"/>
            <w:szCs w:val="30"/>
            <w:rPrChange w:id="1331" w:author="随遇而安" w:date="2023-08-12T09:27:04Z">
              <w:rPr>
                <w:rFonts w:hint="eastAsia" w:ascii="宋体" w:hAnsi="宋体" w:eastAsia="宋体" w:cs="宋体"/>
                <w:spacing w:val="-2"/>
                <w:sz w:val="30"/>
                <w:szCs w:val="30"/>
              </w:rPr>
            </w:rPrChange>
          </w:rPr>
          <w:delText>制度控制表</w:delText>
        </w:r>
      </w:del>
    </w:p>
    <w:p w14:paraId="31FA2D27">
      <w:pPr>
        <w:spacing w:line="182" w:lineRule="exact"/>
        <w:ind w:firstLine="420" w:firstLineChars="200"/>
        <w:rPr>
          <w:del w:id="1333" w:author="随遇而安" w:date="2023-08-12T10:20:26Z"/>
          <w:rFonts w:hint="eastAsia" w:ascii="仿宋" w:hAnsi="仿宋" w:eastAsia="仿宋" w:cs="仿宋"/>
          <w:rPrChange w:id="1334" w:author="随遇而安" w:date="2023-08-12T09:27:04Z">
            <w:rPr>
              <w:del w:id="1335" w:author="随遇而安" w:date="2023-08-12T10:20:26Z"/>
              <w:rFonts w:hint="eastAsia" w:ascii="宋体" w:hAnsi="宋体" w:eastAsia="宋体" w:cs="宋体"/>
            </w:rPr>
          </w:rPrChange>
        </w:rPr>
        <w:pPrChange w:id="1332" w:author="随遇而安" w:date="2023-08-12T09:17:42Z">
          <w:pPr>
            <w:spacing w:line="182" w:lineRule="exact"/>
          </w:pPr>
        </w:pPrChange>
      </w:pPr>
    </w:p>
    <w:tbl>
      <w:tblPr>
        <w:tblStyle w:val="8"/>
        <w:tblW w:w="10415"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47"/>
        <w:gridCol w:w="1075"/>
        <w:gridCol w:w="1265"/>
        <w:gridCol w:w="1398"/>
        <w:gridCol w:w="1181"/>
        <w:gridCol w:w="1236"/>
        <w:gridCol w:w="1144"/>
        <w:gridCol w:w="1221"/>
        <w:gridCol w:w="1048"/>
      </w:tblGrid>
      <w:tr w14:paraId="58E052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5" w:hRule="atLeast"/>
          <w:del w:id="1336" w:author="随遇而安" w:date="2023-08-12T10:20:26Z"/>
        </w:trPr>
        <w:tc>
          <w:tcPr>
            <w:tcW w:w="847" w:type="dxa"/>
            <w:vAlign w:val="top"/>
          </w:tcPr>
          <w:p w14:paraId="3EE0D19F">
            <w:pPr>
              <w:spacing w:before="132" w:line="468" w:lineRule="exact"/>
              <w:ind w:left="0" w:firstLine="412" w:firstLineChars="200"/>
              <w:rPr>
                <w:del w:id="1338" w:author="随遇而安" w:date="2023-08-12T10:20:26Z"/>
                <w:rFonts w:hint="eastAsia" w:ascii="仿宋" w:hAnsi="仿宋" w:eastAsia="仿宋" w:cs="仿宋"/>
                <w:sz w:val="21"/>
                <w:szCs w:val="21"/>
                <w:rPrChange w:id="1339" w:author="随遇而安" w:date="2023-08-12T09:27:04Z">
                  <w:rPr>
                    <w:del w:id="1340" w:author="随遇而安" w:date="2023-08-12T10:20:26Z"/>
                    <w:rFonts w:hint="eastAsia" w:ascii="宋体" w:hAnsi="宋体" w:eastAsia="宋体" w:cs="宋体"/>
                    <w:sz w:val="21"/>
                    <w:szCs w:val="21"/>
                  </w:rPr>
                </w:rPrChange>
              </w:rPr>
              <w:pPrChange w:id="1337" w:author="随遇而安" w:date="2023-08-12T09:17:42Z">
                <w:pPr>
                  <w:spacing w:before="132" w:line="468" w:lineRule="exact"/>
                  <w:ind w:left="220"/>
                </w:pPr>
              </w:pPrChange>
            </w:pPr>
            <w:del w:id="1341" w:author="随遇而安" w:date="2023-08-12T10:20:26Z">
              <w:r>
                <w:rPr>
                  <w:rFonts w:hint="eastAsia" w:ascii="仿宋" w:hAnsi="仿宋" w:eastAsia="仿宋" w:cs="仿宋"/>
                  <w:spacing w:val="-2"/>
                  <w:position w:val="19"/>
                  <w:sz w:val="21"/>
                  <w:szCs w:val="21"/>
                  <w:rPrChange w:id="1342" w:author="随遇而安" w:date="2023-08-12T09:27:04Z">
                    <w:rPr>
                      <w:rFonts w:hint="eastAsia" w:ascii="宋体" w:hAnsi="宋体" w:eastAsia="宋体" w:cs="宋体"/>
                      <w:spacing w:val="-2"/>
                      <w:position w:val="19"/>
                      <w:sz w:val="21"/>
                      <w:szCs w:val="21"/>
                    </w:rPr>
                  </w:rPrChange>
                </w:rPr>
                <w:delText>制度</w:delText>
              </w:r>
            </w:del>
          </w:p>
          <w:p w14:paraId="25E967AE">
            <w:pPr>
              <w:spacing w:line="222" w:lineRule="auto"/>
              <w:ind w:left="0" w:firstLine="408" w:firstLineChars="200"/>
              <w:rPr>
                <w:del w:id="1344" w:author="随遇而安" w:date="2023-08-12T10:20:26Z"/>
                <w:rFonts w:hint="eastAsia" w:ascii="仿宋" w:hAnsi="仿宋" w:eastAsia="仿宋" w:cs="仿宋"/>
                <w:sz w:val="21"/>
                <w:szCs w:val="21"/>
                <w:rPrChange w:id="1345" w:author="随遇而安" w:date="2023-08-12T09:27:04Z">
                  <w:rPr>
                    <w:del w:id="1346" w:author="随遇而安" w:date="2023-08-12T10:20:26Z"/>
                    <w:rFonts w:hint="eastAsia" w:ascii="宋体" w:hAnsi="宋体" w:eastAsia="宋体" w:cs="宋体"/>
                    <w:sz w:val="21"/>
                    <w:szCs w:val="21"/>
                  </w:rPr>
                </w:rPrChange>
              </w:rPr>
              <w:pPrChange w:id="1343" w:author="随遇而安" w:date="2023-08-12T09:17:42Z">
                <w:pPr>
                  <w:spacing w:line="222" w:lineRule="auto"/>
                  <w:ind w:left="221"/>
                </w:pPr>
              </w:pPrChange>
            </w:pPr>
            <w:del w:id="1347" w:author="随遇而安" w:date="2023-08-12T10:20:26Z">
              <w:r>
                <w:rPr>
                  <w:rFonts w:hint="eastAsia" w:ascii="仿宋" w:hAnsi="仿宋" w:eastAsia="仿宋" w:cs="仿宋"/>
                  <w:spacing w:val="-3"/>
                  <w:sz w:val="21"/>
                  <w:szCs w:val="21"/>
                  <w:rPrChange w:id="1348" w:author="随遇而安" w:date="2023-08-12T09:27:04Z">
                    <w:rPr>
                      <w:rFonts w:hint="eastAsia" w:ascii="宋体" w:hAnsi="宋体" w:eastAsia="宋体" w:cs="宋体"/>
                      <w:spacing w:val="-3"/>
                      <w:sz w:val="21"/>
                      <w:szCs w:val="21"/>
                    </w:rPr>
                  </w:rPrChange>
                </w:rPr>
                <w:delText>名称</w:delText>
              </w:r>
            </w:del>
          </w:p>
        </w:tc>
        <w:tc>
          <w:tcPr>
            <w:tcW w:w="9568" w:type="dxa"/>
            <w:gridSpan w:val="8"/>
            <w:vAlign w:val="top"/>
          </w:tcPr>
          <w:p w14:paraId="2CF727BA">
            <w:pPr>
              <w:pStyle w:val="9"/>
              <w:spacing w:line="297" w:lineRule="auto"/>
              <w:ind w:firstLine="420" w:firstLineChars="200"/>
              <w:rPr>
                <w:del w:id="1350" w:author="随遇而安" w:date="2023-08-12T10:20:26Z"/>
                <w:rFonts w:hint="eastAsia" w:ascii="仿宋" w:hAnsi="仿宋" w:eastAsia="仿宋" w:cs="仿宋"/>
                <w:rPrChange w:id="1351" w:author="随遇而安" w:date="2023-08-12T09:27:04Z">
                  <w:rPr>
                    <w:del w:id="1352" w:author="随遇而安" w:date="2023-08-12T10:20:26Z"/>
                    <w:rFonts w:hint="eastAsia" w:ascii="宋体" w:hAnsi="宋体" w:eastAsia="宋体" w:cs="宋体"/>
                  </w:rPr>
                </w:rPrChange>
              </w:rPr>
              <w:pPrChange w:id="1349" w:author="随遇而安" w:date="2023-08-12T09:17:42Z">
                <w:pPr>
                  <w:pStyle w:val="9"/>
                  <w:spacing w:line="297" w:lineRule="auto"/>
                </w:pPr>
              </w:pPrChange>
            </w:pPr>
          </w:p>
          <w:p w14:paraId="1990FEB3">
            <w:pPr>
              <w:spacing w:before="68" w:line="221" w:lineRule="auto"/>
              <w:ind w:left="0" w:firstLine="420" w:firstLineChars="200"/>
              <w:rPr>
                <w:del w:id="1354" w:author="随遇而安" w:date="2023-08-12T10:20:26Z"/>
                <w:rFonts w:hint="eastAsia" w:ascii="仿宋" w:hAnsi="仿宋" w:eastAsia="仿宋" w:cs="仿宋"/>
                <w:sz w:val="21"/>
                <w:szCs w:val="21"/>
                <w:rPrChange w:id="1355" w:author="随遇而安" w:date="2023-08-12T09:27:04Z">
                  <w:rPr>
                    <w:del w:id="1356" w:author="随遇而安" w:date="2023-08-12T10:20:26Z"/>
                    <w:rFonts w:hint="eastAsia" w:ascii="宋体" w:hAnsi="宋体" w:eastAsia="宋体" w:cs="宋体"/>
                    <w:sz w:val="21"/>
                    <w:szCs w:val="21"/>
                  </w:rPr>
                </w:rPrChange>
              </w:rPr>
              <w:pPrChange w:id="1353" w:author="随遇而安" w:date="2023-08-12T09:17:42Z">
                <w:pPr>
                  <w:spacing w:before="68" w:line="221" w:lineRule="auto"/>
                  <w:ind w:left="115"/>
                </w:pPr>
              </w:pPrChange>
            </w:pPr>
            <w:del w:id="1357" w:author="随遇而安" w:date="2023-08-12T10:20:26Z">
              <w:r>
                <w:rPr>
                  <w:rFonts w:hint="eastAsia" w:ascii="仿宋" w:hAnsi="仿宋" w:eastAsia="仿宋" w:cs="仿宋"/>
                  <w:sz w:val="21"/>
                  <w:szCs w:val="21"/>
                  <w:rPrChange w:id="1358" w:author="随遇而安" w:date="2023-08-12T09:27:04Z">
                    <w:rPr>
                      <w:rFonts w:hint="eastAsia" w:ascii="宋体" w:hAnsi="宋体" w:eastAsia="宋体" w:cs="宋体"/>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delText>北控城市资源集团事故事件管理制度</w:delText>
              </w:r>
            </w:del>
          </w:p>
        </w:tc>
      </w:tr>
      <w:tr w14:paraId="59ABEA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del w:id="1359" w:author="随遇而安" w:date="2023-08-12T10:20:26Z"/>
        </w:trPr>
        <w:tc>
          <w:tcPr>
            <w:tcW w:w="847" w:type="dxa"/>
            <w:vAlign w:val="top"/>
          </w:tcPr>
          <w:p w14:paraId="31C8524F">
            <w:pPr>
              <w:spacing w:before="128" w:line="468" w:lineRule="exact"/>
              <w:ind w:left="220"/>
              <w:rPr>
                <w:del w:id="1360" w:author="随遇而安" w:date="2023-08-12T10:20:26Z"/>
                <w:rFonts w:hint="eastAsia" w:ascii="仿宋" w:hAnsi="仿宋" w:eastAsia="仿宋" w:cs="仿宋"/>
                <w:sz w:val="21"/>
                <w:szCs w:val="21"/>
                <w:rPrChange w:id="1361" w:author="随遇而安" w:date="2023-08-12T09:27:04Z">
                  <w:rPr>
                    <w:del w:id="1362" w:author="随遇而安" w:date="2023-08-12T10:20:26Z"/>
                    <w:rFonts w:hint="eastAsia" w:ascii="宋体" w:hAnsi="宋体" w:eastAsia="宋体" w:cs="宋体"/>
                    <w:sz w:val="21"/>
                    <w:szCs w:val="21"/>
                  </w:rPr>
                </w:rPrChange>
              </w:rPr>
            </w:pPr>
            <w:del w:id="1363" w:author="随遇而安" w:date="2023-08-12T10:20:26Z">
              <w:r>
                <w:rPr>
                  <w:rFonts w:hint="eastAsia" w:ascii="仿宋" w:hAnsi="仿宋" w:eastAsia="仿宋" w:cs="仿宋"/>
                  <w:spacing w:val="-2"/>
                  <w:position w:val="19"/>
                  <w:sz w:val="21"/>
                  <w:szCs w:val="21"/>
                  <w:rPrChange w:id="1364" w:author="随遇而安" w:date="2023-08-12T09:27:04Z">
                    <w:rPr>
                      <w:rFonts w:hint="eastAsia" w:ascii="宋体" w:hAnsi="宋体" w:eastAsia="宋体" w:cs="宋体"/>
                      <w:spacing w:val="-2"/>
                      <w:position w:val="19"/>
                      <w:sz w:val="21"/>
                      <w:szCs w:val="21"/>
                    </w:rPr>
                  </w:rPrChange>
                </w:rPr>
                <w:delText>制度</w:delText>
              </w:r>
            </w:del>
          </w:p>
          <w:p w14:paraId="41838654">
            <w:pPr>
              <w:spacing w:line="220" w:lineRule="auto"/>
              <w:ind w:left="220"/>
              <w:rPr>
                <w:del w:id="1365" w:author="随遇而安" w:date="2023-08-12T10:20:26Z"/>
                <w:rFonts w:hint="eastAsia" w:ascii="仿宋" w:hAnsi="仿宋" w:eastAsia="仿宋" w:cs="仿宋"/>
                <w:sz w:val="21"/>
                <w:szCs w:val="21"/>
                <w:rPrChange w:id="1366" w:author="随遇而安" w:date="2023-08-12T09:27:04Z">
                  <w:rPr>
                    <w:del w:id="1367" w:author="随遇而安" w:date="2023-08-12T10:20:26Z"/>
                    <w:rFonts w:hint="eastAsia" w:ascii="宋体" w:hAnsi="宋体" w:eastAsia="宋体" w:cs="宋体"/>
                    <w:sz w:val="21"/>
                    <w:szCs w:val="21"/>
                  </w:rPr>
                </w:rPrChange>
              </w:rPr>
            </w:pPr>
            <w:del w:id="1368" w:author="随遇而安" w:date="2023-08-12T10:20:26Z">
              <w:r>
                <w:rPr>
                  <w:rFonts w:hint="eastAsia" w:ascii="仿宋" w:hAnsi="仿宋" w:eastAsia="仿宋" w:cs="仿宋"/>
                  <w:spacing w:val="-2"/>
                  <w:sz w:val="21"/>
                  <w:szCs w:val="21"/>
                  <w:rPrChange w:id="1369" w:author="随遇而安" w:date="2023-08-12T09:27:04Z">
                    <w:rPr>
                      <w:rFonts w:hint="eastAsia" w:ascii="宋体" w:hAnsi="宋体" w:eastAsia="宋体" w:cs="宋体"/>
                      <w:spacing w:val="-2"/>
                      <w:sz w:val="21"/>
                      <w:szCs w:val="21"/>
                    </w:rPr>
                  </w:rPrChange>
                </w:rPr>
                <w:delText>编号</w:delText>
              </w:r>
            </w:del>
          </w:p>
        </w:tc>
        <w:tc>
          <w:tcPr>
            <w:tcW w:w="9568" w:type="dxa"/>
            <w:gridSpan w:val="8"/>
            <w:vAlign w:val="top"/>
          </w:tcPr>
          <w:p w14:paraId="11D244A7">
            <w:pPr>
              <w:pStyle w:val="9"/>
              <w:spacing w:line="327" w:lineRule="auto"/>
              <w:rPr>
                <w:del w:id="1370" w:author="随遇而安" w:date="2023-08-12T10:20:26Z"/>
                <w:rFonts w:hint="eastAsia" w:ascii="仿宋" w:hAnsi="仿宋" w:eastAsia="仿宋" w:cs="仿宋"/>
                <w:rPrChange w:id="1371" w:author="随遇而安" w:date="2023-08-12T09:27:04Z">
                  <w:rPr>
                    <w:del w:id="1372" w:author="随遇而安" w:date="2023-08-12T10:20:26Z"/>
                    <w:rFonts w:hint="eastAsia" w:ascii="宋体" w:hAnsi="宋体" w:eastAsia="宋体" w:cs="宋体"/>
                  </w:rPr>
                </w:rPrChange>
              </w:rPr>
            </w:pPr>
          </w:p>
          <w:p w14:paraId="56DEE4C4">
            <w:pPr>
              <w:spacing w:before="68" w:line="183" w:lineRule="auto"/>
              <w:ind w:left="107"/>
              <w:rPr>
                <w:del w:id="1373" w:author="随遇而安" w:date="2023-08-12T10:20:26Z"/>
                <w:rFonts w:hint="eastAsia" w:ascii="仿宋" w:hAnsi="仿宋" w:eastAsia="仿宋" w:cs="仿宋"/>
                <w:sz w:val="21"/>
                <w:szCs w:val="21"/>
                <w:rPrChange w:id="1374" w:author="随遇而安" w:date="2023-08-12T09:27:04Z">
                  <w:rPr>
                    <w:del w:id="1375" w:author="随遇而安" w:date="2023-08-12T10:20:26Z"/>
                    <w:rFonts w:hint="eastAsia" w:ascii="宋体" w:hAnsi="宋体" w:eastAsia="宋体" w:cs="宋体"/>
                    <w:sz w:val="21"/>
                    <w:szCs w:val="21"/>
                  </w:rPr>
                </w:rPrChange>
              </w:rPr>
            </w:pPr>
            <w:del w:id="1376" w:author="随遇而安" w:date="2023-08-12T10:20:26Z">
              <w:r>
                <w:rPr>
                  <w:rFonts w:hint="eastAsia" w:ascii="仿宋" w:hAnsi="仿宋" w:eastAsia="仿宋" w:cs="仿宋"/>
                  <w:sz w:val="21"/>
                  <w:szCs w:val="21"/>
                  <w:rPrChange w:id="1377" w:author="随遇而安" w:date="2023-08-12T09:27:04Z">
                    <w:rPr>
                      <w:rFonts w:hint="eastAsia" w:ascii="宋体" w:hAnsi="宋体" w:eastAsia="宋体" w:cs="宋体"/>
                      <w:sz w:val="21"/>
                      <w:szCs w:val="21"/>
                    </w:rPr>
                  </w:rPrChange>
                </w:rPr>
                <w:delText>HWAH.06.2021.0</w:delText>
              </w:r>
            </w:del>
          </w:p>
        </w:tc>
      </w:tr>
      <w:tr w14:paraId="7FB430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3" w:hRule="atLeast"/>
          <w:del w:id="1378" w:author="随遇而安" w:date="2023-08-12T10:20:26Z"/>
        </w:trPr>
        <w:tc>
          <w:tcPr>
            <w:tcW w:w="847" w:type="dxa"/>
            <w:vAlign w:val="top"/>
          </w:tcPr>
          <w:p w14:paraId="7791E2FB">
            <w:pPr>
              <w:pStyle w:val="9"/>
              <w:spacing w:line="293" w:lineRule="auto"/>
              <w:ind w:firstLine="420" w:firstLineChars="200"/>
              <w:rPr>
                <w:del w:id="1380" w:author="随遇而安" w:date="2023-08-12T10:20:26Z"/>
                <w:rFonts w:hint="eastAsia" w:ascii="仿宋" w:hAnsi="仿宋" w:eastAsia="仿宋" w:cs="仿宋"/>
                <w:rPrChange w:id="1381" w:author="随遇而安" w:date="2023-08-12T09:27:04Z">
                  <w:rPr>
                    <w:del w:id="1382" w:author="随遇而安" w:date="2023-08-12T10:20:26Z"/>
                    <w:rFonts w:hint="eastAsia" w:ascii="宋体" w:hAnsi="宋体" w:eastAsia="宋体" w:cs="宋体"/>
                  </w:rPr>
                </w:rPrChange>
              </w:rPr>
              <w:pPrChange w:id="1379" w:author="随遇而安" w:date="2023-08-12T09:17:42Z">
                <w:pPr>
                  <w:pStyle w:val="9"/>
                  <w:spacing w:line="293" w:lineRule="auto"/>
                </w:pPr>
              </w:pPrChange>
            </w:pPr>
          </w:p>
          <w:p w14:paraId="42F10382">
            <w:pPr>
              <w:spacing w:before="69" w:line="220" w:lineRule="auto"/>
              <w:ind w:left="0" w:firstLine="412" w:firstLineChars="200"/>
              <w:rPr>
                <w:del w:id="1384" w:author="随遇而安" w:date="2023-08-12T10:20:26Z"/>
                <w:rFonts w:hint="eastAsia" w:ascii="仿宋" w:hAnsi="仿宋" w:eastAsia="仿宋" w:cs="仿宋"/>
                <w:sz w:val="21"/>
                <w:szCs w:val="21"/>
                <w:rPrChange w:id="1385" w:author="随遇而安" w:date="2023-08-12T09:27:04Z">
                  <w:rPr>
                    <w:del w:id="1386" w:author="随遇而安" w:date="2023-08-12T10:20:26Z"/>
                    <w:rFonts w:hint="eastAsia" w:ascii="宋体" w:hAnsi="宋体" w:eastAsia="宋体" w:cs="宋体"/>
                    <w:sz w:val="21"/>
                    <w:szCs w:val="21"/>
                  </w:rPr>
                </w:rPrChange>
              </w:rPr>
              <w:pPrChange w:id="1383" w:author="随遇而安" w:date="2023-08-12T09:17:42Z">
                <w:pPr>
                  <w:spacing w:before="69" w:line="220" w:lineRule="auto"/>
                  <w:ind w:left="220"/>
                </w:pPr>
              </w:pPrChange>
            </w:pPr>
            <w:del w:id="1387" w:author="随遇而安" w:date="2023-08-12T10:20:26Z">
              <w:r>
                <w:rPr>
                  <w:rFonts w:hint="eastAsia" w:ascii="仿宋" w:hAnsi="仿宋" w:eastAsia="仿宋" w:cs="仿宋"/>
                  <w:spacing w:val="-2"/>
                  <w:sz w:val="21"/>
                  <w:szCs w:val="21"/>
                  <w:rPrChange w:id="1388" w:author="随遇而安" w:date="2023-08-12T09:27:04Z">
                    <w:rPr>
                      <w:rFonts w:hint="eastAsia" w:ascii="宋体" w:hAnsi="宋体" w:eastAsia="宋体" w:cs="宋体"/>
                      <w:spacing w:val="-2"/>
                      <w:sz w:val="21"/>
                      <w:szCs w:val="21"/>
                    </w:rPr>
                  </w:rPrChange>
                </w:rPr>
                <w:delText>版本</w:delText>
              </w:r>
            </w:del>
          </w:p>
        </w:tc>
        <w:tc>
          <w:tcPr>
            <w:tcW w:w="1075" w:type="dxa"/>
            <w:vAlign w:val="top"/>
          </w:tcPr>
          <w:p w14:paraId="48AA3DBA">
            <w:pPr>
              <w:pStyle w:val="9"/>
              <w:spacing w:line="293" w:lineRule="auto"/>
              <w:ind w:firstLine="420" w:firstLineChars="200"/>
              <w:rPr>
                <w:del w:id="1390" w:author="随遇而安" w:date="2023-08-12T10:20:26Z"/>
                <w:rFonts w:hint="eastAsia" w:ascii="仿宋" w:hAnsi="仿宋" w:eastAsia="仿宋" w:cs="仿宋"/>
                <w:rPrChange w:id="1391" w:author="随遇而安" w:date="2023-08-12T09:27:04Z">
                  <w:rPr>
                    <w:del w:id="1392" w:author="随遇而安" w:date="2023-08-12T10:20:26Z"/>
                    <w:rFonts w:hint="eastAsia" w:ascii="宋体" w:hAnsi="宋体" w:eastAsia="宋体" w:cs="宋体"/>
                  </w:rPr>
                </w:rPrChange>
              </w:rPr>
              <w:pPrChange w:id="1389" w:author="随遇而安" w:date="2023-08-12T09:17:42Z">
                <w:pPr>
                  <w:pStyle w:val="9"/>
                  <w:spacing w:line="293" w:lineRule="auto"/>
                </w:pPr>
              </w:pPrChange>
            </w:pPr>
          </w:p>
          <w:p w14:paraId="59310308">
            <w:pPr>
              <w:spacing w:before="68" w:line="221" w:lineRule="auto"/>
              <w:ind w:left="0" w:firstLine="412" w:firstLineChars="200"/>
              <w:rPr>
                <w:del w:id="1394" w:author="随遇而安" w:date="2023-08-12T10:20:26Z"/>
                <w:rFonts w:hint="eastAsia" w:ascii="仿宋" w:hAnsi="仿宋" w:eastAsia="仿宋" w:cs="仿宋"/>
                <w:sz w:val="21"/>
                <w:szCs w:val="21"/>
                <w:rPrChange w:id="1395" w:author="随遇而安" w:date="2023-08-12T09:27:04Z">
                  <w:rPr>
                    <w:del w:id="1396" w:author="随遇而安" w:date="2023-08-12T10:20:26Z"/>
                    <w:rFonts w:hint="eastAsia" w:ascii="宋体" w:hAnsi="宋体" w:eastAsia="宋体" w:cs="宋体"/>
                    <w:sz w:val="21"/>
                    <w:szCs w:val="21"/>
                  </w:rPr>
                </w:rPrChange>
              </w:rPr>
              <w:pPrChange w:id="1393" w:author="随遇而安" w:date="2023-08-12T09:17:42Z">
                <w:pPr>
                  <w:spacing w:before="68" w:line="221" w:lineRule="auto"/>
                  <w:ind w:left="330"/>
                </w:pPr>
              </w:pPrChange>
            </w:pPr>
            <w:del w:id="1397" w:author="随遇而安" w:date="2023-08-12T10:20:26Z">
              <w:r>
                <w:rPr>
                  <w:rFonts w:hint="eastAsia" w:ascii="仿宋" w:hAnsi="仿宋" w:eastAsia="仿宋" w:cs="仿宋"/>
                  <w:spacing w:val="-2"/>
                  <w:sz w:val="21"/>
                  <w:szCs w:val="21"/>
                  <w:rPrChange w:id="1398" w:author="随遇而安" w:date="2023-08-12T09:27:04Z">
                    <w:rPr>
                      <w:rFonts w:hint="eastAsia" w:ascii="宋体" w:hAnsi="宋体" w:eastAsia="宋体" w:cs="宋体"/>
                      <w:spacing w:val="-2"/>
                      <w:sz w:val="21"/>
                      <w:szCs w:val="21"/>
                    </w:rPr>
                  </w:rPrChange>
                </w:rPr>
                <w:delText>状态</w:delText>
              </w:r>
            </w:del>
          </w:p>
        </w:tc>
        <w:tc>
          <w:tcPr>
            <w:tcW w:w="1265" w:type="dxa"/>
            <w:vAlign w:val="top"/>
          </w:tcPr>
          <w:p w14:paraId="6970508D">
            <w:pPr>
              <w:pStyle w:val="9"/>
              <w:spacing w:line="294" w:lineRule="auto"/>
              <w:ind w:firstLine="420" w:firstLineChars="200"/>
              <w:rPr>
                <w:del w:id="1400" w:author="随遇而安" w:date="2023-08-12T10:20:26Z"/>
                <w:rFonts w:hint="eastAsia" w:ascii="仿宋" w:hAnsi="仿宋" w:eastAsia="仿宋" w:cs="仿宋"/>
                <w:rPrChange w:id="1401" w:author="随遇而安" w:date="2023-08-12T09:27:04Z">
                  <w:rPr>
                    <w:del w:id="1402" w:author="随遇而安" w:date="2023-08-12T10:20:26Z"/>
                    <w:rFonts w:hint="eastAsia" w:ascii="宋体" w:hAnsi="宋体" w:eastAsia="宋体" w:cs="宋体"/>
                  </w:rPr>
                </w:rPrChange>
              </w:rPr>
              <w:pPrChange w:id="1399" w:author="随遇而安" w:date="2023-08-12T09:17:42Z">
                <w:pPr>
                  <w:pStyle w:val="9"/>
                  <w:spacing w:line="294" w:lineRule="auto"/>
                </w:pPr>
              </w:pPrChange>
            </w:pPr>
          </w:p>
          <w:p w14:paraId="1AD31293">
            <w:pPr>
              <w:spacing w:before="68" w:line="221" w:lineRule="auto"/>
              <w:ind w:left="0" w:firstLine="408" w:firstLineChars="200"/>
              <w:rPr>
                <w:del w:id="1404" w:author="随遇而安" w:date="2023-08-12T10:20:26Z"/>
                <w:rFonts w:hint="eastAsia" w:ascii="仿宋" w:hAnsi="仿宋" w:eastAsia="仿宋" w:cs="仿宋"/>
                <w:sz w:val="21"/>
                <w:szCs w:val="21"/>
                <w:rPrChange w:id="1405" w:author="随遇而安" w:date="2023-08-12T09:27:04Z">
                  <w:rPr>
                    <w:del w:id="1406" w:author="随遇而安" w:date="2023-08-12T10:20:26Z"/>
                    <w:rFonts w:hint="eastAsia" w:ascii="宋体" w:hAnsi="宋体" w:eastAsia="宋体" w:cs="宋体"/>
                    <w:sz w:val="21"/>
                    <w:szCs w:val="21"/>
                  </w:rPr>
                </w:rPrChange>
              </w:rPr>
              <w:pPrChange w:id="1403" w:author="随遇而安" w:date="2023-08-12T09:17:42Z">
                <w:pPr>
                  <w:spacing w:before="68" w:line="221" w:lineRule="auto"/>
                  <w:ind w:left="222"/>
                </w:pPr>
              </w:pPrChange>
            </w:pPr>
            <w:del w:id="1407" w:author="随遇而安" w:date="2023-08-12T10:20:26Z">
              <w:r>
                <w:rPr>
                  <w:rFonts w:hint="eastAsia" w:ascii="仿宋" w:hAnsi="仿宋" w:eastAsia="仿宋" w:cs="仿宋"/>
                  <w:spacing w:val="-3"/>
                  <w:sz w:val="21"/>
                  <w:szCs w:val="21"/>
                  <w:rPrChange w:id="1408" w:author="随遇而安" w:date="2023-08-12T09:27:04Z">
                    <w:rPr>
                      <w:rFonts w:hint="eastAsia" w:ascii="宋体" w:hAnsi="宋体" w:eastAsia="宋体" w:cs="宋体"/>
                      <w:spacing w:val="-3"/>
                      <w:sz w:val="21"/>
                      <w:szCs w:val="21"/>
                    </w:rPr>
                  </w:rPrChange>
                </w:rPr>
                <w:delText>实施日期</w:delText>
              </w:r>
            </w:del>
          </w:p>
        </w:tc>
        <w:tc>
          <w:tcPr>
            <w:tcW w:w="1398" w:type="dxa"/>
            <w:vAlign w:val="top"/>
          </w:tcPr>
          <w:p w14:paraId="3FB7FA23">
            <w:pPr>
              <w:pStyle w:val="9"/>
              <w:spacing w:line="293" w:lineRule="auto"/>
              <w:ind w:firstLine="420" w:firstLineChars="200"/>
              <w:rPr>
                <w:del w:id="1410" w:author="随遇而安" w:date="2023-08-12T10:20:26Z"/>
                <w:rFonts w:hint="eastAsia" w:ascii="仿宋" w:hAnsi="仿宋" w:eastAsia="仿宋" w:cs="仿宋"/>
                <w:rPrChange w:id="1411" w:author="随遇而安" w:date="2023-08-12T09:27:04Z">
                  <w:rPr>
                    <w:del w:id="1412" w:author="随遇而安" w:date="2023-08-12T10:20:26Z"/>
                    <w:rFonts w:hint="eastAsia" w:ascii="宋体" w:hAnsi="宋体" w:eastAsia="宋体" w:cs="宋体"/>
                  </w:rPr>
                </w:rPrChange>
              </w:rPr>
              <w:pPrChange w:id="1409" w:author="随遇而安" w:date="2023-08-12T09:17:42Z">
                <w:pPr>
                  <w:pStyle w:val="9"/>
                  <w:spacing w:line="293" w:lineRule="auto"/>
                </w:pPr>
              </w:pPrChange>
            </w:pPr>
          </w:p>
          <w:p w14:paraId="053F0BBE">
            <w:pPr>
              <w:spacing w:before="68" w:line="221" w:lineRule="auto"/>
              <w:ind w:left="0" w:firstLine="412" w:firstLineChars="200"/>
              <w:rPr>
                <w:del w:id="1414" w:author="随遇而安" w:date="2023-08-12T10:20:26Z"/>
                <w:rFonts w:hint="eastAsia" w:ascii="仿宋" w:hAnsi="仿宋" w:eastAsia="仿宋" w:cs="仿宋"/>
                <w:sz w:val="21"/>
                <w:szCs w:val="21"/>
                <w:rPrChange w:id="1415" w:author="随遇而安" w:date="2023-08-12T09:27:04Z">
                  <w:rPr>
                    <w:del w:id="1416" w:author="随遇而安" w:date="2023-08-12T10:20:26Z"/>
                    <w:rFonts w:hint="eastAsia" w:ascii="宋体" w:hAnsi="宋体" w:eastAsia="宋体" w:cs="宋体"/>
                    <w:sz w:val="21"/>
                    <w:szCs w:val="21"/>
                  </w:rPr>
                </w:rPrChange>
              </w:rPr>
              <w:pPrChange w:id="1413" w:author="随遇而安" w:date="2023-08-12T09:17:42Z">
                <w:pPr>
                  <w:spacing w:before="68" w:line="221" w:lineRule="auto"/>
                  <w:ind w:left="283"/>
                </w:pPr>
              </w:pPrChange>
            </w:pPr>
            <w:del w:id="1417" w:author="随遇而安" w:date="2023-08-12T10:20:26Z">
              <w:r>
                <w:rPr>
                  <w:rFonts w:hint="eastAsia" w:ascii="仿宋" w:hAnsi="仿宋" w:eastAsia="仿宋" w:cs="仿宋"/>
                  <w:spacing w:val="-2"/>
                  <w:sz w:val="21"/>
                  <w:szCs w:val="21"/>
                  <w:rPrChange w:id="1418" w:author="随遇而安" w:date="2023-08-12T09:27:04Z">
                    <w:rPr>
                      <w:rFonts w:hint="eastAsia" w:ascii="宋体" w:hAnsi="宋体" w:eastAsia="宋体" w:cs="宋体"/>
                      <w:spacing w:val="-2"/>
                      <w:sz w:val="21"/>
                      <w:szCs w:val="21"/>
                    </w:rPr>
                  </w:rPrChange>
                </w:rPr>
                <w:delText>起草部门</w:delText>
              </w:r>
            </w:del>
          </w:p>
        </w:tc>
        <w:tc>
          <w:tcPr>
            <w:tcW w:w="1181" w:type="dxa"/>
            <w:vAlign w:val="top"/>
          </w:tcPr>
          <w:p w14:paraId="7E3F3A0E">
            <w:pPr>
              <w:pStyle w:val="9"/>
              <w:spacing w:line="293" w:lineRule="auto"/>
              <w:ind w:firstLine="420" w:firstLineChars="200"/>
              <w:rPr>
                <w:del w:id="1420" w:author="随遇而安" w:date="2023-08-12T10:20:26Z"/>
                <w:rFonts w:hint="eastAsia" w:ascii="仿宋" w:hAnsi="仿宋" w:eastAsia="仿宋" w:cs="仿宋"/>
                <w:rPrChange w:id="1421" w:author="随遇而安" w:date="2023-08-12T09:27:04Z">
                  <w:rPr>
                    <w:del w:id="1422" w:author="随遇而安" w:date="2023-08-12T10:20:26Z"/>
                    <w:rFonts w:hint="eastAsia" w:ascii="宋体" w:hAnsi="宋体" w:eastAsia="宋体" w:cs="宋体"/>
                  </w:rPr>
                </w:rPrChange>
              </w:rPr>
              <w:pPrChange w:id="1419" w:author="随遇而安" w:date="2023-08-12T09:17:42Z">
                <w:pPr>
                  <w:pStyle w:val="9"/>
                  <w:spacing w:line="293" w:lineRule="auto"/>
                </w:pPr>
              </w:pPrChange>
            </w:pPr>
          </w:p>
          <w:p w14:paraId="231A3DCB">
            <w:pPr>
              <w:spacing w:before="69" w:line="220" w:lineRule="auto"/>
              <w:ind w:left="0" w:firstLine="416" w:firstLineChars="200"/>
              <w:rPr>
                <w:del w:id="1424" w:author="随遇而安" w:date="2023-08-12T10:20:26Z"/>
                <w:rFonts w:hint="eastAsia" w:ascii="仿宋" w:hAnsi="仿宋" w:eastAsia="仿宋" w:cs="仿宋"/>
                <w:sz w:val="21"/>
                <w:szCs w:val="21"/>
                <w:rPrChange w:id="1425" w:author="随遇而安" w:date="2023-08-12T09:27:04Z">
                  <w:rPr>
                    <w:del w:id="1426" w:author="随遇而安" w:date="2023-08-12T10:20:26Z"/>
                    <w:rFonts w:hint="eastAsia" w:ascii="宋体" w:hAnsi="宋体" w:eastAsia="宋体" w:cs="宋体"/>
                    <w:sz w:val="21"/>
                    <w:szCs w:val="21"/>
                  </w:rPr>
                </w:rPrChange>
              </w:rPr>
              <w:pPrChange w:id="1423" w:author="随遇而安" w:date="2023-08-12T09:17:42Z">
                <w:pPr>
                  <w:spacing w:before="69" w:line="220" w:lineRule="auto"/>
                  <w:ind w:left="175"/>
                </w:pPr>
              </w:pPrChange>
            </w:pPr>
            <w:del w:id="1427" w:author="随遇而安" w:date="2023-08-12T10:20:26Z">
              <w:r>
                <w:rPr>
                  <w:rFonts w:hint="eastAsia" w:ascii="仿宋" w:hAnsi="仿宋" w:eastAsia="仿宋" w:cs="仿宋"/>
                  <w:spacing w:val="-1"/>
                  <w:sz w:val="21"/>
                  <w:szCs w:val="21"/>
                  <w:rPrChange w:id="1428" w:author="随遇而安" w:date="2023-08-12T09:27:04Z">
                    <w:rPr>
                      <w:rFonts w:hint="eastAsia" w:ascii="宋体" w:hAnsi="宋体" w:eastAsia="宋体" w:cs="宋体"/>
                      <w:spacing w:val="-1"/>
                      <w:sz w:val="21"/>
                      <w:szCs w:val="21"/>
                    </w:rPr>
                  </w:rPrChange>
                </w:rPr>
                <w:delText>会签部门</w:delText>
              </w:r>
            </w:del>
          </w:p>
        </w:tc>
        <w:tc>
          <w:tcPr>
            <w:tcW w:w="1236" w:type="dxa"/>
            <w:vAlign w:val="top"/>
          </w:tcPr>
          <w:p w14:paraId="57CD1798">
            <w:pPr>
              <w:spacing w:before="131" w:line="468" w:lineRule="exact"/>
              <w:ind w:left="0" w:firstLine="412" w:firstLineChars="200"/>
              <w:rPr>
                <w:del w:id="1430" w:author="随遇而安" w:date="2023-08-12T10:20:26Z"/>
                <w:rFonts w:hint="eastAsia" w:ascii="仿宋" w:hAnsi="仿宋" w:eastAsia="仿宋" w:cs="仿宋"/>
                <w:sz w:val="21"/>
                <w:szCs w:val="21"/>
                <w:rPrChange w:id="1431" w:author="随遇而安" w:date="2023-08-12T09:27:04Z">
                  <w:rPr>
                    <w:del w:id="1432" w:author="随遇而安" w:date="2023-08-12T10:20:26Z"/>
                    <w:rFonts w:hint="eastAsia" w:ascii="宋体" w:hAnsi="宋体" w:eastAsia="宋体" w:cs="宋体"/>
                    <w:sz w:val="21"/>
                    <w:szCs w:val="21"/>
                  </w:rPr>
                </w:rPrChange>
              </w:rPr>
              <w:pPrChange w:id="1429" w:author="随遇而安" w:date="2023-08-12T09:17:42Z">
                <w:pPr>
                  <w:spacing w:before="131" w:line="468" w:lineRule="exact"/>
                  <w:ind w:left="204"/>
                </w:pPr>
              </w:pPrChange>
            </w:pPr>
            <w:del w:id="1433" w:author="随遇而安" w:date="2023-08-12T10:20:26Z">
              <w:r>
                <w:rPr>
                  <w:rFonts w:hint="eastAsia" w:ascii="仿宋" w:hAnsi="仿宋" w:eastAsia="仿宋" w:cs="仿宋"/>
                  <w:spacing w:val="-2"/>
                  <w:position w:val="19"/>
                  <w:sz w:val="21"/>
                  <w:szCs w:val="21"/>
                  <w:rPrChange w:id="1434" w:author="随遇而安" w:date="2023-08-12T09:27:04Z">
                    <w:rPr>
                      <w:rFonts w:hint="eastAsia" w:ascii="宋体" w:hAnsi="宋体" w:eastAsia="宋体" w:cs="宋体"/>
                      <w:spacing w:val="-2"/>
                      <w:position w:val="19"/>
                      <w:sz w:val="21"/>
                      <w:szCs w:val="21"/>
                    </w:rPr>
                  </w:rPrChange>
                </w:rPr>
                <w:delText>主管领导</w:delText>
              </w:r>
            </w:del>
          </w:p>
          <w:p w14:paraId="1D5D8611">
            <w:pPr>
              <w:spacing w:line="221" w:lineRule="auto"/>
              <w:ind w:left="0" w:firstLine="400" w:firstLineChars="200"/>
              <w:rPr>
                <w:del w:id="1436" w:author="随遇而安" w:date="2023-08-12T10:20:26Z"/>
                <w:rFonts w:hint="eastAsia" w:ascii="仿宋" w:hAnsi="仿宋" w:eastAsia="仿宋" w:cs="仿宋"/>
                <w:sz w:val="21"/>
                <w:szCs w:val="21"/>
                <w:rPrChange w:id="1437" w:author="随遇而安" w:date="2023-08-12T09:27:04Z">
                  <w:rPr>
                    <w:del w:id="1438" w:author="随遇而安" w:date="2023-08-12T10:20:26Z"/>
                    <w:rFonts w:hint="eastAsia" w:ascii="宋体" w:hAnsi="宋体" w:eastAsia="宋体" w:cs="宋体"/>
                    <w:sz w:val="21"/>
                    <w:szCs w:val="21"/>
                  </w:rPr>
                </w:rPrChange>
              </w:rPr>
              <w:pPrChange w:id="1435" w:author="随遇而安" w:date="2023-08-12T09:17:42Z">
                <w:pPr>
                  <w:spacing w:line="221" w:lineRule="auto"/>
                  <w:ind w:left="424"/>
                </w:pPr>
              </w:pPrChange>
            </w:pPr>
            <w:del w:id="1439" w:author="随遇而安" w:date="2023-08-12T10:20:26Z">
              <w:r>
                <w:rPr>
                  <w:rFonts w:hint="eastAsia" w:ascii="仿宋" w:hAnsi="仿宋" w:eastAsia="仿宋" w:cs="仿宋"/>
                  <w:spacing w:val="-5"/>
                  <w:sz w:val="21"/>
                  <w:szCs w:val="21"/>
                  <w:rPrChange w:id="1440" w:author="随遇而安" w:date="2023-08-12T09:27:04Z">
                    <w:rPr>
                      <w:rFonts w:hint="eastAsia" w:ascii="宋体" w:hAnsi="宋体" w:eastAsia="宋体" w:cs="宋体"/>
                      <w:spacing w:val="-5"/>
                      <w:sz w:val="21"/>
                      <w:szCs w:val="21"/>
                    </w:rPr>
                  </w:rPrChange>
                </w:rPr>
                <w:delText>审核</w:delText>
              </w:r>
            </w:del>
          </w:p>
        </w:tc>
        <w:tc>
          <w:tcPr>
            <w:tcW w:w="1144" w:type="dxa"/>
            <w:vAlign w:val="top"/>
          </w:tcPr>
          <w:p w14:paraId="3498EBC9">
            <w:pPr>
              <w:pStyle w:val="9"/>
              <w:spacing w:line="293" w:lineRule="auto"/>
              <w:ind w:firstLine="420" w:firstLineChars="200"/>
              <w:rPr>
                <w:del w:id="1442" w:author="随遇而安" w:date="2023-08-12T10:20:26Z"/>
                <w:rFonts w:hint="eastAsia" w:ascii="仿宋" w:hAnsi="仿宋" w:eastAsia="仿宋" w:cs="仿宋"/>
                <w:rPrChange w:id="1443" w:author="随遇而安" w:date="2023-08-12T09:27:04Z">
                  <w:rPr>
                    <w:del w:id="1444" w:author="随遇而安" w:date="2023-08-12T10:20:26Z"/>
                    <w:rFonts w:hint="eastAsia" w:ascii="宋体" w:hAnsi="宋体" w:eastAsia="宋体" w:cs="宋体"/>
                  </w:rPr>
                </w:rPrChange>
              </w:rPr>
              <w:pPrChange w:id="1441" w:author="随遇而安" w:date="2023-08-12T09:17:42Z">
                <w:pPr>
                  <w:pStyle w:val="9"/>
                  <w:spacing w:line="293" w:lineRule="auto"/>
                </w:pPr>
              </w:pPrChange>
            </w:pPr>
          </w:p>
          <w:p w14:paraId="0153C4DD">
            <w:pPr>
              <w:spacing w:before="68" w:line="221" w:lineRule="auto"/>
              <w:ind w:left="0" w:firstLine="404" w:firstLineChars="200"/>
              <w:rPr>
                <w:del w:id="1446" w:author="随遇而安" w:date="2023-08-12T10:20:26Z"/>
                <w:rFonts w:hint="eastAsia" w:ascii="仿宋" w:hAnsi="仿宋" w:eastAsia="仿宋" w:cs="仿宋"/>
                <w:sz w:val="21"/>
                <w:szCs w:val="21"/>
                <w:rPrChange w:id="1447" w:author="随遇而安" w:date="2023-08-12T09:27:04Z">
                  <w:rPr>
                    <w:del w:id="1448" w:author="随遇而安" w:date="2023-08-12T10:20:26Z"/>
                    <w:rFonts w:hint="eastAsia" w:ascii="宋体" w:hAnsi="宋体" w:eastAsia="宋体" w:cs="宋体"/>
                    <w:sz w:val="21"/>
                    <w:szCs w:val="21"/>
                  </w:rPr>
                </w:rPrChange>
              </w:rPr>
              <w:pPrChange w:id="1445" w:author="随遇而安" w:date="2023-08-12T09:17:42Z">
                <w:pPr>
                  <w:spacing w:before="68" w:line="221" w:lineRule="auto"/>
                  <w:ind w:left="168"/>
                </w:pPr>
              </w:pPrChange>
            </w:pPr>
            <w:del w:id="1449" w:author="随遇而安" w:date="2023-08-12T10:20:26Z">
              <w:r>
                <w:rPr>
                  <w:rFonts w:hint="eastAsia" w:ascii="仿宋" w:hAnsi="仿宋" w:eastAsia="仿宋" w:cs="仿宋"/>
                  <w:spacing w:val="-4"/>
                  <w:sz w:val="21"/>
                  <w:szCs w:val="21"/>
                  <w:rPrChange w:id="1450" w:author="随遇而安" w:date="2023-08-12T09:27:04Z">
                    <w:rPr>
                      <w:rFonts w:hint="eastAsia" w:ascii="宋体" w:hAnsi="宋体" w:eastAsia="宋体" w:cs="宋体"/>
                      <w:spacing w:val="-4"/>
                      <w:sz w:val="21"/>
                      <w:szCs w:val="21"/>
                    </w:rPr>
                  </w:rPrChange>
                </w:rPr>
                <w:delText>审核部门</w:delText>
              </w:r>
            </w:del>
          </w:p>
        </w:tc>
        <w:tc>
          <w:tcPr>
            <w:tcW w:w="1221" w:type="dxa"/>
            <w:vAlign w:val="top"/>
          </w:tcPr>
          <w:p w14:paraId="4F223975">
            <w:pPr>
              <w:pStyle w:val="9"/>
              <w:spacing w:line="294" w:lineRule="auto"/>
              <w:ind w:firstLine="420" w:firstLineChars="200"/>
              <w:rPr>
                <w:del w:id="1452" w:author="随遇而安" w:date="2023-08-12T10:20:26Z"/>
                <w:rFonts w:hint="eastAsia" w:ascii="仿宋" w:hAnsi="仿宋" w:eastAsia="仿宋" w:cs="仿宋"/>
                <w:rPrChange w:id="1453" w:author="随遇而安" w:date="2023-08-12T09:27:04Z">
                  <w:rPr>
                    <w:del w:id="1454" w:author="随遇而安" w:date="2023-08-12T10:20:26Z"/>
                    <w:rFonts w:hint="eastAsia" w:ascii="宋体" w:hAnsi="宋体" w:eastAsia="宋体" w:cs="宋体"/>
                  </w:rPr>
                </w:rPrChange>
              </w:rPr>
              <w:pPrChange w:id="1451" w:author="随遇而安" w:date="2023-08-12T09:17:42Z">
                <w:pPr>
                  <w:pStyle w:val="9"/>
                  <w:spacing w:line="294" w:lineRule="auto"/>
                </w:pPr>
              </w:pPrChange>
            </w:pPr>
          </w:p>
          <w:p w14:paraId="117B1447">
            <w:pPr>
              <w:spacing w:before="68" w:line="221" w:lineRule="auto"/>
              <w:ind w:left="0" w:firstLine="412" w:firstLineChars="200"/>
              <w:rPr>
                <w:del w:id="1456" w:author="随遇而安" w:date="2023-08-12T10:20:26Z"/>
                <w:rFonts w:hint="eastAsia" w:ascii="仿宋" w:hAnsi="仿宋" w:eastAsia="仿宋" w:cs="仿宋"/>
                <w:sz w:val="21"/>
                <w:szCs w:val="21"/>
                <w:rPrChange w:id="1457" w:author="随遇而安" w:date="2023-08-12T09:27:04Z">
                  <w:rPr>
                    <w:del w:id="1458" w:author="随遇而安" w:date="2023-08-12T10:20:26Z"/>
                    <w:rFonts w:hint="eastAsia" w:ascii="宋体" w:hAnsi="宋体" w:eastAsia="宋体" w:cs="宋体"/>
                    <w:sz w:val="21"/>
                    <w:szCs w:val="21"/>
                  </w:rPr>
                </w:rPrChange>
              </w:rPr>
              <w:pPrChange w:id="1455" w:author="随遇而安" w:date="2023-08-12T09:17:42Z">
                <w:pPr>
                  <w:spacing w:before="68" w:line="221" w:lineRule="auto"/>
                  <w:ind w:left="300"/>
                </w:pPr>
              </w:pPrChange>
            </w:pPr>
            <w:del w:id="1459" w:author="随遇而安" w:date="2023-08-12T10:20:26Z">
              <w:r>
                <w:rPr>
                  <w:rFonts w:hint="eastAsia" w:ascii="仿宋" w:hAnsi="仿宋" w:eastAsia="仿宋" w:cs="仿宋"/>
                  <w:spacing w:val="-2"/>
                  <w:sz w:val="21"/>
                  <w:szCs w:val="21"/>
                  <w:rPrChange w:id="1460" w:author="随遇而安" w:date="2023-08-12T09:27:04Z">
                    <w:rPr>
                      <w:rFonts w:hint="eastAsia" w:ascii="宋体" w:hAnsi="宋体" w:eastAsia="宋体" w:cs="宋体"/>
                      <w:spacing w:val="-2"/>
                      <w:sz w:val="21"/>
                      <w:szCs w:val="21"/>
                    </w:rPr>
                  </w:rPrChange>
                </w:rPr>
                <w:delText>签发人</w:delText>
              </w:r>
            </w:del>
          </w:p>
        </w:tc>
        <w:tc>
          <w:tcPr>
            <w:tcW w:w="1048" w:type="dxa"/>
            <w:vAlign w:val="top"/>
          </w:tcPr>
          <w:p w14:paraId="41F18C86">
            <w:pPr>
              <w:spacing w:before="131" w:line="468" w:lineRule="exact"/>
              <w:ind w:left="0" w:firstLine="412" w:firstLineChars="200"/>
              <w:rPr>
                <w:del w:id="1462" w:author="随遇而安" w:date="2023-08-12T10:20:26Z"/>
                <w:rFonts w:hint="eastAsia" w:ascii="仿宋" w:hAnsi="仿宋" w:eastAsia="仿宋" w:cs="仿宋"/>
                <w:sz w:val="21"/>
                <w:szCs w:val="21"/>
                <w:rPrChange w:id="1463" w:author="随遇而安" w:date="2023-08-12T09:27:04Z">
                  <w:rPr>
                    <w:del w:id="1464" w:author="随遇而安" w:date="2023-08-12T10:20:26Z"/>
                    <w:rFonts w:hint="eastAsia" w:ascii="宋体" w:hAnsi="宋体" w:eastAsia="宋体" w:cs="宋体"/>
                    <w:sz w:val="21"/>
                    <w:szCs w:val="21"/>
                  </w:rPr>
                </w:rPrChange>
              </w:rPr>
              <w:pPrChange w:id="1461" w:author="随遇而安" w:date="2023-08-12T09:17:42Z">
                <w:pPr>
                  <w:spacing w:before="131" w:line="468" w:lineRule="exact"/>
                  <w:ind w:left="218"/>
                </w:pPr>
              </w:pPrChange>
            </w:pPr>
            <w:del w:id="1465" w:author="随遇而安" w:date="2023-08-12T10:20:26Z">
              <w:r>
                <w:rPr>
                  <w:rFonts w:hint="eastAsia" w:ascii="仿宋" w:hAnsi="仿宋" w:eastAsia="仿宋" w:cs="仿宋"/>
                  <w:spacing w:val="-2"/>
                  <w:position w:val="19"/>
                  <w:sz w:val="21"/>
                  <w:szCs w:val="21"/>
                  <w:rPrChange w:id="1466" w:author="随遇而安" w:date="2023-08-12T09:27:04Z">
                    <w:rPr>
                      <w:rFonts w:hint="eastAsia" w:ascii="宋体" w:hAnsi="宋体" w:eastAsia="宋体" w:cs="宋体"/>
                      <w:spacing w:val="-2"/>
                      <w:position w:val="19"/>
                      <w:sz w:val="21"/>
                      <w:szCs w:val="21"/>
                    </w:rPr>
                  </w:rPrChange>
                </w:rPr>
                <w:delText>是否修</w:delText>
              </w:r>
            </w:del>
          </w:p>
          <w:p w14:paraId="535B0CE8">
            <w:pPr>
              <w:spacing w:line="223" w:lineRule="auto"/>
              <w:ind w:left="0" w:firstLine="420" w:firstLineChars="200"/>
              <w:rPr>
                <w:del w:id="1468" w:author="随遇而安" w:date="2023-08-12T10:20:26Z"/>
                <w:rFonts w:hint="eastAsia" w:ascii="仿宋" w:hAnsi="仿宋" w:eastAsia="仿宋" w:cs="仿宋"/>
                <w:sz w:val="21"/>
                <w:szCs w:val="21"/>
                <w:rPrChange w:id="1469" w:author="随遇而安" w:date="2023-08-12T09:27:04Z">
                  <w:rPr>
                    <w:del w:id="1470" w:author="随遇而安" w:date="2023-08-12T10:20:26Z"/>
                    <w:rFonts w:hint="eastAsia" w:ascii="宋体" w:hAnsi="宋体" w:eastAsia="宋体" w:cs="宋体"/>
                    <w:sz w:val="21"/>
                    <w:szCs w:val="21"/>
                  </w:rPr>
                </w:rPrChange>
              </w:rPr>
              <w:pPrChange w:id="1467" w:author="随遇而安" w:date="2023-08-12T09:17:42Z">
                <w:pPr>
                  <w:spacing w:line="223" w:lineRule="auto"/>
                  <w:ind w:left="425"/>
                </w:pPr>
              </w:pPrChange>
            </w:pPr>
            <w:del w:id="1471" w:author="随遇而安" w:date="2023-08-12T10:20:26Z">
              <w:r>
                <w:rPr>
                  <w:rFonts w:hint="eastAsia" w:ascii="仿宋" w:hAnsi="仿宋" w:eastAsia="仿宋" w:cs="仿宋"/>
                  <w:sz w:val="21"/>
                  <w:szCs w:val="21"/>
                  <w:rPrChange w:id="1472" w:author="随遇而安" w:date="2023-08-12T09:27:04Z">
                    <w:rPr>
                      <w:rFonts w:hint="eastAsia" w:ascii="宋体" w:hAnsi="宋体" w:eastAsia="宋体" w:cs="宋体"/>
                      <w:sz w:val="21"/>
                      <w:szCs w:val="21"/>
                    </w:rPr>
                  </w:rPrChange>
                </w:rPr>
                <w:delText>订</w:delText>
              </w:r>
            </w:del>
          </w:p>
        </w:tc>
      </w:tr>
      <w:tr w14:paraId="578F03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del w:id="1473" w:author="随遇而安" w:date="2023-08-12T10:20:26Z"/>
        </w:trPr>
        <w:tc>
          <w:tcPr>
            <w:tcW w:w="847" w:type="dxa"/>
            <w:vAlign w:val="top"/>
          </w:tcPr>
          <w:p w14:paraId="1E1C1771">
            <w:pPr>
              <w:pStyle w:val="9"/>
              <w:spacing w:line="326" w:lineRule="auto"/>
              <w:ind w:firstLine="420" w:firstLineChars="200"/>
              <w:rPr>
                <w:del w:id="1475" w:author="随遇而安" w:date="2023-08-12T10:20:26Z"/>
                <w:rFonts w:hint="eastAsia" w:ascii="仿宋" w:hAnsi="仿宋" w:eastAsia="仿宋" w:cs="仿宋"/>
                <w:rPrChange w:id="1476" w:author="随遇而安" w:date="2023-08-12T09:27:04Z">
                  <w:rPr>
                    <w:del w:id="1477" w:author="随遇而安" w:date="2023-08-12T10:20:26Z"/>
                    <w:rFonts w:hint="eastAsia" w:ascii="宋体" w:hAnsi="宋体" w:eastAsia="宋体" w:cs="宋体"/>
                  </w:rPr>
                </w:rPrChange>
              </w:rPr>
              <w:pPrChange w:id="1474" w:author="随遇而安" w:date="2023-08-12T09:17:42Z">
                <w:pPr>
                  <w:pStyle w:val="9"/>
                  <w:spacing w:line="326" w:lineRule="auto"/>
                </w:pPr>
              </w:pPrChange>
            </w:pPr>
          </w:p>
          <w:p w14:paraId="7136225E">
            <w:pPr>
              <w:spacing w:before="68" w:line="183" w:lineRule="auto"/>
              <w:ind w:left="0" w:firstLine="412" w:firstLineChars="200"/>
              <w:rPr>
                <w:del w:id="1479" w:author="随遇而安" w:date="2023-08-12T10:20:26Z"/>
                <w:rFonts w:hint="eastAsia" w:ascii="仿宋" w:hAnsi="仿宋" w:eastAsia="仿宋" w:cs="仿宋"/>
                <w:sz w:val="21"/>
                <w:szCs w:val="21"/>
                <w:rPrChange w:id="1480" w:author="随遇而安" w:date="2023-08-12T09:27:04Z">
                  <w:rPr>
                    <w:del w:id="1481" w:author="随遇而安" w:date="2023-08-12T10:20:26Z"/>
                    <w:rFonts w:hint="eastAsia" w:ascii="宋体" w:hAnsi="宋体" w:eastAsia="宋体" w:cs="宋体"/>
                    <w:sz w:val="21"/>
                    <w:szCs w:val="21"/>
                  </w:rPr>
                </w:rPrChange>
              </w:rPr>
              <w:pPrChange w:id="1478" w:author="随遇而安" w:date="2023-08-12T09:17:42Z">
                <w:pPr>
                  <w:spacing w:before="68" w:line="183" w:lineRule="auto"/>
                  <w:ind w:left="221"/>
                </w:pPr>
              </w:pPrChange>
            </w:pPr>
            <w:del w:id="1482" w:author="随遇而安" w:date="2023-08-12T10:20:26Z">
              <w:r>
                <w:rPr>
                  <w:rFonts w:hint="eastAsia" w:ascii="仿宋" w:hAnsi="仿宋" w:eastAsia="仿宋" w:cs="仿宋"/>
                  <w:spacing w:val="-2"/>
                  <w:sz w:val="21"/>
                  <w:szCs w:val="21"/>
                  <w:rPrChange w:id="1483" w:author="随遇而安" w:date="2023-08-12T09:27:04Z">
                    <w:rPr>
                      <w:rFonts w:hint="eastAsia" w:ascii="宋体" w:hAnsi="宋体" w:eastAsia="宋体" w:cs="宋体"/>
                      <w:spacing w:val="-2"/>
                      <w:sz w:val="21"/>
                      <w:szCs w:val="21"/>
                    </w:rPr>
                  </w:rPrChange>
                </w:rPr>
                <w:delText>2021</w:delText>
              </w:r>
            </w:del>
          </w:p>
        </w:tc>
        <w:tc>
          <w:tcPr>
            <w:tcW w:w="1075" w:type="dxa"/>
            <w:vAlign w:val="top"/>
          </w:tcPr>
          <w:p w14:paraId="3632F6CC">
            <w:pPr>
              <w:pStyle w:val="9"/>
              <w:spacing w:line="291" w:lineRule="auto"/>
              <w:ind w:firstLine="420" w:firstLineChars="200"/>
              <w:rPr>
                <w:del w:id="1485" w:author="随遇而安" w:date="2023-08-12T10:20:26Z"/>
                <w:rFonts w:hint="eastAsia" w:ascii="仿宋" w:hAnsi="仿宋" w:eastAsia="仿宋" w:cs="仿宋"/>
                <w:rPrChange w:id="1486" w:author="随遇而安" w:date="2023-08-12T09:27:04Z">
                  <w:rPr>
                    <w:del w:id="1487" w:author="随遇而安" w:date="2023-08-12T10:20:26Z"/>
                    <w:rFonts w:hint="eastAsia" w:ascii="宋体" w:hAnsi="宋体" w:eastAsia="宋体" w:cs="宋体"/>
                  </w:rPr>
                </w:rPrChange>
              </w:rPr>
              <w:pPrChange w:id="1484" w:author="随遇而安" w:date="2023-08-12T09:17:42Z">
                <w:pPr>
                  <w:pStyle w:val="9"/>
                  <w:spacing w:line="291" w:lineRule="auto"/>
                </w:pPr>
              </w:pPrChange>
            </w:pPr>
          </w:p>
          <w:p w14:paraId="2BD193F0">
            <w:pPr>
              <w:spacing w:before="69" w:line="221" w:lineRule="auto"/>
              <w:ind w:left="0" w:firstLine="412" w:firstLineChars="200"/>
              <w:rPr>
                <w:del w:id="1489" w:author="随遇而安" w:date="2023-08-12T10:20:26Z"/>
                <w:rFonts w:hint="eastAsia" w:ascii="仿宋" w:hAnsi="仿宋" w:eastAsia="仿宋" w:cs="仿宋"/>
                <w:sz w:val="21"/>
                <w:szCs w:val="21"/>
                <w:rPrChange w:id="1490" w:author="随遇而安" w:date="2023-08-12T09:27:04Z">
                  <w:rPr>
                    <w:del w:id="1491" w:author="随遇而安" w:date="2023-08-12T10:20:26Z"/>
                    <w:rFonts w:hint="eastAsia" w:ascii="宋体" w:hAnsi="宋体" w:eastAsia="宋体" w:cs="宋体"/>
                    <w:sz w:val="21"/>
                    <w:szCs w:val="21"/>
                  </w:rPr>
                </w:rPrChange>
              </w:rPr>
              <w:pPrChange w:id="1488" w:author="随遇而安" w:date="2023-08-12T09:17:42Z">
                <w:pPr>
                  <w:spacing w:before="69" w:line="221" w:lineRule="auto"/>
                  <w:ind w:left="119"/>
                </w:pPr>
              </w:pPrChange>
            </w:pPr>
            <w:del w:id="1492" w:author="随遇而安" w:date="2023-08-12T10:20:26Z">
              <w:r>
                <w:rPr>
                  <w:rFonts w:hint="eastAsia" w:ascii="仿宋" w:hAnsi="仿宋" w:eastAsia="仿宋" w:cs="仿宋"/>
                  <w:spacing w:val="-2"/>
                  <w:sz w:val="21"/>
                  <w:szCs w:val="21"/>
                  <w:rPrChange w:id="1493" w:author="随遇而安" w:date="2023-08-12T09:27:04Z">
                    <w:rPr>
                      <w:rFonts w:hint="eastAsia" w:ascii="宋体" w:hAnsi="宋体" w:eastAsia="宋体" w:cs="宋体"/>
                      <w:spacing w:val="-2"/>
                      <w:sz w:val="21"/>
                      <w:szCs w:val="21"/>
                    </w:rPr>
                  </w:rPrChange>
                </w:rPr>
                <w:delText>试用执行</w:delText>
              </w:r>
            </w:del>
          </w:p>
        </w:tc>
        <w:tc>
          <w:tcPr>
            <w:tcW w:w="1265" w:type="dxa"/>
            <w:vAlign w:val="top"/>
          </w:tcPr>
          <w:p w14:paraId="563372AC">
            <w:pPr>
              <w:pStyle w:val="9"/>
              <w:spacing w:line="326" w:lineRule="auto"/>
              <w:ind w:firstLine="420" w:firstLineChars="200"/>
              <w:rPr>
                <w:del w:id="1495" w:author="随遇而安" w:date="2023-08-12T10:20:26Z"/>
                <w:rFonts w:hint="eastAsia" w:ascii="仿宋" w:hAnsi="仿宋" w:eastAsia="仿宋" w:cs="仿宋"/>
                <w:rPrChange w:id="1496" w:author="随遇而安" w:date="2023-08-12T09:27:04Z">
                  <w:rPr>
                    <w:del w:id="1497" w:author="随遇而安" w:date="2023-08-12T10:20:26Z"/>
                    <w:rFonts w:hint="eastAsia" w:ascii="宋体" w:hAnsi="宋体" w:eastAsia="宋体" w:cs="宋体"/>
                  </w:rPr>
                </w:rPrChange>
              </w:rPr>
              <w:pPrChange w:id="1494" w:author="随遇而安" w:date="2023-08-12T09:17:42Z">
                <w:pPr>
                  <w:pStyle w:val="9"/>
                  <w:spacing w:line="326" w:lineRule="auto"/>
                </w:pPr>
              </w:pPrChange>
            </w:pPr>
          </w:p>
          <w:p w14:paraId="2D92859E">
            <w:pPr>
              <w:spacing w:before="68" w:line="183" w:lineRule="auto"/>
              <w:ind w:left="0" w:firstLine="416" w:firstLineChars="200"/>
              <w:rPr>
                <w:del w:id="1499" w:author="随遇而安" w:date="2023-08-12T10:20:26Z"/>
                <w:rFonts w:hint="eastAsia" w:ascii="仿宋" w:hAnsi="仿宋" w:eastAsia="仿宋" w:cs="仿宋"/>
                <w:sz w:val="21"/>
                <w:szCs w:val="21"/>
                <w:rPrChange w:id="1500" w:author="随遇而安" w:date="2023-08-12T09:27:04Z">
                  <w:rPr>
                    <w:del w:id="1501" w:author="随遇而安" w:date="2023-08-12T10:20:26Z"/>
                    <w:rFonts w:hint="eastAsia" w:ascii="宋体" w:hAnsi="宋体" w:eastAsia="宋体" w:cs="宋体"/>
                    <w:sz w:val="21"/>
                    <w:szCs w:val="21"/>
                  </w:rPr>
                </w:rPrChange>
              </w:rPr>
              <w:pPrChange w:id="1498" w:author="随遇而安" w:date="2023-08-12T09:17:42Z">
                <w:pPr>
                  <w:spacing w:before="68" w:line="183" w:lineRule="auto"/>
                  <w:ind w:left="114"/>
                </w:pPr>
              </w:pPrChange>
            </w:pPr>
            <w:del w:id="1502" w:author="随遇而安" w:date="2023-08-12T10:20:26Z">
              <w:r>
                <w:rPr>
                  <w:rFonts w:hint="eastAsia" w:ascii="仿宋" w:hAnsi="仿宋" w:eastAsia="仿宋" w:cs="仿宋"/>
                  <w:spacing w:val="-1"/>
                  <w:sz w:val="21"/>
                  <w:szCs w:val="21"/>
                  <w:rPrChange w:id="1503" w:author="随遇而安" w:date="2023-08-12T09:27:04Z">
                    <w:rPr>
                      <w:rFonts w:hint="eastAsia" w:ascii="宋体" w:hAnsi="宋体" w:eastAsia="宋体" w:cs="宋体"/>
                      <w:spacing w:val="-1"/>
                      <w:sz w:val="21"/>
                      <w:szCs w:val="21"/>
                    </w:rPr>
                  </w:rPrChange>
                </w:rPr>
                <w:delText>2021.11.02</w:delText>
              </w:r>
            </w:del>
          </w:p>
        </w:tc>
        <w:tc>
          <w:tcPr>
            <w:tcW w:w="1398" w:type="dxa"/>
            <w:vAlign w:val="top"/>
          </w:tcPr>
          <w:p w14:paraId="593B67B2">
            <w:pPr>
              <w:spacing w:before="129" w:line="468" w:lineRule="exact"/>
              <w:ind w:left="0" w:firstLine="416" w:firstLineChars="200"/>
              <w:rPr>
                <w:del w:id="1505" w:author="随遇而安" w:date="2023-08-12T10:20:26Z"/>
                <w:rFonts w:hint="eastAsia" w:ascii="仿宋" w:hAnsi="仿宋" w:eastAsia="仿宋" w:cs="仿宋"/>
                <w:sz w:val="21"/>
                <w:szCs w:val="21"/>
                <w:rPrChange w:id="1506" w:author="随遇而安" w:date="2023-08-12T09:27:04Z">
                  <w:rPr>
                    <w:del w:id="1507" w:author="随遇而安" w:date="2023-08-12T10:20:26Z"/>
                    <w:rFonts w:hint="eastAsia" w:ascii="宋体" w:hAnsi="宋体" w:eastAsia="宋体" w:cs="宋体"/>
                    <w:sz w:val="21"/>
                    <w:szCs w:val="21"/>
                  </w:rPr>
                </w:rPrChange>
              </w:rPr>
              <w:pPrChange w:id="1504" w:author="随遇而安" w:date="2023-08-12T09:17:42Z">
                <w:pPr>
                  <w:spacing w:before="129" w:line="468" w:lineRule="exact"/>
                  <w:ind w:left="177"/>
                </w:pPr>
              </w:pPrChange>
            </w:pPr>
            <w:del w:id="1508" w:author="随遇而安" w:date="2023-08-12T10:20:26Z">
              <w:r>
                <w:rPr>
                  <w:rFonts w:hint="eastAsia" w:ascii="仿宋" w:hAnsi="仿宋" w:eastAsia="仿宋" w:cs="仿宋"/>
                  <w:spacing w:val="-1"/>
                  <w:position w:val="19"/>
                  <w:sz w:val="21"/>
                  <w:szCs w:val="21"/>
                  <w:rPrChange w:id="1509" w:author="随遇而安" w:date="2023-08-12T09:27:04Z">
                    <w:rPr>
                      <w:rFonts w:hint="eastAsia" w:ascii="宋体" w:hAnsi="宋体" w:eastAsia="宋体" w:cs="宋体"/>
                      <w:spacing w:val="-1"/>
                      <w:position w:val="19"/>
                      <w:sz w:val="21"/>
                      <w:szCs w:val="21"/>
                    </w:rPr>
                  </w:rPrChange>
                </w:rPr>
                <w:delText>城服事业部</w:delText>
              </w:r>
            </w:del>
          </w:p>
          <w:p w14:paraId="1B2BE6AB">
            <w:pPr>
              <w:spacing w:line="220" w:lineRule="auto"/>
              <w:ind w:left="0" w:firstLine="412" w:firstLineChars="200"/>
              <w:rPr>
                <w:del w:id="1511" w:author="随遇而安" w:date="2023-08-12T10:20:26Z"/>
                <w:rFonts w:hint="eastAsia" w:ascii="仿宋" w:hAnsi="仿宋" w:eastAsia="仿宋" w:cs="仿宋"/>
                <w:sz w:val="21"/>
                <w:szCs w:val="21"/>
                <w:rPrChange w:id="1512" w:author="随遇而安" w:date="2023-08-12T09:27:04Z">
                  <w:rPr>
                    <w:del w:id="1513" w:author="随遇而安" w:date="2023-08-12T10:20:26Z"/>
                    <w:rFonts w:hint="eastAsia" w:ascii="宋体" w:hAnsi="宋体" w:eastAsia="宋体" w:cs="宋体"/>
                    <w:sz w:val="21"/>
                    <w:szCs w:val="21"/>
                  </w:rPr>
                </w:rPrChange>
              </w:rPr>
              <w:pPrChange w:id="1510" w:author="随遇而安" w:date="2023-08-12T09:17:42Z">
                <w:pPr>
                  <w:spacing w:line="220" w:lineRule="auto"/>
                  <w:ind w:left="181"/>
                </w:pPr>
              </w:pPrChange>
            </w:pPr>
            <w:del w:id="1514" w:author="随遇而安" w:date="2023-08-12T10:20:26Z">
              <w:r>
                <w:rPr>
                  <w:rFonts w:hint="eastAsia" w:ascii="仿宋" w:hAnsi="仿宋" w:eastAsia="仿宋" w:cs="仿宋"/>
                  <w:spacing w:val="-2"/>
                  <w:sz w:val="21"/>
                  <w:szCs w:val="21"/>
                  <w:rPrChange w:id="1515" w:author="随遇而安" w:date="2023-08-12T09:27:04Z">
                    <w:rPr>
                      <w:rFonts w:hint="eastAsia" w:ascii="宋体" w:hAnsi="宋体" w:eastAsia="宋体" w:cs="宋体"/>
                      <w:spacing w:val="-2"/>
                      <w:sz w:val="21"/>
                      <w:szCs w:val="21"/>
                    </w:rPr>
                  </w:rPrChange>
                </w:rPr>
                <w:delText>安环管理部</w:delText>
              </w:r>
            </w:del>
          </w:p>
        </w:tc>
        <w:tc>
          <w:tcPr>
            <w:tcW w:w="1181" w:type="dxa"/>
            <w:vAlign w:val="top"/>
          </w:tcPr>
          <w:p w14:paraId="7E3429D8">
            <w:pPr>
              <w:pStyle w:val="9"/>
              <w:ind w:firstLine="420" w:firstLineChars="200"/>
              <w:rPr>
                <w:del w:id="1517" w:author="随遇而安" w:date="2023-08-12T10:20:26Z"/>
                <w:rFonts w:hint="eastAsia" w:ascii="仿宋" w:hAnsi="仿宋" w:eastAsia="仿宋" w:cs="仿宋"/>
                <w:rPrChange w:id="1518" w:author="随遇而安" w:date="2023-08-12T09:27:04Z">
                  <w:rPr>
                    <w:del w:id="1519" w:author="随遇而安" w:date="2023-08-12T10:20:26Z"/>
                    <w:rFonts w:hint="eastAsia" w:ascii="宋体" w:hAnsi="宋体" w:eastAsia="宋体" w:cs="宋体"/>
                  </w:rPr>
                </w:rPrChange>
              </w:rPr>
              <w:pPrChange w:id="1516" w:author="随遇而安" w:date="2023-08-12T09:17:42Z">
                <w:pPr>
                  <w:pStyle w:val="9"/>
                </w:pPr>
              </w:pPrChange>
            </w:pPr>
          </w:p>
        </w:tc>
        <w:tc>
          <w:tcPr>
            <w:tcW w:w="1236" w:type="dxa"/>
            <w:vAlign w:val="top"/>
          </w:tcPr>
          <w:p w14:paraId="231A7608">
            <w:pPr>
              <w:pStyle w:val="9"/>
              <w:ind w:firstLine="420" w:firstLineChars="200"/>
              <w:rPr>
                <w:del w:id="1521" w:author="随遇而安" w:date="2023-08-12T10:20:26Z"/>
                <w:rFonts w:hint="eastAsia" w:ascii="仿宋" w:hAnsi="仿宋" w:eastAsia="仿宋" w:cs="仿宋"/>
                <w:rPrChange w:id="1522" w:author="随遇而安" w:date="2023-08-12T09:27:04Z">
                  <w:rPr>
                    <w:del w:id="1523" w:author="随遇而安" w:date="2023-08-12T10:20:26Z"/>
                    <w:rFonts w:hint="eastAsia" w:ascii="宋体" w:hAnsi="宋体" w:eastAsia="宋体" w:cs="宋体"/>
                  </w:rPr>
                </w:rPrChange>
              </w:rPr>
              <w:pPrChange w:id="1520" w:author="随遇而安" w:date="2023-08-12T09:17:42Z">
                <w:pPr>
                  <w:pStyle w:val="9"/>
                </w:pPr>
              </w:pPrChange>
            </w:pPr>
          </w:p>
        </w:tc>
        <w:tc>
          <w:tcPr>
            <w:tcW w:w="1144" w:type="dxa"/>
            <w:vAlign w:val="top"/>
          </w:tcPr>
          <w:p w14:paraId="7D635C90">
            <w:pPr>
              <w:spacing w:before="129" w:line="468" w:lineRule="exact"/>
              <w:ind w:left="0" w:firstLine="408" w:firstLineChars="200"/>
              <w:rPr>
                <w:del w:id="1525" w:author="随遇而安" w:date="2023-08-12T10:20:26Z"/>
                <w:rFonts w:hint="eastAsia" w:ascii="仿宋" w:hAnsi="仿宋" w:eastAsia="仿宋" w:cs="仿宋"/>
                <w:sz w:val="21"/>
                <w:szCs w:val="21"/>
                <w:rPrChange w:id="1526" w:author="随遇而安" w:date="2023-08-12T09:27:04Z">
                  <w:rPr>
                    <w:del w:id="1527" w:author="随遇而安" w:date="2023-08-12T10:20:26Z"/>
                    <w:rFonts w:hint="eastAsia" w:ascii="宋体" w:hAnsi="宋体" w:eastAsia="宋体" w:cs="宋体"/>
                    <w:sz w:val="21"/>
                    <w:szCs w:val="21"/>
                  </w:rPr>
                </w:rPrChange>
              </w:rPr>
              <w:pPrChange w:id="1524" w:author="随遇而安" w:date="2023-08-12T09:17:42Z">
                <w:pPr>
                  <w:spacing w:before="129" w:line="468" w:lineRule="exact"/>
                  <w:ind w:left="163"/>
                </w:pPr>
              </w:pPrChange>
            </w:pPr>
            <w:del w:id="1528" w:author="随遇而安" w:date="2023-08-12T10:20:26Z">
              <w:r>
                <w:rPr>
                  <w:rFonts w:hint="eastAsia" w:ascii="仿宋" w:hAnsi="仿宋" w:eastAsia="仿宋" w:cs="仿宋"/>
                  <w:spacing w:val="-3"/>
                  <w:position w:val="19"/>
                  <w:sz w:val="21"/>
                  <w:szCs w:val="21"/>
                  <w:rPrChange w:id="1529" w:author="随遇而安" w:date="2023-08-12T09:27:04Z">
                    <w:rPr>
                      <w:rFonts w:hint="eastAsia" w:ascii="宋体" w:hAnsi="宋体" w:eastAsia="宋体" w:cs="宋体"/>
                      <w:spacing w:val="-3"/>
                      <w:position w:val="19"/>
                      <w:sz w:val="21"/>
                      <w:szCs w:val="21"/>
                    </w:rPr>
                  </w:rPrChange>
                </w:rPr>
                <w:delText>总裁办公</w:delText>
              </w:r>
            </w:del>
          </w:p>
          <w:p w14:paraId="40C69520">
            <w:pPr>
              <w:spacing w:line="219" w:lineRule="auto"/>
              <w:ind w:left="0" w:firstLine="420" w:firstLineChars="200"/>
              <w:rPr>
                <w:del w:id="1531" w:author="随遇而安" w:date="2023-08-12T10:20:26Z"/>
                <w:rFonts w:hint="eastAsia" w:ascii="仿宋" w:hAnsi="仿宋" w:eastAsia="仿宋" w:cs="仿宋"/>
                <w:sz w:val="21"/>
                <w:szCs w:val="21"/>
                <w:rPrChange w:id="1532" w:author="随遇而安" w:date="2023-08-12T09:27:04Z">
                  <w:rPr>
                    <w:del w:id="1533" w:author="随遇而安" w:date="2023-08-12T10:20:26Z"/>
                    <w:rFonts w:hint="eastAsia" w:ascii="宋体" w:hAnsi="宋体" w:eastAsia="宋体" w:cs="宋体"/>
                    <w:sz w:val="21"/>
                    <w:szCs w:val="21"/>
                  </w:rPr>
                </w:rPrChange>
              </w:rPr>
              <w:pPrChange w:id="1530" w:author="随遇而安" w:date="2023-08-12T09:17:42Z">
                <w:pPr>
                  <w:spacing w:line="219" w:lineRule="auto"/>
                  <w:ind w:left="471"/>
                </w:pPr>
              </w:pPrChange>
            </w:pPr>
            <w:del w:id="1534" w:author="随遇而安" w:date="2023-08-12T10:20:26Z">
              <w:r>
                <w:rPr>
                  <w:rFonts w:hint="eastAsia" w:ascii="仿宋" w:hAnsi="仿宋" w:eastAsia="仿宋" w:cs="仿宋"/>
                  <w:sz w:val="21"/>
                  <w:szCs w:val="21"/>
                  <w:rPrChange w:id="1535" w:author="随遇而安" w:date="2023-08-12T09:27:04Z">
                    <w:rPr>
                      <w:rFonts w:hint="eastAsia" w:ascii="宋体" w:hAnsi="宋体" w:eastAsia="宋体" w:cs="宋体"/>
                      <w:sz w:val="21"/>
                      <w:szCs w:val="21"/>
                    </w:rPr>
                  </w:rPrChange>
                </w:rPr>
                <w:delText>会</w:delText>
              </w:r>
            </w:del>
          </w:p>
        </w:tc>
        <w:tc>
          <w:tcPr>
            <w:tcW w:w="1221" w:type="dxa"/>
            <w:vAlign w:val="top"/>
          </w:tcPr>
          <w:p w14:paraId="55516D85">
            <w:pPr>
              <w:pStyle w:val="9"/>
              <w:spacing w:line="291" w:lineRule="auto"/>
              <w:ind w:firstLine="420" w:firstLineChars="200"/>
              <w:rPr>
                <w:del w:id="1537" w:author="随遇而安" w:date="2023-08-12T10:20:26Z"/>
                <w:rFonts w:hint="eastAsia" w:ascii="仿宋" w:hAnsi="仿宋" w:eastAsia="仿宋" w:cs="仿宋"/>
                <w:rPrChange w:id="1538" w:author="随遇而安" w:date="2023-08-12T09:27:04Z">
                  <w:rPr>
                    <w:del w:id="1539" w:author="随遇而安" w:date="2023-08-12T10:20:26Z"/>
                    <w:rFonts w:hint="eastAsia" w:ascii="宋体" w:hAnsi="宋体" w:eastAsia="宋体" w:cs="宋体"/>
                  </w:rPr>
                </w:rPrChange>
              </w:rPr>
              <w:pPrChange w:id="1536" w:author="随遇而安" w:date="2023-08-12T09:17:42Z">
                <w:pPr>
                  <w:pStyle w:val="9"/>
                  <w:spacing w:line="291" w:lineRule="auto"/>
                </w:pPr>
              </w:pPrChange>
            </w:pPr>
          </w:p>
          <w:p w14:paraId="29A1760D">
            <w:pPr>
              <w:spacing w:before="69" w:line="221" w:lineRule="auto"/>
              <w:ind w:left="0" w:firstLine="416" w:firstLineChars="200"/>
              <w:rPr>
                <w:del w:id="1541" w:author="随遇而安" w:date="2023-08-12T10:20:26Z"/>
                <w:rFonts w:hint="eastAsia" w:ascii="仿宋" w:hAnsi="仿宋" w:eastAsia="仿宋" w:cs="仿宋"/>
                <w:sz w:val="21"/>
                <w:szCs w:val="21"/>
                <w:rPrChange w:id="1542" w:author="随遇而安" w:date="2023-08-12T09:27:04Z">
                  <w:rPr>
                    <w:del w:id="1543" w:author="随遇而安" w:date="2023-08-12T10:20:26Z"/>
                    <w:rFonts w:hint="eastAsia" w:ascii="宋体" w:hAnsi="宋体" w:eastAsia="宋体" w:cs="宋体"/>
                    <w:sz w:val="21"/>
                    <w:szCs w:val="21"/>
                  </w:rPr>
                </w:rPrChange>
              </w:rPr>
              <w:pPrChange w:id="1540" w:author="随遇而安" w:date="2023-08-12T09:17:42Z">
                <w:pPr>
                  <w:spacing w:before="69" w:line="221" w:lineRule="auto"/>
                  <w:ind w:left="299"/>
                </w:pPr>
              </w:pPrChange>
            </w:pPr>
            <w:del w:id="1544" w:author="随遇而安" w:date="2023-08-12T10:20:26Z">
              <w:r>
                <w:rPr>
                  <w:rFonts w:hint="eastAsia" w:ascii="仿宋" w:hAnsi="仿宋" w:eastAsia="仿宋" w:cs="仿宋"/>
                  <w:spacing w:val="-1"/>
                  <w:sz w:val="21"/>
                  <w:szCs w:val="21"/>
                  <w:rPrChange w:id="1545" w:author="随遇而安" w:date="2023-08-12T09:27:04Z">
                    <w:rPr>
                      <w:rFonts w:hint="eastAsia" w:ascii="宋体" w:hAnsi="宋体" w:eastAsia="宋体" w:cs="宋体"/>
                      <w:spacing w:val="-1"/>
                      <w:sz w:val="21"/>
                      <w:szCs w:val="21"/>
                    </w:rPr>
                  </w:rPrChange>
                </w:rPr>
                <w:delText>赵克喜</w:delText>
              </w:r>
            </w:del>
          </w:p>
        </w:tc>
        <w:tc>
          <w:tcPr>
            <w:tcW w:w="1048" w:type="dxa"/>
            <w:vAlign w:val="top"/>
          </w:tcPr>
          <w:p w14:paraId="549CFCCE">
            <w:pPr>
              <w:pStyle w:val="9"/>
              <w:spacing w:line="292" w:lineRule="auto"/>
              <w:ind w:firstLine="420" w:firstLineChars="200"/>
              <w:rPr>
                <w:del w:id="1547" w:author="随遇而安" w:date="2023-08-12T10:20:26Z"/>
                <w:rFonts w:hint="eastAsia" w:ascii="仿宋" w:hAnsi="仿宋" w:eastAsia="仿宋" w:cs="仿宋"/>
                <w:rPrChange w:id="1548" w:author="随遇而安" w:date="2023-08-12T09:27:04Z">
                  <w:rPr>
                    <w:del w:id="1549" w:author="随遇而安" w:date="2023-08-12T10:20:26Z"/>
                    <w:rFonts w:hint="eastAsia" w:ascii="宋体" w:hAnsi="宋体" w:eastAsia="宋体" w:cs="宋体"/>
                  </w:rPr>
                </w:rPrChange>
              </w:rPr>
              <w:pPrChange w:id="1546" w:author="随遇而安" w:date="2023-08-12T09:17:42Z">
                <w:pPr>
                  <w:pStyle w:val="9"/>
                  <w:spacing w:line="292" w:lineRule="auto"/>
                </w:pPr>
              </w:pPrChange>
            </w:pPr>
          </w:p>
          <w:p w14:paraId="1D18DBC0">
            <w:pPr>
              <w:spacing w:before="68" w:line="221" w:lineRule="auto"/>
              <w:ind w:left="0" w:firstLine="420" w:firstLineChars="200"/>
              <w:rPr>
                <w:del w:id="1551" w:author="随遇而安" w:date="2023-08-12T10:20:26Z"/>
                <w:rFonts w:hint="eastAsia" w:ascii="仿宋" w:hAnsi="仿宋" w:eastAsia="仿宋" w:cs="仿宋"/>
                <w:sz w:val="21"/>
                <w:szCs w:val="21"/>
                <w:rPrChange w:id="1552" w:author="随遇而安" w:date="2023-08-12T09:27:04Z">
                  <w:rPr>
                    <w:del w:id="1553" w:author="随遇而安" w:date="2023-08-12T10:20:26Z"/>
                    <w:rFonts w:hint="eastAsia" w:ascii="宋体" w:hAnsi="宋体" w:eastAsia="宋体" w:cs="宋体"/>
                    <w:sz w:val="21"/>
                    <w:szCs w:val="21"/>
                  </w:rPr>
                </w:rPrChange>
              </w:rPr>
              <w:pPrChange w:id="1550" w:author="随遇而安" w:date="2023-08-12T09:17:42Z">
                <w:pPr>
                  <w:spacing w:before="68" w:line="221" w:lineRule="auto"/>
                  <w:ind w:left="429"/>
                </w:pPr>
              </w:pPrChange>
            </w:pPr>
            <w:del w:id="1554" w:author="随遇而安" w:date="2023-08-12T10:20:26Z">
              <w:r>
                <w:rPr>
                  <w:rFonts w:hint="eastAsia" w:ascii="仿宋" w:hAnsi="仿宋" w:eastAsia="仿宋" w:cs="仿宋"/>
                  <w:sz w:val="21"/>
                  <w:szCs w:val="21"/>
                  <w:rPrChange w:id="1555" w:author="随遇而安" w:date="2023-08-12T09:27:04Z">
                    <w:rPr>
                      <w:rFonts w:hint="eastAsia" w:ascii="宋体" w:hAnsi="宋体" w:eastAsia="宋体" w:cs="宋体"/>
                      <w:sz w:val="21"/>
                      <w:szCs w:val="21"/>
                    </w:rPr>
                  </w:rPrChange>
                </w:rPr>
                <w:delText>否</w:delText>
              </w:r>
            </w:del>
          </w:p>
        </w:tc>
      </w:tr>
      <w:tr w14:paraId="63E7FF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2" w:hRule="atLeast"/>
          <w:del w:id="1556" w:author="随遇而安" w:date="2023-08-12T10:20:26Z"/>
        </w:trPr>
        <w:tc>
          <w:tcPr>
            <w:tcW w:w="847" w:type="dxa"/>
            <w:vAlign w:val="top"/>
          </w:tcPr>
          <w:p w14:paraId="53D7F0B7">
            <w:pPr>
              <w:pStyle w:val="9"/>
              <w:ind w:firstLine="420" w:firstLineChars="200"/>
              <w:rPr>
                <w:del w:id="1558" w:author="随遇而安" w:date="2023-08-12T10:20:26Z"/>
                <w:rFonts w:hint="eastAsia" w:ascii="仿宋" w:hAnsi="仿宋" w:eastAsia="仿宋" w:cs="仿宋"/>
                <w:rPrChange w:id="1559" w:author="随遇而安" w:date="2023-08-12T09:27:04Z">
                  <w:rPr>
                    <w:del w:id="1560" w:author="随遇而安" w:date="2023-08-12T10:20:26Z"/>
                    <w:rFonts w:hint="eastAsia" w:ascii="宋体" w:hAnsi="宋体" w:eastAsia="宋体" w:cs="宋体"/>
                  </w:rPr>
                </w:rPrChange>
              </w:rPr>
              <w:pPrChange w:id="1557" w:author="随遇而安" w:date="2023-08-12T09:17:42Z">
                <w:pPr>
                  <w:pStyle w:val="9"/>
                </w:pPr>
              </w:pPrChange>
            </w:pPr>
          </w:p>
        </w:tc>
        <w:tc>
          <w:tcPr>
            <w:tcW w:w="1075" w:type="dxa"/>
            <w:vAlign w:val="top"/>
          </w:tcPr>
          <w:p w14:paraId="777D1391">
            <w:pPr>
              <w:pStyle w:val="9"/>
              <w:ind w:firstLine="420" w:firstLineChars="200"/>
              <w:rPr>
                <w:del w:id="1562" w:author="随遇而安" w:date="2023-08-12T10:20:26Z"/>
                <w:rFonts w:hint="eastAsia" w:ascii="仿宋" w:hAnsi="仿宋" w:eastAsia="仿宋" w:cs="仿宋"/>
                <w:rPrChange w:id="1563" w:author="随遇而安" w:date="2023-08-12T09:27:04Z">
                  <w:rPr>
                    <w:del w:id="1564" w:author="随遇而安" w:date="2023-08-12T10:20:26Z"/>
                    <w:rFonts w:hint="eastAsia" w:ascii="宋体" w:hAnsi="宋体" w:eastAsia="宋体" w:cs="宋体"/>
                  </w:rPr>
                </w:rPrChange>
              </w:rPr>
              <w:pPrChange w:id="1561" w:author="随遇而安" w:date="2023-08-12T09:17:42Z">
                <w:pPr>
                  <w:pStyle w:val="9"/>
                </w:pPr>
              </w:pPrChange>
            </w:pPr>
          </w:p>
        </w:tc>
        <w:tc>
          <w:tcPr>
            <w:tcW w:w="1265" w:type="dxa"/>
            <w:vAlign w:val="top"/>
          </w:tcPr>
          <w:p w14:paraId="12C365A5">
            <w:pPr>
              <w:pStyle w:val="9"/>
              <w:ind w:firstLine="420" w:firstLineChars="200"/>
              <w:rPr>
                <w:del w:id="1566" w:author="随遇而安" w:date="2023-08-12T10:20:26Z"/>
                <w:rFonts w:hint="eastAsia" w:ascii="仿宋" w:hAnsi="仿宋" w:eastAsia="仿宋" w:cs="仿宋"/>
                <w:rPrChange w:id="1567" w:author="随遇而安" w:date="2023-08-12T09:27:04Z">
                  <w:rPr>
                    <w:del w:id="1568" w:author="随遇而安" w:date="2023-08-12T10:20:26Z"/>
                    <w:rFonts w:hint="eastAsia" w:ascii="宋体" w:hAnsi="宋体" w:eastAsia="宋体" w:cs="宋体"/>
                  </w:rPr>
                </w:rPrChange>
              </w:rPr>
              <w:pPrChange w:id="1565" w:author="随遇而安" w:date="2023-08-12T09:17:42Z">
                <w:pPr>
                  <w:pStyle w:val="9"/>
                </w:pPr>
              </w:pPrChange>
            </w:pPr>
          </w:p>
        </w:tc>
        <w:tc>
          <w:tcPr>
            <w:tcW w:w="1398" w:type="dxa"/>
            <w:vAlign w:val="top"/>
          </w:tcPr>
          <w:p w14:paraId="7D8F5B99">
            <w:pPr>
              <w:pStyle w:val="9"/>
              <w:ind w:firstLine="420" w:firstLineChars="200"/>
              <w:rPr>
                <w:del w:id="1570" w:author="随遇而安" w:date="2023-08-12T10:20:26Z"/>
                <w:rFonts w:hint="eastAsia" w:ascii="仿宋" w:hAnsi="仿宋" w:eastAsia="仿宋" w:cs="仿宋"/>
                <w:rPrChange w:id="1571" w:author="随遇而安" w:date="2023-08-12T09:27:04Z">
                  <w:rPr>
                    <w:del w:id="1572" w:author="随遇而安" w:date="2023-08-12T10:20:26Z"/>
                    <w:rFonts w:hint="eastAsia" w:ascii="宋体" w:hAnsi="宋体" w:eastAsia="宋体" w:cs="宋体"/>
                  </w:rPr>
                </w:rPrChange>
              </w:rPr>
              <w:pPrChange w:id="1569" w:author="随遇而安" w:date="2023-08-12T09:17:42Z">
                <w:pPr>
                  <w:pStyle w:val="9"/>
                </w:pPr>
              </w:pPrChange>
            </w:pPr>
          </w:p>
        </w:tc>
        <w:tc>
          <w:tcPr>
            <w:tcW w:w="1181" w:type="dxa"/>
            <w:vAlign w:val="top"/>
          </w:tcPr>
          <w:p w14:paraId="717C815D">
            <w:pPr>
              <w:pStyle w:val="9"/>
              <w:ind w:firstLine="420" w:firstLineChars="200"/>
              <w:rPr>
                <w:del w:id="1574" w:author="随遇而安" w:date="2023-08-12T10:20:26Z"/>
                <w:rFonts w:hint="eastAsia" w:ascii="仿宋" w:hAnsi="仿宋" w:eastAsia="仿宋" w:cs="仿宋"/>
                <w:rPrChange w:id="1575" w:author="随遇而安" w:date="2023-08-12T09:27:04Z">
                  <w:rPr>
                    <w:del w:id="1576" w:author="随遇而安" w:date="2023-08-12T10:20:26Z"/>
                    <w:rFonts w:hint="eastAsia" w:ascii="宋体" w:hAnsi="宋体" w:eastAsia="宋体" w:cs="宋体"/>
                  </w:rPr>
                </w:rPrChange>
              </w:rPr>
              <w:pPrChange w:id="1573" w:author="随遇而安" w:date="2023-08-12T09:17:42Z">
                <w:pPr>
                  <w:pStyle w:val="9"/>
                </w:pPr>
              </w:pPrChange>
            </w:pPr>
          </w:p>
        </w:tc>
        <w:tc>
          <w:tcPr>
            <w:tcW w:w="1236" w:type="dxa"/>
            <w:vAlign w:val="top"/>
          </w:tcPr>
          <w:p w14:paraId="54391867">
            <w:pPr>
              <w:pStyle w:val="9"/>
              <w:ind w:firstLine="420" w:firstLineChars="200"/>
              <w:rPr>
                <w:del w:id="1578" w:author="随遇而安" w:date="2023-08-12T10:20:26Z"/>
                <w:rFonts w:hint="eastAsia" w:ascii="仿宋" w:hAnsi="仿宋" w:eastAsia="仿宋" w:cs="仿宋"/>
                <w:rPrChange w:id="1579" w:author="随遇而安" w:date="2023-08-12T09:27:04Z">
                  <w:rPr>
                    <w:del w:id="1580" w:author="随遇而安" w:date="2023-08-12T10:20:26Z"/>
                    <w:rFonts w:hint="eastAsia" w:ascii="宋体" w:hAnsi="宋体" w:eastAsia="宋体" w:cs="宋体"/>
                  </w:rPr>
                </w:rPrChange>
              </w:rPr>
              <w:pPrChange w:id="1577" w:author="随遇而安" w:date="2023-08-12T09:17:42Z">
                <w:pPr>
                  <w:pStyle w:val="9"/>
                </w:pPr>
              </w:pPrChange>
            </w:pPr>
          </w:p>
        </w:tc>
        <w:tc>
          <w:tcPr>
            <w:tcW w:w="1144" w:type="dxa"/>
            <w:vAlign w:val="top"/>
          </w:tcPr>
          <w:p w14:paraId="2DBD92D1">
            <w:pPr>
              <w:pStyle w:val="9"/>
              <w:ind w:firstLine="420" w:firstLineChars="200"/>
              <w:rPr>
                <w:del w:id="1582" w:author="随遇而安" w:date="2023-08-12T10:20:26Z"/>
                <w:rFonts w:hint="eastAsia" w:ascii="仿宋" w:hAnsi="仿宋" w:eastAsia="仿宋" w:cs="仿宋"/>
                <w:rPrChange w:id="1583" w:author="随遇而安" w:date="2023-08-12T09:27:04Z">
                  <w:rPr>
                    <w:del w:id="1584" w:author="随遇而安" w:date="2023-08-12T10:20:26Z"/>
                    <w:rFonts w:hint="eastAsia" w:ascii="宋体" w:hAnsi="宋体" w:eastAsia="宋体" w:cs="宋体"/>
                  </w:rPr>
                </w:rPrChange>
              </w:rPr>
              <w:pPrChange w:id="1581" w:author="随遇而安" w:date="2023-08-12T09:17:42Z">
                <w:pPr>
                  <w:pStyle w:val="9"/>
                </w:pPr>
              </w:pPrChange>
            </w:pPr>
          </w:p>
        </w:tc>
        <w:tc>
          <w:tcPr>
            <w:tcW w:w="1221" w:type="dxa"/>
            <w:vAlign w:val="top"/>
          </w:tcPr>
          <w:p w14:paraId="488F8C7B">
            <w:pPr>
              <w:pStyle w:val="9"/>
              <w:ind w:firstLine="420" w:firstLineChars="200"/>
              <w:rPr>
                <w:del w:id="1586" w:author="随遇而安" w:date="2023-08-12T10:20:26Z"/>
                <w:rFonts w:hint="eastAsia" w:ascii="仿宋" w:hAnsi="仿宋" w:eastAsia="仿宋" w:cs="仿宋"/>
                <w:rPrChange w:id="1587" w:author="随遇而安" w:date="2023-08-12T09:27:04Z">
                  <w:rPr>
                    <w:del w:id="1588" w:author="随遇而安" w:date="2023-08-12T10:20:26Z"/>
                    <w:rFonts w:hint="eastAsia" w:ascii="宋体" w:hAnsi="宋体" w:eastAsia="宋体" w:cs="宋体"/>
                  </w:rPr>
                </w:rPrChange>
              </w:rPr>
              <w:pPrChange w:id="1585" w:author="随遇而安" w:date="2023-08-12T09:17:42Z">
                <w:pPr>
                  <w:pStyle w:val="9"/>
                </w:pPr>
              </w:pPrChange>
            </w:pPr>
          </w:p>
        </w:tc>
        <w:tc>
          <w:tcPr>
            <w:tcW w:w="1048" w:type="dxa"/>
            <w:vAlign w:val="top"/>
          </w:tcPr>
          <w:p w14:paraId="51A9A5A5">
            <w:pPr>
              <w:pStyle w:val="9"/>
              <w:ind w:firstLine="420" w:firstLineChars="200"/>
              <w:rPr>
                <w:del w:id="1590" w:author="随遇而安" w:date="2023-08-12T10:20:26Z"/>
                <w:rFonts w:hint="eastAsia" w:ascii="仿宋" w:hAnsi="仿宋" w:eastAsia="仿宋" w:cs="仿宋"/>
                <w:rPrChange w:id="1591" w:author="随遇而安" w:date="2023-08-12T09:27:04Z">
                  <w:rPr>
                    <w:del w:id="1592" w:author="随遇而安" w:date="2023-08-12T10:20:26Z"/>
                    <w:rFonts w:hint="eastAsia" w:ascii="宋体" w:hAnsi="宋体" w:eastAsia="宋体" w:cs="宋体"/>
                  </w:rPr>
                </w:rPrChange>
              </w:rPr>
              <w:pPrChange w:id="1589" w:author="随遇而安" w:date="2023-08-12T09:17:42Z">
                <w:pPr>
                  <w:pStyle w:val="9"/>
                </w:pPr>
              </w:pPrChange>
            </w:pPr>
          </w:p>
        </w:tc>
      </w:tr>
      <w:tr w14:paraId="690983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0" w:hRule="atLeast"/>
          <w:del w:id="1593" w:author="随遇而安" w:date="2023-08-12T10:20:26Z"/>
        </w:trPr>
        <w:tc>
          <w:tcPr>
            <w:tcW w:w="847" w:type="dxa"/>
            <w:vAlign w:val="top"/>
          </w:tcPr>
          <w:p w14:paraId="3DB783E8">
            <w:pPr>
              <w:pStyle w:val="9"/>
              <w:ind w:firstLine="420" w:firstLineChars="200"/>
              <w:rPr>
                <w:del w:id="1595" w:author="随遇而安" w:date="2023-08-12T10:20:26Z"/>
                <w:rFonts w:hint="eastAsia" w:ascii="仿宋" w:hAnsi="仿宋" w:eastAsia="仿宋" w:cs="仿宋"/>
                <w:rPrChange w:id="1596" w:author="随遇而安" w:date="2023-08-12T09:27:04Z">
                  <w:rPr>
                    <w:del w:id="1597" w:author="随遇而安" w:date="2023-08-12T10:20:26Z"/>
                    <w:rFonts w:hint="eastAsia" w:ascii="宋体" w:hAnsi="宋体" w:eastAsia="宋体" w:cs="宋体"/>
                  </w:rPr>
                </w:rPrChange>
              </w:rPr>
              <w:pPrChange w:id="1594" w:author="随遇而安" w:date="2023-08-12T09:17:42Z">
                <w:pPr>
                  <w:pStyle w:val="9"/>
                </w:pPr>
              </w:pPrChange>
            </w:pPr>
          </w:p>
        </w:tc>
        <w:tc>
          <w:tcPr>
            <w:tcW w:w="1075" w:type="dxa"/>
            <w:vAlign w:val="top"/>
          </w:tcPr>
          <w:p w14:paraId="2B95F25F">
            <w:pPr>
              <w:pStyle w:val="9"/>
              <w:ind w:firstLine="420" w:firstLineChars="200"/>
              <w:rPr>
                <w:del w:id="1599" w:author="随遇而安" w:date="2023-08-12T10:20:26Z"/>
                <w:rFonts w:hint="eastAsia" w:ascii="仿宋" w:hAnsi="仿宋" w:eastAsia="仿宋" w:cs="仿宋"/>
                <w:rPrChange w:id="1600" w:author="随遇而安" w:date="2023-08-12T09:27:04Z">
                  <w:rPr>
                    <w:del w:id="1601" w:author="随遇而安" w:date="2023-08-12T10:20:26Z"/>
                    <w:rFonts w:hint="eastAsia" w:ascii="宋体" w:hAnsi="宋体" w:eastAsia="宋体" w:cs="宋体"/>
                  </w:rPr>
                </w:rPrChange>
              </w:rPr>
              <w:pPrChange w:id="1598" w:author="随遇而安" w:date="2023-08-12T09:17:42Z">
                <w:pPr>
                  <w:pStyle w:val="9"/>
                </w:pPr>
              </w:pPrChange>
            </w:pPr>
          </w:p>
        </w:tc>
        <w:tc>
          <w:tcPr>
            <w:tcW w:w="1265" w:type="dxa"/>
            <w:vAlign w:val="top"/>
          </w:tcPr>
          <w:p w14:paraId="7AE80E63">
            <w:pPr>
              <w:pStyle w:val="9"/>
              <w:ind w:firstLine="420" w:firstLineChars="200"/>
              <w:rPr>
                <w:del w:id="1603" w:author="随遇而安" w:date="2023-08-12T10:20:26Z"/>
                <w:rFonts w:hint="eastAsia" w:ascii="仿宋" w:hAnsi="仿宋" w:eastAsia="仿宋" w:cs="仿宋"/>
                <w:rPrChange w:id="1604" w:author="随遇而安" w:date="2023-08-12T09:27:04Z">
                  <w:rPr>
                    <w:del w:id="1605" w:author="随遇而安" w:date="2023-08-12T10:20:26Z"/>
                    <w:rFonts w:hint="eastAsia" w:ascii="宋体" w:hAnsi="宋体" w:eastAsia="宋体" w:cs="宋体"/>
                  </w:rPr>
                </w:rPrChange>
              </w:rPr>
              <w:pPrChange w:id="1602" w:author="随遇而安" w:date="2023-08-12T09:17:42Z">
                <w:pPr>
                  <w:pStyle w:val="9"/>
                </w:pPr>
              </w:pPrChange>
            </w:pPr>
          </w:p>
        </w:tc>
        <w:tc>
          <w:tcPr>
            <w:tcW w:w="1398" w:type="dxa"/>
            <w:vAlign w:val="top"/>
          </w:tcPr>
          <w:p w14:paraId="38FEC4FF">
            <w:pPr>
              <w:pStyle w:val="9"/>
              <w:ind w:firstLine="420" w:firstLineChars="200"/>
              <w:rPr>
                <w:del w:id="1607" w:author="随遇而安" w:date="2023-08-12T10:20:26Z"/>
                <w:rFonts w:hint="eastAsia" w:ascii="仿宋" w:hAnsi="仿宋" w:eastAsia="仿宋" w:cs="仿宋"/>
                <w:rPrChange w:id="1608" w:author="随遇而安" w:date="2023-08-12T09:27:04Z">
                  <w:rPr>
                    <w:del w:id="1609" w:author="随遇而安" w:date="2023-08-12T10:20:26Z"/>
                    <w:rFonts w:hint="eastAsia" w:ascii="宋体" w:hAnsi="宋体" w:eastAsia="宋体" w:cs="宋体"/>
                  </w:rPr>
                </w:rPrChange>
              </w:rPr>
              <w:pPrChange w:id="1606" w:author="随遇而安" w:date="2023-08-12T09:17:42Z">
                <w:pPr>
                  <w:pStyle w:val="9"/>
                </w:pPr>
              </w:pPrChange>
            </w:pPr>
          </w:p>
        </w:tc>
        <w:tc>
          <w:tcPr>
            <w:tcW w:w="1181" w:type="dxa"/>
            <w:vAlign w:val="top"/>
          </w:tcPr>
          <w:p w14:paraId="5ECFC38E">
            <w:pPr>
              <w:pStyle w:val="9"/>
              <w:ind w:firstLine="420" w:firstLineChars="200"/>
              <w:rPr>
                <w:del w:id="1611" w:author="随遇而安" w:date="2023-08-12T10:20:26Z"/>
                <w:rFonts w:hint="eastAsia" w:ascii="仿宋" w:hAnsi="仿宋" w:eastAsia="仿宋" w:cs="仿宋"/>
                <w:rPrChange w:id="1612" w:author="随遇而安" w:date="2023-08-12T09:27:04Z">
                  <w:rPr>
                    <w:del w:id="1613" w:author="随遇而安" w:date="2023-08-12T10:20:26Z"/>
                    <w:rFonts w:hint="eastAsia" w:ascii="宋体" w:hAnsi="宋体" w:eastAsia="宋体" w:cs="宋体"/>
                  </w:rPr>
                </w:rPrChange>
              </w:rPr>
              <w:pPrChange w:id="1610" w:author="随遇而安" w:date="2023-08-12T09:17:42Z">
                <w:pPr>
                  <w:pStyle w:val="9"/>
                </w:pPr>
              </w:pPrChange>
            </w:pPr>
          </w:p>
        </w:tc>
        <w:tc>
          <w:tcPr>
            <w:tcW w:w="1236" w:type="dxa"/>
            <w:vAlign w:val="top"/>
          </w:tcPr>
          <w:p w14:paraId="0CE1AA3A">
            <w:pPr>
              <w:pStyle w:val="9"/>
              <w:ind w:firstLine="420" w:firstLineChars="200"/>
              <w:rPr>
                <w:del w:id="1615" w:author="随遇而安" w:date="2023-08-12T10:20:26Z"/>
                <w:rFonts w:hint="eastAsia" w:ascii="仿宋" w:hAnsi="仿宋" w:eastAsia="仿宋" w:cs="仿宋"/>
                <w:rPrChange w:id="1616" w:author="随遇而安" w:date="2023-08-12T09:27:04Z">
                  <w:rPr>
                    <w:del w:id="1617" w:author="随遇而安" w:date="2023-08-12T10:20:26Z"/>
                    <w:rFonts w:hint="eastAsia" w:ascii="宋体" w:hAnsi="宋体" w:eastAsia="宋体" w:cs="宋体"/>
                  </w:rPr>
                </w:rPrChange>
              </w:rPr>
              <w:pPrChange w:id="1614" w:author="随遇而安" w:date="2023-08-12T09:17:42Z">
                <w:pPr>
                  <w:pStyle w:val="9"/>
                </w:pPr>
              </w:pPrChange>
            </w:pPr>
          </w:p>
        </w:tc>
        <w:tc>
          <w:tcPr>
            <w:tcW w:w="1144" w:type="dxa"/>
            <w:vAlign w:val="top"/>
          </w:tcPr>
          <w:p w14:paraId="1C95E725">
            <w:pPr>
              <w:pStyle w:val="9"/>
              <w:ind w:firstLine="420" w:firstLineChars="200"/>
              <w:rPr>
                <w:del w:id="1619" w:author="随遇而安" w:date="2023-08-12T10:20:26Z"/>
                <w:rFonts w:hint="eastAsia" w:ascii="仿宋" w:hAnsi="仿宋" w:eastAsia="仿宋" w:cs="仿宋"/>
                <w:rPrChange w:id="1620" w:author="随遇而安" w:date="2023-08-12T09:27:04Z">
                  <w:rPr>
                    <w:del w:id="1621" w:author="随遇而安" w:date="2023-08-12T10:20:26Z"/>
                    <w:rFonts w:hint="eastAsia" w:ascii="宋体" w:hAnsi="宋体" w:eastAsia="宋体" w:cs="宋体"/>
                  </w:rPr>
                </w:rPrChange>
              </w:rPr>
              <w:pPrChange w:id="1618" w:author="随遇而安" w:date="2023-08-12T09:17:42Z">
                <w:pPr>
                  <w:pStyle w:val="9"/>
                </w:pPr>
              </w:pPrChange>
            </w:pPr>
          </w:p>
        </w:tc>
        <w:tc>
          <w:tcPr>
            <w:tcW w:w="1221" w:type="dxa"/>
            <w:vAlign w:val="top"/>
          </w:tcPr>
          <w:p w14:paraId="2513B1B8">
            <w:pPr>
              <w:pStyle w:val="9"/>
              <w:ind w:firstLine="420" w:firstLineChars="200"/>
              <w:rPr>
                <w:del w:id="1623" w:author="随遇而安" w:date="2023-08-12T10:20:26Z"/>
                <w:rFonts w:hint="eastAsia" w:ascii="仿宋" w:hAnsi="仿宋" w:eastAsia="仿宋" w:cs="仿宋"/>
                <w:rPrChange w:id="1624" w:author="随遇而安" w:date="2023-08-12T09:27:04Z">
                  <w:rPr>
                    <w:del w:id="1625" w:author="随遇而安" w:date="2023-08-12T10:20:26Z"/>
                    <w:rFonts w:hint="eastAsia" w:ascii="宋体" w:hAnsi="宋体" w:eastAsia="宋体" w:cs="宋体"/>
                  </w:rPr>
                </w:rPrChange>
              </w:rPr>
              <w:pPrChange w:id="1622" w:author="随遇而安" w:date="2023-08-12T09:17:42Z">
                <w:pPr>
                  <w:pStyle w:val="9"/>
                </w:pPr>
              </w:pPrChange>
            </w:pPr>
          </w:p>
        </w:tc>
        <w:tc>
          <w:tcPr>
            <w:tcW w:w="1048" w:type="dxa"/>
            <w:vAlign w:val="top"/>
          </w:tcPr>
          <w:p w14:paraId="5DE7E5A8">
            <w:pPr>
              <w:pStyle w:val="9"/>
              <w:ind w:firstLine="420" w:firstLineChars="200"/>
              <w:rPr>
                <w:del w:id="1627" w:author="随遇而安" w:date="2023-08-12T10:20:26Z"/>
                <w:rFonts w:hint="eastAsia" w:ascii="仿宋" w:hAnsi="仿宋" w:eastAsia="仿宋" w:cs="仿宋"/>
                <w:rPrChange w:id="1628" w:author="随遇而安" w:date="2023-08-12T09:27:04Z">
                  <w:rPr>
                    <w:del w:id="1629" w:author="随遇而安" w:date="2023-08-12T10:20:26Z"/>
                    <w:rFonts w:hint="eastAsia" w:ascii="宋体" w:hAnsi="宋体" w:eastAsia="宋体" w:cs="宋体"/>
                  </w:rPr>
                </w:rPrChange>
              </w:rPr>
              <w:pPrChange w:id="1626" w:author="随遇而安" w:date="2023-08-12T09:17:42Z">
                <w:pPr>
                  <w:pStyle w:val="9"/>
                </w:pPr>
              </w:pPrChange>
            </w:pPr>
          </w:p>
        </w:tc>
      </w:tr>
      <w:tr w14:paraId="705DDE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2" w:hRule="atLeast"/>
          <w:del w:id="1630" w:author="随遇而安" w:date="2023-08-12T10:20:26Z"/>
        </w:trPr>
        <w:tc>
          <w:tcPr>
            <w:tcW w:w="847" w:type="dxa"/>
            <w:vAlign w:val="top"/>
          </w:tcPr>
          <w:p w14:paraId="41BA38FF">
            <w:pPr>
              <w:pStyle w:val="9"/>
              <w:ind w:firstLine="420" w:firstLineChars="200"/>
              <w:rPr>
                <w:del w:id="1632" w:author="随遇而安" w:date="2023-08-12T10:20:26Z"/>
                <w:rFonts w:hint="eastAsia" w:ascii="仿宋" w:hAnsi="仿宋" w:eastAsia="仿宋" w:cs="仿宋"/>
                <w:rPrChange w:id="1633" w:author="随遇而安" w:date="2023-08-12T09:27:04Z">
                  <w:rPr>
                    <w:del w:id="1634" w:author="随遇而安" w:date="2023-08-12T10:20:26Z"/>
                    <w:rFonts w:hint="eastAsia" w:ascii="宋体" w:hAnsi="宋体" w:eastAsia="宋体" w:cs="宋体"/>
                  </w:rPr>
                </w:rPrChange>
              </w:rPr>
              <w:pPrChange w:id="1631" w:author="随遇而安" w:date="2023-08-12T09:17:42Z">
                <w:pPr>
                  <w:pStyle w:val="9"/>
                </w:pPr>
              </w:pPrChange>
            </w:pPr>
          </w:p>
        </w:tc>
        <w:tc>
          <w:tcPr>
            <w:tcW w:w="1075" w:type="dxa"/>
            <w:vAlign w:val="top"/>
          </w:tcPr>
          <w:p w14:paraId="4E67C469">
            <w:pPr>
              <w:pStyle w:val="9"/>
              <w:ind w:firstLine="420" w:firstLineChars="200"/>
              <w:rPr>
                <w:del w:id="1636" w:author="随遇而安" w:date="2023-08-12T10:20:26Z"/>
                <w:rFonts w:hint="eastAsia" w:ascii="仿宋" w:hAnsi="仿宋" w:eastAsia="仿宋" w:cs="仿宋"/>
                <w:rPrChange w:id="1637" w:author="随遇而安" w:date="2023-08-12T09:27:04Z">
                  <w:rPr>
                    <w:del w:id="1638" w:author="随遇而安" w:date="2023-08-12T10:20:26Z"/>
                    <w:rFonts w:hint="eastAsia" w:ascii="宋体" w:hAnsi="宋体" w:eastAsia="宋体" w:cs="宋体"/>
                  </w:rPr>
                </w:rPrChange>
              </w:rPr>
              <w:pPrChange w:id="1635" w:author="随遇而安" w:date="2023-08-12T09:17:42Z">
                <w:pPr>
                  <w:pStyle w:val="9"/>
                </w:pPr>
              </w:pPrChange>
            </w:pPr>
          </w:p>
        </w:tc>
        <w:tc>
          <w:tcPr>
            <w:tcW w:w="1265" w:type="dxa"/>
            <w:vAlign w:val="top"/>
          </w:tcPr>
          <w:p w14:paraId="57A5B786">
            <w:pPr>
              <w:pStyle w:val="9"/>
              <w:ind w:firstLine="420" w:firstLineChars="200"/>
              <w:rPr>
                <w:del w:id="1640" w:author="随遇而安" w:date="2023-08-12T10:20:26Z"/>
                <w:rFonts w:hint="eastAsia" w:ascii="仿宋" w:hAnsi="仿宋" w:eastAsia="仿宋" w:cs="仿宋"/>
                <w:rPrChange w:id="1641" w:author="随遇而安" w:date="2023-08-12T09:27:04Z">
                  <w:rPr>
                    <w:del w:id="1642" w:author="随遇而安" w:date="2023-08-12T10:20:26Z"/>
                    <w:rFonts w:hint="eastAsia" w:ascii="宋体" w:hAnsi="宋体" w:eastAsia="宋体" w:cs="宋体"/>
                  </w:rPr>
                </w:rPrChange>
              </w:rPr>
              <w:pPrChange w:id="1639" w:author="随遇而安" w:date="2023-08-12T09:17:42Z">
                <w:pPr>
                  <w:pStyle w:val="9"/>
                </w:pPr>
              </w:pPrChange>
            </w:pPr>
          </w:p>
        </w:tc>
        <w:tc>
          <w:tcPr>
            <w:tcW w:w="1398" w:type="dxa"/>
            <w:vAlign w:val="top"/>
          </w:tcPr>
          <w:p w14:paraId="591F2088">
            <w:pPr>
              <w:pStyle w:val="9"/>
              <w:ind w:firstLine="420" w:firstLineChars="200"/>
              <w:rPr>
                <w:del w:id="1644" w:author="随遇而安" w:date="2023-08-12T10:20:26Z"/>
                <w:rFonts w:hint="eastAsia" w:ascii="仿宋" w:hAnsi="仿宋" w:eastAsia="仿宋" w:cs="仿宋"/>
                <w:rPrChange w:id="1645" w:author="随遇而安" w:date="2023-08-12T09:27:04Z">
                  <w:rPr>
                    <w:del w:id="1646" w:author="随遇而安" w:date="2023-08-12T10:20:26Z"/>
                    <w:rFonts w:hint="eastAsia" w:ascii="宋体" w:hAnsi="宋体" w:eastAsia="宋体" w:cs="宋体"/>
                  </w:rPr>
                </w:rPrChange>
              </w:rPr>
              <w:pPrChange w:id="1643" w:author="随遇而安" w:date="2023-08-12T09:17:42Z">
                <w:pPr>
                  <w:pStyle w:val="9"/>
                </w:pPr>
              </w:pPrChange>
            </w:pPr>
          </w:p>
        </w:tc>
        <w:tc>
          <w:tcPr>
            <w:tcW w:w="1181" w:type="dxa"/>
            <w:vAlign w:val="top"/>
          </w:tcPr>
          <w:p w14:paraId="64FA3F3A">
            <w:pPr>
              <w:pStyle w:val="9"/>
              <w:ind w:firstLine="420" w:firstLineChars="200"/>
              <w:rPr>
                <w:del w:id="1648" w:author="随遇而安" w:date="2023-08-12T10:20:26Z"/>
                <w:rFonts w:hint="eastAsia" w:ascii="仿宋" w:hAnsi="仿宋" w:eastAsia="仿宋" w:cs="仿宋"/>
                <w:rPrChange w:id="1649" w:author="随遇而安" w:date="2023-08-12T09:27:04Z">
                  <w:rPr>
                    <w:del w:id="1650" w:author="随遇而安" w:date="2023-08-12T10:20:26Z"/>
                    <w:rFonts w:hint="eastAsia" w:ascii="宋体" w:hAnsi="宋体" w:eastAsia="宋体" w:cs="宋体"/>
                  </w:rPr>
                </w:rPrChange>
              </w:rPr>
              <w:pPrChange w:id="1647" w:author="随遇而安" w:date="2023-08-12T09:17:42Z">
                <w:pPr>
                  <w:pStyle w:val="9"/>
                </w:pPr>
              </w:pPrChange>
            </w:pPr>
          </w:p>
        </w:tc>
        <w:tc>
          <w:tcPr>
            <w:tcW w:w="1236" w:type="dxa"/>
            <w:vAlign w:val="top"/>
          </w:tcPr>
          <w:p w14:paraId="6BA6101E">
            <w:pPr>
              <w:pStyle w:val="9"/>
              <w:ind w:firstLine="420" w:firstLineChars="200"/>
              <w:rPr>
                <w:del w:id="1652" w:author="随遇而安" w:date="2023-08-12T10:20:26Z"/>
                <w:rFonts w:hint="eastAsia" w:ascii="仿宋" w:hAnsi="仿宋" w:eastAsia="仿宋" w:cs="仿宋"/>
                <w:rPrChange w:id="1653" w:author="随遇而安" w:date="2023-08-12T09:27:04Z">
                  <w:rPr>
                    <w:del w:id="1654" w:author="随遇而安" w:date="2023-08-12T10:20:26Z"/>
                    <w:rFonts w:hint="eastAsia" w:ascii="宋体" w:hAnsi="宋体" w:eastAsia="宋体" w:cs="宋体"/>
                  </w:rPr>
                </w:rPrChange>
              </w:rPr>
              <w:pPrChange w:id="1651" w:author="随遇而安" w:date="2023-08-12T09:17:42Z">
                <w:pPr>
                  <w:pStyle w:val="9"/>
                </w:pPr>
              </w:pPrChange>
            </w:pPr>
          </w:p>
        </w:tc>
        <w:tc>
          <w:tcPr>
            <w:tcW w:w="1144" w:type="dxa"/>
            <w:vAlign w:val="top"/>
          </w:tcPr>
          <w:p w14:paraId="5A932269">
            <w:pPr>
              <w:pStyle w:val="9"/>
              <w:ind w:firstLine="420" w:firstLineChars="200"/>
              <w:rPr>
                <w:del w:id="1656" w:author="随遇而安" w:date="2023-08-12T10:20:26Z"/>
                <w:rFonts w:hint="eastAsia" w:ascii="仿宋" w:hAnsi="仿宋" w:eastAsia="仿宋" w:cs="仿宋"/>
                <w:rPrChange w:id="1657" w:author="随遇而安" w:date="2023-08-12T09:27:04Z">
                  <w:rPr>
                    <w:del w:id="1658" w:author="随遇而安" w:date="2023-08-12T10:20:26Z"/>
                    <w:rFonts w:hint="eastAsia" w:ascii="宋体" w:hAnsi="宋体" w:eastAsia="宋体" w:cs="宋体"/>
                  </w:rPr>
                </w:rPrChange>
              </w:rPr>
              <w:pPrChange w:id="1655" w:author="随遇而安" w:date="2023-08-12T09:17:42Z">
                <w:pPr>
                  <w:pStyle w:val="9"/>
                </w:pPr>
              </w:pPrChange>
            </w:pPr>
          </w:p>
        </w:tc>
        <w:tc>
          <w:tcPr>
            <w:tcW w:w="1221" w:type="dxa"/>
            <w:vAlign w:val="top"/>
          </w:tcPr>
          <w:p w14:paraId="7DEB78C6">
            <w:pPr>
              <w:pStyle w:val="9"/>
              <w:ind w:firstLine="420" w:firstLineChars="200"/>
              <w:rPr>
                <w:del w:id="1660" w:author="随遇而安" w:date="2023-08-12T10:20:26Z"/>
                <w:rFonts w:hint="eastAsia" w:ascii="仿宋" w:hAnsi="仿宋" w:eastAsia="仿宋" w:cs="仿宋"/>
                <w:rPrChange w:id="1661" w:author="随遇而安" w:date="2023-08-12T09:27:04Z">
                  <w:rPr>
                    <w:del w:id="1662" w:author="随遇而安" w:date="2023-08-12T10:20:26Z"/>
                    <w:rFonts w:hint="eastAsia" w:ascii="宋体" w:hAnsi="宋体" w:eastAsia="宋体" w:cs="宋体"/>
                  </w:rPr>
                </w:rPrChange>
              </w:rPr>
              <w:pPrChange w:id="1659" w:author="随遇而安" w:date="2023-08-12T09:17:42Z">
                <w:pPr>
                  <w:pStyle w:val="9"/>
                </w:pPr>
              </w:pPrChange>
            </w:pPr>
          </w:p>
        </w:tc>
        <w:tc>
          <w:tcPr>
            <w:tcW w:w="1048" w:type="dxa"/>
            <w:vAlign w:val="top"/>
          </w:tcPr>
          <w:p w14:paraId="57E7A5C3">
            <w:pPr>
              <w:pStyle w:val="9"/>
              <w:ind w:firstLine="420" w:firstLineChars="200"/>
              <w:rPr>
                <w:del w:id="1664" w:author="随遇而安" w:date="2023-08-12T10:20:26Z"/>
                <w:rFonts w:hint="eastAsia" w:ascii="仿宋" w:hAnsi="仿宋" w:eastAsia="仿宋" w:cs="仿宋"/>
                <w:rPrChange w:id="1665" w:author="随遇而安" w:date="2023-08-12T09:27:04Z">
                  <w:rPr>
                    <w:del w:id="1666" w:author="随遇而安" w:date="2023-08-12T10:20:26Z"/>
                    <w:rFonts w:hint="eastAsia" w:ascii="宋体" w:hAnsi="宋体" w:eastAsia="宋体" w:cs="宋体"/>
                  </w:rPr>
                </w:rPrChange>
              </w:rPr>
              <w:pPrChange w:id="1663" w:author="随遇而安" w:date="2023-08-12T09:17:42Z">
                <w:pPr>
                  <w:pStyle w:val="9"/>
                </w:pPr>
              </w:pPrChange>
            </w:pPr>
          </w:p>
        </w:tc>
      </w:tr>
      <w:tr w14:paraId="135780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1" w:hRule="atLeast"/>
          <w:del w:id="1667" w:author="随遇而安" w:date="2023-08-12T10:20:26Z"/>
        </w:trPr>
        <w:tc>
          <w:tcPr>
            <w:tcW w:w="847" w:type="dxa"/>
            <w:textDirection w:val="tbRlV"/>
            <w:vAlign w:val="top"/>
          </w:tcPr>
          <w:p w14:paraId="3013C2F3">
            <w:pPr>
              <w:spacing w:before="315" w:line="209" w:lineRule="auto"/>
              <w:ind w:left="0" w:firstLine="424" w:firstLineChars="200"/>
              <w:rPr>
                <w:del w:id="1669" w:author="随遇而安" w:date="2023-08-12T10:20:26Z"/>
                <w:rFonts w:hint="eastAsia" w:ascii="仿宋" w:hAnsi="仿宋" w:eastAsia="仿宋" w:cs="仿宋"/>
                <w:sz w:val="21"/>
                <w:szCs w:val="21"/>
                <w:rPrChange w:id="1670" w:author="随遇而安" w:date="2023-08-12T09:27:04Z">
                  <w:rPr>
                    <w:del w:id="1671" w:author="随遇而安" w:date="2023-08-12T10:20:26Z"/>
                    <w:rFonts w:hint="eastAsia" w:ascii="宋体" w:hAnsi="宋体" w:eastAsia="宋体" w:cs="宋体"/>
                    <w:sz w:val="21"/>
                    <w:szCs w:val="21"/>
                  </w:rPr>
                </w:rPrChange>
              </w:rPr>
              <w:pPrChange w:id="1668" w:author="随遇而安" w:date="2023-08-12T09:17:42Z">
                <w:pPr>
                  <w:spacing w:before="315" w:line="209" w:lineRule="auto"/>
                  <w:ind w:left="604"/>
                </w:pPr>
              </w:pPrChange>
            </w:pPr>
            <w:del w:id="1672" w:author="随遇而安" w:date="2023-08-12T10:20:26Z">
              <w:r>
                <w:rPr>
                  <w:rFonts w:hint="eastAsia" w:ascii="仿宋" w:hAnsi="仿宋" w:eastAsia="仿宋" w:cs="仿宋"/>
                  <w:spacing w:val="1"/>
                  <w:sz w:val="21"/>
                  <w:szCs w:val="21"/>
                  <w:rPrChange w:id="1673" w:author="随遇而安" w:date="2023-08-12T09:27:04Z">
                    <w:rPr>
                      <w:rFonts w:hint="eastAsia" w:ascii="宋体" w:hAnsi="宋体" w:eastAsia="宋体" w:cs="宋体"/>
                      <w:spacing w:val="1"/>
                      <w:sz w:val="21"/>
                      <w:szCs w:val="21"/>
                    </w:rPr>
                  </w:rPrChange>
                </w:rPr>
                <w:delText>此</w:delText>
              </w:r>
            </w:del>
            <w:del w:id="1674" w:author="随遇而安" w:date="2023-08-12T10:20:26Z">
              <w:r>
                <w:rPr>
                  <w:rFonts w:hint="eastAsia" w:ascii="仿宋" w:hAnsi="仿宋" w:eastAsia="仿宋" w:cs="仿宋"/>
                  <w:spacing w:val="23"/>
                  <w:sz w:val="21"/>
                  <w:szCs w:val="21"/>
                  <w:rPrChange w:id="1675" w:author="随遇而安" w:date="2023-08-12T09:27:04Z">
                    <w:rPr>
                      <w:rFonts w:hint="eastAsia" w:ascii="宋体" w:hAnsi="宋体" w:eastAsia="宋体" w:cs="宋体"/>
                      <w:spacing w:val="23"/>
                      <w:sz w:val="21"/>
                      <w:szCs w:val="21"/>
                    </w:rPr>
                  </w:rPrChange>
                </w:rPr>
                <w:delText xml:space="preserve">  </w:delText>
              </w:r>
            </w:del>
            <w:del w:id="1676" w:author="随遇而安" w:date="2023-08-12T10:20:26Z">
              <w:r>
                <w:rPr>
                  <w:rFonts w:hint="eastAsia" w:ascii="仿宋" w:hAnsi="仿宋" w:eastAsia="仿宋" w:cs="仿宋"/>
                  <w:spacing w:val="1"/>
                  <w:sz w:val="21"/>
                  <w:szCs w:val="21"/>
                  <w:rPrChange w:id="1677" w:author="随遇而安" w:date="2023-08-12T09:27:04Z">
                    <w:rPr>
                      <w:rFonts w:hint="eastAsia" w:ascii="宋体" w:hAnsi="宋体" w:eastAsia="宋体" w:cs="宋体"/>
                      <w:spacing w:val="1"/>
                      <w:sz w:val="21"/>
                      <w:szCs w:val="21"/>
                    </w:rPr>
                  </w:rPrChange>
                </w:rPr>
                <w:delText>次</w:delText>
              </w:r>
            </w:del>
            <w:del w:id="1678" w:author="随遇而安" w:date="2023-08-12T10:20:26Z">
              <w:r>
                <w:rPr>
                  <w:rFonts w:hint="eastAsia" w:ascii="仿宋" w:hAnsi="仿宋" w:eastAsia="仿宋" w:cs="仿宋"/>
                  <w:spacing w:val="24"/>
                  <w:sz w:val="21"/>
                  <w:szCs w:val="21"/>
                  <w:rPrChange w:id="1679" w:author="随遇而安" w:date="2023-08-12T09:27:04Z">
                    <w:rPr>
                      <w:rFonts w:hint="eastAsia" w:ascii="宋体" w:hAnsi="宋体" w:eastAsia="宋体" w:cs="宋体"/>
                      <w:spacing w:val="24"/>
                      <w:sz w:val="21"/>
                      <w:szCs w:val="21"/>
                    </w:rPr>
                  </w:rPrChange>
                </w:rPr>
                <w:delText xml:space="preserve">  </w:delText>
              </w:r>
            </w:del>
            <w:del w:id="1680" w:author="随遇而安" w:date="2023-08-12T10:20:26Z">
              <w:r>
                <w:rPr>
                  <w:rFonts w:hint="eastAsia" w:ascii="仿宋" w:hAnsi="仿宋" w:eastAsia="仿宋" w:cs="仿宋"/>
                  <w:spacing w:val="1"/>
                  <w:sz w:val="21"/>
                  <w:szCs w:val="21"/>
                  <w:rPrChange w:id="1681" w:author="随遇而安" w:date="2023-08-12T09:27:04Z">
                    <w:rPr>
                      <w:rFonts w:hint="eastAsia" w:ascii="宋体" w:hAnsi="宋体" w:eastAsia="宋体" w:cs="宋体"/>
                      <w:spacing w:val="1"/>
                      <w:sz w:val="21"/>
                      <w:szCs w:val="21"/>
                    </w:rPr>
                  </w:rPrChange>
                </w:rPr>
                <w:delText>修</w:delText>
              </w:r>
            </w:del>
            <w:del w:id="1682" w:author="随遇而安" w:date="2023-08-12T10:20:26Z">
              <w:r>
                <w:rPr>
                  <w:rFonts w:hint="eastAsia" w:ascii="仿宋" w:hAnsi="仿宋" w:eastAsia="仿宋" w:cs="仿宋"/>
                  <w:spacing w:val="23"/>
                  <w:sz w:val="21"/>
                  <w:szCs w:val="21"/>
                  <w:rPrChange w:id="1683" w:author="随遇而安" w:date="2023-08-12T09:27:04Z">
                    <w:rPr>
                      <w:rFonts w:hint="eastAsia" w:ascii="宋体" w:hAnsi="宋体" w:eastAsia="宋体" w:cs="宋体"/>
                      <w:spacing w:val="23"/>
                      <w:sz w:val="21"/>
                      <w:szCs w:val="21"/>
                    </w:rPr>
                  </w:rPrChange>
                </w:rPr>
                <w:delText xml:space="preserve">  </w:delText>
              </w:r>
            </w:del>
            <w:del w:id="1684" w:author="随遇而安" w:date="2023-08-12T10:20:26Z">
              <w:r>
                <w:rPr>
                  <w:rFonts w:hint="eastAsia" w:ascii="仿宋" w:hAnsi="仿宋" w:eastAsia="仿宋" w:cs="仿宋"/>
                  <w:spacing w:val="1"/>
                  <w:sz w:val="21"/>
                  <w:szCs w:val="21"/>
                  <w:rPrChange w:id="1685" w:author="随遇而安" w:date="2023-08-12T09:27:04Z">
                    <w:rPr>
                      <w:rFonts w:hint="eastAsia" w:ascii="宋体" w:hAnsi="宋体" w:eastAsia="宋体" w:cs="宋体"/>
                      <w:spacing w:val="1"/>
                      <w:sz w:val="21"/>
                      <w:szCs w:val="21"/>
                    </w:rPr>
                  </w:rPrChange>
                </w:rPr>
                <w:delText>改</w:delText>
              </w:r>
            </w:del>
            <w:del w:id="1686" w:author="随遇而安" w:date="2023-08-12T10:20:26Z">
              <w:r>
                <w:rPr>
                  <w:rFonts w:hint="eastAsia" w:ascii="仿宋" w:hAnsi="仿宋" w:eastAsia="仿宋" w:cs="仿宋"/>
                  <w:spacing w:val="23"/>
                  <w:sz w:val="21"/>
                  <w:szCs w:val="21"/>
                  <w:rPrChange w:id="1687" w:author="随遇而安" w:date="2023-08-12T09:27:04Z">
                    <w:rPr>
                      <w:rFonts w:hint="eastAsia" w:ascii="宋体" w:hAnsi="宋体" w:eastAsia="宋体" w:cs="宋体"/>
                      <w:spacing w:val="23"/>
                      <w:sz w:val="21"/>
                      <w:szCs w:val="21"/>
                    </w:rPr>
                  </w:rPrChange>
                </w:rPr>
                <w:delText xml:space="preserve">  </w:delText>
              </w:r>
            </w:del>
            <w:del w:id="1688" w:author="随遇而安" w:date="2023-08-12T10:20:26Z">
              <w:r>
                <w:rPr>
                  <w:rFonts w:hint="eastAsia" w:ascii="仿宋" w:hAnsi="仿宋" w:eastAsia="仿宋" w:cs="仿宋"/>
                  <w:spacing w:val="1"/>
                  <w:sz w:val="21"/>
                  <w:szCs w:val="21"/>
                  <w:rPrChange w:id="1689" w:author="随遇而安" w:date="2023-08-12T09:27:04Z">
                    <w:rPr>
                      <w:rFonts w:hint="eastAsia" w:ascii="宋体" w:hAnsi="宋体" w:eastAsia="宋体" w:cs="宋体"/>
                      <w:spacing w:val="1"/>
                      <w:sz w:val="21"/>
                      <w:szCs w:val="21"/>
                    </w:rPr>
                  </w:rPrChange>
                </w:rPr>
                <w:delText>的</w:delText>
              </w:r>
            </w:del>
            <w:del w:id="1690" w:author="随遇而安" w:date="2023-08-12T10:20:26Z">
              <w:r>
                <w:rPr>
                  <w:rFonts w:hint="eastAsia" w:ascii="仿宋" w:hAnsi="仿宋" w:eastAsia="仿宋" w:cs="仿宋"/>
                  <w:spacing w:val="24"/>
                  <w:sz w:val="21"/>
                  <w:szCs w:val="21"/>
                  <w:rPrChange w:id="1691" w:author="随遇而安" w:date="2023-08-12T09:27:04Z">
                    <w:rPr>
                      <w:rFonts w:hint="eastAsia" w:ascii="宋体" w:hAnsi="宋体" w:eastAsia="宋体" w:cs="宋体"/>
                      <w:spacing w:val="24"/>
                      <w:sz w:val="21"/>
                      <w:szCs w:val="21"/>
                    </w:rPr>
                  </w:rPrChange>
                </w:rPr>
                <w:delText xml:space="preserve">  </w:delText>
              </w:r>
            </w:del>
            <w:del w:id="1692" w:author="随遇而安" w:date="2023-08-12T10:20:26Z">
              <w:r>
                <w:rPr>
                  <w:rFonts w:hint="eastAsia" w:ascii="仿宋" w:hAnsi="仿宋" w:eastAsia="仿宋" w:cs="仿宋"/>
                  <w:spacing w:val="1"/>
                  <w:sz w:val="21"/>
                  <w:szCs w:val="21"/>
                  <w:rPrChange w:id="1693" w:author="随遇而安" w:date="2023-08-12T09:27:04Z">
                    <w:rPr>
                      <w:rFonts w:hint="eastAsia" w:ascii="宋体" w:hAnsi="宋体" w:eastAsia="宋体" w:cs="宋体"/>
                      <w:spacing w:val="1"/>
                      <w:sz w:val="21"/>
                      <w:szCs w:val="21"/>
                    </w:rPr>
                  </w:rPrChange>
                </w:rPr>
                <w:delText>主</w:delText>
              </w:r>
            </w:del>
            <w:del w:id="1694" w:author="随遇而安" w:date="2023-08-12T10:20:26Z">
              <w:r>
                <w:rPr>
                  <w:rFonts w:hint="eastAsia" w:ascii="仿宋" w:hAnsi="仿宋" w:eastAsia="仿宋" w:cs="仿宋"/>
                  <w:spacing w:val="23"/>
                  <w:sz w:val="21"/>
                  <w:szCs w:val="21"/>
                  <w:rPrChange w:id="1695" w:author="随遇而安" w:date="2023-08-12T09:27:04Z">
                    <w:rPr>
                      <w:rFonts w:hint="eastAsia" w:ascii="宋体" w:hAnsi="宋体" w:eastAsia="宋体" w:cs="宋体"/>
                      <w:spacing w:val="23"/>
                      <w:sz w:val="21"/>
                      <w:szCs w:val="21"/>
                    </w:rPr>
                  </w:rPrChange>
                </w:rPr>
                <w:delText xml:space="preserve">  </w:delText>
              </w:r>
            </w:del>
            <w:del w:id="1696" w:author="随遇而安" w:date="2023-08-12T10:20:26Z">
              <w:r>
                <w:rPr>
                  <w:rFonts w:hint="eastAsia" w:ascii="仿宋" w:hAnsi="仿宋" w:eastAsia="仿宋" w:cs="仿宋"/>
                  <w:spacing w:val="1"/>
                  <w:sz w:val="21"/>
                  <w:szCs w:val="21"/>
                  <w:rPrChange w:id="1697" w:author="随遇而安" w:date="2023-08-12T09:27:04Z">
                    <w:rPr>
                      <w:rFonts w:hint="eastAsia" w:ascii="宋体" w:hAnsi="宋体" w:eastAsia="宋体" w:cs="宋体"/>
                      <w:spacing w:val="1"/>
                      <w:sz w:val="21"/>
                      <w:szCs w:val="21"/>
                    </w:rPr>
                  </w:rPrChange>
                </w:rPr>
                <w:delText>要</w:delText>
              </w:r>
            </w:del>
            <w:del w:id="1698" w:author="随遇而安" w:date="2023-08-12T10:20:26Z">
              <w:r>
                <w:rPr>
                  <w:rFonts w:hint="eastAsia" w:ascii="仿宋" w:hAnsi="仿宋" w:eastAsia="仿宋" w:cs="仿宋"/>
                  <w:spacing w:val="24"/>
                  <w:sz w:val="21"/>
                  <w:szCs w:val="21"/>
                  <w:rPrChange w:id="1699" w:author="随遇而安" w:date="2023-08-12T09:27:04Z">
                    <w:rPr>
                      <w:rFonts w:hint="eastAsia" w:ascii="宋体" w:hAnsi="宋体" w:eastAsia="宋体" w:cs="宋体"/>
                      <w:spacing w:val="24"/>
                      <w:sz w:val="21"/>
                      <w:szCs w:val="21"/>
                    </w:rPr>
                  </w:rPrChange>
                </w:rPr>
                <w:delText xml:space="preserve">  </w:delText>
              </w:r>
            </w:del>
            <w:del w:id="1700" w:author="随遇而安" w:date="2023-08-12T10:20:26Z">
              <w:r>
                <w:rPr>
                  <w:rFonts w:hint="eastAsia" w:ascii="仿宋" w:hAnsi="仿宋" w:eastAsia="仿宋" w:cs="仿宋"/>
                  <w:spacing w:val="1"/>
                  <w:sz w:val="21"/>
                  <w:szCs w:val="21"/>
                  <w:rPrChange w:id="1701" w:author="随遇而安" w:date="2023-08-12T09:27:04Z">
                    <w:rPr>
                      <w:rFonts w:hint="eastAsia" w:ascii="宋体" w:hAnsi="宋体" w:eastAsia="宋体" w:cs="宋体"/>
                      <w:spacing w:val="1"/>
                      <w:sz w:val="21"/>
                      <w:szCs w:val="21"/>
                    </w:rPr>
                  </w:rPrChange>
                </w:rPr>
                <w:delText>内</w:delText>
              </w:r>
            </w:del>
            <w:del w:id="1702" w:author="随遇而安" w:date="2023-08-12T10:20:26Z">
              <w:r>
                <w:rPr>
                  <w:rFonts w:hint="eastAsia" w:ascii="仿宋" w:hAnsi="仿宋" w:eastAsia="仿宋" w:cs="仿宋"/>
                  <w:spacing w:val="23"/>
                  <w:sz w:val="21"/>
                  <w:szCs w:val="21"/>
                  <w:rPrChange w:id="1703" w:author="随遇而安" w:date="2023-08-12T09:27:04Z">
                    <w:rPr>
                      <w:rFonts w:hint="eastAsia" w:ascii="宋体" w:hAnsi="宋体" w:eastAsia="宋体" w:cs="宋体"/>
                      <w:spacing w:val="23"/>
                      <w:sz w:val="21"/>
                      <w:szCs w:val="21"/>
                    </w:rPr>
                  </w:rPrChange>
                </w:rPr>
                <w:delText xml:space="preserve">  </w:delText>
              </w:r>
            </w:del>
            <w:del w:id="1704" w:author="随遇而安" w:date="2023-08-12T10:20:26Z">
              <w:r>
                <w:rPr>
                  <w:rFonts w:hint="eastAsia" w:ascii="仿宋" w:hAnsi="仿宋" w:eastAsia="仿宋" w:cs="仿宋"/>
                  <w:spacing w:val="1"/>
                  <w:sz w:val="21"/>
                  <w:szCs w:val="21"/>
                  <w:rPrChange w:id="1705" w:author="随遇而安" w:date="2023-08-12T09:27:04Z">
                    <w:rPr>
                      <w:rFonts w:hint="eastAsia" w:ascii="宋体" w:hAnsi="宋体" w:eastAsia="宋体" w:cs="宋体"/>
                      <w:spacing w:val="1"/>
                      <w:sz w:val="21"/>
                      <w:szCs w:val="21"/>
                    </w:rPr>
                  </w:rPrChange>
                </w:rPr>
                <w:delText>容</w:delText>
              </w:r>
            </w:del>
          </w:p>
        </w:tc>
        <w:tc>
          <w:tcPr>
            <w:tcW w:w="9568" w:type="dxa"/>
            <w:gridSpan w:val="8"/>
            <w:vAlign w:val="top"/>
          </w:tcPr>
          <w:p w14:paraId="2506FE67">
            <w:pPr>
              <w:pStyle w:val="9"/>
              <w:ind w:firstLine="420" w:firstLineChars="200"/>
              <w:rPr>
                <w:del w:id="1707" w:author="随遇而安" w:date="2023-08-12T10:20:26Z"/>
                <w:rFonts w:hint="eastAsia" w:ascii="仿宋" w:hAnsi="仿宋" w:eastAsia="仿宋" w:cs="仿宋"/>
                <w:rPrChange w:id="1708" w:author="随遇而安" w:date="2023-08-12T09:27:04Z">
                  <w:rPr>
                    <w:del w:id="1709" w:author="随遇而安" w:date="2023-08-12T10:20:26Z"/>
                    <w:rFonts w:hint="eastAsia" w:ascii="宋体" w:hAnsi="宋体" w:eastAsia="宋体" w:cs="宋体"/>
                  </w:rPr>
                </w:rPrChange>
              </w:rPr>
              <w:pPrChange w:id="1706" w:author="随遇而安" w:date="2023-08-12T09:17:42Z">
                <w:pPr>
                  <w:pStyle w:val="9"/>
                </w:pPr>
              </w:pPrChange>
            </w:pPr>
          </w:p>
        </w:tc>
      </w:tr>
      <w:tr w14:paraId="6E7BD1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22" w:hRule="atLeast"/>
          <w:del w:id="1710" w:author="随遇而安" w:date="2023-08-12T10:20:26Z"/>
        </w:trPr>
        <w:tc>
          <w:tcPr>
            <w:tcW w:w="847" w:type="dxa"/>
            <w:vAlign w:val="top"/>
          </w:tcPr>
          <w:p w14:paraId="4F0ADFF6">
            <w:pPr>
              <w:pStyle w:val="9"/>
              <w:spacing w:line="251" w:lineRule="auto"/>
              <w:ind w:firstLine="420" w:firstLineChars="200"/>
              <w:rPr>
                <w:del w:id="1712" w:author="随遇而安" w:date="2023-08-12T10:20:26Z"/>
                <w:rFonts w:hint="eastAsia" w:ascii="仿宋" w:hAnsi="仿宋" w:eastAsia="仿宋" w:cs="仿宋"/>
                <w:rPrChange w:id="1713" w:author="随遇而安" w:date="2023-08-12T09:27:04Z">
                  <w:rPr>
                    <w:del w:id="1714" w:author="随遇而安" w:date="2023-08-12T10:20:26Z"/>
                    <w:rFonts w:hint="eastAsia" w:ascii="宋体" w:hAnsi="宋体" w:eastAsia="宋体" w:cs="宋体"/>
                  </w:rPr>
                </w:rPrChange>
              </w:rPr>
              <w:pPrChange w:id="1711" w:author="随遇而安" w:date="2023-08-12T09:17:42Z">
                <w:pPr>
                  <w:pStyle w:val="9"/>
                  <w:spacing w:line="251" w:lineRule="auto"/>
                </w:pPr>
              </w:pPrChange>
            </w:pPr>
          </w:p>
          <w:p w14:paraId="648F3553">
            <w:pPr>
              <w:spacing w:before="68" w:line="468" w:lineRule="exact"/>
              <w:ind w:left="0" w:firstLine="412" w:firstLineChars="200"/>
              <w:rPr>
                <w:del w:id="1716" w:author="随遇而安" w:date="2023-08-12T10:20:26Z"/>
                <w:rFonts w:hint="eastAsia" w:ascii="仿宋" w:hAnsi="仿宋" w:eastAsia="仿宋" w:cs="仿宋"/>
                <w:sz w:val="21"/>
                <w:szCs w:val="21"/>
                <w:rPrChange w:id="1717" w:author="随遇而安" w:date="2023-08-12T09:27:04Z">
                  <w:rPr>
                    <w:del w:id="1718" w:author="随遇而安" w:date="2023-08-12T10:20:26Z"/>
                    <w:rFonts w:hint="eastAsia" w:ascii="宋体" w:hAnsi="宋体" w:eastAsia="宋体" w:cs="宋体"/>
                    <w:sz w:val="21"/>
                    <w:szCs w:val="21"/>
                  </w:rPr>
                </w:rPrChange>
              </w:rPr>
              <w:pPrChange w:id="1715" w:author="随遇而安" w:date="2023-08-12T09:17:42Z">
                <w:pPr>
                  <w:spacing w:before="68" w:line="468" w:lineRule="exact"/>
                  <w:ind w:left="218"/>
                </w:pPr>
              </w:pPrChange>
            </w:pPr>
            <w:del w:id="1719" w:author="随遇而安" w:date="2023-08-12T10:20:26Z">
              <w:r>
                <w:rPr>
                  <w:rFonts w:hint="eastAsia" w:ascii="仿宋" w:hAnsi="仿宋" w:eastAsia="仿宋" w:cs="仿宋"/>
                  <w:spacing w:val="-2"/>
                  <w:position w:val="19"/>
                  <w:sz w:val="21"/>
                  <w:szCs w:val="21"/>
                  <w:rPrChange w:id="1720" w:author="随遇而安" w:date="2023-08-12T09:27:04Z">
                    <w:rPr>
                      <w:rFonts w:hint="eastAsia" w:ascii="宋体" w:hAnsi="宋体" w:eastAsia="宋体" w:cs="宋体"/>
                      <w:spacing w:val="-2"/>
                      <w:position w:val="19"/>
                      <w:sz w:val="21"/>
                      <w:szCs w:val="21"/>
                    </w:rPr>
                  </w:rPrChange>
                </w:rPr>
                <w:delText>解释</w:delText>
              </w:r>
            </w:del>
          </w:p>
          <w:p w14:paraId="7B2659FC">
            <w:pPr>
              <w:spacing w:line="220" w:lineRule="auto"/>
              <w:ind w:left="0" w:firstLine="408" w:firstLineChars="200"/>
              <w:rPr>
                <w:del w:id="1722" w:author="随遇而安" w:date="2023-08-12T10:20:26Z"/>
                <w:rFonts w:hint="eastAsia" w:ascii="仿宋" w:hAnsi="仿宋" w:eastAsia="仿宋" w:cs="仿宋"/>
                <w:sz w:val="21"/>
                <w:szCs w:val="21"/>
                <w:rPrChange w:id="1723" w:author="随遇而安" w:date="2023-08-12T09:27:04Z">
                  <w:rPr>
                    <w:del w:id="1724" w:author="随遇而安" w:date="2023-08-12T10:20:26Z"/>
                    <w:rFonts w:hint="eastAsia" w:ascii="宋体" w:hAnsi="宋体" w:eastAsia="宋体" w:cs="宋体"/>
                    <w:sz w:val="21"/>
                    <w:szCs w:val="21"/>
                  </w:rPr>
                </w:rPrChange>
              </w:rPr>
              <w:pPrChange w:id="1721" w:author="随遇而安" w:date="2023-08-12T09:17:42Z">
                <w:pPr>
                  <w:spacing w:line="220" w:lineRule="auto"/>
                  <w:ind w:left="221"/>
                </w:pPr>
              </w:pPrChange>
            </w:pPr>
            <w:del w:id="1725" w:author="随遇而安" w:date="2023-08-12T10:20:26Z">
              <w:r>
                <w:rPr>
                  <w:rFonts w:hint="eastAsia" w:ascii="仿宋" w:hAnsi="仿宋" w:eastAsia="仿宋" w:cs="仿宋"/>
                  <w:spacing w:val="-3"/>
                  <w:sz w:val="21"/>
                  <w:szCs w:val="21"/>
                  <w:rPrChange w:id="1726" w:author="随遇而安" w:date="2023-08-12T09:27:04Z">
                    <w:rPr>
                      <w:rFonts w:hint="eastAsia" w:ascii="宋体" w:hAnsi="宋体" w:eastAsia="宋体" w:cs="宋体"/>
                      <w:spacing w:val="-3"/>
                      <w:sz w:val="21"/>
                      <w:szCs w:val="21"/>
                    </w:rPr>
                  </w:rPrChange>
                </w:rPr>
                <w:delText>部门</w:delText>
              </w:r>
            </w:del>
          </w:p>
        </w:tc>
        <w:tc>
          <w:tcPr>
            <w:tcW w:w="9568" w:type="dxa"/>
            <w:gridSpan w:val="8"/>
            <w:vAlign w:val="top"/>
          </w:tcPr>
          <w:p w14:paraId="260DFD69">
            <w:pPr>
              <w:pStyle w:val="9"/>
              <w:spacing w:line="242" w:lineRule="auto"/>
              <w:ind w:firstLine="420" w:firstLineChars="200"/>
              <w:rPr>
                <w:del w:id="1728" w:author="随遇而安" w:date="2023-08-12T10:20:26Z"/>
                <w:rFonts w:hint="eastAsia" w:ascii="仿宋" w:hAnsi="仿宋" w:eastAsia="仿宋" w:cs="仿宋"/>
                <w:rPrChange w:id="1729" w:author="随遇而安" w:date="2023-08-12T09:27:04Z">
                  <w:rPr>
                    <w:del w:id="1730" w:author="随遇而安" w:date="2023-08-12T10:20:26Z"/>
                    <w:rFonts w:hint="eastAsia" w:ascii="宋体" w:hAnsi="宋体" w:eastAsia="宋体" w:cs="宋体"/>
                  </w:rPr>
                </w:rPrChange>
              </w:rPr>
              <w:pPrChange w:id="1727" w:author="随遇而安" w:date="2023-08-12T09:17:42Z">
                <w:pPr>
                  <w:pStyle w:val="9"/>
                  <w:spacing w:line="242" w:lineRule="auto"/>
                </w:pPr>
              </w:pPrChange>
            </w:pPr>
          </w:p>
          <w:p w14:paraId="676C1867">
            <w:pPr>
              <w:pStyle w:val="9"/>
              <w:spacing w:line="242" w:lineRule="auto"/>
              <w:ind w:firstLine="420" w:firstLineChars="200"/>
              <w:rPr>
                <w:del w:id="1732" w:author="随遇而安" w:date="2023-08-12T10:20:26Z"/>
                <w:rFonts w:hint="eastAsia" w:ascii="仿宋" w:hAnsi="仿宋" w:eastAsia="仿宋" w:cs="仿宋"/>
                <w:rPrChange w:id="1733" w:author="随遇而安" w:date="2023-08-12T09:27:04Z">
                  <w:rPr>
                    <w:del w:id="1734" w:author="随遇而安" w:date="2023-08-12T10:20:26Z"/>
                    <w:rFonts w:hint="eastAsia" w:ascii="宋体" w:hAnsi="宋体" w:eastAsia="宋体" w:cs="宋体"/>
                  </w:rPr>
                </w:rPrChange>
              </w:rPr>
              <w:pPrChange w:id="1731" w:author="随遇而安" w:date="2023-08-12T09:17:42Z">
                <w:pPr>
                  <w:pStyle w:val="9"/>
                  <w:spacing w:line="242" w:lineRule="auto"/>
                </w:pPr>
              </w:pPrChange>
            </w:pPr>
          </w:p>
          <w:p w14:paraId="4BA9BD73">
            <w:pPr>
              <w:spacing w:before="68" w:line="221" w:lineRule="auto"/>
              <w:ind w:left="0" w:firstLine="416" w:firstLineChars="200"/>
              <w:rPr>
                <w:del w:id="1736" w:author="随遇而安" w:date="2023-08-12T10:20:26Z"/>
                <w:rFonts w:hint="eastAsia" w:ascii="仿宋" w:hAnsi="仿宋" w:eastAsia="仿宋" w:cs="仿宋"/>
                <w:sz w:val="21"/>
                <w:szCs w:val="21"/>
                <w:rPrChange w:id="1737" w:author="随遇而安" w:date="2023-08-12T09:27:04Z">
                  <w:rPr>
                    <w:del w:id="1738" w:author="随遇而安" w:date="2023-08-12T10:20:26Z"/>
                    <w:rFonts w:hint="eastAsia" w:ascii="宋体" w:hAnsi="宋体" w:eastAsia="宋体" w:cs="宋体"/>
                    <w:sz w:val="21"/>
                    <w:szCs w:val="21"/>
                  </w:rPr>
                </w:rPrChange>
              </w:rPr>
              <w:pPrChange w:id="1735" w:author="随遇而安" w:date="2023-08-12T09:17:42Z">
                <w:pPr>
                  <w:spacing w:before="68" w:line="221" w:lineRule="auto"/>
                  <w:ind w:left="111"/>
                </w:pPr>
              </w:pPrChange>
            </w:pPr>
            <w:del w:id="1739" w:author="随遇而安" w:date="2023-08-12T10:20:26Z">
              <w:r>
                <w:rPr>
                  <w:rFonts w:hint="eastAsia" w:ascii="仿宋" w:hAnsi="仿宋" w:eastAsia="仿宋" w:cs="仿宋"/>
                  <w:spacing w:val="-1"/>
                  <w:sz w:val="21"/>
                  <w:szCs w:val="21"/>
                  <w:rPrChange w:id="1740" w:author="随遇而安" w:date="2023-08-12T09:27:04Z">
                    <w:rPr>
                      <w:rFonts w:hint="eastAsia" w:ascii="宋体" w:hAnsi="宋体" w:eastAsia="宋体" w:cs="宋体"/>
                      <w:spacing w:val="-1"/>
                      <w:sz w:val="21"/>
                      <w:szCs w:val="21"/>
                    </w:rPr>
                  </w:rPrChange>
                </w:rPr>
                <w:delText>城服事业部安环管理部</w:delText>
              </w:r>
            </w:del>
          </w:p>
        </w:tc>
      </w:tr>
    </w:tbl>
    <w:p w14:paraId="2A6E366B">
      <w:pPr>
        <w:ind w:firstLine="420" w:firstLineChars="200"/>
        <w:rPr>
          <w:del w:id="1742" w:author="随遇而安" w:date="2023-08-12T10:20:26Z"/>
          <w:rFonts w:hint="eastAsia" w:ascii="仿宋" w:hAnsi="仿宋" w:eastAsia="仿宋" w:cs="仿宋"/>
          <w:sz w:val="21"/>
          <w:rPrChange w:id="1743" w:author="随遇而安" w:date="2023-08-12T09:27:04Z">
            <w:rPr>
              <w:del w:id="1744" w:author="随遇而安" w:date="2023-08-12T10:20:26Z"/>
              <w:rFonts w:hint="eastAsia" w:ascii="宋体" w:hAnsi="宋体" w:eastAsia="宋体" w:cs="宋体"/>
              <w:sz w:val="21"/>
            </w:rPr>
          </w:rPrChange>
        </w:rPr>
        <w:pPrChange w:id="1741" w:author="随遇而安" w:date="2023-08-12T09:17:42Z">
          <w:pPr/>
        </w:pPrChange>
      </w:pPr>
    </w:p>
    <w:p w14:paraId="5FA981DF">
      <w:pPr>
        <w:ind w:firstLine="420" w:firstLineChars="200"/>
        <w:rPr>
          <w:del w:id="1746" w:author="随遇而安" w:date="2023-08-12T10:20:26Z"/>
          <w:rFonts w:hint="eastAsia" w:ascii="仿宋" w:hAnsi="仿宋" w:eastAsia="仿宋" w:cs="仿宋"/>
          <w:sz w:val="21"/>
          <w:szCs w:val="21"/>
          <w:rPrChange w:id="1747" w:author="随遇而安" w:date="2023-08-12T09:27:04Z">
            <w:rPr>
              <w:del w:id="1748" w:author="随遇而安" w:date="2023-08-12T10:20:26Z"/>
              <w:rFonts w:hint="eastAsia" w:ascii="宋体" w:hAnsi="宋体" w:eastAsia="宋体" w:cs="宋体"/>
              <w:sz w:val="21"/>
              <w:szCs w:val="21"/>
            </w:rPr>
          </w:rPrChange>
        </w:rPr>
        <w:sectPr>
          <w:footerReference r:id="rId10" w:type="default"/>
          <w:pgSz w:w="11907" w:h="16839"/>
          <w:pgMar w:top="1507" w:right="1387" w:bottom="1268" w:left="1390" w:header="852" w:footer="1093" w:gutter="0"/>
          <w:pgNumType w:fmt="decimal"/>
          <w:cols w:space="720" w:num="1"/>
        </w:sectPr>
        <w:pPrChange w:id="1745" w:author="随遇而安" w:date="2023-08-12T09:17:42Z">
          <w:pPr/>
        </w:pPrChange>
      </w:pPr>
    </w:p>
    <w:customXmlDelRangeStart w:id="1749" w:author="随遇而安" w:date="2023-08-12T10:20:26Z"/>
    <w:sdt>
      <w:sdtPr>
        <w:rPr>
          <w:rFonts w:hint="eastAsia" w:ascii="仿宋" w:hAnsi="仿宋" w:eastAsia="仿宋" w:cs="仿宋"/>
          <w:sz w:val="28"/>
          <w:szCs w:val="28"/>
        </w:rPr>
        <w:id w:val="1"/>
        <w:docPartObj>
          <w:docPartGallery w:val="Table of Contents"/>
          <w:docPartUnique/>
        </w:docPartObj>
      </w:sdtPr>
      <w:sdtEndPr>
        <w:rPr>
          <w:rFonts w:hint="eastAsia" w:ascii="仿宋" w:hAnsi="仿宋" w:eastAsia="仿宋" w:cs="仿宋"/>
          <w:sz w:val="28"/>
          <w:szCs w:val="28"/>
        </w:rPr>
      </w:sdtEndPr>
      <w:sdtContent>
        <w:customXmlDelRangeEnd w:id="1749"/>
        <w:p w14:paraId="3E763F75">
          <w:pPr>
            <w:pStyle w:val="2"/>
            <w:spacing w:before="172" w:line="219" w:lineRule="auto"/>
            <w:ind w:left="0" w:firstLine="560" w:firstLineChars="200"/>
            <w:rPr>
              <w:del w:id="1752" w:author="随遇而安" w:date="2023-08-12T10:20:26Z"/>
              <w:rFonts w:hint="eastAsia" w:ascii="仿宋" w:hAnsi="仿宋" w:eastAsia="仿宋" w:cs="仿宋"/>
              <w:sz w:val="28"/>
              <w:szCs w:val="28"/>
              <w:rPrChange w:id="1753" w:author="随遇而安" w:date="2023-08-12T09:27:04Z">
                <w:rPr>
                  <w:del w:id="1754" w:author="随遇而安" w:date="2023-08-12T10:20:26Z"/>
                  <w:rFonts w:hint="eastAsia" w:ascii="宋体" w:hAnsi="宋体" w:eastAsia="宋体" w:cs="宋体"/>
                  <w:sz w:val="28"/>
                  <w:szCs w:val="28"/>
                </w:rPr>
              </w:rPrChange>
            </w:rPr>
            <w:pPrChange w:id="1751" w:author="随遇而安" w:date="2023-08-12T09:17:42Z">
              <w:pPr>
                <w:pStyle w:val="2"/>
                <w:spacing w:before="172" w:line="219" w:lineRule="auto"/>
                <w:ind w:left="4328"/>
              </w:pPr>
            </w:pPrChange>
          </w:pPr>
          <w:del w:id="1756" w:author="随遇而安" w:date="2023-08-12T10:20:26Z">
            <w:r>
              <w:rPr>
                <w:rFonts w:hint="eastAsia" w:ascii="仿宋" w:hAnsi="仿宋" w:eastAsia="仿宋" w:cs="仿宋"/>
                <w:spacing w:val="-12"/>
                <w:sz w:val="28"/>
                <w:szCs w:val="28"/>
                <w:rPrChange w:id="1757" w:author="随遇而安" w:date="2023-08-12T09:27:04Z">
                  <w:rPr>
                    <w:rFonts w:hint="eastAsia" w:ascii="宋体" w:hAnsi="宋体" w:eastAsia="宋体" w:cs="宋体"/>
                    <w:spacing w:val="-12"/>
                    <w:sz w:val="28"/>
                    <w:szCs w:val="28"/>
                    <w14:textOutline w14:w="5094" w14:cap="flat" w14:cmpd="sng">
                      <w14:solidFill>
                        <w14:srgbClr w14:val="000000"/>
                      </w14:solidFill>
                      <w14:prstDash w14:val="solid"/>
                      <w14:miter w14:val="0"/>
                    </w14:textOutline>
                  </w:rPr>
                </w:rPrChange>
                <w14:textOutline w14:w="5094" w14:cap="flat" w14:cmpd="sng">
                  <w14:solidFill>
                    <w14:srgbClr w14:val="000000"/>
                  </w14:solidFill>
                  <w14:prstDash w14:val="solid"/>
                  <w14:miter w14:val="0"/>
                </w14:textOutline>
              </w:rPr>
              <w:delText>目录</w:delText>
            </w:r>
          </w:del>
        </w:p>
        <w:p w14:paraId="11E9EF28">
          <w:pPr>
            <w:spacing w:line="394" w:lineRule="auto"/>
            <w:ind w:firstLine="420" w:firstLineChars="200"/>
            <w:rPr>
              <w:del w:id="1759" w:author="随遇而安" w:date="2023-08-12T10:20:26Z"/>
              <w:rFonts w:hint="eastAsia" w:ascii="仿宋" w:hAnsi="仿宋" w:eastAsia="仿宋" w:cs="仿宋"/>
              <w:sz w:val="21"/>
              <w:rPrChange w:id="1760" w:author="随遇而安" w:date="2023-08-12T09:27:04Z">
                <w:rPr>
                  <w:del w:id="1761" w:author="随遇而安" w:date="2023-08-12T10:20:26Z"/>
                  <w:rFonts w:hint="eastAsia" w:ascii="宋体" w:hAnsi="宋体" w:eastAsia="宋体" w:cs="宋体"/>
                  <w:sz w:val="21"/>
                </w:rPr>
              </w:rPrChange>
            </w:rPr>
            <w:pPrChange w:id="1758" w:author="随遇而安" w:date="2023-08-12T09:17:42Z">
              <w:pPr>
                <w:spacing w:line="394" w:lineRule="auto"/>
              </w:pPr>
            </w:pPrChange>
          </w:pPr>
        </w:p>
        <w:p w14:paraId="0652E26B">
          <w:pPr>
            <w:pStyle w:val="2"/>
            <w:tabs>
              <w:tab w:val="right" w:leader="dot" w:pos="8715"/>
            </w:tabs>
            <w:spacing w:before="78" w:line="185" w:lineRule="auto"/>
            <w:ind w:left="0" w:firstLine="1040" w:firstLineChars="200"/>
            <w:rPr>
              <w:del w:id="1763" w:author="随遇而安" w:date="2023-08-12T10:20:26Z"/>
              <w:rFonts w:hint="eastAsia" w:ascii="仿宋" w:hAnsi="仿宋" w:eastAsia="仿宋" w:cs="仿宋"/>
              <w:sz w:val="24"/>
              <w:szCs w:val="24"/>
              <w:rPrChange w:id="1764" w:author="随遇而安" w:date="2023-08-12T09:27:04Z">
                <w:rPr>
                  <w:del w:id="1765" w:author="随遇而安" w:date="2023-08-12T10:20:26Z"/>
                  <w:rFonts w:hint="eastAsia" w:ascii="宋体" w:hAnsi="宋体" w:eastAsia="宋体" w:cs="宋体"/>
                  <w:sz w:val="24"/>
                  <w:szCs w:val="24"/>
                </w:rPr>
              </w:rPrChange>
            </w:rPr>
            <w:pPrChange w:id="1762" w:author="随遇而安" w:date="2023-08-12T09:17:42Z">
              <w:pPr>
                <w:pStyle w:val="2"/>
                <w:tabs>
                  <w:tab w:val="right" w:leader="dot" w:pos="8715"/>
                </w:tabs>
                <w:spacing w:before="78" w:line="185" w:lineRule="auto"/>
                <w:ind w:left="434"/>
              </w:pPr>
            </w:pPrChange>
          </w:pPr>
          <w:del w:id="1766" w:author="随遇而安" w:date="2023-08-12T10:20:26Z">
            <w:r>
              <w:rPr>
                <w:rFonts w:hint="eastAsia" w:ascii="仿宋" w:hAnsi="仿宋" w:eastAsia="仿宋" w:cs="仿宋"/>
                <w:rPrChange w:id="1767" w:author="随遇而安" w:date="2023-08-12T09:27:04Z">
                  <w:rPr>
                    <w:rFonts w:hint="eastAsia" w:ascii="宋体" w:hAnsi="宋体" w:eastAsia="宋体" w:cs="宋体"/>
                  </w:rPr>
                </w:rPrChange>
              </w:rPr>
              <w:fldChar w:fldCharType="begin"/>
            </w:r>
          </w:del>
          <w:del w:id="1768" w:author="随遇而安" w:date="2023-08-12T10:20:26Z">
            <w:r>
              <w:rPr>
                <w:rFonts w:hint="eastAsia" w:ascii="仿宋" w:hAnsi="仿宋" w:eastAsia="仿宋" w:cs="仿宋"/>
                <w:rPrChange w:id="1769" w:author="随遇而安" w:date="2023-08-12T09:27:04Z">
                  <w:rPr>
                    <w:rFonts w:hint="eastAsia" w:ascii="宋体" w:hAnsi="宋体" w:eastAsia="宋体" w:cs="宋体"/>
                  </w:rPr>
                </w:rPrChange>
              </w:rPr>
              <w:delInstrText xml:space="preserve"> HYPERLINK \l "bookmark1" </w:delInstrText>
            </w:r>
          </w:del>
          <w:del w:id="1770" w:author="随遇而安" w:date="2023-08-12T10:20:26Z">
            <w:r>
              <w:rPr>
                <w:rFonts w:hint="eastAsia" w:ascii="仿宋" w:hAnsi="仿宋" w:eastAsia="仿宋" w:cs="仿宋"/>
                <w:rPrChange w:id="1771" w:author="随遇而安" w:date="2023-08-12T09:27:04Z">
                  <w:rPr>
                    <w:rFonts w:hint="eastAsia" w:ascii="宋体" w:hAnsi="宋体" w:eastAsia="宋体" w:cs="宋体"/>
                  </w:rPr>
                </w:rPrChange>
              </w:rPr>
              <w:fldChar w:fldCharType="separate"/>
            </w:r>
          </w:del>
          <w:del w:id="1772" w:author="随遇而安" w:date="2023-08-12T10:20:26Z">
            <w:r>
              <w:rPr>
                <w:rFonts w:hint="eastAsia" w:ascii="仿宋" w:hAnsi="仿宋" w:eastAsia="仿宋" w:cs="仿宋"/>
                <w:spacing w:val="-6"/>
                <w:sz w:val="24"/>
                <w:szCs w:val="24"/>
                <w:rPrChange w:id="1773" w:author="随遇而安" w:date="2023-08-12T09:27:04Z">
                  <w:rPr>
                    <w:rFonts w:hint="eastAsia" w:ascii="宋体" w:hAnsi="宋体" w:eastAsia="宋体" w:cs="宋体"/>
                    <w:spacing w:val="-6"/>
                    <w:sz w:val="24"/>
                    <w:szCs w:val="24"/>
                  </w:rPr>
                </w:rPrChange>
              </w:rPr>
              <w:delText>1.目的</w:delText>
            </w:r>
          </w:del>
          <w:del w:id="1774" w:author="随遇而安" w:date="2023-08-12T10:20:26Z">
            <w:r>
              <w:rPr>
                <w:rFonts w:hint="eastAsia" w:ascii="仿宋" w:hAnsi="仿宋" w:eastAsia="仿宋" w:cs="仿宋"/>
                <w:spacing w:val="17"/>
                <w:sz w:val="24"/>
                <w:szCs w:val="24"/>
                <w:rPrChange w:id="1775" w:author="随遇而安" w:date="2023-08-12T09:27:04Z">
                  <w:rPr>
                    <w:rFonts w:hint="eastAsia" w:ascii="宋体" w:hAnsi="宋体" w:eastAsia="宋体" w:cs="宋体"/>
                    <w:spacing w:val="17"/>
                    <w:sz w:val="24"/>
                    <w:szCs w:val="24"/>
                  </w:rPr>
                </w:rPrChange>
              </w:rPr>
              <w:delText xml:space="preserve"> </w:delText>
            </w:r>
          </w:del>
          <w:del w:id="1776" w:author="随遇而安" w:date="2023-08-12T10:20:26Z">
            <w:r>
              <w:rPr>
                <w:rFonts w:hint="eastAsia" w:ascii="仿宋" w:hAnsi="仿宋" w:eastAsia="仿宋" w:cs="仿宋"/>
                <w:sz w:val="24"/>
                <w:szCs w:val="24"/>
                <w:rPrChange w:id="1777" w:author="随遇而安" w:date="2023-08-12T09:27:04Z">
                  <w:rPr>
                    <w:rFonts w:hint="eastAsia" w:ascii="宋体" w:hAnsi="宋体" w:eastAsia="宋体" w:cs="宋体"/>
                    <w:sz w:val="24"/>
                    <w:szCs w:val="24"/>
                  </w:rPr>
                </w:rPrChange>
              </w:rPr>
              <w:tab/>
            </w:r>
          </w:del>
          <w:del w:id="1778" w:author="随遇而安" w:date="2023-08-12T10:20:26Z">
            <w:r>
              <w:rPr>
                <w:rFonts w:hint="eastAsia" w:ascii="仿宋" w:hAnsi="仿宋" w:eastAsia="仿宋" w:cs="仿宋"/>
                <w:spacing w:val="25"/>
                <w:sz w:val="24"/>
                <w:szCs w:val="24"/>
                <w:rPrChange w:id="1779" w:author="随遇而安" w:date="2023-08-12T09:27:04Z">
                  <w:rPr>
                    <w:rFonts w:hint="eastAsia" w:ascii="宋体" w:hAnsi="宋体" w:eastAsia="宋体" w:cs="宋体"/>
                    <w:spacing w:val="25"/>
                    <w:sz w:val="24"/>
                    <w:szCs w:val="24"/>
                  </w:rPr>
                </w:rPrChange>
              </w:rPr>
              <w:delText>1</w:delText>
            </w:r>
          </w:del>
          <w:del w:id="1780" w:author="随遇而安" w:date="2023-08-12T10:20:26Z">
            <w:r>
              <w:rPr>
                <w:rFonts w:hint="eastAsia" w:ascii="仿宋" w:hAnsi="仿宋" w:eastAsia="仿宋" w:cs="仿宋"/>
                <w:spacing w:val="25"/>
                <w:sz w:val="24"/>
                <w:szCs w:val="24"/>
                <w:rPrChange w:id="1781" w:author="随遇而安" w:date="2023-08-12T09:27:04Z">
                  <w:rPr>
                    <w:rFonts w:hint="eastAsia" w:ascii="宋体" w:hAnsi="宋体" w:eastAsia="宋体" w:cs="宋体"/>
                    <w:spacing w:val="25"/>
                    <w:sz w:val="24"/>
                    <w:szCs w:val="24"/>
                  </w:rPr>
                </w:rPrChange>
              </w:rPr>
              <w:fldChar w:fldCharType="end"/>
            </w:r>
          </w:del>
        </w:p>
        <w:p w14:paraId="768B4A3B">
          <w:pPr>
            <w:spacing w:line="246" w:lineRule="auto"/>
            <w:ind w:firstLine="420" w:firstLineChars="200"/>
            <w:rPr>
              <w:del w:id="1783" w:author="随遇而安" w:date="2023-08-12T10:20:26Z"/>
              <w:rFonts w:hint="eastAsia" w:ascii="仿宋" w:hAnsi="仿宋" w:eastAsia="仿宋" w:cs="仿宋"/>
              <w:sz w:val="21"/>
              <w:rPrChange w:id="1784" w:author="随遇而安" w:date="2023-08-12T09:27:04Z">
                <w:rPr>
                  <w:del w:id="1785" w:author="随遇而安" w:date="2023-08-12T10:20:26Z"/>
                  <w:rFonts w:hint="eastAsia" w:ascii="宋体" w:hAnsi="宋体" w:eastAsia="宋体" w:cs="宋体"/>
                  <w:sz w:val="21"/>
                </w:rPr>
              </w:rPrChange>
            </w:rPr>
            <w:pPrChange w:id="1782" w:author="随遇而安" w:date="2023-08-12T09:17:42Z">
              <w:pPr>
                <w:spacing w:line="246" w:lineRule="auto"/>
              </w:pPr>
            </w:pPrChange>
          </w:pPr>
        </w:p>
        <w:p w14:paraId="4944A030">
          <w:pPr>
            <w:pStyle w:val="2"/>
            <w:tabs>
              <w:tab w:val="right" w:leader="dot" w:pos="8715"/>
            </w:tabs>
            <w:spacing w:before="78" w:line="185" w:lineRule="auto"/>
            <w:ind w:left="0" w:firstLine="1040" w:firstLineChars="200"/>
            <w:rPr>
              <w:del w:id="1787" w:author="随遇而安" w:date="2023-08-12T10:20:26Z"/>
              <w:rFonts w:hint="eastAsia" w:ascii="仿宋" w:hAnsi="仿宋" w:eastAsia="仿宋" w:cs="仿宋"/>
              <w:sz w:val="24"/>
              <w:szCs w:val="24"/>
              <w:rPrChange w:id="1788" w:author="随遇而安" w:date="2023-08-12T09:27:04Z">
                <w:rPr>
                  <w:del w:id="1789" w:author="随遇而安" w:date="2023-08-12T10:20:26Z"/>
                  <w:rFonts w:hint="eastAsia" w:ascii="宋体" w:hAnsi="宋体" w:eastAsia="宋体" w:cs="宋体"/>
                  <w:sz w:val="24"/>
                  <w:szCs w:val="24"/>
                </w:rPr>
              </w:rPrChange>
            </w:rPr>
            <w:pPrChange w:id="1786" w:author="随遇而安" w:date="2023-08-12T09:17:42Z">
              <w:pPr>
                <w:pStyle w:val="2"/>
                <w:tabs>
                  <w:tab w:val="right" w:leader="dot" w:pos="8715"/>
                </w:tabs>
                <w:spacing w:before="78" w:line="185" w:lineRule="auto"/>
                <w:ind w:left="420"/>
              </w:pPr>
            </w:pPrChange>
          </w:pPr>
          <w:del w:id="1790" w:author="随遇而安" w:date="2023-08-12T10:20:26Z">
            <w:r>
              <w:rPr>
                <w:rFonts w:hint="eastAsia" w:ascii="仿宋" w:hAnsi="仿宋" w:eastAsia="仿宋" w:cs="仿宋"/>
                <w:rPrChange w:id="1791" w:author="随遇而安" w:date="2023-08-12T09:27:04Z">
                  <w:rPr>
                    <w:rFonts w:hint="eastAsia" w:ascii="宋体" w:hAnsi="宋体" w:eastAsia="宋体" w:cs="宋体"/>
                  </w:rPr>
                </w:rPrChange>
              </w:rPr>
              <w:fldChar w:fldCharType="begin"/>
            </w:r>
          </w:del>
          <w:del w:id="1792" w:author="随遇而安" w:date="2023-08-12T10:20:26Z">
            <w:r>
              <w:rPr>
                <w:rFonts w:hint="eastAsia" w:ascii="仿宋" w:hAnsi="仿宋" w:eastAsia="仿宋" w:cs="仿宋"/>
                <w:rPrChange w:id="1793" w:author="随遇而安" w:date="2023-08-12T09:27:04Z">
                  <w:rPr>
                    <w:rFonts w:hint="eastAsia" w:ascii="宋体" w:hAnsi="宋体" w:eastAsia="宋体" w:cs="宋体"/>
                  </w:rPr>
                </w:rPrChange>
              </w:rPr>
              <w:delInstrText xml:space="preserve"> HYPERLINK \l "bookmark2" </w:delInstrText>
            </w:r>
          </w:del>
          <w:del w:id="1794" w:author="随遇而安" w:date="2023-08-12T10:20:26Z">
            <w:r>
              <w:rPr>
                <w:rFonts w:hint="eastAsia" w:ascii="仿宋" w:hAnsi="仿宋" w:eastAsia="仿宋" w:cs="仿宋"/>
                <w:rPrChange w:id="1795" w:author="随遇而安" w:date="2023-08-12T09:27:04Z">
                  <w:rPr>
                    <w:rFonts w:hint="eastAsia" w:ascii="宋体" w:hAnsi="宋体" w:eastAsia="宋体" w:cs="宋体"/>
                  </w:rPr>
                </w:rPrChange>
              </w:rPr>
              <w:fldChar w:fldCharType="separate"/>
            </w:r>
          </w:del>
          <w:del w:id="1796" w:author="随遇而安" w:date="2023-08-12T10:20:26Z">
            <w:r>
              <w:rPr>
                <w:rFonts w:hint="eastAsia" w:ascii="仿宋" w:hAnsi="仿宋" w:eastAsia="仿宋" w:cs="仿宋"/>
                <w:spacing w:val="-2"/>
                <w:sz w:val="24"/>
                <w:szCs w:val="24"/>
                <w:rPrChange w:id="1797" w:author="随遇而安" w:date="2023-08-12T09:27:04Z">
                  <w:rPr>
                    <w:rFonts w:hint="eastAsia" w:ascii="宋体" w:hAnsi="宋体" w:eastAsia="宋体" w:cs="宋体"/>
                    <w:spacing w:val="-2"/>
                    <w:sz w:val="24"/>
                    <w:szCs w:val="24"/>
                  </w:rPr>
                </w:rPrChange>
              </w:rPr>
              <w:delText>2.适用范围</w:delText>
            </w:r>
          </w:del>
          <w:del w:id="1798" w:author="随遇而安" w:date="2023-08-12T10:20:26Z">
            <w:r>
              <w:rPr>
                <w:rFonts w:hint="eastAsia" w:ascii="仿宋" w:hAnsi="仿宋" w:eastAsia="仿宋" w:cs="仿宋"/>
                <w:spacing w:val="19"/>
                <w:sz w:val="24"/>
                <w:szCs w:val="24"/>
                <w:rPrChange w:id="1799" w:author="随遇而安" w:date="2023-08-12T09:27:04Z">
                  <w:rPr>
                    <w:rFonts w:hint="eastAsia" w:ascii="宋体" w:hAnsi="宋体" w:eastAsia="宋体" w:cs="宋体"/>
                    <w:spacing w:val="19"/>
                    <w:sz w:val="24"/>
                    <w:szCs w:val="24"/>
                  </w:rPr>
                </w:rPrChange>
              </w:rPr>
              <w:delText xml:space="preserve"> </w:delText>
            </w:r>
          </w:del>
          <w:del w:id="1800" w:author="随遇而安" w:date="2023-08-12T10:20:26Z">
            <w:r>
              <w:rPr>
                <w:rFonts w:hint="eastAsia" w:ascii="仿宋" w:hAnsi="仿宋" w:eastAsia="仿宋" w:cs="仿宋"/>
                <w:sz w:val="24"/>
                <w:szCs w:val="24"/>
                <w:rPrChange w:id="1801" w:author="随遇而安" w:date="2023-08-12T09:27:04Z">
                  <w:rPr>
                    <w:rFonts w:hint="eastAsia" w:ascii="宋体" w:hAnsi="宋体" w:eastAsia="宋体" w:cs="宋体"/>
                    <w:sz w:val="24"/>
                    <w:szCs w:val="24"/>
                  </w:rPr>
                </w:rPrChange>
              </w:rPr>
              <w:tab/>
            </w:r>
          </w:del>
          <w:del w:id="1802" w:author="随遇而安" w:date="2023-08-12T10:20:26Z">
            <w:r>
              <w:rPr>
                <w:rFonts w:hint="eastAsia" w:ascii="仿宋" w:hAnsi="仿宋" w:eastAsia="仿宋" w:cs="仿宋"/>
                <w:spacing w:val="25"/>
                <w:sz w:val="24"/>
                <w:szCs w:val="24"/>
                <w:rPrChange w:id="1803" w:author="随遇而安" w:date="2023-08-12T09:27:04Z">
                  <w:rPr>
                    <w:rFonts w:hint="eastAsia" w:ascii="宋体" w:hAnsi="宋体" w:eastAsia="宋体" w:cs="宋体"/>
                    <w:spacing w:val="25"/>
                    <w:sz w:val="24"/>
                    <w:szCs w:val="24"/>
                  </w:rPr>
                </w:rPrChange>
              </w:rPr>
              <w:delText>1</w:delText>
            </w:r>
          </w:del>
          <w:del w:id="1804" w:author="随遇而安" w:date="2023-08-12T10:20:26Z">
            <w:r>
              <w:rPr>
                <w:rFonts w:hint="eastAsia" w:ascii="仿宋" w:hAnsi="仿宋" w:eastAsia="仿宋" w:cs="仿宋"/>
                <w:spacing w:val="25"/>
                <w:sz w:val="24"/>
                <w:szCs w:val="24"/>
                <w:rPrChange w:id="1805" w:author="随遇而安" w:date="2023-08-12T09:27:04Z">
                  <w:rPr>
                    <w:rFonts w:hint="eastAsia" w:ascii="宋体" w:hAnsi="宋体" w:eastAsia="宋体" w:cs="宋体"/>
                    <w:spacing w:val="25"/>
                    <w:sz w:val="24"/>
                    <w:szCs w:val="24"/>
                  </w:rPr>
                </w:rPrChange>
              </w:rPr>
              <w:fldChar w:fldCharType="end"/>
            </w:r>
          </w:del>
        </w:p>
        <w:p w14:paraId="1CCBECFA">
          <w:pPr>
            <w:spacing w:line="248" w:lineRule="auto"/>
            <w:ind w:firstLine="420" w:firstLineChars="200"/>
            <w:rPr>
              <w:del w:id="1807" w:author="随遇而安" w:date="2023-08-12T10:20:26Z"/>
              <w:rFonts w:hint="eastAsia" w:ascii="仿宋" w:hAnsi="仿宋" w:eastAsia="仿宋" w:cs="仿宋"/>
              <w:sz w:val="21"/>
              <w:rPrChange w:id="1808" w:author="随遇而安" w:date="2023-08-12T09:27:04Z">
                <w:rPr>
                  <w:del w:id="1809" w:author="随遇而安" w:date="2023-08-12T10:20:26Z"/>
                  <w:rFonts w:hint="eastAsia" w:ascii="宋体" w:hAnsi="宋体" w:eastAsia="宋体" w:cs="宋体"/>
                  <w:sz w:val="21"/>
                </w:rPr>
              </w:rPrChange>
            </w:rPr>
            <w:pPrChange w:id="1806" w:author="随遇而安" w:date="2023-08-12T09:17:42Z">
              <w:pPr>
                <w:spacing w:line="248" w:lineRule="auto"/>
              </w:pPr>
            </w:pPrChange>
          </w:pPr>
        </w:p>
        <w:p w14:paraId="2A2141D8">
          <w:pPr>
            <w:pStyle w:val="2"/>
            <w:tabs>
              <w:tab w:val="right" w:leader="dot" w:pos="8715"/>
            </w:tabs>
            <w:spacing w:before="78" w:line="185" w:lineRule="auto"/>
            <w:ind w:left="0" w:firstLine="1040" w:firstLineChars="200"/>
            <w:rPr>
              <w:del w:id="1811" w:author="随遇而安" w:date="2023-08-12T10:20:26Z"/>
              <w:rFonts w:hint="eastAsia" w:ascii="仿宋" w:hAnsi="仿宋" w:eastAsia="仿宋" w:cs="仿宋"/>
              <w:sz w:val="24"/>
              <w:szCs w:val="24"/>
              <w:rPrChange w:id="1812" w:author="随遇而安" w:date="2023-08-12T09:27:04Z">
                <w:rPr>
                  <w:del w:id="1813" w:author="随遇而安" w:date="2023-08-12T10:20:26Z"/>
                  <w:rFonts w:hint="eastAsia" w:ascii="宋体" w:hAnsi="宋体" w:eastAsia="宋体" w:cs="宋体"/>
                  <w:sz w:val="24"/>
                  <w:szCs w:val="24"/>
                </w:rPr>
              </w:rPrChange>
            </w:rPr>
            <w:pPrChange w:id="1810" w:author="随遇而安" w:date="2023-08-12T09:17:42Z">
              <w:pPr>
                <w:pStyle w:val="2"/>
                <w:tabs>
                  <w:tab w:val="right" w:leader="dot" w:pos="8715"/>
                </w:tabs>
                <w:spacing w:before="78" w:line="185" w:lineRule="auto"/>
                <w:ind w:left="422"/>
              </w:pPr>
            </w:pPrChange>
          </w:pPr>
          <w:del w:id="1814" w:author="随遇而安" w:date="2023-08-12T10:20:26Z">
            <w:r>
              <w:rPr>
                <w:rFonts w:hint="eastAsia" w:ascii="仿宋" w:hAnsi="仿宋" w:eastAsia="仿宋" w:cs="仿宋"/>
                <w:rPrChange w:id="1815" w:author="随遇而安" w:date="2023-08-12T09:27:04Z">
                  <w:rPr>
                    <w:rFonts w:hint="eastAsia" w:ascii="宋体" w:hAnsi="宋体" w:eastAsia="宋体" w:cs="宋体"/>
                  </w:rPr>
                </w:rPrChange>
              </w:rPr>
              <w:fldChar w:fldCharType="begin"/>
            </w:r>
          </w:del>
          <w:del w:id="1816" w:author="随遇而安" w:date="2023-08-12T10:20:26Z">
            <w:r>
              <w:rPr>
                <w:rFonts w:hint="eastAsia" w:ascii="仿宋" w:hAnsi="仿宋" w:eastAsia="仿宋" w:cs="仿宋"/>
                <w:rPrChange w:id="1817" w:author="随遇而安" w:date="2023-08-12T09:27:04Z">
                  <w:rPr>
                    <w:rFonts w:hint="eastAsia" w:ascii="宋体" w:hAnsi="宋体" w:eastAsia="宋体" w:cs="宋体"/>
                  </w:rPr>
                </w:rPrChange>
              </w:rPr>
              <w:delInstrText xml:space="preserve"> HYPERLINK \l "bookmark3" </w:delInstrText>
            </w:r>
          </w:del>
          <w:del w:id="1818" w:author="随遇而安" w:date="2023-08-12T10:20:26Z">
            <w:r>
              <w:rPr>
                <w:rFonts w:hint="eastAsia" w:ascii="仿宋" w:hAnsi="仿宋" w:eastAsia="仿宋" w:cs="仿宋"/>
                <w:rPrChange w:id="1819" w:author="随遇而安" w:date="2023-08-12T09:27:04Z">
                  <w:rPr>
                    <w:rFonts w:hint="eastAsia" w:ascii="宋体" w:hAnsi="宋体" w:eastAsia="宋体" w:cs="宋体"/>
                  </w:rPr>
                </w:rPrChange>
              </w:rPr>
              <w:fldChar w:fldCharType="separate"/>
            </w:r>
          </w:del>
          <w:del w:id="1820" w:author="随遇而安" w:date="2023-08-12T10:20:26Z">
            <w:r>
              <w:rPr>
                <w:rFonts w:hint="eastAsia" w:ascii="仿宋" w:hAnsi="仿宋" w:eastAsia="仿宋" w:cs="仿宋"/>
                <w:spacing w:val="-2"/>
                <w:sz w:val="24"/>
                <w:szCs w:val="24"/>
                <w:rPrChange w:id="1821" w:author="随遇而安" w:date="2023-08-12T09:27:04Z">
                  <w:rPr>
                    <w:rFonts w:hint="eastAsia" w:ascii="宋体" w:hAnsi="宋体" w:eastAsia="宋体" w:cs="宋体"/>
                    <w:spacing w:val="-2"/>
                    <w:sz w:val="24"/>
                    <w:szCs w:val="24"/>
                  </w:rPr>
                </w:rPrChange>
              </w:rPr>
              <w:delText>3.术语与定义</w:delText>
            </w:r>
          </w:del>
          <w:del w:id="1822" w:author="随遇而安" w:date="2023-08-12T10:20:26Z">
            <w:r>
              <w:rPr>
                <w:rFonts w:hint="eastAsia" w:ascii="仿宋" w:hAnsi="仿宋" w:eastAsia="仿宋" w:cs="仿宋"/>
                <w:spacing w:val="20"/>
                <w:sz w:val="24"/>
                <w:szCs w:val="24"/>
                <w:rPrChange w:id="1823" w:author="随遇而安" w:date="2023-08-12T09:27:04Z">
                  <w:rPr>
                    <w:rFonts w:hint="eastAsia" w:ascii="宋体" w:hAnsi="宋体" w:eastAsia="宋体" w:cs="宋体"/>
                    <w:spacing w:val="20"/>
                    <w:sz w:val="24"/>
                    <w:szCs w:val="24"/>
                  </w:rPr>
                </w:rPrChange>
              </w:rPr>
              <w:delText xml:space="preserve"> </w:delText>
            </w:r>
          </w:del>
          <w:del w:id="1824" w:author="随遇而安" w:date="2023-08-12T10:20:26Z">
            <w:r>
              <w:rPr>
                <w:rFonts w:hint="eastAsia" w:ascii="仿宋" w:hAnsi="仿宋" w:eastAsia="仿宋" w:cs="仿宋"/>
                <w:sz w:val="24"/>
                <w:szCs w:val="24"/>
                <w:rPrChange w:id="1825" w:author="随遇而安" w:date="2023-08-12T09:27:04Z">
                  <w:rPr>
                    <w:rFonts w:hint="eastAsia" w:ascii="宋体" w:hAnsi="宋体" w:eastAsia="宋体" w:cs="宋体"/>
                    <w:sz w:val="24"/>
                    <w:szCs w:val="24"/>
                  </w:rPr>
                </w:rPrChange>
              </w:rPr>
              <w:tab/>
            </w:r>
          </w:del>
          <w:del w:id="1826" w:author="随遇而安" w:date="2023-08-12T10:20:26Z">
            <w:r>
              <w:rPr>
                <w:rFonts w:hint="eastAsia" w:ascii="仿宋" w:hAnsi="仿宋" w:eastAsia="仿宋" w:cs="仿宋"/>
                <w:spacing w:val="25"/>
                <w:sz w:val="24"/>
                <w:szCs w:val="24"/>
                <w:rPrChange w:id="1827" w:author="随遇而安" w:date="2023-08-12T09:27:04Z">
                  <w:rPr>
                    <w:rFonts w:hint="eastAsia" w:ascii="宋体" w:hAnsi="宋体" w:eastAsia="宋体" w:cs="宋体"/>
                    <w:spacing w:val="25"/>
                    <w:sz w:val="24"/>
                    <w:szCs w:val="24"/>
                  </w:rPr>
                </w:rPrChange>
              </w:rPr>
              <w:delText>1</w:delText>
            </w:r>
          </w:del>
          <w:del w:id="1828" w:author="随遇而安" w:date="2023-08-12T10:20:26Z">
            <w:r>
              <w:rPr>
                <w:rFonts w:hint="eastAsia" w:ascii="仿宋" w:hAnsi="仿宋" w:eastAsia="仿宋" w:cs="仿宋"/>
                <w:spacing w:val="25"/>
                <w:sz w:val="24"/>
                <w:szCs w:val="24"/>
                <w:rPrChange w:id="1829" w:author="随遇而安" w:date="2023-08-12T09:27:04Z">
                  <w:rPr>
                    <w:rFonts w:hint="eastAsia" w:ascii="宋体" w:hAnsi="宋体" w:eastAsia="宋体" w:cs="宋体"/>
                    <w:spacing w:val="25"/>
                    <w:sz w:val="24"/>
                    <w:szCs w:val="24"/>
                  </w:rPr>
                </w:rPrChange>
              </w:rPr>
              <w:fldChar w:fldCharType="end"/>
            </w:r>
          </w:del>
        </w:p>
        <w:p w14:paraId="3C31EA1B">
          <w:pPr>
            <w:spacing w:line="248" w:lineRule="auto"/>
            <w:ind w:firstLine="420" w:firstLineChars="200"/>
            <w:rPr>
              <w:del w:id="1831" w:author="随遇而安" w:date="2023-08-12T10:20:26Z"/>
              <w:rFonts w:hint="eastAsia" w:ascii="仿宋" w:hAnsi="仿宋" w:eastAsia="仿宋" w:cs="仿宋"/>
              <w:sz w:val="21"/>
              <w:rPrChange w:id="1832" w:author="随遇而安" w:date="2023-08-12T09:27:04Z">
                <w:rPr>
                  <w:del w:id="1833" w:author="随遇而安" w:date="2023-08-12T10:20:26Z"/>
                  <w:rFonts w:hint="eastAsia" w:ascii="宋体" w:hAnsi="宋体" w:eastAsia="宋体" w:cs="宋体"/>
                  <w:sz w:val="21"/>
                </w:rPr>
              </w:rPrChange>
            </w:rPr>
            <w:pPrChange w:id="1830" w:author="随遇而安" w:date="2023-08-12T09:17:42Z">
              <w:pPr>
                <w:spacing w:line="248" w:lineRule="auto"/>
              </w:pPr>
            </w:pPrChange>
          </w:pPr>
        </w:p>
        <w:p w14:paraId="03432A4B">
          <w:pPr>
            <w:pStyle w:val="2"/>
            <w:tabs>
              <w:tab w:val="right" w:leader="dot" w:pos="8715"/>
            </w:tabs>
            <w:spacing w:before="78" w:line="185" w:lineRule="auto"/>
            <w:ind w:left="0" w:firstLine="1040" w:firstLineChars="200"/>
            <w:rPr>
              <w:del w:id="1835" w:author="随遇而安" w:date="2023-08-12T10:20:26Z"/>
              <w:rFonts w:hint="eastAsia" w:ascii="仿宋" w:hAnsi="仿宋" w:eastAsia="仿宋" w:cs="仿宋"/>
              <w:sz w:val="24"/>
              <w:szCs w:val="24"/>
              <w:rPrChange w:id="1836" w:author="随遇而安" w:date="2023-08-12T09:27:04Z">
                <w:rPr>
                  <w:del w:id="1837" w:author="随遇而安" w:date="2023-08-12T10:20:26Z"/>
                  <w:rFonts w:hint="eastAsia" w:ascii="宋体" w:hAnsi="宋体" w:eastAsia="宋体" w:cs="宋体"/>
                  <w:sz w:val="24"/>
                  <w:szCs w:val="24"/>
                </w:rPr>
              </w:rPrChange>
            </w:rPr>
            <w:pPrChange w:id="1834" w:author="随遇而安" w:date="2023-08-12T09:17:42Z">
              <w:pPr>
                <w:pStyle w:val="2"/>
                <w:tabs>
                  <w:tab w:val="right" w:leader="dot" w:pos="8715"/>
                </w:tabs>
                <w:spacing w:before="78" w:line="185" w:lineRule="auto"/>
                <w:ind w:left="415"/>
              </w:pPr>
            </w:pPrChange>
          </w:pPr>
          <w:del w:id="1838" w:author="随遇而安" w:date="2023-08-12T10:20:26Z">
            <w:r>
              <w:rPr>
                <w:rFonts w:hint="eastAsia" w:ascii="仿宋" w:hAnsi="仿宋" w:eastAsia="仿宋" w:cs="仿宋"/>
                <w:rPrChange w:id="1839" w:author="随遇而安" w:date="2023-08-12T09:27:04Z">
                  <w:rPr>
                    <w:rFonts w:hint="eastAsia" w:ascii="宋体" w:hAnsi="宋体" w:eastAsia="宋体" w:cs="宋体"/>
                  </w:rPr>
                </w:rPrChange>
              </w:rPr>
              <w:fldChar w:fldCharType="begin"/>
            </w:r>
          </w:del>
          <w:del w:id="1840" w:author="随遇而安" w:date="2023-08-12T10:20:26Z">
            <w:r>
              <w:rPr>
                <w:rFonts w:hint="eastAsia" w:ascii="仿宋" w:hAnsi="仿宋" w:eastAsia="仿宋" w:cs="仿宋"/>
                <w:rPrChange w:id="1841" w:author="随遇而安" w:date="2023-08-12T09:27:04Z">
                  <w:rPr>
                    <w:rFonts w:hint="eastAsia" w:ascii="宋体" w:hAnsi="宋体" w:eastAsia="宋体" w:cs="宋体"/>
                  </w:rPr>
                </w:rPrChange>
              </w:rPr>
              <w:delInstrText xml:space="preserve"> HYPERLINK \l "bookmark4" </w:delInstrText>
            </w:r>
          </w:del>
          <w:del w:id="1842" w:author="随遇而安" w:date="2023-08-12T10:20:26Z">
            <w:r>
              <w:rPr>
                <w:rFonts w:hint="eastAsia" w:ascii="仿宋" w:hAnsi="仿宋" w:eastAsia="仿宋" w:cs="仿宋"/>
                <w:rPrChange w:id="1843" w:author="随遇而安" w:date="2023-08-12T09:27:04Z">
                  <w:rPr>
                    <w:rFonts w:hint="eastAsia" w:ascii="宋体" w:hAnsi="宋体" w:eastAsia="宋体" w:cs="宋体"/>
                  </w:rPr>
                </w:rPrChange>
              </w:rPr>
              <w:fldChar w:fldCharType="separate"/>
            </w:r>
          </w:del>
          <w:del w:id="1844" w:author="随遇而安" w:date="2023-08-12T10:20:26Z">
            <w:r>
              <w:rPr>
                <w:rFonts w:hint="eastAsia" w:ascii="仿宋" w:hAnsi="仿宋" w:eastAsia="仿宋" w:cs="仿宋"/>
                <w:spacing w:val="1"/>
                <w:sz w:val="24"/>
                <w:szCs w:val="24"/>
                <w:rPrChange w:id="1845" w:author="随遇而安" w:date="2023-08-12T09:27:04Z">
                  <w:rPr>
                    <w:rFonts w:hint="eastAsia" w:ascii="宋体" w:hAnsi="宋体" w:eastAsia="宋体" w:cs="宋体"/>
                    <w:spacing w:val="1"/>
                    <w:sz w:val="24"/>
                    <w:szCs w:val="24"/>
                  </w:rPr>
                </w:rPrChange>
              </w:rPr>
              <w:delText xml:space="preserve">4.相关部门/人员职责 </w:delText>
            </w:r>
          </w:del>
          <w:del w:id="1846" w:author="随遇而安" w:date="2023-08-12T10:20:26Z">
            <w:r>
              <w:rPr>
                <w:rFonts w:hint="eastAsia" w:ascii="仿宋" w:hAnsi="仿宋" w:eastAsia="仿宋" w:cs="仿宋"/>
                <w:sz w:val="24"/>
                <w:szCs w:val="24"/>
                <w:rPrChange w:id="1847" w:author="随遇而安" w:date="2023-08-12T09:27:04Z">
                  <w:rPr>
                    <w:rFonts w:hint="eastAsia" w:ascii="宋体" w:hAnsi="宋体" w:eastAsia="宋体" w:cs="宋体"/>
                    <w:sz w:val="24"/>
                    <w:szCs w:val="24"/>
                  </w:rPr>
                </w:rPrChange>
              </w:rPr>
              <w:tab/>
            </w:r>
          </w:del>
          <w:del w:id="1848" w:author="随遇而安" w:date="2023-08-12T10:20:26Z">
            <w:r>
              <w:rPr>
                <w:rFonts w:hint="eastAsia" w:ascii="仿宋" w:hAnsi="仿宋" w:eastAsia="仿宋" w:cs="仿宋"/>
                <w:spacing w:val="25"/>
                <w:sz w:val="24"/>
                <w:szCs w:val="24"/>
                <w:rPrChange w:id="1849" w:author="随遇而安" w:date="2023-08-12T09:27:04Z">
                  <w:rPr>
                    <w:rFonts w:hint="eastAsia" w:ascii="宋体" w:hAnsi="宋体" w:eastAsia="宋体" w:cs="宋体"/>
                    <w:spacing w:val="25"/>
                    <w:sz w:val="24"/>
                    <w:szCs w:val="24"/>
                  </w:rPr>
                </w:rPrChange>
              </w:rPr>
              <w:delText>1</w:delText>
            </w:r>
          </w:del>
          <w:del w:id="1850" w:author="随遇而安" w:date="2023-08-12T10:20:26Z">
            <w:r>
              <w:rPr>
                <w:rFonts w:hint="eastAsia" w:ascii="仿宋" w:hAnsi="仿宋" w:eastAsia="仿宋" w:cs="仿宋"/>
                <w:spacing w:val="25"/>
                <w:sz w:val="24"/>
                <w:szCs w:val="24"/>
                <w:rPrChange w:id="1851" w:author="随遇而安" w:date="2023-08-12T09:27:04Z">
                  <w:rPr>
                    <w:rFonts w:hint="eastAsia" w:ascii="宋体" w:hAnsi="宋体" w:eastAsia="宋体" w:cs="宋体"/>
                    <w:spacing w:val="25"/>
                    <w:sz w:val="24"/>
                    <w:szCs w:val="24"/>
                  </w:rPr>
                </w:rPrChange>
              </w:rPr>
              <w:fldChar w:fldCharType="end"/>
            </w:r>
          </w:del>
        </w:p>
        <w:p w14:paraId="488CE6CF">
          <w:pPr>
            <w:spacing w:line="246" w:lineRule="auto"/>
            <w:ind w:firstLine="420" w:firstLineChars="200"/>
            <w:rPr>
              <w:del w:id="1853" w:author="随遇而安" w:date="2023-08-12T10:20:26Z"/>
              <w:rFonts w:hint="eastAsia" w:ascii="仿宋" w:hAnsi="仿宋" w:eastAsia="仿宋" w:cs="仿宋"/>
              <w:sz w:val="21"/>
              <w:rPrChange w:id="1854" w:author="随遇而安" w:date="2023-08-12T09:27:04Z">
                <w:rPr>
                  <w:del w:id="1855" w:author="随遇而安" w:date="2023-08-12T10:20:26Z"/>
                  <w:rFonts w:hint="eastAsia" w:ascii="宋体" w:hAnsi="宋体" w:eastAsia="宋体" w:cs="宋体"/>
                  <w:sz w:val="21"/>
                </w:rPr>
              </w:rPrChange>
            </w:rPr>
            <w:pPrChange w:id="1852" w:author="随遇而安" w:date="2023-08-12T09:17:42Z">
              <w:pPr>
                <w:spacing w:line="246" w:lineRule="auto"/>
              </w:pPr>
            </w:pPrChange>
          </w:pPr>
        </w:p>
        <w:p w14:paraId="7198B071">
          <w:pPr>
            <w:pStyle w:val="2"/>
            <w:tabs>
              <w:tab w:val="right" w:leader="dot" w:pos="8715"/>
            </w:tabs>
            <w:spacing w:before="79" w:line="185" w:lineRule="auto"/>
            <w:ind w:left="0" w:firstLine="1040" w:firstLineChars="200"/>
            <w:rPr>
              <w:del w:id="1857" w:author="随遇而安" w:date="2023-08-12T10:20:26Z"/>
              <w:rFonts w:hint="eastAsia" w:ascii="仿宋" w:hAnsi="仿宋" w:eastAsia="仿宋" w:cs="仿宋"/>
              <w:sz w:val="24"/>
              <w:szCs w:val="24"/>
              <w:rPrChange w:id="1858" w:author="随遇而安" w:date="2023-08-12T09:27:04Z">
                <w:rPr>
                  <w:del w:id="1859" w:author="随遇而安" w:date="2023-08-12T10:20:26Z"/>
                  <w:rFonts w:hint="eastAsia" w:ascii="宋体" w:hAnsi="宋体" w:eastAsia="宋体" w:cs="宋体"/>
                  <w:sz w:val="24"/>
                  <w:szCs w:val="24"/>
                </w:rPr>
              </w:rPrChange>
            </w:rPr>
            <w:pPrChange w:id="1856" w:author="随遇而安" w:date="2023-08-12T09:17:42Z">
              <w:pPr>
                <w:pStyle w:val="2"/>
                <w:tabs>
                  <w:tab w:val="right" w:leader="dot" w:pos="8715"/>
                </w:tabs>
                <w:spacing w:before="79" w:line="185" w:lineRule="auto"/>
                <w:ind w:left="416"/>
              </w:pPr>
            </w:pPrChange>
          </w:pPr>
          <w:del w:id="1860" w:author="随遇而安" w:date="2023-08-12T10:20:26Z">
            <w:r>
              <w:rPr>
                <w:rFonts w:hint="eastAsia" w:ascii="仿宋" w:hAnsi="仿宋" w:eastAsia="仿宋" w:cs="仿宋"/>
                <w:rPrChange w:id="1861" w:author="随遇而安" w:date="2023-08-12T09:27:04Z">
                  <w:rPr>
                    <w:rFonts w:hint="eastAsia" w:ascii="宋体" w:hAnsi="宋体" w:eastAsia="宋体" w:cs="宋体"/>
                  </w:rPr>
                </w:rPrChange>
              </w:rPr>
              <w:fldChar w:fldCharType="begin"/>
            </w:r>
          </w:del>
          <w:del w:id="1862" w:author="随遇而安" w:date="2023-08-12T10:20:26Z">
            <w:r>
              <w:rPr>
                <w:rFonts w:hint="eastAsia" w:ascii="仿宋" w:hAnsi="仿宋" w:eastAsia="仿宋" w:cs="仿宋"/>
                <w:rPrChange w:id="1863" w:author="随遇而安" w:date="2023-08-12T09:27:04Z">
                  <w:rPr>
                    <w:rFonts w:hint="eastAsia" w:ascii="宋体" w:hAnsi="宋体" w:eastAsia="宋体" w:cs="宋体"/>
                  </w:rPr>
                </w:rPrChange>
              </w:rPr>
              <w:delInstrText xml:space="preserve"> HYPERLINK \l "bookmark5" </w:delInstrText>
            </w:r>
          </w:del>
          <w:del w:id="1864" w:author="随遇而安" w:date="2023-08-12T10:20:26Z">
            <w:r>
              <w:rPr>
                <w:rFonts w:hint="eastAsia" w:ascii="仿宋" w:hAnsi="仿宋" w:eastAsia="仿宋" w:cs="仿宋"/>
                <w:rPrChange w:id="1865" w:author="随遇而安" w:date="2023-08-12T09:27:04Z">
                  <w:rPr>
                    <w:rFonts w:hint="eastAsia" w:ascii="宋体" w:hAnsi="宋体" w:eastAsia="宋体" w:cs="宋体"/>
                  </w:rPr>
                </w:rPrChange>
              </w:rPr>
              <w:fldChar w:fldCharType="separate"/>
            </w:r>
          </w:del>
          <w:del w:id="1866" w:author="随遇而安" w:date="2023-08-12T10:20:26Z">
            <w:r>
              <w:rPr>
                <w:rFonts w:hint="eastAsia" w:ascii="仿宋" w:hAnsi="仿宋" w:eastAsia="仿宋" w:cs="仿宋"/>
                <w:spacing w:val="-1"/>
                <w:sz w:val="24"/>
                <w:szCs w:val="24"/>
                <w:rPrChange w:id="1867" w:author="随遇而安" w:date="2023-08-12T09:27:04Z">
                  <w:rPr>
                    <w:rFonts w:hint="eastAsia" w:ascii="宋体" w:hAnsi="宋体" w:eastAsia="宋体" w:cs="宋体"/>
                    <w:spacing w:val="-1"/>
                    <w:sz w:val="24"/>
                    <w:szCs w:val="24"/>
                  </w:rPr>
                </w:rPrChange>
              </w:rPr>
              <w:delText>5.事故分类</w:delText>
            </w:r>
          </w:del>
          <w:del w:id="1868" w:author="随遇而安" w:date="2023-08-12T10:20:26Z">
            <w:r>
              <w:rPr>
                <w:rFonts w:hint="eastAsia" w:ascii="仿宋" w:hAnsi="仿宋" w:eastAsia="仿宋" w:cs="仿宋"/>
                <w:spacing w:val="17"/>
                <w:sz w:val="24"/>
                <w:szCs w:val="24"/>
                <w:rPrChange w:id="1869" w:author="随遇而安" w:date="2023-08-12T09:27:04Z">
                  <w:rPr>
                    <w:rFonts w:hint="eastAsia" w:ascii="宋体" w:hAnsi="宋体" w:eastAsia="宋体" w:cs="宋体"/>
                    <w:spacing w:val="17"/>
                    <w:sz w:val="24"/>
                    <w:szCs w:val="24"/>
                  </w:rPr>
                </w:rPrChange>
              </w:rPr>
              <w:delText xml:space="preserve"> </w:delText>
            </w:r>
          </w:del>
          <w:del w:id="1870" w:author="随遇而安" w:date="2023-08-12T10:20:26Z">
            <w:r>
              <w:rPr>
                <w:rFonts w:hint="eastAsia" w:ascii="仿宋" w:hAnsi="仿宋" w:eastAsia="仿宋" w:cs="仿宋"/>
                <w:sz w:val="24"/>
                <w:szCs w:val="24"/>
                <w:rPrChange w:id="1871" w:author="随遇而安" w:date="2023-08-12T09:27:04Z">
                  <w:rPr>
                    <w:rFonts w:hint="eastAsia" w:ascii="宋体" w:hAnsi="宋体" w:eastAsia="宋体" w:cs="宋体"/>
                    <w:sz w:val="24"/>
                    <w:szCs w:val="24"/>
                  </w:rPr>
                </w:rPrChange>
              </w:rPr>
              <w:tab/>
            </w:r>
          </w:del>
          <w:del w:id="1872" w:author="随遇而安" w:date="2023-08-12T10:20:26Z">
            <w:r>
              <w:rPr>
                <w:rFonts w:hint="eastAsia" w:ascii="仿宋" w:hAnsi="仿宋" w:eastAsia="仿宋" w:cs="仿宋"/>
                <w:spacing w:val="25"/>
                <w:sz w:val="24"/>
                <w:szCs w:val="24"/>
                <w:rPrChange w:id="1873" w:author="随遇而安" w:date="2023-08-12T09:27:04Z">
                  <w:rPr>
                    <w:rFonts w:hint="eastAsia" w:ascii="宋体" w:hAnsi="宋体" w:eastAsia="宋体" w:cs="宋体"/>
                    <w:spacing w:val="25"/>
                    <w:sz w:val="24"/>
                    <w:szCs w:val="24"/>
                  </w:rPr>
                </w:rPrChange>
              </w:rPr>
              <w:delText>2</w:delText>
            </w:r>
          </w:del>
          <w:del w:id="1874" w:author="随遇而安" w:date="2023-08-12T10:20:26Z">
            <w:r>
              <w:rPr>
                <w:rFonts w:hint="eastAsia" w:ascii="仿宋" w:hAnsi="仿宋" w:eastAsia="仿宋" w:cs="仿宋"/>
                <w:spacing w:val="25"/>
                <w:sz w:val="24"/>
                <w:szCs w:val="24"/>
                <w:rPrChange w:id="1875" w:author="随遇而安" w:date="2023-08-12T09:27:04Z">
                  <w:rPr>
                    <w:rFonts w:hint="eastAsia" w:ascii="宋体" w:hAnsi="宋体" w:eastAsia="宋体" w:cs="宋体"/>
                    <w:spacing w:val="25"/>
                    <w:sz w:val="24"/>
                    <w:szCs w:val="24"/>
                  </w:rPr>
                </w:rPrChange>
              </w:rPr>
              <w:fldChar w:fldCharType="end"/>
            </w:r>
          </w:del>
        </w:p>
        <w:p w14:paraId="6E84D7C5">
          <w:pPr>
            <w:spacing w:line="249" w:lineRule="auto"/>
            <w:ind w:firstLine="420" w:firstLineChars="200"/>
            <w:rPr>
              <w:del w:id="1877" w:author="随遇而安" w:date="2023-08-12T10:20:26Z"/>
              <w:rFonts w:hint="eastAsia" w:ascii="仿宋" w:hAnsi="仿宋" w:eastAsia="仿宋" w:cs="仿宋"/>
              <w:sz w:val="21"/>
              <w:rPrChange w:id="1878" w:author="随遇而安" w:date="2023-08-12T09:27:04Z">
                <w:rPr>
                  <w:del w:id="1879" w:author="随遇而安" w:date="2023-08-12T10:20:26Z"/>
                  <w:rFonts w:hint="eastAsia" w:ascii="宋体" w:hAnsi="宋体" w:eastAsia="宋体" w:cs="宋体"/>
                  <w:sz w:val="21"/>
                </w:rPr>
              </w:rPrChange>
            </w:rPr>
            <w:pPrChange w:id="1876" w:author="随遇而安" w:date="2023-08-12T09:17:42Z">
              <w:pPr>
                <w:spacing w:line="249" w:lineRule="auto"/>
              </w:pPr>
            </w:pPrChange>
          </w:pPr>
        </w:p>
        <w:p w14:paraId="6DB3CB90">
          <w:pPr>
            <w:pStyle w:val="2"/>
            <w:tabs>
              <w:tab w:val="right" w:leader="dot" w:pos="8715"/>
            </w:tabs>
            <w:spacing w:before="78" w:line="185" w:lineRule="auto"/>
            <w:ind w:left="0" w:firstLine="1040" w:firstLineChars="200"/>
            <w:rPr>
              <w:del w:id="1881" w:author="随遇而安" w:date="2023-08-12T10:20:26Z"/>
              <w:rFonts w:hint="eastAsia" w:ascii="仿宋" w:hAnsi="仿宋" w:eastAsia="仿宋" w:cs="仿宋"/>
              <w:sz w:val="24"/>
              <w:szCs w:val="24"/>
              <w:rPrChange w:id="1882" w:author="随遇而安" w:date="2023-08-12T09:27:04Z">
                <w:rPr>
                  <w:del w:id="1883" w:author="随遇而安" w:date="2023-08-12T10:20:26Z"/>
                  <w:rFonts w:hint="eastAsia" w:ascii="宋体" w:hAnsi="宋体" w:eastAsia="宋体" w:cs="宋体"/>
                  <w:sz w:val="24"/>
                  <w:szCs w:val="24"/>
                </w:rPr>
              </w:rPrChange>
            </w:rPr>
            <w:pPrChange w:id="1880" w:author="随遇而安" w:date="2023-08-12T09:17:42Z">
              <w:pPr>
                <w:pStyle w:val="2"/>
                <w:tabs>
                  <w:tab w:val="right" w:leader="dot" w:pos="8715"/>
                </w:tabs>
                <w:spacing w:before="78" w:line="185" w:lineRule="auto"/>
                <w:ind w:left="421"/>
              </w:pPr>
            </w:pPrChange>
          </w:pPr>
          <w:del w:id="1884" w:author="随遇而安" w:date="2023-08-12T10:20:26Z">
            <w:r>
              <w:rPr>
                <w:rFonts w:hint="eastAsia" w:ascii="仿宋" w:hAnsi="仿宋" w:eastAsia="仿宋" w:cs="仿宋"/>
                <w:rPrChange w:id="1885" w:author="随遇而安" w:date="2023-08-12T09:27:04Z">
                  <w:rPr>
                    <w:rFonts w:hint="eastAsia" w:ascii="宋体" w:hAnsi="宋体" w:eastAsia="宋体" w:cs="宋体"/>
                  </w:rPr>
                </w:rPrChange>
              </w:rPr>
              <w:fldChar w:fldCharType="begin"/>
            </w:r>
          </w:del>
          <w:del w:id="1886" w:author="随遇而安" w:date="2023-08-12T10:20:26Z">
            <w:r>
              <w:rPr>
                <w:rFonts w:hint="eastAsia" w:ascii="仿宋" w:hAnsi="仿宋" w:eastAsia="仿宋" w:cs="仿宋"/>
                <w:rPrChange w:id="1887" w:author="随遇而安" w:date="2023-08-12T09:27:04Z">
                  <w:rPr>
                    <w:rFonts w:hint="eastAsia" w:ascii="宋体" w:hAnsi="宋体" w:eastAsia="宋体" w:cs="宋体"/>
                  </w:rPr>
                </w:rPrChange>
              </w:rPr>
              <w:delInstrText xml:space="preserve"> HYPERLINK \l "bookmark6" </w:delInstrText>
            </w:r>
          </w:del>
          <w:del w:id="1888" w:author="随遇而安" w:date="2023-08-12T10:20:26Z">
            <w:r>
              <w:rPr>
                <w:rFonts w:hint="eastAsia" w:ascii="仿宋" w:hAnsi="仿宋" w:eastAsia="仿宋" w:cs="仿宋"/>
                <w:rPrChange w:id="1889" w:author="随遇而安" w:date="2023-08-12T09:27:04Z">
                  <w:rPr>
                    <w:rFonts w:hint="eastAsia" w:ascii="宋体" w:hAnsi="宋体" w:eastAsia="宋体" w:cs="宋体"/>
                  </w:rPr>
                </w:rPrChange>
              </w:rPr>
              <w:fldChar w:fldCharType="separate"/>
            </w:r>
          </w:del>
          <w:del w:id="1890" w:author="随遇而安" w:date="2023-08-12T10:20:26Z">
            <w:r>
              <w:rPr>
                <w:rFonts w:hint="eastAsia" w:ascii="仿宋" w:hAnsi="仿宋" w:eastAsia="仿宋" w:cs="仿宋"/>
                <w:spacing w:val="-2"/>
                <w:sz w:val="24"/>
                <w:szCs w:val="24"/>
                <w:rPrChange w:id="1891" w:author="随遇而安" w:date="2023-08-12T09:27:04Z">
                  <w:rPr>
                    <w:rFonts w:hint="eastAsia" w:ascii="宋体" w:hAnsi="宋体" w:eastAsia="宋体" w:cs="宋体"/>
                    <w:spacing w:val="-2"/>
                    <w:sz w:val="24"/>
                    <w:szCs w:val="24"/>
                  </w:rPr>
                </w:rPrChange>
              </w:rPr>
              <w:delText>6.事故分级</w:delText>
            </w:r>
          </w:del>
          <w:del w:id="1892" w:author="随遇而安" w:date="2023-08-12T10:20:26Z">
            <w:r>
              <w:rPr>
                <w:rFonts w:hint="eastAsia" w:ascii="仿宋" w:hAnsi="仿宋" w:eastAsia="仿宋" w:cs="仿宋"/>
                <w:spacing w:val="18"/>
                <w:sz w:val="24"/>
                <w:szCs w:val="24"/>
                <w:rPrChange w:id="1893" w:author="随遇而安" w:date="2023-08-12T09:27:04Z">
                  <w:rPr>
                    <w:rFonts w:hint="eastAsia" w:ascii="宋体" w:hAnsi="宋体" w:eastAsia="宋体" w:cs="宋体"/>
                    <w:spacing w:val="18"/>
                    <w:sz w:val="24"/>
                    <w:szCs w:val="24"/>
                  </w:rPr>
                </w:rPrChange>
              </w:rPr>
              <w:delText xml:space="preserve"> </w:delText>
            </w:r>
          </w:del>
          <w:del w:id="1894" w:author="随遇而安" w:date="2023-08-12T10:20:26Z">
            <w:r>
              <w:rPr>
                <w:rFonts w:hint="eastAsia" w:ascii="仿宋" w:hAnsi="仿宋" w:eastAsia="仿宋" w:cs="仿宋"/>
                <w:sz w:val="24"/>
                <w:szCs w:val="24"/>
                <w:rPrChange w:id="1895" w:author="随遇而安" w:date="2023-08-12T09:27:04Z">
                  <w:rPr>
                    <w:rFonts w:hint="eastAsia" w:ascii="宋体" w:hAnsi="宋体" w:eastAsia="宋体" w:cs="宋体"/>
                    <w:sz w:val="24"/>
                    <w:szCs w:val="24"/>
                  </w:rPr>
                </w:rPrChange>
              </w:rPr>
              <w:tab/>
            </w:r>
          </w:del>
          <w:del w:id="1896" w:author="随遇而安" w:date="2023-08-12T10:20:26Z">
            <w:r>
              <w:rPr>
                <w:rFonts w:hint="eastAsia" w:ascii="仿宋" w:hAnsi="仿宋" w:eastAsia="仿宋" w:cs="仿宋"/>
                <w:spacing w:val="25"/>
                <w:sz w:val="24"/>
                <w:szCs w:val="24"/>
                <w:rPrChange w:id="1897" w:author="随遇而安" w:date="2023-08-12T09:27:04Z">
                  <w:rPr>
                    <w:rFonts w:hint="eastAsia" w:ascii="宋体" w:hAnsi="宋体" w:eastAsia="宋体" w:cs="宋体"/>
                    <w:spacing w:val="25"/>
                    <w:sz w:val="24"/>
                    <w:szCs w:val="24"/>
                  </w:rPr>
                </w:rPrChange>
              </w:rPr>
              <w:delText>2</w:delText>
            </w:r>
          </w:del>
          <w:del w:id="1898" w:author="随遇而安" w:date="2023-08-12T10:20:26Z">
            <w:r>
              <w:rPr>
                <w:rFonts w:hint="eastAsia" w:ascii="仿宋" w:hAnsi="仿宋" w:eastAsia="仿宋" w:cs="仿宋"/>
                <w:spacing w:val="25"/>
                <w:sz w:val="24"/>
                <w:szCs w:val="24"/>
                <w:rPrChange w:id="1899" w:author="随遇而安" w:date="2023-08-12T09:27:04Z">
                  <w:rPr>
                    <w:rFonts w:hint="eastAsia" w:ascii="宋体" w:hAnsi="宋体" w:eastAsia="宋体" w:cs="宋体"/>
                    <w:spacing w:val="25"/>
                    <w:sz w:val="24"/>
                    <w:szCs w:val="24"/>
                  </w:rPr>
                </w:rPrChange>
              </w:rPr>
              <w:fldChar w:fldCharType="end"/>
            </w:r>
          </w:del>
        </w:p>
        <w:p w14:paraId="4F086AD5">
          <w:pPr>
            <w:spacing w:line="248" w:lineRule="auto"/>
            <w:ind w:firstLine="420" w:firstLineChars="200"/>
            <w:rPr>
              <w:del w:id="1901" w:author="随遇而安" w:date="2023-08-12T10:20:26Z"/>
              <w:rFonts w:hint="eastAsia" w:ascii="仿宋" w:hAnsi="仿宋" w:eastAsia="仿宋" w:cs="仿宋"/>
              <w:sz w:val="21"/>
              <w:rPrChange w:id="1902" w:author="随遇而安" w:date="2023-08-12T09:27:04Z">
                <w:rPr>
                  <w:del w:id="1903" w:author="随遇而安" w:date="2023-08-12T10:20:26Z"/>
                  <w:rFonts w:hint="eastAsia" w:ascii="宋体" w:hAnsi="宋体" w:eastAsia="宋体" w:cs="宋体"/>
                  <w:sz w:val="21"/>
                </w:rPr>
              </w:rPrChange>
            </w:rPr>
            <w:pPrChange w:id="1900" w:author="随遇而安" w:date="2023-08-12T09:17:42Z">
              <w:pPr>
                <w:spacing w:line="248" w:lineRule="auto"/>
              </w:pPr>
            </w:pPrChange>
          </w:pPr>
        </w:p>
        <w:p w14:paraId="5DA39782">
          <w:pPr>
            <w:pStyle w:val="2"/>
            <w:tabs>
              <w:tab w:val="right" w:leader="dot" w:pos="8715"/>
            </w:tabs>
            <w:spacing w:before="79" w:line="185" w:lineRule="auto"/>
            <w:ind w:left="0" w:firstLine="1040" w:firstLineChars="200"/>
            <w:rPr>
              <w:del w:id="1905" w:author="随遇而安" w:date="2023-08-12T10:20:26Z"/>
              <w:rFonts w:hint="eastAsia" w:ascii="仿宋" w:hAnsi="仿宋" w:eastAsia="仿宋" w:cs="仿宋"/>
              <w:sz w:val="24"/>
              <w:szCs w:val="24"/>
              <w:rPrChange w:id="1906" w:author="随遇而安" w:date="2023-08-12T09:27:04Z">
                <w:rPr>
                  <w:del w:id="1907" w:author="随遇而安" w:date="2023-08-12T10:20:26Z"/>
                  <w:rFonts w:hint="eastAsia" w:ascii="宋体" w:hAnsi="宋体" w:eastAsia="宋体" w:cs="宋体"/>
                  <w:sz w:val="24"/>
                  <w:szCs w:val="24"/>
                </w:rPr>
              </w:rPrChange>
            </w:rPr>
            <w:pPrChange w:id="1904" w:author="随遇而安" w:date="2023-08-12T09:17:42Z">
              <w:pPr>
                <w:pStyle w:val="2"/>
                <w:tabs>
                  <w:tab w:val="right" w:leader="dot" w:pos="8715"/>
                </w:tabs>
                <w:spacing w:before="79" w:line="185" w:lineRule="auto"/>
                <w:ind w:left="423"/>
              </w:pPr>
            </w:pPrChange>
          </w:pPr>
          <w:del w:id="1908" w:author="随遇而安" w:date="2023-08-12T10:20:26Z">
            <w:r>
              <w:rPr>
                <w:rFonts w:hint="eastAsia" w:ascii="仿宋" w:hAnsi="仿宋" w:eastAsia="仿宋" w:cs="仿宋"/>
                <w:rPrChange w:id="1909" w:author="随遇而安" w:date="2023-08-12T09:27:04Z">
                  <w:rPr>
                    <w:rFonts w:hint="eastAsia" w:ascii="宋体" w:hAnsi="宋体" w:eastAsia="宋体" w:cs="宋体"/>
                  </w:rPr>
                </w:rPrChange>
              </w:rPr>
              <w:fldChar w:fldCharType="begin"/>
            </w:r>
          </w:del>
          <w:del w:id="1910" w:author="随遇而安" w:date="2023-08-12T10:20:26Z">
            <w:r>
              <w:rPr>
                <w:rFonts w:hint="eastAsia" w:ascii="仿宋" w:hAnsi="仿宋" w:eastAsia="仿宋" w:cs="仿宋"/>
                <w:rPrChange w:id="1911" w:author="随遇而安" w:date="2023-08-12T09:27:04Z">
                  <w:rPr>
                    <w:rFonts w:hint="eastAsia" w:ascii="宋体" w:hAnsi="宋体" w:eastAsia="宋体" w:cs="宋体"/>
                  </w:rPr>
                </w:rPrChange>
              </w:rPr>
              <w:delInstrText xml:space="preserve"> HYPERLINK \l "bookmark7" </w:delInstrText>
            </w:r>
          </w:del>
          <w:del w:id="1912" w:author="随遇而安" w:date="2023-08-12T10:20:26Z">
            <w:r>
              <w:rPr>
                <w:rFonts w:hint="eastAsia" w:ascii="仿宋" w:hAnsi="仿宋" w:eastAsia="仿宋" w:cs="仿宋"/>
                <w:rPrChange w:id="1913" w:author="随遇而安" w:date="2023-08-12T09:27:04Z">
                  <w:rPr>
                    <w:rFonts w:hint="eastAsia" w:ascii="宋体" w:hAnsi="宋体" w:eastAsia="宋体" w:cs="宋体"/>
                  </w:rPr>
                </w:rPrChange>
              </w:rPr>
              <w:fldChar w:fldCharType="separate"/>
            </w:r>
          </w:del>
          <w:del w:id="1914" w:author="随遇而安" w:date="2023-08-12T10:20:26Z">
            <w:r>
              <w:rPr>
                <w:rFonts w:hint="eastAsia" w:ascii="仿宋" w:hAnsi="仿宋" w:eastAsia="仿宋" w:cs="仿宋"/>
                <w:spacing w:val="-2"/>
                <w:sz w:val="24"/>
                <w:szCs w:val="24"/>
                <w:rPrChange w:id="1915" w:author="随遇而安" w:date="2023-08-12T09:27:04Z">
                  <w:rPr>
                    <w:rFonts w:hint="eastAsia" w:ascii="宋体" w:hAnsi="宋体" w:eastAsia="宋体" w:cs="宋体"/>
                    <w:spacing w:val="-2"/>
                    <w:sz w:val="24"/>
                    <w:szCs w:val="24"/>
                  </w:rPr>
                </w:rPrChange>
              </w:rPr>
              <w:delText>7.事故报告</w:delText>
            </w:r>
          </w:del>
          <w:del w:id="1916" w:author="随遇而安" w:date="2023-08-12T10:20:26Z">
            <w:r>
              <w:rPr>
                <w:rFonts w:hint="eastAsia" w:ascii="仿宋" w:hAnsi="仿宋" w:eastAsia="仿宋" w:cs="仿宋"/>
                <w:spacing w:val="16"/>
                <w:sz w:val="24"/>
                <w:szCs w:val="24"/>
                <w:rPrChange w:id="1917" w:author="随遇而安" w:date="2023-08-12T09:27:04Z">
                  <w:rPr>
                    <w:rFonts w:hint="eastAsia" w:ascii="宋体" w:hAnsi="宋体" w:eastAsia="宋体" w:cs="宋体"/>
                    <w:spacing w:val="16"/>
                    <w:sz w:val="24"/>
                    <w:szCs w:val="24"/>
                  </w:rPr>
                </w:rPrChange>
              </w:rPr>
              <w:delText xml:space="preserve"> </w:delText>
            </w:r>
          </w:del>
          <w:del w:id="1918" w:author="随遇而安" w:date="2023-08-12T10:20:26Z">
            <w:r>
              <w:rPr>
                <w:rFonts w:hint="eastAsia" w:ascii="仿宋" w:hAnsi="仿宋" w:eastAsia="仿宋" w:cs="仿宋"/>
                <w:sz w:val="24"/>
                <w:szCs w:val="24"/>
                <w:rPrChange w:id="1919" w:author="随遇而安" w:date="2023-08-12T09:27:04Z">
                  <w:rPr>
                    <w:rFonts w:hint="eastAsia" w:ascii="宋体" w:hAnsi="宋体" w:eastAsia="宋体" w:cs="宋体"/>
                    <w:sz w:val="24"/>
                    <w:szCs w:val="24"/>
                  </w:rPr>
                </w:rPrChange>
              </w:rPr>
              <w:tab/>
            </w:r>
          </w:del>
          <w:del w:id="1920" w:author="随遇而安" w:date="2023-08-12T10:20:26Z">
            <w:r>
              <w:rPr>
                <w:rFonts w:hint="eastAsia" w:ascii="仿宋" w:hAnsi="仿宋" w:eastAsia="仿宋" w:cs="仿宋"/>
                <w:spacing w:val="25"/>
                <w:sz w:val="24"/>
                <w:szCs w:val="24"/>
                <w:rPrChange w:id="1921" w:author="随遇而安" w:date="2023-08-12T09:27:04Z">
                  <w:rPr>
                    <w:rFonts w:hint="eastAsia" w:ascii="宋体" w:hAnsi="宋体" w:eastAsia="宋体" w:cs="宋体"/>
                    <w:spacing w:val="25"/>
                    <w:sz w:val="24"/>
                    <w:szCs w:val="24"/>
                  </w:rPr>
                </w:rPrChange>
              </w:rPr>
              <w:delText>3</w:delText>
            </w:r>
          </w:del>
          <w:del w:id="1922" w:author="随遇而安" w:date="2023-08-12T10:20:26Z">
            <w:r>
              <w:rPr>
                <w:rFonts w:hint="eastAsia" w:ascii="仿宋" w:hAnsi="仿宋" w:eastAsia="仿宋" w:cs="仿宋"/>
                <w:spacing w:val="25"/>
                <w:sz w:val="24"/>
                <w:szCs w:val="24"/>
                <w:rPrChange w:id="1923" w:author="随遇而安" w:date="2023-08-12T09:27:04Z">
                  <w:rPr>
                    <w:rFonts w:hint="eastAsia" w:ascii="宋体" w:hAnsi="宋体" w:eastAsia="宋体" w:cs="宋体"/>
                    <w:spacing w:val="25"/>
                    <w:sz w:val="24"/>
                    <w:szCs w:val="24"/>
                  </w:rPr>
                </w:rPrChange>
              </w:rPr>
              <w:fldChar w:fldCharType="end"/>
            </w:r>
          </w:del>
        </w:p>
        <w:p w14:paraId="5D4402A5">
          <w:pPr>
            <w:spacing w:line="246" w:lineRule="auto"/>
            <w:ind w:firstLine="420" w:firstLineChars="200"/>
            <w:rPr>
              <w:del w:id="1925" w:author="随遇而安" w:date="2023-08-12T10:20:26Z"/>
              <w:rFonts w:hint="eastAsia" w:ascii="仿宋" w:hAnsi="仿宋" w:eastAsia="仿宋" w:cs="仿宋"/>
              <w:sz w:val="21"/>
              <w:rPrChange w:id="1926" w:author="随遇而安" w:date="2023-08-12T09:27:04Z">
                <w:rPr>
                  <w:del w:id="1927" w:author="随遇而安" w:date="2023-08-12T10:20:26Z"/>
                  <w:rFonts w:hint="eastAsia" w:ascii="宋体" w:hAnsi="宋体" w:eastAsia="宋体" w:cs="宋体"/>
                  <w:sz w:val="21"/>
                </w:rPr>
              </w:rPrChange>
            </w:rPr>
            <w:pPrChange w:id="1924" w:author="随遇而安" w:date="2023-08-12T09:17:42Z">
              <w:pPr>
                <w:spacing w:line="246" w:lineRule="auto"/>
              </w:pPr>
            </w:pPrChange>
          </w:pPr>
        </w:p>
        <w:p w14:paraId="0B54EC7C">
          <w:pPr>
            <w:pStyle w:val="2"/>
            <w:tabs>
              <w:tab w:val="right" w:leader="dot" w:pos="8715"/>
            </w:tabs>
            <w:spacing w:before="78" w:line="185" w:lineRule="auto"/>
            <w:ind w:left="0" w:firstLine="1040" w:firstLineChars="200"/>
            <w:rPr>
              <w:del w:id="1929" w:author="随遇而安" w:date="2023-08-12T10:20:26Z"/>
              <w:rFonts w:hint="eastAsia" w:ascii="仿宋" w:hAnsi="仿宋" w:eastAsia="仿宋" w:cs="仿宋"/>
              <w:sz w:val="24"/>
              <w:szCs w:val="24"/>
              <w:rPrChange w:id="1930" w:author="随遇而安" w:date="2023-08-12T09:27:04Z">
                <w:rPr>
                  <w:del w:id="1931" w:author="随遇而安" w:date="2023-08-12T10:20:26Z"/>
                  <w:rFonts w:hint="eastAsia" w:ascii="宋体" w:hAnsi="宋体" w:eastAsia="宋体" w:cs="宋体"/>
                  <w:sz w:val="24"/>
                  <w:szCs w:val="24"/>
                </w:rPr>
              </w:rPrChange>
            </w:rPr>
            <w:pPrChange w:id="1928" w:author="随遇而安" w:date="2023-08-12T09:17:42Z">
              <w:pPr>
                <w:pStyle w:val="2"/>
                <w:tabs>
                  <w:tab w:val="right" w:leader="dot" w:pos="8715"/>
                </w:tabs>
                <w:spacing w:before="78" w:line="185" w:lineRule="auto"/>
                <w:ind w:left="419"/>
              </w:pPr>
            </w:pPrChange>
          </w:pPr>
          <w:del w:id="1932" w:author="随遇而安" w:date="2023-08-12T10:20:26Z">
            <w:r>
              <w:rPr>
                <w:rFonts w:hint="eastAsia" w:ascii="仿宋" w:hAnsi="仿宋" w:eastAsia="仿宋" w:cs="仿宋"/>
                <w:rPrChange w:id="1933" w:author="随遇而安" w:date="2023-08-12T09:27:04Z">
                  <w:rPr>
                    <w:rFonts w:hint="eastAsia" w:ascii="宋体" w:hAnsi="宋体" w:eastAsia="宋体" w:cs="宋体"/>
                  </w:rPr>
                </w:rPrChange>
              </w:rPr>
              <w:fldChar w:fldCharType="begin"/>
            </w:r>
          </w:del>
          <w:del w:id="1934" w:author="随遇而安" w:date="2023-08-12T10:20:26Z">
            <w:r>
              <w:rPr>
                <w:rFonts w:hint="eastAsia" w:ascii="仿宋" w:hAnsi="仿宋" w:eastAsia="仿宋" w:cs="仿宋"/>
                <w:rPrChange w:id="1935" w:author="随遇而安" w:date="2023-08-12T09:27:04Z">
                  <w:rPr>
                    <w:rFonts w:hint="eastAsia" w:ascii="宋体" w:hAnsi="宋体" w:eastAsia="宋体" w:cs="宋体"/>
                  </w:rPr>
                </w:rPrChange>
              </w:rPr>
              <w:delInstrText xml:space="preserve"> HYPERLINK \l "bookmark8" </w:delInstrText>
            </w:r>
          </w:del>
          <w:del w:id="1936" w:author="随遇而安" w:date="2023-08-12T10:20:26Z">
            <w:r>
              <w:rPr>
                <w:rFonts w:hint="eastAsia" w:ascii="仿宋" w:hAnsi="仿宋" w:eastAsia="仿宋" w:cs="仿宋"/>
                <w:rPrChange w:id="1937" w:author="随遇而安" w:date="2023-08-12T09:27:04Z">
                  <w:rPr>
                    <w:rFonts w:hint="eastAsia" w:ascii="宋体" w:hAnsi="宋体" w:eastAsia="宋体" w:cs="宋体"/>
                  </w:rPr>
                </w:rPrChange>
              </w:rPr>
              <w:fldChar w:fldCharType="separate"/>
            </w:r>
          </w:del>
          <w:del w:id="1938" w:author="随遇而安" w:date="2023-08-12T10:20:26Z">
            <w:r>
              <w:rPr>
                <w:rFonts w:hint="eastAsia" w:ascii="仿宋" w:hAnsi="仿宋" w:eastAsia="仿宋" w:cs="仿宋"/>
                <w:spacing w:val="-2"/>
                <w:sz w:val="24"/>
                <w:szCs w:val="24"/>
                <w:rPrChange w:id="1939" w:author="随遇而安" w:date="2023-08-12T09:27:04Z">
                  <w:rPr>
                    <w:rFonts w:hint="eastAsia" w:ascii="宋体" w:hAnsi="宋体" w:eastAsia="宋体" w:cs="宋体"/>
                    <w:spacing w:val="-2"/>
                    <w:sz w:val="24"/>
                    <w:szCs w:val="24"/>
                  </w:rPr>
                </w:rPrChange>
              </w:rPr>
              <w:delText>8.事故调查</w:delText>
            </w:r>
          </w:del>
          <w:del w:id="1940" w:author="随遇而安" w:date="2023-08-12T10:20:26Z">
            <w:r>
              <w:rPr>
                <w:rFonts w:hint="eastAsia" w:ascii="仿宋" w:hAnsi="仿宋" w:eastAsia="仿宋" w:cs="仿宋"/>
                <w:spacing w:val="20"/>
                <w:sz w:val="24"/>
                <w:szCs w:val="24"/>
                <w:rPrChange w:id="1941" w:author="随遇而安" w:date="2023-08-12T09:27:04Z">
                  <w:rPr>
                    <w:rFonts w:hint="eastAsia" w:ascii="宋体" w:hAnsi="宋体" w:eastAsia="宋体" w:cs="宋体"/>
                    <w:spacing w:val="20"/>
                    <w:sz w:val="24"/>
                    <w:szCs w:val="24"/>
                  </w:rPr>
                </w:rPrChange>
              </w:rPr>
              <w:delText xml:space="preserve"> </w:delText>
            </w:r>
          </w:del>
          <w:del w:id="1942" w:author="随遇而安" w:date="2023-08-12T10:20:26Z">
            <w:r>
              <w:rPr>
                <w:rFonts w:hint="eastAsia" w:ascii="仿宋" w:hAnsi="仿宋" w:eastAsia="仿宋" w:cs="仿宋"/>
                <w:sz w:val="24"/>
                <w:szCs w:val="24"/>
                <w:rPrChange w:id="1943" w:author="随遇而安" w:date="2023-08-12T09:27:04Z">
                  <w:rPr>
                    <w:rFonts w:hint="eastAsia" w:ascii="宋体" w:hAnsi="宋体" w:eastAsia="宋体" w:cs="宋体"/>
                    <w:sz w:val="24"/>
                    <w:szCs w:val="24"/>
                  </w:rPr>
                </w:rPrChange>
              </w:rPr>
              <w:tab/>
            </w:r>
          </w:del>
          <w:del w:id="1944" w:author="随遇而安" w:date="2023-08-12T10:20:26Z">
            <w:r>
              <w:rPr>
                <w:rFonts w:hint="eastAsia" w:ascii="仿宋" w:hAnsi="仿宋" w:eastAsia="仿宋" w:cs="仿宋"/>
                <w:spacing w:val="25"/>
                <w:sz w:val="24"/>
                <w:szCs w:val="24"/>
                <w:rPrChange w:id="1945" w:author="随遇而安" w:date="2023-08-12T09:27:04Z">
                  <w:rPr>
                    <w:rFonts w:hint="eastAsia" w:ascii="宋体" w:hAnsi="宋体" w:eastAsia="宋体" w:cs="宋体"/>
                    <w:spacing w:val="25"/>
                    <w:sz w:val="24"/>
                    <w:szCs w:val="24"/>
                  </w:rPr>
                </w:rPrChange>
              </w:rPr>
              <w:delText>4</w:delText>
            </w:r>
          </w:del>
          <w:del w:id="1946" w:author="随遇而安" w:date="2023-08-12T10:20:26Z">
            <w:r>
              <w:rPr>
                <w:rFonts w:hint="eastAsia" w:ascii="仿宋" w:hAnsi="仿宋" w:eastAsia="仿宋" w:cs="仿宋"/>
                <w:spacing w:val="25"/>
                <w:sz w:val="24"/>
                <w:szCs w:val="24"/>
                <w:rPrChange w:id="1947" w:author="随遇而安" w:date="2023-08-12T09:27:04Z">
                  <w:rPr>
                    <w:rFonts w:hint="eastAsia" w:ascii="宋体" w:hAnsi="宋体" w:eastAsia="宋体" w:cs="宋体"/>
                    <w:spacing w:val="25"/>
                    <w:sz w:val="24"/>
                    <w:szCs w:val="24"/>
                  </w:rPr>
                </w:rPrChange>
              </w:rPr>
              <w:fldChar w:fldCharType="end"/>
            </w:r>
          </w:del>
        </w:p>
        <w:p w14:paraId="72F418C1">
          <w:pPr>
            <w:spacing w:line="248" w:lineRule="auto"/>
            <w:ind w:firstLine="420" w:firstLineChars="200"/>
            <w:rPr>
              <w:del w:id="1949" w:author="随遇而安" w:date="2023-08-12T10:20:26Z"/>
              <w:rFonts w:hint="eastAsia" w:ascii="仿宋" w:hAnsi="仿宋" w:eastAsia="仿宋" w:cs="仿宋"/>
              <w:sz w:val="21"/>
              <w:rPrChange w:id="1950" w:author="随遇而安" w:date="2023-08-12T09:27:04Z">
                <w:rPr>
                  <w:del w:id="1951" w:author="随遇而安" w:date="2023-08-12T10:20:26Z"/>
                  <w:rFonts w:hint="eastAsia" w:ascii="宋体" w:hAnsi="宋体" w:eastAsia="宋体" w:cs="宋体"/>
                  <w:sz w:val="21"/>
                </w:rPr>
              </w:rPrChange>
            </w:rPr>
            <w:pPrChange w:id="1948" w:author="随遇而安" w:date="2023-08-12T09:17:42Z">
              <w:pPr>
                <w:spacing w:line="248" w:lineRule="auto"/>
              </w:pPr>
            </w:pPrChange>
          </w:pPr>
        </w:p>
        <w:p w14:paraId="4FE1341C">
          <w:pPr>
            <w:pStyle w:val="2"/>
            <w:tabs>
              <w:tab w:val="right" w:leader="dot" w:pos="8715"/>
            </w:tabs>
            <w:spacing w:before="79" w:line="185" w:lineRule="auto"/>
            <w:ind w:left="0" w:firstLine="1040" w:firstLineChars="200"/>
            <w:rPr>
              <w:del w:id="1953" w:author="随遇而安" w:date="2023-08-12T10:20:26Z"/>
              <w:rFonts w:hint="eastAsia" w:ascii="仿宋" w:hAnsi="仿宋" w:eastAsia="仿宋" w:cs="仿宋"/>
              <w:sz w:val="24"/>
              <w:szCs w:val="24"/>
              <w:rPrChange w:id="1954" w:author="随遇而安" w:date="2023-08-12T09:27:04Z">
                <w:rPr>
                  <w:del w:id="1955" w:author="随遇而安" w:date="2023-08-12T10:20:26Z"/>
                  <w:rFonts w:hint="eastAsia" w:ascii="宋体" w:hAnsi="宋体" w:eastAsia="宋体" w:cs="宋体"/>
                  <w:sz w:val="24"/>
                  <w:szCs w:val="24"/>
                </w:rPr>
              </w:rPrChange>
            </w:rPr>
            <w:pPrChange w:id="1952" w:author="随遇而安" w:date="2023-08-12T09:17:42Z">
              <w:pPr>
                <w:pStyle w:val="2"/>
                <w:tabs>
                  <w:tab w:val="right" w:leader="dot" w:pos="8715"/>
                </w:tabs>
                <w:spacing w:before="79" w:line="185" w:lineRule="auto"/>
                <w:ind w:left="415"/>
              </w:pPr>
            </w:pPrChange>
          </w:pPr>
          <w:del w:id="1956" w:author="随遇而安" w:date="2023-08-12T10:20:26Z">
            <w:r>
              <w:rPr>
                <w:rFonts w:hint="eastAsia" w:ascii="仿宋" w:hAnsi="仿宋" w:eastAsia="仿宋" w:cs="仿宋"/>
                <w:rPrChange w:id="1957" w:author="随遇而安" w:date="2023-08-12T09:27:04Z">
                  <w:rPr>
                    <w:rFonts w:hint="eastAsia" w:ascii="宋体" w:hAnsi="宋体" w:eastAsia="宋体" w:cs="宋体"/>
                  </w:rPr>
                </w:rPrChange>
              </w:rPr>
              <w:fldChar w:fldCharType="begin"/>
            </w:r>
          </w:del>
          <w:del w:id="1958" w:author="随遇而安" w:date="2023-08-12T10:20:26Z">
            <w:r>
              <w:rPr>
                <w:rFonts w:hint="eastAsia" w:ascii="仿宋" w:hAnsi="仿宋" w:eastAsia="仿宋" w:cs="仿宋"/>
                <w:rPrChange w:id="1959" w:author="随遇而安" w:date="2023-08-12T09:27:04Z">
                  <w:rPr>
                    <w:rFonts w:hint="eastAsia" w:ascii="宋体" w:hAnsi="宋体" w:eastAsia="宋体" w:cs="宋体"/>
                  </w:rPr>
                </w:rPrChange>
              </w:rPr>
              <w:delInstrText xml:space="preserve"> HYPERLINK \l "bookmark9" </w:delInstrText>
            </w:r>
          </w:del>
          <w:del w:id="1960" w:author="随遇而安" w:date="2023-08-12T10:20:26Z">
            <w:r>
              <w:rPr>
                <w:rFonts w:hint="eastAsia" w:ascii="仿宋" w:hAnsi="仿宋" w:eastAsia="仿宋" w:cs="仿宋"/>
                <w:rPrChange w:id="1961" w:author="随遇而安" w:date="2023-08-12T09:27:04Z">
                  <w:rPr>
                    <w:rFonts w:hint="eastAsia" w:ascii="宋体" w:hAnsi="宋体" w:eastAsia="宋体" w:cs="宋体"/>
                  </w:rPr>
                </w:rPrChange>
              </w:rPr>
              <w:fldChar w:fldCharType="separate"/>
            </w:r>
          </w:del>
          <w:del w:id="1962" w:author="随遇而安" w:date="2023-08-12T10:20:26Z">
            <w:r>
              <w:rPr>
                <w:rFonts w:hint="eastAsia" w:ascii="仿宋" w:hAnsi="仿宋" w:eastAsia="仿宋" w:cs="仿宋"/>
                <w:spacing w:val="-1"/>
                <w:sz w:val="24"/>
                <w:szCs w:val="24"/>
                <w:rPrChange w:id="1963" w:author="随遇而安" w:date="2023-08-12T09:27:04Z">
                  <w:rPr>
                    <w:rFonts w:hint="eastAsia" w:ascii="宋体" w:hAnsi="宋体" w:eastAsia="宋体" w:cs="宋体"/>
                    <w:spacing w:val="-1"/>
                    <w:sz w:val="24"/>
                    <w:szCs w:val="24"/>
                  </w:rPr>
                </w:rPrChange>
              </w:rPr>
              <w:delText>9.事故处理</w:delText>
            </w:r>
          </w:del>
          <w:del w:id="1964" w:author="随遇而安" w:date="2023-08-12T10:20:26Z">
            <w:r>
              <w:rPr>
                <w:rFonts w:hint="eastAsia" w:ascii="仿宋" w:hAnsi="仿宋" w:eastAsia="仿宋" w:cs="仿宋"/>
                <w:spacing w:val="18"/>
                <w:sz w:val="24"/>
                <w:szCs w:val="24"/>
                <w:rPrChange w:id="1965" w:author="随遇而安" w:date="2023-08-12T09:27:04Z">
                  <w:rPr>
                    <w:rFonts w:hint="eastAsia" w:ascii="宋体" w:hAnsi="宋体" w:eastAsia="宋体" w:cs="宋体"/>
                    <w:spacing w:val="18"/>
                    <w:sz w:val="24"/>
                    <w:szCs w:val="24"/>
                  </w:rPr>
                </w:rPrChange>
              </w:rPr>
              <w:delText xml:space="preserve"> </w:delText>
            </w:r>
          </w:del>
          <w:del w:id="1966" w:author="随遇而安" w:date="2023-08-12T10:20:26Z">
            <w:r>
              <w:rPr>
                <w:rFonts w:hint="eastAsia" w:ascii="仿宋" w:hAnsi="仿宋" w:eastAsia="仿宋" w:cs="仿宋"/>
                <w:sz w:val="24"/>
                <w:szCs w:val="24"/>
                <w:rPrChange w:id="1967" w:author="随遇而安" w:date="2023-08-12T09:27:04Z">
                  <w:rPr>
                    <w:rFonts w:hint="eastAsia" w:ascii="宋体" w:hAnsi="宋体" w:eastAsia="宋体" w:cs="宋体"/>
                    <w:sz w:val="24"/>
                    <w:szCs w:val="24"/>
                  </w:rPr>
                </w:rPrChange>
              </w:rPr>
              <w:tab/>
            </w:r>
          </w:del>
          <w:del w:id="1968" w:author="随遇而安" w:date="2023-08-12T10:20:26Z">
            <w:r>
              <w:rPr>
                <w:rFonts w:hint="eastAsia" w:ascii="仿宋" w:hAnsi="仿宋" w:eastAsia="仿宋" w:cs="仿宋"/>
                <w:spacing w:val="25"/>
                <w:sz w:val="24"/>
                <w:szCs w:val="24"/>
                <w:rPrChange w:id="1969" w:author="随遇而安" w:date="2023-08-12T09:27:04Z">
                  <w:rPr>
                    <w:rFonts w:hint="eastAsia" w:ascii="宋体" w:hAnsi="宋体" w:eastAsia="宋体" w:cs="宋体"/>
                    <w:spacing w:val="25"/>
                    <w:sz w:val="24"/>
                    <w:szCs w:val="24"/>
                  </w:rPr>
                </w:rPrChange>
              </w:rPr>
              <w:delText>6</w:delText>
            </w:r>
          </w:del>
          <w:del w:id="1970" w:author="随遇而安" w:date="2023-08-12T10:20:26Z">
            <w:r>
              <w:rPr>
                <w:rFonts w:hint="eastAsia" w:ascii="仿宋" w:hAnsi="仿宋" w:eastAsia="仿宋" w:cs="仿宋"/>
                <w:spacing w:val="25"/>
                <w:sz w:val="24"/>
                <w:szCs w:val="24"/>
                <w:rPrChange w:id="1971" w:author="随遇而安" w:date="2023-08-12T09:27:04Z">
                  <w:rPr>
                    <w:rFonts w:hint="eastAsia" w:ascii="宋体" w:hAnsi="宋体" w:eastAsia="宋体" w:cs="宋体"/>
                    <w:spacing w:val="25"/>
                    <w:sz w:val="24"/>
                    <w:szCs w:val="24"/>
                  </w:rPr>
                </w:rPrChange>
              </w:rPr>
              <w:fldChar w:fldCharType="end"/>
            </w:r>
          </w:del>
        </w:p>
        <w:p w14:paraId="7DE81E38">
          <w:pPr>
            <w:spacing w:line="248" w:lineRule="auto"/>
            <w:ind w:firstLine="420" w:firstLineChars="200"/>
            <w:rPr>
              <w:del w:id="1973" w:author="随遇而安" w:date="2023-08-12T10:20:26Z"/>
              <w:rFonts w:hint="eastAsia" w:ascii="仿宋" w:hAnsi="仿宋" w:eastAsia="仿宋" w:cs="仿宋"/>
              <w:sz w:val="21"/>
              <w:rPrChange w:id="1974" w:author="随遇而安" w:date="2023-08-12T09:27:04Z">
                <w:rPr>
                  <w:del w:id="1975" w:author="随遇而安" w:date="2023-08-12T10:20:26Z"/>
                  <w:rFonts w:hint="eastAsia" w:ascii="宋体" w:hAnsi="宋体" w:eastAsia="宋体" w:cs="宋体"/>
                  <w:sz w:val="21"/>
                </w:rPr>
              </w:rPrChange>
            </w:rPr>
            <w:pPrChange w:id="1972" w:author="随遇而安" w:date="2023-08-12T09:17:42Z">
              <w:pPr>
                <w:spacing w:line="248" w:lineRule="auto"/>
              </w:pPr>
            </w:pPrChange>
          </w:pPr>
        </w:p>
        <w:p w14:paraId="22CA937D">
          <w:pPr>
            <w:pStyle w:val="2"/>
            <w:tabs>
              <w:tab w:val="right" w:leader="dot" w:pos="8715"/>
            </w:tabs>
            <w:spacing w:before="79" w:line="185" w:lineRule="auto"/>
            <w:ind w:left="0" w:firstLine="1040" w:firstLineChars="200"/>
            <w:rPr>
              <w:del w:id="1977" w:author="随遇而安" w:date="2023-08-12T10:20:26Z"/>
              <w:rFonts w:hint="eastAsia" w:ascii="仿宋" w:hAnsi="仿宋" w:eastAsia="仿宋" w:cs="仿宋"/>
              <w:sz w:val="24"/>
              <w:szCs w:val="24"/>
              <w:rPrChange w:id="1978" w:author="随遇而安" w:date="2023-08-12T09:27:04Z">
                <w:rPr>
                  <w:del w:id="1979" w:author="随遇而安" w:date="2023-08-12T10:20:26Z"/>
                  <w:rFonts w:hint="eastAsia" w:ascii="宋体" w:hAnsi="宋体" w:eastAsia="宋体" w:cs="宋体"/>
                  <w:sz w:val="24"/>
                  <w:szCs w:val="24"/>
                </w:rPr>
              </w:rPrChange>
            </w:rPr>
            <w:pPrChange w:id="1976" w:author="随遇而安" w:date="2023-08-12T09:17:42Z">
              <w:pPr>
                <w:pStyle w:val="2"/>
                <w:tabs>
                  <w:tab w:val="right" w:leader="dot" w:pos="8715"/>
                </w:tabs>
                <w:spacing w:before="79" w:line="185" w:lineRule="auto"/>
                <w:ind w:left="434"/>
              </w:pPr>
            </w:pPrChange>
          </w:pPr>
          <w:del w:id="1980" w:author="随遇而安" w:date="2023-08-12T10:20:26Z">
            <w:r>
              <w:rPr>
                <w:rFonts w:hint="eastAsia" w:ascii="仿宋" w:hAnsi="仿宋" w:eastAsia="仿宋" w:cs="仿宋"/>
                <w:rPrChange w:id="1981" w:author="随遇而安" w:date="2023-08-12T09:27:04Z">
                  <w:rPr>
                    <w:rFonts w:hint="eastAsia" w:ascii="宋体" w:hAnsi="宋体" w:eastAsia="宋体" w:cs="宋体"/>
                  </w:rPr>
                </w:rPrChange>
              </w:rPr>
              <w:fldChar w:fldCharType="begin"/>
            </w:r>
          </w:del>
          <w:del w:id="1982" w:author="随遇而安" w:date="2023-08-12T10:20:26Z">
            <w:r>
              <w:rPr>
                <w:rFonts w:hint="eastAsia" w:ascii="仿宋" w:hAnsi="仿宋" w:eastAsia="仿宋" w:cs="仿宋"/>
                <w:rPrChange w:id="1983" w:author="随遇而安" w:date="2023-08-12T09:27:04Z">
                  <w:rPr>
                    <w:rFonts w:hint="eastAsia" w:ascii="宋体" w:hAnsi="宋体" w:eastAsia="宋体" w:cs="宋体"/>
                  </w:rPr>
                </w:rPrChange>
              </w:rPr>
              <w:delInstrText xml:space="preserve"> HYPERLINK \l "bookmark10" </w:delInstrText>
            </w:r>
          </w:del>
          <w:del w:id="1984" w:author="随遇而安" w:date="2023-08-12T10:20:26Z">
            <w:r>
              <w:rPr>
                <w:rFonts w:hint="eastAsia" w:ascii="仿宋" w:hAnsi="仿宋" w:eastAsia="仿宋" w:cs="仿宋"/>
                <w:rPrChange w:id="1985" w:author="随遇而安" w:date="2023-08-12T09:27:04Z">
                  <w:rPr>
                    <w:rFonts w:hint="eastAsia" w:ascii="宋体" w:hAnsi="宋体" w:eastAsia="宋体" w:cs="宋体"/>
                  </w:rPr>
                </w:rPrChange>
              </w:rPr>
              <w:fldChar w:fldCharType="separate"/>
            </w:r>
          </w:del>
          <w:del w:id="1986" w:author="随遇而安" w:date="2023-08-12T10:20:26Z">
            <w:r>
              <w:rPr>
                <w:rFonts w:hint="eastAsia" w:ascii="仿宋" w:hAnsi="仿宋" w:eastAsia="仿宋" w:cs="仿宋"/>
                <w:spacing w:val="-4"/>
                <w:sz w:val="24"/>
                <w:szCs w:val="24"/>
                <w:rPrChange w:id="1987" w:author="随遇而安" w:date="2023-08-12T09:27:04Z">
                  <w:rPr>
                    <w:rFonts w:hint="eastAsia" w:ascii="宋体" w:hAnsi="宋体" w:eastAsia="宋体" w:cs="宋体"/>
                    <w:spacing w:val="-4"/>
                    <w:sz w:val="24"/>
                    <w:szCs w:val="24"/>
                  </w:rPr>
                </w:rPrChange>
              </w:rPr>
              <w:delText>10.整改跟进</w:delText>
            </w:r>
          </w:del>
          <w:del w:id="1988" w:author="随遇而安" w:date="2023-08-12T10:20:26Z">
            <w:r>
              <w:rPr>
                <w:rFonts w:hint="eastAsia" w:ascii="仿宋" w:hAnsi="仿宋" w:eastAsia="仿宋" w:cs="仿宋"/>
                <w:spacing w:val="21"/>
                <w:sz w:val="24"/>
                <w:szCs w:val="24"/>
                <w:rPrChange w:id="1989" w:author="随遇而安" w:date="2023-08-12T09:27:04Z">
                  <w:rPr>
                    <w:rFonts w:hint="eastAsia" w:ascii="宋体" w:hAnsi="宋体" w:eastAsia="宋体" w:cs="宋体"/>
                    <w:spacing w:val="21"/>
                    <w:sz w:val="24"/>
                    <w:szCs w:val="24"/>
                  </w:rPr>
                </w:rPrChange>
              </w:rPr>
              <w:delText xml:space="preserve"> </w:delText>
            </w:r>
          </w:del>
          <w:del w:id="1990" w:author="随遇而安" w:date="2023-08-12T10:20:26Z">
            <w:r>
              <w:rPr>
                <w:rFonts w:hint="eastAsia" w:ascii="仿宋" w:hAnsi="仿宋" w:eastAsia="仿宋" w:cs="仿宋"/>
                <w:sz w:val="24"/>
                <w:szCs w:val="24"/>
                <w:rPrChange w:id="1991" w:author="随遇而安" w:date="2023-08-12T09:27:04Z">
                  <w:rPr>
                    <w:rFonts w:hint="eastAsia" w:ascii="宋体" w:hAnsi="宋体" w:eastAsia="宋体" w:cs="宋体"/>
                    <w:sz w:val="24"/>
                    <w:szCs w:val="24"/>
                  </w:rPr>
                </w:rPrChange>
              </w:rPr>
              <w:tab/>
            </w:r>
          </w:del>
          <w:del w:id="1992" w:author="随遇而安" w:date="2023-08-12T10:20:26Z">
            <w:r>
              <w:rPr>
                <w:rFonts w:hint="eastAsia" w:ascii="仿宋" w:hAnsi="仿宋" w:eastAsia="仿宋" w:cs="仿宋"/>
                <w:spacing w:val="25"/>
                <w:sz w:val="24"/>
                <w:szCs w:val="24"/>
                <w:rPrChange w:id="1993" w:author="随遇而安" w:date="2023-08-12T09:27:04Z">
                  <w:rPr>
                    <w:rFonts w:hint="eastAsia" w:ascii="宋体" w:hAnsi="宋体" w:eastAsia="宋体" w:cs="宋体"/>
                    <w:spacing w:val="25"/>
                    <w:sz w:val="24"/>
                    <w:szCs w:val="24"/>
                  </w:rPr>
                </w:rPrChange>
              </w:rPr>
              <w:delText>6</w:delText>
            </w:r>
          </w:del>
          <w:del w:id="1994" w:author="随遇而安" w:date="2023-08-12T10:20:26Z">
            <w:r>
              <w:rPr>
                <w:rFonts w:hint="eastAsia" w:ascii="仿宋" w:hAnsi="仿宋" w:eastAsia="仿宋" w:cs="仿宋"/>
                <w:spacing w:val="25"/>
                <w:sz w:val="24"/>
                <w:szCs w:val="24"/>
                <w:rPrChange w:id="1995" w:author="随遇而安" w:date="2023-08-12T09:27:04Z">
                  <w:rPr>
                    <w:rFonts w:hint="eastAsia" w:ascii="宋体" w:hAnsi="宋体" w:eastAsia="宋体" w:cs="宋体"/>
                    <w:spacing w:val="25"/>
                    <w:sz w:val="24"/>
                    <w:szCs w:val="24"/>
                  </w:rPr>
                </w:rPrChange>
              </w:rPr>
              <w:fldChar w:fldCharType="end"/>
            </w:r>
          </w:del>
        </w:p>
        <w:p w14:paraId="08E02279">
          <w:pPr>
            <w:spacing w:line="246" w:lineRule="auto"/>
            <w:ind w:firstLine="420" w:firstLineChars="200"/>
            <w:rPr>
              <w:del w:id="1997" w:author="随遇而安" w:date="2023-08-12T10:20:26Z"/>
              <w:rFonts w:hint="eastAsia" w:ascii="仿宋" w:hAnsi="仿宋" w:eastAsia="仿宋" w:cs="仿宋"/>
              <w:sz w:val="21"/>
              <w:rPrChange w:id="1998" w:author="随遇而安" w:date="2023-08-12T09:27:04Z">
                <w:rPr>
                  <w:del w:id="1999" w:author="随遇而安" w:date="2023-08-12T10:20:26Z"/>
                  <w:rFonts w:hint="eastAsia" w:ascii="宋体" w:hAnsi="宋体" w:eastAsia="宋体" w:cs="宋体"/>
                  <w:sz w:val="21"/>
                </w:rPr>
              </w:rPrChange>
            </w:rPr>
            <w:pPrChange w:id="1996" w:author="随遇而安" w:date="2023-08-12T09:17:42Z">
              <w:pPr>
                <w:spacing w:line="246" w:lineRule="auto"/>
              </w:pPr>
            </w:pPrChange>
          </w:pPr>
        </w:p>
        <w:p w14:paraId="0742A8FA">
          <w:pPr>
            <w:pStyle w:val="2"/>
            <w:tabs>
              <w:tab w:val="right" w:leader="dot" w:pos="8715"/>
            </w:tabs>
            <w:spacing w:before="78" w:line="185" w:lineRule="auto"/>
            <w:ind w:left="0" w:firstLine="1040" w:firstLineChars="200"/>
            <w:rPr>
              <w:del w:id="2001" w:author="随遇而安" w:date="2023-08-12T10:20:26Z"/>
              <w:rFonts w:hint="eastAsia" w:ascii="仿宋" w:hAnsi="仿宋" w:eastAsia="仿宋" w:cs="仿宋"/>
              <w:sz w:val="24"/>
              <w:szCs w:val="24"/>
              <w:rPrChange w:id="2002" w:author="随遇而安" w:date="2023-08-12T09:27:04Z">
                <w:rPr>
                  <w:del w:id="2003" w:author="随遇而安" w:date="2023-08-12T10:20:26Z"/>
                  <w:rFonts w:hint="eastAsia" w:ascii="宋体" w:hAnsi="宋体" w:eastAsia="宋体" w:cs="宋体"/>
                  <w:sz w:val="24"/>
                  <w:szCs w:val="24"/>
                </w:rPr>
              </w:rPrChange>
            </w:rPr>
            <w:pPrChange w:id="2000" w:author="随遇而安" w:date="2023-08-12T09:17:42Z">
              <w:pPr>
                <w:pStyle w:val="2"/>
                <w:tabs>
                  <w:tab w:val="right" w:leader="dot" w:pos="8715"/>
                </w:tabs>
                <w:spacing w:before="78" w:line="185" w:lineRule="auto"/>
                <w:ind w:left="434"/>
              </w:pPr>
            </w:pPrChange>
          </w:pPr>
          <w:del w:id="2004" w:author="随遇而安" w:date="2023-08-12T10:20:26Z">
            <w:r>
              <w:rPr>
                <w:rFonts w:hint="eastAsia" w:ascii="仿宋" w:hAnsi="仿宋" w:eastAsia="仿宋" w:cs="仿宋"/>
                <w:rPrChange w:id="2005" w:author="随遇而安" w:date="2023-08-12T09:27:04Z">
                  <w:rPr>
                    <w:rFonts w:hint="eastAsia" w:ascii="宋体" w:hAnsi="宋体" w:eastAsia="宋体" w:cs="宋体"/>
                  </w:rPr>
                </w:rPrChange>
              </w:rPr>
              <w:fldChar w:fldCharType="begin"/>
            </w:r>
          </w:del>
          <w:del w:id="2006" w:author="随遇而安" w:date="2023-08-12T10:20:26Z">
            <w:r>
              <w:rPr>
                <w:rFonts w:hint="eastAsia" w:ascii="仿宋" w:hAnsi="仿宋" w:eastAsia="仿宋" w:cs="仿宋"/>
                <w:rPrChange w:id="2007" w:author="随遇而安" w:date="2023-08-12T09:27:04Z">
                  <w:rPr>
                    <w:rFonts w:hint="eastAsia" w:ascii="宋体" w:hAnsi="宋体" w:eastAsia="宋体" w:cs="宋体"/>
                  </w:rPr>
                </w:rPrChange>
              </w:rPr>
              <w:delInstrText xml:space="preserve"> HYPERLINK \l "bookmark11" </w:delInstrText>
            </w:r>
          </w:del>
          <w:del w:id="2008" w:author="随遇而安" w:date="2023-08-12T10:20:26Z">
            <w:r>
              <w:rPr>
                <w:rFonts w:hint="eastAsia" w:ascii="仿宋" w:hAnsi="仿宋" w:eastAsia="仿宋" w:cs="仿宋"/>
                <w:rPrChange w:id="2009" w:author="随遇而安" w:date="2023-08-12T09:27:04Z">
                  <w:rPr>
                    <w:rFonts w:hint="eastAsia" w:ascii="宋体" w:hAnsi="宋体" w:eastAsia="宋体" w:cs="宋体"/>
                  </w:rPr>
                </w:rPrChange>
              </w:rPr>
              <w:fldChar w:fldCharType="separate"/>
            </w:r>
          </w:del>
          <w:del w:id="2010" w:author="随遇而安" w:date="2023-08-12T10:20:26Z">
            <w:r>
              <w:rPr>
                <w:rFonts w:hint="eastAsia" w:ascii="仿宋" w:hAnsi="仿宋" w:eastAsia="仿宋" w:cs="仿宋"/>
                <w:spacing w:val="-4"/>
                <w:sz w:val="24"/>
                <w:szCs w:val="24"/>
                <w:rPrChange w:id="2011" w:author="随遇而安" w:date="2023-08-12T09:27:04Z">
                  <w:rPr>
                    <w:rFonts w:hint="eastAsia" w:ascii="宋体" w:hAnsi="宋体" w:eastAsia="宋体" w:cs="宋体"/>
                    <w:spacing w:val="-4"/>
                    <w:sz w:val="24"/>
                    <w:szCs w:val="24"/>
                  </w:rPr>
                </w:rPrChange>
              </w:rPr>
              <w:delText>11.事故考核</w:delText>
            </w:r>
          </w:del>
          <w:del w:id="2012" w:author="随遇而安" w:date="2023-08-12T10:20:26Z">
            <w:r>
              <w:rPr>
                <w:rFonts w:hint="eastAsia" w:ascii="仿宋" w:hAnsi="仿宋" w:eastAsia="仿宋" w:cs="仿宋"/>
                <w:spacing w:val="21"/>
                <w:sz w:val="24"/>
                <w:szCs w:val="24"/>
                <w:rPrChange w:id="2013" w:author="随遇而安" w:date="2023-08-12T09:27:04Z">
                  <w:rPr>
                    <w:rFonts w:hint="eastAsia" w:ascii="宋体" w:hAnsi="宋体" w:eastAsia="宋体" w:cs="宋体"/>
                    <w:spacing w:val="21"/>
                    <w:sz w:val="24"/>
                    <w:szCs w:val="24"/>
                  </w:rPr>
                </w:rPrChange>
              </w:rPr>
              <w:delText xml:space="preserve"> </w:delText>
            </w:r>
          </w:del>
          <w:del w:id="2014" w:author="随遇而安" w:date="2023-08-12T10:20:26Z">
            <w:r>
              <w:rPr>
                <w:rFonts w:hint="eastAsia" w:ascii="仿宋" w:hAnsi="仿宋" w:eastAsia="仿宋" w:cs="仿宋"/>
                <w:sz w:val="24"/>
                <w:szCs w:val="24"/>
                <w:rPrChange w:id="2015" w:author="随遇而安" w:date="2023-08-12T09:27:04Z">
                  <w:rPr>
                    <w:rFonts w:hint="eastAsia" w:ascii="宋体" w:hAnsi="宋体" w:eastAsia="宋体" w:cs="宋体"/>
                    <w:sz w:val="24"/>
                    <w:szCs w:val="24"/>
                  </w:rPr>
                </w:rPrChange>
              </w:rPr>
              <w:tab/>
            </w:r>
          </w:del>
          <w:del w:id="2016" w:author="随遇而安" w:date="2023-08-12T10:20:26Z">
            <w:r>
              <w:rPr>
                <w:rFonts w:hint="eastAsia" w:ascii="仿宋" w:hAnsi="仿宋" w:eastAsia="仿宋" w:cs="仿宋"/>
                <w:spacing w:val="25"/>
                <w:sz w:val="24"/>
                <w:szCs w:val="24"/>
                <w:rPrChange w:id="2017" w:author="随遇而安" w:date="2023-08-12T09:27:04Z">
                  <w:rPr>
                    <w:rFonts w:hint="eastAsia" w:ascii="宋体" w:hAnsi="宋体" w:eastAsia="宋体" w:cs="宋体"/>
                    <w:spacing w:val="25"/>
                    <w:sz w:val="24"/>
                    <w:szCs w:val="24"/>
                  </w:rPr>
                </w:rPrChange>
              </w:rPr>
              <w:delText>7</w:delText>
            </w:r>
          </w:del>
          <w:del w:id="2018" w:author="随遇而安" w:date="2023-08-12T10:20:26Z">
            <w:r>
              <w:rPr>
                <w:rFonts w:hint="eastAsia" w:ascii="仿宋" w:hAnsi="仿宋" w:eastAsia="仿宋" w:cs="仿宋"/>
                <w:spacing w:val="25"/>
                <w:sz w:val="24"/>
                <w:szCs w:val="24"/>
                <w:rPrChange w:id="2019" w:author="随遇而安" w:date="2023-08-12T09:27:04Z">
                  <w:rPr>
                    <w:rFonts w:hint="eastAsia" w:ascii="宋体" w:hAnsi="宋体" w:eastAsia="宋体" w:cs="宋体"/>
                    <w:spacing w:val="25"/>
                    <w:sz w:val="24"/>
                    <w:szCs w:val="24"/>
                  </w:rPr>
                </w:rPrChange>
              </w:rPr>
              <w:fldChar w:fldCharType="end"/>
            </w:r>
          </w:del>
        </w:p>
        <w:p w14:paraId="1CBCCFDB">
          <w:pPr>
            <w:spacing w:line="249" w:lineRule="auto"/>
            <w:ind w:firstLine="420" w:firstLineChars="200"/>
            <w:rPr>
              <w:del w:id="2021" w:author="随遇而安" w:date="2023-08-12T10:20:26Z"/>
              <w:rFonts w:hint="eastAsia" w:ascii="仿宋" w:hAnsi="仿宋" w:eastAsia="仿宋" w:cs="仿宋"/>
              <w:sz w:val="21"/>
              <w:rPrChange w:id="2022" w:author="随遇而安" w:date="2023-08-12T09:27:04Z">
                <w:rPr>
                  <w:del w:id="2023" w:author="随遇而安" w:date="2023-08-12T10:20:26Z"/>
                  <w:rFonts w:hint="eastAsia" w:ascii="宋体" w:hAnsi="宋体" w:eastAsia="宋体" w:cs="宋体"/>
                  <w:sz w:val="21"/>
                </w:rPr>
              </w:rPrChange>
            </w:rPr>
            <w:pPrChange w:id="2020" w:author="随遇而安" w:date="2023-08-12T09:17:42Z">
              <w:pPr>
                <w:spacing w:line="249" w:lineRule="auto"/>
              </w:pPr>
            </w:pPrChange>
          </w:pPr>
        </w:p>
        <w:p w14:paraId="3EEDEDA6">
          <w:pPr>
            <w:pStyle w:val="2"/>
            <w:tabs>
              <w:tab w:val="right" w:leader="dot" w:pos="8715"/>
            </w:tabs>
            <w:spacing w:before="78" w:line="185" w:lineRule="auto"/>
            <w:ind w:left="0" w:firstLine="1040" w:firstLineChars="200"/>
            <w:rPr>
              <w:del w:id="2025" w:author="随遇而安" w:date="2023-08-12T10:20:26Z"/>
              <w:rFonts w:hint="eastAsia" w:ascii="仿宋" w:hAnsi="仿宋" w:eastAsia="仿宋" w:cs="仿宋"/>
              <w:sz w:val="24"/>
              <w:szCs w:val="24"/>
              <w:rPrChange w:id="2026" w:author="随遇而安" w:date="2023-08-12T09:27:04Z">
                <w:rPr>
                  <w:del w:id="2027" w:author="随遇而安" w:date="2023-08-12T10:20:26Z"/>
                  <w:rFonts w:hint="eastAsia" w:ascii="宋体" w:hAnsi="宋体" w:eastAsia="宋体" w:cs="宋体"/>
                  <w:sz w:val="24"/>
                  <w:szCs w:val="24"/>
                </w:rPr>
              </w:rPrChange>
            </w:rPr>
            <w:pPrChange w:id="2024" w:author="随遇而安" w:date="2023-08-12T09:17:42Z">
              <w:pPr>
                <w:pStyle w:val="2"/>
                <w:tabs>
                  <w:tab w:val="right" w:leader="dot" w:pos="8715"/>
                </w:tabs>
                <w:spacing w:before="78" w:line="185" w:lineRule="auto"/>
                <w:ind w:left="434"/>
              </w:pPr>
            </w:pPrChange>
          </w:pPr>
          <w:del w:id="2028" w:author="随遇而安" w:date="2023-08-12T10:20:26Z">
            <w:r>
              <w:rPr>
                <w:rFonts w:hint="eastAsia" w:ascii="仿宋" w:hAnsi="仿宋" w:eastAsia="仿宋" w:cs="仿宋"/>
                <w:rPrChange w:id="2029" w:author="随遇而安" w:date="2023-08-12T09:27:04Z">
                  <w:rPr>
                    <w:rFonts w:hint="eastAsia" w:ascii="宋体" w:hAnsi="宋体" w:eastAsia="宋体" w:cs="宋体"/>
                  </w:rPr>
                </w:rPrChange>
              </w:rPr>
              <w:fldChar w:fldCharType="begin"/>
            </w:r>
          </w:del>
          <w:del w:id="2030" w:author="随遇而安" w:date="2023-08-12T10:20:26Z">
            <w:r>
              <w:rPr>
                <w:rFonts w:hint="eastAsia" w:ascii="仿宋" w:hAnsi="仿宋" w:eastAsia="仿宋" w:cs="仿宋"/>
                <w:rPrChange w:id="2031" w:author="随遇而安" w:date="2023-08-12T09:27:04Z">
                  <w:rPr>
                    <w:rFonts w:hint="eastAsia" w:ascii="宋体" w:hAnsi="宋体" w:eastAsia="宋体" w:cs="宋体"/>
                  </w:rPr>
                </w:rPrChange>
              </w:rPr>
              <w:delInstrText xml:space="preserve"> HYPERLINK \l "bookmark12" </w:delInstrText>
            </w:r>
          </w:del>
          <w:del w:id="2032" w:author="随遇而安" w:date="2023-08-12T10:20:26Z">
            <w:r>
              <w:rPr>
                <w:rFonts w:hint="eastAsia" w:ascii="仿宋" w:hAnsi="仿宋" w:eastAsia="仿宋" w:cs="仿宋"/>
                <w:rPrChange w:id="2033" w:author="随遇而安" w:date="2023-08-12T09:27:04Z">
                  <w:rPr>
                    <w:rFonts w:hint="eastAsia" w:ascii="宋体" w:hAnsi="宋体" w:eastAsia="宋体" w:cs="宋体"/>
                  </w:rPr>
                </w:rPrChange>
              </w:rPr>
              <w:fldChar w:fldCharType="separate"/>
            </w:r>
          </w:del>
          <w:del w:id="2034" w:author="随遇而安" w:date="2023-08-12T10:20:26Z">
            <w:r>
              <w:rPr>
                <w:rFonts w:hint="eastAsia" w:ascii="仿宋" w:hAnsi="仿宋" w:eastAsia="仿宋" w:cs="仿宋"/>
                <w:spacing w:val="-5"/>
                <w:sz w:val="24"/>
                <w:szCs w:val="24"/>
                <w:rPrChange w:id="2035" w:author="随遇而安" w:date="2023-08-12T09:27:04Z">
                  <w:rPr>
                    <w:rFonts w:hint="eastAsia" w:ascii="宋体" w:hAnsi="宋体" w:eastAsia="宋体" w:cs="宋体"/>
                    <w:spacing w:val="-5"/>
                    <w:sz w:val="24"/>
                    <w:szCs w:val="24"/>
                  </w:rPr>
                </w:rPrChange>
              </w:rPr>
              <w:delText>12.附则</w:delText>
            </w:r>
          </w:del>
          <w:del w:id="2036" w:author="随遇而安" w:date="2023-08-12T10:20:26Z">
            <w:r>
              <w:rPr>
                <w:rFonts w:hint="eastAsia" w:ascii="仿宋" w:hAnsi="仿宋" w:eastAsia="仿宋" w:cs="仿宋"/>
                <w:spacing w:val="18"/>
                <w:sz w:val="24"/>
                <w:szCs w:val="24"/>
                <w:rPrChange w:id="2037" w:author="随遇而安" w:date="2023-08-12T09:27:04Z">
                  <w:rPr>
                    <w:rFonts w:hint="eastAsia" w:ascii="宋体" w:hAnsi="宋体" w:eastAsia="宋体" w:cs="宋体"/>
                    <w:spacing w:val="18"/>
                    <w:sz w:val="24"/>
                    <w:szCs w:val="24"/>
                  </w:rPr>
                </w:rPrChange>
              </w:rPr>
              <w:delText xml:space="preserve"> </w:delText>
            </w:r>
          </w:del>
          <w:del w:id="2038" w:author="随遇而安" w:date="2023-08-12T10:20:26Z">
            <w:r>
              <w:rPr>
                <w:rFonts w:hint="eastAsia" w:ascii="仿宋" w:hAnsi="仿宋" w:eastAsia="仿宋" w:cs="仿宋"/>
                <w:sz w:val="24"/>
                <w:szCs w:val="24"/>
                <w:rPrChange w:id="2039" w:author="随遇而安" w:date="2023-08-12T09:27:04Z">
                  <w:rPr>
                    <w:rFonts w:hint="eastAsia" w:ascii="宋体" w:hAnsi="宋体" w:eastAsia="宋体" w:cs="宋体"/>
                    <w:sz w:val="24"/>
                    <w:szCs w:val="24"/>
                  </w:rPr>
                </w:rPrChange>
              </w:rPr>
              <w:tab/>
            </w:r>
          </w:del>
          <w:del w:id="2040" w:author="随遇而安" w:date="2023-08-12T10:20:26Z">
            <w:r>
              <w:rPr>
                <w:rFonts w:hint="eastAsia" w:ascii="仿宋" w:hAnsi="仿宋" w:eastAsia="仿宋" w:cs="仿宋"/>
                <w:spacing w:val="25"/>
                <w:sz w:val="24"/>
                <w:szCs w:val="24"/>
                <w:rPrChange w:id="2041" w:author="随遇而安" w:date="2023-08-12T09:27:04Z">
                  <w:rPr>
                    <w:rFonts w:hint="eastAsia" w:ascii="宋体" w:hAnsi="宋体" w:eastAsia="宋体" w:cs="宋体"/>
                    <w:spacing w:val="25"/>
                    <w:sz w:val="24"/>
                    <w:szCs w:val="24"/>
                  </w:rPr>
                </w:rPrChange>
              </w:rPr>
              <w:delText>7</w:delText>
            </w:r>
          </w:del>
          <w:del w:id="2042" w:author="随遇而安" w:date="2023-08-12T10:20:26Z">
            <w:r>
              <w:rPr>
                <w:rFonts w:hint="eastAsia" w:ascii="仿宋" w:hAnsi="仿宋" w:eastAsia="仿宋" w:cs="仿宋"/>
                <w:spacing w:val="25"/>
                <w:sz w:val="24"/>
                <w:szCs w:val="24"/>
                <w:rPrChange w:id="2043" w:author="随遇而安" w:date="2023-08-12T09:27:04Z">
                  <w:rPr>
                    <w:rFonts w:hint="eastAsia" w:ascii="宋体" w:hAnsi="宋体" w:eastAsia="宋体" w:cs="宋体"/>
                    <w:spacing w:val="25"/>
                    <w:sz w:val="24"/>
                    <w:szCs w:val="24"/>
                  </w:rPr>
                </w:rPrChange>
              </w:rPr>
              <w:fldChar w:fldCharType="end"/>
            </w:r>
          </w:del>
        </w:p>
        <w:p w14:paraId="3AC1EAF1">
          <w:pPr>
            <w:spacing w:line="248" w:lineRule="auto"/>
            <w:ind w:firstLine="420" w:firstLineChars="200"/>
            <w:rPr>
              <w:del w:id="2045" w:author="随遇而安" w:date="2023-08-12T10:20:26Z"/>
              <w:rFonts w:hint="eastAsia" w:ascii="仿宋" w:hAnsi="仿宋" w:eastAsia="仿宋" w:cs="仿宋"/>
              <w:sz w:val="21"/>
              <w:rPrChange w:id="2046" w:author="随遇而安" w:date="2023-08-12T09:27:04Z">
                <w:rPr>
                  <w:del w:id="2047" w:author="随遇而安" w:date="2023-08-12T10:20:26Z"/>
                  <w:rFonts w:hint="eastAsia" w:ascii="宋体" w:hAnsi="宋体" w:eastAsia="宋体" w:cs="宋体"/>
                  <w:sz w:val="21"/>
                </w:rPr>
              </w:rPrChange>
            </w:rPr>
            <w:pPrChange w:id="2044" w:author="随遇而安" w:date="2023-08-12T09:17:42Z">
              <w:pPr>
                <w:spacing w:line="248" w:lineRule="auto"/>
              </w:pPr>
            </w:pPrChange>
          </w:pPr>
        </w:p>
        <w:p w14:paraId="0B9AA998">
          <w:pPr>
            <w:pStyle w:val="2"/>
            <w:tabs>
              <w:tab w:val="right" w:leader="dot" w:pos="8715"/>
            </w:tabs>
            <w:spacing w:before="79" w:line="222" w:lineRule="auto"/>
            <w:ind w:left="0" w:firstLine="1040" w:firstLineChars="200"/>
            <w:rPr>
              <w:del w:id="2049" w:author="随遇而安" w:date="2023-08-12T10:20:26Z"/>
              <w:rFonts w:hint="eastAsia" w:ascii="仿宋" w:hAnsi="仿宋" w:eastAsia="仿宋" w:cs="仿宋"/>
              <w:sz w:val="24"/>
              <w:szCs w:val="24"/>
              <w:rPrChange w:id="2050" w:author="随遇而安" w:date="2023-08-12T09:27:04Z">
                <w:rPr>
                  <w:del w:id="2051" w:author="随遇而安" w:date="2023-08-12T10:20:26Z"/>
                  <w:rFonts w:hint="eastAsia" w:ascii="宋体" w:hAnsi="宋体" w:eastAsia="宋体" w:cs="宋体"/>
                  <w:sz w:val="24"/>
                  <w:szCs w:val="24"/>
                </w:rPr>
              </w:rPrChange>
            </w:rPr>
            <w:pPrChange w:id="2048" w:author="随遇而安" w:date="2023-08-12T09:17:42Z">
              <w:pPr>
                <w:pStyle w:val="2"/>
                <w:tabs>
                  <w:tab w:val="right" w:leader="dot" w:pos="8715"/>
                </w:tabs>
                <w:spacing w:before="79" w:line="222" w:lineRule="auto"/>
                <w:ind w:left="434"/>
              </w:pPr>
            </w:pPrChange>
          </w:pPr>
          <w:del w:id="2052" w:author="随遇而安" w:date="2023-08-12T10:20:26Z">
            <w:r>
              <w:rPr>
                <w:rFonts w:hint="eastAsia" w:ascii="仿宋" w:hAnsi="仿宋" w:eastAsia="仿宋" w:cs="仿宋"/>
                <w:rPrChange w:id="2053" w:author="随遇而安" w:date="2023-08-12T09:27:04Z">
                  <w:rPr>
                    <w:rFonts w:hint="eastAsia" w:ascii="宋体" w:hAnsi="宋体" w:eastAsia="宋体" w:cs="宋体"/>
                  </w:rPr>
                </w:rPrChange>
              </w:rPr>
              <w:fldChar w:fldCharType="begin"/>
            </w:r>
          </w:del>
          <w:del w:id="2054" w:author="随遇而安" w:date="2023-08-12T10:20:26Z">
            <w:r>
              <w:rPr>
                <w:rFonts w:hint="eastAsia" w:ascii="仿宋" w:hAnsi="仿宋" w:eastAsia="仿宋" w:cs="仿宋"/>
                <w:rPrChange w:id="2055" w:author="随遇而安" w:date="2023-08-12T09:27:04Z">
                  <w:rPr>
                    <w:rFonts w:hint="eastAsia" w:ascii="宋体" w:hAnsi="宋体" w:eastAsia="宋体" w:cs="宋体"/>
                  </w:rPr>
                </w:rPrChange>
              </w:rPr>
              <w:delInstrText xml:space="preserve"> HYPERLINK \l "bookmark13" </w:delInstrText>
            </w:r>
          </w:del>
          <w:del w:id="2056" w:author="随遇而安" w:date="2023-08-12T10:20:26Z">
            <w:r>
              <w:rPr>
                <w:rFonts w:hint="eastAsia" w:ascii="仿宋" w:hAnsi="仿宋" w:eastAsia="仿宋" w:cs="仿宋"/>
                <w:rPrChange w:id="2057" w:author="随遇而安" w:date="2023-08-12T09:27:04Z">
                  <w:rPr>
                    <w:rFonts w:hint="eastAsia" w:ascii="宋体" w:hAnsi="宋体" w:eastAsia="宋体" w:cs="宋体"/>
                  </w:rPr>
                </w:rPrChange>
              </w:rPr>
              <w:fldChar w:fldCharType="separate"/>
            </w:r>
          </w:del>
          <w:del w:id="2058" w:author="随遇而安" w:date="2023-08-12T10:20:26Z">
            <w:r>
              <w:rPr>
                <w:rFonts w:hint="eastAsia" w:ascii="仿宋" w:hAnsi="仿宋" w:eastAsia="仿宋" w:cs="仿宋"/>
                <w:spacing w:val="-5"/>
                <w:sz w:val="24"/>
                <w:szCs w:val="24"/>
                <w:rPrChange w:id="2059" w:author="随遇而安" w:date="2023-08-12T09:27:04Z">
                  <w:rPr>
                    <w:rFonts w:hint="eastAsia" w:ascii="宋体" w:hAnsi="宋体" w:eastAsia="宋体" w:cs="宋体"/>
                    <w:spacing w:val="-5"/>
                    <w:sz w:val="24"/>
                    <w:szCs w:val="24"/>
                  </w:rPr>
                </w:rPrChange>
              </w:rPr>
              <w:delText>13.附件</w:delText>
            </w:r>
          </w:del>
          <w:del w:id="2060" w:author="随遇而安" w:date="2023-08-12T10:20:26Z">
            <w:r>
              <w:rPr>
                <w:rFonts w:hint="eastAsia" w:ascii="仿宋" w:hAnsi="仿宋" w:eastAsia="仿宋" w:cs="仿宋"/>
                <w:spacing w:val="18"/>
                <w:sz w:val="24"/>
                <w:szCs w:val="24"/>
                <w:rPrChange w:id="2061" w:author="随遇而安" w:date="2023-08-12T09:27:04Z">
                  <w:rPr>
                    <w:rFonts w:hint="eastAsia" w:ascii="宋体" w:hAnsi="宋体" w:eastAsia="宋体" w:cs="宋体"/>
                    <w:spacing w:val="18"/>
                    <w:sz w:val="24"/>
                    <w:szCs w:val="24"/>
                  </w:rPr>
                </w:rPrChange>
              </w:rPr>
              <w:delText xml:space="preserve"> </w:delText>
            </w:r>
          </w:del>
          <w:del w:id="2062" w:author="随遇而安" w:date="2023-08-12T10:20:26Z">
            <w:r>
              <w:rPr>
                <w:rFonts w:hint="eastAsia" w:ascii="仿宋" w:hAnsi="仿宋" w:eastAsia="仿宋" w:cs="仿宋"/>
                <w:sz w:val="24"/>
                <w:szCs w:val="24"/>
                <w:rPrChange w:id="2063" w:author="随遇而安" w:date="2023-08-12T09:27:04Z">
                  <w:rPr>
                    <w:rFonts w:hint="eastAsia" w:ascii="宋体" w:hAnsi="宋体" w:eastAsia="宋体" w:cs="宋体"/>
                    <w:sz w:val="24"/>
                    <w:szCs w:val="24"/>
                  </w:rPr>
                </w:rPrChange>
              </w:rPr>
              <w:tab/>
            </w:r>
          </w:del>
          <w:del w:id="2064" w:author="随遇而安" w:date="2023-08-12T10:20:26Z">
            <w:r>
              <w:rPr>
                <w:rFonts w:hint="eastAsia" w:ascii="仿宋" w:hAnsi="仿宋" w:eastAsia="仿宋" w:cs="仿宋"/>
                <w:spacing w:val="25"/>
                <w:sz w:val="24"/>
                <w:szCs w:val="24"/>
                <w:rPrChange w:id="2065" w:author="随遇而安" w:date="2023-08-12T09:27:04Z">
                  <w:rPr>
                    <w:rFonts w:hint="eastAsia" w:ascii="宋体" w:hAnsi="宋体" w:eastAsia="宋体" w:cs="宋体"/>
                    <w:spacing w:val="25"/>
                    <w:sz w:val="24"/>
                    <w:szCs w:val="24"/>
                  </w:rPr>
                </w:rPrChange>
              </w:rPr>
              <w:delText>7</w:delText>
            </w:r>
          </w:del>
          <w:del w:id="2066" w:author="随遇而安" w:date="2023-08-12T10:20:26Z">
            <w:r>
              <w:rPr>
                <w:rFonts w:hint="eastAsia" w:ascii="仿宋" w:hAnsi="仿宋" w:eastAsia="仿宋" w:cs="仿宋"/>
                <w:spacing w:val="25"/>
                <w:sz w:val="24"/>
                <w:szCs w:val="24"/>
                <w:rPrChange w:id="2067" w:author="随遇而安" w:date="2023-08-12T09:27:04Z">
                  <w:rPr>
                    <w:rFonts w:hint="eastAsia" w:ascii="宋体" w:hAnsi="宋体" w:eastAsia="宋体" w:cs="宋体"/>
                    <w:spacing w:val="25"/>
                    <w:sz w:val="24"/>
                    <w:szCs w:val="24"/>
                  </w:rPr>
                </w:rPrChange>
              </w:rPr>
              <w:fldChar w:fldCharType="end"/>
            </w:r>
          </w:del>
        </w:p>
        <w:customXmlDelRangeStart w:id="2069" w:author="随遇而安" w:date="2023-08-12T10:20:26Z"/>
      </w:sdtContent>
    </w:sdt>
    <w:customXmlDelRangeEnd w:id="2069"/>
    <w:p w14:paraId="5145000B">
      <w:pPr>
        <w:spacing w:line="222" w:lineRule="auto"/>
        <w:ind w:firstLine="480" w:firstLineChars="200"/>
        <w:rPr>
          <w:del w:id="2071" w:author="随遇而安" w:date="2023-08-12T10:20:26Z"/>
          <w:rFonts w:hint="eastAsia" w:ascii="仿宋" w:hAnsi="仿宋" w:eastAsia="仿宋" w:cs="仿宋"/>
          <w:sz w:val="24"/>
          <w:szCs w:val="24"/>
          <w:rPrChange w:id="2072" w:author="随遇而安" w:date="2023-08-12T09:27:04Z">
            <w:rPr>
              <w:del w:id="2073" w:author="随遇而安" w:date="2023-08-12T10:20:26Z"/>
              <w:rFonts w:hint="eastAsia" w:ascii="宋体" w:hAnsi="宋体" w:eastAsia="宋体" w:cs="宋体"/>
              <w:sz w:val="24"/>
              <w:szCs w:val="24"/>
            </w:rPr>
          </w:rPrChange>
        </w:rPr>
        <w:sectPr>
          <w:footerReference r:id="rId11" w:type="default"/>
          <w:pgSz w:w="11907" w:h="16839"/>
          <w:pgMar w:top="1507" w:right="1387" w:bottom="1268" w:left="1390" w:header="852" w:footer="1093" w:gutter="0"/>
          <w:pgNumType w:fmt="decimal"/>
          <w:cols w:space="720" w:num="1"/>
        </w:sectPr>
        <w:pPrChange w:id="2070" w:author="随遇而安" w:date="2023-08-12T09:17:42Z">
          <w:pPr>
            <w:spacing w:line="222" w:lineRule="auto"/>
          </w:pPr>
        </w:pPrChange>
      </w:pPr>
    </w:p>
    <w:p w14:paraId="0F18E6C4">
      <w:pPr>
        <w:autoSpaceDE/>
        <w:autoSpaceDN/>
        <w:spacing w:before="116" w:line="360" w:lineRule="auto"/>
        <w:ind w:left="0" w:firstLine="0" w:firstLineChars="0"/>
        <w:outlineLvl w:val="0"/>
        <w:rPr>
          <w:rFonts w:hint="eastAsia" w:ascii="仿宋" w:hAnsi="仿宋" w:eastAsia="仿宋" w:cs="仿宋"/>
          <w:sz w:val="28"/>
          <w:szCs w:val="24"/>
          <w:rPrChange w:id="2075" w:author="随遇而安" w:date="2023-08-12T09:44:46Z">
            <w:rPr>
              <w:rFonts w:ascii="宋体" w:hAnsi="宋体" w:eastAsia="宋体" w:cs="宋体"/>
              <w:sz w:val="24"/>
              <w:szCs w:val="24"/>
            </w:rPr>
          </w:rPrChange>
        </w:rPr>
        <w:pPrChange w:id="2074" w:author="随遇而安" w:date="2023-08-12T09:44:52Z">
          <w:pPr>
            <w:spacing w:before="116" w:line="222" w:lineRule="auto"/>
            <w:ind w:left="55"/>
            <w:outlineLvl w:val="0"/>
          </w:pPr>
        </w:pPrChange>
      </w:pPr>
      <w:bookmarkStart w:id="0" w:name="bookmark1"/>
      <w:bookmarkEnd w:id="0"/>
      <w:bookmarkStart w:id="1" w:name="_Toc31270"/>
      <w:bookmarkStart w:id="2" w:name="_Toc4528"/>
      <w:bookmarkStart w:id="3" w:name="_Toc9290"/>
      <w:bookmarkStart w:id="4" w:name="_Toc16761"/>
      <w:r>
        <w:rPr>
          <w:rFonts w:hint="eastAsia" w:ascii="仿宋" w:hAnsi="仿宋" w:eastAsia="仿宋" w:cs="仿宋"/>
          <w:spacing w:val="-13"/>
          <w:sz w:val="28"/>
          <w:szCs w:val="24"/>
          <w:rPrChange w:id="2076" w:author="随遇而安" w:date="2023-08-12T09:44:46Z">
            <w:rPr>
              <w:rFonts w:ascii="宋体" w:hAnsi="宋体" w:eastAsia="宋体" w:cs="宋体"/>
              <w:spacing w:val="-13"/>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1.</w:t>
      </w:r>
      <w:r>
        <w:rPr>
          <w:rFonts w:hint="eastAsia" w:ascii="仿宋" w:hAnsi="仿宋" w:eastAsia="仿宋" w:cs="仿宋"/>
          <w:spacing w:val="-65"/>
          <w:sz w:val="28"/>
          <w:szCs w:val="24"/>
          <w:rPrChange w:id="2077" w:author="随遇而安" w:date="2023-08-12T09:44:46Z">
            <w:rPr>
              <w:rFonts w:ascii="宋体" w:hAnsi="宋体" w:eastAsia="宋体" w:cs="宋体"/>
              <w:spacing w:val="-65"/>
              <w:sz w:val="24"/>
              <w:szCs w:val="24"/>
            </w:rPr>
          </w:rPrChange>
        </w:rPr>
        <w:t xml:space="preserve"> </w:t>
      </w:r>
      <w:r>
        <w:rPr>
          <w:rFonts w:hint="eastAsia" w:ascii="仿宋" w:hAnsi="仿宋" w:eastAsia="仿宋" w:cs="仿宋"/>
          <w:spacing w:val="-13"/>
          <w:sz w:val="28"/>
          <w:szCs w:val="24"/>
          <w:rPrChange w:id="2078" w:author="随遇而安" w:date="2023-08-12T09:44:46Z">
            <w:rPr>
              <w:rFonts w:ascii="宋体" w:hAnsi="宋体" w:eastAsia="宋体" w:cs="宋体"/>
              <w:spacing w:val="-13"/>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目的</w:t>
      </w:r>
      <w:bookmarkEnd w:id="1"/>
      <w:bookmarkEnd w:id="2"/>
      <w:bookmarkEnd w:id="3"/>
      <w:bookmarkEnd w:id="4"/>
    </w:p>
    <w:p w14:paraId="020A333D">
      <w:pPr>
        <w:autoSpaceDE/>
        <w:autoSpaceDN/>
        <w:spacing w:before="185" w:line="360" w:lineRule="auto"/>
        <w:ind w:left="0" w:firstLine="552" w:firstLineChars="200"/>
        <w:rPr>
          <w:del w:id="2080" w:author="随遇而安" w:date="2023-08-12T09:37:05Z"/>
          <w:rFonts w:hint="eastAsia" w:ascii="仿宋" w:hAnsi="仿宋" w:eastAsia="仿宋" w:cs="仿宋"/>
          <w:spacing w:val="-2"/>
          <w:sz w:val="28"/>
          <w:szCs w:val="24"/>
          <w:rPrChange w:id="2081" w:author="随遇而安" w:date="2023-08-12T10:02:28Z">
            <w:rPr>
              <w:del w:id="2082" w:author="随遇而安" w:date="2023-08-12T09:37:05Z"/>
              <w:rFonts w:ascii="宋体" w:hAnsi="宋体" w:eastAsia="宋体" w:cs="宋体"/>
              <w:sz w:val="24"/>
              <w:szCs w:val="24"/>
            </w:rPr>
          </w:rPrChange>
        </w:rPr>
        <w:pPrChange w:id="2079" w:author="随遇而安" w:date="2023-08-12T10:02:28Z">
          <w:pPr>
            <w:spacing w:before="178" w:line="360" w:lineRule="auto"/>
            <w:ind w:left="38" w:firstLine="482"/>
          </w:pPr>
        </w:pPrChange>
      </w:pPr>
      <w:r>
        <w:rPr>
          <w:rFonts w:hint="eastAsia" w:ascii="仿宋" w:hAnsi="仿宋" w:eastAsia="仿宋" w:cs="仿宋"/>
          <w:spacing w:val="-2"/>
          <w:sz w:val="28"/>
          <w:szCs w:val="24"/>
          <w:rPrChange w:id="2083" w:author="随遇而安" w:date="2023-08-12T10:02:28Z">
            <w:rPr>
              <w:rFonts w:ascii="宋体" w:hAnsi="宋体" w:eastAsia="宋体" w:cs="宋体"/>
              <w:spacing w:val="-12"/>
              <w:sz w:val="24"/>
              <w:szCs w:val="24"/>
            </w:rPr>
          </w:rPrChange>
        </w:rPr>
        <w:t>为了规范</w:t>
      </w:r>
      <w:del w:id="2084" w:author="随遇而安" w:date="2023-08-12T10:03:13Z">
        <w:r>
          <w:rPr>
            <w:rFonts w:hint="default" w:ascii="仿宋" w:hAnsi="仿宋" w:eastAsia="仿宋" w:cs="仿宋"/>
            <w:spacing w:val="-2"/>
            <w:sz w:val="28"/>
            <w:szCs w:val="24"/>
            <w:rPrChange w:id="2085" w:author="随遇而安" w:date="2023-08-12T10:02:28Z">
              <w:rPr>
                <w:rFonts w:ascii="宋体" w:hAnsi="宋体" w:eastAsia="宋体" w:cs="宋体"/>
                <w:spacing w:val="-12"/>
                <w:sz w:val="24"/>
                <w:szCs w:val="24"/>
              </w:rPr>
            </w:rPrChange>
          </w:rPr>
          <w:delText>集团所属单位</w:delText>
        </w:r>
      </w:del>
      <w:ins w:id="2086" w:author="随遇而安" w:date="2023-08-12T10:03:14Z">
        <w:r>
          <w:rPr>
            <w:rFonts w:hint="eastAsia" w:ascii="仿宋" w:hAnsi="仿宋" w:eastAsia="仿宋" w:cs="仿宋"/>
            <w:spacing w:val="-2"/>
            <w:sz w:val="28"/>
            <w:szCs w:val="24"/>
            <w:lang w:val="en-US" w:eastAsia="zh-CN"/>
          </w:rPr>
          <w:t>宁津北控城市环境服务有限公司</w:t>
        </w:r>
      </w:ins>
      <w:r>
        <w:rPr>
          <w:rFonts w:hint="eastAsia" w:ascii="仿宋" w:hAnsi="仿宋" w:eastAsia="仿宋" w:cs="仿宋"/>
          <w:spacing w:val="-2"/>
          <w:sz w:val="28"/>
          <w:szCs w:val="24"/>
          <w:rPrChange w:id="2087" w:author="随遇而安" w:date="2023-08-12T10:02:28Z">
            <w:rPr>
              <w:rFonts w:ascii="宋体" w:hAnsi="宋体" w:eastAsia="宋体" w:cs="宋体"/>
              <w:spacing w:val="-12"/>
              <w:sz w:val="24"/>
              <w:szCs w:val="24"/>
            </w:rPr>
          </w:rPrChange>
        </w:rPr>
        <w:t>事故报告和调查处理，</w:t>
      </w:r>
      <w:del w:id="2088" w:author="随遇而安" w:date="2023-08-12T09:16:15Z">
        <w:r>
          <w:rPr>
            <w:rFonts w:hint="eastAsia" w:ascii="仿宋" w:hAnsi="仿宋" w:eastAsia="仿宋" w:cs="仿宋"/>
            <w:spacing w:val="-2"/>
            <w:sz w:val="28"/>
            <w:szCs w:val="24"/>
            <w:rPrChange w:id="2089" w:author="随遇而安" w:date="2023-08-12T10:02:28Z">
              <w:rPr>
                <w:rFonts w:ascii="宋体" w:hAnsi="宋体" w:eastAsia="宋体" w:cs="宋体"/>
                <w:spacing w:val="-31"/>
                <w:sz w:val="24"/>
                <w:szCs w:val="24"/>
              </w:rPr>
            </w:rPrChange>
          </w:rPr>
          <w:delText xml:space="preserve"> </w:delText>
        </w:r>
      </w:del>
      <w:r>
        <w:rPr>
          <w:rFonts w:hint="eastAsia" w:ascii="仿宋" w:hAnsi="仿宋" w:eastAsia="仿宋" w:cs="仿宋"/>
          <w:spacing w:val="-2"/>
          <w:sz w:val="28"/>
          <w:szCs w:val="24"/>
          <w:rPrChange w:id="2090" w:author="随遇而安" w:date="2023-08-12T10:02:28Z">
            <w:rPr>
              <w:rFonts w:ascii="宋体" w:hAnsi="宋体" w:eastAsia="宋体" w:cs="宋体"/>
              <w:spacing w:val="-12"/>
              <w:sz w:val="24"/>
              <w:szCs w:val="24"/>
            </w:rPr>
          </w:rPrChange>
        </w:rPr>
        <w:t>及时、准确、深入查明事故根本原因，</w:t>
      </w:r>
      <w:del w:id="2091" w:author="随遇而安" w:date="2023-08-12T09:16:10Z">
        <w:r>
          <w:rPr>
            <w:rFonts w:hint="eastAsia" w:ascii="仿宋" w:hAnsi="仿宋" w:eastAsia="仿宋" w:cs="仿宋"/>
            <w:spacing w:val="-2"/>
            <w:sz w:val="28"/>
            <w:szCs w:val="24"/>
            <w:rPrChange w:id="2092" w:author="随遇而安" w:date="2023-08-12T10:02:28Z">
              <w:rPr>
                <w:rFonts w:ascii="宋体" w:hAnsi="宋体" w:eastAsia="宋体" w:cs="宋体"/>
                <w:sz w:val="24"/>
                <w:szCs w:val="24"/>
              </w:rPr>
            </w:rPrChange>
          </w:rPr>
          <w:delText xml:space="preserve">  </w:delText>
        </w:r>
      </w:del>
      <w:r>
        <w:rPr>
          <w:rFonts w:hint="eastAsia" w:ascii="仿宋" w:hAnsi="仿宋" w:eastAsia="仿宋" w:cs="仿宋"/>
          <w:spacing w:val="-2"/>
          <w:sz w:val="28"/>
          <w:szCs w:val="24"/>
          <w:rPrChange w:id="2093" w:author="随遇而安" w:date="2023-08-12T10:02:28Z">
            <w:rPr>
              <w:rFonts w:ascii="宋体" w:hAnsi="宋体" w:eastAsia="宋体" w:cs="宋体"/>
              <w:spacing w:val="-11"/>
              <w:sz w:val="24"/>
              <w:szCs w:val="24"/>
            </w:rPr>
          </w:rPrChange>
        </w:rPr>
        <w:t>严格落实事故责任追究，</w:t>
      </w:r>
      <w:del w:id="2094" w:author="随遇而安" w:date="2023-08-12T09:16:13Z">
        <w:r>
          <w:rPr>
            <w:rFonts w:hint="eastAsia" w:ascii="仿宋" w:hAnsi="仿宋" w:eastAsia="仿宋" w:cs="仿宋"/>
            <w:spacing w:val="-2"/>
            <w:sz w:val="28"/>
            <w:szCs w:val="24"/>
            <w:rPrChange w:id="2095" w:author="随遇而安" w:date="2023-08-12T10:02:28Z">
              <w:rPr>
                <w:rFonts w:ascii="宋体" w:hAnsi="宋体" w:eastAsia="宋体" w:cs="宋体"/>
                <w:spacing w:val="-11"/>
                <w:sz w:val="24"/>
                <w:szCs w:val="24"/>
              </w:rPr>
            </w:rPrChange>
          </w:rPr>
          <w:delText xml:space="preserve"> </w:delText>
        </w:r>
      </w:del>
      <w:r>
        <w:rPr>
          <w:rFonts w:hint="eastAsia" w:ascii="仿宋" w:hAnsi="仿宋" w:eastAsia="仿宋" w:cs="仿宋"/>
          <w:spacing w:val="-2"/>
          <w:sz w:val="28"/>
          <w:szCs w:val="24"/>
          <w:rPrChange w:id="2096" w:author="随遇而安" w:date="2023-08-12T10:02:28Z">
            <w:rPr>
              <w:rFonts w:ascii="宋体" w:hAnsi="宋体" w:eastAsia="宋体" w:cs="宋体"/>
              <w:spacing w:val="-11"/>
              <w:sz w:val="24"/>
              <w:szCs w:val="24"/>
            </w:rPr>
          </w:rPrChange>
        </w:rPr>
        <w:t>制定有针对性的预</w:t>
      </w:r>
      <w:r>
        <w:rPr>
          <w:rFonts w:hint="eastAsia" w:ascii="仿宋" w:hAnsi="仿宋" w:eastAsia="仿宋" w:cs="仿宋"/>
          <w:spacing w:val="-2"/>
          <w:sz w:val="28"/>
          <w:szCs w:val="24"/>
          <w:rPrChange w:id="2097" w:author="随遇而安" w:date="2023-08-12T10:02:28Z">
            <w:rPr>
              <w:rFonts w:ascii="宋体" w:hAnsi="宋体" w:eastAsia="宋体" w:cs="宋体"/>
              <w:spacing w:val="-12"/>
              <w:sz w:val="24"/>
              <w:szCs w:val="24"/>
            </w:rPr>
          </w:rPrChange>
        </w:rPr>
        <w:t>防改进措施，</w:t>
      </w:r>
      <w:del w:id="2098" w:author="随遇而安" w:date="2023-08-12T09:16:14Z">
        <w:r>
          <w:rPr>
            <w:rFonts w:hint="eastAsia" w:ascii="仿宋" w:hAnsi="仿宋" w:eastAsia="仿宋" w:cs="仿宋"/>
            <w:spacing w:val="-2"/>
            <w:sz w:val="28"/>
            <w:szCs w:val="24"/>
            <w:rPrChange w:id="2099" w:author="随遇而安" w:date="2023-08-12T10:02:28Z">
              <w:rPr>
                <w:rFonts w:ascii="宋体" w:hAnsi="宋体" w:eastAsia="宋体" w:cs="宋体"/>
                <w:spacing w:val="-12"/>
                <w:sz w:val="24"/>
                <w:szCs w:val="24"/>
              </w:rPr>
            </w:rPrChange>
          </w:rPr>
          <w:delText xml:space="preserve"> </w:delText>
        </w:r>
      </w:del>
      <w:r>
        <w:rPr>
          <w:rFonts w:hint="eastAsia" w:ascii="仿宋" w:hAnsi="仿宋" w:eastAsia="仿宋" w:cs="仿宋"/>
          <w:spacing w:val="-2"/>
          <w:sz w:val="28"/>
          <w:szCs w:val="24"/>
          <w:rPrChange w:id="2100" w:author="随遇而安" w:date="2023-08-12T10:02:28Z">
            <w:rPr>
              <w:rFonts w:ascii="宋体" w:hAnsi="宋体" w:eastAsia="宋体" w:cs="宋体"/>
              <w:spacing w:val="-12"/>
              <w:sz w:val="24"/>
              <w:szCs w:val="24"/>
            </w:rPr>
          </w:rPrChange>
        </w:rPr>
        <w:t>防止和减少各类事故事件发生，</w:t>
      </w:r>
      <w:del w:id="2101" w:author="随遇而安" w:date="2023-08-12T09:16:16Z">
        <w:r>
          <w:rPr>
            <w:rFonts w:hint="eastAsia" w:ascii="仿宋" w:hAnsi="仿宋" w:eastAsia="仿宋" w:cs="仿宋"/>
            <w:spacing w:val="-2"/>
            <w:sz w:val="28"/>
            <w:szCs w:val="24"/>
            <w:rPrChange w:id="2102" w:author="随遇而安" w:date="2023-08-12T10:02:28Z">
              <w:rPr>
                <w:rFonts w:ascii="宋体" w:hAnsi="宋体" w:eastAsia="宋体" w:cs="宋体"/>
                <w:sz w:val="24"/>
                <w:szCs w:val="24"/>
              </w:rPr>
            </w:rPrChange>
          </w:rPr>
          <w:delText xml:space="preserve"> </w:delText>
        </w:r>
      </w:del>
      <w:r>
        <w:rPr>
          <w:rFonts w:hint="eastAsia" w:ascii="仿宋" w:hAnsi="仿宋" w:eastAsia="仿宋" w:cs="仿宋"/>
          <w:spacing w:val="-2"/>
          <w:sz w:val="28"/>
          <w:szCs w:val="24"/>
          <w:rPrChange w:id="2103" w:author="随遇而安" w:date="2023-08-12T10:02:28Z">
            <w:rPr>
              <w:rFonts w:ascii="宋体" w:hAnsi="宋体" w:eastAsia="宋体" w:cs="宋体"/>
              <w:spacing w:val="-8"/>
              <w:sz w:val="24"/>
              <w:szCs w:val="24"/>
            </w:rPr>
          </w:rPrChange>
        </w:rPr>
        <w:t>根据《中华人民共和国安全生产法》《中华人民共和国道路交通安全法》《生产安全事故</w:t>
      </w:r>
    </w:p>
    <w:p w14:paraId="5CDE85EB">
      <w:pPr>
        <w:autoSpaceDE/>
        <w:autoSpaceDN/>
        <w:spacing w:before="185" w:line="360" w:lineRule="auto"/>
        <w:ind w:left="0" w:firstLine="552" w:firstLineChars="200"/>
        <w:rPr>
          <w:rFonts w:hint="eastAsia" w:ascii="仿宋" w:hAnsi="仿宋" w:eastAsia="仿宋" w:cs="仿宋"/>
          <w:spacing w:val="-2"/>
          <w:sz w:val="28"/>
          <w:szCs w:val="24"/>
          <w:rPrChange w:id="2105" w:author="随遇而安" w:date="2023-08-12T10:02:28Z">
            <w:rPr>
              <w:rFonts w:ascii="宋体" w:hAnsi="宋体" w:eastAsia="宋体" w:cs="宋体"/>
              <w:sz w:val="24"/>
              <w:szCs w:val="24"/>
            </w:rPr>
          </w:rPrChange>
        </w:rPr>
        <w:pPrChange w:id="2104" w:author="随遇而安" w:date="2023-08-12T10:02:28Z">
          <w:pPr>
            <w:spacing w:line="218" w:lineRule="auto"/>
            <w:ind w:left="36"/>
          </w:pPr>
        </w:pPrChange>
      </w:pPr>
      <w:r>
        <w:rPr>
          <w:rFonts w:hint="eastAsia" w:ascii="仿宋" w:hAnsi="仿宋" w:eastAsia="仿宋" w:cs="仿宋"/>
          <w:spacing w:val="-2"/>
          <w:sz w:val="28"/>
          <w:szCs w:val="24"/>
          <w:rPrChange w:id="2106" w:author="随遇而安" w:date="2023-08-12T10:02:28Z">
            <w:rPr>
              <w:rFonts w:ascii="宋体" w:hAnsi="宋体" w:eastAsia="宋体" w:cs="宋体"/>
              <w:spacing w:val="-4"/>
              <w:sz w:val="24"/>
              <w:szCs w:val="24"/>
            </w:rPr>
          </w:rPrChange>
        </w:rPr>
        <w:t>报告和调查处理条例》《道路交通事故处理程序规</w:t>
      </w:r>
      <w:r>
        <w:rPr>
          <w:rFonts w:hint="eastAsia" w:ascii="仿宋" w:hAnsi="仿宋" w:eastAsia="仿宋" w:cs="仿宋"/>
          <w:spacing w:val="-2"/>
          <w:sz w:val="28"/>
          <w:szCs w:val="24"/>
          <w:rPrChange w:id="2107" w:author="随遇而安" w:date="2023-08-12T10:02:28Z">
            <w:rPr>
              <w:rFonts w:ascii="宋体" w:hAnsi="宋体" w:eastAsia="宋体" w:cs="宋体"/>
              <w:spacing w:val="-5"/>
              <w:sz w:val="24"/>
              <w:szCs w:val="24"/>
            </w:rPr>
          </w:rPrChange>
        </w:rPr>
        <w:t>定》等法律法规</w:t>
      </w:r>
      <w:del w:id="2108" w:author="随遇而安" w:date="2023-08-12T09:16:23Z">
        <w:r>
          <w:rPr>
            <w:rFonts w:hint="eastAsia" w:ascii="仿宋" w:hAnsi="仿宋" w:eastAsia="仿宋" w:cs="仿宋"/>
            <w:spacing w:val="-2"/>
            <w:sz w:val="28"/>
            <w:szCs w:val="24"/>
            <w:lang w:val="en-US"/>
            <w:rPrChange w:id="2109" w:author="随遇而安" w:date="2023-08-12T10:02:28Z">
              <w:rPr>
                <w:rFonts w:hint="default" w:ascii="宋体" w:hAnsi="宋体" w:eastAsia="宋体" w:cs="宋体"/>
                <w:spacing w:val="-5"/>
                <w:sz w:val="24"/>
                <w:szCs w:val="24"/>
                <w:lang w:val="en-US"/>
              </w:rPr>
            </w:rPrChange>
          </w:rPr>
          <w:delText>，</w:delText>
        </w:r>
      </w:del>
      <w:ins w:id="2110" w:author="随遇而安" w:date="2023-08-12T09:16:25Z">
        <w:r>
          <w:rPr>
            <w:rFonts w:hint="eastAsia" w:ascii="仿宋" w:hAnsi="仿宋" w:eastAsia="仿宋" w:cs="仿宋"/>
            <w:spacing w:val="-2"/>
            <w:sz w:val="28"/>
            <w:szCs w:val="24"/>
            <w:lang w:val="en-US" w:eastAsia="zh-CN"/>
            <w:rPrChange w:id="2111" w:author="随遇而安" w:date="2023-08-12T10:02:28Z">
              <w:rPr>
                <w:rFonts w:hint="eastAsia" w:ascii="宋体" w:hAnsi="宋体" w:eastAsia="宋体" w:cs="宋体"/>
                <w:spacing w:val="-5"/>
                <w:sz w:val="24"/>
                <w:szCs w:val="24"/>
                <w:lang w:val="en-US" w:eastAsia="zh-CN"/>
              </w:rPr>
            </w:rPrChange>
          </w:rPr>
          <w:t>及</w:t>
        </w:r>
      </w:ins>
      <w:ins w:id="2112" w:author="随遇而安" w:date="2023-08-12T09:16:51Z">
        <w:r>
          <w:rPr>
            <w:rFonts w:hint="eastAsia" w:ascii="仿宋" w:hAnsi="仿宋" w:eastAsia="仿宋" w:cs="仿宋"/>
            <w:spacing w:val="-2"/>
            <w:sz w:val="28"/>
            <w:szCs w:val="24"/>
            <w:lang w:val="en-US" w:eastAsia="zh-CN"/>
            <w:rPrChange w:id="2113" w:author="随遇而安" w:date="2023-08-12T10:02:28Z">
              <w:rPr>
                <w:rFonts w:hint="eastAsia" w:ascii="宋体" w:hAnsi="宋体" w:eastAsia="宋体" w:cs="宋体"/>
                <w:spacing w:val="-5"/>
                <w:sz w:val="24"/>
                <w:szCs w:val="24"/>
                <w:lang w:val="en-US" w:eastAsia="zh-CN"/>
              </w:rPr>
            </w:rPrChange>
          </w:rPr>
          <w:t>《</w:t>
        </w:r>
      </w:ins>
      <w:ins w:id="2114" w:author="随遇而安" w:date="2023-08-12T09:16:52Z">
        <w:r>
          <w:rPr>
            <w:rFonts w:hint="eastAsia" w:ascii="仿宋" w:hAnsi="仿宋" w:eastAsia="仿宋" w:cs="仿宋"/>
            <w:spacing w:val="-2"/>
            <w:sz w:val="28"/>
            <w:szCs w:val="24"/>
            <w:rPrChange w:id="2115" w:author="随遇而安" w:date="2023-08-12T10:02:28Z">
              <w:rPr>
                <w:rFonts w:hint="eastAsia" w:ascii="宋体" w:hAnsi="宋体" w:eastAsia="宋体" w:cs="宋体"/>
                <w:sz w:val="21"/>
                <w:szCs w:val="21"/>
                <w14:textOutline w14:w="3831" w14:cap="flat" w14:cmpd="sng">
                  <w14:solidFill>
                    <w14:srgbClr w14:val="000000"/>
                  </w14:solidFill>
                  <w14:prstDash w14:val="solid"/>
                  <w14:miter w14:val="0"/>
                </w14:textOutline>
              </w:rPr>
            </w:rPrChange>
          </w:rPr>
          <w:t>北控城市资源集团事故事件管理制度</w:t>
        </w:r>
      </w:ins>
      <w:ins w:id="2116" w:author="随遇而安" w:date="2023-08-12T09:16:51Z">
        <w:r>
          <w:rPr>
            <w:rFonts w:hint="eastAsia" w:ascii="仿宋" w:hAnsi="仿宋" w:eastAsia="仿宋" w:cs="仿宋"/>
            <w:spacing w:val="-2"/>
            <w:sz w:val="28"/>
            <w:szCs w:val="24"/>
            <w:lang w:val="en-US" w:eastAsia="zh-CN"/>
            <w:rPrChange w:id="2117" w:author="随遇而安" w:date="2023-08-12T10:02:28Z">
              <w:rPr>
                <w:rFonts w:hint="eastAsia" w:ascii="宋体" w:hAnsi="宋体" w:eastAsia="宋体" w:cs="宋体"/>
                <w:spacing w:val="-5"/>
                <w:sz w:val="24"/>
                <w:szCs w:val="24"/>
                <w:lang w:val="en-US" w:eastAsia="zh-CN"/>
              </w:rPr>
            </w:rPrChange>
          </w:rPr>
          <w:t>》</w:t>
        </w:r>
      </w:ins>
      <w:ins w:id="2118" w:author="随遇而安" w:date="2023-08-12T09:17:03Z">
        <w:r>
          <w:rPr>
            <w:rFonts w:hint="eastAsia" w:ascii="仿宋" w:hAnsi="仿宋" w:eastAsia="仿宋" w:cs="仿宋"/>
            <w:spacing w:val="-2"/>
            <w:sz w:val="28"/>
            <w:szCs w:val="24"/>
            <w:lang w:val="en-US" w:eastAsia="zh-CN"/>
            <w:rPrChange w:id="2119" w:author="随遇而安" w:date="2023-08-12T10:02:28Z">
              <w:rPr>
                <w:rFonts w:hint="eastAsia" w:ascii="宋体" w:hAnsi="宋体" w:eastAsia="宋体" w:cs="宋体"/>
                <w:spacing w:val="-5"/>
                <w:sz w:val="24"/>
                <w:szCs w:val="24"/>
                <w:lang w:val="en-US" w:eastAsia="zh-CN"/>
              </w:rPr>
            </w:rPrChange>
          </w:rPr>
          <w:t>，</w:t>
        </w:r>
      </w:ins>
      <w:r>
        <w:rPr>
          <w:rFonts w:hint="eastAsia" w:ascii="仿宋" w:hAnsi="仿宋" w:eastAsia="仿宋" w:cs="仿宋"/>
          <w:spacing w:val="-2"/>
          <w:sz w:val="28"/>
          <w:szCs w:val="24"/>
          <w:rPrChange w:id="2120" w:author="随遇而安" w:date="2023-08-12T10:02:28Z">
            <w:rPr>
              <w:rFonts w:ascii="宋体" w:hAnsi="宋体" w:eastAsia="宋体" w:cs="宋体"/>
              <w:spacing w:val="-5"/>
              <w:sz w:val="24"/>
              <w:szCs w:val="24"/>
            </w:rPr>
          </w:rPrChange>
        </w:rPr>
        <w:t>特制订本制度。</w:t>
      </w:r>
    </w:p>
    <w:p w14:paraId="137A743A">
      <w:pPr>
        <w:autoSpaceDE/>
        <w:autoSpaceDN/>
        <w:spacing w:before="184" w:line="360" w:lineRule="auto"/>
        <w:ind w:left="0" w:firstLine="0" w:firstLineChars="0"/>
        <w:outlineLvl w:val="0"/>
        <w:rPr>
          <w:rFonts w:hint="eastAsia" w:ascii="仿宋" w:hAnsi="仿宋" w:eastAsia="仿宋" w:cs="仿宋"/>
          <w:sz w:val="28"/>
          <w:szCs w:val="24"/>
          <w:rPrChange w:id="2122" w:author="随遇而安" w:date="2023-08-12T09:44:46Z">
            <w:rPr>
              <w:rFonts w:ascii="宋体" w:hAnsi="宋体" w:eastAsia="宋体" w:cs="宋体"/>
              <w:sz w:val="24"/>
              <w:szCs w:val="24"/>
            </w:rPr>
          </w:rPrChange>
        </w:rPr>
        <w:pPrChange w:id="2121" w:author="随遇而安" w:date="2023-08-12T09:44:52Z">
          <w:pPr>
            <w:spacing w:before="184" w:line="220" w:lineRule="auto"/>
            <w:ind w:left="41"/>
            <w:outlineLvl w:val="0"/>
          </w:pPr>
        </w:pPrChange>
      </w:pPr>
      <w:bookmarkStart w:id="5" w:name="bookmark2"/>
      <w:bookmarkEnd w:id="5"/>
      <w:bookmarkStart w:id="6" w:name="_Toc4913"/>
      <w:bookmarkStart w:id="7" w:name="_Toc30005"/>
      <w:bookmarkStart w:id="8" w:name="_Toc19137"/>
      <w:bookmarkStart w:id="9" w:name="_Toc6058"/>
      <w:r>
        <w:rPr>
          <w:rFonts w:hint="eastAsia" w:ascii="仿宋" w:hAnsi="仿宋" w:eastAsia="仿宋" w:cs="仿宋"/>
          <w:spacing w:val="-2"/>
          <w:sz w:val="28"/>
          <w:szCs w:val="24"/>
          <w:rPrChange w:id="2123" w:author="随遇而安" w:date="2023-08-12T09:44:46Z">
            <w:rPr>
              <w:rFonts w:ascii="宋体" w:hAnsi="宋体" w:eastAsia="宋体" w:cs="宋体"/>
              <w:spacing w:val="-2"/>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2.适用范围</w:t>
      </w:r>
      <w:bookmarkEnd w:id="6"/>
      <w:bookmarkEnd w:id="7"/>
      <w:bookmarkEnd w:id="8"/>
      <w:bookmarkEnd w:id="9"/>
    </w:p>
    <w:p w14:paraId="233CD196">
      <w:pPr>
        <w:autoSpaceDE/>
        <w:autoSpaceDN/>
        <w:spacing w:before="185" w:line="360" w:lineRule="auto"/>
        <w:ind w:left="0" w:firstLine="552" w:firstLineChars="200"/>
        <w:rPr>
          <w:del w:id="2125" w:author="随遇而安" w:date="2023-08-12T09:17:17Z"/>
          <w:rFonts w:hint="eastAsia" w:ascii="仿宋" w:hAnsi="仿宋" w:eastAsia="仿宋" w:cs="仿宋"/>
          <w:spacing w:val="-2"/>
          <w:sz w:val="28"/>
          <w:szCs w:val="24"/>
          <w:rPrChange w:id="2126" w:author="随遇而安" w:date="2023-08-12T10:02:26Z">
            <w:rPr>
              <w:del w:id="2127" w:author="随遇而安" w:date="2023-08-12T09:17:17Z"/>
              <w:rFonts w:ascii="宋体" w:hAnsi="宋体" w:eastAsia="宋体" w:cs="宋体"/>
              <w:sz w:val="24"/>
              <w:szCs w:val="24"/>
            </w:rPr>
          </w:rPrChange>
        </w:rPr>
        <w:pPrChange w:id="2124" w:author="随遇而安" w:date="2023-08-12T10:02:26Z">
          <w:pPr>
            <w:spacing w:before="181" w:line="468" w:lineRule="exact"/>
            <w:ind w:left="519"/>
          </w:pPr>
        </w:pPrChange>
      </w:pPr>
      <w:r>
        <w:rPr>
          <w:rFonts w:hint="eastAsia" w:ascii="仿宋" w:hAnsi="仿宋" w:eastAsia="仿宋" w:cs="仿宋"/>
          <w:spacing w:val="-2"/>
          <w:position w:val="0"/>
          <w:sz w:val="28"/>
          <w:szCs w:val="24"/>
          <w:rPrChange w:id="2128" w:author="随遇而安" w:date="2023-08-12T10:02:26Z">
            <w:rPr>
              <w:rFonts w:ascii="宋体" w:hAnsi="宋体" w:eastAsia="宋体" w:cs="宋体"/>
              <w:spacing w:val="5"/>
              <w:position w:val="17"/>
              <w:sz w:val="24"/>
              <w:szCs w:val="24"/>
            </w:rPr>
          </w:rPrChange>
        </w:rPr>
        <w:t>本制度适用于</w:t>
      </w:r>
      <w:del w:id="2129" w:author="随遇而安" w:date="2023-08-12T09:17:11Z">
        <w:r>
          <w:rPr>
            <w:rFonts w:hint="eastAsia" w:ascii="仿宋" w:hAnsi="仿宋" w:eastAsia="仿宋" w:cs="仿宋"/>
            <w:spacing w:val="-2"/>
            <w:position w:val="0"/>
            <w:sz w:val="28"/>
            <w:szCs w:val="24"/>
            <w:lang w:val="en-US"/>
            <w:rPrChange w:id="2130" w:author="随遇而安" w:date="2023-08-12T10:02:26Z">
              <w:rPr>
                <w:rFonts w:hint="default" w:ascii="宋体" w:hAnsi="宋体" w:eastAsia="宋体" w:cs="宋体"/>
                <w:spacing w:val="5"/>
                <w:position w:val="17"/>
                <w:sz w:val="24"/>
                <w:szCs w:val="24"/>
                <w:lang w:val="en-US"/>
              </w:rPr>
            </w:rPrChange>
          </w:rPr>
          <w:delText>北控城市资源集团城服事业部所属区域及项</w:delText>
        </w:r>
      </w:del>
      <w:del w:id="2131" w:author="随遇而安" w:date="2023-08-12T09:17:11Z">
        <w:r>
          <w:rPr>
            <w:rFonts w:hint="eastAsia" w:ascii="仿宋" w:hAnsi="仿宋" w:eastAsia="仿宋" w:cs="仿宋"/>
            <w:spacing w:val="-2"/>
            <w:position w:val="0"/>
            <w:sz w:val="28"/>
            <w:szCs w:val="24"/>
            <w:lang w:val="en-US"/>
            <w:rPrChange w:id="2132" w:author="随遇而安" w:date="2023-08-12T10:02:26Z">
              <w:rPr>
                <w:rFonts w:hint="default" w:ascii="宋体" w:hAnsi="宋体" w:eastAsia="宋体" w:cs="宋体"/>
                <w:spacing w:val="4"/>
                <w:position w:val="17"/>
                <w:sz w:val="24"/>
                <w:szCs w:val="24"/>
                <w:lang w:val="en-US"/>
              </w:rPr>
            </w:rPrChange>
          </w:rPr>
          <w:delText>目公司</w:delText>
        </w:r>
      </w:del>
      <w:ins w:id="2133" w:author="随遇而安" w:date="2023-08-12T09:17:13Z">
        <w:r>
          <w:rPr>
            <w:rFonts w:hint="eastAsia" w:ascii="仿宋" w:hAnsi="仿宋" w:eastAsia="仿宋" w:cs="仿宋"/>
            <w:spacing w:val="-2"/>
            <w:position w:val="0"/>
            <w:sz w:val="28"/>
            <w:szCs w:val="24"/>
            <w:lang w:val="en-US" w:eastAsia="zh-CN"/>
            <w:rPrChange w:id="2134" w:author="随遇而安" w:date="2023-08-12T10:02:26Z">
              <w:rPr>
                <w:rFonts w:hint="eastAsia" w:ascii="宋体" w:hAnsi="宋体" w:eastAsia="宋体" w:cs="宋体"/>
                <w:spacing w:val="5"/>
                <w:position w:val="17"/>
                <w:sz w:val="24"/>
                <w:szCs w:val="24"/>
                <w:lang w:val="en-US" w:eastAsia="zh-CN"/>
              </w:rPr>
            </w:rPrChange>
          </w:rPr>
          <w:t>宁津北控城市环境服务有限公司</w:t>
        </w:r>
      </w:ins>
      <w:r>
        <w:rPr>
          <w:rFonts w:hint="eastAsia" w:ascii="仿宋" w:hAnsi="仿宋" w:eastAsia="仿宋" w:cs="仿宋"/>
          <w:spacing w:val="-2"/>
          <w:position w:val="0"/>
          <w:sz w:val="28"/>
          <w:szCs w:val="24"/>
          <w:rPrChange w:id="2135" w:author="随遇而安" w:date="2023-08-12T10:02:26Z">
            <w:rPr>
              <w:rFonts w:ascii="宋体" w:hAnsi="宋体" w:eastAsia="宋体" w:cs="宋体"/>
              <w:spacing w:val="4"/>
              <w:position w:val="17"/>
              <w:sz w:val="24"/>
              <w:szCs w:val="24"/>
            </w:rPr>
          </w:rPrChange>
        </w:rPr>
        <w:t>生产经营</w:t>
      </w:r>
      <w:r>
        <w:rPr>
          <w:rFonts w:hint="eastAsia" w:ascii="仿宋" w:hAnsi="仿宋" w:eastAsia="仿宋" w:cs="仿宋"/>
          <w:spacing w:val="-2"/>
          <w:position w:val="0"/>
          <w:sz w:val="28"/>
          <w:szCs w:val="24"/>
          <w:rPrChange w:id="2136" w:author="随遇而安" w:date="2023-08-12T10:02:26Z">
            <w:rPr>
              <w:rFonts w:ascii="宋体" w:hAnsi="宋体" w:eastAsia="宋体" w:cs="宋体"/>
              <w:spacing w:val="4"/>
              <w:position w:val="17"/>
              <w:sz w:val="24"/>
              <w:szCs w:val="24"/>
            </w:rPr>
          </w:rPrChange>
        </w:rPr>
        <w:t>活动中</w:t>
      </w:r>
    </w:p>
    <w:p w14:paraId="7BCB363E">
      <w:pPr>
        <w:autoSpaceDE/>
        <w:autoSpaceDN/>
        <w:spacing w:before="185" w:line="360" w:lineRule="auto"/>
        <w:ind w:left="0" w:firstLine="552" w:firstLineChars="200"/>
        <w:rPr>
          <w:rFonts w:hint="eastAsia" w:ascii="仿宋" w:hAnsi="仿宋" w:eastAsia="仿宋" w:cs="仿宋"/>
          <w:spacing w:val="-2"/>
          <w:sz w:val="28"/>
          <w:szCs w:val="24"/>
          <w:rPrChange w:id="2138" w:author="随遇而安" w:date="2023-08-12T10:02:26Z">
            <w:rPr>
              <w:rFonts w:ascii="宋体" w:hAnsi="宋体" w:eastAsia="宋体" w:cs="宋体"/>
              <w:sz w:val="24"/>
              <w:szCs w:val="24"/>
            </w:rPr>
          </w:rPrChange>
        </w:rPr>
        <w:pPrChange w:id="2137" w:author="随遇而安" w:date="2023-08-12T10:02:26Z">
          <w:pPr>
            <w:spacing w:line="218" w:lineRule="auto"/>
            <w:ind w:left="42"/>
          </w:pPr>
        </w:pPrChange>
      </w:pPr>
      <w:r>
        <w:rPr>
          <w:rFonts w:hint="eastAsia" w:ascii="仿宋" w:hAnsi="仿宋" w:eastAsia="仿宋" w:cs="仿宋"/>
          <w:spacing w:val="-2"/>
          <w:sz w:val="28"/>
          <w:szCs w:val="24"/>
          <w:rPrChange w:id="2139" w:author="随遇而安" w:date="2023-08-12T10:02:26Z">
            <w:rPr>
              <w:rFonts w:ascii="宋体" w:hAnsi="宋体" w:eastAsia="宋体" w:cs="宋体"/>
              <w:spacing w:val="-2"/>
              <w:sz w:val="24"/>
              <w:szCs w:val="24"/>
            </w:rPr>
          </w:rPrChange>
        </w:rPr>
        <w:t>发生的生产安全事故、交通事故等事故事件的报告和调查处理。</w:t>
      </w:r>
    </w:p>
    <w:p w14:paraId="7030D458">
      <w:pPr>
        <w:autoSpaceDE/>
        <w:autoSpaceDN/>
        <w:spacing w:before="185" w:line="360" w:lineRule="auto"/>
        <w:ind w:left="0" w:firstLine="0" w:firstLineChars="0"/>
        <w:outlineLvl w:val="0"/>
        <w:rPr>
          <w:rFonts w:hint="eastAsia" w:ascii="仿宋" w:hAnsi="仿宋" w:eastAsia="仿宋" w:cs="仿宋"/>
          <w:sz w:val="28"/>
          <w:szCs w:val="24"/>
          <w:rPrChange w:id="2141" w:author="随遇而安" w:date="2023-08-12T09:44:46Z">
            <w:rPr>
              <w:rFonts w:ascii="宋体" w:hAnsi="宋体" w:eastAsia="宋体" w:cs="宋体"/>
              <w:sz w:val="24"/>
              <w:szCs w:val="24"/>
            </w:rPr>
          </w:rPrChange>
        </w:rPr>
        <w:pPrChange w:id="2140" w:author="随遇而安" w:date="2023-08-12T09:44:52Z">
          <w:pPr>
            <w:spacing w:before="185" w:line="220" w:lineRule="auto"/>
            <w:ind w:left="42"/>
            <w:outlineLvl w:val="0"/>
          </w:pPr>
        </w:pPrChange>
      </w:pPr>
      <w:bookmarkStart w:id="10" w:name="bookmark3"/>
      <w:bookmarkEnd w:id="10"/>
      <w:bookmarkStart w:id="11" w:name="_Toc14082"/>
      <w:bookmarkStart w:id="12" w:name="_Toc19230"/>
      <w:bookmarkStart w:id="13" w:name="_Toc23221"/>
      <w:bookmarkStart w:id="14" w:name="_Toc32437"/>
      <w:r>
        <w:rPr>
          <w:rFonts w:hint="eastAsia" w:ascii="仿宋" w:hAnsi="仿宋" w:eastAsia="仿宋" w:cs="仿宋"/>
          <w:spacing w:val="-2"/>
          <w:sz w:val="28"/>
          <w:szCs w:val="24"/>
          <w:rPrChange w:id="2142" w:author="随遇而安" w:date="2023-08-12T09:44:46Z">
            <w:rPr>
              <w:rFonts w:ascii="宋体" w:hAnsi="宋体" w:eastAsia="宋体" w:cs="宋体"/>
              <w:spacing w:val="-2"/>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3.术语与定义</w:t>
      </w:r>
      <w:bookmarkEnd w:id="11"/>
      <w:bookmarkEnd w:id="12"/>
      <w:bookmarkEnd w:id="13"/>
      <w:bookmarkEnd w:id="14"/>
    </w:p>
    <w:p w14:paraId="411190C6">
      <w:pPr>
        <w:autoSpaceDE/>
        <w:autoSpaceDN/>
        <w:spacing w:before="185" w:line="360" w:lineRule="auto"/>
        <w:ind w:left="0" w:right="0" w:firstLine="552" w:firstLineChars="200"/>
        <w:rPr>
          <w:rFonts w:hint="eastAsia" w:ascii="仿宋" w:hAnsi="仿宋" w:eastAsia="仿宋" w:cs="仿宋"/>
          <w:spacing w:val="-2"/>
          <w:sz w:val="28"/>
          <w:szCs w:val="24"/>
          <w:rPrChange w:id="2144" w:author="随遇而安" w:date="2023-08-12T10:02:24Z">
            <w:rPr>
              <w:rFonts w:ascii="宋体" w:hAnsi="宋体" w:eastAsia="宋体" w:cs="宋体"/>
              <w:sz w:val="24"/>
              <w:szCs w:val="24"/>
            </w:rPr>
          </w:rPrChange>
        </w:rPr>
        <w:pPrChange w:id="2143" w:author="随遇而安" w:date="2023-08-12T10:02:24Z">
          <w:pPr>
            <w:spacing w:before="182" w:line="290" w:lineRule="auto"/>
            <w:ind w:left="38" w:right="67" w:firstLine="4"/>
          </w:pPr>
        </w:pPrChange>
      </w:pPr>
      <w:r>
        <w:rPr>
          <w:rFonts w:hint="eastAsia" w:ascii="仿宋" w:hAnsi="仿宋" w:eastAsia="仿宋" w:cs="仿宋"/>
          <w:spacing w:val="-2"/>
          <w:sz w:val="28"/>
          <w:szCs w:val="24"/>
          <w:rPrChange w:id="2145" w:author="随遇而安" w:date="2023-08-12T10:02:24Z">
            <w:rPr>
              <w:rFonts w:ascii="宋体" w:hAnsi="宋体" w:eastAsia="宋体" w:cs="宋体"/>
              <w:spacing w:val="-1"/>
              <w:sz w:val="24"/>
              <w:szCs w:val="24"/>
            </w:rPr>
          </w:rPrChange>
        </w:rPr>
        <w:t>3.1</w:t>
      </w:r>
      <w:r>
        <w:rPr>
          <w:rFonts w:hint="eastAsia" w:ascii="仿宋" w:hAnsi="仿宋" w:eastAsia="仿宋" w:cs="仿宋"/>
          <w:spacing w:val="-2"/>
          <w:sz w:val="28"/>
          <w:szCs w:val="24"/>
          <w:rPrChange w:id="2146" w:author="随遇而安" w:date="2023-08-12T10:02:24Z">
            <w:rPr>
              <w:rFonts w:ascii="宋体" w:hAnsi="宋体" w:eastAsia="宋体" w:cs="宋体"/>
              <w:spacing w:val="-26"/>
              <w:sz w:val="24"/>
              <w:szCs w:val="24"/>
            </w:rPr>
          </w:rPrChange>
        </w:rPr>
        <w:t xml:space="preserve"> </w:t>
      </w:r>
      <w:r>
        <w:rPr>
          <w:rFonts w:hint="eastAsia" w:ascii="仿宋" w:hAnsi="仿宋" w:eastAsia="仿宋" w:cs="仿宋"/>
          <w:spacing w:val="-2"/>
          <w:sz w:val="28"/>
          <w:szCs w:val="24"/>
          <w:rPrChange w:id="2147" w:author="随遇而安" w:date="2023-08-12T10:02:24Z">
            <w:rPr>
              <w:rFonts w:ascii="宋体" w:hAnsi="宋体" w:eastAsia="宋体" w:cs="宋体"/>
              <w:spacing w:val="-1"/>
              <w:sz w:val="24"/>
              <w:szCs w:val="24"/>
            </w:rPr>
          </w:rPrChange>
        </w:rPr>
        <w:t>生产安全事故：是指在生产经营活动中发生的人员伤亡、职业病、财产损失或其他</w:t>
      </w:r>
      <w:del w:id="2148" w:author="随遇而安" w:date="2023-08-12T09:18:07Z">
        <w:r>
          <w:rPr>
            <w:rFonts w:hint="eastAsia" w:ascii="仿宋" w:hAnsi="仿宋" w:eastAsia="仿宋" w:cs="仿宋"/>
            <w:spacing w:val="-2"/>
            <w:sz w:val="28"/>
            <w:szCs w:val="24"/>
            <w:rPrChange w:id="2149" w:author="随遇而安" w:date="2023-08-12T10:02:24Z">
              <w:rPr>
                <w:rFonts w:ascii="宋体" w:hAnsi="宋体" w:eastAsia="宋体" w:cs="宋体"/>
                <w:sz w:val="24"/>
                <w:szCs w:val="24"/>
              </w:rPr>
            </w:rPrChange>
          </w:rPr>
          <w:delText xml:space="preserve"> </w:delText>
        </w:r>
      </w:del>
      <w:r>
        <w:rPr>
          <w:rFonts w:hint="eastAsia" w:ascii="仿宋" w:hAnsi="仿宋" w:eastAsia="仿宋" w:cs="仿宋"/>
          <w:spacing w:val="-2"/>
          <w:sz w:val="28"/>
          <w:szCs w:val="24"/>
          <w:rPrChange w:id="2150" w:author="随遇而安" w:date="2023-08-12T10:02:24Z">
            <w:rPr>
              <w:rFonts w:ascii="宋体" w:hAnsi="宋体" w:eastAsia="宋体" w:cs="宋体"/>
              <w:spacing w:val="-2"/>
              <w:sz w:val="24"/>
              <w:szCs w:val="24"/>
            </w:rPr>
          </w:rPrChange>
        </w:rPr>
        <w:t>损失的意外事件。</w:t>
      </w:r>
    </w:p>
    <w:p w14:paraId="1AB5E61F">
      <w:pPr>
        <w:autoSpaceDE/>
        <w:autoSpaceDN/>
        <w:spacing w:before="185" w:line="360" w:lineRule="auto"/>
        <w:ind w:left="0" w:right="0" w:firstLine="552" w:firstLineChars="200"/>
        <w:rPr>
          <w:rFonts w:hint="eastAsia" w:ascii="仿宋" w:hAnsi="仿宋" w:eastAsia="仿宋" w:cs="仿宋"/>
          <w:spacing w:val="-2"/>
          <w:sz w:val="28"/>
          <w:szCs w:val="24"/>
          <w:rPrChange w:id="2152" w:author="随遇而安" w:date="2023-08-12T10:02:24Z">
            <w:rPr>
              <w:rFonts w:ascii="宋体" w:hAnsi="宋体" w:eastAsia="宋体" w:cs="宋体"/>
              <w:sz w:val="24"/>
              <w:szCs w:val="24"/>
            </w:rPr>
          </w:rPrChange>
        </w:rPr>
        <w:pPrChange w:id="2151" w:author="随遇而安" w:date="2023-08-12T10:02:24Z">
          <w:pPr>
            <w:spacing w:before="182" w:line="290" w:lineRule="auto"/>
            <w:ind w:left="38" w:right="68" w:firstLine="4"/>
          </w:pPr>
        </w:pPrChange>
      </w:pPr>
      <w:r>
        <w:rPr>
          <w:rFonts w:hint="eastAsia" w:ascii="仿宋" w:hAnsi="仿宋" w:eastAsia="仿宋" w:cs="仿宋"/>
          <w:spacing w:val="-2"/>
          <w:sz w:val="28"/>
          <w:szCs w:val="24"/>
          <w:rPrChange w:id="2153" w:author="随遇而安" w:date="2023-08-12T10:02:24Z">
            <w:rPr>
              <w:rFonts w:ascii="宋体" w:hAnsi="宋体" w:eastAsia="宋体" w:cs="宋体"/>
              <w:spacing w:val="-5"/>
              <w:sz w:val="24"/>
              <w:szCs w:val="24"/>
            </w:rPr>
          </w:rPrChange>
        </w:rPr>
        <w:t>3.2</w:t>
      </w:r>
      <w:r>
        <w:rPr>
          <w:rFonts w:hint="eastAsia" w:ascii="仿宋" w:hAnsi="仿宋" w:eastAsia="仿宋" w:cs="仿宋"/>
          <w:spacing w:val="-2"/>
          <w:sz w:val="28"/>
          <w:szCs w:val="24"/>
          <w:rPrChange w:id="2154" w:author="随遇而安" w:date="2023-08-12T10:02:24Z">
            <w:rPr>
              <w:rFonts w:ascii="宋体" w:hAnsi="宋体" w:eastAsia="宋体" w:cs="宋体"/>
              <w:spacing w:val="-22"/>
              <w:sz w:val="24"/>
              <w:szCs w:val="24"/>
            </w:rPr>
          </w:rPrChange>
        </w:rPr>
        <w:t xml:space="preserve"> </w:t>
      </w:r>
      <w:r>
        <w:rPr>
          <w:rFonts w:hint="eastAsia" w:ascii="仿宋" w:hAnsi="仿宋" w:eastAsia="仿宋" w:cs="仿宋"/>
          <w:spacing w:val="-2"/>
          <w:sz w:val="28"/>
          <w:szCs w:val="24"/>
          <w:rPrChange w:id="2155" w:author="随遇而安" w:date="2023-08-12T10:02:24Z">
            <w:rPr>
              <w:rFonts w:ascii="宋体" w:hAnsi="宋体" w:eastAsia="宋体" w:cs="宋体"/>
              <w:spacing w:val="-5"/>
              <w:sz w:val="24"/>
              <w:szCs w:val="24"/>
            </w:rPr>
          </w:rPrChange>
        </w:rPr>
        <w:t>交通事故：</w:t>
      </w:r>
      <w:del w:id="2156" w:author="随遇而安" w:date="2023-08-12T09:18:09Z">
        <w:r>
          <w:rPr>
            <w:rFonts w:hint="eastAsia" w:ascii="仿宋" w:hAnsi="仿宋" w:eastAsia="仿宋" w:cs="仿宋"/>
            <w:spacing w:val="-2"/>
            <w:sz w:val="28"/>
            <w:szCs w:val="24"/>
            <w:rPrChange w:id="2157" w:author="随遇而安" w:date="2023-08-12T10:02:24Z">
              <w:rPr>
                <w:rFonts w:ascii="宋体" w:hAnsi="宋体" w:eastAsia="宋体" w:cs="宋体"/>
                <w:spacing w:val="31"/>
                <w:sz w:val="24"/>
                <w:szCs w:val="24"/>
              </w:rPr>
            </w:rPrChange>
          </w:rPr>
          <w:delText xml:space="preserve"> </w:delText>
        </w:r>
      </w:del>
      <w:r>
        <w:rPr>
          <w:rFonts w:hint="eastAsia" w:ascii="仿宋" w:hAnsi="仿宋" w:eastAsia="仿宋" w:cs="仿宋"/>
          <w:spacing w:val="-2"/>
          <w:sz w:val="28"/>
          <w:szCs w:val="24"/>
          <w:rPrChange w:id="2158" w:author="随遇而安" w:date="2023-08-12T10:02:24Z">
            <w:rPr>
              <w:rFonts w:ascii="宋体" w:hAnsi="宋体" w:eastAsia="宋体" w:cs="宋体"/>
              <w:spacing w:val="-5"/>
              <w:sz w:val="24"/>
              <w:szCs w:val="24"/>
            </w:rPr>
          </w:rPrChange>
        </w:rPr>
        <w:t>是指车辆在道路上的行驶途中因过错或者意外造成的人身伤亡或者财产</w:t>
      </w:r>
      <w:del w:id="2159" w:author="随遇而安" w:date="2023-08-12T09:37:30Z">
        <w:r>
          <w:rPr>
            <w:rFonts w:hint="eastAsia" w:ascii="仿宋" w:hAnsi="仿宋" w:eastAsia="仿宋" w:cs="仿宋"/>
            <w:spacing w:val="-2"/>
            <w:sz w:val="28"/>
            <w:szCs w:val="24"/>
            <w:rPrChange w:id="2160" w:author="随遇而安" w:date="2023-08-12T10:02:24Z">
              <w:rPr>
                <w:rFonts w:ascii="宋体" w:hAnsi="宋体" w:eastAsia="宋体" w:cs="宋体"/>
                <w:sz w:val="24"/>
                <w:szCs w:val="24"/>
              </w:rPr>
            </w:rPrChange>
          </w:rPr>
          <w:delText xml:space="preserve"> </w:delText>
        </w:r>
      </w:del>
      <w:r>
        <w:rPr>
          <w:rFonts w:hint="eastAsia" w:ascii="仿宋" w:hAnsi="仿宋" w:eastAsia="仿宋" w:cs="仿宋"/>
          <w:spacing w:val="-2"/>
          <w:sz w:val="28"/>
          <w:szCs w:val="24"/>
          <w:rPrChange w:id="2161" w:author="随遇而安" w:date="2023-08-12T10:02:24Z">
            <w:rPr>
              <w:rFonts w:ascii="宋体" w:hAnsi="宋体" w:eastAsia="宋体" w:cs="宋体"/>
              <w:spacing w:val="-11"/>
              <w:sz w:val="24"/>
              <w:szCs w:val="24"/>
            </w:rPr>
          </w:rPrChange>
        </w:rPr>
        <w:t>损失的事件（具体见《交通安全管理制度》）。</w:t>
      </w:r>
    </w:p>
    <w:p w14:paraId="78DB7ABF">
      <w:pPr>
        <w:autoSpaceDE/>
        <w:autoSpaceDN/>
        <w:spacing w:before="185" w:line="360" w:lineRule="auto"/>
        <w:ind w:left="0" w:right="0" w:firstLine="552" w:firstLineChars="200"/>
        <w:rPr>
          <w:rFonts w:hint="eastAsia" w:ascii="仿宋" w:hAnsi="仿宋" w:eastAsia="仿宋" w:cs="仿宋"/>
          <w:spacing w:val="-2"/>
          <w:sz w:val="28"/>
          <w:szCs w:val="24"/>
          <w:rPrChange w:id="2163" w:author="随遇而安" w:date="2023-08-12T10:02:24Z">
            <w:rPr>
              <w:rFonts w:ascii="宋体" w:hAnsi="宋体" w:eastAsia="宋体" w:cs="宋体"/>
              <w:sz w:val="24"/>
              <w:szCs w:val="24"/>
            </w:rPr>
          </w:rPrChange>
        </w:rPr>
        <w:pPrChange w:id="2162" w:author="随遇而安" w:date="2023-08-12T10:02:24Z">
          <w:pPr>
            <w:spacing w:before="182" w:line="290" w:lineRule="auto"/>
            <w:ind w:left="38" w:right="2" w:firstLine="4"/>
          </w:pPr>
        </w:pPrChange>
      </w:pPr>
      <w:r>
        <w:rPr>
          <w:rFonts w:hint="eastAsia" w:ascii="仿宋" w:hAnsi="仿宋" w:eastAsia="仿宋" w:cs="仿宋"/>
          <w:spacing w:val="-2"/>
          <w:sz w:val="28"/>
          <w:szCs w:val="24"/>
          <w:rPrChange w:id="2164" w:author="随遇而安" w:date="2023-08-12T10:02:24Z">
            <w:rPr>
              <w:rFonts w:ascii="宋体" w:hAnsi="宋体" w:eastAsia="宋体" w:cs="宋体"/>
              <w:spacing w:val="-7"/>
              <w:sz w:val="24"/>
              <w:szCs w:val="24"/>
            </w:rPr>
          </w:rPrChange>
        </w:rPr>
        <w:t>3.3</w:t>
      </w:r>
      <w:r>
        <w:rPr>
          <w:rFonts w:hint="eastAsia" w:ascii="仿宋" w:hAnsi="仿宋" w:eastAsia="仿宋" w:cs="仿宋"/>
          <w:spacing w:val="-2"/>
          <w:sz w:val="28"/>
          <w:szCs w:val="24"/>
          <w:rPrChange w:id="2165" w:author="随遇而安" w:date="2023-08-12T10:02:24Z">
            <w:rPr>
              <w:rFonts w:ascii="宋体" w:hAnsi="宋体" w:eastAsia="宋体" w:cs="宋体"/>
              <w:spacing w:val="-37"/>
              <w:sz w:val="24"/>
              <w:szCs w:val="24"/>
            </w:rPr>
          </w:rPrChange>
        </w:rPr>
        <w:t xml:space="preserve"> </w:t>
      </w:r>
      <w:r>
        <w:rPr>
          <w:rFonts w:hint="eastAsia" w:ascii="仿宋" w:hAnsi="仿宋" w:eastAsia="仿宋" w:cs="仿宋"/>
          <w:spacing w:val="-2"/>
          <w:sz w:val="28"/>
          <w:szCs w:val="24"/>
          <w:rPrChange w:id="2166" w:author="随遇而安" w:date="2023-08-12T10:02:24Z">
            <w:rPr>
              <w:rFonts w:ascii="宋体" w:hAnsi="宋体" w:eastAsia="宋体" w:cs="宋体"/>
              <w:spacing w:val="-7"/>
              <w:sz w:val="24"/>
              <w:szCs w:val="24"/>
            </w:rPr>
          </w:rPrChange>
        </w:rPr>
        <w:t>直接经济损失：</w:t>
      </w:r>
      <w:del w:id="2167" w:author="随遇而安" w:date="2023-08-12T09:18:11Z">
        <w:r>
          <w:rPr>
            <w:rFonts w:hint="eastAsia" w:ascii="仿宋" w:hAnsi="仿宋" w:eastAsia="仿宋" w:cs="仿宋"/>
            <w:spacing w:val="-2"/>
            <w:sz w:val="28"/>
            <w:szCs w:val="24"/>
            <w:rPrChange w:id="2168" w:author="随遇而安" w:date="2023-08-12T10:02:24Z">
              <w:rPr>
                <w:rFonts w:ascii="宋体" w:hAnsi="宋体" w:eastAsia="宋体" w:cs="宋体"/>
                <w:spacing w:val="-43"/>
                <w:sz w:val="24"/>
                <w:szCs w:val="24"/>
              </w:rPr>
            </w:rPrChange>
          </w:rPr>
          <w:delText xml:space="preserve"> </w:delText>
        </w:r>
      </w:del>
      <w:r>
        <w:rPr>
          <w:rFonts w:hint="eastAsia" w:ascii="仿宋" w:hAnsi="仿宋" w:eastAsia="仿宋" w:cs="仿宋"/>
          <w:spacing w:val="-2"/>
          <w:sz w:val="28"/>
          <w:szCs w:val="24"/>
          <w:rPrChange w:id="2169" w:author="随遇而安" w:date="2023-08-12T10:02:24Z">
            <w:rPr>
              <w:rFonts w:ascii="宋体" w:hAnsi="宋体" w:eastAsia="宋体" w:cs="宋体"/>
              <w:spacing w:val="-7"/>
              <w:sz w:val="24"/>
              <w:szCs w:val="24"/>
            </w:rPr>
          </w:rPrChange>
        </w:rPr>
        <w:t>指因事故造成人员伤亡及善后处理支出的费用和</w:t>
      </w:r>
      <w:del w:id="2170" w:author="随遇而安" w:date="2023-08-17T16:41:18Z">
        <w:r>
          <w:rPr>
            <w:rFonts w:hint="eastAsia" w:ascii="仿宋" w:hAnsi="仿宋" w:eastAsia="仿宋" w:cs="仿宋"/>
            <w:spacing w:val="-2"/>
            <w:sz w:val="28"/>
            <w:szCs w:val="24"/>
            <w:rPrChange w:id="2171" w:author="随遇而安" w:date="2023-08-12T10:02:24Z">
              <w:rPr>
                <w:rFonts w:ascii="宋体" w:hAnsi="宋体" w:eastAsia="宋体" w:cs="宋体"/>
                <w:spacing w:val="-7"/>
                <w:sz w:val="24"/>
                <w:szCs w:val="24"/>
              </w:rPr>
            </w:rPrChange>
          </w:rPr>
          <w:delText>和</w:delText>
        </w:r>
      </w:del>
      <w:r>
        <w:rPr>
          <w:rFonts w:hint="eastAsia" w:ascii="仿宋" w:hAnsi="仿宋" w:eastAsia="仿宋" w:cs="仿宋"/>
          <w:spacing w:val="-2"/>
          <w:sz w:val="28"/>
          <w:szCs w:val="24"/>
          <w:rPrChange w:id="2172" w:author="随遇而安" w:date="2023-08-12T10:02:24Z">
            <w:rPr>
              <w:rFonts w:ascii="宋体" w:hAnsi="宋体" w:eastAsia="宋体" w:cs="宋体"/>
              <w:spacing w:val="-7"/>
              <w:sz w:val="24"/>
              <w:szCs w:val="24"/>
            </w:rPr>
          </w:rPrChange>
        </w:rPr>
        <w:t>毁坏财产的价值，</w:t>
      </w:r>
      <w:del w:id="2173" w:author="随遇而安" w:date="2023-08-12T09:18:15Z">
        <w:r>
          <w:rPr>
            <w:rFonts w:hint="eastAsia" w:ascii="仿宋" w:hAnsi="仿宋" w:eastAsia="仿宋" w:cs="仿宋"/>
            <w:spacing w:val="-2"/>
            <w:sz w:val="28"/>
            <w:szCs w:val="24"/>
            <w:rPrChange w:id="2174" w:author="随遇而安" w:date="2023-08-12T10:02:24Z">
              <w:rPr>
                <w:rFonts w:ascii="宋体" w:hAnsi="宋体" w:eastAsia="宋体" w:cs="宋体"/>
                <w:sz w:val="24"/>
                <w:szCs w:val="24"/>
              </w:rPr>
            </w:rPrChange>
          </w:rPr>
          <w:delText xml:space="preserve"> </w:delText>
        </w:r>
      </w:del>
      <w:r>
        <w:rPr>
          <w:rFonts w:hint="eastAsia" w:ascii="仿宋" w:hAnsi="仿宋" w:eastAsia="仿宋" w:cs="仿宋"/>
          <w:spacing w:val="-2"/>
          <w:sz w:val="28"/>
          <w:szCs w:val="24"/>
          <w:rPrChange w:id="2175" w:author="随遇而安" w:date="2023-08-12T10:02:24Z">
            <w:rPr>
              <w:rFonts w:ascii="宋体" w:hAnsi="宋体" w:eastAsia="宋体" w:cs="宋体"/>
              <w:spacing w:val="-2"/>
              <w:sz w:val="24"/>
              <w:szCs w:val="24"/>
            </w:rPr>
          </w:rPrChange>
        </w:rPr>
        <w:t>包含人身伤亡所支出的治疗费用、善后处理费用、财产损失费用等。</w:t>
      </w:r>
    </w:p>
    <w:p w14:paraId="580EA443">
      <w:pPr>
        <w:autoSpaceDE/>
        <w:autoSpaceDN/>
        <w:spacing w:before="185" w:line="360" w:lineRule="auto"/>
        <w:ind w:left="0" w:firstLine="552" w:firstLineChars="200"/>
        <w:rPr>
          <w:rFonts w:hint="eastAsia" w:ascii="仿宋" w:hAnsi="仿宋" w:eastAsia="仿宋" w:cs="仿宋"/>
          <w:spacing w:val="-2"/>
          <w:sz w:val="28"/>
          <w:szCs w:val="24"/>
          <w:rPrChange w:id="2177" w:author="随遇而安" w:date="2023-08-12T10:02:24Z">
            <w:rPr>
              <w:rFonts w:ascii="宋体" w:hAnsi="宋体" w:eastAsia="宋体" w:cs="宋体"/>
              <w:sz w:val="24"/>
              <w:szCs w:val="24"/>
            </w:rPr>
          </w:rPrChange>
        </w:rPr>
        <w:pPrChange w:id="2176" w:author="随遇而安" w:date="2023-08-12T10:02:24Z">
          <w:pPr>
            <w:spacing w:before="183" w:line="219" w:lineRule="auto"/>
            <w:ind w:left="42"/>
          </w:pPr>
        </w:pPrChange>
      </w:pPr>
      <w:r>
        <w:rPr>
          <w:rFonts w:hint="eastAsia" w:ascii="仿宋" w:hAnsi="仿宋" w:eastAsia="仿宋" w:cs="仿宋"/>
          <w:spacing w:val="-2"/>
          <w:sz w:val="28"/>
          <w:szCs w:val="24"/>
          <w:rPrChange w:id="2178" w:author="随遇而安" w:date="2023-08-12T10:02:24Z">
            <w:rPr>
              <w:rFonts w:ascii="宋体" w:hAnsi="宋体" w:eastAsia="宋体" w:cs="宋体"/>
              <w:spacing w:val="-7"/>
              <w:sz w:val="24"/>
              <w:szCs w:val="24"/>
            </w:rPr>
          </w:rPrChange>
        </w:rPr>
        <w:t>3.4</w:t>
      </w:r>
      <w:r>
        <w:rPr>
          <w:rFonts w:hint="eastAsia" w:ascii="仿宋" w:hAnsi="仿宋" w:eastAsia="仿宋" w:cs="仿宋"/>
          <w:spacing w:val="-2"/>
          <w:sz w:val="28"/>
          <w:szCs w:val="24"/>
          <w:rPrChange w:id="2179" w:author="随遇而安" w:date="2023-08-12T10:02:24Z">
            <w:rPr>
              <w:rFonts w:ascii="宋体" w:hAnsi="宋体" w:eastAsia="宋体" w:cs="宋体"/>
              <w:spacing w:val="-22"/>
              <w:sz w:val="24"/>
              <w:szCs w:val="24"/>
            </w:rPr>
          </w:rPrChange>
        </w:rPr>
        <w:t xml:space="preserve"> </w:t>
      </w:r>
      <w:r>
        <w:rPr>
          <w:rFonts w:hint="eastAsia" w:ascii="仿宋" w:hAnsi="仿宋" w:eastAsia="仿宋" w:cs="仿宋"/>
          <w:spacing w:val="-2"/>
          <w:sz w:val="28"/>
          <w:szCs w:val="24"/>
          <w:rPrChange w:id="2180" w:author="随遇而安" w:date="2023-08-12T10:02:24Z">
            <w:rPr>
              <w:rFonts w:ascii="宋体" w:hAnsi="宋体" w:eastAsia="宋体" w:cs="宋体"/>
              <w:spacing w:val="-7"/>
              <w:sz w:val="24"/>
              <w:szCs w:val="24"/>
            </w:rPr>
          </w:rPrChange>
        </w:rPr>
        <w:t>瞒报：</w:t>
      </w:r>
      <w:del w:id="2181" w:author="随遇而安" w:date="2023-08-12T09:18:17Z">
        <w:r>
          <w:rPr>
            <w:rFonts w:hint="eastAsia" w:ascii="仿宋" w:hAnsi="仿宋" w:eastAsia="仿宋" w:cs="仿宋"/>
            <w:spacing w:val="-2"/>
            <w:sz w:val="28"/>
            <w:szCs w:val="24"/>
            <w:rPrChange w:id="2182" w:author="随遇而安" w:date="2023-08-12T10:02:24Z">
              <w:rPr>
                <w:rFonts w:ascii="宋体" w:hAnsi="宋体" w:eastAsia="宋体" w:cs="宋体"/>
                <w:spacing w:val="-7"/>
                <w:sz w:val="24"/>
                <w:szCs w:val="24"/>
              </w:rPr>
            </w:rPrChange>
          </w:rPr>
          <w:delText xml:space="preserve"> </w:delText>
        </w:r>
      </w:del>
      <w:r>
        <w:rPr>
          <w:rFonts w:hint="eastAsia" w:ascii="仿宋" w:hAnsi="仿宋" w:eastAsia="仿宋" w:cs="仿宋"/>
          <w:spacing w:val="-2"/>
          <w:sz w:val="28"/>
          <w:szCs w:val="24"/>
          <w:rPrChange w:id="2183" w:author="随遇而安" w:date="2023-08-12T10:02:24Z">
            <w:rPr>
              <w:rFonts w:ascii="宋体" w:hAnsi="宋体" w:eastAsia="宋体" w:cs="宋体"/>
              <w:spacing w:val="-7"/>
              <w:sz w:val="24"/>
              <w:szCs w:val="24"/>
            </w:rPr>
          </w:rPrChange>
        </w:rPr>
        <w:t>即出于某种动机对相关事故事件隐瞒不报的行为。</w:t>
      </w:r>
    </w:p>
    <w:p w14:paraId="72B17A14">
      <w:pPr>
        <w:autoSpaceDE/>
        <w:autoSpaceDN/>
        <w:spacing w:before="185" w:line="360" w:lineRule="auto"/>
        <w:ind w:left="0" w:firstLine="552" w:firstLineChars="200"/>
        <w:rPr>
          <w:rFonts w:hint="eastAsia" w:ascii="仿宋" w:hAnsi="仿宋" w:eastAsia="仿宋" w:cs="仿宋"/>
          <w:spacing w:val="-2"/>
          <w:sz w:val="28"/>
          <w:szCs w:val="24"/>
          <w:rPrChange w:id="2185" w:author="随遇而安" w:date="2023-08-12T10:02:24Z">
            <w:rPr>
              <w:rFonts w:ascii="宋体" w:hAnsi="宋体" w:eastAsia="宋体" w:cs="宋体"/>
              <w:sz w:val="24"/>
              <w:szCs w:val="24"/>
            </w:rPr>
          </w:rPrChange>
        </w:rPr>
        <w:pPrChange w:id="2184" w:author="随遇而安" w:date="2023-08-12T10:02:24Z">
          <w:pPr>
            <w:spacing w:before="183" w:line="218" w:lineRule="auto"/>
            <w:ind w:left="42"/>
          </w:pPr>
        </w:pPrChange>
      </w:pPr>
      <w:r>
        <w:rPr>
          <w:rFonts w:hint="eastAsia" w:ascii="仿宋" w:hAnsi="仿宋" w:eastAsia="仿宋" w:cs="仿宋"/>
          <w:spacing w:val="-2"/>
          <w:sz w:val="28"/>
          <w:szCs w:val="24"/>
          <w:rPrChange w:id="2186" w:author="随遇而安" w:date="2023-08-12T10:02:24Z">
            <w:rPr>
              <w:rFonts w:ascii="宋体" w:hAnsi="宋体" w:eastAsia="宋体" w:cs="宋体"/>
              <w:spacing w:val="-8"/>
              <w:sz w:val="24"/>
              <w:szCs w:val="24"/>
            </w:rPr>
          </w:rPrChange>
        </w:rPr>
        <w:t>3.5</w:t>
      </w:r>
      <w:r>
        <w:rPr>
          <w:rFonts w:hint="eastAsia" w:ascii="仿宋" w:hAnsi="仿宋" w:eastAsia="仿宋" w:cs="仿宋"/>
          <w:spacing w:val="-2"/>
          <w:sz w:val="28"/>
          <w:szCs w:val="24"/>
          <w:rPrChange w:id="2187" w:author="随遇而安" w:date="2023-08-12T10:02:24Z">
            <w:rPr>
              <w:rFonts w:ascii="宋体" w:hAnsi="宋体" w:eastAsia="宋体" w:cs="宋体"/>
              <w:spacing w:val="-42"/>
              <w:sz w:val="24"/>
              <w:szCs w:val="24"/>
            </w:rPr>
          </w:rPrChange>
        </w:rPr>
        <w:t xml:space="preserve"> </w:t>
      </w:r>
      <w:r>
        <w:rPr>
          <w:rFonts w:hint="eastAsia" w:ascii="仿宋" w:hAnsi="仿宋" w:eastAsia="仿宋" w:cs="仿宋"/>
          <w:spacing w:val="-2"/>
          <w:sz w:val="28"/>
          <w:szCs w:val="24"/>
          <w:rPrChange w:id="2188" w:author="随遇而安" w:date="2023-08-12T10:02:24Z">
            <w:rPr>
              <w:rFonts w:ascii="宋体" w:hAnsi="宋体" w:eastAsia="宋体" w:cs="宋体"/>
              <w:spacing w:val="-8"/>
              <w:sz w:val="24"/>
              <w:szCs w:val="24"/>
            </w:rPr>
          </w:rPrChange>
        </w:rPr>
        <w:t>谎报：</w:t>
      </w:r>
      <w:del w:id="2189" w:author="随遇而安" w:date="2023-08-12T09:18:17Z">
        <w:r>
          <w:rPr>
            <w:rFonts w:hint="eastAsia" w:ascii="仿宋" w:hAnsi="仿宋" w:eastAsia="仿宋" w:cs="仿宋"/>
            <w:spacing w:val="-2"/>
            <w:sz w:val="28"/>
            <w:szCs w:val="24"/>
            <w:rPrChange w:id="2190" w:author="随遇而安" w:date="2023-08-12T10:02:24Z">
              <w:rPr>
                <w:rFonts w:ascii="宋体" w:hAnsi="宋体" w:eastAsia="宋体" w:cs="宋体"/>
                <w:spacing w:val="-8"/>
                <w:sz w:val="24"/>
                <w:szCs w:val="24"/>
              </w:rPr>
            </w:rPrChange>
          </w:rPr>
          <w:delText xml:space="preserve"> </w:delText>
        </w:r>
      </w:del>
      <w:r>
        <w:rPr>
          <w:rFonts w:hint="eastAsia" w:ascii="仿宋" w:hAnsi="仿宋" w:eastAsia="仿宋" w:cs="仿宋"/>
          <w:spacing w:val="-2"/>
          <w:sz w:val="28"/>
          <w:szCs w:val="24"/>
          <w:rPrChange w:id="2191" w:author="随遇而安" w:date="2023-08-12T10:02:24Z">
            <w:rPr>
              <w:rFonts w:ascii="宋体" w:hAnsi="宋体" w:eastAsia="宋体" w:cs="宋体"/>
              <w:spacing w:val="-8"/>
              <w:sz w:val="24"/>
              <w:szCs w:val="24"/>
            </w:rPr>
          </w:rPrChange>
        </w:rPr>
        <w:t>故意不真实地报告相关事件或事故。</w:t>
      </w:r>
    </w:p>
    <w:p w14:paraId="7FFBCD22">
      <w:pPr>
        <w:autoSpaceDE/>
        <w:autoSpaceDN/>
        <w:spacing w:before="185" w:line="360" w:lineRule="auto"/>
        <w:ind w:left="0" w:firstLine="552" w:firstLineChars="200"/>
        <w:rPr>
          <w:rFonts w:hint="eastAsia" w:ascii="仿宋" w:hAnsi="仿宋" w:eastAsia="仿宋" w:cs="仿宋"/>
          <w:spacing w:val="-2"/>
          <w:sz w:val="28"/>
          <w:szCs w:val="24"/>
          <w:rPrChange w:id="2193" w:author="随遇而安" w:date="2023-08-12T10:02:24Z">
            <w:rPr>
              <w:rFonts w:ascii="宋体" w:hAnsi="宋体" w:eastAsia="宋体" w:cs="宋体"/>
              <w:sz w:val="24"/>
              <w:szCs w:val="24"/>
            </w:rPr>
          </w:rPrChange>
        </w:rPr>
        <w:pPrChange w:id="2192" w:author="随遇而安" w:date="2023-08-12T10:02:24Z">
          <w:pPr>
            <w:spacing w:before="184" w:line="220" w:lineRule="auto"/>
            <w:ind w:left="42"/>
          </w:pPr>
        </w:pPrChange>
      </w:pPr>
      <w:r>
        <w:rPr>
          <w:rFonts w:hint="eastAsia" w:ascii="仿宋" w:hAnsi="仿宋" w:eastAsia="仿宋" w:cs="仿宋"/>
          <w:spacing w:val="-2"/>
          <w:sz w:val="28"/>
          <w:szCs w:val="24"/>
          <w:rPrChange w:id="2194" w:author="随遇而安" w:date="2023-08-12T10:02:24Z">
            <w:rPr>
              <w:rFonts w:ascii="宋体" w:hAnsi="宋体" w:eastAsia="宋体" w:cs="宋体"/>
              <w:spacing w:val="-3"/>
              <w:sz w:val="24"/>
              <w:szCs w:val="24"/>
            </w:rPr>
          </w:rPrChange>
        </w:rPr>
        <w:t>3.6</w:t>
      </w:r>
      <w:r>
        <w:rPr>
          <w:rFonts w:hint="eastAsia" w:ascii="仿宋" w:hAnsi="仿宋" w:eastAsia="仿宋" w:cs="仿宋"/>
          <w:spacing w:val="-2"/>
          <w:sz w:val="28"/>
          <w:szCs w:val="24"/>
          <w:rPrChange w:id="2195" w:author="随遇而安" w:date="2023-08-12T10:02:24Z">
            <w:rPr>
              <w:rFonts w:ascii="宋体" w:hAnsi="宋体" w:eastAsia="宋体" w:cs="宋体"/>
              <w:spacing w:val="-36"/>
              <w:sz w:val="24"/>
              <w:szCs w:val="24"/>
            </w:rPr>
          </w:rPrChange>
        </w:rPr>
        <w:t xml:space="preserve"> </w:t>
      </w:r>
      <w:r>
        <w:rPr>
          <w:rFonts w:hint="eastAsia" w:ascii="仿宋" w:hAnsi="仿宋" w:eastAsia="仿宋" w:cs="仿宋"/>
          <w:spacing w:val="-2"/>
          <w:sz w:val="28"/>
          <w:szCs w:val="24"/>
          <w:rPrChange w:id="2196" w:author="随遇而安" w:date="2023-08-12T10:02:24Z">
            <w:rPr>
              <w:rFonts w:ascii="宋体" w:hAnsi="宋体" w:eastAsia="宋体" w:cs="宋体"/>
              <w:spacing w:val="-3"/>
              <w:sz w:val="24"/>
              <w:szCs w:val="24"/>
            </w:rPr>
          </w:rPrChange>
        </w:rPr>
        <w:t>迟报：未在规定的时限内上报相关事件或事故。</w:t>
      </w:r>
    </w:p>
    <w:p w14:paraId="75A4C253">
      <w:pPr>
        <w:autoSpaceDE/>
        <w:autoSpaceDN/>
        <w:spacing w:before="185" w:line="360" w:lineRule="auto"/>
        <w:ind w:left="0" w:right="0" w:firstLine="552" w:firstLineChars="200"/>
        <w:rPr>
          <w:rFonts w:hint="eastAsia" w:ascii="仿宋" w:hAnsi="仿宋" w:eastAsia="仿宋" w:cs="仿宋"/>
          <w:spacing w:val="-2"/>
          <w:sz w:val="28"/>
          <w:szCs w:val="24"/>
          <w:rPrChange w:id="2198" w:author="随遇而安" w:date="2023-08-12T10:02:21Z">
            <w:rPr>
              <w:rFonts w:ascii="宋体" w:hAnsi="宋体" w:eastAsia="宋体" w:cs="宋体"/>
              <w:sz w:val="24"/>
              <w:szCs w:val="24"/>
            </w:rPr>
          </w:rPrChange>
        </w:rPr>
        <w:pPrChange w:id="2197" w:author="随遇而安" w:date="2023-08-12T10:02:21Z">
          <w:pPr>
            <w:spacing w:before="182" w:line="290" w:lineRule="auto"/>
            <w:ind w:left="41" w:right="68" w:firstLine="1"/>
          </w:pPr>
        </w:pPrChange>
      </w:pPr>
      <w:r>
        <w:rPr>
          <w:rFonts w:hint="eastAsia" w:ascii="仿宋" w:hAnsi="仿宋" w:eastAsia="仿宋" w:cs="仿宋"/>
          <w:spacing w:val="-2"/>
          <w:sz w:val="28"/>
          <w:szCs w:val="24"/>
          <w:rPrChange w:id="2199" w:author="随遇而安" w:date="2023-08-12T10:02:21Z">
            <w:rPr>
              <w:rFonts w:ascii="宋体" w:hAnsi="宋体" w:eastAsia="宋体" w:cs="宋体"/>
              <w:spacing w:val="-2"/>
              <w:sz w:val="24"/>
              <w:szCs w:val="24"/>
            </w:rPr>
          </w:rPrChange>
        </w:rPr>
        <w:t>3.7 四不放过：是指对事故原因没有查清不放过，事故责任者没有严肃处理不放过，广</w:t>
      </w:r>
      <w:del w:id="2200" w:author="随遇而安" w:date="2023-08-12T09:18:26Z">
        <w:r>
          <w:rPr>
            <w:rFonts w:hint="eastAsia" w:ascii="仿宋" w:hAnsi="仿宋" w:eastAsia="仿宋" w:cs="仿宋"/>
            <w:spacing w:val="-2"/>
            <w:sz w:val="28"/>
            <w:szCs w:val="24"/>
            <w:rPrChange w:id="2201" w:author="随遇而安" w:date="2023-08-12T10:02:21Z">
              <w:rPr>
                <w:rFonts w:ascii="宋体" w:hAnsi="宋体" w:eastAsia="宋体" w:cs="宋体"/>
                <w:spacing w:val="14"/>
                <w:sz w:val="24"/>
                <w:szCs w:val="24"/>
              </w:rPr>
            </w:rPrChange>
          </w:rPr>
          <w:delText xml:space="preserve"> </w:delText>
        </w:r>
      </w:del>
      <w:r>
        <w:rPr>
          <w:rFonts w:hint="eastAsia" w:ascii="仿宋" w:hAnsi="仿宋" w:eastAsia="仿宋" w:cs="仿宋"/>
          <w:spacing w:val="-2"/>
          <w:sz w:val="28"/>
          <w:szCs w:val="24"/>
          <w:rPrChange w:id="2202" w:author="随遇而安" w:date="2023-08-12T10:02:21Z">
            <w:rPr>
              <w:rFonts w:ascii="宋体" w:hAnsi="宋体" w:eastAsia="宋体" w:cs="宋体"/>
              <w:spacing w:val="-2"/>
              <w:sz w:val="24"/>
              <w:szCs w:val="24"/>
            </w:rPr>
          </w:rPrChange>
        </w:rPr>
        <w:t>大员工没有受到教育不放过，防范措施没有落实不放过</w:t>
      </w:r>
      <w:ins w:id="2203" w:author="随遇而安" w:date="2023-08-12T10:03:44Z">
        <w:r>
          <w:rPr>
            <w:rFonts w:hint="eastAsia" w:ascii="仿宋" w:hAnsi="仿宋" w:eastAsia="仿宋" w:cs="仿宋"/>
            <w:spacing w:val="-2"/>
            <w:sz w:val="28"/>
            <w:szCs w:val="24"/>
            <w:lang w:eastAsia="zh-CN"/>
          </w:rPr>
          <w:t>。</w:t>
        </w:r>
      </w:ins>
      <w:del w:id="2204" w:author="随遇而安" w:date="2023-08-12T10:03:42Z">
        <w:r>
          <w:rPr>
            <w:rFonts w:hint="eastAsia" w:ascii="仿宋" w:hAnsi="仿宋" w:eastAsia="仿宋" w:cs="仿宋"/>
            <w:spacing w:val="-2"/>
            <w:sz w:val="28"/>
            <w:szCs w:val="24"/>
            <w:rPrChange w:id="2205" w:author="随遇而安" w:date="2023-08-12T10:02:21Z">
              <w:rPr>
                <w:rFonts w:ascii="宋体" w:hAnsi="宋体" w:eastAsia="宋体" w:cs="宋体"/>
                <w:spacing w:val="-2"/>
                <w:sz w:val="24"/>
                <w:szCs w:val="24"/>
              </w:rPr>
            </w:rPrChange>
          </w:rPr>
          <w:delText>。</w:delText>
        </w:r>
      </w:del>
    </w:p>
    <w:p w14:paraId="080AF629">
      <w:pPr>
        <w:autoSpaceDE/>
        <w:autoSpaceDN/>
        <w:spacing w:before="182" w:line="360" w:lineRule="auto"/>
        <w:ind w:left="0" w:firstLine="0" w:firstLineChars="0"/>
        <w:outlineLvl w:val="0"/>
        <w:rPr>
          <w:rFonts w:hint="eastAsia" w:ascii="仿宋" w:hAnsi="仿宋" w:eastAsia="仿宋" w:cs="仿宋"/>
          <w:sz w:val="28"/>
          <w:szCs w:val="24"/>
          <w:rPrChange w:id="2207" w:author="随遇而安" w:date="2023-08-12T09:44:46Z">
            <w:rPr>
              <w:rFonts w:ascii="宋体" w:hAnsi="宋体" w:eastAsia="宋体" w:cs="宋体"/>
              <w:sz w:val="24"/>
              <w:szCs w:val="24"/>
            </w:rPr>
          </w:rPrChange>
        </w:rPr>
        <w:pPrChange w:id="2206" w:author="随遇而安" w:date="2023-08-12T09:44:52Z">
          <w:pPr>
            <w:spacing w:before="182" w:line="220" w:lineRule="auto"/>
            <w:ind w:left="37"/>
            <w:outlineLvl w:val="0"/>
          </w:pPr>
        </w:pPrChange>
      </w:pPr>
      <w:bookmarkStart w:id="15" w:name="bookmark4"/>
      <w:bookmarkEnd w:id="15"/>
      <w:bookmarkStart w:id="16" w:name="_Toc15848"/>
      <w:bookmarkStart w:id="17" w:name="_Toc1754"/>
      <w:bookmarkStart w:id="18" w:name="_Toc21060"/>
      <w:bookmarkStart w:id="19" w:name="_Toc19246"/>
      <w:r>
        <w:rPr>
          <w:rFonts w:hint="eastAsia" w:ascii="仿宋" w:hAnsi="仿宋" w:eastAsia="仿宋" w:cs="仿宋"/>
          <w:sz w:val="28"/>
          <w:szCs w:val="24"/>
          <w:rPrChange w:id="2208" w:author="随遇而安" w:date="2023-08-12T09:44:46Z">
            <w:rPr>
              <w:rFonts w:ascii="宋体" w:hAnsi="宋体" w:eastAsia="宋体" w:cs="宋体"/>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4.相关部门/人员职责</w:t>
      </w:r>
      <w:bookmarkEnd w:id="16"/>
      <w:bookmarkEnd w:id="17"/>
      <w:bookmarkEnd w:id="18"/>
      <w:bookmarkEnd w:id="19"/>
    </w:p>
    <w:p w14:paraId="62597774">
      <w:pPr>
        <w:autoSpaceDE/>
        <w:autoSpaceDN/>
        <w:spacing w:before="185" w:line="360" w:lineRule="auto"/>
        <w:ind w:left="0" w:firstLine="552" w:firstLineChars="200"/>
        <w:rPr>
          <w:rFonts w:hint="eastAsia" w:ascii="仿宋" w:hAnsi="仿宋" w:eastAsia="仿宋" w:cs="仿宋"/>
          <w:spacing w:val="-2"/>
          <w:sz w:val="28"/>
          <w:szCs w:val="24"/>
          <w:lang w:eastAsia="zh-CN"/>
          <w:rPrChange w:id="2210" w:author="随遇而安" w:date="2023-08-12T10:02:19Z">
            <w:rPr>
              <w:rFonts w:hint="eastAsia" w:ascii="宋体" w:hAnsi="宋体" w:eastAsia="宋体" w:cs="宋体"/>
              <w:sz w:val="24"/>
              <w:szCs w:val="24"/>
              <w:lang w:eastAsia="zh-CN"/>
            </w:rPr>
          </w:rPrChange>
        </w:rPr>
        <w:pPrChange w:id="2209" w:author="随遇而安" w:date="2023-08-12T10:02:19Z">
          <w:pPr>
            <w:spacing w:before="182" w:line="220" w:lineRule="auto"/>
            <w:ind w:left="37"/>
          </w:pPr>
        </w:pPrChange>
      </w:pPr>
      <w:r>
        <w:rPr>
          <w:rFonts w:hint="eastAsia" w:ascii="仿宋" w:hAnsi="仿宋" w:eastAsia="仿宋" w:cs="仿宋"/>
          <w:spacing w:val="-2"/>
          <w:sz w:val="28"/>
          <w:szCs w:val="24"/>
          <w:rPrChange w:id="2211" w:author="随遇而安" w:date="2023-08-12T10:02:19Z">
            <w:rPr>
              <w:rFonts w:ascii="宋体" w:hAnsi="宋体" w:eastAsia="宋体" w:cs="宋体"/>
              <w:spacing w:val="-1"/>
              <w:sz w:val="24"/>
              <w:szCs w:val="24"/>
            </w:rPr>
          </w:rPrChange>
        </w:rPr>
        <w:t>4.1.</w:t>
      </w:r>
      <w:r>
        <w:rPr>
          <w:rFonts w:hint="eastAsia" w:ascii="仿宋" w:hAnsi="仿宋" w:eastAsia="仿宋" w:cs="仿宋"/>
          <w:spacing w:val="-2"/>
          <w:sz w:val="28"/>
          <w:szCs w:val="24"/>
          <w:lang w:val="en-US" w:eastAsia="zh-CN"/>
          <w:rPrChange w:id="2212" w:author="随遇而安" w:date="2023-08-12T10:02:19Z">
            <w:rPr>
              <w:rFonts w:hint="eastAsia" w:ascii="宋体" w:hAnsi="宋体" w:eastAsia="宋体" w:cs="宋体"/>
              <w:spacing w:val="-1"/>
              <w:sz w:val="24"/>
              <w:szCs w:val="24"/>
              <w:lang w:val="en-US" w:eastAsia="zh-CN"/>
            </w:rPr>
          </w:rPrChange>
        </w:rPr>
        <w:t>安环品质部</w:t>
      </w:r>
    </w:p>
    <w:p w14:paraId="14B20F93">
      <w:pPr>
        <w:autoSpaceDE/>
        <w:autoSpaceDN/>
        <w:spacing w:before="185" w:line="360" w:lineRule="auto"/>
        <w:ind w:left="0" w:firstLine="552" w:firstLineChars="200"/>
        <w:rPr>
          <w:rFonts w:hint="eastAsia" w:ascii="仿宋" w:hAnsi="仿宋" w:eastAsia="仿宋" w:cs="仿宋"/>
          <w:spacing w:val="-2"/>
          <w:sz w:val="28"/>
          <w:szCs w:val="24"/>
          <w:rPrChange w:id="2214" w:author="随遇而安" w:date="2023-08-12T10:02:19Z">
            <w:rPr>
              <w:rFonts w:ascii="宋体" w:hAnsi="宋体" w:eastAsia="宋体" w:cs="宋体"/>
              <w:sz w:val="24"/>
              <w:szCs w:val="24"/>
            </w:rPr>
          </w:rPrChange>
        </w:rPr>
        <w:pPrChange w:id="2213" w:author="随遇而安" w:date="2023-08-12T10:02:19Z">
          <w:pPr>
            <w:spacing w:before="183" w:line="219" w:lineRule="auto"/>
            <w:ind w:left="37"/>
          </w:pPr>
        </w:pPrChange>
      </w:pPr>
      <w:r>
        <w:rPr>
          <w:rFonts w:hint="eastAsia" w:ascii="仿宋" w:hAnsi="仿宋" w:eastAsia="仿宋" w:cs="仿宋"/>
          <w:spacing w:val="-2"/>
          <w:sz w:val="28"/>
          <w:szCs w:val="24"/>
          <w:rPrChange w:id="2215" w:author="随遇而安" w:date="2023-08-12T10:02:19Z">
            <w:rPr>
              <w:rFonts w:ascii="宋体" w:hAnsi="宋体" w:eastAsia="宋体" w:cs="宋体"/>
              <w:spacing w:val="-2"/>
              <w:sz w:val="24"/>
              <w:szCs w:val="24"/>
            </w:rPr>
          </w:rPrChange>
        </w:rPr>
        <w:t>4.1.1</w:t>
      </w:r>
      <w:r>
        <w:rPr>
          <w:rFonts w:hint="eastAsia" w:ascii="仿宋" w:hAnsi="仿宋" w:eastAsia="仿宋" w:cs="仿宋"/>
          <w:spacing w:val="-2"/>
          <w:sz w:val="28"/>
          <w:szCs w:val="24"/>
          <w:rPrChange w:id="2216" w:author="随遇而安" w:date="2023-08-12T10:02:19Z">
            <w:rPr>
              <w:rFonts w:ascii="宋体" w:hAnsi="宋体" w:eastAsia="宋体" w:cs="宋体"/>
              <w:spacing w:val="-33"/>
              <w:sz w:val="24"/>
              <w:szCs w:val="24"/>
            </w:rPr>
          </w:rPrChange>
        </w:rPr>
        <w:t xml:space="preserve"> </w:t>
      </w:r>
      <w:r>
        <w:rPr>
          <w:rFonts w:hint="eastAsia" w:ascii="仿宋" w:hAnsi="仿宋" w:eastAsia="仿宋" w:cs="仿宋"/>
          <w:spacing w:val="-2"/>
          <w:sz w:val="28"/>
          <w:szCs w:val="24"/>
          <w:rPrChange w:id="2217" w:author="随遇而安" w:date="2023-08-12T10:02:19Z">
            <w:rPr>
              <w:rFonts w:ascii="宋体" w:hAnsi="宋体" w:eastAsia="宋体" w:cs="宋体"/>
              <w:spacing w:val="-2"/>
              <w:sz w:val="24"/>
              <w:szCs w:val="24"/>
            </w:rPr>
          </w:rPrChange>
        </w:rPr>
        <w:t>负责建立健全事故事件管理机制，负责本制度的制定、修订和解释。</w:t>
      </w:r>
    </w:p>
    <w:p w14:paraId="05AE1B11">
      <w:pPr>
        <w:autoSpaceDE/>
        <w:autoSpaceDN/>
        <w:spacing w:before="185" w:line="360" w:lineRule="auto"/>
        <w:ind w:left="0" w:right="0" w:firstLine="552" w:firstLineChars="200"/>
        <w:rPr>
          <w:rFonts w:hint="eastAsia" w:ascii="仿宋" w:hAnsi="仿宋" w:eastAsia="仿宋" w:cs="仿宋"/>
          <w:spacing w:val="-2"/>
          <w:sz w:val="28"/>
          <w:szCs w:val="24"/>
          <w:rPrChange w:id="2219" w:author="随遇而安" w:date="2023-08-12T10:02:19Z">
            <w:rPr>
              <w:rFonts w:ascii="宋体" w:hAnsi="宋体" w:eastAsia="宋体" w:cs="宋体"/>
              <w:sz w:val="24"/>
              <w:szCs w:val="24"/>
            </w:rPr>
          </w:rPrChange>
        </w:rPr>
        <w:pPrChange w:id="2218" w:author="随遇而安" w:date="2023-08-12T10:02:19Z">
          <w:pPr>
            <w:spacing w:before="184" w:line="290" w:lineRule="auto"/>
            <w:ind w:left="38" w:right="68" w:hanging="1"/>
          </w:pPr>
        </w:pPrChange>
      </w:pPr>
      <w:r>
        <w:rPr>
          <w:rFonts w:hint="eastAsia" w:ascii="仿宋" w:hAnsi="仿宋" w:eastAsia="仿宋" w:cs="仿宋"/>
          <w:spacing w:val="-2"/>
          <w:sz w:val="28"/>
          <w:szCs w:val="24"/>
          <w:rPrChange w:id="2220" w:author="随遇而安" w:date="2023-08-12T10:02:19Z">
            <w:rPr>
              <w:rFonts w:ascii="宋体" w:hAnsi="宋体" w:eastAsia="宋体" w:cs="宋体"/>
              <w:sz w:val="24"/>
              <w:szCs w:val="24"/>
            </w:rPr>
          </w:rPrChange>
        </w:rPr>
        <w:t>4.1.2</w:t>
      </w:r>
      <w:r>
        <w:rPr>
          <w:rFonts w:hint="eastAsia" w:ascii="仿宋" w:hAnsi="仿宋" w:eastAsia="仿宋" w:cs="仿宋"/>
          <w:spacing w:val="-2"/>
          <w:sz w:val="28"/>
          <w:szCs w:val="24"/>
          <w:rPrChange w:id="2221" w:author="随遇而安" w:date="2023-08-12T10:02:19Z">
            <w:rPr>
              <w:rFonts w:ascii="宋体" w:hAnsi="宋体" w:eastAsia="宋体" w:cs="宋体"/>
              <w:spacing w:val="-40"/>
              <w:sz w:val="24"/>
              <w:szCs w:val="24"/>
            </w:rPr>
          </w:rPrChange>
        </w:rPr>
        <w:t xml:space="preserve"> </w:t>
      </w:r>
      <w:r>
        <w:rPr>
          <w:rFonts w:hint="eastAsia" w:ascii="仿宋" w:hAnsi="仿宋" w:eastAsia="仿宋" w:cs="仿宋"/>
          <w:spacing w:val="-2"/>
          <w:sz w:val="28"/>
          <w:szCs w:val="24"/>
          <w:rPrChange w:id="2222" w:author="随遇而安" w:date="2023-08-12T10:02:19Z">
            <w:rPr>
              <w:rFonts w:ascii="宋体" w:hAnsi="宋体" w:eastAsia="宋体" w:cs="宋体"/>
              <w:sz w:val="24"/>
              <w:szCs w:val="24"/>
            </w:rPr>
          </w:rPrChange>
        </w:rPr>
        <w:t>作为事故事件归口管理部门，负责</w:t>
      </w:r>
      <w:r>
        <w:rPr>
          <w:rFonts w:hint="eastAsia" w:ascii="仿宋" w:hAnsi="仿宋" w:eastAsia="仿宋" w:cs="仿宋"/>
          <w:spacing w:val="-2"/>
          <w:sz w:val="28"/>
          <w:szCs w:val="24"/>
          <w:lang w:val="en-US" w:eastAsia="zh-CN"/>
          <w:rPrChange w:id="2223" w:author="随遇而安" w:date="2023-08-12T10:02:19Z">
            <w:rPr>
              <w:rFonts w:hint="eastAsia" w:ascii="宋体" w:hAnsi="宋体" w:eastAsia="宋体" w:cs="宋体"/>
              <w:spacing w:val="-1"/>
              <w:sz w:val="24"/>
              <w:szCs w:val="24"/>
              <w:lang w:val="en-US" w:eastAsia="zh-CN"/>
            </w:rPr>
          </w:rPrChange>
        </w:rPr>
        <w:t>项目公司</w:t>
      </w:r>
      <w:r>
        <w:rPr>
          <w:rFonts w:hint="eastAsia" w:ascii="仿宋" w:hAnsi="仿宋" w:eastAsia="仿宋" w:cs="仿宋"/>
          <w:spacing w:val="-2"/>
          <w:sz w:val="28"/>
          <w:szCs w:val="24"/>
          <w:rPrChange w:id="2224" w:author="随遇而安" w:date="2023-08-12T10:02:19Z">
            <w:rPr>
              <w:rFonts w:ascii="宋体" w:hAnsi="宋体" w:eastAsia="宋体" w:cs="宋体"/>
              <w:spacing w:val="-1"/>
              <w:sz w:val="24"/>
              <w:szCs w:val="24"/>
            </w:rPr>
          </w:rPrChange>
        </w:rPr>
        <w:t>事故事件的汇总、统计、分析和上报工</w:t>
      </w:r>
      <w:r>
        <w:rPr>
          <w:rFonts w:hint="eastAsia" w:ascii="仿宋" w:hAnsi="仿宋" w:eastAsia="仿宋" w:cs="仿宋"/>
          <w:spacing w:val="-2"/>
          <w:sz w:val="28"/>
          <w:szCs w:val="24"/>
          <w:rPrChange w:id="2225" w:author="随遇而安" w:date="2023-08-12T10:02:19Z">
            <w:rPr>
              <w:rFonts w:ascii="宋体" w:hAnsi="宋体" w:eastAsia="宋体" w:cs="宋体"/>
              <w:spacing w:val="-12"/>
              <w:sz w:val="24"/>
              <w:szCs w:val="24"/>
            </w:rPr>
          </w:rPrChange>
        </w:rPr>
        <w:t>作。</w:t>
      </w:r>
    </w:p>
    <w:p w14:paraId="0BB89768">
      <w:pPr>
        <w:autoSpaceDE/>
        <w:autoSpaceDN/>
        <w:spacing w:before="185" w:line="360" w:lineRule="auto"/>
        <w:ind w:left="0" w:right="0" w:firstLine="552" w:firstLineChars="200"/>
        <w:rPr>
          <w:rFonts w:hint="eastAsia" w:ascii="仿宋" w:hAnsi="仿宋" w:eastAsia="仿宋" w:cs="仿宋"/>
          <w:spacing w:val="-2"/>
          <w:sz w:val="28"/>
          <w:szCs w:val="24"/>
          <w:rPrChange w:id="2227" w:author="随遇而安" w:date="2023-08-12T10:02:19Z">
            <w:rPr>
              <w:rFonts w:ascii="宋体" w:hAnsi="宋体" w:eastAsia="宋体" w:cs="宋体"/>
              <w:sz w:val="24"/>
              <w:szCs w:val="24"/>
            </w:rPr>
          </w:rPrChange>
        </w:rPr>
        <w:pPrChange w:id="2226" w:author="随遇而安" w:date="2023-08-12T10:02:19Z">
          <w:pPr>
            <w:spacing w:before="183" w:line="289" w:lineRule="auto"/>
            <w:ind w:left="40" w:right="67" w:hanging="3"/>
          </w:pPr>
        </w:pPrChange>
      </w:pPr>
      <w:r>
        <w:rPr>
          <w:rFonts w:hint="eastAsia" w:ascii="仿宋" w:hAnsi="仿宋" w:eastAsia="仿宋" w:cs="仿宋"/>
          <w:spacing w:val="-2"/>
          <w:sz w:val="28"/>
          <w:szCs w:val="24"/>
          <w:rPrChange w:id="2228" w:author="随遇而安" w:date="2023-08-12T10:02:19Z">
            <w:rPr>
              <w:rFonts w:ascii="宋体" w:hAnsi="宋体" w:eastAsia="宋体" w:cs="宋体"/>
              <w:sz w:val="24"/>
              <w:szCs w:val="24"/>
            </w:rPr>
          </w:rPrChange>
        </w:rPr>
        <w:t>4.1.3</w:t>
      </w:r>
      <w:r>
        <w:rPr>
          <w:rFonts w:hint="eastAsia" w:ascii="仿宋" w:hAnsi="仿宋" w:eastAsia="仿宋" w:cs="仿宋"/>
          <w:spacing w:val="-2"/>
          <w:sz w:val="28"/>
          <w:szCs w:val="24"/>
          <w:rPrChange w:id="2229" w:author="随遇而安" w:date="2023-08-12T10:02:19Z">
            <w:rPr>
              <w:rFonts w:ascii="宋体" w:hAnsi="宋体" w:eastAsia="宋体" w:cs="宋体"/>
              <w:spacing w:val="-41"/>
              <w:sz w:val="24"/>
              <w:szCs w:val="24"/>
            </w:rPr>
          </w:rPrChange>
        </w:rPr>
        <w:t xml:space="preserve"> </w:t>
      </w:r>
      <w:r>
        <w:rPr>
          <w:rFonts w:hint="eastAsia" w:ascii="仿宋" w:hAnsi="仿宋" w:eastAsia="仿宋" w:cs="仿宋"/>
          <w:spacing w:val="-2"/>
          <w:sz w:val="28"/>
          <w:szCs w:val="24"/>
          <w:rPrChange w:id="2230" w:author="随遇而安" w:date="2023-08-12T10:02:19Z">
            <w:rPr>
              <w:rFonts w:ascii="宋体" w:hAnsi="宋体" w:eastAsia="宋体" w:cs="宋体"/>
              <w:sz w:val="24"/>
              <w:szCs w:val="24"/>
            </w:rPr>
          </w:rPrChange>
        </w:rPr>
        <w:t>全面跟踪并详细了解事故发展动态及处</w:t>
      </w:r>
      <w:r>
        <w:rPr>
          <w:rFonts w:hint="eastAsia" w:ascii="仿宋" w:hAnsi="仿宋" w:eastAsia="仿宋" w:cs="仿宋"/>
          <w:spacing w:val="-2"/>
          <w:sz w:val="28"/>
          <w:szCs w:val="24"/>
          <w:rPrChange w:id="2231" w:author="随遇而安" w:date="2023-08-12T10:02:19Z">
            <w:rPr>
              <w:rFonts w:ascii="宋体" w:hAnsi="宋体" w:eastAsia="宋体" w:cs="宋体"/>
              <w:spacing w:val="-1"/>
              <w:sz w:val="24"/>
              <w:szCs w:val="24"/>
            </w:rPr>
          </w:rPrChange>
        </w:rPr>
        <w:t>置情况，传达并落实集团</w:t>
      </w:r>
      <w:r>
        <w:rPr>
          <w:rFonts w:hint="eastAsia" w:ascii="仿宋" w:hAnsi="仿宋" w:eastAsia="仿宋" w:cs="仿宋"/>
          <w:spacing w:val="-2"/>
          <w:sz w:val="28"/>
          <w:szCs w:val="24"/>
          <w:lang w:eastAsia="zh-CN"/>
          <w:rPrChange w:id="2232" w:author="随遇而安" w:date="2023-08-12T10:02:19Z">
            <w:rPr>
              <w:rFonts w:hint="eastAsia" w:ascii="宋体" w:hAnsi="宋体" w:eastAsia="宋体" w:cs="宋体"/>
              <w:spacing w:val="-1"/>
              <w:sz w:val="24"/>
              <w:szCs w:val="24"/>
              <w:lang w:eastAsia="zh-CN"/>
            </w:rPr>
          </w:rPrChange>
        </w:rPr>
        <w:t>、</w:t>
      </w:r>
      <w:r>
        <w:rPr>
          <w:rFonts w:hint="eastAsia" w:ascii="仿宋" w:hAnsi="仿宋" w:eastAsia="仿宋" w:cs="仿宋"/>
          <w:spacing w:val="-2"/>
          <w:sz w:val="28"/>
          <w:szCs w:val="24"/>
          <w:lang w:val="en-US" w:eastAsia="zh-CN"/>
          <w:rPrChange w:id="2233" w:author="随遇而安" w:date="2023-08-12T10:02:19Z">
            <w:rPr>
              <w:rFonts w:hint="eastAsia" w:ascii="宋体" w:hAnsi="宋体" w:eastAsia="宋体" w:cs="宋体"/>
              <w:spacing w:val="-1"/>
              <w:sz w:val="24"/>
              <w:szCs w:val="24"/>
              <w:lang w:val="en-US" w:eastAsia="zh-CN"/>
            </w:rPr>
          </w:rPrChange>
        </w:rPr>
        <w:t>区域</w:t>
      </w:r>
      <w:r>
        <w:rPr>
          <w:rFonts w:hint="eastAsia" w:ascii="仿宋" w:hAnsi="仿宋" w:eastAsia="仿宋" w:cs="仿宋"/>
          <w:spacing w:val="-2"/>
          <w:sz w:val="28"/>
          <w:szCs w:val="24"/>
          <w:rPrChange w:id="2234" w:author="随遇而安" w:date="2023-08-12T10:02:19Z">
            <w:rPr>
              <w:rFonts w:ascii="宋体" w:hAnsi="宋体" w:eastAsia="宋体" w:cs="宋体"/>
              <w:spacing w:val="-1"/>
              <w:sz w:val="24"/>
              <w:szCs w:val="24"/>
            </w:rPr>
          </w:rPrChange>
        </w:rPr>
        <w:t>安全生产委员会</w:t>
      </w:r>
      <w:r>
        <w:rPr>
          <w:rFonts w:hint="eastAsia" w:ascii="仿宋" w:hAnsi="仿宋" w:eastAsia="仿宋" w:cs="仿宋"/>
          <w:spacing w:val="-2"/>
          <w:sz w:val="28"/>
          <w:szCs w:val="24"/>
          <w:rPrChange w:id="2235" w:author="随遇而安" w:date="2023-08-12T10:02:19Z">
            <w:rPr>
              <w:rFonts w:ascii="宋体" w:hAnsi="宋体" w:eastAsia="宋体" w:cs="宋体"/>
              <w:spacing w:val="-11"/>
              <w:sz w:val="24"/>
              <w:szCs w:val="24"/>
            </w:rPr>
          </w:rPrChange>
        </w:rPr>
        <w:t>指令。</w:t>
      </w:r>
    </w:p>
    <w:p w14:paraId="2682B350">
      <w:pPr>
        <w:autoSpaceDE/>
        <w:autoSpaceDN/>
        <w:spacing w:before="185" w:line="360" w:lineRule="auto"/>
        <w:ind w:left="0" w:right="0" w:firstLine="552" w:firstLineChars="200"/>
        <w:rPr>
          <w:rFonts w:hint="eastAsia" w:ascii="仿宋" w:hAnsi="仿宋" w:eastAsia="仿宋" w:cs="仿宋"/>
          <w:spacing w:val="-2"/>
          <w:sz w:val="28"/>
          <w:szCs w:val="24"/>
          <w:rPrChange w:id="2237" w:author="随遇而安" w:date="2023-08-12T10:02:19Z">
            <w:rPr>
              <w:rFonts w:ascii="宋体" w:hAnsi="宋体" w:eastAsia="宋体" w:cs="宋体"/>
              <w:sz w:val="24"/>
              <w:szCs w:val="24"/>
            </w:rPr>
          </w:rPrChange>
        </w:rPr>
        <w:pPrChange w:id="2236" w:author="随遇而安" w:date="2023-08-12T10:02:19Z">
          <w:pPr>
            <w:spacing w:before="184" w:line="290" w:lineRule="auto"/>
            <w:ind w:left="38" w:right="68" w:hanging="1"/>
          </w:pPr>
        </w:pPrChange>
      </w:pPr>
      <w:r>
        <w:rPr>
          <w:rFonts w:hint="eastAsia" w:ascii="仿宋" w:hAnsi="仿宋" w:eastAsia="仿宋" w:cs="仿宋"/>
          <w:spacing w:val="-2"/>
          <w:sz w:val="28"/>
          <w:szCs w:val="24"/>
          <w:rPrChange w:id="2238" w:author="随遇而安" w:date="2023-08-12T10:02:19Z">
            <w:rPr>
              <w:rFonts w:ascii="宋体" w:hAnsi="宋体" w:eastAsia="宋体" w:cs="宋体"/>
              <w:spacing w:val="-1"/>
              <w:sz w:val="24"/>
              <w:szCs w:val="24"/>
            </w:rPr>
          </w:rPrChange>
        </w:rPr>
        <w:t>4.1.4</w:t>
      </w:r>
      <w:r>
        <w:rPr>
          <w:rFonts w:hint="eastAsia" w:ascii="仿宋" w:hAnsi="仿宋" w:eastAsia="仿宋" w:cs="仿宋"/>
          <w:spacing w:val="-2"/>
          <w:sz w:val="28"/>
          <w:szCs w:val="24"/>
          <w:rPrChange w:id="2239" w:author="随遇而安" w:date="2023-08-12T10:02:19Z">
            <w:rPr>
              <w:rFonts w:ascii="宋体" w:hAnsi="宋体" w:eastAsia="宋体" w:cs="宋体"/>
              <w:spacing w:val="-20"/>
              <w:sz w:val="24"/>
              <w:szCs w:val="24"/>
            </w:rPr>
          </w:rPrChange>
        </w:rPr>
        <w:t xml:space="preserve"> </w:t>
      </w:r>
      <w:r>
        <w:rPr>
          <w:rFonts w:hint="eastAsia" w:ascii="仿宋" w:hAnsi="仿宋" w:eastAsia="仿宋" w:cs="仿宋"/>
          <w:spacing w:val="-2"/>
          <w:sz w:val="28"/>
          <w:szCs w:val="24"/>
          <w:rPrChange w:id="2240" w:author="随遇而安" w:date="2023-08-12T10:02:19Z">
            <w:rPr>
              <w:rFonts w:ascii="宋体" w:hAnsi="宋体" w:eastAsia="宋体" w:cs="宋体"/>
              <w:spacing w:val="-1"/>
              <w:sz w:val="24"/>
              <w:szCs w:val="24"/>
            </w:rPr>
          </w:rPrChange>
        </w:rPr>
        <w:t>负责项目公司事故调查与处理，作为事故管理的责任主体，负责本单位事故</w:t>
      </w:r>
      <w:del w:id="2241" w:author="随遇而安" w:date="2023-08-11T17:28:09Z">
        <w:r>
          <w:rPr>
            <w:rFonts w:hint="eastAsia" w:ascii="仿宋" w:hAnsi="仿宋" w:eastAsia="仿宋" w:cs="仿宋"/>
            <w:spacing w:val="-2"/>
            <w:sz w:val="28"/>
            <w:szCs w:val="24"/>
            <w:rPrChange w:id="2242" w:author="随遇而安" w:date="2023-08-12T10:02:19Z">
              <w:rPr>
                <w:rFonts w:ascii="宋体" w:hAnsi="宋体" w:eastAsia="宋体" w:cs="宋体"/>
                <w:sz w:val="24"/>
                <w:szCs w:val="24"/>
              </w:rPr>
            </w:rPrChange>
          </w:rPr>
          <w:delText xml:space="preserve"> </w:delText>
        </w:r>
      </w:del>
      <w:r>
        <w:rPr>
          <w:rFonts w:hint="eastAsia" w:ascii="仿宋" w:hAnsi="仿宋" w:eastAsia="仿宋" w:cs="仿宋"/>
          <w:spacing w:val="-2"/>
          <w:sz w:val="28"/>
          <w:szCs w:val="24"/>
          <w:rPrChange w:id="2243" w:author="随遇而安" w:date="2023-08-12T10:02:19Z">
            <w:rPr>
              <w:rFonts w:ascii="宋体" w:hAnsi="宋体" w:eastAsia="宋体" w:cs="宋体"/>
              <w:spacing w:val="-2"/>
              <w:sz w:val="24"/>
              <w:szCs w:val="24"/>
            </w:rPr>
          </w:rPrChange>
        </w:rPr>
        <w:t>的现场应急处置与整改工作的具体实施，防止类似事故</w:t>
      </w:r>
      <w:r>
        <w:rPr>
          <w:rFonts w:hint="eastAsia" w:ascii="仿宋" w:hAnsi="仿宋" w:eastAsia="仿宋" w:cs="仿宋"/>
          <w:spacing w:val="-2"/>
          <w:sz w:val="28"/>
          <w:szCs w:val="24"/>
          <w:rPrChange w:id="2244" w:author="随遇而安" w:date="2023-08-12T10:02:19Z">
            <w:rPr>
              <w:rFonts w:ascii="宋体" w:hAnsi="宋体" w:eastAsia="宋体" w:cs="宋体"/>
              <w:spacing w:val="-3"/>
              <w:sz w:val="24"/>
              <w:szCs w:val="24"/>
            </w:rPr>
          </w:rPrChange>
        </w:rPr>
        <w:t>再次发生。</w:t>
      </w:r>
    </w:p>
    <w:p w14:paraId="7B26A431">
      <w:pPr>
        <w:autoSpaceDE/>
        <w:autoSpaceDN/>
        <w:spacing w:before="185" w:line="360" w:lineRule="auto"/>
        <w:ind w:left="0" w:firstLine="552" w:firstLineChars="200"/>
        <w:rPr>
          <w:rFonts w:hint="eastAsia" w:ascii="仿宋" w:hAnsi="仿宋" w:eastAsia="仿宋" w:cs="仿宋"/>
          <w:spacing w:val="-2"/>
          <w:sz w:val="28"/>
          <w:szCs w:val="24"/>
          <w:rPrChange w:id="2246" w:author="随遇而安" w:date="2023-08-12T10:02:19Z">
            <w:rPr>
              <w:rFonts w:ascii="宋体" w:hAnsi="宋体" w:eastAsia="宋体" w:cs="宋体"/>
              <w:sz w:val="24"/>
              <w:szCs w:val="24"/>
            </w:rPr>
          </w:rPrChange>
        </w:rPr>
        <w:pPrChange w:id="2245" w:author="随遇而安" w:date="2023-08-12T10:02:19Z">
          <w:pPr>
            <w:spacing w:before="182" w:line="218" w:lineRule="auto"/>
            <w:ind w:left="37"/>
          </w:pPr>
        </w:pPrChange>
      </w:pPr>
      <w:r>
        <w:rPr>
          <w:rFonts w:hint="eastAsia" w:ascii="仿宋" w:hAnsi="仿宋" w:eastAsia="仿宋" w:cs="仿宋"/>
          <w:spacing w:val="-2"/>
          <w:sz w:val="28"/>
          <w:szCs w:val="24"/>
          <w:rPrChange w:id="2247" w:author="随遇而安" w:date="2023-08-12T10:02:19Z">
            <w:rPr>
              <w:rFonts w:ascii="宋体" w:hAnsi="宋体" w:eastAsia="宋体" w:cs="宋体"/>
              <w:spacing w:val="-2"/>
              <w:sz w:val="24"/>
              <w:szCs w:val="24"/>
            </w:rPr>
          </w:rPrChange>
        </w:rPr>
        <w:t>4.</w:t>
      </w:r>
      <w:del w:id="2248" w:author="随遇而安" w:date="2023-08-12T09:19:05Z">
        <w:r>
          <w:rPr>
            <w:rFonts w:hint="eastAsia" w:ascii="仿宋" w:hAnsi="仿宋" w:eastAsia="仿宋" w:cs="仿宋"/>
            <w:spacing w:val="-2"/>
            <w:sz w:val="28"/>
            <w:szCs w:val="24"/>
            <w:lang w:val="en-US"/>
            <w:rPrChange w:id="2249" w:author="随遇而安" w:date="2023-08-12T10:02:19Z">
              <w:rPr>
                <w:rFonts w:hint="default" w:ascii="宋体" w:hAnsi="宋体" w:eastAsia="宋体" w:cs="宋体"/>
                <w:spacing w:val="-2"/>
                <w:sz w:val="24"/>
                <w:szCs w:val="24"/>
                <w:lang w:val="en-US"/>
              </w:rPr>
            </w:rPrChange>
          </w:rPr>
          <w:delText>4</w:delText>
        </w:r>
      </w:del>
      <w:ins w:id="2250" w:author="随遇而安" w:date="2023-08-12T09:19:05Z">
        <w:r>
          <w:rPr>
            <w:rFonts w:hint="eastAsia" w:ascii="仿宋" w:hAnsi="仿宋" w:eastAsia="仿宋" w:cs="仿宋"/>
            <w:spacing w:val="-2"/>
            <w:sz w:val="28"/>
            <w:szCs w:val="24"/>
            <w:lang w:val="en-US" w:eastAsia="zh-CN"/>
            <w:rPrChange w:id="2251" w:author="随遇而安" w:date="2023-08-12T10:02:19Z">
              <w:rPr>
                <w:rFonts w:hint="eastAsia" w:ascii="宋体" w:hAnsi="宋体" w:eastAsia="宋体" w:cs="宋体"/>
                <w:spacing w:val="-2"/>
                <w:sz w:val="24"/>
                <w:szCs w:val="24"/>
                <w:lang w:val="en-US" w:eastAsia="zh-CN"/>
              </w:rPr>
            </w:rPrChange>
          </w:rPr>
          <w:t>1</w:t>
        </w:r>
      </w:ins>
      <w:r>
        <w:rPr>
          <w:rFonts w:hint="eastAsia" w:ascii="仿宋" w:hAnsi="仿宋" w:eastAsia="仿宋" w:cs="仿宋"/>
          <w:spacing w:val="-2"/>
          <w:sz w:val="28"/>
          <w:szCs w:val="24"/>
          <w:rPrChange w:id="2252" w:author="随遇而安" w:date="2023-08-12T10:02:19Z">
            <w:rPr>
              <w:rFonts w:ascii="宋体" w:hAnsi="宋体" w:eastAsia="宋体" w:cs="宋体"/>
              <w:spacing w:val="-2"/>
              <w:sz w:val="24"/>
              <w:szCs w:val="24"/>
            </w:rPr>
          </w:rPrChange>
        </w:rPr>
        <w:t>.</w:t>
      </w:r>
      <w:del w:id="2253" w:author="随遇而安" w:date="2023-08-12T09:19:08Z">
        <w:r>
          <w:rPr>
            <w:rFonts w:hint="eastAsia" w:ascii="仿宋" w:hAnsi="仿宋" w:eastAsia="仿宋" w:cs="仿宋"/>
            <w:spacing w:val="-2"/>
            <w:sz w:val="28"/>
            <w:szCs w:val="24"/>
            <w:lang w:val="en-US"/>
            <w:rPrChange w:id="2254" w:author="随遇而安" w:date="2023-08-12T10:02:19Z">
              <w:rPr>
                <w:rFonts w:hint="default" w:ascii="宋体" w:hAnsi="宋体" w:eastAsia="宋体" w:cs="宋体"/>
                <w:spacing w:val="-2"/>
                <w:sz w:val="24"/>
                <w:szCs w:val="24"/>
                <w:lang w:val="en-US"/>
              </w:rPr>
            </w:rPrChange>
          </w:rPr>
          <w:delText>1</w:delText>
        </w:r>
      </w:del>
      <w:ins w:id="2255" w:author="随遇而安" w:date="2023-08-12T09:19:08Z">
        <w:r>
          <w:rPr>
            <w:rFonts w:hint="eastAsia" w:ascii="仿宋" w:hAnsi="仿宋" w:eastAsia="仿宋" w:cs="仿宋"/>
            <w:spacing w:val="-2"/>
            <w:sz w:val="28"/>
            <w:szCs w:val="24"/>
            <w:lang w:val="en-US" w:eastAsia="zh-CN"/>
            <w:rPrChange w:id="2256" w:author="随遇而安" w:date="2023-08-12T10:02:19Z">
              <w:rPr>
                <w:rFonts w:hint="eastAsia" w:ascii="宋体" w:hAnsi="宋体" w:eastAsia="宋体" w:cs="宋体"/>
                <w:spacing w:val="-2"/>
                <w:sz w:val="24"/>
                <w:szCs w:val="24"/>
                <w:lang w:val="en-US" w:eastAsia="zh-CN"/>
              </w:rPr>
            </w:rPrChange>
          </w:rPr>
          <w:t>5</w:t>
        </w:r>
      </w:ins>
      <w:r>
        <w:rPr>
          <w:rFonts w:hint="eastAsia" w:ascii="仿宋" w:hAnsi="仿宋" w:eastAsia="仿宋" w:cs="仿宋"/>
          <w:spacing w:val="-2"/>
          <w:sz w:val="28"/>
          <w:szCs w:val="24"/>
          <w:rPrChange w:id="2257" w:author="随遇而安" w:date="2023-08-12T10:02:19Z">
            <w:rPr>
              <w:rFonts w:ascii="宋体" w:hAnsi="宋体" w:eastAsia="宋体" w:cs="宋体"/>
              <w:spacing w:val="-35"/>
              <w:sz w:val="24"/>
              <w:szCs w:val="24"/>
            </w:rPr>
          </w:rPrChange>
        </w:rPr>
        <w:t xml:space="preserve"> </w:t>
      </w:r>
      <w:r>
        <w:rPr>
          <w:rFonts w:hint="eastAsia" w:ascii="仿宋" w:hAnsi="仿宋" w:eastAsia="仿宋" w:cs="仿宋"/>
          <w:spacing w:val="-2"/>
          <w:sz w:val="28"/>
          <w:szCs w:val="24"/>
          <w:rPrChange w:id="2258" w:author="随遇而安" w:date="2023-08-12T10:02:19Z">
            <w:rPr>
              <w:rFonts w:ascii="宋体" w:hAnsi="宋体" w:eastAsia="宋体" w:cs="宋体"/>
              <w:spacing w:val="-2"/>
              <w:sz w:val="24"/>
              <w:szCs w:val="24"/>
            </w:rPr>
          </w:rPrChange>
        </w:rPr>
        <w:t>按照本制度要求如实向上级单位报告事故情况，不得瞒报、谎报。</w:t>
      </w:r>
    </w:p>
    <w:p w14:paraId="7AA08CAC">
      <w:pPr>
        <w:autoSpaceDE/>
        <w:autoSpaceDN/>
        <w:spacing w:before="185" w:line="360" w:lineRule="auto"/>
        <w:ind w:left="0" w:right="0" w:firstLine="552" w:firstLineChars="200"/>
        <w:rPr>
          <w:del w:id="2260" w:author="随遇而安" w:date="2023-08-11T17:28:19Z"/>
          <w:rFonts w:hint="eastAsia" w:ascii="仿宋" w:hAnsi="仿宋" w:eastAsia="仿宋" w:cs="仿宋"/>
          <w:spacing w:val="-2"/>
          <w:sz w:val="28"/>
          <w:szCs w:val="24"/>
          <w:rPrChange w:id="2261" w:author="随遇而安" w:date="2023-08-12T10:02:19Z">
            <w:rPr>
              <w:del w:id="2262" w:author="随遇而安" w:date="2023-08-11T17:28:19Z"/>
              <w:rFonts w:ascii="宋体" w:hAnsi="宋体" w:eastAsia="宋体" w:cs="宋体"/>
              <w:sz w:val="24"/>
              <w:szCs w:val="24"/>
            </w:rPr>
          </w:rPrChange>
        </w:rPr>
        <w:pPrChange w:id="2259" w:author="随遇而安" w:date="2023-08-12T10:02:19Z">
          <w:pPr>
            <w:spacing w:before="184" w:line="290" w:lineRule="auto"/>
            <w:ind w:left="57" w:right="205" w:hanging="20"/>
          </w:pPr>
        </w:pPrChange>
      </w:pPr>
      <w:del w:id="2263" w:author="随遇而安" w:date="2023-08-11T17:28:19Z">
        <w:r>
          <w:rPr>
            <w:rFonts w:hint="eastAsia" w:ascii="仿宋" w:hAnsi="仿宋" w:eastAsia="仿宋" w:cs="仿宋"/>
            <w:spacing w:val="-2"/>
            <w:sz w:val="28"/>
            <w:szCs w:val="24"/>
            <w:rPrChange w:id="2264" w:author="随遇而安" w:date="2023-08-12T10:02:19Z">
              <w:rPr>
                <w:rFonts w:ascii="宋体" w:hAnsi="宋体" w:eastAsia="宋体" w:cs="宋体"/>
                <w:spacing w:val="-1"/>
                <w:sz w:val="24"/>
                <w:szCs w:val="24"/>
              </w:rPr>
            </w:rPrChange>
          </w:rPr>
          <w:delText>4.4.2</w:delText>
        </w:r>
      </w:del>
      <w:del w:id="2265" w:author="随遇而安" w:date="2023-08-11T17:28:19Z">
        <w:r>
          <w:rPr>
            <w:rFonts w:hint="eastAsia" w:ascii="仿宋" w:hAnsi="仿宋" w:eastAsia="仿宋" w:cs="仿宋"/>
            <w:spacing w:val="-2"/>
            <w:sz w:val="28"/>
            <w:szCs w:val="24"/>
            <w:rPrChange w:id="2266" w:author="随遇而安" w:date="2023-08-12T10:02:19Z">
              <w:rPr>
                <w:rFonts w:ascii="宋体" w:hAnsi="宋体" w:eastAsia="宋体" w:cs="宋体"/>
                <w:spacing w:val="-20"/>
                <w:sz w:val="24"/>
                <w:szCs w:val="24"/>
              </w:rPr>
            </w:rPrChange>
          </w:rPr>
          <w:delText xml:space="preserve"> </w:delText>
        </w:r>
      </w:del>
      <w:del w:id="2267" w:author="随遇而安" w:date="2023-08-11T17:28:19Z">
        <w:r>
          <w:rPr>
            <w:rFonts w:hint="eastAsia" w:ascii="仿宋" w:hAnsi="仿宋" w:eastAsia="仿宋" w:cs="仿宋"/>
            <w:spacing w:val="-2"/>
            <w:sz w:val="28"/>
            <w:szCs w:val="24"/>
            <w:rPrChange w:id="2268" w:author="随遇而安" w:date="2023-08-12T10:02:19Z">
              <w:rPr>
                <w:rFonts w:ascii="宋体" w:hAnsi="宋体" w:eastAsia="宋体" w:cs="宋体"/>
                <w:spacing w:val="-1"/>
                <w:sz w:val="24"/>
                <w:szCs w:val="24"/>
              </w:rPr>
            </w:rPrChange>
          </w:rPr>
          <w:delText>负责三级、四级</w:delText>
        </w:r>
      </w:del>
    </w:p>
    <w:p w14:paraId="526A84B4">
      <w:pPr>
        <w:autoSpaceDE/>
        <w:autoSpaceDN/>
        <w:spacing w:before="185" w:line="360" w:lineRule="auto"/>
        <w:ind w:left="0" w:right="0" w:firstLine="552" w:firstLineChars="200"/>
        <w:rPr>
          <w:ins w:id="2270" w:author="随遇而安" w:date="2023-08-12T09:42:11Z"/>
          <w:rFonts w:hint="eastAsia" w:ascii="仿宋" w:hAnsi="仿宋" w:eastAsia="仿宋" w:cs="仿宋"/>
          <w:spacing w:val="-2"/>
          <w:sz w:val="28"/>
          <w:szCs w:val="24"/>
          <w:rPrChange w:id="2271" w:author="随遇而安" w:date="2023-08-12T10:02:19Z">
            <w:rPr>
              <w:ins w:id="2272" w:author="随遇而安" w:date="2023-08-12T09:42:11Z"/>
              <w:rFonts w:hint="eastAsia" w:ascii="仿宋" w:hAnsi="仿宋" w:eastAsia="仿宋" w:cs="仿宋"/>
              <w:spacing w:val="-3"/>
              <w:sz w:val="24"/>
              <w:szCs w:val="24"/>
            </w:rPr>
          </w:rPrChange>
        </w:rPr>
        <w:pPrChange w:id="2269" w:author="随遇而安" w:date="2023-08-12T10:02:19Z">
          <w:pPr>
            <w:spacing w:before="182" w:line="290" w:lineRule="auto"/>
            <w:ind w:left="41" w:right="205" w:hanging="4"/>
          </w:pPr>
        </w:pPrChange>
      </w:pPr>
      <w:r>
        <w:rPr>
          <w:rFonts w:hint="eastAsia" w:ascii="仿宋" w:hAnsi="仿宋" w:eastAsia="仿宋" w:cs="仿宋"/>
          <w:spacing w:val="-2"/>
          <w:sz w:val="28"/>
          <w:szCs w:val="24"/>
          <w:rPrChange w:id="2273" w:author="随遇而安" w:date="2023-08-12T10:02:19Z">
            <w:rPr>
              <w:rFonts w:ascii="宋体" w:hAnsi="宋体" w:eastAsia="宋体" w:cs="宋体"/>
              <w:sz w:val="24"/>
              <w:szCs w:val="24"/>
            </w:rPr>
          </w:rPrChange>
        </w:rPr>
        <w:t>4.</w:t>
      </w:r>
      <w:del w:id="2274" w:author="随遇而安" w:date="2023-08-12T09:19:10Z">
        <w:r>
          <w:rPr>
            <w:rFonts w:hint="eastAsia" w:ascii="仿宋" w:hAnsi="仿宋" w:eastAsia="仿宋" w:cs="仿宋"/>
            <w:spacing w:val="-2"/>
            <w:sz w:val="28"/>
            <w:szCs w:val="24"/>
            <w:lang w:val="en-US"/>
            <w:rPrChange w:id="2275" w:author="随遇而安" w:date="2023-08-12T10:02:19Z">
              <w:rPr>
                <w:rFonts w:hint="default" w:ascii="宋体" w:hAnsi="宋体" w:eastAsia="宋体" w:cs="宋体"/>
                <w:sz w:val="24"/>
                <w:szCs w:val="24"/>
                <w:lang w:val="en-US"/>
              </w:rPr>
            </w:rPrChange>
          </w:rPr>
          <w:delText>4</w:delText>
        </w:r>
      </w:del>
      <w:ins w:id="2276" w:author="随遇而安" w:date="2023-08-12T09:19:10Z">
        <w:r>
          <w:rPr>
            <w:rFonts w:hint="eastAsia" w:ascii="仿宋" w:hAnsi="仿宋" w:eastAsia="仿宋" w:cs="仿宋"/>
            <w:spacing w:val="-2"/>
            <w:sz w:val="28"/>
            <w:szCs w:val="24"/>
            <w:lang w:val="en-US" w:eastAsia="zh-CN"/>
            <w:rPrChange w:id="2277" w:author="随遇而安" w:date="2023-08-12T10:02:19Z">
              <w:rPr>
                <w:rFonts w:hint="eastAsia" w:ascii="宋体" w:hAnsi="宋体" w:eastAsia="宋体" w:cs="宋体"/>
                <w:sz w:val="24"/>
                <w:szCs w:val="24"/>
                <w:lang w:val="en-US" w:eastAsia="zh-CN"/>
              </w:rPr>
            </w:rPrChange>
          </w:rPr>
          <w:t>1</w:t>
        </w:r>
      </w:ins>
      <w:r>
        <w:rPr>
          <w:rFonts w:hint="eastAsia" w:ascii="仿宋" w:hAnsi="仿宋" w:eastAsia="仿宋" w:cs="仿宋"/>
          <w:spacing w:val="-2"/>
          <w:sz w:val="28"/>
          <w:szCs w:val="24"/>
          <w:rPrChange w:id="2278" w:author="随遇而安" w:date="2023-08-12T10:02:19Z">
            <w:rPr>
              <w:rFonts w:ascii="宋体" w:hAnsi="宋体" w:eastAsia="宋体" w:cs="宋体"/>
              <w:sz w:val="24"/>
              <w:szCs w:val="24"/>
            </w:rPr>
          </w:rPrChange>
        </w:rPr>
        <w:t>.</w:t>
      </w:r>
      <w:del w:id="2279" w:author="随遇而安" w:date="2023-08-12T09:19:12Z">
        <w:r>
          <w:rPr>
            <w:rFonts w:hint="eastAsia" w:ascii="仿宋" w:hAnsi="仿宋" w:eastAsia="仿宋" w:cs="仿宋"/>
            <w:spacing w:val="-2"/>
            <w:sz w:val="28"/>
            <w:szCs w:val="24"/>
            <w:lang w:val="en-US"/>
            <w:rPrChange w:id="2280" w:author="随遇而安" w:date="2023-08-12T10:02:19Z">
              <w:rPr>
                <w:rFonts w:hint="default" w:ascii="宋体" w:hAnsi="宋体" w:eastAsia="宋体" w:cs="宋体"/>
                <w:sz w:val="24"/>
                <w:szCs w:val="24"/>
                <w:lang w:val="en-US"/>
              </w:rPr>
            </w:rPrChange>
          </w:rPr>
          <w:delText>3</w:delText>
        </w:r>
      </w:del>
      <w:ins w:id="2281" w:author="随遇而安" w:date="2023-08-12T09:19:12Z">
        <w:r>
          <w:rPr>
            <w:rFonts w:hint="eastAsia" w:ascii="仿宋" w:hAnsi="仿宋" w:eastAsia="仿宋" w:cs="仿宋"/>
            <w:spacing w:val="-2"/>
            <w:sz w:val="28"/>
            <w:szCs w:val="24"/>
            <w:lang w:val="en-US" w:eastAsia="zh-CN"/>
            <w:rPrChange w:id="2282" w:author="随遇而安" w:date="2023-08-12T10:02:19Z">
              <w:rPr>
                <w:rFonts w:hint="eastAsia" w:ascii="宋体" w:hAnsi="宋体" w:eastAsia="宋体" w:cs="宋体"/>
                <w:sz w:val="24"/>
                <w:szCs w:val="24"/>
                <w:lang w:val="en-US" w:eastAsia="zh-CN"/>
              </w:rPr>
            </w:rPrChange>
          </w:rPr>
          <w:t>6</w:t>
        </w:r>
      </w:ins>
      <w:r>
        <w:rPr>
          <w:rFonts w:hint="eastAsia" w:ascii="仿宋" w:hAnsi="仿宋" w:eastAsia="仿宋" w:cs="仿宋"/>
          <w:spacing w:val="-2"/>
          <w:sz w:val="28"/>
          <w:szCs w:val="24"/>
          <w:rPrChange w:id="2283" w:author="随遇而安" w:date="2023-08-12T10:02:19Z">
            <w:rPr>
              <w:rFonts w:ascii="宋体" w:hAnsi="宋体" w:eastAsia="宋体" w:cs="宋体"/>
              <w:spacing w:val="-40"/>
              <w:sz w:val="24"/>
              <w:szCs w:val="24"/>
            </w:rPr>
          </w:rPrChange>
        </w:rPr>
        <w:t xml:space="preserve"> </w:t>
      </w:r>
      <w:r>
        <w:rPr>
          <w:rFonts w:hint="eastAsia" w:ascii="仿宋" w:hAnsi="仿宋" w:eastAsia="仿宋" w:cs="仿宋"/>
          <w:spacing w:val="-2"/>
          <w:sz w:val="28"/>
          <w:szCs w:val="24"/>
          <w:rPrChange w:id="2284" w:author="随遇而安" w:date="2023-08-12T10:02:19Z">
            <w:rPr>
              <w:rFonts w:ascii="宋体" w:hAnsi="宋体" w:eastAsia="宋体" w:cs="宋体"/>
              <w:sz w:val="24"/>
              <w:szCs w:val="24"/>
            </w:rPr>
          </w:rPrChange>
        </w:rPr>
        <w:t>作为事故管理的责任主体，具体执</w:t>
      </w:r>
      <w:r>
        <w:rPr>
          <w:rFonts w:hint="eastAsia" w:ascii="仿宋" w:hAnsi="仿宋" w:eastAsia="仿宋" w:cs="仿宋"/>
          <w:spacing w:val="-2"/>
          <w:sz w:val="28"/>
          <w:szCs w:val="24"/>
          <w:rPrChange w:id="2285" w:author="随遇而安" w:date="2023-08-12T10:02:19Z">
            <w:rPr>
              <w:rFonts w:ascii="宋体" w:hAnsi="宋体" w:eastAsia="宋体" w:cs="宋体"/>
              <w:spacing w:val="-1"/>
              <w:sz w:val="24"/>
              <w:szCs w:val="24"/>
            </w:rPr>
          </w:rPrChange>
        </w:rPr>
        <w:t>行上级单位关于一级、二级以及</w:t>
      </w:r>
      <w:del w:id="2286" w:author="随遇而安" w:date="2023-08-17T16:41:31Z">
        <w:r>
          <w:rPr>
            <w:rFonts w:hint="default" w:ascii="仿宋" w:hAnsi="仿宋" w:eastAsia="仿宋" w:cs="仿宋"/>
            <w:spacing w:val="-2"/>
            <w:sz w:val="28"/>
            <w:szCs w:val="24"/>
            <w:rPrChange w:id="2287" w:author="随遇而安" w:date="2023-08-12T10:02:19Z">
              <w:rPr>
                <w:rFonts w:ascii="宋体" w:hAnsi="宋体" w:eastAsia="宋体" w:cs="宋体"/>
                <w:spacing w:val="-1"/>
                <w:sz w:val="24"/>
                <w:szCs w:val="24"/>
              </w:rPr>
            </w:rPrChange>
          </w:rPr>
          <w:delText>升级</w:delText>
        </w:r>
      </w:del>
      <w:ins w:id="2288" w:author="随遇而安" w:date="2023-08-17T16:41:34Z">
        <w:r>
          <w:rPr>
            <w:rFonts w:hint="eastAsia" w:ascii="仿宋" w:hAnsi="仿宋" w:eastAsia="仿宋" w:cs="仿宋"/>
            <w:spacing w:val="-2"/>
            <w:sz w:val="28"/>
            <w:szCs w:val="24"/>
            <w:lang w:val="en-US" w:eastAsia="zh-CN"/>
          </w:rPr>
          <w:t>省级</w:t>
        </w:r>
      </w:ins>
      <w:r>
        <w:rPr>
          <w:rFonts w:hint="eastAsia" w:ascii="仿宋" w:hAnsi="仿宋" w:eastAsia="仿宋" w:cs="仿宋"/>
          <w:spacing w:val="-2"/>
          <w:sz w:val="28"/>
          <w:szCs w:val="24"/>
          <w:rPrChange w:id="2289" w:author="随遇而安" w:date="2023-08-12T10:02:19Z">
            <w:rPr>
              <w:rFonts w:ascii="宋体" w:hAnsi="宋体" w:eastAsia="宋体" w:cs="宋体"/>
              <w:spacing w:val="-1"/>
              <w:sz w:val="24"/>
              <w:szCs w:val="24"/>
            </w:rPr>
          </w:rPrChange>
        </w:rPr>
        <w:t>督办的事</w:t>
      </w:r>
      <w:r>
        <w:rPr>
          <w:rFonts w:hint="eastAsia" w:ascii="仿宋" w:hAnsi="仿宋" w:eastAsia="仿宋" w:cs="仿宋"/>
          <w:spacing w:val="-2"/>
          <w:sz w:val="28"/>
          <w:szCs w:val="24"/>
          <w:rPrChange w:id="2290" w:author="随遇而安" w:date="2023-08-12T10:02:19Z">
            <w:rPr>
              <w:rFonts w:ascii="宋体" w:hAnsi="宋体" w:eastAsia="宋体" w:cs="宋体"/>
              <w:sz w:val="24"/>
              <w:szCs w:val="24"/>
            </w:rPr>
          </w:rPrChange>
        </w:rPr>
        <w:t xml:space="preserve"> </w:t>
      </w:r>
      <w:r>
        <w:rPr>
          <w:rFonts w:hint="eastAsia" w:ascii="仿宋" w:hAnsi="仿宋" w:eastAsia="仿宋" w:cs="仿宋"/>
          <w:spacing w:val="-2"/>
          <w:sz w:val="28"/>
          <w:szCs w:val="24"/>
          <w:rPrChange w:id="2291" w:author="随遇而安" w:date="2023-08-12T10:02:19Z">
            <w:rPr>
              <w:rFonts w:ascii="宋体" w:hAnsi="宋体" w:eastAsia="宋体" w:cs="宋体"/>
              <w:spacing w:val="-3"/>
              <w:sz w:val="24"/>
              <w:szCs w:val="24"/>
            </w:rPr>
          </w:rPrChange>
        </w:rPr>
        <w:t>故调查和处理决定，以及改进措施。</w:t>
      </w:r>
    </w:p>
    <w:p w14:paraId="4ECAF2F1">
      <w:pPr>
        <w:autoSpaceDE/>
        <w:autoSpaceDN/>
        <w:spacing w:before="185" w:line="360" w:lineRule="auto"/>
        <w:ind w:left="0" w:firstLine="420" w:firstLineChars="200"/>
        <w:rPr>
          <w:ins w:id="2293" w:author="随遇而安" w:date="2023-08-12T09:42:14Z"/>
          <w:rFonts w:hint="eastAsia" w:ascii="仿宋" w:hAnsi="仿宋" w:eastAsia="仿宋" w:cs="仿宋"/>
          <w:spacing w:val="-2"/>
          <w:sz w:val="28"/>
          <w:szCs w:val="24"/>
          <w:lang w:val="en-US" w:eastAsia="zh-CN"/>
          <w:rPrChange w:id="2294" w:author="随遇而安" w:date="2023-08-12T10:02:19Z">
            <w:rPr>
              <w:ins w:id="2295" w:author="随遇而安" w:date="2023-08-12T09:42:14Z"/>
              <w:rFonts w:hint="eastAsia" w:ascii="仿宋" w:hAnsi="仿宋" w:eastAsia="仿宋" w:cs="仿宋"/>
              <w:spacing w:val="-1"/>
              <w:sz w:val="24"/>
              <w:szCs w:val="24"/>
              <w:lang w:val="en-US" w:eastAsia="zh-CN"/>
            </w:rPr>
          </w:rPrChange>
        </w:rPr>
        <w:pPrChange w:id="2292" w:author="随遇而安" w:date="2023-08-12T10:02:19Z">
          <w:pPr>
            <w:autoSpaceDE/>
            <w:autoSpaceDN/>
            <w:spacing w:before="182" w:line="312" w:lineRule="auto"/>
            <w:ind w:left="0" w:firstLine="420" w:firstLineChars="200"/>
          </w:pPr>
        </w:pPrChange>
      </w:pPr>
      <w:ins w:id="2296" w:author="随遇而安" w:date="2023-08-12T09:42:12Z">
        <w:r>
          <w:rPr>
            <w:rFonts w:hint="eastAsia" w:ascii="仿宋" w:hAnsi="仿宋" w:eastAsia="仿宋" w:cs="仿宋"/>
            <w:spacing w:val="-2"/>
            <w:sz w:val="28"/>
            <w:szCs w:val="24"/>
            <w:lang w:val="en-US" w:eastAsia="zh-CN"/>
            <w:rPrChange w:id="2297" w:author="随遇而安" w:date="2023-08-12T10:02:19Z">
              <w:rPr>
                <w:rFonts w:hint="eastAsia" w:ascii="仿宋" w:hAnsi="仿宋" w:eastAsia="仿宋" w:cs="仿宋"/>
                <w:spacing w:val="-3"/>
                <w:sz w:val="24"/>
                <w:szCs w:val="24"/>
                <w:lang w:val="en-US" w:eastAsia="zh-CN"/>
              </w:rPr>
            </w:rPrChange>
          </w:rPr>
          <w:t>4.</w:t>
        </w:r>
      </w:ins>
      <w:ins w:id="2298" w:author="随遇而安" w:date="2023-08-12T09:42:13Z">
        <w:r>
          <w:rPr>
            <w:rFonts w:hint="eastAsia" w:ascii="仿宋" w:hAnsi="仿宋" w:eastAsia="仿宋" w:cs="仿宋"/>
            <w:spacing w:val="-2"/>
            <w:sz w:val="28"/>
            <w:szCs w:val="24"/>
            <w:lang w:val="en-US" w:eastAsia="zh-CN"/>
            <w:rPrChange w:id="2299" w:author="随遇而安" w:date="2023-08-12T10:02:19Z">
              <w:rPr>
                <w:rFonts w:hint="eastAsia" w:ascii="仿宋" w:hAnsi="仿宋" w:eastAsia="仿宋" w:cs="仿宋"/>
                <w:spacing w:val="-3"/>
                <w:sz w:val="24"/>
                <w:szCs w:val="24"/>
                <w:lang w:val="en-US" w:eastAsia="zh-CN"/>
              </w:rPr>
            </w:rPrChange>
          </w:rPr>
          <w:t>1.7</w:t>
        </w:r>
      </w:ins>
      <w:ins w:id="2300" w:author="随遇而安" w:date="2023-08-12T09:42:14Z">
        <w:r>
          <w:rPr>
            <w:rFonts w:hint="eastAsia" w:ascii="仿宋" w:hAnsi="仿宋" w:eastAsia="仿宋" w:cs="仿宋"/>
            <w:spacing w:val="-2"/>
            <w:sz w:val="28"/>
            <w:szCs w:val="24"/>
            <w:lang w:val="en-US" w:eastAsia="zh-CN"/>
            <w:rPrChange w:id="2301" w:author="随遇而安" w:date="2023-08-12T10:02:19Z">
              <w:rPr>
                <w:rFonts w:hint="eastAsia" w:ascii="仿宋" w:hAnsi="仿宋" w:eastAsia="仿宋" w:cs="仿宋"/>
                <w:spacing w:val="-1"/>
                <w:sz w:val="24"/>
                <w:szCs w:val="24"/>
                <w:lang w:val="en-US" w:eastAsia="zh-CN"/>
              </w:rPr>
            </w:rPrChange>
          </w:rPr>
          <w:t>为事故调查组成员，参与</w:t>
        </w:r>
      </w:ins>
      <w:ins w:id="2302" w:author="随遇而安" w:date="2023-08-12T09:42:14Z">
        <w:r>
          <w:rPr>
            <w:rFonts w:hint="eastAsia" w:ascii="仿宋" w:hAnsi="仿宋" w:eastAsia="仿宋" w:cs="仿宋"/>
            <w:spacing w:val="-2"/>
            <w:sz w:val="28"/>
            <w:szCs w:val="24"/>
            <w:rPrChange w:id="2303" w:author="随遇而安" w:date="2023-08-12T10:02:19Z">
              <w:rPr>
                <w:rFonts w:hint="eastAsia" w:ascii="仿宋" w:hAnsi="仿宋" w:eastAsia="仿宋" w:cs="仿宋"/>
                <w:spacing w:val="-6"/>
                <w:sz w:val="24"/>
                <w:szCs w:val="24"/>
              </w:rPr>
            </w:rPrChange>
          </w:rPr>
          <w:t>事故调查</w:t>
        </w:r>
      </w:ins>
      <w:ins w:id="2304" w:author="随遇而安" w:date="2023-08-12T09:42:14Z">
        <w:r>
          <w:rPr>
            <w:rFonts w:hint="eastAsia" w:ascii="仿宋" w:hAnsi="仿宋" w:eastAsia="仿宋" w:cs="仿宋"/>
            <w:spacing w:val="-2"/>
            <w:sz w:val="28"/>
            <w:szCs w:val="24"/>
            <w:lang w:val="en-US" w:eastAsia="zh-CN"/>
            <w:rPrChange w:id="2305" w:author="随遇而安" w:date="2023-08-12T10:02:19Z">
              <w:rPr>
                <w:rFonts w:hint="eastAsia" w:ascii="仿宋" w:hAnsi="仿宋" w:eastAsia="仿宋" w:cs="仿宋"/>
                <w:spacing w:val="-6"/>
                <w:sz w:val="24"/>
                <w:szCs w:val="24"/>
                <w:lang w:val="en-US" w:eastAsia="zh-CN"/>
              </w:rPr>
            </w:rPrChange>
          </w:rPr>
          <w:t>处理。</w:t>
        </w:r>
      </w:ins>
    </w:p>
    <w:p w14:paraId="428C4066">
      <w:pPr>
        <w:autoSpaceDE/>
        <w:autoSpaceDN/>
        <w:spacing w:before="185" w:line="360" w:lineRule="auto"/>
        <w:ind w:left="0" w:firstLine="420" w:firstLineChars="200"/>
        <w:rPr>
          <w:ins w:id="2307" w:author="随遇而安" w:date="2023-08-12T09:41:04Z"/>
          <w:rFonts w:hint="eastAsia" w:ascii="仿宋" w:hAnsi="仿宋" w:eastAsia="仿宋" w:cs="仿宋"/>
          <w:spacing w:val="-2"/>
          <w:sz w:val="28"/>
          <w:szCs w:val="24"/>
          <w:lang w:val="en-US" w:eastAsia="zh-CN"/>
          <w:rPrChange w:id="2308" w:author="随遇而安" w:date="2023-08-12T10:02:19Z">
            <w:rPr>
              <w:ins w:id="2309" w:author="随遇而安" w:date="2023-08-12T09:41:04Z"/>
              <w:rFonts w:hint="eastAsia" w:ascii="仿宋" w:hAnsi="仿宋" w:eastAsia="仿宋" w:cs="仿宋"/>
              <w:spacing w:val="-1"/>
              <w:sz w:val="24"/>
              <w:szCs w:val="24"/>
              <w:lang w:val="en-US" w:eastAsia="zh-CN"/>
            </w:rPr>
          </w:rPrChange>
        </w:rPr>
        <w:pPrChange w:id="2306" w:author="随遇而安" w:date="2023-08-12T10:02:19Z">
          <w:pPr>
            <w:autoSpaceDE/>
            <w:autoSpaceDN/>
            <w:spacing w:before="182" w:line="312" w:lineRule="auto"/>
            <w:ind w:left="0" w:firstLine="420" w:firstLineChars="200"/>
          </w:pPr>
        </w:pPrChange>
      </w:pPr>
      <w:ins w:id="2310" w:author="随遇而安" w:date="2023-08-12T09:38:03Z">
        <w:r>
          <w:rPr>
            <w:rFonts w:hint="eastAsia" w:ascii="仿宋" w:hAnsi="仿宋" w:eastAsia="仿宋" w:cs="仿宋"/>
            <w:spacing w:val="-2"/>
            <w:sz w:val="28"/>
            <w:szCs w:val="24"/>
            <w:rPrChange w:id="2311" w:author="随遇而安" w:date="2023-08-12T10:02:19Z">
              <w:rPr>
                <w:rFonts w:hint="eastAsia" w:ascii="仿宋" w:hAnsi="仿宋" w:eastAsia="仿宋" w:cs="仿宋"/>
                <w:spacing w:val="-1"/>
                <w:sz w:val="24"/>
                <w:szCs w:val="24"/>
              </w:rPr>
            </w:rPrChange>
          </w:rPr>
          <w:t>4.</w:t>
        </w:r>
      </w:ins>
      <w:ins w:id="2312" w:author="随遇而安" w:date="2023-08-12T09:38:05Z">
        <w:r>
          <w:rPr>
            <w:rFonts w:hint="eastAsia" w:ascii="仿宋" w:hAnsi="仿宋" w:eastAsia="仿宋" w:cs="仿宋"/>
            <w:spacing w:val="-2"/>
            <w:sz w:val="28"/>
            <w:szCs w:val="24"/>
            <w:lang w:val="en-US" w:eastAsia="zh-CN"/>
            <w:rPrChange w:id="2313" w:author="随遇而安" w:date="2023-08-12T10:02:19Z">
              <w:rPr>
                <w:rFonts w:hint="eastAsia" w:ascii="仿宋" w:hAnsi="仿宋" w:eastAsia="仿宋" w:cs="仿宋"/>
                <w:spacing w:val="-1"/>
                <w:sz w:val="24"/>
                <w:szCs w:val="24"/>
                <w:lang w:val="en-US" w:eastAsia="zh-CN"/>
              </w:rPr>
            </w:rPrChange>
          </w:rPr>
          <w:t>2</w:t>
        </w:r>
      </w:ins>
      <w:ins w:id="2314" w:author="随遇而安" w:date="2023-08-12T09:38:03Z">
        <w:r>
          <w:rPr>
            <w:rFonts w:hint="eastAsia" w:ascii="仿宋" w:hAnsi="仿宋" w:eastAsia="仿宋" w:cs="仿宋"/>
            <w:spacing w:val="-2"/>
            <w:sz w:val="28"/>
            <w:szCs w:val="24"/>
            <w:rPrChange w:id="2315" w:author="随遇而安" w:date="2023-08-12T10:02:19Z">
              <w:rPr>
                <w:rFonts w:hint="eastAsia" w:ascii="仿宋" w:hAnsi="仿宋" w:eastAsia="仿宋" w:cs="仿宋"/>
                <w:spacing w:val="-1"/>
                <w:sz w:val="24"/>
                <w:szCs w:val="24"/>
              </w:rPr>
            </w:rPrChange>
          </w:rPr>
          <w:t>.</w:t>
        </w:r>
      </w:ins>
      <w:ins w:id="2316" w:author="随遇而安" w:date="2023-08-12T09:39:59Z">
        <w:r>
          <w:rPr>
            <w:rFonts w:hint="eastAsia" w:ascii="仿宋" w:hAnsi="仿宋" w:eastAsia="仿宋" w:cs="仿宋"/>
            <w:spacing w:val="-2"/>
            <w:sz w:val="28"/>
            <w:szCs w:val="24"/>
            <w:lang w:val="en-US" w:eastAsia="zh-CN"/>
            <w:rPrChange w:id="2317" w:author="随遇而安" w:date="2023-08-12T10:02:19Z">
              <w:rPr>
                <w:rFonts w:hint="eastAsia" w:ascii="仿宋" w:hAnsi="仿宋" w:eastAsia="仿宋" w:cs="仿宋"/>
                <w:spacing w:val="-1"/>
                <w:sz w:val="24"/>
                <w:szCs w:val="24"/>
                <w:lang w:val="en-US" w:eastAsia="zh-CN"/>
              </w:rPr>
            </w:rPrChange>
          </w:rPr>
          <w:t>人力综合部</w:t>
        </w:r>
      </w:ins>
    </w:p>
    <w:p w14:paraId="3939AD1F">
      <w:pPr>
        <w:autoSpaceDE/>
        <w:autoSpaceDN/>
        <w:spacing w:before="185" w:line="360" w:lineRule="auto"/>
        <w:ind w:left="0" w:firstLine="420" w:firstLineChars="200"/>
        <w:rPr>
          <w:ins w:id="2319" w:author="随遇而安" w:date="2023-08-12T09:39:59Z"/>
          <w:rFonts w:hint="eastAsia" w:ascii="仿宋" w:hAnsi="仿宋" w:eastAsia="仿宋" w:cs="仿宋"/>
          <w:spacing w:val="-2"/>
          <w:sz w:val="28"/>
          <w:szCs w:val="24"/>
          <w:lang w:val="en-US" w:eastAsia="zh-CN"/>
          <w:rPrChange w:id="2320" w:author="随遇而安" w:date="2023-08-12T10:02:19Z">
            <w:rPr>
              <w:ins w:id="2321" w:author="随遇而安" w:date="2023-08-12T09:39:59Z"/>
              <w:rFonts w:hint="eastAsia" w:ascii="仿宋" w:hAnsi="仿宋" w:eastAsia="仿宋" w:cs="仿宋"/>
              <w:spacing w:val="-1"/>
              <w:sz w:val="24"/>
              <w:szCs w:val="24"/>
              <w:lang w:val="en-US" w:eastAsia="zh-CN"/>
            </w:rPr>
          </w:rPrChange>
        </w:rPr>
        <w:pPrChange w:id="2318" w:author="随遇而安" w:date="2023-08-12T10:02:19Z">
          <w:pPr>
            <w:autoSpaceDE/>
            <w:autoSpaceDN/>
            <w:spacing w:before="182" w:line="312" w:lineRule="auto"/>
            <w:ind w:left="0" w:firstLine="420" w:firstLineChars="200"/>
          </w:pPr>
        </w:pPrChange>
      </w:pPr>
      <w:ins w:id="2322" w:author="随遇而安" w:date="2023-08-12T09:41:08Z">
        <w:r>
          <w:rPr>
            <w:rFonts w:hint="eastAsia" w:ascii="仿宋" w:hAnsi="仿宋" w:eastAsia="仿宋" w:cs="仿宋"/>
            <w:spacing w:val="-2"/>
            <w:sz w:val="28"/>
            <w:szCs w:val="24"/>
            <w:lang w:val="en-US" w:eastAsia="zh-CN"/>
            <w:rPrChange w:id="2323" w:author="随遇而安" w:date="2023-08-12T10:02:19Z">
              <w:rPr>
                <w:rFonts w:hint="eastAsia" w:ascii="仿宋" w:hAnsi="仿宋" w:eastAsia="仿宋" w:cs="仿宋"/>
                <w:spacing w:val="-1"/>
                <w:sz w:val="24"/>
                <w:szCs w:val="24"/>
                <w:lang w:val="en-US" w:eastAsia="zh-CN"/>
              </w:rPr>
            </w:rPrChange>
          </w:rPr>
          <w:t>为</w:t>
        </w:r>
      </w:ins>
      <w:ins w:id="2324" w:author="随遇而安" w:date="2023-08-12T09:41:14Z">
        <w:r>
          <w:rPr>
            <w:rFonts w:hint="eastAsia" w:ascii="仿宋" w:hAnsi="仿宋" w:eastAsia="仿宋" w:cs="仿宋"/>
            <w:spacing w:val="-2"/>
            <w:sz w:val="28"/>
            <w:szCs w:val="24"/>
            <w:lang w:val="en-US" w:eastAsia="zh-CN"/>
            <w:rPrChange w:id="2325" w:author="随遇而安" w:date="2023-08-12T10:02:19Z">
              <w:rPr>
                <w:rFonts w:hint="eastAsia" w:ascii="仿宋" w:hAnsi="仿宋" w:eastAsia="仿宋" w:cs="仿宋"/>
                <w:spacing w:val="-1"/>
                <w:sz w:val="24"/>
                <w:szCs w:val="24"/>
                <w:lang w:val="en-US" w:eastAsia="zh-CN"/>
              </w:rPr>
            </w:rPrChange>
          </w:rPr>
          <w:t>事故</w:t>
        </w:r>
      </w:ins>
      <w:ins w:id="2326" w:author="随遇而安" w:date="2023-08-12T09:41:15Z">
        <w:r>
          <w:rPr>
            <w:rFonts w:hint="eastAsia" w:ascii="仿宋" w:hAnsi="仿宋" w:eastAsia="仿宋" w:cs="仿宋"/>
            <w:spacing w:val="-2"/>
            <w:sz w:val="28"/>
            <w:szCs w:val="24"/>
            <w:lang w:val="en-US" w:eastAsia="zh-CN"/>
            <w:rPrChange w:id="2327" w:author="随遇而安" w:date="2023-08-12T10:02:19Z">
              <w:rPr>
                <w:rFonts w:hint="eastAsia" w:ascii="仿宋" w:hAnsi="仿宋" w:eastAsia="仿宋" w:cs="仿宋"/>
                <w:spacing w:val="-1"/>
                <w:sz w:val="24"/>
                <w:szCs w:val="24"/>
                <w:lang w:val="en-US" w:eastAsia="zh-CN"/>
              </w:rPr>
            </w:rPrChange>
          </w:rPr>
          <w:t>调查组</w:t>
        </w:r>
      </w:ins>
      <w:ins w:id="2328" w:author="随遇而安" w:date="2023-08-12T09:41:16Z">
        <w:r>
          <w:rPr>
            <w:rFonts w:hint="eastAsia" w:ascii="仿宋" w:hAnsi="仿宋" w:eastAsia="仿宋" w:cs="仿宋"/>
            <w:spacing w:val="-2"/>
            <w:sz w:val="28"/>
            <w:szCs w:val="24"/>
            <w:lang w:val="en-US" w:eastAsia="zh-CN"/>
            <w:rPrChange w:id="2329" w:author="随遇而安" w:date="2023-08-12T10:02:19Z">
              <w:rPr>
                <w:rFonts w:hint="eastAsia" w:ascii="仿宋" w:hAnsi="仿宋" w:eastAsia="仿宋" w:cs="仿宋"/>
                <w:spacing w:val="-1"/>
                <w:sz w:val="24"/>
                <w:szCs w:val="24"/>
                <w:lang w:val="en-US" w:eastAsia="zh-CN"/>
              </w:rPr>
            </w:rPrChange>
          </w:rPr>
          <w:t>成员，</w:t>
        </w:r>
      </w:ins>
      <w:ins w:id="2330" w:author="随遇而安" w:date="2023-08-12T09:41:59Z">
        <w:r>
          <w:rPr>
            <w:rFonts w:hint="eastAsia" w:ascii="仿宋" w:hAnsi="仿宋" w:eastAsia="仿宋" w:cs="仿宋"/>
            <w:spacing w:val="-2"/>
            <w:sz w:val="28"/>
            <w:szCs w:val="24"/>
            <w:lang w:val="en-US" w:eastAsia="zh-CN"/>
            <w:rPrChange w:id="2331" w:author="随遇而安" w:date="2023-08-12T10:02:19Z">
              <w:rPr>
                <w:rFonts w:hint="eastAsia" w:ascii="仿宋" w:hAnsi="仿宋" w:eastAsia="仿宋" w:cs="仿宋"/>
                <w:spacing w:val="-1"/>
                <w:sz w:val="24"/>
                <w:szCs w:val="24"/>
                <w:lang w:val="en-US" w:eastAsia="zh-CN"/>
              </w:rPr>
            </w:rPrChange>
          </w:rPr>
          <w:t>参与</w:t>
        </w:r>
      </w:ins>
      <w:ins w:id="2332" w:author="随遇而安" w:date="2023-08-12T09:41:53Z">
        <w:r>
          <w:rPr>
            <w:rFonts w:hint="eastAsia" w:ascii="仿宋" w:hAnsi="仿宋" w:eastAsia="仿宋" w:cs="仿宋"/>
            <w:spacing w:val="-2"/>
            <w:sz w:val="28"/>
            <w:szCs w:val="24"/>
            <w:rPrChange w:id="2333" w:author="随遇而安" w:date="2023-08-12T10:02:19Z">
              <w:rPr>
                <w:rFonts w:hint="eastAsia" w:ascii="仿宋" w:hAnsi="仿宋" w:eastAsia="仿宋" w:cs="仿宋"/>
                <w:spacing w:val="-6"/>
                <w:sz w:val="24"/>
                <w:szCs w:val="24"/>
              </w:rPr>
            </w:rPrChange>
          </w:rPr>
          <w:t>事故调查</w:t>
        </w:r>
      </w:ins>
      <w:ins w:id="2334" w:author="随遇而安" w:date="2023-08-12T09:42:03Z">
        <w:r>
          <w:rPr>
            <w:rFonts w:hint="eastAsia" w:ascii="仿宋" w:hAnsi="仿宋" w:eastAsia="仿宋" w:cs="仿宋"/>
            <w:spacing w:val="-2"/>
            <w:sz w:val="28"/>
            <w:szCs w:val="24"/>
            <w:lang w:val="en-US" w:eastAsia="zh-CN"/>
            <w:rPrChange w:id="2335" w:author="随遇而安" w:date="2023-08-12T10:02:19Z">
              <w:rPr>
                <w:rFonts w:hint="eastAsia" w:ascii="仿宋" w:hAnsi="仿宋" w:eastAsia="仿宋" w:cs="仿宋"/>
                <w:spacing w:val="-6"/>
                <w:sz w:val="24"/>
                <w:szCs w:val="24"/>
                <w:lang w:val="en-US" w:eastAsia="zh-CN"/>
              </w:rPr>
            </w:rPrChange>
          </w:rPr>
          <w:t>处理</w:t>
        </w:r>
      </w:ins>
      <w:ins w:id="2336" w:author="随遇而安" w:date="2023-08-12T09:42:04Z">
        <w:r>
          <w:rPr>
            <w:rFonts w:hint="eastAsia" w:ascii="仿宋" w:hAnsi="仿宋" w:eastAsia="仿宋" w:cs="仿宋"/>
            <w:spacing w:val="-2"/>
            <w:sz w:val="28"/>
            <w:szCs w:val="24"/>
            <w:lang w:val="en-US" w:eastAsia="zh-CN"/>
            <w:rPrChange w:id="2337" w:author="随遇而安" w:date="2023-08-12T10:02:19Z">
              <w:rPr>
                <w:rFonts w:hint="eastAsia" w:ascii="仿宋" w:hAnsi="仿宋" w:eastAsia="仿宋" w:cs="仿宋"/>
                <w:spacing w:val="-6"/>
                <w:sz w:val="24"/>
                <w:szCs w:val="24"/>
                <w:lang w:val="en-US" w:eastAsia="zh-CN"/>
              </w:rPr>
            </w:rPrChange>
          </w:rPr>
          <w:t>。</w:t>
        </w:r>
      </w:ins>
    </w:p>
    <w:p w14:paraId="6C932DE7">
      <w:pPr>
        <w:autoSpaceDE/>
        <w:autoSpaceDN/>
        <w:spacing w:before="185" w:line="360" w:lineRule="auto"/>
        <w:ind w:left="0" w:firstLine="420" w:firstLineChars="200"/>
        <w:rPr>
          <w:ins w:id="2339" w:author="随遇而安" w:date="2023-08-12T09:42:08Z"/>
          <w:rFonts w:hint="eastAsia" w:ascii="仿宋" w:hAnsi="仿宋" w:eastAsia="仿宋" w:cs="仿宋"/>
          <w:spacing w:val="-2"/>
          <w:sz w:val="28"/>
          <w:szCs w:val="24"/>
          <w:lang w:val="en-US" w:eastAsia="zh-CN"/>
          <w:rPrChange w:id="2340" w:author="随遇而安" w:date="2023-08-12T10:02:19Z">
            <w:rPr>
              <w:ins w:id="2341" w:author="随遇而安" w:date="2023-08-12T09:42:08Z"/>
              <w:rFonts w:hint="eastAsia" w:ascii="仿宋" w:hAnsi="仿宋" w:eastAsia="仿宋" w:cs="仿宋"/>
              <w:spacing w:val="-1"/>
              <w:sz w:val="24"/>
              <w:szCs w:val="24"/>
              <w:lang w:val="en-US" w:eastAsia="zh-CN"/>
            </w:rPr>
          </w:rPrChange>
        </w:rPr>
        <w:pPrChange w:id="2338" w:author="随遇而安" w:date="2023-08-12T10:02:19Z">
          <w:pPr>
            <w:autoSpaceDE/>
            <w:autoSpaceDN/>
            <w:spacing w:before="182" w:line="312" w:lineRule="auto"/>
            <w:ind w:left="0" w:firstLine="420" w:firstLineChars="200"/>
          </w:pPr>
        </w:pPrChange>
      </w:pPr>
      <w:ins w:id="2342" w:author="随遇而安" w:date="2023-08-12T09:40:01Z">
        <w:r>
          <w:rPr>
            <w:rFonts w:hint="eastAsia" w:ascii="仿宋" w:hAnsi="仿宋" w:eastAsia="仿宋" w:cs="仿宋"/>
            <w:spacing w:val="-2"/>
            <w:sz w:val="28"/>
            <w:szCs w:val="24"/>
            <w:lang w:val="en-US" w:eastAsia="zh-CN"/>
            <w:rPrChange w:id="2343" w:author="随遇而安" w:date="2023-08-12T10:02:19Z">
              <w:rPr>
                <w:rFonts w:hint="eastAsia" w:ascii="仿宋" w:hAnsi="仿宋" w:eastAsia="仿宋" w:cs="仿宋"/>
                <w:spacing w:val="-1"/>
                <w:sz w:val="24"/>
                <w:szCs w:val="24"/>
                <w:lang w:val="en-US" w:eastAsia="zh-CN"/>
              </w:rPr>
            </w:rPrChange>
          </w:rPr>
          <w:t>4.3</w:t>
        </w:r>
      </w:ins>
      <w:ins w:id="2344" w:author="随遇而安" w:date="2023-08-12T09:40:05Z">
        <w:r>
          <w:rPr>
            <w:rFonts w:hint="eastAsia" w:ascii="仿宋" w:hAnsi="仿宋" w:eastAsia="仿宋" w:cs="仿宋"/>
            <w:spacing w:val="-2"/>
            <w:sz w:val="28"/>
            <w:szCs w:val="24"/>
            <w:lang w:val="en-US" w:eastAsia="zh-CN"/>
            <w:rPrChange w:id="2345" w:author="随遇而安" w:date="2023-08-12T10:02:19Z">
              <w:rPr>
                <w:rFonts w:hint="eastAsia" w:ascii="仿宋" w:hAnsi="仿宋" w:eastAsia="仿宋" w:cs="仿宋"/>
                <w:spacing w:val="-1"/>
                <w:sz w:val="24"/>
                <w:szCs w:val="24"/>
                <w:lang w:val="en-US" w:eastAsia="zh-CN"/>
              </w:rPr>
            </w:rPrChange>
          </w:rPr>
          <w:t>生产运营部</w:t>
        </w:r>
      </w:ins>
    </w:p>
    <w:p w14:paraId="3ECB5BB3">
      <w:pPr>
        <w:autoSpaceDE/>
        <w:autoSpaceDN/>
        <w:spacing w:before="185" w:line="360" w:lineRule="auto"/>
        <w:ind w:left="0" w:firstLine="420" w:firstLineChars="200"/>
        <w:rPr>
          <w:ins w:id="2347" w:author="随遇而安" w:date="2023-08-12T09:42:08Z"/>
          <w:rFonts w:hint="eastAsia" w:ascii="仿宋" w:hAnsi="仿宋" w:eastAsia="仿宋" w:cs="仿宋"/>
          <w:spacing w:val="-2"/>
          <w:sz w:val="28"/>
          <w:szCs w:val="24"/>
          <w:lang w:val="en-US" w:eastAsia="zh-CN"/>
          <w:rPrChange w:id="2348" w:author="随遇而安" w:date="2023-08-12T10:02:19Z">
            <w:rPr>
              <w:ins w:id="2349" w:author="随遇而安" w:date="2023-08-12T09:42:08Z"/>
              <w:rFonts w:hint="eastAsia" w:ascii="仿宋" w:hAnsi="仿宋" w:eastAsia="仿宋" w:cs="仿宋"/>
              <w:spacing w:val="-1"/>
              <w:sz w:val="24"/>
              <w:szCs w:val="24"/>
              <w:lang w:val="en-US" w:eastAsia="zh-CN"/>
            </w:rPr>
          </w:rPrChange>
        </w:rPr>
        <w:pPrChange w:id="2346" w:author="随遇而安" w:date="2023-08-12T10:02:19Z">
          <w:pPr>
            <w:autoSpaceDE/>
            <w:autoSpaceDN/>
            <w:spacing w:before="182" w:line="312" w:lineRule="auto"/>
            <w:ind w:left="0" w:firstLine="420" w:firstLineChars="200"/>
          </w:pPr>
        </w:pPrChange>
      </w:pPr>
      <w:ins w:id="2350" w:author="随遇而安" w:date="2023-08-12T09:42:08Z">
        <w:r>
          <w:rPr>
            <w:rFonts w:hint="eastAsia" w:ascii="仿宋" w:hAnsi="仿宋" w:eastAsia="仿宋" w:cs="仿宋"/>
            <w:spacing w:val="-2"/>
            <w:sz w:val="28"/>
            <w:szCs w:val="24"/>
            <w:lang w:val="en-US" w:eastAsia="zh-CN"/>
            <w:rPrChange w:id="2351" w:author="随遇而安" w:date="2023-08-12T10:02:19Z">
              <w:rPr>
                <w:rFonts w:hint="eastAsia" w:ascii="仿宋" w:hAnsi="仿宋" w:eastAsia="仿宋" w:cs="仿宋"/>
                <w:spacing w:val="-1"/>
                <w:sz w:val="24"/>
                <w:szCs w:val="24"/>
                <w:lang w:val="en-US" w:eastAsia="zh-CN"/>
              </w:rPr>
            </w:rPrChange>
          </w:rPr>
          <w:t>为事故调查组成员，参与</w:t>
        </w:r>
      </w:ins>
      <w:ins w:id="2352" w:author="随遇而安" w:date="2023-08-12T09:42:08Z">
        <w:r>
          <w:rPr>
            <w:rFonts w:hint="eastAsia" w:ascii="仿宋" w:hAnsi="仿宋" w:eastAsia="仿宋" w:cs="仿宋"/>
            <w:spacing w:val="-2"/>
            <w:sz w:val="28"/>
            <w:szCs w:val="24"/>
            <w:rPrChange w:id="2353" w:author="随遇而安" w:date="2023-08-12T10:02:19Z">
              <w:rPr>
                <w:rFonts w:hint="eastAsia" w:ascii="仿宋" w:hAnsi="仿宋" w:eastAsia="仿宋" w:cs="仿宋"/>
                <w:spacing w:val="-6"/>
                <w:sz w:val="24"/>
                <w:szCs w:val="24"/>
              </w:rPr>
            </w:rPrChange>
          </w:rPr>
          <w:t>事故调查</w:t>
        </w:r>
      </w:ins>
      <w:ins w:id="2354" w:author="随遇而安" w:date="2023-08-12T09:42:08Z">
        <w:r>
          <w:rPr>
            <w:rFonts w:hint="eastAsia" w:ascii="仿宋" w:hAnsi="仿宋" w:eastAsia="仿宋" w:cs="仿宋"/>
            <w:spacing w:val="-2"/>
            <w:sz w:val="28"/>
            <w:szCs w:val="24"/>
            <w:lang w:val="en-US" w:eastAsia="zh-CN"/>
            <w:rPrChange w:id="2355" w:author="随遇而安" w:date="2023-08-12T10:02:19Z">
              <w:rPr>
                <w:rFonts w:hint="eastAsia" w:ascii="仿宋" w:hAnsi="仿宋" w:eastAsia="仿宋" w:cs="仿宋"/>
                <w:spacing w:val="-6"/>
                <w:sz w:val="24"/>
                <w:szCs w:val="24"/>
                <w:lang w:val="en-US" w:eastAsia="zh-CN"/>
              </w:rPr>
            </w:rPrChange>
          </w:rPr>
          <w:t>处理。</w:t>
        </w:r>
      </w:ins>
    </w:p>
    <w:p w14:paraId="300D9687">
      <w:pPr>
        <w:autoSpaceDE/>
        <w:autoSpaceDN/>
        <w:spacing w:before="182" w:line="360" w:lineRule="auto"/>
        <w:ind w:left="0" w:right="205" w:firstLine="548" w:firstLineChars="200"/>
        <w:rPr>
          <w:del w:id="2357" w:author="随遇而安" w:date="2023-08-12T09:40:10Z"/>
          <w:rFonts w:hint="eastAsia" w:ascii="仿宋" w:hAnsi="仿宋" w:eastAsia="仿宋" w:cs="仿宋"/>
          <w:spacing w:val="-3"/>
          <w:sz w:val="28"/>
          <w:szCs w:val="24"/>
          <w:rPrChange w:id="2358" w:author="随遇而安" w:date="2023-08-12T09:44:46Z">
            <w:rPr>
              <w:del w:id="2359" w:author="随遇而安" w:date="2023-08-12T09:40:10Z"/>
              <w:rFonts w:ascii="宋体" w:hAnsi="宋体" w:eastAsia="宋体" w:cs="宋体"/>
              <w:sz w:val="24"/>
              <w:szCs w:val="24"/>
            </w:rPr>
          </w:rPrChange>
        </w:rPr>
        <w:pPrChange w:id="2356" w:author="随遇而安" w:date="2023-08-12T09:44:52Z">
          <w:pPr>
            <w:spacing w:before="182" w:line="290" w:lineRule="auto"/>
            <w:ind w:left="41" w:right="205" w:hanging="4"/>
          </w:pPr>
        </w:pPrChange>
      </w:pPr>
    </w:p>
    <w:p w14:paraId="180F078C">
      <w:pPr>
        <w:autoSpaceDE/>
        <w:autoSpaceDN/>
        <w:spacing w:before="183" w:line="360" w:lineRule="auto"/>
        <w:ind w:left="0" w:firstLine="552" w:firstLineChars="200"/>
        <w:outlineLvl w:val="0"/>
        <w:rPr>
          <w:rFonts w:hint="eastAsia" w:ascii="仿宋" w:hAnsi="仿宋" w:eastAsia="仿宋" w:cs="仿宋"/>
          <w:sz w:val="28"/>
          <w:szCs w:val="24"/>
          <w:rPrChange w:id="2361" w:author="随遇而安" w:date="2023-08-12T09:44:46Z">
            <w:rPr>
              <w:rFonts w:ascii="宋体" w:hAnsi="宋体" w:eastAsia="宋体" w:cs="宋体"/>
              <w:sz w:val="24"/>
              <w:szCs w:val="24"/>
            </w:rPr>
          </w:rPrChange>
        </w:rPr>
        <w:pPrChange w:id="2360" w:author="随遇而安" w:date="2023-08-12T09:44:52Z">
          <w:pPr>
            <w:spacing w:before="183" w:line="220" w:lineRule="auto"/>
            <w:ind w:left="42"/>
            <w:outlineLvl w:val="0"/>
          </w:pPr>
        </w:pPrChange>
      </w:pPr>
      <w:bookmarkStart w:id="20" w:name="bookmark5"/>
      <w:bookmarkEnd w:id="20"/>
      <w:bookmarkStart w:id="21" w:name="_Toc32450"/>
      <w:bookmarkStart w:id="22" w:name="_Toc10932"/>
      <w:bookmarkStart w:id="23" w:name="_Toc27289"/>
      <w:bookmarkStart w:id="24" w:name="_Toc26023"/>
      <w:r>
        <w:rPr>
          <w:rFonts w:hint="eastAsia" w:ascii="仿宋" w:hAnsi="仿宋" w:eastAsia="仿宋" w:cs="仿宋"/>
          <w:spacing w:val="-2"/>
          <w:sz w:val="28"/>
          <w:szCs w:val="24"/>
          <w:rPrChange w:id="2362" w:author="随遇而安" w:date="2023-08-12T09:44:46Z">
            <w:rPr>
              <w:rFonts w:ascii="宋体" w:hAnsi="宋体" w:eastAsia="宋体" w:cs="宋体"/>
              <w:spacing w:val="-2"/>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5.事故分类</w:t>
      </w:r>
      <w:bookmarkEnd w:id="21"/>
      <w:bookmarkEnd w:id="22"/>
      <w:bookmarkEnd w:id="23"/>
      <w:bookmarkEnd w:id="24"/>
    </w:p>
    <w:p w14:paraId="49957634">
      <w:pPr>
        <w:autoSpaceDE/>
        <w:autoSpaceDN/>
        <w:spacing w:before="185" w:line="360" w:lineRule="auto"/>
        <w:ind w:left="0" w:firstLine="552" w:firstLineChars="200"/>
        <w:rPr>
          <w:rFonts w:hint="eastAsia" w:ascii="仿宋" w:hAnsi="仿宋" w:eastAsia="仿宋" w:cs="仿宋"/>
          <w:spacing w:val="-2"/>
          <w:sz w:val="28"/>
          <w:szCs w:val="24"/>
          <w:rPrChange w:id="2364" w:author="随遇而安" w:date="2023-08-12T10:02:17Z">
            <w:rPr>
              <w:rFonts w:ascii="宋体" w:hAnsi="宋体" w:eastAsia="宋体" w:cs="宋体"/>
              <w:sz w:val="24"/>
              <w:szCs w:val="24"/>
            </w:rPr>
          </w:rPrChange>
        </w:rPr>
        <w:pPrChange w:id="2363" w:author="随遇而安" w:date="2023-08-12T10:02:17Z">
          <w:pPr>
            <w:spacing w:before="182" w:line="220" w:lineRule="auto"/>
            <w:ind w:left="42"/>
          </w:pPr>
        </w:pPrChange>
      </w:pPr>
      <w:r>
        <w:rPr>
          <w:rFonts w:hint="eastAsia" w:ascii="仿宋" w:hAnsi="仿宋" w:eastAsia="仿宋" w:cs="仿宋"/>
          <w:spacing w:val="-2"/>
          <w:sz w:val="28"/>
          <w:szCs w:val="24"/>
          <w:rPrChange w:id="2365" w:author="随遇而安" w:date="2023-08-12T10:02:17Z">
            <w:rPr>
              <w:rFonts w:ascii="宋体" w:hAnsi="宋体" w:eastAsia="宋体" w:cs="宋体"/>
              <w:spacing w:val="-3"/>
              <w:sz w:val="24"/>
              <w:szCs w:val="24"/>
            </w:rPr>
          </w:rPrChange>
        </w:rPr>
        <w:t>5.1</w:t>
      </w:r>
      <w:r>
        <w:rPr>
          <w:rFonts w:hint="eastAsia" w:ascii="仿宋" w:hAnsi="仿宋" w:eastAsia="仿宋" w:cs="仿宋"/>
          <w:spacing w:val="-2"/>
          <w:sz w:val="28"/>
          <w:szCs w:val="24"/>
          <w:rPrChange w:id="2366" w:author="随遇而安" w:date="2023-08-12T10:02:17Z">
            <w:rPr>
              <w:rFonts w:ascii="宋体" w:hAnsi="宋体" w:eastAsia="宋体" w:cs="宋体"/>
              <w:spacing w:val="-41"/>
              <w:sz w:val="24"/>
              <w:szCs w:val="24"/>
            </w:rPr>
          </w:rPrChange>
        </w:rPr>
        <w:t xml:space="preserve"> </w:t>
      </w:r>
      <w:r>
        <w:rPr>
          <w:rFonts w:hint="eastAsia" w:ascii="仿宋" w:hAnsi="仿宋" w:eastAsia="仿宋" w:cs="仿宋"/>
          <w:spacing w:val="-2"/>
          <w:sz w:val="28"/>
          <w:szCs w:val="24"/>
          <w:rPrChange w:id="2367" w:author="随遇而安" w:date="2023-08-12T10:02:17Z">
            <w:rPr>
              <w:rFonts w:ascii="宋体" w:hAnsi="宋体" w:eastAsia="宋体" w:cs="宋体"/>
              <w:spacing w:val="-3"/>
              <w:sz w:val="24"/>
              <w:szCs w:val="24"/>
            </w:rPr>
          </w:rPrChange>
        </w:rPr>
        <w:t>按照专业类型分类</w:t>
      </w:r>
    </w:p>
    <w:p w14:paraId="0F820180">
      <w:pPr>
        <w:autoSpaceDE/>
        <w:autoSpaceDN/>
        <w:spacing w:before="185" w:line="360" w:lineRule="auto"/>
        <w:ind w:left="0" w:firstLine="552" w:firstLineChars="200"/>
        <w:rPr>
          <w:rFonts w:hint="eastAsia" w:ascii="仿宋" w:hAnsi="仿宋" w:eastAsia="仿宋" w:cs="仿宋"/>
          <w:spacing w:val="-2"/>
          <w:sz w:val="28"/>
          <w:szCs w:val="24"/>
          <w:rPrChange w:id="2369" w:author="随遇而安" w:date="2023-08-12T10:02:17Z">
            <w:rPr>
              <w:rFonts w:ascii="宋体" w:hAnsi="宋体" w:eastAsia="宋体" w:cs="宋体"/>
              <w:sz w:val="24"/>
              <w:szCs w:val="24"/>
            </w:rPr>
          </w:rPrChange>
        </w:rPr>
        <w:pPrChange w:id="2368" w:author="随遇而安" w:date="2023-08-12T10:02:17Z">
          <w:pPr>
            <w:spacing w:before="182" w:line="220" w:lineRule="auto"/>
            <w:ind w:left="520"/>
          </w:pPr>
        </w:pPrChange>
      </w:pPr>
      <w:r>
        <w:rPr>
          <w:rFonts w:hint="eastAsia" w:ascii="仿宋" w:hAnsi="仿宋" w:eastAsia="仿宋" w:cs="仿宋"/>
          <w:spacing w:val="-2"/>
          <w:sz w:val="28"/>
          <w:szCs w:val="24"/>
          <w:rPrChange w:id="2370" w:author="随遇而安" w:date="2023-08-12T10:02:17Z">
            <w:rPr>
              <w:rFonts w:ascii="宋体" w:hAnsi="宋体" w:eastAsia="宋体" w:cs="宋体"/>
              <w:spacing w:val="-2"/>
              <w:sz w:val="24"/>
              <w:szCs w:val="24"/>
            </w:rPr>
          </w:rPrChange>
        </w:rPr>
        <w:t>按照专业类型分类，事故可分为生产安全事故、交通事故和职业病。</w:t>
      </w:r>
    </w:p>
    <w:p w14:paraId="35469DFC">
      <w:pPr>
        <w:autoSpaceDE/>
        <w:autoSpaceDN/>
        <w:spacing w:before="185" w:line="360" w:lineRule="auto"/>
        <w:ind w:left="0" w:firstLine="552" w:firstLineChars="200"/>
        <w:rPr>
          <w:rFonts w:hint="eastAsia" w:ascii="仿宋" w:hAnsi="仿宋" w:eastAsia="仿宋" w:cs="仿宋"/>
          <w:spacing w:val="-2"/>
          <w:sz w:val="28"/>
          <w:szCs w:val="24"/>
          <w:rPrChange w:id="2372" w:author="随遇而安" w:date="2023-08-12T10:02:17Z">
            <w:rPr>
              <w:rFonts w:ascii="宋体" w:hAnsi="宋体" w:eastAsia="宋体" w:cs="宋体"/>
              <w:sz w:val="24"/>
              <w:szCs w:val="24"/>
            </w:rPr>
          </w:rPrChange>
        </w:rPr>
        <w:pPrChange w:id="2371" w:author="随遇而安" w:date="2023-08-12T10:02:17Z">
          <w:pPr>
            <w:spacing w:before="182" w:line="220" w:lineRule="auto"/>
            <w:ind w:left="42"/>
          </w:pPr>
        </w:pPrChange>
      </w:pPr>
      <w:r>
        <w:rPr>
          <w:rFonts w:hint="eastAsia" w:ascii="仿宋" w:hAnsi="仿宋" w:eastAsia="仿宋" w:cs="仿宋"/>
          <w:spacing w:val="-2"/>
          <w:sz w:val="28"/>
          <w:szCs w:val="24"/>
          <w:rPrChange w:id="2373" w:author="随遇而安" w:date="2023-08-12T10:02:17Z">
            <w:rPr>
              <w:rFonts w:ascii="宋体" w:hAnsi="宋体" w:eastAsia="宋体" w:cs="宋体"/>
              <w:spacing w:val="-3"/>
              <w:sz w:val="24"/>
              <w:szCs w:val="24"/>
            </w:rPr>
          </w:rPrChange>
        </w:rPr>
        <w:t>5.2</w:t>
      </w:r>
      <w:r>
        <w:rPr>
          <w:rFonts w:hint="eastAsia" w:ascii="仿宋" w:hAnsi="仿宋" w:eastAsia="仿宋" w:cs="仿宋"/>
          <w:spacing w:val="-2"/>
          <w:sz w:val="28"/>
          <w:szCs w:val="24"/>
          <w:rPrChange w:id="2374" w:author="随遇而安" w:date="2023-08-12T10:02:17Z">
            <w:rPr>
              <w:rFonts w:ascii="宋体" w:hAnsi="宋体" w:eastAsia="宋体" w:cs="宋体"/>
              <w:spacing w:val="-41"/>
              <w:sz w:val="24"/>
              <w:szCs w:val="24"/>
            </w:rPr>
          </w:rPrChange>
        </w:rPr>
        <w:t xml:space="preserve"> </w:t>
      </w:r>
      <w:r>
        <w:rPr>
          <w:rFonts w:hint="eastAsia" w:ascii="仿宋" w:hAnsi="仿宋" w:eastAsia="仿宋" w:cs="仿宋"/>
          <w:spacing w:val="-2"/>
          <w:sz w:val="28"/>
          <w:szCs w:val="24"/>
          <w:rPrChange w:id="2375" w:author="随遇而安" w:date="2023-08-12T10:02:17Z">
            <w:rPr>
              <w:rFonts w:ascii="宋体" w:hAnsi="宋体" w:eastAsia="宋体" w:cs="宋体"/>
              <w:spacing w:val="-3"/>
              <w:sz w:val="24"/>
              <w:szCs w:val="24"/>
            </w:rPr>
          </w:rPrChange>
        </w:rPr>
        <w:t>按照事故性质分类</w:t>
      </w:r>
    </w:p>
    <w:p w14:paraId="4E2784F8">
      <w:pPr>
        <w:autoSpaceDE/>
        <w:autoSpaceDN/>
        <w:spacing w:before="185" w:line="360" w:lineRule="auto"/>
        <w:ind w:left="0" w:firstLine="552" w:firstLineChars="200"/>
        <w:rPr>
          <w:rFonts w:hint="eastAsia" w:ascii="仿宋" w:hAnsi="仿宋" w:eastAsia="仿宋" w:cs="仿宋"/>
          <w:spacing w:val="-2"/>
          <w:sz w:val="28"/>
          <w:szCs w:val="24"/>
          <w:rPrChange w:id="2377" w:author="随遇而安" w:date="2023-08-12T10:02:17Z">
            <w:rPr>
              <w:rFonts w:ascii="宋体" w:hAnsi="宋体" w:eastAsia="宋体" w:cs="宋体"/>
              <w:sz w:val="24"/>
              <w:szCs w:val="24"/>
            </w:rPr>
          </w:rPrChange>
        </w:rPr>
        <w:pPrChange w:id="2376" w:author="随遇而安" w:date="2023-08-12T10:02:17Z">
          <w:pPr>
            <w:spacing w:before="182" w:line="220" w:lineRule="auto"/>
            <w:ind w:left="42"/>
          </w:pPr>
        </w:pPrChange>
      </w:pPr>
      <w:r>
        <w:rPr>
          <w:rFonts w:hint="eastAsia" w:ascii="仿宋" w:hAnsi="仿宋" w:eastAsia="仿宋" w:cs="仿宋"/>
          <w:spacing w:val="-2"/>
          <w:sz w:val="28"/>
          <w:szCs w:val="24"/>
          <w:rPrChange w:id="2378" w:author="随遇而安" w:date="2023-08-12T10:02:17Z">
            <w:rPr>
              <w:rFonts w:ascii="宋体" w:hAnsi="宋体" w:eastAsia="宋体" w:cs="宋体"/>
              <w:spacing w:val="-3"/>
              <w:sz w:val="24"/>
              <w:szCs w:val="24"/>
            </w:rPr>
          </w:rPrChange>
        </w:rPr>
        <w:t>5.1.1</w:t>
      </w:r>
      <w:r>
        <w:rPr>
          <w:rFonts w:hint="eastAsia" w:ascii="仿宋" w:hAnsi="仿宋" w:eastAsia="仿宋" w:cs="仿宋"/>
          <w:spacing w:val="-2"/>
          <w:sz w:val="28"/>
          <w:szCs w:val="24"/>
          <w:rPrChange w:id="2379" w:author="随遇而安" w:date="2023-08-12T10:02:17Z">
            <w:rPr>
              <w:rFonts w:ascii="宋体" w:hAnsi="宋体" w:eastAsia="宋体" w:cs="宋体"/>
              <w:spacing w:val="-48"/>
              <w:sz w:val="24"/>
              <w:szCs w:val="24"/>
            </w:rPr>
          </w:rPrChange>
        </w:rPr>
        <w:t xml:space="preserve"> </w:t>
      </w:r>
      <w:r>
        <w:rPr>
          <w:rFonts w:hint="eastAsia" w:ascii="仿宋" w:hAnsi="仿宋" w:eastAsia="仿宋" w:cs="仿宋"/>
          <w:spacing w:val="-2"/>
          <w:sz w:val="28"/>
          <w:szCs w:val="24"/>
          <w:rPrChange w:id="2380" w:author="随遇而安" w:date="2023-08-12T10:02:17Z">
            <w:rPr>
              <w:rFonts w:ascii="宋体" w:hAnsi="宋体" w:eastAsia="宋体" w:cs="宋体"/>
              <w:spacing w:val="-3"/>
              <w:sz w:val="24"/>
              <w:szCs w:val="24"/>
            </w:rPr>
          </w:rPrChange>
        </w:rPr>
        <w:t>事故分为责任事故和非责任事故。</w:t>
      </w:r>
    </w:p>
    <w:p w14:paraId="3B1748D7">
      <w:pPr>
        <w:autoSpaceDE/>
        <w:autoSpaceDN/>
        <w:spacing w:before="185" w:line="360" w:lineRule="auto"/>
        <w:ind w:left="0" w:firstLine="552" w:firstLineChars="200"/>
        <w:rPr>
          <w:rFonts w:hint="eastAsia" w:ascii="仿宋" w:hAnsi="仿宋" w:eastAsia="仿宋" w:cs="仿宋"/>
          <w:spacing w:val="-2"/>
          <w:sz w:val="28"/>
          <w:szCs w:val="24"/>
          <w:rPrChange w:id="2382" w:author="随遇而安" w:date="2023-08-12T10:02:17Z">
            <w:rPr>
              <w:rFonts w:ascii="宋体" w:hAnsi="宋体" w:eastAsia="宋体" w:cs="宋体"/>
              <w:sz w:val="24"/>
              <w:szCs w:val="24"/>
            </w:rPr>
          </w:rPrChange>
        </w:rPr>
        <w:pPrChange w:id="2381" w:author="随遇而安" w:date="2023-08-12T10:02:17Z">
          <w:pPr>
            <w:spacing w:before="182" w:line="290" w:lineRule="auto"/>
            <w:ind w:left="40" w:firstLine="2"/>
          </w:pPr>
        </w:pPrChange>
      </w:pPr>
      <w:r>
        <w:rPr>
          <w:rFonts w:hint="eastAsia" w:ascii="仿宋" w:hAnsi="仿宋" w:eastAsia="仿宋" w:cs="仿宋"/>
          <w:spacing w:val="-2"/>
          <w:sz w:val="28"/>
          <w:szCs w:val="24"/>
          <w:rPrChange w:id="2383" w:author="随遇而安" w:date="2023-08-12T10:02:17Z">
            <w:rPr>
              <w:rFonts w:ascii="宋体" w:hAnsi="宋体" w:eastAsia="宋体" w:cs="宋体"/>
              <w:spacing w:val="-2"/>
              <w:sz w:val="24"/>
              <w:szCs w:val="24"/>
            </w:rPr>
          </w:rPrChange>
        </w:rPr>
        <w:t>5.1.2</w:t>
      </w:r>
      <w:r>
        <w:rPr>
          <w:rFonts w:hint="eastAsia" w:ascii="仿宋" w:hAnsi="仿宋" w:eastAsia="仿宋" w:cs="仿宋"/>
          <w:spacing w:val="-2"/>
          <w:sz w:val="28"/>
          <w:szCs w:val="24"/>
          <w:rPrChange w:id="2384" w:author="随遇而安" w:date="2023-08-12T10:02:17Z">
            <w:rPr>
              <w:rFonts w:ascii="宋体" w:hAnsi="宋体" w:eastAsia="宋体" w:cs="宋体"/>
              <w:spacing w:val="-18"/>
              <w:sz w:val="24"/>
              <w:szCs w:val="24"/>
            </w:rPr>
          </w:rPrChange>
        </w:rPr>
        <w:t xml:space="preserve"> </w:t>
      </w:r>
      <w:r>
        <w:rPr>
          <w:rFonts w:hint="eastAsia" w:ascii="仿宋" w:hAnsi="仿宋" w:eastAsia="仿宋" w:cs="仿宋"/>
          <w:spacing w:val="-2"/>
          <w:sz w:val="28"/>
          <w:szCs w:val="24"/>
          <w:rPrChange w:id="2385" w:author="随遇而安" w:date="2023-08-12T10:02:17Z">
            <w:rPr>
              <w:rFonts w:ascii="宋体" w:hAnsi="宋体" w:eastAsia="宋体" w:cs="宋体"/>
              <w:spacing w:val="-2"/>
              <w:sz w:val="24"/>
              <w:szCs w:val="24"/>
            </w:rPr>
          </w:rPrChange>
        </w:rPr>
        <w:t>交通事故根据当事人的行为对事故发生的作用以及过错的严重程度分为全部责任、</w:t>
      </w:r>
      <w:del w:id="2386" w:author="随遇而安" w:date="2023-08-12T10:04:28Z">
        <w:r>
          <w:rPr>
            <w:rFonts w:hint="eastAsia" w:ascii="仿宋" w:hAnsi="仿宋" w:eastAsia="仿宋" w:cs="仿宋"/>
            <w:spacing w:val="-2"/>
            <w:sz w:val="28"/>
            <w:szCs w:val="24"/>
            <w:rPrChange w:id="2387" w:author="随遇而安" w:date="2023-08-12T10:02:17Z">
              <w:rPr>
                <w:rFonts w:ascii="宋体" w:hAnsi="宋体" w:eastAsia="宋体" w:cs="宋体"/>
                <w:sz w:val="24"/>
                <w:szCs w:val="24"/>
              </w:rPr>
            </w:rPrChange>
          </w:rPr>
          <w:delText xml:space="preserve"> </w:delText>
        </w:r>
      </w:del>
      <w:r>
        <w:rPr>
          <w:rFonts w:hint="eastAsia" w:ascii="仿宋" w:hAnsi="仿宋" w:eastAsia="仿宋" w:cs="仿宋"/>
          <w:spacing w:val="-2"/>
          <w:sz w:val="28"/>
          <w:szCs w:val="24"/>
          <w:rPrChange w:id="2388" w:author="随遇而安" w:date="2023-08-12T10:02:17Z">
            <w:rPr>
              <w:rFonts w:ascii="宋体" w:hAnsi="宋体" w:eastAsia="宋体" w:cs="宋体"/>
              <w:spacing w:val="-2"/>
              <w:sz w:val="24"/>
              <w:szCs w:val="24"/>
            </w:rPr>
          </w:rPrChange>
        </w:rPr>
        <w:t>主要责任、同等责任、次要责任事故；均无责为交通意外事故。</w:t>
      </w:r>
    </w:p>
    <w:p w14:paraId="1EB26234">
      <w:pPr>
        <w:autoSpaceDE/>
        <w:autoSpaceDN/>
        <w:spacing w:before="185" w:line="360" w:lineRule="auto"/>
        <w:ind w:left="0" w:right="0" w:firstLine="552" w:firstLineChars="200"/>
        <w:rPr>
          <w:rFonts w:hint="eastAsia" w:ascii="仿宋" w:hAnsi="仿宋" w:eastAsia="仿宋" w:cs="仿宋"/>
          <w:spacing w:val="-2"/>
          <w:sz w:val="28"/>
          <w:szCs w:val="24"/>
          <w:rPrChange w:id="2390" w:author="随遇而安" w:date="2023-08-12T10:02:17Z">
            <w:rPr>
              <w:rFonts w:ascii="宋体" w:hAnsi="宋体" w:eastAsia="宋体" w:cs="宋体"/>
              <w:sz w:val="24"/>
              <w:szCs w:val="24"/>
            </w:rPr>
          </w:rPrChange>
        </w:rPr>
        <w:pPrChange w:id="2389" w:author="随遇而安" w:date="2023-08-12T10:02:17Z">
          <w:pPr>
            <w:spacing w:before="182" w:line="290" w:lineRule="auto"/>
            <w:ind w:left="39" w:right="205" w:firstLine="3"/>
          </w:pPr>
        </w:pPrChange>
      </w:pPr>
      <w:r>
        <w:rPr>
          <w:rFonts w:hint="eastAsia" w:ascii="仿宋" w:hAnsi="仿宋" w:eastAsia="仿宋" w:cs="仿宋"/>
          <w:spacing w:val="-2"/>
          <w:sz w:val="28"/>
          <w:szCs w:val="24"/>
          <w:rPrChange w:id="2391" w:author="随遇而安" w:date="2023-08-12T10:02:17Z">
            <w:rPr>
              <w:rFonts w:ascii="宋体" w:hAnsi="宋体" w:eastAsia="宋体" w:cs="宋体"/>
              <w:spacing w:val="-1"/>
              <w:sz w:val="24"/>
              <w:szCs w:val="24"/>
            </w:rPr>
          </w:rPrChange>
        </w:rPr>
        <w:t>5.1.3</w:t>
      </w:r>
      <w:r>
        <w:rPr>
          <w:rFonts w:hint="eastAsia" w:ascii="仿宋" w:hAnsi="仿宋" w:eastAsia="仿宋" w:cs="仿宋"/>
          <w:spacing w:val="-2"/>
          <w:sz w:val="28"/>
          <w:szCs w:val="24"/>
          <w:rPrChange w:id="2392" w:author="随遇而安" w:date="2023-08-12T10:02:17Z">
            <w:rPr>
              <w:rFonts w:ascii="宋体" w:hAnsi="宋体" w:eastAsia="宋体" w:cs="宋体"/>
              <w:spacing w:val="-26"/>
              <w:sz w:val="24"/>
              <w:szCs w:val="24"/>
            </w:rPr>
          </w:rPrChange>
        </w:rPr>
        <w:t xml:space="preserve"> </w:t>
      </w:r>
      <w:r>
        <w:rPr>
          <w:rFonts w:hint="eastAsia" w:ascii="仿宋" w:hAnsi="仿宋" w:eastAsia="仿宋" w:cs="仿宋"/>
          <w:spacing w:val="-2"/>
          <w:sz w:val="28"/>
          <w:szCs w:val="24"/>
          <w:rPrChange w:id="2393" w:author="随遇而安" w:date="2023-08-12T10:02:17Z">
            <w:rPr>
              <w:rFonts w:ascii="宋体" w:hAnsi="宋体" w:eastAsia="宋体" w:cs="宋体"/>
              <w:spacing w:val="-1"/>
              <w:sz w:val="24"/>
              <w:szCs w:val="24"/>
            </w:rPr>
          </w:rPrChange>
        </w:rPr>
        <w:t>责任事故包含生产安全责任事故，以及负有全部责任、主要责任、同等责任或次</w:t>
      </w:r>
      <w:del w:id="2394" w:author="随遇而安" w:date="2023-08-12T10:04:32Z">
        <w:r>
          <w:rPr>
            <w:rFonts w:hint="eastAsia" w:ascii="仿宋" w:hAnsi="仿宋" w:eastAsia="仿宋" w:cs="仿宋"/>
            <w:spacing w:val="-2"/>
            <w:sz w:val="28"/>
            <w:szCs w:val="24"/>
            <w:rPrChange w:id="2395" w:author="随遇而安" w:date="2023-08-12T10:02:17Z">
              <w:rPr>
                <w:rFonts w:ascii="宋体" w:hAnsi="宋体" w:eastAsia="宋体" w:cs="宋体"/>
                <w:sz w:val="24"/>
                <w:szCs w:val="24"/>
              </w:rPr>
            </w:rPrChange>
          </w:rPr>
          <w:delText xml:space="preserve"> </w:delText>
        </w:r>
      </w:del>
      <w:r>
        <w:rPr>
          <w:rFonts w:hint="eastAsia" w:ascii="仿宋" w:hAnsi="仿宋" w:eastAsia="仿宋" w:cs="仿宋"/>
          <w:spacing w:val="-2"/>
          <w:sz w:val="28"/>
          <w:szCs w:val="24"/>
          <w:rPrChange w:id="2396" w:author="随遇而安" w:date="2023-08-12T10:02:17Z">
            <w:rPr>
              <w:rFonts w:ascii="宋体" w:hAnsi="宋体" w:eastAsia="宋体" w:cs="宋体"/>
              <w:spacing w:val="-5"/>
              <w:sz w:val="24"/>
              <w:szCs w:val="24"/>
            </w:rPr>
          </w:rPrChange>
        </w:rPr>
        <w:t>要责任的交通事故。</w:t>
      </w:r>
    </w:p>
    <w:p w14:paraId="6B656B38">
      <w:pPr>
        <w:autoSpaceDE/>
        <w:autoSpaceDN/>
        <w:spacing w:before="185" w:line="360" w:lineRule="auto"/>
        <w:ind w:left="0" w:firstLine="552" w:firstLineChars="200"/>
        <w:rPr>
          <w:rFonts w:hint="eastAsia" w:ascii="仿宋" w:hAnsi="仿宋" w:eastAsia="仿宋" w:cs="仿宋"/>
          <w:spacing w:val="-2"/>
          <w:sz w:val="28"/>
          <w:szCs w:val="24"/>
          <w:rPrChange w:id="2398" w:author="随遇而安" w:date="2023-08-12T10:02:17Z">
            <w:rPr>
              <w:rFonts w:ascii="宋体" w:hAnsi="宋体" w:eastAsia="宋体" w:cs="宋体"/>
              <w:sz w:val="24"/>
              <w:szCs w:val="24"/>
            </w:rPr>
          </w:rPrChange>
        </w:rPr>
        <w:pPrChange w:id="2397" w:author="随遇而安" w:date="2023-08-12T10:02:17Z">
          <w:pPr>
            <w:spacing w:before="182" w:line="220" w:lineRule="auto"/>
            <w:ind w:left="42"/>
          </w:pPr>
        </w:pPrChange>
      </w:pPr>
      <w:r>
        <w:rPr>
          <w:rFonts w:hint="eastAsia" w:ascii="仿宋" w:hAnsi="仿宋" w:eastAsia="仿宋" w:cs="仿宋"/>
          <w:spacing w:val="-2"/>
          <w:sz w:val="28"/>
          <w:szCs w:val="24"/>
          <w:rPrChange w:id="2399" w:author="随遇而安" w:date="2023-08-12T10:02:17Z">
            <w:rPr>
              <w:rFonts w:ascii="宋体" w:hAnsi="宋体" w:eastAsia="宋体" w:cs="宋体"/>
              <w:spacing w:val="-2"/>
              <w:sz w:val="24"/>
              <w:szCs w:val="24"/>
            </w:rPr>
          </w:rPrChange>
        </w:rPr>
        <w:t>5.3</w:t>
      </w:r>
      <w:r>
        <w:rPr>
          <w:rFonts w:hint="eastAsia" w:ascii="仿宋" w:hAnsi="仿宋" w:eastAsia="仿宋" w:cs="仿宋"/>
          <w:spacing w:val="-2"/>
          <w:sz w:val="28"/>
          <w:szCs w:val="24"/>
          <w:rPrChange w:id="2400" w:author="随遇而安" w:date="2023-08-12T10:02:17Z">
            <w:rPr>
              <w:rFonts w:ascii="宋体" w:hAnsi="宋体" w:eastAsia="宋体" w:cs="宋体"/>
              <w:spacing w:val="-49"/>
              <w:sz w:val="24"/>
              <w:szCs w:val="24"/>
            </w:rPr>
          </w:rPrChange>
        </w:rPr>
        <w:t xml:space="preserve"> </w:t>
      </w:r>
      <w:r>
        <w:rPr>
          <w:rFonts w:hint="eastAsia" w:ascii="仿宋" w:hAnsi="仿宋" w:eastAsia="仿宋" w:cs="仿宋"/>
          <w:spacing w:val="-2"/>
          <w:sz w:val="28"/>
          <w:szCs w:val="24"/>
          <w:rPrChange w:id="2401" w:author="随遇而安" w:date="2023-08-12T10:02:17Z">
            <w:rPr>
              <w:rFonts w:ascii="宋体" w:hAnsi="宋体" w:eastAsia="宋体" w:cs="宋体"/>
              <w:spacing w:val="-2"/>
              <w:sz w:val="24"/>
              <w:szCs w:val="24"/>
            </w:rPr>
          </w:rPrChange>
        </w:rPr>
        <w:t>按照人员伤害程度分类</w:t>
      </w:r>
    </w:p>
    <w:p w14:paraId="5F7D3EFA">
      <w:pPr>
        <w:autoSpaceDE/>
        <w:autoSpaceDN/>
        <w:spacing w:before="185" w:line="360" w:lineRule="auto"/>
        <w:ind w:left="0" w:firstLine="552" w:firstLineChars="200"/>
        <w:rPr>
          <w:rFonts w:hint="eastAsia" w:ascii="仿宋" w:hAnsi="仿宋" w:eastAsia="仿宋" w:cs="仿宋"/>
          <w:spacing w:val="-2"/>
          <w:sz w:val="28"/>
          <w:szCs w:val="24"/>
          <w:rPrChange w:id="2403" w:author="随遇而安" w:date="2023-08-12T10:02:17Z">
            <w:rPr>
              <w:rFonts w:ascii="宋体" w:hAnsi="宋体" w:eastAsia="宋体" w:cs="宋体"/>
              <w:sz w:val="24"/>
              <w:szCs w:val="24"/>
            </w:rPr>
          </w:rPrChange>
        </w:rPr>
        <w:pPrChange w:id="2402" w:author="随遇而安" w:date="2023-08-12T10:02:17Z">
          <w:pPr>
            <w:spacing w:before="182" w:line="220" w:lineRule="auto"/>
            <w:ind w:left="520"/>
          </w:pPr>
        </w:pPrChange>
      </w:pPr>
      <w:r>
        <w:rPr>
          <w:rFonts w:hint="eastAsia" w:ascii="仿宋" w:hAnsi="仿宋" w:eastAsia="仿宋" w:cs="仿宋"/>
          <w:spacing w:val="-2"/>
          <w:sz w:val="28"/>
          <w:szCs w:val="24"/>
          <w:rPrChange w:id="2404" w:author="随遇而安" w:date="2023-08-12T10:02:17Z">
            <w:rPr>
              <w:rFonts w:ascii="宋体" w:hAnsi="宋体" w:eastAsia="宋体" w:cs="宋体"/>
              <w:spacing w:val="-2"/>
              <w:sz w:val="24"/>
              <w:szCs w:val="24"/>
            </w:rPr>
          </w:rPrChange>
        </w:rPr>
        <w:t>按照人员伤害程度分为轻微伤害、轻伤、重伤、死亡事故。</w:t>
      </w:r>
    </w:p>
    <w:p w14:paraId="27E938FA">
      <w:pPr>
        <w:autoSpaceDE/>
        <w:autoSpaceDN/>
        <w:spacing w:before="185" w:line="360" w:lineRule="auto"/>
        <w:ind w:left="0" w:firstLine="552" w:firstLineChars="200"/>
        <w:rPr>
          <w:rFonts w:hint="eastAsia" w:ascii="仿宋" w:hAnsi="仿宋" w:eastAsia="仿宋" w:cs="仿宋"/>
          <w:spacing w:val="-2"/>
          <w:sz w:val="28"/>
          <w:szCs w:val="24"/>
          <w:rPrChange w:id="2406" w:author="随遇而安" w:date="2023-08-12T10:02:17Z">
            <w:rPr>
              <w:rFonts w:ascii="宋体" w:hAnsi="宋体" w:eastAsia="宋体" w:cs="宋体"/>
              <w:sz w:val="24"/>
              <w:szCs w:val="24"/>
            </w:rPr>
          </w:rPrChange>
        </w:rPr>
        <w:pPrChange w:id="2405" w:author="随遇而安" w:date="2023-08-12T10:02:17Z">
          <w:pPr>
            <w:spacing w:before="182" w:line="220" w:lineRule="auto"/>
            <w:ind w:left="42"/>
          </w:pPr>
        </w:pPrChange>
      </w:pPr>
      <w:r>
        <w:rPr>
          <w:rFonts w:hint="eastAsia" w:ascii="仿宋" w:hAnsi="仿宋" w:eastAsia="仿宋" w:cs="仿宋"/>
          <w:spacing w:val="-2"/>
          <w:sz w:val="28"/>
          <w:szCs w:val="24"/>
          <w:rPrChange w:id="2407" w:author="随遇而安" w:date="2023-08-12T10:02:17Z">
            <w:rPr>
              <w:rFonts w:ascii="宋体" w:hAnsi="宋体" w:eastAsia="宋体" w:cs="宋体"/>
              <w:spacing w:val="-3"/>
              <w:sz w:val="24"/>
              <w:szCs w:val="24"/>
            </w:rPr>
          </w:rPrChange>
        </w:rPr>
        <w:t>5.5</w:t>
      </w:r>
      <w:r>
        <w:rPr>
          <w:rFonts w:hint="eastAsia" w:ascii="仿宋" w:hAnsi="仿宋" w:eastAsia="仿宋" w:cs="仿宋"/>
          <w:spacing w:val="-2"/>
          <w:sz w:val="28"/>
          <w:szCs w:val="24"/>
          <w:rPrChange w:id="2408" w:author="随遇而安" w:date="2023-08-12T10:02:17Z">
            <w:rPr>
              <w:rFonts w:ascii="宋体" w:hAnsi="宋体" w:eastAsia="宋体" w:cs="宋体"/>
              <w:spacing w:val="-38"/>
              <w:sz w:val="24"/>
              <w:szCs w:val="24"/>
            </w:rPr>
          </w:rPrChange>
        </w:rPr>
        <w:t xml:space="preserve"> </w:t>
      </w:r>
      <w:r>
        <w:rPr>
          <w:rFonts w:hint="eastAsia" w:ascii="仿宋" w:hAnsi="仿宋" w:eastAsia="仿宋" w:cs="仿宋"/>
          <w:spacing w:val="-2"/>
          <w:sz w:val="28"/>
          <w:szCs w:val="24"/>
          <w:rPrChange w:id="2409" w:author="随遇而安" w:date="2023-08-12T10:02:17Z">
            <w:rPr>
              <w:rFonts w:ascii="宋体" w:hAnsi="宋体" w:eastAsia="宋体" w:cs="宋体"/>
              <w:spacing w:val="-3"/>
              <w:sz w:val="24"/>
              <w:szCs w:val="24"/>
            </w:rPr>
          </w:rPrChange>
        </w:rPr>
        <w:t>按照受伤害对象分类</w:t>
      </w:r>
    </w:p>
    <w:p w14:paraId="145E9CFF">
      <w:pPr>
        <w:autoSpaceDE/>
        <w:autoSpaceDN/>
        <w:spacing w:before="185" w:line="360" w:lineRule="auto"/>
        <w:ind w:left="0" w:firstLine="552" w:firstLineChars="200"/>
        <w:rPr>
          <w:del w:id="2411" w:author="随遇而安" w:date="2023-08-12T09:23:29Z"/>
          <w:rFonts w:hint="eastAsia" w:ascii="仿宋" w:hAnsi="仿宋" w:eastAsia="仿宋" w:cs="仿宋"/>
          <w:spacing w:val="-2"/>
          <w:sz w:val="28"/>
          <w:szCs w:val="24"/>
          <w:rPrChange w:id="2412" w:author="随遇而安" w:date="2023-08-12T10:02:17Z">
            <w:rPr>
              <w:del w:id="2413" w:author="随遇而安" w:date="2023-08-12T09:23:29Z"/>
              <w:rFonts w:ascii="宋体" w:hAnsi="宋体" w:eastAsia="宋体" w:cs="宋体"/>
              <w:sz w:val="24"/>
              <w:szCs w:val="24"/>
            </w:rPr>
          </w:rPrChange>
        </w:rPr>
        <w:pPrChange w:id="2410" w:author="随遇而安" w:date="2023-08-12T10:02:17Z">
          <w:pPr>
            <w:spacing w:before="183" w:line="468" w:lineRule="exact"/>
            <w:ind w:left="520"/>
          </w:pPr>
        </w:pPrChange>
      </w:pPr>
      <w:r>
        <w:rPr>
          <w:rFonts w:hint="eastAsia" w:ascii="仿宋" w:hAnsi="仿宋" w:eastAsia="仿宋" w:cs="仿宋"/>
          <w:spacing w:val="-2"/>
          <w:position w:val="0"/>
          <w:sz w:val="28"/>
          <w:szCs w:val="24"/>
          <w:rPrChange w:id="2414" w:author="随遇而安" w:date="2023-08-12T10:02:17Z">
            <w:rPr>
              <w:rFonts w:ascii="宋体" w:hAnsi="宋体" w:eastAsia="宋体" w:cs="宋体"/>
              <w:spacing w:val="-2"/>
              <w:position w:val="17"/>
              <w:sz w:val="24"/>
              <w:szCs w:val="24"/>
            </w:rPr>
          </w:rPrChange>
        </w:rPr>
        <w:t>按照受伤害对象分为工伤事故、非工伤事故（有人伤亡但不属于工伤或不能视同为</w:t>
      </w:r>
    </w:p>
    <w:p w14:paraId="38A99EB5">
      <w:pPr>
        <w:autoSpaceDE/>
        <w:autoSpaceDN/>
        <w:spacing w:before="185" w:line="360" w:lineRule="auto"/>
        <w:ind w:left="0" w:firstLine="552" w:firstLineChars="200"/>
        <w:rPr>
          <w:rFonts w:hint="eastAsia" w:ascii="仿宋" w:hAnsi="仿宋" w:eastAsia="仿宋" w:cs="仿宋"/>
          <w:spacing w:val="-2"/>
          <w:sz w:val="28"/>
          <w:szCs w:val="24"/>
          <w:rPrChange w:id="2416" w:author="随遇而安" w:date="2023-08-12T10:02:17Z">
            <w:rPr>
              <w:rFonts w:ascii="宋体" w:hAnsi="宋体" w:eastAsia="宋体" w:cs="宋体"/>
              <w:sz w:val="24"/>
              <w:szCs w:val="24"/>
            </w:rPr>
          </w:rPrChange>
        </w:rPr>
        <w:pPrChange w:id="2415" w:author="随遇而安" w:date="2023-08-12T10:02:17Z">
          <w:pPr>
            <w:spacing w:line="219" w:lineRule="auto"/>
            <w:ind w:left="41"/>
          </w:pPr>
        </w:pPrChange>
      </w:pPr>
      <w:del w:id="2417" w:author="随遇而安" w:date="2023-08-12T09:23:42Z">
        <w:r>
          <w:rPr>
            <w:rFonts w:hint="eastAsia" w:ascii="仿宋" w:hAnsi="仿宋" w:eastAsia="仿宋" w:cs="仿宋"/>
            <w:spacing w:val="-2"/>
            <w:sz w:val="28"/>
            <w:szCs w:val="24"/>
            <w:rPrChange w:id="2418" w:author="随遇而安" w:date="2023-08-12T10:02:17Z">
              <w:rPr>
                <w:rFonts w:ascii="宋体" w:hAnsi="宋体" w:eastAsia="宋体" w:cs="宋体"/>
                <w:spacing w:val="-12"/>
                <w:sz w:val="24"/>
                <w:szCs w:val="24"/>
              </w:rPr>
            </w:rPrChange>
          </w:rPr>
          <w:delText>工</w:delText>
        </w:r>
      </w:del>
      <w:ins w:id="2419" w:author="随遇而安" w:date="2023-08-12T09:23:46Z">
        <w:r>
          <w:rPr>
            <w:rFonts w:hint="eastAsia" w:ascii="仿宋" w:hAnsi="仿宋" w:eastAsia="仿宋" w:cs="仿宋"/>
            <w:spacing w:val="-2"/>
            <w:sz w:val="28"/>
            <w:szCs w:val="24"/>
            <w:lang w:val="en-US" w:eastAsia="zh-CN"/>
            <w:rPrChange w:id="2420" w:author="随遇而安" w:date="2023-08-12T10:02:17Z">
              <w:rPr>
                <w:rFonts w:hint="eastAsia" w:ascii="宋体" w:hAnsi="宋体" w:eastAsia="宋体" w:cs="宋体"/>
                <w:spacing w:val="-2"/>
                <w:sz w:val="24"/>
                <w:szCs w:val="24"/>
                <w:lang w:val="en-US" w:eastAsia="zh-CN"/>
              </w:rPr>
            </w:rPrChange>
          </w:rPr>
          <w:t>工</w:t>
        </w:r>
      </w:ins>
      <w:r>
        <w:rPr>
          <w:rFonts w:hint="eastAsia" w:ascii="仿宋" w:hAnsi="仿宋" w:eastAsia="仿宋" w:cs="仿宋"/>
          <w:spacing w:val="-2"/>
          <w:sz w:val="28"/>
          <w:szCs w:val="24"/>
          <w:rPrChange w:id="2421" w:author="随遇而安" w:date="2023-08-12T10:02:17Z">
            <w:rPr>
              <w:rFonts w:ascii="宋体" w:hAnsi="宋体" w:eastAsia="宋体" w:cs="宋体"/>
              <w:spacing w:val="-12"/>
              <w:sz w:val="24"/>
              <w:szCs w:val="24"/>
            </w:rPr>
          </w:rPrChange>
        </w:rPr>
        <w:t>伤的情形）、财产损失事故。</w:t>
      </w:r>
    </w:p>
    <w:p w14:paraId="0CB00A1D">
      <w:pPr>
        <w:autoSpaceDE/>
        <w:autoSpaceDN/>
        <w:spacing w:before="183" w:line="360" w:lineRule="auto"/>
        <w:ind w:left="0" w:firstLine="552" w:firstLineChars="200"/>
        <w:outlineLvl w:val="0"/>
        <w:rPr>
          <w:del w:id="2423" w:author="随遇而安" w:date="2023-08-12T09:23:33Z"/>
          <w:rFonts w:hint="eastAsia" w:ascii="仿宋" w:hAnsi="仿宋" w:eastAsia="仿宋" w:cs="仿宋"/>
          <w:sz w:val="28"/>
          <w:szCs w:val="24"/>
          <w:rPrChange w:id="2424" w:author="随遇而安" w:date="2023-08-12T09:44:46Z">
            <w:rPr>
              <w:del w:id="2425" w:author="随遇而安" w:date="2023-08-12T09:23:33Z"/>
              <w:rFonts w:ascii="宋体" w:hAnsi="宋体" w:eastAsia="宋体" w:cs="宋体"/>
              <w:sz w:val="24"/>
              <w:szCs w:val="24"/>
            </w:rPr>
          </w:rPrChange>
        </w:rPr>
        <w:pPrChange w:id="2422" w:author="随遇而安" w:date="2023-08-12T09:44:52Z">
          <w:pPr>
            <w:spacing w:before="183" w:line="220" w:lineRule="auto"/>
            <w:ind w:left="40"/>
            <w:outlineLvl w:val="0"/>
          </w:pPr>
        </w:pPrChange>
      </w:pPr>
      <w:bookmarkStart w:id="25" w:name="bookmark6"/>
      <w:bookmarkEnd w:id="25"/>
      <w:bookmarkStart w:id="26" w:name="_Toc11051"/>
      <w:bookmarkStart w:id="27" w:name="_Toc10172"/>
      <w:bookmarkStart w:id="28" w:name="_Toc29515"/>
      <w:bookmarkStart w:id="29" w:name="_Toc18560"/>
      <w:r>
        <w:rPr>
          <w:rFonts w:hint="eastAsia" w:ascii="仿宋" w:hAnsi="仿宋" w:eastAsia="仿宋" w:cs="仿宋"/>
          <w:spacing w:val="-2"/>
          <w:sz w:val="28"/>
          <w:szCs w:val="24"/>
          <w:rPrChange w:id="2426" w:author="随遇而安" w:date="2023-08-12T09:44:46Z">
            <w:rPr>
              <w:rFonts w:ascii="宋体" w:hAnsi="宋体" w:eastAsia="宋体" w:cs="宋体"/>
              <w:spacing w:val="-2"/>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6.事故分级</w:t>
      </w:r>
      <w:bookmarkEnd w:id="26"/>
      <w:bookmarkEnd w:id="27"/>
      <w:bookmarkEnd w:id="28"/>
      <w:bookmarkEnd w:id="29"/>
    </w:p>
    <w:p w14:paraId="7F5737FD">
      <w:pPr>
        <w:autoSpaceDE/>
        <w:autoSpaceDN/>
        <w:spacing w:before="183" w:line="360" w:lineRule="auto"/>
        <w:ind w:firstLine="560" w:firstLineChars="200"/>
        <w:outlineLvl w:val="0"/>
        <w:rPr>
          <w:del w:id="2428" w:author="随遇而安" w:date="2023-08-12T09:23:34Z"/>
          <w:rFonts w:hint="eastAsia" w:ascii="仿宋" w:hAnsi="仿宋" w:eastAsia="仿宋" w:cs="仿宋"/>
          <w:sz w:val="28"/>
          <w:szCs w:val="24"/>
          <w:rPrChange w:id="2429" w:author="随遇而安" w:date="2023-08-12T09:44:46Z">
            <w:rPr>
              <w:del w:id="2430" w:author="随遇而安" w:date="2023-08-12T09:23:34Z"/>
              <w:rFonts w:ascii="宋体" w:hAnsi="宋体" w:eastAsia="宋体" w:cs="宋体"/>
              <w:sz w:val="24"/>
              <w:szCs w:val="24"/>
            </w:rPr>
          </w:rPrChange>
        </w:rPr>
        <w:sectPr>
          <w:footerReference r:id="rId12" w:type="default"/>
          <w:pgSz w:w="11907" w:h="16839"/>
          <w:pgMar w:top="1507" w:right="1387" w:bottom="1268" w:left="1390" w:header="852" w:footer="1093" w:gutter="0"/>
          <w:pgNumType w:fmt="decimal"/>
          <w:cols w:space="720" w:num="1"/>
        </w:sectPr>
        <w:pPrChange w:id="2427" w:author="随遇而安" w:date="2023-08-12T09:44:52Z">
          <w:pPr>
            <w:spacing w:line="220" w:lineRule="auto"/>
          </w:pPr>
        </w:pPrChange>
      </w:pPr>
    </w:p>
    <w:p w14:paraId="6B28F138">
      <w:pPr>
        <w:autoSpaceDE/>
        <w:autoSpaceDN/>
        <w:spacing w:before="115" w:line="360" w:lineRule="auto"/>
        <w:ind w:left="0" w:right="30" w:firstLine="556" w:firstLineChars="200"/>
        <w:rPr>
          <w:ins w:id="2432" w:author="随遇而安" w:date="2023-08-12T09:23:35Z"/>
          <w:rFonts w:hint="eastAsia" w:ascii="仿宋" w:hAnsi="仿宋" w:eastAsia="仿宋" w:cs="仿宋"/>
          <w:spacing w:val="-1"/>
          <w:sz w:val="28"/>
          <w:szCs w:val="24"/>
          <w:rPrChange w:id="2433" w:author="随遇而安" w:date="2023-08-12T09:44:46Z">
            <w:rPr>
              <w:ins w:id="2434" w:author="随遇而安" w:date="2023-08-12T09:23:35Z"/>
              <w:rFonts w:ascii="宋体" w:hAnsi="宋体" w:eastAsia="宋体" w:cs="宋体"/>
              <w:spacing w:val="-1"/>
              <w:sz w:val="24"/>
              <w:szCs w:val="24"/>
            </w:rPr>
          </w:rPrChange>
        </w:rPr>
        <w:pPrChange w:id="2431" w:author="随遇而安" w:date="2023-08-12T09:44:52Z">
          <w:pPr>
            <w:spacing w:before="115" w:line="290" w:lineRule="auto"/>
            <w:ind w:left="43" w:right="30" w:hanging="3"/>
          </w:pPr>
        </w:pPrChange>
      </w:pPr>
    </w:p>
    <w:p w14:paraId="135CCEA9">
      <w:pPr>
        <w:autoSpaceDE/>
        <w:autoSpaceDN/>
        <w:spacing w:before="185" w:line="360" w:lineRule="auto"/>
        <w:ind w:left="0" w:right="0" w:firstLine="552" w:firstLineChars="200"/>
        <w:rPr>
          <w:ins w:id="2436" w:author="随遇而安" w:date="2024-11-06T16:43:24Z"/>
          <w:rFonts w:hint="eastAsia" w:ascii="仿宋" w:hAnsi="仿宋" w:eastAsia="仿宋" w:cs="仿宋"/>
          <w:spacing w:val="-2"/>
          <w:sz w:val="28"/>
          <w:szCs w:val="24"/>
        </w:rPr>
        <w:pPrChange w:id="2435" w:author="随遇而安" w:date="2023-08-12T10:02:12Z">
          <w:pPr>
            <w:spacing w:before="115" w:line="290" w:lineRule="auto"/>
            <w:ind w:left="43" w:right="30" w:hanging="3"/>
          </w:pPr>
        </w:pPrChange>
      </w:pPr>
      <w:r>
        <w:rPr>
          <w:rFonts w:hint="eastAsia" w:ascii="仿宋" w:hAnsi="仿宋" w:eastAsia="仿宋" w:cs="仿宋"/>
          <w:spacing w:val="-2"/>
          <w:sz w:val="28"/>
          <w:szCs w:val="24"/>
          <w:rPrChange w:id="2437" w:author="随遇而安" w:date="2023-08-12T10:02:12Z">
            <w:rPr>
              <w:rFonts w:ascii="宋体" w:hAnsi="宋体" w:eastAsia="宋体" w:cs="宋体"/>
              <w:spacing w:val="-1"/>
              <w:sz w:val="24"/>
              <w:szCs w:val="24"/>
            </w:rPr>
          </w:rPrChange>
        </w:rPr>
        <w:t>6.1</w:t>
      </w:r>
      <w:r>
        <w:rPr>
          <w:rFonts w:hint="eastAsia" w:ascii="仿宋" w:hAnsi="仿宋" w:eastAsia="仿宋" w:cs="仿宋"/>
          <w:spacing w:val="-2"/>
          <w:sz w:val="28"/>
          <w:szCs w:val="24"/>
          <w:rPrChange w:id="2438" w:author="随遇而安" w:date="2023-08-12T10:02:12Z">
            <w:rPr>
              <w:rFonts w:ascii="宋体" w:hAnsi="宋体" w:eastAsia="宋体" w:cs="宋体"/>
              <w:spacing w:val="-24"/>
              <w:sz w:val="24"/>
              <w:szCs w:val="24"/>
            </w:rPr>
          </w:rPrChange>
        </w:rPr>
        <w:t xml:space="preserve"> </w:t>
      </w:r>
      <w:r>
        <w:rPr>
          <w:rFonts w:hint="eastAsia" w:ascii="仿宋" w:hAnsi="仿宋" w:eastAsia="仿宋" w:cs="仿宋"/>
          <w:spacing w:val="-2"/>
          <w:sz w:val="28"/>
          <w:szCs w:val="24"/>
          <w:rPrChange w:id="2439" w:author="随遇而安" w:date="2023-08-12T10:02:12Z">
            <w:rPr>
              <w:rFonts w:ascii="宋体" w:hAnsi="宋体" w:eastAsia="宋体" w:cs="宋体"/>
              <w:spacing w:val="-1"/>
              <w:sz w:val="24"/>
              <w:szCs w:val="24"/>
            </w:rPr>
          </w:rPrChange>
        </w:rPr>
        <w:t>根据生产安全事故、交通事故等（以下简称事故）造成的人员伤亡或者直接经济损</w:t>
      </w:r>
      <w:del w:id="2440" w:author="随遇而安" w:date="2023-08-12T10:04:38Z">
        <w:r>
          <w:rPr>
            <w:rFonts w:hint="eastAsia" w:ascii="仿宋" w:hAnsi="仿宋" w:eastAsia="仿宋" w:cs="仿宋"/>
            <w:spacing w:val="-2"/>
            <w:sz w:val="28"/>
            <w:szCs w:val="24"/>
            <w:rPrChange w:id="2441" w:author="随遇而安" w:date="2023-08-12T10:02:12Z">
              <w:rPr>
                <w:rFonts w:ascii="宋体" w:hAnsi="宋体" w:eastAsia="宋体" w:cs="宋体"/>
                <w:sz w:val="24"/>
                <w:szCs w:val="24"/>
              </w:rPr>
            </w:rPrChange>
          </w:rPr>
          <w:delText xml:space="preserve"> </w:delText>
        </w:r>
      </w:del>
      <w:r>
        <w:rPr>
          <w:rFonts w:hint="eastAsia" w:ascii="仿宋" w:hAnsi="仿宋" w:eastAsia="仿宋" w:cs="仿宋"/>
          <w:spacing w:val="-2"/>
          <w:sz w:val="28"/>
          <w:szCs w:val="24"/>
          <w:rPrChange w:id="2442" w:author="随遇而安" w:date="2023-08-12T10:02:12Z">
            <w:rPr>
              <w:rFonts w:ascii="宋体" w:hAnsi="宋体" w:eastAsia="宋体" w:cs="宋体"/>
              <w:spacing w:val="-6"/>
              <w:sz w:val="24"/>
              <w:szCs w:val="24"/>
            </w:rPr>
          </w:rPrChange>
        </w:rPr>
        <w:t>失，对事故分为以下等级：</w:t>
      </w:r>
    </w:p>
    <w:p w14:paraId="641838B4">
      <w:pPr>
        <w:spacing w:before="0" w:line="240" w:lineRule="auto"/>
        <w:ind w:left="0" w:right="0" w:firstLine="0"/>
        <w:rPr>
          <w:ins w:id="2444" w:author="随遇而安" w:date="2024-11-06T16:43:24Z"/>
          <w:rFonts w:hint="eastAsia" w:ascii="仿宋" w:hAnsi="仿宋" w:eastAsia="仿宋" w:cs="仿宋"/>
          <w:spacing w:val="-2"/>
          <w:sz w:val="28"/>
          <w:szCs w:val="24"/>
        </w:rPr>
        <w:pPrChange w:id="2443" w:author="随遇而安" w:date="2024-11-06T16:43:24Z">
          <w:pPr>
            <w:spacing w:before="115" w:line="290" w:lineRule="auto"/>
            <w:ind w:left="43" w:right="30" w:hanging="3"/>
          </w:pPr>
        </w:pPrChange>
      </w:pPr>
      <w:ins w:id="2445" w:author="随遇而安" w:date="2024-11-06T16:43:24Z">
        <w:r>
          <w:rPr>
            <w:rFonts w:hint="eastAsia" w:ascii="仿宋" w:hAnsi="仿宋" w:eastAsia="仿宋" w:cs="仿宋"/>
            <w:spacing w:val="-2"/>
            <w:sz w:val="28"/>
            <w:szCs w:val="24"/>
          </w:rPr>
          <w:br w:type="page"/>
        </w:r>
      </w:ins>
    </w:p>
    <w:p w14:paraId="3919C901">
      <w:pPr>
        <w:spacing w:before="1" w:line="228" w:lineRule="auto"/>
        <w:ind w:left="3968"/>
        <w:rPr>
          <w:ins w:id="2446" w:author="随遇而安" w:date="2024-11-06T16:43:48Z"/>
          <w:rFonts w:hint="eastAsia" w:ascii="仿宋" w:hAnsi="仿宋" w:eastAsia="仿宋" w:cs="仿宋"/>
          <w:sz w:val="32"/>
          <w:szCs w:val="32"/>
          <w:rPrChange w:id="2447" w:author="随遇而安" w:date="2024-11-06T16:49:01Z">
            <w:rPr>
              <w:ins w:id="2448" w:author="随遇而安" w:date="2024-11-06T16:43:48Z"/>
              <w:rFonts w:ascii="宋体" w:hAnsi="宋体" w:eastAsia="宋体" w:cs="宋体"/>
              <w:sz w:val="19"/>
              <w:szCs w:val="19"/>
            </w:rPr>
          </w:rPrChange>
        </w:rPr>
      </w:pPr>
      <w:ins w:id="2449" w:author="随遇而安" w:date="2024-11-06T16:43:48Z">
        <w:r>
          <w:rPr>
            <w:rFonts w:hint="eastAsia" w:ascii="仿宋" w:hAnsi="仿宋" w:eastAsia="仿宋" w:cs="仿宋"/>
            <w:b/>
            <w:bCs/>
            <w:spacing w:val="7"/>
            <w:sz w:val="32"/>
            <w:szCs w:val="32"/>
            <w:rPrChange w:id="2450" w:author="随遇而安" w:date="2024-11-06T16:49:01Z">
              <w:rPr>
                <w:rFonts w:ascii="宋体" w:hAnsi="宋体" w:eastAsia="宋体" w:cs="宋体"/>
                <w:b/>
                <w:bCs/>
                <w:spacing w:val="7"/>
                <w:sz w:val="19"/>
                <w:szCs w:val="19"/>
              </w:rPr>
            </w:rPrChange>
          </w:rPr>
          <w:t>事故等级划分</w:t>
        </w:r>
      </w:ins>
    </w:p>
    <w:p w14:paraId="212C144A">
      <w:pPr>
        <w:spacing w:line="22" w:lineRule="exact"/>
        <w:rPr>
          <w:ins w:id="2451" w:author="随遇而安" w:date="2024-11-06T16:43:48Z"/>
          <w:rFonts w:hint="eastAsia" w:ascii="仿宋" w:hAnsi="仿宋" w:eastAsia="仿宋" w:cs="仿宋"/>
          <w:sz w:val="32"/>
          <w:szCs w:val="32"/>
          <w:rPrChange w:id="2452" w:author="随遇而安" w:date="2024-11-06T16:49:01Z">
            <w:rPr>
              <w:ins w:id="2453" w:author="随遇而安" w:date="2024-11-06T16:43:48Z"/>
            </w:rPr>
          </w:rPrChange>
        </w:rPr>
      </w:pPr>
    </w:p>
    <w:tbl>
      <w:tblPr>
        <w:tblStyle w:val="8"/>
        <w:tblW w:w="9078" w:type="dxa"/>
        <w:tblInd w:w="109"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Change w:id="2454" w:author="随遇而安" w:date="2024-11-06T16:49:07Z">
          <w:tblPr>
            <w:tblStyle w:val="8"/>
            <w:tblW w:w="6778" w:type="dxa"/>
            <w:tblInd w:w="1176"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PrChange>
      </w:tblPr>
      <w:tblGrid>
        <w:gridCol w:w="1695"/>
        <w:gridCol w:w="7140"/>
        <w:gridCol w:w="243"/>
        <w:tblGridChange w:id="2455">
          <w:tblGrid>
            <w:gridCol w:w="1452"/>
            <w:gridCol w:w="5326"/>
          </w:tblGrid>
        </w:tblGridChange>
      </w:tblGrid>
      <w:tr w14:paraId="7FC7A58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Change w:id="2457" w:author="随遇而安" w:date="2024-11-06T16:49:07Z">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blPrExChange>
        </w:tblPrEx>
        <w:trPr>
          <w:trHeight w:val="332" w:hRule="atLeast"/>
          <w:ins w:id="2456" w:author="随遇而安" w:date="2024-11-06T16:43:48Z"/>
          <w:trPrChange w:id="2457" w:author="随遇而安" w:date="2024-11-06T16:49:07Z">
            <w:trPr>
              <w:trHeight w:val="332" w:hRule="atLeast"/>
            </w:trPr>
          </w:trPrChange>
        </w:trPr>
        <w:tc>
          <w:tcPr>
            <w:tcW w:w="1695" w:type="dxa"/>
            <w:tcBorders>
              <w:right w:val="single" w:color="000000" w:sz="4" w:space="0"/>
            </w:tcBorders>
            <w:vAlign w:val="top"/>
            <w:tcPrChange w:id="2458" w:author="随遇而安" w:date="2024-11-06T16:49:07Z">
              <w:tcPr>
                <w:tcW w:w="1452" w:type="dxa"/>
                <w:tcBorders>
                  <w:right w:val="single" w:color="000000" w:sz="4" w:space="0"/>
                </w:tcBorders>
                <w:vAlign w:val="top"/>
              </w:tcPr>
            </w:tcPrChange>
          </w:tcPr>
          <w:p w14:paraId="0C77713B">
            <w:pPr>
              <w:pStyle w:val="9"/>
              <w:spacing w:before="57" w:line="221" w:lineRule="auto"/>
              <w:ind w:left="297"/>
              <w:rPr>
                <w:ins w:id="2459" w:author="随遇而安" w:date="2024-11-06T16:43:48Z"/>
                <w:rFonts w:hint="eastAsia" w:ascii="仿宋" w:hAnsi="仿宋" w:eastAsia="仿宋" w:cs="仿宋"/>
                <w:sz w:val="32"/>
                <w:szCs w:val="32"/>
                <w:rPrChange w:id="2460" w:author="随遇而安" w:date="2024-11-06T16:49:01Z">
                  <w:rPr>
                    <w:ins w:id="2461" w:author="随遇而安" w:date="2024-11-06T16:43:48Z"/>
                  </w:rPr>
                </w:rPrChange>
              </w:rPr>
            </w:pPr>
            <w:ins w:id="2462" w:author="随遇而安" w:date="2024-11-06T16:43:48Z">
              <w:r>
                <w:rPr>
                  <w:rFonts w:hint="eastAsia" w:ascii="仿宋" w:hAnsi="仿宋" w:eastAsia="仿宋" w:cs="仿宋"/>
                  <w:b/>
                  <w:bCs/>
                  <w:spacing w:val="-3"/>
                  <w:sz w:val="32"/>
                  <w:szCs w:val="32"/>
                  <w:rPrChange w:id="2463" w:author="随遇而安" w:date="2024-11-06T16:49:01Z">
                    <w:rPr>
                      <w:b/>
                      <w:bCs/>
                      <w:spacing w:val="-3"/>
                    </w:rPr>
                  </w:rPrChange>
                </w:rPr>
                <w:t>事故等级</w:t>
              </w:r>
            </w:ins>
          </w:p>
        </w:tc>
        <w:tc>
          <w:tcPr>
            <w:tcW w:w="7383" w:type="dxa"/>
            <w:gridSpan w:val="2"/>
            <w:tcBorders>
              <w:left w:val="single" w:color="000000" w:sz="4" w:space="0"/>
            </w:tcBorders>
            <w:vAlign w:val="top"/>
            <w:tcPrChange w:id="2464" w:author="随遇而安" w:date="2024-11-06T16:49:07Z">
              <w:tcPr>
                <w:tcW w:w="5326" w:type="dxa"/>
                <w:tcBorders>
                  <w:left w:val="single" w:color="000000" w:sz="4" w:space="0"/>
                </w:tcBorders>
                <w:vAlign w:val="top"/>
              </w:tcPr>
            </w:tcPrChange>
          </w:tcPr>
          <w:p w14:paraId="267ADBF1">
            <w:pPr>
              <w:pStyle w:val="9"/>
              <w:spacing w:before="57" w:line="221" w:lineRule="auto"/>
              <w:ind w:left="2240"/>
              <w:rPr>
                <w:ins w:id="2465" w:author="随遇而安" w:date="2024-11-06T16:43:48Z"/>
                <w:rFonts w:hint="eastAsia" w:ascii="仿宋" w:hAnsi="仿宋" w:eastAsia="仿宋" w:cs="仿宋"/>
                <w:sz w:val="32"/>
                <w:szCs w:val="32"/>
                <w:rPrChange w:id="2466" w:author="随遇而安" w:date="2024-11-06T16:49:01Z">
                  <w:rPr>
                    <w:ins w:id="2467" w:author="随遇而安" w:date="2024-11-06T16:43:48Z"/>
                  </w:rPr>
                </w:rPrChange>
              </w:rPr>
            </w:pPr>
            <w:ins w:id="2468" w:author="随遇而安" w:date="2024-11-06T16:43:48Z">
              <w:r>
                <w:rPr>
                  <w:rFonts w:hint="eastAsia" w:ascii="仿宋" w:hAnsi="仿宋" w:eastAsia="仿宋" w:cs="仿宋"/>
                  <w:b/>
                  <w:bCs/>
                  <w:spacing w:val="-4"/>
                  <w:sz w:val="32"/>
                  <w:szCs w:val="32"/>
                  <w:rPrChange w:id="2469" w:author="随遇而安" w:date="2024-11-06T16:49:01Z">
                    <w:rPr>
                      <w:b/>
                      <w:bCs/>
                      <w:spacing w:val="-4"/>
                    </w:rPr>
                  </w:rPrChange>
                </w:rPr>
                <w:t>分级定义</w:t>
              </w:r>
            </w:ins>
          </w:p>
        </w:tc>
      </w:tr>
      <w:tr w14:paraId="4767FB2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Change w:id="2471" w:author="随遇而安" w:date="2024-11-06T16:49:07Z">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blPrExChange>
        </w:tblPrEx>
        <w:trPr>
          <w:trHeight w:val="2175" w:hRule="atLeast"/>
          <w:ins w:id="2470" w:author="随遇而安" w:date="2024-11-06T16:43:48Z"/>
          <w:trPrChange w:id="2471" w:author="随遇而安" w:date="2024-11-06T16:49:07Z">
            <w:trPr>
              <w:trHeight w:val="2175" w:hRule="atLeast"/>
            </w:trPr>
          </w:trPrChange>
        </w:trPr>
        <w:tc>
          <w:tcPr>
            <w:tcW w:w="1695" w:type="dxa"/>
            <w:tcBorders>
              <w:bottom w:val="single" w:color="000000" w:sz="4" w:space="0"/>
              <w:right w:val="single" w:color="000000" w:sz="4" w:space="0"/>
            </w:tcBorders>
            <w:vAlign w:val="center"/>
            <w:tcPrChange w:id="2472" w:author="随遇而安" w:date="2024-11-06T16:49:07Z">
              <w:tcPr>
                <w:tcW w:w="1452" w:type="dxa"/>
                <w:tcBorders>
                  <w:bottom w:val="single" w:color="000000" w:sz="4" w:space="0"/>
                  <w:right w:val="single" w:color="000000" w:sz="4" w:space="0"/>
                </w:tcBorders>
                <w:vAlign w:val="top"/>
              </w:tcPr>
            </w:tcPrChange>
          </w:tcPr>
          <w:p w14:paraId="1A3D425F">
            <w:pPr>
              <w:pStyle w:val="9"/>
              <w:spacing w:before="68" w:line="223" w:lineRule="auto"/>
              <w:ind w:left="512"/>
              <w:jc w:val="both"/>
              <w:rPr>
                <w:ins w:id="2474" w:author="随遇而安" w:date="2024-11-06T16:43:48Z"/>
                <w:rFonts w:hint="eastAsia" w:ascii="仿宋" w:hAnsi="仿宋" w:eastAsia="仿宋" w:cs="仿宋"/>
                <w:sz w:val="28"/>
                <w:szCs w:val="28"/>
                <w:rPrChange w:id="2475" w:author="随遇而安" w:date="2024-11-06T16:44:22Z">
                  <w:rPr>
                    <w:ins w:id="2476" w:author="随遇而安" w:date="2024-11-06T16:43:48Z"/>
                  </w:rPr>
                </w:rPrChange>
              </w:rPr>
              <w:pPrChange w:id="2473" w:author="随遇而安" w:date="2024-11-06T16:48:48Z">
                <w:pPr>
                  <w:pStyle w:val="9"/>
                  <w:spacing w:before="68" w:line="223" w:lineRule="auto"/>
                  <w:ind w:left="512"/>
                </w:pPr>
              </w:pPrChange>
            </w:pPr>
            <w:ins w:id="2477" w:author="随遇而安" w:date="2024-11-06T16:43:48Z">
              <w:r>
                <w:rPr>
                  <w:rFonts w:hint="eastAsia" w:ascii="仿宋" w:hAnsi="仿宋" w:eastAsia="仿宋" w:cs="仿宋"/>
                  <w:spacing w:val="-5"/>
                  <w:sz w:val="28"/>
                  <w:szCs w:val="28"/>
                  <w:rPrChange w:id="2478" w:author="随遇而安" w:date="2024-11-06T16:44:22Z">
                    <w:rPr>
                      <w:spacing w:val="-5"/>
                    </w:rPr>
                  </w:rPrChange>
                </w:rPr>
                <w:t>一级</w:t>
              </w:r>
            </w:ins>
          </w:p>
        </w:tc>
        <w:tc>
          <w:tcPr>
            <w:tcW w:w="7383" w:type="dxa"/>
            <w:gridSpan w:val="2"/>
            <w:tcBorders>
              <w:left w:val="single" w:color="000000" w:sz="4" w:space="0"/>
              <w:bottom w:val="single" w:color="000000" w:sz="4" w:space="0"/>
            </w:tcBorders>
            <w:vAlign w:val="top"/>
            <w:tcPrChange w:id="2479" w:author="随遇而安" w:date="2024-11-06T16:49:07Z">
              <w:tcPr>
                <w:tcW w:w="5326" w:type="dxa"/>
                <w:tcBorders>
                  <w:left w:val="single" w:color="000000" w:sz="4" w:space="0"/>
                  <w:bottom w:val="single" w:color="000000" w:sz="4" w:space="0"/>
                </w:tcBorders>
                <w:vAlign w:val="top"/>
              </w:tcPr>
            </w:tcPrChange>
          </w:tcPr>
          <w:p w14:paraId="027522DE">
            <w:pPr>
              <w:pStyle w:val="9"/>
              <w:spacing w:before="41" w:line="222" w:lineRule="auto"/>
              <w:ind w:left="110"/>
              <w:rPr>
                <w:ins w:id="2480" w:author="随遇而安" w:date="2024-11-06T16:43:48Z"/>
                <w:rFonts w:hint="eastAsia" w:ascii="仿宋" w:hAnsi="仿宋" w:eastAsia="仿宋" w:cs="仿宋"/>
                <w:sz w:val="28"/>
                <w:szCs w:val="28"/>
                <w:rPrChange w:id="2481" w:author="随遇而安" w:date="2024-11-06T16:44:22Z">
                  <w:rPr>
                    <w:ins w:id="2482" w:author="随遇而安" w:date="2024-11-06T16:43:48Z"/>
                  </w:rPr>
                </w:rPrChange>
              </w:rPr>
            </w:pPr>
            <w:ins w:id="2483" w:author="随遇而安" w:date="2024-11-06T16:43:48Z">
              <w:r>
                <w:rPr>
                  <w:rFonts w:hint="eastAsia" w:ascii="仿宋" w:hAnsi="仿宋" w:eastAsia="仿宋" w:cs="仿宋"/>
                  <w:spacing w:val="-2"/>
                  <w:sz w:val="28"/>
                  <w:szCs w:val="28"/>
                  <w:rPrChange w:id="2484" w:author="随遇而安" w:date="2024-11-06T16:44:22Z">
                    <w:rPr>
                      <w:spacing w:val="-2"/>
                    </w:rPr>
                  </w:rPrChange>
                </w:rPr>
                <w:t>（</w:t>
              </w:r>
            </w:ins>
            <w:ins w:id="2485" w:author="随遇而安" w:date="2024-11-06T16:43:48Z">
              <w:r>
                <w:rPr>
                  <w:rFonts w:hint="eastAsia" w:ascii="仿宋" w:hAnsi="仿宋" w:eastAsia="仿宋" w:cs="仿宋"/>
                  <w:spacing w:val="-2"/>
                  <w:sz w:val="28"/>
                  <w:szCs w:val="28"/>
                  <w:rPrChange w:id="2486" w:author="随遇而安" w:date="2024-11-06T16:44:22Z">
                    <w:rPr>
                      <w:rFonts w:ascii="Times New Roman" w:hAnsi="Times New Roman" w:eastAsia="Times New Roman" w:cs="Times New Roman"/>
                      <w:spacing w:val="-2"/>
                    </w:rPr>
                  </w:rPrChange>
                </w:rPr>
                <w:t>1</w:t>
              </w:r>
            </w:ins>
            <w:ins w:id="2487" w:author="随遇而安" w:date="2024-11-06T16:43:48Z">
              <w:r>
                <w:rPr>
                  <w:rFonts w:hint="eastAsia" w:ascii="仿宋" w:hAnsi="仿宋" w:eastAsia="仿宋" w:cs="仿宋"/>
                  <w:spacing w:val="-2"/>
                  <w:sz w:val="28"/>
                  <w:szCs w:val="28"/>
                  <w:rPrChange w:id="2488" w:author="随遇而安" w:date="2024-11-06T16:44:22Z">
                    <w:rPr>
                      <w:spacing w:val="-2"/>
                    </w:rPr>
                  </w:rPrChange>
                </w:rPr>
                <w:t>）造成死亡</w:t>
              </w:r>
            </w:ins>
            <w:ins w:id="2489" w:author="随遇而安" w:date="2024-11-06T16:43:48Z">
              <w:r>
                <w:rPr>
                  <w:rFonts w:hint="eastAsia" w:ascii="仿宋" w:hAnsi="仿宋" w:eastAsia="仿宋" w:cs="仿宋"/>
                  <w:spacing w:val="-43"/>
                  <w:sz w:val="28"/>
                  <w:szCs w:val="28"/>
                  <w:rPrChange w:id="2490" w:author="随遇而安" w:date="2024-11-06T16:44:22Z">
                    <w:rPr>
                      <w:spacing w:val="-43"/>
                    </w:rPr>
                  </w:rPrChange>
                </w:rPr>
                <w:t xml:space="preserve"> </w:t>
              </w:r>
            </w:ins>
            <w:ins w:id="2491" w:author="随遇而安" w:date="2024-11-06T16:43:48Z">
              <w:r>
                <w:rPr>
                  <w:rFonts w:hint="eastAsia" w:ascii="仿宋" w:hAnsi="仿宋" w:eastAsia="仿宋" w:cs="仿宋"/>
                  <w:spacing w:val="-2"/>
                  <w:sz w:val="28"/>
                  <w:szCs w:val="28"/>
                  <w:rPrChange w:id="2492" w:author="随遇而安" w:date="2024-11-06T16:44:22Z">
                    <w:rPr>
                      <w:rFonts w:ascii="Times New Roman" w:hAnsi="Times New Roman" w:eastAsia="Times New Roman" w:cs="Times New Roman"/>
                      <w:spacing w:val="-2"/>
                    </w:rPr>
                  </w:rPrChange>
                </w:rPr>
                <w:t xml:space="preserve">2 </w:t>
              </w:r>
            </w:ins>
            <w:ins w:id="2493" w:author="随遇而安" w:date="2024-11-06T16:43:48Z">
              <w:r>
                <w:rPr>
                  <w:rFonts w:hint="eastAsia" w:ascii="仿宋" w:hAnsi="仿宋" w:eastAsia="仿宋" w:cs="仿宋"/>
                  <w:spacing w:val="-2"/>
                  <w:sz w:val="28"/>
                  <w:szCs w:val="28"/>
                  <w:rPrChange w:id="2494" w:author="随遇而安" w:date="2024-11-06T16:44:22Z">
                    <w:rPr>
                      <w:spacing w:val="-2"/>
                    </w:rPr>
                  </w:rPrChange>
                </w:rPr>
                <w:t>人；</w:t>
              </w:r>
            </w:ins>
          </w:p>
          <w:p w14:paraId="609551AA">
            <w:pPr>
              <w:pStyle w:val="9"/>
              <w:spacing w:before="58" w:line="221" w:lineRule="auto"/>
              <w:ind w:left="110"/>
              <w:rPr>
                <w:ins w:id="2495" w:author="随遇而安" w:date="2024-11-06T16:43:48Z"/>
                <w:rFonts w:hint="eastAsia" w:ascii="仿宋" w:hAnsi="仿宋" w:eastAsia="仿宋" w:cs="仿宋"/>
                <w:sz w:val="28"/>
                <w:szCs w:val="28"/>
                <w:rPrChange w:id="2496" w:author="随遇而安" w:date="2024-11-06T16:44:22Z">
                  <w:rPr>
                    <w:ins w:id="2497" w:author="随遇而安" w:date="2024-11-06T16:43:48Z"/>
                  </w:rPr>
                </w:rPrChange>
              </w:rPr>
            </w:pPr>
            <w:ins w:id="2498" w:author="随遇而安" w:date="2024-11-06T16:43:48Z">
              <w:r>
                <w:rPr>
                  <w:rFonts w:hint="eastAsia" w:ascii="仿宋" w:hAnsi="仿宋" w:eastAsia="仿宋" w:cs="仿宋"/>
                  <w:spacing w:val="-3"/>
                  <w:sz w:val="28"/>
                  <w:szCs w:val="28"/>
                  <w:rPrChange w:id="2499" w:author="随遇而安" w:date="2024-11-06T16:44:22Z">
                    <w:rPr>
                      <w:spacing w:val="-3"/>
                    </w:rPr>
                  </w:rPrChange>
                </w:rPr>
                <w:t>（</w:t>
              </w:r>
            </w:ins>
            <w:ins w:id="2500" w:author="随遇而安" w:date="2024-11-06T16:43:48Z">
              <w:r>
                <w:rPr>
                  <w:rFonts w:hint="eastAsia" w:ascii="仿宋" w:hAnsi="仿宋" w:eastAsia="仿宋" w:cs="仿宋"/>
                  <w:spacing w:val="-3"/>
                  <w:sz w:val="28"/>
                  <w:szCs w:val="28"/>
                  <w:rPrChange w:id="2501" w:author="随遇而安" w:date="2024-11-06T16:44:22Z">
                    <w:rPr>
                      <w:rFonts w:ascii="Times New Roman" w:hAnsi="Times New Roman" w:eastAsia="Times New Roman" w:cs="Times New Roman"/>
                      <w:spacing w:val="-3"/>
                    </w:rPr>
                  </w:rPrChange>
                </w:rPr>
                <w:t>2</w:t>
              </w:r>
            </w:ins>
            <w:ins w:id="2502" w:author="随遇而安" w:date="2024-11-06T16:43:48Z">
              <w:r>
                <w:rPr>
                  <w:rFonts w:hint="eastAsia" w:ascii="仿宋" w:hAnsi="仿宋" w:eastAsia="仿宋" w:cs="仿宋"/>
                  <w:spacing w:val="-3"/>
                  <w:sz w:val="28"/>
                  <w:szCs w:val="28"/>
                  <w:rPrChange w:id="2503" w:author="随遇而安" w:date="2024-11-06T16:44:22Z">
                    <w:rPr>
                      <w:spacing w:val="-3"/>
                    </w:rPr>
                  </w:rPrChange>
                </w:rPr>
                <w:t>）重伤</w:t>
              </w:r>
            </w:ins>
            <w:ins w:id="2504" w:author="随遇而安" w:date="2024-11-06T16:43:48Z">
              <w:r>
                <w:rPr>
                  <w:rFonts w:hint="eastAsia" w:ascii="仿宋" w:hAnsi="仿宋" w:eastAsia="仿宋" w:cs="仿宋"/>
                  <w:spacing w:val="-39"/>
                  <w:sz w:val="28"/>
                  <w:szCs w:val="28"/>
                  <w:rPrChange w:id="2505" w:author="随遇而安" w:date="2024-11-06T16:44:22Z">
                    <w:rPr>
                      <w:spacing w:val="-39"/>
                    </w:rPr>
                  </w:rPrChange>
                </w:rPr>
                <w:t xml:space="preserve"> </w:t>
              </w:r>
            </w:ins>
            <w:ins w:id="2506" w:author="随遇而安" w:date="2024-11-06T16:43:48Z">
              <w:r>
                <w:rPr>
                  <w:rFonts w:hint="eastAsia" w:ascii="仿宋" w:hAnsi="仿宋" w:eastAsia="仿宋" w:cs="仿宋"/>
                  <w:spacing w:val="-3"/>
                  <w:sz w:val="28"/>
                  <w:szCs w:val="28"/>
                  <w:rPrChange w:id="2507" w:author="随遇而安" w:date="2024-11-06T16:44:22Z">
                    <w:rPr>
                      <w:rFonts w:ascii="Times New Roman" w:hAnsi="Times New Roman" w:eastAsia="Times New Roman" w:cs="Times New Roman"/>
                      <w:spacing w:val="-3"/>
                    </w:rPr>
                  </w:rPrChange>
                </w:rPr>
                <w:t xml:space="preserve">5 </w:t>
              </w:r>
            </w:ins>
            <w:ins w:id="2508" w:author="随遇而安" w:date="2024-11-06T16:43:48Z">
              <w:r>
                <w:rPr>
                  <w:rFonts w:hint="eastAsia" w:ascii="仿宋" w:hAnsi="仿宋" w:eastAsia="仿宋" w:cs="仿宋"/>
                  <w:spacing w:val="-3"/>
                  <w:sz w:val="28"/>
                  <w:szCs w:val="28"/>
                  <w:rPrChange w:id="2509" w:author="随遇而安" w:date="2024-11-06T16:44:22Z">
                    <w:rPr>
                      <w:spacing w:val="-3"/>
                    </w:rPr>
                  </w:rPrChange>
                </w:rPr>
                <w:t>人以上</w:t>
              </w:r>
            </w:ins>
            <w:ins w:id="2510" w:author="随遇而安" w:date="2024-11-06T16:43:48Z">
              <w:r>
                <w:rPr>
                  <w:rFonts w:hint="eastAsia" w:ascii="仿宋" w:hAnsi="仿宋" w:eastAsia="仿宋" w:cs="仿宋"/>
                  <w:spacing w:val="-30"/>
                  <w:sz w:val="28"/>
                  <w:szCs w:val="28"/>
                  <w:rPrChange w:id="2511" w:author="随遇而安" w:date="2024-11-06T16:44:22Z">
                    <w:rPr>
                      <w:spacing w:val="-30"/>
                    </w:rPr>
                  </w:rPrChange>
                </w:rPr>
                <w:t xml:space="preserve"> </w:t>
              </w:r>
            </w:ins>
            <w:ins w:id="2512" w:author="随遇而安" w:date="2024-11-06T16:43:48Z">
              <w:r>
                <w:rPr>
                  <w:rFonts w:hint="eastAsia" w:ascii="仿宋" w:hAnsi="仿宋" w:eastAsia="仿宋" w:cs="仿宋"/>
                  <w:spacing w:val="-3"/>
                  <w:sz w:val="28"/>
                  <w:szCs w:val="28"/>
                  <w:rPrChange w:id="2513" w:author="随遇而安" w:date="2024-11-06T16:44:22Z">
                    <w:rPr>
                      <w:rFonts w:ascii="Times New Roman" w:hAnsi="Times New Roman" w:eastAsia="Times New Roman" w:cs="Times New Roman"/>
                      <w:spacing w:val="-3"/>
                    </w:rPr>
                  </w:rPrChange>
                </w:rPr>
                <w:t xml:space="preserve">10 </w:t>
              </w:r>
            </w:ins>
            <w:ins w:id="2514" w:author="随遇而安" w:date="2024-11-06T16:43:48Z">
              <w:r>
                <w:rPr>
                  <w:rFonts w:hint="eastAsia" w:ascii="仿宋" w:hAnsi="仿宋" w:eastAsia="仿宋" w:cs="仿宋"/>
                  <w:spacing w:val="-3"/>
                  <w:sz w:val="28"/>
                  <w:szCs w:val="28"/>
                  <w:rPrChange w:id="2515" w:author="随遇而安" w:date="2024-11-06T16:44:22Z">
                    <w:rPr>
                      <w:spacing w:val="-3"/>
                    </w:rPr>
                  </w:rPrChange>
                </w:rPr>
                <w:t>人以下</w:t>
              </w:r>
            </w:ins>
          </w:p>
          <w:p w14:paraId="2CBFEEAA">
            <w:pPr>
              <w:pStyle w:val="9"/>
              <w:spacing w:before="60" w:line="221" w:lineRule="auto"/>
              <w:ind w:left="110"/>
              <w:rPr>
                <w:ins w:id="2516" w:author="随遇而安" w:date="2024-11-06T16:43:48Z"/>
                <w:rFonts w:hint="eastAsia" w:ascii="仿宋" w:hAnsi="仿宋" w:eastAsia="仿宋" w:cs="仿宋"/>
                <w:sz w:val="28"/>
                <w:szCs w:val="28"/>
                <w:rPrChange w:id="2517" w:author="随遇而安" w:date="2024-11-06T16:44:22Z">
                  <w:rPr>
                    <w:ins w:id="2518" w:author="随遇而安" w:date="2024-11-06T16:43:48Z"/>
                  </w:rPr>
                </w:rPrChange>
              </w:rPr>
            </w:pPr>
            <w:ins w:id="2519" w:author="随遇而安" w:date="2024-11-06T16:43:48Z">
              <w:r>
                <w:rPr>
                  <w:rFonts w:hint="eastAsia" w:ascii="仿宋" w:hAnsi="仿宋" w:eastAsia="仿宋" w:cs="仿宋"/>
                  <w:spacing w:val="-4"/>
                  <w:sz w:val="28"/>
                  <w:szCs w:val="28"/>
                  <w:rPrChange w:id="2520" w:author="随遇而安" w:date="2024-11-06T16:44:22Z">
                    <w:rPr>
                      <w:spacing w:val="-4"/>
                    </w:rPr>
                  </w:rPrChange>
                </w:rPr>
                <w:t>（</w:t>
              </w:r>
            </w:ins>
            <w:ins w:id="2521" w:author="随遇而安" w:date="2024-11-06T16:43:48Z">
              <w:r>
                <w:rPr>
                  <w:rFonts w:hint="eastAsia" w:ascii="仿宋" w:hAnsi="仿宋" w:eastAsia="仿宋" w:cs="仿宋"/>
                  <w:spacing w:val="-4"/>
                  <w:sz w:val="28"/>
                  <w:szCs w:val="28"/>
                  <w:rPrChange w:id="2522" w:author="随遇而安" w:date="2024-11-06T16:44:22Z">
                    <w:rPr>
                      <w:rFonts w:ascii="Times New Roman" w:hAnsi="Times New Roman" w:eastAsia="Times New Roman" w:cs="Times New Roman"/>
                      <w:spacing w:val="-4"/>
                    </w:rPr>
                  </w:rPrChange>
                </w:rPr>
                <w:t>3</w:t>
              </w:r>
            </w:ins>
            <w:ins w:id="2523" w:author="随遇而安" w:date="2024-11-06T16:43:48Z">
              <w:r>
                <w:rPr>
                  <w:rFonts w:hint="eastAsia" w:ascii="仿宋" w:hAnsi="仿宋" w:eastAsia="仿宋" w:cs="仿宋"/>
                  <w:spacing w:val="-4"/>
                  <w:sz w:val="28"/>
                  <w:szCs w:val="28"/>
                  <w:rPrChange w:id="2524" w:author="随遇而安" w:date="2024-11-06T16:44:22Z">
                    <w:rPr>
                      <w:spacing w:val="-4"/>
                    </w:rPr>
                  </w:rPrChange>
                </w:rPr>
                <w:t>）轻伤</w:t>
              </w:r>
            </w:ins>
            <w:ins w:id="2525" w:author="随遇而安" w:date="2024-11-06T16:43:48Z">
              <w:r>
                <w:rPr>
                  <w:rFonts w:hint="eastAsia" w:ascii="仿宋" w:hAnsi="仿宋" w:eastAsia="仿宋" w:cs="仿宋"/>
                  <w:spacing w:val="-36"/>
                  <w:sz w:val="28"/>
                  <w:szCs w:val="28"/>
                  <w:rPrChange w:id="2526" w:author="随遇而安" w:date="2024-11-06T16:44:22Z">
                    <w:rPr>
                      <w:spacing w:val="-36"/>
                    </w:rPr>
                  </w:rPrChange>
                </w:rPr>
                <w:t xml:space="preserve"> </w:t>
              </w:r>
            </w:ins>
            <w:ins w:id="2527" w:author="随遇而安" w:date="2024-11-06T16:43:48Z">
              <w:r>
                <w:rPr>
                  <w:rFonts w:hint="eastAsia" w:ascii="仿宋" w:hAnsi="仿宋" w:eastAsia="仿宋" w:cs="仿宋"/>
                  <w:spacing w:val="-4"/>
                  <w:sz w:val="28"/>
                  <w:szCs w:val="28"/>
                  <w:rPrChange w:id="2528" w:author="随遇而安" w:date="2024-11-06T16:44:22Z">
                    <w:rPr>
                      <w:rFonts w:ascii="Times New Roman" w:hAnsi="Times New Roman" w:eastAsia="Times New Roman" w:cs="Times New Roman"/>
                      <w:spacing w:val="-4"/>
                    </w:rPr>
                  </w:rPrChange>
                </w:rPr>
                <w:t xml:space="preserve">20 </w:t>
              </w:r>
            </w:ins>
            <w:ins w:id="2529" w:author="随遇而安" w:date="2024-11-06T16:43:48Z">
              <w:r>
                <w:rPr>
                  <w:rFonts w:hint="eastAsia" w:ascii="仿宋" w:hAnsi="仿宋" w:eastAsia="仿宋" w:cs="仿宋"/>
                  <w:spacing w:val="-4"/>
                  <w:sz w:val="28"/>
                  <w:szCs w:val="28"/>
                  <w:rPrChange w:id="2530" w:author="随遇而安" w:date="2024-11-06T16:44:22Z">
                    <w:rPr>
                      <w:spacing w:val="-4"/>
                    </w:rPr>
                  </w:rPrChange>
                </w:rPr>
                <w:t>人以上</w:t>
              </w:r>
            </w:ins>
            <w:ins w:id="2531" w:author="随遇而安" w:date="2024-11-06T16:43:48Z">
              <w:r>
                <w:rPr>
                  <w:rFonts w:hint="eastAsia" w:ascii="仿宋" w:hAnsi="仿宋" w:eastAsia="仿宋" w:cs="仿宋"/>
                  <w:spacing w:val="-43"/>
                  <w:sz w:val="28"/>
                  <w:szCs w:val="28"/>
                  <w:rPrChange w:id="2532" w:author="随遇而安" w:date="2024-11-06T16:44:22Z">
                    <w:rPr>
                      <w:spacing w:val="-43"/>
                    </w:rPr>
                  </w:rPrChange>
                </w:rPr>
                <w:t xml:space="preserve"> </w:t>
              </w:r>
            </w:ins>
            <w:ins w:id="2533" w:author="随遇而安" w:date="2024-11-06T16:43:48Z">
              <w:r>
                <w:rPr>
                  <w:rFonts w:hint="eastAsia" w:ascii="仿宋" w:hAnsi="仿宋" w:eastAsia="仿宋" w:cs="仿宋"/>
                  <w:spacing w:val="-4"/>
                  <w:sz w:val="28"/>
                  <w:szCs w:val="28"/>
                  <w:rPrChange w:id="2534" w:author="随遇而安" w:date="2024-11-06T16:44:22Z">
                    <w:rPr>
                      <w:rFonts w:ascii="Times New Roman" w:hAnsi="Times New Roman" w:eastAsia="Times New Roman" w:cs="Times New Roman"/>
                      <w:spacing w:val="-4"/>
                    </w:rPr>
                  </w:rPrChange>
                </w:rPr>
                <w:t xml:space="preserve">30 </w:t>
              </w:r>
            </w:ins>
            <w:ins w:id="2535" w:author="随遇而安" w:date="2024-11-06T16:43:48Z">
              <w:r>
                <w:rPr>
                  <w:rFonts w:hint="eastAsia" w:ascii="仿宋" w:hAnsi="仿宋" w:eastAsia="仿宋" w:cs="仿宋"/>
                  <w:spacing w:val="-4"/>
                  <w:sz w:val="28"/>
                  <w:szCs w:val="28"/>
                  <w:rPrChange w:id="2536" w:author="随遇而安" w:date="2024-11-06T16:44:22Z">
                    <w:rPr>
                      <w:spacing w:val="-4"/>
                    </w:rPr>
                  </w:rPrChange>
                </w:rPr>
                <w:t>人以下；</w:t>
              </w:r>
            </w:ins>
          </w:p>
          <w:p w14:paraId="5AB200AF">
            <w:pPr>
              <w:pStyle w:val="9"/>
              <w:spacing w:before="61" w:line="221" w:lineRule="auto"/>
              <w:ind w:left="110"/>
              <w:rPr>
                <w:ins w:id="2537" w:author="随遇而安" w:date="2024-11-06T16:43:48Z"/>
                <w:rFonts w:hint="eastAsia" w:ascii="仿宋" w:hAnsi="仿宋" w:eastAsia="仿宋" w:cs="仿宋"/>
                <w:sz w:val="28"/>
                <w:szCs w:val="28"/>
                <w:rPrChange w:id="2538" w:author="随遇而安" w:date="2024-11-06T16:44:22Z">
                  <w:rPr>
                    <w:ins w:id="2539" w:author="随遇而安" w:date="2024-11-06T16:43:48Z"/>
                  </w:rPr>
                </w:rPrChange>
              </w:rPr>
            </w:pPr>
            <w:ins w:id="2540" w:author="随遇而安" w:date="2024-11-06T16:43:48Z">
              <w:r>
                <w:rPr>
                  <w:rFonts w:hint="eastAsia" w:ascii="仿宋" w:hAnsi="仿宋" w:eastAsia="仿宋" w:cs="仿宋"/>
                  <w:spacing w:val="-3"/>
                  <w:sz w:val="28"/>
                  <w:szCs w:val="28"/>
                  <w:rPrChange w:id="2541" w:author="随遇而安" w:date="2024-11-06T16:44:22Z">
                    <w:rPr>
                      <w:spacing w:val="-3"/>
                    </w:rPr>
                  </w:rPrChange>
                </w:rPr>
                <w:t>（</w:t>
              </w:r>
            </w:ins>
            <w:ins w:id="2542" w:author="随遇而安" w:date="2024-11-06T16:43:48Z">
              <w:r>
                <w:rPr>
                  <w:rFonts w:hint="eastAsia" w:ascii="仿宋" w:hAnsi="仿宋" w:eastAsia="仿宋" w:cs="仿宋"/>
                  <w:spacing w:val="-3"/>
                  <w:sz w:val="28"/>
                  <w:szCs w:val="28"/>
                  <w:rPrChange w:id="2543" w:author="随遇而安" w:date="2024-11-06T16:44:22Z">
                    <w:rPr>
                      <w:rFonts w:ascii="Times New Roman" w:hAnsi="Times New Roman" w:eastAsia="Times New Roman" w:cs="Times New Roman"/>
                      <w:spacing w:val="-3"/>
                    </w:rPr>
                  </w:rPrChange>
                </w:rPr>
                <w:t>4</w:t>
              </w:r>
            </w:ins>
            <w:ins w:id="2544" w:author="随遇而安" w:date="2024-11-06T16:43:48Z">
              <w:r>
                <w:rPr>
                  <w:rFonts w:hint="eastAsia" w:ascii="仿宋" w:hAnsi="仿宋" w:eastAsia="仿宋" w:cs="仿宋"/>
                  <w:spacing w:val="-3"/>
                  <w:sz w:val="28"/>
                  <w:szCs w:val="28"/>
                  <w:rPrChange w:id="2545" w:author="随遇而安" w:date="2024-11-06T16:44:22Z">
                    <w:rPr>
                      <w:spacing w:val="-3"/>
                    </w:rPr>
                  </w:rPrChange>
                </w:rPr>
                <w:t>）造成直接经济损失</w:t>
              </w:r>
            </w:ins>
            <w:ins w:id="2546" w:author="随遇而安" w:date="2024-11-06T16:43:48Z">
              <w:r>
                <w:rPr>
                  <w:rFonts w:hint="eastAsia" w:ascii="仿宋" w:hAnsi="仿宋" w:eastAsia="仿宋" w:cs="仿宋"/>
                  <w:spacing w:val="-38"/>
                  <w:sz w:val="28"/>
                  <w:szCs w:val="28"/>
                  <w:rPrChange w:id="2547" w:author="随遇而安" w:date="2024-11-06T16:44:22Z">
                    <w:rPr>
                      <w:spacing w:val="-38"/>
                    </w:rPr>
                  </w:rPrChange>
                </w:rPr>
                <w:t xml:space="preserve"> </w:t>
              </w:r>
            </w:ins>
            <w:ins w:id="2548" w:author="随遇而安" w:date="2024-11-06T16:43:48Z">
              <w:r>
                <w:rPr>
                  <w:rFonts w:hint="eastAsia" w:ascii="仿宋" w:hAnsi="仿宋" w:eastAsia="仿宋" w:cs="仿宋"/>
                  <w:spacing w:val="-3"/>
                  <w:sz w:val="28"/>
                  <w:szCs w:val="28"/>
                  <w:rPrChange w:id="2549" w:author="随遇而安" w:date="2024-11-06T16:44:22Z">
                    <w:rPr>
                      <w:rFonts w:ascii="Times New Roman" w:hAnsi="Times New Roman" w:eastAsia="Times New Roman" w:cs="Times New Roman"/>
                      <w:spacing w:val="-3"/>
                    </w:rPr>
                  </w:rPrChange>
                </w:rPr>
                <w:t>500</w:t>
              </w:r>
            </w:ins>
            <w:ins w:id="2550" w:author="随遇而安" w:date="2024-11-06T16:43:48Z">
              <w:r>
                <w:rPr>
                  <w:rFonts w:hint="eastAsia" w:ascii="仿宋" w:hAnsi="仿宋" w:eastAsia="仿宋" w:cs="仿宋"/>
                  <w:spacing w:val="14"/>
                  <w:sz w:val="28"/>
                  <w:szCs w:val="28"/>
                  <w:rPrChange w:id="2551" w:author="随遇而安" w:date="2024-11-06T16:44:22Z">
                    <w:rPr>
                      <w:rFonts w:ascii="Times New Roman" w:hAnsi="Times New Roman" w:eastAsia="Times New Roman" w:cs="Times New Roman"/>
                      <w:spacing w:val="14"/>
                    </w:rPr>
                  </w:rPrChange>
                </w:rPr>
                <w:t xml:space="preserve"> </w:t>
              </w:r>
            </w:ins>
            <w:ins w:id="2552" w:author="随遇而安" w:date="2024-11-06T16:43:48Z">
              <w:r>
                <w:rPr>
                  <w:rFonts w:hint="eastAsia" w:ascii="仿宋" w:hAnsi="仿宋" w:eastAsia="仿宋" w:cs="仿宋"/>
                  <w:spacing w:val="-3"/>
                  <w:sz w:val="28"/>
                  <w:szCs w:val="28"/>
                  <w:rPrChange w:id="2553" w:author="随遇而安" w:date="2024-11-06T16:44:22Z">
                    <w:rPr>
                      <w:spacing w:val="-3"/>
                    </w:rPr>
                  </w:rPrChange>
                </w:rPr>
                <w:t>万元以上</w:t>
              </w:r>
            </w:ins>
            <w:ins w:id="2554" w:author="随遇而安" w:date="2024-11-06T16:43:48Z">
              <w:r>
                <w:rPr>
                  <w:rFonts w:hint="eastAsia" w:ascii="仿宋" w:hAnsi="仿宋" w:eastAsia="仿宋" w:cs="仿宋"/>
                  <w:spacing w:val="-28"/>
                  <w:sz w:val="28"/>
                  <w:szCs w:val="28"/>
                  <w:rPrChange w:id="2555" w:author="随遇而安" w:date="2024-11-06T16:44:22Z">
                    <w:rPr>
                      <w:spacing w:val="-28"/>
                    </w:rPr>
                  </w:rPrChange>
                </w:rPr>
                <w:t xml:space="preserve"> </w:t>
              </w:r>
            </w:ins>
            <w:ins w:id="2556" w:author="随遇而安" w:date="2024-11-06T16:43:48Z">
              <w:r>
                <w:rPr>
                  <w:rFonts w:hint="eastAsia" w:ascii="仿宋" w:hAnsi="仿宋" w:eastAsia="仿宋" w:cs="仿宋"/>
                  <w:spacing w:val="-3"/>
                  <w:sz w:val="28"/>
                  <w:szCs w:val="28"/>
                  <w:rPrChange w:id="2557" w:author="随遇而安" w:date="2024-11-06T16:44:22Z">
                    <w:rPr>
                      <w:rFonts w:ascii="Times New Roman" w:hAnsi="Times New Roman" w:eastAsia="Times New Roman" w:cs="Times New Roman"/>
                      <w:spacing w:val="-3"/>
                    </w:rPr>
                  </w:rPrChange>
                </w:rPr>
                <w:t>1000</w:t>
              </w:r>
            </w:ins>
            <w:ins w:id="2558" w:author="随遇而安" w:date="2024-11-06T16:43:48Z">
              <w:r>
                <w:rPr>
                  <w:rFonts w:hint="eastAsia" w:ascii="仿宋" w:hAnsi="仿宋" w:eastAsia="仿宋" w:cs="仿宋"/>
                  <w:spacing w:val="14"/>
                  <w:w w:val="101"/>
                  <w:sz w:val="28"/>
                  <w:szCs w:val="28"/>
                  <w:rPrChange w:id="2559" w:author="随遇而安" w:date="2024-11-06T16:44:22Z">
                    <w:rPr>
                      <w:rFonts w:ascii="Times New Roman" w:hAnsi="Times New Roman" w:eastAsia="Times New Roman" w:cs="Times New Roman"/>
                      <w:spacing w:val="14"/>
                      <w:w w:val="101"/>
                    </w:rPr>
                  </w:rPrChange>
                </w:rPr>
                <w:t xml:space="preserve"> </w:t>
              </w:r>
            </w:ins>
            <w:ins w:id="2560" w:author="随遇而安" w:date="2024-11-06T16:43:48Z">
              <w:r>
                <w:rPr>
                  <w:rFonts w:hint="eastAsia" w:ascii="仿宋" w:hAnsi="仿宋" w:eastAsia="仿宋" w:cs="仿宋"/>
                  <w:spacing w:val="-3"/>
                  <w:sz w:val="28"/>
                  <w:szCs w:val="28"/>
                  <w:rPrChange w:id="2561" w:author="随遇而安" w:date="2024-11-06T16:44:22Z">
                    <w:rPr>
                      <w:spacing w:val="-3"/>
                    </w:rPr>
                  </w:rPrChange>
                </w:rPr>
                <w:t>万元以下；</w:t>
              </w:r>
            </w:ins>
          </w:p>
          <w:p w14:paraId="619BFBAC">
            <w:pPr>
              <w:pStyle w:val="9"/>
              <w:spacing w:before="60" w:line="221" w:lineRule="auto"/>
              <w:ind w:left="110"/>
              <w:rPr>
                <w:ins w:id="2562" w:author="随遇而安" w:date="2024-11-06T16:43:48Z"/>
                <w:rFonts w:hint="eastAsia" w:ascii="仿宋" w:hAnsi="仿宋" w:eastAsia="仿宋" w:cs="仿宋"/>
                <w:sz w:val="28"/>
                <w:szCs w:val="28"/>
                <w:rPrChange w:id="2563" w:author="随遇而安" w:date="2024-11-06T16:44:22Z">
                  <w:rPr>
                    <w:ins w:id="2564" w:author="随遇而安" w:date="2024-11-06T16:43:48Z"/>
                  </w:rPr>
                </w:rPrChange>
              </w:rPr>
            </w:pPr>
            <w:ins w:id="2565" w:author="随遇而安" w:date="2024-11-06T16:43:48Z">
              <w:r>
                <w:rPr>
                  <w:rFonts w:hint="eastAsia" w:ascii="仿宋" w:hAnsi="仿宋" w:eastAsia="仿宋" w:cs="仿宋"/>
                  <w:spacing w:val="-3"/>
                  <w:sz w:val="28"/>
                  <w:szCs w:val="28"/>
                  <w:rPrChange w:id="2566" w:author="随遇而安" w:date="2024-11-06T16:44:22Z">
                    <w:rPr>
                      <w:spacing w:val="-3"/>
                    </w:rPr>
                  </w:rPrChange>
                </w:rPr>
                <w:t>（</w:t>
              </w:r>
            </w:ins>
            <w:ins w:id="2567" w:author="随遇而安" w:date="2024-11-06T16:43:48Z">
              <w:r>
                <w:rPr>
                  <w:rFonts w:hint="eastAsia" w:ascii="仿宋" w:hAnsi="仿宋" w:eastAsia="仿宋" w:cs="仿宋"/>
                  <w:spacing w:val="-3"/>
                  <w:sz w:val="28"/>
                  <w:szCs w:val="28"/>
                  <w:rPrChange w:id="2568" w:author="随遇而安" w:date="2024-11-06T16:44:22Z">
                    <w:rPr>
                      <w:rFonts w:ascii="Times New Roman" w:hAnsi="Times New Roman" w:eastAsia="Times New Roman" w:cs="Times New Roman"/>
                      <w:spacing w:val="-3"/>
                    </w:rPr>
                  </w:rPrChange>
                </w:rPr>
                <w:t>5</w:t>
              </w:r>
            </w:ins>
            <w:ins w:id="2569" w:author="随遇而安" w:date="2024-11-06T16:43:48Z">
              <w:r>
                <w:rPr>
                  <w:rFonts w:hint="eastAsia" w:ascii="仿宋" w:hAnsi="仿宋" w:eastAsia="仿宋" w:cs="仿宋"/>
                  <w:spacing w:val="-3"/>
                  <w:sz w:val="28"/>
                  <w:szCs w:val="28"/>
                  <w:rPrChange w:id="2570" w:author="随遇而安" w:date="2024-11-06T16:44:22Z">
                    <w:rPr>
                      <w:spacing w:val="-3"/>
                    </w:rPr>
                  </w:rPrChange>
                </w:rPr>
                <w:t>）疏散转移群众</w:t>
              </w:r>
            </w:ins>
            <w:ins w:id="2571" w:author="随遇而安" w:date="2024-11-06T16:43:48Z">
              <w:r>
                <w:rPr>
                  <w:rFonts w:hint="eastAsia" w:ascii="仿宋" w:hAnsi="仿宋" w:eastAsia="仿宋" w:cs="仿宋"/>
                  <w:spacing w:val="-41"/>
                  <w:sz w:val="28"/>
                  <w:szCs w:val="28"/>
                  <w:rPrChange w:id="2572" w:author="随遇而安" w:date="2024-11-06T16:44:22Z">
                    <w:rPr>
                      <w:spacing w:val="-41"/>
                    </w:rPr>
                  </w:rPrChange>
                </w:rPr>
                <w:t xml:space="preserve"> </w:t>
              </w:r>
            </w:ins>
            <w:ins w:id="2573" w:author="随遇而安" w:date="2024-11-06T16:43:48Z">
              <w:r>
                <w:rPr>
                  <w:rFonts w:hint="eastAsia" w:ascii="仿宋" w:hAnsi="仿宋" w:eastAsia="仿宋" w:cs="仿宋"/>
                  <w:spacing w:val="-3"/>
                  <w:sz w:val="28"/>
                  <w:szCs w:val="28"/>
                  <w:rPrChange w:id="2574" w:author="随遇而安" w:date="2024-11-06T16:44:22Z">
                    <w:rPr>
                      <w:rFonts w:ascii="Times New Roman" w:hAnsi="Times New Roman" w:eastAsia="Times New Roman" w:cs="Times New Roman"/>
                      <w:spacing w:val="-3"/>
                    </w:rPr>
                  </w:rPrChange>
                </w:rPr>
                <w:t xml:space="preserve">500 </w:t>
              </w:r>
            </w:ins>
            <w:ins w:id="2575" w:author="随遇而安" w:date="2024-11-06T16:43:48Z">
              <w:r>
                <w:rPr>
                  <w:rFonts w:hint="eastAsia" w:ascii="仿宋" w:hAnsi="仿宋" w:eastAsia="仿宋" w:cs="仿宋"/>
                  <w:spacing w:val="-3"/>
                  <w:sz w:val="28"/>
                  <w:szCs w:val="28"/>
                  <w:rPrChange w:id="2576" w:author="随遇而安" w:date="2024-11-06T16:44:22Z">
                    <w:rPr>
                      <w:spacing w:val="-3"/>
                    </w:rPr>
                  </w:rPrChange>
                </w:rPr>
                <w:t>人以上</w:t>
              </w:r>
            </w:ins>
            <w:ins w:id="2577" w:author="随遇而安" w:date="2024-11-06T16:43:48Z">
              <w:r>
                <w:rPr>
                  <w:rFonts w:hint="eastAsia" w:ascii="仿宋" w:hAnsi="仿宋" w:eastAsia="仿宋" w:cs="仿宋"/>
                  <w:spacing w:val="-27"/>
                  <w:sz w:val="28"/>
                  <w:szCs w:val="28"/>
                  <w:rPrChange w:id="2578" w:author="随遇而安" w:date="2024-11-06T16:44:22Z">
                    <w:rPr>
                      <w:spacing w:val="-27"/>
                    </w:rPr>
                  </w:rPrChange>
                </w:rPr>
                <w:t xml:space="preserve"> </w:t>
              </w:r>
            </w:ins>
            <w:ins w:id="2579" w:author="随遇而安" w:date="2024-11-06T16:43:48Z">
              <w:r>
                <w:rPr>
                  <w:rFonts w:hint="eastAsia" w:ascii="仿宋" w:hAnsi="仿宋" w:eastAsia="仿宋" w:cs="仿宋"/>
                  <w:spacing w:val="-3"/>
                  <w:sz w:val="28"/>
                  <w:szCs w:val="28"/>
                  <w:rPrChange w:id="2580" w:author="随遇而安" w:date="2024-11-06T16:44:22Z">
                    <w:rPr>
                      <w:rFonts w:ascii="Times New Roman" w:hAnsi="Times New Roman" w:eastAsia="Times New Roman" w:cs="Times New Roman"/>
                      <w:spacing w:val="-3"/>
                    </w:rPr>
                  </w:rPrChange>
                </w:rPr>
                <w:t xml:space="preserve">1000 </w:t>
              </w:r>
            </w:ins>
            <w:ins w:id="2581" w:author="随遇而安" w:date="2024-11-06T16:43:48Z">
              <w:r>
                <w:rPr>
                  <w:rFonts w:hint="eastAsia" w:ascii="仿宋" w:hAnsi="仿宋" w:eastAsia="仿宋" w:cs="仿宋"/>
                  <w:spacing w:val="-3"/>
                  <w:sz w:val="28"/>
                  <w:szCs w:val="28"/>
                  <w:rPrChange w:id="2582" w:author="随遇而安" w:date="2024-11-06T16:44:22Z">
                    <w:rPr>
                      <w:spacing w:val="-3"/>
                    </w:rPr>
                  </w:rPrChange>
                </w:rPr>
                <w:t>人以下；</w:t>
              </w:r>
            </w:ins>
          </w:p>
          <w:p w14:paraId="0BDC69CE">
            <w:pPr>
              <w:pStyle w:val="9"/>
              <w:spacing w:before="62" w:line="247" w:lineRule="auto"/>
              <w:ind w:left="105" w:right="274" w:firstLine="4"/>
              <w:rPr>
                <w:ins w:id="2583" w:author="随遇而安" w:date="2024-11-06T16:43:48Z"/>
                <w:rFonts w:hint="eastAsia" w:ascii="仿宋" w:hAnsi="仿宋" w:eastAsia="仿宋" w:cs="仿宋"/>
                <w:sz w:val="28"/>
                <w:szCs w:val="28"/>
                <w:rPrChange w:id="2584" w:author="随遇而安" w:date="2024-11-06T16:44:22Z">
                  <w:rPr>
                    <w:ins w:id="2585" w:author="随遇而安" w:date="2024-11-06T16:43:48Z"/>
                  </w:rPr>
                </w:rPrChange>
              </w:rPr>
            </w:pPr>
            <w:ins w:id="2586" w:author="随遇而安" w:date="2024-11-06T16:43:48Z">
              <w:r>
                <w:rPr>
                  <w:rFonts w:hint="eastAsia" w:ascii="仿宋" w:hAnsi="仿宋" w:eastAsia="仿宋" w:cs="仿宋"/>
                  <w:spacing w:val="-1"/>
                  <w:sz w:val="28"/>
                  <w:szCs w:val="28"/>
                  <w:rPrChange w:id="2587" w:author="随遇而安" w:date="2024-11-06T16:44:22Z">
                    <w:rPr>
                      <w:spacing w:val="-1"/>
                    </w:rPr>
                  </w:rPrChange>
                </w:rPr>
                <w:t>（</w:t>
              </w:r>
            </w:ins>
            <w:ins w:id="2588" w:author="随遇而安" w:date="2024-11-06T16:43:48Z">
              <w:r>
                <w:rPr>
                  <w:rFonts w:hint="eastAsia" w:ascii="仿宋" w:hAnsi="仿宋" w:eastAsia="仿宋" w:cs="仿宋"/>
                  <w:spacing w:val="-1"/>
                  <w:sz w:val="28"/>
                  <w:szCs w:val="28"/>
                  <w:rPrChange w:id="2589" w:author="随遇而安" w:date="2024-11-06T16:44:22Z">
                    <w:rPr>
                      <w:rFonts w:ascii="Times New Roman" w:hAnsi="Times New Roman" w:eastAsia="Times New Roman" w:cs="Times New Roman"/>
                      <w:spacing w:val="-1"/>
                    </w:rPr>
                  </w:rPrChange>
                </w:rPr>
                <w:t>6</w:t>
              </w:r>
            </w:ins>
            <w:ins w:id="2590" w:author="随遇而安" w:date="2024-11-06T16:43:48Z">
              <w:r>
                <w:rPr>
                  <w:rFonts w:hint="eastAsia" w:ascii="仿宋" w:hAnsi="仿宋" w:eastAsia="仿宋" w:cs="仿宋"/>
                  <w:spacing w:val="-1"/>
                  <w:sz w:val="28"/>
                  <w:szCs w:val="28"/>
                  <w:rPrChange w:id="2591" w:author="随遇而安" w:date="2024-11-06T16:44:22Z">
                    <w:rPr>
                      <w:spacing w:val="-1"/>
                    </w:rPr>
                  </w:rPrChange>
                </w:rPr>
                <w:t>）属地政府部门高度关注，新闻媒体广泛报道，造</w:t>
              </w:r>
            </w:ins>
            <w:ins w:id="2592" w:author="随遇而安" w:date="2024-11-06T16:43:48Z">
              <w:r>
                <w:rPr>
                  <w:rFonts w:hint="eastAsia" w:ascii="仿宋" w:hAnsi="仿宋" w:eastAsia="仿宋" w:cs="仿宋"/>
                  <w:spacing w:val="11"/>
                  <w:sz w:val="28"/>
                  <w:szCs w:val="28"/>
                  <w:rPrChange w:id="2593" w:author="随遇而安" w:date="2024-11-06T16:44:22Z">
                    <w:rPr>
                      <w:spacing w:val="11"/>
                    </w:rPr>
                  </w:rPrChange>
                </w:rPr>
                <w:t xml:space="preserve"> </w:t>
              </w:r>
            </w:ins>
            <w:ins w:id="2594" w:author="随遇而安" w:date="2024-11-06T16:43:48Z">
              <w:r>
                <w:rPr>
                  <w:rFonts w:hint="eastAsia" w:ascii="仿宋" w:hAnsi="仿宋" w:eastAsia="仿宋" w:cs="仿宋"/>
                  <w:spacing w:val="-2"/>
                  <w:sz w:val="28"/>
                  <w:szCs w:val="28"/>
                  <w:rPrChange w:id="2595" w:author="随遇而安" w:date="2024-11-06T16:44:22Z">
                    <w:rPr>
                      <w:spacing w:val="-2"/>
                    </w:rPr>
                  </w:rPrChange>
                </w:rPr>
                <w:t>成重大社会影响和企业声誉影响的。</w:t>
              </w:r>
            </w:ins>
          </w:p>
        </w:tc>
      </w:tr>
      <w:tr w14:paraId="67B0441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Change w:id="2597" w:author="随遇而安" w:date="2024-11-06T16:49:07Z">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blPrExChange>
        </w:tblPrEx>
        <w:trPr>
          <w:trHeight w:val="2182" w:hRule="atLeast"/>
          <w:ins w:id="2596" w:author="随遇而安" w:date="2024-11-06T16:43:48Z"/>
          <w:trPrChange w:id="2597" w:author="随遇而安" w:date="2024-11-06T16:49:07Z">
            <w:trPr>
              <w:trHeight w:val="2182" w:hRule="atLeast"/>
            </w:trPr>
          </w:trPrChange>
        </w:trPr>
        <w:tc>
          <w:tcPr>
            <w:tcW w:w="1695" w:type="dxa"/>
            <w:tcBorders>
              <w:top w:val="single" w:color="000000" w:sz="4" w:space="0"/>
              <w:bottom w:val="single" w:color="000000" w:sz="4" w:space="0"/>
              <w:right w:val="single" w:color="000000" w:sz="4" w:space="0"/>
            </w:tcBorders>
            <w:vAlign w:val="center"/>
            <w:tcPrChange w:id="2598" w:author="随遇而安" w:date="2024-11-06T16:49:07Z">
              <w:tcPr>
                <w:tcW w:w="1452" w:type="dxa"/>
                <w:tcBorders>
                  <w:top w:val="single" w:color="000000" w:sz="4" w:space="0"/>
                  <w:bottom w:val="single" w:color="000000" w:sz="4" w:space="0"/>
                  <w:right w:val="single" w:color="000000" w:sz="4" w:space="0"/>
                </w:tcBorders>
                <w:vAlign w:val="top"/>
              </w:tcPr>
            </w:tcPrChange>
          </w:tcPr>
          <w:p w14:paraId="7223A67F">
            <w:pPr>
              <w:pStyle w:val="9"/>
              <w:spacing w:before="68" w:line="223" w:lineRule="auto"/>
              <w:ind w:left="512"/>
              <w:jc w:val="both"/>
              <w:rPr>
                <w:ins w:id="2600" w:author="随遇而安" w:date="2024-11-06T16:43:48Z"/>
                <w:rFonts w:hint="eastAsia" w:ascii="仿宋" w:hAnsi="仿宋" w:eastAsia="仿宋" w:cs="仿宋"/>
                <w:sz w:val="28"/>
                <w:szCs w:val="28"/>
                <w:rPrChange w:id="2601" w:author="随遇而安" w:date="2024-11-06T16:44:22Z">
                  <w:rPr>
                    <w:ins w:id="2602" w:author="随遇而安" w:date="2024-11-06T16:43:48Z"/>
                  </w:rPr>
                </w:rPrChange>
              </w:rPr>
              <w:pPrChange w:id="2599" w:author="随遇而安" w:date="2024-11-06T16:48:50Z">
                <w:pPr>
                  <w:pStyle w:val="9"/>
                  <w:spacing w:before="68" w:line="223" w:lineRule="auto"/>
                  <w:ind w:left="512"/>
                </w:pPr>
              </w:pPrChange>
            </w:pPr>
            <w:ins w:id="2603" w:author="随遇而安" w:date="2024-11-06T16:43:48Z">
              <w:r>
                <w:rPr>
                  <w:rFonts w:hint="eastAsia" w:ascii="仿宋" w:hAnsi="仿宋" w:eastAsia="仿宋" w:cs="仿宋"/>
                  <w:spacing w:val="-3"/>
                  <w:sz w:val="28"/>
                  <w:szCs w:val="28"/>
                  <w:rPrChange w:id="2604" w:author="随遇而安" w:date="2024-11-06T16:44:22Z">
                    <w:rPr>
                      <w:spacing w:val="-3"/>
                    </w:rPr>
                  </w:rPrChange>
                </w:rPr>
                <w:t>二级</w:t>
              </w:r>
            </w:ins>
          </w:p>
        </w:tc>
        <w:tc>
          <w:tcPr>
            <w:tcW w:w="7383" w:type="dxa"/>
            <w:gridSpan w:val="2"/>
            <w:tcBorders>
              <w:top w:val="single" w:color="000000" w:sz="4" w:space="0"/>
              <w:left w:val="single" w:color="000000" w:sz="4" w:space="0"/>
              <w:bottom w:val="single" w:color="000000" w:sz="4" w:space="0"/>
            </w:tcBorders>
            <w:vAlign w:val="top"/>
            <w:tcPrChange w:id="2605" w:author="随遇而安" w:date="2024-11-06T16:49:07Z">
              <w:tcPr>
                <w:tcW w:w="5326" w:type="dxa"/>
                <w:tcBorders>
                  <w:top w:val="single" w:color="000000" w:sz="4" w:space="0"/>
                  <w:left w:val="single" w:color="000000" w:sz="4" w:space="0"/>
                  <w:bottom w:val="single" w:color="000000" w:sz="4" w:space="0"/>
                </w:tcBorders>
                <w:vAlign w:val="top"/>
              </w:tcPr>
            </w:tcPrChange>
          </w:tcPr>
          <w:p w14:paraId="1E259577">
            <w:pPr>
              <w:pStyle w:val="9"/>
              <w:spacing w:before="55" w:line="222" w:lineRule="auto"/>
              <w:ind w:left="110"/>
              <w:rPr>
                <w:ins w:id="2606" w:author="随遇而安" w:date="2024-11-06T16:43:48Z"/>
                <w:rFonts w:hint="eastAsia" w:ascii="仿宋" w:hAnsi="仿宋" w:eastAsia="仿宋" w:cs="仿宋"/>
                <w:sz w:val="28"/>
                <w:szCs w:val="28"/>
                <w:rPrChange w:id="2607" w:author="随遇而安" w:date="2024-11-06T16:44:22Z">
                  <w:rPr>
                    <w:ins w:id="2608" w:author="随遇而安" w:date="2024-11-06T16:43:48Z"/>
                  </w:rPr>
                </w:rPrChange>
              </w:rPr>
            </w:pPr>
            <w:ins w:id="2609" w:author="随遇而安" w:date="2024-11-06T16:43:48Z">
              <w:r>
                <w:rPr>
                  <w:rFonts w:hint="eastAsia" w:ascii="仿宋" w:hAnsi="仿宋" w:eastAsia="仿宋" w:cs="仿宋"/>
                  <w:spacing w:val="-4"/>
                  <w:sz w:val="28"/>
                  <w:szCs w:val="28"/>
                  <w:rPrChange w:id="2610" w:author="随遇而安" w:date="2024-11-06T16:44:22Z">
                    <w:rPr>
                      <w:spacing w:val="-4"/>
                    </w:rPr>
                  </w:rPrChange>
                </w:rPr>
                <w:t>（</w:t>
              </w:r>
            </w:ins>
            <w:ins w:id="2611" w:author="随遇而安" w:date="2024-11-06T16:43:48Z">
              <w:r>
                <w:rPr>
                  <w:rFonts w:hint="eastAsia" w:ascii="仿宋" w:hAnsi="仿宋" w:eastAsia="仿宋" w:cs="仿宋"/>
                  <w:spacing w:val="-4"/>
                  <w:sz w:val="28"/>
                  <w:szCs w:val="28"/>
                  <w:rPrChange w:id="2612" w:author="随遇而安" w:date="2024-11-06T16:44:22Z">
                    <w:rPr>
                      <w:rFonts w:ascii="Times New Roman" w:hAnsi="Times New Roman" w:eastAsia="Times New Roman" w:cs="Times New Roman"/>
                      <w:spacing w:val="-4"/>
                    </w:rPr>
                  </w:rPrChange>
                </w:rPr>
                <w:t>1</w:t>
              </w:r>
            </w:ins>
            <w:ins w:id="2613" w:author="随遇而安" w:date="2024-11-06T16:43:48Z">
              <w:r>
                <w:rPr>
                  <w:rFonts w:hint="eastAsia" w:ascii="仿宋" w:hAnsi="仿宋" w:eastAsia="仿宋" w:cs="仿宋"/>
                  <w:spacing w:val="-4"/>
                  <w:sz w:val="28"/>
                  <w:szCs w:val="28"/>
                  <w:rPrChange w:id="2614" w:author="随遇而安" w:date="2024-11-06T16:44:22Z">
                    <w:rPr>
                      <w:spacing w:val="-4"/>
                    </w:rPr>
                  </w:rPrChange>
                </w:rPr>
                <w:t>）造成死亡</w:t>
              </w:r>
            </w:ins>
            <w:ins w:id="2615" w:author="随遇而安" w:date="2024-11-06T16:43:48Z">
              <w:r>
                <w:rPr>
                  <w:rFonts w:hint="eastAsia" w:ascii="仿宋" w:hAnsi="仿宋" w:eastAsia="仿宋" w:cs="仿宋"/>
                  <w:spacing w:val="-21"/>
                  <w:sz w:val="28"/>
                  <w:szCs w:val="28"/>
                  <w:rPrChange w:id="2616" w:author="随遇而安" w:date="2024-11-06T16:44:22Z">
                    <w:rPr>
                      <w:spacing w:val="-21"/>
                    </w:rPr>
                  </w:rPrChange>
                </w:rPr>
                <w:t xml:space="preserve"> </w:t>
              </w:r>
            </w:ins>
            <w:ins w:id="2617" w:author="随遇而安" w:date="2024-11-06T16:43:48Z">
              <w:r>
                <w:rPr>
                  <w:rFonts w:hint="eastAsia" w:ascii="仿宋" w:hAnsi="仿宋" w:eastAsia="仿宋" w:cs="仿宋"/>
                  <w:spacing w:val="-4"/>
                  <w:sz w:val="28"/>
                  <w:szCs w:val="28"/>
                  <w:rPrChange w:id="2618" w:author="随遇而安" w:date="2024-11-06T16:44:22Z">
                    <w:rPr>
                      <w:rFonts w:ascii="Times New Roman" w:hAnsi="Times New Roman" w:eastAsia="Times New Roman" w:cs="Times New Roman"/>
                      <w:spacing w:val="-4"/>
                    </w:rPr>
                  </w:rPrChange>
                </w:rPr>
                <w:t xml:space="preserve">1 </w:t>
              </w:r>
            </w:ins>
            <w:ins w:id="2619" w:author="随遇而安" w:date="2024-11-06T16:43:48Z">
              <w:r>
                <w:rPr>
                  <w:rFonts w:hint="eastAsia" w:ascii="仿宋" w:hAnsi="仿宋" w:eastAsia="仿宋" w:cs="仿宋"/>
                  <w:spacing w:val="-4"/>
                  <w:sz w:val="28"/>
                  <w:szCs w:val="28"/>
                  <w:rPrChange w:id="2620" w:author="随遇而安" w:date="2024-11-06T16:44:22Z">
                    <w:rPr>
                      <w:spacing w:val="-4"/>
                    </w:rPr>
                  </w:rPrChange>
                </w:rPr>
                <w:t>人；</w:t>
              </w:r>
            </w:ins>
          </w:p>
          <w:p w14:paraId="005C9083">
            <w:pPr>
              <w:pStyle w:val="9"/>
              <w:spacing w:before="58" w:line="221" w:lineRule="auto"/>
              <w:ind w:left="110"/>
              <w:rPr>
                <w:ins w:id="2621" w:author="随遇而安" w:date="2024-11-06T16:43:48Z"/>
                <w:rFonts w:hint="eastAsia" w:ascii="仿宋" w:hAnsi="仿宋" w:eastAsia="仿宋" w:cs="仿宋"/>
                <w:sz w:val="28"/>
                <w:szCs w:val="28"/>
                <w:rPrChange w:id="2622" w:author="随遇而安" w:date="2024-11-06T16:44:22Z">
                  <w:rPr>
                    <w:ins w:id="2623" w:author="随遇而安" w:date="2024-11-06T16:43:48Z"/>
                  </w:rPr>
                </w:rPrChange>
              </w:rPr>
            </w:pPr>
            <w:ins w:id="2624" w:author="随遇而安" w:date="2024-11-06T16:43:48Z">
              <w:r>
                <w:rPr>
                  <w:rFonts w:hint="eastAsia" w:ascii="仿宋" w:hAnsi="仿宋" w:eastAsia="仿宋" w:cs="仿宋"/>
                  <w:spacing w:val="-2"/>
                  <w:sz w:val="28"/>
                  <w:szCs w:val="28"/>
                  <w:rPrChange w:id="2625" w:author="随遇而安" w:date="2024-11-06T16:44:22Z">
                    <w:rPr>
                      <w:spacing w:val="-2"/>
                    </w:rPr>
                  </w:rPrChange>
                </w:rPr>
                <w:t>（</w:t>
              </w:r>
            </w:ins>
            <w:ins w:id="2626" w:author="随遇而安" w:date="2024-11-06T16:43:48Z">
              <w:r>
                <w:rPr>
                  <w:rFonts w:hint="eastAsia" w:ascii="仿宋" w:hAnsi="仿宋" w:eastAsia="仿宋" w:cs="仿宋"/>
                  <w:spacing w:val="-2"/>
                  <w:sz w:val="28"/>
                  <w:szCs w:val="28"/>
                  <w:rPrChange w:id="2627" w:author="随遇而安" w:date="2024-11-06T16:44:22Z">
                    <w:rPr>
                      <w:rFonts w:ascii="Times New Roman" w:hAnsi="Times New Roman" w:eastAsia="Times New Roman" w:cs="Times New Roman"/>
                      <w:spacing w:val="-2"/>
                    </w:rPr>
                  </w:rPrChange>
                </w:rPr>
                <w:t>2</w:t>
              </w:r>
            </w:ins>
            <w:ins w:id="2628" w:author="随遇而安" w:date="2024-11-06T16:43:48Z">
              <w:r>
                <w:rPr>
                  <w:rFonts w:hint="eastAsia" w:ascii="仿宋" w:hAnsi="仿宋" w:eastAsia="仿宋" w:cs="仿宋"/>
                  <w:spacing w:val="-2"/>
                  <w:sz w:val="28"/>
                  <w:szCs w:val="28"/>
                  <w:rPrChange w:id="2629" w:author="随遇而安" w:date="2024-11-06T16:44:22Z">
                    <w:rPr>
                      <w:spacing w:val="-2"/>
                    </w:rPr>
                  </w:rPrChange>
                </w:rPr>
                <w:t>）重伤</w:t>
              </w:r>
            </w:ins>
            <w:ins w:id="2630" w:author="随遇而安" w:date="2024-11-06T16:43:48Z">
              <w:r>
                <w:rPr>
                  <w:rFonts w:hint="eastAsia" w:ascii="仿宋" w:hAnsi="仿宋" w:eastAsia="仿宋" w:cs="仿宋"/>
                  <w:spacing w:val="-44"/>
                  <w:sz w:val="28"/>
                  <w:szCs w:val="28"/>
                  <w:rPrChange w:id="2631" w:author="随遇而安" w:date="2024-11-06T16:44:22Z">
                    <w:rPr>
                      <w:spacing w:val="-44"/>
                    </w:rPr>
                  </w:rPrChange>
                </w:rPr>
                <w:t xml:space="preserve"> </w:t>
              </w:r>
            </w:ins>
            <w:ins w:id="2632" w:author="随遇而安" w:date="2024-11-06T16:43:48Z">
              <w:r>
                <w:rPr>
                  <w:rFonts w:hint="eastAsia" w:ascii="仿宋" w:hAnsi="仿宋" w:eastAsia="仿宋" w:cs="仿宋"/>
                  <w:spacing w:val="-2"/>
                  <w:sz w:val="28"/>
                  <w:szCs w:val="28"/>
                  <w:rPrChange w:id="2633" w:author="随遇而安" w:date="2024-11-06T16:44:22Z">
                    <w:rPr>
                      <w:rFonts w:ascii="Times New Roman" w:hAnsi="Times New Roman" w:eastAsia="Times New Roman" w:cs="Times New Roman"/>
                      <w:spacing w:val="-2"/>
                    </w:rPr>
                  </w:rPrChange>
                </w:rPr>
                <w:t xml:space="preserve">3 </w:t>
              </w:r>
            </w:ins>
            <w:ins w:id="2634" w:author="随遇而安" w:date="2024-11-06T16:43:48Z">
              <w:r>
                <w:rPr>
                  <w:rFonts w:hint="eastAsia" w:ascii="仿宋" w:hAnsi="仿宋" w:eastAsia="仿宋" w:cs="仿宋"/>
                  <w:spacing w:val="-2"/>
                  <w:sz w:val="28"/>
                  <w:szCs w:val="28"/>
                  <w:rPrChange w:id="2635" w:author="随遇而安" w:date="2024-11-06T16:44:22Z">
                    <w:rPr>
                      <w:spacing w:val="-2"/>
                    </w:rPr>
                  </w:rPrChange>
                </w:rPr>
                <w:t>人以上</w:t>
              </w:r>
            </w:ins>
            <w:ins w:id="2636" w:author="随遇而安" w:date="2024-11-06T16:43:48Z">
              <w:r>
                <w:rPr>
                  <w:rFonts w:hint="eastAsia" w:ascii="仿宋" w:hAnsi="仿宋" w:eastAsia="仿宋" w:cs="仿宋"/>
                  <w:spacing w:val="-44"/>
                  <w:sz w:val="28"/>
                  <w:szCs w:val="28"/>
                  <w:rPrChange w:id="2637" w:author="随遇而安" w:date="2024-11-06T16:44:22Z">
                    <w:rPr>
                      <w:spacing w:val="-44"/>
                    </w:rPr>
                  </w:rPrChange>
                </w:rPr>
                <w:t xml:space="preserve"> </w:t>
              </w:r>
            </w:ins>
            <w:ins w:id="2638" w:author="随遇而安" w:date="2024-11-06T16:43:48Z">
              <w:r>
                <w:rPr>
                  <w:rFonts w:hint="eastAsia" w:ascii="仿宋" w:hAnsi="仿宋" w:eastAsia="仿宋" w:cs="仿宋"/>
                  <w:spacing w:val="-2"/>
                  <w:sz w:val="28"/>
                  <w:szCs w:val="28"/>
                  <w:rPrChange w:id="2639" w:author="随遇而安" w:date="2024-11-06T16:44:22Z">
                    <w:rPr>
                      <w:rFonts w:ascii="Times New Roman" w:hAnsi="Times New Roman" w:eastAsia="Times New Roman" w:cs="Times New Roman"/>
                      <w:spacing w:val="-2"/>
                    </w:rPr>
                  </w:rPrChange>
                </w:rPr>
                <w:t xml:space="preserve">5 </w:t>
              </w:r>
            </w:ins>
            <w:ins w:id="2640" w:author="随遇而安" w:date="2024-11-06T16:43:48Z">
              <w:r>
                <w:rPr>
                  <w:rFonts w:hint="eastAsia" w:ascii="仿宋" w:hAnsi="仿宋" w:eastAsia="仿宋" w:cs="仿宋"/>
                  <w:spacing w:val="-2"/>
                  <w:sz w:val="28"/>
                  <w:szCs w:val="28"/>
                  <w:rPrChange w:id="2641" w:author="随遇而安" w:date="2024-11-06T16:44:22Z">
                    <w:rPr>
                      <w:spacing w:val="-2"/>
                    </w:rPr>
                  </w:rPrChange>
                </w:rPr>
                <w:t>人以下；</w:t>
              </w:r>
            </w:ins>
          </w:p>
          <w:p w14:paraId="39369294">
            <w:pPr>
              <w:pStyle w:val="9"/>
              <w:spacing w:before="60" w:line="221" w:lineRule="auto"/>
              <w:ind w:left="110"/>
              <w:rPr>
                <w:ins w:id="2642" w:author="随遇而安" w:date="2024-11-06T16:43:48Z"/>
                <w:rFonts w:hint="eastAsia" w:ascii="仿宋" w:hAnsi="仿宋" w:eastAsia="仿宋" w:cs="仿宋"/>
                <w:sz w:val="28"/>
                <w:szCs w:val="28"/>
                <w:rPrChange w:id="2643" w:author="随遇而安" w:date="2024-11-06T16:44:22Z">
                  <w:rPr>
                    <w:ins w:id="2644" w:author="随遇而安" w:date="2024-11-06T16:43:48Z"/>
                  </w:rPr>
                </w:rPrChange>
              </w:rPr>
            </w:pPr>
            <w:ins w:id="2645" w:author="随遇而安" w:date="2024-11-06T16:43:48Z">
              <w:r>
                <w:rPr>
                  <w:rFonts w:hint="eastAsia" w:ascii="仿宋" w:hAnsi="仿宋" w:eastAsia="仿宋" w:cs="仿宋"/>
                  <w:spacing w:val="-3"/>
                  <w:sz w:val="28"/>
                  <w:szCs w:val="28"/>
                  <w:rPrChange w:id="2646" w:author="随遇而安" w:date="2024-11-06T16:44:22Z">
                    <w:rPr>
                      <w:spacing w:val="-3"/>
                    </w:rPr>
                  </w:rPrChange>
                </w:rPr>
                <w:t>（</w:t>
              </w:r>
            </w:ins>
            <w:ins w:id="2647" w:author="随遇而安" w:date="2024-11-06T16:43:48Z">
              <w:r>
                <w:rPr>
                  <w:rFonts w:hint="eastAsia" w:ascii="仿宋" w:hAnsi="仿宋" w:eastAsia="仿宋" w:cs="仿宋"/>
                  <w:spacing w:val="-3"/>
                  <w:sz w:val="28"/>
                  <w:szCs w:val="28"/>
                  <w:rPrChange w:id="2648" w:author="随遇而安" w:date="2024-11-06T16:44:22Z">
                    <w:rPr>
                      <w:rFonts w:ascii="Times New Roman" w:hAnsi="Times New Roman" w:eastAsia="Times New Roman" w:cs="Times New Roman"/>
                      <w:spacing w:val="-3"/>
                    </w:rPr>
                  </w:rPrChange>
                </w:rPr>
                <w:t>3</w:t>
              </w:r>
            </w:ins>
            <w:ins w:id="2649" w:author="随遇而安" w:date="2024-11-06T16:43:48Z">
              <w:r>
                <w:rPr>
                  <w:rFonts w:hint="eastAsia" w:ascii="仿宋" w:hAnsi="仿宋" w:eastAsia="仿宋" w:cs="仿宋"/>
                  <w:spacing w:val="-3"/>
                  <w:sz w:val="28"/>
                  <w:szCs w:val="28"/>
                  <w:rPrChange w:id="2650" w:author="随遇而安" w:date="2024-11-06T16:44:22Z">
                    <w:rPr>
                      <w:spacing w:val="-3"/>
                    </w:rPr>
                  </w:rPrChange>
                </w:rPr>
                <w:t>）轻伤</w:t>
              </w:r>
            </w:ins>
            <w:ins w:id="2651" w:author="随遇而安" w:date="2024-11-06T16:43:48Z">
              <w:r>
                <w:rPr>
                  <w:rFonts w:hint="eastAsia" w:ascii="仿宋" w:hAnsi="仿宋" w:eastAsia="仿宋" w:cs="仿宋"/>
                  <w:spacing w:val="-20"/>
                  <w:sz w:val="28"/>
                  <w:szCs w:val="28"/>
                  <w:rPrChange w:id="2652" w:author="随遇而安" w:date="2024-11-06T16:44:22Z">
                    <w:rPr>
                      <w:spacing w:val="-20"/>
                    </w:rPr>
                  </w:rPrChange>
                </w:rPr>
                <w:t xml:space="preserve"> </w:t>
              </w:r>
            </w:ins>
            <w:ins w:id="2653" w:author="随遇而安" w:date="2024-11-06T16:43:48Z">
              <w:r>
                <w:rPr>
                  <w:rFonts w:hint="eastAsia" w:ascii="仿宋" w:hAnsi="仿宋" w:eastAsia="仿宋" w:cs="仿宋"/>
                  <w:spacing w:val="-3"/>
                  <w:sz w:val="28"/>
                  <w:szCs w:val="28"/>
                  <w:rPrChange w:id="2654" w:author="随遇而安" w:date="2024-11-06T16:44:22Z">
                    <w:rPr>
                      <w:rFonts w:ascii="Times New Roman" w:hAnsi="Times New Roman" w:eastAsia="Times New Roman" w:cs="Times New Roman"/>
                      <w:spacing w:val="-3"/>
                    </w:rPr>
                  </w:rPrChange>
                </w:rPr>
                <w:t xml:space="preserve">10 </w:t>
              </w:r>
            </w:ins>
            <w:ins w:id="2655" w:author="随遇而安" w:date="2024-11-06T16:43:48Z">
              <w:r>
                <w:rPr>
                  <w:rFonts w:hint="eastAsia" w:ascii="仿宋" w:hAnsi="仿宋" w:eastAsia="仿宋" w:cs="仿宋"/>
                  <w:spacing w:val="-3"/>
                  <w:sz w:val="28"/>
                  <w:szCs w:val="28"/>
                  <w:rPrChange w:id="2656" w:author="随遇而安" w:date="2024-11-06T16:44:22Z">
                    <w:rPr>
                      <w:spacing w:val="-3"/>
                    </w:rPr>
                  </w:rPrChange>
                </w:rPr>
                <w:t>人以上</w:t>
              </w:r>
            </w:ins>
            <w:ins w:id="2657" w:author="随遇而安" w:date="2024-11-06T16:43:48Z">
              <w:r>
                <w:rPr>
                  <w:rFonts w:hint="eastAsia" w:ascii="仿宋" w:hAnsi="仿宋" w:eastAsia="仿宋" w:cs="仿宋"/>
                  <w:spacing w:val="-48"/>
                  <w:sz w:val="28"/>
                  <w:szCs w:val="28"/>
                  <w:rPrChange w:id="2658" w:author="随遇而安" w:date="2024-11-06T16:44:22Z">
                    <w:rPr>
                      <w:spacing w:val="-48"/>
                    </w:rPr>
                  </w:rPrChange>
                </w:rPr>
                <w:t xml:space="preserve"> </w:t>
              </w:r>
            </w:ins>
            <w:ins w:id="2659" w:author="随遇而安" w:date="2024-11-06T16:43:48Z">
              <w:r>
                <w:rPr>
                  <w:rFonts w:hint="eastAsia" w:ascii="仿宋" w:hAnsi="仿宋" w:eastAsia="仿宋" w:cs="仿宋"/>
                  <w:spacing w:val="-3"/>
                  <w:sz w:val="28"/>
                  <w:szCs w:val="28"/>
                  <w:rPrChange w:id="2660" w:author="随遇而安" w:date="2024-11-06T16:44:22Z">
                    <w:rPr>
                      <w:rFonts w:ascii="Times New Roman" w:hAnsi="Times New Roman" w:eastAsia="Times New Roman" w:cs="Times New Roman"/>
                      <w:spacing w:val="-3"/>
                    </w:rPr>
                  </w:rPrChange>
                </w:rPr>
                <w:t xml:space="preserve">20 </w:t>
              </w:r>
            </w:ins>
            <w:ins w:id="2661" w:author="随遇而安" w:date="2024-11-06T16:43:48Z">
              <w:r>
                <w:rPr>
                  <w:rFonts w:hint="eastAsia" w:ascii="仿宋" w:hAnsi="仿宋" w:eastAsia="仿宋" w:cs="仿宋"/>
                  <w:spacing w:val="-3"/>
                  <w:sz w:val="28"/>
                  <w:szCs w:val="28"/>
                  <w:rPrChange w:id="2662" w:author="随遇而安" w:date="2024-11-06T16:44:22Z">
                    <w:rPr>
                      <w:spacing w:val="-3"/>
                    </w:rPr>
                  </w:rPrChange>
                </w:rPr>
                <w:t>人以下</w:t>
              </w:r>
            </w:ins>
          </w:p>
          <w:p w14:paraId="48DDEC51">
            <w:pPr>
              <w:pStyle w:val="9"/>
              <w:spacing w:before="61" w:line="221" w:lineRule="auto"/>
              <w:ind w:left="110"/>
              <w:rPr>
                <w:ins w:id="2663" w:author="随遇而安" w:date="2024-11-06T16:43:48Z"/>
                <w:rFonts w:hint="eastAsia" w:ascii="仿宋" w:hAnsi="仿宋" w:eastAsia="仿宋" w:cs="仿宋"/>
                <w:sz w:val="28"/>
                <w:szCs w:val="28"/>
                <w:rPrChange w:id="2664" w:author="随遇而安" w:date="2024-11-06T16:44:22Z">
                  <w:rPr>
                    <w:ins w:id="2665" w:author="随遇而安" w:date="2024-11-06T16:43:48Z"/>
                  </w:rPr>
                </w:rPrChange>
              </w:rPr>
            </w:pPr>
            <w:ins w:id="2666" w:author="随遇而安" w:date="2024-11-06T16:43:48Z">
              <w:r>
                <w:rPr>
                  <w:rFonts w:hint="eastAsia" w:ascii="仿宋" w:hAnsi="仿宋" w:eastAsia="仿宋" w:cs="仿宋"/>
                  <w:spacing w:val="-3"/>
                  <w:sz w:val="28"/>
                  <w:szCs w:val="28"/>
                  <w:rPrChange w:id="2667" w:author="随遇而安" w:date="2024-11-06T16:44:22Z">
                    <w:rPr>
                      <w:spacing w:val="-3"/>
                    </w:rPr>
                  </w:rPrChange>
                </w:rPr>
                <w:t>（</w:t>
              </w:r>
            </w:ins>
            <w:ins w:id="2668" w:author="随遇而安" w:date="2024-11-06T16:43:48Z">
              <w:r>
                <w:rPr>
                  <w:rFonts w:hint="eastAsia" w:ascii="仿宋" w:hAnsi="仿宋" w:eastAsia="仿宋" w:cs="仿宋"/>
                  <w:spacing w:val="-3"/>
                  <w:sz w:val="28"/>
                  <w:szCs w:val="28"/>
                  <w:rPrChange w:id="2669" w:author="随遇而安" w:date="2024-11-06T16:44:22Z">
                    <w:rPr>
                      <w:rFonts w:ascii="Times New Roman" w:hAnsi="Times New Roman" w:eastAsia="Times New Roman" w:cs="Times New Roman"/>
                      <w:spacing w:val="-3"/>
                    </w:rPr>
                  </w:rPrChange>
                </w:rPr>
                <w:t>4</w:t>
              </w:r>
            </w:ins>
            <w:ins w:id="2670" w:author="随遇而安" w:date="2024-11-06T16:43:48Z">
              <w:r>
                <w:rPr>
                  <w:rFonts w:hint="eastAsia" w:ascii="仿宋" w:hAnsi="仿宋" w:eastAsia="仿宋" w:cs="仿宋"/>
                  <w:spacing w:val="-3"/>
                  <w:sz w:val="28"/>
                  <w:szCs w:val="28"/>
                  <w:rPrChange w:id="2671" w:author="随遇而安" w:date="2024-11-06T16:44:22Z">
                    <w:rPr>
                      <w:spacing w:val="-3"/>
                    </w:rPr>
                  </w:rPrChange>
                </w:rPr>
                <w:t>）造成直接经济损失</w:t>
              </w:r>
            </w:ins>
            <w:ins w:id="2672" w:author="随遇而安" w:date="2024-11-06T16:43:48Z">
              <w:r>
                <w:rPr>
                  <w:rFonts w:hint="eastAsia" w:ascii="仿宋" w:hAnsi="仿宋" w:eastAsia="仿宋" w:cs="仿宋"/>
                  <w:spacing w:val="-27"/>
                  <w:sz w:val="28"/>
                  <w:szCs w:val="28"/>
                  <w:rPrChange w:id="2673" w:author="随遇而安" w:date="2024-11-06T16:44:22Z">
                    <w:rPr>
                      <w:spacing w:val="-27"/>
                    </w:rPr>
                  </w:rPrChange>
                </w:rPr>
                <w:t xml:space="preserve"> </w:t>
              </w:r>
            </w:ins>
            <w:ins w:id="2674" w:author="随遇而安" w:date="2024-11-06T16:43:48Z">
              <w:r>
                <w:rPr>
                  <w:rFonts w:hint="eastAsia" w:ascii="仿宋" w:hAnsi="仿宋" w:eastAsia="仿宋" w:cs="仿宋"/>
                  <w:spacing w:val="-3"/>
                  <w:sz w:val="28"/>
                  <w:szCs w:val="28"/>
                  <w:rPrChange w:id="2675" w:author="随遇而安" w:date="2024-11-06T16:44:22Z">
                    <w:rPr>
                      <w:rFonts w:ascii="Times New Roman" w:hAnsi="Times New Roman" w:eastAsia="Times New Roman" w:cs="Times New Roman"/>
                      <w:spacing w:val="-3"/>
                    </w:rPr>
                  </w:rPrChange>
                </w:rPr>
                <w:t>100</w:t>
              </w:r>
            </w:ins>
            <w:ins w:id="2676" w:author="随遇而安" w:date="2024-11-06T16:43:48Z">
              <w:r>
                <w:rPr>
                  <w:rFonts w:hint="eastAsia" w:ascii="仿宋" w:hAnsi="仿宋" w:eastAsia="仿宋" w:cs="仿宋"/>
                  <w:spacing w:val="14"/>
                  <w:sz w:val="28"/>
                  <w:szCs w:val="28"/>
                  <w:rPrChange w:id="2677" w:author="随遇而安" w:date="2024-11-06T16:44:22Z">
                    <w:rPr>
                      <w:rFonts w:ascii="Times New Roman" w:hAnsi="Times New Roman" w:eastAsia="Times New Roman" w:cs="Times New Roman"/>
                      <w:spacing w:val="14"/>
                    </w:rPr>
                  </w:rPrChange>
                </w:rPr>
                <w:t xml:space="preserve"> </w:t>
              </w:r>
            </w:ins>
            <w:ins w:id="2678" w:author="随遇而安" w:date="2024-11-06T16:43:48Z">
              <w:r>
                <w:rPr>
                  <w:rFonts w:hint="eastAsia" w:ascii="仿宋" w:hAnsi="仿宋" w:eastAsia="仿宋" w:cs="仿宋"/>
                  <w:spacing w:val="-3"/>
                  <w:sz w:val="28"/>
                  <w:szCs w:val="28"/>
                  <w:rPrChange w:id="2679" w:author="随遇而安" w:date="2024-11-06T16:44:22Z">
                    <w:rPr>
                      <w:spacing w:val="-3"/>
                    </w:rPr>
                  </w:rPrChange>
                </w:rPr>
                <w:t>万元以上</w:t>
              </w:r>
            </w:ins>
            <w:ins w:id="2680" w:author="随遇而安" w:date="2024-11-06T16:43:48Z">
              <w:r>
                <w:rPr>
                  <w:rFonts w:hint="eastAsia" w:ascii="仿宋" w:hAnsi="仿宋" w:eastAsia="仿宋" w:cs="仿宋"/>
                  <w:spacing w:val="-42"/>
                  <w:sz w:val="28"/>
                  <w:szCs w:val="28"/>
                  <w:rPrChange w:id="2681" w:author="随遇而安" w:date="2024-11-06T16:44:22Z">
                    <w:rPr>
                      <w:spacing w:val="-42"/>
                    </w:rPr>
                  </w:rPrChange>
                </w:rPr>
                <w:t xml:space="preserve"> </w:t>
              </w:r>
            </w:ins>
            <w:ins w:id="2682" w:author="随遇而安" w:date="2024-11-06T16:43:48Z">
              <w:r>
                <w:rPr>
                  <w:rFonts w:hint="eastAsia" w:ascii="仿宋" w:hAnsi="仿宋" w:eastAsia="仿宋" w:cs="仿宋"/>
                  <w:spacing w:val="-3"/>
                  <w:sz w:val="28"/>
                  <w:szCs w:val="28"/>
                  <w:rPrChange w:id="2683" w:author="随遇而安" w:date="2024-11-06T16:44:22Z">
                    <w:rPr>
                      <w:rFonts w:ascii="Times New Roman" w:hAnsi="Times New Roman" w:eastAsia="Times New Roman" w:cs="Times New Roman"/>
                      <w:spacing w:val="-3"/>
                    </w:rPr>
                  </w:rPrChange>
                </w:rPr>
                <w:t>500</w:t>
              </w:r>
            </w:ins>
            <w:ins w:id="2684" w:author="随遇而安" w:date="2024-11-06T16:43:48Z">
              <w:r>
                <w:rPr>
                  <w:rFonts w:hint="eastAsia" w:ascii="仿宋" w:hAnsi="仿宋" w:eastAsia="仿宋" w:cs="仿宋"/>
                  <w:spacing w:val="14"/>
                  <w:sz w:val="28"/>
                  <w:szCs w:val="28"/>
                  <w:rPrChange w:id="2685" w:author="随遇而安" w:date="2024-11-06T16:44:22Z">
                    <w:rPr>
                      <w:rFonts w:ascii="Times New Roman" w:hAnsi="Times New Roman" w:eastAsia="Times New Roman" w:cs="Times New Roman"/>
                      <w:spacing w:val="14"/>
                    </w:rPr>
                  </w:rPrChange>
                </w:rPr>
                <w:t xml:space="preserve"> </w:t>
              </w:r>
            </w:ins>
            <w:ins w:id="2686" w:author="随遇而安" w:date="2024-11-06T16:43:48Z">
              <w:r>
                <w:rPr>
                  <w:rFonts w:hint="eastAsia" w:ascii="仿宋" w:hAnsi="仿宋" w:eastAsia="仿宋" w:cs="仿宋"/>
                  <w:spacing w:val="-3"/>
                  <w:sz w:val="28"/>
                  <w:szCs w:val="28"/>
                  <w:rPrChange w:id="2687" w:author="随遇而安" w:date="2024-11-06T16:44:22Z">
                    <w:rPr>
                      <w:spacing w:val="-3"/>
                    </w:rPr>
                  </w:rPrChange>
                </w:rPr>
                <w:t>万元以下；</w:t>
              </w:r>
            </w:ins>
          </w:p>
          <w:p w14:paraId="2DE41F9E">
            <w:pPr>
              <w:pStyle w:val="9"/>
              <w:spacing w:before="60" w:line="221" w:lineRule="auto"/>
              <w:ind w:left="110"/>
              <w:rPr>
                <w:ins w:id="2688" w:author="随遇而安" w:date="2024-11-06T16:43:48Z"/>
                <w:rFonts w:hint="eastAsia" w:ascii="仿宋" w:hAnsi="仿宋" w:eastAsia="仿宋" w:cs="仿宋"/>
                <w:sz w:val="28"/>
                <w:szCs w:val="28"/>
                <w:rPrChange w:id="2689" w:author="随遇而安" w:date="2024-11-06T16:44:22Z">
                  <w:rPr>
                    <w:ins w:id="2690" w:author="随遇而安" w:date="2024-11-06T16:43:48Z"/>
                  </w:rPr>
                </w:rPrChange>
              </w:rPr>
            </w:pPr>
            <w:ins w:id="2691" w:author="随遇而安" w:date="2024-11-06T16:43:48Z">
              <w:r>
                <w:rPr>
                  <w:rFonts w:hint="eastAsia" w:ascii="仿宋" w:hAnsi="仿宋" w:eastAsia="仿宋" w:cs="仿宋"/>
                  <w:spacing w:val="-2"/>
                  <w:sz w:val="28"/>
                  <w:szCs w:val="28"/>
                  <w:rPrChange w:id="2692" w:author="随遇而安" w:date="2024-11-06T16:44:22Z">
                    <w:rPr>
                      <w:spacing w:val="-2"/>
                    </w:rPr>
                  </w:rPrChange>
                </w:rPr>
                <w:t>（</w:t>
              </w:r>
            </w:ins>
            <w:ins w:id="2693" w:author="随遇而安" w:date="2024-11-06T16:43:48Z">
              <w:r>
                <w:rPr>
                  <w:rFonts w:hint="eastAsia" w:ascii="仿宋" w:hAnsi="仿宋" w:eastAsia="仿宋" w:cs="仿宋"/>
                  <w:spacing w:val="-2"/>
                  <w:sz w:val="28"/>
                  <w:szCs w:val="28"/>
                  <w:rPrChange w:id="2694" w:author="随遇而安" w:date="2024-11-06T16:44:22Z">
                    <w:rPr>
                      <w:rFonts w:ascii="Times New Roman" w:hAnsi="Times New Roman" w:eastAsia="Times New Roman" w:cs="Times New Roman"/>
                      <w:spacing w:val="-2"/>
                    </w:rPr>
                  </w:rPrChange>
                </w:rPr>
                <w:t>5</w:t>
              </w:r>
            </w:ins>
            <w:ins w:id="2695" w:author="随遇而安" w:date="2024-11-06T16:43:48Z">
              <w:r>
                <w:rPr>
                  <w:rFonts w:hint="eastAsia" w:ascii="仿宋" w:hAnsi="仿宋" w:eastAsia="仿宋" w:cs="仿宋"/>
                  <w:spacing w:val="-2"/>
                  <w:sz w:val="28"/>
                  <w:szCs w:val="28"/>
                  <w:rPrChange w:id="2696" w:author="随遇而安" w:date="2024-11-06T16:44:22Z">
                    <w:rPr>
                      <w:spacing w:val="-2"/>
                    </w:rPr>
                  </w:rPrChange>
                </w:rPr>
                <w:t>）疏散转移群众</w:t>
              </w:r>
            </w:ins>
            <w:ins w:id="2697" w:author="随遇而安" w:date="2024-11-06T16:43:48Z">
              <w:r>
                <w:rPr>
                  <w:rFonts w:hint="eastAsia" w:ascii="仿宋" w:hAnsi="仿宋" w:eastAsia="仿宋" w:cs="仿宋"/>
                  <w:spacing w:val="-27"/>
                  <w:sz w:val="28"/>
                  <w:szCs w:val="28"/>
                  <w:rPrChange w:id="2698" w:author="随遇而安" w:date="2024-11-06T16:44:22Z">
                    <w:rPr>
                      <w:spacing w:val="-27"/>
                    </w:rPr>
                  </w:rPrChange>
                </w:rPr>
                <w:t xml:space="preserve"> </w:t>
              </w:r>
            </w:ins>
            <w:ins w:id="2699" w:author="随遇而安" w:date="2024-11-06T16:43:48Z">
              <w:r>
                <w:rPr>
                  <w:rFonts w:hint="eastAsia" w:ascii="仿宋" w:hAnsi="仿宋" w:eastAsia="仿宋" w:cs="仿宋"/>
                  <w:spacing w:val="-2"/>
                  <w:sz w:val="28"/>
                  <w:szCs w:val="28"/>
                  <w:rPrChange w:id="2700" w:author="随遇而安" w:date="2024-11-06T16:44:22Z">
                    <w:rPr>
                      <w:rFonts w:ascii="Times New Roman" w:hAnsi="Times New Roman" w:eastAsia="Times New Roman" w:cs="Times New Roman"/>
                      <w:spacing w:val="-2"/>
                    </w:rPr>
                  </w:rPrChange>
                </w:rPr>
                <w:t xml:space="preserve">100 </w:t>
              </w:r>
            </w:ins>
            <w:ins w:id="2701" w:author="随遇而安" w:date="2024-11-06T16:43:48Z">
              <w:r>
                <w:rPr>
                  <w:rFonts w:hint="eastAsia" w:ascii="仿宋" w:hAnsi="仿宋" w:eastAsia="仿宋" w:cs="仿宋"/>
                  <w:spacing w:val="-2"/>
                  <w:sz w:val="28"/>
                  <w:szCs w:val="28"/>
                  <w:rPrChange w:id="2702" w:author="随遇而安" w:date="2024-11-06T16:44:22Z">
                    <w:rPr>
                      <w:spacing w:val="-2"/>
                    </w:rPr>
                  </w:rPrChange>
                </w:rPr>
                <w:t>人以上</w:t>
              </w:r>
            </w:ins>
            <w:ins w:id="2703" w:author="随遇而安" w:date="2024-11-06T16:43:48Z">
              <w:r>
                <w:rPr>
                  <w:rFonts w:hint="eastAsia" w:ascii="仿宋" w:hAnsi="仿宋" w:eastAsia="仿宋" w:cs="仿宋"/>
                  <w:spacing w:val="-43"/>
                  <w:sz w:val="28"/>
                  <w:szCs w:val="28"/>
                  <w:rPrChange w:id="2704" w:author="随遇而安" w:date="2024-11-06T16:44:22Z">
                    <w:rPr>
                      <w:spacing w:val="-43"/>
                    </w:rPr>
                  </w:rPrChange>
                </w:rPr>
                <w:t xml:space="preserve"> </w:t>
              </w:r>
            </w:ins>
            <w:ins w:id="2705" w:author="随遇而安" w:date="2024-11-06T16:43:48Z">
              <w:r>
                <w:rPr>
                  <w:rFonts w:hint="eastAsia" w:ascii="仿宋" w:hAnsi="仿宋" w:eastAsia="仿宋" w:cs="仿宋"/>
                  <w:spacing w:val="-2"/>
                  <w:sz w:val="28"/>
                  <w:szCs w:val="28"/>
                  <w:rPrChange w:id="2706" w:author="随遇而安" w:date="2024-11-06T16:44:22Z">
                    <w:rPr>
                      <w:rFonts w:ascii="Times New Roman" w:hAnsi="Times New Roman" w:eastAsia="Times New Roman" w:cs="Times New Roman"/>
                      <w:spacing w:val="-2"/>
                    </w:rPr>
                  </w:rPrChange>
                </w:rPr>
                <w:t xml:space="preserve">500 </w:t>
              </w:r>
            </w:ins>
            <w:ins w:id="2707" w:author="随遇而安" w:date="2024-11-06T16:43:48Z">
              <w:r>
                <w:rPr>
                  <w:rFonts w:hint="eastAsia" w:ascii="仿宋" w:hAnsi="仿宋" w:eastAsia="仿宋" w:cs="仿宋"/>
                  <w:spacing w:val="-2"/>
                  <w:sz w:val="28"/>
                  <w:szCs w:val="28"/>
                  <w:rPrChange w:id="2708" w:author="随遇而安" w:date="2024-11-06T16:44:22Z">
                    <w:rPr>
                      <w:spacing w:val="-2"/>
                    </w:rPr>
                  </w:rPrChange>
                </w:rPr>
                <w:t>人以下；</w:t>
              </w:r>
            </w:ins>
          </w:p>
          <w:p w14:paraId="51247D81">
            <w:pPr>
              <w:pStyle w:val="9"/>
              <w:spacing w:before="60" w:line="245" w:lineRule="auto"/>
              <w:ind w:left="104" w:right="292" w:firstLine="5"/>
              <w:rPr>
                <w:ins w:id="2709" w:author="随遇而安" w:date="2024-11-06T16:43:48Z"/>
                <w:rFonts w:hint="eastAsia" w:ascii="仿宋" w:hAnsi="仿宋" w:eastAsia="仿宋" w:cs="仿宋"/>
                <w:sz w:val="28"/>
                <w:szCs w:val="28"/>
                <w:rPrChange w:id="2710" w:author="随遇而安" w:date="2024-11-06T16:44:22Z">
                  <w:rPr>
                    <w:ins w:id="2711" w:author="随遇而安" w:date="2024-11-06T16:43:48Z"/>
                  </w:rPr>
                </w:rPrChange>
              </w:rPr>
            </w:pPr>
            <w:ins w:id="2712" w:author="随遇而安" w:date="2024-11-06T16:43:48Z">
              <w:r>
                <w:rPr>
                  <w:rFonts w:hint="eastAsia" w:ascii="仿宋" w:hAnsi="仿宋" w:eastAsia="仿宋" w:cs="仿宋"/>
                  <w:spacing w:val="-2"/>
                  <w:sz w:val="28"/>
                  <w:szCs w:val="28"/>
                  <w:rPrChange w:id="2713" w:author="随遇而安" w:date="2024-11-06T16:44:22Z">
                    <w:rPr>
                      <w:spacing w:val="-2"/>
                    </w:rPr>
                  </w:rPrChange>
                </w:rPr>
                <w:t>（</w:t>
              </w:r>
            </w:ins>
            <w:ins w:id="2714" w:author="随遇而安" w:date="2024-11-06T16:43:48Z">
              <w:r>
                <w:rPr>
                  <w:rFonts w:hint="eastAsia" w:ascii="仿宋" w:hAnsi="仿宋" w:eastAsia="仿宋" w:cs="仿宋"/>
                  <w:spacing w:val="-2"/>
                  <w:sz w:val="28"/>
                  <w:szCs w:val="28"/>
                  <w:rPrChange w:id="2715" w:author="随遇而安" w:date="2024-11-06T16:44:22Z">
                    <w:rPr>
                      <w:rFonts w:ascii="Times New Roman" w:hAnsi="Times New Roman" w:eastAsia="Times New Roman" w:cs="Times New Roman"/>
                      <w:spacing w:val="-2"/>
                    </w:rPr>
                  </w:rPrChange>
                </w:rPr>
                <w:t>6</w:t>
              </w:r>
            </w:ins>
            <w:ins w:id="2716" w:author="随遇而安" w:date="2024-11-06T16:43:48Z">
              <w:r>
                <w:rPr>
                  <w:rFonts w:hint="eastAsia" w:ascii="仿宋" w:hAnsi="仿宋" w:eastAsia="仿宋" w:cs="仿宋"/>
                  <w:spacing w:val="-2"/>
                  <w:sz w:val="28"/>
                  <w:szCs w:val="28"/>
                  <w:rPrChange w:id="2717" w:author="随遇而安" w:date="2024-11-06T16:44:22Z">
                    <w:rPr>
                      <w:spacing w:val="-2"/>
                    </w:rPr>
                  </w:rPrChange>
                </w:rPr>
                <w:t>）属地政府主管部门高度关注，造成较大社会影响</w:t>
              </w:r>
            </w:ins>
            <w:ins w:id="2718" w:author="随遇而安" w:date="2024-11-06T16:43:48Z">
              <w:r>
                <w:rPr>
                  <w:rFonts w:hint="eastAsia" w:ascii="仿宋" w:hAnsi="仿宋" w:eastAsia="仿宋" w:cs="仿宋"/>
                  <w:spacing w:val="17"/>
                  <w:sz w:val="28"/>
                  <w:szCs w:val="28"/>
                  <w:rPrChange w:id="2719" w:author="随遇而安" w:date="2024-11-06T16:44:22Z">
                    <w:rPr>
                      <w:spacing w:val="17"/>
                    </w:rPr>
                  </w:rPrChange>
                </w:rPr>
                <w:t xml:space="preserve"> </w:t>
              </w:r>
            </w:ins>
            <w:ins w:id="2720" w:author="随遇而安" w:date="2024-11-06T16:43:48Z">
              <w:r>
                <w:rPr>
                  <w:rFonts w:hint="eastAsia" w:ascii="仿宋" w:hAnsi="仿宋" w:eastAsia="仿宋" w:cs="仿宋"/>
                  <w:spacing w:val="-3"/>
                  <w:sz w:val="28"/>
                  <w:szCs w:val="28"/>
                  <w:rPrChange w:id="2721" w:author="随遇而安" w:date="2024-11-06T16:44:22Z">
                    <w:rPr>
                      <w:spacing w:val="-3"/>
                    </w:rPr>
                  </w:rPrChange>
                </w:rPr>
                <w:t>和企业声誉影响的。</w:t>
              </w:r>
            </w:ins>
          </w:p>
        </w:tc>
      </w:tr>
      <w:tr w14:paraId="012B83D2">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Change w:id="2723" w:author="随遇而安" w:date="2024-11-06T16:49:07Z">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blPrExChange>
        </w:tblPrEx>
        <w:trPr>
          <w:trHeight w:val="1560" w:hRule="atLeast"/>
          <w:ins w:id="2722" w:author="随遇而安" w:date="2024-11-06T16:43:48Z"/>
          <w:trPrChange w:id="2723" w:author="随遇而安" w:date="2024-11-06T16:49:07Z">
            <w:trPr>
              <w:trHeight w:val="1560" w:hRule="atLeast"/>
            </w:trPr>
          </w:trPrChange>
        </w:trPr>
        <w:tc>
          <w:tcPr>
            <w:tcW w:w="1695" w:type="dxa"/>
            <w:tcBorders>
              <w:top w:val="single" w:color="000000" w:sz="4" w:space="0"/>
              <w:bottom w:val="single" w:color="000000" w:sz="4" w:space="0"/>
              <w:right w:val="single" w:color="000000" w:sz="4" w:space="0"/>
            </w:tcBorders>
            <w:vAlign w:val="center"/>
            <w:tcPrChange w:id="2724" w:author="随遇而安" w:date="2024-11-06T16:49:07Z">
              <w:tcPr>
                <w:tcW w:w="1452" w:type="dxa"/>
                <w:tcBorders>
                  <w:top w:val="single" w:color="000000" w:sz="4" w:space="0"/>
                  <w:bottom w:val="single" w:color="000000" w:sz="4" w:space="0"/>
                  <w:right w:val="single" w:color="000000" w:sz="4" w:space="0"/>
                </w:tcBorders>
                <w:vAlign w:val="top"/>
              </w:tcPr>
            </w:tcPrChange>
          </w:tcPr>
          <w:p w14:paraId="0DE73751">
            <w:pPr>
              <w:pStyle w:val="9"/>
              <w:spacing w:before="69" w:line="223" w:lineRule="auto"/>
              <w:ind w:left="508"/>
              <w:jc w:val="both"/>
              <w:rPr>
                <w:ins w:id="2726" w:author="随遇而安" w:date="2024-11-06T16:43:48Z"/>
                <w:rFonts w:hint="eastAsia" w:ascii="仿宋" w:hAnsi="仿宋" w:eastAsia="仿宋" w:cs="仿宋"/>
                <w:sz w:val="28"/>
                <w:szCs w:val="28"/>
                <w:rPrChange w:id="2727" w:author="随遇而安" w:date="2024-11-06T16:44:22Z">
                  <w:rPr>
                    <w:ins w:id="2728" w:author="随遇而安" w:date="2024-11-06T16:43:48Z"/>
                  </w:rPr>
                </w:rPrChange>
              </w:rPr>
              <w:pPrChange w:id="2725" w:author="随遇而安" w:date="2024-11-06T16:48:51Z">
                <w:pPr>
                  <w:pStyle w:val="9"/>
                  <w:spacing w:before="69" w:line="223" w:lineRule="auto"/>
                  <w:ind w:left="508"/>
                </w:pPr>
              </w:pPrChange>
            </w:pPr>
            <w:ins w:id="2729" w:author="随遇而安" w:date="2024-11-06T16:43:48Z">
              <w:r>
                <w:rPr>
                  <w:rFonts w:hint="eastAsia" w:ascii="仿宋" w:hAnsi="仿宋" w:eastAsia="仿宋" w:cs="仿宋"/>
                  <w:spacing w:val="-2"/>
                  <w:sz w:val="28"/>
                  <w:szCs w:val="28"/>
                  <w:rPrChange w:id="2730" w:author="随遇而安" w:date="2024-11-06T16:44:22Z">
                    <w:rPr>
                      <w:spacing w:val="-2"/>
                    </w:rPr>
                  </w:rPrChange>
                </w:rPr>
                <w:t>三级</w:t>
              </w:r>
            </w:ins>
          </w:p>
        </w:tc>
        <w:tc>
          <w:tcPr>
            <w:tcW w:w="7383" w:type="dxa"/>
            <w:gridSpan w:val="2"/>
            <w:tcBorders>
              <w:top w:val="single" w:color="000000" w:sz="4" w:space="0"/>
              <w:left w:val="single" w:color="000000" w:sz="4" w:space="0"/>
              <w:bottom w:val="single" w:color="000000" w:sz="4" w:space="0"/>
            </w:tcBorders>
            <w:vAlign w:val="top"/>
            <w:tcPrChange w:id="2731" w:author="随遇而安" w:date="2024-11-06T16:49:07Z">
              <w:tcPr>
                <w:tcW w:w="5326" w:type="dxa"/>
                <w:tcBorders>
                  <w:top w:val="single" w:color="000000" w:sz="4" w:space="0"/>
                  <w:left w:val="single" w:color="000000" w:sz="4" w:space="0"/>
                  <w:bottom w:val="single" w:color="000000" w:sz="4" w:space="0"/>
                </w:tcBorders>
                <w:vAlign w:val="top"/>
              </w:tcPr>
            </w:tcPrChange>
          </w:tcPr>
          <w:p w14:paraId="5123058A">
            <w:pPr>
              <w:pStyle w:val="9"/>
              <w:spacing w:before="61" w:line="221" w:lineRule="auto"/>
              <w:ind w:left="110"/>
              <w:rPr>
                <w:ins w:id="2732" w:author="随遇而安" w:date="2024-11-06T16:43:48Z"/>
                <w:rFonts w:hint="eastAsia" w:ascii="仿宋" w:hAnsi="仿宋" w:eastAsia="仿宋" w:cs="仿宋"/>
                <w:sz w:val="28"/>
                <w:szCs w:val="28"/>
                <w:rPrChange w:id="2733" w:author="随遇而安" w:date="2024-11-06T16:44:22Z">
                  <w:rPr>
                    <w:ins w:id="2734" w:author="随遇而安" w:date="2024-11-06T16:43:48Z"/>
                  </w:rPr>
                </w:rPrChange>
              </w:rPr>
            </w:pPr>
            <w:ins w:id="2735" w:author="随遇而安" w:date="2024-11-06T16:43:48Z">
              <w:r>
                <w:rPr>
                  <w:rFonts w:hint="eastAsia" w:ascii="仿宋" w:hAnsi="仿宋" w:eastAsia="仿宋" w:cs="仿宋"/>
                  <w:spacing w:val="-3"/>
                  <w:sz w:val="28"/>
                  <w:szCs w:val="28"/>
                  <w:rPrChange w:id="2736" w:author="随遇而安" w:date="2024-11-06T16:44:22Z">
                    <w:rPr>
                      <w:spacing w:val="-3"/>
                    </w:rPr>
                  </w:rPrChange>
                </w:rPr>
                <w:t>（</w:t>
              </w:r>
            </w:ins>
            <w:ins w:id="2737" w:author="随遇而安" w:date="2024-11-06T16:43:48Z">
              <w:r>
                <w:rPr>
                  <w:rFonts w:hint="eastAsia" w:ascii="仿宋" w:hAnsi="仿宋" w:eastAsia="仿宋" w:cs="仿宋"/>
                  <w:spacing w:val="-3"/>
                  <w:sz w:val="28"/>
                  <w:szCs w:val="28"/>
                  <w:rPrChange w:id="2738" w:author="随遇而安" w:date="2024-11-06T16:44:22Z">
                    <w:rPr>
                      <w:rFonts w:ascii="Times New Roman" w:hAnsi="Times New Roman" w:eastAsia="Times New Roman" w:cs="Times New Roman"/>
                      <w:spacing w:val="-3"/>
                    </w:rPr>
                  </w:rPrChange>
                </w:rPr>
                <w:t>1</w:t>
              </w:r>
            </w:ins>
            <w:ins w:id="2739" w:author="随遇而安" w:date="2024-11-06T16:43:48Z">
              <w:r>
                <w:rPr>
                  <w:rFonts w:hint="eastAsia" w:ascii="仿宋" w:hAnsi="仿宋" w:eastAsia="仿宋" w:cs="仿宋"/>
                  <w:spacing w:val="-3"/>
                  <w:sz w:val="28"/>
                  <w:szCs w:val="28"/>
                  <w:rPrChange w:id="2740" w:author="随遇而安" w:date="2024-11-06T16:44:22Z">
                    <w:rPr>
                      <w:spacing w:val="-3"/>
                    </w:rPr>
                  </w:rPrChange>
                </w:rPr>
                <w:t>）造成重伤</w:t>
              </w:r>
            </w:ins>
            <w:ins w:id="2741" w:author="随遇而安" w:date="2024-11-06T16:43:48Z">
              <w:r>
                <w:rPr>
                  <w:rFonts w:hint="eastAsia" w:ascii="仿宋" w:hAnsi="仿宋" w:eastAsia="仿宋" w:cs="仿宋"/>
                  <w:spacing w:val="-18"/>
                  <w:sz w:val="28"/>
                  <w:szCs w:val="28"/>
                  <w:rPrChange w:id="2742" w:author="随遇而安" w:date="2024-11-06T16:44:22Z">
                    <w:rPr>
                      <w:spacing w:val="-18"/>
                    </w:rPr>
                  </w:rPrChange>
                </w:rPr>
                <w:t xml:space="preserve"> </w:t>
              </w:r>
            </w:ins>
            <w:ins w:id="2743" w:author="随遇而安" w:date="2024-11-06T16:43:48Z">
              <w:r>
                <w:rPr>
                  <w:rFonts w:hint="eastAsia" w:ascii="仿宋" w:hAnsi="仿宋" w:eastAsia="仿宋" w:cs="仿宋"/>
                  <w:spacing w:val="-3"/>
                  <w:sz w:val="28"/>
                  <w:szCs w:val="28"/>
                  <w:rPrChange w:id="2744" w:author="随遇而安" w:date="2024-11-06T16:44:22Z">
                    <w:rPr>
                      <w:rFonts w:ascii="Times New Roman" w:hAnsi="Times New Roman" w:eastAsia="Times New Roman" w:cs="Times New Roman"/>
                      <w:spacing w:val="-3"/>
                    </w:rPr>
                  </w:rPrChange>
                </w:rPr>
                <w:t xml:space="preserve">1 </w:t>
              </w:r>
            </w:ins>
            <w:ins w:id="2745" w:author="随遇而安" w:date="2024-11-06T16:43:48Z">
              <w:r>
                <w:rPr>
                  <w:rFonts w:hint="eastAsia" w:ascii="仿宋" w:hAnsi="仿宋" w:eastAsia="仿宋" w:cs="仿宋"/>
                  <w:spacing w:val="-3"/>
                  <w:sz w:val="28"/>
                  <w:szCs w:val="28"/>
                  <w:rPrChange w:id="2746" w:author="随遇而安" w:date="2024-11-06T16:44:22Z">
                    <w:rPr>
                      <w:spacing w:val="-3"/>
                    </w:rPr>
                  </w:rPrChange>
                </w:rPr>
                <w:t>人以上</w:t>
              </w:r>
            </w:ins>
            <w:ins w:id="2747" w:author="随遇而安" w:date="2024-11-06T16:43:48Z">
              <w:r>
                <w:rPr>
                  <w:rFonts w:hint="eastAsia" w:ascii="仿宋" w:hAnsi="仿宋" w:eastAsia="仿宋" w:cs="仿宋"/>
                  <w:spacing w:val="-46"/>
                  <w:sz w:val="28"/>
                  <w:szCs w:val="28"/>
                  <w:rPrChange w:id="2748" w:author="随遇而安" w:date="2024-11-06T16:44:22Z">
                    <w:rPr>
                      <w:spacing w:val="-46"/>
                    </w:rPr>
                  </w:rPrChange>
                </w:rPr>
                <w:t xml:space="preserve"> </w:t>
              </w:r>
            </w:ins>
            <w:ins w:id="2749" w:author="随遇而安" w:date="2024-11-06T16:43:48Z">
              <w:r>
                <w:rPr>
                  <w:rFonts w:hint="eastAsia" w:ascii="仿宋" w:hAnsi="仿宋" w:eastAsia="仿宋" w:cs="仿宋"/>
                  <w:spacing w:val="-3"/>
                  <w:sz w:val="28"/>
                  <w:szCs w:val="28"/>
                  <w:rPrChange w:id="2750" w:author="随遇而安" w:date="2024-11-06T16:44:22Z">
                    <w:rPr>
                      <w:rFonts w:ascii="Times New Roman" w:hAnsi="Times New Roman" w:eastAsia="Times New Roman" w:cs="Times New Roman"/>
                      <w:spacing w:val="-3"/>
                    </w:rPr>
                  </w:rPrChange>
                </w:rPr>
                <w:t xml:space="preserve">3 </w:t>
              </w:r>
            </w:ins>
            <w:ins w:id="2751" w:author="随遇而安" w:date="2024-11-06T16:43:48Z">
              <w:r>
                <w:rPr>
                  <w:rFonts w:hint="eastAsia" w:ascii="仿宋" w:hAnsi="仿宋" w:eastAsia="仿宋" w:cs="仿宋"/>
                  <w:spacing w:val="-3"/>
                  <w:sz w:val="28"/>
                  <w:szCs w:val="28"/>
                  <w:rPrChange w:id="2752" w:author="随遇而安" w:date="2024-11-06T16:44:22Z">
                    <w:rPr>
                      <w:spacing w:val="-3"/>
                    </w:rPr>
                  </w:rPrChange>
                </w:rPr>
                <w:t>人以下；</w:t>
              </w:r>
            </w:ins>
          </w:p>
          <w:p w14:paraId="70AFA820">
            <w:pPr>
              <w:pStyle w:val="9"/>
              <w:spacing w:before="61" w:line="221" w:lineRule="auto"/>
              <w:ind w:left="110"/>
              <w:rPr>
                <w:ins w:id="2753" w:author="随遇而安" w:date="2024-11-06T16:43:48Z"/>
                <w:rFonts w:hint="eastAsia" w:ascii="仿宋" w:hAnsi="仿宋" w:eastAsia="仿宋" w:cs="仿宋"/>
                <w:sz w:val="28"/>
                <w:szCs w:val="28"/>
                <w:rPrChange w:id="2754" w:author="随遇而安" w:date="2024-11-06T16:44:22Z">
                  <w:rPr>
                    <w:ins w:id="2755" w:author="随遇而安" w:date="2024-11-06T16:43:48Z"/>
                  </w:rPr>
                </w:rPrChange>
              </w:rPr>
            </w:pPr>
            <w:ins w:id="2756" w:author="随遇而安" w:date="2024-11-06T16:43:48Z">
              <w:r>
                <w:rPr>
                  <w:rFonts w:hint="eastAsia" w:ascii="仿宋" w:hAnsi="仿宋" w:eastAsia="仿宋" w:cs="仿宋"/>
                  <w:spacing w:val="-4"/>
                  <w:sz w:val="28"/>
                  <w:szCs w:val="28"/>
                  <w:rPrChange w:id="2757" w:author="随遇而安" w:date="2024-11-06T16:44:22Z">
                    <w:rPr>
                      <w:spacing w:val="-4"/>
                    </w:rPr>
                  </w:rPrChange>
                </w:rPr>
                <w:t>（</w:t>
              </w:r>
            </w:ins>
            <w:ins w:id="2758" w:author="随遇而安" w:date="2024-11-06T16:43:48Z">
              <w:r>
                <w:rPr>
                  <w:rFonts w:hint="eastAsia" w:ascii="仿宋" w:hAnsi="仿宋" w:eastAsia="仿宋" w:cs="仿宋"/>
                  <w:spacing w:val="-4"/>
                  <w:sz w:val="28"/>
                  <w:szCs w:val="28"/>
                  <w:rPrChange w:id="2759" w:author="随遇而安" w:date="2024-11-06T16:44:22Z">
                    <w:rPr>
                      <w:rFonts w:ascii="Times New Roman" w:hAnsi="Times New Roman" w:eastAsia="Times New Roman" w:cs="Times New Roman"/>
                      <w:spacing w:val="-4"/>
                    </w:rPr>
                  </w:rPrChange>
                </w:rPr>
                <w:t>2</w:t>
              </w:r>
            </w:ins>
            <w:ins w:id="2760" w:author="随遇而安" w:date="2024-11-06T16:43:48Z">
              <w:r>
                <w:rPr>
                  <w:rFonts w:hint="eastAsia" w:ascii="仿宋" w:hAnsi="仿宋" w:eastAsia="仿宋" w:cs="仿宋"/>
                  <w:spacing w:val="-4"/>
                  <w:sz w:val="28"/>
                  <w:szCs w:val="28"/>
                  <w:rPrChange w:id="2761" w:author="随遇而安" w:date="2024-11-06T16:44:22Z">
                    <w:rPr>
                      <w:spacing w:val="-4"/>
                    </w:rPr>
                  </w:rPrChange>
                </w:rPr>
                <w:t>）造成轻伤</w:t>
              </w:r>
            </w:ins>
            <w:ins w:id="2762" w:author="随遇而安" w:date="2024-11-06T16:43:48Z">
              <w:r>
                <w:rPr>
                  <w:rFonts w:hint="eastAsia" w:ascii="仿宋" w:hAnsi="仿宋" w:eastAsia="仿宋" w:cs="仿宋"/>
                  <w:spacing w:val="-37"/>
                  <w:sz w:val="28"/>
                  <w:szCs w:val="28"/>
                  <w:rPrChange w:id="2763" w:author="随遇而安" w:date="2024-11-06T16:44:22Z">
                    <w:rPr>
                      <w:spacing w:val="-37"/>
                    </w:rPr>
                  </w:rPrChange>
                </w:rPr>
                <w:t xml:space="preserve"> </w:t>
              </w:r>
            </w:ins>
            <w:ins w:id="2764" w:author="随遇而安" w:date="2024-11-06T16:43:48Z">
              <w:r>
                <w:rPr>
                  <w:rFonts w:hint="eastAsia" w:ascii="仿宋" w:hAnsi="仿宋" w:eastAsia="仿宋" w:cs="仿宋"/>
                  <w:spacing w:val="-4"/>
                  <w:sz w:val="28"/>
                  <w:szCs w:val="28"/>
                  <w:rPrChange w:id="2765" w:author="随遇而安" w:date="2024-11-06T16:44:22Z">
                    <w:rPr>
                      <w:rFonts w:ascii="Times New Roman" w:hAnsi="Times New Roman" w:eastAsia="Times New Roman" w:cs="Times New Roman"/>
                      <w:spacing w:val="-4"/>
                    </w:rPr>
                  </w:rPrChange>
                </w:rPr>
                <w:t xml:space="preserve">5 </w:t>
              </w:r>
            </w:ins>
            <w:ins w:id="2766" w:author="随遇而安" w:date="2024-11-06T16:43:48Z">
              <w:r>
                <w:rPr>
                  <w:rFonts w:hint="eastAsia" w:ascii="仿宋" w:hAnsi="仿宋" w:eastAsia="仿宋" w:cs="仿宋"/>
                  <w:spacing w:val="-4"/>
                  <w:sz w:val="28"/>
                  <w:szCs w:val="28"/>
                  <w:rPrChange w:id="2767" w:author="随遇而安" w:date="2024-11-06T16:44:22Z">
                    <w:rPr>
                      <w:spacing w:val="-4"/>
                    </w:rPr>
                  </w:rPrChange>
                </w:rPr>
                <w:t>人以上</w:t>
              </w:r>
            </w:ins>
            <w:ins w:id="2768" w:author="随遇而安" w:date="2024-11-06T16:43:48Z">
              <w:r>
                <w:rPr>
                  <w:rFonts w:hint="eastAsia" w:ascii="仿宋" w:hAnsi="仿宋" w:eastAsia="仿宋" w:cs="仿宋"/>
                  <w:spacing w:val="-30"/>
                  <w:sz w:val="28"/>
                  <w:szCs w:val="28"/>
                  <w:rPrChange w:id="2769" w:author="随遇而安" w:date="2024-11-06T16:44:22Z">
                    <w:rPr>
                      <w:spacing w:val="-30"/>
                    </w:rPr>
                  </w:rPrChange>
                </w:rPr>
                <w:t xml:space="preserve"> </w:t>
              </w:r>
            </w:ins>
            <w:ins w:id="2770" w:author="随遇而安" w:date="2024-11-06T16:43:48Z">
              <w:r>
                <w:rPr>
                  <w:rFonts w:hint="eastAsia" w:ascii="仿宋" w:hAnsi="仿宋" w:eastAsia="仿宋" w:cs="仿宋"/>
                  <w:spacing w:val="-4"/>
                  <w:sz w:val="28"/>
                  <w:szCs w:val="28"/>
                  <w:rPrChange w:id="2771" w:author="随遇而安" w:date="2024-11-06T16:44:22Z">
                    <w:rPr>
                      <w:rFonts w:ascii="Times New Roman" w:hAnsi="Times New Roman" w:eastAsia="Times New Roman" w:cs="Times New Roman"/>
                      <w:spacing w:val="-4"/>
                    </w:rPr>
                  </w:rPrChange>
                </w:rPr>
                <w:t xml:space="preserve">10 </w:t>
              </w:r>
            </w:ins>
            <w:ins w:id="2772" w:author="随遇而安" w:date="2024-11-06T16:43:48Z">
              <w:r>
                <w:rPr>
                  <w:rFonts w:hint="eastAsia" w:ascii="仿宋" w:hAnsi="仿宋" w:eastAsia="仿宋" w:cs="仿宋"/>
                  <w:spacing w:val="-4"/>
                  <w:sz w:val="28"/>
                  <w:szCs w:val="28"/>
                  <w:rPrChange w:id="2773" w:author="随遇而安" w:date="2024-11-06T16:44:22Z">
                    <w:rPr>
                      <w:spacing w:val="-4"/>
                    </w:rPr>
                  </w:rPrChange>
                </w:rPr>
                <w:t>人以下；</w:t>
              </w:r>
            </w:ins>
          </w:p>
          <w:p w14:paraId="343016F3">
            <w:pPr>
              <w:pStyle w:val="9"/>
              <w:spacing w:before="61" w:line="221" w:lineRule="auto"/>
              <w:ind w:left="110"/>
              <w:rPr>
                <w:ins w:id="2774" w:author="随遇而安" w:date="2024-11-06T16:43:48Z"/>
                <w:rFonts w:hint="eastAsia" w:ascii="仿宋" w:hAnsi="仿宋" w:eastAsia="仿宋" w:cs="仿宋"/>
                <w:sz w:val="28"/>
                <w:szCs w:val="28"/>
                <w:rPrChange w:id="2775" w:author="随遇而安" w:date="2024-11-06T16:44:22Z">
                  <w:rPr>
                    <w:ins w:id="2776" w:author="随遇而安" w:date="2024-11-06T16:43:48Z"/>
                  </w:rPr>
                </w:rPrChange>
              </w:rPr>
            </w:pPr>
            <w:ins w:id="2777" w:author="随遇而安" w:date="2024-11-06T16:43:48Z">
              <w:r>
                <w:rPr>
                  <w:rFonts w:hint="eastAsia" w:ascii="仿宋" w:hAnsi="仿宋" w:eastAsia="仿宋" w:cs="仿宋"/>
                  <w:spacing w:val="-1"/>
                  <w:sz w:val="28"/>
                  <w:szCs w:val="28"/>
                  <w:rPrChange w:id="2778" w:author="随遇而安" w:date="2024-11-06T16:44:22Z">
                    <w:rPr>
                      <w:spacing w:val="-1"/>
                    </w:rPr>
                  </w:rPrChange>
                </w:rPr>
                <w:t>（</w:t>
              </w:r>
            </w:ins>
            <w:ins w:id="2779" w:author="随遇而安" w:date="2024-11-06T16:43:48Z">
              <w:r>
                <w:rPr>
                  <w:rFonts w:hint="eastAsia" w:ascii="仿宋" w:hAnsi="仿宋" w:eastAsia="仿宋" w:cs="仿宋"/>
                  <w:spacing w:val="-1"/>
                  <w:sz w:val="28"/>
                  <w:szCs w:val="28"/>
                  <w:rPrChange w:id="2780" w:author="随遇而安" w:date="2024-11-06T16:44:22Z">
                    <w:rPr>
                      <w:rFonts w:ascii="Times New Roman" w:hAnsi="Times New Roman" w:eastAsia="Times New Roman" w:cs="Times New Roman"/>
                      <w:spacing w:val="-1"/>
                    </w:rPr>
                  </w:rPrChange>
                </w:rPr>
                <w:t>3</w:t>
              </w:r>
            </w:ins>
            <w:ins w:id="2781" w:author="随遇而安" w:date="2024-11-06T16:43:48Z">
              <w:r>
                <w:rPr>
                  <w:rFonts w:hint="eastAsia" w:ascii="仿宋" w:hAnsi="仿宋" w:eastAsia="仿宋" w:cs="仿宋"/>
                  <w:spacing w:val="-1"/>
                  <w:sz w:val="28"/>
                  <w:szCs w:val="28"/>
                  <w:rPrChange w:id="2782" w:author="随遇而安" w:date="2024-11-06T16:44:22Z">
                    <w:rPr>
                      <w:spacing w:val="-1"/>
                    </w:rPr>
                  </w:rPrChange>
                </w:rPr>
                <w:t xml:space="preserve">）造成直接经济损失 </w:t>
              </w:r>
            </w:ins>
            <w:ins w:id="2783" w:author="随遇而安" w:date="2024-11-06T16:43:48Z">
              <w:r>
                <w:rPr>
                  <w:rFonts w:hint="eastAsia" w:ascii="仿宋" w:hAnsi="仿宋" w:eastAsia="仿宋" w:cs="仿宋"/>
                  <w:spacing w:val="-1"/>
                  <w:sz w:val="28"/>
                  <w:szCs w:val="28"/>
                  <w:rPrChange w:id="2784" w:author="随遇而安" w:date="2024-11-06T16:44:22Z">
                    <w:rPr>
                      <w:rFonts w:ascii="Times New Roman" w:hAnsi="Times New Roman" w:eastAsia="Times New Roman" w:cs="Times New Roman"/>
                      <w:spacing w:val="-1"/>
                    </w:rPr>
                  </w:rPrChange>
                </w:rPr>
                <w:t xml:space="preserve">50  </w:t>
              </w:r>
            </w:ins>
            <w:ins w:id="2785" w:author="随遇而安" w:date="2024-11-06T16:43:48Z">
              <w:r>
                <w:rPr>
                  <w:rFonts w:hint="eastAsia" w:ascii="仿宋" w:hAnsi="仿宋" w:eastAsia="仿宋" w:cs="仿宋"/>
                  <w:spacing w:val="-1"/>
                  <w:sz w:val="28"/>
                  <w:szCs w:val="28"/>
                  <w:rPrChange w:id="2786" w:author="随遇而安" w:date="2024-11-06T16:44:22Z">
                    <w:rPr>
                      <w:spacing w:val="-1"/>
                    </w:rPr>
                  </w:rPrChange>
                </w:rPr>
                <w:t>万元以上</w:t>
              </w:r>
            </w:ins>
            <w:ins w:id="2787" w:author="随遇而安" w:date="2024-11-06T16:43:48Z">
              <w:r>
                <w:rPr>
                  <w:rFonts w:hint="eastAsia" w:ascii="仿宋" w:hAnsi="仿宋" w:eastAsia="仿宋" w:cs="仿宋"/>
                  <w:spacing w:val="23"/>
                  <w:sz w:val="28"/>
                  <w:szCs w:val="28"/>
                  <w:rPrChange w:id="2788" w:author="随遇而安" w:date="2024-11-06T16:44:22Z">
                    <w:rPr>
                      <w:spacing w:val="23"/>
                    </w:rPr>
                  </w:rPrChange>
                </w:rPr>
                <w:t xml:space="preserve"> </w:t>
              </w:r>
            </w:ins>
            <w:ins w:id="2789" w:author="随遇而安" w:date="2024-11-06T16:43:48Z">
              <w:r>
                <w:rPr>
                  <w:rFonts w:hint="eastAsia" w:ascii="仿宋" w:hAnsi="仿宋" w:eastAsia="仿宋" w:cs="仿宋"/>
                  <w:spacing w:val="-1"/>
                  <w:sz w:val="28"/>
                  <w:szCs w:val="28"/>
                  <w:rPrChange w:id="2790" w:author="随遇而安" w:date="2024-11-06T16:44:22Z">
                    <w:rPr>
                      <w:rFonts w:ascii="Times New Roman" w:hAnsi="Times New Roman" w:eastAsia="Times New Roman" w:cs="Times New Roman"/>
                      <w:spacing w:val="-1"/>
                    </w:rPr>
                  </w:rPrChange>
                </w:rPr>
                <w:t>100</w:t>
              </w:r>
            </w:ins>
            <w:ins w:id="2791" w:author="随遇而安" w:date="2024-11-06T16:43:48Z">
              <w:r>
                <w:rPr>
                  <w:rFonts w:hint="eastAsia" w:ascii="仿宋" w:hAnsi="仿宋" w:eastAsia="仿宋" w:cs="仿宋"/>
                  <w:spacing w:val="-2"/>
                  <w:sz w:val="28"/>
                  <w:szCs w:val="28"/>
                  <w:rPrChange w:id="2792" w:author="随遇而安" w:date="2024-11-06T16:44:22Z">
                    <w:rPr>
                      <w:rFonts w:ascii="Times New Roman" w:hAnsi="Times New Roman" w:eastAsia="Times New Roman" w:cs="Times New Roman"/>
                      <w:spacing w:val="-2"/>
                    </w:rPr>
                  </w:rPrChange>
                </w:rPr>
                <w:t xml:space="preserve">  </w:t>
              </w:r>
            </w:ins>
            <w:ins w:id="2793" w:author="随遇而安" w:date="2024-11-06T16:43:48Z">
              <w:r>
                <w:rPr>
                  <w:rFonts w:hint="eastAsia" w:ascii="仿宋" w:hAnsi="仿宋" w:eastAsia="仿宋" w:cs="仿宋"/>
                  <w:spacing w:val="-2"/>
                  <w:sz w:val="28"/>
                  <w:szCs w:val="28"/>
                  <w:rPrChange w:id="2794" w:author="随遇而安" w:date="2024-11-06T16:44:22Z">
                    <w:rPr>
                      <w:spacing w:val="-2"/>
                    </w:rPr>
                  </w:rPrChange>
                </w:rPr>
                <w:t>万元以下；</w:t>
              </w:r>
            </w:ins>
          </w:p>
          <w:p w14:paraId="2CD247A3">
            <w:pPr>
              <w:pStyle w:val="9"/>
              <w:spacing w:before="59" w:line="221" w:lineRule="auto"/>
              <w:ind w:left="110"/>
              <w:rPr>
                <w:ins w:id="2795" w:author="随遇而安" w:date="2024-11-06T16:43:48Z"/>
                <w:rFonts w:hint="eastAsia" w:ascii="仿宋" w:hAnsi="仿宋" w:eastAsia="仿宋" w:cs="仿宋"/>
                <w:sz w:val="28"/>
                <w:szCs w:val="28"/>
                <w:rPrChange w:id="2796" w:author="随遇而安" w:date="2024-11-06T16:44:22Z">
                  <w:rPr>
                    <w:ins w:id="2797" w:author="随遇而安" w:date="2024-11-06T16:43:48Z"/>
                  </w:rPr>
                </w:rPrChange>
              </w:rPr>
            </w:pPr>
            <w:ins w:id="2798" w:author="随遇而安" w:date="2024-11-06T16:43:48Z">
              <w:r>
                <w:rPr>
                  <w:rFonts w:hint="eastAsia" w:ascii="仿宋" w:hAnsi="仿宋" w:eastAsia="仿宋" w:cs="仿宋"/>
                  <w:spacing w:val="-3"/>
                  <w:sz w:val="28"/>
                  <w:szCs w:val="28"/>
                  <w:rPrChange w:id="2799" w:author="随遇而安" w:date="2024-11-06T16:44:22Z">
                    <w:rPr>
                      <w:spacing w:val="-3"/>
                    </w:rPr>
                  </w:rPrChange>
                </w:rPr>
                <w:t>（</w:t>
              </w:r>
            </w:ins>
            <w:ins w:id="2800" w:author="随遇而安" w:date="2024-11-06T16:43:48Z">
              <w:r>
                <w:rPr>
                  <w:rFonts w:hint="eastAsia" w:ascii="仿宋" w:hAnsi="仿宋" w:eastAsia="仿宋" w:cs="仿宋"/>
                  <w:spacing w:val="-3"/>
                  <w:sz w:val="28"/>
                  <w:szCs w:val="28"/>
                  <w:rPrChange w:id="2801" w:author="随遇而安" w:date="2024-11-06T16:44:22Z">
                    <w:rPr>
                      <w:rFonts w:ascii="Times New Roman" w:hAnsi="Times New Roman" w:eastAsia="Times New Roman" w:cs="Times New Roman"/>
                      <w:spacing w:val="-3"/>
                    </w:rPr>
                  </w:rPrChange>
                </w:rPr>
                <w:t>4</w:t>
              </w:r>
            </w:ins>
            <w:ins w:id="2802" w:author="随遇而安" w:date="2024-11-06T16:43:48Z">
              <w:r>
                <w:rPr>
                  <w:rFonts w:hint="eastAsia" w:ascii="仿宋" w:hAnsi="仿宋" w:eastAsia="仿宋" w:cs="仿宋"/>
                  <w:spacing w:val="-3"/>
                  <w:sz w:val="28"/>
                  <w:szCs w:val="28"/>
                  <w:rPrChange w:id="2803" w:author="随遇而安" w:date="2024-11-06T16:44:22Z">
                    <w:rPr>
                      <w:spacing w:val="-3"/>
                    </w:rPr>
                  </w:rPrChange>
                </w:rPr>
                <w:t xml:space="preserve">）疏散转移群众 </w:t>
              </w:r>
            </w:ins>
            <w:ins w:id="2804" w:author="随遇而安" w:date="2024-11-06T16:43:48Z">
              <w:r>
                <w:rPr>
                  <w:rFonts w:hint="eastAsia" w:ascii="仿宋" w:hAnsi="仿宋" w:eastAsia="仿宋" w:cs="仿宋"/>
                  <w:spacing w:val="-3"/>
                  <w:sz w:val="28"/>
                  <w:szCs w:val="28"/>
                  <w:rPrChange w:id="2805" w:author="随遇而安" w:date="2024-11-06T16:44:22Z">
                    <w:rPr>
                      <w:rFonts w:ascii="Times New Roman" w:hAnsi="Times New Roman" w:eastAsia="Times New Roman" w:cs="Times New Roman"/>
                      <w:spacing w:val="-3"/>
                    </w:rPr>
                  </w:rPrChange>
                </w:rPr>
                <w:t xml:space="preserve">50  </w:t>
              </w:r>
            </w:ins>
            <w:ins w:id="2806" w:author="随遇而安" w:date="2024-11-06T16:43:48Z">
              <w:r>
                <w:rPr>
                  <w:rFonts w:hint="eastAsia" w:ascii="仿宋" w:hAnsi="仿宋" w:eastAsia="仿宋" w:cs="仿宋"/>
                  <w:spacing w:val="-3"/>
                  <w:sz w:val="28"/>
                  <w:szCs w:val="28"/>
                  <w:rPrChange w:id="2807" w:author="随遇而安" w:date="2024-11-06T16:44:22Z">
                    <w:rPr>
                      <w:spacing w:val="-3"/>
                    </w:rPr>
                  </w:rPrChange>
                </w:rPr>
                <w:t>人以上</w:t>
              </w:r>
            </w:ins>
            <w:ins w:id="2808" w:author="随遇而安" w:date="2024-11-06T16:43:48Z">
              <w:r>
                <w:rPr>
                  <w:rFonts w:hint="eastAsia" w:ascii="仿宋" w:hAnsi="仿宋" w:eastAsia="仿宋" w:cs="仿宋"/>
                  <w:spacing w:val="40"/>
                  <w:sz w:val="28"/>
                  <w:szCs w:val="28"/>
                  <w:rPrChange w:id="2809" w:author="随遇而安" w:date="2024-11-06T16:44:22Z">
                    <w:rPr>
                      <w:spacing w:val="40"/>
                    </w:rPr>
                  </w:rPrChange>
                </w:rPr>
                <w:t xml:space="preserve"> </w:t>
              </w:r>
            </w:ins>
            <w:ins w:id="2810" w:author="随遇而安" w:date="2024-11-06T16:43:48Z">
              <w:r>
                <w:rPr>
                  <w:rFonts w:hint="eastAsia" w:ascii="仿宋" w:hAnsi="仿宋" w:eastAsia="仿宋" w:cs="仿宋"/>
                  <w:spacing w:val="-3"/>
                  <w:sz w:val="28"/>
                  <w:szCs w:val="28"/>
                  <w:rPrChange w:id="2811" w:author="随遇而安" w:date="2024-11-06T16:44:22Z">
                    <w:rPr>
                      <w:rFonts w:ascii="Times New Roman" w:hAnsi="Times New Roman" w:eastAsia="Times New Roman" w:cs="Times New Roman"/>
                      <w:spacing w:val="-3"/>
                    </w:rPr>
                  </w:rPrChange>
                </w:rPr>
                <w:t xml:space="preserve">100  </w:t>
              </w:r>
            </w:ins>
            <w:ins w:id="2812" w:author="随遇而安" w:date="2024-11-06T16:43:48Z">
              <w:r>
                <w:rPr>
                  <w:rFonts w:hint="eastAsia" w:ascii="仿宋" w:hAnsi="仿宋" w:eastAsia="仿宋" w:cs="仿宋"/>
                  <w:spacing w:val="-3"/>
                  <w:sz w:val="28"/>
                  <w:szCs w:val="28"/>
                  <w:rPrChange w:id="2813" w:author="随遇而安" w:date="2024-11-06T16:44:22Z">
                    <w:rPr>
                      <w:spacing w:val="-3"/>
                    </w:rPr>
                  </w:rPrChange>
                </w:rPr>
                <w:t>人以下；</w:t>
              </w:r>
            </w:ins>
          </w:p>
          <w:p w14:paraId="3F2F7AD9">
            <w:pPr>
              <w:pStyle w:val="9"/>
              <w:spacing w:before="60" w:line="211" w:lineRule="auto"/>
              <w:ind w:left="110"/>
              <w:rPr>
                <w:ins w:id="2814" w:author="随遇而安" w:date="2024-11-06T16:43:48Z"/>
                <w:rFonts w:hint="eastAsia" w:ascii="仿宋" w:hAnsi="仿宋" w:eastAsia="仿宋" w:cs="仿宋"/>
                <w:sz w:val="28"/>
                <w:szCs w:val="28"/>
                <w:rPrChange w:id="2815" w:author="随遇而安" w:date="2024-11-06T16:44:22Z">
                  <w:rPr>
                    <w:ins w:id="2816" w:author="随遇而安" w:date="2024-11-06T16:43:48Z"/>
                  </w:rPr>
                </w:rPrChange>
              </w:rPr>
            </w:pPr>
            <w:ins w:id="2817" w:author="随遇而安" w:date="2024-11-06T16:43:48Z">
              <w:r>
                <w:rPr>
                  <w:rFonts w:hint="eastAsia" w:ascii="仿宋" w:hAnsi="仿宋" w:eastAsia="仿宋" w:cs="仿宋"/>
                  <w:spacing w:val="-1"/>
                  <w:sz w:val="28"/>
                  <w:szCs w:val="28"/>
                  <w:rPrChange w:id="2818" w:author="随遇而安" w:date="2024-11-06T16:44:22Z">
                    <w:rPr>
                      <w:spacing w:val="-1"/>
                    </w:rPr>
                  </w:rPrChange>
                </w:rPr>
                <w:t>（</w:t>
              </w:r>
            </w:ins>
            <w:ins w:id="2819" w:author="随遇而安" w:date="2024-11-06T16:43:48Z">
              <w:r>
                <w:rPr>
                  <w:rFonts w:hint="eastAsia" w:ascii="仿宋" w:hAnsi="仿宋" w:eastAsia="仿宋" w:cs="仿宋"/>
                  <w:spacing w:val="-1"/>
                  <w:sz w:val="28"/>
                  <w:szCs w:val="28"/>
                  <w:rPrChange w:id="2820" w:author="随遇而安" w:date="2024-11-06T16:44:22Z">
                    <w:rPr>
                      <w:rFonts w:ascii="Times New Roman" w:hAnsi="Times New Roman" w:eastAsia="Times New Roman" w:cs="Times New Roman"/>
                      <w:spacing w:val="-1"/>
                    </w:rPr>
                  </w:rPrChange>
                </w:rPr>
                <w:t>5</w:t>
              </w:r>
            </w:ins>
            <w:ins w:id="2821" w:author="随遇而安" w:date="2024-11-06T16:43:48Z">
              <w:r>
                <w:rPr>
                  <w:rFonts w:hint="eastAsia" w:ascii="仿宋" w:hAnsi="仿宋" w:eastAsia="仿宋" w:cs="仿宋"/>
                  <w:spacing w:val="-1"/>
                  <w:sz w:val="28"/>
                  <w:szCs w:val="28"/>
                  <w:rPrChange w:id="2822" w:author="随遇而安" w:date="2024-11-06T16:44:22Z">
                    <w:rPr>
                      <w:spacing w:val="-1"/>
                    </w:rPr>
                  </w:rPrChange>
                </w:rPr>
                <w:t>）造成一定社会影响和企业声誉影响的。</w:t>
              </w:r>
            </w:ins>
          </w:p>
        </w:tc>
      </w:tr>
      <w:tr w14:paraId="192E575A">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Change w:id="2824" w:author="随遇而安" w:date="2024-11-06T16:49:07Z">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blPrExChange>
        </w:tblPrEx>
        <w:trPr>
          <w:trHeight w:val="947" w:hRule="atLeast"/>
          <w:ins w:id="2823" w:author="随遇而安" w:date="2024-11-06T16:43:48Z"/>
          <w:trPrChange w:id="2824" w:author="随遇而安" w:date="2024-11-06T16:49:07Z">
            <w:trPr>
              <w:trHeight w:val="947" w:hRule="atLeast"/>
            </w:trPr>
          </w:trPrChange>
        </w:trPr>
        <w:tc>
          <w:tcPr>
            <w:tcW w:w="1695" w:type="dxa"/>
            <w:tcBorders>
              <w:top w:val="single" w:color="000000" w:sz="4" w:space="0"/>
              <w:right w:val="single" w:color="000000" w:sz="4" w:space="0"/>
            </w:tcBorders>
            <w:vAlign w:val="center"/>
            <w:tcPrChange w:id="2825" w:author="随遇而安" w:date="2024-11-06T16:49:07Z">
              <w:tcPr>
                <w:tcW w:w="1452" w:type="dxa"/>
                <w:tcBorders>
                  <w:top w:val="single" w:color="000000" w:sz="4" w:space="0"/>
                  <w:right w:val="single" w:color="000000" w:sz="4" w:space="0"/>
                </w:tcBorders>
                <w:vAlign w:val="top"/>
              </w:tcPr>
            </w:tcPrChange>
          </w:tcPr>
          <w:p w14:paraId="5667ACD5">
            <w:pPr>
              <w:pStyle w:val="9"/>
              <w:spacing w:before="68" w:line="223" w:lineRule="auto"/>
              <w:ind w:left="528"/>
              <w:jc w:val="both"/>
              <w:rPr>
                <w:ins w:id="2827" w:author="随遇而安" w:date="2024-11-06T16:43:48Z"/>
                <w:rFonts w:hint="eastAsia" w:ascii="仿宋" w:hAnsi="仿宋" w:eastAsia="仿宋" w:cs="仿宋"/>
                <w:sz w:val="28"/>
                <w:szCs w:val="28"/>
                <w:rPrChange w:id="2828" w:author="随遇而安" w:date="2024-11-06T16:44:22Z">
                  <w:rPr>
                    <w:ins w:id="2829" w:author="随遇而安" w:date="2024-11-06T16:43:48Z"/>
                  </w:rPr>
                </w:rPrChange>
              </w:rPr>
              <w:pPrChange w:id="2826" w:author="随遇而安" w:date="2024-11-06T16:48:51Z">
                <w:pPr>
                  <w:pStyle w:val="9"/>
                  <w:spacing w:before="68" w:line="223" w:lineRule="auto"/>
                  <w:ind w:left="528"/>
                </w:pPr>
              </w:pPrChange>
            </w:pPr>
            <w:ins w:id="2830" w:author="随遇而安" w:date="2024-11-06T16:43:48Z">
              <w:r>
                <w:rPr>
                  <w:rFonts w:hint="eastAsia" w:ascii="仿宋" w:hAnsi="仿宋" w:eastAsia="仿宋" w:cs="仿宋"/>
                  <w:spacing w:val="-7"/>
                  <w:sz w:val="28"/>
                  <w:szCs w:val="28"/>
                  <w:rPrChange w:id="2831" w:author="随遇而安" w:date="2024-11-06T16:44:22Z">
                    <w:rPr>
                      <w:spacing w:val="-7"/>
                    </w:rPr>
                  </w:rPrChange>
                </w:rPr>
                <w:t>四级</w:t>
              </w:r>
            </w:ins>
          </w:p>
        </w:tc>
        <w:tc>
          <w:tcPr>
            <w:tcW w:w="7383" w:type="dxa"/>
            <w:gridSpan w:val="2"/>
            <w:tcBorders>
              <w:top w:val="single" w:color="000000" w:sz="4" w:space="0"/>
              <w:left w:val="single" w:color="000000" w:sz="4" w:space="0"/>
            </w:tcBorders>
            <w:vAlign w:val="top"/>
            <w:tcPrChange w:id="2832" w:author="随遇而安" w:date="2024-11-06T16:49:07Z">
              <w:tcPr>
                <w:tcW w:w="5326" w:type="dxa"/>
                <w:tcBorders>
                  <w:top w:val="single" w:color="000000" w:sz="4" w:space="0"/>
                  <w:left w:val="single" w:color="000000" w:sz="4" w:space="0"/>
                </w:tcBorders>
                <w:vAlign w:val="top"/>
              </w:tcPr>
            </w:tcPrChange>
          </w:tcPr>
          <w:p w14:paraId="6090AE7D">
            <w:pPr>
              <w:pStyle w:val="9"/>
              <w:spacing w:before="68" w:line="221" w:lineRule="auto"/>
              <w:ind w:left="110"/>
              <w:rPr>
                <w:ins w:id="2833" w:author="随遇而安" w:date="2024-11-06T16:43:48Z"/>
                <w:rFonts w:hint="eastAsia" w:ascii="仿宋" w:hAnsi="仿宋" w:eastAsia="仿宋" w:cs="仿宋"/>
                <w:sz w:val="28"/>
                <w:szCs w:val="28"/>
                <w:rPrChange w:id="2834" w:author="随遇而安" w:date="2024-11-06T16:44:22Z">
                  <w:rPr>
                    <w:ins w:id="2835" w:author="随遇而安" w:date="2024-11-06T16:43:48Z"/>
                  </w:rPr>
                </w:rPrChange>
              </w:rPr>
            </w:pPr>
            <w:ins w:id="2836" w:author="随遇而安" w:date="2024-11-06T16:43:48Z">
              <w:r>
                <w:rPr>
                  <w:rFonts w:hint="eastAsia" w:ascii="仿宋" w:hAnsi="仿宋" w:eastAsia="仿宋" w:cs="仿宋"/>
                  <w:spacing w:val="-3"/>
                  <w:sz w:val="28"/>
                  <w:szCs w:val="28"/>
                  <w:rPrChange w:id="2837" w:author="随遇而安" w:date="2024-11-06T16:44:22Z">
                    <w:rPr>
                      <w:spacing w:val="-3"/>
                    </w:rPr>
                  </w:rPrChange>
                </w:rPr>
                <w:t>（</w:t>
              </w:r>
            </w:ins>
            <w:ins w:id="2838" w:author="随遇而安" w:date="2024-11-06T16:43:48Z">
              <w:r>
                <w:rPr>
                  <w:rFonts w:hint="eastAsia" w:ascii="仿宋" w:hAnsi="仿宋" w:eastAsia="仿宋" w:cs="仿宋"/>
                  <w:spacing w:val="-3"/>
                  <w:sz w:val="28"/>
                  <w:szCs w:val="28"/>
                  <w:rPrChange w:id="2839" w:author="随遇而安" w:date="2024-11-06T16:44:22Z">
                    <w:rPr>
                      <w:rFonts w:ascii="Times New Roman" w:hAnsi="Times New Roman" w:eastAsia="Times New Roman" w:cs="Times New Roman"/>
                      <w:spacing w:val="-3"/>
                    </w:rPr>
                  </w:rPrChange>
                </w:rPr>
                <w:t>1</w:t>
              </w:r>
            </w:ins>
            <w:ins w:id="2840" w:author="随遇而安" w:date="2024-11-06T16:43:48Z">
              <w:r>
                <w:rPr>
                  <w:rFonts w:hint="eastAsia" w:ascii="仿宋" w:hAnsi="仿宋" w:eastAsia="仿宋" w:cs="仿宋"/>
                  <w:spacing w:val="-3"/>
                  <w:sz w:val="28"/>
                  <w:szCs w:val="28"/>
                  <w:rPrChange w:id="2841" w:author="随遇而安" w:date="2024-11-06T16:44:22Z">
                    <w:rPr>
                      <w:spacing w:val="-3"/>
                    </w:rPr>
                  </w:rPrChange>
                </w:rPr>
                <w:t>）造成轻伤</w:t>
              </w:r>
            </w:ins>
            <w:ins w:id="2842" w:author="随遇而安" w:date="2024-11-06T16:43:48Z">
              <w:r>
                <w:rPr>
                  <w:rFonts w:hint="eastAsia" w:ascii="仿宋" w:hAnsi="仿宋" w:eastAsia="仿宋" w:cs="仿宋"/>
                  <w:spacing w:val="-19"/>
                  <w:sz w:val="28"/>
                  <w:szCs w:val="28"/>
                  <w:rPrChange w:id="2843" w:author="随遇而安" w:date="2024-11-06T16:44:22Z">
                    <w:rPr>
                      <w:spacing w:val="-19"/>
                    </w:rPr>
                  </w:rPrChange>
                </w:rPr>
                <w:t xml:space="preserve"> </w:t>
              </w:r>
            </w:ins>
            <w:ins w:id="2844" w:author="随遇而安" w:date="2024-11-06T16:43:48Z">
              <w:r>
                <w:rPr>
                  <w:rFonts w:hint="eastAsia" w:ascii="仿宋" w:hAnsi="仿宋" w:eastAsia="仿宋" w:cs="仿宋"/>
                  <w:spacing w:val="-3"/>
                  <w:sz w:val="28"/>
                  <w:szCs w:val="28"/>
                  <w:rPrChange w:id="2845" w:author="随遇而安" w:date="2024-11-06T16:44:22Z">
                    <w:rPr>
                      <w:rFonts w:ascii="Times New Roman" w:hAnsi="Times New Roman" w:eastAsia="Times New Roman" w:cs="Times New Roman"/>
                      <w:spacing w:val="-3"/>
                    </w:rPr>
                  </w:rPrChange>
                </w:rPr>
                <w:t xml:space="preserve">1 </w:t>
              </w:r>
            </w:ins>
            <w:ins w:id="2846" w:author="随遇而安" w:date="2024-11-06T16:43:48Z">
              <w:r>
                <w:rPr>
                  <w:rFonts w:hint="eastAsia" w:ascii="仿宋" w:hAnsi="仿宋" w:eastAsia="仿宋" w:cs="仿宋"/>
                  <w:spacing w:val="-3"/>
                  <w:sz w:val="28"/>
                  <w:szCs w:val="28"/>
                  <w:rPrChange w:id="2847" w:author="随遇而安" w:date="2024-11-06T16:44:22Z">
                    <w:rPr>
                      <w:spacing w:val="-3"/>
                    </w:rPr>
                  </w:rPrChange>
                </w:rPr>
                <w:t>人以上</w:t>
              </w:r>
            </w:ins>
            <w:ins w:id="2848" w:author="随遇而安" w:date="2024-11-06T16:43:48Z">
              <w:r>
                <w:rPr>
                  <w:rFonts w:hint="eastAsia" w:ascii="仿宋" w:hAnsi="仿宋" w:eastAsia="仿宋" w:cs="仿宋"/>
                  <w:spacing w:val="-45"/>
                  <w:sz w:val="28"/>
                  <w:szCs w:val="28"/>
                  <w:rPrChange w:id="2849" w:author="随遇而安" w:date="2024-11-06T16:44:22Z">
                    <w:rPr>
                      <w:spacing w:val="-45"/>
                    </w:rPr>
                  </w:rPrChange>
                </w:rPr>
                <w:t xml:space="preserve"> </w:t>
              </w:r>
            </w:ins>
            <w:ins w:id="2850" w:author="随遇而安" w:date="2024-11-06T16:43:48Z">
              <w:r>
                <w:rPr>
                  <w:rFonts w:hint="eastAsia" w:ascii="仿宋" w:hAnsi="仿宋" w:eastAsia="仿宋" w:cs="仿宋"/>
                  <w:spacing w:val="-3"/>
                  <w:sz w:val="28"/>
                  <w:szCs w:val="28"/>
                  <w:rPrChange w:id="2851" w:author="随遇而安" w:date="2024-11-06T16:44:22Z">
                    <w:rPr>
                      <w:rFonts w:ascii="Times New Roman" w:hAnsi="Times New Roman" w:eastAsia="Times New Roman" w:cs="Times New Roman"/>
                      <w:spacing w:val="-3"/>
                    </w:rPr>
                  </w:rPrChange>
                </w:rPr>
                <w:t xml:space="preserve">5 </w:t>
              </w:r>
            </w:ins>
            <w:ins w:id="2852" w:author="随遇而安" w:date="2024-11-06T16:43:48Z">
              <w:r>
                <w:rPr>
                  <w:rFonts w:hint="eastAsia" w:ascii="仿宋" w:hAnsi="仿宋" w:eastAsia="仿宋" w:cs="仿宋"/>
                  <w:spacing w:val="-3"/>
                  <w:sz w:val="28"/>
                  <w:szCs w:val="28"/>
                  <w:rPrChange w:id="2853" w:author="随遇而安" w:date="2024-11-06T16:44:22Z">
                    <w:rPr>
                      <w:spacing w:val="-3"/>
                    </w:rPr>
                  </w:rPrChange>
                </w:rPr>
                <w:t>人以下；</w:t>
              </w:r>
            </w:ins>
          </w:p>
          <w:p w14:paraId="154D0C4B">
            <w:pPr>
              <w:pStyle w:val="9"/>
              <w:spacing w:before="61" w:line="221" w:lineRule="auto"/>
              <w:ind w:left="110"/>
              <w:rPr>
                <w:ins w:id="2854" w:author="随遇而安" w:date="2024-11-06T16:43:48Z"/>
                <w:rFonts w:hint="eastAsia" w:ascii="仿宋" w:hAnsi="仿宋" w:eastAsia="仿宋" w:cs="仿宋"/>
                <w:sz w:val="28"/>
                <w:szCs w:val="28"/>
                <w:rPrChange w:id="2855" w:author="随遇而安" w:date="2024-11-06T16:44:22Z">
                  <w:rPr>
                    <w:ins w:id="2856" w:author="随遇而安" w:date="2024-11-06T16:43:48Z"/>
                  </w:rPr>
                </w:rPrChange>
              </w:rPr>
            </w:pPr>
            <w:ins w:id="2857" w:author="随遇而安" w:date="2024-11-06T16:43:48Z">
              <w:r>
                <w:rPr>
                  <w:rFonts w:hint="eastAsia" w:ascii="仿宋" w:hAnsi="仿宋" w:eastAsia="仿宋" w:cs="仿宋"/>
                  <w:spacing w:val="-2"/>
                  <w:sz w:val="28"/>
                  <w:szCs w:val="28"/>
                  <w:rPrChange w:id="2858" w:author="随遇而安" w:date="2024-11-06T16:44:22Z">
                    <w:rPr>
                      <w:spacing w:val="-2"/>
                    </w:rPr>
                  </w:rPrChange>
                </w:rPr>
                <w:t>（</w:t>
              </w:r>
            </w:ins>
            <w:ins w:id="2859" w:author="随遇而安" w:date="2024-11-06T16:43:48Z">
              <w:r>
                <w:rPr>
                  <w:rFonts w:hint="eastAsia" w:ascii="仿宋" w:hAnsi="仿宋" w:eastAsia="仿宋" w:cs="仿宋"/>
                  <w:spacing w:val="-2"/>
                  <w:sz w:val="28"/>
                  <w:szCs w:val="28"/>
                  <w:rPrChange w:id="2860" w:author="随遇而安" w:date="2024-11-06T16:44:22Z">
                    <w:rPr>
                      <w:rFonts w:ascii="Times New Roman" w:hAnsi="Times New Roman" w:eastAsia="Times New Roman" w:cs="Times New Roman"/>
                      <w:spacing w:val="-2"/>
                    </w:rPr>
                  </w:rPrChange>
                </w:rPr>
                <w:t>2</w:t>
              </w:r>
            </w:ins>
            <w:ins w:id="2861" w:author="随遇而安" w:date="2024-11-06T16:43:48Z">
              <w:r>
                <w:rPr>
                  <w:rFonts w:hint="eastAsia" w:ascii="仿宋" w:hAnsi="仿宋" w:eastAsia="仿宋" w:cs="仿宋"/>
                  <w:spacing w:val="-2"/>
                  <w:sz w:val="28"/>
                  <w:szCs w:val="28"/>
                  <w:rPrChange w:id="2862" w:author="随遇而安" w:date="2024-11-06T16:44:22Z">
                    <w:rPr>
                      <w:spacing w:val="-2"/>
                    </w:rPr>
                  </w:rPrChange>
                </w:rPr>
                <w:t>）造成直接经济损失</w:t>
              </w:r>
            </w:ins>
            <w:ins w:id="2863" w:author="随遇而安" w:date="2024-11-06T16:43:48Z">
              <w:r>
                <w:rPr>
                  <w:rFonts w:hint="eastAsia" w:ascii="仿宋" w:hAnsi="仿宋" w:eastAsia="仿宋" w:cs="仿宋"/>
                  <w:spacing w:val="-43"/>
                  <w:sz w:val="28"/>
                  <w:szCs w:val="28"/>
                  <w:rPrChange w:id="2864" w:author="随遇而安" w:date="2024-11-06T16:44:22Z">
                    <w:rPr>
                      <w:spacing w:val="-43"/>
                    </w:rPr>
                  </w:rPrChange>
                </w:rPr>
                <w:t xml:space="preserve"> </w:t>
              </w:r>
            </w:ins>
            <w:ins w:id="2865" w:author="随遇而安" w:date="2024-11-06T16:43:48Z">
              <w:r>
                <w:rPr>
                  <w:rFonts w:hint="eastAsia" w:ascii="仿宋" w:hAnsi="仿宋" w:eastAsia="仿宋" w:cs="仿宋"/>
                  <w:spacing w:val="-2"/>
                  <w:sz w:val="28"/>
                  <w:szCs w:val="28"/>
                  <w:rPrChange w:id="2866" w:author="随遇而安" w:date="2024-11-06T16:44:22Z">
                    <w:rPr>
                      <w:rFonts w:ascii="Times New Roman" w:hAnsi="Times New Roman" w:eastAsia="Times New Roman" w:cs="Times New Roman"/>
                      <w:spacing w:val="-2"/>
                    </w:rPr>
                  </w:rPrChange>
                </w:rPr>
                <w:t>50</w:t>
              </w:r>
            </w:ins>
            <w:ins w:id="2867" w:author="随遇而安" w:date="2024-11-06T16:43:48Z">
              <w:r>
                <w:rPr>
                  <w:rFonts w:hint="eastAsia" w:ascii="仿宋" w:hAnsi="仿宋" w:eastAsia="仿宋" w:cs="仿宋"/>
                  <w:spacing w:val="13"/>
                  <w:w w:val="101"/>
                  <w:sz w:val="28"/>
                  <w:szCs w:val="28"/>
                  <w:rPrChange w:id="2868" w:author="随遇而安" w:date="2024-11-06T16:44:22Z">
                    <w:rPr>
                      <w:rFonts w:ascii="Times New Roman" w:hAnsi="Times New Roman" w:eastAsia="Times New Roman" w:cs="Times New Roman"/>
                      <w:spacing w:val="13"/>
                      <w:w w:val="101"/>
                    </w:rPr>
                  </w:rPrChange>
                </w:rPr>
                <w:t xml:space="preserve"> </w:t>
              </w:r>
            </w:ins>
            <w:ins w:id="2869" w:author="随遇而安" w:date="2024-11-06T16:43:48Z">
              <w:r>
                <w:rPr>
                  <w:rFonts w:hint="eastAsia" w:ascii="仿宋" w:hAnsi="仿宋" w:eastAsia="仿宋" w:cs="仿宋"/>
                  <w:spacing w:val="-2"/>
                  <w:sz w:val="28"/>
                  <w:szCs w:val="28"/>
                  <w:rPrChange w:id="2870" w:author="随遇而安" w:date="2024-11-06T16:44:22Z">
                    <w:rPr>
                      <w:spacing w:val="-2"/>
                    </w:rPr>
                  </w:rPrChange>
                </w:rPr>
                <w:t>万元以下；</w:t>
              </w:r>
            </w:ins>
          </w:p>
          <w:p w14:paraId="14691032">
            <w:pPr>
              <w:pStyle w:val="9"/>
              <w:spacing w:before="59" w:line="215" w:lineRule="auto"/>
              <w:ind w:left="110"/>
              <w:rPr>
                <w:ins w:id="2871" w:author="随遇而安" w:date="2024-11-06T16:43:48Z"/>
                <w:rFonts w:hint="eastAsia" w:ascii="仿宋" w:hAnsi="仿宋" w:eastAsia="仿宋" w:cs="仿宋"/>
                <w:sz w:val="28"/>
                <w:szCs w:val="28"/>
                <w:rPrChange w:id="2872" w:author="随遇而安" w:date="2024-11-06T16:44:22Z">
                  <w:rPr>
                    <w:ins w:id="2873" w:author="随遇而安" w:date="2024-11-06T16:43:48Z"/>
                  </w:rPr>
                </w:rPrChange>
              </w:rPr>
            </w:pPr>
            <w:ins w:id="2874" w:author="随遇而安" w:date="2024-11-06T16:43:48Z">
              <w:r>
                <w:rPr>
                  <w:rFonts w:hint="eastAsia" w:ascii="仿宋" w:hAnsi="仿宋" w:eastAsia="仿宋" w:cs="仿宋"/>
                  <w:spacing w:val="-1"/>
                  <w:sz w:val="28"/>
                  <w:szCs w:val="28"/>
                  <w:rPrChange w:id="2875" w:author="随遇而安" w:date="2024-11-06T16:44:22Z">
                    <w:rPr>
                      <w:spacing w:val="-1"/>
                    </w:rPr>
                  </w:rPrChange>
                </w:rPr>
                <w:t>（</w:t>
              </w:r>
            </w:ins>
            <w:ins w:id="2876" w:author="随遇而安" w:date="2024-11-06T16:43:48Z">
              <w:r>
                <w:rPr>
                  <w:rFonts w:hint="eastAsia" w:ascii="仿宋" w:hAnsi="仿宋" w:eastAsia="仿宋" w:cs="仿宋"/>
                  <w:spacing w:val="-1"/>
                  <w:sz w:val="28"/>
                  <w:szCs w:val="28"/>
                  <w:rPrChange w:id="2877" w:author="随遇而安" w:date="2024-11-06T16:44:22Z">
                    <w:rPr>
                      <w:rFonts w:ascii="Times New Roman" w:hAnsi="Times New Roman" w:eastAsia="Times New Roman" w:cs="Times New Roman"/>
                      <w:spacing w:val="-1"/>
                    </w:rPr>
                  </w:rPrChange>
                </w:rPr>
                <w:t>3</w:t>
              </w:r>
            </w:ins>
            <w:ins w:id="2878" w:author="随遇而安" w:date="2024-11-06T16:43:48Z">
              <w:r>
                <w:rPr>
                  <w:rFonts w:hint="eastAsia" w:ascii="仿宋" w:hAnsi="仿宋" w:eastAsia="仿宋" w:cs="仿宋"/>
                  <w:spacing w:val="-1"/>
                  <w:sz w:val="28"/>
                  <w:szCs w:val="28"/>
                  <w:rPrChange w:id="2879" w:author="随遇而安" w:date="2024-11-06T16:44:22Z">
                    <w:rPr>
                      <w:spacing w:val="-1"/>
                    </w:rPr>
                  </w:rPrChange>
                </w:rPr>
                <w:t xml:space="preserve">）疏散转移群众 </w:t>
              </w:r>
            </w:ins>
            <w:ins w:id="2880" w:author="随遇而安" w:date="2024-11-06T16:43:48Z">
              <w:r>
                <w:rPr>
                  <w:rFonts w:hint="eastAsia" w:ascii="仿宋" w:hAnsi="仿宋" w:eastAsia="仿宋" w:cs="仿宋"/>
                  <w:spacing w:val="-1"/>
                  <w:sz w:val="28"/>
                  <w:szCs w:val="28"/>
                  <w:rPrChange w:id="2881" w:author="随遇而安" w:date="2024-11-06T16:44:22Z">
                    <w:rPr>
                      <w:rFonts w:ascii="Times New Roman" w:hAnsi="Times New Roman" w:eastAsia="Times New Roman" w:cs="Times New Roman"/>
                      <w:spacing w:val="-1"/>
                    </w:rPr>
                  </w:rPrChange>
                </w:rPr>
                <w:t xml:space="preserve">50  </w:t>
              </w:r>
            </w:ins>
            <w:ins w:id="2882" w:author="随遇而安" w:date="2024-11-06T16:43:48Z">
              <w:r>
                <w:rPr>
                  <w:rFonts w:hint="eastAsia" w:ascii="仿宋" w:hAnsi="仿宋" w:eastAsia="仿宋" w:cs="仿宋"/>
                  <w:spacing w:val="-1"/>
                  <w:sz w:val="28"/>
                  <w:szCs w:val="28"/>
                  <w:rPrChange w:id="2883" w:author="随遇而安" w:date="2024-11-06T16:44:22Z">
                    <w:rPr>
                      <w:spacing w:val="-1"/>
                    </w:rPr>
                  </w:rPrChange>
                </w:rPr>
                <w:t>人以下的。</w:t>
              </w:r>
            </w:ins>
          </w:p>
        </w:tc>
      </w:tr>
      <w:tr w14:paraId="4615AF2D">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Change w:id="2885" w:author="随遇而安" w:date="2024-11-06T16:49:07Z">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blPrExChange>
        </w:tblPrEx>
        <w:trPr>
          <w:gridAfter w:val="1"/>
          <w:wAfter w:w="243" w:type="dxa"/>
          <w:trHeight w:val="1264" w:hRule="atLeast"/>
          <w:ins w:id="2884" w:author="随遇而安" w:date="2024-11-06T16:43:48Z"/>
          <w:trPrChange w:id="2885" w:author="随遇而安" w:date="2024-11-06T16:49:07Z">
            <w:trPr>
              <w:trHeight w:val="1264" w:hRule="atLeast"/>
            </w:trPr>
          </w:trPrChange>
        </w:trPr>
        <w:tc>
          <w:tcPr>
            <w:tcW w:w="8835" w:type="dxa"/>
            <w:gridSpan w:val="2"/>
            <w:vAlign w:val="top"/>
            <w:tcPrChange w:id="2886" w:author="随遇而安" w:date="2024-11-06T16:49:07Z">
              <w:tcPr>
                <w:tcW w:w="6778" w:type="dxa"/>
                <w:gridSpan w:val="2"/>
                <w:vAlign w:val="top"/>
              </w:tcPr>
            </w:tcPrChange>
          </w:tcPr>
          <w:p w14:paraId="573B389A">
            <w:pPr>
              <w:pStyle w:val="9"/>
              <w:spacing w:before="65" w:line="228" w:lineRule="auto"/>
              <w:ind w:left="107"/>
              <w:rPr>
                <w:ins w:id="2887" w:author="随遇而安" w:date="2024-11-06T16:43:48Z"/>
                <w:rFonts w:hint="eastAsia" w:ascii="仿宋" w:hAnsi="仿宋" w:eastAsia="仿宋" w:cs="仿宋"/>
                <w:sz w:val="28"/>
                <w:szCs w:val="28"/>
                <w:rPrChange w:id="2888" w:author="随遇而安" w:date="2024-11-06T16:44:22Z">
                  <w:rPr>
                    <w:ins w:id="2889" w:author="随遇而安" w:date="2024-11-06T16:43:48Z"/>
                    <w:sz w:val="19"/>
                    <w:szCs w:val="19"/>
                  </w:rPr>
                </w:rPrChange>
              </w:rPr>
            </w:pPr>
            <w:ins w:id="2890" w:author="随遇而安" w:date="2024-11-06T16:43:48Z">
              <w:r>
                <w:rPr>
                  <w:rFonts w:hint="eastAsia" w:ascii="仿宋" w:hAnsi="仿宋" w:eastAsia="仿宋" w:cs="仿宋"/>
                  <w:b/>
                  <w:bCs/>
                  <w:spacing w:val="-9"/>
                  <w:sz w:val="28"/>
                  <w:szCs w:val="28"/>
                  <w:rPrChange w:id="2891" w:author="随遇而安" w:date="2024-11-06T16:44:22Z">
                    <w:rPr>
                      <w:b/>
                      <w:bCs/>
                      <w:spacing w:val="-9"/>
                      <w:sz w:val="19"/>
                      <w:szCs w:val="19"/>
                    </w:rPr>
                  </w:rPrChange>
                </w:rPr>
                <w:t>说明：</w:t>
              </w:r>
            </w:ins>
          </w:p>
          <w:p w14:paraId="3A040C52">
            <w:pPr>
              <w:pStyle w:val="9"/>
              <w:spacing w:before="85" w:line="219" w:lineRule="auto"/>
              <w:ind w:left="118"/>
              <w:rPr>
                <w:ins w:id="2892" w:author="随遇而安" w:date="2024-11-06T16:43:48Z"/>
                <w:rFonts w:hint="eastAsia" w:ascii="仿宋" w:hAnsi="仿宋" w:eastAsia="仿宋" w:cs="仿宋"/>
                <w:sz w:val="28"/>
                <w:szCs w:val="28"/>
                <w:rPrChange w:id="2893" w:author="随遇而安" w:date="2024-11-06T16:44:22Z">
                  <w:rPr>
                    <w:ins w:id="2894" w:author="随遇而安" w:date="2024-11-06T16:43:48Z"/>
                    <w:sz w:val="18"/>
                    <w:szCs w:val="18"/>
                  </w:rPr>
                </w:rPrChange>
              </w:rPr>
            </w:pPr>
            <w:ins w:id="2895" w:author="随遇而安" w:date="2024-11-06T16:43:48Z">
              <w:r>
                <w:rPr>
                  <w:rFonts w:hint="eastAsia" w:ascii="仿宋" w:hAnsi="仿宋" w:eastAsia="仿宋" w:cs="仿宋"/>
                  <w:spacing w:val="-1"/>
                  <w:sz w:val="28"/>
                  <w:szCs w:val="28"/>
                  <w:rPrChange w:id="2896" w:author="随遇而安" w:date="2024-11-06T16:44:22Z">
                    <w:rPr>
                      <w:rFonts w:ascii="Times New Roman" w:hAnsi="Times New Roman" w:eastAsia="Times New Roman" w:cs="Times New Roman"/>
                      <w:spacing w:val="-1"/>
                      <w:sz w:val="18"/>
                      <w:szCs w:val="18"/>
                    </w:rPr>
                  </w:rPrChange>
                </w:rPr>
                <w:t>1.</w:t>
              </w:r>
            </w:ins>
            <w:ins w:id="2897" w:author="随遇而安" w:date="2024-11-06T16:43:48Z">
              <w:r>
                <w:rPr>
                  <w:rFonts w:hint="eastAsia" w:ascii="仿宋" w:hAnsi="仿宋" w:eastAsia="仿宋" w:cs="仿宋"/>
                  <w:spacing w:val="-1"/>
                  <w:sz w:val="28"/>
                  <w:szCs w:val="28"/>
                  <w:rPrChange w:id="2898" w:author="随遇而安" w:date="2024-11-06T16:44:22Z">
                    <w:rPr>
                      <w:spacing w:val="-1"/>
                      <w:sz w:val="18"/>
                      <w:szCs w:val="18"/>
                    </w:rPr>
                  </w:rPrChange>
                </w:rPr>
                <w:t>上述条款所称“以上”包括本数，“以下”不包括本数。</w:t>
              </w:r>
            </w:ins>
          </w:p>
          <w:p w14:paraId="6B3E65E1">
            <w:pPr>
              <w:pStyle w:val="9"/>
              <w:spacing w:before="98" w:line="285" w:lineRule="auto"/>
              <w:ind w:left="104" w:right="221" w:hanging="3"/>
              <w:rPr>
                <w:ins w:id="2899" w:author="随遇而安" w:date="2024-11-06T16:43:48Z"/>
                <w:rFonts w:hint="eastAsia" w:ascii="仿宋" w:hAnsi="仿宋" w:eastAsia="仿宋" w:cs="仿宋"/>
                <w:sz w:val="28"/>
                <w:szCs w:val="28"/>
                <w:rPrChange w:id="2900" w:author="随遇而安" w:date="2024-11-06T16:44:22Z">
                  <w:rPr>
                    <w:ins w:id="2901" w:author="随遇而安" w:date="2024-11-06T16:43:48Z"/>
                    <w:sz w:val="18"/>
                    <w:szCs w:val="18"/>
                  </w:rPr>
                </w:rPrChange>
              </w:rPr>
            </w:pPr>
            <w:ins w:id="2902" w:author="随遇而安" w:date="2024-11-06T16:43:48Z">
              <w:r>
                <w:rPr>
                  <w:rFonts w:hint="eastAsia" w:ascii="仿宋" w:hAnsi="仿宋" w:eastAsia="仿宋" w:cs="仿宋"/>
                  <w:sz w:val="28"/>
                  <w:szCs w:val="28"/>
                  <w:rPrChange w:id="2903" w:author="随遇而安" w:date="2024-11-06T16:44:22Z">
                    <w:rPr>
                      <w:rFonts w:ascii="Times New Roman" w:hAnsi="Times New Roman" w:eastAsia="Times New Roman" w:cs="Times New Roman"/>
                      <w:sz w:val="18"/>
                      <w:szCs w:val="18"/>
                    </w:rPr>
                  </w:rPrChange>
                </w:rPr>
                <w:t>2.</w:t>
              </w:r>
            </w:ins>
            <w:ins w:id="2904" w:author="随遇而安" w:date="2024-11-06T16:43:48Z">
              <w:r>
                <w:rPr>
                  <w:rFonts w:hint="eastAsia" w:ascii="仿宋" w:hAnsi="仿宋" w:eastAsia="仿宋" w:cs="仿宋"/>
                  <w:sz w:val="28"/>
                  <w:szCs w:val="28"/>
                  <w:rPrChange w:id="2905" w:author="随遇而安" w:date="2024-11-06T16:44:22Z">
                    <w:rPr>
                      <w:sz w:val="18"/>
                      <w:szCs w:val="18"/>
                    </w:rPr>
                  </w:rPrChange>
                </w:rPr>
                <w:t>等级划分符合人员伤亡程度、直接经济损失和社会影响中任一条件</w:t>
              </w:r>
            </w:ins>
            <w:ins w:id="2906" w:author="随遇而安" w:date="2024-11-06T16:43:48Z">
              <w:r>
                <w:rPr>
                  <w:rFonts w:hint="eastAsia" w:ascii="仿宋" w:hAnsi="仿宋" w:eastAsia="仿宋" w:cs="仿宋"/>
                  <w:spacing w:val="-1"/>
                  <w:sz w:val="28"/>
                  <w:szCs w:val="28"/>
                  <w:rPrChange w:id="2907" w:author="随遇而安" w:date="2024-11-06T16:44:22Z">
                    <w:rPr>
                      <w:spacing w:val="-1"/>
                      <w:sz w:val="18"/>
                      <w:szCs w:val="18"/>
                    </w:rPr>
                  </w:rPrChange>
                </w:rPr>
                <w:t>即可定义为相</w:t>
              </w:r>
            </w:ins>
            <w:ins w:id="2908" w:author="随遇而安" w:date="2024-11-06T16:43:48Z">
              <w:r>
                <w:rPr>
                  <w:rFonts w:hint="eastAsia" w:ascii="仿宋" w:hAnsi="仿宋" w:eastAsia="仿宋" w:cs="仿宋"/>
                  <w:sz w:val="28"/>
                  <w:szCs w:val="28"/>
                  <w:rPrChange w:id="2909" w:author="随遇而安" w:date="2024-11-06T16:44:22Z">
                    <w:rPr>
                      <w:sz w:val="18"/>
                      <w:szCs w:val="18"/>
                    </w:rPr>
                  </w:rPrChange>
                </w:rPr>
                <w:t xml:space="preserve"> </w:t>
              </w:r>
            </w:ins>
            <w:ins w:id="2910" w:author="随遇而安" w:date="2024-11-06T16:43:48Z">
              <w:r>
                <w:rPr>
                  <w:rFonts w:hint="eastAsia" w:ascii="仿宋" w:hAnsi="仿宋" w:eastAsia="仿宋" w:cs="仿宋"/>
                  <w:spacing w:val="-5"/>
                  <w:sz w:val="28"/>
                  <w:szCs w:val="28"/>
                  <w:rPrChange w:id="2911" w:author="随遇而安" w:date="2024-11-06T16:44:22Z">
                    <w:rPr>
                      <w:spacing w:val="-5"/>
                      <w:sz w:val="18"/>
                      <w:szCs w:val="18"/>
                    </w:rPr>
                  </w:rPrChange>
                </w:rPr>
                <w:t>应事故等级。</w:t>
              </w:r>
            </w:ins>
          </w:p>
        </w:tc>
      </w:tr>
    </w:tbl>
    <w:p w14:paraId="0609F928">
      <w:pPr>
        <w:autoSpaceDE/>
        <w:autoSpaceDN/>
        <w:spacing w:before="185" w:line="360" w:lineRule="auto"/>
        <w:ind w:left="0" w:right="0" w:firstLine="552" w:firstLineChars="200"/>
        <w:rPr>
          <w:del w:id="2913" w:author="随遇而安" w:date="2024-11-06T16:45:07Z"/>
          <w:rFonts w:hint="eastAsia" w:ascii="仿宋" w:hAnsi="仿宋" w:eastAsia="仿宋" w:cs="仿宋"/>
          <w:spacing w:val="-2"/>
          <w:sz w:val="28"/>
          <w:szCs w:val="24"/>
          <w:rPrChange w:id="2914" w:author="随遇而安" w:date="2023-08-12T10:02:12Z">
            <w:rPr>
              <w:del w:id="2915" w:author="随遇而安" w:date="2024-11-06T16:45:07Z"/>
              <w:rFonts w:ascii="宋体" w:hAnsi="宋体" w:eastAsia="宋体" w:cs="宋体"/>
              <w:sz w:val="24"/>
              <w:szCs w:val="24"/>
            </w:rPr>
          </w:rPrChange>
        </w:rPr>
        <w:pPrChange w:id="2912" w:author="随遇而安" w:date="2023-08-12T10:02:12Z">
          <w:pPr>
            <w:spacing w:before="115" w:line="290" w:lineRule="auto"/>
            <w:ind w:left="43" w:right="30" w:hanging="3"/>
          </w:pPr>
        </w:pPrChange>
      </w:pPr>
    </w:p>
    <w:p w14:paraId="1A915590">
      <w:pPr>
        <w:autoSpaceDE/>
        <w:autoSpaceDN/>
        <w:spacing w:before="185" w:line="360" w:lineRule="auto"/>
        <w:ind w:left="0" w:firstLine="552" w:firstLineChars="200"/>
        <w:rPr>
          <w:del w:id="2917" w:author="随遇而安" w:date="2024-11-06T16:43:22Z"/>
          <w:rFonts w:hint="eastAsia" w:ascii="仿宋" w:hAnsi="仿宋" w:eastAsia="仿宋" w:cs="仿宋"/>
          <w:spacing w:val="-2"/>
          <w:sz w:val="28"/>
          <w:szCs w:val="24"/>
          <w:rPrChange w:id="2918" w:author="随遇而安" w:date="2023-08-12T10:02:12Z">
            <w:rPr>
              <w:del w:id="2919" w:author="随遇而安" w:date="2024-11-06T16:43:22Z"/>
              <w:rFonts w:ascii="宋体" w:hAnsi="宋体" w:eastAsia="宋体" w:cs="宋体"/>
              <w:sz w:val="24"/>
              <w:szCs w:val="24"/>
            </w:rPr>
          </w:rPrChange>
        </w:rPr>
        <w:pPrChange w:id="2916" w:author="随遇而安" w:date="2023-08-12T10:02:12Z">
          <w:pPr>
            <w:spacing w:before="182" w:line="220" w:lineRule="auto"/>
            <w:ind w:left="40"/>
          </w:pPr>
        </w:pPrChange>
      </w:pPr>
      <w:del w:id="2920" w:author="随遇而安" w:date="2024-11-06T16:43:22Z">
        <w:r>
          <w:rPr>
            <w:rFonts w:hint="eastAsia" w:ascii="仿宋" w:hAnsi="仿宋" w:eastAsia="仿宋" w:cs="仿宋"/>
            <w:spacing w:val="-2"/>
            <w:sz w:val="28"/>
            <w:szCs w:val="24"/>
            <w:rPrChange w:id="2921" w:author="随遇而安" w:date="2023-08-12T10:02:12Z">
              <w:rPr>
                <w:rFonts w:ascii="宋体" w:hAnsi="宋体" w:eastAsia="宋体" w:cs="宋体"/>
                <w:spacing w:val="-3"/>
                <w:sz w:val="24"/>
                <w:szCs w:val="24"/>
              </w:rPr>
            </w:rPrChange>
          </w:rPr>
          <w:delText>6.1.1</w:delText>
        </w:r>
      </w:del>
      <w:del w:id="2922" w:author="随遇而安" w:date="2024-11-06T16:43:22Z">
        <w:r>
          <w:rPr>
            <w:rFonts w:hint="eastAsia" w:ascii="仿宋" w:hAnsi="仿宋" w:eastAsia="仿宋" w:cs="仿宋"/>
            <w:spacing w:val="-2"/>
            <w:sz w:val="28"/>
            <w:szCs w:val="24"/>
            <w:rPrChange w:id="2923" w:author="随遇而安" w:date="2023-08-12T10:02:12Z">
              <w:rPr>
                <w:rFonts w:ascii="宋体" w:hAnsi="宋体" w:eastAsia="宋体" w:cs="宋体"/>
                <w:spacing w:val="-47"/>
                <w:sz w:val="24"/>
                <w:szCs w:val="24"/>
              </w:rPr>
            </w:rPrChange>
          </w:rPr>
          <w:delText xml:space="preserve"> </w:delText>
        </w:r>
      </w:del>
      <w:del w:id="2924" w:author="随遇而安" w:date="2024-11-06T16:43:22Z">
        <w:r>
          <w:rPr>
            <w:rFonts w:hint="eastAsia" w:ascii="仿宋" w:hAnsi="仿宋" w:eastAsia="仿宋" w:cs="仿宋"/>
            <w:spacing w:val="-2"/>
            <w:sz w:val="28"/>
            <w:szCs w:val="24"/>
            <w:rPrChange w:id="2925" w:author="随遇而安" w:date="2023-08-12T10:02:12Z">
              <w:rPr>
                <w:rFonts w:ascii="宋体" w:hAnsi="宋体" w:eastAsia="宋体" w:cs="宋体"/>
                <w:spacing w:val="-3"/>
                <w:sz w:val="24"/>
                <w:szCs w:val="24"/>
              </w:rPr>
            </w:rPrChange>
          </w:rPr>
          <w:delText>一级事故，是指造成人员死亡，或者 120</w:delText>
        </w:r>
      </w:del>
      <w:del w:id="2926" w:author="随遇而安" w:date="2024-11-06T16:43:22Z">
        <w:r>
          <w:rPr>
            <w:rFonts w:hint="eastAsia" w:ascii="仿宋" w:hAnsi="仿宋" w:eastAsia="仿宋" w:cs="仿宋"/>
            <w:spacing w:val="-2"/>
            <w:sz w:val="28"/>
            <w:szCs w:val="24"/>
            <w:rPrChange w:id="2927" w:author="随遇而安" w:date="2023-08-12T10:02:12Z">
              <w:rPr>
                <w:rFonts w:ascii="宋体" w:hAnsi="宋体" w:eastAsia="宋体" w:cs="宋体"/>
                <w:spacing w:val="-45"/>
                <w:sz w:val="24"/>
                <w:szCs w:val="24"/>
              </w:rPr>
            </w:rPrChange>
          </w:rPr>
          <w:delText xml:space="preserve"> </w:delText>
        </w:r>
      </w:del>
      <w:del w:id="2928" w:author="随遇而安" w:date="2024-11-06T16:43:22Z">
        <w:r>
          <w:rPr>
            <w:rFonts w:hint="eastAsia" w:ascii="仿宋" w:hAnsi="仿宋" w:eastAsia="仿宋" w:cs="仿宋"/>
            <w:spacing w:val="-2"/>
            <w:sz w:val="28"/>
            <w:szCs w:val="24"/>
            <w:rPrChange w:id="2929" w:author="随遇而安" w:date="2023-08-12T10:02:12Z">
              <w:rPr>
                <w:rFonts w:ascii="宋体" w:hAnsi="宋体" w:eastAsia="宋体" w:cs="宋体"/>
                <w:spacing w:val="-3"/>
                <w:sz w:val="24"/>
                <w:szCs w:val="24"/>
              </w:rPr>
            </w:rPrChange>
          </w:rPr>
          <w:delText>万元以上直</w:delText>
        </w:r>
      </w:del>
      <w:del w:id="2930" w:author="随遇而安" w:date="2024-11-06T16:43:22Z">
        <w:r>
          <w:rPr>
            <w:rFonts w:hint="eastAsia" w:ascii="仿宋" w:hAnsi="仿宋" w:eastAsia="仿宋" w:cs="仿宋"/>
            <w:spacing w:val="-2"/>
            <w:sz w:val="28"/>
            <w:szCs w:val="24"/>
            <w:rPrChange w:id="2931" w:author="随遇而安" w:date="2023-08-12T10:02:12Z">
              <w:rPr>
                <w:rFonts w:ascii="宋体" w:hAnsi="宋体" w:eastAsia="宋体" w:cs="宋体"/>
                <w:spacing w:val="-4"/>
                <w:sz w:val="24"/>
                <w:szCs w:val="24"/>
              </w:rPr>
            </w:rPrChange>
          </w:rPr>
          <w:delText>接经济损失的事故。</w:delText>
        </w:r>
      </w:del>
    </w:p>
    <w:p w14:paraId="33E0BC03">
      <w:pPr>
        <w:autoSpaceDE/>
        <w:autoSpaceDN/>
        <w:spacing w:before="185" w:line="360" w:lineRule="auto"/>
        <w:ind w:left="0" w:right="0" w:firstLine="552" w:firstLineChars="200"/>
        <w:rPr>
          <w:del w:id="2933" w:author="随遇而安" w:date="2024-11-06T16:43:22Z"/>
          <w:rFonts w:hint="eastAsia" w:ascii="仿宋" w:hAnsi="仿宋" w:eastAsia="仿宋" w:cs="仿宋"/>
          <w:spacing w:val="-2"/>
          <w:sz w:val="28"/>
          <w:szCs w:val="24"/>
          <w:rPrChange w:id="2934" w:author="随遇而安" w:date="2023-08-12T10:02:10Z">
            <w:rPr>
              <w:del w:id="2935" w:author="随遇而安" w:date="2024-11-06T16:43:22Z"/>
              <w:rFonts w:ascii="宋体" w:hAnsi="宋体" w:eastAsia="宋体" w:cs="宋体"/>
              <w:sz w:val="24"/>
              <w:szCs w:val="24"/>
            </w:rPr>
          </w:rPrChange>
        </w:rPr>
        <w:pPrChange w:id="2932" w:author="随遇而安" w:date="2023-08-12T10:02:10Z">
          <w:pPr>
            <w:spacing w:before="181" w:line="290" w:lineRule="auto"/>
            <w:ind w:left="38" w:right="29" w:firstLine="1"/>
          </w:pPr>
        </w:pPrChange>
      </w:pPr>
      <w:del w:id="2936" w:author="随遇而安" w:date="2024-11-06T16:43:22Z">
        <w:r>
          <w:rPr>
            <w:rFonts w:hint="eastAsia" w:ascii="仿宋" w:hAnsi="仿宋" w:eastAsia="仿宋" w:cs="仿宋"/>
            <w:spacing w:val="-2"/>
            <w:sz w:val="28"/>
            <w:szCs w:val="24"/>
            <w:rPrChange w:id="2937" w:author="随遇而安" w:date="2023-08-12T10:02:10Z">
              <w:rPr>
                <w:rFonts w:ascii="宋体" w:hAnsi="宋体" w:eastAsia="宋体" w:cs="宋体"/>
                <w:spacing w:val="-7"/>
                <w:sz w:val="24"/>
                <w:szCs w:val="24"/>
              </w:rPr>
            </w:rPrChange>
          </w:rPr>
          <w:delText>6.1.2</w:delText>
        </w:r>
      </w:del>
      <w:del w:id="2938" w:author="随遇而安" w:date="2024-11-06T16:43:22Z">
        <w:r>
          <w:rPr>
            <w:rFonts w:hint="eastAsia" w:ascii="仿宋" w:hAnsi="仿宋" w:eastAsia="仿宋" w:cs="仿宋"/>
            <w:spacing w:val="-2"/>
            <w:sz w:val="28"/>
            <w:szCs w:val="24"/>
            <w:rPrChange w:id="2939" w:author="随遇而安" w:date="2023-08-12T10:02:10Z">
              <w:rPr>
                <w:rFonts w:ascii="宋体" w:hAnsi="宋体" w:eastAsia="宋体" w:cs="宋体"/>
                <w:spacing w:val="-46"/>
                <w:sz w:val="24"/>
                <w:szCs w:val="24"/>
              </w:rPr>
            </w:rPrChange>
          </w:rPr>
          <w:delText xml:space="preserve"> </w:delText>
        </w:r>
      </w:del>
      <w:del w:id="2940" w:author="随遇而安" w:date="2024-11-06T16:43:22Z">
        <w:r>
          <w:rPr>
            <w:rFonts w:hint="eastAsia" w:ascii="仿宋" w:hAnsi="仿宋" w:eastAsia="仿宋" w:cs="仿宋"/>
            <w:spacing w:val="-2"/>
            <w:sz w:val="28"/>
            <w:szCs w:val="24"/>
            <w:rPrChange w:id="2941" w:author="随遇而安" w:date="2023-08-12T10:02:10Z">
              <w:rPr>
                <w:rFonts w:ascii="宋体" w:hAnsi="宋体" w:eastAsia="宋体" w:cs="宋体"/>
                <w:spacing w:val="-7"/>
                <w:sz w:val="24"/>
                <w:szCs w:val="24"/>
              </w:rPr>
            </w:rPrChange>
          </w:rPr>
          <w:delText>二级事故，</w:delText>
        </w:r>
      </w:del>
      <w:del w:id="2942" w:author="随遇而安" w:date="2024-11-06T16:43:22Z">
        <w:r>
          <w:rPr>
            <w:rFonts w:hint="eastAsia" w:ascii="仿宋" w:hAnsi="仿宋" w:eastAsia="仿宋" w:cs="仿宋"/>
            <w:spacing w:val="-2"/>
            <w:sz w:val="28"/>
            <w:szCs w:val="24"/>
            <w:rPrChange w:id="2943" w:author="随遇而安" w:date="2023-08-12T10:02:10Z">
              <w:rPr>
                <w:rFonts w:ascii="宋体" w:hAnsi="宋体" w:eastAsia="宋体" w:cs="宋体"/>
                <w:spacing w:val="-26"/>
                <w:sz w:val="24"/>
                <w:szCs w:val="24"/>
              </w:rPr>
            </w:rPrChange>
          </w:rPr>
          <w:delText xml:space="preserve"> </w:delText>
        </w:r>
      </w:del>
      <w:del w:id="2944" w:author="随遇而安" w:date="2024-11-06T16:43:22Z">
        <w:r>
          <w:rPr>
            <w:rFonts w:hint="eastAsia" w:ascii="仿宋" w:hAnsi="仿宋" w:eastAsia="仿宋" w:cs="仿宋"/>
            <w:spacing w:val="-2"/>
            <w:sz w:val="28"/>
            <w:szCs w:val="24"/>
            <w:rPrChange w:id="2945" w:author="随遇而安" w:date="2023-08-12T10:02:10Z">
              <w:rPr>
                <w:rFonts w:ascii="宋体" w:hAnsi="宋体" w:eastAsia="宋体" w:cs="宋体"/>
                <w:spacing w:val="-7"/>
                <w:sz w:val="24"/>
                <w:szCs w:val="24"/>
              </w:rPr>
            </w:rPrChange>
          </w:rPr>
          <w:delText>是指造成人员重伤，或者</w:delText>
        </w:r>
      </w:del>
      <w:del w:id="2946" w:author="随遇而安" w:date="2024-11-06T16:43:22Z">
        <w:r>
          <w:rPr>
            <w:rFonts w:hint="eastAsia" w:ascii="仿宋" w:hAnsi="仿宋" w:eastAsia="仿宋" w:cs="仿宋"/>
            <w:spacing w:val="-2"/>
            <w:sz w:val="28"/>
            <w:szCs w:val="24"/>
            <w:rPrChange w:id="2947" w:author="随遇而安" w:date="2023-08-12T10:02:10Z">
              <w:rPr>
                <w:rFonts w:ascii="宋体" w:hAnsi="宋体" w:eastAsia="宋体" w:cs="宋体"/>
                <w:spacing w:val="-48"/>
                <w:sz w:val="24"/>
                <w:szCs w:val="24"/>
              </w:rPr>
            </w:rPrChange>
          </w:rPr>
          <w:delText xml:space="preserve"> </w:delText>
        </w:r>
      </w:del>
      <w:del w:id="2948" w:author="随遇而安" w:date="2024-11-06T16:43:22Z">
        <w:r>
          <w:rPr>
            <w:rFonts w:hint="eastAsia" w:ascii="仿宋" w:hAnsi="仿宋" w:eastAsia="仿宋" w:cs="仿宋"/>
            <w:spacing w:val="-2"/>
            <w:sz w:val="28"/>
            <w:szCs w:val="24"/>
            <w:rPrChange w:id="2949" w:author="随遇而安" w:date="2023-08-12T10:02:10Z">
              <w:rPr>
                <w:rFonts w:ascii="宋体" w:hAnsi="宋体" w:eastAsia="宋体" w:cs="宋体"/>
                <w:spacing w:val="-7"/>
                <w:sz w:val="24"/>
                <w:szCs w:val="24"/>
              </w:rPr>
            </w:rPrChange>
          </w:rPr>
          <w:delText>20</w:delText>
        </w:r>
      </w:del>
      <w:del w:id="2950" w:author="随遇而安" w:date="2024-11-06T16:43:22Z">
        <w:r>
          <w:rPr>
            <w:rFonts w:hint="eastAsia" w:ascii="仿宋" w:hAnsi="仿宋" w:eastAsia="仿宋" w:cs="仿宋"/>
            <w:spacing w:val="-2"/>
            <w:sz w:val="28"/>
            <w:szCs w:val="24"/>
            <w:rPrChange w:id="2951" w:author="随遇而安" w:date="2023-08-12T10:02:10Z">
              <w:rPr>
                <w:rFonts w:ascii="宋体" w:hAnsi="宋体" w:eastAsia="宋体" w:cs="宋体"/>
                <w:spacing w:val="-45"/>
                <w:sz w:val="24"/>
                <w:szCs w:val="24"/>
              </w:rPr>
            </w:rPrChange>
          </w:rPr>
          <w:delText xml:space="preserve"> </w:delText>
        </w:r>
      </w:del>
      <w:del w:id="2952" w:author="随遇而安" w:date="2024-11-06T16:43:22Z">
        <w:r>
          <w:rPr>
            <w:rFonts w:hint="eastAsia" w:ascii="仿宋" w:hAnsi="仿宋" w:eastAsia="仿宋" w:cs="仿宋"/>
            <w:spacing w:val="-2"/>
            <w:sz w:val="28"/>
            <w:szCs w:val="24"/>
            <w:rPrChange w:id="2953" w:author="随遇而安" w:date="2023-08-12T10:02:10Z">
              <w:rPr>
                <w:rFonts w:ascii="宋体" w:hAnsi="宋体" w:eastAsia="宋体" w:cs="宋体"/>
                <w:spacing w:val="-7"/>
                <w:sz w:val="24"/>
                <w:szCs w:val="24"/>
              </w:rPr>
            </w:rPrChange>
          </w:rPr>
          <w:delText>万元以上</w:delText>
        </w:r>
      </w:del>
      <w:del w:id="2954" w:author="随遇而安" w:date="2024-11-06T16:43:22Z">
        <w:r>
          <w:rPr>
            <w:rFonts w:hint="eastAsia" w:ascii="仿宋" w:hAnsi="仿宋" w:eastAsia="仿宋" w:cs="仿宋"/>
            <w:spacing w:val="-2"/>
            <w:sz w:val="28"/>
            <w:szCs w:val="24"/>
            <w:rPrChange w:id="2955" w:author="随遇而安" w:date="2023-08-12T10:02:10Z">
              <w:rPr>
                <w:rFonts w:ascii="宋体" w:hAnsi="宋体" w:eastAsia="宋体" w:cs="宋体"/>
                <w:spacing w:val="-32"/>
                <w:sz w:val="24"/>
                <w:szCs w:val="24"/>
              </w:rPr>
            </w:rPrChange>
          </w:rPr>
          <w:delText xml:space="preserve"> </w:delText>
        </w:r>
      </w:del>
      <w:del w:id="2956" w:author="随遇而安" w:date="2024-11-06T16:43:22Z">
        <w:r>
          <w:rPr>
            <w:rFonts w:hint="eastAsia" w:ascii="仿宋" w:hAnsi="仿宋" w:eastAsia="仿宋" w:cs="仿宋"/>
            <w:spacing w:val="-2"/>
            <w:sz w:val="28"/>
            <w:szCs w:val="24"/>
            <w:rPrChange w:id="2957" w:author="随遇而安" w:date="2023-08-12T10:02:10Z">
              <w:rPr>
                <w:rFonts w:ascii="宋体" w:hAnsi="宋体" w:eastAsia="宋体" w:cs="宋体"/>
                <w:spacing w:val="-7"/>
                <w:sz w:val="24"/>
                <w:szCs w:val="24"/>
              </w:rPr>
            </w:rPrChange>
          </w:rPr>
          <w:delText>120</w:delText>
        </w:r>
      </w:del>
      <w:del w:id="2958" w:author="随遇而安" w:date="2024-11-06T16:43:22Z">
        <w:r>
          <w:rPr>
            <w:rFonts w:hint="eastAsia" w:ascii="仿宋" w:hAnsi="仿宋" w:eastAsia="仿宋" w:cs="仿宋"/>
            <w:spacing w:val="-2"/>
            <w:sz w:val="28"/>
            <w:szCs w:val="24"/>
            <w:rPrChange w:id="2959" w:author="随遇而安" w:date="2023-08-12T10:02:10Z">
              <w:rPr>
                <w:rFonts w:ascii="宋体" w:hAnsi="宋体" w:eastAsia="宋体" w:cs="宋体"/>
                <w:spacing w:val="-45"/>
                <w:sz w:val="24"/>
                <w:szCs w:val="24"/>
              </w:rPr>
            </w:rPrChange>
          </w:rPr>
          <w:delText xml:space="preserve"> </w:delText>
        </w:r>
      </w:del>
      <w:del w:id="2960" w:author="随遇而安" w:date="2024-11-06T16:43:22Z">
        <w:r>
          <w:rPr>
            <w:rFonts w:hint="eastAsia" w:ascii="仿宋" w:hAnsi="仿宋" w:eastAsia="仿宋" w:cs="仿宋"/>
            <w:spacing w:val="-2"/>
            <w:sz w:val="28"/>
            <w:szCs w:val="24"/>
            <w:rPrChange w:id="2961" w:author="随遇而安" w:date="2023-08-12T10:02:10Z">
              <w:rPr>
                <w:rFonts w:ascii="宋体" w:hAnsi="宋体" w:eastAsia="宋体" w:cs="宋体"/>
                <w:spacing w:val="-7"/>
                <w:sz w:val="24"/>
                <w:szCs w:val="24"/>
              </w:rPr>
            </w:rPrChange>
          </w:rPr>
          <w:delText>万元以下的直</w:delText>
        </w:r>
      </w:del>
      <w:del w:id="2962" w:author="随遇而安" w:date="2024-11-06T16:43:22Z">
        <w:r>
          <w:rPr>
            <w:rFonts w:hint="eastAsia" w:ascii="仿宋" w:hAnsi="仿宋" w:eastAsia="仿宋" w:cs="仿宋"/>
            <w:spacing w:val="-2"/>
            <w:sz w:val="28"/>
            <w:szCs w:val="24"/>
            <w:rPrChange w:id="2963" w:author="随遇而安" w:date="2023-08-12T10:02:10Z">
              <w:rPr>
                <w:rFonts w:ascii="宋体" w:hAnsi="宋体" w:eastAsia="宋体" w:cs="宋体"/>
                <w:spacing w:val="-8"/>
                <w:sz w:val="24"/>
                <w:szCs w:val="24"/>
              </w:rPr>
            </w:rPrChange>
          </w:rPr>
          <w:delText>接经济损失的</w:delText>
        </w:r>
      </w:del>
      <w:del w:id="2964" w:author="随遇而安" w:date="2024-11-06T16:43:22Z">
        <w:r>
          <w:rPr>
            <w:rFonts w:hint="eastAsia" w:ascii="仿宋" w:hAnsi="仿宋" w:eastAsia="仿宋" w:cs="仿宋"/>
            <w:spacing w:val="-2"/>
            <w:sz w:val="28"/>
            <w:szCs w:val="24"/>
            <w:rPrChange w:id="2965" w:author="随遇而安" w:date="2023-08-12T10:02:10Z">
              <w:rPr>
                <w:rFonts w:ascii="宋体" w:hAnsi="宋体" w:eastAsia="宋体" w:cs="宋体"/>
                <w:sz w:val="24"/>
                <w:szCs w:val="24"/>
              </w:rPr>
            </w:rPrChange>
          </w:rPr>
          <w:delText xml:space="preserve"> </w:delText>
        </w:r>
      </w:del>
      <w:del w:id="2966" w:author="随遇而安" w:date="2024-11-06T16:43:22Z">
        <w:r>
          <w:rPr>
            <w:rFonts w:hint="eastAsia" w:ascii="仿宋" w:hAnsi="仿宋" w:eastAsia="仿宋" w:cs="仿宋"/>
            <w:spacing w:val="-2"/>
            <w:sz w:val="28"/>
            <w:szCs w:val="24"/>
            <w:rPrChange w:id="2967" w:author="随遇而安" w:date="2023-08-12T10:02:10Z">
              <w:rPr>
                <w:rFonts w:ascii="宋体" w:hAnsi="宋体" w:eastAsia="宋体" w:cs="宋体"/>
                <w:spacing w:val="-10"/>
                <w:sz w:val="24"/>
                <w:szCs w:val="24"/>
              </w:rPr>
            </w:rPrChange>
          </w:rPr>
          <w:delText>事故。</w:delText>
        </w:r>
      </w:del>
    </w:p>
    <w:p w14:paraId="69403276">
      <w:pPr>
        <w:autoSpaceDE/>
        <w:autoSpaceDN/>
        <w:spacing w:before="185" w:line="360" w:lineRule="auto"/>
        <w:ind w:left="0" w:right="0" w:firstLine="552" w:firstLineChars="200"/>
        <w:rPr>
          <w:del w:id="2969" w:author="随遇而安" w:date="2024-11-06T16:43:22Z"/>
          <w:rFonts w:hint="eastAsia" w:ascii="仿宋" w:hAnsi="仿宋" w:eastAsia="仿宋" w:cs="仿宋"/>
          <w:spacing w:val="-2"/>
          <w:sz w:val="28"/>
          <w:szCs w:val="24"/>
          <w:rPrChange w:id="2970" w:author="随遇而安" w:date="2023-08-12T10:02:10Z">
            <w:rPr>
              <w:del w:id="2971" w:author="随遇而安" w:date="2024-11-06T16:43:22Z"/>
              <w:rFonts w:ascii="宋体" w:hAnsi="宋体" w:eastAsia="宋体" w:cs="宋体"/>
              <w:sz w:val="24"/>
              <w:szCs w:val="24"/>
            </w:rPr>
          </w:rPrChange>
        </w:rPr>
        <w:pPrChange w:id="2968" w:author="随遇而安" w:date="2023-08-12T10:02:10Z">
          <w:pPr>
            <w:spacing w:before="182" w:line="290" w:lineRule="auto"/>
            <w:ind w:left="38" w:right="26" w:firstLine="1"/>
          </w:pPr>
        </w:pPrChange>
      </w:pPr>
      <w:del w:id="2972" w:author="随遇而安" w:date="2024-11-06T16:43:22Z">
        <w:r>
          <w:rPr>
            <w:rFonts w:hint="eastAsia" w:ascii="仿宋" w:hAnsi="仿宋" w:eastAsia="仿宋" w:cs="仿宋"/>
            <w:spacing w:val="-2"/>
            <w:sz w:val="28"/>
            <w:szCs w:val="24"/>
            <w:rPrChange w:id="2973" w:author="随遇而安" w:date="2023-08-12T10:02:10Z">
              <w:rPr>
                <w:rFonts w:ascii="宋体" w:hAnsi="宋体" w:eastAsia="宋体" w:cs="宋体"/>
                <w:spacing w:val="-2"/>
                <w:sz w:val="24"/>
                <w:szCs w:val="24"/>
              </w:rPr>
            </w:rPrChange>
          </w:rPr>
          <w:delText>6.1.3</w:delText>
        </w:r>
      </w:del>
      <w:del w:id="2974" w:author="随遇而安" w:date="2024-11-06T16:43:22Z">
        <w:r>
          <w:rPr>
            <w:rFonts w:hint="eastAsia" w:ascii="仿宋" w:hAnsi="仿宋" w:eastAsia="仿宋" w:cs="仿宋"/>
            <w:spacing w:val="-2"/>
            <w:sz w:val="28"/>
            <w:szCs w:val="24"/>
            <w:rPrChange w:id="2975" w:author="随遇而安" w:date="2023-08-12T10:02:10Z">
              <w:rPr>
                <w:rFonts w:ascii="宋体" w:hAnsi="宋体" w:eastAsia="宋体" w:cs="宋体"/>
                <w:spacing w:val="-47"/>
                <w:sz w:val="24"/>
                <w:szCs w:val="24"/>
              </w:rPr>
            </w:rPrChange>
          </w:rPr>
          <w:delText xml:space="preserve"> </w:delText>
        </w:r>
      </w:del>
      <w:del w:id="2976" w:author="随遇而安" w:date="2024-11-06T16:43:22Z">
        <w:r>
          <w:rPr>
            <w:rFonts w:hint="eastAsia" w:ascii="仿宋" w:hAnsi="仿宋" w:eastAsia="仿宋" w:cs="仿宋"/>
            <w:spacing w:val="-2"/>
            <w:sz w:val="28"/>
            <w:szCs w:val="24"/>
            <w:rPrChange w:id="2977" w:author="随遇而安" w:date="2023-08-12T10:02:10Z">
              <w:rPr>
                <w:rFonts w:ascii="宋体" w:hAnsi="宋体" w:eastAsia="宋体" w:cs="宋体"/>
                <w:spacing w:val="-2"/>
                <w:sz w:val="24"/>
                <w:szCs w:val="24"/>
              </w:rPr>
            </w:rPrChange>
          </w:rPr>
          <w:delText>三级事故，是指造成人员轻伤，或者</w:delText>
        </w:r>
      </w:del>
      <w:del w:id="2978" w:author="随遇而安" w:date="2024-11-06T16:43:22Z">
        <w:r>
          <w:rPr>
            <w:rFonts w:hint="eastAsia" w:ascii="仿宋" w:hAnsi="仿宋" w:eastAsia="仿宋" w:cs="仿宋"/>
            <w:spacing w:val="-2"/>
            <w:sz w:val="28"/>
            <w:szCs w:val="24"/>
            <w:rPrChange w:id="2979" w:author="随遇而安" w:date="2023-08-12T10:02:10Z">
              <w:rPr>
                <w:rFonts w:ascii="宋体" w:hAnsi="宋体" w:eastAsia="宋体" w:cs="宋体"/>
                <w:spacing w:val="-34"/>
                <w:sz w:val="24"/>
                <w:szCs w:val="24"/>
              </w:rPr>
            </w:rPrChange>
          </w:rPr>
          <w:delText xml:space="preserve"> </w:delText>
        </w:r>
      </w:del>
      <w:del w:id="2980" w:author="随遇而安" w:date="2024-11-06T16:43:22Z">
        <w:r>
          <w:rPr>
            <w:rFonts w:hint="eastAsia" w:ascii="仿宋" w:hAnsi="仿宋" w:eastAsia="仿宋" w:cs="仿宋"/>
            <w:spacing w:val="-2"/>
            <w:sz w:val="28"/>
            <w:szCs w:val="24"/>
            <w:rPrChange w:id="2981" w:author="随遇而安" w:date="2023-08-12T10:02:10Z">
              <w:rPr>
                <w:rFonts w:ascii="宋体" w:hAnsi="宋体" w:eastAsia="宋体" w:cs="宋体"/>
                <w:spacing w:val="-2"/>
                <w:sz w:val="24"/>
                <w:szCs w:val="24"/>
              </w:rPr>
            </w:rPrChange>
          </w:rPr>
          <w:delText>2000</w:delText>
        </w:r>
      </w:del>
      <w:del w:id="2982" w:author="随遇而安" w:date="2024-11-06T16:43:22Z">
        <w:r>
          <w:rPr>
            <w:rFonts w:hint="eastAsia" w:ascii="仿宋" w:hAnsi="仿宋" w:eastAsia="仿宋" w:cs="仿宋"/>
            <w:spacing w:val="-2"/>
            <w:sz w:val="28"/>
            <w:szCs w:val="24"/>
            <w:rPrChange w:id="2983" w:author="随遇而安" w:date="2023-08-12T10:02:10Z">
              <w:rPr>
                <w:rFonts w:ascii="宋体" w:hAnsi="宋体" w:eastAsia="宋体" w:cs="宋体"/>
                <w:spacing w:val="-46"/>
                <w:sz w:val="24"/>
                <w:szCs w:val="24"/>
              </w:rPr>
            </w:rPrChange>
          </w:rPr>
          <w:delText xml:space="preserve"> </w:delText>
        </w:r>
      </w:del>
      <w:del w:id="2984" w:author="随遇而安" w:date="2024-11-06T16:43:22Z">
        <w:r>
          <w:rPr>
            <w:rFonts w:hint="eastAsia" w:ascii="仿宋" w:hAnsi="仿宋" w:eastAsia="仿宋" w:cs="仿宋"/>
            <w:spacing w:val="-2"/>
            <w:sz w:val="28"/>
            <w:szCs w:val="24"/>
            <w:rPrChange w:id="2985" w:author="随遇而安" w:date="2023-08-12T10:02:10Z">
              <w:rPr>
                <w:rFonts w:ascii="宋体" w:hAnsi="宋体" w:eastAsia="宋体" w:cs="宋体"/>
                <w:spacing w:val="-2"/>
                <w:sz w:val="24"/>
                <w:szCs w:val="24"/>
              </w:rPr>
            </w:rPrChange>
          </w:rPr>
          <w:delText>元以上</w:delText>
        </w:r>
      </w:del>
      <w:del w:id="2986" w:author="随遇而安" w:date="2024-11-06T16:43:22Z">
        <w:r>
          <w:rPr>
            <w:rFonts w:hint="eastAsia" w:ascii="仿宋" w:hAnsi="仿宋" w:eastAsia="仿宋" w:cs="仿宋"/>
            <w:spacing w:val="-2"/>
            <w:sz w:val="28"/>
            <w:szCs w:val="24"/>
            <w:rPrChange w:id="2987" w:author="随遇而安" w:date="2023-08-12T10:02:10Z">
              <w:rPr>
                <w:rFonts w:ascii="宋体" w:hAnsi="宋体" w:eastAsia="宋体" w:cs="宋体"/>
                <w:spacing w:val="-46"/>
                <w:sz w:val="24"/>
                <w:szCs w:val="24"/>
              </w:rPr>
            </w:rPrChange>
          </w:rPr>
          <w:delText xml:space="preserve"> </w:delText>
        </w:r>
      </w:del>
      <w:del w:id="2988" w:author="随遇而安" w:date="2024-11-06T16:43:22Z">
        <w:r>
          <w:rPr>
            <w:rFonts w:hint="eastAsia" w:ascii="仿宋" w:hAnsi="仿宋" w:eastAsia="仿宋" w:cs="仿宋"/>
            <w:spacing w:val="-2"/>
            <w:sz w:val="28"/>
            <w:szCs w:val="24"/>
            <w:rPrChange w:id="2989" w:author="随遇而安" w:date="2023-08-12T10:02:10Z">
              <w:rPr>
                <w:rFonts w:ascii="宋体" w:hAnsi="宋体" w:eastAsia="宋体" w:cs="宋体"/>
                <w:spacing w:val="-2"/>
                <w:sz w:val="24"/>
                <w:szCs w:val="24"/>
              </w:rPr>
            </w:rPrChange>
          </w:rPr>
          <w:delText>20</w:delText>
        </w:r>
      </w:del>
      <w:del w:id="2990" w:author="随遇而安" w:date="2024-11-06T16:43:22Z">
        <w:r>
          <w:rPr>
            <w:rFonts w:hint="eastAsia" w:ascii="仿宋" w:hAnsi="仿宋" w:eastAsia="仿宋" w:cs="仿宋"/>
            <w:spacing w:val="-2"/>
            <w:sz w:val="28"/>
            <w:szCs w:val="24"/>
            <w:rPrChange w:id="2991" w:author="随遇而安" w:date="2023-08-12T10:02:10Z">
              <w:rPr>
                <w:rFonts w:ascii="宋体" w:hAnsi="宋体" w:eastAsia="宋体" w:cs="宋体"/>
                <w:spacing w:val="-42"/>
                <w:sz w:val="24"/>
                <w:szCs w:val="24"/>
              </w:rPr>
            </w:rPrChange>
          </w:rPr>
          <w:delText xml:space="preserve"> </w:delText>
        </w:r>
      </w:del>
      <w:del w:id="2992" w:author="随遇而安" w:date="2024-11-06T16:43:22Z">
        <w:r>
          <w:rPr>
            <w:rFonts w:hint="eastAsia" w:ascii="仿宋" w:hAnsi="仿宋" w:eastAsia="仿宋" w:cs="仿宋"/>
            <w:spacing w:val="-2"/>
            <w:sz w:val="28"/>
            <w:szCs w:val="24"/>
            <w:rPrChange w:id="2993" w:author="随遇而安" w:date="2023-08-12T10:02:10Z">
              <w:rPr>
                <w:rFonts w:ascii="宋体" w:hAnsi="宋体" w:eastAsia="宋体" w:cs="宋体"/>
                <w:spacing w:val="-2"/>
                <w:sz w:val="24"/>
                <w:szCs w:val="24"/>
              </w:rPr>
            </w:rPrChange>
          </w:rPr>
          <w:delText>万元以下的直接经济损失的</w:delText>
        </w:r>
      </w:del>
      <w:del w:id="2994" w:author="随遇而安" w:date="2024-11-06T16:43:22Z">
        <w:r>
          <w:rPr>
            <w:rFonts w:hint="eastAsia" w:ascii="仿宋" w:hAnsi="仿宋" w:eastAsia="仿宋" w:cs="仿宋"/>
            <w:spacing w:val="-2"/>
            <w:sz w:val="28"/>
            <w:szCs w:val="24"/>
            <w:rPrChange w:id="2995" w:author="随遇而安" w:date="2023-08-12T10:02:10Z">
              <w:rPr>
                <w:rFonts w:ascii="宋体" w:hAnsi="宋体" w:eastAsia="宋体" w:cs="宋体"/>
                <w:sz w:val="24"/>
                <w:szCs w:val="24"/>
              </w:rPr>
            </w:rPrChange>
          </w:rPr>
          <w:delText xml:space="preserve"> </w:delText>
        </w:r>
      </w:del>
      <w:del w:id="2996" w:author="随遇而安" w:date="2024-11-06T16:43:22Z">
        <w:r>
          <w:rPr>
            <w:rFonts w:hint="eastAsia" w:ascii="仿宋" w:hAnsi="仿宋" w:eastAsia="仿宋" w:cs="仿宋"/>
            <w:spacing w:val="-2"/>
            <w:sz w:val="28"/>
            <w:szCs w:val="24"/>
            <w:rPrChange w:id="2997" w:author="随遇而安" w:date="2023-08-12T10:02:10Z">
              <w:rPr>
                <w:rFonts w:ascii="宋体" w:hAnsi="宋体" w:eastAsia="宋体" w:cs="宋体"/>
                <w:spacing w:val="-10"/>
                <w:sz w:val="24"/>
                <w:szCs w:val="24"/>
              </w:rPr>
            </w:rPrChange>
          </w:rPr>
          <w:delText>事故。</w:delText>
        </w:r>
      </w:del>
    </w:p>
    <w:p w14:paraId="64213710">
      <w:pPr>
        <w:autoSpaceDE/>
        <w:autoSpaceDN/>
        <w:spacing w:before="185" w:line="360" w:lineRule="auto"/>
        <w:ind w:left="0" w:right="0" w:firstLine="552" w:firstLineChars="200"/>
        <w:rPr>
          <w:del w:id="2999" w:author="随遇而安" w:date="2024-11-06T16:43:22Z"/>
          <w:rFonts w:hint="eastAsia" w:ascii="仿宋" w:hAnsi="仿宋" w:eastAsia="仿宋" w:cs="仿宋"/>
          <w:spacing w:val="-2"/>
          <w:sz w:val="28"/>
          <w:szCs w:val="24"/>
          <w:rPrChange w:id="3000" w:author="随遇而安" w:date="2023-08-12T10:02:10Z">
            <w:rPr>
              <w:del w:id="3001" w:author="随遇而安" w:date="2024-11-06T16:43:22Z"/>
              <w:rFonts w:ascii="宋体" w:hAnsi="宋体" w:eastAsia="宋体" w:cs="宋体"/>
              <w:sz w:val="24"/>
              <w:szCs w:val="24"/>
            </w:rPr>
          </w:rPrChange>
        </w:rPr>
        <w:pPrChange w:id="2998" w:author="随遇而安" w:date="2023-08-12T10:02:10Z">
          <w:pPr>
            <w:spacing w:before="180" w:line="290" w:lineRule="auto"/>
            <w:ind w:left="520" w:right="193" w:hanging="480"/>
          </w:pPr>
        </w:pPrChange>
      </w:pPr>
      <w:del w:id="3002" w:author="随遇而安" w:date="2024-11-06T16:43:22Z">
        <w:r>
          <w:rPr>
            <w:rFonts w:hint="eastAsia" w:ascii="仿宋" w:hAnsi="仿宋" w:eastAsia="仿宋" w:cs="仿宋"/>
            <w:spacing w:val="-2"/>
            <w:sz w:val="28"/>
            <w:szCs w:val="24"/>
            <w:rPrChange w:id="3003" w:author="随遇而安" w:date="2023-08-12T10:02:10Z">
              <w:rPr>
                <w:rFonts w:ascii="宋体" w:hAnsi="宋体" w:eastAsia="宋体" w:cs="宋体"/>
                <w:spacing w:val="-2"/>
                <w:sz w:val="24"/>
                <w:szCs w:val="24"/>
              </w:rPr>
            </w:rPrChange>
          </w:rPr>
          <w:delText>6.1.4</w:delText>
        </w:r>
      </w:del>
      <w:del w:id="3004" w:author="随遇而安" w:date="2024-11-06T16:43:22Z">
        <w:r>
          <w:rPr>
            <w:rFonts w:hint="eastAsia" w:ascii="仿宋" w:hAnsi="仿宋" w:eastAsia="仿宋" w:cs="仿宋"/>
            <w:spacing w:val="-2"/>
            <w:sz w:val="28"/>
            <w:szCs w:val="24"/>
            <w:rPrChange w:id="3005" w:author="随遇而安" w:date="2023-08-12T10:02:10Z">
              <w:rPr>
                <w:rFonts w:ascii="宋体" w:hAnsi="宋体" w:eastAsia="宋体" w:cs="宋体"/>
                <w:spacing w:val="-28"/>
                <w:sz w:val="24"/>
                <w:szCs w:val="24"/>
              </w:rPr>
            </w:rPrChange>
          </w:rPr>
          <w:delText xml:space="preserve"> </w:delText>
        </w:r>
      </w:del>
      <w:del w:id="3006" w:author="随遇而安" w:date="2024-11-06T16:43:22Z">
        <w:r>
          <w:rPr>
            <w:rFonts w:hint="eastAsia" w:ascii="仿宋" w:hAnsi="仿宋" w:eastAsia="仿宋" w:cs="仿宋"/>
            <w:spacing w:val="-2"/>
            <w:sz w:val="28"/>
            <w:szCs w:val="24"/>
            <w:rPrChange w:id="3007" w:author="随遇而安" w:date="2023-08-12T10:02:10Z">
              <w:rPr>
                <w:rFonts w:ascii="宋体" w:hAnsi="宋体" w:eastAsia="宋体" w:cs="宋体"/>
                <w:spacing w:val="-2"/>
                <w:sz w:val="24"/>
                <w:szCs w:val="24"/>
              </w:rPr>
            </w:rPrChange>
          </w:rPr>
          <w:delText>四级事故，是指造成人身轻微伤害，</w:delText>
        </w:r>
      </w:del>
      <w:del w:id="3008" w:author="随遇而安" w:date="2024-11-06T16:43:22Z">
        <w:r>
          <w:rPr>
            <w:rFonts w:hint="eastAsia" w:ascii="仿宋" w:hAnsi="仿宋" w:eastAsia="仿宋" w:cs="仿宋"/>
            <w:spacing w:val="-2"/>
            <w:sz w:val="28"/>
            <w:szCs w:val="24"/>
            <w:rPrChange w:id="3009" w:author="随遇而安" w:date="2023-08-12T10:02:10Z">
              <w:rPr>
                <w:rFonts w:ascii="宋体" w:hAnsi="宋体" w:eastAsia="宋体" w:cs="宋体"/>
                <w:spacing w:val="-3"/>
                <w:sz w:val="24"/>
                <w:szCs w:val="24"/>
              </w:rPr>
            </w:rPrChange>
          </w:rPr>
          <w:delText>或者</w:delText>
        </w:r>
      </w:del>
      <w:del w:id="3010" w:author="随遇而安" w:date="2024-11-06T16:43:22Z">
        <w:r>
          <w:rPr>
            <w:rFonts w:hint="eastAsia" w:ascii="仿宋" w:hAnsi="仿宋" w:eastAsia="仿宋" w:cs="仿宋"/>
            <w:spacing w:val="-2"/>
            <w:sz w:val="28"/>
            <w:szCs w:val="24"/>
            <w:rPrChange w:id="3011" w:author="随遇而安" w:date="2023-08-12T10:02:10Z">
              <w:rPr>
                <w:rFonts w:ascii="宋体" w:hAnsi="宋体" w:eastAsia="宋体" w:cs="宋体"/>
                <w:spacing w:val="-47"/>
                <w:sz w:val="24"/>
                <w:szCs w:val="24"/>
              </w:rPr>
            </w:rPrChange>
          </w:rPr>
          <w:delText xml:space="preserve"> </w:delText>
        </w:r>
      </w:del>
      <w:del w:id="3012" w:author="随遇而安" w:date="2024-11-06T16:43:22Z">
        <w:r>
          <w:rPr>
            <w:rFonts w:hint="eastAsia" w:ascii="仿宋" w:hAnsi="仿宋" w:eastAsia="仿宋" w:cs="仿宋"/>
            <w:spacing w:val="-2"/>
            <w:sz w:val="28"/>
            <w:szCs w:val="24"/>
            <w:rPrChange w:id="3013" w:author="随遇而安" w:date="2023-08-12T10:02:10Z">
              <w:rPr>
                <w:rFonts w:ascii="宋体" w:hAnsi="宋体" w:eastAsia="宋体" w:cs="宋体"/>
                <w:spacing w:val="-3"/>
                <w:sz w:val="24"/>
                <w:szCs w:val="24"/>
              </w:rPr>
            </w:rPrChange>
          </w:rPr>
          <w:delText>2000</w:delText>
        </w:r>
      </w:del>
      <w:del w:id="3014" w:author="随遇而安" w:date="2024-11-06T16:43:22Z">
        <w:r>
          <w:rPr>
            <w:rFonts w:hint="eastAsia" w:ascii="仿宋" w:hAnsi="仿宋" w:eastAsia="仿宋" w:cs="仿宋"/>
            <w:spacing w:val="-2"/>
            <w:sz w:val="28"/>
            <w:szCs w:val="24"/>
            <w:rPrChange w:id="3015" w:author="随遇而安" w:date="2023-08-12T10:02:10Z">
              <w:rPr>
                <w:rFonts w:ascii="宋体" w:hAnsi="宋体" w:eastAsia="宋体" w:cs="宋体"/>
                <w:spacing w:val="-49"/>
                <w:sz w:val="24"/>
                <w:szCs w:val="24"/>
              </w:rPr>
            </w:rPrChange>
          </w:rPr>
          <w:delText xml:space="preserve"> </w:delText>
        </w:r>
      </w:del>
      <w:del w:id="3016" w:author="随遇而安" w:date="2024-11-06T16:43:22Z">
        <w:r>
          <w:rPr>
            <w:rFonts w:hint="eastAsia" w:ascii="仿宋" w:hAnsi="仿宋" w:eastAsia="仿宋" w:cs="仿宋"/>
            <w:spacing w:val="-2"/>
            <w:sz w:val="28"/>
            <w:szCs w:val="24"/>
            <w:rPrChange w:id="3017" w:author="随遇而安" w:date="2023-08-12T10:02:10Z">
              <w:rPr>
                <w:rFonts w:ascii="宋体" w:hAnsi="宋体" w:eastAsia="宋体" w:cs="宋体"/>
                <w:spacing w:val="-3"/>
                <w:sz w:val="24"/>
                <w:szCs w:val="24"/>
              </w:rPr>
            </w:rPrChange>
          </w:rPr>
          <w:delText>元以下的直接经济损失的事故。</w:delText>
        </w:r>
      </w:del>
      <w:del w:id="3018" w:author="随遇而安" w:date="2024-11-06T16:43:22Z">
        <w:r>
          <w:rPr>
            <w:rFonts w:hint="eastAsia" w:ascii="仿宋" w:hAnsi="仿宋" w:eastAsia="仿宋" w:cs="仿宋"/>
            <w:spacing w:val="-2"/>
            <w:sz w:val="28"/>
            <w:szCs w:val="24"/>
            <w:rPrChange w:id="3019" w:author="随遇而安" w:date="2023-08-12T10:02:10Z">
              <w:rPr>
                <w:rFonts w:ascii="宋体" w:hAnsi="宋体" w:eastAsia="宋体" w:cs="宋体"/>
                <w:sz w:val="24"/>
                <w:szCs w:val="24"/>
              </w:rPr>
            </w:rPrChange>
          </w:rPr>
          <w:delText xml:space="preserve"> </w:delText>
        </w:r>
      </w:del>
      <w:del w:id="3020" w:author="随遇而安" w:date="2024-11-06T16:43:22Z">
        <w:r>
          <w:rPr>
            <w:rFonts w:hint="eastAsia" w:ascii="仿宋" w:hAnsi="仿宋" w:eastAsia="仿宋" w:cs="仿宋"/>
            <w:spacing w:val="-2"/>
            <w:sz w:val="28"/>
            <w:szCs w:val="24"/>
            <w:rPrChange w:id="3021" w:author="随遇而安" w:date="2023-08-12T10:02:10Z">
              <w:rPr>
                <w:rFonts w:ascii="宋体" w:hAnsi="宋体" w:eastAsia="宋体" w:cs="宋体"/>
                <w:spacing w:val="-2"/>
                <w:sz w:val="24"/>
                <w:szCs w:val="24"/>
              </w:rPr>
            </w:rPrChange>
          </w:rPr>
          <w:delText>上述条款所称的“以上”包括本数，所称的“以下”不包括本数。</w:delText>
        </w:r>
      </w:del>
    </w:p>
    <w:p w14:paraId="02B69651">
      <w:pPr>
        <w:autoSpaceDE/>
        <w:autoSpaceDN/>
        <w:spacing w:before="184" w:line="360" w:lineRule="auto"/>
        <w:ind w:left="0" w:firstLine="552" w:firstLineChars="200"/>
        <w:outlineLvl w:val="0"/>
        <w:rPr>
          <w:rFonts w:hint="eastAsia" w:ascii="仿宋" w:hAnsi="仿宋" w:eastAsia="仿宋" w:cs="仿宋"/>
          <w:sz w:val="28"/>
          <w:szCs w:val="24"/>
          <w:rPrChange w:id="3023" w:author="随遇而安" w:date="2023-08-12T09:44:46Z">
            <w:rPr>
              <w:rFonts w:ascii="宋体" w:hAnsi="宋体" w:eastAsia="宋体" w:cs="宋体"/>
              <w:sz w:val="24"/>
              <w:szCs w:val="24"/>
            </w:rPr>
          </w:rPrChange>
        </w:rPr>
        <w:pPrChange w:id="3022" w:author="随遇而安" w:date="2023-08-12T09:44:52Z">
          <w:pPr>
            <w:spacing w:before="184" w:line="218" w:lineRule="auto"/>
            <w:ind w:left="43"/>
            <w:outlineLvl w:val="0"/>
          </w:pPr>
        </w:pPrChange>
      </w:pPr>
      <w:bookmarkStart w:id="30" w:name="bookmark7"/>
      <w:bookmarkEnd w:id="30"/>
      <w:bookmarkStart w:id="31" w:name="_Toc4888"/>
      <w:bookmarkStart w:id="32" w:name="_Toc4748"/>
      <w:bookmarkStart w:id="33" w:name="_Toc19007"/>
      <w:bookmarkStart w:id="34" w:name="_Toc13143"/>
      <w:r>
        <w:rPr>
          <w:rFonts w:hint="eastAsia" w:ascii="仿宋" w:hAnsi="仿宋" w:eastAsia="仿宋" w:cs="仿宋"/>
          <w:spacing w:val="-2"/>
          <w:sz w:val="28"/>
          <w:szCs w:val="24"/>
          <w:rPrChange w:id="3024" w:author="随遇而安" w:date="2023-08-12T09:44:46Z">
            <w:rPr>
              <w:rFonts w:ascii="宋体" w:hAnsi="宋体" w:eastAsia="宋体" w:cs="宋体"/>
              <w:spacing w:val="-2"/>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7.事故报告</w:t>
      </w:r>
      <w:bookmarkEnd w:id="31"/>
      <w:bookmarkEnd w:id="32"/>
      <w:bookmarkEnd w:id="33"/>
      <w:bookmarkEnd w:id="34"/>
    </w:p>
    <w:p w14:paraId="7B816162">
      <w:pPr>
        <w:autoSpaceDE/>
        <w:autoSpaceDN/>
        <w:spacing w:before="185" w:line="360" w:lineRule="auto"/>
        <w:ind w:left="0" w:firstLine="552" w:firstLineChars="200"/>
        <w:rPr>
          <w:rFonts w:hint="eastAsia" w:ascii="仿宋" w:hAnsi="仿宋" w:eastAsia="仿宋" w:cs="仿宋"/>
          <w:spacing w:val="-2"/>
          <w:sz w:val="28"/>
          <w:szCs w:val="24"/>
          <w:rPrChange w:id="3026" w:author="随遇而安" w:date="2023-08-12T10:02:07Z">
            <w:rPr>
              <w:rFonts w:ascii="宋体" w:hAnsi="宋体" w:eastAsia="宋体" w:cs="宋体"/>
              <w:sz w:val="24"/>
              <w:szCs w:val="24"/>
            </w:rPr>
          </w:rPrChange>
        </w:rPr>
        <w:pPrChange w:id="3025" w:author="随遇而安" w:date="2023-08-12T09:44:52Z">
          <w:pPr>
            <w:spacing w:before="185" w:line="218" w:lineRule="auto"/>
            <w:ind w:left="43"/>
          </w:pPr>
        </w:pPrChange>
      </w:pPr>
      <w:r>
        <w:rPr>
          <w:rFonts w:hint="eastAsia" w:ascii="仿宋" w:hAnsi="仿宋" w:eastAsia="仿宋" w:cs="仿宋"/>
          <w:spacing w:val="-2"/>
          <w:sz w:val="28"/>
          <w:szCs w:val="24"/>
          <w:rPrChange w:id="3027" w:author="随遇而安" w:date="2023-08-12T10:02:07Z">
            <w:rPr>
              <w:rFonts w:ascii="宋体" w:hAnsi="宋体" w:eastAsia="宋体" w:cs="宋体"/>
              <w:spacing w:val="-3"/>
              <w:sz w:val="24"/>
              <w:szCs w:val="24"/>
            </w:rPr>
          </w:rPrChange>
        </w:rPr>
        <w:t>7.1</w:t>
      </w:r>
      <w:r>
        <w:rPr>
          <w:rFonts w:hint="eastAsia" w:ascii="仿宋" w:hAnsi="仿宋" w:eastAsia="仿宋" w:cs="仿宋"/>
          <w:spacing w:val="-2"/>
          <w:sz w:val="28"/>
          <w:szCs w:val="24"/>
          <w:rPrChange w:id="3028" w:author="随遇而安" w:date="2023-08-12T10:02:07Z">
            <w:rPr>
              <w:rFonts w:ascii="宋体" w:hAnsi="宋体" w:eastAsia="宋体" w:cs="宋体"/>
              <w:spacing w:val="-46"/>
              <w:sz w:val="24"/>
              <w:szCs w:val="24"/>
            </w:rPr>
          </w:rPrChange>
        </w:rPr>
        <w:t xml:space="preserve"> </w:t>
      </w:r>
      <w:r>
        <w:rPr>
          <w:rFonts w:hint="eastAsia" w:ascii="仿宋" w:hAnsi="仿宋" w:eastAsia="仿宋" w:cs="仿宋"/>
          <w:spacing w:val="-2"/>
          <w:sz w:val="28"/>
          <w:szCs w:val="24"/>
          <w:rPrChange w:id="3029" w:author="随遇而安" w:date="2023-08-12T10:02:07Z">
            <w:rPr>
              <w:rFonts w:ascii="宋体" w:hAnsi="宋体" w:eastAsia="宋体" w:cs="宋体"/>
              <w:spacing w:val="-3"/>
              <w:sz w:val="24"/>
              <w:szCs w:val="24"/>
            </w:rPr>
          </w:rPrChange>
        </w:rPr>
        <w:t>报告时限及程序</w:t>
      </w:r>
    </w:p>
    <w:p w14:paraId="736BAAA6">
      <w:pPr>
        <w:autoSpaceDE/>
        <w:autoSpaceDN/>
        <w:spacing w:before="185" w:line="360" w:lineRule="auto"/>
        <w:ind w:left="0" w:right="0" w:firstLine="552" w:firstLineChars="200"/>
        <w:rPr>
          <w:ins w:id="3031" w:author="随遇而安" w:date="2024-11-06T16:45:48Z"/>
          <w:rFonts w:hint="eastAsia" w:ascii="仿宋" w:hAnsi="仿宋" w:eastAsia="仿宋" w:cs="仿宋"/>
          <w:spacing w:val="-2"/>
          <w:sz w:val="28"/>
          <w:szCs w:val="24"/>
        </w:rPr>
        <w:pPrChange w:id="3030" w:author="随遇而安" w:date="2023-08-12T10:02:07Z">
          <w:pPr>
            <w:spacing w:before="183" w:line="313" w:lineRule="auto"/>
            <w:ind w:left="38" w:right="30" w:firstLine="5"/>
          </w:pPr>
        </w:pPrChange>
      </w:pPr>
      <w:ins w:id="3032" w:author="随遇而安" w:date="2024-11-06T16:45:48Z">
        <w:r>
          <w:rPr>
            <w:rFonts w:hint="eastAsia" w:ascii="仿宋" w:hAnsi="仿宋" w:eastAsia="仿宋" w:cs="仿宋"/>
            <w:spacing w:val="-2"/>
            <w:sz w:val="28"/>
            <w:szCs w:val="24"/>
          </w:rPr>
          <w:t>7.1.1 初报（短信/电话）</w:t>
        </w:r>
      </w:ins>
    </w:p>
    <w:p w14:paraId="5B29B8B2">
      <w:pPr>
        <w:autoSpaceDE/>
        <w:autoSpaceDN/>
        <w:spacing w:before="185" w:line="360" w:lineRule="auto"/>
        <w:ind w:left="0" w:right="0" w:firstLine="552" w:firstLineChars="200"/>
        <w:rPr>
          <w:ins w:id="3034" w:author="随遇而安" w:date="2024-11-06T16:45:48Z"/>
          <w:rFonts w:hint="eastAsia" w:ascii="仿宋" w:hAnsi="仿宋" w:eastAsia="仿宋" w:cs="仿宋"/>
          <w:spacing w:val="-2"/>
          <w:sz w:val="28"/>
          <w:szCs w:val="24"/>
        </w:rPr>
        <w:pPrChange w:id="3033" w:author="随遇而安" w:date="2023-08-12T10:02:07Z">
          <w:pPr>
            <w:spacing w:before="183" w:line="313" w:lineRule="auto"/>
            <w:ind w:left="38" w:right="30" w:firstLine="5"/>
          </w:pPr>
        </w:pPrChange>
      </w:pPr>
      <w:ins w:id="3035" w:author="随遇而安" w:date="2024-11-06T16:45:48Z">
        <w:r>
          <w:rPr>
            <w:rFonts w:hint="eastAsia" w:ascii="仿宋" w:hAnsi="仿宋" w:eastAsia="仿宋" w:cs="仿宋"/>
            <w:spacing w:val="-2"/>
            <w:sz w:val="28"/>
            <w:szCs w:val="24"/>
          </w:rPr>
          <w:t>（1）发生事故后，项目应立即按照“现场人员-属地负责人-安环品质部-项目负责人”逐级上报，紧急情况可越级汇报。一、二级事故，三、四级事故按时限要求报至城服运营中心（安环管理）。</w:t>
        </w:r>
      </w:ins>
    </w:p>
    <w:p w14:paraId="392B099A">
      <w:pPr>
        <w:autoSpaceDE/>
        <w:autoSpaceDN/>
        <w:spacing w:before="185" w:line="360" w:lineRule="auto"/>
        <w:ind w:left="0" w:right="0" w:firstLine="552" w:firstLineChars="200"/>
        <w:rPr>
          <w:ins w:id="3037" w:author="随遇而安" w:date="2024-11-06T16:45:48Z"/>
          <w:rFonts w:hint="eastAsia" w:ascii="仿宋" w:hAnsi="仿宋" w:eastAsia="仿宋" w:cs="仿宋"/>
          <w:spacing w:val="-2"/>
          <w:sz w:val="28"/>
          <w:szCs w:val="24"/>
        </w:rPr>
        <w:pPrChange w:id="3036" w:author="随遇而安" w:date="2023-08-12T10:02:07Z">
          <w:pPr>
            <w:spacing w:before="183" w:line="313" w:lineRule="auto"/>
            <w:ind w:left="38" w:right="30" w:firstLine="5"/>
          </w:pPr>
        </w:pPrChange>
      </w:pPr>
      <w:ins w:id="3038" w:author="随遇而安" w:date="2024-11-06T16:45:48Z">
        <w:r>
          <w:rPr>
            <w:rFonts w:hint="eastAsia" w:ascii="仿宋" w:hAnsi="仿宋" w:eastAsia="仿宋" w:cs="仿宋"/>
            <w:spacing w:val="-2"/>
            <w:sz w:val="28"/>
            <w:szCs w:val="24"/>
          </w:rPr>
          <w:t>（2）发生一、二级事故，逐级报至北控水务集团，项目负责人、区域负责人接报后应在分别1小时内逐级报集团领导（总裁或常务副总裁），由集团领导报至北控水务集团；同时，项目安环品质部、区域安环管理部门应分别在接报后30分钟内报至城服运营中心（安环管理）。</w:t>
        </w:r>
      </w:ins>
    </w:p>
    <w:p w14:paraId="1B1243F1">
      <w:pPr>
        <w:autoSpaceDE/>
        <w:autoSpaceDN/>
        <w:spacing w:before="185" w:line="360" w:lineRule="auto"/>
        <w:ind w:left="0" w:right="0" w:firstLine="552" w:firstLineChars="200"/>
        <w:rPr>
          <w:ins w:id="3040" w:author="随遇而安" w:date="2024-11-06T16:45:48Z"/>
          <w:rFonts w:hint="eastAsia" w:ascii="仿宋" w:hAnsi="仿宋" w:eastAsia="仿宋" w:cs="仿宋"/>
          <w:spacing w:val="-2"/>
          <w:sz w:val="28"/>
          <w:szCs w:val="24"/>
        </w:rPr>
        <w:pPrChange w:id="3039" w:author="随遇而安" w:date="2023-08-12T10:02:07Z">
          <w:pPr>
            <w:spacing w:before="183" w:line="313" w:lineRule="auto"/>
            <w:ind w:left="38" w:right="30" w:firstLine="5"/>
          </w:pPr>
        </w:pPrChange>
      </w:pPr>
      <w:ins w:id="3041" w:author="随遇而安" w:date="2024-11-06T16:45:48Z">
        <w:r>
          <w:rPr>
            <w:rFonts w:hint="eastAsia" w:ascii="仿宋" w:hAnsi="仿宋" w:eastAsia="仿宋" w:cs="仿宋"/>
            <w:spacing w:val="-2"/>
            <w:sz w:val="28"/>
            <w:szCs w:val="24"/>
          </w:rPr>
          <w:t>（3）发生三、四级事故，逐级报至城服运营中心（安环管理），项目安环品质部应在1小时内报至区域安环管理部门。</w:t>
        </w:r>
      </w:ins>
    </w:p>
    <w:p w14:paraId="42462DE8">
      <w:pPr>
        <w:autoSpaceDE/>
        <w:autoSpaceDN/>
        <w:spacing w:before="185" w:line="360" w:lineRule="auto"/>
        <w:ind w:left="0" w:right="0" w:firstLine="552" w:firstLineChars="200"/>
        <w:rPr>
          <w:ins w:id="3043" w:author="随遇而安" w:date="2024-11-06T16:45:48Z"/>
          <w:rFonts w:hint="eastAsia" w:ascii="仿宋" w:hAnsi="仿宋" w:eastAsia="仿宋" w:cs="仿宋"/>
          <w:spacing w:val="-2"/>
          <w:sz w:val="28"/>
          <w:szCs w:val="24"/>
        </w:rPr>
        <w:pPrChange w:id="3042" w:author="随遇而安" w:date="2023-08-12T10:02:07Z">
          <w:pPr>
            <w:spacing w:before="183" w:line="313" w:lineRule="auto"/>
            <w:ind w:left="38" w:right="30" w:firstLine="5"/>
          </w:pPr>
        </w:pPrChange>
      </w:pPr>
      <w:ins w:id="3044" w:author="随遇而安" w:date="2024-11-06T16:45:48Z">
        <w:r>
          <w:rPr>
            <w:rFonts w:hint="eastAsia" w:ascii="仿宋" w:hAnsi="仿宋" w:eastAsia="仿宋" w:cs="仿宋"/>
            <w:spacing w:val="-2"/>
            <w:sz w:val="28"/>
            <w:szCs w:val="24"/>
          </w:rPr>
          <w:t>7.1.2 续报</w:t>
        </w:r>
      </w:ins>
    </w:p>
    <w:p w14:paraId="1BB2DC8C">
      <w:pPr>
        <w:autoSpaceDE/>
        <w:autoSpaceDN/>
        <w:spacing w:before="185" w:line="360" w:lineRule="auto"/>
        <w:ind w:left="0" w:right="0" w:firstLine="552" w:firstLineChars="200"/>
        <w:rPr>
          <w:ins w:id="3046" w:author="随遇而安" w:date="2024-11-06T16:45:48Z"/>
          <w:rFonts w:hint="eastAsia" w:ascii="仿宋" w:hAnsi="仿宋" w:eastAsia="仿宋" w:cs="仿宋"/>
          <w:spacing w:val="-2"/>
          <w:sz w:val="28"/>
          <w:szCs w:val="24"/>
        </w:rPr>
        <w:pPrChange w:id="3045" w:author="随遇而安" w:date="2023-08-12T10:02:07Z">
          <w:pPr>
            <w:spacing w:before="183" w:line="313" w:lineRule="auto"/>
            <w:ind w:left="38" w:right="30" w:firstLine="5"/>
          </w:pPr>
        </w:pPrChange>
      </w:pPr>
      <w:ins w:id="3047" w:author="随遇而安" w:date="2024-11-06T16:45:48Z">
        <w:r>
          <w:rPr>
            <w:rFonts w:hint="eastAsia" w:ascii="仿宋" w:hAnsi="仿宋" w:eastAsia="仿宋" w:cs="仿宋"/>
            <w:spacing w:val="-2"/>
            <w:sz w:val="28"/>
            <w:szCs w:val="24"/>
          </w:rPr>
          <w:t>（1）事故发生后，项目安环品质部、区域安环管理部门应在24小时内逐级报送事故快报，一、二级事故逐级报至城服运营中心（安环管理），三、四级事故报至区域安环管理部门即可。</w:t>
        </w:r>
      </w:ins>
    </w:p>
    <w:p w14:paraId="4114E398">
      <w:pPr>
        <w:autoSpaceDE/>
        <w:autoSpaceDN/>
        <w:spacing w:before="185" w:line="360" w:lineRule="auto"/>
        <w:ind w:left="0" w:right="0" w:firstLine="552" w:firstLineChars="200"/>
        <w:rPr>
          <w:ins w:id="3049" w:author="随遇而安" w:date="2024-11-06T16:45:48Z"/>
          <w:rFonts w:hint="eastAsia" w:ascii="仿宋" w:hAnsi="仿宋" w:eastAsia="仿宋" w:cs="仿宋"/>
          <w:spacing w:val="-2"/>
          <w:sz w:val="28"/>
          <w:szCs w:val="24"/>
        </w:rPr>
        <w:pPrChange w:id="3048" w:author="随遇而安" w:date="2023-08-12T10:02:07Z">
          <w:pPr>
            <w:spacing w:before="183" w:line="313" w:lineRule="auto"/>
            <w:ind w:left="38" w:right="30" w:firstLine="5"/>
          </w:pPr>
        </w:pPrChange>
      </w:pPr>
      <w:ins w:id="3050" w:author="随遇而安" w:date="2024-11-06T16:45:48Z">
        <w:r>
          <w:rPr>
            <w:rFonts w:hint="eastAsia" w:ascii="仿宋" w:hAnsi="仿宋" w:eastAsia="仿宋" w:cs="仿宋"/>
            <w:spacing w:val="-2"/>
            <w:sz w:val="28"/>
            <w:szCs w:val="24"/>
          </w:rPr>
          <w:t>（2）各区域应在每月3日前将所属项目上月事故统计报表（见附件2），报至城服运营中心（安环管理）。</w:t>
        </w:r>
      </w:ins>
    </w:p>
    <w:p w14:paraId="7CF13D10">
      <w:pPr>
        <w:autoSpaceDE/>
        <w:autoSpaceDN/>
        <w:spacing w:before="185" w:line="360" w:lineRule="auto"/>
        <w:ind w:left="0" w:right="0" w:firstLine="552" w:firstLineChars="200"/>
        <w:rPr>
          <w:ins w:id="3052" w:author="随遇而安" w:date="2024-11-06T16:45:48Z"/>
          <w:rFonts w:hint="eastAsia" w:ascii="仿宋" w:hAnsi="仿宋" w:eastAsia="仿宋" w:cs="仿宋"/>
          <w:spacing w:val="-2"/>
          <w:sz w:val="28"/>
          <w:szCs w:val="24"/>
        </w:rPr>
        <w:pPrChange w:id="3051" w:author="随遇而安" w:date="2023-08-12T10:02:07Z">
          <w:pPr>
            <w:spacing w:before="183" w:line="313" w:lineRule="auto"/>
            <w:ind w:left="38" w:right="30" w:firstLine="5"/>
          </w:pPr>
        </w:pPrChange>
      </w:pPr>
      <w:ins w:id="3053" w:author="随遇而安" w:date="2024-11-06T16:45:48Z">
        <w:r>
          <w:rPr>
            <w:rFonts w:hint="eastAsia" w:ascii="仿宋" w:hAnsi="仿宋" w:eastAsia="仿宋" w:cs="仿宋"/>
            <w:spacing w:val="-2"/>
            <w:sz w:val="28"/>
            <w:szCs w:val="24"/>
          </w:rPr>
          <w:t>（3）事故造成的人员伤亡情况、财产损失程度、社会舆论影响发生较大变化时，应及时补充报送变化情况。</w:t>
        </w:r>
      </w:ins>
    </w:p>
    <w:p w14:paraId="69917ACE">
      <w:pPr>
        <w:autoSpaceDE/>
        <w:autoSpaceDN/>
        <w:spacing w:before="185" w:line="360" w:lineRule="auto"/>
        <w:ind w:left="0" w:right="0" w:firstLine="552" w:firstLineChars="200"/>
        <w:rPr>
          <w:ins w:id="3055" w:author="随遇而安" w:date="2024-11-06T16:45:48Z"/>
          <w:rFonts w:hint="eastAsia" w:ascii="仿宋" w:hAnsi="仿宋" w:eastAsia="仿宋" w:cs="仿宋"/>
          <w:spacing w:val="-2"/>
          <w:sz w:val="28"/>
          <w:szCs w:val="24"/>
        </w:rPr>
        <w:pPrChange w:id="3054" w:author="随遇而安" w:date="2023-08-12T10:02:07Z">
          <w:pPr>
            <w:spacing w:before="183" w:line="313" w:lineRule="auto"/>
            <w:ind w:left="38" w:right="30" w:firstLine="5"/>
          </w:pPr>
        </w:pPrChange>
      </w:pPr>
      <w:ins w:id="3056" w:author="随遇而安" w:date="2024-11-06T16:45:48Z">
        <w:r>
          <w:rPr>
            <w:rFonts w:hint="eastAsia" w:ascii="仿宋" w:hAnsi="仿宋" w:eastAsia="仿宋" w:cs="仿宋"/>
            <w:spacing w:val="-2"/>
            <w:sz w:val="28"/>
            <w:szCs w:val="24"/>
          </w:rPr>
          <w:t>7.1.3业主方对事故报告有规定的，项目公司应按规定向其报告。</w:t>
        </w:r>
      </w:ins>
    </w:p>
    <w:p w14:paraId="368BDC4C">
      <w:pPr>
        <w:autoSpaceDE/>
        <w:autoSpaceDN/>
        <w:spacing w:before="185" w:line="360" w:lineRule="auto"/>
        <w:ind w:left="0" w:right="0" w:firstLine="552" w:firstLineChars="200"/>
        <w:rPr>
          <w:del w:id="3058" w:author="随遇而安" w:date="2024-11-06T16:45:48Z"/>
          <w:rFonts w:hint="eastAsia" w:ascii="仿宋" w:hAnsi="仿宋" w:eastAsia="仿宋" w:cs="仿宋"/>
          <w:spacing w:val="-2"/>
          <w:sz w:val="28"/>
          <w:szCs w:val="24"/>
          <w:rPrChange w:id="3059" w:author="随遇而安" w:date="2023-08-12T10:02:07Z">
            <w:rPr>
              <w:del w:id="3060" w:author="随遇而安" w:date="2024-11-06T16:45:48Z"/>
              <w:rFonts w:ascii="宋体" w:hAnsi="宋体" w:eastAsia="宋体" w:cs="宋体"/>
              <w:sz w:val="24"/>
              <w:szCs w:val="24"/>
            </w:rPr>
          </w:rPrChange>
        </w:rPr>
        <w:pPrChange w:id="3057" w:author="随遇而安" w:date="2023-08-12T10:02:07Z">
          <w:pPr>
            <w:spacing w:before="183" w:line="313" w:lineRule="auto"/>
            <w:ind w:left="38" w:right="30" w:firstLine="5"/>
          </w:pPr>
        </w:pPrChange>
      </w:pPr>
      <w:ins w:id="3061" w:author="随遇而安" w:date="2024-11-06T16:45:48Z">
        <w:r>
          <w:rPr>
            <w:rFonts w:hint="eastAsia" w:ascii="仿宋" w:hAnsi="仿宋" w:eastAsia="仿宋" w:cs="仿宋"/>
            <w:spacing w:val="-2"/>
            <w:sz w:val="28"/>
            <w:szCs w:val="24"/>
          </w:rPr>
          <w:t>7.1.4每月上报的事故统计报表中，事故信息必须更新至填写报告时最新处理进展，包含但不仅限于受伤害人员情况、交通事故责任认定及所产生的直接经济损失等。</w:t>
        </w:r>
      </w:ins>
      <w:del w:id="3062" w:author="随遇而安" w:date="2024-11-06T16:45:48Z">
        <w:r>
          <w:rPr>
            <w:rFonts w:hint="eastAsia" w:ascii="仿宋" w:hAnsi="仿宋" w:eastAsia="仿宋" w:cs="仿宋"/>
            <w:spacing w:val="-2"/>
            <w:sz w:val="28"/>
            <w:szCs w:val="24"/>
            <w:rPrChange w:id="3063" w:author="随遇而安" w:date="2023-08-12T10:02:07Z">
              <w:rPr>
                <w:rFonts w:ascii="宋体" w:hAnsi="宋体" w:eastAsia="宋体" w:cs="宋体"/>
                <w:spacing w:val="-1"/>
                <w:sz w:val="24"/>
                <w:szCs w:val="24"/>
              </w:rPr>
            </w:rPrChange>
          </w:rPr>
          <w:delText>7.1.1</w:delText>
        </w:r>
      </w:del>
      <w:del w:id="3064" w:author="随遇而安" w:date="2024-11-06T16:45:48Z">
        <w:r>
          <w:rPr>
            <w:rFonts w:hint="eastAsia" w:ascii="仿宋" w:hAnsi="仿宋" w:eastAsia="仿宋" w:cs="仿宋"/>
            <w:spacing w:val="-2"/>
            <w:sz w:val="28"/>
            <w:szCs w:val="24"/>
            <w:rPrChange w:id="3065" w:author="随遇而安" w:date="2023-08-12T10:02:07Z">
              <w:rPr>
                <w:rFonts w:ascii="宋体" w:hAnsi="宋体" w:eastAsia="宋体" w:cs="宋体"/>
                <w:spacing w:val="-27"/>
                <w:sz w:val="24"/>
                <w:szCs w:val="24"/>
              </w:rPr>
            </w:rPrChange>
          </w:rPr>
          <w:delText xml:space="preserve"> </w:delText>
        </w:r>
      </w:del>
      <w:del w:id="3066" w:author="随遇而安" w:date="2024-11-06T16:45:48Z">
        <w:r>
          <w:rPr>
            <w:rFonts w:hint="eastAsia" w:ascii="仿宋" w:hAnsi="仿宋" w:eastAsia="仿宋" w:cs="仿宋"/>
            <w:spacing w:val="-2"/>
            <w:sz w:val="28"/>
            <w:szCs w:val="24"/>
            <w:rPrChange w:id="3067" w:author="随遇而安" w:date="2023-08-12T10:02:07Z">
              <w:rPr>
                <w:rFonts w:ascii="宋体" w:hAnsi="宋体" w:eastAsia="宋体" w:cs="宋体"/>
                <w:spacing w:val="-1"/>
                <w:sz w:val="24"/>
                <w:szCs w:val="24"/>
              </w:rPr>
            </w:rPrChange>
          </w:rPr>
          <w:delText>发生事故后，事故现场有关人员应当立即向属地负责人报告，属地负责人接报后</w:delText>
        </w:r>
      </w:del>
      <w:del w:id="3068" w:author="随遇而安" w:date="2024-11-06T16:45:48Z">
        <w:r>
          <w:rPr>
            <w:rFonts w:hint="eastAsia" w:ascii="仿宋" w:hAnsi="仿宋" w:eastAsia="仿宋" w:cs="仿宋"/>
            <w:spacing w:val="-2"/>
            <w:sz w:val="28"/>
            <w:szCs w:val="24"/>
            <w:rPrChange w:id="3069" w:author="随遇而安" w:date="2023-08-12T10:02:07Z">
              <w:rPr>
                <w:rFonts w:ascii="宋体" w:hAnsi="宋体" w:eastAsia="宋体" w:cs="宋体"/>
                <w:sz w:val="24"/>
                <w:szCs w:val="24"/>
              </w:rPr>
            </w:rPrChange>
          </w:rPr>
          <w:delText xml:space="preserve"> </w:delText>
        </w:r>
      </w:del>
      <w:del w:id="3070" w:author="随遇而安" w:date="2024-11-06T16:45:48Z">
        <w:r>
          <w:rPr>
            <w:rFonts w:hint="eastAsia" w:ascii="仿宋" w:hAnsi="仿宋" w:eastAsia="仿宋" w:cs="仿宋"/>
            <w:spacing w:val="-2"/>
            <w:sz w:val="28"/>
            <w:szCs w:val="24"/>
            <w:rPrChange w:id="3071" w:author="随遇而安" w:date="2023-08-12T10:02:07Z">
              <w:rPr>
                <w:rFonts w:ascii="宋体" w:hAnsi="宋体" w:eastAsia="宋体" w:cs="宋体"/>
                <w:spacing w:val="-6"/>
                <w:sz w:val="24"/>
                <w:szCs w:val="24"/>
              </w:rPr>
            </w:rPrChange>
          </w:rPr>
          <w:delText>应立即报至项目公司安环品质部；</w:delText>
        </w:r>
      </w:del>
      <w:del w:id="3072" w:author="随遇而安" w:date="2024-11-06T16:45:48Z">
        <w:r>
          <w:rPr>
            <w:rFonts w:hint="eastAsia" w:ascii="仿宋" w:hAnsi="仿宋" w:eastAsia="仿宋" w:cs="仿宋"/>
            <w:spacing w:val="-2"/>
            <w:sz w:val="28"/>
            <w:szCs w:val="24"/>
            <w:rPrChange w:id="3073" w:author="随遇而安" w:date="2023-08-12T10:02:07Z">
              <w:rPr>
                <w:rFonts w:ascii="宋体" w:hAnsi="宋体" w:eastAsia="宋体" w:cs="宋体"/>
                <w:spacing w:val="47"/>
                <w:sz w:val="24"/>
                <w:szCs w:val="24"/>
              </w:rPr>
            </w:rPrChange>
          </w:rPr>
          <w:delText xml:space="preserve"> </w:delText>
        </w:r>
      </w:del>
      <w:del w:id="3074" w:author="随遇而安" w:date="2024-11-06T16:45:48Z">
        <w:r>
          <w:rPr>
            <w:rFonts w:hint="eastAsia" w:ascii="仿宋" w:hAnsi="仿宋" w:eastAsia="仿宋" w:cs="仿宋"/>
            <w:spacing w:val="-2"/>
            <w:sz w:val="28"/>
            <w:szCs w:val="24"/>
            <w:rPrChange w:id="3075" w:author="随遇而安" w:date="2023-08-12T10:02:07Z">
              <w:rPr>
                <w:rFonts w:ascii="宋体" w:hAnsi="宋体" w:eastAsia="宋体" w:cs="宋体"/>
                <w:spacing w:val="-6"/>
                <w:sz w:val="24"/>
                <w:szCs w:val="24"/>
              </w:rPr>
            </w:rPrChange>
          </w:rPr>
          <w:delText>发生一级、二级事故或情况紧急的可直接立即向项目</w:delText>
        </w:r>
      </w:del>
      <w:del w:id="3076" w:author="随遇而安" w:date="2024-11-06T16:45:48Z">
        <w:r>
          <w:rPr>
            <w:rFonts w:hint="eastAsia" w:ascii="仿宋" w:hAnsi="仿宋" w:eastAsia="仿宋" w:cs="仿宋"/>
            <w:spacing w:val="-2"/>
            <w:sz w:val="28"/>
            <w:szCs w:val="24"/>
            <w:rPrChange w:id="3077" w:author="随遇而安" w:date="2023-08-12T10:02:07Z">
              <w:rPr>
                <w:rFonts w:ascii="宋体" w:hAnsi="宋体" w:eastAsia="宋体" w:cs="宋体"/>
                <w:sz w:val="24"/>
                <w:szCs w:val="24"/>
              </w:rPr>
            </w:rPrChange>
          </w:rPr>
          <w:delText xml:space="preserve"> </w:delText>
        </w:r>
      </w:del>
      <w:del w:id="3078" w:author="随遇而安" w:date="2024-11-06T16:45:48Z">
        <w:r>
          <w:rPr>
            <w:rFonts w:hint="eastAsia" w:ascii="仿宋" w:hAnsi="仿宋" w:eastAsia="仿宋" w:cs="仿宋"/>
            <w:spacing w:val="-2"/>
            <w:sz w:val="28"/>
            <w:szCs w:val="24"/>
            <w:rPrChange w:id="3079" w:author="随遇而安" w:date="2023-08-12T10:02:07Z">
              <w:rPr>
                <w:rFonts w:ascii="宋体" w:hAnsi="宋体" w:eastAsia="宋体" w:cs="宋体"/>
                <w:spacing w:val="-5"/>
                <w:sz w:val="24"/>
                <w:szCs w:val="24"/>
              </w:rPr>
            </w:rPrChange>
          </w:rPr>
          <w:delText>公司负责人报告。</w:delText>
        </w:r>
      </w:del>
    </w:p>
    <w:p w14:paraId="0300A183">
      <w:pPr>
        <w:autoSpaceDE/>
        <w:autoSpaceDN/>
        <w:spacing w:before="185" w:line="360" w:lineRule="auto"/>
        <w:ind w:left="0" w:right="0" w:firstLine="552" w:firstLineChars="200"/>
        <w:rPr>
          <w:del w:id="3081" w:author="随遇而安" w:date="2024-11-06T16:45:48Z"/>
          <w:rFonts w:hint="eastAsia" w:ascii="仿宋" w:hAnsi="仿宋" w:eastAsia="仿宋" w:cs="仿宋"/>
          <w:spacing w:val="-2"/>
          <w:sz w:val="28"/>
          <w:szCs w:val="24"/>
          <w:rPrChange w:id="3082" w:author="随遇而安" w:date="2023-08-12T10:02:07Z">
            <w:rPr>
              <w:del w:id="3083" w:author="随遇而安" w:date="2024-11-06T16:45:48Z"/>
              <w:rFonts w:ascii="宋体" w:hAnsi="宋体" w:eastAsia="宋体" w:cs="宋体"/>
              <w:sz w:val="24"/>
              <w:szCs w:val="24"/>
            </w:rPr>
          </w:rPrChange>
        </w:rPr>
        <w:pPrChange w:id="3080" w:author="随遇而安" w:date="2023-08-12T10:02:07Z">
          <w:pPr>
            <w:spacing w:before="185" w:line="313" w:lineRule="auto"/>
            <w:ind w:left="43" w:right="26"/>
          </w:pPr>
        </w:pPrChange>
      </w:pPr>
      <w:del w:id="3084" w:author="随遇而安" w:date="2024-11-06T16:45:48Z">
        <w:r>
          <w:rPr>
            <w:rFonts w:hint="eastAsia" w:ascii="仿宋" w:hAnsi="仿宋" w:eastAsia="仿宋" w:cs="仿宋"/>
            <w:spacing w:val="-2"/>
            <w:sz w:val="28"/>
            <w:szCs w:val="24"/>
            <w:rPrChange w:id="3085" w:author="随遇而安" w:date="2023-08-12T10:02:07Z">
              <w:rPr>
                <w:rFonts w:ascii="宋体" w:hAnsi="宋体" w:eastAsia="宋体" w:cs="宋体"/>
                <w:spacing w:val="-2"/>
                <w:sz w:val="24"/>
                <w:szCs w:val="24"/>
              </w:rPr>
            </w:rPrChange>
          </w:rPr>
          <w:delText>7.1.2</w:delText>
        </w:r>
      </w:del>
      <w:del w:id="3086" w:author="随遇而安" w:date="2024-11-06T16:45:48Z">
        <w:r>
          <w:rPr>
            <w:rFonts w:hint="eastAsia" w:ascii="仿宋" w:hAnsi="仿宋" w:eastAsia="仿宋" w:cs="仿宋"/>
            <w:spacing w:val="-2"/>
            <w:sz w:val="28"/>
            <w:szCs w:val="24"/>
            <w:rPrChange w:id="3087" w:author="随遇而安" w:date="2023-08-12T10:02:07Z">
              <w:rPr>
                <w:rFonts w:ascii="宋体" w:hAnsi="宋体" w:eastAsia="宋体" w:cs="宋体"/>
                <w:spacing w:val="-37"/>
                <w:sz w:val="24"/>
                <w:szCs w:val="24"/>
              </w:rPr>
            </w:rPrChange>
          </w:rPr>
          <w:delText xml:space="preserve"> </w:delText>
        </w:r>
      </w:del>
      <w:del w:id="3088" w:author="随遇而安" w:date="2024-11-06T16:45:48Z">
        <w:r>
          <w:rPr>
            <w:rFonts w:hint="eastAsia" w:ascii="仿宋" w:hAnsi="仿宋" w:eastAsia="仿宋" w:cs="仿宋"/>
            <w:spacing w:val="-2"/>
            <w:sz w:val="28"/>
            <w:szCs w:val="24"/>
            <w:rPrChange w:id="3089" w:author="随遇而安" w:date="2023-08-12T10:02:07Z">
              <w:rPr>
                <w:rFonts w:ascii="宋体" w:hAnsi="宋体" w:eastAsia="宋体" w:cs="宋体"/>
                <w:spacing w:val="-2"/>
                <w:sz w:val="24"/>
                <w:szCs w:val="24"/>
              </w:rPr>
            </w:rPrChange>
          </w:rPr>
          <w:delText>发生一级、二级事故，项目公司负责人</w:delText>
        </w:r>
      </w:del>
      <w:del w:id="3090" w:author="随遇而安" w:date="2024-11-06T16:45:48Z">
        <w:r>
          <w:rPr>
            <w:rFonts w:hint="eastAsia" w:ascii="仿宋" w:hAnsi="仿宋" w:eastAsia="仿宋" w:cs="仿宋"/>
            <w:spacing w:val="-2"/>
            <w:sz w:val="28"/>
            <w:szCs w:val="24"/>
            <w:rPrChange w:id="3091" w:author="随遇而安" w:date="2023-08-12T10:02:07Z">
              <w:rPr>
                <w:rFonts w:ascii="宋体" w:hAnsi="宋体" w:eastAsia="宋体" w:cs="宋体"/>
                <w:spacing w:val="-2"/>
                <w:sz w:val="24"/>
                <w:szCs w:val="24"/>
              </w:rPr>
            </w:rPrChange>
          </w:rPr>
          <w:delText>接到报告后，应当于</w:delText>
        </w:r>
      </w:del>
      <w:del w:id="3092" w:author="随遇而安" w:date="2024-11-06T16:45:48Z">
        <w:r>
          <w:rPr>
            <w:rFonts w:hint="eastAsia" w:ascii="仿宋" w:hAnsi="仿宋" w:eastAsia="仿宋" w:cs="仿宋"/>
            <w:spacing w:val="-2"/>
            <w:sz w:val="28"/>
            <w:szCs w:val="24"/>
            <w:rPrChange w:id="3093" w:author="随遇而安" w:date="2023-08-12T10:02:07Z">
              <w:rPr>
                <w:rFonts w:ascii="宋体" w:hAnsi="宋体" w:eastAsia="宋体" w:cs="宋体"/>
                <w:spacing w:val="-29"/>
                <w:sz w:val="24"/>
                <w:szCs w:val="24"/>
              </w:rPr>
            </w:rPrChange>
          </w:rPr>
          <w:delText xml:space="preserve"> </w:delText>
        </w:r>
      </w:del>
      <w:del w:id="3094" w:author="随遇而安" w:date="2024-11-06T16:45:48Z">
        <w:r>
          <w:rPr>
            <w:rFonts w:hint="eastAsia" w:ascii="仿宋" w:hAnsi="仿宋" w:eastAsia="仿宋" w:cs="仿宋"/>
            <w:spacing w:val="-2"/>
            <w:sz w:val="28"/>
            <w:szCs w:val="24"/>
            <w:rPrChange w:id="3095" w:author="随遇而安" w:date="2023-08-12T10:02:07Z">
              <w:rPr>
                <w:rFonts w:ascii="宋体" w:hAnsi="宋体" w:eastAsia="宋体" w:cs="宋体"/>
                <w:spacing w:val="-2"/>
                <w:sz w:val="24"/>
                <w:szCs w:val="24"/>
              </w:rPr>
            </w:rPrChange>
          </w:rPr>
          <w:delText>1</w:delText>
        </w:r>
      </w:del>
      <w:del w:id="3096" w:author="随遇而安" w:date="2024-11-06T16:45:48Z">
        <w:r>
          <w:rPr>
            <w:rFonts w:hint="eastAsia" w:ascii="仿宋" w:hAnsi="仿宋" w:eastAsia="仿宋" w:cs="仿宋"/>
            <w:spacing w:val="-2"/>
            <w:sz w:val="28"/>
            <w:szCs w:val="24"/>
            <w:rPrChange w:id="3097" w:author="随遇而安" w:date="2023-08-12T10:02:07Z">
              <w:rPr>
                <w:rFonts w:ascii="宋体" w:hAnsi="宋体" w:eastAsia="宋体" w:cs="宋体"/>
                <w:spacing w:val="-40"/>
                <w:sz w:val="24"/>
                <w:szCs w:val="24"/>
              </w:rPr>
            </w:rPrChange>
          </w:rPr>
          <w:delText xml:space="preserve"> </w:delText>
        </w:r>
      </w:del>
      <w:del w:id="3098" w:author="随遇而安" w:date="2024-11-06T16:45:48Z">
        <w:r>
          <w:rPr>
            <w:rFonts w:hint="eastAsia" w:ascii="仿宋" w:hAnsi="仿宋" w:eastAsia="仿宋" w:cs="仿宋"/>
            <w:spacing w:val="-2"/>
            <w:sz w:val="28"/>
            <w:szCs w:val="24"/>
            <w:rPrChange w:id="3099" w:author="随遇而安" w:date="2023-08-12T10:02:07Z">
              <w:rPr>
                <w:rFonts w:ascii="宋体" w:hAnsi="宋体" w:eastAsia="宋体" w:cs="宋体"/>
                <w:spacing w:val="-2"/>
                <w:sz w:val="24"/>
                <w:szCs w:val="24"/>
              </w:rPr>
            </w:rPrChange>
          </w:rPr>
          <w:delText>小时内向区域安环</w:delText>
        </w:r>
      </w:del>
      <w:del w:id="3100" w:author="随遇而安" w:date="2024-11-06T16:45:48Z">
        <w:r>
          <w:rPr>
            <w:rFonts w:hint="eastAsia" w:ascii="仿宋" w:hAnsi="仿宋" w:eastAsia="仿宋" w:cs="仿宋"/>
            <w:spacing w:val="-2"/>
            <w:sz w:val="28"/>
            <w:szCs w:val="24"/>
            <w:rPrChange w:id="3101" w:author="随遇而安" w:date="2023-08-12T10:02:07Z">
              <w:rPr>
                <w:rFonts w:ascii="宋体" w:hAnsi="宋体" w:eastAsia="宋体" w:cs="宋体"/>
                <w:sz w:val="24"/>
                <w:szCs w:val="24"/>
              </w:rPr>
            </w:rPrChange>
          </w:rPr>
          <w:delText xml:space="preserve"> </w:delText>
        </w:r>
      </w:del>
      <w:del w:id="3102" w:author="随遇而安" w:date="2024-11-06T16:45:48Z">
        <w:r>
          <w:rPr>
            <w:rFonts w:hint="eastAsia" w:ascii="仿宋" w:hAnsi="仿宋" w:eastAsia="仿宋" w:cs="仿宋"/>
            <w:spacing w:val="-2"/>
            <w:sz w:val="28"/>
            <w:szCs w:val="24"/>
            <w:rPrChange w:id="3103" w:author="随遇而安" w:date="2023-08-12T10:02:07Z">
              <w:rPr>
                <w:rFonts w:ascii="宋体" w:hAnsi="宋体" w:eastAsia="宋体" w:cs="宋体"/>
                <w:spacing w:val="-11"/>
                <w:sz w:val="24"/>
                <w:szCs w:val="24"/>
              </w:rPr>
            </w:rPrChange>
          </w:rPr>
          <w:delText>管理部门电话或短信报告</w:delText>
        </w:r>
      </w:del>
      <w:del w:id="3104" w:author="随遇而安" w:date="2024-11-06T16:45:48Z">
        <w:r>
          <w:rPr>
            <w:rFonts w:hint="eastAsia" w:ascii="仿宋" w:hAnsi="仿宋" w:eastAsia="仿宋" w:cs="仿宋"/>
            <w:spacing w:val="-2"/>
            <w:sz w:val="28"/>
            <w:szCs w:val="24"/>
            <w:rPrChange w:id="3105" w:author="随遇而安" w:date="2023-08-12T10:02:07Z">
              <w:rPr>
                <w:rFonts w:ascii="宋体" w:hAnsi="宋体" w:eastAsia="宋体" w:cs="宋体"/>
                <w:spacing w:val="-11"/>
                <w:sz w:val="24"/>
                <w:szCs w:val="24"/>
              </w:rPr>
            </w:rPrChange>
          </w:rPr>
          <w:delText>；</w:delText>
        </w:r>
      </w:del>
      <w:del w:id="3106" w:author="随遇而安" w:date="2024-11-06T16:45:48Z">
        <w:r>
          <w:rPr>
            <w:rFonts w:hint="eastAsia" w:ascii="仿宋" w:hAnsi="仿宋" w:eastAsia="仿宋" w:cs="仿宋"/>
            <w:spacing w:val="-2"/>
            <w:sz w:val="28"/>
            <w:szCs w:val="24"/>
            <w:rPrChange w:id="3107" w:author="随遇而安" w:date="2023-08-12T10:02:07Z">
              <w:rPr>
                <w:rFonts w:ascii="宋体" w:hAnsi="宋体" w:eastAsia="宋体" w:cs="宋体"/>
                <w:spacing w:val="-11"/>
                <w:sz w:val="24"/>
                <w:szCs w:val="24"/>
              </w:rPr>
            </w:rPrChange>
          </w:rPr>
          <w:delText xml:space="preserve"> </w:delText>
        </w:r>
      </w:del>
      <w:del w:id="3108" w:author="随遇而安" w:date="2024-11-06T16:45:48Z">
        <w:r>
          <w:rPr>
            <w:rFonts w:hint="eastAsia" w:ascii="仿宋" w:hAnsi="仿宋" w:eastAsia="仿宋" w:cs="仿宋"/>
            <w:spacing w:val="-2"/>
            <w:sz w:val="28"/>
            <w:szCs w:val="24"/>
            <w:rPrChange w:id="3109" w:author="随遇而安" w:date="2023-08-12T10:02:07Z">
              <w:rPr>
                <w:rFonts w:ascii="宋体" w:hAnsi="宋体" w:eastAsia="宋体" w:cs="宋体"/>
                <w:spacing w:val="-11"/>
                <w:sz w:val="24"/>
                <w:szCs w:val="24"/>
              </w:rPr>
            </w:rPrChange>
          </w:rPr>
          <w:delText>区域负责人应立即报至集团安环管理部；</w:delText>
        </w:r>
      </w:del>
      <w:del w:id="3110" w:author="随遇而安" w:date="2024-11-06T16:45:48Z">
        <w:r>
          <w:rPr>
            <w:rFonts w:hint="eastAsia" w:ascii="仿宋" w:hAnsi="仿宋" w:eastAsia="仿宋" w:cs="仿宋"/>
            <w:spacing w:val="-2"/>
            <w:sz w:val="28"/>
            <w:szCs w:val="24"/>
            <w:rPrChange w:id="3111" w:author="随遇而安" w:date="2023-08-12T10:02:07Z">
              <w:rPr>
                <w:rFonts w:ascii="宋体" w:hAnsi="宋体" w:eastAsia="宋体" w:cs="宋体"/>
                <w:spacing w:val="-11"/>
                <w:sz w:val="24"/>
                <w:szCs w:val="24"/>
              </w:rPr>
            </w:rPrChange>
          </w:rPr>
          <w:delText xml:space="preserve"> </w:delText>
        </w:r>
      </w:del>
      <w:del w:id="3112" w:author="随遇而安" w:date="2024-11-06T16:45:48Z">
        <w:r>
          <w:rPr>
            <w:rFonts w:hint="eastAsia" w:ascii="仿宋" w:hAnsi="仿宋" w:eastAsia="仿宋" w:cs="仿宋"/>
            <w:spacing w:val="-2"/>
            <w:sz w:val="28"/>
            <w:szCs w:val="24"/>
            <w:rPrChange w:id="3113" w:author="随遇而安" w:date="2023-08-12T10:02:07Z">
              <w:rPr>
                <w:rFonts w:ascii="宋体" w:hAnsi="宋体" w:eastAsia="宋体" w:cs="宋体"/>
                <w:spacing w:val="-11"/>
                <w:sz w:val="24"/>
                <w:szCs w:val="24"/>
              </w:rPr>
            </w:rPrChange>
          </w:rPr>
          <w:delText>项目公司</w:delText>
        </w:r>
      </w:del>
      <w:del w:id="3114" w:author="随遇而安" w:date="2024-11-06T16:45:48Z">
        <w:r>
          <w:rPr>
            <w:rFonts w:hint="eastAsia" w:ascii="仿宋" w:hAnsi="仿宋" w:eastAsia="仿宋" w:cs="仿宋"/>
            <w:spacing w:val="-2"/>
            <w:sz w:val="28"/>
            <w:szCs w:val="24"/>
            <w:rPrChange w:id="3115" w:author="随遇而安" w:date="2023-08-12T10:02:07Z">
              <w:rPr>
                <w:rFonts w:ascii="宋体" w:hAnsi="宋体" w:eastAsia="宋体" w:cs="宋体"/>
                <w:spacing w:val="-11"/>
                <w:sz w:val="24"/>
                <w:szCs w:val="24"/>
              </w:rPr>
            </w:rPrChange>
          </w:rPr>
          <w:delText>应在</w:delText>
        </w:r>
      </w:del>
      <w:del w:id="3116" w:author="随遇而安" w:date="2024-11-06T16:45:48Z">
        <w:r>
          <w:rPr>
            <w:rFonts w:hint="eastAsia" w:ascii="仿宋" w:hAnsi="仿宋" w:eastAsia="仿宋" w:cs="仿宋"/>
            <w:spacing w:val="-2"/>
            <w:sz w:val="28"/>
            <w:szCs w:val="24"/>
            <w:rPrChange w:id="3117" w:author="随遇而安" w:date="2023-08-12T10:02:07Z">
              <w:rPr>
                <w:rFonts w:ascii="宋体" w:hAnsi="宋体" w:eastAsia="宋体" w:cs="宋体"/>
                <w:spacing w:val="-46"/>
                <w:sz w:val="24"/>
                <w:szCs w:val="24"/>
              </w:rPr>
            </w:rPrChange>
          </w:rPr>
          <w:delText xml:space="preserve"> </w:delText>
        </w:r>
      </w:del>
      <w:del w:id="3118" w:author="随遇而安" w:date="2024-11-06T16:45:48Z">
        <w:r>
          <w:rPr>
            <w:rFonts w:hint="eastAsia" w:ascii="仿宋" w:hAnsi="仿宋" w:eastAsia="仿宋" w:cs="仿宋"/>
            <w:spacing w:val="-2"/>
            <w:sz w:val="28"/>
            <w:szCs w:val="24"/>
            <w:rPrChange w:id="3119" w:author="随遇而安" w:date="2023-08-12T10:02:07Z">
              <w:rPr>
                <w:rFonts w:ascii="宋体" w:hAnsi="宋体" w:eastAsia="宋体" w:cs="宋体"/>
                <w:spacing w:val="-11"/>
                <w:sz w:val="24"/>
                <w:szCs w:val="24"/>
              </w:rPr>
            </w:rPrChange>
          </w:rPr>
          <w:delText>2</w:delText>
        </w:r>
      </w:del>
      <w:del w:id="3120" w:author="随遇而安" w:date="2024-11-06T16:45:48Z">
        <w:r>
          <w:rPr>
            <w:rFonts w:hint="eastAsia" w:ascii="仿宋" w:hAnsi="仿宋" w:eastAsia="仿宋" w:cs="仿宋"/>
            <w:spacing w:val="-2"/>
            <w:sz w:val="28"/>
            <w:szCs w:val="24"/>
            <w:rPrChange w:id="3121" w:author="随遇而安" w:date="2023-08-12T10:02:07Z">
              <w:rPr>
                <w:rFonts w:ascii="宋体" w:hAnsi="宋体" w:eastAsia="宋体" w:cs="宋体"/>
                <w:spacing w:val="-12"/>
                <w:sz w:val="24"/>
                <w:szCs w:val="24"/>
              </w:rPr>
            </w:rPrChange>
          </w:rPr>
          <w:delText>4</w:delText>
        </w:r>
      </w:del>
      <w:del w:id="3122" w:author="随遇而安" w:date="2024-11-06T16:45:48Z">
        <w:r>
          <w:rPr>
            <w:rFonts w:hint="eastAsia" w:ascii="仿宋" w:hAnsi="仿宋" w:eastAsia="仿宋" w:cs="仿宋"/>
            <w:spacing w:val="-2"/>
            <w:sz w:val="28"/>
            <w:szCs w:val="24"/>
            <w:rPrChange w:id="3123" w:author="随遇而安" w:date="2023-08-12T10:02:07Z">
              <w:rPr>
                <w:rFonts w:ascii="宋体" w:hAnsi="宋体" w:eastAsia="宋体" w:cs="宋体"/>
                <w:spacing w:val="-44"/>
                <w:sz w:val="24"/>
                <w:szCs w:val="24"/>
              </w:rPr>
            </w:rPrChange>
          </w:rPr>
          <w:delText xml:space="preserve"> </w:delText>
        </w:r>
      </w:del>
      <w:del w:id="3124" w:author="随遇而安" w:date="2024-11-06T16:45:48Z">
        <w:r>
          <w:rPr>
            <w:rFonts w:hint="eastAsia" w:ascii="仿宋" w:hAnsi="仿宋" w:eastAsia="仿宋" w:cs="仿宋"/>
            <w:spacing w:val="-2"/>
            <w:sz w:val="28"/>
            <w:szCs w:val="24"/>
            <w:rPrChange w:id="3125" w:author="随遇而安" w:date="2023-08-12T10:02:07Z">
              <w:rPr>
                <w:rFonts w:ascii="宋体" w:hAnsi="宋体" w:eastAsia="宋体" w:cs="宋体"/>
                <w:spacing w:val="-12"/>
                <w:sz w:val="24"/>
                <w:szCs w:val="24"/>
              </w:rPr>
            </w:rPrChange>
          </w:rPr>
          <w:delText>小</w:delText>
        </w:r>
      </w:del>
      <w:del w:id="3126" w:author="随遇而安" w:date="2024-11-06T16:45:48Z">
        <w:r>
          <w:rPr>
            <w:rFonts w:hint="eastAsia" w:ascii="仿宋" w:hAnsi="仿宋" w:eastAsia="仿宋" w:cs="仿宋"/>
            <w:spacing w:val="-2"/>
            <w:sz w:val="28"/>
            <w:szCs w:val="24"/>
            <w:rPrChange w:id="3127" w:author="随遇而安" w:date="2023-08-12T10:02:07Z">
              <w:rPr>
                <w:rFonts w:ascii="宋体" w:hAnsi="宋体" w:eastAsia="宋体" w:cs="宋体"/>
                <w:sz w:val="24"/>
                <w:szCs w:val="24"/>
              </w:rPr>
            </w:rPrChange>
          </w:rPr>
          <w:delText xml:space="preserve"> </w:delText>
        </w:r>
      </w:del>
      <w:del w:id="3128" w:author="随遇而安" w:date="2024-11-06T16:45:48Z">
        <w:r>
          <w:rPr>
            <w:rFonts w:hint="eastAsia" w:ascii="仿宋" w:hAnsi="仿宋" w:eastAsia="仿宋" w:cs="仿宋"/>
            <w:spacing w:val="-2"/>
            <w:sz w:val="28"/>
            <w:szCs w:val="24"/>
            <w:rPrChange w:id="3129" w:author="随遇而安" w:date="2023-08-12T10:02:07Z">
              <w:rPr>
                <w:rFonts w:ascii="宋体" w:hAnsi="宋体" w:eastAsia="宋体" w:cs="宋体"/>
                <w:spacing w:val="-2"/>
                <w:sz w:val="24"/>
                <w:szCs w:val="24"/>
              </w:rPr>
            </w:rPrChange>
          </w:rPr>
          <w:delText>时内向区域报送事故快报（见附件</w:delText>
        </w:r>
      </w:del>
      <w:del w:id="3130" w:author="随遇而安" w:date="2024-11-06T16:45:48Z">
        <w:r>
          <w:rPr>
            <w:rFonts w:hint="eastAsia" w:ascii="仿宋" w:hAnsi="仿宋" w:eastAsia="仿宋" w:cs="仿宋"/>
            <w:spacing w:val="-2"/>
            <w:sz w:val="28"/>
            <w:szCs w:val="24"/>
            <w:rPrChange w:id="3131" w:author="随遇而安" w:date="2023-08-12T10:02:07Z">
              <w:rPr>
                <w:rFonts w:ascii="宋体" w:hAnsi="宋体" w:eastAsia="宋体" w:cs="宋体"/>
                <w:spacing w:val="-30"/>
                <w:sz w:val="24"/>
                <w:szCs w:val="24"/>
              </w:rPr>
            </w:rPrChange>
          </w:rPr>
          <w:delText xml:space="preserve"> </w:delText>
        </w:r>
      </w:del>
      <w:del w:id="3132" w:author="随遇而安" w:date="2024-11-06T16:45:48Z">
        <w:r>
          <w:rPr>
            <w:rFonts w:hint="eastAsia" w:ascii="仿宋" w:hAnsi="仿宋" w:eastAsia="仿宋" w:cs="仿宋"/>
            <w:spacing w:val="-2"/>
            <w:sz w:val="28"/>
            <w:szCs w:val="24"/>
            <w:rPrChange w:id="3133" w:author="随遇而安" w:date="2023-08-12T10:02:07Z">
              <w:rPr>
                <w:rFonts w:ascii="宋体" w:hAnsi="宋体" w:eastAsia="宋体" w:cs="宋体"/>
                <w:spacing w:val="-2"/>
                <w:sz w:val="24"/>
                <w:szCs w:val="24"/>
              </w:rPr>
            </w:rPrChange>
          </w:rPr>
          <w:delText>1</w:delText>
        </w:r>
      </w:del>
      <w:del w:id="3134" w:author="随遇而安" w:date="2024-11-06T16:45:48Z">
        <w:r>
          <w:rPr>
            <w:rFonts w:hint="eastAsia" w:ascii="仿宋" w:hAnsi="仿宋" w:eastAsia="仿宋" w:cs="仿宋"/>
            <w:spacing w:val="-2"/>
            <w:w w:val="100"/>
            <w:sz w:val="28"/>
            <w:szCs w:val="24"/>
            <w:rPrChange w:id="3135" w:author="随遇而安" w:date="2023-08-12T10:02:07Z">
              <w:rPr>
                <w:rFonts w:ascii="宋体" w:hAnsi="宋体" w:eastAsia="宋体" w:cs="宋体"/>
                <w:spacing w:val="-62"/>
                <w:w w:val="98"/>
                <w:sz w:val="24"/>
                <w:szCs w:val="24"/>
              </w:rPr>
            </w:rPrChange>
          </w:rPr>
          <w:delText>）</w:delText>
        </w:r>
      </w:del>
      <w:del w:id="3136" w:author="随遇而安" w:date="2024-11-06T16:45:48Z">
        <w:r>
          <w:rPr>
            <w:rFonts w:hint="eastAsia" w:ascii="仿宋" w:hAnsi="仿宋" w:eastAsia="仿宋" w:cs="仿宋"/>
            <w:spacing w:val="-2"/>
            <w:w w:val="100"/>
            <w:sz w:val="28"/>
            <w:szCs w:val="24"/>
            <w:rPrChange w:id="3137" w:author="随遇而安" w:date="2023-08-12T10:02:07Z">
              <w:rPr>
                <w:rFonts w:ascii="宋体" w:hAnsi="宋体" w:eastAsia="宋体" w:cs="宋体"/>
                <w:spacing w:val="-62"/>
                <w:w w:val="98"/>
                <w:sz w:val="24"/>
                <w:szCs w:val="24"/>
              </w:rPr>
            </w:rPrChange>
          </w:rPr>
          <w:delText>，</w:delText>
        </w:r>
      </w:del>
      <w:del w:id="3138" w:author="随遇而安" w:date="2024-11-06T16:45:48Z">
        <w:r>
          <w:rPr>
            <w:rFonts w:hint="eastAsia" w:ascii="仿宋" w:hAnsi="仿宋" w:eastAsia="仿宋" w:cs="仿宋"/>
            <w:spacing w:val="-2"/>
            <w:sz w:val="28"/>
            <w:szCs w:val="24"/>
            <w:rPrChange w:id="3139" w:author="随遇而安" w:date="2023-08-12T10:02:07Z">
              <w:rPr>
                <w:rFonts w:ascii="宋体" w:hAnsi="宋体" w:eastAsia="宋体" w:cs="宋体"/>
                <w:spacing w:val="-2"/>
                <w:sz w:val="24"/>
                <w:szCs w:val="24"/>
              </w:rPr>
            </w:rPrChange>
          </w:rPr>
          <w:delText>区域接报后立即转报集团安环管理部</w:delText>
        </w:r>
      </w:del>
      <w:del w:id="3140" w:author="随遇而安" w:date="2024-11-06T16:45:48Z">
        <w:r>
          <w:rPr>
            <w:rFonts w:hint="eastAsia" w:ascii="仿宋" w:hAnsi="仿宋" w:eastAsia="仿宋" w:cs="仿宋"/>
            <w:spacing w:val="-2"/>
            <w:sz w:val="28"/>
            <w:szCs w:val="24"/>
            <w:rPrChange w:id="3141" w:author="随遇而安" w:date="2023-08-12T10:02:07Z">
              <w:rPr>
                <w:rFonts w:ascii="宋体" w:hAnsi="宋体" w:eastAsia="宋体" w:cs="宋体"/>
                <w:spacing w:val="-2"/>
                <w:sz w:val="24"/>
                <w:szCs w:val="24"/>
              </w:rPr>
            </w:rPrChange>
          </w:rPr>
          <w:delText>。</w:delText>
        </w:r>
      </w:del>
    </w:p>
    <w:p w14:paraId="006CDA92">
      <w:pPr>
        <w:autoSpaceDE/>
        <w:autoSpaceDN/>
        <w:spacing w:before="185" w:line="360" w:lineRule="auto"/>
        <w:ind w:left="0" w:right="0" w:firstLine="552" w:firstLineChars="200"/>
        <w:rPr>
          <w:del w:id="3143" w:author="随遇而安" w:date="2024-11-06T16:45:48Z"/>
          <w:rFonts w:hint="eastAsia" w:ascii="仿宋" w:hAnsi="仿宋" w:eastAsia="仿宋" w:cs="仿宋"/>
          <w:spacing w:val="-2"/>
          <w:sz w:val="28"/>
          <w:szCs w:val="24"/>
          <w:rPrChange w:id="3144" w:author="随遇而安" w:date="2023-08-12T10:02:07Z">
            <w:rPr>
              <w:del w:id="3145" w:author="随遇而安" w:date="2024-11-06T16:45:48Z"/>
              <w:rFonts w:ascii="宋体" w:hAnsi="宋体" w:eastAsia="宋体" w:cs="宋体"/>
              <w:sz w:val="24"/>
              <w:szCs w:val="24"/>
            </w:rPr>
          </w:rPrChange>
        </w:rPr>
        <w:pPrChange w:id="3142" w:author="随遇而安" w:date="2023-08-12T10:02:07Z">
          <w:pPr>
            <w:spacing w:before="183" w:line="325" w:lineRule="auto"/>
            <w:ind w:left="42" w:right="27"/>
          </w:pPr>
        </w:pPrChange>
      </w:pPr>
      <w:del w:id="3146" w:author="随遇而安" w:date="2024-11-06T16:45:48Z">
        <w:r>
          <w:rPr>
            <w:rFonts w:hint="eastAsia" w:ascii="仿宋" w:hAnsi="仿宋" w:eastAsia="仿宋" w:cs="仿宋"/>
            <w:spacing w:val="-2"/>
            <w:sz w:val="28"/>
            <w:szCs w:val="24"/>
            <w:rPrChange w:id="3147" w:author="随遇而安" w:date="2023-08-12T10:02:07Z">
              <w:rPr>
                <w:rFonts w:ascii="宋体" w:hAnsi="宋体" w:eastAsia="宋体" w:cs="宋体"/>
                <w:spacing w:val="-12"/>
                <w:sz w:val="24"/>
                <w:szCs w:val="24"/>
              </w:rPr>
            </w:rPrChange>
          </w:rPr>
          <w:delText>7.1.3</w:delText>
        </w:r>
      </w:del>
      <w:del w:id="3148" w:author="随遇而安" w:date="2024-11-06T16:45:48Z">
        <w:r>
          <w:rPr>
            <w:rFonts w:hint="eastAsia" w:ascii="仿宋" w:hAnsi="仿宋" w:eastAsia="仿宋" w:cs="仿宋"/>
            <w:spacing w:val="-2"/>
            <w:sz w:val="28"/>
            <w:szCs w:val="24"/>
            <w:rPrChange w:id="3149" w:author="随遇而安" w:date="2023-08-12T10:02:07Z">
              <w:rPr>
                <w:rFonts w:ascii="宋体" w:hAnsi="宋体" w:eastAsia="宋体" w:cs="宋体"/>
                <w:spacing w:val="-32"/>
                <w:sz w:val="24"/>
                <w:szCs w:val="24"/>
              </w:rPr>
            </w:rPrChange>
          </w:rPr>
          <w:delText xml:space="preserve"> </w:delText>
        </w:r>
      </w:del>
      <w:del w:id="3150" w:author="随遇而安" w:date="2024-11-06T16:45:48Z">
        <w:r>
          <w:rPr>
            <w:rFonts w:hint="eastAsia" w:ascii="仿宋" w:hAnsi="仿宋" w:eastAsia="仿宋" w:cs="仿宋"/>
            <w:spacing w:val="-2"/>
            <w:sz w:val="28"/>
            <w:szCs w:val="24"/>
            <w:rPrChange w:id="3151" w:author="随遇而安" w:date="2023-08-12T10:02:07Z">
              <w:rPr>
                <w:rFonts w:ascii="宋体" w:hAnsi="宋体" w:eastAsia="宋体" w:cs="宋体"/>
                <w:spacing w:val="-12"/>
                <w:sz w:val="24"/>
                <w:szCs w:val="24"/>
              </w:rPr>
            </w:rPrChange>
          </w:rPr>
          <w:delText>发生三级、四级事故后，</w:delText>
        </w:r>
      </w:del>
      <w:del w:id="3152" w:author="随遇而安" w:date="2024-11-06T16:45:48Z">
        <w:r>
          <w:rPr>
            <w:rFonts w:hint="eastAsia" w:ascii="仿宋" w:hAnsi="仿宋" w:eastAsia="仿宋" w:cs="仿宋"/>
            <w:spacing w:val="-2"/>
            <w:sz w:val="28"/>
            <w:szCs w:val="24"/>
            <w:rPrChange w:id="3153" w:author="随遇而安" w:date="2023-08-12T10:02:07Z">
              <w:rPr>
                <w:rFonts w:ascii="宋体" w:hAnsi="宋体" w:eastAsia="宋体" w:cs="宋体"/>
                <w:spacing w:val="50"/>
                <w:sz w:val="24"/>
                <w:szCs w:val="24"/>
              </w:rPr>
            </w:rPrChange>
          </w:rPr>
          <w:delText xml:space="preserve"> </w:delText>
        </w:r>
      </w:del>
      <w:del w:id="3154" w:author="随遇而安" w:date="2024-11-06T16:45:48Z">
        <w:r>
          <w:rPr>
            <w:rFonts w:hint="eastAsia" w:ascii="仿宋" w:hAnsi="仿宋" w:eastAsia="仿宋" w:cs="仿宋"/>
            <w:spacing w:val="-2"/>
            <w:sz w:val="28"/>
            <w:szCs w:val="24"/>
            <w:rPrChange w:id="3155" w:author="随遇而安" w:date="2023-08-12T10:02:07Z">
              <w:rPr>
                <w:rFonts w:ascii="宋体" w:hAnsi="宋体" w:eastAsia="宋体" w:cs="宋体"/>
                <w:spacing w:val="-12"/>
                <w:sz w:val="24"/>
                <w:szCs w:val="24"/>
              </w:rPr>
            </w:rPrChange>
          </w:rPr>
          <w:delText>项目公司安环品质部应在</w:delText>
        </w:r>
      </w:del>
      <w:del w:id="3156" w:author="随遇而安" w:date="2024-11-06T16:45:48Z">
        <w:r>
          <w:rPr>
            <w:rFonts w:hint="eastAsia" w:ascii="仿宋" w:hAnsi="仿宋" w:eastAsia="仿宋" w:cs="仿宋"/>
            <w:spacing w:val="-2"/>
            <w:sz w:val="28"/>
            <w:szCs w:val="24"/>
            <w:rPrChange w:id="3157" w:author="随遇而安" w:date="2023-08-12T10:02:07Z">
              <w:rPr>
                <w:rFonts w:ascii="宋体" w:hAnsi="宋体" w:eastAsia="宋体" w:cs="宋体"/>
                <w:spacing w:val="-32"/>
                <w:sz w:val="24"/>
                <w:szCs w:val="24"/>
              </w:rPr>
            </w:rPrChange>
          </w:rPr>
          <w:delText xml:space="preserve"> </w:delText>
        </w:r>
      </w:del>
      <w:del w:id="3158" w:author="随遇而安" w:date="2024-11-06T16:45:48Z">
        <w:r>
          <w:rPr>
            <w:rFonts w:hint="eastAsia" w:ascii="仿宋" w:hAnsi="仿宋" w:eastAsia="仿宋" w:cs="仿宋"/>
            <w:spacing w:val="-2"/>
            <w:sz w:val="28"/>
            <w:szCs w:val="24"/>
            <w:rPrChange w:id="3159" w:author="随遇而安" w:date="2023-08-12T10:02:07Z">
              <w:rPr>
                <w:rFonts w:ascii="宋体" w:hAnsi="宋体" w:eastAsia="宋体" w:cs="宋体"/>
                <w:spacing w:val="-12"/>
                <w:sz w:val="24"/>
                <w:szCs w:val="24"/>
              </w:rPr>
            </w:rPrChange>
          </w:rPr>
          <w:delText>1</w:delText>
        </w:r>
      </w:del>
      <w:del w:id="3160" w:author="随遇而安" w:date="2024-11-06T16:45:48Z">
        <w:r>
          <w:rPr>
            <w:rFonts w:hint="eastAsia" w:ascii="仿宋" w:hAnsi="仿宋" w:eastAsia="仿宋" w:cs="仿宋"/>
            <w:spacing w:val="-2"/>
            <w:sz w:val="28"/>
            <w:szCs w:val="24"/>
            <w:rPrChange w:id="3161" w:author="随遇而安" w:date="2023-08-12T10:02:07Z">
              <w:rPr>
                <w:rFonts w:ascii="宋体" w:hAnsi="宋体" w:eastAsia="宋体" w:cs="宋体"/>
                <w:spacing w:val="-44"/>
                <w:sz w:val="24"/>
                <w:szCs w:val="24"/>
              </w:rPr>
            </w:rPrChange>
          </w:rPr>
          <w:delText xml:space="preserve"> </w:delText>
        </w:r>
      </w:del>
      <w:del w:id="3162" w:author="随遇而安" w:date="2024-11-06T16:45:48Z">
        <w:r>
          <w:rPr>
            <w:rFonts w:hint="eastAsia" w:ascii="仿宋" w:hAnsi="仿宋" w:eastAsia="仿宋" w:cs="仿宋"/>
            <w:spacing w:val="-2"/>
            <w:sz w:val="28"/>
            <w:szCs w:val="24"/>
            <w:rPrChange w:id="3163" w:author="随遇而安" w:date="2023-08-12T10:02:07Z">
              <w:rPr>
                <w:rFonts w:ascii="宋体" w:hAnsi="宋体" w:eastAsia="宋体" w:cs="宋体"/>
                <w:spacing w:val="-12"/>
                <w:sz w:val="24"/>
                <w:szCs w:val="24"/>
              </w:rPr>
            </w:rPrChange>
          </w:rPr>
          <w:delText>小时内向区域报告，</w:delText>
        </w:r>
      </w:del>
      <w:del w:id="3164" w:author="随遇而安" w:date="2024-11-06T16:45:48Z">
        <w:r>
          <w:rPr>
            <w:rFonts w:hint="eastAsia" w:ascii="仿宋" w:hAnsi="仿宋" w:eastAsia="仿宋" w:cs="仿宋"/>
            <w:spacing w:val="-2"/>
            <w:sz w:val="28"/>
            <w:szCs w:val="24"/>
            <w:rPrChange w:id="3165" w:author="随遇而安" w:date="2023-08-12T10:02:07Z">
              <w:rPr>
                <w:rFonts w:ascii="宋体" w:hAnsi="宋体" w:eastAsia="宋体" w:cs="宋体"/>
                <w:spacing w:val="52"/>
                <w:sz w:val="24"/>
                <w:szCs w:val="24"/>
              </w:rPr>
            </w:rPrChange>
          </w:rPr>
          <w:delText xml:space="preserve"> </w:delText>
        </w:r>
      </w:del>
      <w:del w:id="3166" w:author="随遇而安" w:date="2024-11-06T16:45:48Z">
        <w:r>
          <w:rPr>
            <w:rFonts w:hint="eastAsia" w:ascii="仿宋" w:hAnsi="仿宋" w:eastAsia="仿宋" w:cs="仿宋"/>
            <w:spacing w:val="-2"/>
            <w:sz w:val="28"/>
            <w:szCs w:val="24"/>
            <w:rPrChange w:id="3167" w:author="随遇而安" w:date="2023-08-12T10:02:07Z">
              <w:rPr>
                <w:rFonts w:ascii="宋体" w:hAnsi="宋体" w:eastAsia="宋体" w:cs="宋体"/>
                <w:spacing w:val="-12"/>
                <w:sz w:val="24"/>
                <w:szCs w:val="24"/>
              </w:rPr>
            </w:rPrChange>
          </w:rPr>
          <w:delText>并在</w:delText>
        </w:r>
      </w:del>
      <w:del w:id="3168" w:author="随遇而安" w:date="2024-11-06T16:45:48Z">
        <w:r>
          <w:rPr>
            <w:rFonts w:hint="eastAsia" w:ascii="仿宋" w:hAnsi="仿宋" w:eastAsia="仿宋" w:cs="仿宋"/>
            <w:spacing w:val="-2"/>
            <w:sz w:val="28"/>
            <w:szCs w:val="24"/>
            <w:rPrChange w:id="3169" w:author="随遇而安" w:date="2023-08-12T10:02:07Z">
              <w:rPr>
                <w:rFonts w:ascii="宋体" w:hAnsi="宋体" w:eastAsia="宋体" w:cs="宋体"/>
                <w:spacing w:val="-47"/>
                <w:sz w:val="24"/>
                <w:szCs w:val="24"/>
              </w:rPr>
            </w:rPrChange>
          </w:rPr>
          <w:delText xml:space="preserve"> </w:delText>
        </w:r>
      </w:del>
      <w:del w:id="3170" w:author="随遇而安" w:date="2024-11-06T16:45:48Z">
        <w:r>
          <w:rPr>
            <w:rFonts w:hint="eastAsia" w:ascii="仿宋" w:hAnsi="仿宋" w:eastAsia="仿宋" w:cs="仿宋"/>
            <w:spacing w:val="-2"/>
            <w:sz w:val="28"/>
            <w:szCs w:val="24"/>
            <w:rPrChange w:id="3171" w:author="随遇而安" w:date="2023-08-12T10:02:07Z">
              <w:rPr>
                <w:rFonts w:ascii="宋体" w:hAnsi="宋体" w:eastAsia="宋体" w:cs="宋体"/>
                <w:spacing w:val="-12"/>
                <w:sz w:val="24"/>
                <w:szCs w:val="24"/>
              </w:rPr>
            </w:rPrChange>
          </w:rPr>
          <w:delText>24</w:delText>
        </w:r>
      </w:del>
      <w:del w:id="3172" w:author="随遇而安" w:date="2024-11-06T16:45:48Z">
        <w:r>
          <w:rPr>
            <w:rFonts w:hint="eastAsia" w:ascii="仿宋" w:hAnsi="仿宋" w:eastAsia="仿宋" w:cs="仿宋"/>
            <w:spacing w:val="-2"/>
            <w:sz w:val="28"/>
            <w:szCs w:val="24"/>
            <w:rPrChange w:id="3173" w:author="随遇而安" w:date="2023-08-12T10:02:07Z">
              <w:rPr>
                <w:rFonts w:ascii="宋体" w:hAnsi="宋体" w:eastAsia="宋体" w:cs="宋体"/>
                <w:sz w:val="24"/>
                <w:szCs w:val="24"/>
              </w:rPr>
            </w:rPrChange>
          </w:rPr>
          <w:delText xml:space="preserve"> </w:delText>
        </w:r>
      </w:del>
      <w:del w:id="3174" w:author="随遇而安" w:date="2024-11-06T16:45:48Z">
        <w:r>
          <w:rPr>
            <w:rFonts w:hint="eastAsia" w:ascii="仿宋" w:hAnsi="仿宋" w:eastAsia="仿宋" w:cs="仿宋"/>
            <w:spacing w:val="-2"/>
            <w:sz w:val="28"/>
            <w:szCs w:val="24"/>
            <w:rPrChange w:id="3175" w:author="随遇而安" w:date="2023-08-12T10:02:07Z">
              <w:rPr>
                <w:rFonts w:ascii="宋体" w:hAnsi="宋体" w:eastAsia="宋体" w:cs="宋体"/>
                <w:spacing w:val="-7"/>
                <w:sz w:val="24"/>
                <w:szCs w:val="24"/>
              </w:rPr>
            </w:rPrChange>
          </w:rPr>
          <w:delText>小时内向区域安环管理部门发送事故快报</w:delText>
        </w:r>
      </w:del>
      <w:del w:id="3176" w:author="随遇而安" w:date="2024-11-06T16:45:48Z">
        <w:r>
          <w:rPr>
            <w:rFonts w:hint="eastAsia" w:ascii="仿宋" w:hAnsi="仿宋" w:eastAsia="仿宋" w:cs="仿宋"/>
            <w:spacing w:val="-2"/>
            <w:sz w:val="28"/>
            <w:szCs w:val="24"/>
            <w:rPrChange w:id="3177" w:author="随遇而安" w:date="2023-08-12T10:02:07Z">
              <w:rPr>
                <w:rFonts w:ascii="宋体" w:hAnsi="宋体" w:eastAsia="宋体" w:cs="宋体"/>
                <w:spacing w:val="-7"/>
                <w:sz w:val="24"/>
                <w:szCs w:val="24"/>
              </w:rPr>
            </w:rPrChange>
          </w:rPr>
          <w:delText>；</w:delText>
        </w:r>
      </w:del>
      <w:del w:id="3178" w:author="随遇而安" w:date="2024-11-06T16:45:48Z">
        <w:r>
          <w:rPr>
            <w:rFonts w:hint="eastAsia" w:ascii="仿宋" w:hAnsi="仿宋" w:eastAsia="仿宋" w:cs="仿宋"/>
            <w:spacing w:val="-2"/>
            <w:sz w:val="28"/>
            <w:szCs w:val="24"/>
            <w:rPrChange w:id="3179" w:author="随遇而安" w:date="2023-08-12T10:02:07Z">
              <w:rPr>
                <w:rFonts w:ascii="宋体" w:hAnsi="宋体" w:eastAsia="宋体" w:cs="宋体"/>
                <w:spacing w:val="33"/>
                <w:sz w:val="24"/>
                <w:szCs w:val="24"/>
              </w:rPr>
            </w:rPrChange>
          </w:rPr>
          <w:delText xml:space="preserve"> </w:delText>
        </w:r>
      </w:del>
      <w:del w:id="3180" w:author="随遇而安" w:date="2024-11-06T16:45:48Z">
        <w:r>
          <w:rPr>
            <w:rFonts w:hint="eastAsia" w:ascii="仿宋" w:hAnsi="仿宋" w:eastAsia="仿宋" w:cs="仿宋"/>
            <w:spacing w:val="-2"/>
            <w:sz w:val="28"/>
            <w:szCs w:val="24"/>
            <w:rPrChange w:id="3181" w:author="随遇而安" w:date="2023-08-12T10:02:07Z">
              <w:rPr>
                <w:rFonts w:ascii="宋体" w:hAnsi="宋体" w:eastAsia="宋体" w:cs="宋体"/>
                <w:spacing w:val="-8"/>
                <w:sz w:val="24"/>
                <w:szCs w:val="24"/>
              </w:rPr>
            </w:rPrChange>
          </w:rPr>
          <w:delText>区域安环管理部门每月</w:delText>
        </w:r>
      </w:del>
      <w:del w:id="3182" w:author="随遇而安" w:date="2024-11-06T16:45:48Z">
        <w:r>
          <w:rPr>
            <w:rFonts w:hint="eastAsia" w:ascii="仿宋" w:hAnsi="仿宋" w:eastAsia="仿宋" w:cs="仿宋"/>
            <w:spacing w:val="-2"/>
            <w:sz w:val="28"/>
            <w:szCs w:val="24"/>
            <w:rPrChange w:id="3183" w:author="随遇而安" w:date="2023-08-12T10:02:07Z">
              <w:rPr>
                <w:rFonts w:ascii="宋体" w:hAnsi="宋体" w:eastAsia="宋体" w:cs="宋体"/>
                <w:spacing w:val="-45"/>
                <w:sz w:val="24"/>
                <w:szCs w:val="24"/>
              </w:rPr>
            </w:rPrChange>
          </w:rPr>
          <w:delText xml:space="preserve"> </w:delText>
        </w:r>
      </w:del>
      <w:del w:id="3184" w:author="随遇而安" w:date="2024-11-06T16:45:48Z">
        <w:r>
          <w:rPr>
            <w:rFonts w:hint="eastAsia" w:ascii="仿宋" w:hAnsi="仿宋" w:eastAsia="仿宋" w:cs="仿宋"/>
            <w:spacing w:val="-2"/>
            <w:sz w:val="28"/>
            <w:szCs w:val="24"/>
            <w:rPrChange w:id="3185" w:author="随遇而安" w:date="2023-08-12T10:02:07Z">
              <w:rPr>
                <w:rFonts w:ascii="宋体" w:hAnsi="宋体" w:eastAsia="宋体" w:cs="宋体"/>
                <w:spacing w:val="-8"/>
                <w:sz w:val="24"/>
                <w:szCs w:val="24"/>
              </w:rPr>
            </w:rPrChange>
          </w:rPr>
          <w:delText>3</w:delText>
        </w:r>
      </w:del>
      <w:del w:id="3186" w:author="随遇而安" w:date="2024-11-06T16:45:48Z">
        <w:r>
          <w:rPr>
            <w:rFonts w:hint="eastAsia" w:ascii="仿宋" w:hAnsi="仿宋" w:eastAsia="仿宋" w:cs="仿宋"/>
            <w:spacing w:val="-2"/>
            <w:sz w:val="28"/>
            <w:szCs w:val="24"/>
            <w:rPrChange w:id="3187" w:author="随遇而安" w:date="2023-08-12T10:02:07Z">
              <w:rPr>
                <w:rFonts w:ascii="宋体" w:hAnsi="宋体" w:eastAsia="宋体" w:cs="宋体"/>
                <w:spacing w:val="-8"/>
                <w:sz w:val="24"/>
                <w:szCs w:val="24"/>
              </w:rPr>
            </w:rPrChange>
          </w:rPr>
          <w:delText xml:space="preserve"> </w:delText>
        </w:r>
      </w:del>
      <w:del w:id="3188" w:author="随遇而安" w:date="2024-11-06T16:45:48Z">
        <w:r>
          <w:rPr>
            <w:rFonts w:hint="eastAsia" w:ascii="仿宋" w:hAnsi="仿宋" w:eastAsia="仿宋" w:cs="仿宋"/>
            <w:spacing w:val="-2"/>
            <w:sz w:val="28"/>
            <w:szCs w:val="24"/>
            <w:rPrChange w:id="3189" w:author="随遇而安" w:date="2023-08-12T10:02:07Z">
              <w:rPr>
                <w:rFonts w:ascii="宋体" w:hAnsi="宋体" w:eastAsia="宋体" w:cs="宋体"/>
                <w:spacing w:val="-8"/>
                <w:sz w:val="24"/>
                <w:szCs w:val="24"/>
              </w:rPr>
            </w:rPrChange>
          </w:rPr>
          <w:delText>日前将区域所属项</w:delText>
        </w:r>
      </w:del>
      <w:del w:id="3190" w:author="随遇而安" w:date="2024-11-06T16:45:48Z">
        <w:r>
          <w:rPr>
            <w:rFonts w:hint="eastAsia" w:ascii="仿宋" w:hAnsi="仿宋" w:eastAsia="仿宋" w:cs="仿宋"/>
            <w:spacing w:val="-2"/>
            <w:sz w:val="28"/>
            <w:szCs w:val="24"/>
            <w:rPrChange w:id="3191" w:author="随遇而安" w:date="2023-08-12T10:02:07Z">
              <w:rPr>
                <w:rFonts w:ascii="宋体" w:hAnsi="宋体" w:eastAsia="宋体" w:cs="宋体"/>
                <w:sz w:val="24"/>
                <w:szCs w:val="24"/>
              </w:rPr>
            </w:rPrChange>
          </w:rPr>
          <w:delText xml:space="preserve"> </w:delText>
        </w:r>
      </w:del>
      <w:del w:id="3192" w:author="随遇而安" w:date="2024-11-06T16:45:48Z">
        <w:r>
          <w:rPr>
            <w:rFonts w:hint="eastAsia" w:ascii="仿宋" w:hAnsi="仿宋" w:eastAsia="仿宋" w:cs="仿宋"/>
            <w:spacing w:val="-2"/>
            <w:sz w:val="28"/>
            <w:szCs w:val="24"/>
            <w:rPrChange w:id="3193" w:author="随遇而安" w:date="2023-08-12T10:02:07Z">
              <w:rPr>
                <w:rFonts w:ascii="宋体" w:hAnsi="宋体" w:eastAsia="宋体" w:cs="宋体"/>
                <w:spacing w:val="-3"/>
                <w:sz w:val="24"/>
                <w:szCs w:val="24"/>
              </w:rPr>
            </w:rPrChange>
          </w:rPr>
          <w:delText>目上月三级、四级事故汇总至事故统计报表（见附件</w:delText>
        </w:r>
      </w:del>
      <w:del w:id="3194" w:author="随遇而安" w:date="2024-11-06T16:45:48Z">
        <w:r>
          <w:rPr>
            <w:rFonts w:hint="eastAsia" w:ascii="仿宋" w:hAnsi="仿宋" w:eastAsia="仿宋" w:cs="仿宋"/>
            <w:spacing w:val="-2"/>
            <w:sz w:val="28"/>
            <w:szCs w:val="24"/>
            <w:rPrChange w:id="3195" w:author="随遇而安" w:date="2023-08-12T10:02:07Z">
              <w:rPr>
                <w:rFonts w:ascii="宋体" w:hAnsi="宋体" w:eastAsia="宋体" w:cs="宋体"/>
                <w:spacing w:val="-35"/>
                <w:sz w:val="24"/>
                <w:szCs w:val="24"/>
              </w:rPr>
            </w:rPrChange>
          </w:rPr>
          <w:delText xml:space="preserve"> </w:delText>
        </w:r>
      </w:del>
      <w:del w:id="3196" w:author="随遇而安" w:date="2024-11-06T16:45:48Z">
        <w:r>
          <w:rPr>
            <w:rFonts w:hint="eastAsia" w:ascii="仿宋" w:hAnsi="仿宋" w:eastAsia="仿宋" w:cs="仿宋"/>
            <w:spacing w:val="-2"/>
            <w:sz w:val="28"/>
            <w:szCs w:val="24"/>
            <w:rPrChange w:id="3197" w:author="随遇而安" w:date="2023-08-12T10:02:07Z">
              <w:rPr>
                <w:rFonts w:ascii="宋体" w:hAnsi="宋体" w:eastAsia="宋体" w:cs="宋体"/>
                <w:spacing w:val="-3"/>
                <w:sz w:val="24"/>
                <w:szCs w:val="24"/>
              </w:rPr>
            </w:rPrChange>
          </w:rPr>
          <w:delText>2</w:delText>
        </w:r>
      </w:del>
      <w:del w:id="3198" w:author="随遇而安" w:date="2024-11-06T16:45:48Z">
        <w:r>
          <w:rPr>
            <w:rFonts w:hint="eastAsia" w:ascii="仿宋" w:hAnsi="仿宋" w:eastAsia="仿宋" w:cs="仿宋"/>
            <w:spacing w:val="-2"/>
            <w:w w:val="100"/>
            <w:sz w:val="28"/>
            <w:szCs w:val="24"/>
            <w:rPrChange w:id="3199" w:author="随遇而安" w:date="2023-08-12T10:02:07Z">
              <w:rPr>
                <w:rFonts w:ascii="宋体" w:hAnsi="宋体" w:eastAsia="宋体" w:cs="宋体"/>
                <w:spacing w:val="-60"/>
                <w:w w:val="95"/>
                <w:sz w:val="24"/>
                <w:szCs w:val="24"/>
              </w:rPr>
            </w:rPrChange>
          </w:rPr>
          <w:delText>），</w:delText>
        </w:r>
      </w:del>
      <w:del w:id="3200" w:author="随遇而安" w:date="2024-11-06T16:45:48Z">
        <w:r>
          <w:rPr>
            <w:rFonts w:hint="eastAsia" w:ascii="仿宋" w:hAnsi="仿宋" w:eastAsia="仿宋" w:cs="仿宋"/>
            <w:spacing w:val="-2"/>
            <w:sz w:val="28"/>
            <w:szCs w:val="24"/>
            <w:rPrChange w:id="3201" w:author="随遇而安" w:date="2023-08-12T10:02:07Z">
              <w:rPr>
                <w:rFonts w:ascii="宋体" w:hAnsi="宋体" w:eastAsia="宋体" w:cs="宋体"/>
                <w:spacing w:val="-4"/>
                <w:sz w:val="24"/>
                <w:szCs w:val="24"/>
              </w:rPr>
            </w:rPrChange>
          </w:rPr>
          <w:delText>与事故调查报告一并报至集团</w:delText>
        </w:r>
      </w:del>
      <w:del w:id="3202" w:author="随遇而安" w:date="2024-11-06T16:45:48Z">
        <w:r>
          <w:rPr>
            <w:rFonts w:hint="eastAsia" w:ascii="仿宋" w:hAnsi="仿宋" w:eastAsia="仿宋" w:cs="仿宋"/>
            <w:spacing w:val="-2"/>
            <w:sz w:val="28"/>
            <w:szCs w:val="24"/>
            <w:rPrChange w:id="3203" w:author="随遇而安" w:date="2023-08-12T10:02:07Z">
              <w:rPr>
                <w:rFonts w:ascii="宋体" w:hAnsi="宋体" w:eastAsia="宋体" w:cs="宋体"/>
                <w:sz w:val="24"/>
                <w:szCs w:val="24"/>
              </w:rPr>
            </w:rPrChange>
          </w:rPr>
          <w:delText xml:space="preserve"> </w:delText>
        </w:r>
      </w:del>
      <w:del w:id="3204" w:author="随遇而安" w:date="2024-11-06T16:45:48Z">
        <w:r>
          <w:rPr>
            <w:rFonts w:hint="eastAsia" w:ascii="仿宋" w:hAnsi="仿宋" w:eastAsia="仿宋" w:cs="仿宋"/>
            <w:spacing w:val="-2"/>
            <w:sz w:val="28"/>
            <w:szCs w:val="24"/>
            <w:rPrChange w:id="3205" w:author="随遇而安" w:date="2023-08-12T10:02:07Z">
              <w:rPr>
                <w:rFonts w:ascii="宋体" w:hAnsi="宋体" w:eastAsia="宋体" w:cs="宋体"/>
                <w:spacing w:val="-7"/>
                <w:sz w:val="24"/>
                <w:szCs w:val="24"/>
              </w:rPr>
            </w:rPrChange>
          </w:rPr>
          <w:delText>安环管理部</w:delText>
        </w:r>
      </w:del>
      <w:del w:id="3206" w:author="随遇而安" w:date="2024-11-06T16:45:48Z">
        <w:r>
          <w:rPr>
            <w:rFonts w:hint="eastAsia" w:ascii="仿宋" w:hAnsi="仿宋" w:eastAsia="仿宋" w:cs="仿宋"/>
            <w:spacing w:val="-2"/>
            <w:sz w:val="28"/>
            <w:szCs w:val="24"/>
            <w:rPrChange w:id="3207" w:author="随遇而安" w:date="2023-08-12T10:02:07Z">
              <w:rPr>
                <w:rFonts w:ascii="宋体" w:hAnsi="宋体" w:eastAsia="宋体" w:cs="宋体"/>
                <w:spacing w:val="-7"/>
                <w:sz w:val="24"/>
                <w:szCs w:val="24"/>
              </w:rPr>
            </w:rPrChange>
          </w:rPr>
          <w:delText>。</w:delText>
        </w:r>
      </w:del>
    </w:p>
    <w:p w14:paraId="453A910D">
      <w:pPr>
        <w:autoSpaceDE/>
        <w:autoSpaceDN/>
        <w:spacing w:before="185" w:line="360" w:lineRule="auto"/>
        <w:ind w:left="0" w:right="0" w:firstLine="552" w:firstLineChars="200"/>
        <w:rPr>
          <w:del w:id="3209" w:author="随遇而安" w:date="2024-11-06T16:45:48Z"/>
          <w:rFonts w:hint="eastAsia" w:ascii="仿宋" w:hAnsi="仿宋" w:eastAsia="仿宋" w:cs="仿宋"/>
          <w:spacing w:val="-2"/>
          <w:sz w:val="28"/>
          <w:szCs w:val="24"/>
          <w:rPrChange w:id="3210" w:author="随遇而安" w:date="2023-08-12T10:02:07Z">
            <w:rPr>
              <w:del w:id="3211" w:author="随遇而安" w:date="2024-11-06T16:45:48Z"/>
              <w:rFonts w:ascii="宋体" w:hAnsi="宋体" w:eastAsia="宋体" w:cs="宋体"/>
              <w:sz w:val="24"/>
              <w:szCs w:val="24"/>
            </w:rPr>
          </w:rPrChange>
        </w:rPr>
        <w:pPrChange w:id="3208" w:author="随遇而安" w:date="2023-08-12T10:02:07Z">
          <w:pPr>
            <w:spacing w:before="182" w:line="313" w:lineRule="auto"/>
            <w:ind w:left="38" w:right="29" w:firstLine="5"/>
          </w:pPr>
        </w:pPrChange>
      </w:pPr>
      <w:del w:id="3212" w:author="随遇而安" w:date="2024-11-06T16:45:48Z">
        <w:r>
          <w:rPr>
            <w:rFonts w:hint="eastAsia" w:ascii="仿宋" w:hAnsi="仿宋" w:eastAsia="仿宋" w:cs="仿宋"/>
            <w:spacing w:val="-2"/>
            <w:sz w:val="28"/>
            <w:szCs w:val="24"/>
            <w:rPrChange w:id="3213" w:author="随遇而安" w:date="2023-08-12T10:02:07Z">
              <w:rPr>
                <w:rFonts w:ascii="宋体" w:hAnsi="宋体" w:eastAsia="宋体" w:cs="宋体"/>
                <w:spacing w:val="-5"/>
                <w:sz w:val="24"/>
                <w:szCs w:val="24"/>
              </w:rPr>
            </w:rPrChange>
          </w:rPr>
          <w:delText>7.1.4</w:delText>
        </w:r>
      </w:del>
      <w:del w:id="3214" w:author="随遇而安" w:date="2024-11-06T16:45:48Z">
        <w:r>
          <w:rPr>
            <w:rFonts w:hint="eastAsia" w:ascii="仿宋" w:hAnsi="仿宋" w:eastAsia="仿宋" w:cs="仿宋"/>
            <w:spacing w:val="-2"/>
            <w:sz w:val="28"/>
            <w:szCs w:val="24"/>
            <w:rPrChange w:id="3215" w:author="随遇而安" w:date="2023-08-12T10:02:07Z">
              <w:rPr>
                <w:rFonts w:ascii="宋体" w:hAnsi="宋体" w:eastAsia="宋体" w:cs="宋体"/>
                <w:spacing w:val="-32"/>
                <w:sz w:val="24"/>
                <w:szCs w:val="24"/>
              </w:rPr>
            </w:rPrChange>
          </w:rPr>
          <w:delText xml:space="preserve"> </w:delText>
        </w:r>
      </w:del>
      <w:del w:id="3216" w:author="随遇而安" w:date="2024-11-06T16:45:48Z">
        <w:r>
          <w:rPr>
            <w:rFonts w:hint="eastAsia" w:ascii="仿宋" w:hAnsi="仿宋" w:eastAsia="仿宋" w:cs="仿宋"/>
            <w:spacing w:val="-2"/>
            <w:sz w:val="28"/>
            <w:szCs w:val="24"/>
            <w:rPrChange w:id="3217" w:author="随遇而安" w:date="2023-08-12T10:02:07Z">
              <w:rPr>
                <w:rFonts w:ascii="宋体" w:hAnsi="宋体" w:eastAsia="宋体" w:cs="宋体"/>
                <w:spacing w:val="-5"/>
                <w:sz w:val="24"/>
                <w:szCs w:val="24"/>
              </w:rPr>
            </w:rPrChange>
          </w:rPr>
          <w:delText>直管项目发生一级、二级事故后，按照上述第</w:delText>
        </w:r>
      </w:del>
      <w:del w:id="3218" w:author="随遇而安" w:date="2024-11-06T16:45:48Z">
        <w:r>
          <w:rPr>
            <w:rFonts w:hint="eastAsia" w:ascii="仿宋" w:hAnsi="仿宋" w:eastAsia="仿宋" w:cs="仿宋"/>
            <w:spacing w:val="-2"/>
            <w:sz w:val="28"/>
            <w:szCs w:val="24"/>
            <w:rPrChange w:id="3219" w:author="随遇而安" w:date="2023-08-12T10:02:07Z">
              <w:rPr>
                <w:rFonts w:ascii="宋体" w:hAnsi="宋体" w:eastAsia="宋体" w:cs="宋体"/>
                <w:spacing w:val="-27"/>
                <w:sz w:val="24"/>
                <w:szCs w:val="24"/>
              </w:rPr>
            </w:rPrChange>
          </w:rPr>
          <w:delText xml:space="preserve"> </w:delText>
        </w:r>
      </w:del>
      <w:del w:id="3220" w:author="随遇而安" w:date="2024-11-06T16:45:48Z">
        <w:r>
          <w:rPr>
            <w:rFonts w:hint="eastAsia" w:ascii="仿宋" w:hAnsi="仿宋" w:eastAsia="仿宋" w:cs="仿宋"/>
            <w:spacing w:val="-2"/>
            <w:sz w:val="28"/>
            <w:szCs w:val="24"/>
            <w:rPrChange w:id="3221" w:author="随遇而安" w:date="2023-08-12T10:02:07Z">
              <w:rPr>
                <w:rFonts w:ascii="宋体" w:hAnsi="宋体" w:eastAsia="宋体" w:cs="宋体"/>
                <w:spacing w:val="-5"/>
                <w:sz w:val="24"/>
                <w:szCs w:val="24"/>
              </w:rPr>
            </w:rPrChange>
          </w:rPr>
          <w:delText>7.1</w:delText>
        </w:r>
      </w:del>
      <w:del w:id="3222" w:author="随遇而安" w:date="2024-11-06T16:45:48Z">
        <w:r>
          <w:rPr>
            <w:rFonts w:hint="eastAsia" w:ascii="仿宋" w:hAnsi="仿宋" w:eastAsia="仿宋" w:cs="仿宋"/>
            <w:spacing w:val="-2"/>
            <w:sz w:val="28"/>
            <w:szCs w:val="24"/>
            <w:rPrChange w:id="3223" w:author="随遇而安" w:date="2023-08-12T10:02:07Z">
              <w:rPr>
                <w:rFonts w:ascii="宋体" w:hAnsi="宋体" w:eastAsia="宋体" w:cs="宋体"/>
                <w:spacing w:val="-6"/>
                <w:sz w:val="24"/>
                <w:szCs w:val="24"/>
              </w:rPr>
            </w:rPrChange>
          </w:rPr>
          <w:delText>.2</w:delText>
        </w:r>
      </w:del>
      <w:del w:id="3224" w:author="随遇而安" w:date="2024-11-06T16:45:48Z">
        <w:r>
          <w:rPr>
            <w:rFonts w:hint="eastAsia" w:ascii="仿宋" w:hAnsi="仿宋" w:eastAsia="仿宋" w:cs="仿宋"/>
            <w:spacing w:val="-2"/>
            <w:sz w:val="28"/>
            <w:szCs w:val="24"/>
            <w:rPrChange w:id="3225" w:author="随遇而安" w:date="2023-08-12T10:02:07Z">
              <w:rPr>
                <w:rFonts w:ascii="宋体" w:hAnsi="宋体" w:eastAsia="宋体" w:cs="宋体"/>
                <w:spacing w:val="-33"/>
                <w:sz w:val="24"/>
                <w:szCs w:val="24"/>
              </w:rPr>
            </w:rPrChange>
          </w:rPr>
          <w:delText xml:space="preserve"> </w:delText>
        </w:r>
      </w:del>
      <w:del w:id="3226" w:author="随遇而安" w:date="2024-11-06T16:45:48Z">
        <w:r>
          <w:rPr>
            <w:rFonts w:hint="eastAsia" w:ascii="仿宋" w:hAnsi="仿宋" w:eastAsia="仿宋" w:cs="仿宋"/>
            <w:spacing w:val="-2"/>
            <w:sz w:val="28"/>
            <w:szCs w:val="24"/>
            <w:rPrChange w:id="3227" w:author="随遇而安" w:date="2023-08-12T10:02:07Z">
              <w:rPr>
                <w:rFonts w:ascii="宋体" w:hAnsi="宋体" w:eastAsia="宋体" w:cs="宋体"/>
                <w:spacing w:val="-6"/>
                <w:sz w:val="24"/>
                <w:szCs w:val="24"/>
              </w:rPr>
            </w:rPrChange>
          </w:rPr>
          <w:delText>款要求，</w:delText>
        </w:r>
      </w:del>
      <w:del w:id="3228" w:author="随遇而安" w:date="2024-11-06T16:45:48Z">
        <w:r>
          <w:rPr>
            <w:rFonts w:hint="eastAsia" w:ascii="仿宋" w:hAnsi="仿宋" w:eastAsia="仿宋" w:cs="仿宋"/>
            <w:spacing w:val="-2"/>
            <w:sz w:val="28"/>
            <w:szCs w:val="24"/>
            <w:rPrChange w:id="3229" w:author="随遇而安" w:date="2023-08-12T10:02:07Z">
              <w:rPr>
                <w:rFonts w:ascii="宋体" w:hAnsi="宋体" w:eastAsia="宋体" w:cs="宋体"/>
                <w:spacing w:val="38"/>
                <w:sz w:val="24"/>
                <w:szCs w:val="24"/>
              </w:rPr>
            </w:rPrChange>
          </w:rPr>
          <w:delText xml:space="preserve"> </w:delText>
        </w:r>
      </w:del>
      <w:del w:id="3230" w:author="随遇而安" w:date="2024-11-06T16:45:48Z">
        <w:r>
          <w:rPr>
            <w:rFonts w:hint="eastAsia" w:ascii="仿宋" w:hAnsi="仿宋" w:eastAsia="仿宋" w:cs="仿宋"/>
            <w:spacing w:val="-2"/>
            <w:sz w:val="28"/>
            <w:szCs w:val="24"/>
            <w:rPrChange w:id="3231" w:author="随遇而安" w:date="2023-08-12T10:02:07Z">
              <w:rPr>
                <w:rFonts w:ascii="宋体" w:hAnsi="宋体" w:eastAsia="宋体" w:cs="宋体"/>
                <w:spacing w:val="-6"/>
                <w:sz w:val="24"/>
                <w:szCs w:val="24"/>
              </w:rPr>
            </w:rPrChange>
          </w:rPr>
          <w:delText>1</w:delText>
        </w:r>
      </w:del>
      <w:del w:id="3232" w:author="随遇而安" w:date="2024-11-06T16:45:48Z">
        <w:r>
          <w:rPr>
            <w:rFonts w:hint="eastAsia" w:ascii="仿宋" w:hAnsi="仿宋" w:eastAsia="仿宋" w:cs="仿宋"/>
            <w:spacing w:val="-2"/>
            <w:sz w:val="28"/>
            <w:szCs w:val="24"/>
            <w:rPrChange w:id="3233" w:author="随遇而安" w:date="2023-08-12T10:02:07Z">
              <w:rPr>
                <w:rFonts w:ascii="宋体" w:hAnsi="宋体" w:eastAsia="宋体" w:cs="宋体"/>
                <w:spacing w:val="-27"/>
                <w:sz w:val="24"/>
                <w:szCs w:val="24"/>
              </w:rPr>
            </w:rPrChange>
          </w:rPr>
          <w:delText xml:space="preserve"> </w:delText>
        </w:r>
      </w:del>
      <w:del w:id="3234" w:author="随遇而安" w:date="2024-11-06T16:45:48Z">
        <w:r>
          <w:rPr>
            <w:rFonts w:hint="eastAsia" w:ascii="仿宋" w:hAnsi="仿宋" w:eastAsia="仿宋" w:cs="仿宋"/>
            <w:spacing w:val="-2"/>
            <w:sz w:val="28"/>
            <w:szCs w:val="24"/>
            <w:rPrChange w:id="3235" w:author="随遇而安" w:date="2023-08-12T10:02:07Z">
              <w:rPr>
                <w:rFonts w:ascii="宋体" w:hAnsi="宋体" w:eastAsia="宋体" w:cs="宋体"/>
                <w:spacing w:val="-6"/>
                <w:sz w:val="24"/>
                <w:szCs w:val="24"/>
              </w:rPr>
            </w:rPrChange>
          </w:rPr>
          <w:delText>小时内电话或短</w:delText>
        </w:r>
      </w:del>
      <w:del w:id="3236" w:author="随遇而安" w:date="2024-11-06T16:45:48Z">
        <w:r>
          <w:rPr>
            <w:rFonts w:hint="eastAsia" w:ascii="仿宋" w:hAnsi="仿宋" w:eastAsia="仿宋" w:cs="仿宋"/>
            <w:spacing w:val="-2"/>
            <w:sz w:val="28"/>
            <w:szCs w:val="24"/>
            <w:rPrChange w:id="3237" w:author="随遇而安" w:date="2023-08-12T10:02:07Z">
              <w:rPr>
                <w:rFonts w:ascii="宋体" w:hAnsi="宋体" w:eastAsia="宋体" w:cs="宋体"/>
                <w:sz w:val="24"/>
                <w:szCs w:val="24"/>
              </w:rPr>
            </w:rPrChange>
          </w:rPr>
          <w:delText xml:space="preserve"> </w:delText>
        </w:r>
      </w:del>
      <w:del w:id="3238" w:author="随遇而安" w:date="2024-11-06T16:45:48Z">
        <w:r>
          <w:rPr>
            <w:rFonts w:hint="eastAsia" w:ascii="仿宋" w:hAnsi="仿宋" w:eastAsia="仿宋" w:cs="仿宋"/>
            <w:spacing w:val="-2"/>
            <w:sz w:val="28"/>
            <w:szCs w:val="24"/>
            <w:rPrChange w:id="3239" w:author="随遇而安" w:date="2023-08-12T10:02:07Z">
              <w:rPr>
                <w:rFonts w:ascii="宋体" w:hAnsi="宋体" w:eastAsia="宋体" w:cs="宋体"/>
                <w:spacing w:val="-1"/>
                <w:sz w:val="24"/>
                <w:szCs w:val="24"/>
              </w:rPr>
            </w:rPrChange>
          </w:rPr>
          <w:delText>信息报至集团安环管理部，并在 24 小</w:delText>
        </w:r>
      </w:del>
      <w:del w:id="3240" w:author="随遇而安" w:date="2024-11-06T16:45:48Z">
        <w:r>
          <w:rPr>
            <w:rFonts w:hint="eastAsia" w:ascii="仿宋" w:hAnsi="仿宋" w:eastAsia="仿宋" w:cs="仿宋"/>
            <w:spacing w:val="-2"/>
            <w:sz w:val="28"/>
            <w:szCs w:val="24"/>
            <w:rPrChange w:id="3241" w:author="随遇而安" w:date="2023-08-12T10:02:07Z">
              <w:rPr>
                <w:rFonts w:ascii="宋体" w:hAnsi="宋体" w:eastAsia="宋体" w:cs="宋体"/>
                <w:spacing w:val="-2"/>
                <w:sz w:val="24"/>
                <w:szCs w:val="24"/>
              </w:rPr>
            </w:rPrChange>
          </w:rPr>
          <w:delText>时内发送事故快报；发生三级、四级事故后，应</w:delText>
        </w:r>
      </w:del>
      <w:del w:id="3242" w:author="随遇而安" w:date="2024-11-06T16:45:48Z">
        <w:r>
          <w:rPr>
            <w:rFonts w:hint="eastAsia" w:ascii="仿宋" w:hAnsi="仿宋" w:eastAsia="仿宋" w:cs="仿宋"/>
            <w:spacing w:val="-2"/>
            <w:sz w:val="28"/>
            <w:szCs w:val="24"/>
            <w:rPrChange w:id="3243" w:author="随遇而安" w:date="2023-08-12T10:02:07Z">
              <w:rPr>
                <w:rFonts w:ascii="宋体" w:hAnsi="宋体" w:eastAsia="宋体" w:cs="宋体"/>
                <w:sz w:val="24"/>
                <w:szCs w:val="24"/>
              </w:rPr>
            </w:rPrChange>
          </w:rPr>
          <w:delText xml:space="preserve"> </w:delText>
        </w:r>
      </w:del>
      <w:del w:id="3244" w:author="随遇而安" w:date="2024-11-06T16:45:48Z">
        <w:r>
          <w:rPr>
            <w:rFonts w:hint="eastAsia" w:ascii="仿宋" w:hAnsi="仿宋" w:eastAsia="仿宋" w:cs="仿宋"/>
            <w:spacing w:val="-2"/>
            <w:sz w:val="28"/>
            <w:szCs w:val="24"/>
            <w:rPrChange w:id="3245" w:author="随遇而安" w:date="2023-08-12T10:02:07Z">
              <w:rPr>
                <w:rFonts w:ascii="宋体" w:hAnsi="宋体" w:eastAsia="宋体" w:cs="宋体"/>
                <w:spacing w:val="-3"/>
                <w:sz w:val="24"/>
                <w:szCs w:val="24"/>
              </w:rPr>
            </w:rPrChange>
          </w:rPr>
          <w:delText>汇总至事故统计报表，与事故调查报告一并于每月</w:delText>
        </w:r>
      </w:del>
      <w:del w:id="3246" w:author="随遇而安" w:date="2024-11-06T16:45:48Z">
        <w:r>
          <w:rPr>
            <w:rFonts w:hint="eastAsia" w:ascii="仿宋" w:hAnsi="仿宋" w:eastAsia="仿宋" w:cs="仿宋"/>
            <w:spacing w:val="-2"/>
            <w:sz w:val="28"/>
            <w:szCs w:val="24"/>
            <w:rPrChange w:id="3247" w:author="随遇而安" w:date="2023-08-12T10:02:07Z">
              <w:rPr>
                <w:rFonts w:ascii="宋体" w:hAnsi="宋体" w:eastAsia="宋体" w:cs="宋体"/>
                <w:spacing w:val="-45"/>
                <w:sz w:val="24"/>
                <w:szCs w:val="24"/>
              </w:rPr>
            </w:rPrChange>
          </w:rPr>
          <w:delText xml:space="preserve"> </w:delText>
        </w:r>
      </w:del>
      <w:del w:id="3248" w:author="随遇而安" w:date="2024-11-06T16:45:48Z">
        <w:r>
          <w:rPr>
            <w:rFonts w:hint="eastAsia" w:ascii="仿宋" w:hAnsi="仿宋" w:eastAsia="仿宋" w:cs="仿宋"/>
            <w:spacing w:val="-2"/>
            <w:sz w:val="28"/>
            <w:szCs w:val="24"/>
            <w:rPrChange w:id="3249" w:author="随遇而安" w:date="2023-08-12T10:02:07Z">
              <w:rPr>
                <w:rFonts w:ascii="宋体" w:hAnsi="宋体" w:eastAsia="宋体" w:cs="宋体"/>
                <w:spacing w:val="-3"/>
                <w:sz w:val="24"/>
                <w:szCs w:val="24"/>
              </w:rPr>
            </w:rPrChange>
          </w:rPr>
          <w:delText>3 日前报至集团安</w:delText>
        </w:r>
      </w:del>
      <w:del w:id="3250" w:author="随遇而安" w:date="2024-11-06T16:45:48Z">
        <w:r>
          <w:rPr>
            <w:rFonts w:hint="eastAsia" w:ascii="仿宋" w:hAnsi="仿宋" w:eastAsia="仿宋" w:cs="仿宋"/>
            <w:spacing w:val="-2"/>
            <w:sz w:val="28"/>
            <w:szCs w:val="24"/>
            <w:rPrChange w:id="3251" w:author="随遇而安" w:date="2023-08-12T10:02:07Z">
              <w:rPr>
                <w:rFonts w:ascii="宋体" w:hAnsi="宋体" w:eastAsia="宋体" w:cs="宋体"/>
                <w:spacing w:val="-4"/>
                <w:sz w:val="24"/>
                <w:szCs w:val="24"/>
              </w:rPr>
            </w:rPrChange>
          </w:rPr>
          <w:delText>环管理部。</w:delText>
        </w:r>
      </w:del>
    </w:p>
    <w:p w14:paraId="5A7EAB73">
      <w:pPr>
        <w:autoSpaceDE/>
        <w:autoSpaceDN/>
        <w:spacing w:before="185" w:line="360" w:lineRule="auto"/>
        <w:ind w:left="0" w:firstLine="552" w:firstLineChars="200"/>
        <w:rPr>
          <w:del w:id="3253" w:author="随遇而安" w:date="2024-11-06T16:45:48Z"/>
          <w:rFonts w:hint="eastAsia" w:ascii="仿宋" w:hAnsi="仿宋" w:eastAsia="仿宋" w:cs="仿宋"/>
          <w:spacing w:val="-2"/>
          <w:sz w:val="28"/>
          <w:szCs w:val="24"/>
          <w:rPrChange w:id="3254" w:author="随遇而安" w:date="2023-08-12T10:02:07Z">
            <w:rPr>
              <w:del w:id="3255" w:author="随遇而安" w:date="2024-11-06T16:45:48Z"/>
              <w:rFonts w:ascii="宋体" w:hAnsi="宋体" w:eastAsia="宋体" w:cs="宋体"/>
              <w:sz w:val="24"/>
              <w:szCs w:val="24"/>
            </w:rPr>
          </w:rPrChange>
        </w:rPr>
        <w:pPrChange w:id="3252" w:author="随遇而安" w:date="2023-08-12T10:02:07Z">
          <w:pPr>
            <w:spacing w:before="184" w:line="218" w:lineRule="auto"/>
            <w:ind w:left="43"/>
          </w:pPr>
        </w:pPrChange>
      </w:pPr>
      <w:del w:id="3256" w:author="随遇而安" w:date="2024-11-06T16:45:48Z">
        <w:r>
          <w:rPr>
            <w:rFonts w:hint="eastAsia" w:ascii="仿宋" w:hAnsi="仿宋" w:eastAsia="仿宋" w:cs="仿宋"/>
            <w:spacing w:val="-2"/>
            <w:sz w:val="28"/>
            <w:szCs w:val="24"/>
            <w:rPrChange w:id="3257" w:author="随遇而安" w:date="2023-08-12T10:02:07Z">
              <w:rPr>
                <w:rFonts w:ascii="宋体" w:hAnsi="宋体" w:eastAsia="宋体" w:cs="宋体"/>
                <w:spacing w:val="-2"/>
                <w:sz w:val="24"/>
                <w:szCs w:val="24"/>
              </w:rPr>
            </w:rPrChange>
          </w:rPr>
          <w:delText>7.1.</w:delText>
        </w:r>
      </w:del>
      <w:del w:id="3258" w:author="随遇而安" w:date="2024-11-06T16:45:48Z">
        <w:r>
          <w:rPr>
            <w:rFonts w:hint="eastAsia" w:ascii="仿宋" w:hAnsi="仿宋" w:eastAsia="仿宋" w:cs="仿宋"/>
            <w:spacing w:val="-2"/>
            <w:sz w:val="28"/>
            <w:szCs w:val="24"/>
            <w:lang w:val="en-US"/>
            <w:rPrChange w:id="3259" w:author="随遇而安" w:date="2023-08-12T10:02:07Z">
              <w:rPr>
                <w:rFonts w:hint="default" w:ascii="宋体" w:hAnsi="宋体" w:eastAsia="宋体" w:cs="宋体"/>
                <w:spacing w:val="-2"/>
                <w:sz w:val="24"/>
                <w:szCs w:val="24"/>
                <w:lang w:val="en-US"/>
              </w:rPr>
            </w:rPrChange>
          </w:rPr>
          <w:delText>5</w:delText>
        </w:r>
      </w:del>
      <w:del w:id="3260" w:author="随遇而安" w:date="2024-11-06T16:45:48Z">
        <w:r>
          <w:rPr>
            <w:rFonts w:hint="eastAsia" w:ascii="仿宋" w:hAnsi="仿宋" w:eastAsia="仿宋" w:cs="仿宋"/>
            <w:spacing w:val="-2"/>
            <w:sz w:val="28"/>
            <w:szCs w:val="24"/>
            <w:rPrChange w:id="3261" w:author="随遇而安" w:date="2023-08-12T10:02:07Z">
              <w:rPr>
                <w:rFonts w:ascii="宋体" w:hAnsi="宋体" w:eastAsia="宋体" w:cs="宋体"/>
                <w:spacing w:val="-48"/>
                <w:sz w:val="24"/>
                <w:szCs w:val="24"/>
              </w:rPr>
            </w:rPrChange>
          </w:rPr>
          <w:delText xml:space="preserve"> </w:delText>
        </w:r>
      </w:del>
      <w:del w:id="3262" w:author="随遇而安" w:date="2024-11-06T16:45:48Z">
        <w:r>
          <w:rPr>
            <w:rFonts w:hint="eastAsia" w:ascii="仿宋" w:hAnsi="仿宋" w:eastAsia="仿宋" w:cs="仿宋"/>
            <w:spacing w:val="-2"/>
            <w:sz w:val="28"/>
            <w:szCs w:val="24"/>
            <w:rPrChange w:id="3263" w:author="随遇而安" w:date="2023-08-12T10:02:07Z">
              <w:rPr>
                <w:rFonts w:ascii="宋体" w:hAnsi="宋体" w:eastAsia="宋体" w:cs="宋体"/>
                <w:spacing w:val="-2"/>
                <w:sz w:val="24"/>
                <w:szCs w:val="24"/>
              </w:rPr>
            </w:rPrChange>
          </w:rPr>
          <w:delText>业主方对事故报告有规定的，项目公司应按规定向其报告。</w:delText>
        </w:r>
      </w:del>
    </w:p>
    <w:p w14:paraId="33446732">
      <w:pPr>
        <w:autoSpaceDE/>
        <w:autoSpaceDN/>
        <w:spacing w:before="185" w:line="360" w:lineRule="auto"/>
        <w:ind w:left="0" w:right="0" w:firstLine="552" w:firstLineChars="200"/>
        <w:rPr>
          <w:ins w:id="3265" w:author="随遇而安" w:date="2024-11-06T16:45:59Z"/>
          <w:rFonts w:hint="eastAsia" w:ascii="仿宋" w:hAnsi="仿宋" w:eastAsia="仿宋" w:cs="仿宋"/>
          <w:spacing w:val="-2"/>
          <w:sz w:val="28"/>
          <w:szCs w:val="24"/>
        </w:rPr>
        <w:pPrChange w:id="3264" w:author="随遇而安" w:date="2023-08-12T10:02:07Z">
          <w:pPr>
            <w:spacing w:before="184" w:line="290" w:lineRule="auto"/>
            <w:ind w:left="42" w:right="29" w:firstLine="1"/>
          </w:pPr>
        </w:pPrChange>
      </w:pPr>
      <w:del w:id="3266" w:author="随遇而安" w:date="2024-11-06T16:45:48Z">
        <w:r>
          <w:rPr>
            <w:rFonts w:hint="eastAsia" w:ascii="仿宋" w:hAnsi="仿宋" w:eastAsia="仿宋" w:cs="仿宋"/>
            <w:spacing w:val="-2"/>
            <w:sz w:val="28"/>
            <w:szCs w:val="24"/>
            <w:rPrChange w:id="3267" w:author="随遇而安" w:date="2023-08-12T10:02:07Z">
              <w:rPr>
                <w:rFonts w:ascii="宋体" w:hAnsi="宋体" w:eastAsia="宋体" w:cs="宋体"/>
                <w:spacing w:val="-1"/>
                <w:sz w:val="24"/>
                <w:szCs w:val="24"/>
              </w:rPr>
            </w:rPrChange>
          </w:rPr>
          <w:delText>7.1.</w:delText>
        </w:r>
      </w:del>
      <w:del w:id="3268" w:author="随遇而安" w:date="2024-11-06T16:45:48Z">
        <w:r>
          <w:rPr>
            <w:rFonts w:hint="eastAsia" w:ascii="仿宋" w:hAnsi="仿宋" w:eastAsia="仿宋" w:cs="仿宋"/>
            <w:spacing w:val="-2"/>
            <w:sz w:val="28"/>
            <w:szCs w:val="24"/>
            <w:lang w:val="en-US"/>
            <w:rPrChange w:id="3269" w:author="随遇而安" w:date="2023-08-12T10:02:07Z">
              <w:rPr>
                <w:rFonts w:hint="default" w:ascii="宋体" w:hAnsi="宋体" w:eastAsia="宋体" w:cs="宋体"/>
                <w:spacing w:val="-1"/>
                <w:sz w:val="24"/>
                <w:szCs w:val="24"/>
                <w:lang w:val="en-US"/>
              </w:rPr>
            </w:rPrChange>
          </w:rPr>
          <w:delText>6</w:delText>
        </w:r>
      </w:del>
      <w:del w:id="3270" w:author="随遇而安" w:date="2024-11-06T16:45:48Z">
        <w:r>
          <w:rPr>
            <w:rFonts w:hint="eastAsia" w:ascii="仿宋" w:hAnsi="仿宋" w:eastAsia="仿宋" w:cs="仿宋"/>
            <w:spacing w:val="-2"/>
            <w:sz w:val="28"/>
            <w:szCs w:val="24"/>
            <w:rPrChange w:id="3271" w:author="随遇而安" w:date="2023-08-12T10:02:07Z">
              <w:rPr>
                <w:rFonts w:ascii="宋体" w:hAnsi="宋体" w:eastAsia="宋体" w:cs="宋体"/>
                <w:spacing w:val="-26"/>
                <w:sz w:val="24"/>
                <w:szCs w:val="24"/>
              </w:rPr>
            </w:rPrChange>
          </w:rPr>
          <w:delText xml:space="preserve"> </w:delText>
        </w:r>
      </w:del>
      <w:del w:id="3272" w:author="随遇而安" w:date="2024-11-06T16:45:48Z">
        <w:r>
          <w:rPr>
            <w:rFonts w:hint="eastAsia" w:ascii="仿宋" w:hAnsi="仿宋" w:eastAsia="仿宋" w:cs="仿宋"/>
            <w:spacing w:val="-2"/>
            <w:sz w:val="28"/>
            <w:szCs w:val="24"/>
            <w:rPrChange w:id="3273" w:author="随遇而安" w:date="2023-08-12T10:02:07Z">
              <w:rPr>
                <w:rFonts w:ascii="宋体" w:hAnsi="宋体" w:eastAsia="宋体" w:cs="宋体"/>
                <w:spacing w:val="-1"/>
                <w:sz w:val="24"/>
                <w:szCs w:val="24"/>
              </w:rPr>
            </w:rPrChange>
          </w:rPr>
          <w:delText>每月上报的事故统计报表中，事故信息必须更新至填写报告时最新进展，包含但</w:delText>
        </w:r>
      </w:del>
      <w:del w:id="3274" w:author="随遇而安" w:date="2024-11-06T16:45:48Z">
        <w:r>
          <w:rPr>
            <w:rFonts w:hint="eastAsia" w:ascii="仿宋" w:hAnsi="仿宋" w:eastAsia="仿宋" w:cs="仿宋"/>
            <w:spacing w:val="-2"/>
            <w:sz w:val="28"/>
            <w:szCs w:val="24"/>
            <w:rPrChange w:id="3275" w:author="随遇而安" w:date="2023-08-12T10:02:07Z">
              <w:rPr>
                <w:rFonts w:ascii="宋体" w:hAnsi="宋体" w:eastAsia="宋体" w:cs="宋体"/>
                <w:sz w:val="24"/>
                <w:szCs w:val="24"/>
              </w:rPr>
            </w:rPrChange>
          </w:rPr>
          <w:delText xml:space="preserve"> </w:delText>
        </w:r>
      </w:del>
      <w:del w:id="3276" w:author="随遇而安" w:date="2024-11-06T16:45:48Z">
        <w:r>
          <w:rPr>
            <w:rFonts w:hint="eastAsia" w:ascii="仿宋" w:hAnsi="仿宋" w:eastAsia="仿宋" w:cs="仿宋"/>
            <w:spacing w:val="-2"/>
            <w:sz w:val="28"/>
            <w:szCs w:val="24"/>
            <w:rPrChange w:id="3277" w:author="随遇而安" w:date="2023-08-12T10:02:07Z">
              <w:rPr>
                <w:rFonts w:ascii="宋体" w:hAnsi="宋体" w:eastAsia="宋体" w:cs="宋体"/>
                <w:spacing w:val="-2"/>
                <w:sz w:val="24"/>
                <w:szCs w:val="24"/>
              </w:rPr>
            </w:rPrChange>
          </w:rPr>
          <w:delText>不仅限于受伤害人员情况、交通事故责任认定及所产生的直接经济损失等。</w:delText>
        </w:r>
      </w:del>
    </w:p>
    <w:p w14:paraId="5C8F4ADB">
      <w:pPr>
        <w:autoSpaceDE/>
        <w:autoSpaceDN/>
        <w:spacing w:before="185" w:line="360" w:lineRule="auto"/>
        <w:ind w:left="0" w:right="0" w:firstLine="420" w:firstLineChars="200"/>
        <w:rPr>
          <w:ins w:id="3279" w:author="随遇而安" w:date="2024-11-06T16:46:10Z"/>
          <w:position w:val="-112"/>
        </w:rPr>
        <w:pPrChange w:id="3278" w:author="随遇而安" w:date="2023-08-12T10:02:07Z">
          <w:pPr>
            <w:spacing w:before="184" w:line="290" w:lineRule="auto"/>
            <w:ind w:left="42" w:right="29" w:firstLine="1"/>
          </w:pPr>
        </w:pPrChange>
      </w:pPr>
      <w:ins w:id="3280" w:author="随遇而安" w:date="2024-11-06T16:46:28Z">
        <w:r>
          <w:rPr>
            <w:position w:val="-112"/>
          </w:rPr>
          <w:drawing>
            <wp:inline distT="0" distB="0" distL="0" distR="0">
              <wp:extent cx="4932045" cy="5749925"/>
              <wp:effectExtent l="0" t="0" r="1905" b="3175"/>
              <wp:docPr id="18" name="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 16"/>
                      <pic:cNvPicPr>
                        <a:picLocks noChangeAspect="1"/>
                      </pic:cNvPicPr>
                    </pic:nvPicPr>
                    <pic:blipFill>
                      <a:blip r:embed="rId26"/>
                      <a:stretch>
                        <a:fillRect/>
                      </a:stretch>
                    </pic:blipFill>
                    <pic:spPr>
                      <a:xfrm>
                        <a:off x="0" y="0"/>
                        <a:ext cx="4932045" cy="5749925"/>
                      </a:xfrm>
                      <a:prstGeom prst="rect">
                        <a:avLst/>
                      </a:prstGeom>
                    </pic:spPr>
                  </pic:pic>
                </a:graphicData>
              </a:graphic>
            </wp:inline>
          </w:drawing>
        </w:r>
      </w:ins>
    </w:p>
    <w:p w14:paraId="18473558">
      <w:pPr>
        <w:spacing w:before="115" w:line="219" w:lineRule="auto"/>
        <w:ind w:left="3012"/>
        <w:rPr>
          <w:ins w:id="3282" w:author="随遇而安" w:date="2024-11-06T16:46:11Z"/>
          <w:rFonts w:ascii="宋体" w:hAnsi="宋体" w:eastAsia="宋体" w:cs="宋体"/>
          <w:sz w:val="21"/>
          <w:szCs w:val="21"/>
        </w:rPr>
      </w:pPr>
      <w:ins w:id="3283" w:author="随遇而安" w:date="2024-11-06T16:46:11Z">
        <w:r>
          <w:rPr>
            <w:rFonts w:ascii="宋体" w:hAnsi="宋体" w:eastAsia="宋体" w:cs="宋体"/>
            <w:b/>
            <w:bCs/>
            <w:spacing w:val="-5"/>
            <w:sz w:val="21"/>
            <w:szCs w:val="21"/>
          </w:rPr>
          <w:t>图</w:t>
        </w:r>
      </w:ins>
      <w:ins w:id="3284" w:author="随遇而安" w:date="2024-11-06T16:46:11Z">
        <w:r>
          <w:rPr>
            <w:rFonts w:ascii="宋体" w:hAnsi="宋体" w:eastAsia="宋体" w:cs="宋体"/>
            <w:spacing w:val="-28"/>
            <w:sz w:val="21"/>
            <w:szCs w:val="21"/>
          </w:rPr>
          <w:t xml:space="preserve"> </w:t>
        </w:r>
      </w:ins>
      <w:ins w:id="3285" w:author="随遇而安" w:date="2024-11-06T16:46:11Z">
        <w:r>
          <w:rPr>
            <w:rFonts w:ascii="Times New Roman" w:hAnsi="Times New Roman" w:eastAsia="Times New Roman" w:cs="Times New Roman"/>
            <w:b/>
            <w:bCs/>
            <w:spacing w:val="-5"/>
            <w:sz w:val="21"/>
            <w:szCs w:val="21"/>
          </w:rPr>
          <w:t>1.</w:t>
        </w:r>
      </w:ins>
      <w:ins w:id="3286" w:author="随遇而安" w:date="2024-11-06T16:46:11Z">
        <w:r>
          <w:rPr>
            <w:rFonts w:ascii="宋体" w:hAnsi="宋体" w:eastAsia="宋体" w:cs="宋体"/>
            <w:b/>
            <w:bCs/>
            <w:spacing w:val="-5"/>
            <w:sz w:val="21"/>
            <w:szCs w:val="21"/>
          </w:rPr>
          <w:t>一、二级事故报告时限和流程</w:t>
        </w:r>
      </w:ins>
    </w:p>
    <w:p w14:paraId="7F2E378D">
      <w:pPr>
        <w:autoSpaceDE/>
        <w:autoSpaceDN/>
        <w:spacing w:before="185" w:line="360" w:lineRule="auto"/>
        <w:ind w:left="0" w:right="0" w:firstLine="420" w:firstLineChars="200"/>
        <w:rPr>
          <w:ins w:id="3288" w:author="随遇而安" w:date="2024-11-06T16:46:21Z"/>
          <w:position w:val="-45"/>
        </w:rPr>
        <w:pPrChange w:id="3287" w:author="随遇而安" w:date="2023-08-12T10:02:07Z">
          <w:pPr>
            <w:spacing w:before="184" w:line="290" w:lineRule="auto"/>
            <w:ind w:left="42" w:right="29" w:firstLine="1"/>
          </w:pPr>
        </w:pPrChange>
      </w:pPr>
      <w:ins w:id="3289" w:author="随遇而安" w:date="2024-11-06T16:46:14Z">
        <w:r>
          <w:rPr>
            <w:position w:val="-45"/>
          </w:rPr>
          <w:drawing>
            <wp:inline distT="0" distB="0" distL="0" distR="0">
              <wp:extent cx="4932680" cy="145669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27"/>
                      <a:stretch>
                        <a:fillRect/>
                      </a:stretch>
                    </pic:blipFill>
                    <pic:spPr>
                      <a:xfrm>
                        <a:off x="0" y="0"/>
                        <a:ext cx="4933188" cy="1456943"/>
                      </a:xfrm>
                      <a:prstGeom prst="rect">
                        <a:avLst/>
                      </a:prstGeom>
                    </pic:spPr>
                  </pic:pic>
                </a:graphicData>
              </a:graphic>
            </wp:inline>
          </w:drawing>
        </w:r>
      </w:ins>
    </w:p>
    <w:p w14:paraId="0E168F6C">
      <w:pPr>
        <w:spacing w:before="231" w:line="219" w:lineRule="auto"/>
        <w:ind w:left="3012"/>
        <w:rPr>
          <w:ins w:id="3291" w:author="随遇而安" w:date="2024-11-06T16:46:22Z"/>
          <w:rFonts w:ascii="宋体" w:hAnsi="宋体" w:eastAsia="宋体" w:cs="宋体"/>
          <w:sz w:val="21"/>
          <w:szCs w:val="21"/>
        </w:rPr>
      </w:pPr>
      <w:ins w:id="3292" w:author="随遇而安" w:date="2024-11-06T16:46:22Z">
        <w:r>
          <w:rPr>
            <w:rFonts w:ascii="宋体" w:hAnsi="宋体" w:eastAsia="宋体" w:cs="宋体"/>
            <w:b/>
            <w:bCs/>
            <w:spacing w:val="-4"/>
            <w:sz w:val="21"/>
            <w:szCs w:val="21"/>
          </w:rPr>
          <w:t>图</w:t>
        </w:r>
      </w:ins>
      <w:ins w:id="3293" w:author="随遇而安" w:date="2024-11-06T16:46:22Z">
        <w:r>
          <w:rPr>
            <w:rFonts w:ascii="宋体" w:hAnsi="宋体" w:eastAsia="宋体" w:cs="宋体"/>
            <w:spacing w:val="-36"/>
            <w:sz w:val="21"/>
            <w:szCs w:val="21"/>
          </w:rPr>
          <w:t xml:space="preserve"> </w:t>
        </w:r>
      </w:ins>
      <w:ins w:id="3294" w:author="随遇而安" w:date="2024-11-06T16:46:22Z">
        <w:r>
          <w:rPr>
            <w:rFonts w:ascii="Times New Roman" w:hAnsi="Times New Roman" w:eastAsia="Times New Roman" w:cs="Times New Roman"/>
            <w:b/>
            <w:bCs/>
            <w:spacing w:val="-4"/>
            <w:sz w:val="21"/>
            <w:szCs w:val="21"/>
          </w:rPr>
          <w:t>2.</w:t>
        </w:r>
      </w:ins>
      <w:ins w:id="3295" w:author="随遇而安" w:date="2024-11-06T16:46:22Z">
        <w:r>
          <w:rPr>
            <w:rFonts w:ascii="宋体" w:hAnsi="宋体" w:eastAsia="宋体" w:cs="宋体"/>
            <w:b/>
            <w:bCs/>
            <w:spacing w:val="-4"/>
            <w:sz w:val="21"/>
            <w:szCs w:val="21"/>
          </w:rPr>
          <w:t>三、四级事故报告时限和流程</w:t>
        </w:r>
      </w:ins>
    </w:p>
    <w:p w14:paraId="0969936D">
      <w:pPr>
        <w:autoSpaceDE/>
        <w:autoSpaceDN/>
        <w:spacing w:before="185" w:line="360" w:lineRule="auto"/>
        <w:ind w:left="0" w:right="0" w:firstLine="420" w:firstLineChars="200"/>
        <w:rPr>
          <w:del w:id="3297" w:author="随遇而安" w:date="2024-11-06T16:47:22Z"/>
          <w:rFonts w:hint="eastAsia" w:ascii="Arial" w:hAnsi="Arial" w:eastAsia="Arial" w:cs="Arial"/>
          <w:position w:val="-45"/>
          <w:sz w:val="21"/>
          <w:szCs w:val="21"/>
          <w:rPrChange w:id="3298" w:author="随遇而安" w:date="2023-08-12T10:02:07Z">
            <w:rPr>
              <w:del w:id="3299" w:author="随遇而安" w:date="2024-11-06T16:47:22Z"/>
              <w:rFonts w:ascii="宋体" w:hAnsi="宋体" w:eastAsia="宋体" w:cs="宋体"/>
              <w:sz w:val="24"/>
              <w:szCs w:val="24"/>
            </w:rPr>
          </w:rPrChange>
        </w:rPr>
        <w:pPrChange w:id="3296" w:author="随遇而安" w:date="2023-08-12T10:02:07Z">
          <w:pPr>
            <w:spacing w:before="184" w:line="290" w:lineRule="auto"/>
            <w:ind w:left="42" w:right="29" w:firstLine="1"/>
          </w:pPr>
        </w:pPrChange>
      </w:pPr>
    </w:p>
    <w:p w14:paraId="4EB76D53">
      <w:pPr>
        <w:autoSpaceDE/>
        <w:autoSpaceDN/>
        <w:spacing w:before="185" w:line="360" w:lineRule="auto"/>
        <w:ind w:left="0" w:firstLine="552" w:firstLineChars="200"/>
        <w:rPr>
          <w:rFonts w:hint="eastAsia" w:ascii="仿宋" w:hAnsi="仿宋" w:eastAsia="仿宋" w:cs="仿宋"/>
          <w:spacing w:val="-2"/>
          <w:sz w:val="28"/>
          <w:szCs w:val="24"/>
          <w:rPrChange w:id="3301" w:author="随遇而安" w:date="2023-08-12T10:02:07Z">
            <w:rPr>
              <w:rFonts w:ascii="宋体" w:hAnsi="宋体" w:eastAsia="宋体" w:cs="宋体"/>
              <w:sz w:val="24"/>
              <w:szCs w:val="24"/>
            </w:rPr>
          </w:rPrChange>
        </w:rPr>
        <w:pPrChange w:id="3300" w:author="随遇而安" w:date="2023-08-12T10:02:07Z">
          <w:pPr>
            <w:spacing w:before="183" w:line="218" w:lineRule="auto"/>
            <w:ind w:left="43"/>
          </w:pPr>
        </w:pPrChange>
      </w:pPr>
      <w:r>
        <w:rPr>
          <w:rFonts w:hint="eastAsia" w:ascii="仿宋" w:hAnsi="仿宋" w:eastAsia="仿宋" w:cs="仿宋"/>
          <w:spacing w:val="-2"/>
          <w:sz w:val="28"/>
          <w:szCs w:val="24"/>
          <w:rPrChange w:id="3302" w:author="随遇而安" w:date="2023-08-12T10:02:07Z">
            <w:rPr>
              <w:rFonts w:ascii="宋体" w:hAnsi="宋体" w:eastAsia="宋体" w:cs="宋体"/>
              <w:spacing w:val="-3"/>
              <w:sz w:val="24"/>
              <w:szCs w:val="24"/>
            </w:rPr>
          </w:rPrChange>
        </w:rPr>
        <w:t>7.2</w:t>
      </w:r>
      <w:r>
        <w:rPr>
          <w:rFonts w:hint="eastAsia" w:ascii="仿宋" w:hAnsi="仿宋" w:eastAsia="仿宋" w:cs="仿宋"/>
          <w:spacing w:val="-2"/>
          <w:sz w:val="28"/>
          <w:szCs w:val="24"/>
          <w:rPrChange w:id="3303" w:author="随遇而安" w:date="2023-08-12T10:02:07Z">
            <w:rPr>
              <w:rFonts w:ascii="宋体" w:hAnsi="宋体" w:eastAsia="宋体" w:cs="宋体"/>
              <w:spacing w:val="-53"/>
              <w:sz w:val="24"/>
              <w:szCs w:val="24"/>
            </w:rPr>
          </w:rPrChange>
        </w:rPr>
        <w:t xml:space="preserve"> </w:t>
      </w:r>
      <w:r>
        <w:rPr>
          <w:rFonts w:hint="eastAsia" w:ascii="仿宋" w:hAnsi="仿宋" w:eastAsia="仿宋" w:cs="仿宋"/>
          <w:spacing w:val="-2"/>
          <w:sz w:val="28"/>
          <w:szCs w:val="24"/>
          <w:rPrChange w:id="3304" w:author="随遇而安" w:date="2023-08-12T10:02:07Z">
            <w:rPr>
              <w:rFonts w:ascii="宋体" w:hAnsi="宋体" w:eastAsia="宋体" w:cs="宋体"/>
              <w:spacing w:val="-3"/>
              <w:sz w:val="24"/>
              <w:szCs w:val="24"/>
            </w:rPr>
          </w:rPrChange>
        </w:rPr>
        <w:t>报告内容</w:t>
      </w:r>
    </w:p>
    <w:p w14:paraId="55FA50AF">
      <w:pPr>
        <w:autoSpaceDE/>
        <w:autoSpaceDN/>
        <w:spacing w:before="185" w:line="360" w:lineRule="auto"/>
        <w:ind w:left="0" w:right="0" w:firstLine="552" w:firstLineChars="200"/>
        <w:rPr>
          <w:ins w:id="3306" w:author="随遇而安" w:date="2023-08-12T09:26:23Z"/>
          <w:rFonts w:hint="eastAsia" w:ascii="仿宋" w:hAnsi="仿宋" w:eastAsia="仿宋" w:cs="仿宋"/>
          <w:spacing w:val="-2"/>
          <w:sz w:val="28"/>
          <w:szCs w:val="24"/>
          <w:rPrChange w:id="3307" w:author="随遇而安" w:date="2023-08-12T10:02:04Z">
            <w:rPr>
              <w:ins w:id="3308" w:author="随遇而安" w:date="2023-08-12T09:26:23Z"/>
              <w:rFonts w:ascii="宋体" w:hAnsi="宋体" w:eastAsia="宋体" w:cs="宋体"/>
              <w:spacing w:val="-3"/>
              <w:sz w:val="24"/>
              <w:szCs w:val="24"/>
            </w:rPr>
          </w:rPrChange>
        </w:rPr>
        <w:pPrChange w:id="3305" w:author="随遇而安" w:date="2023-08-12T10:02:04Z">
          <w:pPr>
            <w:spacing w:before="184" w:line="290" w:lineRule="auto"/>
            <w:ind w:left="523" w:right="4415" w:hanging="480"/>
          </w:pPr>
        </w:pPrChange>
      </w:pPr>
      <w:r>
        <w:rPr>
          <w:rFonts w:hint="eastAsia" w:ascii="仿宋" w:hAnsi="仿宋" w:eastAsia="仿宋" w:cs="仿宋"/>
          <w:spacing w:val="-2"/>
          <w:sz w:val="28"/>
          <w:szCs w:val="24"/>
          <w:rPrChange w:id="3309" w:author="随遇而安" w:date="2023-08-12T10:02:04Z">
            <w:rPr>
              <w:rFonts w:ascii="宋体" w:hAnsi="宋体" w:eastAsia="宋体" w:cs="宋体"/>
              <w:spacing w:val="-4"/>
              <w:sz w:val="24"/>
              <w:szCs w:val="24"/>
            </w:rPr>
          </w:rPrChange>
        </w:rPr>
        <w:t>7.2.1</w:t>
      </w:r>
      <w:r>
        <w:rPr>
          <w:rFonts w:hint="eastAsia" w:ascii="仿宋" w:hAnsi="仿宋" w:eastAsia="仿宋" w:cs="仿宋"/>
          <w:spacing w:val="-2"/>
          <w:sz w:val="28"/>
          <w:szCs w:val="24"/>
          <w:rPrChange w:id="3310" w:author="随遇而安" w:date="2023-08-12T10:02:04Z">
            <w:rPr>
              <w:rFonts w:ascii="宋体" w:hAnsi="宋体" w:eastAsia="宋体" w:cs="宋体"/>
              <w:spacing w:val="-44"/>
              <w:sz w:val="24"/>
              <w:szCs w:val="24"/>
            </w:rPr>
          </w:rPrChange>
        </w:rPr>
        <w:t xml:space="preserve"> </w:t>
      </w:r>
      <w:del w:id="3311" w:author="随遇而安" w:date="2024-11-06T16:46:47Z">
        <w:r>
          <w:rPr>
            <w:rFonts w:hint="eastAsia" w:ascii="仿宋" w:hAnsi="仿宋" w:eastAsia="仿宋" w:cs="仿宋"/>
            <w:spacing w:val="-2"/>
            <w:sz w:val="28"/>
            <w:szCs w:val="24"/>
            <w:rPrChange w:id="3312" w:author="随遇而安" w:date="2023-08-12T10:02:04Z">
              <w:rPr>
                <w:rFonts w:ascii="宋体" w:hAnsi="宋体" w:eastAsia="宋体" w:cs="宋体"/>
                <w:spacing w:val="-4"/>
                <w:sz w:val="24"/>
                <w:szCs w:val="24"/>
              </w:rPr>
            </w:rPrChange>
          </w:rPr>
          <w:delText>项目公司</w:delText>
        </w:r>
      </w:del>
      <w:del w:id="3313" w:author="随遇而安" w:date="2024-11-06T16:46:47Z">
        <w:r>
          <w:rPr>
            <w:rFonts w:hint="eastAsia" w:ascii="仿宋" w:hAnsi="仿宋" w:eastAsia="仿宋" w:cs="仿宋"/>
            <w:spacing w:val="-2"/>
            <w:sz w:val="28"/>
            <w:szCs w:val="24"/>
            <w:rPrChange w:id="3314" w:author="随遇而安" w:date="2023-08-12T10:02:04Z">
              <w:rPr>
                <w:rFonts w:ascii="宋体" w:hAnsi="宋体" w:eastAsia="宋体" w:cs="宋体"/>
                <w:spacing w:val="-4"/>
                <w:sz w:val="24"/>
                <w:szCs w:val="24"/>
              </w:rPr>
            </w:rPrChange>
          </w:rPr>
          <w:delText>报告</w:delText>
        </w:r>
      </w:del>
      <w:r>
        <w:rPr>
          <w:rFonts w:hint="eastAsia" w:ascii="仿宋" w:hAnsi="仿宋" w:eastAsia="仿宋" w:cs="仿宋"/>
          <w:spacing w:val="-2"/>
          <w:sz w:val="28"/>
          <w:szCs w:val="24"/>
          <w:rPrChange w:id="3315" w:author="随遇而安" w:date="2023-08-12T10:02:04Z">
            <w:rPr>
              <w:rFonts w:ascii="宋体" w:hAnsi="宋体" w:eastAsia="宋体" w:cs="宋体"/>
              <w:spacing w:val="-4"/>
              <w:sz w:val="24"/>
              <w:szCs w:val="24"/>
            </w:rPr>
          </w:rPrChange>
        </w:rPr>
        <w:t>事故应当</w:t>
      </w:r>
      <w:r>
        <w:rPr>
          <w:rFonts w:hint="eastAsia" w:ascii="仿宋" w:hAnsi="仿宋" w:eastAsia="仿宋" w:cs="仿宋"/>
          <w:spacing w:val="-2"/>
          <w:sz w:val="28"/>
          <w:szCs w:val="24"/>
          <w:rPrChange w:id="3316" w:author="随遇而安" w:date="2023-08-12T10:02:04Z">
            <w:rPr>
              <w:rFonts w:ascii="宋体" w:hAnsi="宋体" w:eastAsia="宋体" w:cs="宋体"/>
              <w:spacing w:val="-4"/>
              <w:sz w:val="24"/>
              <w:szCs w:val="24"/>
            </w:rPr>
          </w:rPrChange>
        </w:rPr>
        <w:t>包括下列内容：</w:t>
      </w:r>
      <w:del w:id="3317" w:author="随遇而安" w:date="2023-08-12T09:26:28Z">
        <w:r>
          <w:rPr>
            <w:rFonts w:hint="eastAsia" w:ascii="仿宋" w:hAnsi="仿宋" w:eastAsia="仿宋" w:cs="仿宋"/>
            <w:spacing w:val="-2"/>
            <w:sz w:val="28"/>
            <w:szCs w:val="24"/>
            <w:rPrChange w:id="3318" w:author="随遇而安" w:date="2023-08-12T10:02:04Z">
              <w:rPr>
                <w:rFonts w:ascii="宋体" w:hAnsi="宋体" w:eastAsia="宋体" w:cs="宋体"/>
                <w:sz w:val="24"/>
                <w:szCs w:val="24"/>
              </w:rPr>
            </w:rPrChange>
          </w:rPr>
          <w:delText xml:space="preserve"> </w:delText>
        </w:r>
      </w:del>
    </w:p>
    <w:p w14:paraId="09BA89E9">
      <w:pPr>
        <w:autoSpaceDE/>
        <w:autoSpaceDN/>
        <w:spacing w:before="185" w:line="360" w:lineRule="auto"/>
        <w:ind w:left="0" w:right="0" w:firstLine="552" w:firstLineChars="200"/>
        <w:rPr>
          <w:ins w:id="3320" w:author="随遇而安" w:date="2023-08-12T09:26:25Z"/>
          <w:rFonts w:hint="eastAsia" w:ascii="仿宋" w:hAnsi="仿宋" w:eastAsia="仿宋" w:cs="仿宋"/>
          <w:spacing w:val="-2"/>
          <w:sz w:val="28"/>
          <w:szCs w:val="24"/>
          <w:rPrChange w:id="3321" w:author="随遇而安" w:date="2023-08-12T10:02:01Z">
            <w:rPr>
              <w:ins w:id="3322" w:author="随遇而安" w:date="2023-08-12T09:26:25Z"/>
              <w:rFonts w:ascii="宋体" w:hAnsi="宋体" w:eastAsia="宋体" w:cs="宋体"/>
              <w:spacing w:val="-3"/>
              <w:sz w:val="24"/>
              <w:szCs w:val="24"/>
            </w:rPr>
          </w:rPrChange>
        </w:rPr>
        <w:pPrChange w:id="3319" w:author="随遇而安" w:date="2023-08-12T10:02:01Z">
          <w:pPr>
            <w:spacing w:before="184" w:line="290" w:lineRule="auto"/>
            <w:ind w:left="523" w:right="4415" w:hanging="480"/>
          </w:pPr>
        </w:pPrChange>
      </w:pPr>
      <w:r>
        <w:rPr>
          <w:rFonts w:hint="eastAsia" w:ascii="仿宋" w:hAnsi="仿宋" w:eastAsia="仿宋" w:cs="仿宋"/>
          <w:spacing w:val="-2"/>
          <w:sz w:val="28"/>
          <w:szCs w:val="24"/>
          <w:rPrChange w:id="3323" w:author="随遇而安" w:date="2023-08-12T10:02:01Z">
            <w:rPr>
              <w:rFonts w:ascii="宋体" w:hAnsi="宋体" w:eastAsia="宋体" w:cs="宋体"/>
              <w:spacing w:val="-4"/>
              <w:sz w:val="24"/>
              <w:szCs w:val="24"/>
            </w:rPr>
          </w:rPrChange>
        </w:rPr>
        <w:t>（1）事故发生单位概况。</w:t>
      </w:r>
    </w:p>
    <w:p w14:paraId="4A736C7F">
      <w:pPr>
        <w:autoSpaceDE/>
        <w:autoSpaceDN/>
        <w:spacing w:before="185" w:line="360" w:lineRule="auto"/>
        <w:ind w:left="0" w:right="0" w:firstLine="552" w:firstLineChars="200"/>
        <w:rPr>
          <w:del w:id="3325" w:author="随遇而安" w:date="2023-08-12T09:25:49Z"/>
          <w:rFonts w:hint="eastAsia" w:ascii="仿宋" w:hAnsi="仿宋" w:eastAsia="仿宋" w:cs="仿宋"/>
          <w:spacing w:val="-2"/>
          <w:sz w:val="28"/>
          <w:szCs w:val="24"/>
          <w:rPrChange w:id="3326" w:author="随遇而安" w:date="2023-08-12T10:02:01Z">
            <w:rPr>
              <w:del w:id="3327" w:author="随遇而安" w:date="2023-08-12T09:25:49Z"/>
              <w:rFonts w:ascii="宋体" w:hAnsi="宋体" w:eastAsia="宋体" w:cs="宋体"/>
              <w:sz w:val="24"/>
              <w:szCs w:val="24"/>
            </w:rPr>
          </w:rPrChange>
        </w:rPr>
        <w:pPrChange w:id="3324" w:author="随遇而安" w:date="2023-08-12T10:02:01Z">
          <w:pPr>
            <w:spacing w:before="184" w:line="290" w:lineRule="auto"/>
            <w:ind w:left="523" w:right="4415" w:hanging="480"/>
          </w:pPr>
        </w:pPrChange>
      </w:pPr>
    </w:p>
    <w:p w14:paraId="6A593F9E">
      <w:pPr>
        <w:autoSpaceDE/>
        <w:autoSpaceDN/>
        <w:spacing w:before="185" w:line="360" w:lineRule="auto"/>
        <w:ind w:firstLine="552" w:firstLineChars="200"/>
        <w:rPr>
          <w:del w:id="3329" w:author="随遇而安" w:date="2023-08-12T09:25:49Z"/>
          <w:rFonts w:hint="eastAsia" w:ascii="仿宋" w:hAnsi="仿宋" w:eastAsia="仿宋" w:cs="仿宋"/>
          <w:spacing w:val="-2"/>
          <w:sz w:val="28"/>
          <w:szCs w:val="24"/>
          <w:rPrChange w:id="3330" w:author="随遇而安" w:date="2023-08-12T10:02:01Z">
            <w:rPr>
              <w:del w:id="3331" w:author="随遇而安" w:date="2023-08-12T09:25:49Z"/>
              <w:rFonts w:ascii="宋体" w:hAnsi="宋体" w:eastAsia="宋体" w:cs="宋体"/>
              <w:sz w:val="24"/>
              <w:szCs w:val="24"/>
            </w:rPr>
          </w:rPrChange>
        </w:rPr>
        <w:sectPr>
          <w:footerReference r:id="rId13" w:type="default"/>
          <w:pgSz w:w="11907" w:h="16839"/>
          <w:pgMar w:top="1507" w:right="1387" w:bottom="1268" w:left="1390" w:header="852" w:footer="1093" w:gutter="0"/>
          <w:pgNumType w:fmt="decimal"/>
          <w:cols w:space="720" w:num="1"/>
        </w:sectPr>
        <w:pPrChange w:id="3328" w:author="随遇而安" w:date="2023-08-12T10:02:01Z">
          <w:pPr>
            <w:spacing w:line="290" w:lineRule="auto"/>
          </w:pPr>
        </w:pPrChange>
      </w:pPr>
    </w:p>
    <w:p w14:paraId="76A99D5D">
      <w:pPr>
        <w:autoSpaceDE/>
        <w:autoSpaceDN/>
        <w:spacing w:before="185" w:line="360" w:lineRule="auto"/>
        <w:ind w:left="0" w:firstLine="552" w:firstLineChars="200"/>
        <w:rPr>
          <w:rFonts w:hint="eastAsia" w:ascii="仿宋" w:hAnsi="仿宋" w:eastAsia="仿宋" w:cs="仿宋"/>
          <w:spacing w:val="-2"/>
          <w:sz w:val="28"/>
          <w:szCs w:val="24"/>
          <w:rPrChange w:id="3333" w:author="随遇而安" w:date="2023-08-12T10:02:01Z">
            <w:rPr>
              <w:rFonts w:ascii="宋体" w:hAnsi="宋体" w:eastAsia="宋体" w:cs="宋体"/>
              <w:sz w:val="24"/>
              <w:szCs w:val="24"/>
            </w:rPr>
          </w:rPrChange>
        </w:rPr>
        <w:pPrChange w:id="3332" w:author="随遇而安" w:date="2023-08-12T10:02:01Z">
          <w:pPr>
            <w:spacing w:before="115" w:line="468" w:lineRule="exact"/>
            <w:ind w:left="524"/>
          </w:pPr>
        </w:pPrChange>
      </w:pPr>
      <w:r>
        <w:rPr>
          <w:rFonts w:hint="eastAsia" w:ascii="仿宋" w:hAnsi="仿宋" w:eastAsia="仿宋" w:cs="仿宋"/>
          <w:spacing w:val="-2"/>
          <w:position w:val="0"/>
          <w:sz w:val="28"/>
          <w:szCs w:val="24"/>
          <w:rPrChange w:id="3334" w:author="随遇而安" w:date="2023-08-12T10:02:01Z">
            <w:rPr>
              <w:rFonts w:ascii="宋体" w:hAnsi="宋体" w:eastAsia="宋体" w:cs="宋体"/>
              <w:spacing w:val="-3"/>
              <w:position w:val="17"/>
              <w:sz w:val="24"/>
              <w:szCs w:val="24"/>
            </w:rPr>
          </w:rPrChange>
        </w:rPr>
        <w:t>（2）事故发生的时间、地点以及事故现场情况。</w:t>
      </w:r>
    </w:p>
    <w:p w14:paraId="5828BBFC">
      <w:pPr>
        <w:autoSpaceDE/>
        <w:autoSpaceDN/>
        <w:spacing w:before="185" w:line="360" w:lineRule="auto"/>
        <w:ind w:left="0" w:firstLine="552" w:firstLineChars="200"/>
        <w:rPr>
          <w:rFonts w:hint="eastAsia" w:ascii="仿宋" w:hAnsi="仿宋" w:eastAsia="仿宋" w:cs="仿宋"/>
          <w:spacing w:val="-2"/>
          <w:sz w:val="28"/>
          <w:szCs w:val="24"/>
          <w:rPrChange w:id="3336" w:author="随遇而安" w:date="2023-08-12T10:02:01Z">
            <w:rPr>
              <w:rFonts w:ascii="宋体" w:hAnsi="宋体" w:eastAsia="宋体" w:cs="宋体"/>
              <w:sz w:val="24"/>
              <w:szCs w:val="24"/>
            </w:rPr>
          </w:rPrChange>
        </w:rPr>
        <w:pPrChange w:id="3335" w:author="随遇而安" w:date="2023-08-12T10:02:01Z">
          <w:pPr>
            <w:spacing w:before="1" w:line="218" w:lineRule="auto"/>
            <w:ind w:left="524"/>
          </w:pPr>
        </w:pPrChange>
      </w:pPr>
      <w:r>
        <w:rPr>
          <w:rFonts w:hint="eastAsia" w:ascii="仿宋" w:hAnsi="仿宋" w:eastAsia="仿宋" w:cs="仿宋"/>
          <w:spacing w:val="-2"/>
          <w:sz w:val="28"/>
          <w:szCs w:val="24"/>
          <w:rPrChange w:id="3337" w:author="随遇而安" w:date="2023-08-12T10:02:01Z">
            <w:rPr>
              <w:rFonts w:ascii="宋体" w:hAnsi="宋体" w:eastAsia="宋体" w:cs="宋体"/>
              <w:spacing w:val="-5"/>
              <w:sz w:val="24"/>
              <w:szCs w:val="24"/>
            </w:rPr>
          </w:rPrChange>
        </w:rPr>
        <w:t>（3）事故的简要经过。</w:t>
      </w:r>
    </w:p>
    <w:p w14:paraId="5D4D3DC1">
      <w:pPr>
        <w:autoSpaceDE/>
        <w:autoSpaceDN/>
        <w:spacing w:before="185" w:line="360" w:lineRule="auto"/>
        <w:ind w:left="0" w:firstLine="552" w:firstLineChars="200"/>
        <w:rPr>
          <w:rFonts w:hint="eastAsia" w:ascii="仿宋" w:hAnsi="仿宋" w:eastAsia="仿宋" w:cs="仿宋"/>
          <w:spacing w:val="-2"/>
          <w:sz w:val="28"/>
          <w:szCs w:val="24"/>
          <w:rPrChange w:id="3339" w:author="随遇而安" w:date="2023-08-12T10:02:01Z">
            <w:rPr>
              <w:rFonts w:ascii="宋体" w:hAnsi="宋体" w:eastAsia="宋体" w:cs="宋体"/>
              <w:sz w:val="24"/>
              <w:szCs w:val="24"/>
            </w:rPr>
          </w:rPrChange>
        </w:rPr>
        <w:pPrChange w:id="3338" w:author="随遇而安" w:date="2023-08-12T10:02:01Z">
          <w:pPr>
            <w:spacing w:before="183" w:line="468" w:lineRule="exact"/>
            <w:ind w:left="524"/>
          </w:pPr>
        </w:pPrChange>
      </w:pPr>
      <w:r>
        <w:rPr>
          <w:rFonts w:hint="eastAsia" w:ascii="仿宋" w:hAnsi="仿宋" w:eastAsia="仿宋" w:cs="仿宋"/>
          <w:spacing w:val="-2"/>
          <w:position w:val="0"/>
          <w:sz w:val="28"/>
          <w:szCs w:val="24"/>
          <w:rPrChange w:id="3340" w:author="随遇而安" w:date="2023-08-12T10:02:01Z">
            <w:rPr>
              <w:rFonts w:ascii="宋体" w:hAnsi="宋体" w:eastAsia="宋体" w:cs="宋体"/>
              <w:spacing w:val="-2"/>
              <w:position w:val="17"/>
              <w:sz w:val="24"/>
              <w:szCs w:val="24"/>
            </w:rPr>
          </w:rPrChange>
        </w:rPr>
        <w:t>（4）事故已经造成或者可能造成的伤亡人数和初步估计的直接经济损失。</w:t>
      </w:r>
    </w:p>
    <w:p w14:paraId="42A60044">
      <w:pPr>
        <w:autoSpaceDE/>
        <w:autoSpaceDN/>
        <w:spacing w:before="185" w:line="360" w:lineRule="auto"/>
        <w:ind w:left="0" w:firstLine="552" w:firstLineChars="200"/>
        <w:rPr>
          <w:rFonts w:hint="eastAsia" w:ascii="仿宋" w:hAnsi="仿宋" w:eastAsia="仿宋" w:cs="仿宋"/>
          <w:spacing w:val="-2"/>
          <w:sz w:val="28"/>
          <w:szCs w:val="24"/>
          <w:rPrChange w:id="3342" w:author="随遇而安" w:date="2023-08-12T10:02:01Z">
            <w:rPr>
              <w:rFonts w:ascii="宋体" w:hAnsi="宋体" w:eastAsia="宋体" w:cs="宋体"/>
              <w:sz w:val="24"/>
              <w:szCs w:val="24"/>
            </w:rPr>
          </w:rPrChange>
        </w:rPr>
        <w:pPrChange w:id="3341" w:author="随遇而安" w:date="2023-08-12T10:02:01Z">
          <w:pPr>
            <w:spacing w:before="1" w:line="218" w:lineRule="auto"/>
            <w:ind w:left="524"/>
          </w:pPr>
        </w:pPrChange>
      </w:pPr>
      <w:r>
        <w:rPr>
          <w:rFonts w:hint="eastAsia" w:ascii="仿宋" w:hAnsi="仿宋" w:eastAsia="仿宋" w:cs="仿宋"/>
          <w:spacing w:val="-2"/>
          <w:sz w:val="28"/>
          <w:szCs w:val="24"/>
          <w:rPrChange w:id="3343" w:author="随遇而安" w:date="2023-08-12T10:02:01Z">
            <w:rPr>
              <w:rFonts w:ascii="宋体" w:hAnsi="宋体" w:eastAsia="宋体" w:cs="宋体"/>
              <w:spacing w:val="-5"/>
              <w:sz w:val="24"/>
              <w:szCs w:val="24"/>
            </w:rPr>
          </w:rPrChange>
        </w:rPr>
        <w:t>（5）已经采取的措施。</w:t>
      </w:r>
    </w:p>
    <w:p w14:paraId="5507B145">
      <w:pPr>
        <w:autoSpaceDE/>
        <w:autoSpaceDN/>
        <w:spacing w:before="185" w:line="360" w:lineRule="auto"/>
        <w:ind w:left="0" w:firstLine="552" w:firstLineChars="200"/>
        <w:rPr>
          <w:rFonts w:hint="eastAsia" w:ascii="仿宋" w:hAnsi="仿宋" w:eastAsia="仿宋" w:cs="仿宋"/>
          <w:spacing w:val="-2"/>
          <w:sz w:val="28"/>
          <w:szCs w:val="24"/>
          <w:rPrChange w:id="3345" w:author="随遇而安" w:date="2023-08-12T10:02:01Z">
            <w:rPr>
              <w:rFonts w:ascii="宋体" w:hAnsi="宋体" w:eastAsia="宋体" w:cs="宋体"/>
              <w:sz w:val="24"/>
              <w:szCs w:val="24"/>
            </w:rPr>
          </w:rPrChange>
        </w:rPr>
        <w:pPrChange w:id="3344" w:author="随遇而安" w:date="2023-08-12T10:02:01Z">
          <w:pPr>
            <w:spacing w:before="183" w:line="218" w:lineRule="auto"/>
            <w:ind w:left="524"/>
          </w:pPr>
        </w:pPrChange>
      </w:pPr>
      <w:r>
        <w:rPr>
          <w:rFonts w:hint="eastAsia" w:ascii="仿宋" w:hAnsi="仿宋" w:eastAsia="仿宋" w:cs="仿宋"/>
          <w:spacing w:val="-2"/>
          <w:sz w:val="28"/>
          <w:szCs w:val="24"/>
          <w:rPrChange w:id="3346" w:author="随遇而安" w:date="2023-08-12T10:02:01Z">
            <w:rPr>
              <w:rFonts w:ascii="宋体" w:hAnsi="宋体" w:eastAsia="宋体" w:cs="宋体"/>
              <w:spacing w:val="-4"/>
              <w:sz w:val="24"/>
              <w:szCs w:val="24"/>
            </w:rPr>
          </w:rPrChange>
        </w:rPr>
        <w:t>（6）其他应当报告的情况。</w:t>
      </w:r>
    </w:p>
    <w:p w14:paraId="5536F736">
      <w:pPr>
        <w:autoSpaceDE/>
        <w:autoSpaceDN/>
        <w:spacing w:before="185" w:line="360" w:lineRule="auto"/>
        <w:ind w:left="0" w:firstLine="552" w:firstLineChars="200"/>
        <w:rPr>
          <w:del w:id="3348" w:author="随遇而安" w:date="2023-08-12T09:28:05Z"/>
          <w:rFonts w:hint="eastAsia" w:ascii="仿宋" w:hAnsi="仿宋" w:eastAsia="仿宋" w:cs="仿宋"/>
          <w:spacing w:val="-2"/>
          <w:sz w:val="28"/>
          <w:szCs w:val="24"/>
          <w:rPrChange w:id="3349" w:author="随遇而安" w:date="2023-08-12T10:02:01Z">
            <w:rPr>
              <w:del w:id="3350" w:author="随遇而安" w:date="2023-08-12T09:28:05Z"/>
              <w:rFonts w:ascii="宋体" w:hAnsi="宋体" w:eastAsia="宋体" w:cs="宋体"/>
              <w:sz w:val="24"/>
              <w:szCs w:val="24"/>
            </w:rPr>
          </w:rPrChange>
        </w:rPr>
        <w:pPrChange w:id="3347" w:author="随遇而安" w:date="2023-08-12T10:02:01Z">
          <w:pPr>
            <w:spacing w:before="184" w:line="468" w:lineRule="exact"/>
            <w:ind w:left="43"/>
          </w:pPr>
        </w:pPrChange>
      </w:pPr>
      <w:r>
        <w:rPr>
          <w:rFonts w:hint="eastAsia" w:ascii="仿宋" w:hAnsi="仿宋" w:eastAsia="仿宋" w:cs="仿宋"/>
          <w:spacing w:val="-2"/>
          <w:position w:val="0"/>
          <w:sz w:val="28"/>
          <w:szCs w:val="24"/>
          <w:rPrChange w:id="3351" w:author="随遇而安" w:date="2023-08-12T10:02:01Z">
            <w:rPr>
              <w:rFonts w:ascii="宋体" w:hAnsi="宋体" w:eastAsia="宋体" w:cs="宋体"/>
              <w:spacing w:val="-1"/>
              <w:position w:val="17"/>
              <w:sz w:val="24"/>
              <w:szCs w:val="24"/>
            </w:rPr>
          </w:rPrChange>
        </w:rPr>
        <w:t>7.2.2</w:t>
      </w:r>
      <w:r>
        <w:rPr>
          <w:rFonts w:hint="eastAsia" w:ascii="仿宋" w:hAnsi="仿宋" w:eastAsia="仿宋" w:cs="仿宋"/>
          <w:spacing w:val="-2"/>
          <w:position w:val="0"/>
          <w:sz w:val="28"/>
          <w:szCs w:val="24"/>
          <w:rPrChange w:id="3352" w:author="随遇而安" w:date="2023-08-12T10:02:01Z">
            <w:rPr>
              <w:rFonts w:ascii="宋体" w:hAnsi="宋体" w:eastAsia="宋体" w:cs="宋体"/>
              <w:spacing w:val="-27"/>
              <w:position w:val="17"/>
              <w:sz w:val="24"/>
              <w:szCs w:val="24"/>
            </w:rPr>
          </w:rPrChange>
        </w:rPr>
        <w:t xml:space="preserve"> </w:t>
      </w:r>
      <w:r>
        <w:rPr>
          <w:rFonts w:hint="eastAsia" w:ascii="仿宋" w:hAnsi="仿宋" w:eastAsia="仿宋" w:cs="仿宋"/>
          <w:spacing w:val="-2"/>
          <w:position w:val="0"/>
          <w:sz w:val="28"/>
          <w:szCs w:val="24"/>
          <w:rPrChange w:id="3353" w:author="随遇而安" w:date="2023-08-12T10:02:01Z">
            <w:rPr>
              <w:rFonts w:ascii="宋体" w:hAnsi="宋体" w:eastAsia="宋体" w:cs="宋体"/>
              <w:spacing w:val="-1"/>
              <w:position w:val="17"/>
              <w:sz w:val="24"/>
              <w:szCs w:val="24"/>
            </w:rPr>
          </w:rPrChange>
        </w:rPr>
        <w:t>对事故等级、责任判定等有影响的重要内容和关键节点事项，</w:t>
      </w:r>
      <w:del w:id="3354" w:author="随遇而安" w:date="2023-08-12T09:51:17Z">
        <w:r>
          <w:rPr>
            <w:rFonts w:hint="default" w:ascii="仿宋" w:hAnsi="仿宋" w:eastAsia="仿宋" w:cs="仿宋"/>
            <w:spacing w:val="-2"/>
            <w:position w:val="0"/>
            <w:sz w:val="28"/>
            <w:szCs w:val="24"/>
            <w:rPrChange w:id="3355" w:author="随遇而安" w:date="2023-08-12T10:02:01Z">
              <w:rPr>
                <w:rFonts w:ascii="宋体" w:hAnsi="宋体" w:eastAsia="宋体" w:cs="宋体"/>
                <w:spacing w:val="-1"/>
                <w:position w:val="17"/>
                <w:sz w:val="24"/>
                <w:szCs w:val="24"/>
              </w:rPr>
            </w:rPrChange>
          </w:rPr>
          <w:delText>责任单位</w:delText>
        </w:r>
      </w:del>
      <w:ins w:id="3356" w:author="随遇而安" w:date="2023-08-12T09:51:18Z">
        <w:r>
          <w:rPr>
            <w:rFonts w:hint="eastAsia" w:ascii="仿宋" w:hAnsi="仿宋" w:eastAsia="仿宋" w:cs="仿宋"/>
            <w:spacing w:val="-2"/>
            <w:position w:val="0"/>
            <w:sz w:val="28"/>
            <w:szCs w:val="24"/>
            <w:lang w:val="en-US" w:eastAsia="zh-CN"/>
            <w:rPrChange w:id="3357" w:author="随遇而安" w:date="2023-08-12T10:02:01Z">
              <w:rPr>
                <w:rFonts w:hint="eastAsia" w:ascii="仿宋" w:hAnsi="仿宋" w:eastAsia="仿宋" w:cs="仿宋"/>
                <w:spacing w:val="-1"/>
                <w:position w:val="17"/>
                <w:sz w:val="28"/>
                <w:szCs w:val="24"/>
                <w:lang w:val="en-US" w:eastAsia="zh-CN"/>
              </w:rPr>
            </w:rPrChange>
          </w:rPr>
          <w:t>项目公司</w:t>
        </w:r>
      </w:ins>
      <w:r>
        <w:rPr>
          <w:rFonts w:hint="eastAsia" w:ascii="仿宋" w:hAnsi="仿宋" w:eastAsia="仿宋" w:cs="仿宋"/>
          <w:spacing w:val="-2"/>
          <w:position w:val="0"/>
          <w:sz w:val="28"/>
          <w:szCs w:val="24"/>
          <w:rPrChange w:id="3358" w:author="随遇而安" w:date="2023-08-12T10:02:01Z">
            <w:rPr>
              <w:rFonts w:ascii="宋体" w:hAnsi="宋体" w:eastAsia="宋体" w:cs="宋体"/>
              <w:spacing w:val="-1"/>
              <w:position w:val="17"/>
              <w:sz w:val="24"/>
              <w:szCs w:val="24"/>
            </w:rPr>
          </w:rPrChange>
        </w:rPr>
        <w:t>知悉后应</w:t>
      </w:r>
    </w:p>
    <w:p w14:paraId="1C5F8AAB">
      <w:pPr>
        <w:autoSpaceDE/>
        <w:autoSpaceDN/>
        <w:spacing w:before="185" w:line="360" w:lineRule="auto"/>
        <w:ind w:left="0" w:firstLine="552" w:firstLineChars="200"/>
        <w:rPr>
          <w:rFonts w:hint="eastAsia" w:ascii="仿宋" w:hAnsi="仿宋" w:eastAsia="仿宋" w:cs="仿宋"/>
          <w:spacing w:val="-2"/>
          <w:sz w:val="28"/>
          <w:szCs w:val="24"/>
          <w:rPrChange w:id="3360" w:author="随遇而安" w:date="2023-08-12T10:02:01Z">
            <w:rPr>
              <w:rFonts w:ascii="宋体" w:hAnsi="宋体" w:eastAsia="宋体" w:cs="宋体"/>
              <w:sz w:val="24"/>
              <w:szCs w:val="24"/>
            </w:rPr>
          </w:rPrChange>
        </w:rPr>
        <w:pPrChange w:id="3359" w:author="随遇而安" w:date="2023-08-12T10:02:01Z">
          <w:pPr>
            <w:spacing w:before="1" w:line="219" w:lineRule="auto"/>
            <w:ind w:left="38"/>
          </w:pPr>
        </w:pPrChange>
      </w:pPr>
      <w:r>
        <w:rPr>
          <w:rFonts w:hint="eastAsia" w:ascii="仿宋" w:hAnsi="仿宋" w:eastAsia="仿宋" w:cs="仿宋"/>
          <w:spacing w:val="-2"/>
          <w:sz w:val="28"/>
          <w:szCs w:val="24"/>
          <w:rPrChange w:id="3361" w:author="随遇而安" w:date="2023-08-12T10:02:01Z">
            <w:rPr>
              <w:rFonts w:ascii="宋体" w:hAnsi="宋体" w:eastAsia="宋体" w:cs="宋体"/>
              <w:spacing w:val="-4"/>
              <w:sz w:val="24"/>
              <w:szCs w:val="24"/>
            </w:rPr>
          </w:rPrChange>
        </w:rPr>
        <w:t>立即报至集团安环管理部。</w:t>
      </w:r>
    </w:p>
    <w:p w14:paraId="6A3311F2">
      <w:pPr>
        <w:autoSpaceDE/>
        <w:autoSpaceDN/>
        <w:spacing w:before="185" w:line="360" w:lineRule="auto"/>
        <w:ind w:left="0" w:firstLine="552" w:firstLineChars="200"/>
        <w:rPr>
          <w:rFonts w:hint="eastAsia" w:ascii="仿宋" w:hAnsi="仿宋" w:eastAsia="仿宋" w:cs="仿宋"/>
          <w:spacing w:val="-2"/>
          <w:sz w:val="28"/>
          <w:szCs w:val="24"/>
          <w:rPrChange w:id="3363" w:author="随遇而安" w:date="2023-08-12T10:02:01Z">
            <w:rPr>
              <w:rFonts w:ascii="宋体" w:hAnsi="宋体" w:eastAsia="宋体" w:cs="宋体"/>
              <w:sz w:val="24"/>
              <w:szCs w:val="24"/>
            </w:rPr>
          </w:rPrChange>
        </w:rPr>
        <w:pPrChange w:id="3362" w:author="随遇而安" w:date="2023-08-12T10:02:01Z">
          <w:pPr>
            <w:spacing w:before="182" w:line="469" w:lineRule="exact"/>
            <w:ind w:left="524"/>
          </w:pPr>
        </w:pPrChange>
      </w:pPr>
      <w:r>
        <w:rPr>
          <w:rFonts w:hint="eastAsia" w:ascii="仿宋" w:hAnsi="仿宋" w:eastAsia="仿宋" w:cs="仿宋"/>
          <w:spacing w:val="-2"/>
          <w:position w:val="0"/>
          <w:sz w:val="28"/>
          <w:szCs w:val="24"/>
          <w:rPrChange w:id="3364" w:author="随遇而安" w:date="2023-08-12T10:02:01Z">
            <w:rPr>
              <w:rFonts w:ascii="宋体" w:hAnsi="宋体" w:eastAsia="宋体" w:cs="宋体"/>
              <w:spacing w:val="-3"/>
              <w:position w:val="17"/>
              <w:sz w:val="24"/>
              <w:szCs w:val="24"/>
            </w:rPr>
          </w:rPrChange>
        </w:rPr>
        <w:t>（1）事故造成的伤亡人数、财产损失发生变化。</w:t>
      </w:r>
    </w:p>
    <w:p w14:paraId="05CA52A4">
      <w:pPr>
        <w:autoSpaceDE/>
        <w:autoSpaceDN/>
        <w:spacing w:before="185" w:line="360" w:lineRule="auto"/>
        <w:ind w:left="0" w:firstLine="552" w:firstLineChars="200"/>
        <w:rPr>
          <w:rFonts w:hint="eastAsia" w:ascii="仿宋" w:hAnsi="仿宋" w:eastAsia="仿宋" w:cs="仿宋"/>
          <w:spacing w:val="-2"/>
          <w:sz w:val="28"/>
          <w:szCs w:val="24"/>
          <w:rPrChange w:id="3366" w:author="随遇而安" w:date="2023-08-12T10:02:01Z">
            <w:rPr>
              <w:rFonts w:ascii="宋体" w:hAnsi="宋体" w:eastAsia="宋体" w:cs="宋体"/>
              <w:sz w:val="24"/>
              <w:szCs w:val="24"/>
            </w:rPr>
          </w:rPrChange>
        </w:rPr>
        <w:pPrChange w:id="3365" w:author="随遇而安" w:date="2023-08-12T10:02:01Z">
          <w:pPr>
            <w:spacing w:before="1" w:line="218" w:lineRule="auto"/>
            <w:ind w:left="524"/>
          </w:pPr>
        </w:pPrChange>
      </w:pPr>
      <w:r>
        <w:rPr>
          <w:rFonts w:hint="eastAsia" w:ascii="仿宋" w:hAnsi="仿宋" w:eastAsia="仿宋" w:cs="仿宋"/>
          <w:spacing w:val="-2"/>
          <w:sz w:val="28"/>
          <w:szCs w:val="24"/>
          <w:rPrChange w:id="3367" w:author="随遇而安" w:date="2023-08-12T10:02:01Z">
            <w:rPr>
              <w:rFonts w:ascii="宋体" w:hAnsi="宋体" w:eastAsia="宋体" w:cs="宋体"/>
              <w:spacing w:val="-3"/>
              <w:sz w:val="24"/>
              <w:szCs w:val="24"/>
            </w:rPr>
          </w:rPrChange>
        </w:rPr>
        <w:t>（2）交通管理部门事故责任认定书出具。</w:t>
      </w:r>
    </w:p>
    <w:p w14:paraId="71D57F08">
      <w:pPr>
        <w:autoSpaceDE/>
        <w:autoSpaceDN/>
        <w:spacing w:before="185" w:line="360" w:lineRule="auto"/>
        <w:ind w:left="0" w:firstLine="552" w:firstLineChars="200"/>
        <w:rPr>
          <w:rFonts w:hint="eastAsia" w:ascii="仿宋" w:hAnsi="仿宋" w:eastAsia="仿宋" w:cs="仿宋"/>
          <w:spacing w:val="-2"/>
          <w:sz w:val="28"/>
          <w:szCs w:val="24"/>
          <w:rPrChange w:id="3369" w:author="随遇而安" w:date="2023-08-12T10:02:01Z">
            <w:rPr>
              <w:rFonts w:ascii="宋体" w:hAnsi="宋体" w:eastAsia="宋体" w:cs="宋体"/>
              <w:sz w:val="24"/>
              <w:szCs w:val="24"/>
            </w:rPr>
          </w:rPrChange>
        </w:rPr>
        <w:pPrChange w:id="3368" w:author="随遇而安" w:date="2023-08-12T10:02:01Z">
          <w:pPr>
            <w:spacing w:before="183" w:line="220" w:lineRule="auto"/>
            <w:ind w:left="524"/>
          </w:pPr>
        </w:pPrChange>
      </w:pPr>
      <w:r>
        <w:rPr>
          <w:rFonts w:hint="eastAsia" w:ascii="仿宋" w:hAnsi="仿宋" w:eastAsia="仿宋" w:cs="仿宋"/>
          <w:spacing w:val="-2"/>
          <w:sz w:val="28"/>
          <w:szCs w:val="24"/>
          <w:rPrChange w:id="3370" w:author="随遇而安" w:date="2023-08-12T10:02:01Z">
            <w:rPr>
              <w:rFonts w:ascii="宋体" w:hAnsi="宋体" w:eastAsia="宋体" w:cs="宋体"/>
              <w:spacing w:val="-4"/>
              <w:sz w:val="24"/>
              <w:szCs w:val="24"/>
            </w:rPr>
          </w:rPrChange>
        </w:rPr>
        <w:t>（3）社保部门工伤认定结论出具。</w:t>
      </w:r>
    </w:p>
    <w:p w14:paraId="21D2CEE1">
      <w:pPr>
        <w:autoSpaceDE/>
        <w:autoSpaceDN/>
        <w:spacing w:before="185" w:line="360" w:lineRule="auto"/>
        <w:ind w:left="0" w:firstLine="552" w:firstLineChars="200"/>
        <w:rPr>
          <w:rFonts w:hint="eastAsia" w:ascii="仿宋" w:hAnsi="仿宋" w:eastAsia="仿宋" w:cs="仿宋"/>
          <w:spacing w:val="-2"/>
          <w:sz w:val="28"/>
          <w:szCs w:val="24"/>
          <w:rPrChange w:id="3372" w:author="随遇而安" w:date="2023-08-12T10:02:01Z">
            <w:rPr>
              <w:rFonts w:ascii="宋体" w:hAnsi="宋体" w:eastAsia="宋体" w:cs="宋体"/>
              <w:sz w:val="24"/>
              <w:szCs w:val="24"/>
            </w:rPr>
          </w:rPrChange>
        </w:rPr>
        <w:pPrChange w:id="3371" w:author="随遇而安" w:date="2023-08-12T10:02:01Z">
          <w:pPr>
            <w:spacing w:before="182" w:line="220" w:lineRule="auto"/>
            <w:ind w:left="524"/>
          </w:pPr>
        </w:pPrChange>
      </w:pPr>
      <w:r>
        <w:rPr>
          <w:rFonts w:hint="eastAsia" w:ascii="仿宋" w:hAnsi="仿宋" w:eastAsia="仿宋" w:cs="仿宋"/>
          <w:spacing w:val="-2"/>
          <w:sz w:val="28"/>
          <w:szCs w:val="24"/>
          <w:rPrChange w:id="3373" w:author="随遇而安" w:date="2023-08-12T10:02:01Z">
            <w:rPr>
              <w:rFonts w:ascii="宋体" w:hAnsi="宋体" w:eastAsia="宋体" w:cs="宋体"/>
              <w:spacing w:val="-3"/>
              <w:sz w:val="24"/>
              <w:szCs w:val="24"/>
            </w:rPr>
          </w:rPrChange>
        </w:rPr>
        <w:t>（4）涉及仲裁、调节</w:t>
      </w:r>
      <w:r>
        <w:rPr>
          <w:rFonts w:hint="eastAsia" w:ascii="仿宋" w:hAnsi="仿宋" w:eastAsia="仿宋" w:cs="仿宋"/>
          <w:spacing w:val="-2"/>
          <w:sz w:val="28"/>
          <w:szCs w:val="24"/>
          <w:rPrChange w:id="3374" w:author="随遇而安" w:date="2023-08-12T10:02:01Z">
            <w:rPr>
              <w:rFonts w:ascii="宋体" w:hAnsi="宋体" w:eastAsia="宋体" w:cs="宋体"/>
              <w:spacing w:val="-3"/>
              <w:sz w:val="24"/>
              <w:szCs w:val="24"/>
            </w:rPr>
          </w:rPrChange>
        </w:rPr>
        <w:t>、诉讼的案件。</w:t>
      </w:r>
    </w:p>
    <w:p w14:paraId="46530921">
      <w:pPr>
        <w:autoSpaceDE/>
        <w:autoSpaceDN/>
        <w:spacing w:before="183" w:line="360" w:lineRule="auto"/>
        <w:ind w:left="0" w:firstLine="556" w:firstLineChars="200"/>
        <w:outlineLvl w:val="0"/>
        <w:rPr>
          <w:rFonts w:hint="eastAsia" w:ascii="仿宋" w:hAnsi="仿宋" w:eastAsia="仿宋" w:cs="仿宋"/>
          <w:sz w:val="28"/>
          <w:szCs w:val="24"/>
          <w:rPrChange w:id="3376" w:author="随遇而安" w:date="2023-08-12T09:44:46Z">
            <w:rPr>
              <w:rFonts w:ascii="宋体" w:hAnsi="宋体" w:eastAsia="宋体" w:cs="宋体"/>
              <w:sz w:val="24"/>
              <w:szCs w:val="24"/>
            </w:rPr>
          </w:rPrChange>
        </w:rPr>
        <w:pPrChange w:id="3375" w:author="随遇而安" w:date="2023-08-12T09:44:52Z">
          <w:pPr>
            <w:spacing w:before="183" w:line="220" w:lineRule="auto"/>
            <w:ind w:left="39"/>
            <w:outlineLvl w:val="0"/>
          </w:pPr>
        </w:pPrChange>
      </w:pPr>
      <w:bookmarkStart w:id="35" w:name="bookmark8"/>
      <w:bookmarkEnd w:id="35"/>
      <w:bookmarkStart w:id="36" w:name="_Toc4980"/>
      <w:bookmarkStart w:id="37" w:name="_Toc7687"/>
      <w:bookmarkStart w:id="38" w:name="_Toc3479"/>
      <w:bookmarkStart w:id="39" w:name="_Toc31261"/>
      <w:r>
        <w:rPr>
          <w:rFonts w:hint="eastAsia" w:ascii="仿宋" w:hAnsi="仿宋" w:eastAsia="仿宋" w:cs="仿宋"/>
          <w:spacing w:val="-1"/>
          <w:sz w:val="28"/>
          <w:szCs w:val="24"/>
          <w:rPrChange w:id="3377" w:author="随遇而安" w:date="2023-08-12T09:44:46Z">
            <w:rPr>
              <w:rFonts w:ascii="宋体" w:hAnsi="宋体" w:eastAsia="宋体" w:cs="宋体"/>
              <w:spacing w:val="-1"/>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8.事故调查</w:t>
      </w:r>
      <w:bookmarkEnd w:id="36"/>
      <w:bookmarkEnd w:id="37"/>
      <w:bookmarkEnd w:id="38"/>
      <w:bookmarkEnd w:id="39"/>
    </w:p>
    <w:p w14:paraId="404E7CB0">
      <w:pPr>
        <w:autoSpaceDE/>
        <w:autoSpaceDN/>
        <w:spacing w:before="185" w:line="360" w:lineRule="auto"/>
        <w:ind w:left="0" w:right="0" w:firstLine="552" w:firstLineChars="200"/>
        <w:rPr>
          <w:rFonts w:hint="eastAsia" w:ascii="仿宋" w:hAnsi="仿宋" w:eastAsia="仿宋" w:cs="仿宋"/>
          <w:spacing w:val="-2"/>
          <w:sz w:val="28"/>
          <w:szCs w:val="24"/>
          <w:rPrChange w:id="3379" w:author="随遇而安" w:date="2023-08-12T10:01:57Z">
            <w:rPr>
              <w:rFonts w:ascii="宋体" w:hAnsi="宋体" w:eastAsia="宋体" w:cs="宋体"/>
              <w:sz w:val="24"/>
              <w:szCs w:val="24"/>
            </w:rPr>
          </w:rPrChange>
        </w:rPr>
        <w:pPrChange w:id="3378" w:author="随遇而安" w:date="2023-08-12T10:01:57Z">
          <w:pPr>
            <w:spacing w:before="182" w:line="290" w:lineRule="auto"/>
            <w:ind w:left="41" w:right="30" w:hanging="2"/>
          </w:pPr>
        </w:pPrChange>
      </w:pPr>
      <w:r>
        <w:rPr>
          <w:rFonts w:hint="eastAsia" w:ascii="仿宋" w:hAnsi="仿宋" w:eastAsia="仿宋" w:cs="仿宋"/>
          <w:spacing w:val="-2"/>
          <w:sz w:val="28"/>
          <w:szCs w:val="24"/>
          <w:rPrChange w:id="3380" w:author="随遇而安" w:date="2023-08-12T10:01:57Z">
            <w:rPr>
              <w:rFonts w:ascii="宋体" w:hAnsi="宋体" w:eastAsia="宋体" w:cs="宋体"/>
              <w:spacing w:val="-1"/>
              <w:sz w:val="24"/>
              <w:szCs w:val="24"/>
            </w:rPr>
          </w:rPrChange>
        </w:rPr>
        <w:t>8.1</w:t>
      </w:r>
      <w:r>
        <w:rPr>
          <w:rFonts w:hint="eastAsia" w:ascii="仿宋" w:hAnsi="仿宋" w:eastAsia="仿宋" w:cs="仿宋"/>
          <w:spacing w:val="-2"/>
          <w:sz w:val="28"/>
          <w:szCs w:val="24"/>
          <w:rPrChange w:id="3381" w:author="随遇而安" w:date="2023-08-12T10:01:57Z">
            <w:rPr>
              <w:rFonts w:ascii="宋体" w:hAnsi="宋体" w:eastAsia="宋体" w:cs="宋体"/>
              <w:spacing w:val="-23"/>
              <w:sz w:val="24"/>
              <w:szCs w:val="24"/>
            </w:rPr>
          </w:rPrChange>
        </w:rPr>
        <w:t xml:space="preserve"> </w:t>
      </w:r>
      <w:r>
        <w:rPr>
          <w:rFonts w:hint="eastAsia" w:ascii="仿宋" w:hAnsi="仿宋" w:eastAsia="仿宋" w:cs="仿宋"/>
          <w:spacing w:val="-2"/>
          <w:sz w:val="28"/>
          <w:szCs w:val="24"/>
          <w:rPrChange w:id="3382" w:author="随遇而安" w:date="2023-08-12T10:01:57Z">
            <w:rPr>
              <w:rFonts w:ascii="宋体" w:hAnsi="宋体" w:eastAsia="宋体" w:cs="宋体"/>
              <w:spacing w:val="-1"/>
              <w:sz w:val="24"/>
              <w:szCs w:val="24"/>
            </w:rPr>
          </w:rPrChange>
        </w:rPr>
        <w:t>发生生产安全事故、交通事故的应根据事故等级判断，成立相应层级事故调查组进</w:t>
      </w:r>
      <w:del w:id="3383" w:author="随遇而安" w:date="2023-08-12T09:51:33Z">
        <w:r>
          <w:rPr>
            <w:rFonts w:hint="eastAsia" w:ascii="仿宋" w:hAnsi="仿宋" w:eastAsia="仿宋" w:cs="仿宋"/>
            <w:spacing w:val="-2"/>
            <w:sz w:val="28"/>
            <w:szCs w:val="24"/>
            <w:rPrChange w:id="3384" w:author="随遇而安" w:date="2023-08-12T10:01:57Z">
              <w:rPr>
                <w:rFonts w:ascii="宋体" w:hAnsi="宋体" w:eastAsia="宋体" w:cs="宋体"/>
                <w:sz w:val="24"/>
                <w:szCs w:val="24"/>
              </w:rPr>
            </w:rPrChange>
          </w:rPr>
          <w:delText xml:space="preserve"> </w:delText>
        </w:r>
      </w:del>
      <w:r>
        <w:rPr>
          <w:rFonts w:hint="eastAsia" w:ascii="仿宋" w:hAnsi="仿宋" w:eastAsia="仿宋" w:cs="仿宋"/>
          <w:spacing w:val="-2"/>
          <w:sz w:val="28"/>
          <w:szCs w:val="24"/>
          <w:rPrChange w:id="3385" w:author="随遇而安" w:date="2023-08-12T10:01:57Z">
            <w:rPr>
              <w:rFonts w:ascii="宋体" w:hAnsi="宋体" w:eastAsia="宋体" w:cs="宋体"/>
              <w:spacing w:val="-7"/>
              <w:sz w:val="24"/>
              <w:szCs w:val="24"/>
            </w:rPr>
          </w:rPrChange>
        </w:rPr>
        <w:t>行事故调查。</w:t>
      </w:r>
    </w:p>
    <w:p w14:paraId="1712FC1F">
      <w:pPr>
        <w:autoSpaceDE/>
        <w:autoSpaceDN/>
        <w:spacing w:before="185" w:line="360" w:lineRule="auto"/>
        <w:ind w:left="0" w:firstLine="552" w:firstLineChars="200"/>
        <w:rPr>
          <w:rFonts w:hint="eastAsia" w:ascii="仿宋" w:hAnsi="仿宋" w:eastAsia="仿宋" w:cs="仿宋"/>
          <w:spacing w:val="-2"/>
          <w:sz w:val="28"/>
          <w:szCs w:val="24"/>
          <w:rPrChange w:id="3387" w:author="随遇而安" w:date="2023-08-12T10:01:57Z">
            <w:rPr>
              <w:rFonts w:ascii="宋体" w:hAnsi="宋体" w:eastAsia="宋体" w:cs="宋体"/>
              <w:sz w:val="24"/>
              <w:szCs w:val="24"/>
            </w:rPr>
          </w:rPrChange>
        </w:rPr>
        <w:pPrChange w:id="3386" w:author="随遇而安" w:date="2023-08-12T10:01:57Z">
          <w:pPr>
            <w:spacing w:before="181" w:line="219" w:lineRule="auto"/>
            <w:ind w:left="39"/>
          </w:pPr>
        </w:pPrChange>
      </w:pPr>
      <w:r>
        <w:rPr>
          <w:rFonts w:hint="eastAsia" w:ascii="仿宋" w:hAnsi="仿宋" w:eastAsia="仿宋" w:cs="仿宋"/>
          <w:spacing w:val="-2"/>
          <w:sz w:val="28"/>
          <w:szCs w:val="24"/>
          <w:rPrChange w:id="3388" w:author="随遇而安" w:date="2023-08-12T10:01:57Z">
            <w:rPr>
              <w:rFonts w:ascii="宋体" w:hAnsi="宋体" w:eastAsia="宋体" w:cs="宋体"/>
              <w:spacing w:val="-1"/>
              <w:sz w:val="24"/>
              <w:szCs w:val="24"/>
            </w:rPr>
          </w:rPrChange>
        </w:rPr>
        <w:t>8.2</w:t>
      </w:r>
      <w:r>
        <w:rPr>
          <w:rFonts w:hint="eastAsia" w:ascii="仿宋" w:hAnsi="仿宋" w:eastAsia="仿宋" w:cs="仿宋"/>
          <w:spacing w:val="-2"/>
          <w:sz w:val="28"/>
          <w:szCs w:val="24"/>
          <w:rPrChange w:id="3389" w:author="随遇而安" w:date="2023-08-12T10:01:57Z">
            <w:rPr>
              <w:rFonts w:ascii="宋体" w:hAnsi="宋体" w:eastAsia="宋体" w:cs="宋体"/>
              <w:spacing w:val="-47"/>
              <w:sz w:val="24"/>
              <w:szCs w:val="24"/>
            </w:rPr>
          </w:rPrChange>
        </w:rPr>
        <w:t xml:space="preserve"> </w:t>
      </w:r>
      <w:r>
        <w:rPr>
          <w:rFonts w:hint="eastAsia" w:ascii="仿宋" w:hAnsi="仿宋" w:eastAsia="仿宋" w:cs="仿宋"/>
          <w:spacing w:val="-2"/>
          <w:sz w:val="28"/>
          <w:szCs w:val="24"/>
          <w:rPrChange w:id="3390" w:author="随遇而安" w:date="2023-08-12T10:01:57Z">
            <w:rPr>
              <w:rFonts w:ascii="宋体" w:hAnsi="宋体" w:eastAsia="宋体" w:cs="宋体"/>
              <w:spacing w:val="-1"/>
              <w:sz w:val="24"/>
              <w:szCs w:val="24"/>
            </w:rPr>
          </w:rPrChange>
        </w:rPr>
        <w:t>项目公司发生事故后，除涉及政府部门</w:t>
      </w:r>
      <w:r>
        <w:rPr>
          <w:rFonts w:hint="eastAsia" w:ascii="仿宋" w:hAnsi="仿宋" w:eastAsia="仿宋" w:cs="仿宋"/>
          <w:spacing w:val="-2"/>
          <w:sz w:val="28"/>
          <w:szCs w:val="24"/>
          <w:rPrChange w:id="3391" w:author="随遇而安" w:date="2023-08-12T10:01:57Z">
            <w:rPr>
              <w:rFonts w:ascii="宋体" w:hAnsi="宋体" w:eastAsia="宋体" w:cs="宋体"/>
              <w:spacing w:val="-2"/>
              <w:sz w:val="24"/>
              <w:szCs w:val="24"/>
            </w:rPr>
          </w:rPrChange>
        </w:rPr>
        <w:t>调查处理的，内部也应同步组织调查处理。</w:t>
      </w:r>
    </w:p>
    <w:p w14:paraId="602E144C">
      <w:pPr>
        <w:autoSpaceDE/>
        <w:autoSpaceDN/>
        <w:spacing w:before="185" w:line="360" w:lineRule="auto"/>
        <w:ind w:left="0" w:firstLine="552" w:firstLineChars="200"/>
        <w:rPr>
          <w:rFonts w:hint="eastAsia" w:ascii="仿宋" w:hAnsi="仿宋" w:eastAsia="仿宋" w:cs="仿宋"/>
          <w:spacing w:val="-2"/>
          <w:sz w:val="28"/>
          <w:szCs w:val="24"/>
          <w:rPrChange w:id="3393" w:author="随遇而安" w:date="2023-08-12T10:01:57Z">
            <w:rPr>
              <w:rFonts w:ascii="宋体" w:hAnsi="宋体" w:eastAsia="宋体" w:cs="宋体"/>
              <w:sz w:val="24"/>
              <w:szCs w:val="24"/>
            </w:rPr>
          </w:rPrChange>
        </w:rPr>
        <w:pPrChange w:id="3392" w:author="随遇而安" w:date="2023-08-12T09:44:52Z">
          <w:pPr>
            <w:spacing w:before="185" w:line="220" w:lineRule="auto"/>
            <w:ind w:left="39"/>
          </w:pPr>
        </w:pPrChange>
      </w:pPr>
      <w:r>
        <w:rPr>
          <w:rFonts w:hint="eastAsia" w:ascii="仿宋" w:hAnsi="仿宋" w:eastAsia="仿宋" w:cs="仿宋"/>
          <w:spacing w:val="-2"/>
          <w:sz w:val="28"/>
          <w:szCs w:val="24"/>
          <w:rPrChange w:id="3394" w:author="随遇而安" w:date="2023-08-12T10:01:57Z">
            <w:rPr>
              <w:rFonts w:ascii="宋体" w:hAnsi="宋体" w:eastAsia="宋体" w:cs="宋体"/>
              <w:spacing w:val="-2"/>
              <w:sz w:val="24"/>
              <w:szCs w:val="24"/>
            </w:rPr>
          </w:rPrChange>
        </w:rPr>
        <w:t>8.3</w:t>
      </w:r>
      <w:r>
        <w:rPr>
          <w:rFonts w:hint="eastAsia" w:ascii="仿宋" w:hAnsi="仿宋" w:eastAsia="仿宋" w:cs="仿宋"/>
          <w:spacing w:val="-2"/>
          <w:sz w:val="28"/>
          <w:szCs w:val="24"/>
          <w:rPrChange w:id="3395" w:author="随遇而安" w:date="2023-08-12T10:01:57Z">
            <w:rPr>
              <w:rFonts w:ascii="宋体" w:hAnsi="宋体" w:eastAsia="宋体" w:cs="宋体"/>
              <w:spacing w:val="-50"/>
              <w:sz w:val="24"/>
              <w:szCs w:val="24"/>
            </w:rPr>
          </w:rPrChange>
        </w:rPr>
        <w:t xml:space="preserve"> </w:t>
      </w:r>
      <w:r>
        <w:rPr>
          <w:rFonts w:hint="eastAsia" w:ascii="仿宋" w:hAnsi="仿宋" w:eastAsia="仿宋" w:cs="仿宋"/>
          <w:spacing w:val="-2"/>
          <w:sz w:val="28"/>
          <w:szCs w:val="24"/>
          <w:rPrChange w:id="3396" w:author="随遇而安" w:date="2023-08-12T10:01:57Z">
            <w:rPr>
              <w:rFonts w:ascii="宋体" w:hAnsi="宋体" w:eastAsia="宋体" w:cs="宋体"/>
              <w:spacing w:val="-2"/>
              <w:sz w:val="24"/>
              <w:szCs w:val="24"/>
            </w:rPr>
          </w:rPrChange>
        </w:rPr>
        <w:t>事故调查组组成</w:t>
      </w:r>
    </w:p>
    <w:p w14:paraId="33720316">
      <w:pPr>
        <w:autoSpaceDE/>
        <w:autoSpaceDN/>
        <w:spacing w:before="185" w:line="360" w:lineRule="auto"/>
        <w:ind w:left="0" w:right="0" w:firstLine="552" w:firstLineChars="200"/>
        <w:rPr>
          <w:del w:id="3398" w:author="随遇而安" w:date="2023-08-12T09:55:18Z"/>
          <w:rFonts w:hint="eastAsia" w:ascii="仿宋" w:hAnsi="仿宋" w:eastAsia="仿宋" w:cs="仿宋"/>
          <w:spacing w:val="-2"/>
          <w:sz w:val="28"/>
          <w:szCs w:val="24"/>
          <w:rPrChange w:id="3399" w:author="随遇而安" w:date="2023-08-12T10:01:53Z">
            <w:rPr>
              <w:del w:id="3400" w:author="随遇而安" w:date="2023-08-12T09:55:18Z"/>
              <w:rFonts w:ascii="宋体" w:hAnsi="宋体" w:eastAsia="宋体" w:cs="宋体"/>
              <w:sz w:val="24"/>
              <w:szCs w:val="24"/>
            </w:rPr>
          </w:rPrChange>
        </w:rPr>
        <w:pPrChange w:id="3397" w:author="随遇而安" w:date="2023-08-12T10:01:53Z">
          <w:pPr>
            <w:spacing w:before="180" w:line="325" w:lineRule="auto"/>
            <w:ind w:left="37" w:right="28" w:firstLine="1"/>
          </w:pPr>
        </w:pPrChange>
      </w:pPr>
      <w:del w:id="3401" w:author="随遇而安" w:date="2023-08-12T09:55:21Z">
        <w:r>
          <w:rPr>
            <w:rFonts w:hint="eastAsia" w:ascii="仿宋" w:hAnsi="仿宋" w:eastAsia="仿宋" w:cs="仿宋"/>
            <w:spacing w:val="-2"/>
            <w:sz w:val="28"/>
            <w:szCs w:val="24"/>
            <w:rPrChange w:id="3402" w:author="随遇而安" w:date="2023-08-12T10:01:53Z">
              <w:rPr>
                <w:rFonts w:ascii="宋体" w:hAnsi="宋体" w:eastAsia="宋体" w:cs="宋体"/>
                <w:spacing w:val="-1"/>
                <w:sz w:val="24"/>
                <w:szCs w:val="24"/>
              </w:rPr>
            </w:rPrChange>
          </w:rPr>
          <w:delText>8.3.1</w:delText>
        </w:r>
      </w:del>
      <w:del w:id="3403" w:author="随遇而安" w:date="2023-08-12T09:55:21Z">
        <w:r>
          <w:rPr>
            <w:rFonts w:hint="eastAsia" w:ascii="仿宋" w:hAnsi="仿宋" w:eastAsia="仿宋" w:cs="仿宋"/>
            <w:spacing w:val="-2"/>
            <w:sz w:val="28"/>
            <w:szCs w:val="24"/>
            <w:rPrChange w:id="3404" w:author="随遇而安" w:date="2023-08-12T10:01:53Z">
              <w:rPr>
                <w:rFonts w:ascii="宋体" w:hAnsi="宋体" w:eastAsia="宋体" w:cs="宋体"/>
                <w:spacing w:val="-22"/>
                <w:sz w:val="24"/>
                <w:szCs w:val="24"/>
              </w:rPr>
            </w:rPrChange>
          </w:rPr>
          <w:delText xml:space="preserve"> </w:delText>
        </w:r>
      </w:del>
      <w:r>
        <w:rPr>
          <w:rFonts w:hint="eastAsia" w:ascii="仿宋" w:hAnsi="仿宋" w:eastAsia="仿宋" w:cs="仿宋"/>
          <w:spacing w:val="-2"/>
          <w:sz w:val="28"/>
          <w:szCs w:val="24"/>
          <w:rPrChange w:id="3405" w:author="随遇而安" w:date="2023-08-12T10:01:53Z">
            <w:rPr>
              <w:rFonts w:ascii="宋体" w:hAnsi="宋体" w:eastAsia="宋体" w:cs="宋体"/>
              <w:spacing w:val="-1"/>
              <w:sz w:val="24"/>
              <w:szCs w:val="24"/>
            </w:rPr>
          </w:rPrChange>
        </w:rPr>
        <w:t>发生</w:t>
      </w:r>
      <w:del w:id="3406" w:author="随遇而安" w:date="2023-08-12T09:52:06Z">
        <w:r>
          <w:rPr>
            <w:rFonts w:hint="eastAsia" w:ascii="仿宋" w:hAnsi="仿宋" w:eastAsia="仿宋" w:cs="仿宋"/>
            <w:spacing w:val="-2"/>
            <w:sz w:val="28"/>
            <w:szCs w:val="24"/>
            <w:rPrChange w:id="3407" w:author="随遇而安" w:date="2023-08-12T10:01:53Z">
              <w:rPr>
                <w:rFonts w:ascii="宋体" w:hAnsi="宋体" w:eastAsia="宋体" w:cs="宋体"/>
                <w:spacing w:val="-1"/>
                <w:sz w:val="24"/>
                <w:szCs w:val="24"/>
              </w:rPr>
            </w:rPrChange>
          </w:rPr>
          <w:delText>一级、二级</w:delText>
        </w:r>
      </w:del>
      <w:r>
        <w:rPr>
          <w:rFonts w:hint="eastAsia" w:ascii="仿宋" w:hAnsi="仿宋" w:eastAsia="仿宋" w:cs="仿宋"/>
          <w:spacing w:val="-2"/>
          <w:sz w:val="28"/>
          <w:szCs w:val="24"/>
          <w:rPrChange w:id="3408" w:author="随遇而安" w:date="2023-08-12T10:01:53Z">
            <w:rPr>
              <w:rFonts w:ascii="宋体" w:hAnsi="宋体" w:eastAsia="宋体" w:cs="宋体"/>
              <w:spacing w:val="-1"/>
              <w:sz w:val="24"/>
              <w:szCs w:val="24"/>
            </w:rPr>
          </w:rPrChange>
        </w:rPr>
        <w:t>事故</w:t>
      </w:r>
      <w:ins w:id="3409" w:author="随遇而安" w:date="2024-11-06T16:53:08Z">
        <w:r>
          <w:rPr>
            <w:rFonts w:hint="eastAsia" w:ascii="仿宋" w:hAnsi="仿宋" w:eastAsia="仿宋" w:cs="仿宋"/>
            <w:spacing w:val="-2"/>
            <w:sz w:val="28"/>
            <w:szCs w:val="24"/>
            <w:lang w:val="en-US" w:eastAsia="zh-CN"/>
          </w:rPr>
          <w:t>后</w:t>
        </w:r>
      </w:ins>
      <w:r>
        <w:rPr>
          <w:rFonts w:hint="eastAsia" w:ascii="仿宋" w:hAnsi="仿宋" w:eastAsia="仿宋" w:cs="仿宋"/>
          <w:spacing w:val="-2"/>
          <w:sz w:val="28"/>
          <w:szCs w:val="24"/>
          <w:rPrChange w:id="3410" w:author="随遇而安" w:date="2023-08-12T10:01:53Z">
            <w:rPr>
              <w:rFonts w:ascii="宋体" w:hAnsi="宋体" w:eastAsia="宋体" w:cs="宋体"/>
              <w:spacing w:val="-1"/>
              <w:sz w:val="24"/>
              <w:szCs w:val="24"/>
            </w:rPr>
          </w:rPrChange>
        </w:rPr>
        <w:t>，经</w:t>
      </w:r>
      <w:del w:id="3411" w:author="随遇而安" w:date="2023-08-12T09:52:33Z">
        <w:r>
          <w:rPr>
            <w:rFonts w:hint="default" w:ascii="仿宋" w:hAnsi="仿宋" w:eastAsia="仿宋" w:cs="仿宋"/>
            <w:spacing w:val="-2"/>
            <w:sz w:val="28"/>
            <w:szCs w:val="24"/>
            <w:rPrChange w:id="3412" w:author="随遇而安" w:date="2023-08-12T10:01:53Z">
              <w:rPr>
                <w:rFonts w:ascii="宋体" w:hAnsi="宋体" w:eastAsia="宋体" w:cs="宋体"/>
                <w:spacing w:val="-1"/>
                <w:sz w:val="24"/>
                <w:szCs w:val="24"/>
              </w:rPr>
            </w:rPrChange>
          </w:rPr>
          <w:delText>集团</w:delText>
        </w:r>
      </w:del>
      <w:ins w:id="3413" w:author="随遇而安" w:date="2023-08-12T09:52:34Z">
        <w:r>
          <w:rPr>
            <w:rFonts w:hint="eastAsia" w:ascii="仿宋" w:hAnsi="仿宋" w:eastAsia="仿宋" w:cs="仿宋"/>
            <w:spacing w:val="-2"/>
            <w:sz w:val="28"/>
            <w:szCs w:val="24"/>
            <w:lang w:val="en-US" w:eastAsia="zh-CN"/>
            <w:rPrChange w:id="3414" w:author="随遇而安" w:date="2023-08-12T10:01:53Z">
              <w:rPr>
                <w:rFonts w:hint="eastAsia" w:ascii="仿宋" w:hAnsi="仿宋" w:eastAsia="仿宋" w:cs="仿宋"/>
                <w:spacing w:val="-1"/>
                <w:sz w:val="28"/>
                <w:szCs w:val="24"/>
                <w:lang w:val="en-US" w:eastAsia="zh-CN"/>
              </w:rPr>
            </w:rPrChange>
          </w:rPr>
          <w:t>项目公司</w:t>
        </w:r>
      </w:ins>
      <w:r>
        <w:rPr>
          <w:rFonts w:hint="eastAsia" w:ascii="仿宋" w:hAnsi="仿宋" w:eastAsia="仿宋" w:cs="仿宋"/>
          <w:spacing w:val="-2"/>
          <w:sz w:val="28"/>
          <w:szCs w:val="24"/>
          <w:rPrChange w:id="3415" w:author="随遇而安" w:date="2023-08-12T10:01:53Z">
            <w:rPr>
              <w:rFonts w:ascii="宋体" w:hAnsi="宋体" w:eastAsia="宋体" w:cs="宋体"/>
              <w:spacing w:val="-1"/>
              <w:sz w:val="24"/>
              <w:szCs w:val="24"/>
            </w:rPr>
          </w:rPrChange>
        </w:rPr>
        <w:t>安全委员会组织或授权</w:t>
      </w:r>
      <w:del w:id="3416" w:author="随遇而安" w:date="2023-08-12T09:52:40Z">
        <w:r>
          <w:rPr>
            <w:rFonts w:hint="default" w:ascii="仿宋" w:hAnsi="仿宋" w:eastAsia="仿宋" w:cs="仿宋"/>
            <w:spacing w:val="-2"/>
            <w:sz w:val="28"/>
            <w:szCs w:val="24"/>
            <w:rPrChange w:id="3417" w:author="随遇而安" w:date="2023-08-12T10:01:53Z">
              <w:rPr>
                <w:rFonts w:ascii="宋体" w:hAnsi="宋体" w:eastAsia="宋体" w:cs="宋体"/>
                <w:spacing w:val="-1"/>
                <w:sz w:val="24"/>
                <w:szCs w:val="24"/>
              </w:rPr>
            </w:rPrChange>
          </w:rPr>
          <w:delText>安环管理部</w:delText>
        </w:r>
      </w:del>
      <w:ins w:id="3418" w:author="随遇而安" w:date="2023-08-12T09:52:42Z">
        <w:r>
          <w:rPr>
            <w:rFonts w:hint="eastAsia" w:ascii="仿宋" w:hAnsi="仿宋" w:eastAsia="仿宋" w:cs="仿宋"/>
            <w:spacing w:val="-2"/>
            <w:sz w:val="28"/>
            <w:szCs w:val="24"/>
            <w:lang w:val="en-US" w:eastAsia="zh-CN"/>
            <w:rPrChange w:id="3419" w:author="随遇而安" w:date="2023-08-12T10:01:53Z">
              <w:rPr>
                <w:rFonts w:hint="eastAsia" w:ascii="仿宋" w:hAnsi="仿宋" w:eastAsia="仿宋" w:cs="仿宋"/>
                <w:spacing w:val="-1"/>
                <w:sz w:val="28"/>
                <w:szCs w:val="24"/>
                <w:lang w:val="en-US" w:eastAsia="zh-CN"/>
              </w:rPr>
            </w:rPrChange>
          </w:rPr>
          <w:t>安环品质部</w:t>
        </w:r>
      </w:ins>
      <w:r>
        <w:rPr>
          <w:rFonts w:hint="eastAsia" w:ascii="仿宋" w:hAnsi="仿宋" w:eastAsia="仿宋" w:cs="仿宋"/>
          <w:spacing w:val="-2"/>
          <w:sz w:val="28"/>
          <w:szCs w:val="24"/>
          <w:rPrChange w:id="3420" w:author="随遇而安" w:date="2023-08-12T10:01:53Z">
            <w:rPr>
              <w:rFonts w:ascii="宋体" w:hAnsi="宋体" w:eastAsia="宋体" w:cs="宋体"/>
              <w:spacing w:val="-1"/>
              <w:sz w:val="24"/>
              <w:szCs w:val="24"/>
            </w:rPr>
          </w:rPrChange>
        </w:rPr>
        <w:t>组织调查组负责</w:t>
      </w:r>
      <w:del w:id="3421" w:author="随遇而安" w:date="2023-08-12T09:40:45Z">
        <w:r>
          <w:rPr>
            <w:rFonts w:hint="eastAsia" w:ascii="仿宋" w:hAnsi="仿宋" w:eastAsia="仿宋" w:cs="仿宋"/>
            <w:spacing w:val="-2"/>
            <w:sz w:val="28"/>
            <w:szCs w:val="24"/>
            <w:rPrChange w:id="3422" w:author="随遇而安" w:date="2023-08-12T10:01:53Z">
              <w:rPr>
                <w:rFonts w:ascii="宋体" w:hAnsi="宋体" w:eastAsia="宋体" w:cs="宋体"/>
                <w:sz w:val="24"/>
                <w:szCs w:val="24"/>
              </w:rPr>
            </w:rPrChange>
          </w:rPr>
          <w:delText xml:space="preserve"> </w:delText>
        </w:r>
      </w:del>
      <w:r>
        <w:rPr>
          <w:rFonts w:hint="eastAsia" w:ascii="仿宋" w:hAnsi="仿宋" w:eastAsia="仿宋" w:cs="仿宋"/>
          <w:spacing w:val="-2"/>
          <w:sz w:val="28"/>
          <w:szCs w:val="24"/>
          <w:rPrChange w:id="3423" w:author="随遇而安" w:date="2023-08-12T10:01:53Z">
            <w:rPr>
              <w:rFonts w:ascii="宋体" w:hAnsi="宋体" w:eastAsia="宋体" w:cs="宋体"/>
              <w:spacing w:val="-2"/>
              <w:sz w:val="24"/>
              <w:szCs w:val="24"/>
            </w:rPr>
          </w:rPrChange>
        </w:rPr>
        <w:t>事故调查。事故调查组组长由</w:t>
      </w:r>
      <w:del w:id="3424" w:author="随遇而安" w:date="2023-08-12T09:52:51Z">
        <w:r>
          <w:rPr>
            <w:rFonts w:hint="default" w:ascii="仿宋" w:hAnsi="仿宋" w:eastAsia="仿宋" w:cs="仿宋"/>
            <w:spacing w:val="-2"/>
            <w:sz w:val="28"/>
            <w:szCs w:val="24"/>
            <w:rPrChange w:id="3425" w:author="随遇而安" w:date="2023-08-12T10:01:53Z">
              <w:rPr>
                <w:rFonts w:ascii="宋体" w:hAnsi="宋体" w:eastAsia="宋体" w:cs="宋体"/>
                <w:spacing w:val="-2"/>
                <w:sz w:val="24"/>
                <w:szCs w:val="24"/>
              </w:rPr>
            </w:rPrChange>
          </w:rPr>
          <w:delText>集团</w:delText>
        </w:r>
      </w:del>
      <w:ins w:id="3426" w:author="随遇而安" w:date="2023-08-12T09:52:52Z">
        <w:r>
          <w:rPr>
            <w:rFonts w:hint="eastAsia" w:ascii="仿宋" w:hAnsi="仿宋" w:eastAsia="仿宋" w:cs="仿宋"/>
            <w:spacing w:val="-2"/>
            <w:sz w:val="28"/>
            <w:szCs w:val="24"/>
            <w:lang w:val="en-US" w:eastAsia="zh-CN"/>
          </w:rPr>
          <w:t>项目公司</w:t>
        </w:r>
      </w:ins>
      <w:r>
        <w:rPr>
          <w:rFonts w:hint="eastAsia" w:ascii="仿宋" w:hAnsi="仿宋" w:eastAsia="仿宋" w:cs="仿宋"/>
          <w:spacing w:val="-2"/>
          <w:sz w:val="28"/>
          <w:szCs w:val="24"/>
          <w:rPrChange w:id="3427" w:author="随遇而安" w:date="2023-08-12T10:01:53Z">
            <w:rPr>
              <w:rFonts w:ascii="宋体" w:hAnsi="宋体" w:eastAsia="宋体" w:cs="宋体"/>
              <w:spacing w:val="-2"/>
              <w:sz w:val="24"/>
              <w:szCs w:val="24"/>
            </w:rPr>
          </w:rPrChange>
        </w:rPr>
        <w:t>安委会主任或经授权的副主任、安环管理部负责人担</w:t>
      </w:r>
      <w:del w:id="3428" w:author="随遇而安" w:date="2023-08-12T09:32:08Z">
        <w:r>
          <w:rPr>
            <w:rFonts w:hint="eastAsia" w:ascii="仿宋" w:hAnsi="仿宋" w:eastAsia="仿宋" w:cs="仿宋"/>
            <w:spacing w:val="-2"/>
            <w:sz w:val="28"/>
            <w:szCs w:val="24"/>
            <w:rPrChange w:id="3429" w:author="随遇而安" w:date="2023-08-12T10:01:53Z">
              <w:rPr>
                <w:rFonts w:ascii="宋体" w:hAnsi="宋体" w:eastAsia="宋体" w:cs="宋体"/>
                <w:spacing w:val="18"/>
                <w:sz w:val="24"/>
                <w:szCs w:val="24"/>
              </w:rPr>
            </w:rPrChange>
          </w:rPr>
          <w:delText xml:space="preserve"> </w:delText>
        </w:r>
      </w:del>
      <w:r>
        <w:rPr>
          <w:rFonts w:hint="eastAsia" w:ascii="仿宋" w:hAnsi="仿宋" w:eastAsia="仿宋" w:cs="仿宋"/>
          <w:spacing w:val="-2"/>
          <w:sz w:val="28"/>
          <w:szCs w:val="24"/>
          <w:rPrChange w:id="3430" w:author="随遇而安" w:date="2023-08-12T10:01:53Z">
            <w:rPr>
              <w:rFonts w:ascii="宋体" w:hAnsi="宋体" w:eastAsia="宋体" w:cs="宋体"/>
              <w:spacing w:val="-8"/>
              <w:sz w:val="24"/>
              <w:szCs w:val="24"/>
            </w:rPr>
          </w:rPrChange>
        </w:rPr>
        <w:t>任</w:t>
      </w:r>
      <w:del w:id="3431" w:author="随遇而安" w:date="2023-08-12T09:55:03Z">
        <w:r>
          <w:rPr>
            <w:rFonts w:hint="eastAsia" w:ascii="仿宋" w:hAnsi="仿宋" w:eastAsia="仿宋" w:cs="仿宋"/>
            <w:spacing w:val="-2"/>
            <w:sz w:val="28"/>
            <w:szCs w:val="24"/>
            <w:rPrChange w:id="3432" w:author="随遇而安" w:date="2023-08-12T10:01:53Z">
              <w:rPr>
                <w:rFonts w:ascii="宋体" w:hAnsi="宋体" w:eastAsia="宋体" w:cs="宋体"/>
                <w:spacing w:val="-8"/>
                <w:sz w:val="24"/>
                <w:szCs w:val="24"/>
              </w:rPr>
            </w:rPrChange>
          </w:rPr>
          <w:delText>，</w:delText>
        </w:r>
      </w:del>
      <w:ins w:id="3433" w:author="随遇而安" w:date="2023-08-12T09:55:03Z">
        <w:r>
          <w:rPr>
            <w:rFonts w:hint="eastAsia" w:ascii="仿宋" w:hAnsi="仿宋" w:eastAsia="仿宋" w:cs="仿宋"/>
            <w:spacing w:val="-2"/>
            <w:sz w:val="28"/>
            <w:szCs w:val="24"/>
            <w:lang w:eastAsia="zh-CN"/>
            <w:rPrChange w:id="3434" w:author="随遇而安" w:date="2023-08-12T10:01:53Z">
              <w:rPr>
                <w:rFonts w:hint="eastAsia" w:ascii="仿宋" w:hAnsi="仿宋" w:eastAsia="仿宋" w:cs="仿宋"/>
                <w:spacing w:val="-8"/>
                <w:sz w:val="28"/>
                <w:szCs w:val="24"/>
                <w:lang w:eastAsia="zh-CN"/>
              </w:rPr>
            </w:rPrChange>
          </w:rPr>
          <w:t>。</w:t>
        </w:r>
      </w:ins>
      <w:del w:id="3435" w:author="随遇而安" w:date="2023-08-12T09:32:10Z">
        <w:r>
          <w:rPr>
            <w:rFonts w:hint="eastAsia" w:ascii="仿宋" w:hAnsi="仿宋" w:eastAsia="仿宋" w:cs="仿宋"/>
            <w:spacing w:val="-2"/>
            <w:sz w:val="28"/>
            <w:szCs w:val="24"/>
            <w:rPrChange w:id="3436" w:author="随遇而安" w:date="2023-08-12T10:01:53Z">
              <w:rPr>
                <w:rFonts w:ascii="宋体" w:hAnsi="宋体" w:eastAsia="宋体" w:cs="宋体"/>
                <w:spacing w:val="-35"/>
                <w:sz w:val="24"/>
                <w:szCs w:val="24"/>
              </w:rPr>
            </w:rPrChange>
          </w:rPr>
          <w:delText xml:space="preserve"> </w:delText>
        </w:r>
      </w:del>
      <w:r>
        <w:rPr>
          <w:rFonts w:hint="eastAsia" w:ascii="仿宋" w:hAnsi="仿宋" w:eastAsia="仿宋" w:cs="仿宋"/>
          <w:spacing w:val="-2"/>
          <w:sz w:val="28"/>
          <w:szCs w:val="24"/>
          <w:rPrChange w:id="3437" w:author="随遇而安" w:date="2023-08-12T10:01:53Z">
            <w:rPr>
              <w:rFonts w:ascii="宋体" w:hAnsi="宋体" w:eastAsia="宋体" w:cs="宋体"/>
              <w:spacing w:val="-8"/>
              <w:sz w:val="24"/>
              <w:szCs w:val="24"/>
            </w:rPr>
          </w:rPrChange>
        </w:rPr>
        <w:t>根据事故调查需要，</w:t>
      </w:r>
      <w:ins w:id="3438" w:author="随遇而安" w:date="2023-08-12T09:53:14Z">
        <w:r>
          <w:rPr>
            <w:rFonts w:hint="eastAsia" w:ascii="仿宋" w:hAnsi="仿宋" w:eastAsia="仿宋" w:cs="仿宋"/>
            <w:spacing w:val="-2"/>
            <w:sz w:val="28"/>
            <w:szCs w:val="24"/>
            <w:lang w:val="en-US" w:eastAsia="zh-CN"/>
            <w:rPrChange w:id="3439" w:author="随遇而安" w:date="2023-08-12T10:01:53Z">
              <w:rPr>
                <w:rFonts w:hint="eastAsia" w:ascii="仿宋" w:hAnsi="仿宋" w:eastAsia="仿宋" w:cs="仿宋"/>
                <w:spacing w:val="-1"/>
                <w:sz w:val="28"/>
                <w:szCs w:val="24"/>
                <w:lang w:val="en-US" w:eastAsia="zh-CN"/>
              </w:rPr>
            </w:rPrChange>
          </w:rPr>
          <w:t>生产运营部</w:t>
        </w:r>
      </w:ins>
      <w:ins w:id="3440" w:author="随遇而安" w:date="2023-08-12T09:53:07Z">
        <w:r>
          <w:rPr>
            <w:rFonts w:hint="eastAsia" w:ascii="仿宋" w:hAnsi="仿宋" w:eastAsia="仿宋" w:cs="仿宋"/>
            <w:spacing w:val="-2"/>
            <w:sz w:val="28"/>
            <w:szCs w:val="24"/>
            <w:rPrChange w:id="3441" w:author="随遇而安" w:date="2023-08-12T10:01:53Z">
              <w:rPr>
                <w:rFonts w:hint="eastAsia" w:ascii="仿宋" w:hAnsi="仿宋" w:eastAsia="仿宋" w:cs="仿宋"/>
                <w:spacing w:val="-1"/>
                <w:sz w:val="28"/>
                <w:szCs w:val="24"/>
              </w:rPr>
            </w:rPrChange>
          </w:rPr>
          <w:t>、</w:t>
        </w:r>
      </w:ins>
      <w:ins w:id="3442" w:author="随遇而安" w:date="2023-08-12T09:53:22Z">
        <w:r>
          <w:rPr>
            <w:rFonts w:hint="eastAsia" w:ascii="仿宋" w:hAnsi="仿宋" w:eastAsia="仿宋" w:cs="仿宋"/>
            <w:spacing w:val="-2"/>
            <w:sz w:val="28"/>
            <w:szCs w:val="24"/>
            <w:lang w:val="en-US" w:eastAsia="zh-CN"/>
            <w:rPrChange w:id="3443" w:author="随遇而安" w:date="2023-08-12T10:01:53Z">
              <w:rPr>
                <w:rFonts w:hint="eastAsia" w:ascii="仿宋" w:hAnsi="仿宋" w:eastAsia="仿宋" w:cs="仿宋"/>
                <w:spacing w:val="-1"/>
                <w:sz w:val="28"/>
                <w:szCs w:val="24"/>
                <w:lang w:val="en-US" w:eastAsia="zh-CN"/>
              </w:rPr>
            </w:rPrChange>
          </w:rPr>
          <w:t>人力综合部</w:t>
        </w:r>
      </w:ins>
      <w:ins w:id="3444" w:author="随遇而安" w:date="2023-08-12T09:53:07Z">
        <w:r>
          <w:rPr>
            <w:rFonts w:hint="eastAsia" w:ascii="仿宋" w:hAnsi="仿宋" w:eastAsia="仿宋" w:cs="仿宋"/>
            <w:spacing w:val="-2"/>
            <w:sz w:val="28"/>
            <w:szCs w:val="24"/>
            <w:rPrChange w:id="3445" w:author="随遇而安" w:date="2023-08-12T10:01:53Z">
              <w:rPr>
                <w:rFonts w:hint="eastAsia" w:ascii="仿宋" w:hAnsi="仿宋" w:eastAsia="仿宋" w:cs="仿宋"/>
                <w:spacing w:val="-1"/>
                <w:sz w:val="28"/>
                <w:szCs w:val="24"/>
              </w:rPr>
            </w:rPrChange>
          </w:rPr>
          <w:t>、安环品</w:t>
        </w:r>
      </w:ins>
      <w:ins w:id="3446" w:author="随遇而安" w:date="2023-08-12T09:53:07Z">
        <w:r>
          <w:rPr>
            <w:rFonts w:hint="eastAsia" w:ascii="仿宋" w:hAnsi="仿宋" w:eastAsia="仿宋" w:cs="仿宋"/>
            <w:spacing w:val="-2"/>
            <w:sz w:val="28"/>
            <w:szCs w:val="24"/>
            <w:rPrChange w:id="3447" w:author="随遇而安" w:date="2023-08-12T10:01:53Z">
              <w:rPr>
                <w:rFonts w:hint="eastAsia" w:ascii="仿宋" w:hAnsi="仿宋" w:eastAsia="仿宋" w:cs="仿宋"/>
                <w:spacing w:val="-3"/>
                <w:sz w:val="28"/>
                <w:szCs w:val="24"/>
              </w:rPr>
            </w:rPrChange>
          </w:rPr>
          <w:t>质</w:t>
        </w:r>
      </w:ins>
      <w:ins w:id="3448" w:author="随遇而安" w:date="2023-08-12T09:53:30Z">
        <w:r>
          <w:rPr>
            <w:rFonts w:hint="eastAsia" w:ascii="仿宋" w:hAnsi="仿宋" w:eastAsia="仿宋" w:cs="仿宋"/>
            <w:spacing w:val="-2"/>
            <w:sz w:val="28"/>
            <w:szCs w:val="24"/>
            <w:lang w:val="en-US" w:eastAsia="zh-CN"/>
            <w:rPrChange w:id="3449" w:author="随遇而安" w:date="2023-08-12T10:01:53Z">
              <w:rPr>
                <w:rFonts w:hint="eastAsia" w:ascii="仿宋" w:hAnsi="仿宋" w:eastAsia="仿宋" w:cs="仿宋"/>
                <w:spacing w:val="-3"/>
                <w:sz w:val="28"/>
                <w:szCs w:val="24"/>
                <w:lang w:val="en-US" w:eastAsia="zh-CN"/>
              </w:rPr>
            </w:rPrChange>
          </w:rPr>
          <w:t>部</w:t>
        </w:r>
      </w:ins>
      <w:ins w:id="3450" w:author="随遇而安" w:date="2023-08-12T09:53:07Z">
        <w:r>
          <w:rPr>
            <w:rFonts w:hint="eastAsia" w:ascii="仿宋" w:hAnsi="仿宋" w:eastAsia="仿宋" w:cs="仿宋"/>
            <w:spacing w:val="-2"/>
            <w:sz w:val="28"/>
            <w:szCs w:val="24"/>
            <w:rPrChange w:id="3451" w:author="随遇而安" w:date="2023-08-12T10:01:53Z">
              <w:rPr>
                <w:rFonts w:hint="eastAsia" w:ascii="仿宋" w:hAnsi="仿宋" w:eastAsia="仿宋" w:cs="仿宋"/>
                <w:spacing w:val="-3"/>
                <w:sz w:val="28"/>
                <w:szCs w:val="24"/>
              </w:rPr>
            </w:rPrChange>
          </w:rPr>
          <w:t>等</w:t>
        </w:r>
      </w:ins>
      <w:del w:id="3452" w:author="随遇而安" w:date="2023-08-12T09:53:07Z">
        <w:r>
          <w:rPr>
            <w:rFonts w:hint="eastAsia" w:ascii="仿宋" w:hAnsi="仿宋" w:eastAsia="仿宋" w:cs="仿宋"/>
            <w:spacing w:val="-2"/>
            <w:sz w:val="28"/>
            <w:szCs w:val="24"/>
            <w:rPrChange w:id="3453" w:author="随遇而安" w:date="2023-08-12T10:01:53Z">
              <w:rPr>
                <w:rFonts w:ascii="宋体" w:hAnsi="宋体" w:eastAsia="宋体" w:cs="宋体"/>
                <w:spacing w:val="56"/>
                <w:sz w:val="24"/>
                <w:szCs w:val="24"/>
              </w:rPr>
            </w:rPrChange>
          </w:rPr>
          <w:delText xml:space="preserve"> </w:delText>
        </w:r>
      </w:del>
      <w:del w:id="3454" w:author="随遇而安" w:date="2023-08-12T09:53:07Z">
        <w:r>
          <w:rPr>
            <w:rFonts w:hint="eastAsia" w:ascii="仿宋" w:hAnsi="仿宋" w:eastAsia="仿宋" w:cs="仿宋"/>
            <w:spacing w:val="-2"/>
            <w:sz w:val="28"/>
            <w:szCs w:val="24"/>
            <w:rPrChange w:id="3455" w:author="随遇而安" w:date="2023-08-12T10:01:53Z">
              <w:rPr>
                <w:rFonts w:ascii="宋体" w:hAnsi="宋体" w:eastAsia="宋体" w:cs="宋体"/>
                <w:spacing w:val="-8"/>
                <w:sz w:val="24"/>
                <w:szCs w:val="24"/>
              </w:rPr>
            </w:rPrChange>
          </w:rPr>
          <w:delText>运营管理部、技术管理</w:delText>
        </w:r>
      </w:del>
      <w:del w:id="3456" w:author="随遇而安" w:date="2023-08-12T09:53:07Z">
        <w:r>
          <w:rPr>
            <w:rFonts w:hint="eastAsia" w:ascii="仿宋" w:hAnsi="仿宋" w:eastAsia="仿宋" w:cs="仿宋"/>
            <w:spacing w:val="-2"/>
            <w:sz w:val="28"/>
            <w:szCs w:val="24"/>
            <w:rPrChange w:id="3457" w:author="随遇而安" w:date="2023-08-12T10:01:53Z">
              <w:rPr>
                <w:rFonts w:ascii="宋体" w:hAnsi="宋体" w:eastAsia="宋体" w:cs="宋体"/>
                <w:spacing w:val="-9"/>
                <w:sz w:val="24"/>
                <w:szCs w:val="24"/>
              </w:rPr>
            </w:rPrChange>
          </w:rPr>
          <w:delText>部、审计、财务、人力、法务等</w:delText>
        </w:r>
      </w:del>
      <w:r>
        <w:rPr>
          <w:rFonts w:hint="eastAsia" w:ascii="仿宋" w:hAnsi="仿宋" w:eastAsia="仿宋" w:cs="仿宋"/>
          <w:spacing w:val="-2"/>
          <w:sz w:val="28"/>
          <w:szCs w:val="24"/>
          <w:rPrChange w:id="3458" w:author="随遇而安" w:date="2023-08-12T10:01:53Z">
            <w:rPr>
              <w:rFonts w:ascii="宋体" w:hAnsi="宋体" w:eastAsia="宋体" w:cs="宋体"/>
              <w:spacing w:val="-9"/>
              <w:sz w:val="24"/>
              <w:szCs w:val="24"/>
            </w:rPr>
          </w:rPrChange>
        </w:rPr>
        <w:t>部门派</w:t>
      </w:r>
      <w:del w:id="3459" w:author="随遇而安" w:date="2023-08-12T09:40:43Z">
        <w:r>
          <w:rPr>
            <w:rFonts w:hint="eastAsia" w:ascii="仿宋" w:hAnsi="仿宋" w:eastAsia="仿宋" w:cs="仿宋"/>
            <w:spacing w:val="-2"/>
            <w:sz w:val="28"/>
            <w:szCs w:val="24"/>
            <w:rPrChange w:id="3460" w:author="随遇而安" w:date="2023-08-12T10:01:53Z">
              <w:rPr>
                <w:rFonts w:ascii="宋体" w:hAnsi="宋体" w:eastAsia="宋体" w:cs="宋体"/>
                <w:sz w:val="24"/>
                <w:szCs w:val="24"/>
              </w:rPr>
            </w:rPrChange>
          </w:rPr>
          <w:delText xml:space="preserve"> </w:delText>
        </w:r>
      </w:del>
      <w:r>
        <w:rPr>
          <w:rFonts w:hint="eastAsia" w:ascii="仿宋" w:hAnsi="仿宋" w:eastAsia="仿宋" w:cs="仿宋"/>
          <w:spacing w:val="-2"/>
          <w:sz w:val="28"/>
          <w:szCs w:val="24"/>
          <w:rPrChange w:id="3461" w:author="随遇而安" w:date="2023-08-12T10:01:53Z">
            <w:rPr>
              <w:rFonts w:ascii="宋体" w:hAnsi="宋体" w:eastAsia="宋体" w:cs="宋体"/>
              <w:spacing w:val="-3"/>
              <w:sz w:val="24"/>
              <w:szCs w:val="24"/>
            </w:rPr>
          </w:rPrChange>
        </w:rPr>
        <w:t>员参加</w:t>
      </w:r>
      <w:del w:id="3462" w:author="随遇而安" w:date="2023-08-12T09:53:44Z">
        <w:r>
          <w:rPr>
            <w:rFonts w:hint="eastAsia" w:ascii="仿宋" w:hAnsi="仿宋" w:eastAsia="仿宋" w:cs="仿宋"/>
            <w:spacing w:val="-2"/>
            <w:sz w:val="28"/>
            <w:szCs w:val="24"/>
            <w:rPrChange w:id="3463" w:author="随遇而安" w:date="2023-08-12T10:01:53Z">
              <w:rPr>
                <w:rFonts w:ascii="宋体" w:hAnsi="宋体" w:eastAsia="宋体" w:cs="宋体"/>
                <w:spacing w:val="-3"/>
                <w:sz w:val="24"/>
                <w:szCs w:val="24"/>
              </w:rPr>
            </w:rPrChange>
          </w:rPr>
          <w:delText>，并视情况邀请工会人员参加</w:delText>
        </w:r>
      </w:del>
      <w:r>
        <w:rPr>
          <w:rFonts w:hint="eastAsia" w:ascii="仿宋" w:hAnsi="仿宋" w:eastAsia="仿宋" w:cs="仿宋"/>
          <w:spacing w:val="-2"/>
          <w:sz w:val="28"/>
          <w:szCs w:val="24"/>
          <w:rPrChange w:id="3464" w:author="随遇而安" w:date="2023-08-12T10:01:53Z">
            <w:rPr>
              <w:rFonts w:ascii="宋体" w:hAnsi="宋体" w:eastAsia="宋体" w:cs="宋体"/>
              <w:spacing w:val="-3"/>
              <w:sz w:val="24"/>
              <w:szCs w:val="24"/>
            </w:rPr>
          </w:rPrChange>
        </w:rPr>
        <w:t>。</w:t>
      </w:r>
    </w:p>
    <w:p w14:paraId="0DB7791F">
      <w:pPr>
        <w:autoSpaceDE/>
        <w:autoSpaceDN/>
        <w:spacing w:before="185" w:line="360" w:lineRule="auto"/>
        <w:ind w:left="0" w:right="0" w:firstLine="552" w:firstLineChars="200"/>
        <w:rPr>
          <w:del w:id="3466" w:author="随遇而安" w:date="2023-08-12T09:54:23Z"/>
          <w:rFonts w:hint="eastAsia" w:ascii="仿宋" w:hAnsi="仿宋" w:eastAsia="仿宋" w:cs="仿宋"/>
          <w:spacing w:val="-2"/>
          <w:sz w:val="28"/>
          <w:szCs w:val="24"/>
          <w:rPrChange w:id="3467" w:author="随遇而安" w:date="2023-08-12T10:01:53Z">
            <w:rPr>
              <w:del w:id="3468" w:author="随遇而安" w:date="2023-08-12T09:54:23Z"/>
              <w:rFonts w:ascii="宋体" w:hAnsi="宋体" w:eastAsia="宋体" w:cs="宋体"/>
              <w:sz w:val="24"/>
              <w:szCs w:val="24"/>
            </w:rPr>
          </w:rPrChange>
        </w:rPr>
        <w:pPrChange w:id="3465" w:author="随遇而安" w:date="2023-08-12T10:01:53Z">
          <w:pPr>
            <w:spacing w:before="183" w:line="314" w:lineRule="auto"/>
            <w:ind w:left="39" w:right="30"/>
          </w:pPr>
        </w:pPrChange>
      </w:pPr>
      <w:del w:id="3469" w:author="随遇而安" w:date="2023-08-12T09:54:23Z">
        <w:r>
          <w:rPr>
            <w:rFonts w:hint="eastAsia" w:ascii="仿宋" w:hAnsi="仿宋" w:eastAsia="仿宋" w:cs="仿宋"/>
            <w:spacing w:val="-2"/>
            <w:sz w:val="28"/>
            <w:szCs w:val="24"/>
            <w:rPrChange w:id="3470" w:author="随遇而安" w:date="2023-08-12T10:01:53Z">
              <w:rPr>
                <w:rFonts w:ascii="宋体" w:hAnsi="宋体" w:eastAsia="宋体" w:cs="宋体"/>
                <w:sz w:val="24"/>
                <w:szCs w:val="24"/>
              </w:rPr>
            </w:rPrChange>
          </w:rPr>
          <w:delText>8.3.2</w:delText>
        </w:r>
      </w:del>
      <w:del w:id="3471" w:author="随遇而安" w:date="2023-08-12T09:54:23Z">
        <w:r>
          <w:rPr>
            <w:rFonts w:hint="eastAsia" w:ascii="仿宋" w:hAnsi="仿宋" w:eastAsia="仿宋" w:cs="仿宋"/>
            <w:spacing w:val="-2"/>
            <w:sz w:val="28"/>
            <w:szCs w:val="24"/>
            <w:rPrChange w:id="3472" w:author="随遇而安" w:date="2023-08-12T10:01:53Z">
              <w:rPr>
                <w:rFonts w:ascii="宋体" w:hAnsi="宋体" w:eastAsia="宋体" w:cs="宋体"/>
                <w:spacing w:val="-42"/>
                <w:sz w:val="24"/>
                <w:szCs w:val="24"/>
              </w:rPr>
            </w:rPrChange>
          </w:rPr>
          <w:delText xml:space="preserve"> </w:delText>
        </w:r>
      </w:del>
      <w:del w:id="3473" w:author="随遇而安" w:date="2023-08-12T09:54:23Z">
        <w:r>
          <w:rPr>
            <w:rFonts w:hint="eastAsia" w:ascii="仿宋" w:hAnsi="仿宋" w:eastAsia="仿宋" w:cs="仿宋"/>
            <w:spacing w:val="-2"/>
            <w:sz w:val="28"/>
            <w:szCs w:val="24"/>
            <w:rPrChange w:id="3474" w:author="随遇而安" w:date="2023-08-12T10:01:53Z">
              <w:rPr>
                <w:rFonts w:ascii="宋体" w:hAnsi="宋体" w:eastAsia="宋体" w:cs="宋体"/>
                <w:sz w:val="24"/>
                <w:szCs w:val="24"/>
              </w:rPr>
            </w:rPrChange>
          </w:rPr>
          <w:delText>对于事故经过简单、事故原因清晰</w:delText>
        </w:r>
      </w:del>
      <w:del w:id="3475" w:author="随遇而安" w:date="2023-08-12T09:54:23Z">
        <w:r>
          <w:rPr>
            <w:rFonts w:hint="eastAsia" w:ascii="仿宋" w:hAnsi="仿宋" w:eastAsia="仿宋" w:cs="仿宋"/>
            <w:spacing w:val="-2"/>
            <w:sz w:val="28"/>
            <w:szCs w:val="24"/>
            <w:rPrChange w:id="3476" w:author="随遇而安" w:date="2023-08-12T10:01:53Z">
              <w:rPr>
                <w:rFonts w:ascii="宋体" w:hAnsi="宋体" w:eastAsia="宋体" w:cs="宋体"/>
                <w:spacing w:val="-1"/>
                <w:sz w:val="24"/>
                <w:szCs w:val="24"/>
              </w:rPr>
            </w:rPrChange>
          </w:rPr>
          <w:delText>、责任明了的二级事故，经集团授权后，由区</w:delText>
        </w:r>
      </w:del>
      <w:del w:id="3477" w:author="随遇而安" w:date="2023-08-12T09:54:23Z">
        <w:r>
          <w:rPr>
            <w:rFonts w:hint="eastAsia" w:ascii="仿宋" w:hAnsi="仿宋" w:eastAsia="仿宋" w:cs="仿宋"/>
            <w:spacing w:val="-2"/>
            <w:sz w:val="28"/>
            <w:szCs w:val="24"/>
            <w:rPrChange w:id="3478" w:author="随遇而安" w:date="2023-08-12T10:01:53Z">
              <w:rPr>
                <w:rFonts w:ascii="宋体" w:hAnsi="宋体" w:eastAsia="宋体" w:cs="宋体"/>
                <w:sz w:val="24"/>
                <w:szCs w:val="24"/>
              </w:rPr>
            </w:rPrChange>
          </w:rPr>
          <w:delText xml:space="preserve"> </w:delText>
        </w:r>
      </w:del>
      <w:del w:id="3479" w:author="随遇而安" w:date="2023-08-12T09:54:23Z">
        <w:r>
          <w:rPr>
            <w:rFonts w:hint="eastAsia" w:ascii="仿宋" w:hAnsi="仿宋" w:eastAsia="仿宋" w:cs="仿宋"/>
            <w:spacing w:val="-2"/>
            <w:sz w:val="28"/>
            <w:szCs w:val="24"/>
            <w:rPrChange w:id="3480" w:author="随遇而安" w:date="2023-08-12T10:01:53Z">
              <w:rPr>
                <w:rFonts w:ascii="宋体" w:hAnsi="宋体" w:eastAsia="宋体" w:cs="宋体"/>
                <w:spacing w:val="-5"/>
                <w:sz w:val="24"/>
                <w:szCs w:val="24"/>
              </w:rPr>
            </w:rPrChange>
          </w:rPr>
          <w:delText>域组织调查组负责调查；</w:delText>
        </w:r>
      </w:del>
      <w:del w:id="3481" w:author="随遇而安" w:date="2023-08-12T09:54:23Z">
        <w:r>
          <w:rPr>
            <w:rFonts w:hint="eastAsia" w:ascii="仿宋" w:hAnsi="仿宋" w:eastAsia="仿宋" w:cs="仿宋"/>
            <w:spacing w:val="-2"/>
            <w:sz w:val="28"/>
            <w:szCs w:val="24"/>
            <w:rPrChange w:id="3482" w:author="随遇而安" w:date="2023-08-12T10:01:53Z">
              <w:rPr>
                <w:rFonts w:ascii="宋体" w:hAnsi="宋体" w:eastAsia="宋体" w:cs="宋体"/>
                <w:spacing w:val="-5"/>
                <w:sz w:val="24"/>
                <w:szCs w:val="24"/>
              </w:rPr>
            </w:rPrChange>
          </w:rPr>
          <w:delText xml:space="preserve"> </w:delText>
        </w:r>
      </w:del>
      <w:del w:id="3483" w:author="随遇而安" w:date="2023-08-12T09:54:23Z">
        <w:r>
          <w:rPr>
            <w:rFonts w:hint="eastAsia" w:ascii="仿宋" w:hAnsi="仿宋" w:eastAsia="仿宋" w:cs="仿宋"/>
            <w:spacing w:val="-2"/>
            <w:sz w:val="28"/>
            <w:szCs w:val="24"/>
            <w:rPrChange w:id="3484" w:author="随遇而安" w:date="2023-08-12T10:01:53Z">
              <w:rPr>
                <w:rFonts w:ascii="宋体" w:hAnsi="宋体" w:eastAsia="宋体" w:cs="宋体"/>
                <w:spacing w:val="-5"/>
                <w:sz w:val="24"/>
                <w:szCs w:val="24"/>
              </w:rPr>
            </w:rPrChange>
          </w:rPr>
          <w:delText>直管项目由集团安环管理部组织或结合事故性质授权项目公司</w:delText>
        </w:r>
      </w:del>
      <w:del w:id="3485" w:author="随遇而安" w:date="2023-08-12T09:54:23Z">
        <w:r>
          <w:rPr>
            <w:rFonts w:hint="eastAsia" w:ascii="仿宋" w:hAnsi="仿宋" w:eastAsia="仿宋" w:cs="仿宋"/>
            <w:spacing w:val="-2"/>
            <w:sz w:val="28"/>
            <w:szCs w:val="24"/>
            <w:rPrChange w:id="3486" w:author="随遇而安" w:date="2023-08-12T10:01:53Z">
              <w:rPr>
                <w:rFonts w:ascii="宋体" w:hAnsi="宋体" w:eastAsia="宋体" w:cs="宋体"/>
                <w:spacing w:val="13"/>
                <w:sz w:val="24"/>
                <w:szCs w:val="24"/>
              </w:rPr>
            </w:rPrChange>
          </w:rPr>
          <w:delText xml:space="preserve"> </w:delText>
        </w:r>
      </w:del>
      <w:del w:id="3487" w:author="随遇而安" w:date="2023-08-12T09:54:23Z">
        <w:r>
          <w:rPr>
            <w:rFonts w:hint="eastAsia" w:ascii="仿宋" w:hAnsi="仿宋" w:eastAsia="仿宋" w:cs="仿宋"/>
            <w:spacing w:val="-2"/>
            <w:sz w:val="28"/>
            <w:szCs w:val="24"/>
            <w:rPrChange w:id="3488" w:author="随遇而安" w:date="2023-08-12T10:01:53Z">
              <w:rPr>
                <w:rFonts w:ascii="宋体" w:hAnsi="宋体" w:eastAsia="宋体" w:cs="宋体"/>
                <w:spacing w:val="-8"/>
                <w:sz w:val="24"/>
                <w:szCs w:val="24"/>
              </w:rPr>
            </w:rPrChange>
          </w:rPr>
          <w:delText>组织调查。</w:delText>
        </w:r>
      </w:del>
    </w:p>
    <w:p w14:paraId="2D08D3F2">
      <w:pPr>
        <w:autoSpaceDE/>
        <w:autoSpaceDN/>
        <w:spacing w:before="185" w:line="360" w:lineRule="auto"/>
        <w:ind w:left="0" w:right="0" w:firstLine="552" w:firstLineChars="200"/>
        <w:rPr>
          <w:del w:id="3490" w:author="随遇而安" w:date="2023-08-12T09:54:23Z"/>
          <w:rFonts w:hint="eastAsia" w:ascii="仿宋" w:hAnsi="仿宋" w:eastAsia="仿宋" w:cs="仿宋"/>
          <w:spacing w:val="-2"/>
          <w:sz w:val="28"/>
          <w:szCs w:val="24"/>
          <w:rPrChange w:id="3491" w:author="随遇而安" w:date="2023-08-12T10:01:53Z">
            <w:rPr>
              <w:del w:id="3492" w:author="随遇而安" w:date="2023-08-12T09:54:23Z"/>
              <w:rFonts w:ascii="宋体" w:hAnsi="宋体" w:eastAsia="宋体" w:cs="宋体"/>
              <w:sz w:val="24"/>
              <w:szCs w:val="24"/>
            </w:rPr>
          </w:rPrChange>
        </w:rPr>
        <w:pPrChange w:id="3489" w:author="随遇而安" w:date="2023-08-12T10:01:53Z">
          <w:pPr>
            <w:spacing w:before="180" w:line="290" w:lineRule="auto"/>
            <w:ind w:left="38" w:right="30"/>
          </w:pPr>
        </w:pPrChange>
      </w:pPr>
      <w:del w:id="3493" w:author="随遇而安" w:date="2023-08-12T09:54:23Z">
        <w:r>
          <w:rPr>
            <w:rFonts w:hint="eastAsia" w:ascii="仿宋" w:hAnsi="仿宋" w:eastAsia="仿宋" w:cs="仿宋"/>
            <w:spacing w:val="-2"/>
            <w:sz w:val="28"/>
            <w:szCs w:val="24"/>
            <w:rPrChange w:id="3494" w:author="随遇而安" w:date="2023-08-12T10:01:53Z">
              <w:rPr>
                <w:rFonts w:ascii="宋体" w:hAnsi="宋体" w:eastAsia="宋体" w:cs="宋体"/>
                <w:spacing w:val="-1"/>
                <w:sz w:val="24"/>
                <w:szCs w:val="24"/>
              </w:rPr>
            </w:rPrChange>
          </w:rPr>
          <w:delText>8.3.3</w:delText>
        </w:r>
      </w:del>
      <w:del w:id="3495" w:author="随遇而安" w:date="2023-08-12T09:54:23Z">
        <w:r>
          <w:rPr>
            <w:rFonts w:hint="eastAsia" w:ascii="仿宋" w:hAnsi="仿宋" w:eastAsia="仿宋" w:cs="仿宋"/>
            <w:spacing w:val="-2"/>
            <w:sz w:val="28"/>
            <w:szCs w:val="24"/>
            <w:rPrChange w:id="3496" w:author="随遇而安" w:date="2023-08-12T10:01:53Z">
              <w:rPr>
                <w:rFonts w:ascii="宋体" w:hAnsi="宋体" w:eastAsia="宋体" w:cs="宋体"/>
                <w:spacing w:val="-22"/>
                <w:sz w:val="24"/>
                <w:szCs w:val="24"/>
              </w:rPr>
            </w:rPrChange>
          </w:rPr>
          <w:delText xml:space="preserve"> </w:delText>
        </w:r>
      </w:del>
      <w:del w:id="3497" w:author="随遇而安" w:date="2023-08-12T09:54:23Z">
        <w:r>
          <w:rPr>
            <w:rFonts w:hint="eastAsia" w:ascii="仿宋" w:hAnsi="仿宋" w:eastAsia="仿宋" w:cs="仿宋"/>
            <w:spacing w:val="-2"/>
            <w:sz w:val="28"/>
            <w:szCs w:val="24"/>
            <w:rPrChange w:id="3498" w:author="随遇而安" w:date="2023-08-12T10:01:53Z">
              <w:rPr>
                <w:rFonts w:ascii="宋体" w:hAnsi="宋体" w:eastAsia="宋体" w:cs="宋体"/>
                <w:spacing w:val="-1"/>
                <w:sz w:val="24"/>
                <w:szCs w:val="24"/>
              </w:rPr>
            </w:rPrChange>
          </w:rPr>
          <w:delText>发生三级、四级事故，由事故单位组织调查组负责调查；上一级单位（如区域或</w:delText>
        </w:r>
      </w:del>
      <w:del w:id="3499" w:author="随遇而安" w:date="2023-08-12T09:54:23Z">
        <w:r>
          <w:rPr>
            <w:rFonts w:hint="eastAsia" w:ascii="仿宋" w:hAnsi="仿宋" w:eastAsia="仿宋" w:cs="仿宋"/>
            <w:spacing w:val="-2"/>
            <w:sz w:val="28"/>
            <w:szCs w:val="24"/>
            <w:rPrChange w:id="3500" w:author="随遇而安" w:date="2023-08-12T10:01:53Z">
              <w:rPr>
                <w:rFonts w:ascii="宋体" w:hAnsi="宋体" w:eastAsia="宋体" w:cs="宋体"/>
                <w:sz w:val="24"/>
                <w:szCs w:val="24"/>
              </w:rPr>
            </w:rPrChange>
          </w:rPr>
          <w:delText xml:space="preserve"> </w:delText>
        </w:r>
      </w:del>
      <w:del w:id="3501" w:author="随遇而安" w:date="2023-08-12T09:54:23Z">
        <w:r>
          <w:rPr>
            <w:rFonts w:hint="eastAsia" w:ascii="仿宋" w:hAnsi="仿宋" w:eastAsia="仿宋" w:cs="仿宋"/>
            <w:spacing w:val="-2"/>
            <w:sz w:val="28"/>
            <w:szCs w:val="24"/>
            <w:rPrChange w:id="3502" w:author="随遇而安" w:date="2023-08-12T10:01:53Z">
              <w:rPr>
                <w:rFonts w:ascii="宋体" w:hAnsi="宋体" w:eastAsia="宋体" w:cs="宋体"/>
                <w:spacing w:val="-1"/>
                <w:sz w:val="24"/>
                <w:szCs w:val="24"/>
              </w:rPr>
            </w:rPrChange>
          </w:rPr>
          <w:delText>集团）认为有必要的，可以由上级单位组织</w:delText>
        </w:r>
      </w:del>
      <w:del w:id="3503" w:author="随遇而安" w:date="2023-08-12T09:54:23Z">
        <w:r>
          <w:rPr>
            <w:rFonts w:hint="eastAsia" w:ascii="仿宋" w:hAnsi="仿宋" w:eastAsia="仿宋" w:cs="仿宋"/>
            <w:spacing w:val="-2"/>
            <w:sz w:val="28"/>
            <w:szCs w:val="24"/>
            <w:rPrChange w:id="3504" w:author="随遇而安" w:date="2023-08-12T10:01:53Z">
              <w:rPr>
                <w:rFonts w:ascii="宋体" w:hAnsi="宋体" w:eastAsia="宋体" w:cs="宋体"/>
                <w:spacing w:val="-2"/>
                <w:sz w:val="24"/>
                <w:szCs w:val="24"/>
              </w:rPr>
            </w:rPrChange>
          </w:rPr>
          <w:delText>三级、四级事故调查处理。</w:delText>
        </w:r>
      </w:del>
    </w:p>
    <w:p w14:paraId="2C433A92">
      <w:pPr>
        <w:autoSpaceDE/>
        <w:autoSpaceDN/>
        <w:spacing w:before="185" w:line="360" w:lineRule="auto"/>
        <w:ind w:left="0" w:right="0" w:firstLine="552" w:firstLineChars="200"/>
        <w:rPr>
          <w:rFonts w:hint="eastAsia" w:ascii="仿宋" w:hAnsi="仿宋" w:eastAsia="仿宋" w:cs="仿宋"/>
          <w:spacing w:val="-2"/>
          <w:sz w:val="28"/>
          <w:szCs w:val="24"/>
          <w:rPrChange w:id="3506" w:author="随遇而安" w:date="2023-08-12T10:01:53Z">
            <w:rPr>
              <w:rFonts w:ascii="宋体" w:hAnsi="宋体" w:eastAsia="宋体" w:cs="宋体"/>
              <w:sz w:val="24"/>
              <w:szCs w:val="24"/>
            </w:rPr>
          </w:rPrChange>
        </w:rPr>
        <w:pPrChange w:id="3505" w:author="随遇而安" w:date="2023-08-12T10:01:53Z">
          <w:pPr>
            <w:spacing w:before="182" w:line="290" w:lineRule="auto"/>
            <w:ind w:left="39" w:right="30"/>
          </w:pPr>
        </w:pPrChange>
      </w:pPr>
      <w:del w:id="3507" w:author="随遇而安" w:date="2023-08-12T09:55:13Z">
        <w:r>
          <w:rPr>
            <w:rFonts w:hint="eastAsia" w:ascii="仿宋" w:hAnsi="仿宋" w:eastAsia="仿宋" w:cs="仿宋"/>
            <w:spacing w:val="-2"/>
            <w:sz w:val="28"/>
            <w:szCs w:val="24"/>
            <w:rPrChange w:id="3508" w:author="随遇而安" w:date="2023-08-12T10:01:53Z">
              <w:rPr>
                <w:rFonts w:ascii="宋体" w:hAnsi="宋体" w:eastAsia="宋体" w:cs="宋体"/>
                <w:spacing w:val="-1"/>
                <w:sz w:val="24"/>
                <w:szCs w:val="24"/>
              </w:rPr>
            </w:rPrChange>
          </w:rPr>
          <w:delText>8.3.</w:delText>
        </w:r>
      </w:del>
      <w:del w:id="3509" w:author="随遇而安" w:date="2023-08-12T09:55:13Z">
        <w:r>
          <w:rPr>
            <w:rFonts w:hint="default" w:ascii="仿宋" w:hAnsi="仿宋" w:eastAsia="仿宋" w:cs="仿宋"/>
            <w:spacing w:val="-2"/>
            <w:sz w:val="28"/>
            <w:szCs w:val="24"/>
            <w:rPrChange w:id="3510" w:author="随遇而安" w:date="2023-08-12T10:01:53Z">
              <w:rPr>
                <w:rFonts w:ascii="宋体" w:hAnsi="宋体" w:eastAsia="宋体" w:cs="宋体"/>
                <w:spacing w:val="-1"/>
                <w:sz w:val="24"/>
                <w:szCs w:val="24"/>
              </w:rPr>
            </w:rPrChange>
          </w:rPr>
          <w:delText>4</w:delText>
        </w:r>
      </w:del>
      <w:del w:id="3511" w:author="随遇而安" w:date="2023-08-12T09:55:13Z">
        <w:r>
          <w:rPr>
            <w:rFonts w:hint="eastAsia" w:ascii="仿宋" w:hAnsi="仿宋" w:eastAsia="仿宋" w:cs="仿宋"/>
            <w:spacing w:val="-2"/>
            <w:sz w:val="28"/>
            <w:szCs w:val="24"/>
            <w:rPrChange w:id="3512" w:author="随遇而安" w:date="2023-08-12T10:01:53Z">
              <w:rPr>
                <w:rFonts w:ascii="宋体" w:hAnsi="宋体" w:eastAsia="宋体" w:cs="宋体"/>
                <w:spacing w:val="-22"/>
                <w:sz w:val="24"/>
                <w:szCs w:val="24"/>
              </w:rPr>
            </w:rPrChange>
          </w:rPr>
          <w:delText xml:space="preserve"> </w:delText>
        </w:r>
      </w:del>
      <w:del w:id="3513" w:author="随遇而安" w:date="2023-08-12T09:55:13Z">
        <w:r>
          <w:rPr>
            <w:rFonts w:hint="eastAsia" w:ascii="仿宋" w:hAnsi="仿宋" w:eastAsia="仿宋" w:cs="仿宋"/>
            <w:spacing w:val="-2"/>
            <w:sz w:val="28"/>
            <w:szCs w:val="24"/>
            <w:rPrChange w:id="3514" w:author="随遇而安" w:date="2023-08-12T10:01:53Z">
              <w:rPr>
                <w:rFonts w:ascii="宋体" w:hAnsi="宋体" w:eastAsia="宋体" w:cs="宋体"/>
                <w:spacing w:val="-1"/>
                <w:sz w:val="24"/>
                <w:szCs w:val="24"/>
              </w:rPr>
            </w:rPrChange>
          </w:rPr>
          <w:delText>区域、项目公司事故调查组应由相应单位负责人担任组长，运营、综管、安环品</w:delText>
        </w:r>
      </w:del>
      <w:del w:id="3515" w:author="随遇而安" w:date="2023-08-12T09:55:13Z">
        <w:r>
          <w:rPr>
            <w:rFonts w:hint="eastAsia" w:ascii="仿宋" w:hAnsi="仿宋" w:eastAsia="仿宋" w:cs="仿宋"/>
            <w:spacing w:val="-2"/>
            <w:sz w:val="28"/>
            <w:szCs w:val="24"/>
            <w:rPrChange w:id="3516" w:author="随遇而安" w:date="2023-08-12T10:01:53Z">
              <w:rPr>
                <w:rFonts w:ascii="宋体" w:hAnsi="宋体" w:eastAsia="宋体" w:cs="宋体"/>
                <w:sz w:val="24"/>
                <w:szCs w:val="24"/>
              </w:rPr>
            </w:rPrChange>
          </w:rPr>
          <w:delText xml:space="preserve"> </w:delText>
        </w:r>
      </w:del>
      <w:del w:id="3517" w:author="随遇而安" w:date="2023-08-12T09:55:13Z">
        <w:r>
          <w:rPr>
            <w:rFonts w:hint="eastAsia" w:ascii="仿宋" w:hAnsi="仿宋" w:eastAsia="仿宋" w:cs="仿宋"/>
            <w:spacing w:val="-2"/>
            <w:sz w:val="28"/>
            <w:szCs w:val="24"/>
            <w:rPrChange w:id="3518" w:author="随遇而安" w:date="2023-08-12T10:01:53Z">
              <w:rPr>
                <w:rFonts w:ascii="宋体" w:hAnsi="宋体" w:eastAsia="宋体" w:cs="宋体"/>
                <w:spacing w:val="-3"/>
                <w:sz w:val="24"/>
                <w:szCs w:val="24"/>
              </w:rPr>
            </w:rPrChange>
          </w:rPr>
          <w:delText>质、生产作业等部门人员参与。</w:delText>
        </w:r>
      </w:del>
    </w:p>
    <w:p w14:paraId="333C7F06">
      <w:pPr>
        <w:autoSpaceDE/>
        <w:autoSpaceDN/>
        <w:spacing w:before="185" w:line="360" w:lineRule="auto"/>
        <w:ind w:left="0" w:firstLine="552" w:firstLineChars="200"/>
        <w:rPr>
          <w:rFonts w:hint="eastAsia" w:ascii="仿宋" w:hAnsi="仿宋" w:eastAsia="仿宋" w:cs="仿宋"/>
          <w:spacing w:val="-2"/>
          <w:sz w:val="28"/>
          <w:szCs w:val="24"/>
          <w:rPrChange w:id="3520" w:author="随遇而安" w:date="2023-08-12T10:01:53Z">
            <w:rPr>
              <w:rFonts w:ascii="宋体" w:hAnsi="宋体" w:eastAsia="宋体" w:cs="宋体"/>
              <w:sz w:val="24"/>
              <w:szCs w:val="24"/>
            </w:rPr>
          </w:rPrChange>
        </w:rPr>
        <w:pPrChange w:id="3519" w:author="随遇而安" w:date="2023-08-12T10:01:53Z">
          <w:pPr>
            <w:spacing w:before="183" w:line="220" w:lineRule="auto"/>
            <w:ind w:left="39"/>
          </w:pPr>
        </w:pPrChange>
      </w:pPr>
      <w:r>
        <w:rPr>
          <w:rFonts w:hint="eastAsia" w:ascii="仿宋" w:hAnsi="仿宋" w:eastAsia="仿宋" w:cs="仿宋"/>
          <w:spacing w:val="-2"/>
          <w:sz w:val="28"/>
          <w:szCs w:val="24"/>
          <w:rPrChange w:id="3521" w:author="随遇而安" w:date="2023-08-12T10:01:53Z">
            <w:rPr>
              <w:rFonts w:ascii="宋体" w:hAnsi="宋体" w:eastAsia="宋体" w:cs="宋体"/>
              <w:spacing w:val="-2"/>
              <w:sz w:val="24"/>
              <w:szCs w:val="24"/>
            </w:rPr>
          </w:rPrChange>
        </w:rPr>
        <w:t>8.4</w:t>
      </w:r>
      <w:r>
        <w:rPr>
          <w:rFonts w:hint="eastAsia" w:ascii="仿宋" w:hAnsi="仿宋" w:eastAsia="仿宋" w:cs="仿宋"/>
          <w:spacing w:val="-2"/>
          <w:sz w:val="28"/>
          <w:szCs w:val="24"/>
          <w:rPrChange w:id="3522" w:author="随遇而安" w:date="2023-08-12T10:01:53Z">
            <w:rPr>
              <w:rFonts w:ascii="宋体" w:hAnsi="宋体" w:eastAsia="宋体" w:cs="宋体"/>
              <w:spacing w:val="-50"/>
              <w:sz w:val="24"/>
              <w:szCs w:val="24"/>
            </w:rPr>
          </w:rPrChange>
        </w:rPr>
        <w:t xml:space="preserve"> </w:t>
      </w:r>
      <w:r>
        <w:rPr>
          <w:rFonts w:hint="eastAsia" w:ascii="仿宋" w:hAnsi="仿宋" w:eastAsia="仿宋" w:cs="仿宋"/>
          <w:spacing w:val="-2"/>
          <w:sz w:val="28"/>
          <w:szCs w:val="24"/>
          <w:rPrChange w:id="3523" w:author="随遇而安" w:date="2023-08-12T10:01:53Z">
            <w:rPr>
              <w:rFonts w:ascii="宋体" w:hAnsi="宋体" w:eastAsia="宋体" w:cs="宋体"/>
              <w:spacing w:val="-2"/>
              <w:sz w:val="24"/>
              <w:szCs w:val="24"/>
            </w:rPr>
          </w:rPrChange>
        </w:rPr>
        <w:t>事故调查组职责</w:t>
      </w:r>
    </w:p>
    <w:p w14:paraId="24628042">
      <w:pPr>
        <w:autoSpaceDE/>
        <w:autoSpaceDN/>
        <w:spacing w:before="185" w:line="360" w:lineRule="auto"/>
        <w:ind w:left="0" w:firstLine="552" w:firstLineChars="200"/>
        <w:rPr>
          <w:rFonts w:hint="eastAsia" w:ascii="仿宋" w:hAnsi="仿宋" w:eastAsia="仿宋" w:cs="仿宋"/>
          <w:spacing w:val="-2"/>
          <w:sz w:val="28"/>
          <w:szCs w:val="24"/>
          <w:rPrChange w:id="3525" w:author="随遇而安" w:date="2023-08-12T10:01:53Z">
            <w:rPr>
              <w:rFonts w:ascii="宋体" w:hAnsi="宋体" w:eastAsia="宋体" w:cs="宋体"/>
              <w:sz w:val="24"/>
              <w:szCs w:val="24"/>
            </w:rPr>
          </w:rPrChange>
        </w:rPr>
        <w:pPrChange w:id="3524" w:author="随遇而安" w:date="2023-08-12T10:01:53Z">
          <w:pPr>
            <w:spacing w:before="181" w:line="220" w:lineRule="auto"/>
            <w:ind w:left="39"/>
          </w:pPr>
        </w:pPrChange>
      </w:pPr>
      <w:r>
        <w:rPr>
          <w:rFonts w:hint="eastAsia" w:ascii="仿宋" w:hAnsi="仿宋" w:eastAsia="仿宋" w:cs="仿宋"/>
          <w:spacing w:val="-2"/>
          <w:sz w:val="28"/>
          <w:szCs w:val="24"/>
          <w:rPrChange w:id="3526" w:author="随遇而安" w:date="2023-08-12T10:01:53Z">
            <w:rPr>
              <w:rFonts w:ascii="宋体" w:hAnsi="宋体" w:eastAsia="宋体" w:cs="宋体"/>
              <w:spacing w:val="-2"/>
              <w:sz w:val="24"/>
              <w:szCs w:val="24"/>
            </w:rPr>
          </w:rPrChange>
        </w:rPr>
        <w:t>8.4.1</w:t>
      </w:r>
      <w:r>
        <w:rPr>
          <w:rFonts w:hint="eastAsia" w:ascii="仿宋" w:hAnsi="仿宋" w:eastAsia="仿宋" w:cs="仿宋"/>
          <w:spacing w:val="-2"/>
          <w:sz w:val="28"/>
          <w:szCs w:val="24"/>
          <w:rPrChange w:id="3527" w:author="随遇而安" w:date="2023-08-12T10:01:53Z">
            <w:rPr>
              <w:rFonts w:ascii="宋体" w:hAnsi="宋体" w:eastAsia="宋体" w:cs="宋体"/>
              <w:spacing w:val="-41"/>
              <w:sz w:val="24"/>
              <w:szCs w:val="24"/>
            </w:rPr>
          </w:rPrChange>
        </w:rPr>
        <w:t xml:space="preserve"> </w:t>
      </w:r>
      <w:r>
        <w:rPr>
          <w:rFonts w:hint="eastAsia" w:ascii="仿宋" w:hAnsi="仿宋" w:eastAsia="仿宋" w:cs="仿宋"/>
          <w:spacing w:val="-2"/>
          <w:sz w:val="28"/>
          <w:szCs w:val="24"/>
          <w:rPrChange w:id="3528" w:author="随遇而安" w:date="2023-08-12T10:01:53Z">
            <w:rPr>
              <w:rFonts w:ascii="宋体" w:hAnsi="宋体" w:eastAsia="宋体" w:cs="宋体"/>
              <w:spacing w:val="-2"/>
              <w:sz w:val="24"/>
              <w:szCs w:val="24"/>
            </w:rPr>
          </w:rPrChange>
        </w:rPr>
        <w:t>查明事故发生的经过、原因、人员伤亡情况及直接经济损失。</w:t>
      </w:r>
    </w:p>
    <w:p w14:paraId="6F19B6D4">
      <w:pPr>
        <w:autoSpaceDE/>
        <w:autoSpaceDN/>
        <w:spacing w:before="185" w:line="360" w:lineRule="auto"/>
        <w:ind w:left="0" w:firstLine="552" w:firstLineChars="200"/>
        <w:rPr>
          <w:del w:id="3530" w:author="随遇而安" w:date="2023-08-12T09:32:37Z"/>
          <w:rFonts w:hint="eastAsia" w:ascii="仿宋" w:hAnsi="仿宋" w:eastAsia="仿宋" w:cs="仿宋"/>
          <w:spacing w:val="-2"/>
          <w:sz w:val="28"/>
          <w:szCs w:val="24"/>
          <w:rPrChange w:id="3531" w:author="随遇而安" w:date="2023-08-12T10:01:53Z">
            <w:rPr>
              <w:del w:id="3532" w:author="随遇而安" w:date="2023-08-12T09:32:37Z"/>
              <w:rFonts w:ascii="宋体" w:hAnsi="宋体" w:eastAsia="宋体" w:cs="宋体"/>
              <w:sz w:val="24"/>
              <w:szCs w:val="24"/>
            </w:rPr>
          </w:rPrChange>
        </w:rPr>
        <w:pPrChange w:id="3529" w:author="随遇而安" w:date="2023-08-12T10:01:53Z">
          <w:pPr>
            <w:spacing w:before="182" w:line="220" w:lineRule="auto"/>
            <w:ind w:left="39"/>
          </w:pPr>
        </w:pPrChange>
      </w:pPr>
      <w:r>
        <w:rPr>
          <w:rFonts w:hint="eastAsia" w:ascii="仿宋" w:hAnsi="仿宋" w:eastAsia="仿宋" w:cs="仿宋"/>
          <w:spacing w:val="-2"/>
          <w:sz w:val="28"/>
          <w:szCs w:val="24"/>
          <w:rPrChange w:id="3533" w:author="随遇而安" w:date="2023-08-12T10:01:53Z">
            <w:rPr>
              <w:rFonts w:ascii="宋体" w:hAnsi="宋体" w:eastAsia="宋体" w:cs="宋体"/>
              <w:spacing w:val="-3"/>
              <w:sz w:val="24"/>
              <w:szCs w:val="24"/>
            </w:rPr>
          </w:rPrChange>
        </w:rPr>
        <w:t>8.4.2</w:t>
      </w:r>
      <w:r>
        <w:rPr>
          <w:rFonts w:hint="eastAsia" w:ascii="仿宋" w:hAnsi="仿宋" w:eastAsia="仿宋" w:cs="仿宋"/>
          <w:spacing w:val="-2"/>
          <w:sz w:val="28"/>
          <w:szCs w:val="24"/>
          <w:rPrChange w:id="3534" w:author="随遇而安" w:date="2023-08-12T10:01:53Z">
            <w:rPr>
              <w:rFonts w:ascii="宋体" w:hAnsi="宋体" w:eastAsia="宋体" w:cs="宋体"/>
              <w:spacing w:val="-49"/>
              <w:sz w:val="24"/>
              <w:szCs w:val="24"/>
            </w:rPr>
          </w:rPrChange>
        </w:rPr>
        <w:t xml:space="preserve"> </w:t>
      </w:r>
      <w:r>
        <w:rPr>
          <w:rFonts w:hint="eastAsia" w:ascii="仿宋" w:hAnsi="仿宋" w:eastAsia="仿宋" w:cs="仿宋"/>
          <w:spacing w:val="-2"/>
          <w:sz w:val="28"/>
          <w:szCs w:val="24"/>
          <w:rPrChange w:id="3535" w:author="随遇而安" w:date="2023-08-12T10:01:53Z">
            <w:rPr>
              <w:rFonts w:ascii="宋体" w:hAnsi="宋体" w:eastAsia="宋体" w:cs="宋体"/>
              <w:spacing w:val="-3"/>
              <w:sz w:val="24"/>
              <w:szCs w:val="24"/>
            </w:rPr>
          </w:rPrChange>
        </w:rPr>
        <w:t>认定事故的性质和事故责任。</w:t>
      </w:r>
    </w:p>
    <w:p w14:paraId="10ED745A">
      <w:pPr>
        <w:autoSpaceDE/>
        <w:autoSpaceDN/>
        <w:spacing w:before="185" w:line="360" w:lineRule="auto"/>
        <w:ind w:firstLine="552" w:firstLineChars="200"/>
        <w:rPr>
          <w:del w:id="3537" w:author="随遇而安" w:date="2023-08-12T09:32:38Z"/>
          <w:rFonts w:hint="eastAsia" w:ascii="仿宋" w:hAnsi="仿宋" w:eastAsia="仿宋" w:cs="仿宋"/>
          <w:spacing w:val="-2"/>
          <w:sz w:val="28"/>
          <w:szCs w:val="24"/>
          <w:rPrChange w:id="3538" w:author="随遇而安" w:date="2023-08-12T10:01:53Z">
            <w:rPr>
              <w:del w:id="3539" w:author="随遇而安" w:date="2023-08-12T09:32:38Z"/>
              <w:rFonts w:ascii="宋体" w:hAnsi="宋体" w:eastAsia="宋体" w:cs="宋体"/>
              <w:sz w:val="24"/>
              <w:szCs w:val="24"/>
            </w:rPr>
          </w:rPrChange>
        </w:rPr>
        <w:sectPr>
          <w:footerReference r:id="rId14" w:type="default"/>
          <w:pgSz w:w="11907" w:h="16839"/>
          <w:pgMar w:top="1507" w:right="1387" w:bottom="1268" w:left="1390" w:header="852" w:footer="1093" w:gutter="0"/>
          <w:pgNumType w:fmt="decimal"/>
          <w:cols w:space="720" w:num="1"/>
        </w:sectPr>
        <w:pPrChange w:id="3536" w:author="随遇而安" w:date="2023-08-12T10:01:53Z">
          <w:pPr>
            <w:spacing w:line="220" w:lineRule="auto"/>
          </w:pPr>
        </w:pPrChange>
      </w:pPr>
    </w:p>
    <w:p w14:paraId="7FBB0237">
      <w:pPr>
        <w:autoSpaceDE/>
        <w:autoSpaceDN/>
        <w:spacing w:before="185" w:line="360" w:lineRule="auto"/>
        <w:ind w:left="0" w:firstLine="552" w:firstLineChars="200"/>
        <w:rPr>
          <w:ins w:id="3541" w:author="随遇而安" w:date="2023-08-12T09:32:40Z"/>
          <w:rFonts w:hint="eastAsia" w:ascii="仿宋" w:hAnsi="仿宋" w:eastAsia="仿宋" w:cs="仿宋"/>
          <w:spacing w:val="-2"/>
          <w:sz w:val="28"/>
          <w:szCs w:val="24"/>
          <w:rPrChange w:id="3542" w:author="随遇而安" w:date="2023-08-12T10:01:53Z">
            <w:rPr>
              <w:ins w:id="3543" w:author="随遇而安" w:date="2023-08-12T09:32:40Z"/>
              <w:rFonts w:hint="eastAsia" w:ascii="仿宋" w:hAnsi="仿宋" w:eastAsia="仿宋" w:cs="仿宋"/>
              <w:spacing w:val="-3"/>
              <w:sz w:val="24"/>
              <w:szCs w:val="24"/>
            </w:rPr>
          </w:rPrChange>
        </w:rPr>
        <w:pPrChange w:id="3540" w:author="随遇而安" w:date="2023-08-12T10:01:53Z">
          <w:pPr>
            <w:spacing w:before="115" w:line="220" w:lineRule="auto"/>
            <w:ind w:left="39"/>
          </w:pPr>
        </w:pPrChange>
      </w:pPr>
    </w:p>
    <w:p w14:paraId="1CDFD8E3">
      <w:pPr>
        <w:autoSpaceDE/>
        <w:autoSpaceDN/>
        <w:spacing w:before="185" w:line="360" w:lineRule="auto"/>
        <w:ind w:left="0" w:firstLine="552" w:firstLineChars="200"/>
        <w:rPr>
          <w:rFonts w:hint="eastAsia" w:ascii="仿宋" w:hAnsi="仿宋" w:eastAsia="仿宋" w:cs="仿宋"/>
          <w:spacing w:val="-2"/>
          <w:sz w:val="28"/>
          <w:szCs w:val="24"/>
          <w:rPrChange w:id="3545" w:author="随遇而安" w:date="2023-08-12T10:01:53Z">
            <w:rPr>
              <w:rFonts w:ascii="宋体" w:hAnsi="宋体" w:eastAsia="宋体" w:cs="宋体"/>
              <w:sz w:val="24"/>
              <w:szCs w:val="24"/>
            </w:rPr>
          </w:rPrChange>
        </w:rPr>
        <w:pPrChange w:id="3544" w:author="随遇而安" w:date="2023-08-12T10:01:53Z">
          <w:pPr>
            <w:spacing w:before="115" w:line="220" w:lineRule="auto"/>
            <w:ind w:left="39"/>
          </w:pPr>
        </w:pPrChange>
      </w:pPr>
      <w:r>
        <w:rPr>
          <w:rFonts w:hint="eastAsia" w:ascii="仿宋" w:hAnsi="仿宋" w:eastAsia="仿宋" w:cs="仿宋"/>
          <w:spacing w:val="-2"/>
          <w:sz w:val="28"/>
          <w:szCs w:val="24"/>
          <w:rPrChange w:id="3546" w:author="随遇而安" w:date="2023-08-12T10:01:53Z">
            <w:rPr>
              <w:rFonts w:ascii="宋体" w:hAnsi="宋体" w:eastAsia="宋体" w:cs="宋体"/>
              <w:spacing w:val="-3"/>
              <w:sz w:val="24"/>
              <w:szCs w:val="24"/>
            </w:rPr>
          </w:rPrChange>
        </w:rPr>
        <w:t>8.4.3</w:t>
      </w:r>
      <w:r>
        <w:rPr>
          <w:rFonts w:hint="eastAsia" w:ascii="仿宋" w:hAnsi="仿宋" w:eastAsia="仿宋" w:cs="仿宋"/>
          <w:spacing w:val="-2"/>
          <w:sz w:val="28"/>
          <w:szCs w:val="24"/>
          <w:rPrChange w:id="3547" w:author="随遇而安" w:date="2023-08-12T10:01:53Z">
            <w:rPr>
              <w:rFonts w:ascii="宋体" w:hAnsi="宋体" w:eastAsia="宋体" w:cs="宋体"/>
              <w:spacing w:val="-46"/>
              <w:sz w:val="24"/>
              <w:szCs w:val="24"/>
            </w:rPr>
          </w:rPrChange>
        </w:rPr>
        <w:t xml:space="preserve"> </w:t>
      </w:r>
      <w:r>
        <w:rPr>
          <w:rFonts w:hint="eastAsia" w:ascii="仿宋" w:hAnsi="仿宋" w:eastAsia="仿宋" w:cs="仿宋"/>
          <w:spacing w:val="-2"/>
          <w:sz w:val="28"/>
          <w:szCs w:val="24"/>
          <w:rPrChange w:id="3548" w:author="随遇而安" w:date="2023-08-12T10:01:53Z">
            <w:rPr>
              <w:rFonts w:ascii="宋体" w:hAnsi="宋体" w:eastAsia="宋体" w:cs="宋体"/>
              <w:spacing w:val="-3"/>
              <w:sz w:val="24"/>
              <w:szCs w:val="24"/>
            </w:rPr>
          </w:rPrChange>
        </w:rPr>
        <w:t>提出对事故责任者的处理建议。</w:t>
      </w:r>
    </w:p>
    <w:p w14:paraId="1145314C">
      <w:pPr>
        <w:autoSpaceDE/>
        <w:autoSpaceDN/>
        <w:spacing w:before="185" w:line="360" w:lineRule="auto"/>
        <w:ind w:left="0" w:firstLine="552" w:firstLineChars="200"/>
        <w:rPr>
          <w:rFonts w:hint="eastAsia" w:ascii="仿宋" w:hAnsi="仿宋" w:eastAsia="仿宋" w:cs="仿宋"/>
          <w:spacing w:val="-2"/>
          <w:sz w:val="28"/>
          <w:szCs w:val="24"/>
          <w:rPrChange w:id="3550" w:author="随遇而安" w:date="2023-08-12T10:01:53Z">
            <w:rPr>
              <w:rFonts w:ascii="宋体" w:hAnsi="宋体" w:eastAsia="宋体" w:cs="宋体"/>
              <w:sz w:val="24"/>
              <w:szCs w:val="24"/>
            </w:rPr>
          </w:rPrChange>
        </w:rPr>
        <w:pPrChange w:id="3549" w:author="随遇而安" w:date="2023-08-12T10:01:53Z">
          <w:pPr>
            <w:spacing w:before="182" w:line="220" w:lineRule="auto"/>
            <w:ind w:left="39"/>
          </w:pPr>
        </w:pPrChange>
      </w:pPr>
      <w:r>
        <w:rPr>
          <w:rFonts w:hint="eastAsia" w:ascii="仿宋" w:hAnsi="仿宋" w:eastAsia="仿宋" w:cs="仿宋"/>
          <w:spacing w:val="-2"/>
          <w:sz w:val="28"/>
          <w:szCs w:val="24"/>
          <w:rPrChange w:id="3551" w:author="随遇而安" w:date="2023-08-12T10:01:53Z">
            <w:rPr>
              <w:rFonts w:ascii="宋体" w:hAnsi="宋体" w:eastAsia="宋体" w:cs="宋体"/>
              <w:spacing w:val="-3"/>
              <w:sz w:val="24"/>
              <w:szCs w:val="24"/>
            </w:rPr>
          </w:rPrChange>
        </w:rPr>
        <w:t>8.4.4</w:t>
      </w:r>
      <w:r>
        <w:rPr>
          <w:rFonts w:hint="eastAsia" w:ascii="仿宋" w:hAnsi="仿宋" w:eastAsia="仿宋" w:cs="仿宋"/>
          <w:spacing w:val="-2"/>
          <w:sz w:val="28"/>
          <w:szCs w:val="24"/>
          <w:rPrChange w:id="3552" w:author="随遇而安" w:date="2023-08-12T10:01:53Z">
            <w:rPr>
              <w:rFonts w:ascii="宋体" w:hAnsi="宋体" w:eastAsia="宋体" w:cs="宋体"/>
              <w:spacing w:val="-38"/>
              <w:sz w:val="24"/>
              <w:szCs w:val="24"/>
            </w:rPr>
          </w:rPrChange>
        </w:rPr>
        <w:t xml:space="preserve"> </w:t>
      </w:r>
      <w:r>
        <w:rPr>
          <w:rFonts w:hint="eastAsia" w:ascii="仿宋" w:hAnsi="仿宋" w:eastAsia="仿宋" w:cs="仿宋"/>
          <w:spacing w:val="-2"/>
          <w:sz w:val="28"/>
          <w:szCs w:val="24"/>
          <w:rPrChange w:id="3553" w:author="随遇而安" w:date="2023-08-12T10:01:53Z">
            <w:rPr>
              <w:rFonts w:ascii="宋体" w:hAnsi="宋体" w:eastAsia="宋体" w:cs="宋体"/>
              <w:spacing w:val="-3"/>
              <w:sz w:val="24"/>
              <w:szCs w:val="24"/>
            </w:rPr>
          </w:rPrChange>
        </w:rPr>
        <w:t>总结事故教训，提出防范和整改措施。</w:t>
      </w:r>
    </w:p>
    <w:p w14:paraId="6433C8BD">
      <w:pPr>
        <w:autoSpaceDE/>
        <w:autoSpaceDN/>
        <w:spacing w:before="182" w:line="360" w:lineRule="auto"/>
        <w:ind w:left="0" w:firstLine="548" w:firstLineChars="200"/>
        <w:rPr>
          <w:rFonts w:hint="eastAsia" w:ascii="仿宋" w:hAnsi="仿宋" w:eastAsia="仿宋" w:cs="仿宋"/>
          <w:sz w:val="28"/>
          <w:szCs w:val="24"/>
          <w:rPrChange w:id="3555" w:author="随遇而安" w:date="2023-08-12T09:44:46Z">
            <w:rPr>
              <w:rFonts w:ascii="宋体" w:hAnsi="宋体" w:eastAsia="宋体" w:cs="宋体"/>
              <w:sz w:val="24"/>
              <w:szCs w:val="24"/>
            </w:rPr>
          </w:rPrChange>
        </w:rPr>
        <w:pPrChange w:id="3554" w:author="随遇而安" w:date="2023-08-12T09:44:52Z">
          <w:pPr>
            <w:spacing w:before="182" w:line="218" w:lineRule="auto"/>
            <w:ind w:left="39"/>
          </w:pPr>
        </w:pPrChange>
      </w:pPr>
      <w:r>
        <w:rPr>
          <w:rFonts w:hint="eastAsia" w:ascii="仿宋" w:hAnsi="仿宋" w:eastAsia="仿宋" w:cs="仿宋"/>
          <w:spacing w:val="-3"/>
          <w:sz w:val="28"/>
          <w:szCs w:val="24"/>
          <w:rPrChange w:id="3556" w:author="随遇而安" w:date="2023-08-12T09:44:46Z">
            <w:rPr>
              <w:rFonts w:ascii="宋体" w:hAnsi="宋体" w:eastAsia="宋体" w:cs="宋体"/>
              <w:spacing w:val="-3"/>
              <w:sz w:val="24"/>
              <w:szCs w:val="24"/>
            </w:rPr>
          </w:rPrChange>
        </w:rPr>
        <w:t>8.4.5</w:t>
      </w:r>
      <w:r>
        <w:rPr>
          <w:rFonts w:hint="eastAsia" w:ascii="仿宋" w:hAnsi="仿宋" w:eastAsia="仿宋" w:cs="仿宋"/>
          <w:spacing w:val="-32"/>
          <w:sz w:val="28"/>
          <w:szCs w:val="24"/>
          <w:rPrChange w:id="3557" w:author="随遇而安" w:date="2023-08-12T09:44:46Z">
            <w:rPr>
              <w:rFonts w:ascii="宋体" w:hAnsi="宋体" w:eastAsia="宋体" w:cs="宋体"/>
              <w:spacing w:val="-32"/>
              <w:sz w:val="24"/>
              <w:szCs w:val="24"/>
            </w:rPr>
          </w:rPrChange>
        </w:rPr>
        <w:t xml:space="preserve"> </w:t>
      </w:r>
      <w:r>
        <w:rPr>
          <w:rFonts w:hint="eastAsia" w:ascii="仿宋" w:hAnsi="仿宋" w:eastAsia="仿宋" w:cs="仿宋"/>
          <w:spacing w:val="-3"/>
          <w:sz w:val="28"/>
          <w:szCs w:val="24"/>
          <w:rPrChange w:id="3558" w:author="随遇而安" w:date="2023-08-12T09:44:46Z">
            <w:rPr>
              <w:rFonts w:ascii="宋体" w:hAnsi="宋体" w:eastAsia="宋体" w:cs="宋体"/>
              <w:spacing w:val="-3"/>
              <w:sz w:val="24"/>
              <w:szCs w:val="24"/>
            </w:rPr>
          </w:rPrChange>
        </w:rPr>
        <w:t>组织召开事故分析会，提交事故调查报告。</w:t>
      </w:r>
    </w:p>
    <w:p w14:paraId="5487A199">
      <w:pPr>
        <w:autoSpaceDE/>
        <w:autoSpaceDN/>
        <w:spacing w:before="183" w:line="360" w:lineRule="auto"/>
        <w:ind w:left="0" w:right="138" w:firstLine="536" w:firstLineChars="200"/>
        <w:rPr>
          <w:rFonts w:hint="eastAsia" w:ascii="仿宋" w:hAnsi="仿宋" w:eastAsia="仿宋" w:cs="仿宋"/>
          <w:sz w:val="28"/>
          <w:szCs w:val="24"/>
          <w:rPrChange w:id="3560" w:author="随遇而安" w:date="2023-08-12T09:44:46Z">
            <w:rPr>
              <w:rFonts w:ascii="宋体" w:hAnsi="宋体" w:eastAsia="宋体" w:cs="宋体"/>
              <w:sz w:val="24"/>
              <w:szCs w:val="24"/>
            </w:rPr>
          </w:rPrChange>
        </w:rPr>
        <w:pPrChange w:id="3559" w:author="随遇而安" w:date="2023-08-12T09:44:52Z">
          <w:pPr>
            <w:spacing w:before="183" w:line="290" w:lineRule="auto"/>
            <w:ind w:left="39" w:right="138"/>
          </w:pPr>
        </w:pPrChange>
      </w:pPr>
      <w:r>
        <w:rPr>
          <w:rFonts w:hint="eastAsia" w:ascii="仿宋" w:hAnsi="仿宋" w:eastAsia="仿宋" w:cs="仿宋"/>
          <w:spacing w:val="-6"/>
          <w:sz w:val="28"/>
          <w:szCs w:val="24"/>
          <w:rPrChange w:id="3561" w:author="随遇而安" w:date="2023-08-12T09:44:46Z">
            <w:rPr>
              <w:rFonts w:ascii="宋体" w:hAnsi="宋体" w:eastAsia="宋体" w:cs="宋体"/>
              <w:spacing w:val="-6"/>
              <w:sz w:val="24"/>
              <w:szCs w:val="24"/>
            </w:rPr>
          </w:rPrChange>
        </w:rPr>
        <w:t>8.5事故调查组开展事故调查过程，询问当事人或现场人员时应制作询问</w:t>
      </w:r>
      <w:r>
        <w:rPr>
          <w:rFonts w:hint="eastAsia" w:ascii="仿宋" w:hAnsi="仿宋" w:eastAsia="仿宋" w:cs="仿宋"/>
          <w:spacing w:val="-7"/>
          <w:sz w:val="28"/>
          <w:szCs w:val="24"/>
          <w:rPrChange w:id="3562" w:author="随遇而安" w:date="2023-08-12T09:44:46Z">
            <w:rPr>
              <w:rFonts w:ascii="宋体" w:hAnsi="宋体" w:eastAsia="宋体" w:cs="宋体"/>
              <w:spacing w:val="-7"/>
              <w:sz w:val="24"/>
              <w:szCs w:val="24"/>
            </w:rPr>
          </w:rPrChange>
        </w:rPr>
        <w:t>笔录（附件</w:t>
      </w:r>
      <w:r>
        <w:rPr>
          <w:rFonts w:hint="eastAsia" w:ascii="仿宋" w:hAnsi="仿宋" w:eastAsia="仿宋" w:cs="仿宋"/>
          <w:spacing w:val="-56"/>
          <w:sz w:val="28"/>
          <w:szCs w:val="24"/>
          <w:rPrChange w:id="3563" w:author="随遇而安" w:date="2023-08-12T09:44:46Z">
            <w:rPr>
              <w:rFonts w:ascii="宋体" w:hAnsi="宋体" w:eastAsia="宋体" w:cs="宋体"/>
              <w:spacing w:val="-56"/>
              <w:sz w:val="24"/>
              <w:szCs w:val="24"/>
            </w:rPr>
          </w:rPrChange>
        </w:rPr>
        <w:t xml:space="preserve"> </w:t>
      </w:r>
      <w:r>
        <w:rPr>
          <w:rFonts w:hint="eastAsia" w:ascii="仿宋" w:hAnsi="仿宋" w:eastAsia="仿宋" w:cs="仿宋"/>
          <w:spacing w:val="-7"/>
          <w:sz w:val="28"/>
          <w:szCs w:val="24"/>
          <w:rPrChange w:id="3564" w:author="随遇而安" w:date="2023-08-12T09:44:46Z">
            <w:rPr>
              <w:rFonts w:ascii="宋体" w:hAnsi="宋体" w:eastAsia="宋体" w:cs="宋体"/>
              <w:spacing w:val="-7"/>
              <w:sz w:val="24"/>
              <w:szCs w:val="24"/>
            </w:rPr>
          </w:rPrChange>
        </w:rPr>
        <w:t>3</w:t>
      </w:r>
      <w:r>
        <w:rPr>
          <w:rFonts w:hint="eastAsia" w:ascii="仿宋" w:hAnsi="仿宋" w:eastAsia="仿宋" w:cs="仿宋"/>
          <w:spacing w:val="-54"/>
          <w:w w:val="86"/>
          <w:sz w:val="28"/>
          <w:szCs w:val="24"/>
          <w:rPrChange w:id="3565" w:author="随遇而安" w:date="2023-08-12T09:44:46Z">
            <w:rPr>
              <w:rFonts w:ascii="宋体" w:hAnsi="宋体" w:eastAsia="宋体" w:cs="宋体"/>
              <w:spacing w:val="-54"/>
              <w:w w:val="86"/>
              <w:sz w:val="24"/>
              <w:szCs w:val="24"/>
            </w:rPr>
          </w:rPrChange>
        </w:rPr>
        <w:t>），</w:t>
      </w:r>
      <w:del w:id="3566" w:author="随遇而安" w:date="2023-08-12T09:57:21Z">
        <w:r>
          <w:rPr>
            <w:rFonts w:hint="eastAsia" w:ascii="仿宋" w:hAnsi="仿宋" w:eastAsia="仿宋" w:cs="仿宋"/>
            <w:sz w:val="28"/>
            <w:szCs w:val="24"/>
            <w:rPrChange w:id="3567" w:author="随遇而安" w:date="2023-08-12T09:44:46Z">
              <w:rPr>
                <w:rFonts w:ascii="宋体" w:hAnsi="宋体" w:eastAsia="宋体" w:cs="宋体"/>
                <w:sz w:val="24"/>
                <w:szCs w:val="24"/>
              </w:rPr>
            </w:rPrChange>
          </w:rPr>
          <w:delText xml:space="preserve"> </w:delText>
        </w:r>
      </w:del>
      <w:r>
        <w:rPr>
          <w:rFonts w:hint="eastAsia" w:ascii="仿宋" w:hAnsi="仿宋" w:eastAsia="仿宋" w:cs="仿宋"/>
          <w:spacing w:val="-2"/>
          <w:sz w:val="28"/>
          <w:szCs w:val="24"/>
          <w:rPrChange w:id="3568" w:author="随遇而安" w:date="2023-08-12T09:44:46Z">
            <w:rPr>
              <w:rFonts w:ascii="宋体" w:hAnsi="宋体" w:eastAsia="宋体" w:cs="宋体"/>
              <w:spacing w:val="-2"/>
              <w:sz w:val="24"/>
              <w:szCs w:val="24"/>
            </w:rPr>
          </w:rPrChange>
        </w:rPr>
        <w:t>制作完成后并由询问人及接受询问人签字确</w:t>
      </w:r>
      <w:r>
        <w:rPr>
          <w:rFonts w:hint="eastAsia" w:ascii="仿宋" w:hAnsi="仿宋" w:eastAsia="仿宋" w:cs="仿宋"/>
          <w:spacing w:val="-3"/>
          <w:sz w:val="28"/>
          <w:szCs w:val="24"/>
          <w:rPrChange w:id="3569" w:author="随遇而安" w:date="2023-08-12T09:44:46Z">
            <w:rPr>
              <w:rFonts w:ascii="宋体" w:hAnsi="宋体" w:eastAsia="宋体" w:cs="宋体"/>
              <w:spacing w:val="-3"/>
              <w:sz w:val="24"/>
              <w:szCs w:val="24"/>
            </w:rPr>
          </w:rPrChange>
        </w:rPr>
        <w:t>认。</w:t>
      </w:r>
    </w:p>
    <w:p w14:paraId="23BFD14E">
      <w:pPr>
        <w:autoSpaceDE/>
        <w:autoSpaceDN/>
        <w:spacing w:before="182" w:line="360" w:lineRule="auto"/>
        <w:ind w:left="0" w:firstLine="548" w:firstLineChars="200"/>
        <w:rPr>
          <w:rFonts w:hint="eastAsia" w:ascii="仿宋" w:hAnsi="仿宋" w:eastAsia="仿宋" w:cs="仿宋"/>
          <w:sz w:val="28"/>
          <w:szCs w:val="24"/>
          <w:rPrChange w:id="3571" w:author="随遇而安" w:date="2023-08-12T09:44:46Z">
            <w:rPr>
              <w:rFonts w:ascii="宋体" w:hAnsi="宋体" w:eastAsia="宋体" w:cs="宋体"/>
              <w:sz w:val="24"/>
              <w:szCs w:val="24"/>
            </w:rPr>
          </w:rPrChange>
        </w:rPr>
        <w:pPrChange w:id="3570" w:author="随遇而安" w:date="2023-08-12T09:44:52Z">
          <w:pPr>
            <w:spacing w:before="182" w:line="218" w:lineRule="auto"/>
            <w:ind w:left="39"/>
          </w:pPr>
        </w:pPrChange>
      </w:pPr>
      <w:r>
        <w:rPr>
          <w:rFonts w:hint="eastAsia" w:ascii="仿宋" w:hAnsi="仿宋" w:eastAsia="仿宋" w:cs="仿宋"/>
          <w:spacing w:val="-3"/>
          <w:sz w:val="28"/>
          <w:szCs w:val="24"/>
          <w:rPrChange w:id="3572" w:author="随遇而安" w:date="2023-08-12T09:44:46Z">
            <w:rPr>
              <w:rFonts w:ascii="宋体" w:hAnsi="宋体" w:eastAsia="宋体" w:cs="宋体"/>
              <w:spacing w:val="-3"/>
              <w:sz w:val="24"/>
              <w:szCs w:val="24"/>
            </w:rPr>
          </w:rPrChange>
        </w:rPr>
        <w:t>8.6</w:t>
      </w:r>
      <w:r>
        <w:rPr>
          <w:rFonts w:hint="eastAsia" w:ascii="仿宋" w:hAnsi="仿宋" w:eastAsia="仿宋" w:cs="仿宋"/>
          <w:spacing w:val="-43"/>
          <w:sz w:val="28"/>
          <w:szCs w:val="24"/>
          <w:rPrChange w:id="3573" w:author="随遇而安" w:date="2023-08-12T09:44:46Z">
            <w:rPr>
              <w:rFonts w:ascii="宋体" w:hAnsi="宋体" w:eastAsia="宋体" w:cs="宋体"/>
              <w:spacing w:val="-43"/>
              <w:sz w:val="24"/>
              <w:szCs w:val="24"/>
            </w:rPr>
          </w:rPrChange>
        </w:rPr>
        <w:t xml:space="preserve"> </w:t>
      </w:r>
      <w:r>
        <w:rPr>
          <w:rFonts w:hint="eastAsia" w:ascii="仿宋" w:hAnsi="仿宋" w:eastAsia="仿宋" w:cs="仿宋"/>
          <w:spacing w:val="-3"/>
          <w:sz w:val="28"/>
          <w:szCs w:val="24"/>
          <w:rPrChange w:id="3574" w:author="随遇而安" w:date="2023-08-12T09:44:46Z">
            <w:rPr>
              <w:rFonts w:ascii="宋体" w:hAnsi="宋体" w:eastAsia="宋体" w:cs="宋体"/>
              <w:spacing w:val="-3"/>
              <w:sz w:val="24"/>
              <w:szCs w:val="24"/>
            </w:rPr>
          </w:rPrChange>
        </w:rPr>
        <w:t>事故调查报告</w:t>
      </w:r>
    </w:p>
    <w:p w14:paraId="35095CA5">
      <w:pPr>
        <w:autoSpaceDE/>
        <w:autoSpaceDN/>
        <w:spacing w:before="185" w:line="360" w:lineRule="auto"/>
        <w:ind w:left="0" w:firstLine="552" w:firstLineChars="200"/>
        <w:rPr>
          <w:rFonts w:hint="eastAsia" w:ascii="仿宋" w:hAnsi="仿宋" w:eastAsia="仿宋" w:cs="仿宋"/>
          <w:sz w:val="28"/>
          <w:szCs w:val="24"/>
          <w:rPrChange w:id="3576" w:author="随遇而安" w:date="2023-08-12T09:44:46Z">
            <w:rPr>
              <w:rFonts w:ascii="宋体" w:hAnsi="宋体" w:eastAsia="宋体" w:cs="宋体"/>
              <w:sz w:val="24"/>
              <w:szCs w:val="24"/>
            </w:rPr>
          </w:rPrChange>
        </w:rPr>
        <w:pPrChange w:id="3575" w:author="随遇而安" w:date="2023-08-12T09:44:52Z">
          <w:pPr>
            <w:spacing w:before="185" w:line="218" w:lineRule="auto"/>
            <w:ind w:left="39"/>
          </w:pPr>
        </w:pPrChange>
      </w:pPr>
      <w:r>
        <w:rPr>
          <w:rFonts w:hint="eastAsia" w:ascii="仿宋" w:hAnsi="仿宋" w:eastAsia="仿宋" w:cs="仿宋"/>
          <w:spacing w:val="-2"/>
          <w:sz w:val="28"/>
          <w:szCs w:val="24"/>
          <w:rPrChange w:id="3577" w:author="随遇而安" w:date="2023-08-12T09:44:46Z">
            <w:rPr>
              <w:rFonts w:ascii="宋体" w:hAnsi="宋体" w:eastAsia="宋体" w:cs="宋体"/>
              <w:spacing w:val="-2"/>
              <w:sz w:val="24"/>
              <w:szCs w:val="24"/>
            </w:rPr>
          </w:rPrChange>
        </w:rPr>
        <w:t>8.6.1</w:t>
      </w:r>
      <w:r>
        <w:rPr>
          <w:rFonts w:hint="eastAsia" w:ascii="仿宋" w:hAnsi="仿宋" w:eastAsia="仿宋" w:cs="仿宋"/>
          <w:spacing w:val="-48"/>
          <w:sz w:val="28"/>
          <w:szCs w:val="24"/>
          <w:rPrChange w:id="3578" w:author="随遇而安" w:date="2023-08-12T09:44:46Z">
            <w:rPr>
              <w:rFonts w:ascii="宋体" w:hAnsi="宋体" w:eastAsia="宋体" w:cs="宋体"/>
              <w:spacing w:val="-48"/>
              <w:sz w:val="24"/>
              <w:szCs w:val="24"/>
            </w:rPr>
          </w:rPrChange>
        </w:rPr>
        <w:t xml:space="preserve"> </w:t>
      </w:r>
      <w:r>
        <w:rPr>
          <w:rFonts w:hint="eastAsia" w:ascii="仿宋" w:hAnsi="仿宋" w:eastAsia="仿宋" w:cs="仿宋"/>
          <w:spacing w:val="-2"/>
          <w:sz w:val="28"/>
          <w:szCs w:val="24"/>
          <w:rPrChange w:id="3579" w:author="随遇而安" w:date="2023-08-12T09:44:46Z">
            <w:rPr>
              <w:rFonts w:ascii="宋体" w:hAnsi="宋体" w:eastAsia="宋体" w:cs="宋体"/>
              <w:spacing w:val="-2"/>
              <w:sz w:val="24"/>
              <w:szCs w:val="24"/>
            </w:rPr>
          </w:rPrChange>
        </w:rPr>
        <w:t>调查报告内容</w:t>
      </w:r>
    </w:p>
    <w:p w14:paraId="7D8CCCC4">
      <w:pPr>
        <w:autoSpaceDE/>
        <w:autoSpaceDN/>
        <w:spacing w:before="184" w:line="360" w:lineRule="auto"/>
        <w:ind w:left="0" w:firstLine="532" w:firstLineChars="200"/>
        <w:rPr>
          <w:del w:id="3581" w:author="随遇而安" w:date="2023-08-12T09:32:57Z"/>
          <w:rFonts w:hint="eastAsia" w:ascii="仿宋" w:hAnsi="仿宋" w:eastAsia="仿宋" w:cs="仿宋"/>
          <w:spacing w:val="-7"/>
          <w:position w:val="17"/>
          <w:sz w:val="28"/>
          <w:szCs w:val="24"/>
          <w:rPrChange w:id="3582" w:author="随遇而安" w:date="2023-08-12T09:44:46Z">
            <w:rPr>
              <w:del w:id="3583" w:author="随遇而安" w:date="2023-08-12T09:32:57Z"/>
              <w:rFonts w:ascii="宋体" w:hAnsi="宋体" w:eastAsia="宋体" w:cs="宋体"/>
              <w:sz w:val="24"/>
              <w:szCs w:val="24"/>
            </w:rPr>
          </w:rPrChange>
        </w:rPr>
        <w:pPrChange w:id="3580" w:author="随遇而安" w:date="2023-08-12T09:44:52Z">
          <w:pPr>
            <w:spacing w:before="184" w:line="469" w:lineRule="exact"/>
            <w:ind w:left="520"/>
          </w:pPr>
        </w:pPrChange>
      </w:pPr>
      <w:r>
        <w:rPr>
          <w:rFonts w:hint="eastAsia" w:ascii="仿宋" w:hAnsi="仿宋" w:eastAsia="仿宋" w:cs="仿宋"/>
          <w:spacing w:val="-7"/>
          <w:position w:val="17"/>
          <w:sz w:val="28"/>
          <w:szCs w:val="24"/>
          <w:rPrChange w:id="3584" w:author="随遇而安" w:date="2023-08-12T09:44:46Z">
            <w:rPr>
              <w:rFonts w:ascii="宋体" w:hAnsi="宋体" w:eastAsia="宋体" w:cs="宋体"/>
              <w:spacing w:val="-7"/>
              <w:position w:val="17"/>
              <w:sz w:val="24"/>
              <w:szCs w:val="24"/>
            </w:rPr>
          </w:rPrChange>
        </w:rPr>
        <w:t>调查组完成事故调查后应出具事故调查报告（附件</w:t>
      </w:r>
      <w:r>
        <w:rPr>
          <w:rFonts w:hint="eastAsia" w:ascii="仿宋" w:hAnsi="仿宋" w:eastAsia="仿宋" w:cs="仿宋"/>
          <w:spacing w:val="-7"/>
          <w:position w:val="17"/>
          <w:sz w:val="28"/>
          <w:szCs w:val="24"/>
          <w:rPrChange w:id="3585" w:author="随遇而安" w:date="2023-08-12T09:44:46Z">
            <w:rPr>
              <w:rFonts w:ascii="宋体" w:hAnsi="宋体" w:eastAsia="宋体" w:cs="宋体"/>
              <w:spacing w:val="-40"/>
              <w:position w:val="17"/>
              <w:sz w:val="24"/>
              <w:szCs w:val="24"/>
            </w:rPr>
          </w:rPrChange>
        </w:rPr>
        <w:t xml:space="preserve"> </w:t>
      </w:r>
      <w:r>
        <w:rPr>
          <w:rFonts w:hint="eastAsia" w:ascii="仿宋" w:hAnsi="仿宋" w:eastAsia="仿宋" w:cs="仿宋"/>
          <w:spacing w:val="-7"/>
          <w:position w:val="17"/>
          <w:sz w:val="28"/>
          <w:szCs w:val="24"/>
          <w:rPrChange w:id="3586" w:author="随遇而安" w:date="2023-08-12T09:44:46Z">
            <w:rPr>
              <w:rFonts w:ascii="宋体" w:hAnsi="宋体" w:eastAsia="宋体" w:cs="宋体"/>
              <w:spacing w:val="-7"/>
              <w:position w:val="17"/>
              <w:sz w:val="24"/>
              <w:szCs w:val="24"/>
            </w:rPr>
          </w:rPrChange>
        </w:rPr>
        <w:t>4</w:t>
      </w:r>
      <w:r>
        <w:rPr>
          <w:rFonts w:hint="eastAsia" w:ascii="仿宋" w:hAnsi="仿宋" w:eastAsia="仿宋" w:cs="仿宋"/>
          <w:spacing w:val="-7"/>
          <w:position w:val="17"/>
          <w:sz w:val="28"/>
          <w:szCs w:val="24"/>
          <w:rPrChange w:id="3587" w:author="随遇而安" w:date="2023-08-12T09:44:46Z">
            <w:rPr>
              <w:rFonts w:ascii="宋体" w:hAnsi="宋体" w:eastAsia="宋体" w:cs="宋体"/>
              <w:spacing w:val="-62"/>
              <w:position w:val="17"/>
              <w:sz w:val="24"/>
              <w:szCs w:val="24"/>
            </w:rPr>
          </w:rPrChange>
        </w:rPr>
        <w:t>），</w:t>
      </w:r>
      <w:r>
        <w:rPr>
          <w:rFonts w:hint="eastAsia" w:ascii="仿宋" w:hAnsi="仿宋" w:eastAsia="仿宋" w:cs="仿宋"/>
          <w:spacing w:val="-7"/>
          <w:position w:val="17"/>
          <w:sz w:val="28"/>
          <w:szCs w:val="24"/>
          <w:rPrChange w:id="3588" w:author="随遇而安" w:date="2023-08-12T09:44:46Z">
            <w:rPr>
              <w:rFonts w:ascii="宋体" w:hAnsi="宋体" w:eastAsia="宋体" w:cs="宋体"/>
              <w:spacing w:val="-7"/>
              <w:position w:val="17"/>
              <w:sz w:val="24"/>
              <w:szCs w:val="24"/>
            </w:rPr>
          </w:rPrChange>
        </w:rPr>
        <w:t>并向上一级单位备案，</w:t>
      </w:r>
      <w:del w:id="3589" w:author="随遇而安" w:date="2023-08-12T09:57:27Z">
        <w:r>
          <w:rPr>
            <w:rFonts w:hint="eastAsia" w:ascii="仿宋" w:hAnsi="仿宋" w:eastAsia="仿宋" w:cs="仿宋"/>
            <w:spacing w:val="-7"/>
            <w:position w:val="17"/>
            <w:sz w:val="28"/>
            <w:szCs w:val="24"/>
            <w:rPrChange w:id="3590" w:author="随遇而安" w:date="2023-08-12T09:44:46Z">
              <w:rPr>
                <w:rFonts w:ascii="宋体" w:hAnsi="宋体" w:eastAsia="宋体" w:cs="宋体"/>
                <w:spacing w:val="-7"/>
                <w:position w:val="17"/>
                <w:sz w:val="24"/>
                <w:szCs w:val="24"/>
              </w:rPr>
            </w:rPrChange>
          </w:rPr>
          <w:delText xml:space="preserve"> </w:delText>
        </w:r>
      </w:del>
      <w:r>
        <w:rPr>
          <w:rFonts w:hint="eastAsia" w:ascii="仿宋" w:hAnsi="仿宋" w:eastAsia="仿宋" w:cs="仿宋"/>
          <w:spacing w:val="-7"/>
          <w:position w:val="17"/>
          <w:sz w:val="28"/>
          <w:szCs w:val="24"/>
          <w:rPrChange w:id="3591" w:author="随遇而安" w:date="2023-08-12T09:44:46Z">
            <w:rPr>
              <w:rFonts w:ascii="宋体" w:hAnsi="宋体" w:eastAsia="宋体" w:cs="宋体"/>
              <w:spacing w:val="-7"/>
              <w:position w:val="17"/>
              <w:sz w:val="24"/>
              <w:szCs w:val="24"/>
            </w:rPr>
          </w:rPrChange>
        </w:rPr>
        <w:t>报告</w:t>
      </w:r>
    </w:p>
    <w:p w14:paraId="1718289D">
      <w:pPr>
        <w:autoSpaceDE/>
        <w:autoSpaceDN/>
        <w:spacing w:before="184" w:line="360" w:lineRule="auto"/>
        <w:ind w:left="0" w:firstLine="532" w:firstLineChars="200"/>
        <w:rPr>
          <w:rFonts w:hint="eastAsia" w:ascii="仿宋" w:hAnsi="仿宋" w:eastAsia="仿宋" w:cs="仿宋"/>
          <w:spacing w:val="-7"/>
          <w:position w:val="17"/>
          <w:sz w:val="28"/>
          <w:szCs w:val="24"/>
          <w:rPrChange w:id="3593" w:author="随遇而安" w:date="2023-08-12T09:44:46Z">
            <w:rPr>
              <w:rFonts w:ascii="宋体" w:hAnsi="宋体" w:eastAsia="宋体" w:cs="宋体"/>
              <w:sz w:val="24"/>
              <w:szCs w:val="24"/>
            </w:rPr>
          </w:rPrChange>
        </w:rPr>
        <w:pPrChange w:id="3592" w:author="随遇而安" w:date="2023-08-12T09:44:52Z">
          <w:pPr>
            <w:spacing w:line="219" w:lineRule="auto"/>
            <w:ind w:left="38"/>
          </w:pPr>
        </w:pPrChange>
      </w:pPr>
      <w:r>
        <w:rPr>
          <w:rFonts w:hint="eastAsia" w:ascii="仿宋" w:hAnsi="仿宋" w:eastAsia="仿宋" w:cs="仿宋"/>
          <w:spacing w:val="-7"/>
          <w:position w:val="17"/>
          <w:sz w:val="28"/>
          <w:szCs w:val="24"/>
          <w:rPrChange w:id="3594" w:author="随遇而安" w:date="2023-08-12T09:44:46Z">
            <w:rPr>
              <w:rFonts w:ascii="宋体" w:hAnsi="宋体" w:eastAsia="宋体" w:cs="宋体"/>
              <w:spacing w:val="-6"/>
              <w:sz w:val="24"/>
              <w:szCs w:val="24"/>
            </w:rPr>
          </w:rPrChange>
        </w:rPr>
        <w:t>应至少包含以下内容：</w:t>
      </w:r>
    </w:p>
    <w:p w14:paraId="55158F64">
      <w:pPr>
        <w:autoSpaceDE/>
        <w:autoSpaceDN/>
        <w:spacing w:before="183" w:line="360" w:lineRule="auto"/>
        <w:ind w:left="0" w:firstLine="540" w:firstLineChars="200"/>
        <w:rPr>
          <w:rFonts w:hint="eastAsia" w:ascii="仿宋" w:hAnsi="仿宋" w:eastAsia="仿宋" w:cs="仿宋"/>
          <w:sz w:val="28"/>
          <w:szCs w:val="24"/>
          <w:rPrChange w:id="3596" w:author="随遇而安" w:date="2023-08-12T09:44:46Z">
            <w:rPr>
              <w:rFonts w:ascii="宋体" w:hAnsi="宋体" w:eastAsia="宋体" w:cs="宋体"/>
              <w:sz w:val="24"/>
              <w:szCs w:val="24"/>
            </w:rPr>
          </w:rPrChange>
        </w:rPr>
        <w:pPrChange w:id="3595" w:author="随遇而安" w:date="2023-08-12T09:44:52Z">
          <w:pPr>
            <w:spacing w:before="183" w:line="468" w:lineRule="exact"/>
            <w:ind w:left="524"/>
          </w:pPr>
        </w:pPrChange>
      </w:pPr>
      <w:r>
        <w:rPr>
          <w:rFonts w:hint="eastAsia" w:ascii="仿宋" w:hAnsi="仿宋" w:eastAsia="仿宋" w:cs="仿宋"/>
          <w:spacing w:val="-5"/>
          <w:position w:val="17"/>
          <w:sz w:val="28"/>
          <w:szCs w:val="24"/>
          <w:rPrChange w:id="3597" w:author="随遇而安" w:date="2023-08-12T09:44:46Z">
            <w:rPr>
              <w:rFonts w:ascii="宋体" w:hAnsi="宋体" w:eastAsia="宋体" w:cs="宋体"/>
              <w:spacing w:val="-5"/>
              <w:position w:val="17"/>
              <w:sz w:val="24"/>
              <w:szCs w:val="24"/>
            </w:rPr>
          </w:rPrChange>
        </w:rPr>
        <w:t>（1）事故基本信息。</w:t>
      </w:r>
    </w:p>
    <w:p w14:paraId="73811A32">
      <w:pPr>
        <w:autoSpaceDE/>
        <w:autoSpaceDN/>
        <w:spacing w:line="360" w:lineRule="auto"/>
        <w:ind w:left="0" w:firstLine="540" w:firstLineChars="200"/>
        <w:rPr>
          <w:rFonts w:hint="eastAsia" w:ascii="仿宋" w:hAnsi="仿宋" w:eastAsia="仿宋" w:cs="仿宋"/>
          <w:sz w:val="28"/>
          <w:szCs w:val="24"/>
          <w:rPrChange w:id="3599" w:author="随遇而安" w:date="2023-08-12T09:44:46Z">
            <w:rPr>
              <w:rFonts w:ascii="宋体" w:hAnsi="宋体" w:eastAsia="宋体" w:cs="宋体"/>
              <w:sz w:val="24"/>
              <w:szCs w:val="24"/>
            </w:rPr>
          </w:rPrChange>
        </w:rPr>
        <w:pPrChange w:id="3598" w:author="随遇而安" w:date="2023-08-12T09:44:52Z">
          <w:pPr>
            <w:spacing w:line="220" w:lineRule="auto"/>
            <w:ind w:left="524"/>
          </w:pPr>
        </w:pPrChange>
      </w:pPr>
      <w:r>
        <w:rPr>
          <w:rFonts w:hint="eastAsia" w:ascii="仿宋" w:hAnsi="仿宋" w:eastAsia="仿宋" w:cs="仿宋"/>
          <w:spacing w:val="-5"/>
          <w:sz w:val="28"/>
          <w:szCs w:val="24"/>
          <w:rPrChange w:id="3600" w:author="随遇而安" w:date="2023-08-12T09:44:46Z">
            <w:rPr>
              <w:rFonts w:ascii="宋体" w:hAnsi="宋体" w:eastAsia="宋体" w:cs="宋体"/>
              <w:spacing w:val="-5"/>
              <w:sz w:val="24"/>
              <w:szCs w:val="24"/>
            </w:rPr>
          </w:rPrChange>
        </w:rPr>
        <w:t>（2）事故详细经过。</w:t>
      </w:r>
    </w:p>
    <w:p w14:paraId="7F10D30D">
      <w:pPr>
        <w:autoSpaceDE/>
        <w:autoSpaceDN/>
        <w:spacing w:before="182" w:line="360" w:lineRule="auto"/>
        <w:ind w:left="0" w:firstLine="540" w:firstLineChars="200"/>
        <w:rPr>
          <w:rFonts w:hint="eastAsia" w:ascii="仿宋" w:hAnsi="仿宋" w:eastAsia="仿宋" w:cs="仿宋"/>
          <w:sz w:val="28"/>
          <w:szCs w:val="24"/>
          <w:rPrChange w:id="3602" w:author="随遇而安" w:date="2023-08-12T09:44:46Z">
            <w:rPr>
              <w:rFonts w:ascii="宋体" w:hAnsi="宋体" w:eastAsia="宋体" w:cs="宋体"/>
              <w:sz w:val="24"/>
              <w:szCs w:val="24"/>
            </w:rPr>
          </w:rPrChange>
        </w:rPr>
        <w:pPrChange w:id="3601" w:author="随遇而安" w:date="2023-08-12T09:44:52Z">
          <w:pPr>
            <w:spacing w:before="182" w:line="220" w:lineRule="auto"/>
            <w:ind w:left="524"/>
          </w:pPr>
        </w:pPrChange>
      </w:pPr>
      <w:r>
        <w:rPr>
          <w:rFonts w:hint="eastAsia" w:ascii="仿宋" w:hAnsi="仿宋" w:eastAsia="仿宋" w:cs="仿宋"/>
          <w:spacing w:val="-5"/>
          <w:sz w:val="28"/>
          <w:szCs w:val="24"/>
          <w:rPrChange w:id="3603" w:author="随遇而安" w:date="2023-08-12T09:44:46Z">
            <w:rPr>
              <w:rFonts w:ascii="宋体" w:hAnsi="宋体" w:eastAsia="宋体" w:cs="宋体"/>
              <w:spacing w:val="-5"/>
              <w:sz w:val="24"/>
              <w:szCs w:val="24"/>
            </w:rPr>
          </w:rPrChange>
        </w:rPr>
        <w:t>（3）事故损失统计。</w:t>
      </w:r>
    </w:p>
    <w:p w14:paraId="01D912AC">
      <w:pPr>
        <w:autoSpaceDE/>
        <w:autoSpaceDN/>
        <w:spacing w:before="182" w:line="360" w:lineRule="auto"/>
        <w:ind w:left="0" w:firstLine="544" w:firstLineChars="200"/>
        <w:rPr>
          <w:rFonts w:hint="eastAsia" w:ascii="仿宋" w:hAnsi="仿宋" w:eastAsia="仿宋" w:cs="仿宋"/>
          <w:sz w:val="28"/>
          <w:szCs w:val="24"/>
          <w:rPrChange w:id="3605" w:author="随遇而安" w:date="2023-08-12T09:44:46Z">
            <w:rPr>
              <w:rFonts w:ascii="宋体" w:hAnsi="宋体" w:eastAsia="宋体" w:cs="宋体"/>
              <w:sz w:val="24"/>
              <w:szCs w:val="24"/>
            </w:rPr>
          </w:rPrChange>
        </w:rPr>
        <w:pPrChange w:id="3604" w:author="随遇而安" w:date="2023-08-12T09:44:52Z">
          <w:pPr>
            <w:spacing w:before="182" w:line="468" w:lineRule="exact"/>
            <w:ind w:left="524"/>
          </w:pPr>
        </w:pPrChange>
      </w:pPr>
      <w:r>
        <w:rPr>
          <w:rFonts w:hint="eastAsia" w:ascii="仿宋" w:hAnsi="仿宋" w:eastAsia="仿宋" w:cs="仿宋"/>
          <w:spacing w:val="-4"/>
          <w:position w:val="17"/>
          <w:sz w:val="28"/>
          <w:szCs w:val="24"/>
          <w:rPrChange w:id="3606" w:author="随遇而安" w:date="2023-08-12T09:44:46Z">
            <w:rPr>
              <w:rFonts w:ascii="宋体" w:hAnsi="宋体" w:eastAsia="宋体" w:cs="宋体"/>
              <w:spacing w:val="-4"/>
              <w:position w:val="17"/>
              <w:sz w:val="24"/>
              <w:szCs w:val="24"/>
            </w:rPr>
          </w:rPrChange>
        </w:rPr>
        <w:t>（4）事故调查所收集的证据清单。</w:t>
      </w:r>
    </w:p>
    <w:p w14:paraId="35CEF637">
      <w:pPr>
        <w:autoSpaceDE/>
        <w:autoSpaceDN/>
        <w:spacing w:line="360" w:lineRule="auto"/>
        <w:ind w:left="0" w:firstLine="540" w:firstLineChars="200"/>
        <w:rPr>
          <w:rFonts w:hint="eastAsia" w:ascii="仿宋" w:hAnsi="仿宋" w:eastAsia="仿宋" w:cs="仿宋"/>
          <w:sz w:val="28"/>
          <w:szCs w:val="24"/>
          <w:rPrChange w:id="3608" w:author="随遇而安" w:date="2023-08-12T09:44:46Z">
            <w:rPr>
              <w:rFonts w:ascii="宋体" w:hAnsi="宋体" w:eastAsia="宋体" w:cs="宋体"/>
              <w:sz w:val="24"/>
              <w:szCs w:val="24"/>
            </w:rPr>
          </w:rPrChange>
        </w:rPr>
        <w:pPrChange w:id="3607" w:author="随遇而安" w:date="2023-08-12T09:44:52Z">
          <w:pPr>
            <w:spacing w:line="220" w:lineRule="auto"/>
            <w:ind w:left="524"/>
          </w:pPr>
        </w:pPrChange>
      </w:pPr>
      <w:r>
        <w:rPr>
          <w:rFonts w:hint="eastAsia" w:ascii="仿宋" w:hAnsi="仿宋" w:eastAsia="仿宋" w:cs="仿宋"/>
          <w:spacing w:val="-5"/>
          <w:sz w:val="28"/>
          <w:szCs w:val="24"/>
          <w:rPrChange w:id="3609" w:author="随遇而安" w:date="2023-08-12T09:44:46Z">
            <w:rPr>
              <w:rFonts w:ascii="宋体" w:hAnsi="宋体" w:eastAsia="宋体" w:cs="宋体"/>
              <w:spacing w:val="-5"/>
              <w:sz w:val="24"/>
              <w:szCs w:val="24"/>
            </w:rPr>
          </w:rPrChange>
        </w:rPr>
        <w:t>（5）事故原因性质。</w:t>
      </w:r>
    </w:p>
    <w:p w14:paraId="76F000DD">
      <w:pPr>
        <w:autoSpaceDE/>
        <w:autoSpaceDN/>
        <w:spacing w:before="182" w:line="360" w:lineRule="auto"/>
        <w:ind w:left="0" w:firstLine="548" w:firstLineChars="200"/>
        <w:rPr>
          <w:rFonts w:hint="eastAsia" w:ascii="仿宋" w:hAnsi="仿宋" w:eastAsia="仿宋" w:cs="仿宋"/>
          <w:sz w:val="28"/>
          <w:szCs w:val="24"/>
          <w:rPrChange w:id="3611" w:author="随遇而安" w:date="2023-08-12T09:44:46Z">
            <w:rPr>
              <w:rFonts w:ascii="宋体" w:hAnsi="宋体" w:eastAsia="宋体" w:cs="宋体"/>
              <w:sz w:val="24"/>
              <w:szCs w:val="24"/>
            </w:rPr>
          </w:rPrChange>
        </w:rPr>
        <w:pPrChange w:id="3610" w:author="随遇而安" w:date="2023-08-12T09:44:52Z">
          <w:pPr>
            <w:spacing w:before="182" w:line="468" w:lineRule="exact"/>
            <w:ind w:left="524"/>
          </w:pPr>
        </w:pPrChange>
      </w:pPr>
      <w:r>
        <w:rPr>
          <w:rFonts w:hint="eastAsia" w:ascii="仿宋" w:hAnsi="仿宋" w:eastAsia="仿宋" w:cs="仿宋"/>
          <w:spacing w:val="-3"/>
          <w:position w:val="17"/>
          <w:sz w:val="28"/>
          <w:szCs w:val="24"/>
          <w:rPrChange w:id="3612" w:author="随遇而安" w:date="2023-08-12T09:44:46Z">
            <w:rPr>
              <w:rFonts w:ascii="宋体" w:hAnsi="宋体" w:eastAsia="宋体" w:cs="宋体"/>
              <w:spacing w:val="-3"/>
              <w:position w:val="17"/>
              <w:sz w:val="24"/>
              <w:szCs w:val="24"/>
            </w:rPr>
          </w:rPrChange>
        </w:rPr>
        <w:t>（6）事故责任分析、认定及责任人处理建议。</w:t>
      </w:r>
    </w:p>
    <w:p w14:paraId="1165B083">
      <w:pPr>
        <w:autoSpaceDE/>
        <w:autoSpaceDN/>
        <w:spacing w:before="1" w:line="360" w:lineRule="auto"/>
        <w:ind w:left="0" w:firstLine="544" w:firstLineChars="200"/>
        <w:rPr>
          <w:rFonts w:hint="eastAsia" w:ascii="仿宋" w:hAnsi="仿宋" w:eastAsia="仿宋" w:cs="仿宋"/>
          <w:sz w:val="28"/>
          <w:szCs w:val="24"/>
          <w:rPrChange w:id="3614" w:author="随遇而安" w:date="2023-08-12T09:44:46Z">
            <w:rPr>
              <w:rFonts w:ascii="宋体" w:hAnsi="宋体" w:eastAsia="宋体" w:cs="宋体"/>
              <w:sz w:val="24"/>
              <w:szCs w:val="24"/>
            </w:rPr>
          </w:rPrChange>
        </w:rPr>
        <w:pPrChange w:id="3613" w:author="随遇而安" w:date="2023-08-12T09:44:52Z">
          <w:pPr>
            <w:spacing w:before="1" w:line="219" w:lineRule="auto"/>
            <w:ind w:left="524"/>
          </w:pPr>
        </w:pPrChange>
      </w:pPr>
      <w:r>
        <w:rPr>
          <w:rFonts w:hint="eastAsia" w:ascii="仿宋" w:hAnsi="仿宋" w:eastAsia="仿宋" w:cs="仿宋"/>
          <w:spacing w:val="-4"/>
          <w:sz w:val="28"/>
          <w:szCs w:val="24"/>
          <w:rPrChange w:id="3615" w:author="随遇而安" w:date="2023-08-12T09:44:46Z">
            <w:rPr>
              <w:rFonts w:ascii="宋体" w:hAnsi="宋体" w:eastAsia="宋体" w:cs="宋体"/>
              <w:spacing w:val="-4"/>
              <w:sz w:val="24"/>
              <w:szCs w:val="24"/>
            </w:rPr>
          </w:rPrChange>
        </w:rPr>
        <w:t>（7）事故教训及整改建议。</w:t>
      </w:r>
    </w:p>
    <w:p w14:paraId="2A14C8A0">
      <w:pPr>
        <w:autoSpaceDE/>
        <w:autoSpaceDN/>
        <w:spacing w:before="182" w:line="360" w:lineRule="auto"/>
        <w:ind w:firstLine="548" w:firstLineChars="200"/>
        <w:jc w:val="left"/>
        <w:rPr>
          <w:ins w:id="3617" w:author="随遇而安" w:date="2023-08-12T09:57:35Z"/>
          <w:rFonts w:hint="eastAsia" w:ascii="仿宋" w:hAnsi="仿宋" w:eastAsia="仿宋" w:cs="仿宋"/>
          <w:spacing w:val="-3"/>
          <w:position w:val="17"/>
          <w:sz w:val="28"/>
          <w:szCs w:val="24"/>
          <w:lang w:eastAsia="zh-CN"/>
          <w:rPrChange w:id="3618" w:author="随遇而安" w:date="2023-08-12T10:08:23Z">
            <w:rPr>
              <w:ins w:id="3619" w:author="随遇而安" w:date="2023-08-12T09:57:35Z"/>
              <w:rFonts w:hint="eastAsia" w:ascii="仿宋" w:hAnsi="仿宋" w:eastAsia="仿宋" w:cs="仿宋"/>
              <w:position w:val="17"/>
              <w:sz w:val="28"/>
              <w:szCs w:val="24"/>
              <w:lang w:eastAsia="zh-CN"/>
            </w:rPr>
          </w:rPrChange>
        </w:rPr>
        <w:pPrChange w:id="3616" w:author="随遇而安" w:date="2023-08-12T10:08:23Z">
          <w:pPr>
            <w:spacing w:before="183" w:line="468" w:lineRule="exact"/>
            <w:jc w:val="right"/>
          </w:pPr>
        </w:pPrChange>
      </w:pPr>
      <w:r>
        <w:rPr>
          <w:rFonts w:hint="eastAsia" w:ascii="仿宋" w:hAnsi="仿宋" w:eastAsia="仿宋" w:cs="仿宋"/>
          <w:spacing w:val="-3"/>
          <w:position w:val="17"/>
          <w:sz w:val="28"/>
          <w:szCs w:val="24"/>
          <w:rPrChange w:id="3620" w:author="随遇而安" w:date="2023-08-12T09:57:45Z">
            <w:rPr>
              <w:rFonts w:ascii="宋体" w:hAnsi="宋体" w:eastAsia="宋体" w:cs="宋体"/>
              <w:spacing w:val="1"/>
              <w:position w:val="17"/>
              <w:sz w:val="24"/>
              <w:szCs w:val="24"/>
            </w:rPr>
          </w:rPrChange>
        </w:rPr>
        <w:t>（8）附件</w:t>
      </w:r>
      <w:del w:id="3621" w:author="随遇而安" w:date="2024-11-06T16:54:29Z">
        <w:r>
          <w:rPr>
            <w:rFonts w:hint="eastAsia" w:ascii="仿宋" w:hAnsi="仿宋" w:eastAsia="仿宋" w:cs="仿宋"/>
            <w:spacing w:val="-3"/>
            <w:position w:val="17"/>
            <w:sz w:val="28"/>
            <w:szCs w:val="24"/>
            <w:rPrChange w:id="3622" w:author="随遇而安" w:date="2023-08-12T09:57:45Z">
              <w:rPr>
                <w:rFonts w:ascii="宋体" w:hAnsi="宋体" w:eastAsia="宋体" w:cs="宋体"/>
                <w:spacing w:val="1"/>
                <w:position w:val="17"/>
                <w:sz w:val="24"/>
                <w:szCs w:val="24"/>
              </w:rPr>
            </w:rPrChange>
          </w:rPr>
          <w:delText>，如事故现场绘制图、事故影像资料</w:delText>
        </w:r>
      </w:del>
      <w:del w:id="3623" w:author="随遇而安" w:date="2024-11-06T16:54:29Z">
        <w:r>
          <w:rPr>
            <w:rFonts w:hint="eastAsia" w:ascii="仿宋" w:hAnsi="仿宋" w:eastAsia="仿宋" w:cs="仿宋"/>
            <w:spacing w:val="-3"/>
            <w:position w:val="17"/>
            <w:sz w:val="28"/>
            <w:szCs w:val="24"/>
            <w:rPrChange w:id="3624" w:author="随遇而安" w:date="2023-08-12T09:57:45Z">
              <w:rPr>
                <w:rFonts w:ascii="宋体" w:hAnsi="宋体" w:eastAsia="宋体" w:cs="宋体"/>
                <w:position w:val="17"/>
                <w:sz w:val="24"/>
                <w:szCs w:val="24"/>
              </w:rPr>
            </w:rPrChange>
          </w:rPr>
          <w:delText>、各类设备设施检测/鉴定报告等</w:delText>
        </w:r>
      </w:del>
      <w:ins w:id="3625" w:author="随遇而安" w:date="2023-08-12T09:33:16Z">
        <w:r>
          <w:rPr>
            <w:rFonts w:hint="eastAsia" w:ascii="仿宋" w:hAnsi="仿宋" w:eastAsia="仿宋" w:cs="仿宋"/>
            <w:spacing w:val="-3"/>
            <w:position w:val="17"/>
            <w:sz w:val="28"/>
            <w:szCs w:val="24"/>
            <w:lang w:eastAsia="zh-CN"/>
            <w:rPrChange w:id="3626" w:author="随遇而安" w:date="2023-08-12T10:08:23Z">
              <w:rPr>
                <w:rFonts w:hint="eastAsia" w:ascii="仿宋" w:hAnsi="仿宋" w:eastAsia="仿宋" w:cs="仿宋"/>
                <w:position w:val="17"/>
                <w:sz w:val="24"/>
                <w:szCs w:val="24"/>
                <w:lang w:eastAsia="zh-CN"/>
              </w:rPr>
            </w:rPrChange>
          </w:rPr>
          <w:t>。</w:t>
        </w:r>
      </w:ins>
    </w:p>
    <w:p w14:paraId="19BD77CB">
      <w:pPr>
        <w:autoSpaceDE/>
        <w:autoSpaceDN/>
        <w:spacing w:before="182" w:line="360" w:lineRule="auto"/>
        <w:ind w:firstLine="548" w:firstLineChars="200"/>
        <w:jc w:val="left"/>
        <w:rPr>
          <w:del w:id="3628" w:author="随遇而安" w:date="2023-08-12T09:33:45Z"/>
          <w:rFonts w:hint="eastAsia" w:ascii="仿宋" w:hAnsi="仿宋" w:eastAsia="仿宋" w:cs="仿宋"/>
          <w:spacing w:val="-3"/>
          <w:position w:val="17"/>
          <w:sz w:val="28"/>
          <w:szCs w:val="24"/>
          <w:rPrChange w:id="3629" w:author="随遇而安" w:date="2023-08-12T09:57:45Z">
            <w:rPr>
              <w:del w:id="3630" w:author="随遇而安" w:date="2023-08-12T09:33:45Z"/>
              <w:rFonts w:ascii="宋体" w:hAnsi="宋体" w:eastAsia="宋体" w:cs="宋体"/>
              <w:sz w:val="24"/>
              <w:szCs w:val="24"/>
            </w:rPr>
          </w:rPrChange>
        </w:rPr>
        <w:pPrChange w:id="3627" w:author="随遇而安" w:date="2023-08-12T10:08:23Z">
          <w:pPr>
            <w:spacing w:before="183" w:line="468" w:lineRule="exact"/>
            <w:jc w:val="right"/>
          </w:pPr>
        </w:pPrChange>
      </w:pPr>
      <w:del w:id="3631" w:author="随遇而安" w:date="2023-08-12T09:33:14Z">
        <w:r>
          <w:rPr>
            <w:rFonts w:hint="eastAsia" w:ascii="仿宋" w:hAnsi="仿宋" w:eastAsia="仿宋" w:cs="仿宋"/>
            <w:spacing w:val="-3"/>
            <w:position w:val="17"/>
            <w:sz w:val="28"/>
            <w:szCs w:val="24"/>
            <w:rPrChange w:id="3632" w:author="随遇而安" w:date="2023-08-12T09:57:45Z">
              <w:rPr>
                <w:rFonts w:ascii="宋体" w:hAnsi="宋体" w:eastAsia="宋体" w:cs="宋体"/>
                <w:position w:val="17"/>
                <w:sz w:val="24"/>
                <w:szCs w:val="24"/>
              </w:rPr>
            </w:rPrChange>
          </w:rPr>
          <w:delText>。</w:delText>
        </w:r>
      </w:del>
    </w:p>
    <w:p w14:paraId="49869F6F">
      <w:pPr>
        <w:autoSpaceDE/>
        <w:autoSpaceDN/>
        <w:spacing w:before="182" w:line="360" w:lineRule="auto"/>
        <w:ind w:left="0" w:firstLine="548" w:firstLineChars="200"/>
        <w:rPr>
          <w:del w:id="3634" w:author="随遇而安" w:date="2024-11-06T16:54:52Z"/>
          <w:rFonts w:hint="eastAsia" w:ascii="仿宋" w:hAnsi="仿宋" w:eastAsia="仿宋" w:cs="仿宋"/>
          <w:spacing w:val="-3"/>
          <w:position w:val="17"/>
          <w:sz w:val="28"/>
          <w:szCs w:val="24"/>
          <w:rPrChange w:id="3635" w:author="随遇而安" w:date="2023-08-12T09:57:45Z">
            <w:rPr>
              <w:del w:id="3636" w:author="随遇而安" w:date="2024-11-06T16:54:52Z"/>
              <w:rFonts w:ascii="宋体" w:hAnsi="宋体" w:eastAsia="宋体" w:cs="宋体"/>
              <w:sz w:val="24"/>
              <w:szCs w:val="24"/>
            </w:rPr>
          </w:rPrChange>
        </w:rPr>
        <w:pPrChange w:id="3633" w:author="随遇而安" w:date="2023-08-12T09:57:45Z">
          <w:pPr>
            <w:spacing w:line="220" w:lineRule="auto"/>
            <w:ind w:left="39"/>
          </w:pPr>
        </w:pPrChange>
      </w:pPr>
      <w:del w:id="3637" w:author="随遇而安" w:date="2024-11-06T16:54:52Z">
        <w:r>
          <w:rPr>
            <w:rFonts w:hint="eastAsia" w:ascii="仿宋" w:hAnsi="仿宋" w:eastAsia="仿宋" w:cs="仿宋"/>
            <w:spacing w:val="-3"/>
            <w:position w:val="17"/>
            <w:sz w:val="28"/>
            <w:szCs w:val="24"/>
            <w:rPrChange w:id="3638" w:author="随遇而安" w:date="2023-08-12T09:57:45Z">
              <w:rPr>
                <w:rFonts w:ascii="宋体" w:hAnsi="宋体" w:eastAsia="宋体" w:cs="宋体"/>
                <w:spacing w:val="-2"/>
                <w:sz w:val="24"/>
                <w:szCs w:val="24"/>
              </w:rPr>
            </w:rPrChange>
          </w:rPr>
          <w:delText>8.6.2</w:delText>
        </w:r>
      </w:del>
      <w:del w:id="3639" w:author="随遇而安" w:date="2024-11-06T16:54:52Z">
        <w:r>
          <w:rPr>
            <w:rFonts w:hint="eastAsia" w:ascii="仿宋" w:hAnsi="仿宋" w:eastAsia="仿宋" w:cs="仿宋"/>
            <w:spacing w:val="-3"/>
            <w:position w:val="17"/>
            <w:sz w:val="28"/>
            <w:szCs w:val="24"/>
            <w:rPrChange w:id="3640" w:author="随遇而安" w:date="2023-08-12T09:57:45Z">
              <w:rPr>
                <w:rFonts w:ascii="宋体" w:hAnsi="宋体" w:eastAsia="宋体" w:cs="宋体"/>
                <w:spacing w:val="-48"/>
                <w:sz w:val="24"/>
                <w:szCs w:val="24"/>
              </w:rPr>
            </w:rPrChange>
          </w:rPr>
          <w:delText xml:space="preserve"> </w:delText>
        </w:r>
      </w:del>
      <w:del w:id="3641" w:author="随遇而安" w:date="2024-11-06T16:54:52Z">
        <w:r>
          <w:rPr>
            <w:rFonts w:hint="eastAsia" w:ascii="仿宋" w:hAnsi="仿宋" w:eastAsia="仿宋" w:cs="仿宋"/>
            <w:spacing w:val="-3"/>
            <w:position w:val="17"/>
            <w:sz w:val="28"/>
            <w:szCs w:val="24"/>
            <w:rPrChange w:id="3642" w:author="随遇而安" w:date="2023-08-12T09:57:45Z">
              <w:rPr>
                <w:rFonts w:ascii="宋体" w:hAnsi="宋体" w:eastAsia="宋体" w:cs="宋体"/>
                <w:spacing w:val="-2"/>
                <w:sz w:val="24"/>
                <w:szCs w:val="24"/>
              </w:rPr>
            </w:rPrChange>
          </w:rPr>
          <w:delText>事故调查时限</w:delText>
        </w:r>
      </w:del>
    </w:p>
    <w:p w14:paraId="4E608EB9">
      <w:pPr>
        <w:autoSpaceDE/>
        <w:autoSpaceDN/>
        <w:spacing w:before="182" w:line="360" w:lineRule="auto"/>
        <w:ind w:left="0" w:firstLine="548" w:firstLineChars="200"/>
        <w:rPr>
          <w:del w:id="3644" w:author="随遇而安" w:date="2024-11-06T16:54:52Z"/>
          <w:rFonts w:hint="eastAsia" w:ascii="仿宋" w:hAnsi="仿宋" w:eastAsia="仿宋" w:cs="仿宋"/>
          <w:spacing w:val="-3"/>
          <w:position w:val="17"/>
          <w:sz w:val="28"/>
          <w:szCs w:val="24"/>
          <w:rPrChange w:id="3645" w:author="随遇而安" w:date="2023-08-12T09:57:50Z">
            <w:rPr>
              <w:del w:id="3646" w:author="随遇而安" w:date="2024-11-06T16:54:52Z"/>
              <w:rFonts w:ascii="宋体" w:hAnsi="宋体" w:eastAsia="宋体" w:cs="宋体"/>
              <w:sz w:val="24"/>
              <w:szCs w:val="24"/>
            </w:rPr>
          </w:rPrChange>
        </w:rPr>
        <w:pPrChange w:id="3643" w:author="随遇而安" w:date="2023-08-12T09:57:45Z">
          <w:pPr>
            <w:spacing w:before="182" w:line="468" w:lineRule="exact"/>
            <w:ind w:left="524"/>
          </w:pPr>
        </w:pPrChange>
      </w:pPr>
      <w:del w:id="3647" w:author="随遇而安" w:date="2024-11-06T16:54:52Z">
        <w:r>
          <w:rPr>
            <w:rFonts w:hint="eastAsia" w:ascii="仿宋" w:hAnsi="仿宋" w:eastAsia="仿宋" w:cs="仿宋"/>
            <w:spacing w:val="-3"/>
            <w:position w:val="17"/>
            <w:sz w:val="28"/>
            <w:szCs w:val="24"/>
            <w:rPrChange w:id="3648" w:author="随遇而安" w:date="2023-08-12T09:57:45Z">
              <w:rPr>
                <w:rFonts w:ascii="宋体" w:hAnsi="宋体" w:eastAsia="宋体" w:cs="宋体"/>
                <w:spacing w:val="-19"/>
                <w:position w:val="17"/>
                <w:sz w:val="24"/>
                <w:szCs w:val="24"/>
              </w:rPr>
            </w:rPrChange>
          </w:rPr>
          <w:delText>（1）三级、四级事故，</w:delText>
        </w:r>
      </w:del>
      <w:del w:id="3649" w:author="随遇而安" w:date="2024-11-06T16:54:52Z">
        <w:r>
          <w:rPr>
            <w:rFonts w:hint="eastAsia" w:ascii="仿宋" w:hAnsi="仿宋" w:eastAsia="仿宋" w:cs="仿宋"/>
            <w:spacing w:val="-3"/>
            <w:position w:val="17"/>
            <w:sz w:val="28"/>
            <w:szCs w:val="24"/>
            <w:rPrChange w:id="3650" w:author="随遇而安" w:date="2023-08-12T09:57:45Z">
              <w:rPr>
                <w:rFonts w:ascii="宋体" w:hAnsi="宋体" w:eastAsia="宋体" w:cs="宋体"/>
                <w:spacing w:val="-19"/>
                <w:position w:val="17"/>
                <w:sz w:val="24"/>
                <w:szCs w:val="24"/>
              </w:rPr>
            </w:rPrChange>
          </w:rPr>
          <w:delText xml:space="preserve"> </w:delText>
        </w:r>
      </w:del>
      <w:del w:id="3651" w:author="随遇而安" w:date="2024-11-06T16:54:52Z">
        <w:r>
          <w:rPr>
            <w:rFonts w:hint="eastAsia" w:ascii="仿宋" w:hAnsi="仿宋" w:eastAsia="仿宋" w:cs="仿宋"/>
            <w:spacing w:val="-3"/>
            <w:position w:val="17"/>
            <w:sz w:val="28"/>
            <w:szCs w:val="24"/>
            <w:rPrChange w:id="3652" w:author="随遇而安" w:date="2023-08-12T09:57:45Z">
              <w:rPr>
                <w:rFonts w:ascii="宋体" w:hAnsi="宋体" w:eastAsia="宋体" w:cs="宋体"/>
                <w:spacing w:val="-19"/>
                <w:position w:val="17"/>
                <w:sz w:val="24"/>
                <w:szCs w:val="24"/>
              </w:rPr>
            </w:rPrChange>
          </w:rPr>
          <w:delText>原</w:delText>
        </w:r>
      </w:del>
      <w:del w:id="3653" w:author="随遇而安" w:date="2024-11-06T16:54:52Z">
        <w:r>
          <w:rPr>
            <w:rFonts w:hint="eastAsia" w:ascii="仿宋" w:hAnsi="仿宋" w:eastAsia="仿宋" w:cs="仿宋"/>
            <w:spacing w:val="-3"/>
            <w:position w:val="17"/>
            <w:sz w:val="28"/>
            <w:szCs w:val="24"/>
            <w:rPrChange w:id="3654" w:author="随遇而安" w:date="2023-08-12T09:57:50Z">
              <w:rPr>
                <w:rFonts w:ascii="宋体" w:hAnsi="宋体" w:eastAsia="宋体" w:cs="宋体"/>
                <w:spacing w:val="-19"/>
                <w:position w:val="17"/>
                <w:sz w:val="24"/>
                <w:szCs w:val="24"/>
              </w:rPr>
            </w:rPrChange>
          </w:rPr>
          <w:delText>则上自事故发生之日起， 7 日内完成事故调查报告；</w:delText>
        </w:r>
      </w:del>
      <w:del w:id="3655" w:author="随遇而安" w:date="2024-11-06T16:54:52Z">
        <w:r>
          <w:rPr>
            <w:rFonts w:hint="eastAsia" w:ascii="仿宋" w:hAnsi="仿宋" w:eastAsia="仿宋" w:cs="仿宋"/>
            <w:spacing w:val="-3"/>
            <w:position w:val="17"/>
            <w:sz w:val="28"/>
            <w:szCs w:val="24"/>
            <w:rPrChange w:id="3656" w:author="随遇而安" w:date="2023-08-12T09:57:50Z">
              <w:rPr>
                <w:rFonts w:ascii="宋体" w:hAnsi="宋体" w:eastAsia="宋体" w:cs="宋体"/>
                <w:spacing w:val="-20"/>
                <w:position w:val="17"/>
                <w:sz w:val="24"/>
                <w:szCs w:val="24"/>
              </w:rPr>
            </w:rPrChange>
          </w:rPr>
          <w:delText xml:space="preserve"> </w:delText>
        </w:r>
      </w:del>
      <w:del w:id="3657" w:author="随遇而安" w:date="2024-11-06T16:54:52Z">
        <w:r>
          <w:rPr>
            <w:rFonts w:hint="eastAsia" w:ascii="仿宋" w:hAnsi="仿宋" w:eastAsia="仿宋" w:cs="仿宋"/>
            <w:spacing w:val="-3"/>
            <w:position w:val="17"/>
            <w:sz w:val="28"/>
            <w:szCs w:val="24"/>
            <w:rPrChange w:id="3658" w:author="随遇而安" w:date="2023-08-12T09:57:50Z">
              <w:rPr>
                <w:rFonts w:ascii="宋体" w:hAnsi="宋体" w:eastAsia="宋体" w:cs="宋体"/>
                <w:spacing w:val="-20"/>
                <w:position w:val="17"/>
                <w:sz w:val="24"/>
                <w:szCs w:val="24"/>
              </w:rPr>
            </w:rPrChange>
          </w:rPr>
          <w:delText>一级、</w:delText>
        </w:r>
      </w:del>
    </w:p>
    <w:p w14:paraId="69C0F875">
      <w:pPr>
        <w:autoSpaceDE/>
        <w:autoSpaceDN/>
        <w:spacing w:before="182" w:line="360" w:lineRule="auto"/>
        <w:ind w:left="0" w:firstLine="548" w:firstLineChars="200"/>
        <w:rPr>
          <w:del w:id="3660" w:author="随遇而安" w:date="2024-11-06T16:54:52Z"/>
          <w:rFonts w:hint="eastAsia" w:ascii="仿宋" w:hAnsi="仿宋" w:eastAsia="仿宋" w:cs="仿宋"/>
          <w:spacing w:val="-3"/>
          <w:position w:val="17"/>
          <w:sz w:val="28"/>
          <w:szCs w:val="24"/>
          <w:rPrChange w:id="3661" w:author="随遇而安" w:date="2023-08-12T09:57:50Z">
            <w:rPr>
              <w:del w:id="3662" w:author="随遇而安" w:date="2024-11-06T16:54:52Z"/>
              <w:rFonts w:ascii="宋体" w:hAnsi="宋体" w:eastAsia="宋体" w:cs="宋体"/>
              <w:sz w:val="24"/>
              <w:szCs w:val="24"/>
            </w:rPr>
          </w:rPrChange>
        </w:rPr>
        <w:pPrChange w:id="3659" w:author="随遇而安" w:date="2023-08-12T09:57:50Z">
          <w:pPr>
            <w:spacing w:line="218" w:lineRule="auto"/>
            <w:ind w:left="42"/>
          </w:pPr>
        </w:pPrChange>
      </w:pPr>
      <w:del w:id="3663" w:author="随遇而安" w:date="2024-11-06T16:54:52Z">
        <w:r>
          <w:rPr>
            <w:rFonts w:hint="eastAsia" w:ascii="仿宋" w:hAnsi="仿宋" w:eastAsia="仿宋" w:cs="仿宋"/>
            <w:spacing w:val="-3"/>
            <w:position w:val="17"/>
            <w:sz w:val="28"/>
            <w:szCs w:val="24"/>
            <w:rPrChange w:id="3664" w:author="随遇而安" w:date="2023-08-12T09:57:50Z">
              <w:rPr>
                <w:rFonts w:ascii="宋体" w:hAnsi="宋体" w:eastAsia="宋体" w:cs="宋体"/>
                <w:spacing w:val="-9"/>
                <w:sz w:val="24"/>
                <w:szCs w:val="24"/>
              </w:rPr>
            </w:rPrChange>
          </w:rPr>
          <w:delText>二级事故，原则上自事故发生之日起，</w:delText>
        </w:r>
      </w:del>
      <w:del w:id="3665" w:author="随遇而安" w:date="2024-11-06T16:54:52Z">
        <w:r>
          <w:rPr>
            <w:rFonts w:hint="eastAsia" w:ascii="仿宋" w:hAnsi="仿宋" w:eastAsia="仿宋" w:cs="仿宋"/>
            <w:spacing w:val="-3"/>
            <w:position w:val="17"/>
            <w:sz w:val="28"/>
            <w:szCs w:val="24"/>
            <w:rPrChange w:id="3666" w:author="随遇而安" w:date="2023-08-12T09:57:50Z">
              <w:rPr>
                <w:rFonts w:ascii="宋体" w:hAnsi="宋体" w:eastAsia="宋体" w:cs="宋体"/>
                <w:spacing w:val="68"/>
                <w:sz w:val="24"/>
                <w:szCs w:val="24"/>
              </w:rPr>
            </w:rPrChange>
          </w:rPr>
          <w:delText xml:space="preserve"> </w:delText>
        </w:r>
      </w:del>
      <w:del w:id="3667" w:author="随遇而安" w:date="2024-11-06T16:54:52Z">
        <w:r>
          <w:rPr>
            <w:rFonts w:hint="eastAsia" w:ascii="仿宋" w:hAnsi="仿宋" w:eastAsia="仿宋" w:cs="仿宋"/>
            <w:spacing w:val="-3"/>
            <w:position w:val="17"/>
            <w:sz w:val="28"/>
            <w:szCs w:val="24"/>
            <w:rPrChange w:id="3668" w:author="随遇而安" w:date="2023-08-12T09:57:50Z">
              <w:rPr>
                <w:rFonts w:ascii="宋体" w:hAnsi="宋体" w:eastAsia="宋体" w:cs="宋体"/>
                <w:spacing w:val="-9"/>
                <w:sz w:val="24"/>
                <w:szCs w:val="24"/>
              </w:rPr>
            </w:rPrChange>
          </w:rPr>
          <w:delText>30 日</w:delText>
        </w:r>
      </w:del>
      <w:del w:id="3669" w:author="随遇而安" w:date="2024-11-06T16:54:52Z">
        <w:r>
          <w:rPr>
            <w:rFonts w:hint="eastAsia" w:ascii="仿宋" w:hAnsi="仿宋" w:eastAsia="仿宋" w:cs="仿宋"/>
            <w:spacing w:val="-3"/>
            <w:position w:val="17"/>
            <w:sz w:val="28"/>
            <w:szCs w:val="24"/>
            <w:rPrChange w:id="3670" w:author="随遇而安" w:date="2023-08-12T09:57:50Z">
              <w:rPr>
                <w:rFonts w:ascii="宋体" w:hAnsi="宋体" w:eastAsia="宋体" w:cs="宋体"/>
                <w:spacing w:val="-10"/>
                <w:sz w:val="24"/>
                <w:szCs w:val="24"/>
              </w:rPr>
            </w:rPrChange>
          </w:rPr>
          <w:delText>内完成事故调查报告。</w:delText>
        </w:r>
      </w:del>
    </w:p>
    <w:p w14:paraId="3DC75D76">
      <w:pPr>
        <w:autoSpaceDE/>
        <w:autoSpaceDN/>
        <w:spacing w:before="182" w:line="360" w:lineRule="auto"/>
        <w:ind w:left="0" w:firstLine="548" w:firstLineChars="200"/>
        <w:rPr>
          <w:del w:id="3672" w:author="随遇而安" w:date="2024-11-06T16:54:52Z"/>
          <w:rFonts w:hint="eastAsia" w:ascii="仿宋" w:hAnsi="仿宋" w:eastAsia="仿宋" w:cs="仿宋"/>
          <w:spacing w:val="-3"/>
          <w:position w:val="17"/>
          <w:sz w:val="28"/>
          <w:szCs w:val="24"/>
          <w:rPrChange w:id="3673" w:author="随遇而安" w:date="2023-08-12T09:57:50Z">
            <w:rPr>
              <w:del w:id="3674" w:author="随遇而安" w:date="2024-11-06T16:54:52Z"/>
              <w:rFonts w:ascii="宋体" w:hAnsi="宋体" w:eastAsia="宋体" w:cs="宋体"/>
              <w:sz w:val="24"/>
              <w:szCs w:val="24"/>
            </w:rPr>
          </w:rPrChange>
        </w:rPr>
        <w:pPrChange w:id="3671" w:author="随遇而安" w:date="2023-08-12T10:08:27Z">
          <w:pPr>
            <w:spacing w:before="184" w:line="468" w:lineRule="exact"/>
            <w:ind w:left="524"/>
          </w:pPr>
        </w:pPrChange>
      </w:pPr>
      <w:del w:id="3675" w:author="随遇而安" w:date="2024-11-06T16:54:52Z">
        <w:r>
          <w:rPr>
            <w:rFonts w:hint="eastAsia" w:ascii="仿宋" w:hAnsi="仿宋" w:eastAsia="仿宋" w:cs="仿宋"/>
            <w:spacing w:val="-3"/>
            <w:position w:val="17"/>
            <w:sz w:val="28"/>
            <w:szCs w:val="24"/>
            <w:rPrChange w:id="3676" w:author="随遇而安" w:date="2023-08-12T09:57:50Z">
              <w:rPr>
                <w:rFonts w:ascii="宋体" w:hAnsi="宋体" w:eastAsia="宋体" w:cs="宋体"/>
                <w:spacing w:val="1"/>
                <w:position w:val="17"/>
                <w:sz w:val="24"/>
                <w:szCs w:val="24"/>
              </w:rPr>
            </w:rPrChange>
          </w:rPr>
          <w:delText>（2）交通事故因交管部门责任认定结论暂未出具或尚未自行协商一致的，调查报</w:delText>
        </w:r>
      </w:del>
    </w:p>
    <w:p w14:paraId="49D4330C">
      <w:pPr>
        <w:autoSpaceDE/>
        <w:autoSpaceDN/>
        <w:spacing w:before="182" w:line="360" w:lineRule="auto"/>
        <w:ind w:left="0" w:firstLine="548" w:firstLineChars="200"/>
        <w:rPr>
          <w:del w:id="3678" w:author="随遇而安" w:date="2024-11-06T16:54:52Z"/>
          <w:rFonts w:hint="eastAsia" w:ascii="仿宋" w:hAnsi="仿宋" w:eastAsia="仿宋" w:cs="仿宋"/>
          <w:spacing w:val="-3"/>
          <w:position w:val="17"/>
          <w:sz w:val="28"/>
          <w:szCs w:val="24"/>
          <w:rPrChange w:id="3679" w:author="随遇而安" w:date="2023-08-12T09:57:50Z">
            <w:rPr>
              <w:del w:id="3680" w:author="随遇而安" w:date="2024-11-06T16:54:52Z"/>
              <w:rFonts w:ascii="宋体" w:hAnsi="宋体" w:eastAsia="宋体" w:cs="宋体"/>
              <w:sz w:val="24"/>
              <w:szCs w:val="24"/>
            </w:rPr>
          </w:rPrChange>
        </w:rPr>
        <w:pPrChange w:id="3677" w:author="随遇而安" w:date="2023-08-12T10:08:27Z">
          <w:pPr>
            <w:spacing w:line="218" w:lineRule="auto"/>
            <w:ind w:left="43"/>
          </w:pPr>
        </w:pPrChange>
      </w:pPr>
      <w:del w:id="3681" w:author="随遇而安" w:date="2024-11-06T16:54:52Z">
        <w:r>
          <w:rPr>
            <w:rFonts w:hint="eastAsia" w:ascii="仿宋" w:hAnsi="仿宋" w:eastAsia="仿宋" w:cs="仿宋"/>
            <w:spacing w:val="-3"/>
            <w:position w:val="17"/>
            <w:sz w:val="28"/>
            <w:szCs w:val="24"/>
            <w:rPrChange w:id="3682" w:author="随遇而安" w:date="2023-08-12T09:57:50Z">
              <w:rPr>
                <w:rFonts w:ascii="宋体" w:hAnsi="宋体" w:eastAsia="宋体" w:cs="宋体"/>
                <w:spacing w:val="-3"/>
                <w:sz w:val="24"/>
                <w:szCs w:val="24"/>
              </w:rPr>
            </w:rPrChange>
          </w:rPr>
          <w:delText>告完成时限可适当延长至自责任认定书出具</w:delText>
        </w:r>
      </w:del>
      <w:del w:id="3683" w:author="随遇而安" w:date="2024-11-06T16:54:52Z">
        <w:r>
          <w:rPr>
            <w:rFonts w:hint="eastAsia" w:ascii="仿宋" w:hAnsi="仿宋" w:eastAsia="仿宋" w:cs="仿宋"/>
            <w:spacing w:val="-3"/>
            <w:position w:val="17"/>
            <w:sz w:val="28"/>
            <w:szCs w:val="24"/>
            <w:rPrChange w:id="3684" w:author="随遇而安" w:date="2023-08-12T09:57:50Z">
              <w:rPr>
                <w:rFonts w:ascii="宋体" w:hAnsi="宋体" w:eastAsia="宋体" w:cs="宋体"/>
                <w:spacing w:val="-4"/>
                <w:sz w:val="24"/>
                <w:szCs w:val="24"/>
              </w:rPr>
            </w:rPrChange>
          </w:rPr>
          <w:delText>或协商一致后</w:delText>
        </w:r>
      </w:del>
      <w:del w:id="3685" w:author="随遇而安" w:date="2024-11-06T16:54:52Z">
        <w:r>
          <w:rPr>
            <w:rFonts w:hint="eastAsia" w:ascii="仿宋" w:hAnsi="仿宋" w:eastAsia="仿宋" w:cs="仿宋"/>
            <w:spacing w:val="-3"/>
            <w:position w:val="17"/>
            <w:sz w:val="28"/>
            <w:szCs w:val="24"/>
            <w:rPrChange w:id="3686" w:author="随遇而安" w:date="2023-08-12T09:57:50Z">
              <w:rPr>
                <w:rFonts w:ascii="宋体" w:hAnsi="宋体" w:eastAsia="宋体" w:cs="宋体"/>
                <w:spacing w:val="-44"/>
                <w:sz w:val="24"/>
                <w:szCs w:val="24"/>
              </w:rPr>
            </w:rPrChange>
          </w:rPr>
          <w:delText xml:space="preserve"> </w:delText>
        </w:r>
      </w:del>
      <w:del w:id="3687" w:author="随遇而安" w:date="2024-11-06T16:54:52Z">
        <w:r>
          <w:rPr>
            <w:rFonts w:hint="eastAsia" w:ascii="仿宋" w:hAnsi="仿宋" w:eastAsia="仿宋" w:cs="仿宋"/>
            <w:spacing w:val="-3"/>
            <w:position w:val="17"/>
            <w:sz w:val="28"/>
            <w:szCs w:val="24"/>
            <w:rPrChange w:id="3688" w:author="随遇而安" w:date="2023-08-12T09:57:50Z">
              <w:rPr>
                <w:rFonts w:ascii="宋体" w:hAnsi="宋体" w:eastAsia="宋体" w:cs="宋体"/>
                <w:spacing w:val="-4"/>
                <w:sz w:val="24"/>
                <w:szCs w:val="24"/>
              </w:rPr>
            </w:rPrChange>
          </w:rPr>
          <w:delText>7 日之内。</w:delText>
        </w:r>
      </w:del>
    </w:p>
    <w:p w14:paraId="0342A6F5">
      <w:pPr>
        <w:autoSpaceDE/>
        <w:autoSpaceDN/>
        <w:spacing w:before="182" w:line="360" w:lineRule="auto"/>
        <w:ind w:left="0" w:firstLine="548" w:firstLineChars="200"/>
        <w:rPr>
          <w:rFonts w:hint="eastAsia" w:ascii="仿宋" w:hAnsi="仿宋" w:eastAsia="仿宋" w:cs="仿宋"/>
          <w:spacing w:val="-3"/>
          <w:position w:val="17"/>
          <w:sz w:val="28"/>
          <w:szCs w:val="24"/>
          <w:rPrChange w:id="3690" w:author="随遇而安" w:date="2023-08-12T09:57:57Z">
            <w:rPr>
              <w:rFonts w:ascii="宋体" w:hAnsi="宋体" w:eastAsia="宋体" w:cs="宋体"/>
              <w:sz w:val="24"/>
              <w:szCs w:val="24"/>
            </w:rPr>
          </w:rPrChange>
        </w:rPr>
        <w:pPrChange w:id="3689" w:author="随遇而安" w:date="2023-08-12T10:08:27Z">
          <w:pPr>
            <w:spacing w:before="185" w:line="219" w:lineRule="auto"/>
            <w:ind w:left="39"/>
          </w:pPr>
        </w:pPrChange>
      </w:pPr>
      <w:r>
        <w:rPr>
          <w:rFonts w:hint="eastAsia" w:ascii="仿宋" w:hAnsi="仿宋" w:eastAsia="仿宋" w:cs="仿宋"/>
          <w:spacing w:val="-3"/>
          <w:position w:val="17"/>
          <w:sz w:val="28"/>
          <w:szCs w:val="24"/>
          <w:rPrChange w:id="3691" w:author="随遇而安" w:date="2023-08-12T09:57:50Z">
            <w:rPr>
              <w:rFonts w:ascii="宋体" w:hAnsi="宋体" w:eastAsia="宋体" w:cs="宋体"/>
              <w:spacing w:val="-1"/>
              <w:sz w:val="24"/>
              <w:szCs w:val="24"/>
            </w:rPr>
          </w:rPrChange>
        </w:rPr>
        <w:t>8.7</w:t>
      </w:r>
      <w:r>
        <w:rPr>
          <w:rFonts w:hint="eastAsia" w:ascii="仿宋" w:hAnsi="仿宋" w:eastAsia="仿宋" w:cs="仿宋"/>
          <w:spacing w:val="-3"/>
          <w:position w:val="17"/>
          <w:sz w:val="28"/>
          <w:szCs w:val="24"/>
          <w:rPrChange w:id="3692" w:author="随遇而安" w:date="2023-08-12T09:57:50Z">
            <w:rPr>
              <w:rFonts w:ascii="宋体" w:hAnsi="宋体" w:eastAsia="宋体" w:cs="宋体"/>
              <w:spacing w:val="-50"/>
              <w:sz w:val="24"/>
              <w:szCs w:val="24"/>
            </w:rPr>
          </w:rPrChange>
        </w:rPr>
        <w:t xml:space="preserve"> </w:t>
      </w:r>
      <w:r>
        <w:rPr>
          <w:rFonts w:hint="eastAsia" w:ascii="仿宋" w:hAnsi="仿宋" w:eastAsia="仿宋" w:cs="仿宋"/>
          <w:spacing w:val="-3"/>
          <w:position w:val="17"/>
          <w:sz w:val="28"/>
          <w:szCs w:val="24"/>
          <w:rPrChange w:id="3693" w:author="随遇而安" w:date="2023-08-12T09:57:50Z">
            <w:rPr>
              <w:rFonts w:ascii="宋体" w:hAnsi="宋体" w:eastAsia="宋体" w:cs="宋体"/>
              <w:spacing w:val="-1"/>
              <w:sz w:val="24"/>
              <w:szCs w:val="24"/>
            </w:rPr>
          </w:rPrChange>
        </w:rPr>
        <w:t>事故调查组实行组长负责制，事</w:t>
      </w:r>
      <w:r>
        <w:rPr>
          <w:rFonts w:hint="eastAsia" w:ascii="仿宋" w:hAnsi="仿宋" w:eastAsia="仿宋" w:cs="仿宋"/>
          <w:spacing w:val="-3"/>
          <w:position w:val="17"/>
          <w:sz w:val="28"/>
          <w:szCs w:val="24"/>
          <w:rPrChange w:id="3694" w:author="随遇而安" w:date="2023-08-12T09:57:57Z">
            <w:rPr>
              <w:rFonts w:ascii="宋体" w:hAnsi="宋体" w:eastAsia="宋体" w:cs="宋体"/>
              <w:spacing w:val="-1"/>
              <w:sz w:val="24"/>
              <w:szCs w:val="24"/>
            </w:rPr>
          </w:rPrChange>
        </w:rPr>
        <w:t>故调查组成员</w:t>
      </w:r>
      <w:r>
        <w:rPr>
          <w:rFonts w:hint="eastAsia" w:ascii="仿宋" w:hAnsi="仿宋" w:eastAsia="仿宋" w:cs="仿宋"/>
          <w:spacing w:val="-3"/>
          <w:position w:val="17"/>
          <w:sz w:val="28"/>
          <w:szCs w:val="24"/>
          <w:rPrChange w:id="3695" w:author="随遇而安" w:date="2023-08-12T09:57:57Z">
            <w:rPr>
              <w:rFonts w:ascii="宋体" w:hAnsi="宋体" w:eastAsia="宋体" w:cs="宋体"/>
              <w:spacing w:val="-2"/>
              <w:sz w:val="24"/>
              <w:szCs w:val="24"/>
            </w:rPr>
          </w:rPrChange>
        </w:rPr>
        <w:t>不得擅自对外发布或散布事故信息。</w:t>
      </w:r>
    </w:p>
    <w:p w14:paraId="5A25BB46">
      <w:pPr>
        <w:autoSpaceDE/>
        <w:autoSpaceDN/>
        <w:spacing w:before="182" w:line="360" w:lineRule="auto"/>
        <w:ind w:left="0" w:right="0" w:firstLine="548" w:firstLineChars="200"/>
        <w:rPr>
          <w:rFonts w:hint="eastAsia" w:ascii="仿宋" w:hAnsi="仿宋" w:eastAsia="仿宋" w:cs="仿宋"/>
          <w:spacing w:val="-3"/>
          <w:position w:val="17"/>
          <w:sz w:val="28"/>
          <w:szCs w:val="24"/>
          <w:rPrChange w:id="3697" w:author="随遇而安" w:date="2023-08-12T09:57:57Z">
            <w:rPr>
              <w:rFonts w:ascii="宋体" w:hAnsi="宋体" w:eastAsia="宋体" w:cs="宋体"/>
              <w:sz w:val="24"/>
              <w:szCs w:val="24"/>
            </w:rPr>
          </w:rPrChange>
        </w:rPr>
        <w:pPrChange w:id="3696" w:author="随遇而安" w:date="2023-08-12T10:08:27Z">
          <w:pPr>
            <w:spacing w:before="183" w:line="290" w:lineRule="auto"/>
            <w:ind w:left="38" w:right="21"/>
          </w:pPr>
        </w:pPrChange>
      </w:pPr>
      <w:r>
        <w:rPr>
          <w:rFonts w:hint="eastAsia" w:ascii="仿宋" w:hAnsi="仿宋" w:eastAsia="仿宋" w:cs="仿宋"/>
          <w:spacing w:val="-3"/>
          <w:position w:val="17"/>
          <w:sz w:val="28"/>
          <w:szCs w:val="24"/>
          <w:rPrChange w:id="3698" w:author="随遇而安" w:date="2023-08-12T09:57:57Z">
            <w:rPr>
              <w:rFonts w:ascii="宋体" w:hAnsi="宋体" w:eastAsia="宋体" w:cs="宋体"/>
              <w:spacing w:val="-5"/>
              <w:sz w:val="24"/>
              <w:szCs w:val="24"/>
            </w:rPr>
          </w:rPrChange>
        </w:rPr>
        <w:t>8.8</w:t>
      </w:r>
      <w:r>
        <w:rPr>
          <w:rFonts w:hint="eastAsia" w:ascii="仿宋" w:hAnsi="仿宋" w:eastAsia="仿宋" w:cs="仿宋"/>
          <w:spacing w:val="-3"/>
          <w:position w:val="17"/>
          <w:sz w:val="28"/>
          <w:szCs w:val="24"/>
          <w:rPrChange w:id="3699" w:author="随遇而安" w:date="2023-08-12T09:57:57Z">
            <w:rPr>
              <w:rFonts w:ascii="宋体" w:hAnsi="宋体" w:eastAsia="宋体" w:cs="宋体"/>
              <w:spacing w:val="-34"/>
              <w:sz w:val="24"/>
              <w:szCs w:val="24"/>
            </w:rPr>
          </w:rPrChange>
        </w:rPr>
        <w:t xml:space="preserve"> </w:t>
      </w:r>
      <w:r>
        <w:rPr>
          <w:rFonts w:hint="eastAsia" w:ascii="仿宋" w:hAnsi="仿宋" w:eastAsia="仿宋" w:cs="仿宋"/>
          <w:spacing w:val="-3"/>
          <w:position w:val="17"/>
          <w:sz w:val="28"/>
          <w:szCs w:val="24"/>
          <w:rPrChange w:id="3700" w:author="随遇而安" w:date="2023-08-12T09:57:57Z">
            <w:rPr>
              <w:rFonts w:ascii="宋体" w:hAnsi="宋体" w:eastAsia="宋体" w:cs="宋体"/>
              <w:spacing w:val="-5"/>
              <w:sz w:val="24"/>
              <w:szCs w:val="24"/>
            </w:rPr>
          </w:rPrChange>
        </w:rPr>
        <w:t>事故调查组有权向发生事故的单位、有关部门和人员了解有关情况和索取有关资料，</w:t>
      </w:r>
      <w:del w:id="3701" w:author="随遇而安" w:date="2023-08-12T09:34:38Z">
        <w:r>
          <w:rPr>
            <w:rFonts w:hint="eastAsia" w:ascii="仿宋" w:hAnsi="仿宋" w:eastAsia="仿宋" w:cs="仿宋"/>
            <w:spacing w:val="-3"/>
            <w:position w:val="17"/>
            <w:sz w:val="28"/>
            <w:szCs w:val="24"/>
            <w:rPrChange w:id="3702" w:author="随遇而安" w:date="2023-08-12T09:57:57Z">
              <w:rPr>
                <w:rFonts w:ascii="宋体" w:hAnsi="宋体" w:eastAsia="宋体" w:cs="宋体"/>
                <w:sz w:val="24"/>
                <w:szCs w:val="24"/>
              </w:rPr>
            </w:rPrChange>
          </w:rPr>
          <w:delText xml:space="preserve"> </w:delText>
        </w:r>
      </w:del>
      <w:r>
        <w:rPr>
          <w:rFonts w:hint="eastAsia" w:ascii="仿宋" w:hAnsi="仿宋" w:eastAsia="仿宋" w:cs="仿宋"/>
          <w:spacing w:val="-3"/>
          <w:position w:val="17"/>
          <w:sz w:val="28"/>
          <w:szCs w:val="24"/>
          <w:rPrChange w:id="3703" w:author="随遇而安" w:date="2023-08-12T09:57:57Z">
            <w:rPr>
              <w:rFonts w:ascii="宋体" w:hAnsi="宋体" w:eastAsia="宋体" w:cs="宋体"/>
              <w:spacing w:val="-3"/>
              <w:sz w:val="24"/>
              <w:szCs w:val="24"/>
            </w:rPr>
          </w:rPrChange>
        </w:rPr>
        <w:t>事故单位要积极配合，不得以任何理由拒绝。</w:t>
      </w:r>
    </w:p>
    <w:p w14:paraId="1EC03BC9">
      <w:pPr>
        <w:autoSpaceDE/>
        <w:autoSpaceDN/>
        <w:spacing w:before="182" w:line="360" w:lineRule="auto"/>
        <w:ind w:left="0" w:right="0" w:firstLine="548" w:firstLineChars="200"/>
        <w:rPr>
          <w:rFonts w:hint="eastAsia" w:ascii="仿宋" w:hAnsi="仿宋" w:eastAsia="仿宋" w:cs="仿宋"/>
          <w:spacing w:val="-3"/>
          <w:position w:val="17"/>
          <w:sz w:val="28"/>
          <w:szCs w:val="24"/>
          <w:rPrChange w:id="3705" w:author="随遇而安" w:date="2023-08-12T09:57:57Z">
            <w:rPr>
              <w:rFonts w:ascii="宋体" w:hAnsi="宋体" w:eastAsia="宋体" w:cs="宋体"/>
              <w:sz w:val="24"/>
              <w:szCs w:val="24"/>
            </w:rPr>
          </w:rPrChange>
        </w:rPr>
        <w:pPrChange w:id="3704" w:author="随遇而安" w:date="2023-08-12T09:57:57Z">
          <w:pPr>
            <w:spacing w:before="184" w:line="289" w:lineRule="auto"/>
            <w:ind w:left="41" w:right="89" w:hanging="2"/>
          </w:pPr>
        </w:pPrChange>
      </w:pPr>
      <w:r>
        <w:rPr>
          <w:rFonts w:hint="eastAsia" w:ascii="仿宋" w:hAnsi="仿宋" w:eastAsia="仿宋" w:cs="仿宋"/>
          <w:spacing w:val="-3"/>
          <w:position w:val="17"/>
          <w:sz w:val="28"/>
          <w:szCs w:val="24"/>
          <w:rPrChange w:id="3706" w:author="随遇而安" w:date="2023-08-12T09:57:57Z">
            <w:rPr>
              <w:rFonts w:ascii="宋体" w:hAnsi="宋体" w:eastAsia="宋体" w:cs="宋体"/>
              <w:spacing w:val="-1"/>
              <w:sz w:val="24"/>
              <w:szCs w:val="24"/>
            </w:rPr>
          </w:rPrChange>
        </w:rPr>
        <w:t>8.9</w:t>
      </w:r>
      <w:r>
        <w:rPr>
          <w:rFonts w:hint="eastAsia" w:ascii="仿宋" w:hAnsi="仿宋" w:eastAsia="仿宋" w:cs="仿宋"/>
          <w:spacing w:val="-3"/>
          <w:position w:val="17"/>
          <w:sz w:val="28"/>
          <w:szCs w:val="24"/>
          <w:rPrChange w:id="3707" w:author="随遇而安" w:date="2023-08-12T09:57:57Z">
            <w:rPr>
              <w:rFonts w:ascii="宋体" w:hAnsi="宋体" w:eastAsia="宋体" w:cs="宋体"/>
              <w:spacing w:val="-23"/>
              <w:sz w:val="24"/>
              <w:szCs w:val="24"/>
            </w:rPr>
          </w:rPrChange>
        </w:rPr>
        <w:t xml:space="preserve"> </w:t>
      </w:r>
      <w:r>
        <w:rPr>
          <w:rFonts w:hint="eastAsia" w:ascii="仿宋" w:hAnsi="仿宋" w:eastAsia="仿宋" w:cs="仿宋"/>
          <w:spacing w:val="-3"/>
          <w:position w:val="17"/>
          <w:sz w:val="28"/>
          <w:szCs w:val="24"/>
          <w:rPrChange w:id="3708" w:author="随遇而安" w:date="2023-08-12T09:57:57Z">
            <w:rPr>
              <w:rFonts w:ascii="宋体" w:hAnsi="宋体" w:eastAsia="宋体" w:cs="宋体"/>
              <w:spacing w:val="-1"/>
              <w:sz w:val="24"/>
              <w:szCs w:val="24"/>
            </w:rPr>
          </w:rPrChange>
        </w:rPr>
        <w:t>事故发生单位的负责人和有关人员在事故调查期间不得擅离职守，应当随时接受事</w:t>
      </w:r>
      <w:del w:id="3709" w:author="随遇而安" w:date="2023-08-12T09:58:50Z">
        <w:r>
          <w:rPr>
            <w:rFonts w:hint="eastAsia" w:ascii="仿宋" w:hAnsi="仿宋" w:eastAsia="仿宋" w:cs="仿宋"/>
            <w:spacing w:val="-3"/>
            <w:position w:val="17"/>
            <w:sz w:val="28"/>
            <w:szCs w:val="24"/>
            <w:rPrChange w:id="3710" w:author="随遇而安" w:date="2023-08-12T09:57:57Z">
              <w:rPr>
                <w:rFonts w:ascii="宋体" w:hAnsi="宋体" w:eastAsia="宋体" w:cs="宋体"/>
                <w:sz w:val="24"/>
                <w:szCs w:val="24"/>
              </w:rPr>
            </w:rPrChange>
          </w:rPr>
          <w:delText xml:space="preserve"> </w:delText>
        </w:r>
      </w:del>
      <w:r>
        <w:rPr>
          <w:rFonts w:hint="eastAsia" w:ascii="仿宋" w:hAnsi="仿宋" w:eastAsia="仿宋" w:cs="仿宋"/>
          <w:spacing w:val="-3"/>
          <w:position w:val="17"/>
          <w:sz w:val="28"/>
          <w:szCs w:val="24"/>
          <w:rPrChange w:id="3711" w:author="随遇而安" w:date="2023-08-12T09:57:57Z">
            <w:rPr>
              <w:rFonts w:ascii="宋体" w:hAnsi="宋体" w:eastAsia="宋体" w:cs="宋体"/>
              <w:spacing w:val="-3"/>
              <w:sz w:val="24"/>
              <w:szCs w:val="24"/>
            </w:rPr>
          </w:rPrChange>
        </w:rPr>
        <w:t>故调查组的询问，如实提供有关情况。</w:t>
      </w:r>
    </w:p>
    <w:p w14:paraId="6F34453B">
      <w:pPr>
        <w:autoSpaceDE/>
        <w:autoSpaceDN/>
        <w:spacing w:before="182" w:line="360" w:lineRule="auto"/>
        <w:ind w:left="0" w:right="0" w:firstLine="548" w:firstLineChars="200"/>
        <w:rPr>
          <w:rFonts w:hint="eastAsia" w:ascii="仿宋" w:hAnsi="仿宋" w:eastAsia="仿宋" w:cs="仿宋"/>
          <w:spacing w:val="-3"/>
          <w:position w:val="17"/>
          <w:sz w:val="28"/>
          <w:szCs w:val="24"/>
          <w:rPrChange w:id="3713" w:author="随遇而安" w:date="2023-08-12T09:57:57Z">
            <w:rPr>
              <w:rFonts w:ascii="宋体" w:hAnsi="宋体" w:eastAsia="宋体" w:cs="宋体"/>
              <w:sz w:val="24"/>
              <w:szCs w:val="24"/>
            </w:rPr>
          </w:rPrChange>
        </w:rPr>
        <w:pPrChange w:id="3712" w:author="随遇而安" w:date="2023-08-12T09:57:57Z">
          <w:pPr>
            <w:spacing w:before="183" w:line="289" w:lineRule="auto"/>
            <w:ind w:left="36" w:right="89" w:firstLine="2"/>
          </w:pPr>
        </w:pPrChange>
      </w:pPr>
      <w:r>
        <w:rPr>
          <w:rFonts w:hint="eastAsia" w:ascii="仿宋" w:hAnsi="仿宋" w:eastAsia="仿宋" w:cs="仿宋"/>
          <w:spacing w:val="-3"/>
          <w:position w:val="17"/>
          <w:sz w:val="28"/>
          <w:szCs w:val="24"/>
          <w:rPrChange w:id="3714" w:author="随遇而安" w:date="2023-08-12T09:57:57Z">
            <w:rPr>
              <w:rFonts w:ascii="宋体" w:hAnsi="宋体" w:eastAsia="宋体" w:cs="宋体"/>
              <w:spacing w:val="-9"/>
              <w:sz w:val="24"/>
              <w:szCs w:val="24"/>
            </w:rPr>
          </w:rPrChange>
        </w:rPr>
        <w:t>8.10</w:t>
      </w:r>
      <w:r>
        <w:rPr>
          <w:rFonts w:hint="eastAsia" w:ascii="仿宋" w:hAnsi="仿宋" w:eastAsia="仿宋" w:cs="仿宋"/>
          <w:spacing w:val="-3"/>
          <w:position w:val="17"/>
          <w:sz w:val="28"/>
          <w:szCs w:val="24"/>
          <w:rPrChange w:id="3715" w:author="随遇而安" w:date="2023-08-12T09:57:57Z">
            <w:rPr>
              <w:rFonts w:ascii="宋体" w:hAnsi="宋体" w:eastAsia="宋体" w:cs="宋体"/>
              <w:spacing w:val="-44"/>
              <w:sz w:val="24"/>
              <w:szCs w:val="24"/>
            </w:rPr>
          </w:rPrChange>
        </w:rPr>
        <w:t xml:space="preserve"> </w:t>
      </w:r>
      <w:r>
        <w:rPr>
          <w:rFonts w:hint="eastAsia" w:ascii="仿宋" w:hAnsi="仿宋" w:eastAsia="仿宋" w:cs="仿宋"/>
          <w:spacing w:val="-3"/>
          <w:position w:val="17"/>
          <w:sz w:val="28"/>
          <w:szCs w:val="24"/>
          <w:rPrChange w:id="3716" w:author="随遇而安" w:date="2023-08-12T09:57:57Z">
            <w:rPr>
              <w:rFonts w:ascii="宋体" w:hAnsi="宋体" w:eastAsia="宋体" w:cs="宋体"/>
              <w:spacing w:val="-9"/>
              <w:sz w:val="24"/>
              <w:szCs w:val="24"/>
            </w:rPr>
          </w:rPrChange>
        </w:rPr>
        <w:t>事故事件调查处理结束后，</w:t>
      </w:r>
      <w:del w:id="3717" w:author="随遇而安" w:date="2023-08-12T10:09:09Z">
        <w:r>
          <w:rPr>
            <w:rFonts w:hint="eastAsia" w:ascii="仿宋" w:hAnsi="仿宋" w:eastAsia="仿宋" w:cs="仿宋"/>
            <w:spacing w:val="-3"/>
            <w:position w:val="17"/>
            <w:sz w:val="28"/>
            <w:szCs w:val="24"/>
            <w:rPrChange w:id="3718" w:author="随遇而安" w:date="2023-08-12T09:57:57Z">
              <w:rPr>
                <w:rFonts w:ascii="宋体" w:hAnsi="宋体" w:eastAsia="宋体" w:cs="宋体"/>
                <w:spacing w:val="-9"/>
                <w:sz w:val="24"/>
                <w:szCs w:val="24"/>
              </w:rPr>
            </w:rPrChange>
          </w:rPr>
          <w:delText xml:space="preserve"> </w:delText>
        </w:r>
      </w:del>
      <w:del w:id="3719" w:author="随遇而安" w:date="2023-08-12T10:09:09Z">
        <w:r>
          <w:rPr>
            <w:rFonts w:hint="eastAsia" w:ascii="仿宋" w:hAnsi="仿宋" w:eastAsia="仿宋" w:cs="仿宋"/>
            <w:spacing w:val="-3"/>
            <w:position w:val="17"/>
            <w:sz w:val="28"/>
            <w:szCs w:val="24"/>
            <w:rPrChange w:id="3720" w:author="随遇而安" w:date="2023-08-12T09:57:57Z">
              <w:rPr>
                <w:rFonts w:ascii="宋体" w:hAnsi="宋体" w:eastAsia="宋体" w:cs="宋体"/>
                <w:spacing w:val="-9"/>
                <w:sz w:val="24"/>
                <w:szCs w:val="24"/>
              </w:rPr>
            </w:rPrChange>
          </w:rPr>
          <w:delText>各</w:delText>
        </w:r>
      </w:del>
      <w:r>
        <w:rPr>
          <w:rFonts w:hint="eastAsia" w:ascii="仿宋" w:hAnsi="仿宋" w:eastAsia="仿宋" w:cs="仿宋"/>
          <w:spacing w:val="-3"/>
          <w:position w:val="17"/>
          <w:sz w:val="28"/>
          <w:szCs w:val="24"/>
          <w:rPrChange w:id="3721" w:author="随遇而安" w:date="2023-08-12T09:57:57Z">
            <w:rPr>
              <w:rFonts w:ascii="宋体" w:hAnsi="宋体" w:eastAsia="宋体" w:cs="宋体"/>
              <w:spacing w:val="-9"/>
              <w:sz w:val="24"/>
              <w:szCs w:val="24"/>
            </w:rPr>
          </w:rPrChange>
        </w:rPr>
        <w:t>项目公司</w:t>
      </w:r>
      <w:ins w:id="3722" w:author="随遇而安" w:date="2023-08-12T10:09:14Z">
        <w:r>
          <w:rPr>
            <w:rFonts w:hint="eastAsia" w:ascii="仿宋" w:hAnsi="仿宋" w:eastAsia="仿宋" w:cs="仿宋"/>
            <w:spacing w:val="-3"/>
            <w:position w:val="17"/>
            <w:sz w:val="28"/>
            <w:szCs w:val="24"/>
            <w:lang w:val="en-US" w:eastAsia="zh-CN"/>
          </w:rPr>
          <w:t>安环品质部</w:t>
        </w:r>
      </w:ins>
      <w:r>
        <w:rPr>
          <w:rFonts w:hint="eastAsia" w:ascii="仿宋" w:hAnsi="仿宋" w:eastAsia="仿宋" w:cs="仿宋"/>
          <w:spacing w:val="-3"/>
          <w:position w:val="17"/>
          <w:sz w:val="28"/>
          <w:szCs w:val="24"/>
          <w:rPrChange w:id="3723" w:author="随遇而安" w:date="2023-08-12T09:57:57Z">
            <w:rPr>
              <w:rFonts w:ascii="宋体" w:hAnsi="宋体" w:eastAsia="宋体" w:cs="宋体"/>
              <w:spacing w:val="-9"/>
              <w:sz w:val="24"/>
              <w:szCs w:val="24"/>
            </w:rPr>
          </w:rPrChange>
        </w:rPr>
        <w:t>应将事故调查报告及报告附件归档，</w:t>
      </w:r>
      <w:del w:id="3724" w:author="随遇而安" w:date="2023-08-12T09:59:03Z">
        <w:r>
          <w:rPr>
            <w:rFonts w:hint="eastAsia" w:ascii="仿宋" w:hAnsi="仿宋" w:eastAsia="仿宋" w:cs="仿宋"/>
            <w:spacing w:val="-3"/>
            <w:position w:val="17"/>
            <w:sz w:val="28"/>
            <w:szCs w:val="24"/>
            <w:rPrChange w:id="3725" w:author="随遇而安" w:date="2023-08-12T09:57:57Z">
              <w:rPr>
                <w:rFonts w:ascii="宋体" w:hAnsi="宋体" w:eastAsia="宋体" w:cs="宋体"/>
                <w:spacing w:val="-9"/>
                <w:sz w:val="24"/>
                <w:szCs w:val="24"/>
              </w:rPr>
            </w:rPrChange>
          </w:rPr>
          <w:delText xml:space="preserve"> </w:delText>
        </w:r>
      </w:del>
      <w:r>
        <w:rPr>
          <w:rFonts w:hint="eastAsia" w:ascii="仿宋" w:hAnsi="仿宋" w:eastAsia="仿宋" w:cs="仿宋"/>
          <w:spacing w:val="-3"/>
          <w:position w:val="17"/>
          <w:sz w:val="28"/>
          <w:szCs w:val="24"/>
          <w:rPrChange w:id="3726" w:author="随遇而安" w:date="2023-08-12T09:57:57Z">
            <w:rPr>
              <w:rFonts w:ascii="宋体" w:hAnsi="宋体" w:eastAsia="宋体" w:cs="宋体"/>
              <w:spacing w:val="-9"/>
              <w:sz w:val="24"/>
              <w:szCs w:val="24"/>
            </w:rPr>
          </w:rPrChange>
        </w:rPr>
        <w:t>并随月</w:t>
      </w:r>
      <w:del w:id="3727" w:author="随遇而安" w:date="2023-08-12T09:59:04Z">
        <w:r>
          <w:rPr>
            <w:rFonts w:hint="eastAsia" w:ascii="仿宋" w:hAnsi="仿宋" w:eastAsia="仿宋" w:cs="仿宋"/>
            <w:spacing w:val="-3"/>
            <w:position w:val="17"/>
            <w:sz w:val="28"/>
            <w:szCs w:val="24"/>
            <w:rPrChange w:id="3728" w:author="随遇而安" w:date="2023-08-12T09:57:57Z">
              <w:rPr>
                <w:rFonts w:ascii="宋体" w:hAnsi="宋体" w:eastAsia="宋体" w:cs="宋体"/>
                <w:sz w:val="24"/>
                <w:szCs w:val="24"/>
              </w:rPr>
            </w:rPrChange>
          </w:rPr>
          <w:delText xml:space="preserve"> </w:delText>
        </w:r>
      </w:del>
      <w:r>
        <w:rPr>
          <w:rFonts w:hint="eastAsia" w:ascii="仿宋" w:hAnsi="仿宋" w:eastAsia="仿宋" w:cs="仿宋"/>
          <w:spacing w:val="-3"/>
          <w:position w:val="17"/>
          <w:sz w:val="28"/>
          <w:szCs w:val="24"/>
          <w:rPrChange w:id="3729" w:author="随遇而安" w:date="2023-08-12T09:57:57Z">
            <w:rPr>
              <w:rFonts w:ascii="宋体" w:hAnsi="宋体" w:eastAsia="宋体" w:cs="宋体"/>
              <w:spacing w:val="-3"/>
              <w:sz w:val="24"/>
              <w:szCs w:val="24"/>
            </w:rPr>
          </w:rPrChange>
        </w:rPr>
        <w:t>报报</w:t>
      </w:r>
      <w:ins w:id="3730" w:author="随遇而安" w:date="2023-08-12T10:09:50Z">
        <w:r>
          <w:rPr>
            <w:rFonts w:hint="eastAsia" w:ascii="仿宋" w:hAnsi="仿宋" w:eastAsia="仿宋" w:cs="仿宋"/>
            <w:spacing w:val="-3"/>
            <w:position w:val="17"/>
            <w:sz w:val="28"/>
            <w:szCs w:val="24"/>
            <w:rPrChange w:id="3731" w:author="随遇而安" w:date="2023-08-12T10:09:54Z">
              <w:rPr>
                <w:rFonts w:hint="eastAsia" w:ascii="仿宋" w:hAnsi="仿宋" w:eastAsia="仿宋" w:cs="仿宋"/>
                <w:spacing w:val="-2"/>
                <w:sz w:val="28"/>
                <w:szCs w:val="24"/>
              </w:rPr>
            </w:rPrChange>
          </w:rPr>
          <w:t>区域安环管理部门</w:t>
        </w:r>
      </w:ins>
      <w:del w:id="3732" w:author="随遇而安" w:date="2023-08-12T10:09:50Z">
        <w:r>
          <w:rPr>
            <w:rFonts w:hint="eastAsia" w:ascii="仿宋" w:hAnsi="仿宋" w:eastAsia="仿宋" w:cs="仿宋"/>
            <w:spacing w:val="-3"/>
            <w:position w:val="17"/>
            <w:sz w:val="28"/>
            <w:szCs w:val="24"/>
            <w:rPrChange w:id="3733" w:author="随遇而安" w:date="2023-08-12T09:57:57Z">
              <w:rPr>
                <w:rFonts w:ascii="宋体" w:hAnsi="宋体" w:eastAsia="宋体" w:cs="宋体"/>
                <w:spacing w:val="-3"/>
                <w:sz w:val="24"/>
                <w:szCs w:val="24"/>
              </w:rPr>
            </w:rPrChange>
          </w:rPr>
          <w:delText>集团安环管理部</w:delText>
        </w:r>
      </w:del>
      <w:r>
        <w:rPr>
          <w:rFonts w:hint="eastAsia" w:ascii="仿宋" w:hAnsi="仿宋" w:eastAsia="仿宋" w:cs="仿宋"/>
          <w:spacing w:val="-3"/>
          <w:position w:val="17"/>
          <w:sz w:val="28"/>
          <w:szCs w:val="24"/>
          <w:rPrChange w:id="3734" w:author="随遇而安" w:date="2023-08-12T09:57:57Z">
            <w:rPr>
              <w:rFonts w:ascii="宋体" w:hAnsi="宋体" w:eastAsia="宋体" w:cs="宋体"/>
              <w:spacing w:val="-3"/>
              <w:sz w:val="24"/>
              <w:szCs w:val="24"/>
            </w:rPr>
          </w:rPrChange>
        </w:rPr>
        <w:t>，事故事件调查处理报告附件应包含：</w:t>
      </w:r>
    </w:p>
    <w:p w14:paraId="032926C6">
      <w:pPr>
        <w:autoSpaceDE/>
        <w:autoSpaceDN/>
        <w:spacing w:before="182" w:line="360" w:lineRule="auto"/>
        <w:ind w:left="0" w:firstLine="548" w:firstLineChars="200"/>
        <w:rPr>
          <w:del w:id="3736" w:author="随遇而安" w:date="2023-08-12T09:28:29Z"/>
          <w:rFonts w:hint="eastAsia" w:ascii="仿宋" w:hAnsi="仿宋" w:eastAsia="仿宋" w:cs="仿宋"/>
          <w:spacing w:val="-3"/>
          <w:position w:val="17"/>
          <w:sz w:val="28"/>
          <w:szCs w:val="24"/>
          <w:rPrChange w:id="3737" w:author="随遇而安" w:date="2023-08-12T10:00:35Z">
            <w:rPr>
              <w:del w:id="3738" w:author="随遇而安" w:date="2023-08-12T09:28:29Z"/>
              <w:rFonts w:ascii="宋体" w:hAnsi="宋体" w:eastAsia="宋体" w:cs="宋体"/>
              <w:sz w:val="24"/>
              <w:szCs w:val="24"/>
            </w:rPr>
          </w:rPrChange>
        </w:rPr>
        <w:pPrChange w:id="3735" w:author="随遇而安" w:date="2023-08-12T10:00:35Z">
          <w:pPr>
            <w:spacing w:before="184" w:line="220" w:lineRule="auto"/>
            <w:ind w:left="39"/>
          </w:pPr>
        </w:pPrChange>
      </w:pPr>
      <w:r>
        <w:rPr>
          <w:rFonts w:hint="eastAsia" w:ascii="仿宋" w:hAnsi="仿宋" w:eastAsia="仿宋" w:cs="仿宋"/>
          <w:spacing w:val="-3"/>
          <w:position w:val="17"/>
          <w:sz w:val="28"/>
          <w:szCs w:val="24"/>
          <w:rPrChange w:id="3739" w:author="随遇而安" w:date="2023-08-12T10:00:35Z">
            <w:rPr>
              <w:rFonts w:ascii="宋体" w:hAnsi="宋体" w:eastAsia="宋体" w:cs="宋体"/>
              <w:spacing w:val="-9"/>
              <w:sz w:val="24"/>
              <w:szCs w:val="24"/>
            </w:rPr>
          </w:rPrChange>
        </w:rPr>
        <w:t>8.10.1《事故（事件）快报》。</w:t>
      </w:r>
    </w:p>
    <w:p w14:paraId="56FC2094">
      <w:pPr>
        <w:autoSpaceDE/>
        <w:autoSpaceDN/>
        <w:spacing w:before="182" w:line="360" w:lineRule="auto"/>
        <w:ind w:firstLine="548" w:firstLineChars="200"/>
        <w:rPr>
          <w:del w:id="3741" w:author="随遇而安" w:date="2023-08-12T09:28:30Z"/>
          <w:rFonts w:hint="eastAsia" w:ascii="仿宋" w:hAnsi="仿宋" w:eastAsia="仿宋" w:cs="仿宋"/>
          <w:spacing w:val="-3"/>
          <w:position w:val="17"/>
          <w:sz w:val="28"/>
          <w:szCs w:val="24"/>
          <w:rPrChange w:id="3742" w:author="随遇而安" w:date="2023-08-12T10:00:35Z">
            <w:rPr>
              <w:del w:id="3743" w:author="随遇而安" w:date="2023-08-12T09:28:30Z"/>
              <w:rFonts w:ascii="宋体" w:hAnsi="宋体" w:eastAsia="宋体" w:cs="宋体"/>
              <w:sz w:val="24"/>
              <w:szCs w:val="24"/>
            </w:rPr>
          </w:rPrChange>
        </w:rPr>
        <w:sectPr>
          <w:footerReference r:id="rId15" w:type="default"/>
          <w:pgSz w:w="11907" w:h="16839"/>
          <w:pgMar w:top="1507" w:right="1387" w:bottom="1268" w:left="1390" w:header="852" w:footer="1093" w:gutter="0"/>
          <w:pgNumType w:fmt="decimal"/>
          <w:cols w:space="720" w:num="1"/>
        </w:sectPr>
        <w:pPrChange w:id="3740" w:author="随遇而安" w:date="2023-08-12T10:00:35Z">
          <w:pPr>
            <w:spacing w:line="220" w:lineRule="auto"/>
          </w:pPr>
        </w:pPrChange>
      </w:pPr>
    </w:p>
    <w:p w14:paraId="5BB69C77">
      <w:pPr>
        <w:autoSpaceDE/>
        <w:autoSpaceDN/>
        <w:spacing w:before="182" w:line="360" w:lineRule="auto"/>
        <w:ind w:left="0" w:firstLine="548" w:firstLineChars="200"/>
        <w:rPr>
          <w:ins w:id="3745" w:author="随遇而安" w:date="2023-08-12T09:28:32Z"/>
          <w:rFonts w:hint="eastAsia" w:ascii="仿宋" w:hAnsi="仿宋" w:eastAsia="仿宋" w:cs="仿宋"/>
          <w:spacing w:val="-3"/>
          <w:position w:val="17"/>
          <w:sz w:val="28"/>
          <w:szCs w:val="24"/>
          <w:rPrChange w:id="3746" w:author="随遇而安" w:date="2023-08-12T10:00:35Z">
            <w:rPr>
              <w:ins w:id="3747" w:author="随遇而安" w:date="2023-08-12T09:28:32Z"/>
              <w:rFonts w:hint="eastAsia" w:ascii="仿宋" w:hAnsi="仿宋" w:eastAsia="仿宋" w:cs="仿宋"/>
              <w:spacing w:val="-7"/>
              <w:sz w:val="24"/>
              <w:szCs w:val="24"/>
            </w:rPr>
          </w:rPrChange>
        </w:rPr>
        <w:pPrChange w:id="3744" w:author="随遇而安" w:date="2023-08-12T10:00:35Z">
          <w:pPr>
            <w:spacing w:before="115" w:line="220" w:lineRule="auto"/>
            <w:ind w:left="39"/>
          </w:pPr>
        </w:pPrChange>
      </w:pPr>
    </w:p>
    <w:p w14:paraId="3C818549">
      <w:pPr>
        <w:autoSpaceDE/>
        <w:autoSpaceDN/>
        <w:spacing w:before="182" w:line="360" w:lineRule="auto"/>
        <w:ind w:left="0" w:firstLine="548" w:firstLineChars="200"/>
        <w:rPr>
          <w:rFonts w:hint="eastAsia" w:ascii="仿宋" w:hAnsi="仿宋" w:eastAsia="仿宋" w:cs="仿宋"/>
          <w:spacing w:val="-3"/>
          <w:position w:val="17"/>
          <w:sz w:val="28"/>
          <w:szCs w:val="24"/>
          <w:rPrChange w:id="3749" w:author="随遇而安" w:date="2023-08-12T10:00:35Z">
            <w:rPr>
              <w:rFonts w:ascii="宋体" w:hAnsi="宋体" w:eastAsia="宋体" w:cs="宋体"/>
              <w:sz w:val="24"/>
              <w:szCs w:val="24"/>
            </w:rPr>
          </w:rPrChange>
        </w:rPr>
        <w:pPrChange w:id="3748" w:author="随遇而安" w:date="2023-08-12T10:00:35Z">
          <w:pPr>
            <w:spacing w:before="115" w:line="220" w:lineRule="auto"/>
            <w:ind w:left="39"/>
          </w:pPr>
        </w:pPrChange>
      </w:pPr>
      <w:r>
        <w:rPr>
          <w:rFonts w:hint="eastAsia" w:ascii="仿宋" w:hAnsi="仿宋" w:eastAsia="仿宋" w:cs="仿宋"/>
          <w:spacing w:val="-3"/>
          <w:position w:val="17"/>
          <w:sz w:val="28"/>
          <w:szCs w:val="24"/>
          <w:rPrChange w:id="3750" w:author="随遇而安" w:date="2023-08-12T10:00:35Z">
            <w:rPr>
              <w:rFonts w:ascii="宋体" w:hAnsi="宋体" w:eastAsia="宋体" w:cs="宋体"/>
              <w:spacing w:val="-7"/>
              <w:sz w:val="24"/>
              <w:szCs w:val="24"/>
            </w:rPr>
          </w:rPrChange>
        </w:rPr>
        <w:t>8.10.2《事故（事件）调查询问笔录》。</w:t>
      </w:r>
    </w:p>
    <w:p w14:paraId="7566F653">
      <w:pPr>
        <w:autoSpaceDE/>
        <w:autoSpaceDN/>
        <w:spacing w:before="182" w:line="360" w:lineRule="auto"/>
        <w:ind w:left="0" w:firstLine="548" w:firstLineChars="200"/>
        <w:rPr>
          <w:rFonts w:hint="eastAsia" w:ascii="仿宋" w:hAnsi="仿宋" w:eastAsia="仿宋" w:cs="仿宋"/>
          <w:spacing w:val="-3"/>
          <w:position w:val="17"/>
          <w:sz w:val="28"/>
          <w:szCs w:val="24"/>
          <w:rPrChange w:id="3752" w:author="随遇而安" w:date="2023-08-12T10:00:35Z">
            <w:rPr>
              <w:rFonts w:ascii="宋体" w:hAnsi="宋体" w:eastAsia="宋体" w:cs="宋体"/>
              <w:sz w:val="24"/>
              <w:szCs w:val="24"/>
            </w:rPr>
          </w:rPrChange>
        </w:rPr>
        <w:pPrChange w:id="3751" w:author="随遇而安" w:date="2023-08-12T09:44:52Z">
          <w:pPr>
            <w:spacing w:before="182" w:line="218" w:lineRule="auto"/>
            <w:ind w:left="39"/>
          </w:pPr>
        </w:pPrChange>
      </w:pPr>
      <w:r>
        <w:rPr>
          <w:rFonts w:hint="eastAsia" w:ascii="仿宋" w:hAnsi="仿宋" w:eastAsia="仿宋" w:cs="仿宋"/>
          <w:spacing w:val="-3"/>
          <w:position w:val="17"/>
          <w:sz w:val="28"/>
          <w:szCs w:val="24"/>
          <w:rPrChange w:id="3753" w:author="随遇而安" w:date="2023-08-12T10:00:35Z">
            <w:rPr>
              <w:rFonts w:ascii="宋体" w:hAnsi="宋体" w:eastAsia="宋体" w:cs="宋体"/>
              <w:spacing w:val="-7"/>
              <w:sz w:val="24"/>
              <w:szCs w:val="24"/>
            </w:rPr>
          </w:rPrChange>
        </w:rPr>
        <w:t>8.10.3《事故（事件）调查处理报告》。</w:t>
      </w:r>
    </w:p>
    <w:p w14:paraId="558CAE85">
      <w:pPr>
        <w:autoSpaceDE/>
        <w:autoSpaceDN/>
        <w:spacing w:before="182" w:line="360" w:lineRule="auto"/>
        <w:ind w:left="0" w:right="0" w:firstLine="548" w:firstLineChars="200"/>
        <w:rPr>
          <w:rFonts w:hint="eastAsia" w:ascii="仿宋" w:hAnsi="仿宋" w:eastAsia="仿宋" w:cs="仿宋"/>
          <w:spacing w:val="-3"/>
          <w:position w:val="17"/>
          <w:sz w:val="28"/>
          <w:szCs w:val="24"/>
          <w:rPrChange w:id="3755" w:author="随遇而安" w:date="2023-08-12T10:00:35Z">
            <w:rPr>
              <w:rFonts w:ascii="宋体" w:hAnsi="宋体" w:eastAsia="宋体" w:cs="宋体"/>
              <w:sz w:val="24"/>
              <w:szCs w:val="24"/>
            </w:rPr>
          </w:rPrChange>
        </w:rPr>
        <w:pPrChange w:id="3754" w:author="随遇而安" w:date="2023-08-12T10:00:35Z">
          <w:pPr>
            <w:spacing w:before="183" w:line="290" w:lineRule="auto"/>
            <w:ind w:left="39" w:right="33"/>
          </w:pPr>
        </w:pPrChange>
      </w:pPr>
      <w:r>
        <w:rPr>
          <w:rFonts w:hint="eastAsia" w:ascii="仿宋" w:hAnsi="仿宋" w:eastAsia="仿宋" w:cs="仿宋"/>
          <w:spacing w:val="-3"/>
          <w:position w:val="17"/>
          <w:sz w:val="28"/>
          <w:szCs w:val="24"/>
          <w:rPrChange w:id="3756" w:author="随遇而安" w:date="2023-08-12T10:00:35Z">
            <w:rPr>
              <w:rFonts w:ascii="宋体" w:hAnsi="宋体" w:eastAsia="宋体" w:cs="宋体"/>
              <w:spacing w:val="-10"/>
              <w:sz w:val="24"/>
              <w:szCs w:val="24"/>
            </w:rPr>
          </w:rPrChange>
        </w:rPr>
        <w:t>8.10.4</w:t>
      </w:r>
      <w:r>
        <w:rPr>
          <w:rFonts w:hint="eastAsia" w:ascii="仿宋" w:hAnsi="仿宋" w:eastAsia="仿宋" w:cs="仿宋"/>
          <w:spacing w:val="-3"/>
          <w:position w:val="17"/>
          <w:sz w:val="28"/>
          <w:szCs w:val="24"/>
          <w:rPrChange w:id="3757" w:author="随遇而安" w:date="2023-08-12T10:00:35Z">
            <w:rPr>
              <w:rFonts w:ascii="宋体" w:hAnsi="宋体" w:eastAsia="宋体" w:cs="宋体"/>
              <w:spacing w:val="-50"/>
              <w:sz w:val="24"/>
              <w:szCs w:val="24"/>
            </w:rPr>
          </w:rPrChange>
        </w:rPr>
        <w:t xml:space="preserve"> </w:t>
      </w:r>
      <w:r>
        <w:rPr>
          <w:rFonts w:hint="eastAsia" w:ascii="仿宋" w:hAnsi="仿宋" w:eastAsia="仿宋" w:cs="仿宋"/>
          <w:spacing w:val="-3"/>
          <w:position w:val="17"/>
          <w:sz w:val="28"/>
          <w:szCs w:val="24"/>
          <w:rPrChange w:id="3758" w:author="随遇而安" w:date="2023-08-12T10:00:35Z">
            <w:rPr>
              <w:rFonts w:ascii="宋体" w:hAnsi="宋体" w:eastAsia="宋体" w:cs="宋体"/>
              <w:spacing w:val="-10"/>
              <w:sz w:val="24"/>
              <w:szCs w:val="24"/>
            </w:rPr>
          </w:rPrChange>
        </w:rPr>
        <w:t>事故（事件） 责任人处理落实记录，</w:t>
      </w:r>
      <w:del w:id="3759" w:author="随遇而安" w:date="2023-08-12T09:59:14Z">
        <w:r>
          <w:rPr>
            <w:rFonts w:hint="eastAsia" w:ascii="仿宋" w:hAnsi="仿宋" w:eastAsia="仿宋" w:cs="仿宋"/>
            <w:spacing w:val="-3"/>
            <w:position w:val="17"/>
            <w:sz w:val="28"/>
            <w:szCs w:val="24"/>
            <w:rPrChange w:id="3760" w:author="随遇而安" w:date="2023-08-12T10:00:35Z">
              <w:rPr>
                <w:rFonts w:ascii="宋体" w:hAnsi="宋体" w:eastAsia="宋体" w:cs="宋体"/>
                <w:spacing w:val="47"/>
                <w:sz w:val="24"/>
                <w:szCs w:val="24"/>
              </w:rPr>
            </w:rPrChange>
          </w:rPr>
          <w:delText xml:space="preserve"> </w:delText>
        </w:r>
      </w:del>
      <w:r>
        <w:rPr>
          <w:rFonts w:hint="eastAsia" w:ascii="仿宋" w:hAnsi="仿宋" w:eastAsia="仿宋" w:cs="仿宋"/>
          <w:spacing w:val="-3"/>
          <w:position w:val="17"/>
          <w:sz w:val="28"/>
          <w:szCs w:val="24"/>
          <w:rPrChange w:id="3761" w:author="随遇而安" w:date="2023-08-12T10:00:35Z">
            <w:rPr>
              <w:rFonts w:ascii="宋体" w:hAnsi="宋体" w:eastAsia="宋体" w:cs="宋体"/>
              <w:spacing w:val="-10"/>
              <w:sz w:val="24"/>
              <w:szCs w:val="24"/>
            </w:rPr>
          </w:rPrChange>
        </w:rPr>
        <w:t>如绩效奖金扣除记录、通报批评、警告</w:t>
      </w:r>
      <w:r>
        <w:rPr>
          <w:rFonts w:hint="eastAsia" w:ascii="仿宋" w:hAnsi="仿宋" w:eastAsia="仿宋" w:cs="仿宋"/>
          <w:spacing w:val="-3"/>
          <w:position w:val="17"/>
          <w:sz w:val="28"/>
          <w:szCs w:val="24"/>
          <w:rPrChange w:id="3762" w:author="随遇而安" w:date="2023-08-12T10:00:35Z">
            <w:rPr>
              <w:rFonts w:ascii="宋体" w:hAnsi="宋体" w:eastAsia="宋体" w:cs="宋体"/>
              <w:spacing w:val="-11"/>
              <w:sz w:val="24"/>
              <w:szCs w:val="24"/>
            </w:rPr>
          </w:rPrChange>
        </w:rPr>
        <w:t>、降</w:t>
      </w:r>
      <w:del w:id="3763" w:author="随遇而安" w:date="2024-11-06T16:55:26Z">
        <w:r>
          <w:rPr>
            <w:rFonts w:hint="eastAsia" w:ascii="仿宋" w:hAnsi="仿宋" w:eastAsia="仿宋" w:cs="仿宋"/>
            <w:spacing w:val="-3"/>
            <w:position w:val="17"/>
            <w:sz w:val="28"/>
            <w:szCs w:val="24"/>
            <w:rPrChange w:id="3764" w:author="随遇而安" w:date="2023-08-12T10:00:35Z">
              <w:rPr>
                <w:rFonts w:ascii="宋体" w:hAnsi="宋体" w:eastAsia="宋体" w:cs="宋体"/>
                <w:sz w:val="24"/>
                <w:szCs w:val="24"/>
              </w:rPr>
            </w:rPrChange>
          </w:rPr>
          <w:delText xml:space="preserve"> </w:delText>
        </w:r>
      </w:del>
      <w:r>
        <w:rPr>
          <w:rFonts w:hint="eastAsia" w:ascii="仿宋" w:hAnsi="仿宋" w:eastAsia="仿宋" w:cs="仿宋"/>
          <w:spacing w:val="-3"/>
          <w:position w:val="17"/>
          <w:sz w:val="28"/>
          <w:szCs w:val="24"/>
          <w:rPrChange w:id="3765" w:author="随遇而安" w:date="2023-08-12T10:00:35Z">
            <w:rPr>
              <w:rFonts w:ascii="宋体" w:hAnsi="宋体" w:eastAsia="宋体" w:cs="宋体"/>
              <w:spacing w:val="-4"/>
              <w:sz w:val="24"/>
              <w:szCs w:val="24"/>
            </w:rPr>
          </w:rPrChange>
        </w:rPr>
        <w:t>职降薪记录等处分文件。</w:t>
      </w:r>
    </w:p>
    <w:p w14:paraId="5C1014F1">
      <w:pPr>
        <w:autoSpaceDE/>
        <w:autoSpaceDN/>
        <w:spacing w:before="182" w:line="360" w:lineRule="auto"/>
        <w:ind w:left="0" w:firstLine="548" w:firstLineChars="200"/>
        <w:rPr>
          <w:rFonts w:hint="eastAsia" w:ascii="仿宋" w:hAnsi="仿宋" w:eastAsia="仿宋" w:cs="仿宋"/>
          <w:spacing w:val="-3"/>
          <w:position w:val="17"/>
          <w:sz w:val="28"/>
          <w:szCs w:val="24"/>
          <w:rPrChange w:id="3767" w:author="随遇而安" w:date="2023-08-12T10:00:35Z">
            <w:rPr>
              <w:rFonts w:ascii="宋体" w:hAnsi="宋体" w:eastAsia="宋体" w:cs="宋体"/>
              <w:sz w:val="24"/>
              <w:szCs w:val="24"/>
            </w:rPr>
          </w:rPrChange>
        </w:rPr>
        <w:pPrChange w:id="3766" w:author="随遇而安" w:date="2023-08-12T09:44:52Z">
          <w:pPr>
            <w:spacing w:before="182" w:line="220" w:lineRule="auto"/>
            <w:ind w:left="39"/>
          </w:pPr>
        </w:pPrChange>
      </w:pPr>
      <w:r>
        <w:rPr>
          <w:rFonts w:hint="eastAsia" w:ascii="仿宋" w:hAnsi="仿宋" w:eastAsia="仿宋" w:cs="仿宋"/>
          <w:spacing w:val="-3"/>
          <w:position w:val="17"/>
          <w:sz w:val="28"/>
          <w:szCs w:val="24"/>
          <w:rPrChange w:id="3768" w:author="随遇而安" w:date="2023-08-12T10:00:35Z">
            <w:rPr>
              <w:rFonts w:ascii="宋体" w:hAnsi="宋体" w:eastAsia="宋体" w:cs="宋体"/>
              <w:spacing w:val="-2"/>
              <w:sz w:val="24"/>
              <w:szCs w:val="24"/>
            </w:rPr>
          </w:rPrChange>
        </w:rPr>
        <w:t>8.10.5</w:t>
      </w:r>
      <w:r>
        <w:rPr>
          <w:rFonts w:hint="eastAsia" w:ascii="仿宋" w:hAnsi="仿宋" w:eastAsia="仿宋" w:cs="仿宋"/>
          <w:spacing w:val="-3"/>
          <w:position w:val="17"/>
          <w:sz w:val="28"/>
          <w:szCs w:val="24"/>
          <w:rPrChange w:id="3769" w:author="随遇而安" w:date="2023-08-12T10:00:35Z">
            <w:rPr>
              <w:rFonts w:ascii="宋体" w:hAnsi="宋体" w:eastAsia="宋体" w:cs="宋体"/>
              <w:spacing w:val="-50"/>
              <w:sz w:val="24"/>
              <w:szCs w:val="24"/>
            </w:rPr>
          </w:rPrChange>
        </w:rPr>
        <w:t xml:space="preserve"> </w:t>
      </w:r>
      <w:r>
        <w:rPr>
          <w:rFonts w:hint="eastAsia" w:ascii="仿宋" w:hAnsi="仿宋" w:eastAsia="仿宋" w:cs="仿宋"/>
          <w:spacing w:val="-3"/>
          <w:position w:val="17"/>
          <w:sz w:val="28"/>
          <w:szCs w:val="24"/>
          <w:rPrChange w:id="3770" w:author="随遇而安" w:date="2023-08-12T10:00:35Z">
            <w:rPr>
              <w:rFonts w:ascii="宋体" w:hAnsi="宋体" w:eastAsia="宋体" w:cs="宋体"/>
              <w:spacing w:val="-2"/>
              <w:sz w:val="24"/>
              <w:szCs w:val="24"/>
            </w:rPr>
          </w:rPrChange>
        </w:rPr>
        <w:t>事故（事件）教育培训、预防措施落实记</w:t>
      </w:r>
      <w:r>
        <w:rPr>
          <w:rFonts w:hint="eastAsia" w:ascii="仿宋" w:hAnsi="仿宋" w:eastAsia="仿宋" w:cs="仿宋"/>
          <w:spacing w:val="-3"/>
          <w:position w:val="17"/>
          <w:sz w:val="28"/>
          <w:szCs w:val="24"/>
          <w:rPrChange w:id="3771" w:author="随遇而安" w:date="2023-08-12T10:00:35Z">
            <w:rPr>
              <w:rFonts w:ascii="宋体" w:hAnsi="宋体" w:eastAsia="宋体" w:cs="宋体"/>
              <w:spacing w:val="-3"/>
              <w:sz w:val="24"/>
              <w:szCs w:val="24"/>
            </w:rPr>
          </w:rPrChange>
        </w:rPr>
        <w:t>录。</w:t>
      </w:r>
    </w:p>
    <w:p w14:paraId="3DD3375A">
      <w:pPr>
        <w:autoSpaceDE/>
        <w:autoSpaceDN/>
        <w:spacing w:before="182" w:line="360" w:lineRule="auto"/>
        <w:ind w:left="0" w:firstLine="548" w:firstLineChars="200"/>
        <w:rPr>
          <w:rFonts w:hint="eastAsia" w:ascii="仿宋" w:hAnsi="仿宋" w:eastAsia="仿宋" w:cs="仿宋"/>
          <w:spacing w:val="-3"/>
          <w:position w:val="17"/>
          <w:sz w:val="28"/>
          <w:szCs w:val="24"/>
          <w:rPrChange w:id="3773" w:author="随遇而安" w:date="2023-08-12T10:00:35Z">
            <w:rPr>
              <w:rFonts w:ascii="宋体" w:hAnsi="宋体" w:eastAsia="宋体" w:cs="宋体"/>
              <w:sz w:val="24"/>
              <w:szCs w:val="24"/>
            </w:rPr>
          </w:rPrChange>
        </w:rPr>
        <w:pPrChange w:id="3772" w:author="随遇而安" w:date="2023-08-12T10:00:35Z">
          <w:pPr>
            <w:spacing w:before="181" w:line="220" w:lineRule="auto"/>
            <w:ind w:left="39"/>
          </w:pPr>
        </w:pPrChange>
      </w:pPr>
      <w:r>
        <w:rPr>
          <w:rFonts w:hint="eastAsia" w:ascii="仿宋" w:hAnsi="仿宋" w:eastAsia="仿宋" w:cs="仿宋"/>
          <w:spacing w:val="-3"/>
          <w:position w:val="17"/>
          <w:sz w:val="28"/>
          <w:szCs w:val="24"/>
          <w:rPrChange w:id="3774" w:author="随遇而安" w:date="2023-08-12T10:00:35Z">
            <w:rPr>
              <w:rFonts w:ascii="宋体" w:hAnsi="宋体" w:eastAsia="宋体" w:cs="宋体"/>
              <w:spacing w:val="-4"/>
              <w:sz w:val="24"/>
              <w:szCs w:val="24"/>
            </w:rPr>
          </w:rPrChange>
        </w:rPr>
        <w:t>8.10.6</w:t>
      </w:r>
      <w:r>
        <w:rPr>
          <w:rFonts w:hint="eastAsia" w:ascii="仿宋" w:hAnsi="仿宋" w:eastAsia="仿宋" w:cs="仿宋"/>
          <w:spacing w:val="-3"/>
          <w:position w:val="17"/>
          <w:sz w:val="28"/>
          <w:szCs w:val="24"/>
          <w:rPrChange w:id="3775" w:author="随遇而安" w:date="2023-08-12T10:00:35Z">
            <w:rPr>
              <w:rFonts w:ascii="宋体" w:hAnsi="宋体" w:eastAsia="宋体" w:cs="宋体"/>
              <w:spacing w:val="-38"/>
              <w:sz w:val="24"/>
              <w:szCs w:val="24"/>
            </w:rPr>
          </w:rPrChange>
        </w:rPr>
        <w:t xml:space="preserve"> </w:t>
      </w:r>
      <w:r>
        <w:rPr>
          <w:rFonts w:hint="eastAsia" w:ascii="仿宋" w:hAnsi="仿宋" w:eastAsia="仿宋" w:cs="仿宋"/>
          <w:spacing w:val="-3"/>
          <w:position w:val="17"/>
          <w:sz w:val="28"/>
          <w:szCs w:val="24"/>
          <w:rPrChange w:id="3776" w:author="随遇而安" w:date="2023-08-12T10:00:35Z">
            <w:rPr>
              <w:rFonts w:ascii="宋体" w:hAnsi="宋体" w:eastAsia="宋体" w:cs="宋体"/>
              <w:spacing w:val="-4"/>
              <w:sz w:val="24"/>
              <w:szCs w:val="24"/>
            </w:rPr>
          </w:rPrChange>
        </w:rPr>
        <w:t>其它与事故相关文件。</w:t>
      </w:r>
    </w:p>
    <w:p w14:paraId="464BAE22">
      <w:pPr>
        <w:autoSpaceDE/>
        <w:autoSpaceDN/>
        <w:spacing w:before="183" w:line="360" w:lineRule="auto"/>
        <w:ind w:left="0" w:firstLine="556" w:firstLineChars="200"/>
        <w:outlineLvl w:val="0"/>
        <w:rPr>
          <w:rFonts w:hint="eastAsia" w:ascii="仿宋" w:hAnsi="仿宋" w:eastAsia="仿宋" w:cs="仿宋"/>
          <w:sz w:val="28"/>
          <w:szCs w:val="24"/>
          <w:rPrChange w:id="3778" w:author="随遇而安" w:date="2023-08-12T09:44:46Z">
            <w:rPr>
              <w:rFonts w:ascii="宋体" w:hAnsi="宋体" w:eastAsia="宋体" w:cs="宋体"/>
              <w:sz w:val="24"/>
              <w:szCs w:val="24"/>
            </w:rPr>
          </w:rPrChange>
        </w:rPr>
        <w:pPrChange w:id="3777" w:author="随遇而安" w:date="2023-08-12T09:44:52Z">
          <w:pPr>
            <w:spacing w:before="183" w:line="220" w:lineRule="auto"/>
            <w:ind w:left="39"/>
            <w:outlineLvl w:val="0"/>
          </w:pPr>
        </w:pPrChange>
      </w:pPr>
      <w:bookmarkStart w:id="40" w:name="bookmark9"/>
      <w:bookmarkEnd w:id="40"/>
      <w:bookmarkStart w:id="41" w:name="_Toc1650"/>
      <w:bookmarkStart w:id="42" w:name="_Toc30164"/>
      <w:bookmarkStart w:id="43" w:name="_Toc2762"/>
      <w:bookmarkStart w:id="44" w:name="_Toc2970"/>
      <w:r>
        <w:rPr>
          <w:rFonts w:hint="eastAsia" w:ascii="仿宋" w:hAnsi="仿宋" w:eastAsia="仿宋" w:cs="仿宋"/>
          <w:spacing w:val="-1"/>
          <w:sz w:val="28"/>
          <w:szCs w:val="24"/>
          <w:rPrChange w:id="3779" w:author="随遇而安" w:date="2023-08-12T09:44:46Z">
            <w:rPr>
              <w:rFonts w:ascii="宋体" w:hAnsi="宋体" w:eastAsia="宋体" w:cs="宋体"/>
              <w:spacing w:val="-1"/>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9.事故处理</w:t>
      </w:r>
      <w:bookmarkEnd w:id="41"/>
      <w:bookmarkEnd w:id="42"/>
      <w:bookmarkEnd w:id="43"/>
      <w:bookmarkEnd w:id="44"/>
    </w:p>
    <w:p w14:paraId="48DE0C63">
      <w:pPr>
        <w:autoSpaceDE/>
        <w:autoSpaceDN/>
        <w:spacing w:before="182" w:line="360" w:lineRule="auto"/>
        <w:ind w:left="0" w:firstLine="548" w:firstLineChars="200"/>
        <w:rPr>
          <w:rFonts w:hint="eastAsia" w:ascii="仿宋" w:hAnsi="仿宋" w:eastAsia="仿宋" w:cs="仿宋"/>
          <w:spacing w:val="-3"/>
          <w:position w:val="17"/>
          <w:sz w:val="28"/>
          <w:szCs w:val="24"/>
          <w:rPrChange w:id="3781" w:author="随遇而安" w:date="2023-08-12T10:00:41Z">
            <w:rPr>
              <w:rFonts w:ascii="宋体" w:hAnsi="宋体" w:eastAsia="宋体" w:cs="宋体"/>
              <w:sz w:val="24"/>
              <w:szCs w:val="24"/>
            </w:rPr>
          </w:rPrChange>
        </w:rPr>
        <w:pPrChange w:id="3780" w:author="随遇而安" w:date="2023-08-12T09:44:52Z">
          <w:pPr>
            <w:spacing w:before="182" w:line="220" w:lineRule="auto"/>
            <w:ind w:left="39"/>
          </w:pPr>
        </w:pPrChange>
      </w:pPr>
      <w:r>
        <w:rPr>
          <w:rFonts w:hint="eastAsia" w:ascii="仿宋" w:hAnsi="仿宋" w:eastAsia="仿宋" w:cs="仿宋"/>
          <w:spacing w:val="-3"/>
          <w:position w:val="17"/>
          <w:sz w:val="28"/>
          <w:szCs w:val="24"/>
          <w:rPrChange w:id="3782" w:author="随遇而安" w:date="2023-08-12T10:00:41Z">
            <w:rPr>
              <w:rFonts w:ascii="宋体" w:hAnsi="宋体" w:eastAsia="宋体" w:cs="宋体"/>
              <w:spacing w:val="-3"/>
              <w:sz w:val="24"/>
              <w:szCs w:val="24"/>
            </w:rPr>
          </w:rPrChange>
        </w:rPr>
        <w:t>9.1</w:t>
      </w:r>
      <w:r>
        <w:rPr>
          <w:rFonts w:hint="eastAsia" w:ascii="仿宋" w:hAnsi="仿宋" w:eastAsia="仿宋" w:cs="仿宋"/>
          <w:spacing w:val="-3"/>
          <w:position w:val="17"/>
          <w:sz w:val="28"/>
          <w:szCs w:val="24"/>
          <w:rPrChange w:id="3783" w:author="随遇而安" w:date="2023-08-12T10:00:41Z">
            <w:rPr>
              <w:rFonts w:ascii="宋体" w:hAnsi="宋体" w:eastAsia="宋体" w:cs="宋体"/>
              <w:spacing w:val="-43"/>
              <w:sz w:val="24"/>
              <w:szCs w:val="24"/>
            </w:rPr>
          </w:rPrChange>
        </w:rPr>
        <w:t xml:space="preserve"> </w:t>
      </w:r>
      <w:r>
        <w:rPr>
          <w:rFonts w:hint="eastAsia" w:ascii="仿宋" w:hAnsi="仿宋" w:eastAsia="仿宋" w:cs="仿宋"/>
          <w:spacing w:val="-3"/>
          <w:position w:val="17"/>
          <w:sz w:val="28"/>
          <w:szCs w:val="24"/>
          <w:rPrChange w:id="3784" w:author="随遇而安" w:date="2023-08-12T10:00:41Z">
            <w:rPr>
              <w:rFonts w:ascii="宋体" w:hAnsi="宋体" w:eastAsia="宋体" w:cs="宋体"/>
              <w:spacing w:val="-3"/>
              <w:sz w:val="24"/>
              <w:szCs w:val="24"/>
            </w:rPr>
          </w:rPrChange>
        </w:rPr>
        <w:t>事故处理原则</w:t>
      </w:r>
    </w:p>
    <w:p w14:paraId="3E8E2E44">
      <w:pPr>
        <w:autoSpaceDE/>
        <w:autoSpaceDN/>
        <w:spacing w:before="182" w:line="360" w:lineRule="auto"/>
        <w:ind w:right="0" w:firstLine="548" w:firstLineChars="200"/>
        <w:jc w:val="left"/>
        <w:rPr>
          <w:del w:id="3786" w:author="随遇而安" w:date="2023-08-12T09:33:29Z"/>
          <w:rFonts w:hint="eastAsia" w:ascii="仿宋" w:hAnsi="仿宋" w:eastAsia="仿宋" w:cs="仿宋"/>
          <w:spacing w:val="-3"/>
          <w:position w:val="17"/>
          <w:sz w:val="28"/>
          <w:szCs w:val="24"/>
          <w:rPrChange w:id="3787" w:author="随遇而安" w:date="2023-08-12T10:00:41Z">
            <w:rPr>
              <w:del w:id="3788" w:author="随遇而安" w:date="2023-08-12T09:33:29Z"/>
              <w:rFonts w:ascii="宋体" w:hAnsi="宋体" w:eastAsia="宋体" w:cs="宋体"/>
              <w:sz w:val="24"/>
              <w:szCs w:val="24"/>
            </w:rPr>
          </w:rPrChange>
        </w:rPr>
        <w:pPrChange w:id="3785" w:author="随遇而安" w:date="2023-08-12T10:00:41Z">
          <w:pPr>
            <w:spacing w:before="183" w:line="468" w:lineRule="exact"/>
            <w:ind w:right="28"/>
            <w:jc w:val="right"/>
          </w:pPr>
        </w:pPrChange>
      </w:pPr>
      <w:r>
        <w:rPr>
          <w:rFonts w:hint="eastAsia" w:ascii="仿宋" w:hAnsi="仿宋" w:eastAsia="仿宋" w:cs="仿宋"/>
          <w:spacing w:val="-3"/>
          <w:position w:val="17"/>
          <w:sz w:val="28"/>
          <w:szCs w:val="24"/>
          <w:rPrChange w:id="3789" w:author="随遇而安" w:date="2023-08-12T10:00:41Z">
            <w:rPr>
              <w:rFonts w:ascii="宋体" w:hAnsi="宋体" w:eastAsia="宋体" w:cs="宋体"/>
              <w:spacing w:val="-5"/>
              <w:position w:val="17"/>
              <w:sz w:val="24"/>
              <w:szCs w:val="24"/>
            </w:rPr>
          </w:rPrChange>
        </w:rPr>
        <w:t>事故调查处理要坚持“四不放过”的原则，</w:t>
      </w:r>
      <w:del w:id="3790" w:author="随遇而安" w:date="2023-08-12T10:10:35Z">
        <w:r>
          <w:rPr>
            <w:rFonts w:hint="eastAsia" w:ascii="仿宋" w:hAnsi="仿宋" w:eastAsia="仿宋" w:cs="仿宋"/>
            <w:spacing w:val="-3"/>
            <w:position w:val="17"/>
            <w:sz w:val="28"/>
            <w:szCs w:val="24"/>
            <w:rPrChange w:id="3791" w:author="随遇而安" w:date="2023-08-12T10:00:41Z">
              <w:rPr>
                <w:rFonts w:ascii="宋体" w:hAnsi="宋体" w:eastAsia="宋体" w:cs="宋体"/>
                <w:spacing w:val="-5"/>
                <w:position w:val="17"/>
                <w:sz w:val="24"/>
                <w:szCs w:val="24"/>
              </w:rPr>
            </w:rPrChange>
          </w:rPr>
          <w:delText xml:space="preserve"> </w:delText>
        </w:r>
      </w:del>
      <w:r>
        <w:rPr>
          <w:rFonts w:hint="eastAsia" w:ascii="仿宋" w:hAnsi="仿宋" w:eastAsia="仿宋" w:cs="仿宋"/>
          <w:spacing w:val="-3"/>
          <w:position w:val="17"/>
          <w:sz w:val="28"/>
          <w:szCs w:val="24"/>
          <w:rPrChange w:id="3792" w:author="随遇而安" w:date="2023-08-12T10:00:41Z">
            <w:rPr>
              <w:rFonts w:ascii="宋体" w:hAnsi="宋体" w:eastAsia="宋体" w:cs="宋体"/>
              <w:spacing w:val="-5"/>
              <w:position w:val="17"/>
              <w:sz w:val="24"/>
              <w:szCs w:val="24"/>
            </w:rPr>
          </w:rPrChange>
        </w:rPr>
        <w:t>即事故原因未查清不放过、责任人员未</w:t>
      </w:r>
    </w:p>
    <w:p w14:paraId="564CD00B">
      <w:pPr>
        <w:autoSpaceDE/>
        <w:autoSpaceDN/>
        <w:spacing w:before="182" w:line="360" w:lineRule="auto"/>
        <w:ind w:left="0" w:firstLine="548" w:firstLineChars="200"/>
        <w:rPr>
          <w:rFonts w:hint="eastAsia" w:ascii="仿宋" w:hAnsi="仿宋" w:eastAsia="仿宋" w:cs="仿宋"/>
          <w:spacing w:val="-3"/>
          <w:position w:val="17"/>
          <w:sz w:val="28"/>
          <w:szCs w:val="24"/>
          <w:rPrChange w:id="3794" w:author="随遇而安" w:date="2023-08-12T10:00:41Z">
            <w:rPr>
              <w:rFonts w:ascii="宋体" w:hAnsi="宋体" w:eastAsia="宋体" w:cs="宋体"/>
              <w:sz w:val="24"/>
              <w:szCs w:val="24"/>
            </w:rPr>
          </w:rPrChange>
        </w:rPr>
        <w:pPrChange w:id="3793" w:author="随遇而安" w:date="2023-08-12T10:00:41Z">
          <w:pPr>
            <w:spacing w:line="219" w:lineRule="auto"/>
            <w:ind w:left="42"/>
          </w:pPr>
        </w:pPrChange>
      </w:pPr>
      <w:r>
        <w:rPr>
          <w:rFonts w:hint="eastAsia" w:ascii="仿宋" w:hAnsi="仿宋" w:eastAsia="仿宋" w:cs="仿宋"/>
          <w:spacing w:val="-3"/>
          <w:position w:val="17"/>
          <w:sz w:val="28"/>
          <w:szCs w:val="24"/>
          <w:rPrChange w:id="3795" w:author="随遇而安" w:date="2023-08-12T10:00:41Z">
            <w:rPr>
              <w:rFonts w:ascii="宋体" w:hAnsi="宋体" w:eastAsia="宋体" w:cs="宋体"/>
              <w:spacing w:val="-2"/>
              <w:sz w:val="24"/>
              <w:szCs w:val="24"/>
            </w:rPr>
          </w:rPrChange>
        </w:rPr>
        <w:t>处理不放过、整改措施未落实不放过、有关人员未受到教育不放过。</w:t>
      </w:r>
    </w:p>
    <w:p w14:paraId="4724F6A3">
      <w:pPr>
        <w:autoSpaceDE/>
        <w:autoSpaceDN/>
        <w:spacing w:before="182" w:line="360" w:lineRule="auto"/>
        <w:ind w:left="0" w:firstLine="548" w:firstLineChars="200"/>
        <w:rPr>
          <w:rFonts w:hint="eastAsia" w:ascii="仿宋" w:hAnsi="仿宋" w:eastAsia="仿宋" w:cs="仿宋"/>
          <w:spacing w:val="-3"/>
          <w:position w:val="17"/>
          <w:sz w:val="28"/>
          <w:szCs w:val="24"/>
          <w:rPrChange w:id="3797" w:author="随遇而安" w:date="2023-08-12T10:00:41Z">
            <w:rPr>
              <w:rFonts w:ascii="宋体" w:hAnsi="宋体" w:eastAsia="宋体" w:cs="宋体"/>
              <w:sz w:val="24"/>
              <w:szCs w:val="24"/>
            </w:rPr>
          </w:rPrChange>
        </w:rPr>
        <w:pPrChange w:id="3796" w:author="随遇而安" w:date="2023-08-12T09:44:52Z">
          <w:pPr>
            <w:spacing w:before="182" w:line="220" w:lineRule="auto"/>
            <w:ind w:left="39"/>
          </w:pPr>
        </w:pPrChange>
      </w:pPr>
      <w:r>
        <w:rPr>
          <w:rFonts w:hint="eastAsia" w:ascii="仿宋" w:hAnsi="仿宋" w:eastAsia="仿宋" w:cs="仿宋"/>
          <w:spacing w:val="-3"/>
          <w:position w:val="17"/>
          <w:sz w:val="28"/>
          <w:szCs w:val="24"/>
          <w:rPrChange w:id="3798" w:author="随遇而安" w:date="2023-08-12T10:00:41Z">
            <w:rPr>
              <w:rFonts w:ascii="宋体" w:hAnsi="宋体" w:eastAsia="宋体" w:cs="宋体"/>
              <w:spacing w:val="-3"/>
              <w:sz w:val="24"/>
              <w:szCs w:val="24"/>
            </w:rPr>
          </w:rPrChange>
        </w:rPr>
        <w:t>9.2</w:t>
      </w:r>
      <w:r>
        <w:rPr>
          <w:rFonts w:hint="eastAsia" w:ascii="仿宋" w:hAnsi="仿宋" w:eastAsia="仿宋" w:cs="仿宋"/>
          <w:spacing w:val="-3"/>
          <w:position w:val="17"/>
          <w:sz w:val="28"/>
          <w:szCs w:val="24"/>
          <w:rPrChange w:id="3799" w:author="随遇而安" w:date="2023-08-12T10:00:41Z">
            <w:rPr>
              <w:rFonts w:ascii="宋体" w:hAnsi="宋体" w:eastAsia="宋体" w:cs="宋体"/>
              <w:spacing w:val="-43"/>
              <w:sz w:val="24"/>
              <w:szCs w:val="24"/>
            </w:rPr>
          </w:rPrChange>
        </w:rPr>
        <w:t xml:space="preserve"> </w:t>
      </w:r>
      <w:r>
        <w:rPr>
          <w:rFonts w:hint="eastAsia" w:ascii="仿宋" w:hAnsi="仿宋" w:eastAsia="仿宋" w:cs="仿宋"/>
          <w:spacing w:val="-3"/>
          <w:position w:val="17"/>
          <w:sz w:val="28"/>
          <w:szCs w:val="24"/>
          <w:rPrChange w:id="3800" w:author="随遇而安" w:date="2023-08-12T10:00:41Z">
            <w:rPr>
              <w:rFonts w:ascii="宋体" w:hAnsi="宋体" w:eastAsia="宋体" w:cs="宋体"/>
              <w:spacing w:val="-3"/>
              <w:sz w:val="24"/>
              <w:szCs w:val="24"/>
            </w:rPr>
          </w:rPrChange>
        </w:rPr>
        <w:t>事故处理权限</w:t>
      </w:r>
    </w:p>
    <w:p w14:paraId="73A59C7A">
      <w:pPr>
        <w:autoSpaceDE/>
        <w:autoSpaceDN/>
        <w:spacing w:before="182" w:line="360" w:lineRule="auto"/>
        <w:ind w:left="0" w:right="0" w:firstLine="548" w:firstLineChars="200"/>
        <w:rPr>
          <w:rFonts w:hint="eastAsia" w:ascii="仿宋" w:hAnsi="仿宋" w:eastAsia="仿宋" w:cs="仿宋"/>
          <w:spacing w:val="-3"/>
          <w:position w:val="17"/>
          <w:sz w:val="28"/>
          <w:szCs w:val="24"/>
          <w:rPrChange w:id="3802" w:author="随遇而安" w:date="2023-08-12T10:00:41Z">
            <w:rPr>
              <w:rFonts w:ascii="宋体" w:hAnsi="宋体" w:eastAsia="宋体" w:cs="宋体"/>
              <w:sz w:val="24"/>
              <w:szCs w:val="24"/>
            </w:rPr>
          </w:rPrChange>
        </w:rPr>
        <w:pPrChange w:id="3801" w:author="随遇而安" w:date="2023-08-12T10:00:41Z">
          <w:pPr>
            <w:spacing w:before="182" w:line="313" w:lineRule="auto"/>
            <w:ind w:left="37" w:right="25" w:firstLine="1"/>
          </w:pPr>
        </w:pPrChange>
      </w:pPr>
      <w:r>
        <w:rPr>
          <w:rFonts w:hint="eastAsia" w:ascii="仿宋" w:hAnsi="仿宋" w:eastAsia="仿宋" w:cs="仿宋"/>
          <w:spacing w:val="-3"/>
          <w:position w:val="17"/>
          <w:sz w:val="28"/>
          <w:szCs w:val="24"/>
          <w:rPrChange w:id="3803" w:author="随遇而安" w:date="2023-08-12T10:00:41Z">
            <w:rPr>
              <w:rFonts w:ascii="宋体" w:hAnsi="宋体" w:eastAsia="宋体" w:cs="宋体"/>
              <w:sz w:val="24"/>
              <w:szCs w:val="24"/>
            </w:rPr>
          </w:rPrChange>
        </w:rPr>
        <w:t>9.2.1</w:t>
      </w:r>
      <w:r>
        <w:rPr>
          <w:rFonts w:hint="eastAsia" w:ascii="仿宋" w:hAnsi="仿宋" w:eastAsia="仿宋" w:cs="仿宋"/>
          <w:spacing w:val="-3"/>
          <w:position w:val="17"/>
          <w:sz w:val="28"/>
          <w:szCs w:val="24"/>
          <w:rPrChange w:id="3804" w:author="随遇而安" w:date="2023-08-12T10:00:41Z">
            <w:rPr>
              <w:rFonts w:ascii="宋体" w:hAnsi="宋体" w:eastAsia="宋体" w:cs="宋体"/>
              <w:spacing w:val="-41"/>
              <w:sz w:val="24"/>
              <w:szCs w:val="24"/>
            </w:rPr>
          </w:rPrChange>
        </w:rPr>
        <w:t xml:space="preserve"> </w:t>
      </w:r>
      <w:del w:id="3805" w:author="随遇而安" w:date="2023-08-12T09:59:56Z">
        <w:r>
          <w:rPr>
            <w:rFonts w:hint="eastAsia" w:ascii="仿宋" w:hAnsi="仿宋" w:eastAsia="仿宋" w:cs="仿宋"/>
            <w:spacing w:val="-3"/>
            <w:position w:val="17"/>
            <w:sz w:val="28"/>
            <w:szCs w:val="24"/>
            <w:rPrChange w:id="3806" w:author="随遇而安" w:date="2023-08-12T10:00:41Z">
              <w:rPr>
                <w:rFonts w:ascii="宋体" w:hAnsi="宋体" w:eastAsia="宋体" w:cs="宋体"/>
                <w:sz w:val="24"/>
                <w:szCs w:val="24"/>
              </w:rPr>
            </w:rPrChange>
          </w:rPr>
          <w:delText>三级、四级</w:delText>
        </w:r>
      </w:del>
      <w:r>
        <w:rPr>
          <w:rFonts w:hint="eastAsia" w:ascii="仿宋" w:hAnsi="仿宋" w:eastAsia="仿宋" w:cs="仿宋"/>
          <w:spacing w:val="-3"/>
          <w:position w:val="17"/>
          <w:sz w:val="28"/>
          <w:szCs w:val="24"/>
          <w:rPrChange w:id="3807" w:author="随遇而安" w:date="2023-08-12T10:00:41Z">
            <w:rPr>
              <w:rFonts w:ascii="宋体" w:hAnsi="宋体" w:eastAsia="宋体" w:cs="宋体"/>
              <w:sz w:val="24"/>
              <w:szCs w:val="24"/>
            </w:rPr>
          </w:rPrChange>
        </w:rPr>
        <w:t>责任事故由项目公司</w:t>
      </w:r>
      <w:r>
        <w:rPr>
          <w:rFonts w:hint="eastAsia" w:ascii="仿宋" w:hAnsi="仿宋" w:eastAsia="仿宋" w:cs="仿宋"/>
          <w:spacing w:val="-3"/>
          <w:position w:val="17"/>
          <w:sz w:val="28"/>
          <w:szCs w:val="24"/>
          <w:rPrChange w:id="3808" w:author="随遇而安" w:date="2023-08-12T10:00:41Z">
            <w:rPr>
              <w:rFonts w:ascii="宋体" w:hAnsi="宋体" w:eastAsia="宋体" w:cs="宋体"/>
              <w:spacing w:val="-1"/>
              <w:sz w:val="24"/>
              <w:szCs w:val="24"/>
            </w:rPr>
          </w:rPrChange>
        </w:rPr>
        <w:t>事故调查组提出处理建议，经项目公司安全委员</w:t>
      </w:r>
      <w:del w:id="3809" w:author="随遇而安" w:date="2023-08-12T09:59:36Z">
        <w:r>
          <w:rPr>
            <w:rFonts w:hint="eastAsia" w:ascii="仿宋" w:hAnsi="仿宋" w:eastAsia="仿宋" w:cs="仿宋"/>
            <w:spacing w:val="-3"/>
            <w:position w:val="17"/>
            <w:sz w:val="28"/>
            <w:szCs w:val="24"/>
            <w:rPrChange w:id="3810" w:author="随遇而安" w:date="2023-08-12T10:00:41Z">
              <w:rPr>
                <w:rFonts w:ascii="宋体" w:hAnsi="宋体" w:eastAsia="宋体" w:cs="宋体"/>
                <w:sz w:val="24"/>
                <w:szCs w:val="24"/>
              </w:rPr>
            </w:rPrChange>
          </w:rPr>
          <w:delText xml:space="preserve"> </w:delText>
        </w:r>
      </w:del>
      <w:r>
        <w:rPr>
          <w:rFonts w:hint="eastAsia" w:ascii="仿宋" w:hAnsi="仿宋" w:eastAsia="仿宋" w:cs="仿宋"/>
          <w:spacing w:val="-3"/>
          <w:position w:val="17"/>
          <w:sz w:val="28"/>
          <w:szCs w:val="24"/>
          <w:rPrChange w:id="3811" w:author="随遇而安" w:date="2023-08-12T10:00:41Z">
            <w:rPr>
              <w:rFonts w:ascii="宋体" w:hAnsi="宋体" w:eastAsia="宋体" w:cs="宋体"/>
              <w:spacing w:val="-13"/>
              <w:sz w:val="24"/>
              <w:szCs w:val="24"/>
            </w:rPr>
          </w:rPrChange>
        </w:rPr>
        <w:t>会（安全生产领导小组）</w:t>
      </w:r>
      <w:del w:id="3812" w:author="随遇而安" w:date="2023-08-12T09:59:38Z">
        <w:r>
          <w:rPr>
            <w:rFonts w:hint="eastAsia" w:ascii="仿宋" w:hAnsi="仿宋" w:eastAsia="仿宋" w:cs="仿宋"/>
            <w:spacing w:val="-3"/>
            <w:position w:val="17"/>
            <w:sz w:val="28"/>
            <w:szCs w:val="24"/>
            <w:rPrChange w:id="3813" w:author="随遇而安" w:date="2023-08-12T10:00:41Z">
              <w:rPr>
                <w:rFonts w:ascii="宋体" w:hAnsi="宋体" w:eastAsia="宋体" w:cs="宋体"/>
                <w:spacing w:val="31"/>
                <w:sz w:val="24"/>
                <w:szCs w:val="24"/>
              </w:rPr>
            </w:rPrChange>
          </w:rPr>
          <w:delText xml:space="preserve"> </w:delText>
        </w:r>
      </w:del>
      <w:r>
        <w:rPr>
          <w:rFonts w:hint="eastAsia" w:ascii="仿宋" w:hAnsi="仿宋" w:eastAsia="仿宋" w:cs="仿宋"/>
          <w:spacing w:val="-3"/>
          <w:position w:val="17"/>
          <w:sz w:val="28"/>
          <w:szCs w:val="24"/>
          <w:rPrChange w:id="3814" w:author="随遇而安" w:date="2023-08-12T10:00:41Z">
            <w:rPr>
              <w:rFonts w:ascii="宋体" w:hAnsi="宋体" w:eastAsia="宋体" w:cs="宋体"/>
              <w:spacing w:val="-13"/>
              <w:sz w:val="24"/>
              <w:szCs w:val="24"/>
            </w:rPr>
          </w:rPrChange>
        </w:rPr>
        <w:t>审批同意后执行，</w:t>
      </w:r>
      <w:del w:id="3815" w:author="随遇而安" w:date="2023-08-12T09:59:42Z">
        <w:r>
          <w:rPr>
            <w:rFonts w:hint="eastAsia" w:ascii="仿宋" w:hAnsi="仿宋" w:eastAsia="仿宋" w:cs="仿宋"/>
            <w:spacing w:val="-3"/>
            <w:position w:val="17"/>
            <w:sz w:val="28"/>
            <w:szCs w:val="24"/>
            <w:rPrChange w:id="3816" w:author="随遇而安" w:date="2023-08-12T10:00:41Z">
              <w:rPr>
                <w:rFonts w:ascii="宋体" w:hAnsi="宋体" w:eastAsia="宋体" w:cs="宋体"/>
                <w:spacing w:val="61"/>
                <w:sz w:val="24"/>
                <w:szCs w:val="24"/>
              </w:rPr>
            </w:rPrChange>
          </w:rPr>
          <w:delText xml:space="preserve"> </w:delText>
        </w:r>
      </w:del>
      <w:r>
        <w:rPr>
          <w:rFonts w:hint="eastAsia" w:ascii="仿宋" w:hAnsi="仿宋" w:eastAsia="仿宋" w:cs="仿宋"/>
          <w:spacing w:val="-3"/>
          <w:position w:val="17"/>
          <w:sz w:val="28"/>
          <w:szCs w:val="24"/>
          <w:rPrChange w:id="3817" w:author="随遇而安" w:date="2023-08-12T10:00:41Z">
            <w:rPr>
              <w:rFonts w:ascii="宋体" w:hAnsi="宋体" w:eastAsia="宋体" w:cs="宋体"/>
              <w:spacing w:val="-13"/>
              <w:sz w:val="24"/>
              <w:szCs w:val="24"/>
            </w:rPr>
          </w:rPrChange>
        </w:rPr>
        <w:t>并报区域备案</w:t>
      </w:r>
      <w:del w:id="3818" w:author="随遇而安" w:date="2023-08-12T10:00:09Z">
        <w:r>
          <w:rPr>
            <w:rFonts w:hint="eastAsia" w:ascii="仿宋" w:hAnsi="仿宋" w:eastAsia="仿宋" w:cs="仿宋"/>
            <w:spacing w:val="-3"/>
            <w:position w:val="17"/>
            <w:sz w:val="28"/>
            <w:szCs w:val="24"/>
            <w:rPrChange w:id="3819" w:author="随遇而安" w:date="2023-08-12T10:00:41Z">
              <w:rPr>
                <w:rFonts w:ascii="宋体" w:hAnsi="宋体" w:eastAsia="宋体" w:cs="宋体"/>
                <w:spacing w:val="-13"/>
                <w:sz w:val="24"/>
                <w:szCs w:val="24"/>
              </w:rPr>
            </w:rPrChange>
          </w:rPr>
          <w:delText>； 一级事故、二级事故、集团</w:delText>
        </w:r>
      </w:del>
      <w:del w:id="3820" w:author="随遇而安" w:date="2023-08-12T10:00:09Z">
        <w:r>
          <w:rPr>
            <w:rFonts w:hint="eastAsia" w:ascii="仿宋" w:hAnsi="仿宋" w:eastAsia="仿宋" w:cs="仿宋"/>
            <w:spacing w:val="-3"/>
            <w:position w:val="17"/>
            <w:sz w:val="28"/>
            <w:szCs w:val="24"/>
            <w:rPrChange w:id="3821" w:author="随遇而安" w:date="2023-08-12T10:00:41Z">
              <w:rPr>
                <w:rFonts w:ascii="宋体" w:hAnsi="宋体" w:eastAsia="宋体" w:cs="宋体"/>
                <w:sz w:val="24"/>
                <w:szCs w:val="24"/>
              </w:rPr>
            </w:rPrChange>
          </w:rPr>
          <w:delText xml:space="preserve"> </w:delText>
        </w:r>
      </w:del>
      <w:del w:id="3822" w:author="随遇而安" w:date="2023-08-12T10:00:09Z">
        <w:r>
          <w:rPr>
            <w:rFonts w:hint="eastAsia" w:ascii="仿宋" w:hAnsi="仿宋" w:eastAsia="仿宋" w:cs="仿宋"/>
            <w:spacing w:val="-3"/>
            <w:position w:val="17"/>
            <w:sz w:val="28"/>
            <w:szCs w:val="24"/>
            <w:rPrChange w:id="3823" w:author="随遇而安" w:date="2023-08-12T10:00:41Z">
              <w:rPr>
                <w:rFonts w:ascii="宋体" w:hAnsi="宋体" w:eastAsia="宋体" w:cs="宋体"/>
                <w:spacing w:val="-2"/>
                <w:sz w:val="24"/>
                <w:szCs w:val="24"/>
              </w:rPr>
            </w:rPrChange>
          </w:rPr>
          <w:delText>提级调查的三级事故，调查报告经集团安全委员会审批同意后执行</w:delText>
        </w:r>
      </w:del>
      <w:r>
        <w:rPr>
          <w:rFonts w:hint="eastAsia" w:ascii="仿宋" w:hAnsi="仿宋" w:eastAsia="仿宋" w:cs="仿宋"/>
          <w:spacing w:val="-3"/>
          <w:position w:val="17"/>
          <w:sz w:val="28"/>
          <w:szCs w:val="24"/>
          <w:rPrChange w:id="3824" w:author="随遇而安" w:date="2023-08-12T10:00:41Z">
            <w:rPr>
              <w:rFonts w:ascii="宋体" w:hAnsi="宋体" w:eastAsia="宋体" w:cs="宋体"/>
              <w:spacing w:val="-2"/>
              <w:sz w:val="24"/>
              <w:szCs w:val="24"/>
            </w:rPr>
          </w:rPrChange>
        </w:rPr>
        <w:t>。</w:t>
      </w:r>
    </w:p>
    <w:p w14:paraId="7BBC25FB">
      <w:pPr>
        <w:autoSpaceDE/>
        <w:autoSpaceDN/>
        <w:spacing w:before="182" w:line="360" w:lineRule="auto"/>
        <w:ind w:left="0" w:right="0" w:firstLine="548" w:firstLineChars="200"/>
        <w:rPr>
          <w:rFonts w:hint="eastAsia" w:ascii="仿宋" w:hAnsi="仿宋" w:eastAsia="仿宋" w:cs="仿宋"/>
          <w:spacing w:val="-3"/>
          <w:position w:val="17"/>
          <w:sz w:val="28"/>
          <w:szCs w:val="24"/>
          <w:rPrChange w:id="3826" w:author="随遇而安" w:date="2023-08-12T10:00:41Z">
            <w:rPr>
              <w:rFonts w:ascii="宋体" w:hAnsi="宋体" w:eastAsia="宋体" w:cs="宋体"/>
              <w:sz w:val="24"/>
              <w:szCs w:val="24"/>
            </w:rPr>
          </w:rPrChange>
        </w:rPr>
        <w:pPrChange w:id="3825" w:author="随遇而安" w:date="2023-08-12T10:00:41Z">
          <w:pPr>
            <w:spacing w:before="182" w:line="314" w:lineRule="auto"/>
            <w:ind w:left="37" w:right="26" w:firstLine="1"/>
          </w:pPr>
        </w:pPrChange>
      </w:pPr>
      <w:r>
        <w:rPr>
          <w:rFonts w:hint="eastAsia" w:ascii="仿宋" w:hAnsi="仿宋" w:eastAsia="仿宋" w:cs="仿宋"/>
          <w:spacing w:val="-3"/>
          <w:position w:val="17"/>
          <w:sz w:val="28"/>
          <w:szCs w:val="24"/>
          <w:rPrChange w:id="3827" w:author="随遇而安" w:date="2023-08-12T10:00:41Z">
            <w:rPr>
              <w:rFonts w:ascii="宋体" w:hAnsi="宋体" w:eastAsia="宋体" w:cs="宋体"/>
              <w:spacing w:val="-9"/>
              <w:sz w:val="24"/>
              <w:szCs w:val="24"/>
            </w:rPr>
          </w:rPrChange>
        </w:rPr>
        <w:t>9.2.2 政府组织调查的事故，</w:t>
      </w:r>
      <w:del w:id="3828" w:author="随遇而安" w:date="2023-08-12T10:00:15Z">
        <w:r>
          <w:rPr>
            <w:rFonts w:hint="eastAsia" w:ascii="仿宋" w:hAnsi="仿宋" w:eastAsia="仿宋" w:cs="仿宋"/>
            <w:spacing w:val="-3"/>
            <w:position w:val="17"/>
            <w:sz w:val="28"/>
            <w:szCs w:val="24"/>
            <w:rPrChange w:id="3829" w:author="随遇而安" w:date="2023-08-12T10:00:41Z">
              <w:rPr>
                <w:rFonts w:ascii="宋体" w:hAnsi="宋体" w:eastAsia="宋体" w:cs="宋体"/>
                <w:spacing w:val="39"/>
                <w:sz w:val="24"/>
                <w:szCs w:val="24"/>
              </w:rPr>
            </w:rPrChange>
          </w:rPr>
          <w:delText xml:space="preserve"> </w:delText>
        </w:r>
      </w:del>
      <w:r>
        <w:rPr>
          <w:rFonts w:hint="eastAsia" w:ascii="仿宋" w:hAnsi="仿宋" w:eastAsia="仿宋" w:cs="仿宋"/>
          <w:spacing w:val="-3"/>
          <w:position w:val="17"/>
          <w:sz w:val="28"/>
          <w:szCs w:val="24"/>
          <w:rPrChange w:id="3830" w:author="随遇而安" w:date="2023-08-12T10:00:41Z">
            <w:rPr>
              <w:rFonts w:ascii="宋体" w:hAnsi="宋体" w:eastAsia="宋体" w:cs="宋体"/>
              <w:spacing w:val="-9"/>
              <w:sz w:val="24"/>
              <w:szCs w:val="24"/>
            </w:rPr>
          </w:rPrChange>
        </w:rPr>
        <w:t>事故发生单位应根据事故调查结果，</w:t>
      </w:r>
      <w:del w:id="3831" w:author="随遇而安" w:date="2023-08-12T10:00:17Z">
        <w:r>
          <w:rPr>
            <w:rFonts w:hint="eastAsia" w:ascii="仿宋" w:hAnsi="仿宋" w:eastAsia="仿宋" w:cs="仿宋"/>
            <w:spacing w:val="-3"/>
            <w:position w:val="17"/>
            <w:sz w:val="28"/>
            <w:szCs w:val="24"/>
            <w:rPrChange w:id="3832" w:author="随遇而安" w:date="2023-08-12T10:00:41Z">
              <w:rPr>
                <w:rFonts w:ascii="宋体" w:hAnsi="宋体" w:eastAsia="宋体" w:cs="宋体"/>
                <w:spacing w:val="38"/>
                <w:sz w:val="24"/>
                <w:szCs w:val="24"/>
              </w:rPr>
            </w:rPrChange>
          </w:rPr>
          <w:delText xml:space="preserve"> </w:delText>
        </w:r>
      </w:del>
      <w:r>
        <w:rPr>
          <w:rFonts w:hint="eastAsia" w:ascii="仿宋" w:hAnsi="仿宋" w:eastAsia="仿宋" w:cs="仿宋"/>
          <w:spacing w:val="-3"/>
          <w:position w:val="17"/>
          <w:sz w:val="28"/>
          <w:szCs w:val="24"/>
          <w:rPrChange w:id="3833" w:author="随遇而安" w:date="2023-08-12T10:00:41Z">
            <w:rPr>
              <w:rFonts w:ascii="宋体" w:hAnsi="宋体" w:eastAsia="宋体" w:cs="宋体"/>
              <w:spacing w:val="-9"/>
              <w:sz w:val="24"/>
              <w:szCs w:val="24"/>
            </w:rPr>
          </w:rPrChange>
        </w:rPr>
        <w:t>对</w:t>
      </w:r>
      <w:r>
        <w:rPr>
          <w:rFonts w:hint="eastAsia" w:ascii="仿宋" w:hAnsi="仿宋" w:eastAsia="仿宋" w:cs="仿宋"/>
          <w:spacing w:val="-3"/>
          <w:position w:val="17"/>
          <w:sz w:val="28"/>
          <w:szCs w:val="24"/>
          <w:rPrChange w:id="3834" w:author="随遇而安" w:date="2023-08-12T10:00:41Z">
            <w:rPr>
              <w:rFonts w:ascii="宋体" w:hAnsi="宋体" w:eastAsia="宋体" w:cs="宋体"/>
              <w:spacing w:val="-10"/>
              <w:sz w:val="24"/>
              <w:szCs w:val="24"/>
            </w:rPr>
          </w:rPrChange>
        </w:rPr>
        <w:t>本单位负有事故责</w:t>
      </w:r>
      <w:del w:id="3835" w:author="随遇而安" w:date="2023-08-12T10:10:31Z">
        <w:r>
          <w:rPr>
            <w:rFonts w:hint="eastAsia" w:ascii="仿宋" w:hAnsi="仿宋" w:eastAsia="仿宋" w:cs="仿宋"/>
            <w:spacing w:val="-3"/>
            <w:position w:val="17"/>
            <w:sz w:val="28"/>
            <w:szCs w:val="24"/>
            <w:rPrChange w:id="3836" w:author="随遇而安" w:date="2023-08-12T10:00:41Z">
              <w:rPr>
                <w:rFonts w:ascii="宋体" w:hAnsi="宋体" w:eastAsia="宋体" w:cs="宋体"/>
                <w:sz w:val="24"/>
                <w:szCs w:val="24"/>
              </w:rPr>
            </w:rPrChange>
          </w:rPr>
          <w:delText xml:space="preserve"> </w:delText>
        </w:r>
      </w:del>
      <w:r>
        <w:rPr>
          <w:rFonts w:hint="eastAsia" w:ascii="仿宋" w:hAnsi="仿宋" w:eastAsia="仿宋" w:cs="仿宋"/>
          <w:spacing w:val="-3"/>
          <w:position w:val="17"/>
          <w:sz w:val="28"/>
          <w:szCs w:val="24"/>
          <w:rPrChange w:id="3837" w:author="随遇而安" w:date="2023-08-12T10:00:41Z">
            <w:rPr>
              <w:rFonts w:ascii="宋体" w:hAnsi="宋体" w:eastAsia="宋体" w:cs="宋体"/>
              <w:spacing w:val="2"/>
              <w:sz w:val="24"/>
              <w:szCs w:val="24"/>
            </w:rPr>
          </w:rPrChange>
        </w:rPr>
        <w:t>任的人员进行处理。公司内部调查组和政府调查组意见不一</w:t>
      </w:r>
      <w:r>
        <w:rPr>
          <w:rFonts w:hint="eastAsia" w:ascii="仿宋" w:hAnsi="仿宋" w:eastAsia="仿宋" w:cs="仿宋"/>
          <w:spacing w:val="-3"/>
          <w:position w:val="17"/>
          <w:sz w:val="28"/>
          <w:szCs w:val="24"/>
          <w:rPrChange w:id="3838" w:author="随遇而安" w:date="2023-08-12T10:00:41Z">
            <w:rPr>
              <w:rFonts w:ascii="宋体" w:hAnsi="宋体" w:eastAsia="宋体" w:cs="宋体"/>
              <w:spacing w:val="1"/>
              <w:sz w:val="24"/>
              <w:szCs w:val="24"/>
            </w:rPr>
          </w:rPrChange>
        </w:rPr>
        <w:t>致时,按就高从重的原则进</w:t>
      </w:r>
      <w:del w:id="3839" w:author="随遇而安" w:date="2023-08-12T10:00:20Z">
        <w:r>
          <w:rPr>
            <w:rFonts w:hint="eastAsia" w:ascii="仿宋" w:hAnsi="仿宋" w:eastAsia="仿宋" w:cs="仿宋"/>
            <w:spacing w:val="-3"/>
            <w:position w:val="17"/>
            <w:sz w:val="28"/>
            <w:szCs w:val="24"/>
            <w:rPrChange w:id="3840" w:author="随遇而安" w:date="2023-08-12T10:00:41Z">
              <w:rPr>
                <w:rFonts w:ascii="宋体" w:hAnsi="宋体" w:eastAsia="宋体" w:cs="宋体"/>
                <w:sz w:val="24"/>
                <w:szCs w:val="24"/>
              </w:rPr>
            </w:rPrChange>
          </w:rPr>
          <w:delText xml:space="preserve"> </w:delText>
        </w:r>
      </w:del>
      <w:r>
        <w:rPr>
          <w:rFonts w:hint="eastAsia" w:ascii="仿宋" w:hAnsi="仿宋" w:eastAsia="仿宋" w:cs="仿宋"/>
          <w:spacing w:val="-3"/>
          <w:position w:val="17"/>
          <w:sz w:val="28"/>
          <w:szCs w:val="24"/>
          <w:rPrChange w:id="3841" w:author="随遇而安" w:date="2023-08-12T10:00:41Z">
            <w:rPr>
              <w:rFonts w:ascii="宋体" w:hAnsi="宋体" w:eastAsia="宋体" w:cs="宋体"/>
              <w:spacing w:val="-9"/>
              <w:sz w:val="24"/>
              <w:szCs w:val="24"/>
            </w:rPr>
          </w:rPrChange>
        </w:rPr>
        <w:t>行处理。</w:t>
      </w:r>
    </w:p>
    <w:p w14:paraId="1F4D2FEF">
      <w:pPr>
        <w:autoSpaceDE/>
        <w:autoSpaceDN/>
        <w:spacing w:before="182" w:line="360" w:lineRule="auto"/>
        <w:ind w:left="0" w:firstLine="548" w:firstLineChars="200"/>
        <w:rPr>
          <w:rFonts w:hint="eastAsia" w:ascii="仿宋" w:hAnsi="仿宋" w:eastAsia="仿宋" w:cs="仿宋"/>
          <w:spacing w:val="-3"/>
          <w:position w:val="17"/>
          <w:sz w:val="28"/>
          <w:szCs w:val="24"/>
          <w:rPrChange w:id="3843" w:author="随遇而安" w:date="2023-08-12T10:00:41Z">
            <w:rPr>
              <w:rFonts w:ascii="宋体" w:hAnsi="宋体" w:eastAsia="宋体" w:cs="宋体"/>
              <w:sz w:val="24"/>
              <w:szCs w:val="24"/>
            </w:rPr>
          </w:rPrChange>
        </w:rPr>
        <w:pPrChange w:id="3842" w:author="随遇而安" w:date="2023-08-12T09:44:52Z">
          <w:pPr>
            <w:spacing w:before="182" w:line="219" w:lineRule="auto"/>
            <w:ind w:left="39"/>
          </w:pPr>
        </w:pPrChange>
      </w:pPr>
      <w:r>
        <w:rPr>
          <w:rFonts w:hint="eastAsia" w:ascii="仿宋" w:hAnsi="仿宋" w:eastAsia="仿宋" w:cs="仿宋"/>
          <w:spacing w:val="-3"/>
          <w:position w:val="17"/>
          <w:sz w:val="28"/>
          <w:szCs w:val="24"/>
          <w:rPrChange w:id="3844" w:author="随遇而安" w:date="2023-08-12T10:00:41Z">
            <w:rPr>
              <w:rFonts w:ascii="宋体" w:hAnsi="宋体" w:eastAsia="宋体" w:cs="宋体"/>
              <w:spacing w:val="-3"/>
              <w:sz w:val="24"/>
              <w:szCs w:val="24"/>
            </w:rPr>
          </w:rPrChange>
        </w:rPr>
        <w:t>9.3</w:t>
      </w:r>
      <w:r>
        <w:rPr>
          <w:rFonts w:hint="eastAsia" w:ascii="仿宋" w:hAnsi="仿宋" w:eastAsia="仿宋" w:cs="仿宋"/>
          <w:spacing w:val="-3"/>
          <w:position w:val="17"/>
          <w:sz w:val="28"/>
          <w:szCs w:val="24"/>
          <w:rPrChange w:id="3845" w:author="随遇而安" w:date="2023-08-12T10:00:41Z">
            <w:rPr>
              <w:rFonts w:ascii="宋体" w:hAnsi="宋体" w:eastAsia="宋体" w:cs="宋体"/>
              <w:spacing w:val="-43"/>
              <w:sz w:val="24"/>
              <w:szCs w:val="24"/>
            </w:rPr>
          </w:rPrChange>
        </w:rPr>
        <w:t xml:space="preserve"> </w:t>
      </w:r>
      <w:r>
        <w:rPr>
          <w:rFonts w:hint="eastAsia" w:ascii="仿宋" w:hAnsi="仿宋" w:eastAsia="仿宋" w:cs="仿宋"/>
          <w:spacing w:val="-3"/>
          <w:position w:val="17"/>
          <w:sz w:val="28"/>
          <w:szCs w:val="24"/>
          <w:rPrChange w:id="3846" w:author="随遇而安" w:date="2023-08-12T10:00:41Z">
            <w:rPr>
              <w:rFonts w:ascii="宋体" w:hAnsi="宋体" w:eastAsia="宋体" w:cs="宋体"/>
              <w:spacing w:val="-3"/>
              <w:sz w:val="24"/>
              <w:szCs w:val="24"/>
            </w:rPr>
          </w:rPrChange>
        </w:rPr>
        <w:t>事故责任追究</w:t>
      </w:r>
    </w:p>
    <w:p w14:paraId="3CA3AC9D">
      <w:pPr>
        <w:autoSpaceDE/>
        <w:autoSpaceDN/>
        <w:spacing w:before="182" w:line="360" w:lineRule="auto"/>
        <w:ind w:left="0" w:right="0" w:firstLine="548" w:firstLineChars="200"/>
        <w:rPr>
          <w:del w:id="3848" w:author="随遇而安" w:date="2024-11-06T16:57:04Z"/>
          <w:rFonts w:hint="eastAsia" w:ascii="仿宋" w:hAnsi="仿宋" w:eastAsia="仿宋" w:cs="仿宋"/>
          <w:spacing w:val="-3"/>
          <w:position w:val="17"/>
          <w:sz w:val="28"/>
          <w:szCs w:val="24"/>
          <w:rPrChange w:id="3849" w:author="随遇而安" w:date="2023-08-12T10:00:59Z">
            <w:rPr>
              <w:del w:id="3850" w:author="随遇而安" w:date="2024-11-06T16:57:04Z"/>
              <w:rFonts w:ascii="宋体" w:hAnsi="宋体" w:eastAsia="宋体" w:cs="宋体"/>
              <w:sz w:val="24"/>
              <w:szCs w:val="24"/>
            </w:rPr>
          </w:rPrChange>
        </w:rPr>
        <w:pPrChange w:id="3847" w:author="随遇而安" w:date="2023-08-12T10:00:59Z">
          <w:pPr>
            <w:spacing w:before="183" w:line="313" w:lineRule="auto"/>
            <w:ind w:left="37" w:right="30" w:firstLine="1"/>
          </w:pPr>
        </w:pPrChange>
      </w:pPr>
      <w:r>
        <w:rPr>
          <w:rFonts w:hint="eastAsia" w:ascii="仿宋" w:hAnsi="仿宋" w:eastAsia="仿宋" w:cs="仿宋"/>
          <w:spacing w:val="-3"/>
          <w:position w:val="17"/>
          <w:sz w:val="28"/>
          <w:szCs w:val="24"/>
          <w:rPrChange w:id="3851" w:author="随遇而安" w:date="2023-08-12T10:00:59Z">
            <w:rPr>
              <w:rFonts w:ascii="宋体" w:hAnsi="宋体" w:eastAsia="宋体" w:cs="宋体"/>
              <w:spacing w:val="-1"/>
              <w:sz w:val="24"/>
              <w:szCs w:val="24"/>
            </w:rPr>
          </w:rPrChange>
        </w:rPr>
        <w:t>9.3.1</w:t>
      </w:r>
      <w:r>
        <w:rPr>
          <w:rFonts w:hint="eastAsia" w:ascii="仿宋" w:hAnsi="仿宋" w:eastAsia="仿宋" w:cs="仿宋"/>
          <w:spacing w:val="-3"/>
          <w:position w:val="17"/>
          <w:sz w:val="28"/>
          <w:szCs w:val="24"/>
          <w:rPrChange w:id="3852" w:author="随遇而安" w:date="2023-08-12T10:00:59Z">
            <w:rPr>
              <w:rFonts w:ascii="宋体" w:hAnsi="宋体" w:eastAsia="宋体" w:cs="宋体"/>
              <w:spacing w:val="-22"/>
              <w:sz w:val="24"/>
              <w:szCs w:val="24"/>
            </w:rPr>
          </w:rPrChange>
        </w:rPr>
        <w:t xml:space="preserve"> </w:t>
      </w:r>
      <w:ins w:id="3853" w:author="随遇而安" w:date="2024-11-06T16:56:43Z">
        <w:r>
          <w:rPr>
            <w:rFonts w:hint="eastAsia" w:ascii="仿宋" w:hAnsi="仿宋" w:eastAsia="仿宋" w:cs="仿宋"/>
            <w:spacing w:val="-3"/>
            <w:position w:val="17"/>
            <w:sz w:val="28"/>
            <w:szCs w:val="24"/>
            <w:rPrChange w:id="3854" w:author="随遇而安" w:date="2024-11-06T16:57:01Z">
              <w:rPr>
                <w:rFonts w:ascii="宋体" w:hAnsi="宋体" w:eastAsia="宋体" w:cs="宋体"/>
                <w:spacing w:val="-1"/>
                <w:sz w:val="24"/>
                <w:szCs w:val="24"/>
              </w:rPr>
            </w:rPrChange>
          </w:rPr>
          <w:t>发生生产安全责任事故、同责以上交通事故的，</w:t>
        </w:r>
      </w:ins>
      <w:ins w:id="3855" w:author="随遇而安" w:date="2024-11-06T16:56:53Z">
        <w:r>
          <w:rPr>
            <w:rFonts w:hint="eastAsia" w:ascii="仿宋" w:hAnsi="仿宋" w:eastAsia="仿宋" w:cs="仿宋"/>
            <w:spacing w:val="-3"/>
            <w:position w:val="17"/>
            <w:sz w:val="28"/>
            <w:szCs w:val="24"/>
            <w:lang w:val="en-US" w:eastAsia="zh-CN"/>
          </w:rPr>
          <w:t>项目公司人员配合</w:t>
        </w:r>
      </w:ins>
      <w:ins w:id="3856" w:author="随遇而安" w:date="2024-11-06T16:56:53Z">
        <w:r>
          <w:rPr>
            <w:rFonts w:hint="eastAsia" w:ascii="仿宋" w:hAnsi="仿宋" w:eastAsia="仿宋" w:cs="仿宋"/>
            <w:spacing w:val="-3"/>
            <w:position w:val="17"/>
            <w:sz w:val="28"/>
            <w:szCs w:val="24"/>
          </w:rPr>
          <w:t>集团安委会或安委会授权安环管理部</w:t>
        </w:r>
      </w:ins>
      <w:ins w:id="3857" w:author="随遇而安" w:date="2024-11-06T16:56:53Z">
        <w:r>
          <w:rPr>
            <w:rFonts w:hint="eastAsia" w:ascii="仿宋" w:hAnsi="仿宋" w:eastAsia="仿宋" w:cs="仿宋"/>
            <w:spacing w:val="-3"/>
            <w:position w:val="17"/>
            <w:sz w:val="28"/>
            <w:szCs w:val="24"/>
            <w:lang w:eastAsia="zh-CN"/>
          </w:rPr>
          <w:t>的</w:t>
        </w:r>
      </w:ins>
      <w:ins w:id="3858" w:author="随遇而安" w:date="2024-11-06T16:56:53Z">
        <w:r>
          <w:rPr>
            <w:rFonts w:hint="eastAsia" w:ascii="仿宋" w:hAnsi="仿宋" w:eastAsia="仿宋" w:cs="仿宋"/>
            <w:spacing w:val="-3"/>
            <w:position w:val="17"/>
            <w:sz w:val="28"/>
            <w:szCs w:val="24"/>
          </w:rPr>
          <w:t>约谈</w:t>
        </w:r>
      </w:ins>
      <w:ins w:id="3859" w:author="随遇而安" w:date="2024-11-06T16:56:53Z">
        <w:r>
          <w:rPr>
            <w:rFonts w:hint="eastAsia" w:ascii="仿宋" w:hAnsi="仿宋" w:eastAsia="仿宋" w:cs="仿宋"/>
            <w:spacing w:val="-3"/>
            <w:position w:val="17"/>
            <w:sz w:val="28"/>
            <w:szCs w:val="24"/>
            <w:lang w:val="en-US" w:eastAsia="zh-CN"/>
          </w:rPr>
          <w:t>工作</w:t>
        </w:r>
      </w:ins>
      <w:ins w:id="3860" w:author="随遇而安" w:date="2024-11-06T16:56:43Z">
        <w:r>
          <w:rPr>
            <w:rFonts w:hint="eastAsia" w:ascii="仿宋" w:hAnsi="仿宋" w:eastAsia="仿宋" w:cs="仿宋"/>
            <w:spacing w:val="-3"/>
            <w:position w:val="17"/>
            <w:sz w:val="28"/>
            <w:szCs w:val="24"/>
            <w:rPrChange w:id="3861" w:author="随遇而安" w:date="2024-11-06T16:57:01Z">
              <w:rPr>
                <w:rFonts w:ascii="宋体" w:hAnsi="宋体" w:eastAsia="宋体" w:cs="宋体"/>
                <w:spacing w:val="-6"/>
                <w:sz w:val="24"/>
                <w:szCs w:val="24"/>
              </w:rPr>
            </w:rPrChange>
          </w:rPr>
          <w:t>，</w:t>
        </w:r>
      </w:ins>
      <w:ins w:id="3862" w:author="随遇而安" w:date="2024-11-06T16:56:43Z">
        <w:r>
          <w:rPr>
            <w:rFonts w:hint="eastAsia" w:ascii="仿宋" w:hAnsi="仿宋" w:eastAsia="仿宋" w:cs="仿宋"/>
            <w:spacing w:val="-3"/>
            <w:position w:val="17"/>
            <w:sz w:val="28"/>
            <w:szCs w:val="24"/>
            <w:rPrChange w:id="3863" w:author="随遇而安" w:date="2024-11-06T16:57:01Z">
              <w:rPr>
                <w:rFonts w:ascii="宋体" w:hAnsi="宋体" w:eastAsia="宋体" w:cs="宋体"/>
                <w:spacing w:val="57"/>
                <w:sz w:val="24"/>
                <w:szCs w:val="24"/>
              </w:rPr>
            </w:rPrChange>
          </w:rPr>
          <w:t xml:space="preserve"> </w:t>
        </w:r>
      </w:ins>
      <w:ins w:id="3864" w:author="随遇而安" w:date="2024-11-06T16:56:43Z">
        <w:r>
          <w:rPr>
            <w:rFonts w:hint="eastAsia" w:ascii="仿宋" w:hAnsi="仿宋" w:eastAsia="仿宋" w:cs="仿宋"/>
            <w:spacing w:val="-3"/>
            <w:position w:val="17"/>
            <w:sz w:val="28"/>
            <w:szCs w:val="24"/>
            <w:rPrChange w:id="3865" w:author="随遇而安" w:date="2024-11-06T16:57:01Z">
              <w:rPr>
                <w:rFonts w:ascii="宋体" w:hAnsi="宋体" w:eastAsia="宋体" w:cs="宋体"/>
                <w:spacing w:val="-6"/>
                <w:sz w:val="24"/>
                <w:szCs w:val="24"/>
              </w:rPr>
            </w:rPrChange>
          </w:rPr>
          <w:t>并</w:t>
        </w:r>
      </w:ins>
      <w:ins w:id="3866" w:author="随遇而安" w:date="2024-11-06T16:56:43Z">
        <w:r>
          <w:rPr>
            <w:rFonts w:hint="eastAsia" w:ascii="仿宋" w:hAnsi="仿宋" w:eastAsia="仿宋" w:cs="仿宋"/>
            <w:spacing w:val="-3"/>
            <w:position w:val="17"/>
            <w:sz w:val="28"/>
            <w:szCs w:val="24"/>
            <w:rPrChange w:id="3867" w:author="随遇而安" w:date="2024-11-06T16:57:01Z">
              <w:rPr>
                <w:rFonts w:ascii="宋体" w:hAnsi="宋体" w:eastAsia="宋体" w:cs="宋体"/>
                <w:spacing w:val="-7"/>
                <w:sz w:val="24"/>
                <w:szCs w:val="24"/>
              </w:rPr>
            </w:rPrChange>
          </w:rPr>
          <w:t>按照约谈承诺实</w:t>
        </w:r>
      </w:ins>
      <w:ins w:id="3868" w:author="随遇而安" w:date="2024-11-06T16:56:43Z">
        <w:r>
          <w:rPr>
            <w:rFonts w:hint="eastAsia" w:ascii="仿宋" w:hAnsi="仿宋" w:eastAsia="仿宋" w:cs="仿宋"/>
            <w:spacing w:val="-3"/>
            <w:position w:val="17"/>
            <w:sz w:val="28"/>
            <w:szCs w:val="24"/>
            <w:rPrChange w:id="3869" w:author="随遇而安" w:date="2024-11-06T16:57:01Z">
              <w:rPr>
                <w:rFonts w:ascii="宋体" w:hAnsi="宋体" w:eastAsia="宋体" w:cs="宋体"/>
                <w:sz w:val="24"/>
                <w:szCs w:val="24"/>
              </w:rPr>
            </w:rPrChange>
          </w:rPr>
          <w:t xml:space="preserve"> </w:t>
        </w:r>
      </w:ins>
      <w:ins w:id="3870" w:author="随遇而安" w:date="2024-11-06T16:56:43Z">
        <w:r>
          <w:rPr>
            <w:rFonts w:hint="eastAsia" w:ascii="仿宋" w:hAnsi="仿宋" w:eastAsia="仿宋" w:cs="仿宋"/>
            <w:spacing w:val="-3"/>
            <w:position w:val="17"/>
            <w:sz w:val="28"/>
            <w:szCs w:val="24"/>
            <w:rPrChange w:id="3871" w:author="随遇而安" w:date="2024-11-06T16:57:01Z">
              <w:rPr>
                <w:rFonts w:ascii="宋体" w:hAnsi="宋体" w:eastAsia="宋体" w:cs="宋体"/>
                <w:spacing w:val="-2"/>
                <w:sz w:val="24"/>
                <w:szCs w:val="24"/>
              </w:rPr>
            </w:rPrChange>
          </w:rPr>
          <w:t>施整改，对未落实约谈承诺的，按照事故上升一级追究责任。</w:t>
        </w:r>
      </w:ins>
      <w:del w:id="3872" w:author="随遇而安" w:date="2024-11-06T16:57:04Z">
        <w:r>
          <w:rPr>
            <w:rFonts w:hint="eastAsia" w:ascii="仿宋" w:hAnsi="仿宋" w:eastAsia="仿宋" w:cs="仿宋"/>
            <w:spacing w:val="-3"/>
            <w:position w:val="17"/>
            <w:sz w:val="28"/>
            <w:szCs w:val="24"/>
            <w:rPrChange w:id="3873" w:author="随遇而安" w:date="2023-08-12T10:00:59Z">
              <w:rPr>
                <w:rFonts w:ascii="宋体" w:hAnsi="宋体" w:eastAsia="宋体" w:cs="宋体"/>
                <w:spacing w:val="-1"/>
                <w:sz w:val="24"/>
                <w:szCs w:val="24"/>
              </w:rPr>
            </w:rPrChange>
          </w:rPr>
          <w:delText>发生一级、二级生产安全责任事故及同责（不含）以上交通事故的，</w:delText>
        </w:r>
      </w:del>
      <w:del w:id="3874" w:author="随遇而安" w:date="2024-11-06T16:57:04Z">
        <w:r>
          <w:rPr>
            <w:rFonts w:hint="default" w:ascii="仿宋" w:hAnsi="仿宋" w:eastAsia="仿宋" w:cs="仿宋"/>
            <w:spacing w:val="-3"/>
            <w:position w:val="17"/>
            <w:sz w:val="28"/>
            <w:szCs w:val="24"/>
            <w:rPrChange w:id="3875" w:author="随遇而安" w:date="2023-08-12T10:00:59Z">
              <w:rPr>
                <w:rFonts w:ascii="宋体" w:hAnsi="宋体" w:eastAsia="宋体" w:cs="宋体"/>
                <w:spacing w:val="-1"/>
                <w:sz w:val="24"/>
                <w:szCs w:val="24"/>
              </w:rPr>
            </w:rPrChange>
          </w:rPr>
          <w:delText>由</w:delText>
        </w:r>
      </w:del>
      <w:del w:id="3876" w:author="随遇而安" w:date="2024-11-06T16:57:04Z">
        <w:r>
          <w:rPr>
            <w:rFonts w:hint="eastAsia" w:ascii="仿宋" w:hAnsi="仿宋" w:eastAsia="仿宋" w:cs="仿宋"/>
            <w:spacing w:val="-3"/>
            <w:position w:val="17"/>
            <w:sz w:val="28"/>
            <w:szCs w:val="24"/>
            <w:rPrChange w:id="3877" w:author="随遇而安" w:date="2023-08-12T10:00:59Z">
              <w:rPr>
                <w:rFonts w:ascii="宋体" w:hAnsi="宋体" w:eastAsia="宋体" w:cs="宋体"/>
                <w:spacing w:val="-1"/>
                <w:sz w:val="24"/>
                <w:szCs w:val="24"/>
              </w:rPr>
            </w:rPrChange>
          </w:rPr>
          <w:delText>集团安委</w:delText>
        </w:r>
      </w:del>
      <w:del w:id="3878" w:author="随遇而安" w:date="2024-11-06T16:57:04Z">
        <w:r>
          <w:rPr>
            <w:rFonts w:hint="eastAsia" w:ascii="仿宋" w:hAnsi="仿宋" w:eastAsia="仿宋" w:cs="仿宋"/>
            <w:spacing w:val="-3"/>
            <w:position w:val="17"/>
            <w:sz w:val="28"/>
            <w:szCs w:val="24"/>
            <w:rPrChange w:id="3879" w:author="随遇而安" w:date="2023-08-12T10:00:59Z">
              <w:rPr>
                <w:rFonts w:ascii="宋体" w:hAnsi="宋体" w:eastAsia="宋体" w:cs="宋体"/>
                <w:sz w:val="24"/>
                <w:szCs w:val="24"/>
              </w:rPr>
            </w:rPrChange>
          </w:rPr>
          <w:delText xml:space="preserve"> </w:delText>
        </w:r>
      </w:del>
      <w:del w:id="3880" w:author="随遇而安" w:date="2024-11-06T16:57:04Z">
        <w:r>
          <w:rPr>
            <w:rFonts w:hint="eastAsia" w:ascii="仿宋" w:hAnsi="仿宋" w:eastAsia="仿宋" w:cs="仿宋"/>
            <w:spacing w:val="-3"/>
            <w:position w:val="17"/>
            <w:sz w:val="28"/>
            <w:szCs w:val="24"/>
            <w:rPrChange w:id="3881" w:author="随遇而安" w:date="2023-08-12T10:00:59Z">
              <w:rPr>
                <w:rFonts w:ascii="宋体" w:hAnsi="宋体" w:eastAsia="宋体" w:cs="宋体"/>
                <w:spacing w:val="-6"/>
                <w:sz w:val="24"/>
                <w:szCs w:val="24"/>
              </w:rPr>
            </w:rPrChange>
          </w:rPr>
          <w:delText>会或安委会授权安环管理部</w:delText>
        </w:r>
      </w:del>
      <w:del w:id="3882" w:author="随遇而安" w:date="2024-11-06T16:57:04Z">
        <w:r>
          <w:rPr>
            <w:rFonts w:hint="eastAsia" w:ascii="仿宋" w:hAnsi="仿宋" w:eastAsia="仿宋" w:cs="仿宋"/>
            <w:spacing w:val="-3"/>
            <w:position w:val="17"/>
            <w:sz w:val="28"/>
            <w:szCs w:val="24"/>
            <w:rPrChange w:id="3883" w:author="随遇而安" w:date="2023-08-12T10:00:59Z">
              <w:rPr>
                <w:rFonts w:ascii="宋体" w:hAnsi="宋体" w:eastAsia="宋体" w:cs="宋体"/>
                <w:spacing w:val="-6"/>
                <w:sz w:val="24"/>
                <w:szCs w:val="24"/>
              </w:rPr>
            </w:rPrChange>
          </w:rPr>
          <w:delText>，</w:delText>
        </w:r>
      </w:del>
      <w:del w:id="3884" w:author="随遇而安" w:date="2024-11-06T16:57:04Z">
        <w:r>
          <w:rPr>
            <w:rFonts w:hint="eastAsia" w:ascii="仿宋" w:hAnsi="仿宋" w:eastAsia="仿宋" w:cs="仿宋"/>
            <w:spacing w:val="-3"/>
            <w:position w:val="17"/>
            <w:sz w:val="28"/>
            <w:szCs w:val="24"/>
            <w:rPrChange w:id="3885" w:author="随遇而安" w:date="2023-08-12T10:00:59Z">
              <w:rPr>
                <w:rFonts w:ascii="宋体" w:hAnsi="宋体" w:eastAsia="宋体" w:cs="宋体"/>
                <w:spacing w:val="48"/>
                <w:sz w:val="24"/>
                <w:szCs w:val="24"/>
              </w:rPr>
            </w:rPrChange>
          </w:rPr>
          <w:delText xml:space="preserve"> </w:delText>
        </w:r>
      </w:del>
      <w:del w:id="3886" w:author="随遇而安" w:date="2024-11-06T16:57:04Z">
        <w:r>
          <w:rPr>
            <w:rFonts w:hint="eastAsia" w:ascii="仿宋" w:hAnsi="仿宋" w:eastAsia="仿宋" w:cs="仿宋"/>
            <w:spacing w:val="-3"/>
            <w:position w:val="17"/>
            <w:sz w:val="28"/>
            <w:szCs w:val="24"/>
            <w:rPrChange w:id="3887" w:author="随遇而安" w:date="2023-08-12T10:00:59Z">
              <w:rPr>
                <w:rFonts w:ascii="宋体" w:hAnsi="宋体" w:eastAsia="宋体" w:cs="宋体"/>
                <w:spacing w:val="-6"/>
                <w:sz w:val="24"/>
                <w:szCs w:val="24"/>
              </w:rPr>
            </w:rPrChange>
          </w:rPr>
          <w:delText>对事故单位负责人、业务分管领导、安全分管领导</w:delText>
        </w:r>
      </w:del>
      <w:del w:id="3888" w:author="随遇而安" w:date="2024-11-06T16:57:04Z">
        <w:r>
          <w:rPr>
            <w:rFonts w:hint="eastAsia" w:ascii="仿宋" w:hAnsi="仿宋" w:eastAsia="仿宋" w:cs="仿宋"/>
            <w:spacing w:val="-3"/>
            <w:position w:val="17"/>
            <w:sz w:val="28"/>
            <w:szCs w:val="24"/>
            <w:rPrChange w:id="3889" w:author="随遇而安" w:date="2023-08-12T10:00:59Z">
              <w:rPr>
                <w:rFonts w:ascii="宋体" w:hAnsi="宋体" w:eastAsia="宋体" w:cs="宋体"/>
                <w:spacing w:val="-6"/>
                <w:sz w:val="24"/>
                <w:szCs w:val="24"/>
              </w:rPr>
            </w:rPrChange>
          </w:rPr>
          <w:delText>进</w:delText>
        </w:r>
      </w:del>
      <w:del w:id="3890" w:author="随遇而安" w:date="2024-11-06T16:57:04Z">
        <w:r>
          <w:rPr>
            <w:rFonts w:hint="eastAsia" w:ascii="仿宋" w:hAnsi="仿宋" w:eastAsia="仿宋" w:cs="仿宋"/>
            <w:spacing w:val="-3"/>
            <w:position w:val="17"/>
            <w:sz w:val="28"/>
            <w:szCs w:val="24"/>
            <w:rPrChange w:id="3891" w:author="随遇而安" w:date="2023-08-12T10:00:59Z">
              <w:rPr>
                <w:rFonts w:ascii="宋体" w:hAnsi="宋体" w:eastAsia="宋体" w:cs="宋体"/>
                <w:spacing w:val="-6"/>
                <w:sz w:val="24"/>
                <w:szCs w:val="24"/>
              </w:rPr>
            </w:rPrChange>
          </w:rPr>
          <w:delText>行</w:delText>
        </w:r>
      </w:del>
      <w:del w:id="3892" w:author="随遇而安" w:date="2024-11-06T16:57:04Z">
        <w:r>
          <w:rPr>
            <w:rFonts w:hint="eastAsia" w:ascii="仿宋" w:hAnsi="仿宋" w:eastAsia="仿宋" w:cs="仿宋"/>
            <w:spacing w:val="-3"/>
            <w:position w:val="17"/>
            <w:sz w:val="28"/>
            <w:szCs w:val="24"/>
            <w:rPrChange w:id="3893" w:author="随遇而安" w:date="2023-08-12T10:00:59Z">
              <w:rPr>
                <w:rFonts w:ascii="宋体" w:hAnsi="宋体" w:eastAsia="宋体" w:cs="宋体"/>
                <w:spacing w:val="-6"/>
                <w:sz w:val="24"/>
                <w:szCs w:val="24"/>
              </w:rPr>
            </w:rPrChange>
          </w:rPr>
          <w:delText>约</w:delText>
        </w:r>
      </w:del>
      <w:del w:id="3894" w:author="随遇而安" w:date="2024-11-06T16:57:04Z">
        <w:r>
          <w:rPr>
            <w:rFonts w:hint="eastAsia" w:ascii="仿宋" w:hAnsi="仿宋" w:eastAsia="仿宋" w:cs="仿宋"/>
            <w:spacing w:val="-3"/>
            <w:position w:val="17"/>
            <w:sz w:val="28"/>
            <w:szCs w:val="24"/>
            <w:rPrChange w:id="3895" w:author="随遇而安" w:date="2023-08-12T10:00:59Z">
              <w:rPr>
                <w:rFonts w:ascii="宋体" w:hAnsi="宋体" w:eastAsia="宋体" w:cs="宋体"/>
                <w:sz w:val="24"/>
                <w:szCs w:val="24"/>
              </w:rPr>
            </w:rPrChange>
          </w:rPr>
          <w:delText xml:space="preserve"> </w:delText>
        </w:r>
      </w:del>
      <w:del w:id="3896" w:author="随遇而安" w:date="2024-11-06T16:57:04Z">
        <w:r>
          <w:rPr>
            <w:rFonts w:hint="eastAsia" w:ascii="仿宋" w:hAnsi="仿宋" w:eastAsia="仿宋" w:cs="仿宋"/>
            <w:spacing w:val="-3"/>
            <w:position w:val="17"/>
            <w:sz w:val="28"/>
            <w:szCs w:val="24"/>
            <w:rPrChange w:id="3897" w:author="随遇而安" w:date="2023-08-12T10:00:59Z">
              <w:rPr>
                <w:rFonts w:ascii="宋体" w:hAnsi="宋体" w:eastAsia="宋体" w:cs="宋体"/>
                <w:spacing w:val="-1"/>
                <w:sz w:val="24"/>
                <w:szCs w:val="24"/>
              </w:rPr>
            </w:rPrChange>
          </w:rPr>
          <w:delText>谈</w:delText>
        </w:r>
      </w:del>
      <w:del w:id="3898" w:author="随遇而安" w:date="2024-11-06T16:57:04Z">
        <w:r>
          <w:rPr>
            <w:rFonts w:hint="eastAsia" w:ascii="仿宋" w:hAnsi="仿宋" w:eastAsia="仿宋" w:cs="仿宋"/>
            <w:spacing w:val="-3"/>
            <w:position w:val="17"/>
            <w:sz w:val="28"/>
            <w:szCs w:val="24"/>
            <w:rPrChange w:id="3899" w:author="随遇而安" w:date="2023-08-12T10:00:59Z">
              <w:rPr>
                <w:rFonts w:ascii="宋体" w:hAnsi="宋体" w:eastAsia="宋体" w:cs="宋体"/>
                <w:spacing w:val="-1"/>
                <w:sz w:val="24"/>
                <w:szCs w:val="24"/>
              </w:rPr>
            </w:rPrChange>
          </w:rPr>
          <w:delText>，并按照约谈承诺实施整改，对未落实约谈承诺的，按照事故上升一级追究责</w:delText>
        </w:r>
      </w:del>
      <w:del w:id="3900" w:author="随遇而安" w:date="2024-11-06T16:57:04Z">
        <w:r>
          <w:rPr>
            <w:rFonts w:hint="eastAsia" w:ascii="仿宋" w:hAnsi="仿宋" w:eastAsia="仿宋" w:cs="仿宋"/>
            <w:spacing w:val="-3"/>
            <w:position w:val="17"/>
            <w:sz w:val="28"/>
            <w:szCs w:val="24"/>
            <w:rPrChange w:id="3901" w:author="随遇而安" w:date="2023-08-12T10:00:59Z">
              <w:rPr>
                <w:rFonts w:ascii="宋体" w:hAnsi="宋体" w:eastAsia="宋体" w:cs="宋体"/>
                <w:spacing w:val="-2"/>
                <w:sz w:val="24"/>
                <w:szCs w:val="24"/>
              </w:rPr>
            </w:rPrChange>
          </w:rPr>
          <w:delText>任。</w:delText>
        </w:r>
      </w:del>
    </w:p>
    <w:p w14:paraId="6366696F">
      <w:pPr>
        <w:autoSpaceDE/>
        <w:autoSpaceDN/>
        <w:spacing w:before="182" w:line="360" w:lineRule="auto"/>
        <w:ind w:left="0" w:right="0" w:firstLine="548" w:firstLineChars="200"/>
        <w:rPr>
          <w:ins w:id="3903" w:author="随遇而安" w:date="2024-11-06T16:57:05Z"/>
          <w:rFonts w:hint="eastAsia" w:ascii="仿宋" w:hAnsi="仿宋" w:eastAsia="仿宋" w:cs="仿宋"/>
          <w:spacing w:val="-3"/>
          <w:position w:val="17"/>
          <w:sz w:val="28"/>
          <w:szCs w:val="24"/>
        </w:rPr>
        <w:pPrChange w:id="3902" w:author="随遇而安" w:date="2023-08-12T10:00:59Z">
          <w:pPr>
            <w:spacing w:before="184" w:line="313" w:lineRule="auto"/>
            <w:ind w:left="37" w:right="28" w:firstLine="1"/>
          </w:pPr>
        </w:pPrChange>
      </w:pPr>
    </w:p>
    <w:p w14:paraId="593A0AEB">
      <w:pPr>
        <w:autoSpaceDE/>
        <w:autoSpaceDN/>
        <w:spacing w:before="182" w:line="360" w:lineRule="auto"/>
        <w:ind w:left="0" w:right="0" w:firstLine="548" w:firstLineChars="200"/>
        <w:rPr>
          <w:rFonts w:hint="eastAsia" w:ascii="仿宋" w:hAnsi="仿宋" w:eastAsia="仿宋" w:cs="仿宋"/>
          <w:sz w:val="28"/>
          <w:szCs w:val="24"/>
          <w:rPrChange w:id="3905" w:author="随遇而安" w:date="2023-08-12T09:44:46Z">
            <w:rPr>
              <w:rFonts w:ascii="宋体" w:hAnsi="宋体" w:eastAsia="宋体" w:cs="宋体"/>
              <w:sz w:val="24"/>
              <w:szCs w:val="24"/>
            </w:rPr>
          </w:rPrChange>
        </w:rPr>
        <w:pPrChange w:id="3904" w:author="随遇而安" w:date="2023-08-12T10:00:59Z">
          <w:pPr>
            <w:spacing w:before="184" w:line="313" w:lineRule="auto"/>
            <w:ind w:left="37" w:right="28" w:firstLine="1"/>
          </w:pPr>
        </w:pPrChange>
      </w:pPr>
      <w:r>
        <w:rPr>
          <w:rFonts w:hint="eastAsia" w:ascii="仿宋" w:hAnsi="仿宋" w:eastAsia="仿宋" w:cs="仿宋"/>
          <w:spacing w:val="-3"/>
          <w:position w:val="17"/>
          <w:sz w:val="28"/>
          <w:szCs w:val="24"/>
          <w:rPrChange w:id="3906" w:author="随遇而安" w:date="2023-08-12T10:00:59Z">
            <w:rPr>
              <w:rFonts w:ascii="宋体" w:hAnsi="宋体" w:eastAsia="宋体" w:cs="宋体"/>
              <w:spacing w:val="-15"/>
              <w:sz w:val="24"/>
              <w:szCs w:val="24"/>
            </w:rPr>
          </w:rPrChange>
        </w:rPr>
        <w:t>9.3.2</w:t>
      </w:r>
      <w:r>
        <w:rPr>
          <w:rFonts w:hint="eastAsia" w:ascii="仿宋" w:hAnsi="仿宋" w:eastAsia="仿宋" w:cs="仿宋"/>
          <w:spacing w:val="-3"/>
          <w:position w:val="17"/>
          <w:sz w:val="28"/>
          <w:szCs w:val="24"/>
          <w:rPrChange w:id="3907" w:author="随遇而安" w:date="2023-08-12T10:00:59Z">
            <w:rPr>
              <w:rFonts w:ascii="宋体" w:hAnsi="宋体" w:eastAsia="宋体" w:cs="宋体"/>
              <w:spacing w:val="-51"/>
              <w:sz w:val="24"/>
              <w:szCs w:val="24"/>
            </w:rPr>
          </w:rPrChange>
        </w:rPr>
        <w:t xml:space="preserve"> </w:t>
      </w:r>
      <w:r>
        <w:rPr>
          <w:rFonts w:hint="eastAsia" w:ascii="仿宋" w:hAnsi="仿宋" w:eastAsia="仿宋" w:cs="仿宋"/>
          <w:spacing w:val="-3"/>
          <w:position w:val="17"/>
          <w:sz w:val="28"/>
          <w:szCs w:val="24"/>
          <w:rPrChange w:id="3908" w:author="随遇而安" w:date="2023-08-12T10:00:59Z">
            <w:rPr>
              <w:rFonts w:ascii="宋体" w:hAnsi="宋体" w:eastAsia="宋体" w:cs="宋体"/>
              <w:spacing w:val="-15"/>
              <w:sz w:val="24"/>
              <w:szCs w:val="24"/>
            </w:rPr>
          </w:rPrChange>
        </w:rPr>
        <w:t>事故发生后，</w:t>
      </w:r>
      <w:del w:id="3909" w:author="随遇而安" w:date="2023-08-12T10:15:10Z">
        <w:r>
          <w:rPr>
            <w:rFonts w:hint="eastAsia" w:ascii="仿宋" w:hAnsi="仿宋" w:eastAsia="仿宋" w:cs="仿宋"/>
            <w:spacing w:val="-3"/>
            <w:position w:val="17"/>
            <w:sz w:val="28"/>
            <w:szCs w:val="24"/>
            <w:rPrChange w:id="3910" w:author="随遇而安" w:date="2023-08-12T10:00:59Z">
              <w:rPr>
                <w:rFonts w:ascii="宋体" w:hAnsi="宋体" w:eastAsia="宋体" w:cs="宋体"/>
                <w:spacing w:val="-15"/>
                <w:sz w:val="24"/>
                <w:szCs w:val="24"/>
              </w:rPr>
            </w:rPrChange>
          </w:rPr>
          <w:delText xml:space="preserve"> </w:delText>
        </w:r>
      </w:del>
      <w:r>
        <w:rPr>
          <w:rFonts w:hint="eastAsia" w:ascii="仿宋" w:hAnsi="仿宋" w:eastAsia="仿宋" w:cs="仿宋"/>
          <w:spacing w:val="-3"/>
          <w:position w:val="17"/>
          <w:sz w:val="28"/>
          <w:szCs w:val="24"/>
          <w:rPrChange w:id="3911" w:author="随遇而安" w:date="2023-08-12T10:00:59Z">
            <w:rPr>
              <w:rFonts w:ascii="宋体" w:hAnsi="宋体" w:eastAsia="宋体" w:cs="宋体"/>
              <w:spacing w:val="-15"/>
              <w:sz w:val="24"/>
              <w:szCs w:val="24"/>
            </w:rPr>
          </w:rPrChange>
        </w:rPr>
        <w:t>不立即组织事故抢救，</w:t>
      </w:r>
      <w:del w:id="3912" w:author="随遇而安" w:date="2023-08-12T10:15:11Z">
        <w:r>
          <w:rPr>
            <w:rFonts w:hint="eastAsia" w:ascii="仿宋" w:hAnsi="仿宋" w:eastAsia="仿宋" w:cs="仿宋"/>
            <w:spacing w:val="-3"/>
            <w:position w:val="17"/>
            <w:sz w:val="28"/>
            <w:szCs w:val="24"/>
            <w:rPrChange w:id="3913" w:author="随遇而安" w:date="2023-08-12T10:00:59Z">
              <w:rPr>
                <w:rFonts w:ascii="宋体" w:hAnsi="宋体" w:eastAsia="宋体" w:cs="宋体"/>
                <w:spacing w:val="-15"/>
                <w:sz w:val="24"/>
                <w:szCs w:val="24"/>
              </w:rPr>
            </w:rPrChange>
          </w:rPr>
          <w:delText xml:space="preserve"> </w:delText>
        </w:r>
      </w:del>
      <w:r>
        <w:rPr>
          <w:rFonts w:hint="eastAsia" w:ascii="仿宋" w:hAnsi="仿宋" w:eastAsia="仿宋" w:cs="仿宋"/>
          <w:spacing w:val="-3"/>
          <w:position w:val="17"/>
          <w:sz w:val="28"/>
          <w:szCs w:val="24"/>
          <w:rPrChange w:id="3914" w:author="随遇而安" w:date="2023-08-12T10:00:59Z">
            <w:rPr>
              <w:rFonts w:ascii="宋体" w:hAnsi="宋体" w:eastAsia="宋体" w:cs="宋体"/>
              <w:spacing w:val="-15"/>
              <w:sz w:val="24"/>
              <w:szCs w:val="24"/>
            </w:rPr>
          </w:rPrChange>
        </w:rPr>
        <w:t>瞒报事故的，</w:t>
      </w:r>
      <w:del w:id="3915" w:author="随遇而安" w:date="2023-08-12T10:15:12Z">
        <w:r>
          <w:rPr>
            <w:rFonts w:hint="eastAsia" w:ascii="仿宋" w:hAnsi="仿宋" w:eastAsia="仿宋" w:cs="仿宋"/>
            <w:spacing w:val="-3"/>
            <w:position w:val="17"/>
            <w:sz w:val="28"/>
            <w:szCs w:val="24"/>
            <w:rPrChange w:id="3916" w:author="随遇而安" w:date="2023-08-12T10:00:59Z">
              <w:rPr>
                <w:rFonts w:ascii="宋体" w:hAnsi="宋体" w:eastAsia="宋体" w:cs="宋体"/>
                <w:spacing w:val="-15"/>
                <w:sz w:val="24"/>
                <w:szCs w:val="24"/>
              </w:rPr>
            </w:rPrChange>
          </w:rPr>
          <w:delText xml:space="preserve"> </w:delText>
        </w:r>
      </w:del>
      <w:r>
        <w:rPr>
          <w:rFonts w:hint="eastAsia" w:ascii="仿宋" w:hAnsi="仿宋" w:eastAsia="仿宋" w:cs="仿宋"/>
          <w:spacing w:val="-3"/>
          <w:position w:val="17"/>
          <w:sz w:val="28"/>
          <w:szCs w:val="24"/>
          <w:rPrChange w:id="3917" w:author="随遇而安" w:date="2023-08-12T10:00:59Z">
            <w:rPr>
              <w:rFonts w:ascii="宋体" w:hAnsi="宋体" w:eastAsia="宋体" w:cs="宋体"/>
              <w:spacing w:val="-15"/>
              <w:sz w:val="24"/>
              <w:szCs w:val="24"/>
            </w:rPr>
          </w:rPrChange>
        </w:rPr>
        <w:t>伪造或者故意破坏事</w:t>
      </w:r>
      <w:r>
        <w:rPr>
          <w:rFonts w:hint="eastAsia" w:ascii="仿宋" w:hAnsi="仿宋" w:eastAsia="仿宋" w:cs="仿宋"/>
          <w:spacing w:val="-3"/>
          <w:position w:val="17"/>
          <w:sz w:val="28"/>
          <w:szCs w:val="24"/>
          <w:rPrChange w:id="3918" w:author="随遇而安" w:date="2023-08-12T10:00:59Z">
            <w:rPr>
              <w:rFonts w:ascii="宋体" w:hAnsi="宋体" w:eastAsia="宋体" w:cs="宋体"/>
              <w:spacing w:val="-16"/>
              <w:sz w:val="24"/>
              <w:szCs w:val="24"/>
            </w:rPr>
          </w:rPrChange>
        </w:rPr>
        <w:t>故现场的，</w:t>
      </w:r>
      <w:del w:id="3919" w:author="随遇而安" w:date="2023-08-12T09:34:12Z">
        <w:r>
          <w:rPr>
            <w:rFonts w:hint="eastAsia" w:ascii="仿宋" w:hAnsi="仿宋" w:eastAsia="仿宋" w:cs="仿宋"/>
            <w:spacing w:val="-3"/>
            <w:position w:val="17"/>
            <w:sz w:val="28"/>
            <w:szCs w:val="24"/>
            <w:rPrChange w:id="3920" w:author="随遇而安" w:date="2023-08-12T10:00:59Z">
              <w:rPr>
                <w:rFonts w:ascii="宋体" w:hAnsi="宋体" w:eastAsia="宋体" w:cs="宋体"/>
                <w:sz w:val="24"/>
                <w:szCs w:val="24"/>
              </w:rPr>
            </w:rPrChange>
          </w:rPr>
          <w:delText xml:space="preserve"> </w:delText>
        </w:r>
      </w:del>
      <w:r>
        <w:rPr>
          <w:rFonts w:hint="eastAsia" w:ascii="仿宋" w:hAnsi="仿宋" w:eastAsia="仿宋" w:cs="仿宋"/>
          <w:spacing w:val="-3"/>
          <w:position w:val="17"/>
          <w:sz w:val="28"/>
          <w:szCs w:val="24"/>
          <w:rPrChange w:id="3921" w:author="随遇而安" w:date="2023-08-12T10:00:59Z">
            <w:rPr>
              <w:rFonts w:ascii="宋体" w:hAnsi="宋体" w:eastAsia="宋体" w:cs="宋体"/>
              <w:spacing w:val="-10"/>
              <w:sz w:val="24"/>
              <w:szCs w:val="24"/>
            </w:rPr>
          </w:rPrChange>
        </w:rPr>
        <w:t>拒绝接受调查以及拒绝提供有关情况和资料的，</w:t>
      </w:r>
      <w:del w:id="3922" w:author="随遇而安" w:date="2023-08-12T10:15:14Z">
        <w:r>
          <w:rPr>
            <w:rFonts w:hint="eastAsia" w:ascii="仿宋" w:hAnsi="仿宋" w:eastAsia="仿宋" w:cs="仿宋"/>
            <w:spacing w:val="-3"/>
            <w:position w:val="17"/>
            <w:sz w:val="28"/>
            <w:szCs w:val="24"/>
            <w:rPrChange w:id="3923" w:author="随遇而安" w:date="2023-08-12T10:00:59Z">
              <w:rPr>
                <w:rFonts w:ascii="宋体" w:hAnsi="宋体" w:eastAsia="宋体" w:cs="宋体"/>
                <w:spacing w:val="44"/>
                <w:sz w:val="24"/>
                <w:szCs w:val="24"/>
              </w:rPr>
            </w:rPrChange>
          </w:rPr>
          <w:delText xml:space="preserve"> </w:delText>
        </w:r>
      </w:del>
      <w:r>
        <w:rPr>
          <w:rFonts w:hint="eastAsia" w:ascii="仿宋" w:hAnsi="仿宋" w:eastAsia="仿宋" w:cs="仿宋"/>
          <w:spacing w:val="-3"/>
          <w:position w:val="17"/>
          <w:sz w:val="28"/>
          <w:szCs w:val="24"/>
          <w:rPrChange w:id="3924" w:author="随遇而安" w:date="2023-08-12T10:00:59Z">
            <w:rPr>
              <w:rFonts w:ascii="宋体" w:hAnsi="宋体" w:eastAsia="宋体" w:cs="宋体"/>
              <w:spacing w:val="-10"/>
              <w:sz w:val="24"/>
              <w:szCs w:val="24"/>
            </w:rPr>
          </w:rPrChange>
        </w:rPr>
        <w:t>应按照</w:t>
      </w:r>
      <w:del w:id="3925" w:author="随遇而安" w:date="2024-11-06T16:57:20Z">
        <w:r>
          <w:rPr>
            <w:rFonts w:hint="eastAsia" w:ascii="仿宋" w:hAnsi="仿宋" w:eastAsia="仿宋" w:cs="仿宋"/>
            <w:spacing w:val="-3"/>
            <w:position w:val="17"/>
            <w:sz w:val="28"/>
            <w:szCs w:val="24"/>
            <w:rPrChange w:id="3926" w:author="随遇而安" w:date="2023-08-12T10:00:59Z">
              <w:rPr>
                <w:rFonts w:ascii="宋体" w:hAnsi="宋体" w:eastAsia="宋体" w:cs="宋体"/>
                <w:spacing w:val="-10"/>
                <w:sz w:val="24"/>
                <w:szCs w:val="24"/>
              </w:rPr>
            </w:rPrChange>
          </w:rPr>
          <w:delText>集团</w:delText>
        </w:r>
      </w:del>
      <w:r>
        <w:rPr>
          <w:rFonts w:hint="eastAsia" w:ascii="仿宋" w:hAnsi="仿宋" w:eastAsia="仿宋" w:cs="仿宋"/>
          <w:spacing w:val="-3"/>
          <w:position w:val="17"/>
          <w:sz w:val="28"/>
          <w:szCs w:val="24"/>
          <w:rPrChange w:id="3927" w:author="随遇而安" w:date="2023-08-12T10:00:59Z">
            <w:rPr>
              <w:rFonts w:ascii="宋体" w:hAnsi="宋体" w:eastAsia="宋体" w:cs="宋体"/>
              <w:spacing w:val="-10"/>
              <w:sz w:val="24"/>
              <w:szCs w:val="24"/>
            </w:rPr>
          </w:rPrChange>
        </w:rPr>
        <w:t>安全奖惩制度规定，</w:t>
      </w:r>
      <w:del w:id="3928" w:author="随遇而安" w:date="2023-08-12T09:34:10Z">
        <w:r>
          <w:rPr>
            <w:rFonts w:hint="eastAsia" w:ascii="仿宋" w:hAnsi="仿宋" w:eastAsia="仿宋" w:cs="仿宋"/>
            <w:spacing w:val="-3"/>
            <w:position w:val="17"/>
            <w:sz w:val="28"/>
            <w:szCs w:val="24"/>
            <w:rPrChange w:id="3929" w:author="随遇而安" w:date="2023-08-12T10:00:59Z">
              <w:rPr>
                <w:rFonts w:ascii="宋体" w:hAnsi="宋体" w:eastAsia="宋体" w:cs="宋体"/>
                <w:spacing w:val="38"/>
                <w:sz w:val="24"/>
                <w:szCs w:val="24"/>
              </w:rPr>
            </w:rPrChange>
          </w:rPr>
          <w:delText xml:space="preserve"> </w:delText>
        </w:r>
      </w:del>
      <w:r>
        <w:rPr>
          <w:rFonts w:hint="eastAsia" w:ascii="仿宋" w:hAnsi="仿宋" w:eastAsia="仿宋" w:cs="仿宋"/>
          <w:spacing w:val="-3"/>
          <w:position w:val="17"/>
          <w:sz w:val="28"/>
          <w:szCs w:val="24"/>
          <w:rPrChange w:id="3930" w:author="随遇而安" w:date="2023-08-12T10:00:59Z">
            <w:rPr>
              <w:rFonts w:ascii="宋体" w:hAnsi="宋体" w:eastAsia="宋体" w:cs="宋体"/>
              <w:spacing w:val="-10"/>
              <w:sz w:val="24"/>
              <w:szCs w:val="24"/>
            </w:rPr>
          </w:rPrChange>
        </w:rPr>
        <w:t>对事故</w:t>
      </w:r>
      <w:del w:id="3931" w:author="随遇而安" w:date="2023-08-12T09:34:11Z">
        <w:r>
          <w:rPr>
            <w:rFonts w:hint="eastAsia" w:ascii="仿宋" w:hAnsi="仿宋" w:eastAsia="仿宋" w:cs="仿宋"/>
            <w:spacing w:val="-3"/>
            <w:position w:val="17"/>
            <w:sz w:val="28"/>
            <w:szCs w:val="24"/>
            <w:rPrChange w:id="3932" w:author="随遇而安" w:date="2023-08-12T10:00:59Z">
              <w:rPr>
                <w:rFonts w:ascii="宋体" w:hAnsi="宋体" w:eastAsia="宋体" w:cs="宋体"/>
                <w:sz w:val="24"/>
                <w:szCs w:val="24"/>
              </w:rPr>
            </w:rPrChange>
          </w:rPr>
          <w:delText xml:space="preserve"> </w:delText>
        </w:r>
      </w:del>
      <w:r>
        <w:rPr>
          <w:rFonts w:hint="eastAsia" w:ascii="仿宋" w:hAnsi="仿宋" w:eastAsia="仿宋" w:cs="仿宋"/>
          <w:spacing w:val="-3"/>
          <w:position w:val="17"/>
          <w:sz w:val="28"/>
          <w:szCs w:val="24"/>
          <w:rPrChange w:id="3933" w:author="随遇而安" w:date="2023-08-12T10:00:59Z">
            <w:rPr>
              <w:rFonts w:ascii="宋体" w:hAnsi="宋体" w:eastAsia="宋体" w:cs="宋体"/>
              <w:spacing w:val="-3"/>
              <w:sz w:val="24"/>
              <w:szCs w:val="24"/>
            </w:rPr>
          </w:rPrChange>
        </w:rPr>
        <w:t>单位负责人和直接责任人从重追究责任。</w:t>
      </w:r>
    </w:p>
    <w:p w14:paraId="298B5B2D">
      <w:pPr>
        <w:autoSpaceDE/>
        <w:autoSpaceDN/>
        <w:spacing w:before="183" w:line="360" w:lineRule="auto"/>
        <w:ind w:left="0" w:firstLine="548" w:firstLineChars="200"/>
        <w:outlineLvl w:val="0"/>
        <w:rPr>
          <w:rFonts w:hint="eastAsia" w:ascii="仿宋" w:hAnsi="仿宋" w:eastAsia="仿宋" w:cs="仿宋"/>
          <w:sz w:val="28"/>
          <w:szCs w:val="24"/>
          <w:rPrChange w:id="3935" w:author="随遇而安" w:date="2023-08-12T09:44:46Z">
            <w:rPr>
              <w:rFonts w:ascii="宋体" w:hAnsi="宋体" w:eastAsia="宋体" w:cs="宋体"/>
              <w:sz w:val="24"/>
              <w:szCs w:val="24"/>
            </w:rPr>
          </w:rPrChange>
        </w:rPr>
        <w:pPrChange w:id="3934" w:author="随遇而安" w:date="2023-08-12T09:44:52Z">
          <w:pPr>
            <w:spacing w:before="183" w:line="220" w:lineRule="auto"/>
            <w:ind w:left="55"/>
            <w:outlineLvl w:val="0"/>
          </w:pPr>
        </w:pPrChange>
      </w:pPr>
      <w:bookmarkStart w:id="45" w:name="bookmark10"/>
      <w:bookmarkEnd w:id="45"/>
      <w:bookmarkStart w:id="46" w:name="_Toc13434"/>
      <w:bookmarkStart w:id="47" w:name="_Toc623"/>
      <w:bookmarkStart w:id="48" w:name="_Toc18591"/>
      <w:bookmarkStart w:id="49" w:name="_Toc29351"/>
      <w:r>
        <w:rPr>
          <w:rFonts w:hint="eastAsia" w:ascii="仿宋" w:hAnsi="仿宋" w:eastAsia="仿宋" w:cs="仿宋"/>
          <w:spacing w:val="-3"/>
          <w:sz w:val="28"/>
          <w:szCs w:val="24"/>
          <w:rPrChange w:id="3936" w:author="随遇而安" w:date="2023-08-12T09:44:46Z">
            <w:rPr>
              <w:rFonts w:ascii="宋体" w:hAnsi="宋体" w:eastAsia="宋体" w:cs="宋体"/>
              <w:spacing w:val="-3"/>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10.整改跟进</w:t>
      </w:r>
      <w:bookmarkEnd w:id="46"/>
      <w:bookmarkEnd w:id="47"/>
      <w:bookmarkEnd w:id="48"/>
      <w:bookmarkEnd w:id="49"/>
    </w:p>
    <w:p w14:paraId="2EDF0E18">
      <w:pPr>
        <w:autoSpaceDE/>
        <w:autoSpaceDN/>
        <w:spacing w:before="182" w:line="360" w:lineRule="auto"/>
        <w:ind w:left="0" w:right="0" w:firstLine="548" w:firstLineChars="200"/>
        <w:rPr>
          <w:rFonts w:hint="eastAsia" w:ascii="仿宋" w:hAnsi="仿宋" w:eastAsia="仿宋" w:cs="仿宋"/>
          <w:spacing w:val="-3"/>
          <w:position w:val="17"/>
          <w:sz w:val="28"/>
          <w:szCs w:val="24"/>
          <w:rPrChange w:id="3938" w:author="随遇而安" w:date="2023-08-12T10:01:03Z">
            <w:rPr>
              <w:rFonts w:ascii="宋体" w:hAnsi="宋体" w:eastAsia="宋体" w:cs="宋体"/>
              <w:sz w:val="24"/>
              <w:szCs w:val="24"/>
            </w:rPr>
          </w:rPrChange>
        </w:rPr>
        <w:pPrChange w:id="3937" w:author="随遇而安" w:date="2023-08-12T10:01:03Z">
          <w:pPr>
            <w:spacing w:before="183" w:line="313" w:lineRule="auto"/>
            <w:ind w:left="39" w:right="30" w:firstLine="16"/>
          </w:pPr>
        </w:pPrChange>
      </w:pPr>
      <w:r>
        <w:rPr>
          <w:rFonts w:hint="eastAsia" w:ascii="仿宋" w:hAnsi="仿宋" w:eastAsia="仿宋" w:cs="仿宋"/>
          <w:spacing w:val="-3"/>
          <w:position w:val="17"/>
          <w:sz w:val="28"/>
          <w:szCs w:val="24"/>
          <w:rPrChange w:id="3939" w:author="随遇而安" w:date="2023-08-12T10:01:03Z">
            <w:rPr>
              <w:rFonts w:ascii="宋体" w:hAnsi="宋体" w:eastAsia="宋体" w:cs="宋体"/>
              <w:spacing w:val="-9"/>
              <w:sz w:val="24"/>
              <w:szCs w:val="24"/>
            </w:rPr>
          </w:rPrChange>
        </w:rPr>
        <w:t>10.1</w:t>
      </w:r>
      <w:r>
        <w:rPr>
          <w:rFonts w:hint="eastAsia" w:ascii="仿宋" w:hAnsi="仿宋" w:eastAsia="仿宋" w:cs="仿宋"/>
          <w:spacing w:val="-3"/>
          <w:position w:val="17"/>
          <w:sz w:val="28"/>
          <w:szCs w:val="24"/>
          <w:rPrChange w:id="3940" w:author="随遇而安" w:date="2023-08-12T10:01:03Z">
            <w:rPr>
              <w:rFonts w:ascii="宋体" w:hAnsi="宋体" w:eastAsia="宋体" w:cs="宋体"/>
              <w:spacing w:val="-51"/>
              <w:sz w:val="24"/>
              <w:szCs w:val="24"/>
            </w:rPr>
          </w:rPrChange>
        </w:rPr>
        <w:t xml:space="preserve"> </w:t>
      </w:r>
      <w:r>
        <w:rPr>
          <w:rFonts w:hint="eastAsia" w:ascii="仿宋" w:hAnsi="仿宋" w:eastAsia="仿宋" w:cs="仿宋"/>
          <w:spacing w:val="-3"/>
          <w:position w:val="17"/>
          <w:sz w:val="28"/>
          <w:szCs w:val="24"/>
          <w:rPrChange w:id="3941" w:author="随遇而安" w:date="2023-08-12T10:01:03Z">
            <w:rPr>
              <w:rFonts w:ascii="宋体" w:hAnsi="宋体" w:eastAsia="宋体" w:cs="宋体"/>
              <w:spacing w:val="-9"/>
              <w:sz w:val="24"/>
              <w:szCs w:val="24"/>
            </w:rPr>
          </w:rPrChange>
        </w:rPr>
        <w:t>事故单位应当认真吸取事故教训，</w:t>
      </w:r>
      <w:del w:id="3942" w:author="随遇而安" w:date="2023-08-12T10:15:19Z">
        <w:r>
          <w:rPr>
            <w:rFonts w:hint="eastAsia" w:ascii="仿宋" w:hAnsi="仿宋" w:eastAsia="仿宋" w:cs="仿宋"/>
            <w:spacing w:val="-3"/>
            <w:position w:val="17"/>
            <w:sz w:val="28"/>
            <w:szCs w:val="24"/>
            <w:rPrChange w:id="3943" w:author="随遇而安" w:date="2023-08-12T10:01:03Z">
              <w:rPr>
                <w:rFonts w:ascii="宋体" w:hAnsi="宋体" w:eastAsia="宋体" w:cs="宋体"/>
                <w:spacing w:val="-9"/>
                <w:sz w:val="24"/>
                <w:szCs w:val="24"/>
              </w:rPr>
            </w:rPrChange>
          </w:rPr>
          <w:delText xml:space="preserve"> </w:delText>
        </w:r>
      </w:del>
      <w:r>
        <w:rPr>
          <w:rFonts w:hint="eastAsia" w:ascii="仿宋" w:hAnsi="仿宋" w:eastAsia="仿宋" w:cs="仿宋"/>
          <w:spacing w:val="-3"/>
          <w:position w:val="17"/>
          <w:sz w:val="28"/>
          <w:szCs w:val="24"/>
          <w:rPrChange w:id="3944" w:author="随遇而安" w:date="2023-08-12T10:01:03Z">
            <w:rPr>
              <w:rFonts w:ascii="宋体" w:hAnsi="宋体" w:eastAsia="宋体" w:cs="宋体"/>
              <w:spacing w:val="-9"/>
              <w:sz w:val="24"/>
              <w:szCs w:val="24"/>
            </w:rPr>
          </w:rPrChange>
        </w:rPr>
        <w:t>根据事故调查报告要求落实</w:t>
      </w:r>
      <w:r>
        <w:rPr>
          <w:rFonts w:hint="eastAsia" w:ascii="仿宋" w:hAnsi="仿宋" w:eastAsia="仿宋" w:cs="仿宋"/>
          <w:spacing w:val="-3"/>
          <w:position w:val="17"/>
          <w:sz w:val="28"/>
          <w:szCs w:val="24"/>
          <w:rPrChange w:id="3945" w:author="随遇而安" w:date="2023-08-12T10:01:03Z">
            <w:rPr>
              <w:rFonts w:ascii="宋体" w:hAnsi="宋体" w:eastAsia="宋体" w:cs="宋体"/>
              <w:spacing w:val="-10"/>
              <w:sz w:val="24"/>
              <w:szCs w:val="24"/>
            </w:rPr>
          </w:rPrChange>
        </w:rPr>
        <w:t>防范和整改措施，</w:t>
      </w:r>
      <w:del w:id="3946" w:author="随遇而安" w:date="2023-08-12T09:34:14Z">
        <w:r>
          <w:rPr>
            <w:rFonts w:hint="eastAsia" w:ascii="仿宋" w:hAnsi="仿宋" w:eastAsia="仿宋" w:cs="仿宋"/>
            <w:spacing w:val="-3"/>
            <w:position w:val="17"/>
            <w:sz w:val="28"/>
            <w:szCs w:val="24"/>
            <w:rPrChange w:id="3947" w:author="随遇而安" w:date="2023-08-12T10:01:03Z">
              <w:rPr>
                <w:rFonts w:ascii="宋体" w:hAnsi="宋体" w:eastAsia="宋体" w:cs="宋体"/>
                <w:spacing w:val="-10"/>
                <w:sz w:val="24"/>
                <w:szCs w:val="24"/>
              </w:rPr>
            </w:rPrChange>
          </w:rPr>
          <w:delText xml:space="preserve"> </w:delText>
        </w:r>
      </w:del>
      <w:r>
        <w:rPr>
          <w:rFonts w:hint="eastAsia" w:ascii="仿宋" w:hAnsi="仿宋" w:eastAsia="仿宋" w:cs="仿宋"/>
          <w:spacing w:val="-3"/>
          <w:position w:val="17"/>
          <w:sz w:val="28"/>
          <w:szCs w:val="24"/>
          <w:rPrChange w:id="3948" w:author="随遇而安" w:date="2023-08-12T10:01:03Z">
            <w:rPr>
              <w:rFonts w:ascii="宋体" w:hAnsi="宋体" w:eastAsia="宋体" w:cs="宋体"/>
              <w:spacing w:val="-10"/>
              <w:sz w:val="24"/>
              <w:szCs w:val="24"/>
            </w:rPr>
          </w:rPrChange>
        </w:rPr>
        <w:t>防</w:t>
      </w:r>
      <w:del w:id="3949" w:author="随遇而安" w:date="2023-08-12T09:34:15Z">
        <w:r>
          <w:rPr>
            <w:rFonts w:hint="eastAsia" w:ascii="仿宋" w:hAnsi="仿宋" w:eastAsia="仿宋" w:cs="仿宋"/>
            <w:spacing w:val="-3"/>
            <w:position w:val="17"/>
            <w:sz w:val="28"/>
            <w:szCs w:val="24"/>
            <w:rPrChange w:id="3950" w:author="随遇而安" w:date="2023-08-12T10:01:03Z">
              <w:rPr>
                <w:rFonts w:ascii="宋体" w:hAnsi="宋体" w:eastAsia="宋体" w:cs="宋体"/>
                <w:sz w:val="24"/>
                <w:szCs w:val="24"/>
              </w:rPr>
            </w:rPrChange>
          </w:rPr>
          <w:delText xml:space="preserve"> </w:delText>
        </w:r>
      </w:del>
      <w:r>
        <w:rPr>
          <w:rFonts w:hint="eastAsia" w:ascii="仿宋" w:hAnsi="仿宋" w:eastAsia="仿宋" w:cs="仿宋"/>
          <w:spacing w:val="-3"/>
          <w:position w:val="17"/>
          <w:sz w:val="28"/>
          <w:szCs w:val="24"/>
          <w:rPrChange w:id="3951" w:author="随遇而安" w:date="2023-08-12T10:01:03Z">
            <w:rPr>
              <w:rFonts w:ascii="宋体" w:hAnsi="宋体" w:eastAsia="宋体" w:cs="宋体"/>
              <w:spacing w:val="-2"/>
              <w:sz w:val="24"/>
              <w:szCs w:val="24"/>
            </w:rPr>
          </w:rPrChange>
        </w:rPr>
        <w:t>止事故再次发生。各单位安环管理部门负责对事故单位落实防范和整改措施的情况进行</w:t>
      </w:r>
      <w:del w:id="3952" w:author="随遇而安" w:date="2023-08-12T10:15:23Z">
        <w:r>
          <w:rPr>
            <w:rFonts w:hint="eastAsia" w:ascii="仿宋" w:hAnsi="仿宋" w:eastAsia="仿宋" w:cs="仿宋"/>
            <w:spacing w:val="-3"/>
            <w:position w:val="17"/>
            <w:sz w:val="28"/>
            <w:szCs w:val="24"/>
            <w:rPrChange w:id="3953" w:author="随遇而安" w:date="2023-08-12T10:01:03Z">
              <w:rPr>
                <w:rFonts w:ascii="宋体" w:hAnsi="宋体" w:eastAsia="宋体" w:cs="宋体"/>
                <w:spacing w:val="14"/>
                <w:sz w:val="24"/>
                <w:szCs w:val="24"/>
              </w:rPr>
            </w:rPrChange>
          </w:rPr>
          <w:delText xml:space="preserve"> </w:delText>
        </w:r>
      </w:del>
      <w:r>
        <w:rPr>
          <w:rFonts w:hint="eastAsia" w:ascii="仿宋" w:hAnsi="仿宋" w:eastAsia="仿宋" w:cs="仿宋"/>
          <w:spacing w:val="-3"/>
          <w:position w:val="17"/>
          <w:sz w:val="28"/>
          <w:szCs w:val="24"/>
          <w:rPrChange w:id="3954" w:author="随遇而安" w:date="2023-08-12T10:01:03Z">
            <w:rPr>
              <w:rFonts w:ascii="宋体" w:hAnsi="宋体" w:eastAsia="宋体" w:cs="宋体"/>
              <w:spacing w:val="-8"/>
              <w:sz w:val="24"/>
              <w:szCs w:val="24"/>
            </w:rPr>
          </w:rPrChange>
        </w:rPr>
        <w:t>监督检查。</w:t>
      </w:r>
    </w:p>
    <w:p w14:paraId="20901C6D">
      <w:pPr>
        <w:autoSpaceDE/>
        <w:autoSpaceDN/>
        <w:spacing w:before="182" w:line="360" w:lineRule="auto"/>
        <w:ind w:left="0" w:right="0" w:firstLine="548" w:firstLineChars="200"/>
        <w:rPr>
          <w:del w:id="3956" w:author="随遇而安" w:date="2023-08-12T09:28:41Z"/>
          <w:rFonts w:hint="eastAsia" w:ascii="仿宋" w:hAnsi="仿宋" w:eastAsia="仿宋" w:cs="仿宋"/>
          <w:spacing w:val="-3"/>
          <w:position w:val="17"/>
          <w:sz w:val="28"/>
          <w:szCs w:val="24"/>
          <w:rPrChange w:id="3957" w:author="随遇而安" w:date="2023-08-12T10:01:03Z">
            <w:rPr>
              <w:del w:id="3958" w:author="随遇而安" w:date="2023-08-12T09:28:41Z"/>
              <w:rFonts w:ascii="宋体" w:hAnsi="宋体" w:eastAsia="宋体" w:cs="宋体"/>
              <w:sz w:val="24"/>
              <w:szCs w:val="24"/>
            </w:rPr>
          </w:rPrChange>
        </w:rPr>
        <w:pPrChange w:id="3955" w:author="随遇而安" w:date="2023-08-12T10:01:03Z">
          <w:pPr>
            <w:spacing w:before="182" w:line="290" w:lineRule="auto"/>
            <w:ind w:left="42" w:right="30" w:firstLine="12"/>
          </w:pPr>
        </w:pPrChange>
      </w:pPr>
      <w:r>
        <w:rPr>
          <w:rFonts w:hint="eastAsia" w:ascii="仿宋" w:hAnsi="仿宋" w:eastAsia="仿宋" w:cs="仿宋"/>
          <w:spacing w:val="-3"/>
          <w:position w:val="17"/>
          <w:sz w:val="28"/>
          <w:szCs w:val="24"/>
          <w:rPrChange w:id="3959" w:author="随遇而安" w:date="2023-08-12T10:01:03Z">
            <w:rPr>
              <w:rFonts w:ascii="宋体" w:hAnsi="宋体" w:eastAsia="宋体" w:cs="宋体"/>
              <w:spacing w:val="-10"/>
              <w:sz w:val="24"/>
              <w:szCs w:val="24"/>
            </w:rPr>
          </w:rPrChange>
        </w:rPr>
        <w:t>10.2</w:t>
      </w:r>
      <w:r>
        <w:rPr>
          <w:rFonts w:hint="eastAsia" w:ascii="仿宋" w:hAnsi="仿宋" w:eastAsia="仿宋" w:cs="仿宋"/>
          <w:spacing w:val="-3"/>
          <w:position w:val="17"/>
          <w:sz w:val="28"/>
          <w:szCs w:val="24"/>
          <w:rPrChange w:id="3960" w:author="随遇而安" w:date="2023-08-12T10:01:03Z">
            <w:rPr>
              <w:rFonts w:ascii="宋体" w:hAnsi="宋体" w:eastAsia="宋体" w:cs="宋体"/>
              <w:spacing w:val="-50"/>
              <w:sz w:val="24"/>
              <w:szCs w:val="24"/>
            </w:rPr>
          </w:rPrChange>
        </w:rPr>
        <w:t xml:space="preserve"> </w:t>
      </w:r>
      <w:r>
        <w:rPr>
          <w:rFonts w:hint="eastAsia" w:ascii="仿宋" w:hAnsi="仿宋" w:eastAsia="仿宋" w:cs="仿宋"/>
          <w:spacing w:val="-3"/>
          <w:position w:val="17"/>
          <w:sz w:val="28"/>
          <w:szCs w:val="24"/>
          <w:rPrChange w:id="3961" w:author="随遇而安" w:date="2023-08-12T10:01:03Z">
            <w:rPr>
              <w:rFonts w:ascii="宋体" w:hAnsi="宋体" w:eastAsia="宋体" w:cs="宋体"/>
              <w:spacing w:val="-10"/>
              <w:sz w:val="24"/>
              <w:szCs w:val="24"/>
            </w:rPr>
          </w:rPrChange>
        </w:rPr>
        <w:t>事故单位应根据事故调查报告中所提出的整改建议，</w:t>
      </w:r>
      <w:del w:id="3962" w:author="随遇而安" w:date="2023-08-12T09:34:17Z">
        <w:r>
          <w:rPr>
            <w:rFonts w:hint="eastAsia" w:ascii="仿宋" w:hAnsi="仿宋" w:eastAsia="仿宋" w:cs="仿宋"/>
            <w:spacing w:val="-3"/>
            <w:position w:val="17"/>
            <w:sz w:val="28"/>
            <w:szCs w:val="24"/>
            <w:rPrChange w:id="3963" w:author="随遇而安" w:date="2023-08-12T10:01:03Z">
              <w:rPr>
                <w:rFonts w:ascii="宋体" w:hAnsi="宋体" w:eastAsia="宋体" w:cs="宋体"/>
                <w:spacing w:val="-10"/>
                <w:sz w:val="24"/>
                <w:szCs w:val="24"/>
              </w:rPr>
            </w:rPrChange>
          </w:rPr>
          <w:delText xml:space="preserve"> </w:delText>
        </w:r>
      </w:del>
      <w:r>
        <w:rPr>
          <w:rFonts w:hint="eastAsia" w:ascii="仿宋" w:hAnsi="仿宋" w:eastAsia="仿宋" w:cs="仿宋"/>
          <w:spacing w:val="-3"/>
          <w:position w:val="17"/>
          <w:sz w:val="28"/>
          <w:szCs w:val="24"/>
          <w:rPrChange w:id="3964" w:author="随遇而安" w:date="2023-08-12T10:01:03Z">
            <w:rPr>
              <w:rFonts w:ascii="宋体" w:hAnsi="宋体" w:eastAsia="宋体" w:cs="宋体"/>
              <w:spacing w:val="-10"/>
              <w:sz w:val="24"/>
              <w:szCs w:val="24"/>
            </w:rPr>
          </w:rPrChange>
        </w:rPr>
        <w:t>讨论确定</w:t>
      </w:r>
      <w:r>
        <w:rPr>
          <w:rFonts w:hint="eastAsia" w:ascii="仿宋" w:hAnsi="仿宋" w:eastAsia="仿宋" w:cs="仿宋"/>
          <w:spacing w:val="-3"/>
          <w:position w:val="17"/>
          <w:sz w:val="28"/>
          <w:szCs w:val="24"/>
          <w:rPrChange w:id="3965" w:author="随遇而安" w:date="2023-08-12T10:01:03Z">
            <w:rPr>
              <w:rFonts w:ascii="宋体" w:hAnsi="宋体" w:eastAsia="宋体" w:cs="宋体"/>
              <w:spacing w:val="-11"/>
              <w:sz w:val="24"/>
              <w:szCs w:val="24"/>
            </w:rPr>
          </w:rPrChange>
        </w:rPr>
        <w:t>整改计划，</w:t>
      </w:r>
      <w:del w:id="3966" w:author="随遇而安" w:date="2023-08-12T09:34:21Z">
        <w:r>
          <w:rPr>
            <w:rFonts w:hint="eastAsia" w:ascii="仿宋" w:hAnsi="仿宋" w:eastAsia="仿宋" w:cs="仿宋"/>
            <w:spacing w:val="-3"/>
            <w:position w:val="17"/>
            <w:sz w:val="28"/>
            <w:szCs w:val="24"/>
            <w:rPrChange w:id="3967" w:author="随遇而安" w:date="2023-08-12T10:01:03Z">
              <w:rPr>
                <w:rFonts w:ascii="宋体" w:hAnsi="宋体" w:eastAsia="宋体" w:cs="宋体"/>
                <w:spacing w:val="30"/>
                <w:sz w:val="24"/>
                <w:szCs w:val="24"/>
              </w:rPr>
            </w:rPrChange>
          </w:rPr>
          <w:delText xml:space="preserve"> </w:delText>
        </w:r>
      </w:del>
      <w:r>
        <w:rPr>
          <w:rFonts w:hint="eastAsia" w:ascii="仿宋" w:hAnsi="仿宋" w:eastAsia="仿宋" w:cs="仿宋"/>
          <w:spacing w:val="-3"/>
          <w:position w:val="17"/>
          <w:sz w:val="28"/>
          <w:szCs w:val="24"/>
          <w:rPrChange w:id="3968" w:author="随遇而安" w:date="2023-08-12T10:01:03Z">
            <w:rPr>
              <w:rFonts w:ascii="宋体" w:hAnsi="宋体" w:eastAsia="宋体" w:cs="宋体"/>
              <w:spacing w:val="-11"/>
              <w:sz w:val="24"/>
              <w:szCs w:val="24"/>
            </w:rPr>
          </w:rPrChange>
        </w:rPr>
        <w:t>明确每项</w:t>
      </w:r>
      <w:del w:id="3969" w:author="随遇而安" w:date="2023-08-12T09:34:23Z">
        <w:r>
          <w:rPr>
            <w:rFonts w:hint="eastAsia" w:ascii="仿宋" w:hAnsi="仿宋" w:eastAsia="仿宋" w:cs="仿宋"/>
            <w:spacing w:val="-3"/>
            <w:position w:val="17"/>
            <w:sz w:val="28"/>
            <w:szCs w:val="24"/>
            <w:rPrChange w:id="3970" w:author="随遇而安" w:date="2023-08-12T10:01:03Z">
              <w:rPr>
                <w:rFonts w:ascii="宋体" w:hAnsi="宋体" w:eastAsia="宋体" w:cs="宋体"/>
                <w:sz w:val="24"/>
                <w:szCs w:val="24"/>
              </w:rPr>
            </w:rPrChange>
          </w:rPr>
          <w:delText xml:space="preserve"> </w:delText>
        </w:r>
      </w:del>
      <w:r>
        <w:rPr>
          <w:rFonts w:hint="eastAsia" w:ascii="仿宋" w:hAnsi="仿宋" w:eastAsia="仿宋" w:cs="仿宋"/>
          <w:spacing w:val="-3"/>
          <w:position w:val="17"/>
          <w:sz w:val="28"/>
          <w:szCs w:val="24"/>
          <w:rPrChange w:id="3971" w:author="随遇而安" w:date="2023-08-12T10:01:03Z">
            <w:rPr>
              <w:rFonts w:ascii="宋体" w:hAnsi="宋体" w:eastAsia="宋体" w:cs="宋体"/>
              <w:spacing w:val="-2"/>
              <w:sz w:val="24"/>
              <w:szCs w:val="24"/>
            </w:rPr>
          </w:rPrChange>
        </w:rPr>
        <w:t>具体整改措施及其负责人和整改时限，事故单位负责人负责跟踪整改。</w:t>
      </w:r>
    </w:p>
    <w:p w14:paraId="016D3AEE">
      <w:pPr>
        <w:autoSpaceDE/>
        <w:autoSpaceDN/>
        <w:spacing w:before="182" w:line="360" w:lineRule="auto"/>
        <w:ind w:right="0" w:firstLine="548" w:firstLineChars="200"/>
        <w:rPr>
          <w:del w:id="3973" w:author="随遇而安" w:date="2023-08-12T09:28:42Z"/>
          <w:rFonts w:hint="eastAsia" w:ascii="仿宋" w:hAnsi="仿宋" w:eastAsia="仿宋" w:cs="仿宋"/>
          <w:spacing w:val="-3"/>
          <w:position w:val="17"/>
          <w:sz w:val="28"/>
          <w:szCs w:val="24"/>
          <w:rPrChange w:id="3974" w:author="随遇而安" w:date="2023-08-12T10:01:03Z">
            <w:rPr>
              <w:del w:id="3975" w:author="随遇而安" w:date="2023-08-12T09:28:42Z"/>
              <w:rFonts w:ascii="宋体" w:hAnsi="宋体" w:eastAsia="宋体" w:cs="宋体"/>
              <w:sz w:val="24"/>
              <w:szCs w:val="24"/>
            </w:rPr>
          </w:rPrChange>
        </w:rPr>
        <w:sectPr>
          <w:footerReference r:id="rId16" w:type="default"/>
          <w:pgSz w:w="11907" w:h="16839"/>
          <w:pgMar w:top="1507" w:right="1387" w:bottom="1268" w:left="1390" w:header="852" w:footer="1093" w:gutter="0"/>
          <w:pgNumType w:fmt="decimal"/>
          <w:cols w:space="720" w:num="1"/>
        </w:sectPr>
        <w:pPrChange w:id="3972" w:author="随遇而安" w:date="2023-08-12T10:01:03Z">
          <w:pPr>
            <w:spacing w:line="290" w:lineRule="auto"/>
          </w:pPr>
        </w:pPrChange>
      </w:pPr>
    </w:p>
    <w:p w14:paraId="5FC1412F">
      <w:pPr>
        <w:autoSpaceDE/>
        <w:autoSpaceDN/>
        <w:spacing w:before="182" w:line="360" w:lineRule="auto"/>
        <w:ind w:left="0" w:firstLine="548" w:firstLineChars="200"/>
        <w:outlineLvl w:val="9"/>
        <w:rPr>
          <w:ins w:id="3977" w:author="随遇而安" w:date="2023-08-12T09:28:43Z"/>
          <w:rFonts w:hint="eastAsia" w:ascii="仿宋" w:hAnsi="仿宋" w:eastAsia="仿宋" w:cs="仿宋"/>
          <w:spacing w:val="-3"/>
          <w:position w:val="17"/>
          <w:sz w:val="28"/>
          <w:szCs w:val="24"/>
          <w:rPrChange w:id="3978" w:author="随遇而安" w:date="2023-08-12T10:01:03Z">
            <w:rPr>
              <w:ins w:id="3979" w:author="随遇而安" w:date="2023-08-12T09:28:43Z"/>
              <w:rFonts w:hint="eastAsia" w:ascii="仿宋" w:hAnsi="仿宋" w:eastAsia="仿宋" w:cs="仿宋"/>
              <w:spacing w:val="-3"/>
              <w:sz w:val="24"/>
              <w:szCs w:val="24"/>
              <w14:textOutline w14:w="4354" w14:cap="flat" w14:cmpd="sng">
                <w14:solidFill>
                  <w14:srgbClr w14:val="000000"/>
                </w14:solidFill>
                <w14:prstDash w14:val="solid"/>
                <w14:miter w14:val="0"/>
              </w14:textOutline>
            </w:rPr>
          </w:rPrChange>
        </w:rPr>
        <w:pPrChange w:id="3976" w:author="随遇而安" w:date="2023-08-12T10:01:03Z">
          <w:pPr>
            <w:spacing w:before="115" w:line="220" w:lineRule="auto"/>
            <w:ind w:left="55"/>
            <w:outlineLvl w:val="0"/>
          </w:pPr>
        </w:pPrChange>
      </w:pPr>
      <w:bookmarkStart w:id="50" w:name="bookmark11"/>
      <w:bookmarkEnd w:id="50"/>
    </w:p>
    <w:p w14:paraId="1EDBA763">
      <w:pPr>
        <w:autoSpaceDE/>
        <w:autoSpaceDN/>
        <w:spacing w:before="115" w:line="360" w:lineRule="auto"/>
        <w:ind w:left="0" w:firstLine="548" w:firstLineChars="200"/>
        <w:outlineLvl w:val="0"/>
        <w:rPr>
          <w:rFonts w:hint="eastAsia" w:ascii="仿宋" w:hAnsi="仿宋" w:eastAsia="仿宋" w:cs="仿宋"/>
          <w:sz w:val="28"/>
          <w:szCs w:val="24"/>
          <w:rPrChange w:id="3981" w:author="随遇而安" w:date="2023-08-12T09:44:46Z">
            <w:rPr>
              <w:rFonts w:ascii="宋体" w:hAnsi="宋体" w:eastAsia="宋体" w:cs="宋体"/>
              <w:sz w:val="24"/>
              <w:szCs w:val="24"/>
            </w:rPr>
          </w:rPrChange>
        </w:rPr>
        <w:pPrChange w:id="3980" w:author="随遇而安" w:date="2023-08-12T09:44:52Z">
          <w:pPr>
            <w:spacing w:before="115" w:line="220" w:lineRule="auto"/>
            <w:ind w:left="55"/>
            <w:outlineLvl w:val="0"/>
          </w:pPr>
        </w:pPrChange>
      </w:pPr>
      <w:bookmarkStart w:id="51" w:name="_Toc23935"/>
      <w:bookmarkStart w:id="52" w:name="_Toc31690"/>
      <w:bookmarkStart w:id="53" w:name="_Toc14406"/>
      <w:bookmarkStart w:id="54" w:name="_Toc17442"/>
      <w:r>
        <w:rPr>
          <w:rFonts w:hint="eastAsia" w:ascii="仿宋" w:hAnsi="仿宋" w:eastAsia="仿宋" w:cs="仿宋"/>
          <w:spacing w:val="-3"/>
          <w:sz w:val="28"/>
          <w:szCs w:val="24"/>
          <w:rPrChange w:id="3982" w:author="随遇而安" w:date="2023-08-12T09:44:46Z">
            <w:rPr>
              <w:rFonts w:ascii="宋体" w:hAnsi="宋体" w:eastAsia="宋体" w:cs="宋体"/>
              <w:spacing w:val="-3"/>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11.事故考核</w:t>
      </w:r>
      <w:bookmarkEnd w:id="51"/>
      <w:bookmarkEnd w:id="52"/>
      <w:bookmarkEnd w:id="53"/>
      <w:bookmarkEnd w:id="54"/>
    </w:p>
    <w:p w14:paraId="4B890152">
      <w:pPr>
        <w:autoSpaceDE/>
        <w:autoSpaceDN/>
        <w:spacing w:before="182" w:line="360" w:lineRule="auto"/>
        <w:ind w:left="0" w:right="0" w:firstLine="548" w:firstLineChars="200"/>
        <w:rPr>
          <w:del w:id="3984" w:author="随遇而安" w:date="2023-08-12T10:16:58Z"/>
          <w:rFonts w:hint="eastAsia" w:ascii="仿宋" w:hAnsi="仿宋" w:eastAsia="仿宋" w:cs="仿宋"/>
          <w:spacing w:val="-3"/>
          <w:position w:val="17"/>
          <w:sz w:val="28"/>
          <w:szCs w:val="24"/>
          <w:rPrChange w:id="3985" w:author="随遇而安" w:date="2023-08-12T10:01:06Z">
            <w:rPr>
              <w:del w:id="3986" w:author="随遇而安" w:date="2023-08-12T10:16:58Z"/>
              <w:rFonts w:ascii="宋体" w:hAnsi="宋体" w:eastAsia="宋体" w:cs="宋体"/>
              <w:sz w:val="24"/>
              <w:szCs w:val="24"/>
            </w:rPr>
          </w:rPrChange>
        </w:rPr>
        <w:pPrChange w:id="3983" w:author="随遇而安" w:date="2023-08-12T10:01:06Z">
          <w:pPr>
            <w:spacing w:before="182" w:line="289" w:lineRule="auto"/>
            <w:ind w:left="42" w:right="33" w:firstLine="13"/>
          </w:pPr>
        </w:pPrChange>
      </w:pPr>
      <w:del w:id="3987" w:author="随遇而安" w:date="2023-08-12T10:16:55Z">
        <w:r>
          <w:rPr>
            <w:rFonts w:hint="eastAsia" w:ascii="仿宋" w:hAnsi="仿宋" w:eastAsia="仿宋" w:cs="仿宋"/>
            <w:spacing w:val="-3"/>
            <w:position w:val="17"/>
            <w:sz w:val="28"/>
            <w:szCs w:val="24"/>
            <w:rPrChange w:id="3988" w:author="随遇而安" w:date="2023-08-12T10:01:06Z">
              <w:rPr>
                <w:rFonts w:ascii="宋体" w:hAnsi="宋体" w:eastAsia="宋体" w:cs="宋体"/>
                <w:spacing w:val="1"/>
                <w:sz w:val="24"/>
                <w:szCs w:val="24"/>
              </w:rPr>
            </w:rPrChange>
          </w:rPr>
          <w:delText xml:space="preserve">11.1 </w:delText>
        </w:r>
      </w:del>
      <w:r>
        <w:rPr>
          <w:rFonts w:hint="eastAsia" w:ascii="仿宋" w:hAnsi="仿宋" w:eastAsia="仿宋" w:cs="仿宋"/>
          <w:spacing w:val="-3"/>
          <w:position w:val="17"/>
          <w:sz w:val="28"/>
          <w:szCs w:val="24"/>
          <w:rPrChange w:id="3989" w:author="随遇而安" w:date="2023-08-12T10:01:06Z">
            <w:rPr>
              <w:rFonts w:ascii="宋体" w:hAnsi="宋体" w:eastAsia="宋体" w:cs="宋体"/>
              <w:spacing w:val="1"/>
              <w:sz w:val="24"/>
              <w:szCs w:val="24"/>
            </w:rPr>
          </w:rPrChange>
        </w:rPr>
        <w:t>对事故相关责任人员的责任追究根据</w:t>
      </w:r>
      <w:del w:id="3990" w:author="随遇而安" w:date="2023-08-12T10:16:13Z">
        <w:r>
          <w:rPr>
            <w:rFonts w:hint="eastAsia" w:ascii="仿宋" w:hAnsi="仿宋" w:eastAsia="仿宋" w:cs="仿宋"/>
            <w:spacing w:val="-3"/>
            <w:position w:val="17"/>
            <w:sz w:val="28"/>
            <w:szCs w:val="24"/>
            <w:rPrChange w:id="3991" w:author="随遇而安" w:date="2023-08-12T10:01:06Z">
              <w:rPr>
                <w:rFonts w:ascii="宋体" w:hAnsi="宋体" w:eastAsia="宋体" w:cs="宋体"/>
                <w:spacing w:val="1"/>
                <w:sz w:val="24"/>
                <w:szCs w:val="24"/>
              </w:rPr>
            </w:rPrChange>
          </w:rPr>
          <w:delText>集团人力资源管理制度及</w:delText>
        </w:r>
      </w:del>
      <w:ins w:id="3992" w:author="随遇而安" w:date="2023-08-12T10:15:48Z">
        <w:r>
          <w:rPr>
            <w:rFonts w:hint="eastAsia" w:ascii="仿宋" w:hAnsi="仿宋" w:eastAsia="仿宋" w:cs="仿宋"/>
            <w:spacing w:val="-3"/>
            <w:position w:val="17"/>
            <w:sz w:val="28"/>
            <w:szCs w:val="24"/>
            <w:lang w:val="en-US" w:eastAsia="zh-CN"/>
          </w:rPr>
          <w:t>项目公司</w:t>
        </w:r>
      </w:ins>
      <w:r>
        <w:rPr>
          <w:rFonts w:hint="eastAsia" w:ascii="仿宋" w:hAnsi="仿宋" w:eastAsia="仿宋" w:cs="仿宋"/>
          <w:spacing w:val="-3"/>
          <w:position w:val="17"/>
          <w:sz w:val="28"/>
          <w:szCs w:val="24"/>
          <w:rPrChange w:id="3993" w:author="随遇而安" w:date="2023-08-12T10:01:06Z">
            <w:rPr>
              <w:rFonts w:ascii="宋体" w:hAnsi="宋体" w:eastAsia="宋体" w:cs="宋体"/>
              <w:spacing w:val="1"/>
              <w:sz w:val="24"/>
              <w:szCs w:val="24"/>
            </w:rPr>
          </w:rPrChange>
        </w:rPr>
        <w:t>安全奖惩制度</w:t>
      </w:r>
      <w:r>
        <w:rPr>
          <w:rFonts w:hint="eastAsia" w:ascii="仿宋" w:hAnsi="仿宋" w:eastAsia="仿宋" w:cs="仿宋"/>
          <w:spacing w:val="-3"/>
          <w:position w:val="17"/>
          <w:sz w:val="28"/>
          <w:szCs w:val="24"/>
          <w:rPrChange w:id="3994" w:author="随遇而安" w:date="2023-08-12T10:01:06Z">
            <w:rPr>
              <w:rFonts w:ascii="宋体" w:hAnsi="宋体" w:eastAsia="宋体" w:cs="宋体"/>
              <w:sz w:val="24"/>
              <w:szCs w:val="24"/>
            </w:rPr>
          </w:rPrChange>
        </w:rPr>
        <w:t>、事</w:t>
      </w:r>
      <w:del w:id="3995" w:author="随遇而安" w:date="2023-08-12T10:15:43Z">
        <w:r>
          <w:rPr>
            <w:rFonts w:hint="eastAsia" w:ascii="仿宋" w:hAnsi="仿宋" w:eastAsia="仿宋" w:cs="仿宋"/>
            <w:spacing w:val="-3"/>
            <w:position w:val="17"/>
            <w:sz w:val="28"/>
            <w:szCs w:val="24"/>
            <w:rPrChange w:id="3996" w:author="随遇而安" w:date="2023-08-12T10:01:06Z">
              <w:rPr>
                <w:rFonts w:ascii="宋体" w:hAnsi="宋体" w:eastAsia="宋体" w:cs="宋体"/>
                <w:sz w:val="24"/>
                <w:szCs w:val="24"/>
              </w:rPr>
            </w:rPrChange>
          </w:rPr>
          <w:delText xml:space="preserve"> </w:delText>
        </w:r>
      </w:del>
      <w:r>
        <w:rPr>
          <w:rFonts w:hint="eastAsia" w:ascii="仿宋" w:hAnsi="仿宋" w:eastAsia="仿宋" w:cs="仿宋"/>
          <w:spacing w:val="-3"/>
          <w:position w:val="17"/>
          <w:sz w:val="28"/>
          <w:szCs w:val="24"/>
          <w:rPrChange w:id="3997" w:author="随遇而安" w:date="2023-08-12T10:01:06Z">
            <w:rPr>
              <w:rFonts w:ascii="宋体" w:hAnsi="宋体" w:eastAsia="宋体" w:cs="宋体"/>
              <w:spacing w:val="-2"/>
              <w:sz w:val="24"/>
              <w:szCs w:val="24"/>
            </w:rPr>
          </w:rPrChange>
        </w:rPr>
        <w:t>故调查报告中调查组提出的处理建议进行相应的处罚。</w:t>
      </w:r>
    </w:p>
    <w:p w14:paraId="34C60F03">
      <w:pPr>
        <w:autoSpaceDE/>
        <w:autoSpaceDN/>
        <w:spacing w:before="182" w:line="360" w:lineRule="auto"/>
        <w:ind w:left="0" w:right="0" w:firstLine="548" w:firstLineChars="200"/>
        <w:rPr>
          <w:rFonts w:hint="eastAsia" w:ascii="仿宋" w:hAnsi="仿宋" w:eastAsia="仿宋" w:cs="仿宋"/>
          <w:spacing w:val="-3"/>
          <w:position w:val="17"/>
          <w:sz w:val="28"/>
          <w:szCs w:val="24"/>
          <w:rPrChange w:id="3999" w:author="随遇而安" w:date="2023-08-12T10:01:06Z">
            <w:rPr>
              <w:rFonts w:ascii="宋体" w:hAnsi="宋体" w:eastAsia="宋体" w:cs="宋体"/>
              <w:sz w:val="24"/>
              <w:szCs w:val="24"/>
            </w:rPr>
          </w:rPrChange>
        </w:rPr>
        <w:pPrChange w:id="3998" w:author="随遇而安" w:date="2023-08-12T10:01:06Z">
          <w:pPr>
            <w:spacing w:before="185" w:line="289" w:lineRule="auto"/>
            <w:ind w:left="83" w:right="29" w:hanging="28"/>
          </w:pPr>
        </w:pPrChange>
      </w:pPr>
      <w:del w:id="4000" w:author="随遇而安" w:date="2023-08-12T10:16:58Z">
        <w:r>
          <w:rPr>
            <w:rFonts w:hint="eastAsia" w:ascii="仿宋" w:hAnsi="仿宋" w:eastAsia="仿宋" w:cs="仿宋"/>
            <w:spacing w:val="-3"/>
            <w:position w:val="17"/>
            <w:sz w:val="28"/>
            <w:szCs w:val="24"/>
            <w:rPrChange w:id="4001" w:author="随遇而安" w:date="2023-08-12T10:01:06Z">
              <w:rPr>
                <w:rFonts w:ascii="宋体" w:hAnsi="宋体" w:eastAsia="宋体" w:cs="宋体"/>
                <w:spacing w:val="-2"/>
                <w:sz w:val="24"/>
                <w:szCs w:val="24"/>
              </w:rPr>
            </w:rPrChange>
          </w:rPr>
          <w:delText>11.2 对</w:delText>
        </w:r>
      </w:del>
      <w:del w:id="4002" w:author="随遇而安" w:date="2023-08-12T10:16:58Z">
        <w:r>
          <w:rPr>
            <w:rFonts w:hint="default" w:ascii="仿宋" w:hAnsi="仿宋" w:eastAsia="仿宋" w:cs="仿宋"/>
            <w:spacing w:val="-3"/>
            <w:position w:val="17"/>
            <w:sz w:val="28"/>
            <w:szCs w:val="24"/>
            <w:rPrChange w:id="4003" w:author="随遇而安" w:date="2023-08-12T10:01:06Z">
              <w:rPr>
                <w:rFonts w:ascii="宋体" w:hAnsi="宋体" w:eastAsia="宋体" w:cs="宋体"/>
                <w:spacing w:val="-2"/>
                <w:sz w:val="24"/>
                <w:szCs w:val="24"/>
              </w:rPr>
            </w:rPrChange>
          </w:rPr>
          <w:delText>项目公司的</w:delText>
        </w:r>
      </w:del>
      <w:del w:id="4004" w:author="随遇而安" w:date="2023-08-12T10:16:58Z">
        <w:r>
          <w:rPr>
            <w:rFonts w:hint="eastAsia" w:ascii="仿宋" w:hAnsi="仿宋" w:eastAsia="仿宋" w:cs="仿宋"/>
            <w:spacing w:val="-3"/>
            <w:position w:val="17"/>
            <w:sz w:val="28"/>
            <w:szCs w:val="24"/>
            <w:rPrChange w:id="4005" w:author="随遇而安" w:date="2023-08-12T10:01:06Z">
              <w:rPr>
                <w:rFonts w:ascii="宋体" w:hAnsi="宋体" w:eastAsia="宋体" w:cs="宋体"/>
                <w:spacing w:val="-2"/>
                <w:sz w:val="24"/>
                <w:szCs w:val="24"/>
              </w:rPr>
            </w:rPrChange>
          </w:rPr>
          <w:delText>绩效考核根据不同事故等级扣除相应</w:delText>
        </w:r>
      </w:del>
      <w:del w:id="4006" w:author="随遇而安" w:date="2023-08-12T10:16:58Z">
        <w:r>
          <w:rPr>
            <w:rFonts w:hint="eastAsia" w:ascii="仿宋" w:hAnsi="仿宋" w:eastAsia="仿宋" w:cs="仿宋"/>
            <w:spacing w:val="-3"/>
            <w:position w:val="17"/>
            <w:sz w:val="28"/>
            <w:szCs w:val="24"/>
            <w:rPrChange w:id="4007" w:author="随遇而安" w:date="2023-08-12T10:01:06Z">
              <w:rPr>
                <w:rFonts w:ascii="宋体" w:hAnsi="宋体" w:eastAsia="宋体" w:cs="宋体"/>
                <w:spacing w:val="-2"/>
                <w:sz w:val="24"/>
                <w:szCs w:val="24"/>
              </w:rPr>
            </w:rPrChange>
          </w:rPr>
          <w:delText xml:space="preserve"> </w:delText>
        </w:r>
      </w:del>
      <w:del w:id="4008" w:author="随遇而安" w:date="2023-08-12T10:16:58Z">
        <w:r>
          <w:rPr>
            <w:rFonts w:hint="eastAsia" w:ascii="仿宋" w:hAnsi="仿宋" w:eastAsia="仿宋" w:cs="仿宋"/>
            <w:spacing w:val="-3"/>
            <w:position w:val="17"/>
            <w:sz w:val="28"/>
            <w:szCs w:val="24"/>
            <w:rPrChange w:id="4009" w:author="随遇而安" w:date="2023-08-12T10:01:06Z">
              <w:rPr>
                <w:rFonts w:ascii="宋体" w:hAnsi="宋体" w:eastAsia="宋体" w:cs="宋体"/>
                <w:spacing w:val="-2"/>
                <w:sz w:val="24"/>
                <w:szCs w:val="24"/>
              </w:rPr>
            </w:rPrChange>
          </w:rPr>
          <w:delText>HSE</w:delText>
        </w:r>
      </w:del>
      <w:del w:id="4010" w:author="随遇而安" w:date="2023-08-12T10:16:58Z">
        <w:r>
          <w:rPr>
            <w:rFonts w:hint="eastAsia" w:ascii="仿宋" w:hAnsi="仿宋" w:eastAsia="仿宋" w:cs="仿宋"/>
            <w:spacing w:val="-3"/>
            <w:position w:val="17"/>
            <w:sz w:val="28"/>
            <w:szCs w:val="24"/>
            <w:rPrChange w:id="4011" w:author="随遇而安" w:date="2023-08-12T10:01:06Z">
              <w:rPr>
                <w:rFonts w:ascii="宋体" w:hAnsi="宋体" w:eastAsia="宋体" w:cs="宋体"/>
                <w:spacing w:val="-2"/>
                <w:sz w:val="24"/>
                <w:szCs w:val="24"/>
              </w:rPr>
            </w:rPrChange>
          </w:rPr>
          <w:delText xml:space="preserve"> </w:delText>
        </w:r>
      </w:del>
      <w:del w:id="4012" w:author="随遇而安" w:date="2023-08-12T10:16:58Z">
        <w:r>
          <w:rPr>
            <w:rFonts w:hint="eastAsia" w:ascii="仿宋" w:hAnsi="仿宋" w:eastAsia="仿宋" w:cs="仿宋"/>
            <w:spacing w:val="-3"/>
            <w:position w:val="17"/>
            <w:sz w:val="28"/>
            <w:szCs w:val="24"/>
            <w:rPrChange w:id="4013" w:author="随遇而安" w:date="2023-08-12T10:01:06Z">
              <w:rPr>
                <w:rFonts w:ascii="宋体" w:hAnsi="宋体" w:eastAsia="宋体" w:cs="宋体"/>
                <w:spacing w:val="-2"/>
                <w:sz w:val="24"/>
                <w:szCs w:val="24"/>
              </w:rPr>
            </w:rPrChange>
          </w:rPr>
          <w:delText>绩效分数，详见年度安全</w:delText>
        </w:r>
      </w:del>
      <w:del w:id="4014" w:author="随遇而安" w:date="2023-08-12T10:16:58Z">
        <w:r>
          <w:rPr>
            <w:rFonts w:hint="eastAsia" w:ascii="仿宋" w:hAnsi="仿宋" w:eastAsia="仿宋" w:cs="仿宋"/>
            <w:spacing w:val="-3"/>
            <w:position w:val="17"/>
            <w:sz w:val="28"/>
            <w:szCs w:val="24"/>
            <w:rPrChange w:id="4015" w:author="随遇而安" w:date="2023-08-12T10:01:06Z">
              <w:rPr>
                <w:rFonts w:ascii="宋体" w:hAnsi="宋体" w:eastAsia="宋体" w:cs="宋体"/>
                <w:spacing w:val="8"/>
                <w:sz w:val="24"/>
                <w:szCs w:val="24"/>
              </w:rPr>
            </w:rPrChange>
          </w:rPr>
          <w:delText xml:space="preserve"> </w:delText>
        </w:r>
      </w:del>
      <w:del w:id="4016" w:author="随遇而安" w:date="2023-08-12T10:16:58Z">
        <w:r>
          <w:rPr>
            <w:rFonts w:hint="eastAsia" w:ascii="仿宋" w:hAnsi="仿宋" w:eastAsia="仿宋" w:cs="仿宋"/>
            <w:spacing w:val="-3"/>
            <w:position w:val="17"/>
            <w:sz w:val="28"/>
            <w:szCs w:val="24"/>
            <w:rPrChange w:id="4017" w:author="随遇而安" w:date="2023-08-12T10:01:06Z">
              <w:rPr>
                <w:rFonts w:ascii="宋体" w:hAnsi="宋体" w:eastAsia="宋体" w:cs="宋体"/>
                <w:spacing w:val="-3"/>
                <w:sz w:val="24"/>
                <w:szCs w:val="24"/>
              </w:rPr>
            </w:rPrChange>
          </w:rPr>
          <w:delText>目标责任书中相关安全生产管理考核标准。</w:delText>
        </w:r>
      </w:del>
    </w:p>
    <w:p w14:paraId="60D03590">
      <w:pPr>
        <w:autoSpaceDE/>
        <w:autoSpaceDN/>
        <w:spacing w:before="183" w:line="360" w:lineRule="auto"/>
        <w:ind w:left="0" w:firstLine="540" w:firstLineChars="200"/>
        <w:outlineLvl w:val="0"/>
        <w:rPr>
          <w:rFonts w:hint="eastAsia" w:ascii="仿宋" w:hAnsi="仿宋" w:eastAsia="仿宋" w:cs="仿宋"/>
          <w:sz w:val="28"/>
          <w:szCs w:val="24"/>
          <w:rPrChange w:id="4019" w:author="随遇而安" w:date="2023-08-12T09:44:46Z">
            <w:rPr>
              <w:rFonts w:ascii="宋体" w:hAnsi="宋体" w:eastAsia="宋体" w:cs="宋体"/>
              <w:sz w:val="24"/>
              <w:szCs w:val="24"/>
            </w:rPr>
          </w:rPrChange>
        </w:rPr>
        <w:pPrChange w:id="4018" w:author="随遇而安" w:date="2023-08-12T09:44:52Z">
          <w:pPr>
            <w:spacing w:before="183" w:line="219" w:lineRule="auto"/>
            <w:ind w:left="55"/>
            <w:outlineLvl w:val="0"/>
          </w:pPr>
        </w:pPrChange>
      </w:pPr>
      <w:bookmarkStart w:id="55" w:name="bookmark12"/>
      <w:bookmarkEnd w:id="55"/>
      <w:bookmarkStart w:id="56" w:name="_Toc31925"/>
      <w:bookmarkStart w:id="57" w:name="_Toc13668"/>
      <w:bookmarkStart w:id="58" w:name="_Toc12450"/>
      <w:bookmarkStart w:id="59" w:name="_Toc28730"/>
      <w:r>
        <w:rPr>
          <w:rFonts w:hint="eastAsia" w:ascii="仿宋" w:hAnsi="仿宋" w:eastAsia="仿宋" w:cs="仿宋"/>
          <w:spacing w:val="-5"/>
          <w:sz w:val="28"/>
          <w:szCs w:val="24"/>
          <w:rPrChange w:id="4020" w:author="随遇而安" w:date="2023-08-12T09:44:46Z">
            <w:rPr>
              <w:rFonts w:ascii="宋体" w:hAnsi="宋体" w:eastAsia="宋体" w:cs="宋体"/>
              <w:spacing w:val="-5"/>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12.附则</w:t>
      </w:r>
      <w:bookmarkEnd w:id="56"/>
      <w:bookmarkEnd w:id="57"/>
      <w:bookmarkEnd w:id="58"/>
      <w:bookmarkEnd w:id="59"/>
    </w:p>
    <w:p w14:paraId="41470946">
      <w:pPr>
        <w:autoSpaceDE/>
        <w:autoSpaceDN/>
        <w:spacing w:before="182" w:line="360" w:lineRule="auto"/>
        <w:ind w:left="0" w:firstLine="548" w:firstLineChars="200"/>
        <w:rPr>
          <w:ins w:id="4021" w:author="随遇而安" w:date="2023-08-12T10:01:20Z"/>
          <w:rFonts w:hint="eastAsia" w:ascii="仿宋" w:hAnsi="仿宋" w:eastAsia="仿宋" w:cs="仿宋"/>
          <w:spacing w:val="-3"/>
          <w:position w:val="17"/>
          <w:sz w:val="28"/>
          <w:szCs w:val="24"/>
        </w:rPr>
      </w:pPr>
      <w:ins w:id="4022" w:author="随遇而安" w:date="2023-08-12T10:01:23Z">
        <w:r>
          <w:rPr>
            <w:rFonts w:hint="eastAsia" w:ascii="仿宋" w:hAnsi="仿宋" w:eastAsia="仿宋" w:cs="仿宋"/>
            <w:spacing w:val="-3"/>
            <w:position w:val="17"/>
            <w:sz w:val="28"/>
            <w:szCs w:val="24"/>
            <w:lang w:val="en-US" w:eastAsia="zh-CN"/>
          </w:rPr>
          <w:t>1</w:t>
        </w:r>
      </w:ins>
      <w:ins w:id="4023" w:author="随遇而安" w:date="2023-08-12T10:01:24Z">
        <w:r>
          <w:rPr>
            <w:rFonts w:hint="eastAsia" w:ascii="仿宋" w:hAnsi="仿宋" w:eastAsia="仿宋" w:cs="仿宋"/>
            <w:spacing w:val="-3"/>
            <w:position w:val="17"/>
            <w:sz w:val="28"/>
            <w:szCs w:val="24"/>
            <w:lang w:val="en-US" w:eastAsia="zh-CN"/>
          </w:rPr>
          <w:t>2.1</w:t>
        </w:r>
      </w:ins>
      <w:ins w:id="4024" w:author="随遇而安" w:date="2023-08-12T10:01:20Z">
        <w:r>
          <w:rPr>
            <w:rFonts w:hint="eastAsia" w:ascii="仿宋" w:hAnsi="仿宋" w:eastAsia="仿宋" w:cs="仿宋"/>
            <w:spacing w:val="-3"/>
            <w:position w:val="17"/>
            <w:sz w:val="28"/>
            <w:szCs w:val="24"/>
          </w:rPr>
          <w:t>本规定最终解释权归</w:t>
        </w:r>
      </w:ins>
      <w:ins w:id="4025" w:author="随遇而安" w:date="2023-08-12T10:17:15Z">
        <w:r>
          <w:rPr>
            <w:rFonts w:hint="eastAsia" w:ascii="仿宋" w:hAnsi="仿宋" w:eastAsia="仿宋" w:cs="仿宋"/>
            <w:spacing w:val="-3"/>
            <w:position w:val="17"/>
            <w:sz w:val="28"/>
            <w:szCs w:val="24"/>
            <w:lang w:val="en-US" w:eastAsia="zh-CN"/>
          </w:rPr>
          <w:t>安环品质部</w:t>
        </w:r>
      </w:ins>
      <w:ins w:id="4026" w:author="随遇而安" w:date="2023-08-12T10:01:20Z">
        <w:r>
          <w:rPr>
            <w:rFonts w:hint="eastAsia" w:ascii="仿宋" w:hAnsi="仿宋" w:eastAsia="仿宋" w:cs="仿宋"/>
            <w:spacing w:val="-3"/>
            <w:position w:val="17"/>
            <w:sz w:val="28"/>
            <w:szCs w:val="24"/>
          </w:rPr>
          <w:t>所有，未尽事宜以</w:t>
        </w:r>
      </w:ins>
      <w:ins w:id="4027" w:author="随遇而安" w:date="2023-08-12T10:17:24Z">
        <w:r>
          <w:rPr>
            <w:rFonts w:hint="eastAsia" w:ascii="仿宋" w:hAnsi="仿宋" w:eastAsia="仿宋" w:cs="仿宋"/>
            <w:spacing w:val="-3"/>
            <w:position w:val="17"/>
            <w:sz w:val="28"/>
            <w:szCs w:val="24"/>
            <w:lang w:val="en-US" w:eastAsia="zh-CN"/>
          </w:rPr>
          <w:t>安环品质部</w:t>
        </w:r>
      </w:ins>
      <w:ins w:id="4028" w:author="随遇而安" w:date="2023-08-12T10:01:20Z">
        <w:r>
          <w:rPr>
            <w:rFonts w:hint="eastAsia" w:ascii="仿宋" w:hAnsi="仿宋" w:eastAsia="仿宋" w:cs="仿宋"/>
            <w:spacing w:val="-3"/>
            <w:position w:val="17"/>
            <w:sz w:val="28"/>
            <w:szCs w:val="24"/>
          </w:rPr>
          <w:t>指导为准。</w:t>
        </w:r>
      </w:ins>
    </w:p>
    <w:p w14:paraId="369E5309">
      <w:pPr>
        <w:autoSpaceDE/>
        <w:autoSpaceDN/>
        <w:spacing w:before="182" w:line="360" w:lineRule="auto"/>
        <w:ind w:left="0" w:firstLine="548" w:firstLineChars="200"/>
        <w:rPr>
          <w:rFonts w:hint="eastAsia" w:ascii="仿宋" w:hAnsi="仿宋" w:eastAsia="仿宋" w:cs="仿宋"/>
          <w:spacing w:val="-3"/>
          <w:position w:val="17"/>
          <w:sz w:val="28"/>
          <w:szCs w:val="24"/>
          <w:rPrChange w:id="4030" w:author="随遇而安" w:date="2023-08-12T10:01:09Z">
            <w:rPr>
              <w:rFonts w:ascii="宋体" w:hAnsi="宋体" w:eastAsia="宋体" w:cs="宋体"/>
              <w:sz w:val="24"/>
              <w:szCs w:val="24"/>
            </w:rPr>
          </w:rPrChange>
        </w:rPr>
        <w:pPrChange w:id="4029" w:author="随遇而安" w:date="2023-08-12T10:01:09Z">
          <w:pPr>
            <w:spacing w:before="183" w:line="219" w:lineRule="auto"/>
            <w:ind w:left="519"/>
          </w:pPr>
        </w:pPrChange>
      </w:pPr>
      <w:ins w:id="4031" w:author="随遇而安" w:date="2023-08-12T10:01:27Z">
        <w:r>
          <w:rPr>
            <w:rFonts w:hint="eastAsia" w:ascii="仿宋" w:hAnsi="仿宋" w:eastAsia="仿宋" w:cs="仿宋"/>
            <w:spacing w:val="-3"/>
            <w:position w:val="17"/>
            <w:sz w:val="28"/>
            <w:szCs w:val="24"/>
            <w:lang w:val="en-US" w:eastAsia="zh-CN"/>
          </w:rPr>
          <w:t>1</w:t>
        </w:r>
      </w:ins>
      <w:ins w:id="4032" w:author="随遇而安" w:date="2023-08-12T10:01:28Z">
        <w:r>
          <w:rPr>
            <w:rFonts w:hint="eastAsia" w:ascii="仿宋" w:hAnsi="仿宋" w:eastAsia="仿宋" w:cs="仿宋"/>
            <w:spacing w:val="-3"/>
            <w:position w:val="17"/>
            <w:sz w:val="28"/>
            <w:szCs w:val="24"/>
            <w:lang w:val="en-US" w:eastAsia="zh-CN"/>
          </w:rPr>
          <w:t>2.2</w:t>
        </w:r>
      </w:ins>
      <w:r>
        <w:rPr>
          <w:rFonts w:hint="eastAsia" w:ascii="仿宋" w:hAnsi="仿宋" w:eastAsia="仿宋" w:cs="仿宋"/>
          <w:spacing w:val="-3"/>
          <w:position w:val="17"/>
          <w:sz w:val="28"/>
          <w:szCs w:val="24"/>
          <w:rPrChange w:id="4033" w:author="随遇而安" w:date="2023-08-12T10:01:09Z">
            <w:rPr>
              <w:rFonts w:ascii="宋体" w:hAnsi="宋体" w:eastAsia="宋体" w:cs="宋体"/>
              <w:spacing w:val="-4"/>
              <w:sz w:val="24"/>
              <w:szCs w:val="24"/>
            </w:rPr>
          </w:rPrChange>
        </w:rPr>
        <w:t>本规定自发文之日起执行。</w:t>
      </w:r>
    </w:p>
    <w:p w14:paraId="7E1A7108">
      <w:pPr>
        <w:autoSpaceDE/>
        <w:autoSpaceDN/>
        <w:spacing w:before="182" w:line="360" w:lineRule="auto"/>
        <w:ind w:left="0" w:firstLine="548" w:firstLineChars="200"/>
        <w:rPr>
          <w:del w:id="4035" w:author="随遇而安" w:date="2023-08-12T10:01:17Z"/>
          <w:rFonts w:hint="eastAsia" w:ascii="仿宋" w:hAnsi="仿宋" w:eastAsia="仿宋" w:cs="仿宋"/>
          <w:spacing w:val="-3"/>
          <w:position w:val="17"/>
          <w:sz w:val="28"/>
          <w:szCs w:val="24"/>
          <w:rPrChange w:id="4036" w:author="随遇而安" w:date="2023-08-12T10:01:09Z">
            <w:rPr>
              <w:del w:id="4037" w:author="随遇而安" w:date="2023-08-12T10:01:17Z"/>
              <w:rFonts w:ascii="宋体" w:hAnsi="宋体" w:eastAsia="宋体" w:cs="宋体"/>
              <w:sz w:val="24"/>
              <w:szCs w:val="24"/>
            </w:rPr>
          </w:rPrChange>
        </w:rPr>
        <w:pPrChange w:id="4034" w:author="随遇而安" w:date="2023-08-12T10:01:09Z">
          <w:pPr>
            <w:spacing w:before="183" w:line="219" w:lineRule="auto"/>
            <w:ind w:left="519"/>
          </w:pPr>
        </w:pPrChange>
      </w:pPr>
      <w:del w:id="4038" w:author="随遇而安" w:date="2023-08-12T10:01:17Z">
        <w:r>
          <w:rPr>
            <w:rFonts w:hint="eastAsia" w:ascii="仿宋" w:hAnsi="仿宋" w:eastAsia="仿宋" w:cs="仿宋"/>
            <w:spacing w:val="-3"/>
            <w:position w:val="17"/>
            <w:sz w:val="28"/>
            <w:szCs w:val="24"/>
            <w:rPrChange w:id="4039" w:author="随遇而安" w:date="2023-08-12T10:01:09Z">
              <w:rPr>
                <w:rFonts w:ascii="宋体" w:hAnsi="宋体" w:eastAsia="宋体" w:cs="宋体"/>
                <w:spacing w:val="-1"/>
                <w:sz w:val="24"/>
                <w:szCs w:val="24"/>
              </w:rPr>
            </w:rPrChange>
          </w:rPr>
          <w:delText>本规定最终解释权归安环管理部所有，未尽</w:delText>
        </w:r>
      </w:del>
      <w:del w:id="4040" w:author="随遇而安" w:date="2023-08-12T10:01:17Z">
        <w:r>
          <w:rPr>
            <w:rFonts w:hint="eastAsia" w:ascii="仿宋" w:hAnsi="仿宋" w:eastAsia="仿宋" w:cs="仿宋"/>
            <w:spacing w:val="-3"/>
            <w:position w:val="17"/>
            <w:sz w:val="28"/>
            <w:szCs w:val="24"/>
            <w:rPrChange w:id="4041" w:author="随遇而安" w:date="2023-08-12T10:01:09Z">
              <w:rPr>
                <w:rFonts w:ascii="宋体" w:hAnsi="宋体" w:eastAsia="宋体" w:cs="宋体"/>
                <w:spacing w:val="-2"/>
                <w:sz w:val="24"/>
                <w:szCs w:val="24"/>
              </w:rPr>
            </w:rPrChange>
          </w:rPr>
          <w:delText>事宜以安环管理部指导为准。</w:delText>
        </w:r>
      </w:del>
    </w:p>
    <w:p w14:paraId="11D441A9">
      <w:pPr>
        <w:autoSpaceDE/>
        <w:autoSpaceDN/>
        <w:spacing w:before="184" w:line="360" w:lineRule="auto"/>
        <w:ind w:left="0" w:firstLine="540" w:firstLineChars="200"/>
        <w:outlineLvl w:val="0"/>
        <w:rPr>
          <w:rFonts w:hint="eastAsia" w:ascii="仿宋" w:hAnsi="仿宋" w:eastAsia="仿宋" w:cs="仿宋"/>
          <w:sz w:val="28"/>
          <w:szCs w:val="24"/>
          <w:rPrChange w:id="4043" w:author="随遇而安" w:date="2023-08-12T09:44:46Z">
            <w:rPr>
              <w:rFonts w:ascii="宋体" w:hAnsi="宋体" w:eastAsia="宋体" w:cs="宋体"/>
              <w:sz w:val="24"/>
              <w:szCs w:val="24"/>
            </w:rPr>
          </w:rPrChange>
        </w:rPr>
        <w:pPrChange w:id="4042" w:author="随遇而安" w:date="2023-08-12T09:44:52Z">
          <w:pPr>
            <w:spacing w:before="184" w:line="219" w:lineRule="auto"/>
            <w:ind w:left="55"/>
            <w:outlineLvl w:val="0"/>
          </w:pPr>
        </w:pPrChange>
      </w:pPr>
      <w:bookmarkStart w:id="60" w:name="bookmark13"/>
      <w:bookmarkEnd w:id="60"/>
      <w:bookmarkStart w:id="61" w:name="_Toc3770"/>
      <w:bookmarkStart w:id="62" w:name="_Toc21182"/>
      <w:bookmarkStart w:id="63" w:name="_Toc19287"/>
      <w:bookmarkStart w:id="64" w:name="_Toc11526"/>
      <w:r>
        <w:rPr>
          <w:rFonts w:hint="eastAsia" w:ascii="仿宋" w:hAnsi="仿宋" w:eastAsia="仿宋" w:cs="仿宋"/>
          <w:spacing w:val="-5"/>
          <w:sz w:val="28"/>
          <w:szCs w:val="24"/>
          <w:rPrChange w:id="4044" w:author="随遇而安" w:date="2023-08-12T09:44:46Z">
            <w:rPr>
              <w:rFonts w:ascii="宋体" w:hAnsi="宋体" w:eastAsia="宋体" w:cs="宋体"/>
              <w:spacing w:val="-5"/>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13.附件</w:t>
      </w:r>
      <w:bookmarkEnd w:id="61"/>
      <w:bookmarkEnd w:id="62"/>
      <w:bookmarkEnd w:id="63"/>
      <w:bookmarkEnd w:id="64"/>
    </w:p>
    <w:p w14:paraId="072121B6">
      <w:pPr>
        <w:autoSpaceDE/>
        <w:autoSpaceDN/>
        <w:spacing w:before="182" w:line="360" w:lineRule="auto"/>
        <w:ind w:left="0" w:firstLine="548" w:firstLineChars="200"/>
        <w:rPr>
          <w:rFonts w:hint="eastAsia" w:ascii="仿宋" w:hAnsi="仿宋" w:eastAsia="仿宋" w:cs="仿宋"/>
          <w:spacing w:val="-3"/>
          <w:position w:val="17"/>
          <w:sz w:val="28"/>
          <w:szCs w:val="24"/>
          <w:rPrChange w:id="4046" w:author="随遇而安" w:date="2023-08-12T10:01:13Z">
            <w:rPr>
              <w:rFonts w:ascii="宋体" w:hAnsi="宋体" w:eastAsia="宋体" w:cs="宋体"/>
              <w:sz w:val="24"/>
              <w:szCs w:val="24"/>
            </w:rPr>
          </w:rPrChange>
        </w:rPr>
        <w:pPrChange w:id="4045" w:author="随遇而安" w:date="2023-08-12T10:01:13Z">
          <w:pPr>
            <w:spacing w:before="183" w:line="219" w:lineRule="auto"/>
            <w:ind w:left="536"/>
          </w:pPr>
        </w:pPrChange>
      </w:pPr>
      <w:r>
        <w:rPr>
          <w:rFonts w:hint="eastAsia" w:ascii="仿宋" w:hAnsi="仿宋" w:eastAsia="仿宋" w:cs="仿宋"/>
          <w:spacing w:val="-3"/>
          <w:position w:val="17"/>
          <w:sz w:val="28"/>
          <w:szCs w:val="24"/>
          <w:rPrChange w:id="4047" w:author="随遇而安" w:date="2023-08-12T10:01:13Z">
            <w:rPr>
              <w:rFonts w:ascii="宋体" w:hAnsi="宋体" w:eastAsia="宋体" w:cs="宋体"/>
              <w:spacing w:val="-14"/>
              <w:sz w:val="24"/>
              <w:szCs w:val="24"/>
            </w:rPr>
          </w:rPrChange>
        </w:rPr>
        <w:t>附件</w:t>
      </w:r>
      <w:r>
        <w:rPr>
          <w:rFonts w:hint="eastAsia" w:ascii="仿宋" w:hAnsi="仿宋" w:eastAsia="仿宋" w:cs="仿宋"/>
          <w:spacing w:val="-3"/>
          <w:position w:val="17"/>
          <w:sz w:val="28"/>
          <w:szCs w:val="24"/>
          <w:rPrChange w:id="4048" w:author="随遇而安" w:date="2023-08-12T10:01:13Z">
            <w:rPr>
              <w:rFonts w:ascii="宋体" w:hAnsi="宋体" w:eastAsia="宋体" w:cs="宋体"/>
              <w:spacing w:val="-23"/>
              <w:sz w:val="24"/>
              <w:szCs w:val="24"/>
            </w:rPr>
          </w:rPrChange>
        </w:rPr>
        <w:t xml:space="preserve"> </w:t>
      </w:r>
      <w:r>
        <w:rPr>
          <w:rFonts w:hint="eastAsia" w:ascii="仿宋" w:hAnsi="仿宋" w:eastAsia="仿宋" w:cs="仿宋"/>
          <w:spacing w:val="-3"/>
          <w:position w:val="17"/>
          <w:sz w:val="28"/>
          <w:szCs w:val="24"/>
          <w:rPrChange w:id="4049" w:author="随遇而安" w:date="2023-08-12T10:01:13Z">
            <w:rPr>
              <w:rFonts w:ascii="宋体" w:hAnsi="宋体" w:eastAsia="宋体" w:cs="宋体"/>
              <w:spacing w:val="-14"/>
              <w:sz w:val="24"/>
              <w:szCs w:val="24"/>
            </w:rPr>
          </w:rPrChange>
        </w:rPr>
        <w:t>1：《事故（事件）快报》</w:t>
      </w:r>
    </w:p>
    <w:p w14:paraId="21687B10">
      <w:pPr>
        <w:autoSpaceDE/>
        <w:autoSpaceDN/>
        <w:spacing w:before="182" w:line="360" w:lineRule="auto"/>
        <w:ind w:left="0" w:firstLine="548" w:firstLineChars="200"/>
        <w:rPr>
          <w:rFonts w:hint="eastAsia" w:ascii="仿宋" w:hAnsi="仿宋" w:eastAsia="仿宋" w:cs="仿宋"/>
          <w:spacing w:val="-3"/>
          <w:position w:val="17"/>
          <w:sz w:val="28"/>
          <w:szCs w:val="24"/>
          <w:rPrChange w:id="4051" w:author="随遇而安" w:date="2023-08-12T10:01:13Z">
            <w:rPr>
              <w:rFonts w:ascii="宋体" w:hAnsi="宋体" w:eastAsia="宋体" w:cs="宋体"/>
              <w:sz w:val="24"/>
              <w:szCs w:val="24"/>
            </w:rPr>
          </w:rPrChange>
        </w:rPr>
        <w:pPrChange w:id="4050" w:author="随遇而安" w:date="2023-08-12T10:01:13Z">
          <w:pPr>
            <w:spacing w:before="183" w:line="219" w:lineRule="auto"/>
            <w:ind w:left="536"/>
          </w:pPr>
        </w:pPrChange>
      </w:pPr>
      <w:r>
        <w:rPr>
          <w:rFonts w:hint="eastAsia" w:ascii="仿宋" w:hAnsi="仿宋" w:eastAsia="仿宋" w:cs="仿宋"/>
          <w:spacing w:val="-3"/>
          <w:position w:val="17"/>
          <w:sz w:val="28"/>
          <w:szCs w:val="24"/>
          <w:rPrChange w:id="4052" w:author="随遇而安" w:date="2023-08-12T10:01:13Z">
            <w:rPr>
              <w:rFonts w:ascii="宋体" w:hAnsi="宋体" w:eastAsia="宋体" w:cs="宋体"/>
              <w:spacing w:val="-11"/>
              <w:sz w:val="24"/>
              <w:szCs w:val="24"/>
            </w:rPr>
          </w:rPrChange>
        </w:rPr>
        <w:t>附件</w:t>
      </w:r>
      <w:r>
        <w:rPr>
          <w:rFonts w:hint="eastAsia" w:ascii="仿宋" w:hAnsi="仿宋" w:eastAsia="仿宋" w:cs="仿宋"/>
          <w:spacing w:val="-3"/>
          <w:position w:val="17"/>
          <w:sz w:val="28"/>
          <w:szCs w:val="24"/>
          <w:rPrChange w:id="4053" w:author="随遇而安" w:date="2023-08-12T10:01:13Z">
            <w:rPr>
              <w:rFonts w:ascii="宋体" w:hAnsi="宋体" w:eastAsia="宋体" w:cs="宋体"/>
              <w:spacing w:val="-43"/>
              <w:sz w:val="24"/>
              <w:szCs w:val="24"/>
            </w:rPr>
          </w:rPrChange>
        </w:rPr>
        <w:t xml:space="preserve"> </w:t>
      </w:r>
      <w:r>
        <w:rPr>
          <w:rFonts w:hint="eastAsia" w:ascii="仿宋" w:hAnsi="仿宋" w:eastAsia="仿宋" w:cs="仿宋"/>
          <w:spacing w:val="-3"/>
          <w:position w:val="17"/>
          <w:sz w:val="28"/>
          <w:szCs w:val="24"/>
          <w:rPrChange w:id="4054" w:author="随遇而安" w:date="2023-08-12T10:01:13Z">
            <w:rPr>
              <w:rFonts w:ascii="宋体" w:hAnsi="宋体" w:eastAsia="宋体" w:cs="宋体"/>
              <w:spacing w:val="-11"/>
              <w:sz w:val="24"/>
              <w:szCs w:val="24"/>
            </w:rPr>
          </w:rPrChange>
        </w:rPr>
        <w:t>2：《事故（事件）统计报表》</w:t>
      </w:r>
    </w:p>
    <w:p w14:paraId="5453CD46">
      <w:pPr>
        <w:autoSpaceDE/>
        <w:autoSpaceDN/>
        <w:spacing w:before="182" w:line="360" w:lineRule="auto"/>
        <w:ind w:left="0" w:firstLine="548" w:firstLineChars="200"/>
        <w:rPr>
          <w:rFonts w:hint="eastAsia" w:ascii="仿宋" w:hAnsi="仿宋" w:eastAsia="仿宋" w:cs="仿宋"/>
          <w:spacing w:val="-3"/>
          <w:position w:val="17"/>
          <w:sz w:val="28"/>
          <w:szCs w:val="24"/>
          <w:rPrChange w:id="4056" w:author="随遇而安" w:date="2023-08-12T10:01:13Z">
            <w:rPr>
              <w:rFonts w:ascii="宋体" w:hAnsi="宋体" w:eastAsia="宋体" w:cs="宋体"/>
              <w:sz w:val="24"/>
              <w:szCs w:val="24"/>
            </w:rPr>
          </w:rPrChange>
        </w:rPr>
        <w:pPrChange w:id="4055" w:author="随遇而安" w:date="2023-08-12T10:01:13Z">
          <w:pPr>
            <w:spacing w:before="184" w:line="219" w:lineRule="auto"/>
            <w:ind w:left="536"/>
          </w:pPr>
        </w:pPrChange>
      </w:pPr>
      <w:r>
        <w:rPr>
          <w:rFonts w:hint="eastAsia" w:ascii="仿宋" w:hAnsi="仿宋" w:eastAsia="仿宋" w:cs="仿宋"/>
          <w:spacing w:val="-3"/>
          <w:position w:val="17"/>
          <w:sz w:val="28"/>
          <w:szCs w:val="24"/>
          <w:rPrChange w:id="4057" w:author="随遇而安" w:date="2023-08-12T10:01:13Z">
            <w:rPr>
              <w:rFonts w:ascii="宋体" w:hAnsi="宋体" w:eastAsia="宋体" w:cs="宋体"/>
              <w:spacing w:val="-10"/>
              <w:sz w:val="24"/>
              <w:szCs w:val="24"/>
            </w:rPr>
          </w:rPrChange>
        </w:rPr>
        <w:t>附件</w:t>
      </w:r>
      <w:r>
        <w:rPr>
          <w:rFonts w:hint="eastAsia" w:ascii="仿宋" w:hAnsi="仿宋" w:eastAsia="仿宋" w:cs="仿宋"/>
          <w:spacing w:val="-3"/>
          <w:position w:val="17"/>
          <w:sz w:val="28"/>
          <w:szCs w:val="24"/>
          <w:rPrChange w:id="4058" w:author="随遇而安" w:date="2023-08-12T10:01:13Z">
            <w:rPr>
              <w:rFonts w:ascii="宋体" w:hAnsi="宋体" w:eastAsia="宋体" w:cs="宋体"/>
              <w:spacing w:val="-39"/>
              <w:sz w:val="24"/>
              <w:szCs w:val="24"/>
            </w:rPr>
          </w:rPrChange>
        </w:rPr>
        <w:t xml:space="preserve"> </w:t>
      </w:r>
      <w:r>
        <w:rPr>
          <w:rFonts w:hint="eastAsia" w:ascii="仿宋" w:hAnsi="仿宋" w:eastAsia="仿宋" w:cs="仿宋"/>
          <w:spacing w:val="-3"/>
          <w:position w:val="17"/>
          <w:sz w:val="28"/>
          <w:szCs w:val="24"/>
          <w:rPrChange w:id="4059" w:author="随遇而安" w:date="2023-08-12T10:01:13Z">
            <w:rPr>
              <w:rFonts w:ascii="宋体" w:hAnsi="宋体" w:eastAsia="宋体" w:cs="宋体"/>
              <w:spacing w:val="-10"/>
              <w:sz w:val="24"/>
              <w:szCs w:val="24"/>
            </w:rPr>
          </w:rPrChange>
        </w:rPr>
        <w:t>3：《事故（事件）调查询问笔录》</w:t>
      </w:r>
    </w:p>
    <w:p w14:paraId="55EE35D0">
      <w:pPr>
        <w:autoSpaceDE/>
        <w:autoSpaceDN/>
        <w:spacing w:before="182" w:line="360" w:lineRule="auto"/>
        <w:ind w:left="0" w:firstLine="548" w:firstLineChars="200"/>
        <w:rPr>
          <w:rFonts w:hint="eastAsia" w:ascii="仿宋" w:hAnsi="仿宋" w:eastAsia="仿宋" w:cs="仿宋"/>
          <w:sz w:val="24"/>
          <w:szCs w:val="24"/>
          <w:rPrChange w:id="4061" w:author="随遇而安" w:date="2023-08-12T09:27:04Z">
            <w:rPr>
              <w:rFonts w:ascii="宋体" w:hAnsi="宋体" w:eastAsia="宋体" w:cs="宋体"/>
              <w:sz w:val="24"/>
              <w:szCs w:val="24"/>
            </w:rPr>
          </w:rPrChange>
        </w:rPr>
        <w:pPrChange w:id="4060" w:author="随遇而安" w:date="2023-08-12T10:01:13Z">
          <w:pPr>
            <w:spacing w:before="183" w:line="218" w:lineRule="auto"/>
            <w:ind w:left="536"/>
          </w:pPr>
        </w:pPrChange>
      </w:pPr>
      <w:r>
        <w:rPr>
          <w:rFonts w:hint="eastAsia" w:ascii="仿宋" w:hAnsi="仿宋" w:eastAsia="仿宋" w:cs="仿宋"/>
          <w:spacing w:val="-3"/>
          <w:position w:val="17"/>
          <w:sz w:val="28"/>
          <w:szCs w:val="24"/>
          <w:rPrChange w:id="4062" w:author="随遇而安" w:date="2023-08-12T10:01:13Z">
            <w:rPr>
              <w:rFonts w:ascii="宋体" w:hAnsi="宋体" w:eastAsia="宋体" w:cs="宋体"/>
              <w:spacing w:val="-11"/>
              <w:sz w:val="24"/>
              <w:szCs w:val="24"/>
            </w:rPr>
          </w:rPrChange>
        </w:rPr>
        <w:t>附件</w:t>
      </w:r>
      <w:r>
        <w:rPr>
          <w:rFonts w:hint="eastAsia" w:ascii="仿宋" w:hAnsi="仿宋" w:eastAsia="仿宋" w:cs="仿宋"/>
          <w:spacing w:val="-3"/>
          <w:position w:val="17"/>
          <w:sz w:val="28"/>
          <w:szCs w:val="24"/>
          <w:rPrChange w:id="4063" w:author="随遇而安" w:date="2023-08-12T10:01:13Z">
            <w:rPr>
              <w:rFonts w:ascii="宋体" w:hAnsi="宋体" w:eastAsia="宋体" w:cs="宋体"/>
              <w:spacing w:val="-43"/>
              <w:sz w:val="24"/>
              <w:szCs w:val="24"/>
            </w:rPr>
          </w:rPrChange>
        </w:rPr>
        <w:t xml:space="preserve"> </w:t>
      </w:r>
      <w:r>
        <w:rPr>
          <w:rFonts w:hint="eastAsia" w:ascii="仿宋" w:hAnsi="仿宋" w:eastAsia="仿宋" w:cs="仿宋"/>
          <w:spacing w:val="-3"/>
          <w:position w:val="17"/>
          <w:sz w:val="28"/>
          <w:szCs w:val="24"/>
          <w:rPrChange w:id="4064" w:author="随遇而安" w:date="2023-08-12T10:01:13Z">
            <w:rPr>
              <w:rFonts w:ascii="宋体" w:hAnsi="宋体" w:eastAsia="宋体" w:cs="宋体"/>
              <w:spacing w:val="-11"/>
              <w:sz w:val="24"/>
              <w:szCs w:val="24"/>
            </w:rPr>
          </w:rPrChange>
        </w:rPr>
        <w:t>4：《事故（事件）调查报告》</w:t>
      </w:r>
    </w:p>
    <w:p w14:paraId="636FAA9F">
      <w:pPr>
        <w:spacing w:line="218" w:lineRule="auto"/>
        <w:ind w:firstLine="480" w:firstLineChars="200"/>
        <w:rPr>
          <w:rFonts w:hint="eastAsia" w:ascii="仿宋" w:hAnsi="仿宋" w:eastAsia="仿宋" w:cs="仿宋"/>
          <w:sz w:val="24"/>
          <w:szCs w:val="24"/>
          <w:rPrChange w:id="4066" w:author="随遇而安" w:date="2023-08-12T09:27:04Z">
            <w:rPr>
              <w:rFonts w:ascii="宋体" w:hAnsi="宋体" w:eastAsia="宋体" w:cs="宋体"/>
              <w:sz w:val="24"/>
              <w:szCs w:val="24"/>
            </w:rPr>
          </w:rPrChange>
        </w:rPr>
        <w:sectPr>
          <w:footerReference r:id="rId17" w:type="default"/>
          <w:pgSz w:w="11907" w:h="16839"/>
          <w:pgMar w:top="1507" w:right="1387" w:bottom="1268" w:left="1390" w:header="852" w:footer="1093" w:gutter="0"/>
          <w:pgNumType w:fmt="decimal"/>
          <w:cols w:space="720" w:num="1"/>
        </w:sectPr>
        <w:pPrChange w:id="4065" w:author="随遇而安" w:date="2023-08-12T09:17:42Z">
          <w:pPr>
            <w:spacing w:line="218" w:lineRule="auto"/>
          </w:pPr>
        </w:pPrChange>
      </w:pPr>
    </w:p>
    <w:p w14:paraId="3AF05A4E">
      <w:pPr>
        <w:spacing w:before="36" w:line="219" w:lineRule="auto"/>
        <w:ind w:left="0" w:firstLine="0" w:firstLineChars="0"/>
        <w:rPr>
          <w:rFonts w:hint="eastAsia" w:ascii="仿宋" w:hAnsi="仿宋" w:eastAsia="仿宋" w:cs="仿宋"/>
          <w:sz w:val="24"/>
          <w:szCs w:val="24"/>
          <w:rPrChange w:id="4068" w:author="随遇而安" w:date="2023-08-12T09:27:04Z">
            <w:rPr>
              <w:rFonts w:ascii="宋体" w:hAnsi="宋体" w:eastAsia="宋体" w:cs="宋体"/>
              <w:sz w:val="24"/>
              <w:szCs w:val="24"/>
            </w:rPr>
          </w:rPrChange>
        </w:rPr>
        <w:pPrChange w:id="4067" w:author="随遇而安" w:date="2023-08-12T09:31:14Z">
          <w:pPr>
            <w:spacing w:before="36" w:line="219" w:lineRule="auto"/>
            <w:ind w:left="56"/>
          </w:pPr>
        </w:pPrChange>
      </w:pPr>
      <w:r>
        <w:rPr>
          <w:rFonts w:hint="eastAsia" w:ascii="仿宋" w:hAnsi="仿宋" w:eastAsia="仿宋" w:cs="仿宋"/>
          <w:spacing w:val="-18"/>
          <w:sz w:val="24"/>
          <w:szCs w:val="24"/>
          <w:rPrChange w:id="4069" w:author="随遇而安" w:date="2023-08-12T09:27:04Z">
            <w:rPr>
              <w:rFonts w:ascii="宋体" w:hAnsi="宋体" w:eastAsia="宋体" w:cs="宋体"/>
              <w:spacing w:val="-18"/>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附件</w:t>
      </w:r>
      <w:r>
        <w:rPr>
          <w:rFonts w:hint="eastAsia" w:ascii="仿宋" w:hAnsi="仿宋" w:eastAsia="仿宋" w:cs="仿宋"/>
          <w:spacing w:val="-30"/>
          <w:sz w:val="24"/>
          <w:szCs w:val="24"/>
          <w:rPrChange w:id="4070" w:author="随遇而安" w:date="2023-08-12T09:27:04Z">
            <w:rPr>
              <w:rFonts w:ascii="宋体" w:hAnsi="宋体" w:eastAsia="宋体" w:cs="宋体"/>
              <w:spacing w:val="-30"/>
              <w:sz w:val="24"/>
              <w:szCs w:val="24"/>
            </w:rPr>
          </w:rPrChange>
        </w:rPr>
        <w:t xml:space="preserve"> </w:t>
      </w:r>
      <w:r>
        <w:rPr>
          <w:rFonts w:hint="eastAsia" w:ascii="仿宋" w:hAnsi="仿宋" w:eastAsia="仿宋" w:cs="仿宋"/>
          <w:spacing w:val="-18"/>
          <w:sz w:val="24"/>
          <w:szCs w:val="24"/>
          <w:rPrChange w:id="4071" w:author="随遇而安" w:date="2023-08-12T09:27:04Z">
            <w:rPr>
              <w:rFonts w:ascii="宋体" w:hAnsi="宋体" w:eastAsia="宋体" w:cs="宋体"/>
              <w:spacing w:val="-18"/>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1：《事故（事件）</w:t>
      </w:r>
      <w:r>
        <w:rPr>
          <w:rFonts w:hint="eastAsia" w:ascii="仿宋" w:hAnsi="仿宋" w:eastAsia="仿宋" w:cs="仿宋"/>
          <w:spacing w:val="-36"/>
          <w:sz w:val="24"/>
          <w:szCs w:val="24"/>
          <w:rPrChange w:id="4072" w:author="随遇而安" w:date="2023-08-12T09:27:04Z">
            <w:rPr>
              <w:rFonts w:ascii="宋体" w:hAnsi="宋体" w:eastAsia="宋体" w:cs="宋体"/>
              <w:spacing w:val="-36"/>
              <w:sz w:val="24"/>
              <w:szCs w:val="24"/>
            </w:rPr>
          </w:rPrChange>
        </w:rPr>
        <w:t xml:space="preserve"> </w:t>
      </w:r>
      <w:r>
        <w:rPr>
          <w:rFonts w:hint="eastAsia" w:ascii="仿宋" w:hAnsi="仿宋" w:eastAsia="仿宋" w:cs="仿宋"/>
          <w:spacing w:val="-18"/>
          <w:sz w:val="24"/>
          <w:szCs w:val="24"/>
          <w:rPrChange w:id="4073" w:author="随遇而安" w:date="2023-08-12T09:27:04Z">
            <w:rPr>
              <w:rFonts w:ascii="宋体" w:hAnsi="宋体" w:eastAsia="宋体" w:cs="宋体"/>
              <w:spacing w:val="-18"/>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快报》</w:t>
      </w:r>
    </w:p>
    <w:p w14:paraId="6C620F00">
      <w:pPr>
        <w:spacing w:before="182" w:line="220" w:lineRule="auto"/>
        <w:ind w:left="0" w:firstLine="404" w:firstLineChars="200"/>
        <w:jc w:val="center"/>
        <w:rPr>
          <w:rFonts w:hint="eastAsia" w:ascii="仿宋" w:hAnsi="仿宋" w:eastAsia="仿宋" w:cs="仿宋"/>
          <w:sz w:val="24"/>
          <w:szCs w:val="24"/>
          <w:rPrChange w:id="4075" w:author="随遇而安" w:date="2023-08-12T09:27:04Z">
            <w:rPr>
              <w:rFonts w:ascii="宋体" w:hAnsi="宋体" w:eastAsia="宋体" w:cs="宋体"/>
              <w:sz w:val="24"/>
              <w:szCs w:val="24"/>
            </w:rPr>
          </w:rPrChange>
        </w:rPr>
        <w:pPrChange w:id="4074" w:author="随遇而安" w:date="2023-08-12T09:31:17Z">
          <w:pPr>
            <w:spacing w:before="182" w:line="220" w:lineRule="auto"/>
            <w:ind w:left="3609"/>
          </w:pPr>
        </w:pPrChange>
      </w:pPr>
      <w:r>
        <w:rPr>
          <w:rFonts w:hint="eastAsia" w:ascii="仿宋" w:hAnsi="仿宋" w:eastAsia="仿宋" w:cs="仿宋"/>
          <w:spacing w:val="-19"/>
          <w:sz w:val="24"/>
          <w:szCs w:val="24"/>
          <w:rPrChange w:id="4076" w:author="随遇而安" w:date="2023-08-12T09:27:04Z">
            <w:rPr>
              <w:rFonts w:ascii="宋体" w:hAnsi="宋体" w:eastAsia="宋体" w:cs="宋体"/>
              <w:spacing w:val="-19"/>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事故（事件）</w:t>
      </w:r>
      <w:del w:id="4077" w:author="随遇而安" w:date="2023-08-12T09:31:20Z">
        <w:r>
          <w:rPr>
            <w:rFonts w:hint="eastAsia" w:ascii="仿宋" w:hAnsi="仿宋" w:eastAsia="仿宋" w:cs="仿宋"/>
            <w:spacing w:val="34"/>
            <w:sz w:val="24"/>
            <w:szCs w:val="24"/>
            <w:rPrChange w:id="4078" w:author="随遇而安" w:date="2023-08-12T09:27:04Z">
              <w:rPr>
                <w:rFonts w:ascii="宋体" w:hAnsi="宋体" w:eastAsia="宋体" w:cs="宋体"/>
                <w:spacing w:val="34"/>
                <w:sz w:val="24"/>
                <w:szCs w:val="24"/>
              </w:rPr>
            </w:rPrChange>
          </w:rPr>
          <w:delText xml:space="preserve"> </w:delText>
        </w:r>
      </w:del>
      <w:r>
        <w:rPr>
          <w:rFonts w:hint="eastAsia" w:ascii="仿宋" w:hAnsi="仿宋" w:eastAsia="仿宋" w:cs="仿宋"/>
          <w:spacing w:val="-19"/>
          <w:sz w:val="24"/>
          <w:szCs w:val="24"/>
          <w:rPrChange w:id="4079" w:author="随遇而安" w:date="2023-08-12T09:27:04Z">
            <w:rPr>
              <w:rFonts w:ascii="宋体" w:hAnsi="宋体" w:eastAsia="宋体" w:cs="宋体"/>
              <w:spacing w:val="-19"/>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快报</w:t>
      </w:r>
    </w:p>
    <w:p w14:paraId="56C7EE7D">
      <w:pPr>
        <w:spacing w:line="146" w:lineRule="exact"/>
        <w:ind w:firstLine="420" w:firstLineChars="200"/>
        <w:rPr>
          <w:rFonts w:hint="eastAsia" w:ascii="仿宋" w:hAnsi="仿宋" w:eastAsia="仿宋" w:cs="仿宋"/>
          <w:rPrChange w:id="4081" w:author="随遇而安" w:date="2023-08-12T09:27:04Z">
            <w:rPr/>
          </w:rPrChange>
        </w:rPr>
        <w:pPrChange w:id="4080" w:author="随遇而安" w:date="2023-08-12T09:17:42Z">
          <w:pPr>
            <w:spacing w:line="146" w:lineRule="exact"/>
          </w:pPr>
        </w:pPrChange>
      </w:pPr>
    </w:p>
    <w:tbl>
      <w:tblPr>
        <w:tblStyle w:val="8"/>
        <w:tblW w:w="8885" w:type="dxa"/>
        <w:tblInd w:w="12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73"/>
        <w:gridCol w:w="989"/>
        <w:gridCol w:w="849"/>
        <w:gridCol w:w="1695"/>
        <w:gridCol w:w="4079"/>
      </w:tblGrid>
      <w:tr w14:paraId="2090A3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4" w:hRule="atLeast"/>
        </w:trPr>
        <w:tc>
          <w:tcPr>
            <w:tcW w:w="8885" w:type="dxa"/>
            <w:gridSpan w:val="5"/>
            <w:tcBorders>
              <w:top w:val="single" w:color="000000" w:sz="10" w:space="0"/>
              <w:left w:val="single" w:color="000000" w:sz="10" w:space="0"/>
              <w:right w:val="single" w:color="000000" w:sz="10" w:space="0"/>
            </w:tcBorders>
            <w:vAlign w:val="top"/>
          </w:tcPr>
          <w:p w14:paraId="1EE3517A">
            <w:pPr>
              <w:spacing w:before="124" w:line="221" w:lineRule="auto"/>
              <w:ind w:left="105"/>
              <w:rPr>
                <w:rFonts w:hint="eastAsia" w:ascii="仿宋" w:hAnsi="仿宋" w:eastAsia="仿宋" w:cs="仿宋"/>
                <w:sz w:val="21"/>
                <w:szCs w:val="21"/>
                <w:rPrChange w:id="4083" w:author="随遇而安" w:date="2023-08-12T09:27:04Z">
                  <w:rPr>
                    <w:rFonts w:ascii="宋体" w:hAnsi="宋体" w:eastAsia="宋体" w:cs="宋体"/>
                    <w:sz w:val="21"/>
                    <w:szCs w:val="21"/>
                  </w:rPr>
                </w:rPrChange>
              </w:rPr>
              <w:pPrChange w:id="4082" w:author="随遇而安" w:date="2023-08-12T10:18:00Z">
                <w:pPr>
                  <w:spacing w:before="127" w:line="221" w:lineRule="auto"/>
                  <w:ind w:left="105"/>
                </w:pPr>
              </w:pPrChange>
            </w:pPr>
            <w:r>
              <w:rPr>
                <w:rFonts w:hint="eastAsia" w:ascii="仿宋" w:hAnsi="仿宋" w:eastAsia="仿宋" w:cs="仿宋"/>
                <w:spacing w:val="-9"/>
                <w:sz w:val="21"/>
                <w:szCs w:val="21"/>
                <w:rPrChange w:id="4084" w:author="随遇而安" w:date="2023-08-12T09:27:04Z">
                  <w:rPr>
                    <w:rFonts w:ascii="宋体" w:hAnsi="宋体" w:eastAsia="宋体" w:cs="宋体"/>
                    <w:spacing w:val="-9"/>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事故单位：</w:t>
            </w:r>
          </w:p>
        </w:tc>
      </w:tr>
      <w:tr w14:paraId="2ABC91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7" w:hRule="atLeast"/>
        </w:trPr>
        <w:tc>
          <w:tcPr>
            <w:tcW w:w="8885" w:type="dxa"/>
            <w:gridSpan w:val="5"/>
            <w:tcBorders>
              <w:left w:val="single" w:color="000000" w:sz="10" w:space="0"/>
              <w:right w:val="single" w:color="000000" w:sz="10" w:space="0"/>
            </w:tcBorders>
            <w:vAlign w:val="top"/>
          </w:tcPr>
          <w:p w14:paraId="605ACA01">
            <w:pPr>
              <w:spacing w:before="124" w:line="221" w:lineRule="auto"/>
              <w:ind w:left="105"/>
              <w:rPr>
                <w:rFonts w:hint="eastAsia" w:ascii="仿宋" w:hAnsi="仿宋" w:eastAsia="仿宋" w:cs="仿宋"/>
                <w:sz w:val="21"/>
                <w:szCs w:val="21"/>
                <w:rPrChange w:id="4085" w:author="随遇而安" w:date="2023-08-12T09:27:04Z">
                  <w:rPr>
                    <w:rFonts w:ascii="宋体" w:hAnsi="宋体" w:eastAsia="宋体" w:cs="宋体"/>
                    <w:sz w:val="21"/>
                    <w:szCs w:val="21"/>
                  </w:rPr>
                </w:rPrChange>
              </w:rPr>
            </w:pPr>
            <w:r>
              <w:rPr>
                <w:rFonts w:hint="eastAsia" w:ascii="仿宋" w:hAnsi="仿宋" w:eastAsia="仿宋" w:cs="仿宋"/>
                <w:spacing w:val="-9"/>
                <w:sz w:val="21"/>
                <w:szCs w:val="21"/>
                <w:rPrChange w:id="4086" w:author="随遇而安" w:date="2023-08-12T09:27:04Z">
                  <w:rPr>
                    <w:rFonts w:ascii="宋体" w:hAnsi="宋体" w:eastAsia="宋体" w:cs="宋体"/>
                    <w:spacing w:val="-9"/>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事故时间：</w:t>
            </w:r>
          </w:p>
        </w:tc>
      </w:tr>
      <w:tr w14:paraId="670C81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8885" w:type="dxa"/>
            <w:gridSpan w:val="5"/>
            <w:tcBorders>
              <w:left w:val="single" w:color="000000" w:sz="10" w:space="0"/>
              <w:right w:val="single" w:color="000000" w:sz="10" w:space="0"/>
            </w:tcBorders>
            <w:vAlign w:val="top"/>
          </w:tcPr>
          <w:p w14:paraId="4DCB5344">
            <w:pPr>
              <w:spacing w:before="125" w:line="221" w:lineRule="auto"/>
              <w:ind w:left="105"/>
              <w:rPr>
                <w:rFonts w:hint="eastAsia" w:ascii="仿宋" w:hAnsi="仿宋" w:eastAsia="仿宋" w:cs="仿宋"/>
                <w:sz w:val="21"/>
                <w:szCs w:val="21"/>
                <w:rPrChange w:id="4087" w:author="随遇而安" w:date="2023-08-12T09:27:04Z">
                  <w:rPr>
                    <w:rFonts w:ascii="宋体" w:hAnsi="宋体" w:eastAsia="宋体" w:cs="宋体"/>
                    <w:sz w:val="21"/>
                    <w:szCs w:val="21"/>
                  </w:rPr>
                </w:rPrChange>
              </w:rPr>
            </w:pPr>
            <w:r>
              <w:rPr>
                <w:rFonts w:hint="eastAsia" w:ascii="仿宋" w:hAnsi="仿宋" w:eastAsia="仿宋" w:cs="仿宋"/>
                <w:spacing w:val="-9"/>
                <w:sz w:val="21"/>
                <w:szCs w:val="21"/>
                <w:rPrChange w:id="4088" w:author="随遇而安" w:date="2023-08-12T09:27:04Z">
                  <w:rPr>
                    <w:rFonts w:ascii="宋体" w:hAnsi="宋体" w:eastAsia="宋体" w:cs="宋体"/>
                    <w:spacing w:val="-9"/>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事故地点：</w:t>
            </w:r>
          </w:p>
        </w:tc>
      </w:tr>
      <w:tr w14:paraId="54B049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1273" w:type="dxa"/>
            <w:tcBorders>
              <w:left w:val="single" w:color="000000" w:sz="10" w:space="0"/>
            </w:tcBorders>
            <w:vAlign w:val="top"/>
          </w:tcPr>
          <w:p w14:paraId="78CDB1E1">
            <w:pPr>
              <w:spacing w:before="54" w:line="247" w:lineRule="auto"/>
              <w:ind w:left="206" w:right="215" w:firstLine="4"/>
              <w:rPr>
                <w:rFonts w:hint="eastAsia" w:ascii="仿宋" w:hAnsi="仿宋" w:eastAsia="仿宋" w:cs="仿宋"/>
                <w:sz w:val="21"/>
                <w:szCs w:val="21"/>
                <w:rPrChange w:id="4089" w:author="随遇而安" w:date="2023-08-12T09:27:04Z">
                  <w:rPr>
                    <w:rFonts w:ascii="宋体" w:hAnsi="宋体" w:eastAsia="宋体" w:cs="宋体"/>
                    <w:sz w:val="21"/>
                    <w:szCs w:val="21"/>
                  </w:rPr>
                </w:rPrChange>
              </w:rPr>
            </w:pPr>
            <w:r>
              <w:rPr>
                <w:rFonts w:hint="eastAsia" w:ascii="仿宋" w:hAnsi="仿宋" w:eastAsia="仿宋" w:cs="仿宋"/>
                <w:spacing w:val="-2"/>
                <w:sz w:val="21"/>
                <w:szCs w:val="21"/>
                <w:rPrChange w:id="4090" w:author="随遇而安" w:date="2023-08-12T09:27:04Z">
                  <w:rPr>
                    <w:rFonts w:ascii="宋体" w:hAnsi="宋体" w:eastAsia="宋体" w:cs="宋体"/>
                    <w:spacing w:val="-2"/>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受伤害人</w:t>
            </w:r>
            <w:r>
              <w:rPr>
                <w:rFonts w:hint="eastAsia" w:ascii="仿宋" w:hAnsi="仿宋" w:eastAsia="仿宋" w:cs="仿宋"/>
                <w:sz w:val="21"/>
                <w:szCs w:val="21"/>
                <w:rPrChange w:id="4091" w:author="随遇而安" w:date="2023-08-12T09:27:04Z">
                  <w:rPr>
                    <w:rFonts w:ascii="宋体" w:hAnsi="宋体" w:eastAsia="宋体" w:cs="宋体"/>
                    <w:sz w:val="21"/>
                    <w:szCs w:val="21"/>
                  </w:rPr>
                </w:rPrChange>
              </w:rPr>
              <w:t xml:space="preserve"> </w:t>
            </w:r>
            <w:r>
              <w:rPr>
                <w:rFonts w:hint="eastAsia" w:ascii="仿宋" w:hAnsi="仿宋" w:eastAsia="仿宋" w:cs="仿宋"/>
                <w:spacing w:val="-9"/>
                <w:sz w:val="21"/>
                <w:szCs w:val="21"/>
                <w:rPrChange w:id="4092" w:author="随遇而安" w:date="2023-08-12T09:27:04Z">
                  <w:rPr>
                    <w:rFonts w:ascii="宋体" w:hAnsi="宋体" w:eastAsia="宋体" w:cs="宋体"/>
                    <w:spacing w:val="-9"/>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姓</w:t>
            </w:r>
            <w:r>
              <w:rPr>
                <w:rFonts w:hint="eastAsia" w:ascii="仿宋" w:hAnsi="仿宋" w:eastAsia="仿宋" w:cs="仿宋"/>
                <w:spacing w:val="3"/>
                <w:sz w:val="21"/>
                <w:szCs w:val="21"/>
                <w:rPrChange w:id="4093" w:author="随遇而安" w:date="2023-08-12T09:27:04Z">
                  <w:rPr>
                    <w:rFonts w:ascii="宋体" w:hAnsi="宋体" w:eastAsia="宋体" w:cs="宋体"/>
                    <w:spacing w:val="3"/>
                    <w:sz w:val="21"/>
                    <w:szCs w:val="21"/>
                  </w:rPr>
                </w:rPrChange>
              </w:rPr>
              <w:t xml:space="preserve">    </w:t>
            </w:r>
            <w:r>
              <w:rPr>
                <w:rFonts w:hint="eastAsia" w:ascii="仿宋" w:hAnsi="仿宋" w:eastAsia="仿宋" w:cs="仿宋"/>
                <w:spacing w:val="-9"/>
                <w:sz w:val="21"/>
                <w:szCs w:val="21"/>
                <w:rPrChange w:id="4094" w:author="随遇而安" w:date="2023-08-12T09:27:04Z">
                  <w:rPr>
                    <w:rFonts w:ascii="宋体" w:hAnsi="宋体" w:eastAsia="宋体" w:cs="宋体"/>
                    <w:spacing w:val="-9"/>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名</w:t>
            </w:r>
          </w:p>
        </w:tc>
        <w:tc>
          <w:tcPr>
            <w:tcW w:w="989" w:type="dxa"/>
            <w:vAlign w:val="top"/>
          </w:tcPr>
          <w:p w14:paraId="371F9AC9">
            <w:pPr>
              <w:spacing w:before="209" w:line="221" w:lineRule="auto"/>
              <w:ind w:left="282"/>
              <w:rPr>
                <w:rFonts w:hint="eastAsia" w:ascii="仿宋" w:hAnsi="仿宋" w:eastAsia="仿宋" w:cs="仿宋"/>
                <w:sz w:val="21"/>
                <w:szCs w:val="21"/>
                <w:rPrChange w:id="4095" w:author="随遇而安" w:date="2023-08-12T09:27:04Z">
                  <w:rPr>
                    <w:rFonts w:ascii="宋体" w:hAnsi="宋体" w:eastAsia="宋体" w:cs="宋体"/>
                    <w:sz w:val="21"/>
                    <w:szCs w:val="21"/>
                  </w:rPr>
                </w:rPrChange>
              </w:rPr>
            </w:pPr>
            <w:r>
              <w:rPr>
                <w:rFonts w:hint="eastAsia" w:ascii="仿宋" w:hAnsi="仿宋" w:eastAsia="仿宋" w:cs="仿宋"/>
                <w:spacing w:val="-3"/>
                <w:sz w:val="21"/>
                <w:szCs w:val="21"/>
                <w:rPrChange w:id="4096" w:author="随遇而安" w:date="2023-08-12T09:27:04Z">
                  <w:rPr>
                    <w:rFonts w:ascii="宋体" w:hAnsi="宋体" w:eastAsia="宋体" w:cs="宋体"/>
                    <w:spacing w:val="-3"/>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性别</w:t>
            </w:r>
          </w:p>
        </w:tc>
        <w:tc>
          <w:tcPr>
            <w:tcW w:w="849" w:type="dxa"/>
            <w:vAlign w:val="top"/>
          </w:tcPr>
          <w:p w14:paraId="6750D901">
            <w:pPr>
              <w:spacing w:before="209" w:line="221" w:lineRule="auto"/>
              <w:ind w:left="214"/>
              <w:rPr>
                <w:rFonts w:hint="eastAsia" w:ascii="仿宋" w:hAnsi="仿宋" w:eastAsia="仿宋" w:cs="仿宋"/>
                <w:sz w:val="21"/>
                <w:szCs w:val="21"/>
                <w:rPrChange w:id="4097" w:author="随遇而安" w:date="2023-08-12T09:27:04Z">
                  <w:rPr>
                    <w:rFonts w:ascii="宋体" w:hAnsi="宋体" w:eastAsia="宋体" w:cs="宋体"/>
                    <w:sz w:val="21"/>
                    <w:szCs w:val="21"/>
                  </w:rPr>
                </w:rPrChange>
              </w:rPr>
            </w:pPr>
            <w:r>
              <w:rPr>
                <w:rFonts w:hint="eastAsia" w:ascii="仿宋" w:hAnsi="仿宋" w:eastAsia="仿宋" w:cs="仿宋"/>
                <w:spacing w:val="-2"/>
                <w:sz w:val="21"/>
                <w:szCs w:val="21"/>
                <w:rPrChange w:id="4098" w:author="随遇而安" w:date="2023-08-12T09:27:04Z">
                  <w:rPr>
                    <w:rFonts w:ascii="宋体" w:hAnsi="宋体" w:eastAsia="宋体" w:cs="宋体"/>
                    <w:spacing w:val="-2"/>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年龄</w:t>
            </w:r>
          </w:p>
        </w:tc>
        <w:tc>
          <w:tcPr>
            <w:tcW w:w="1695" w:type="dxa"/>
            <w:vAlign w:val="top"/>
          </w:tcPr>
          <w:p w14:paraId="193A500D">
            <w:pPr>
              <w:spacing w:before="209" w:line="221" w:lineRule="auto"/>
              <w:ind w:left="432"/>
              <w:rPr>
                <w:rFonts w:hint="eastAsia" w:ascii="仿宋" w:hAnsi="仿宋" w:eastAsia="仿宋" w:cs="仿宋"/>
                <w:sz w:val="21"/>
                <w:szCs w:val="21"/>
                <w:rPrChange w:id="4099" w:author="随遇而安" w:date="2023-08-12T09:27:04Z">
                  <w:rPr>
                    <w:rFonts w:ascii="宋体" w:hAnsi="宋体" w:eastAsia="宋体" w:cs="宋体"/>
                    <w:sz w:val="21"/>
                    <w:szCs w:val="21"/>
                  </w:rPr>
                </w:rPrChange>
              </w:rPr>
            </w:pPr>
            <w:r>
              <w:rPr>
                <w:rFonts w:hint="eastAsia" w:ascii="仿宋" w:hAnsi="仿宋" w:eastAsia="仿宋" w:cs="仿宋"/>
                <w:spacing w:val="-1"/>
                <w:sz w:val="21"/>
                <w:szCs w:val="21"/>
                <w:rPrChange w:id="4100" w:author="随遇而安" w:date="2023-08-12T09:27:04Z">
                  <w:rPr>
                    <w:rFonts w:ascii="宋体" w:hAnsi="宋体" w:eastAsia="宋体" w:cs="宋体"/>
                    <w:spacing w:val="-1"/>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伤害部位</w:t>
            </w:r>
          </w:p>
        </w:tc>
        <w:tc>
          <w:tcPr>
            <w:tcW w:w="4079" w:type="dxa"/>
            <w:tcBorders>
              <w:right w:val="single" w:color="000000" w:sz="10" w:space="0"/>
            </w:tcBorders>
            <w:vAlign w:val="top"/>
          </w:tcPr>
          <w:p w14:paraId="2C06B00A">
            <w:pPr>
              <w:spacing w:before="209" w:line="221" w:lineRule="auto"/>
              <w:ind w:left="1623"/>
              <w:rPr>
                <w:rFonts w:hint="eastAsia" w:ascii="仿宋" w:hAnsi="仿宋" w:eastAsia="仿宋" w:cs="仿宋"/>
                <w:sz w:val="21"/>
                <w:szCs w:val="21"/>
                <w:rPrChange w:id="4101" w:author="随遇而安" w:date="2023-08-12T09:27:04Z">
                  <w:rPr>
                    <w:rFonts w:ascii="宋体" w:hAnsi="宋体" w:eastAsia="宋体" w:cs="宋体"/>
                    <w:sz w:val="21"/>
                    <w:szCs w:val="21"/>
                  </w:rPr>
                </w:rPrChange>
              </w:rPr>
            </w:pPr>
            <w:r>
              <w:rPr>
                <w:rFonts w:hint="eastAsia" w:ascii="仿宋" w:hAnsi="仿宋" w:eastAsia="仿宋" w:cs="仿宋"/>
                <w:spacing w:val="-1"/>
                <w:sz w:val="21"/>
                <w:szCs w:val="21"/>
                <w:rPrChange w:id="4102" w:author="随遇而安" w:date="2023-08-12T09:27:04Z">
                  <w:rPr>
                    <w:rFonts w:ascii="宋体" w:hAnsi="宋体" w:eastAsia="宋体" w:cs="宋体"/>
                    <w:spacing w:val="-1"/>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伤害情况</w:t>
            </w:r>
          </w:p>
        </w:tc>
      </w:tr>
      <w:tr w14:paraId="4A092E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7" w:hRule="atLeast"/>
        </w:trPr>
        <w:tc>
          <w:tcPr>
            <w:tcW w:w="1273" w:type="dxa"/>
            <w:tcBorders>
              <w:left w:val="single" w:color="000000" w:sz="10" w:space="0"/>
            </w:tcBorders>
            <w:vAlign w:val="top"/>
          </w:tcPr>
          <w:p w14:paraId="1E961C77">
            <w:pPr>
              <w:pStyle w:val="9"/>
              <w:rPr>
                <w:rFonts w:hint="eastAsia" w:ascii="仿宋" w:hAnsi="仿宋" w:eastAsia="仿宋" w:cs="仿宋"/>
                <w:rPrChange w:id="4103" w:author="随遇而安" w:date="2023-08-12T09:27:04Z">
                  <w:rPr/>
                </w:rPrChange>
              </w:rPr>
            </w:pPr>
          </w:p>
        </w:tc>
        <w:tc>
          <w:tcPr>
            <w:tcW w:w="989" w:type="dxa"/>
            <w:vAlign w:val="top"/>
          </w:tcPr>
          <w:p w14:paraId="2A581C47">
            <w:pPr>
              <w:pStyle w:val="9"/>
              <w:rPr>
                <w:rFonts w:hint="eastAsia" w:ascii="仿宋" w:hAnsi="仿宋" w:eastAsia="仿宋" w:cs="仿宋"/>
                <w:rPrChange w:id="4104" w:author="随遇而安" w:date="2023-08-12T09:27:04Z">
                  <w:rPr/>
                </w:rPrChange>
              </w:rPr>
            </w:pPr>
          </w:p>
        </w:tc>
        <w:tc>
          <w:tcPr>
            <w:tcW w:w="849" w:type="dxa"/>
            <w:vAlign w:val="top"/>
          </w:tcPr>
          <w:p w14:paraId="75D42F0B">
            <w:pPr>
              <w:pStyle w:val="9"/>
              <w:rPr>
                <w:rFonts w:hint="eastAsia" w:ascii="仿宋" w:hAnsi="仿宋" w:eastAsia="仿宋" w:cs="仿宋"/>
                <w:rPrChange w:id="4105" w:author="随遇而安" w:date="2023-08-12T09:27:04Z">
                  <w:rPr/>
                </w:rPrChange>
              </w:rPr>
            </w:pPr>
          </w:p>
        </w:tc>
        <w:tc>
          <w:tcPr>
            <w:tcW w:w="1695" w:type="dxa"/>
            <w:vAlign w:val="top"/>
          </w:tcPr>
          <w:p w14:paraId="16F3EA2E">
            <w:pPr>
              <w:pStyle w:val="9"/>
              <w:rPr>
                <w:rFonts w:hint="eastAsia" w:ascii="仿宋" w:hAnsi="仿宋" w:eastAsia="仿宋" w:cs="仿宋"/>
                <w:rPrChange w:id="4106" w:author="随遇而安" w:date="2023-08-12T09:27:04Z">
                  <w:rPr/>
                </w:rPrChange>
              </w:rPr>
            </w:pPr>
          </w:p>
        </w:tc>
        <w:tc>
          <w:tcPr>
            <w:tcW w:w="4079" w:type="dxa"/>
            <w:tcBorders>
              <w:right w:val="single" w:color="000000" w:sz="10" w:space="0"/>
            </w:tcBorders>
            <w:vAlign w:val="top"/>
          </w:tcPr>
          <w:p w14:paraId="20C833D1">
            <w:pPr>
              <w:pStyle w:val="9"/>
              <w:rPr>
                <w:rFonts w:hint="eastAsia" w:ascii="仿宋" w:hAnsi="仿宋" w:eastAsia="仿宋" w:cs="仿宋"/>
                <w:rPrChange w:id="4107" w:author="随遇而安" w:date="2023-08-12T09:27:04Z">
                  <w:rPr/>
                </w:rPrChange>
              </w:rPr>
            </w:pPr>
          </w:p>
        </w:tc>
      </w:tr>
      <w:tr w14:paraId="0B2211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1273" w:type="dxa"/>
            <w:tcBorders>
              <w:left w:val="single" w:color="000000" w:sz="10" w:space="0"/>
            </w:tcBorders>
            <w:vAlign w:val="top"/>
          </w:tcPr>
          <w:p w14:paraId="02CB4FEF">
            <w:pPr>
              <w:pStyle w:val="9"/>
              <w:rPr>
                <w:rFonts w:hint="eastAsia" w:ascii="仿宋" w:hAnsi="仿宋" w:eastAsia="仿宋" w:cs="仿宋"/>
                <w:rPrChange w:id="4108" w:author="随遇而安" w:date="2023-08-12T09:27:04Z">
                  <w:rPr/>
                </w:rPrChange>
              </w:rPr>
            </w:pPr>
          </w:p>
        </w:tc>
        <w:tc>
          <w:tcPr>
            <w:tcW w:w="989" w:type="dxa"/>
            <w:vAlign w:val="top"/>
          </w:tcPr>
          <w:p w14:paraId="5ACA9186">
            <w:pPr>
              <w:pStyle w:val="9"/>
              <w:rPr>
                <w:rFonts w:hint="eastAsia" w:ascii="仿宋" w:hAnsi="仿宋" w:eastAsia="仿宋" w:cs="仿宋"/>
                <w:rPrChange w:id="4109" w:author="随遇而安" w:date="2023-08-12T09:27:04Z">
                  <w:rPr/>
                </w:rPrChange>
              </w:rPr>
            </w:pPr>
          </w:p>
        </w:tc>
        <w:tc>
          <w:tcPr>
            <w:tcW w:w="849" w:type="dxa"/>
            <w:vAlign w:val="top"/>
          </w:tcPr>
          <w:p w14:paraId="6293A08E">
            <w:pPr>
              <w:pStyle w:val="9"/>
              <w:rPr>
                <w:rFonts w:hint="eastAsia" w:ascii="仿宋" w:hAnsi="仿宋" w:eastAsia="仿宋" w:cs="仿宋"/>
                <w:rPrChange w:id="4110" w:author="随遇而安" w:date="2023-08-12T09:27:04Z">
                  <w:rPr/>
                </w:rPrChange>
              </w:rPr>
            </w:pPr>
          </w:p>
        </w:tc>
        <w:tc>
          <w:tcPr>
            <w:tcW w:w="1695" w:type="dxa"/>
            <w:vAlign w:val="top"/>
          </w:tcPr>
          <w:p w14:paraId="4B01B154">
            <w:pPr>
              <w:pStyle w:val="9"/>
              <w:rPr>
                <w:rFonts w:hint="eastAsia" w:ascii="仿宋" w:hAnsi="仿宋" w:eastAsia="仿宋" w:cs="仿宋"/>
                <w:rPrChange w:id="4111" w:author="随遇而安" w:date="2023-08-12T09:27:04Z">
                  <w:rPr/>
                </w:rPrChange>
              </w:rPr>
            </w:pPr>
          </w:p>
        </w:tc>
        <w:tc>
          <w:tcPr>
            <w:tcW w:w="4079" w:type="dxa"/>
            <w:tcBorders>
              <w:right w:val="single" w:color="000000" w:sz="10" w:space="0"/>
            </w:tcBorders>
            <w:vAlign w:val="top"/>
          </w:tcPr>
          <w:p w14:paraId="5358ECFB">
            <w:pPr>
              <w:pStyle w:val="9"/>
              <w:rPr>
                <w:rFonts w:hint="eastAsia" w:ascii="仿宋" w:hAnsi="仿宋" w:eastAsia="仿宋" w:cs="仿宋"/>
                <w:rPrChange w:id="4112" w:author="随遇而安" w:date="2023-08-12T09:27:04Z">
                  <w:rPr/>
                </w:rPrChange>
              </w:rPr>
            </w:pPr>
          </w:p>
        </w:tc>
      </w:tr>
      <w:tr w14:paraId="37CEAA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2" w:hRule="atLeast"/>
        </w:trPr>
        <w:tc>
          <w:tcPr>
            <w:tcW w:w="8885" w:type="dxa"/>
            <w:gridSpan w:val="5"/>
            <w:tcBorders>
              <w:left w:val="single" w:color="000000" w:sz="10" w:space="0"/>
              <w:right w:val="single" w:color="000000" w:sz="10" w:space="0"/>
            </w:tcBorders>
            <w:vAlign w:val="top"/>
          </w:tcPr>
          <w:p w14:paraId="7D03088A">
            <w:pPr>
              <w:spacing w:before="57" w:line="220" w:lineRule="auto"/>
              <w:ind w:left="105"/>
              <w:rPr>
                <w:rFonts w:hint="eastAsia" w:ascii="仿宋" w:hAnsi="仿宋" w:eastAsia="仿宋" w:cs="仿宋"/>
                <w:sz w:val="21"/>
                <w:szCs w:val="21"/>
                <w:rPrChange w:id="4113" w:author="随遇而安" w:date="2023-08-12T09:27:04Z">
                  <w:rPr>
                    <w:rFonts w:ascii="宋体" w:hAnsi="宋体" w:eastAsia="宋体" w:cs="宋体"/>
                    <w:sz w:val="21"/>
                    <w:szCs w:val="21"/>
                  </w:rPr>
                </w:rPrChange>
              </w:rPr>
            </w:pPr>
            <w:r>
              <w:rPr>
                <w:rFonts w:hint="eastAsia" w:ascii="仿宋" w:hAnsi="仿宋" w:eastAsia="仿宋" w:cs="仿宋"/>
                <w:spacing w:val="-7"/>
                <w:sz w:val="21"/>
                <w:szCs w:val="21"/>
                <w:rPrChange w:id="4114" w:author="随遇而安" w:date="2023-08-12T09:27:04Z">
                  <w:rPr>
                    <w:rFonts w:ascii="宋体" w:hAnsi="宋体" w:eastAsia="宋体" w:cs="宋体"/>
                    <w:spacing w:val="-7"/>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事故简要经过：</w:t>
            </w:r>
          </w:p>
        </w:tc>
      </w:tr>
      <w:tr w14:paraId="2C8B42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66" w:hRule="atLeast"/>
        </w:trPr>
        <w:tc>
          <w:tcPr>
            <w:tcW w:w="8885" w:type="dxa"/>
            <w:gridSpan w:val="5"/>
            <w:tcBorders>
              <w:left w:val="single" w:color="000000" w:sz="10" w:space="0"/>
              <w:right w:val="single" w:color="000000" w:sz="10" w:space="0"/>
            </w:tcBorders>
            <w:vAlign w:val="top"/>
          </w:tcPr>
          <w:p w14:paraId="128B4AFF">
            <w:pPr>
              <w:spacing w:before="64" w:line="221" w:lineRule="auto"/>
              <w:ind w:left="105"/>
              <w:rPr>
                <w:rFonts w:hint="eastAsia" w:ascii="仿宋" w:hAnsi="仿宋" w:eastAsia="仿宋" w:cs="仿宋"/>
                <w:sz w:val="21"/>
                <w:szCs w:val="21"/>
                <w:rPrChange w:id="4115" w:author="随遇而安" w:date="2023-08-12T09:27:04Z">
                  <w:rPr>
                    <w:rFonts w:ascii="宋体" w:hAnsi="宋体" w:eastAsia="宋体" w:cs="宋体"/>
                    <w:sz w:val="21"/>
                    <w:szCs w:val="21"/>
                  </w:rPr>
                </w:rPrChange>
              </w:rPr>
            </w:pPr>
            <w:r>
              <w:rPr>
                <w:rFonts w:hint="eastAsia" w:ascii="仿宋" w:hAnsi="仿宋" w:eastAsia="仿宋" w:cs="仿宋"/>
                <w:spacing w:val="-5"/>
                <w:sz w:val="21"/>
                <w:szCs w:val="21"/>
                <w:rPrChange w:id="4116" w:author="随遇而安" w:date="2023-08-12T09:27:04Z">
                  <w:rPr>
                    <w:rFonts w:ascii="宋体" w:hAnsi="宋体" w:eastAsia="宋体" w:cs="宋体"/>
                    <w:spacing w:val="-5"/>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事故原因初步判断：</w:t>
            </w:r>
          </w:p>
        </w:tc>
      </w:tr>
      <w:tr w14:paraId="0DD98A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1" w:hRule="atLeast"/>
        </w:trPr>
        <w:tc>
          <w:tcPr>
            <w:tcW w:w="8885" w:type="dxa"/>
            <w:gridSpan w:val="5"/>
            <w:tcBorders>
              <w:left w:val="single" w:color="000000" w:sz="10" w:space="0"/>
              <w:bottom w:val="single" w:color="000000" w:sz="10" w:space="0"/>
              <w:right w:val="single" w:color="000000" w:sz="10" w:space="0"/>
            </w:tcBorders>
            <w:vAlign w:val="top"/>
          </w:tcPr>
          <w:p w14:paraId="46D088B8">
            <w:pPr>
              <w:spacing w:before="69" w:line="220" w:lineRule="auto"/>
              <w:ind w:left="105"/>
              <w:rPr>
                <w:rFonts w:hint="eastAsia" w:ascii="仿宋" w:hAnsi="仿宋" w:eastAsia="仿宋" w:cs="仿宋"/>
                <w:sz w:val="21"/>
                <w:szCs w:val="21"/>
                <w:rPrChange w:id="4117" w:author="随遇而安" w:date="2023-08-12T09:27:04Z">
                  <w:rPr>
                    <w:rFonts w:ascii="宋体" w:hAnsi="宋体" w:eastAsia="宋体" w:cs="宋体"/>
                    <w:sz w:val="21"/>
                    <w:szCs w:val="21"/>
                  </w:rPr>
                </w:rPrChange>
              </w:rPr>
            </w:pPr>
            <w:r>
              <w:rPr>
                <w:rFonts w:hint="eastAsia" w:ascii="仿宋" w:hAnsi="仿宋" w:eastAsia="仿宋" w:cs="仿宋"/>
                <w:sz w:val="21"/>
                <w:szCs w:val="21"/>
                <w:rPrChange w:id="4118" w:author="随遇而安" w:date="2023-08-12T09:27:04Z">
                  <w:rPr>
                    <w:rFonts w:ascii="宋体" w:hAnsi="宋体" w:eastAsia="宋体" w:cs="宋体"/>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事故发生后采取的措施及事故控制情况：</w:t>
            </w:r>
          </w:p>
        </w:tc>
      </w:tr>
    </w:tbl>
    <w:p w14:paraId="362DB96A">
      <w:pPr>
        <w:rPr>
          <w:rFonts w:hint="eastAsia" w:ascii="仿宋" w:hAnsi="仿宋" w:eastAsia="仿宋" w:cs="仿宋"/>
          <w:sz w:val="21"/>
          <w:rPrChange w:id="4119" w:author="随遇而安" w:date="2023-08-12T09:27:04Z">
            <w:rPr>
              <w:rFonts w:ascii="Arial"/>
              <w:sz w:val="21"/>
            </w:rPr>
          </w:rPrChange>
        </w:rPr>
      </w:pPr>
    </w:p>
    <w:p w14:paraId="4802E927">
      <w:pPr>
        <w:rPr>
          <w:rFonts w:hint="eastAsia" w:ascii="仿宋" w:hAnsi="仿宋" w:eastAsia="仿宋" w:cs="仿宋"/>
          <w:sz w:val="21"/>
          <w:szCs w:val="21"/>
          <w:rPrChange w:id="4120" w:author="随遇而安" w:date="2023-08-12T09:27:04Z">
            <w:rPr>
              <w:rFonts w:ascii="Arial" w:hAnsi="Arial" w:eastAsia="Arial" w:cs="Arial"/>
              <w:sz w:val="21"/>
              <w:szCs w:val="21"/>
            </w:rPr>
          </w:rPrChange>
        </w:rPr>
        <w:sectPr>
          <w:footerReference r:id="rId18" w:type="default"/>
          <w:pgSz w:w="11907" w:h="16839"/>
          <w:pgMar w:top="1507" w:right="1387" w:bottom="1269" w:left="1390" w:header="852" w:footer="1093" w:gutter="0"/>
          <w:pgNumType w:fmt="decimal"/>
          <w:cols w:space="720" w:num="1"/>
        </w:sectPr>
      </w:pPr>
    </w:p>
    <w:p w14:paraId="2B28EE7C">
      <w:pPr>
        <w:spacing w:before="115" w:line="219" w:lineRule="auto"/>
        <w:ind w:left="56"/>
        <w:rPr>
          <w:rFonts w:hint="eastAsia" w:ascii="仿宋" w:hAnsi="仿宋" w:eastAsia="仿宋" w:cs="仿宋"/>
          <w:sz w:val="24"/>
          <w:szCs w:val="24"/>
          <w:rPrChange w:id="4121" w:author="随遇而安" w:date="2023-08-12T09:27:04Z">
            <w:rPr>
              <w:rFonts w:ascii="宋体" w:hAnsi="宋体" w:eastAsia="宋体" w:cs="宋体"/>
              <w:sz w:val="24"/>
              <w:szCs w:val="24"/>
            </w:rPr>
          </w:rPrChange>
        </w:rPr>
      </w:pPr>
      <w:r>
        <w:rPr>
          <w:rFonts w:hint="eastAsia" w:ascii="仿宋" w:hAnsi="仿宋" w:eastAsia="仿宋" w:cs="仿宋"/>
          <w:spacing w:val="-16"/>
          <w:sz w:val="24"/>
          <w:szCs w:val="24"/>
          <w:rPrChange w:id="4122" w:author="随遇而安" w:date="2023-08-12T09:27:04Z">
            <w:rPr>
              <w:rFonts w:ascii="宋体" w:hAnsi="宋体" w:eastAsia="宋体" w:cs="宋体"/>
              <w:spacing w:val="-16"/>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附件</w:t>
      </w:r>
      <w:r>
        <w:rPr>
          <w:rFonts w:hint="eastAsia" w:ascii="仿宋" w:hAnsi="仿宋" w:eastAsia="仿宋" w:cs="仿宋"/>
          <w:spacing w:val="-33"/>
          <w:sz w:val="24"/>
          <w:szCs w:val="24"/>
          <w:rPrChange w:id="4123" w:author="随遇而安" w:date="2023-08-12T09:27:04Z">
            <w:rPr>
              <w:rFonts w:ascii="宋体" w:hAnsi="宋体" w:eastAsia="宋体" w:cs="宋体"/>
              <w:spacing w:val="-33"/>
              <w:sz w:val="24"/>
              <w:szCs w:val="24"/>
            </w:rPr>
          </w:rPrChange>
        </w:rPr>
        <w:t xml:space="preserve"> </w:t>
      </w:r>
      <w:r>
        <w:rPr>
          <w:rFonts w:hint="eastAsia" w:ascii="仿宋" w:hAnsi="仿宋" w:eastAsia="仿宋" w:cs="仿宋"/>
          <w:spacing w:val="-16"/>
          <w:sz w:val="24"/>
          <w:szCs w:val="24"/>
          <w:rPrChange w:id="4124" w:author="随遇而安" w:date="2023-08-12T09:27:04Z">
            <w:rPr>
              <w:rFonts w:ascii="宋体" w:hAnsi="宋体" w:eastAsia="宋体" w:cs="宋体"/>
              <w:spacing w:val="-16"/>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2：《事故（事件）</w:t>
      </w:r>
      <w:r>
        <w:rPr>
          <w:rFonts w:hint="eastAsia" w:ascii="仿宋" w:hAnsi="仿宋" w:eastAsia="仿宋" w:cs="仿宋"/>
          <w:spacing w:val="-34"/>
          <w:sz w:val="24"/>
          <w:szCs w:val="24"/>
          <w:rPrChange w:id="4125" w:author="随遇而安" w:date="2023-08-12T09:27:04Z">
            <w:rPr>
              <w:rFonts w:ascii="宋体" w:hAnsi="宋体" w:eastAsia="宋体" w:cs="宋体"/>
              <w:spacing w:val="-34"/>
              <w:sz w:val="24"/>
              <w:szCs w:val="24"/>
            </w:rPr>
          </w:rPrChange>
        </w:rPr>
        <w:t xml:space="preserve"> </w:t>
      </w:r>
      <w:r>
        <w:rPr>
          <w:rFonts w:hint="eastAsia" w:ascii="仿宋" w:hAnsi="仿宋" w:eastAsia="仿宋" w:cs="仿宋"/>
          <w:spacing w:val="-16"/>
          <w:sz w:val="24"/>
          <w:szCs w:val="24"/>
          <w:rPrChange w:id="4126" w:author="随遇而安" w:date="2023-08-12T09:27:04Z">
            <w:rPr>
              <w:rFonts w:ascii="宋体" w:hAnsi="宋体" w:eastAsia="宋体" w:cs="宋体"/>
              <w:spacing w:val="-16"/>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统计报表》</w:t>
      </w:r>
    </w:p>
    <w:p w14:paraId="6FCD41AD">
      <w:pPr>
        <w:spacing w:before="239" w:line="220" w:lineRule="auto"/>
        <w:ind w:left="8077"/>
        <w:rPr>
          <w:rFonts w:hint="eastAsia" w:ascii="仿宋" w:hAnsi="仿宋" w:eastAsia="仿宋" w:cs="仿宋"/>
          <w:sz w:val="28"/>
          <w:szCs w:val="28"/>
          <w:rPrChange w:id="4127" w:author="随遇而安" w:date="2023-08-12T09:27:04Z">
            <w:rPr>
              <w:rFonts w:ascii="宋体" w:hAnsi="宋体" w:eastAsia="宋体" w:cs="宋体"/>
              <w:sz w:val="28"/>
              <w:szCs w:val="28"/>
            </w:rPr>
          </w:rPrChange>
        </w:rPr>
      </w:pPr>
      <w:r>
        <w:rPr>
          <w:rFonts w:hint="eastAsia" w:ascii="仿宋" w:hAnsi="仿宋" w:eastAsia="仿宋" w:cs="仿宋"/>
          <w:spacing w:val="2"/>
          <w:sz w:val="28"/>
          <w:szCs w:val="28"/>
          <w:rPrChange w:id="4128" w:author="随遇而安" w:date="2023-08-12T09:27:04Z">
            <w:rPr>
              <w:rFonts w:ascii="宋体" w:hAnsi="宋体" w:eastAsia="宋体" w:cs="宋体"/>
              <w:spacing w:val="2"/>
              <w:sz w:val="28"/>
              <w:szCs w:val="28"/>
              <w14:textOutline w14:w="5094" w14:cap="flat" w14:cmpd="sng">
                <w14:solidFill>
                  <w14:srgbClr w14:val="000000"/>
                </w14:solidFill>
                <w14:prstDash w14:val="solid"/>
                <w14:miter w14:val="0"/>
              </w14:textOutline>
            </w:rPr>
          </w:rPrChange>
          <w14:textOutline w14:w="5094" w14:cap="flat" w14:cmpd="sng">
            <w14:solidFill>
              <w14:srgbClr w14:val="000000"/>
            </w14:solidFill>
            <w14:prstDash w14:val="solid"/>
            <w14:miter w14:val="0"/>
          </w14:textOutline>
        </w:rPr>
        <w:t>(</w:t>
      </w:r>
      <w:r>
        <w:rPr>
          <w:rFonts w:hint="eastAsia" w:ascii="仿宋" w:hAnsi="仿宋" w:eastAsia="仿宋" w:cs="仿宋"/>
          <w:spacing w:val="-91"/>
          <w:sz w:val="28"/>
          <w:szCs w:val="28"/>
          <w:rPrChange w:id="4129" w:author="随遇而安" w:date="2023-08-12T09:27:04Z">
            <w:rPr>
              <w:rFonts w:ascii="宋体" w:hAnsi="宋体" w:eastAsia="宋体" w:cs="宋体"/>
              <w:spacing w:val="-91"/>
              <w:sz w:val="28"/>
              <w:szCs w:val="28"/>
            </w:rPr>
          </w:rPrChange>
        </w:rPr>
        <w:t xml:space="preserve"> </w:t>
      </w:r>
      <w:r>
        <w:rPr>
          <w:rFonts w:hint="eastAsia" w:ascii="仿宋" w:hAnsi="仿宋" w:eastAsia="仿宋" w:cs="仿宋"/>
          <w:sz w:val="28"/>
          <w:szCs w:val="28"/>
          <w:u w:val="single" w:color="auto"/>
          <w:rPrChange w:id="4130" w:author="随遇而安" w:date="2023-08-12T09:27:04Z">
            <w:rPr>
              <w:rFonts w:ascii="宋体" w:hAnsi="宋体" w:eastAsia="宋体" w:cs="宋体"/>
              <w:sz w:val="28"/>
              <w:szCs w:val="28"/>
              <w:u w:val="single" w:color="auto"/>
            </w:rPr>
          </w:rPrChange>
        </w:rPr>
        <w:t xml:space="preserve">       </w:t>
      </w:r>
      <w:r>
        <w:rPr>
          <w:rFonts w:hint="eastAsia" w:ascii="仿宋" w:hAnsi="仿宋" w:eastAsia="仿宋" w:cs="仿宋"/>
          <w:spacing w:val="-93"/>
          <w:sz w:val="28"/>
          <w:szCs w:val="28"/>
          <w:rPrChange w:id="4131" w:author="随遇而安" w:date="2023-08-12T09:27:04Z">
            <w:rPr>
              <w:rFonts w:ascii="宋体" w:hAnsi="宋体" w:eastAsia="宋体" w:cs="宋体"/>
              <w:spacing w:val="-93"/>
              <w:sz w:val="28"/>
              <w:szCs w:val="28"/>
            </w:rPr>
          </w:rPrChange>
        </w:rPr>
        <w:t xml:space="preserve"> </w:t>
      </w:r>
      <w:r>
        <w:rPr>
          <w:rFonts w:hint="eastAsia" w:ascii="仿宋" w:hAnsi="仿宋" w:eastAsia="仿宋" w:cs="仿宋"/>
          <w:spacing w:val="2"/>
          <w:sz w:val="28"/>
          <w:szCs w:val="28"/>
          <w:rPrChange w:id="4132" w:author="随遇而安" w:date="2023-08-12T09:27:04Z">
            <w:rPr>
              <w:rFonts w:ascii="宋体" w:hAnsi="宋体" w:eastAsia="宋体" w:cs="宋体"/>
              <w:spacing w:val="2"/>
              <w:sz w:val="28"/>
              <w:szCs w:val="28"/>
              <w14:textOutline w14:w="5094" w14:cap="flat" w14:cmpd="sng">
                <w14:solidFill>
                  <w14:srgbClr w14:val="000000"/>
                </w14:solidFill>
                <w14:prstDash w14:val="solid"/>
                <w14:miter w14:val="0"/>
              </w14:textOutline>
            </w:rPr>
          </w:rPrChange>
          <w14:textOutline w14:w="5094" w14:cap="flat" w14:cmpd="sng">
            <w14:solidFill>
              <w14:srgbClr w14:val="000000"/>
            </w14:solidFill>
            <w14:prstDash w14:val="solid"/>
            <w14:miter w14:val="0"/>
          </w14:textOutline>
        </w:rPr>
        <w:t>)项目公司事故（事件）统计报表</w:t>
      </w:r>
    </w:p>
    <w:p w14:paraId="7CD18D04">
      <w:pPr>
        <w:spacing w:before="215" w:line="221" w:lineRule="auto"/>
        <w:ind w:left="38"/>
        <w:rPr>
          <w:rFonts w:hint="eastAsia" w:ascii="仿宋" w:hAnsi="仿宋" w:eastAsia="仿宋" w:cs="仿宋"/>
          <w:sz w:val="21"/>
          <w:szCs w:val="21"/>
          <w:rPrChange w:id="4133" w:author="随遇而安" w:date="2023-08-12T09:27:04Z">
            <w:rPr>
              <w:rFonts w:ascii="宋体" w:hAnsi="宋体" w:eastAsia="宋体" w:cs="宋体"/>
              <w:sz w:val="21"/>
              <w:szCs w:val="21"/>
            </w:rPr>
          </w:rPrChange>
        </w:rPr>
      </w:pPr>
      <w:r>
        <w:rPr>
          <w:rFonts w:hint="eastAsia" w:ascii="仿宋" w:hAnsi="仿宋" w:eastAsia="仿宋" w:cs="仿宋"/>
          <w:spacing w:val="-4"/>
          <w:sz w:val="21"/>
          <w:szCs w:val="21"/>
          <w:rPrChange w:id="4134" w:author="随遇而安" w:date="2023-08-12T09:27:04Z">
            <w:rPr>
              <w:rFonts w:ascii="宋体" w:hAnsi="宋体" w:eastAsia="宋体" w:cs="宋体"/>
              <w:spacing w:val="-4"/>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填报日期：每月</w:t>
      </w:r>
      <w:r>
        <w:rPr>
          <w:rFonts w:hint="eastAsia" w:ascii="仿宋" w:hAnsi="仿宋" w:eastAsia="仿宋" w:cs="仿宋"/>
          <w:spacing w:val="-36"/>
          <w:sz w:val="21"/>
          <w:szCs w:val="21"/>
          <w:rPrChange w:id="4135" w:author="随遇而安" w:date="2023-08-12T09:27:04Z">
            <w:rPr>
              <w:rFonts w:ascii="宋体" w:hAnsi="宋体" w:eastAsia="宋体" w:cs="宋体"/>
              <w:spacing w:val="-36"/>
              <w:sz w:val="21"/>
              <w:szCs w:val="21"/>
            </w:rPr>
          </w:rPrChange>
        </w:rPr>
        <w:t xml:space="preserve"> </w:t>
      </w:r>
      <w:r>
        <w:rPr>
          <w:rFonts w:hint="eastAsia" w:ascii="仿宋" w:hAnsi="仿宋" w:eastAsia="仿宋" w:cs="仿宋"/>
          <w:spacing w:val="-4"/>
          <w:sz w:val="21"/>
          <w:szCs w:val="21"/>
          <w:rPrChange w:id="4136" w:author="随遇而安" w:date="2023-08-12T09:27:04Z">
            <w:rPr>
              <w:rFonts w:ascii="宋体" w:hAnsi="宋体" w:eastAsia="宋体" w:cs="宋体"/>
              <w:spacing w:val="-4"/>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3</w:t>
      </w:r>
      <w:r>
        <w:rPr>
          <w:rFonts w:hint="eastAsia" w:ascii="仿宋" w:hAnsi="仿宋" w:eastAsia="仿宋" w:cs="仿宋"/>
          <w:spacing w:val="-4"/>
          <w:sz w:val="21"/>
          <w:szCs w:val="21"/>
          <w:rPrChange w:id="4137" w:author="随遇而安" w:date="2023-08-12T09:27:04Z">
            <w:rPr>
              <w:rFonts w:ascii="宋体" w:hAnsi="宋体" w:eastAsia="宋体" w:cs="宋体"/>
              <w:spacing w:val="-4"/>
              <w:sz w:val="21"/>
              <w:szCs w:val="21"/>
            </w:rPr>
          </w:rPrChange>
        </w:rPr>
        <w:t xml:space="preserve"> </w:t>
      </w:r>
      <w:r>
        <w:rPr>
          <w:rFonts w:hint="eastAsia" w:ascii="仿宋" w:hAnsi="仿宋" w:eastAsia="仿宋" w:cs="仿宋"/>
          <w:spacing w:val="-4"/>
          <w:sz w:val="21"/>
          <w:szCs w:val="21"/>
          <w:rPrChange w:id="4138" w:author="随遇而安" w:date="2023-08-12T09:27:04Z">
            <w:rPr>
              <w:rFonts w:ascii="宋体" w:hAnsi="宋体" w:eastAsia="宋体" w:cs="宋体"/>
              <w:spacing w:val="-4"/>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日前报上月数据</w:t>
      </w:r>
    </w:p>
    <w:p w14:paraId="07BC777D">
      <w:pPr>
        <w:spacing w:line="57" w:lineRule="exact"/>
        <w:rPr>
          <w:rFonts w:hint="eastAsia" w:ascii="仿宋" w:hAnsi="仿宋" w:eastAsia="仿宋" w:cs="仿宋"/>
          <w:rPrChange w:id="4139" w:author="随遇而安" w:date="2023-08-12T09:27:04Z">
            <w:rPr/>
          </w:rPrChange>
        </w:rPr>
      </w:pPr>
    </w:p>
    <w:tbl>
      <w:tblPr>
        <w:tblStyle w:val="8"/>
        <w:tblW w:w="21265" w:type="dxa"/>
        <w:tblInd w:w="2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42"/>
        <w:gridCol w:w="1166"/>
        <w:gridCol w:w="786"/>
        <w:gridCol w:w="786"/>
        <w:gridCol w:w="1024"/>
        <w:gridCol w:w="887"/>
        <w:gridCol w:w="1106"/>
        <w:gridCol w:w="1103"/>
        <w:gridCol w:w="786"/>
        <w:gridCol w:w="786"/>
        <w:gridCol w:w="801"/>
        <w:gridCol w:w="786"/>
        <w:gridCol w:w="786"/>
        <w:gridCol w:w="786"/>
        <w:gridCol w:w="786"/>
        <w:gridCol w:w="786"/>
        <w:gridCol w:w="787"/>
        <w:gridCol w:w="810"/>
        <w:gridCol w:w="762"/>
        <w:gridCol w:w="1213"/>
        <w:gridCol w:w="971"/>
        <w:gridCol w:w="895"/>
        <w:gridCol w:w="688"/>
        <w:gridCol w:w="623"/>
        <w:gridCol w:w="813"/>
      </w:tblGrid>
      <w:tr w14:paraId="23C463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6" w:hRule="atLeast"/>
        </w:trPr>
        <w:tc>
          <w:tcPr>
            <w:tcW w:w="4304" w:type="dxa"/>
            <w:gridSpan w:val="5"/>
            <w:tcBorders>
              <w:top w:val="single" w:color="000000" w:sz="10" w:space="0"/>
              <w:left w:val="single" w:color="000000" w:sz="10" w:space="0"/>
              <w:bottom w:val="single" w:color="000000" w:sz="6" w:space="0"/>
            </w:tcBorders>
            <w:shd w:val="clear" w:color="auto" w:fill="D9D9D9"/>
            <w:vAlign w:val="top"/>
          </w:tcPr>
          <w:p w14:paraId="01FC3FB6">
            <w:pPr>
              <w:spacing w:before="277" w:line="220" w:lineRule="auto"/>
              <w:ind w:left="1664"/>
              <w:rPr>
                <w:rFonts w:hint="eastAsia" w:ascii="仿宋" w:hAnsi="仿宋" w:eastAsia="仿宋" w:cs="仿宋"/>
                <w:sz w:val="24"/>
                <w:szCs w:val="24"/>
                <w:rPrChange w:id="4140" w:author="随遇而安" w:date="2023-08-12T09:27:04Z">
                  <w:rPr>
                    <w:rFonts w:ascii="宋体" w:hAnsi="宋体" w:eastAsia="宋体" w:cs="宋体"/>
                    <w:sz w:val="24"/>
                    <w:szCs w:val="24"/>
                  </w:rPr>
                </w:rPrChange>
              </w:rPr>
            </w:pPr>
            <w:r>
              <w:rPr>
                <w:rFonts w:hint="eastAsia" w:ascii="仿宋" w:hAnsi="仿宋" w:eastAsia="仿宋" w:cs="仿宋"/>
                <w:spacing w:val="-2"/>
                <w:sz w:val="24"/>
                <w:szCs w:val="24"/>
                <w:rPrChange w:id="4141" w:author="随遇而安" w:date="2023-08-12T09:27:04Z">
                  <w:rPr>
                    <w:rFonts w:ascii="宋体" w:hAnsi="宋体" w:eastAsia="宋体" w:cs="宋体"/>
                    <w:spacing w:val="-2"/>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事故信息</w:t>
            </w:r>
          </w:p>
        </w:tc>
        <w:tc>
          <w:tcPr>
            <w:tcW w:w="5469" w:type="dxa"/>
            <w:gridSpan w:val="6"/>
            <w:tcBorders>
              <w:top w:val="single" w:color="000000" w:sz="10" w:space="0"/>
              <w:bottom w:val="single" w:color="000000" w:sz="6" w:space="0"/>
            </w:tcBorders>
            <w:shd w:val="clear" w:color="auto" w:fill="D9D9D9"/>
            <w:vAlign w:val="top"/>
          </w:tcPr>
          <w:p w14:paraId="009B1F7B">
            <w:pPr>
              <w:spacing w:before="277" w:line="220" w:lineRule="auto"/>
              <w:ind w:left="1892"/>
              <w:rPr>
                <w:rFonts w:hint="eastAsia" w:ascii="仿宋" w:hAnsi="仿宋" w:eastAsia="仿宋" w:cs="仿宋"/>
                <w:sz w:val="24"/>
                <w:szCs w:val="24"/>
                <w:rPrChange w:id="4142" w:author="随遇而安" w:date="2023-08-12T09:27:04Z">
                  <w:rPr>
                    <w:rFonts w:ascii="宋体" w:hAnsi="宋体" w:eastAsia="宋体" w:cs="宋体"/>
                    <w:sz w:val="24"/>
                    <w:szCs w:val="24"/>
                  </w:rPr>
                </w:rPrChange>
              </w:rPr>
            </w:pPr>
            <w:r>
              <w:rPr>
                <w:rFonts w:hint="eastAsia" w:ascii="仿宋" w:hAnsi="仿宋" w:eastAsia="仿宋" w:cs="仿宋"/>
                <w:spacing w:val="-1"/>
                <w:sz w:val="24"/>
                <w:szCs w:val="24"/>
                <w:rPrChange w:id="4143" w:author="随遇而安" w:date="2023-08-12T09:27:04Z">
                  <w:rPr>
                    <w:rFonts w:ascii="宋体" w:hAnsi="宋体" w:eastAsia="宋体" w:cs="宋体"/>
                    <w:spacing w:val="-1"/>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事故类别及性质</w:t>
            </w:r>
          </w:p>
        </w:tc>
        <w:tc>
          <w:tcPr>
            <w:tcW w:w="5527" w:type="dxa"/>
            <w:gridSpan w:val="7"/>
            <w:tcBorders>
              <w:top w:val="single" w:color="000000" w:sz="10" w:space="0"/>
              <w:bottom w:val="single" w:color="000000" w:sz="6" w:space="0"/>
            </w:tcBorders>
            <w:shd w:val="clear" w:color="auto" w:fill="D9D9D9"/>
            <w:vAlign w:val="top"/>
          </w:tcPr>
          <w:p w14:paraId="65C77C0D">
            <w:pPr>
              <w:spacing w:before="277" w:line="220" w:lineRule="auto"/>
              <w:ind w:left="2289"/>
              <w:rPr>
                <w:rFonts w:hint="eastAsia" w:ascii="仿宋" w:hAnsi="仿宋" w:eastAsia="仿宋" w:cs="仿宋"/>
                <w:sz w:val="24"/>
                <w:szCs w:val="24"/>
                <w:rPrChange w:id="4144" w:author="随遇而安" w:date="2023-08-12T09:27:04Z">
                  <w:rPr>
                    <w:rFonts w:ascii="宋体" w:hAnsi="宋体" w:eastAsia="宋体" w:cs="宋体"/>
                    <w:sz w:val="24"/>
                    <w:szCs w:val="24"/>
                  </w:rPr>
                </w:rPrChange>
              </w:rPr>
            </w:pPr>
            <w:r>
              <w:rPr>
                <w:rFonts w:hint="eastAsia" w:ascii="仿宋" w:hAnsi="仿宋" w:eastAsia="仿宋" w:cs="仿宋"/>
                <w:spacing w:val="-2"/>
                <w:sz w:val="24"/>
                <w:szCs w:val="24"/>
                <w:rPrChange w:id="4145" w:author="随遇而安" w:date="2023-08-12T09:27:04Z">
                  <w:rPr>
                    <w:rFonts w:ascii="宋体" w:hAnsi="宋体" w:eastAsia="宋体" w:cs="宋体"/>
                    <w:spacing w:val="-2"/>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伤亡情况</w:t>
            </w:r>
          </w:p>
        </w:tc>
        <w:tc>
          <w:tcPr>
            <w:tcW w:w="4529" w:type="dxa"/>
            <w:gridSpan w:val="5"/>
            <w:tcBorders>
              <w:top w:val="single" w:color="000000" w:sz="10" w:space="0"/>
              <w:bottom w:val="single" w:color="000000" w:sz="6" w:space="0"/>
            </w:tcBorders>
            <w:shd w:val="clear" w:color="auto" w:fill="D9D9D9"/>
            <w:vAlign w:val="top"/>
          </w:tcPr>
          <w:p w14:paraId="6C2AF1D0">
            <w:pPr>
              <w:spacing w:before="277" w:line="220" w:lineRule="auto"/>
              <w:ind w:left="1798"/>
              <w:rPr>
                <w:rFonts w:hint="eastAsia" w:ascii="仿宋" w:hAnsi="仿宋" w:eastAsia="仿宋" w:cs="仿宋"/>
                <w:sz w:val="24"/>
                <w:szCs w:val="24"/>
                <w:rPrChange w:id="4146" w:author="随遇而安" w:date="2023-08-12T09:27:04Z">
                  <w:rPr>
                    <w:rFonts w:ascii="宋体" w:hAnsi="宋体" w:eastAsia="宋体" w:cs="宋体"/>
                    <w:sz w:val="24"/>
                    <w:szCs w:val="24"/>
                  </w:rPr>
                </w:rPrChange>
              </w:rPr>
            </w:pPr>
            <w:r>
              <w:rPr>
                <w:rFonts w:hint="eastAsia" w:ascii="仿宋" w:hAnsi="仿宋" w:eastAsia="仿宋" w:cs="仿宋"/>
                <w:spacing w:val="-2"/>
                <w:sz w:val="24"/>
                <w:szCs w:val="24"/>
                <w:rPrChange w:id="4147" w:author="随遇而安" w:date="2023-08-12T09:27:04Z">
                  <w:rPr>
                    <w:rFonts w:ascii="宋体" w:hAnsi="宋体" w:eastAsia="宋体" w:cs="宋体"/>
                    <w:spacing w:val="-2"/>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事故处理</w:t>
            </w:r>
          </w:p>
        </w:tc>
        <w:tc>
          <w:tcPr>
            <w:tcW w:w="1436" w:type="dxa"/>
            <w:gridSpan w:val="2"/>
            <w:tcBorders>
              <w:top w:val="single" w:color="000000" w:sz="10" w:space="0"/>
              <w:bottom w:val="single" w:color="000000" w:sz="6" w:space="0"/>
              <w:right w:val="single" w:color="000000" w:sz="10" w:space="0"/>
            </w:tcBorders>
            <w:shd w:val="clear" w:color="auto" w:fill="D9D9D9"/>
            <w:vAlign w:val="top"/>
          </w:tcPr>
          <w:p w14:paraId="76BBF74A">
            <w:pPr>
              <w:spacing w:before="277" w:line="220" w:lineRule="auto"/>
              <w:ind w:left="248"/>
              <w:rPr>
                <w:rFonts w:hint="eastAsia" w:ascii="仿宋" w:hAnsi="仿宋" w:eastAsia="仿宋" w:cs="仿宋"/>
                <w:sz w:val="24"/>
                <w:szCs w:val="24"/>
                <w:rPrChange w:id="4148" w:author="随遇而安" w:date="2023-08-12T09:27:04Z">
                  <w:rPr>
                    <w:rFonts w:ascii="宋体" w:hAnsi="宋体" w:eastAsia="宋体" w:cs="宋体"/>
                    <w:sz w:val="24"/>
                    <w:szCs w:val="24"/>
                  </w:rPr>
                </w:rPrChange>
              </w:rPr>
            </w:pPr>
            <w:r>
              <w:rPr>
                <w:rFonts w:hint="eastAsia" w:ascii="仿宋" w:hAnsi="仿宋" w:eastAsia="仿宋" w:cs="仿宋"/>
                <w:spacing w:val="-2"/>
                <w:sz w:val="24"/>
                <w:szCs w:val="24"/>
                <w:rPrChange w:id="4149" w:author="随遇而安" w:date="2023-08-12T09:27:04Z">
                  <w:rPr>
                    <w:rFonts w:ascii="宋体" w:hAnsi="宋体" w:eastAsia="宋体" w:cs="宋体"/>
                    <w:spacing w:val="-2"/>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事故状态</w:t>
            </w:r>
          </w:p>
        </w:tc>
      </w:tr>
      <w:tr w14:paraId="423AE6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6" w:hRule="atLeast"/>
        </w:trPr>
        <w:tc>
          <w:tcPr>
            <w:tcW w:w="542" w:type="dxa"/>
            <w:tcBorders>
              <w:top w:val="single" w:color="000000" w:sz="6" w:space="0"/>
              <w:left w:val="single" w:color="000000" w:sz="10" w:space="0"/>
              <w:bottom w:val="single" w:color="000000" w:sz="6" w:space="0"/>
            </w:tcBorders>
            <w:shd w:val="clear" w:color="auto" w:fill="D9D9D9"/>
            <w:textDirection w:val="tbRlV"/>
            <w:vAlign w:val="top"/>
          </w:tcPr>
          <w:p w14:paraId="6A402FB4">
            <w:pPr>
              <w:spacing w:before="191" w:line="192" w:lineRule="auto"/>
              <w:ind w:left="62"/>
              <w:rPr>
                <w:rFonts w:hint="eastAsia" w:ascii="仿宋" w:hAnsi="仿宋" w:eastAsia="仿宋" w:cs="仿宋"/>
                <w:sz w:val="18"/>
                <w:szCs w:val="18"/>
                <w:rPrChange w:id="4150" w:author="随遇而安" w:date="2023-08-12T09:27:04Z">
                  <w:rPr>
                    <w:rFonts w:ascii="宋体" w:hAnsi="宋体" w:eastAsia="宋体" w:cs="宋体"/>
                    <w:sz w:val="18"/>
                    <w:szCs w:val="18"/>
                  </w:rPr>
                </w:rPrChange>
              </w:rPr>
            </w:pPr>
            <w:r>
              <w:rPr>
                <w:rFonts w:hint="eastAsia" w:ascii="仿宋" w:hAnsi="仿宋" w:eastAsia="仿宋" w:cs="仿宋"/>
                <w:sz w:val="18"/>
                <w:szCs w:val="18"/>
                <w:rPrChange w:id="4151" w:author="随遇而安" w:date="2023-08-12T09:27:04Z">
                  <w:rPr>
                    <w:rFonts w:ascii="宋体" w:hAnsi="宋体" w:eastAsia="宋体" w:cs="宋体"/>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序</w:t>
            </w:r>
            <w:r>
              <w:rPr>
                <w:rFonts w:hint="eastAsia" w:ascii="仿宋" w:hAnsi="仿宋" w:eastAsia="仿宋" w:cs="仿宋"/>
                <w:spacing w:val="42"/>
                <w:sz w:val="18"/>
                <w:szCs w:val="18"/>
                <w:rPrChange w:id="4152" w:author="随遇而安" w:date="2023-08-12T09:27:04Z">
                  <w:rPr>
                    <w:rFonts w:ascii="宋体" w:hAnsi="宋体" w:eastAsia="宋体" w:cs="宋体"/>
                    <w:spacing w:val="42"/>
                    <w:sz w:val="18"/>
                    <w:szCs w:val="18"/>
                  </w:rPr>
                </w:rPrChange>
              </w:rPr>
              <w:t xml:space="preserve"> </w:t>
            </w:r>
            <w:r>
              <w:rPr>
                <w:rFonts w:hint="eastAsia" w:ascii="仿宋" w:hAnsi="仿宋" w:eastAsia="仿宋" w:cs="仿宋"/>
                <w:sz w:val="18"/>
                <w:szCs w:val="18"/>
                <w:rPrChange w:id="4153" w:author="随遇而安" w:date="2023-08-12T09:27:04Z">
                  <w:rPr>
                    <w:rFonts w:ascii="宋体" w:hAnsi="宋体" w:eastAsia="宋体" w:cs="宋体"/>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号</w:t>
            </w:r>
          </w:p>
        </w:tc>
        <w:tc>
          <w:tcPr>
            <w:tcW w:w="1166" w:type="dxa"/>
            <w:tcBorders>
              <w:top w:val="single" w:color="000000" w:sz="6" w:space="0"/>
              <w:bottom w:val="single" w:color="000000" w:sz="6" w:space="0"/>
            </w:tcBorders>
            <w:shd w:val="clear" w:color="auto" w:fill="D9D9D9"/>
            <w:vAlign w:val="top"/>
          </w:tcPr>
          <w:p w14:paraId="3ED263A0">
            <w:pPr>
              <w:spacing w:before="219" w:line="220" w:lineRule="auto"/>
              <w:ind w:left="421"/>
              <w:rPr>
                <w:rFonts w:hint="eastAsia" w:ascii="仿宋" w:hAnsi="仿宋" w:eastAsia="仿宋" w:cs="仿宋"/>
                <w:sz w:val="18"/>
                <w:szCs w:val="18"/>
                <w:rPrChange w:id="4154" w:author="随遇而安" w:date="2023-08-12T09:27:04Z">
                  <w:rPr>
                    <w:rFonts w:ascii="宋体" w:hAnsi="宋体" w:eastAsia="宋体" w:cs="宋体"/>
                    <w:sz w:val="18"/>
                    <w:szCs w:val="18"/>
                  </w:rPr>
                </w:rPrChange>
              </w:rPr>
            </w:pPr>
            <w:r>
              <w:rPr>
                <w:rFonts w:hint="eastAsia" w:ascii="仿宋" w:hAnsi="仿宋" w:eastAsia="仿宋" w:cs="仿宋"/>
                <w:spacing w:val="-13"/>
                <w:sz w:val="18"/>
                <w:szCs w:val="18"/>
                <w:rPrChange w:id="4155" w:author="随遇而安" w:date="2023-08-12T09:27:04Z">
                  <w:rPr>
                    <w:rFonts w:ascii="宋体" w:hAnsi="宋体" w:eastAsia="宋体" w:cs="宋体"/>
                    <w:spacing w:val="-13"/>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区域</w:t>
            </w:r>
          </w:p>
        </w:tc>
        <w:tc>
          <w:tcPr>
            <w:tcW w:w="786" w:type="dxa"/>
            <w:tcBorders>
              <w:top w:val="single" w:color="000000" w:sz="6" w:space="0"/>
              <w:bottom w:val="single" w:color="000000" w:sz="6" w:space="0"/>
            </w:tcBorders>
            <w:shd w:val="clear" w:color="auto" w:fill="D9D9D9"/>
            <w:vAlign w:val="top"/>
          </w:tcPr>
          <w:p w14:paraId="739BDAFF">
            <w:pPr>
              <w:spacing w:before="62" w:line="312" w:lineRule="exact"/>
              <w:ind w:left="225"/>
              <w:rPr>
                <w:rFonts w:hint="eastAsia" w:ascii="仿宋" w:hAnsi="仿宋" w:eastAsia="仿宋" w:cs="仿宋"/>
                <w:sz w:val="18"/>
                <w:szCs w:val="18"/>
                <w:rPrChange w:id="4156" w:author="随遇而安" w:date="2023-08-12T09:27:04Z">
                  <w:rPr>
                    <w:rFonts w:ascii="宋体" w:hAnsi="宋体" w:eastAsia="宋体" w:cs="宋体"/>
                    <w:sz w:val="18"/>
                    <w:szCs w:val="18"/>
                  </w:rPr>
                </w:rPrChange>
              </w:rPr>
            </w:pPr>
            <w:r>
              <w:rPr>
                <w:rFonts w:hint="eastAsia" w:ascii="仿宋" w:hAnsi="仿宋" w:eastAsia="仿宋" w:cs="仿宋"/>
                <w:spacing w:val="-11"/>
                <w:position w:val="10"/>
                <w:sz w:val="18"/>
                <w:szCs w:val="18"/>
                <w:rPrChange w:id="4157" w:author="随遇而安" w:date="2023-08-12T09:27:04Z">
                  <w:rPr>
                    <w:rFonts w:ascii="宋体" w:hAnsi="宋体" w:eastAsia="宋体" w:cs="宋体"/>
                    <w:spacing w:val="-11"/>
                    <w:position w:val="10"/>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项目</w:t>
            </w:r>
          </w:p>
          <w:p w14:paraId="24A4961D">
            <w:pPr>
              <w:spacing w:line="221" w:lineRule="auto"/>
              <w:ind w:left="227"/>
              <w:rPr>
                <w:rFonts w:hint="eastAsia" w:ascii="仿宋" w:hAnsi="仿宋" w:eastAsia="仿宋" w:cs="仿宋"/>
                <w:sz w:val="18"/>
                <w:szCs w:val="18"/>
                <w:rPrChange w:id="4158" w:author="随遇而安" w:date="2023-08-12T09:27:04Z">
                  <w:rPr>
                    <w:rFonts w:ascii="宋体" w:hAnsi="宋体" w:eastAsia="宋体" w:cs="宋体"/>
                    <w:sz w:val="18"/>
                    <w:szCs w:val="18"/>
                  </w:rPr>
                </w:rPrChange>
              </w:rPr>
            </w:pPr>
            <w:r>
              <w:rPr>
                <w:rFonts w:hint="eastAsia" w:ascii="仿宋" w:hAnsi="仿宋" w:eastAsia="仿宋" w:cs="仿宋"/>
                <w:spacing w:val="-12"/>
                <w:sz w:val="18"/>
                <w:szCs w:val="18"/>
                <w:rPrChange w:id="4159" w:author="随遇而安" w:date="2023-08-12T09:27:04Z">
                  <w:rPr>
                    <w:rFonts w:ascii="宋体" w:hAnsi="宋体" w:eastAsia="宋体" w:cs="宋体"/>
                    <w:spacing w:val="-12"/>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公司</w:t>
            </w:r>
          </w:p>
        </w:tc>
        <w:tc>
          <w:tcPr>
            <w:tcW w:w="786" w:type="dxa"/>
            <w:tcBorders>
              <w:top w:val="single" w:color="000000" w:sz="6" w:space="0"/>
              <w:bottom w:val="single" w:color="000000" w:sz="6" w:space="0"/>
            </w:tcBorders>
            <w:shd w:val="clear" w:color="auto" w:fill="D9D9D9"/>
            <w:vAlign w:val="top"/>
          </w:tcPr>
          <w:p w14:paraId="58A7D364">
            <w:pPr>
              <w:spacing w:before="62" w:line="312" w:lineRule="exact"/>
              <w:ind w:left="221"/>
              <w:rPr>
                <w:rFonts w:hint="eastAsia" w:ascii="仿宋" w:hAnsi="仿宋" w:eastAsia="仿宋" w:cs="仿宋"/>
                <w:sz w:val="18"/>
                <w:szCs w:val="18"/>
                <w:rPrChange w:id="4160" w:author="随遇而安" w:date="2023-08-12T09:27:04Z">
                  <w:rPr>
                    <w:rFonts w:ascii="宋体" w:hAnsi="宋体" w:eastAsia="宋体" w:cs="宋体"/>
                    <w:sz w:val="18"/>
                    <w:szCs w:val="18"/>
                  </w:rPr>
                </w:rPrChange>
              </w:rPr>
            </w:pPr>
            <w:r>
              <w:rPr>
                <w:rFonts w:hint="eastAsia" w:ascii="仿宋" w:hAnsi="仿宋" w:eastAsia="仿宋" w:cs="仿宋"/>
                <w:spacing w:val="-10"/>
                <w:position w:val="9"/>
                <w:sz w:val="18"/>
                <w:szCs w:val="18"/>
                <w:rPrChange w:id="4161" w:author="随遇而安" w:date="2023-08-12T09:27:04Z">
                  <w:rPr>
                    <w:rFonts w:ascii="宋体" w:hAnsi="宋体" w:eastAsia="宋体" w:cs="宋体"/>
                    <w:spacing w:val="-10"/>
                    <w:position w:val="9"/>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事故</w:t>
            </w:r>
          </w:p>
          <w:p w14:paraId="4B327988">
            <w:pPr>
              <w:spacing w:line="221" w:lineRule="auto"/>
              <w:ind w:left="229"/>
              <w:rPr>
                <w:rFonts w:hint="eastAsia" w:ascii="仿宋" w:hAnsi="仿宋" w:eastAsia="仿宋" w:cs="仿宋"/>
                <w:sz w:val="18"/>
                <w:szCs w:val="18"/>
                <w:rPrChange w:id="4162" w:author="随遇而安" w:date="2023-08-12T09:27:04Z">
                  <w:rPr>
                    <w:rFonts w:ascii="宋体" w:hAnsi="宋体" w:eastAsia="宋体" w:cs="宋体"/>
                    <w:sz w:val="18"/>
                    <w:szCs w:val="18"/>
                  </w:rPr>
                </w:rPrChange>
              </w:rPr>
            </w:pPr>
            <w:r>
              <w:rPr>
                <w:rFonts w:hint="eastAsia" w:ascii="仿宋" w:hAnsi="仿宋" w:eastAsia="仿宋" w:cs="仿宋"/>
                <w:spacing w:val="-12"/>
                <w:sz w:val="18"/>
                <w:szCs w:val="18"/>
                <w:rPrChange w:id="4163" w:author="随遇而安" w:date="2023-08-12T09:27:04Z">
                  <w:rPr>
                    <w:rFonts w:ascii="宋体" w:hAnsi="宋体" w:eastAsia="宋体" w:cs="宋体"/>
                    <w:spacing w:val="-12"/>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时间</w:t>
            </w:r>
          </w:p>
        </w:tc>
        <w:tc>
          <w:tcPr>
            <w:tcW w:w="1024" w:type="dxa"/>
            <w:tcBorders>
              <w:top w:val="single" w:color="000000" w:sz="6" w:space="0"/>
              <w:bottom w:val="single" w:color="000000" w:sz="6" w:space="0"/>
            </w:tcBorders>
            <w:shd w:val="clear" w:color="auto" w:fill="D9D9D9"/>
            <w:vAlign w:val="top"/>
          </w:tcPr>
          <w:p w14:paraId="0C5DE346">
            <w:pPr>
              <w:spacing w:before="63" w:line="269" w:lineRule="auto"/>
              <w:ind w:left="185" w:right="190" w:hanging="3"/>
              <w:rPr>
                <w:rFonts w:hint="eastAsia" w:ascii="仿宋" w:hAnsi="仿宋" w:eastAsia="仿宋" w:cs="仿宋"/>
                <w:sz w:val="18"/>
                <w:szCs w:val="18"/>
                <w:rPrChange w:id="4164" w:author="随遇而安" w:date="2023-08-12T09:27:04Z">
                  <w:rPr>
                    <w:rFonts w:ascii="宋体" w:hAnsi="宋体" w:eastAsia="宋体" w:cs="宋体"/>
                    <w:sz w:val="18"/>
                    <w:szCs w:val="18"/>
                  </w:rPr>
                </w:rPrChange>
              </w:rPr>
            </w:pPr>
            <w:r>
              <w:rPr>
                <w:rFonts w:hint="eastAsia" w:ascii="仿宋" w:hAnsi="仿宋" w:eastAsia="仿宋" w:cs="仿宋"/>
                <w:spacing w:val="-13"/>
                <w:w w:val="97"/>
                <w:sz w:val="18"/>
                <w:szCs w:val="18"/>
                <w:rPrChange w:id="4165" w:author="随遇而安" w:date="2023-08-12T09:27:04Z">
                  <w:rPr>
                    <w:rFonts w:ascii="宋体" w:hAnsi="宋体" w:eastAsia="宋体" w:cs="宋体"/>
                    <w:spacing w:val="-13"/>
                    <w:w w:val="97"/>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事故经过</w:t>
            </w:r>
            <w:r>
              <w:rPr>
                <w:rFonts w:hint="eastAsia" w:ascii="仿宋" w:hAnsi="仿宋" w:eastAsia="仿宋" w:cs="仿宋"/>
                <w:sz w:val="18"/>
                <w:szCs w:val="18"/>
                <w:rPrChange w:id="4166" w:author="随遇而安" w:date="2023-08-12T09:27:04Z">
                  <w:rPr>
                    <w:rFonts w:ascii="宋体" w:hAnsi="宋体" w:eastAsia="宋体" w:cs="宋体"/>
                    <w:sz w:val="18"/>
                    <w:szCs w:val="18"/>
                  </w:rPr>
                </w:rPrChange>
              </w:rPr>
              <w:t xml:space="preserve"> </w:t>
            </w:r>
            <w:r>
              <w:rPr>
                <w:rFonts w:hint="eastAsia" w:ascii="仿宋" w:hAnsi="仿宋" w:eastAsia="仿宋" w:cs="仿宋"/>
                <w:spacing w:val="-16"/>
                <w:w w:val="98"/>
                <w:sz w:val="18"/>
                <w:szCs w:val="18"/>
                <w:rPrChange w:id="4167" w:author="随遇而安" w:date="2023-08-12T09:27:04Z">
                  <w:rPr>
                    <w:rFonts w:ascii="宋体" w:hAnsi="宋体" w:eastAsia="宋体" w:cs="宋体"/>
                    <w:spacing w:val="-16"/>
                    <w:w w:val="98"/>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简要描述</w:t>
            </w:r>
          </w:p>
        </w:tc>
        <w:tc>
          <w:tcPr>
            <w:tcW w:w="887" w:type="dxa"/>
            <w:tcBorders>
              <w:top w:val="single" w:color="000000" w:sz="6" w:space="0"/>
              <w:bottom w:val="single" w:color="000000" w:sz="6" w:space="0"/>
            </w:tcBorders>
            <w:shd w:val="clear" w:color="auto" w:fill="D9D9D9"/>
            <w:vAlign w:val="top"/>
          </w:tcPr>
          <w:p w14:paraId="13F061EC">
            <w:pPr>
              <w:spacing w:before="62" w:line="220" w:lineRule="auto"/>
              <w:ind w:left="110"/>
              <w:rPr>
                <w:rFonts w:hint="eastAsia" w:ascii="仿宋" w:hAnsi="仿宋" w:eastAsia="仿宋" w:cs="仿宋"/>
                <w:sz w:val="18"/>
                <w:szCs w:val="18"/>
                <w:rPrChange w:id="4168" w:author="随遇而安" w:date="2023-08-12T09:27:04Z">
                  <w:rPr>
                    <w:rFonts w:ascii="宋体" w:hAnsi="宋体" w:eastAsia="宋体" w:cs="宋体"/>
                    <w:sz w:val="18"/>
                    <w:szCs w:val="18"/>
                  </w:rPr>
                </w:rPrChange>
              </w:rPr>
            </w:pPr>
            <w:r>
              <w:rPr>
                <w:rFonts w:hint="eastAsia" w:ascii="仿宋" w:hAnsi="仿宋" w:eastAsia="仿宋" w:cs="仿宋"/>
                <w:spacing w:val="-15"/>
                <w:sz w:val="18"/>
                <w:szCs w:val="18"/>
                <w:rPrChange w:id="4169" w:author="随遇而安" w:date="2023-08-12T09:27:04Z">
                  <w:rPr>
                    <w:rFonts w:ascii="宋体" w:hAnsi="宋体" w:eastAsia="宋体" w:cs="宋体"/>
                    <w:spacing w:val="-15"/>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事故类型</w:t>
            </w:r>
          </w:p>
          <w:p w14:paraId="3FEC8F0D">
            <w:pPr>
              <w:spacing w:before="97" w:line="232" w:lineRule="auto"/>
              <w:ind w:left="228"/>
              <w:rPr>
                <w:rFonts w:hint="eastAsia" w:ascii="仿宋" w:hAnsi="仿宋" w:eastAsia="仿宋" w:cs="仿宋"/>
                <w:sz w:val="18"/>
                <w:szCs w:val="18"/>
                <w:rPrChange w:id="4170" w:author="随遇而安" w:date="2023-08-12T09:27:04Z">
                  <w:rPr>
                    <w:rFonts w:ascii="宋体" w:hAnsi="宋体" w:eastAsia="宋体" w:cs="宋体"/>
                    <w:sz w:val="18"/>
                    <w:szCs w:val="18"/>
                  </w:rPr>
                </w:rPrChange>
              </w:rPr>
            </w:pPr>
            <w:r>
              <w:rPr>
                <w:rFonts w:hint="eastAsia" w:ascii="仿宋" w:hAnsi="仿宋" w:eastAsia="仿宋" w:cs="仿宋"/>
                <w:spacing w:val="-9"/>
                <w:sz w:val="18"/>
                <w:szCs w:val="18"/>
                <w:rPrChange w:id="4171" w:author="随遇而安" w:date="2023-08-12T09:27:04Z">
                  <w:rPr>
                    <w:rFonts w:ascii="宋体" w:hAnsi="宋体" w:eastAsia="宋体" w:cs="宋体"/>
                    <w:spacing w:val="-9"/>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（A）</w:t>
            </w:r>
          </w:p>
        </w:tc>
        <w:tc>
          <w:tcPr>
            <w:tcW w:w="1106" w:type="dxa"/>
            <w:tcBorders>
              <w:top w:val="single" w:color="000000" w:sz="6" w:space="0"/>
              <w:bottom w:val="single" w:color="000000" w:sz="6" w:space="0"/>
            </w:tcBorders>
            <w:shd w:val="clear" w:color="auto" w:fill="D9D9D9"/>
            <w:vAlign w:val="top"/>
          </w:tcPr>
          <w:p w14:paraId="5B16367A">
            <w:pPr>
              <w:spacing w:before="62" w:line="220" w:lineRule="auto"/>
              <w:ind w:left="222"/>
              <w:rPr>
                <w:rFonts w:hint="eastAsia" w:ascii="仿宋" w:hAnsi="仿宋" w:eastAsia="仿宋" w:cs="仿宋"/>
                <w:sz w:val="18"/>
                <w:szCs w:val="18"/>
                <w:rPrChange w:id="4172" w:author="随遇而安" w:date="2023-08-12T09:27:04Z">
                  <w:rPr>
                    <w:rFonts w:ascii="宋体" w:hAnsi="宋体" w:eastAsia="宋体" w:cs="宋体"/>
                    <w:sz w:val="18"/>
                    <w:szCs w:val="18"/>
                  </w:rPr>
                </w:rPrChange>
              </w:rPr>
            </w:pPr>
            <w:r>
              <w:rPr>
                <w:rFonts w:hint="eastAsia" w:ascii="仿宋" w:hAnsi="仿宋" w:eastAsia="仿宋" w:cs="仿宋"/>
                <w:spacing w:val="-15"/>
                <w:sz w:val="18"/>
                <w:szCs w:val="18"/>
                <w:rPrChange w:id="4173" w:author="随遇而安" w:date="2023-08-12T09:27:04Z">
                  <w:rPr>
                    <w:rFonts w:ascii="宋体" w:hAnsi="宋体" w:eastAsia="宋体" w:cs="宋体"/>
                    <w:spacing w:val="-15"/>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事故类型</w:t>
            </w:r>
          </w:p>
          <w:p w14:paraId="7F15162A">
            <w:pPr>
              <w:spacing w:before="97" w:line="232" w:lineRule="auto"/>
              <w:ind w:left="340"/>
              <w:rPr>
                <w:rFonts w:hint="eastAsia" w:ascii="仿宋" w:hAnsi="仿宋" w:eastAsia="仿宋" w:cs="仿宋"/>
                <w:sz w:val="18"/>
                <w:szCs w:val="18"/>
                <w:rPrChange w:id="4174" w:author="随遇而安" w:date="2023-08-12T09:27:04Z">
                  <w:rPr>
                    <w:rFonts w:ascii="宋体" w:hAnsi="宋体" w:eastAsia="宋体" w:cs="宋体"/>
                    <w:sz w:val="18"/>
                    <w:szCs w:val="18"/>
                  </w:rPr>
                </w:rPrChange>
              </w:rPr>
            </w:pPr>
            <w:r>
              <w:rPr>
                <w:rFonts w:hint="eastAsia" w:ascii="仿宋" w:hAnsi="仿宋" w:eastAsia="仿宋" w:cs="仿宋"/>
                <w:spacing w:val="-9"/>
                <w:sz w:val="18"/>
                <w:szCs w:val="18"/>
                <w:rPrChange w:id="4175" w:author="随遇而安" w:date="2023-08-12T09:27:04Z">
                  <w:rPr>
                    <w:rFonts w:ascii="宋体" w:hAnsi="宋体" w:eastAsia="宋体" w:cs="宋体"/>
                    <w:spacing w:val="-9"/>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（B）</w:t>
            </w:r>
          </w:p>
        </w:tc>
        <w:tc>
          <w:tcPr>
            <w:tcW w:w="1103" w:type="dxa"/>
            <w:tcBorders>
              <w:top w:val="single" w:color="000000" w:sz="6" w:space="0"/>
              <w:bottom w:val="single" w:color="000000" w:sz="6" w:space="0"/>
            </w:tcBorders>
            <w:shd w:val="clear" w:color="auto" w:fill="D9D9D9"/>
            <w:vAlign w:val="top"/>
          </w:tcPr>
          <w:p w14:paraId="38AD8030">
            <w:pPr>
              <w:spacing w:before="62" w:line="220" w:lineRule="auto"/>
              <w:ind w:left="220"/>
              <w:rPr>
                <w:rFonts w:hint="eastAsia" w:ascii="仿宋" w:hAnsi="仿宋" w:eastAsia="仿宋" w:cs="仿宋"/>
                <w:sz w:val="18"/>
                <w:szCs w:val="18"/>
                <w:rPrChange w:id="4176" w:author="随遇而安" w:date="2023-08-12T09:27:04Z">
                  <w:rPr>
                    <w:rFonts w:ascii="宋体" w:hAnsi="宋体" w:eastAsia="宋体" w:cs="宋体"/>
                    <w:sz w:val="18"/>
                    <w:szCs w:val="18"/>
                  </w:rPr>
                </w:rPrChange>
              </w:rPr>
            </w:pPr>
            <w:r>
              <w:rPr>
                <w:rFonts w:hint="eastAsia" w:ascii="仿宋" w:hAnsi="仿宋" w:eastAsia="仿宋" w:cs="仿宋"/>
                <w:spacing w:val="-15"/>
                <w:sz w:val="18"/>
                <w:szCs w:val="18"/>
                <w:rPrChange w:id="4177" w:author="随遇而安" w:date="2023-08-12T09:27:04Z">
                  <w:rPr>
                    <w:rFonts w:ascii="宋体" w:hAnsi="宋体" w:eastAsia="宋体" w:cs="宋体"/>
                    <w:spacing w:val="-15"/>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事故类型</w:t>
            </w:r>
          </w:p>
          <w:p w14:paraId="2ACF9D10">
            <w:pPr>
              <w:spacing w:before="97" w:line="232" w:lineRule="auto"/>
              <w:ind w:left="338"/>
              <w:rPr>
                <w:rFonts w:hint="eastAsia" w:ascii="仿宋" w:hAnsi="仿宋" w:eastAsia="仿宋" w:cs="仿宋"/>
                <w:sz w:val="18"/>
                <w:szCs w:val="18"/>
                <w:rPrChange w:id="4178" w:author="随遇而安" w:date="2023-08-12T09:27:04Z">
                  <w:rPr>
                    <w:rFonts w:ascii="宋体" w:hAnsi="宋体" w:eastAsia="宋体" w:cs="宋体"/>
                    <w:sz w:val="18"/>
                    <w:szCs w:val="18"/>
                  </w:rPr>
                </w:rPrChange>
              </w:rPr>
            </w:pPr>
            <w:r>
              <w:rPr>
                <w:rFonts w:hint="eastAsia" w:ascii="仿宋" w:hAnsi="仿宋" w:eastAsia="仿宋" w:cs="仿宋"/>
                <w:spacing w:val="-9"/>
                <w:sz w:val="18"/>
                <w:szCs w:val="18"/>
                <w:rPrChange w:id="4179" w:author="随遇而安" w:date="2023-08-12T09:27:04Z">
                  <w:rPr>
                    <w:rFonts w:ascii="宋体" w:hAnsi="宋体" w:eastAsia="宋体" w:cs="宋体"/>
                    <w:spacing w:val="-9"/>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（C）</w:t>
            </w:r>
          </w:p>
        </w:tc>
        <w:tc>
          <w:tcPr>
            <w:tcW w:w="786" w:type="dxa"/>
            <w:tcBorders>
              <w:top w:val="single" w:color="000000" w:sz="6" w:space="0"/>
              <w:bottom w:val="single" w:color="000000" w:sz="6" w:space="0"/>
            </w:tcBorders>
            <w:shd w:val="clear" w:color="auto" w:fill="D9D9D9"/>
            <w:vAlign w:val="top"/>
          </w:tcPr>
          <w:p w14:paraId="52869F33">
            <w:pPr>
              <w:spacing w:before="62" w:line="312" w:lineRule="exact"/>
              <w:ind w:left="229"/>
              <w:rPr>
                <w:rFonts w:hint="eastAsia" w:ascii="仿宋" w:hAnsi="仿宋" w:eastAsia="仿宋" w:cs="仿宋"/>
                <w:sz w:val="18"/>
                <w:szCs w:val="18"/>
                <w:rPrChange w:id="4180" w:author="随遇而安" w:date="2023-08-12T09:27:04Z">
                  <w:rPr>
                    <w:rFonts w:ascii="宋体" w:hAnsi="宋体" w:eastAsia="宋体" w:cs="宋体"/>
                    <w:sz w:val="18"/>
                    <w:szCs w:val="18"/>
                  </w:rPr>
                </w:rPrChange>
              </w:rPr>
            </w:pPr>
            <w:r>
              <w:rPr>
                <w:rFonts w:hint="eastAsia" w:ascii="仿宋" w:hAnsi="仿宋" w:eastAsia="仿宋" w:cs="仿宋"/>
                <w:spacing w:val="-10"/>
                <w:position w:val="9"/>
                <w:sz w:val="18"/>
                <w:szCs w:val="18"/>
                <w:rPrChange w:id="4181" w:author="随遇而安" w:date="2023-08-12T09:27:04Z">
                  <w:rPr>
                    <w:rFonts w:ascii="宋体" w:hAnsi="宋体" w:eastAsia="宋体" w:cs="宋体"/>
                    <w:spacing w:val="-10"/>
                    <w:position w:val="9"/>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事故</w:t>
            </w:r>
          </w:p>
          <w:p w14:paraId="026FC32C">
            <w:pPr>
              <w:spacing w:line="219" w:lineRule="auto"/>
              <w:ind w:left="230"/>
              <w:rPr>
                <w:rFonts w:hint="eastAsia" w:ascii="仿宋" w:hAnsi="仿宋" w:eastAsia="仿宋" w:cs="仿宋"/>
                <w:sz w:val="18"/>
                <w:szCs w:val="18"/>
                <w:rPrChange w:id="4182" w:author="随遇而安" w:date="2023-08-12T09:27:04Z">
                  <w:rPr>
                    <w:rFonts w:ascii="宋体" w:hAnsi="宋体" w:eastAsia="宋体" w:cs="宋体"/>
                    <w:sz w:val="18"/>
                    <w:szCs w:val="18"/>
                  </w:rPr>
                </w:rPrChange>
              </w:rPr>
            </w:pPr>
            <w:r>
              <w:rPr>
                <w:rFonts w:hint="eastAsia" w:ascii="仿宋" w:hAnsi="仿宋" w:eastAsia="仿宋" w:cs="仿宋"/>
                <w:spacing w:val="-11"/>
                <w:sz w:val="18"/>
                <w:szCs w:val="18"/>
                <w:rPrChange w:id="4183" w:author="随遇而安" w:date="2023-08-12T09:27:04Z">
                  <w:rPr>
                    <w:rFonts w:ascii="宋体" w:hAnsi="宋体" w:eastAsia="宋体" w:cs="宋体"/>
                    <w:spacing w:val="-11"/>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等级</w:t>
            </w:r>
          </w:p>
        </w:tc>
        <w:tc>
          <w:tcPr>
            <w:tcW w:w="786" w:type="dxa"/>
            <w:tcBorders>
              <w:top w:val="single" w:color="000000" w:sz="6" w:space="0"/>
              <w:bottom w:val="single" w:color="000000" w:sz="6" w:space="0"/>
            </w:tcBorders>
            <w:shd w:val="clear" w:color="auto" w:fill="D9D9D9"/>
            <w:vAlign w:val="top"/>
          </w:tcPr>
          <w:p w14:paraId="0CA3F1E5">
            <w:pPr>
              <w:spacing w:before="62" w:line="312" w:lineRule="exact"/>
              <w:ind w:left="230"/>
              <w:rPr>
                <w:rFonts w:hint="eastAsia" w:ascii="仿宋" w:hAnsi="仿宋" w:eastAsia="仿宋" w:cs="仿宋"/>
                <w:sz w:val="18"/>
                <w:szCs w:val="18"/>
                <w:rPrChange w:id="4184" w:author="随遇而安" w:date="2023-08-12T09:27:04Z">
                  <w:rPr>
                    <w:rFonts w:ascii="宋体" w:hAnsi="宋体" w:eastAsia="宋体" w:cs="宋体"/>
                    <w:sz w:val="18"/>
                    <w:szCs w:val="18"/>
                  </w:rPr>
                </w:rPrChange>
              </w:rPr>
            </w:pPr>
            <w:r>
              <w:rPr>
                <w:rFonts w:hint="eastAsia" w:ascii="仿宋" w:hAnsi="仿宋" w:eastAsia="仿宋" w:cs="仿宋"/>
                <w:spacing w:val="-10"/>
                <w:position w:val="9"/>
                <w:sz w:val="18"/>
                <w:szCs w:val="18"/>
                <w:rPrChange w:id="4185" w:author="随遇而安" w:date="2023-08-12T09:27:04Z">
                  <w:rPr>
                    <w:rFonts w:ascii="宋体" w:hAnsi="宋体" w:eastAsia="宋体" w:cs="宋体"/>
                    <w:spacing w:val="-10"/>
                    <w:position w:val="9"/>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事故</w:t>
            </w:r>
          </w:p>
          <w:p w14:paraId="56E98967">
            <w:pPr>
              <w:spacing w:line="220" w:lineRule="auto"/>
              <w:ind w:left="232"/>
              <w:rPr>
                <w:rFonts w:hint="eastAsia" w:ascii="仿宋" w:hAnsi="仿宋" w:eastAsia="仿宋" w:cs="仿宋"/>
                <w:sz w:val="18"/>
                <w:szCs w:val="18"/>
                <w:rPrChange w:id="4186" w:author="随遇而安" w:date="2023-08-12T09:27:04Z">
                  <w:rPr>
                    <w:rFonts w:ascii="宋体" w:hAnsi="宋体" w:eastAsia="宋体" w:cs="宋体"/>
                    <w:sz w:val="18"/>
                    <w:szCs w:val="18"/>
                  </w:rPr>
                </w:rPrChange>
              </w:rPr>
            </w:pPr>
            <w:r>
              <w:rPr>
                <w:rFonts w:hint="eastAsia" w:ascii="仿宋" w:hAnsi="仿宋" w:eastAsia="仿宋" w:cs="仿宋"/>
                <w:spacing w:val="-11"/>
                <w:sz w:val="18"/>
                <w:szCs w:val="18"/>
                <w:rPrChange w:id="4187" w:author="随遇而安" w:date="2023-08-12T09:27:04Z">
                  <w:rPr>
                    <w:rFonts w:ascii="宋体" w:hAnsi="宋体" w:eastAsia="宋体" w:cs="宋体"/>
                    <w:spacing w:val="-11"/>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性质</w:t>
            </w:r>
          </w:p>
        </w:tc>
        <w:tc>
          <w:tcPr>
            <w:tcW w:w="801" w:type="dxa"/>
            <w:tcBorders>
              <w:top w:val="single" w:color="000000" w:sz="6" w:space="0"/>
              <w:bottom w:val="single" w:color="000000" w:sz="6" w:space="0"/>
            </w:tcBorders>
            <w:shd w:val="clear" w:color="auto" w:fill="D9D9D9"/>
            <w:vAlign w:val="top"/>
          </w:tcPr>
          <w:p w14:paraId="5952B5DB">
            <w:pPr>
              <w:spacing w:before="62" w:line="312" w:lineRule="exact"/>
              <w:ind w:left="242"/>
              <w:rPr>
                <w:rFonts w:hint="eastAsia" w:ascii="仿宋" w:hAnsi="仿宋" w:eastAsia="仿宋" w:cs="仿宋"/>
                <w:sz w:val="18"/>
                <w:szCs w:val="18"/>
                <w:rPrChange w:id="4188" w:author="随遇而安" w:date="2023-08-12T09:27:04Z">
                  <w:rPr>
                    <w:rFonts w:ascii="宋体" w:hAnsi="宋体" w:eastAsia="宋体" w:cs="宋体"/>
                    <w:sz w:val="18"/>
                    <w:szCs w:val="18"/>
                  </w:rPr>
                </w:rPrChange>
              </w:rPr>
            </w:pPr>
            <w:r>
              <w:rPr>
                <w:rFonts w:hint="eastAsia" w:ascii="仿宋" w:hAnsi="仿宋" w:eastAsia="仿宋" w:cs="仿宋"/>
                <w:spacing w:val="-11"/>
                <w:position w:val="9"/>
                <w:sz w:val="18"/>
                <w:szCs w:val="18"/>
                <w:rPrChange w:id="4189" w:author="随遇而安" w:date="2023-08-12T09:27:04Z">
                  <w:rPr>
                    <w:rFonts w:ascii="宋体" w:hAnsi="宋体" w:eastAsia="宋体" w:cs="宋体"/>
                    <w:spacing w:val="-11"/>
                    <w:position w:val="9"/>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定责</w:t>
            </w:r>
          </w:p>
          <w:p w14:paraId="3B9A5E63">
            <w:pPr>
              <w:spacing w:line="218" w:lineRule="auto"/>
              <w:ind w:left="239"/>
              <w:rPr>
                <w:rFonts w:hint="eastAsia" w:ascii="仿宋" w:hAnsi="仿宋" w:eastAsia="仿宋" w:cs="仿宋"/>
                <w:sz w:val="18"/>
                <w:szCs w:val="18"/>
                <w:rPrChange w:id="4190" w:author="随遇而安" w:date="2023-08-12T09:27:04Z">
                  <w:rPr>
                    <w:rFonts w:ascii="宋体" w:hAnsi="宋体" w:eastAsia="宋体" w:cs="宋体"/>
                    <w:sz w:val="18"/>
                    <w:szCs w:val="18"/>
                  </w:rPr>
                </w:rPrChange>
              </w:rPr>
            </w:pPr>
            <w:r>
              <w:rPr>
                <w:rFonts w:hint="eastAsia" w:ascii="仿宋" w:hAnsi="仿宋" w:eastAsia="仿宋" w:cs="仿宋"/>
                <w:spacing w:val="-11"/>
                <w:sz w:val="18"/>
                <w:szCs w:val="18"/>
                <w:rPrChange w:id="4191" w:author="随遇而安" w:date="2023-08-12T09:27:04Z">
                  <w:rPr>
                    <w:rFonts w:ascii="宋体" w:hAnsi="宋体" w:eastAsia="宋体" w:cs="宋体"/>
                    <w:spacing w:val="-11"/>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依据</w:t>
            </w:r>
          </w:p>
        </w:tc>
        <w:tc>
          <w:tcPr>
            <w:tcW w:w="786" w:type="dxa"/>
            <w:tcBorders>
              <w:top w:val="single" w:color="000000" w:sz="6" w:space="0"/>
              <w:bottom w:val="single" w:color="000000" w:sz="6" w:space="0"/>
            </w:tcBorders>
            <w:shd w:val="clear" w:color="auto" w:fill="D9D9D9"/>
            <w:vAlign w:val="top"/>
          </w:tcPr>
          <w:p w14:paraId="0C9B7C39">
            <w:pPr>
              <w:spacing w:before="63" w:line="270" w:lineRule="auto"/>
              <w:ind w:left="232" w:right="146" w:hanging="82"/>
              <w:rPr>
                <w:rFonts w:hint="eastAsia" w:ascii="仿宋" w:hAnsi="仿宋" w:eastAsia="仿宋" w:cs="仿宋"/>
                <w:sz w:val="18"/>
                <w:szCs w:val="18"/>
                <w:rPrChange w:id="4192" w:author="随遇而安" w:date="2023-08-12T09:27:04Z">
                  <w:rPr>
                    <w:rFonts w:ascii="宋体" w:hAnsi="宋体" w:eastAsia="宋体" w:cs="宋体"/>
                    <w:sz w:val="18"/>
                    <w:szCs w:val="18"/>
                  </w:rPr>
                </w:rPrChange>
              </w:rPr>
            </w:pPr>
            <w:r>
              <w:rPr>
                <w:rFonts w:hint="eastAsia" w:ascii="仿宋" w:hAnsi="仿宋" w:eastAsia="仿宋" w:cs="仿宋"/>
                <w:spacing w:val="-14"/>
                <w:w w:val="97"/>
                <w:sz w:val="18"/>
                <w:szCs w:val="18"/>
                <w:rPrChange w:id="4193" w:author="随遇而安" w:date="2023-08-12T09:27:04Z">
                  <w:rPr>
                    <w:rFonts w:ascii="宋体" w:hAnsi="宋体" w:eastAsia="宋体" w:cs="宋体"/>
                    <w:spacing w:val="-14"/>
                    <w:w w:val="97"/>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伤亡者</w:t>
            </w:r>
            <w:r>
              <w:rPr>
                <w:rFonts w:hint="eastAsia" w:ascii="仿宋" w:hAnsi="仿宋" w:eastAsia="仿宋" w:cs="仿宋"/>
                <w:sz w:val="18"/>
                <w:szCs w:val="18"/>
                <w:rPrChange w:id="4194" w:author="随遇而安" w:date="2023-08-12T09:27:04Z">
                  <w:rPr>
                    <w:rFonts w:ascii="宋体" w:hAnsi="宋体" w:eastAsia="宋体" w:cs="宋体"/>
                    <w:sz w:val="18"/>
                    <w:szCs w:val="18"/>
                  </w:rPr>
                </w:rPrChange>
              </w:rPr>
              <w:t xml:space="preserve"> </w:t>
            </w:r>
            <w:r>
              <w:rPr>
                <w:rFonts w:hint="eastAsia" w:ascii="仿宋" w:hAnsi="仿宋" w:eastAsia="仿宋" w:cs="仿宋"/>
                <w:spacing w:val="-11"/>
                <w:sz w:val="18"/>
                <w:szCs w:val="18"/>
                <w:rPrChange w:id="4195" w:author="随遇而安" w:date="2023-08-12T09:27:04Z">
                  <w:rPr>
                    <w:rFonts w:ascii="宋体" w:hAnsi="宋体" w:eastAsia="宋体" w:cs="宋体"/>
                    <w:spacing w:val="-11"/>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属性</w:t>
            </w:r>
          </w:p>
        </w:tc>
        <w:tc>
          <w:tcPr>
            <w:tcW w:w="786" w:type="dxa"/>
            <w:tcBorders>
              <w:top w:val="single" w:color="000000" w:sz="6" w:space="0"/>
              <w:bottom w:val="single" w:color="000000" w:sz="6" w:space="0"/>
            </w:tcBorders>
            <w:shd w:val="clear" w:color="auto" w:fill="D9D9D9"/>
            <w:vAlign w:val="top"/>
          </w:tcPr>
          <w:p w14:paraId="3F211166">
            <w:pPr>
              <w:spacing w:before="62" w:line="312" w:lineRule="exact"/>
              <w:ind w:left="236"/>
              <w:rPr>
                <w:rFonts w:hint="eastAsia" w:ascii="仿宋" w:hAnsi="仿宋" w:eastAsia="仿宋" w:cs="仿宋"/>
                <w:sz w:val="18"/>
                <w:szCs w:val="18"/>
                <w:rPrChange w:id="4196" w:author="随遇而安" w:date="2023-08-12T09:27:04Z">
                  <w:rPr>
                    <w:rFonts w:ascii="宋体" w:hAnsi="宋体" w:eastAsia="宋体" w:cs="宋体"/>
                    <w:sz w:val="18"/>
                    <w:szCs w:val="18"/>
                  </w:rPr>
                </w:rPrChange>
              </w:rPr>
            </w:pPr>
            <w:r>
              <w:rPr>
                <w:rFonts w:hint="eastAsia" w:ascii="仿宋" w:hAnsi="仿宋" w:eastAsia="仿宋" w:cs="仿宋"/>
                <w:spacing w:val="-11"/>
                <w:position w:val="9"/>
                <w:sz w:val="18"/>
                <w:szCs w:val="18"/>
                <w:rPrChange w:id="4197" w:author="随遇而安" w:date="2023-08-12T09:27:04Z">
                  <w:rPr>
                    <w:rFonts w:ascii="宋体" w:hAnsi="宋体" w:eastAsia="宋体" w:cs="宋体"/>
                    <w:spacing w:val="-11"/>
                    <w:position w:val="9"/>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受伤</w:t>
            </w:r>
          </w:p>
          <w:p w14:paraId="6602F9B5">
            <w:pPr>
              <w:spacing w:line="219" w:lineRule="auto"/>
              <w:ind w:left="235"/>
              <w:rPr>
                <w:rFonts w:hint="eastAsia" w:ascii="仿宋" w:hAnsi="仿宋" w:eastAsia="仿宋" w:cs="仿宋"/>
                <w:sz w:val="18"/>
                <w:szCs w:val="18"/>
                <w:rPrChange w:id="4198" w:author="随遇而安" w:date="2023-08-12T09:27:04Z">
                  <w:rPr>
                    <w:rFonts w:ascii="宋体" w:hAnsi="宋体" w:eastAsia="宋体" w:cs="宋体"/>
                    <w:sz w:val="18"/>
                    <w:szCs w:val="18"/>
                  </w:rPr>
                </w:rPrChange>
              </w:rPr>
            </w:pPr>
            <w:r>
              <w:rPr>
                <w:rFonts w:hint="eastAsia" w:ascii="仿宋" w:hAnsi="仿宋" w:eastAsia="仿宋" w:cs="仿宋"/>
                <w:spacing w:val="-11"/>
                <w:sz w:val="18"/>
                <w:szCs w:val="18"/>
                <w:rPrChange w:id="4199" w:author="随遇而安" w:date="2023-08-12T09:27:04Z">
                  <w:rPr>
                    <w:rFonts w:ascii="宋体" w:hAnsi="宋体" w:eastAsia="宋体" w:cs="宋体"/>
                    <w:spacing w:val="-11"/>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部位</w:t>
            </w:r>
          </w:p>
        </w:tc>
        <w:tc>
          <w:tcPr>
            <w:tcW w:w="786" w:type="dxa"/>
            <w:tcBorders>
              <w:top w:val="single" w:color="000000" w:sz="6" w:space="0"/>
              <w:bottom w:val="single" w:color="000000" w:sz="6" w:space="0"/>
            </w:tcBorders>
            <w:shd w:val="clear" w:color="auto" w:fill="D9D9D9"/>
            <w:vAlign w:val="top"/>
          </w:tcPr>
          <w:p w14:paraId="7CB7407A">
            <w:pPr>
              <w:spacing w:before="62" w:line="312" w:lineRule="exact"/>
              <w:ind w:left="234"/>
              <w:rPr>
                <w:rFonts w:hint="eastAsia" w:ascii="仿宋" w:hAnsi="仿宋" w:eastAsia="仿宋" w:cs="仿宋"/>
                <w:sz w:val="18"/>
                <w:szCs w:val="18"/>
                <w:rPrChange w:id="4200" w:author="随遇而安" w:date="2023-08-12T09:27:04Z">
                  <w:rPr>
                    <w:rFonts w:ascii="宋体" w:hAnsi="宋体" w:eastAsia="宋体" w:cs="宋体"/>
                    <w:sz w:val="18"/>
                    <w:szCs w:val="18"/>
                  </w:rPr>
                </w:rPrChange>
              </w:rPr>
            </w:pPr>
            <w:r>
              <w:rPr>
                <w:rFonts w:hint="eastAsia" w:ascii="仿宋" w:hAnsi="仿宋" w:eastAsia="仿宋" w:cs="仿宋"/>
                <w:spacing w:val="-10"/>
                <w:position w:val="9"/>
                <w:sz w:val="18"/>
                <w:szCs w:val="18"/>
                <w:rPrChange w:id="4201" w:author="随遇而安" w:date="2023-08-12T09:27:04Z">
                  <w:rPr>
                    <w:rFonts w:ascii="宋体" w:hAnsi="宋体" w:eastAsia="宋体" w:cs="宋体"/>
                    <w:spacing w:val="-10"/>
                    <w:position w:val="9"/>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伤害</w:t>
            </w:r>
          </w:p>
          <w:p w14:paraId="472C22A3">
            <w:pPr>
              <w:spacing w:line="220" w:lineRule="auto"/>
              <w:ind w:left="234"/>
              <w:rPr>
                <w:rFonts w:hint="eastAsia" w:ascii="仿宋" w:hAnsi="仿宋" w:eastAsia="仿宋" w:cs="仿宋"/>
                <w:sz w:val="18"/>
                <w:szCs w:val="18"/>
                <w:rPrChange w:id="4202" w:author="随遇而安" w:date="2023-08-12T09:27:04Z">
                  <w:rPr>
                    <w:rFonts w:ascii="宋体" w:hAnsi="宋体" w:eastAsia="宋体" w:cs="宋体"/>
                    <w:sz w:val="18"/>
                    <w:szCs w:val="18"/>
                  </w:rPr>
                </w:rPrChange>
              </w:rPr>
            </w:pPr>
            <w:r>
              <w:rPr>
                <w:rFonts w:hint="eastAsia" w:ascii="仿宋" w:hAnsi="仿宋" w:eastAsia="仿宋" w:cs="仿宋"/>
                <w:spacing w:val="-10"/>
                <w:sz w:val="18"/>
                <w:szCs w:val="18"/>
                <w:rPrChange w:id="4203" w:author="随遇而安" w:date="2023-08-12T09:27:04Z">
                  <w:rPr>
                    <w:rFonts w:ascii="宋体" w:hAnsi="宋体" w:eastAsia="宋体" w:cs="宋体"/>
                    <w:spacing w:val="-10"/>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程度</w:t>
            </w:r>
          </w:p>
        </w:tc>
        <w:tc>
          <w:tcPr>
            <w:tcW w:w="786" w:type="dxa"/>
            <w:tcBorders>
              <w:top w:val="single" w:color="000000" w:sz="6" w:space="0"/>
              <w:bottom w:val="single" w:color="000000" w:sz="6" w:space="0"/>
            </w:tcBorders>
            <w:shd w:val="clear" w:color="auto" w:fill="D9D9D9"/>
            <w:vAlign w:val="top"/>
          </w:tcPr>
          <w:p w14:paraId="1F4BB051">
            <w:pPr>
              <w:spacing w:before="219" w:line="220" w:lineRule="auto"/>
              <w:ind w:left="235"/>
              <w:rPr>
                <w:rFonts w:hint="eastAsia" w:ascii="仿宋" w:hAnsi="仿宋" w:eastAsia="仿宋" w:cs="仿宋"/>
                <w:sz w:val="18"/>
                <w:szCs w:val="18"/>
                <w:rPrChange w:id="4204" w:author="随遇而安" w:date="2023-08-12T09:27:04Z">
                  <w:rPr>
                    <w:rFonts w:ascii="宋体" w:hAnsi="宋体" w:eastAsia="宋体" w:cs="宋体"/>
                    <w:sz w:val="18"/>
                    <w:szCs w:val="18"/>
                  </w:rPr>
                </w:rPrChange>
              </w:rPr>
            </w:pPr>
            <w:r>
              <w:rPr>
                <w:rFonts w:hint="eastAsia" w:ascii="仿宋" w:hAnsi="仿宋" w:eastAsia="仿宋" w:cs="仿宋"/>
                <w:spacing w:val="-11"/>
                <w:sz w:val="18"/>
                <w:szCs w:val="18"/>
                <w:rPrChange w:id="4205" w:author="随遇而安" w:date="2023-08-12T09:27:04Z">
                  <w:rPr>
                    <w:rFonts w:ascii="宋体" w:hAnsi="宋体" w:eastAsia="宋体" w:cs="宋体"/>
                    <w:spacing w:val="-11"/>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性别</w:t>
            </w:r>
          </w:p>
        </w:tc>
        <w:tc>
          <w:tcPr>
            <w:tcW w:w="786" w:type="dxa"/>
            <w:tcBorders>
              <w:top w:val="single" w:color="000000" w:sz="6" w:space="0"/>
              <w:bottom w:val="single" w:color="000000" w:sz="6" w:space="0"/>
            </w:tcBorders>
            <w:shd w:val="clear" w:color="auto" w:fill="D9D9D9"/>
            <w:vAlign w:val="top"/>
          </w:tcPr>
          <w:p w14:paraId="70357716">
            <w:pPr>
              <w:spacing w:before="218" w:line="220" w:lineRule="auto"/>
              <w:ind w:left="235"/>
              <w:rPr>
                <w:rFonts w:hint="eastAsia" w:ascii="仿宋" w:hAnsi="仿宋" w:eastAsia="仿宋" w:cs="仿宋"/>
                <w:sz w:val="18"/>
                <w:szCs w:val="18"/>
                <w:rPrChange w:id="4206" w:author="随遇而安" w:date="2023-08-12T09:27:04Z">
                  <w:rPr>
                    <w:rFonts w:ascii="宋体" w:hAnsi="宋体" w:eastAsia="宋体" w:cs="宋体"/>
                    <w:sz w:val="18"/>
                    <w:szCs w:val="18"/>
                  </w:rPr>
                </w:rPrChange>
              </w:rPr>
            </w:pPr>
            <w:r>
              <w:rPr>
                <w:rFonts w:hint="eastAsia" w:ascii="仿宋" w:hAnsi="仿宋" w:eastAsia="仿宋" w:cs="仿宋"/>
                <w:spacing w:val="-10"/>
                <w:sz w:val="18"/>
                <w:szCs w:val="18"/>
                <w:rPrChange w:id="4207" w:author="随遇而安" w:date="2023-08-12T09:27:04Z">
                  <w:rPr>
                    <w:rFonts w:ascii="宋体" w:hAnsi="宋体" w:eastAsia="宋体" w:cs="宋体"/>
                    <w:spacing w:val="-10"/>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年龄</w:t>
            </w:r>
          </w:p>
        </w:tc>
        <w:tc>
          <w:tcPr>
            <w:tcW w:w="787" w:type="dxa"/>
            <w:tcBorders>
              <w:top w:val="single" w:color="000000" w:sz="6" w:space="0"/>
              <w:bottom w:val="single" w:color="000000" w:sz="6" w:space="0"/>
            </w:tcBorders>
            <w:shd w:val="clear" w:color="auto" w:fill="D9D9D9"/>
            <w:vAlign w:val="top"/>
          </w:tcPr>
          <w:p w14:paraId="4655EABC">
            <w:pPr>
              <w:spacing w:before="62" w:line="312" w:lineRule="exact"/>
              <w:ind w:left="236"/>
              <w:rPr>
                <w:rFonts w:hint="eastAsia" w:ascii="仿宋" w:hAnsi="仿宋" w:eastAsia="仿宋" w:cs="仿宋"/>
                <w:sz w:val="18"/>
                <w:szCs w:val="18"/>
                <w:rPrChange w:id="4208" w:author="随遇而安" w:date="2023-08-12T09:27:04Z">
                  <w:rPr>
                    <w:rFonts w:ascii="宋体" w:hAnsi="宋体" w:eastAsia="宋体" w:cs="宋体"/>
                    <w:sz w:val="18"/>
                    <w:szCs w:val="18"/>
                  </w:rPr>
                </w:rPrChange>
              </w:rPr>
            </w:pPr>
            <w:r>
              <w:rPr>
                <w:rFonts w:hint="eastAsia" w:ascii="仿宋" w:hAnsi="仿宋" w:eastAsia="仿宋" w:cs="仿宋"/>
                <w:spacing w:val="-10"/>
                <w:position w:val="10"/>
                <w:sz w:val="18"/>
                <w:szCs w:val="18"/>
                <w:rPrChange w:id="4209" w:author="随遇而安" w:date="2023-08-12T09:27:04Z">
                  <w:rPr>
                    <w:rFonts w:ascii="宋体" w:hAnsi="宋体" w:eastAsia="宋体" w:cs="宋体"/>
                    <w:spacing w:val="-10"/>
                    <w:position w:val="10"/>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入职</w:t>
            </w:r>
          </w:p>
          <w:p w14:paraId="23BE96AA">
            <w:pPr>
              <w:spacing w:line="221" w:lineRule="auto"/>
              <w:ind w:left="244"/>
              <w:rPr>
                <w:rFonts w:hint="eastAsia" w:ascii="仿宋" w:hAnsi="仿宋" w:eastAsia="仿宋" w:cs="仿宋"/>
                <w:sz w:val="18"/>
                <w:szCs w:val="18"/>
                <w:rPrChange w:id="4210" w:author="随遇而安" w:date="2023-08-12T09:27:04Z">
                  <w:rPr>
                    <w:rFonts w:ascii="宋体" w:hAnsi="宋体" w:eastAsia="宋体" w:cs="宋体"/>
                    <w:sz w:val="18"/>
                    <w:szCs w:val="18"/>
                  </w:rPr>
                </w:rPrChange>
              </w:rPr>
            </w:pPr>
            <w:r>
              <w:rPr>
                <w:rFonts w:hint="eastAsia" w:ascii="仿宋" w:hAnsi="仿宋" w:eastAsia="仿宋" w:cs="仿宋"/>
                <w:spacing w:val="-12"/>
                <w:sz w:val="18"/>
                <w:szCs w:val="18"/>
                <w:rPrChange w:id="4211" w:author="随遇而安" w:date="2023-08-12T09:27:04Z">
                  <w:rPr>
                    <w:rFonts w:ascii="宋体" w:hAnsi="宋体" w:eastAsia="宋体" w:cs="宋体"/>
                    <w:spacing w:val="-12"/>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时间</w:t>
            </w:r>
          </w:p>
        </w:tc>
        <w:tc>
          <w:tcPr>
            <w:tcW w:w="810" w:type="dxa"/>
            <w:tcBorders>
              <w:top w:val="single" w:color="000000" w:sz="6" w:space="0"/>
              <w:bottom w:val="single" w:color="000000" w:sz="6" w:space="0"/>
            </w:tcBorders>
            <w:shd w:val="clear" w:color="auto" w:fill="D9D9D9"/>
            <w:vAlign w:val="top"/>
          </w:tcPr>
          <w:p w14:paraId="2510B5EC">
            <w:pPr>
              <w:spacing w:before="219" w:line="220" w:lineRule="auto"/>
              <w:ind w:left="249"/>
              <w:rPr>
                <w:rFonts w:hint="eastAsia" w:ascii="仿宋" w:hAnsi="仿宋" w:eastAsia="仿宋" w:cs="仿宋"/>
                <w:sz w:val="18"/>
                <w:szCs w:val="18"/>
                <w:rPrChange w:id="4212" w:author="随遇而安" w:date="2023-08-12T09:27:04Z">
                  <w:rPr>
                    <w:rFonts w:ascii="宋体" w:hAnsi="宋体" w:eastAsia="宋体" w:cs="宋体"/>
                    <w:sz w:val="18"/>
                    <w:szCs w:val="18"/>
                  </w:rPr>
                </w:rPrChange>
              </w:rPr>
            </w:pPr>
            <w:r>
              <w:rPr>
                <w:rFonts w:hint="eastAsia" w:ascii="仿宋" w:hAnsi="仿宋" w:eastAsia="仿宋" w:cs="仿宋"/>
                <w:spacing w:val="-10"/>
                <w:sz w:val="18"/>
                <w:szCs w:val="18"/>
                <w:rPrChange w:id="4213" w:author="随遇而安" w:date="2023-08-12T09:27:04Z">
                  <w:rPr>
                    <w:rFonts w:ascii="宋体" w:hAnsi="宋体" w:eastAsia="宋体" w:cs="宋体"/>
                    <w:spacing w:val="-10"/>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户口</w:t>
            </w:r>
          </w:p>
        </w:tc>
        <w:tc>
          <w:tcPr>
            <w:tcW w:w="762" w:type="dxa"/>
            <w:tcBorders>
              <w:top w:val="single" w:color="000000" w:sz="6" w:space="0"/>
              <w:bottom w:val="single" w:color="000000" w:sz="6" w:space="0"/>
            </w:tcBorders>
            <w:shd w:val="clear" w:color="auto" w:fill="D9D9D9"/>
            <w:vAlign w:val="top"/>
          </w:tcPr>
          <w:p w14:paraId="1A1A8CA4">
            <w:pPr>
              <w:spacing w:before="62" w:line="312" w:lineRule="exact"/>
              <w:ind w:left="229"/>
              <w:rPr>
                <w:rFonts w:hint="eastAsia" w:ascii="仿宋" w:hAnsi="仿宋" w:eastAsia="仿宋" w:cs="仿宋"/>
                <w:sz w:val="18"/>
                <w:szCs w:val="18"/>
                <w:rPrChange w:id="4214" w:author="随遇而安" w:date="2023-08-12T09:27:04Z">
                  <w:rPr>
                    <w:rFonts w:ascii="宋体" w:hAnsi="宋体" w:eastAsia="宋体" w:cs="宋体"/>
                    <w:sz w:val="18"/>
                    <w:szCs w:val="18"/>
                  </w:rPr>
                </w:rPrChange>
              </w:rPr>
            </w:pPr>
            <w:r>
              <w:rPr>
                <w:rFonts w:hint="eastAsia" w:ascii="仿宋" w:hAnsi="仿宋" w:eastAsia="仿宋" w:cs="仿宋"/>
                <w:spacing w:val="-11"/>
                <w:position w:val="10"/>
                <w:sz w:val="18"/>
                <w:szCs w:val="18"/>
                <w:rPrChange w:id="4215" w:author="随遇而安" w:date="2023-08-12T09:27:04Z">
                  <w:rPr>
                    <w:rFonts w:ascii="宋体" w:hAnsi="宋体" w:eastAsia="宋体" w:cs="宋体"/>
                    <w:spacing w:val="-11"/>
                    <w:position w:val="10"/>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可用</w:t>
            </w:r>
          </w:p>
          <w:p w14:paraId="1A96696D">
            <w:pPr>
              <w:spacing w:line="220" w:lineRule="auto"/>
              <w:ind w:left="229"/>
              <w:rPr>
                <w:rFonts w:hint="eastAsia" w:ascii="仿宋" w:hAnsi="仿宋" w:eastAsia="仿宋" w:cs="仿宋"/>
                <w:sz w:val="18"/>
                <w:szCs w:val="18"/>
                <w:rPrChange w:id="4216" w:author="随遇而安" w:date="2023-08-12T09:27:04Z">
                  <w:rPr>
                    <w:rFonts w:ascii="宋体" w:hAnsi="宋体" w:eastAsia="宋体" w:cs="宋体"/>
                    <w:sz w:val="18"/>
                    <w:szCs w:val="18"/>
                  </w:rPr>
                </w:rPrChange>
              </w:rPr>
            </w:pPr>
            <w:r>
              <w:rPr>
                <w:rFonts w:hint="eastAsia" w:ascii="仿宋" w:hAnsi="仿宋" w:eastAsia="仿宋" w:cs="仿宋"/>
                <w:spacing w:val="-10"/>
                <w:sz w:val="18"/>
                <w:szCs w:val="18"/>
                <w:rPrChange w:id="4217" w:author="随遇而安" w:date="2023-08-12T09:27:04Z">
                  <w:rPr>
                    <w:rFonts w:ascii="宋体" w:hAnsi="宋体" w:eastAsia="宋体" w:cs="宋体"/>
                    <w:spacing w:val="-10"/>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保险</w:t>
            </w:r>
          </w:p>
        </w:tc>
        <w:tc>
          <w:tcPr>
            <w:tcW w:w="1213" w:type="dxa"/>
            <w:tcBorders>
              <w:top w:val="single" w:color="000000" w:sz="6" w:space="0"/>
              <w:bottom w:val="single" w:color="000000" w:sz="6" w:space="0"/>
            </w:tcBorders>
            <w:shd w:val="clear" w:color="auto" w:fill="D9D9D9"/>
            <w:vAlign w:val="top"/>
          </w:tcPr>
          <w:p w14:paraId="345915F9">
            <w:pPr>
              <w:spacing w:before="63" w:line="220" w:lineRule="auto"/>
              <w:ind w:left="127"/>
              <w:rPr>
                <w:rFonts w:hint="eastAsia" w:ascii="仿宋" w:hAnsi="仿宋" w:eastAsia="仿宋" w:cs="仿宋"/>
                <w:sz w:val="18"/>
                <w:szCs w:val="18"/>
                <w:rPrChange w:id="4218" w:author="随遇而安" w:date="2023-08-12T09:27:04Z">
                  <w:rPr>
                    <w:rFonts w:ascii="宋体" w:hAnsi="宋体" w:eastAsia="宋体" w:cs="宋体"/>
                    <w:sz w:val="18"/>
                    <w:szCs w:val="18"/>
                  </w:rPr>
                </w:rPrChange>
              </w:rPr>
            </w:pPr>
            <w:r>
              <w:rPr>
                <w:rFonts w:hint="eastAsia" w:ascii="仿宋" w:hAnsi="仿宋" w:eastAsia="仿宋" w:cs="仿宋"/>
                <w:spacing w:val="-16"/>
                <w:sz w:val="18"/>
                <w:szCs w:val="18"/>
                <w:rPrChange w:id="4219" w:author="随遇而安" w:date="2023-08-12T09:27:04Z">
                  <w:rPr>
                    <w:rFonts w:ascii="宋体" w:hAnsi="宋体" w:eastAsia="宋体" w:cs="宋体"/>
                    <w:spacing w:val="-16"/>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直接经济损失</w:t>
            </w:r>
          </w:p>
          <w:p w14:paraId="5D1FC142">
            <w:pPr>
              <w:spacing w:before="97" w:line="220" w:lineRule="auto"/>
              <w:ind w:left="368"/>
              <w:rPr>
                <w:rFonts w:hint="eastAsia" w:ascii="仿宋" w:hAnsi="仿宋" w:eastAsia="仿宋" w:cs="仿宋"/>
                <w:sz w:val="18"/>
                <w:szCs w:val="18"/>
                <w:rPrChange w:id="4220" w:author="随遇而安" w:date="2023-08-12T09:27:04Z">
                  <w:rPr>
                    <w:rFonts w:ascii="宋体" w:hAnsi="宋体" w:eastAsia="宋体" w:cs="宋体"/>
                    <w:sz w:val="18"/>
                    <w:szCs w:val="18"/>
                  </w:rPr>
                </w:rPrChange>
              </w:rPr>
            </w:pPr>
            <w:r>
              <w:rPr>
                <w:rFonts w:hint="eastAsia" w:ascii="仿宋" w:hAnsi="仿宋" w:eastAsia="仿宋" w:cs="仿宋"/>
                <w:spacing w:val="-12"/>
                <w:sz w:val="18"/>
                <w:szCs w:val="18"/>
                <w:rPrChange w:id="4221" w:author="随遇而安" w:date="2023-08-12T09:27:04Z">
                  <w:rPr>
                    <w:rFonts w:ascii="宋体" w:hAnsi="宋体" w:eastAsia="宋体" w:cs="宋体"/>
                    <w:spacing w:val="-12"/>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（元）</w:t>
            </w:r>
          </w:p>
        </w:tc>
        <w:tc>
          <w:tcPr>
            <w:tcW w:w="971" w:type="dxa"/>
            <w:tcBorders>
              <w:top w:val="single" w:color="000000" w:sz="6" w:space="0"/>
              <w:bottom w:val="single" w:color="000000" w:sz="6" w:space="0"/>
            </w:tcBorders>
            <w:shd w:val="clear" w:color="auto" w:fill="D9D9D9"/>
            <w:vAlign w:val="top"/>
          </w:tcPr>
          <w:p w14:paraId="2283A613">
            <w:pPr>
              <w:spacing w:before="63" w:line="270" w:lineRule="auto"/>
              <w:ind w:left="247" w:right="148" w:hanging="76"/>
              <w:rPr>
                <w:rFonts w:hint="eastAsia" w:ascii="仿宋" w:hAnsi="仿宋" w:eastAsia="仿宋" w:cs="仿宋"/>
                <w:sz w:val="18"/>
                <w:szCs w:val="18"/>
                <w:rPrChange w:id="4222" w:author="随遇而安" w:date="2023-08-12T09:27:04Z">
                  <w:rPr>
                    <w:rFonts w:ascii="宋体" w:hAnsi="宋体" w:eastAsia="宋体" w:cs="宋体"/>
                    <w:sz w:val="18"/>
                    <w:szCs w:val="18"/>
                  </w:rPr>
                </w:rPrChange>
              </w:rPr>
            </w:pPr>
            <w:r>
              <w:rPr>
                <w:rFonts w:hint="eastAsia" w:ascii="仿宋" w:hAnsi="仿宋" w:eastAsia="仿宋" w:cs="仿宋"/>
                <w:spacing w:val="-12"/>
                <w:w w:val="96"/>
                <w:sz w:val="18"/>
                <w:szCs w:val="18"/>
                <w:rPrChange w:id="4223" w:author="随遇而安" w:date="2023-08-12T09:27:04Z">
                  <w:rPr>
                    <w:rFonts w:ascii="宋体" w:hAnsi="宋体" w:eastAsia="宋体" w:cs="宋体"/>
                    <w:spacing w:val="-12"/>
                    <w:w w:val="96"/>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保险理赔</w:t>
            </w:r>
            <w:r>
              <w:rPr>
                <w:rFonts w:hint="eastAsia" w:ascii="仿宋" w:hAnsi="仿宋" w:eastAsia="仿宋" w:cs="仿宋"/>
                <w:spacing w:val="1"/>
                <w:sz w:val="18"/>
                <w:szCs w:val="18"/>
                <w:rPrChange w:id="4224" w:author="随遇而安" w:date="2023-08-12T09:27:04Z">
                  <w:rPr>
                    <w:rFonts w:ascii="宋体" w:hAnsi="宋体" w:eastAsia="宋体" w:cs="宋体"/>
                    <w:spacing w:val="1"/>
                    <w:sz w:val="18"/>
                    <w:szCs w:val="18"/>
                  </w:rPr>
                </w:rPrChange>
              </w:rPr>
              <w:t xml:space="preserve"> </w:t>
            </w:r>
            <w:r>
              <w:rPr>
                <w:rFonts w:hint="eastAsia" w:ascii="仿宋" w:hAnsi="仿宋" w:eastAsia="仿宋" w:cs="仿宋"/>
                <w:spacing w:val="-12"/>
                <w:sz w:val="18"/>
                <w:szCs w:val="18"/>
                <w:rPrChange w:id="4225" w:author="随遇而安" w:date="2023-08-12T09:27:04Z">
                  <w:rPr>
                    <w:rFonts w:ascii="宋体" w:hAnsi="宋体" w:eastAsia="宋体" w:cs="宋体"/>
                    <w:spacing w:val="-12"/>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（元）</w:t>
            </w:r>
          </w:p>
        </w:tc>
        <w:tc>
          <w:tcPr>
            <w:tcW w:w="895" w:type="dxa"/>
            <w:tcBorders>
              <w:top w:val="single" w:color="000000" w:sz="6" w:space="0"/>
              <w:bottom w:val="single" w:color="000000" w:sz="6" w:space="0"/>
            </w:tcBorders>
            <w:shd w:val="clear" w:color="auto" w:fill="D9D9D9"/>
            <w:vAlign w:val="top"/>
          </w:tcPr>
          <w:p w14:paraId="6DEDABA1">
            <w:pPr>
              <w:spacing w:before="62" w:line="272" w:lineRule="auto"/>
              <w:ind w:left="299" w:right="109" w:hanging="163"/>
              <w:rPr>
                <w:rFonts w:hint="eastAsia" w:ascii="仿宋" w:hAnsi="仿宋" w:eastAsia="仿宋" w:cs="仿宋"/>
                <w:sz w:val="18"/>
                <w:szCs w:val="18"/>
                <w:rPrChange w:id="4226" w:author="随遇而安" w:date="2023-08-12T09:27:04Z">
                  <w:rPr>
                    <w:rFonts w:ascii="宋体" w:hAnsi="宋体" w:eastAsia="宋体" w:cs="宋体"/>
                    <w:sz w:val="18"/>
                    <w:szCs w:val="18"/>
                  </w:rPr>
                </w:rPrChange>
              </w:rPr>
            </w:pPr>
            <w:r>
              <w:rPr>
                <w:rFonts w:hint="eastAsia" w:ascii="仿宋" w:hAnsi="仿宋" w:eastAsia="仿宋" w:cs="仿宋"/>
                <w:spacing w:val="-18"/>
                <w:w w:val="99"/>
                <w:sz w:val="18"/>
                <w:szCs w:val="18"/>
                <w:rPrChange w:id="4227" w:author="随遇而安" w:date="2023-08-12T09:27:04Z">
                  <w:rPr>
                    <w:rFonts w:ascii="宋体" w:hAnsi="宋体" w:eastAsia="宋体" w:cs="宋体"/>
                    <w:spacing w:val="-18"/>
                    <w:w w:val="99"/>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是否行政</w:t>
            </w:r>
            <w:r>
              <w:rPr>
                <w:rFonts w:hint="eastAsia" w:ascii="仿宋" w:hAnsi="仿宋" w:eastAsia="仿宋" w:cs="仿宋"/>
                <w:spacing w:val="2"/>
                <w:sz w:val="18"/>
                <w:szCs w:val="18"/>
                <w:rPrChange w:id="4228" w:author="随遇而安" w:date="2023-08-12T09:27:04Z">
                  <w:rPr>
                    <w:rFonts w:ascii="宋体" w:hAnsi="宋体" w:eastAsia="宋体" w:cs="宋体"/>
                    <w:spacing w:val="2"/>
                    <w:sz w:val="18"/>
                    <w:szCs w:val="18"/>
                  </w:rPr>
                </w:rPrChange>
              </w:rPr>
              <w:t xml:space="preserve"> </w:t>
            </w:r>
            <w:r>
              <w:rPr>
                <w:rFonts w:hint="eastAsia" w:ascii="仿宋" w:hAnsi="仿宋" w:eastAsia="仿宋" w:cs="仿宋"/>
                <w:spacing w:val="-11"/>
                <w:sz w:val="18"/>
                <w:szCs w:val="18"/>
                <w:rPrChange w:id="4229" w:author="随遇而安" w:date="2023-08-12T09:27:04Z">
                  <w:rPr>
                    <w:rFonts w:ascii="宋体" w:hAnsi="宋体" w:eastAsia="宋体" w:cs="宋体"/>
                    <w:spacing w:val="-11"/>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处罚</w:t>
            </w:r>
          </w:p>
        </w:tc>
        <w:tc>
          <w:tcPr>
            <w:tcW w:w="688" w:type="dxa"/>
            <w:tcBorders>
              <w:top w:val="single" w:color="000000" w:sz="6" w:space="0"/>
              <w:bottom w:val="single" w:color="000000" w:sz="6" w:space="0"/>
            </w:tcBorders>
            <w:shd w:val="clear" w:color="auto" w:fill="D9D9D9"/>
            <w:vAlign w:val="top"/>
          </w:tcPr>
          <w:p w14:paraId="57F86631">
            <w:pPr>
              <w:spacing w:before="62" w:line="312" w:lineRule="exact"/>
              <w:ind w:left="199"/>
              <w:rPr>
                <w:rFonts w:hint="eastAsia" w:ascii="仿宋" w:hAnsi="仿宋" w:eastAsia="仿宋" w:cs="仿宋"/>
                <w:sz w:val="18"/>
                <w:szCs w:val="18"/>
                <w:rPrChange w:id="4230" w:author="随遇而安" w:date="2023-08-12T09:27:04Z">
                  <w:rPr>
                    <w:rFonts w:ascii="宋体" w:hAnsi="宋体" w:eastAsia="宋体" w:cs="宋体"/>
                    <w:sz w:val="18"/>
                    <w:szCs w:val="18"/>
                  </w:rPr>
                </w:rPrChange>
              </w:rPr>
            </w:pPr>
            <w:r>
              <w:rPr>
                <w:rFonts w:hint="eastAsia" w:ascii="仿宋" w:hAnsi="仿宋" w:eastAsia="仿宋" w:cs="仿宋"/>
                <w:spacing w:val="-11"/>
                <w:position w:val="10"/>
                <w:sz w:val="18"/>
                <w:szCs w:val="18"/>
                <w:rPrChange w:id="4231" w:author="随遇而安" w:date="2023-08-12T09:27:04Z">
                  <w:rPr>
                    <w:rFonts w:ascii="宋体" w:hAnsi="宋体" w:eastAsia="宋体" w:cs="宋体"/>
                    <w:spacing w:val="-11"/>
                    <w:position w:val="10"/>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是否</w:t>
            </w:r>
          </w:p>
          <w:p w14:paraId="29F7E8C9">
            <w:pPr>
              <w:spacing w:line="220" w:lineRule="auto"/>
              <w:ind w:left="196"/>
              <w:rPr>
                <w:rFonts w:hint="eastAsia" w:ascii="仿宋" w:hAnsi="仿宋" w:eastAsia="仿宋" w:cs="仿宋"/>
                <w:sz w:val="18"/>
                <w:szCs w:val="18"/>
                <w:rPrChange w:id="4232" w:author="随遇而安" w:date="2023-08-12T09:27:04Z">
                  <w:rPr>
                    <w:rFonts w:ascii="宋体" w:hAnsi="宋体" w:eastAsia="宋体" w:cs="宋体"/>
                    <w:sz w:val="18"/>
                    <w:szCs w:val="18"/>
                  </w:rPr>
                </w:rPrChange>
              </w:rPr>
            </w:pPr>
            <w:r>
              <w:rPr>
                <w:rFonts w:hint="eastAsia" w:ascii="仿宋" w:hAnsi="仿宋" w:eastAsia="仿宋" w:cs="仿宋"/>
                <w:spacing w:val="-10"/>
                <w:sz w:val="18"/>
                <w:szCs w:val="18"/>
                <w:rPrChange w:id="4233" w:author="随遇而安" w:date="2023-08-12T09:27:04Z">
                  <w:rPr>
                    <w:rFonts w:ascii="宋体" w:hAnsi="宋体" w:eastAsia="宋体" w:cs="宋体"/>
                    <w:spacing w:val="-10"/>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诉讼</w:t>
            </w:r>
          </w:p>
        </w:tc>
        <w:tc>
          <w:tcPr>
            <w:tcW w:w="623" w:type="dxa"/>
            <w:tcBorders>
              <w:top w:val="single" w:color="000000" w:sz="6" w:space="0"/>
              <w:bottom w:val="single" w:color="000000" w:sz="6" w:space="0"/>
            </w:tcBorders>
            <w:shd w:val="clear" w:color="auto" w:fill="D9D9D9"/>
            <w:vAlign w:val="top"/>
          </w:tcPr>
          <w:p w14:paraId="676B851F">
            <w:pPr>
              <w:spacing w:before="62" w:line="312" w:lineRule="exact"/>
              <w:ind w:left="166"/>
              <w:rPr>
                <w:rFonts w:hint="eastAsia" w:ascii="仿宋" w:hAnsi="仿宋" w:eastAsia="仿宋" w:cs="仿宋"/>
                <w:sz w:val="18"/>
                <w:szCs w:val="18"/>
                <w:rPrChange w:id="4234" w:author="随遇而安" w:date="2023-08-12T09:27:04Z">
                  <w:rPr>
                    <w:rFonts w:ascii="宋体" w:hAnsi="宋体" w:eastAsia="宋体" w:cs="宋体"/>
                    <w:sz w:val="18"/>
                    <w:szCs w:val="18"/>
                  </w:rPr>
                </w:rPrChange>
              </w:rPr>
            </w:pPr>
            <w:r>
              <w:rPr>
                <w:rFonts w:hint="eastAsia" w:ascii="仿宋" w:hAnsi="仿宋" w:eastAsia="仿宋" w:cs="仿宋"/>
                <w:spacing w:val="-11"/>
                <w:position w:val="10"/>
                <w:sz w:val="18"/>
                <w:szCs w:val="18"/>
                <w:rPrChange w:id="4235" w:author="随遇而安" w:date="2023-08-12T09:27:04Z">
                  <w:rPr>
                    <w:rFonts w:ascii="宋体" w:hAnsi="宋体" w:eastAsia="宋体" w:cs="宋体"/>
                    <w:spacing w:val="-11"/>
                    <w:position w:val="10"/>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是否</w:t>
            </w:r>
          </w:p>
          <w:p w14:paraId="315AB54C">
            <w:pPr>
              <w:spacing w:line="220" w:lineRule="auto"/>
              <w:ind w:left="167"/>
              <w:rPr>
                <w:rFonts w:hint="eastAsia" w:ascii="仿宋" w:hAnsi="仿宋" w:eastAsia="仿宋" w:cs="仿宋"/>
                <w:sz w:val="18"/>
                <w:szCs w:val="18"/>
                <w:rPrChange w:id="4236" w:author="随遇而安" w:date="2023-08-12T09:27:04Z">
                  <w:rPr>
                    <w:rFonts w:ascii="宋体" w:hAnsi="宋体" w:eastAsia="宋体" w:cs="宋体"/>
                    <w:sz w:val="18"/>
                    <w:szCs w:val="18"/>
                  </w:rPr>
                </w:rPrChange>
              </w:rPr>
            </w:pPr>
            <w:r>
              <w:rPr>
                <w:rFonts w:hint="eastAsia" w:ascii="仿宋" w:hAnsi="仿宋" w:eastAsia="仿宋" w:cs="仿宋"/>
                <w:spacing w:val="-11"/>
                <w:sz w:val="18"/>
                <w:szCs w:val="18"/>
                <w:rPrChange w:id="4237" w:author="随遇而安" w:date="2023-08-12T09:27:04Z">
                  <w:rPr>
                    <w:rFonts w:ascii="宋体" w:hAnsi="宋体" w:eastAsia="宋体" w:cs="宋体"/>
                    <w:spacing w:val="-11"/>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结案</w:t>
            </w:r>
          </w:p>
        </w:tc>
        <w:tc>
          <w:tcPr>
            <w:tcW w:w="813" w:type="dxa"/>
            <w:tcBorders>
              <w:top w:val="single" w:color="000000" w:sz="6" w:space="0"/>
              <w:bottom w:val="single" w:color="000000" w:sz="6" w:space="0"/>
              <w:right w:val="single" w:color="000000" w:sz="10" w:space="0"/>
            </w:tcBorders>
            <w:shd w:val="clear" w:color="auto" w:fill="D9D9D9"/>
            <w:vAlign w:val="top"/>
          </w:tcPr>
          <w:p w14:paraId="3AE22A17">
            <w:pPr>
              <w:spacing w:before="63" w:line="270" w:lineRule="auto"/>
              <w:ind w:left="170" w:right="144"/>
              <w:rPr>
                <w:rFonts w:hint="eastAsia" w:ascii="仿宋" w:hAnsi="仿宋" w:eastAsia="仿宋" w:cs="仿宋"/>
                <w:sz w:val="18"/>
                <w:szCs w:val="18"/>
                <w:rPrChange w:id="4238" w:author="随遇而安" w:date="2023-08-12T09:27:04Z">
                  <w:rPr>
                    <w:rFonts w:ascii="宋体" w:hAnsi="宋体" w:eastAsia="宋体" w:cs="宋体"/>
                    <w:sz w:val="18"/>
                    <w:szCs w:val="18"/>
                  </w:rPr>
                </w:rPrChange>
              </w:rPr>
            </w:pPr>
            <w:r>
              <w:rPr>
                <w:rFonts w:hint="eastAsia" w:ascii="仿宋" w:hAnsi="仿宋" w:eastAsia="仿宋" w:cs="仿宋"/>
                <w:spacing w:val="-16"/>
                <w:w w:val="98"/>
                <w:sz w:val="18"/>
                <w:szCs w:val="18"/>
                <w:rPrChange w:id="4239" w:author="随遇而安" w:date="2023-08-12T09:27:04Z">
                  <w:rPr>
                    <w:rFonts w:ascii="宋体" w:hAnsi="宋体" w:eastAsia="宋体" w:cs="宋体"/>
                    <w:spacing w:val="-16"/>
                    <w:w w:val="98"/>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预计结</w:t>
            </w:r>
            <w:r>
              <w:rPr>
                <w:rFonts w:hint="eastAsia" w:ascii="仿宋" w:hAnsi="仿宋" w:eastAsia="仿宋" w:cs="仿宋"/>
                <w:sz w:val="18"/>
                <w:szCs w:val="18"/>
                <w:rPrChange w:id="4240" w:author="随遇而安" w:date="2023-08-12T09:27:04Z">
                  <w:rPr>
                    <w:rFonts w:ascii="宋体" w:hAnsi="宋体" w:eastAsia="宋体" w:cs="宋体"/>
                    <w:sz w:val="18"/>
                    <w:szCs w:val="18"/>
                  </w:rPr>
                </w:rPrChange>
              </w:rPr>
              <w:t xml:space="preserve"> </w:t>
            </w:r>
            <w:r>
              <w:rPr>
                <w:rFonts w:hint="eastAsia" w:ascii="仿宋" w:hAnsi="仿宋" w:eastAsia="仿宋" w:cs="仿宋"/>
                <w:spacing w:val="-20"/>
                <w:sz w:val="18"/>
                <w:szCs w:val="18"/>
                <w:rPrChange w:id="4241" w:author="随遇而安" w:date="2023-08-12T09:27:04Z">
                  <w:rPr>
                    <w:rFonts w:ascii="宋体" w:hAnsi="宋体" w:eastAsia="宋体" w:cs="宋体"/>
                    <w:spacing w:val="-20"/>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案时间</w:t>
            </w:r>
          </w:p>
        </w:tc>
      </w:tr>
      <w:tr w14:paraId="57DA45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6" w:hRule="atLeast"/>
        </w:trPr>
        <w:tc>
          <w:tcPr>
            <w:tcW w:w="542" w:type="dxa"/>
            <w:tcBorders>
              <w:top w:val="single" w:color="000000" w:sz="6" w:space="0"/>
              <w:left w:val="single" w:color="000000" w:sz="10" w:space="0"/>
            </w:tcBorders>
            <w:vAlign w:val="top"/>
          </w:tcPr>
          <w:p w14:paraId="6443D950">
            <w:pPr>
              <w:spacing w:before="224" w:line="182" w:lineRule="auto"/>
              <w:ind w:left="230"/>
              <w:rPr>
                <w:rFonts w:hint="eastAsia" w:ascii="仿宋" w:hAnsi="仿宋" w:eastAsia="仿宋" w:cs="仿宋"/>
                <w:sz w:val="18"/>
                <w:szCs w:val="18"/>
                <w:rPrChange w:id="4242" w:author="随遇而安" w:date="2023-08-12T09:27:04Z">
                  <w:rPr>
                    <w:rFonts w:ascii="宋体" w:hAnsi="宋体" w:eastAsia="宋体" w:cs="宋体"/>
                    <w:sz w:val="18"/>
                    <w:szCs w:val="18"/>
                  </w:rPr>
                </w:rPrChange>
              </w:rPr>
            </w:pPr>
            <w:r>
              <w:rPr>
                <w:rFonts w:hint="eastAsia" w:ascii="仿宋" w:hAnsi="仿宋" w:eastAsia="仿宋" w:cs="仿宋"/>
                <w:sz w:val="18"/>
                <w:szCs w:val="18"/>
                <w:rPrChange w:id="4243" w:author="随遇而安" w:date="2023-08-12T09:27:04Z">
                  <w:rPr>
                    <w:rFonts w:ascii="宋体" w:hAnsi="宋体" w:eastAsia="宋体" w:cs="宋体"/>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1</w:t>
            </w:r>
          </w:p>
        </w:tc>
        <w:tc>
          <w:tcPr>
            <w:tcW w:w="1166" w:type="dxa"/>
            <w:tcBorders>
              <w:top w:val="single" w:color="000000" w:sz="6" w:space="0"/>
            </w:tcBorders>
            <w:vAlign w:val="top"/>
          </w:tcPr>
          <w:p w14:paraId="6518B02A">
            <w:pPr>
              <w:pStyle w:val="9"/>
              <w:rPr>
                <w:rFonts w:hint="eastAsia" w:ascii="仿宋" w:hAnsi="仿宋" w:eastAsia="仿宋" w:cs="仿宋"/>
                <w:rPrChange w:id="4244" w:author="随遇而安" w:date="2023-08-12T09:27:04Z">
                  <w:rPr/>
                </w:rPrChange>
              </w:rPr>
            </w:pPr>
          </w:p>
        </w:tc>
        <w:tc>
          <w:tcPr>
            <w:tcW w:w="786" w:type="dxa"/>
            <w:tcBorders>
              <w:top w:val="single" w:color="000000" w:sz="6" w:space="0"/>
            </w:tcBorders>
            <w:vAlign w:val="top"/>
          </w:tcPr>
          <w:p w14:paraId="250A618E">
            <w:pPr>
              <w:pStyle w:val="9"/>
              <w:rPr>
                <w:rFonts w:hint="eastAsia" w:ascii="仿宋" w:hAnsi="仿宋" w:eastAsia="仿宋" w:cs="仿宋"/>
                <w:rPrChange w:id="4245" w:author="随遇而安" w:date="2023-08-12T09:27:04Z">
                  <w:rPr/>
                </w:rPrChange>
              </w:rPr>
            </w:pPr>
          </w:p>
        </w:tc>
        <w:tc>
          <w:tcPr>
            <w:tcW w:w="786" w:type="dxa"/>
            <w:tcBorders>
              <w:top w:val="single" w:color="000000" w:sz="6" w:space="0"/>
            </w:tcBorders>
            <w:vAlign w:val="top"/>
          </w:tcPr>
          <w:p w14:paraId="3D7D1B92">
            <w:pPr>
              <w:pStyle w:val="9"/>
              <w:rPr>
                <w:rFonts w:hint="eastAsia" w:ascii="仿宋" w:hAnsi="仿宋" w:eastAsia="仿宋" w:cs="仿宋"/>
                <w:rPrChange w:id="4246" w:author="随遇而安" w:date="2023-08-12T09:27:04Z">
                  <w:rPr/>
                </w:rPrChange>
              </w:rPr>
            </w:pPr>
          </w:p>
        </w:tc>
        <w:tc>
          <w:tcPr>
            <w:tcW w:w="1024" w:type="dxa"/>
            <w:tcBorders>
              <w:top w:val="single" w:color="000000" w:sz="6" w:space="0"/>
            </w:tcBorders>
            <w:vAlign w:val="top"/>
          </w:tcPr>
          <w:p w14:paraId="7FBC1769">
            <w:pPr>
              <w:pStyle w:val="9"/>
              <w:rPr>
                <w:rFonts w:hint="eastAsia" w:ascii="仿宋" w:hAnsi="仿宋" w:eastAsia="仿宋" w:cs="仿宋"/>
                <w:rPrChange w:id="4247" w:author="随遇而安" w:date="2023-08-12T09:27:04Z">
                  <w:rPr/>
                </w:rPrChange>
              </w:rPr>
            </w:pPr>
          </w:p>
        </w:tc>
        <w:tc>
          <w:tcPr>
            <w:tcW w:w="887" w:type="dxa"/>
            <w:tcBorders>
              <w:top w:val="single" w:color="000000" w:sz="6" w:space="0"/>
            </w:tcBorders>
            <w:vAlign w:val="top"/>
          </w:tcPr>
          <w:p w14:paraId="238D8477">
            <w:pPr>
              <w:pStyle w:val="9"/>
              <w:rPr>
                <w:rFonts w:hint="eastAsia" w:ascii="仿宋" w:hAnsi="仿宋" w:eastAsia="仿宋" w:cs="仿宋"/>
                <w:rPrChange w:id="4248" w:author="随遇而安" w:date="2023-08-12T09:27:04Z">
                  <w:rPr/>
                </w:rPrChange>
              </w:rPr>
            </w:pPr>
          </w:p>
        </w:tc>
        <w:tc>
          <w:tcPr>
            <w:tcW w:w="1106" w:type="dxa"/>
            <w:tcBorders>
              <w:top w:val="single" w:color="000000" w:sz="6" w:space="0"/>
            </w:tcBorders>
            <w:vAlign w:val="top"/>
          </w:tcPr>
          <w:p w14:paraId="1A5A96FB">
            <w:pPr>
              <w:pStyle w:val="9"/>
              <w:rPr>
                <w:rFonts w:hint="eastAsia" w:ascii="仿宋" w:hAnsi="仿宋" w:eastAsia="仿宋" w:cs="仿宋"/>
                <w:rPrChange w:id="4249" w:author="随遇而安" w:date="2023-08-12T09:27:04Z">
                  <w:rPr/>
                </w:rPrChange>
              </w:rPr>
            </w:pPr>
          </w:p>
        </w:tc>
        <w:tc>
          <w:tcPr>
            <w:tcW w:w="1103" w:type="dxa"/>
            <w:tcBorders>
              <w:top w:val="single" w:color="000000" w:sz="6" w:space="0"/>
            </w:tcBorders>
            <w:vAlign w:val="top"/>
          </w:tcPr>
          <w:p w14:paraId="7071BDBE">
            <w:pPr>
              <w:pStyle w:val="9"/>
              <w:rPr>
                <w:rFonts w:hint="eastAsia" w:ascii="仿宋" w:hAnsi="仿宋" w:eastAsia="仿宋" w:cs="仿宋"/>
                <w:rPrChange w:id="4250" w:author="随遇而安" w:date="2023-08-12T09:27:04Z">
                  <w:rPr/>
                </w:rPrChange>
              </w:rPr>
            </w:pPr>
          </w:p>
        </w:tc>
        <w:tc>
          <w:tcPr>
            <w:tcW w:w="786" w:type="dxa"/>
            <w:tcBorders>
              <w:top w:val="single" w:color="000000" w:sz="6" w:space="0"/>
            </w:tcBorders>
            <w:vAlign w:val="top"/>
          </w:tcPr>
          <w:p w14:paraId="55A125F1">
            <w:pPr>
              <w:pStyle w:val="9"/>
              <w:rPr>
                <w:rFonts w:hint="eastAsia" w:ascii="仿宋" w:hAnsi="仿宋" w:eastAsia="仿宋" w:cs="仿宋"/>
                <w:rPrChange w:id="4251" w:author="随遇而安" w:date="2023-08-12T09:27:04Z">
                  <w:rPr/>
                </w:rPrChange>
              </w:rPr>
            </w:pPr>
          </w:p>
        </w:tc>
        <w:tc>
          <w:tcPr>
            <w:tcW w:w="786" w:type="dxa"/>
            <w:tcBorders>
              <w:top w:val="single" w:color="000000" w:sz="6" w:space="0"/>
            </w:tcBorders>
            <w:vAlign w:val="top"/>
          </w:tcPr>
          <w:p w14:paraId="308D94CA">
            <w:pPr>
              <w:pStyle w:val="9"/>
              <w:rPr>
                <w:rFonts w:hint="eastAsia" w:ascii="仿宋" w:hAnsi="仿宋" w:eastAsia="仿宋" w:cs="仿宋"/>
                <w:rPrChange w:id="4252" w:author="随遇而安" w:date="2023-08-12T09:27:04Z">
                  <w:rPr/>
                </w:rPrChange>
              </w:rPr>
            </w:pPr>
          </w:p>
        </w:tc>
        <w:tc>
          <w:tcPr>
            <w:tcW w:w="801" w:type="dxa"/>
            <w:tcBorders>
              <w:top w:val="single" w:color="000000" w:sz="6" w:space="0"/>
            </w:tcBorders>
            <w:vAlign w:val="top"/>
          </w:tcPr>
          <w:p w14:paraId="79BFEB75">
            <w:pPr>
              <w:pStyle w:val="9"/>
              <w:rPr>
                <w:rFonts w:hint="eastAsia" w:ascii="仿宋" w:hAnsi="仿宋" w:eastAsia="仿宋" w:cs="仿宋"/>
                <w:rPrChange w:id="4253" w:author="随遇而安" w:date="2023-08-12T09:27:04Z">
                  <w:rPr/>
                </w:rPrChange>
              </w:rPr>
            </w:pPr>
          </w:p>
        </w:tc>
        <w:tc>
          <w:tcPr>
            <w:tcW w:w="786" w:type="dxa"/>
            <w:tcBorders>
              <w:top w:val="single" w:color="000000" w:sz="6" w:space="0"/>
            </w:tcBorders>
            <w:vAlign w:val="top"/>
          </w:tcPr>
          <w:p w14:paraId="36332E16">
            <w:pPr>
              <w:pStyle w:val="9"/>
              <w:rPr>
                <w:rFonts w:hint="eastAsia" w:ascii="仿宋" w:hAnsi="仿宋" w:eastAsia="仿宋" w:cs="仿宋"/>
                <w:rPrChange w:id="4254" w:author="随遇而安" w:date="2023-08-12T09:27:04Z">
                  <w:rPr/>
                </w:rPrChange>
              </w:rPr>
            </w:pPr>
          </w:p>
        </w:tc>
        <w:tc>
          <w:tcPr>
            <w:tcW w:w="786" w:type="dxa"/>
            <w:tcBorders>
              <w:top w:val="single" w:color="000000" w:sz="6" w:space="0"/>
            </w:tcBorders>
            <w:vAlign w:val="top"/>
          </w:tcPr>
          <w:p w14:paraId="574815C9">
            <w:pPr>
              <w:pStyle w:val="9"/>
              <w:rPr>
                <w:rFonts w:hint="eastAsia" w:ascii="仿宋" w:hAnsi="仿宋" w:eastAsia="仿宋" w:cs="仿宋"/>
                <w:rPrChange w:id="4255" w:author="随遇而安" w:date="2023-08-12T09:27:04Z">
                  <w:rPr/>
                </w:rPrChange>
              </w:rPr>
            </w:pPr>
          </w:p>
        </w:tc>
        <w:tc>
          <w:tcPr>
            <w:tcW w:w="786" w:type="dxa"/>
            <w:tcBorders>
              <w:top w:val="single" w:color="000000" w:sz="6" w:space="0"/>
            </w:tcBorders>
            <w:vAlign w:val="top"/>
          </w:tcPr>
          <w:p w14:paraId="5F1BB18C">
            <w:pPr>
              <w:pStyle w:val="9"/>
              <w:rPr>
                <w:rFonts w:hint="eastAsia" w:ascii="仿宋" w:hAnsi="仿宋" w:eastAsia="仿宋" w:cs="仿宋"/>
                <w:rPrChange w:id="4256" w:author="随遇而安" w:date="2023-08-12T09:27:04Z">
                  <w:rPr/>
                </w:rPrChange>
              </w:rPr>
            </w:pPr>
          </w:p>
        </w:tc>
        <w:tc>
          <w:tcPr>
            <w:tcW w:w="786" w:type="dxa"/>
            <w:tcBorders>
              <w:top w:val="single" w:color="000000" w:sz="6" w:space="0"/>
            </w:tcBorders>
            <w:vAlign w:val="top"/>
          </w:tcPr>
          <w:p w14:paraId="1AD5470C">
            <w:pPr>
              <w:pStyle w:val="9"/>
              <w:rPr>
                <w:rFonts w:hint="eastAsia" w:ascii="仿宋" w:hAnsi="仿宋" w:eastAsia="仿宋" w:cs="仿宋"/>
                <w:rPrChange w:id="4257" w:author="随遇而安" w:date="2023-08-12T09:27:04Z">
                  <w:rPr/>
                </w:rPrChange>
              </w:rPr>
            </w:pPr>
          </w:p>
        </w:tc>
        <w:tc>
          <w:tcPr>
            <w:tcW w:w="786" w:type="dxa"/>
            <w:tcBorders>
              <w:top w:val="single" w:color="000000" w:sz="6" w:space="0"/>
            </w:tcBorders>
            <w:vAlign w:val="top"/>
          </w:tcPr>
          <w:p w14:paraId="57767389">
            <w:pPr>
              <w:pStyle w:val="9"/>
              <w:rPr>
                <w:rFonts w:hint="eastAsia" w:ascii="仿宋" w:hAnsi="仿宋" w:eastAsia="仿宋" w:cs="仿宋"/>
                <w:rPrChange w:id="4258" w:author="随遇而安" w:date="2023-08-12T09:27:04Z">
                  <w:rPr/>
                </w:rPrChange>
              </w:rPr>
            </w:pPr>
          </w:p>
        </w:tc>
        <w:tc>
          <w:tcPr>
            <w:tcW w:w="787" w:type="dxa"/>
            <w:tcBorders>
              <w:top w:val="single" w:color="000000" w:sz="6" w:space="0"/>
            </w:tcBorders>
            <w:vAlign w:val="top"/>
          </w:tcPr>
          <w:p w14:paraId="5DCC7D99">
            <w:pPr>
              <w:pStyle w:val="9"/>
              <w:rPr>
                <w:rFonts w:hint="eastAsia" w:ascii="仿宋" w:hAnsi="仿宋" w:eastAsia="仿宋" w:cs="仿宋"/>
                <w:rPrChange w:id="4259" w:author="随遇而安" w:date="2023-08-12T09:27:04Z">
                  <w:rPr/>
                </w:rPrChange>
              </w:rPr>
            </w:pPr>
          </w:p>
        </w:tc>
        <w:tc>
          <w:tcPr>
            <w:tcW w:w="810" w:type="dxa"/>
            <w:tcBorders>
              <w:top w:val="single" w:color="000000" w:sz="6" w:space="0"/>
            </w:tcBorders>
            <w:vAlign w:val="top"/>
          </w:tcPr>
          <w:p w14:paraId="20E37F87">
            <w:pPr>
              <w:pStyle w:val="9"/>
              <w:rPr>
                <w:rFonts w:hint="eastAsia" w:ascii="仿宋" w:hAnsi="仿宋" w:eastAsia="仿宋" w:cs="仿宋"/>
                <w:rPrChange w:id="4260" w:author="随遇而安" w:date="2023-08-12T09:27:04Z">
                  <w:rPr/>
                </w:rPrChange>
              </w:rPr>
            </w:pPr>
          </w:p>
        </w:tc>
        <w:tc>
          <w:tcPr>
            <w:tcW w:w="762" w:type="dxa"/>
            <w:tcBorders>
              <w:top w:val="single" w:color="000000" w:sz="6" w:space="0"/>
            </w:tcBorders>
            <w:vAlign w:val="top"/>
          </w:tcPr>
          <w:p w14:paraId="0EED4E30">
            <w:pPr>
              <w:pStyle w:val="9"/>
              <w:rPr>
                <w:rFonts w:hint="eastAsia" w:ascii="仿宋" w:hAnsi="仿宋" w:eastAsia="仿宋" w:cs="仿宋"/>
                <w:rPrChange w:id="4261" w:author="随遇而安" w:date="2023-08-12T09:27:04Z">
                  <w:rPr/>
                </w:rPrChange>
              </w:rPr>
            </w:pPr>
          </w:p>
        </w:tc>
        <w:tc>
          <w:tcPr>
            <w:tcW w:w="1213" w:type="dxa"/>
            <w:tcBorders>
              <w:top w:val="single" w:color="000000" w:sz="6" w:space="0"/>
            </w:tcBorders>
            <w:vAlign w:val="top"/>
          </w:tcPr>
          <w:p w14:paraId="04A1FCF6">
            <w:pPr>
              <w:pStyle w:val="9"/>
              <w:rPr>
                <w:rFonts w:hint="eastAsia" w:ascii="仿宋" w:hAnsi="仿宋" w:eastAsia="仿宋" w:cs="仿宋"/>
                <w:rPrChange w:id="4262" w:author="随遇而安" w:date="2023-08-12T09:27:04Z">
                  <w:rPr/>
                </w:rPrChange>
              </w:rPr>
            </w:pPr>
          </w:p>
        </w:tc>
        <w:tc>
          <w:tcPr>
            <w:tcW w:w="971" w:type="dxa"/>
            <w:tcBorders>
              <w:top w:val="single" w:color="000000" w:sz="6" w:space="0"/>
            </w:tcBorders>
            <w:vAlign w:val="top"/>
          </w:tcPr>
          <w:p w14:paraId="2AE59A08">
            <w:pPr>
              <w:pStyle w:val="9"/>
              <w:rPr>
                <w:rFonts w:hint="eastAsia" w:ascii="仿宋" w:hAnsi="仿宋" w:eastAsia="仿宋" w:cs="仿宋"/>
                <w:rPrChange w:id="4263" w:author="随遇而安" w:date="2023-08-12T09:27:04Z">
                  <w:rPr/>
                </w:rPrChange>
              </w:rPr>
            </w:pPr>
          </w:p>
        </w:tc>
        <w:tc>
          <w:tcPr>
            <w:tcW w:w="895" w:type="dxa"/>
            <w:tcBorders>
              <w:top w:val="single" w:color="000000" w:sz="6" w:space="0"/>
            </w:tcBorders>
            <w:vAlign w:val="top"/>
          </w:tcPr>
          <w:p w14:paraId="1CF7BE50">
            <w:pPr>
              <w:pStyle w:val="9"/>
              <w:rPr>
                <w:rFonts w:hint="eastAsia" w:ascii="仿宋" w:hAnsi="仿宋" w:eastAsia="仿宋" w:cs="仿宋"/>
                <w:rPrChange w:id="4264" w:author="随遇而安" w:date="2023-08-12T09:27:04Z">
                  <w:rPr/>
                </w:rPrChange>
              </w:rPr>
            </w:pPr>
          </w:p>
        </w:tc>
        <w:tc>
          <w:tcPr>
            <w:tcW w:w="688" w:type="dxa"/>
            <w:tcBorders>
              <w:top w:val="single" w:color="000000" w:sz="6" w:space="0"/>
            </w:tcBorders>
            <w:vAlign w:val="top"/>
          </w:tcPr>
          <w:p w14:paraId="534BCCD0">
            <w:pPr>
              <w:pStyle w:val="9"/>
              <w:rPr>
                <w:rFonts w:hint="eastAsia" w:ascii="仿宋" w:hAnsi="仿宋" w:eastAsia="仿宋" w:cs="仿宋"/>
                <w:rPrChange w:id="4265" w:author="随遇而安" w:date="2023-08-12T09:27:04Z">
                  <w:rPr/>
                </w:rPrChange>
              </w:rPr>
            </w:pPr>
          </w:p>
        </w:tc>
        <w:tc>
          <w:tcPr>
            <w:tcW w:w="623" w:type="dxa"/>
            <w:tcBorders>
              <w:top w:val="single" w:color="000000" w:sz="6" w:space="0"/>
            </w:tcBorders>
            <w:vAlign w:val="top"/>
          </w:tcPr>
          <w:p w14:paraId="7DDACE7B">
            <w:pPr>
              <w:pStyle w:val="9"/>
              <w:rPr>
                <w:rFonts w:hint="eastAsia" w:ascii="仿宋" w:hAnsi="仿宋" w:eastAsia="仿宋" w:cs="仿宋"/>
                <w:rPrChange w:id="4266" w:author="随遇而安" w:date="2023-08-12T09:27:04Z">
                  <w:rPr/>
                </w:rPrChange>
              </w:rPr>
            </w:pPr>
          </w:p>
        </w:tc>
        <w:tc>
          <w:tcPr>
            <w:tcW w:w="813" w:type="dxa"/>
            <w:tcBorders>
              <w:top w:val="single" w:color="000000" w:sz="6" w:space="0"/>
              <w:right w:val="single" w:color="000000" w:sz="10" w:space="0"/>
            </w:tcBorders>
            <w:vAlign w:val="top"/>
          </w:tcPr>
          <w:p w14:paraId="2A25E819">
            <w:pPr>
              <w:pStyle w:val="9"/>
              <w:rPr>
                <w:rFonts w:hint="eastAsia" w:ascii="仿宋" w:hAnsi="仿宋" w:eastAsia="仿宋" w:cs="仿宋"/>
                <w:rPrChange w:id="4267" w:author="随遇而安" w:date="2023-08-12T09:27:04Z">
                  <w:rPr/>
                </w:rPrChange>
              </w:rPr>
            </w:pPr>
          </w:p>
        </w:tc>
      </w:tr>
      <w:tr w14:paraId="6D9230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0" w:hRule="atLeast"/>
        </w:trPr>
        <w:tc>
          <w:tcPr>
            <w:tcW w:w="542" w:type="dxa"/>
            <w:tcBorders>
              <w:left w:val="single" w:color="000000" w:sz="10" w:space="0"/>
            </w:tcBorders>
            <w:vAlign w:val="top"/>
          </w:tcPr>
          <w:p w14:paraId="60783C44">
            <w:pPr>
              <w:spacing w:before="233" w:line="181" w:lineRule="auto"/>
              <w:ind w:left="219"/>
              <w:rPr>
                <w:rFonts w:hint="eastAsia" w:ascii="仿宋" w:hAnsi="仿宋" w:eastAsia="仿宋" w:cs="仿宋"/>
                <w:sz w:val="18"/>
                <w:szCs w:val="18"/>
                <w:rPrChange w:id="4268" w:author="随遇而安" w:date="2023-08-12T09:27:04Z">
                  <w:rPr>
                    <w:rFonts w:ascii="宋体" w:hAnsi="宋体" w:eastAsia="宋体" w:cs="宋体"/>
                    <w:sz w:val="18"/>
                    <w:szCs w:val="18"/>
                  </w:rPr>
                </w:rPrChange>
              </w:rPr>
            </w:pPr>
            <w:r>
              <w:rPr>
                <w:rFonts w:hint="eastAsia" w:ascii="仿宋" w:hAnsi="仿宋" w:eastAsia="仿宋" w:cs="仿宋"/>
                <w:sz w:val="18"/>
                <w:szCs w:val="18"/>
                <w:rPrChange w:id="4269" w:author="随遇而安" w:date="2023-08-12T09:27:04Z">
                  <w:rPr>
                    <w:rFonts w:ascii="宋体" w:hAnsi="宋体" w:eastAsia="宋体" w:cs="宋体"/>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2</w:t>
            </w:r>
          </w:p>
        </w:tc>
        <w:tc>
          <w:tcPr>
            <w:tcW w:w="1166" w:type="dxa"/>
            <w:vAlign w:val="top"/>
          </w:tcPr>
          <w:p w14:paraId="1D6B6F9A">
            <w:pPr>
              <w:pStyle w:val="9"/>
              <w:rPr>
                <w:rFonts w:hint="eastAsia" w:ascii="仿宋" w:hAnsi="仿宋" w:eastAsia="仿宋" w:cs="仿宋"/>
                <w:rPrChange w:id="4270" w:author="随遇而安" w:date="2023-08-12T09:27:04Z">
                  <w:rPr/>
                </w:rPrChange>
              </w:rPr>
            </w:pPr>
          </w:p>
        </w:tc>
        <w:tc>
          <w:tcPr>
            <w:tcW w:w="786" w:type="dxa"/>
            <w:vAlign w:val="top"/>
          </w:tcPr>
          <w:p w14:paraId="30146E4D">
            <w:pPr>
              <w:pStyle w:val="9"/>
              <w:rPr>
                <w:rFonts w:hint="eastAsia" w:ascii="仿宋" w:hAnsi="仿宋" w:eastAsia="仿宋" w:cs="仿宋"/>
                <w:rPrChange w:id="4271" w:author="随遇而安" w:date="2023-08-12T09:27:04Z">
                  <w:rPr/>
                </w:rPrChange>
              </w:rPr>
            </w:pPr>
          </w:p>
        </w:tc>
        <w:tc>
          <w:tcPr>
            <w:tcW w:w="786" w:type="dxa"/>
            <w:vAlign w:val="top"/>
          </w:tcPr>
          <w:p w14:paraId="3A2528F4">
            <w:pPr>
              <w:pStyle w:val="9"/>
              <w:rPr>
                <w:rFonts w:hint="eastAsia" w:ascii="仿宋" w:hAnsi="仿宋" w:eastAsia="仿宋" w:cs="仿宋"/>
                <w:rPrChange w:id="4272" w:author="随遇而安" w:date="2023-08-12T09:27:04Z">
                  <w:rPr/>
                </w:rPrChange>
              </w:rPr>
            </w:pPr>
          </w:p>
        </w:tc>
        <w:tc>
          <w:tcPr>
            <w:tcW w:w="1024" w:type="dxa"/>
            <w:vAlign w:val="top"/>
          </w:tcPr>
          <w:p w14:paraId="65605C3F">
            <w:pPr>
              <w:pStyle w:val="9"/>
              <w:rPr>
                <w:rFonts w:hint="eastAsia" w:ascii="仿宋" w:hAnsi="仿宋" w:eastAsia="仿宋" w:cs="仿宋"/>
                <w:rPrChange w:id="4273" w:author="随遇而安" w:date="2023-08-12T09:27:04Z">
                  <w:rPr/>
                </w:rPrChange>
              </w:rPr>
            </w:pPr>
          </w:p>
        </w:tc>
        <w:tc>
          <w:tcPr>
            <w:tcW w:w="887" w:type="dxa"/>
            <w:vAlign w:val="top"/>
          </w:tcPr>
          <w:p w14:paraId="092A6B8D">
            <w:pPr>
              <w:pStyle w:val="9"/>
              <w:rPr>
                <w:rFonts w:hint="eastAsia" w:ascii="仿宋" w:hAnsi="仿宋" w:eastAsia="仿宋" w:cs="仿宋"/>
                <w:rPrChange w:id="4274" w:author="随遇而安" w:date="2023-08-12T09:27:04Z">
                  <w:rPr/>
                </w:rPrChange>
              </w:rPr>
            </w:pPr>
          </w:p>
        </w:tc>
        <w:tc>
          <w:tcPr>
            <w:tcW w:w="1106" w:type="dxa"/>
            <w:vAlign w:val="top"/>
          </w:tcPr>
          <w:p w14:paraId="574018CD">
            <w:pPr>
              <w:pStyle w:val="9"/>
              <w:rPr>
                <w:rFonts w:hint="eastAsia" w:ascii="仿宋" w:hAnsi="仿宋" w:eastAsia="仿宋" w:cs="仿宋"/>
                <w:rPrChange w:id="4275" w:author="随遇而安" w:date="2023-08-12T09:27:04Z">
                  <w:rPr/>
                </w:rPrChange>
              </w:rPr>
            </w:pPr>
          </w:p>
        </w:tc>
        <w:tc>
          <w:tcPr>
            <w:tcW w:w="1103" w:type="dxa"/>
            <w:vAlign w:val="top"/>
          </w:tcPr>
          <w:p w14:paraId="5A7FEE03">
            <w:pPr>
              <w:pStyle w:val="9"/>
              <w:rPr>
                <w:rFonts w:hint="eastAsia" w:ascii="仿宋" w:hAnsi="仿宋" w:eastAsia="仿宋" w:cs="仿宋"/>
                <w:rPrChange w:id="4276" w:author="随遇而安" w:date="2023-08-12T09:27:04Z">
                  <w:rPr/>
                </w:rPrChange>
              </w:rPr>
            </w:pPr>
          </w:p>
        </w:tc>
        <w:tc>
          <w:tcPr>
            <w:tcW w:w="786" w:type="dxa"/>
            <w:vAlign w:val="top"/>
          </w:tcPr>
          <w:p w14:paraId="74CC0C43">
            <w:pPr>
              <w:pStyle w:val="9"/>
              <w:rPr>
                <w:rFonts w:hint="eastAsia" w:ascii="仿宋" w:hAnsi="仿宋" w:eastAsia="仿宋" w:cs="仿宋"/>
                <w:rPrChange w:id="4277" w:author="随遇而安" w:date="2023-08-12T09:27:04Z">
                  <w:rPr/>
                </w:rPrChange>
              </w:rPr>
            </w:pPr>
          </w:p>
        </w:tc>
        <w:tc>
          <w:tcPr>
            <w:tcW w:w="786" w:type="dxa"/>
            <w:vAlign w:val="top"/>
          </w:tcPr>
          <w:p w14:paraId="65369A11">
            <w:pPr>
              <w:pStyle w:val="9"/>
              <w:rPr>
                <w:rFonts w:hint="eastAsia" w:ascii="仿宋" w:hAnsi="仿宋" w:eastAsia="仿宋" w:cs="仿宋"/>
                <w:rPrChange w:id="4278" w:author="随遇而安" w:date="2023-08-12T09:27:04Z">
                  <w:rPr/>
                </w:rPrChange>
              </w:rPr>
            </w:pPr>
          </w:p>
        </w:tc>
        <w:tc>
          <w:tcPr>
            <w:tcW w:w="801" w:type="dxa"/>
            <w:vAlign w:val="top"/>
          </w:tcPr>
          <w:p w14:paraId="69EB119A">
            <w:pPr>
              <w:pStyle w:val="9"/>
              <w:rPr>
                <w:rFonts w:hint="eastAsia" w:ascii="仿宋" w:hAnsi="仿宋" w:eastAsia="仿宋" w:cs="仿宋"/>
                <w:rPrChange w:id="4279" w:author="随遇而安" w:date="2023-08-12T09:27:04Z">
                  <w:rPr/>
                </w:rPrChange>
              </w:rPr>
            </w:pPr>
          </w:p>
        </w:tc>
        <w:tc>
          <w:tcPr>
            <w:tcW w:w="786" w:type="dxa"/>
            <w:vAlign w:val="top"/>
          </w:tcPr>
          <w:p w14:paraId="2E2BAB89">
            <w:pPr>
              <w:pStyle w:val="9"/>
              <w:rPr>
                <w:rFonts w:hint="eastAsia" w:ascii="仿宋" w:hAnsi="仿宋" w:eastAsia="仿宋" w:cs="仿宋"/>
                <w:rPrChange w:id="4280" w:author="随遇而安" w:date="2023-08-12T09:27:04Z">
                  <w:rPr/>
                </w:rPrChange>
              </w:rPr>
            </w:pPr>
          </w:p>
        </w:tc>
        <w:tc>
          <w:tcPr>
            <w:tcW w:w="786" w:type="dxa"/>
            <w:vAlign w:val="top"/>
          </w:tcPr>
          <w:p w14:paraId="17C40DA5">
            <w:pPr>
              <w:pStyle w:val="9"/>
              <w:rPr>
                <w:rFonts w:hint="eastAsia" w:ascii="仿宋" w:hAnsi="仿宋" w:eastAsia="仿宋" w:cs="仿宋"/>
                <w:rPrChange w:id="4281" w:author="随遇而安" w:date="2023-08-12T09:27:04Z">
                  <w:rPr/>
                </w:rPrChange>
              </w:rPr>
            </w:pPr>
          </w:p>
        </w:tc>
        <w:tc>
          <w:tcPr>
            <w:tcW w:w="786" w:type="dxa"/>
            <w:vAlign w:val="top"/>
          </w:tcPr>
          <w:p w14:paraId="0F4BA89F">
            <w:pPr>
              <w:pStyle w:val="9"/>
              <w:rPr>
                <w:rFonts w:hint="eastAsia" w:ascii="仿宋" w:hAnsi="仿宋" w:eastAsia="仿宋" w:cs="仿宋"/>
                <w:rPrChange w:id="4282" w:author="随遇而安" w:date="2023-08-12T09:27:04Z">
                  <w:rPr/>
                </w:rPrChange>
              </w:rPr>
            </w:pPr>
          </w:p>
        </w:tc>
        <w:tc>
          <w:tcPr>
            <w:tcW w:w="786" w:type="dxa"/>
            <w:vAlign w:val="top"/>
          </w:tcPr>
          <w:p w14:paraId="15BF9E33">
            <w:pPr>
              <w:pStyle w:val="9"/>
              <w:rPr>
                <w:rFonts w:hint="eastAsia" w:ascii="仿宋" w:hAnsi="仿宋" w:eastAsia="仿宋" w:cs="仿宋"/>
                <w:rPrChange w:id="4283" w:author="随遇而安" w:date="2023-08-12T09:27:04Z">
                  <w:rPr/>
                </w:rPrChange>
              </w:rPr>
            </w:pPr>
          </w:p>
        </w:tc>
        <w:tc>
          <w:tcPr>
            <w:tcW w:w="786" w:type="dxa"/>
            <w:vAlign w:val="top"/>
          </w:tcPr>
          <w:p w14:paraId="34EE6729">
            <w:pPr>
              <w:pStyle w:val="9"/>
              <w:rPr>
                <w:rFonts w:hint="eastAsia" w:ascii="仿宋" w:hAnsi="仿宋" w:eastAsia="仿宋" w:cs="仿宋"/>
                <w:rPrChange w:id="4284" w:author="随遇而安" w:date="2023-08-12T09:27:04Z">
                  <w:rPr/>
                </w:rPrChange>
              </w:rPr>
            </w:pPr>
          </w:p>
        </w:tc>
        <w:tc>
          <w:tcPr>
            <w:tcW w:w="787" w:type="dxa"/>
            <w:vAlign w:val="top"/>
          </w:tcPr>
          <w:p w14:paraId="4433D4EC">
            <w:pPr>
              <w:pStyle w:val="9"/>
              <w:rPr>
                <w:rFonts w:hint="eastAsia" w:ascii="仿宋" w:hAnsi="仿宋" w:eastAsia="仿宋" w:cs="仿宋"/>
                <w:rPrChange w:id="4285" w:author="随遇而安" w:date="2023-08-12T09:27:04Z">
                  <w:rPr/>
                </w:rPrChange>
              </w:rPr>
            </w:pPr>
          </w:p>
        </w:tc>
        <w:tc>
          <w:tcPr>
            <w:tcW w:w="810" w:type="dxa"/>
            <w:vAlign w:val="top"/>
          </w:tcPr>
          <w:p w14:paraId="48ECFEC3">
            <w:pPr>
              <w:pStyle w:val="9"/>
              <w:rPr>
                <w:rFonts w:hint="eastAsia" w:ascii="仿宋" w:hAnsi="仿宋" w:eastAsia="仿宋" w:cs="仿宋"/>
                <w:rPrChange w:id="4286" w:author="随遇而安" w:date="2023-08-12T09:27:04Z">
                  <w:rPr/>
                </w:rPrChange>
              </w:rPr>
            </w:pPr>
          </w:p>
        </w:tc>
        <w:tc>
          <w:tcPr>
            <w:tcW w:w="762" w:type="dxa"/>
            <w:vAlign w:val="top"/>
          </w:tcPr>
          <w:p w14:paraId="20158ACC">
            <w:pPr>
              <w:pStyle w:val="9"/>
              <w:rPr>
                <w:rFonts w:hint="eastAsia" w:ascii="仿宋" w:hAnsi="仿宋" w:eastAsia="仿宋" w:cs="仿宋"/>
                <w:rPrChange w:id="4287" w:author="随遇而安" w:date="2023-08-12T09:27:04Z">
                  <w:rPr/>
                </w:rPrChange>
              </w:rPr>
            </w:pPr>
          </w:p>
        </w:tc>
        <w:tc>
          <w:tcPr>
            <w:tcW w:w="1213" w:type="dxa"/>
            <w:vAlign w:val="top"/>
          </w:tcPr>
          <w:p w14:paraId="48A6E91E">
            <w:pPr>
              <w:pStyle w:val="9"/>
              <w:rPr>
                <w:rFonts w:hint="eastAsia" w:ascii="仿宋" w:hAnsi="仿宋" w:eastAsia="仿宋" w:cs="仿宋"/>
                <w:rPrChange w:id="4288" w:author="随遇而安" w:date="2023-08-12T09:27:04Z">
                  <w:rPr/>
                </w:rPrChange>
              </w:rPr>
            </w:pPr>
          </w:p>
        </w:tc>
        <w:tc>
          <w:tcPr>
            <w:tcW w:w="971" w:type="dxa"/>
            <w:vAlign w:val="top"/>
          </w:tcPr>
          <w:p w14:paraId="2843CC92">
            <w:pPr>
              <w:pStyle w:val="9"/>
              <w:rPr>
                <w:rFonts w:hint="eastAsia" w:ascii="仿宋" w:hAnsi="仿宋" w:eastAsia="仿宋" w:cs="仿宋"/>
                <w:rPrChange w:id="4289" w:author="随遇而安" w:date="2023-08-12T09:27:04Z">
                  <w:rPr/>
                </w:rPrChange>
              </w:rPr>
            </w:pPr>
          </w:p>
        </w:tc>
        <w:tc>
          <w:tcPr>
            <w:tcW w:w="895" w:type="dxa"/>
            <w:vAlign w:val="top"/>
          </w:tcPr>
          <w:p w14:paraId="78D395ED">
            <w:pPr>
              <w:pStyle w:val="9"/>
              <w:rPr>
                <w:rFonts w:hint="eastAsia" w:ascii="仿宋" w:hAnsi="仿宋" w:eastAsia="仿宋" w:cs="仿宋"/>
                <w:rPrChange w:id="4290" w:author="随遇而安" w:date="2023-08-12T09:27:04Z">
                  <w:rPr/>
                </w:rPrChange>
              </w:rPr>
            </w:pPr>
          </w:p>
        </w:tc>
        <w:tc>
          <w:tcPr>
            <w:tcW w:w="688" w:type="dxa"/>
            <w:vAlign w:val="top"/>
          </w:tcPr>
          <w:p w14:paraId="2B70273F">
            <w:pPr>
              <w:pStyle w:val="9"/>
              <w:rPr>
                <w:rFonts w:hint="eastAsia" w:ascii="仿宋" w:hAnsi="仿宋" w:eastAsia="仿宋" w:cs="仿宋"/>
                <w:rPrChange w:id="4291" w:author="随遇而安" w:date="2023-08-12T09:27:04Z">
                  <w:rPr/>
                </w:rPrChange>
              </w:rPr>
            </w:pPr>
          </w:p>
        </w:tc>
        <w:tc>
          <w:tcPr>
            <w:tcW w:w="623" w:type="dxa"/>
            <w:vAlign w:val="top"/>
          </w:tcPr>
          <w:p w14:paraId="591AD235">
            <w:pPr>
              <w:pStyle w:val="9"/>
              <w:rPr>
                <w:rFonts w:hint="eastAsia" w:ascii="仿宋" w:hAnsi="仿宋" w:eastAsia="仿宋" w:cs="仿宋"/>
                <w:rPrChange w:id="4292" w:author="随遇而安" w:date="2023-08-12T09:27:04Z">
                  <w:rPr/>
                </w:rPrChange>
              </w:rPr>
            </w:pPr>
          </w:p>
        </w:tc>
        <w:tc>
          <w:tcPr>
            <w:tcW w:w="813" w:type="dxa"/>
            <w:tcBorders>
              <w:right w:val="single" w:color="000000" w:sz="10" w:space="0"/>
            </w:tcBorders>
            <w:vAlign w:val="top"/>
          </w:tcPr>
          <w:p w14:paraId="1496AD18">
            <w:pPr>
              <w:pStyle w:val="9"/>
              <w:rPr>
                <w:rFonts w:hint="eastAsia" w:ascii="仿宋" w:hAnsi="仿宋" w:eastAsia="仿宋" w:cs="仿宋"/>
                <w:rPrChange w:id="4293" w:author="随遇而安" w:date="2023-08-12T09:27:04Z">
                  <w:rPr/>
                </w:rPrChange>
              </w:rPr>
            </w:pPr>
          </w:p>
        </w:tc>
      </w:tr>
      <w:tr w14:paraId="014F9C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1" w:hRule="atLeast"/>
        </w:trPr>
        <w:tc>
          <w:tcPr>
            <w:tcW w:w="542" w:type="dxa"/>
            <w:tcBorders>
              <w:left w:val="single" w:color="000000" w:sz="10" w:space="0"/>
            </w:tcBorders>
            <w:vAlign w:val="top"/>
          </w:tcPr>
          <w:p w14:paraId="38E9E61D">
            <w:pPr>
              <w:spacing w:before="234" w:line="181" w:lineRule="auto"/>
              <w:ind w:left="220"/>
              <w:rPr>
                <w:rFonts w:hint="eastAsia" w:ascii="仿宋" w:hAnsi="仿宋" w:eastAsia="仿宋" w:cs="仿宋"/>
                <w:sz w:val="18"/>
                <w:szCs w:val="18"/>
                <w:rPrChange w:id="4294" w:author="随遇而安" w:date="2023-08-12T09:27:04Z">
                  <w:rPr>
                    <w:rFonts w:ascii="宋体" w:hAnsi="宋体" w:eastAsia="宋体" w:cs="宋体"/>
                    <w:sz w:val="18"/>
                    <w:szCs w:val="18"/>
                  </w:rPr>
                </w:rPrChange>
              </w:rPr>
            </w:pPr>
            <w:r>
              <w:rPr>
                <w:rFonts w:hint="eastAsia" w:ascii="仿宋" w:hAnsi="仿宋" w:eastAsia="仿宋" w:cs="仿宋"/>
                <w:sz w:val="18"/>
                <w:szCs w:val="18"/>
                <w:rPrChange w:id="4295" w:author="随遇而安" w:date="2023-08-12T09:27:04Z">
                  <w:rPr>
                    <w:rFonts w:ascii="宋体" w:hAnsi="宋体" w:eastAsia="宋体" w:cs="宋体"/>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3</w:t>
            </w:r>
          </w:p>
        </w:tc>
        <w:tc>
          <w:tcPr>
            <w:tcW w:w="1166" w:type="dxa"/>
            <w:vAlign w:val="top"/>
          </w:tcPr>
          <w:p w14:paraId="6D3FC4A1">
            <w:pPr>
              <w:pStyle w:val="9"/>
              <w:rPr>
                <w:rFonts w:hint="eastAsia" w:ascii="仿宋" w:hAnsi="仿宋" w:eastAsia="仿宋" w:cs="仿宋"/>
                <w:rPrChange w:id="4296" w:author="随遇而安" w:date="2023-08-12T09:27:04Z">
                  <w:rPr/>
                </w:rPrChange>
              </w:rPr>
            </w:pPr>
          </w:p>
        </w:tc>
        <w:tc>
          <w:tcPr>
            <w:tcW w:w="786" w:type="dxa"/>
            <w:vAlign w:val="top"/>
          </w:tcPr>
          <w:p w14:paraId="6315BBD0">
            <w:pPr>
              <w:pStyle w:val="9"/>
              <w:rPr>
                <w:rFonts w:hint="eastAsia" w:ascii="仿宋" w:hAnsi="仿宋" w:eastAsia="仿宋" w:cs="仿宋"/>
                <w:rPrChange w:id="4297" w:author="随遇而安" w:date="2023-08-12T09:27:04Z">
                  <w:rPr/>
                </w:rPrChange>
              </w:rPr>
            </w:pPr>
          </w:p>
        </w:tc>
        <w:tc>
          <w:tcPr>
            <w:tcW w:w="786" w:type="dxa"/>
            <w:vAlign w:val="top"/>
          </w:tcPr>
          <w:p w14:paraId="709C32AB">
            <w:pPr>
              <w:pStyle w:val="9"/>
              <w:rPr>
                <w:rFonts w:hint="eastAsia" w:ascii="仿宋" w:hAnsi="仿宋" w:eastAsia="仿宋" w:cs="仿宋"/>
                <w:rPrChange w:id="4298" w:author="随遇而安" w:date="2023-08-12T09:27:04Z">
                  <w:rPr/>
                </w:rPrChange>
              </w:rPr>
            </w:pPr>
          </w:p>
        </w:tc>
        <w:tc>
          <w:tcPr>
            <w:tcW w:w="1024" w:type="dxa"/>
            <w:vAlign w:val="top"/>
          </w:tcPr>
          <w:p w14:paraId="4221D29D">
            <w:pPr>
              <w:pStyle w:val="9"/>
              <w:rPr>
                <w:rFonts w:hint="eastAsia" w:ascii="仿宋" w:hAnsi="仿宋" w:eastAsia="仿宋" w:cs="仿宋"/>
                <w:rPrChange w:id="4299" w:author="随遇而安" w:date="2023-08-12T09:27:04Z">
                  <w:rPr/>
                </w:rPrChange>
              </w:rPr>
            </w:pPr>
          </w:p>
        </w:tc>
        <w:tc>
          <w:tcPr>
            <w:tcW w:w="887" w:type="dxa"/>
            <w:vAlign w:val="top"/>
          </w:tcPr>
          <w:p w14:paraId="70E9B630">
            <w:pPr>
              <w:pStyle w:val="9"/>
              <w:rPr>
                <w:rFonts w:hint="eastAsia" w:ascii="仿宋" w:hAnsi="仿宋" w:eastAsia="仿宋" w:cs="仿宋"/>
                <w:rPrChange w:id="4300" w:author="随遇而安" w:date="2023-08-12T09:27:04Z">
                  <w:rPr/>
                </w:rPrChange>
              </w:rPr>
            </w:pPr>
          </w:p>
        </w:tc>
        <w:tc>
          <w:tcPr>
            <w:tcW w:w="1106" w:type="dxa"/>
            <w:vAlign w:val="top"/>
          </w:tcPr>
          <w:p w14:paraId="1961E629">
            <w:pPr>
              <w:pStyle w:val="9"/>
              <w:rPr>
                <w:rFonts w:hint="eastAsia" w:ascii="仿宋" w:hAnsi="仿宋" w:eastAsia="仿宋" w:cs="仿宋"/>
                <w:rPrChange w:id="4301" w:author="随遇而安" w:date="2023-08-12T09:27:04Z">
                  <w:rPr/>
                </w:rPrChange>
              </w:rPr>
            </w:pPr>
          </w:p>
        </w:tc>
        <w:tc>
          <w:tcPr>
            <w:tcW w:w="1103" w:type="dxa"/>
            <w:vAlign w:val="top"/>
          </w:tcPr>
          <w:p w14:paraId="7ED52573">
            <w:pPr>
              <w:pStyle w:val="9"/>
              <w:rPr>
                <w:rFonts w:hint="eastAsia" w:ascii="仿宋" w:hAnsi="仿宋" w:eastAsia="仿宋" w:cs="仿宋"/>
                <w:rPrChange w:id="4302" w:author="随遇而安" w:date="2023-08-12T09:27:04Z">
                  <w:rPr/>
                </w:rPrChange>
              </w:rPr>
            </w:pPr>
          </w:p>
        </w:tc>
        <w:tc>
          <w:tcPr>
            <w:tcW w:w="786" w:type="dxa"/>
            <w:vAlign w:val="top"/>
          </w:tcPr>
          <w:p w14:paraId="20A05EC9">
            <w:pPr>
              <w:pStyle w:val="9"/>
              <w:rPr>
                <w:rFonts w:hint="eastAsia" w:ascii="仿宋" w:hAnsi="仿宋" w:eastAsia="仿宋" w:cs="仿宋"/>
                <w:rPrChange w:id="4303" w:author="随遇而安" w:date="2023-08-12T09:27:04Z">
                  <w:rPr/>
                </w:rPrChange>
              </w:rPr>
            </w:pPr>
          </w:p>
        </w:tc>
        <w:tc>
          <w:tcPr>
            <w:tcW w:w="786" w:type="dxa"/>
            <w:vAlign w:val="top"/>
          </w:tcPr>
          <w:p w14:paraId="7E36C644">
            <w:pPr>
              <w:pStyle w:val="9"/>
              <w:rPr>
                <w:rFonts w:hint="eastAsia" w:ascii="仿宋" w:hAnsi="仿宋" w:eastAsia="仿宋" w:cs="仿宋"/>
                <w:rPrChange w:id="4304" w:author="随遇而安" w:date="2023-08-12T09:27:04Z">
                  <w:rPr/>
                </w:rPrChange>
              </w:rPr>
            </w:pPr>
          </w:p>
        </w:tc>
        <w:tc>
          <w:tcPr>
            <w:tcW w:w="801" w:type="dxa"/>
            <w:vAlign w:val="top"/>
          </w:tcPr>
          <w:p w14:paraId="5D57C398">
            <w:pPr>
              <w:pStyle w:val="9"/>
              <w:rPr>
                <w:rFonts w:hint="eastAsia" w:ascii="仿宋" w:hAnsi="仿宋" w:eastAsia="仿宋" w:cs="仿宋"/>
                <w:rPrChange w:id="4305" w:author="随遇而安" w:date="2023-08-12T09:27:04Z">
                  <w:rPr/>
                </w:rPrChange>
              </w:rPr>
            </w:pPr>
          </w:p>
        </w:tc>
        <w:tc>
          <w:tcPr>
            <w:tcW w:w="786" w:type="dxa"/>
            <w:vAlign w:val="top"/>
          </w:tcPr>
          <w:p w14:paraId="35BBB79F">
            <w:pPr>
              <w:pStyle w:val="9"/>
              <w:rPr>
                <w:rFonts w:hint="eastAsia" w:ascii="仿宋" w:hAnsi="仿宋" w:eastAsia="仿宋" w:cs="仿宋"/>
                <w:rPrChange w:id="4306" w:author="随遇而安" w:date="2023-08-12T09:27:04Z">
                  <w:rPr/>
                </w:rPrChange>
              </w:rPr>
            </w:pPr>
          </w:p>
        </w:tc>
        <w:tc>
          <w:tcPr>
            <w:tcW w:w="786" w:type="dxa"/>
            <w:vAlign w:val="top"/>
          </w:tcPr>
          <w:p w14:paraId="75D07BF0">
            <w:pPr>
              <w:pStyle w:val="9"/>
              <w:rPr>
                <w:rFonts w:hint="eastAsia" w:ascii="仿宋" w:hAnsi="仿宋" w:eastAsia="仿宋" w:cs="仿宋"/>
                <w:rPrChange w:id="4307" w:author="随遇而安" w:date="2023-08-12T09:27:04Z">
                  <w:rPr/>
                </w:rPrChange>
              </w:rPr>
            </w:pPr>
          </w:p>
        </w:tc>
        <w:tc>
          <w:tcPr>
            <w:tcW w:w="786" w:type="dxa"/>
            <w:vAlign w:val="top"/>
          </w:tcPr>
          <w:p w14:paraId="4F11D8DD">
            <w:pPr>
              <w:pStyle w:val="9"/>
              <w:rPr>
                <w:rFonts w:hint="eastAsia" w:ascii="仿宋" w:hAnsi="仿宋" w:eastAsia="仿宋" w:cs="仿宋"/>
                <w:rPrChange w:id="4308" w:author="随遇而安" w:date="2023-08-12T09:27:04Z">
                  <w:rPr/>
                </w:rPrChange>
              </w:rPr>
            </w:pPr>
          </w:p>
        </w:tc>
        <w:tc>
          <w:tcPr>
            <w:tcW w:w="786" w:type="dxa"/>
            <w:vAlign w:val="top"/>
          </w:tcPr>
          <w:p w14:paraId="794480BC">
            <w:pPr>
              <w:pStyle w:val="9"/>
              <w:rPr>
                <w:rFonts w:hint="eastAsia" w:ascii="仿宋" w:hAnsi="仿宋" w:eastAsia="仿宋" w:cs="仿宋"/>
                <w:rPrChange w:id="4309" w:author="随遇而安" w:date="2023-08-12T09:27:04Z">
                  <w:rPr/>
                </w:rPrChange>
              </w:rPr>
            </w:pPr>
          </w:p>
        </w:tc>
        <w:tc>
          <w:tcPr>
            <w:tcW w:w="786" w:type="dxa"/>
            <w:vAlign w:val="top"/>
          </w:tcPr>
          <w:p w14:paraId="7B843EA5">
            <w:pPr>
              <w:pStyle w:val="9"/>
              <w:rPr>
                <w:rFonts w:hint="eastAsia" w:ascii="仿宋" w:hAnsi="仿宋" w:eastAsia="仿宋" w:cs="仿宋"/>
                <w:rPrChange w:id="4310" w:author="随遇而安" w:date="2023-08-12T09:27:04Z">
                  <w:rPr/>
                </w:rPrChange>
              </w:rPr>
            </w:pPr>
          </w:p>
        </w:tc>
        <w:tc>
          <w:tcPr>
            <w:tcW w:w="787" w:type="dxa"/>
            <w:vAlign w:val="top"/>
          </w:tcPr>
          <w:p w14:paraId="61145D53">
            <w:pPr>
              <w:pStyle w:val="9"/>
              <w:rPr>
                <w:rFonts w:hint="eastAsia" w:ascii="仿宋" w:hAnsi="仿宋" w:eastAsia="仿宋" w:cs="仿宋"/>
                <w:rPrChange w:id="4311" w:author="随遇而安" w:date="2023-08-12T09:27:04Z">
                  <w:rPr/>
                </w:rPrChange>
              </w:rPr>
            </w:pPr>
          </w:p>
        </w:tc>
        <w:tc>
          <w:tcPr>
            <w:tcW w:w="810" w:type="dxa"/>
            <w:vAlign w:val="top"/>
          </w:tcPr>
          <w:p w14:paraId="75DFBCC5">
            <w:pPr>
              <w:pStyle w:val="9"/>
              <w:rPr>
                <w:rFonts w:hint="eastAsia" w:ascii="仿宋" w:hAnsi="仿宋" w:eastAsia="仿宋" w:cs="仿宋"/>
                <w:rPrChange w:id="4312" w:author="随遇而安" w:date="2023-08-12T09:27:04Z">
                  <w:rPr/>
                </w:rPrChange>
              </w:rPr>
            </w:pPr>
          </w:p>
        </w:tc>
        <w:tc>
          <w:tcPr>
            <w:tcW w:w="762" w:type="dxa"/>
            <w:vAlign w:val="top"/>
          </w:tcPr>
          <w:p w14:paraId="05D78B51">
            <w:pPr>
              <w:pStyle w:val="9"/>
              <w:rPr>
                <w:rFonts w:hint="eastAsia" w:ascii="仿宋" w:hAnsi="仿宋" w:eastAsia="仿宋" w:cs="仿宋"/>
                <w:rPrChange w:id="4313" w:author="随遇而安" w:date="2023-08-12T09:27:04Z">
                  <w:rPr/>
                </w:rPrChange>
              </w:rPr>
            </w:pPr>
          </w:p>
        </w:tc>
        <w:tc>
          <w:tcPr>
            <w:tcW w:w="1213" w:type="dxa"/>
            <w:vAlign w:val="top"/>
          </w:tcPr>
          <w:p w14:paraId="5E8D5F9A">
            <w:pPr>
              <w:pStyle w:val="9"/>
              <w:rPr>
                <w:rFonts w:hint="eastAsia" w:ascii="仿宋" w:hAnsi="仿宋" w:eastAsia="仿宋" w:cs="仿宋"/>
                <w:rPrChange w:id="4314" w:author="随遇而安" w:date="2023-08-12T09:27:04Z">
                  <w:rPr/>
                </w:rPrChange>
              </w:rPr>
            </w:pPr>
          </w:p>
        </w:tc>
        <w:tc>
          <w:tcPr>
            <w:tcW w:w="971" w:type="dxa"/>
            <w:vAlign w:val="top"/>
          </w:tcPr>
          <w:p w14:paraId="0570C59C">
            <w:pPr>
              <w:pStyle w:val="9"/>
              <w:rPr>
                <w:rFonts w:hint="eastAsia" w:ascii="仿宋" w:hAnsi="仿宋" w:eastAsia="仿宋" w:cs="仿宋"/>
                <w:rPrChange w:id="4315" w:author="随遇而安" w:date="2023-08-12T09:27:04Z">
                  <w:rPr/>
                </w:rPrChange>
              </w:rPr>
            </w:pPr>
          </w:p>
        </w:tc>
        <w:tc>
          <w:tcPr>
            <w:tcW w:w="895" w:type="dxa"/>
            <w:vAlign w:val="top"/>
          </w:tcPr>
          <w:p w14:paraId="1C694C17">
            <w:pPr>
              <w:pStyle w:val="9"/>
              <w:rPr>
                <w:rFonts w:hint="eastAsia" w:ascii="仿宋" w:hAnsi="仿宋" w:eastAsia="仿宋" w:cs="仿宋"/>
                <w:rPrChange w:id="4316" w:author="随遇而安" w:date="2023-08-12T09:27:04Z">
                  <w:rPr/>
                </w:rPrChange>
              </w:rPr>
            </w:pPr>
          </w:p>
        </w:tc>
        <w:tc>
          <w:tcPr>
            <w:tcW w:w="688" w:type="dxa"/>
            <w:vAlign w:val="top"/>
          </w:tcPr>
          <w:p w14:paraId="2F56A174">
            <w:pPr>
              <w:pStyle w:val="9"/>
              <w:rPr>
                <w:rFonts w:hint="eastAsia" w:ascii="仿宋" w:hAnsi="仿宋" w:eastAsia="仿宋" w:cs="仿宋"/>
                <w:rPrChange w:id="4317" w:author="随遇而安" w:date="2023-08-12T09:27:04Z">
                  <w:rPr/>
                </w:rPrChange>
              </w:rPr>
            </w:pPr>
          </w:p>
        </w:tc>
        <w:tc>
          <w:tcPr>
            <w:tcW w:w="623" w:type="dxa"/>
            <w:vAlign w:val="top"/>
          </w:tcPr>
          <w:p w14:paraId="3294420B">
            <w:pPr>
              <w:pStyle w:val="9"/>
              <w:rPr>
                <w:rFonts w:hint="eastAsia" w:ascii="仿宋" w:hAnsi="仿宋" w:eastAsia="仿宋" w:cs="仿宋"/>
                <w:rPrChange w:id="4318" w:author="随遇而安" w:date="2023-08-12T09:27:04Z">
                  <w:rPr/>
                </w:rPrChange>
              </w:rPr>
            </w:pPr>
          </w:p>
        </w:tc>
        <w:tc>
          <w:tcPr>
            <w:tcW w:w="813" w:type="dxa"/>
            <w:tcBorders>
              <w:right w:val="single" w:color="000000" w:sz="10" w:space="0"/>
            </w:tcBorders>
            <w:vAlign w:val="top"/>
          </w:tcPr>
          <w:p w14:paraId="1F6B02A6">
            <w:pPr>
              <w:pStyle w:val="9"/>
              <w:rPr>
                <w:rFonts w:hint="eastAsia" w:ascii="仿宋" w:hAnsi="仿宋" w:eastAsia="仿宋" w:cs="仿宋"/>
                <w:rPrChange w:id="4319" w:author="随遇而安" w:date="2023-08-12T09:27:04Z">
                  <w:rPr/>
                </w:rPrChange>
              </w:rPr>
            </w:pPr>
          </w:p>
        </w:tc>
      </w:tr>
      <w:tr w14:paraId="4F9163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9" w:hRule="atLeast"/>
        </w:trPr>
        <w:tc>
          <w:tcPr>
            <w:tcW w:w="542" w:type="dxa"/>
            <w:tcBorders>
              <w:left w:val="single" w:color="000000" w:sz="10" w:space="0"/>
            </w:tcBorders>
            <w:vAlign w:val="top"/>
          </w:tcPr>
          <w:p w14:paraId="2941B5E9">
            <w:pPr>
              <w:spacing w:before="236" w:line="181" w:lineRule="auto"/>
              <w:ind w:left="216"/>
              <w:rPr>
                <w:rFonts w:hint="eastAsia" w:ascii="仿宋" w:hAnsi="仿宋" w:eastAsia="仿宋" w:cs="仿宋"/>
                <w:sz w:val="18"/>
                <w:szCs w:val="18"/>
                <w:rPrChange w:id="4320" w:author="随遇而安" w:date="2023-08-12T09:27:04Z">
                  <w:rPr>
                    <w:rFonts w:ascii="宋体" w:hAnsi="宋体" w:eastAsia="宋体" w:cs="宋体"/>
                    <w:sz w:val="18"/>
                    <w:szCs w:val="18"/>
                  </w:rPr>
                </w:rPrChange>
              </w:rPr>
            </w:pPr>
            <w:r>
              <w:rPr>
                <w:rFonts w:hint="eastAsia" w:ascii="仿宋" w:hAnsi="仿宋" w:eastAsia="仿宋" w:cs="仿宋"/>
                <w:sz w:val="18"/>
                <w:szCs w:val="18"/>
                <w:rPrChange w:id="4321" w:author="随遇而安" w:date="2023-08-12T09:27:04Z">
                  <w:rPr>
                    <w:rFonts w:ascii="宋体" w:hAnsi="宋体" w:eastAsia="宋体" w:cs="宋体"/>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4</w:t>
            </w:r>
          </w:p>
        </w:tc>
        <w:tc>
          <w:tcPr>
            <w:tcW w:w="1166" w:type="dxa"/>
            <w:vAlign w:val="top"/>
          </w:tcPr>
          <w:p w14:paraId="523563E7">
            <w:pPr>
              <w:pStyle w:val="9"/>
              <w:rPr>
                <w:rFonts w:hint="eastAsia" w:ascii="仿宋" w:hAnsi="仿宋" w:eastAsia="仿宋" w:cs="仿宋"/>
                <w:rPrChange w:id="4322" w:author="随遇而安" w:date="2023-08-12T09:27:04Z">
                  <w:rPr/>
                </w:rPrChange>
              </w:rPr>
            </w:pPr>
          </w:p>
        </w:tc>
        <w:tc>
          <w:tcPr>
            <w:tcW w:w="786" w:type="dxa"/>
            <w:vAlign w:val="top"/>
          </w:tcPr>
          <w:p w14:paraId="0F00F2EF">
            <w:pPr>
              <w:pStyle w:val="9"/>
              <w:rPr>
                <w:rFonts w:hint="eastAsia" w:ascii="仿宋" w:hAnsi="仿宋" w:eastAsia="仿宋" w:cs="仿宋"/>
                <w:rPrChange w:id="4323" w:author="随遇而安" w:date="2023-08-12T09:27:04Z">
                  <w:rPr/>
                </w:rPrChange>
              </w:rPr>
            </w:pPr>
          </w:p>
        </w:tc>
        <w:tc>
          <w:tcPr>
            <w:tcW w:w="786" w:type="dxa"/>
            <w:vAlign w:val="top"/>
          </w:tcPr>
          <w:p w14:paraId="42268A70">
            <w:pPr>
              <w:pStyle w:val="9"/>
              <w:rPr>
                <w:rFonts w:hint="eastAsia" w:ascii="仿宋" w:hAnsi="仿宋" w:eastAsia="仿宋" w:cs="仿宋"/>
                <w:rPrChange w:id="4324" w:author="随遇而安" w:date="2023-08-12T09:27:04Z">
                  <w:rPr/>
                </w:rPrChange>
              </w:rPr>
            </w:pPr>
          </w:p>
        </w:tc>
        <w:tc>
          <w:tcPr>
            <w:tcW w:w="1024" w:type="dxa"/>
            <w:vAlign w:val="top"/>
          </w:tcPr>
          <w:p w14:paraId="66D40AC2">
            <w:pPr>
              <w:pStyle w:val="9"/>
              <w:rPr>
                <w:rFonts w:hint="eastAsia" w:ascii="仿宋" w:hAnsi="仿宋" w:eastAsia="仿宋" w:cs="仿宋"/>
                <w:rPrChange w:id="4325" w:author="随遇而安" w:date="2023-08-12T09:27:04Z">
                  <w:rPr/>
                </w:rPrChange>
              </w:rPr>
            </w:pPr>
          </w:p>
        </w:tc>
        <w:tc>
          <w:tcPr>
            <w:tcW w:w="887" w:type="dxa"/>
            <w:vAlign w:val="top"/>
          </w:tcPr>
          <w:p w14:paraId="59EECB44">
            <w:pPr>
              <w:pStyle w:val="9"/>
              <w:rPr>
                <w:rFonts w:hint="eastAsia" w:ascii="仿宋" w:hAnsi="仿宋" w:eastAsia="仿宋" w:cs="仿宋"/>
                <w:rPrChange w:id="4326" w:author="随遇而安" w:date="2023-08-12T09:27:04Z">
                  <w:rPr/>
                </w:rPrChange>
              </w:rPr>
            </w:pPr>
          </w:p>
        </w:tc>
        <w:tc>
          <w:tcPr>
            <w:tcW w:w="1106" w:type="dxa"/>
            <w:vAlign w:val="top"/>
          </w:tcPr>
          <w:p w14:paraId="605D9EB1">
            <w:pPr>
              <w:pStyle w:val="9"/>
              <w:rPr>
                <w:rFonts w:hint="eastAsia" w:ascii="仿宋" w:hAnsi="仿宋" w:eastAsia="仿宋" w:cs="仿宋"/>
                <w:rPrChange w:id="4327" w:author="随遇而安" w:date="2023-08-12T09:27:04Z">
                  <w:rPr/>
                </w:rPrChange>
              </w:rPr>
            </w:pPr>
          </w:p>
        </w:tc>
        <w:tc>
          <w:tcPr>
            <w:tcW w:w="1103" w:type="dxa"/>
            <w:vAlign w:val="top"/>
          </w:tcPr>
          <w:p w14:paraId="5DC1B73F">
            <w:pPr>
              <w:pStyle w:val="9"/>
              <w:rPr>
                <w:rFonts w:hint="eastAsia" w:ascii="仿宋" w:hAnsi="仿宋" w:eastAsia="仿宋" w:cs="仿宋"/>
                <w:rPrChange w:id="4328" w:author="随遇而安" w:date="2023-08-12T09:27:04Z">
                  <w:rPr/>
                </w:rPrChange>
              </w:rPr>
            </w:pPr>
          </w:p>
        </w:tc>
        <w:tc>
          <w:tcPr>
            <w:tcW w:w="786" w:type="dxa"/>
            <w:vAlign w:val="top"/>
          </w:tcPr>
          <w:p w14:paraId="63CBA910">
            <w:pPr>
              <w:pStyle w:val="9"/>
              <w:rPr>
                <w:rFonts w:hint="eastAsia" w:ascii="仿宋" w:hAnsi="仿宋" w:eastAsia="仿宋" w:cs="仿宋"/>
                <w:rPrChange w:id="4329" w:author="随遇而安" w:date="2023-08-12T09:27:04Z">
                  <w:rPr/>
                </w:rPrChange>
              </w:rPr>
            </w:pPr>
          </w:p>
        </w:tc>
        <w:tc>
          <w:tcPr>
            <w:tcW w:w="786" w:type="dxa"/>
            <w:vAlign w:val="top"/>
          </w:tcPr>
          <w:p w14:paraId="756A7404">
            <w:pPr>
              <w:pStyle w:val="9"/>
              <w:rPr>
                <w:rFonts w:hint="eastAsia" w:ascii="仿宋" w:hAnsi="仿宋" w:eastAsia="仿宋" w:cs="仿宋"/>
                <w:rPrChange w:id="4330" w:author="随遇而安" w:date="2023-08-12T09:27:04Z">
                  <w:rPr/>
                </w:rPrChange>
              </w:rPr>
            </w:pPr>
          </w:p>
        </w:tc>
        <w:tc>
          <w:tcPr>
            <w:tcW w:w="801" w:type="dxa"/>
            <w:vAlign w:val="top"/>
          </w:tcPr>
          <w:p w14:paraId="6642C7F2">
            <w:pPr>
              <w:pStyle w:val="9"/>
              <w:rPr>
                <w:rFonts w:hint="eastAsia" w:ascii="仿宋" w:hAnsi="仿宋" w:eastAsia="仿宋" w:cs="仿宋"/>
                <w:rPrChange w:id="4331" w:author="随遇而安" w:date="2023-08-12T09:27:04Z">
                  <w:rPr/>
                </w:rPrChange>
              </w:rPr>
            </w:pPr>
          </w:p>
        </w:tc>
        <w:tc>
          <w:tcPr>
            <w:tcW w:w="786" w:type="dxa"/>
            <w:vAlign w:val="top"/>
          </w:tcPr>
          <w:p w14:paraId="2203EFB8">
            <w:pPr>
              <w:pStyle w:val="9"/>
              <w:rPr>
                <w:rFonts w:hint="eastAsia" w:ascii="仿宋" w:hAnsi="仿宋" w:eastAsia="仿宋" w:cs="仿宋"/>
                <w:rPrChange w:id="4332" w:author="随遇而安" w:date="2023-08-12T09:27:04Z">
                  <w:rPr/>
                </w:rPrChange>
              </w:rPr>
            </w:pPr>
          </w:p>
        </w:tc>
        <w:tc>
          <w:tcPr>
            <w:tcW w:w="786" w:type="dxa"/>
            <w:vAlign w:val="top"/>
          </w:tcPr>
          <w:p w14:paraId="2DDCABE4">
            <w:pPr>
              <w:pStyle w:val="9"/>
              <w:rPr>
                <w:rFonts w:hint="eastAsia" w:ascii="仿宋" w:hAnsi="仿宋" w:eastAsia="仿宋" w:cs="仿宋"/>
                <w:rPrChange w:id="4333" w:author="随遇而安" w:date="2023-08-12T09:27:04Z">
                  <w:rPr/>
                </w:rPrChange>
              </w:rPr>
            </w:pPr>
          </w:p>
        </w:tc>
        <w:tc>
          <w:tcPr>
            <w:tcW w:w="786" w:type="dxa"/>
            <w:vAlign w:val="top"/>
          </w:tcPr>
          <w:p w14:paraId="77B17A01">
            <w:pPr>
              <w:pStyle w:val="9"/>
              <w:rPr>
                <w:rFonts w:hint="eastAsia" w:ascii="仿宋" w:hAnsi="仿宋" w:eastAsia="仿宋" w:cs="仿宋"/>
                <w:rPrChange w:id="4334" w:author="随遇而安" w:date="2023-08-12T09:27:04Z">
                  <w:rPr/>
                </w:rPrChange>
              </w:rPr>
            </w:pPr>
          </w:p>
        </w:tc>
        <w:tc>
          <w:tcPr>
            <w:tcW w:w="786" w:type="dxa"/>
            <w:vAlign w:val="top"/>
          </w:tcPr>
          <w:p w14:paraId="0F0B37A9">
            <w:pPr>
              <w:pStyle w:val="9"/>
              <w:rPr>
                <w:rFonts w:hint="eastAsia" w:ascii="仿宋" w:hAnsi="仿宋" w:eastAsia="仿宋" w:cs="仿宋"/>
                <w:rPrChange w:id="4335" w:author="随遇而安" w:date="2023-08-12T09:27:04Z">
                  <w:rPr/>
                </w:rPrChange>
              </w:rPr>
            </w:pPr>
          </w:p>
        </w:tc>
        <w:tc>
          <w:tcPr>
            <w:tcW w:w="786" w:type="dxa"/>
            <w:vAlign w:val="top"/>
          </w:tcPr>
          <w:p w14:paraId="1751F3F8">
            <w:pPr>
              <w:pStyle w:val="9"/>
              <w:rPr>
                <w:rFonts w:hint="eastAsia" w:ascii="仿宋" w:hAnsi="仿宋" w:eastAsia="仿宋" w:cs="仿宋"/>
                <w:rPrChange w:id="4336" w:author="随遇而安" w:date="2023-08-12T09:27:04Z">
                  <w:rPr/>
                </w:rPrChange>
              </w:rPr>
            </w:pPr>
          </w:p>
        </w:tc>
        <w:tc>
          <w:tcPr>
            <w:tcW w:w="787" w:type="dxa"/>
            <w:vAlign w:val="top"/>
          </w:tcPr>
          <w:p w14:paraId="3580098A">
            <w:pPr>
              <w:pStyle w:val="9"/>
              <w:rPr>
                <w:rFonts w:hint="eastAsia" w:ascii="仿宋" w:hAnsi="仿宋" w:eastAsia="仿宋" w:cs="仿宋"/>
                <w:rPrChange w:id="4337" w:author="随遇而安" w:date="2023-08-12T09:27:04Z">
                  <w:rPr/>
                </w:rPrChange>
              </w:rPr>
            </w:pPr>
          </w:p>
        </w:tc>
        <w:tc>
          <w:tcPr>
            <w:tcW w:w="810" w:type="dxa"/>
            <w:vAlign w:val="top"/>
          </w:tcPr>
          <w:p w14:paraId="1037AF22">
            <w:pPr>
              <w:pStyle w:val="9"/>
              <w:rPr>
                <w:rFonts w:hint="eastAsia" w:ascii="仿宋" w:hAnsi="仿宋" w:eastAsia="仿宋" w:cs="仿宋"/>
                <w:rPrChange w:id="4338" w:author="随遇而安" w:date="2023-08-12T09:27:04Z">
                  <w:rPr/>
                </w:rPrChange>
              </w:rPr>
            </w:pPr>
          </w:p>
        </w:tc>
        <w:tc>
          <w:tcPr>
            <w:tcW w:w="762" w:type="dxa"/>
            <w:vAlign w:val="top"/>
          </w:tcPr>
          <w:p w14:paraId="2EE8CA0D">
            <w:pPr>
              <w:pStyle w:val="9"/>
              <w:rPr>
                <w:rFonts w:hint="eastAsia" w:ascii="仿宋" w:hAnsi="仿宋" w:eastAsia="仿宋" w:cs="仿宋"/>
                <w:rPrChange w:id="4339" w:author="随遇而安" w:date="2023-08-12T09:27:04Z">
                  <w:rPr/>
                </w:rPrChange>
              </w:rPr>
            </w:pPr>
          </w:p>
        </w:tc>
        <w:tc>
          <w:tcPr>
            <w:tcW w:w="1213" w:type="dxa"/>
            <w:vAlign w:val="top"/>
          </w:tcPr>
          <w:p w14:paraId="6C51177A">
            <w:pPr>
              <w:pStyle w:val="9"/>
              <w:rPr>
                <w:rFonts w:hint="eastAsia" w:ascii="仿宋" w:hAnsi="仿宋" w:eastAsia="仿宋" w:cs="仿宋"/>
                <w:rPrChange w:id="4340" w:author="随遇而安" w:date="2023-08-12T09:27:04Z">
                  <w:rPr/>
                </w:rPrChange>
              </w:rPr>
            </w:pPr>
          </w:p>
        </w:tc>
        <w:tc>
          <w:tcPr>
            <w:tcW w:w="971" w:type="dxa"/>
            <w:vAlign w:val="top"/>
          </w:tcPr>
          <w:p w14:paraId="101CD5AF">
            <w:pPr>
              <w:pStyle w:val="9"/>
              <w:rPr>
                <w:rFonts w:hint="eastAsia" w:ascii="仿宋" w:hAnsi="仿宋" w:eastAsia="仿宋" w:cs="仿宋"/>
                <w:rPrChange w:id="4341" w:author="随遇而安" w:date="2023-08-12T09:27:04Z">
                  <w:rPr/>
                </w:rPrChange>
              </w:rPr>
            </w:pPr>
          </w:p>
        </w:tc>
        <w:tc>
          <w:tcPr>
            <w:tcW w:w="895" w:type="dxa"/>
            <w:vAlign w:val="top"/>
          </w:tcPr>
          <w:p w14:paraId="13B838BB">
            <w:pPr>
              <w:pStyle w:val="9"/>
              <w:rPr>
                <w:rFonts w:hint="eastAsia" w:ascii="仿宋" w:hAnsi="仿宋" w:eastAsia="仿宋" w:cs="仿宋"/>
                <w:rPrChange w:id="4342" w:author="随遇而安" w:date="2023-08-12T09:27:04Z">
                  <w:rPr/>
                </w:rPrChange>
              </w:rPr>
            </w:pPr>
          </w:p>
        </w:tc>
        <w:tc>
          <w:tcPr>
            <w:tcW w:w="688" w:type="dxa"/>
            <w:vAlign w:val="top"/>
          </w:tcPr>
          <w:p w14:paraId="13C89E64">
            <w:pPr>
              <w:pStyle w:val="9"/>
              <w:rPr>
                <w:rFonts w:hint="eastAsia" w:ascii="仿宋" w:hAnsi="仿宋" w:eastAsia="仿宋" w:cs="仿宋"/>
                <w:rPrChange w:id="4343" w:author="随遇而安" w:date="2023-08-12T09:27:04Z">
                  <w:rPr/>
                </w:rPrChange>
              </w:rPr>
            </w:pPr>
          </w:p>
        </w:tc>
        <w:tc>
          <w:tcPr>
            <w:tcW w:w="623" w:type="dxa"/>
            <w:vAlign w:val="top"/>
          </w:tcPr>
          <w:p w14:paraId="178A119B">
            <w:pPr>
              <w:pStyle w:val="9"/>
              <w:rPr>
                <w:rFonts w:hint="eastAsia" w:ascii="仿宋" w:hAnsi="仿宋" w:eastAsia="仿宋" w:cs="仿宋"/>
                <w:rPrChange w:id="4344" w:author="随遇而安" w:date="2023-08-12T09:27:04Z">
                  <w:rPr/>
                </w:rPrChange>
              </w:rPr>
            </w:pPr>
          </w:p>
        </w:tc>
        <w:tc>
          <w:tcPr>
            <w:tcW w:w="813" w:type="dxa"/>
            <w:tcBorders>
              <w:right w:val="single" w:color="000000" w:sz="10" w:space="0"/>
            </w:tcBorders>
            <w:vAlign w:val="top"/>
          </w:tcPr>
          <w:p w14:paraId="41CADBED">
            <w:pPr>
              <w:pStyle w:val="9"/>
              <w:rPr>
                <w:rFonts w:hint="eastAsia" w:ascii="仿宋" w:hAnsi="仿宋" w:eastAsia="仿宋" w:cs="仿宋"/>
                <w:rPrChange w:id="4345" w:author="随遇而安" w:date="2023-08-12T09:27:04Z">
                  <w:rPr/>
                </w:rPrChange>
              </w:rPr>
            </w:pPr>
          </w:p>
        </w:tc>
      </w:tr>
      <w:tr w14:paraId="7AF0E6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2" w:hRule="atLeast"/>
        </w:trPr>
        <w:tc>
          <w:tcPr>
            <w:tcW w:w="542" w:type="dxa"/>
            <w:tcBorders>
              <w:left w:val="single" w:color="000000" w:sz="10" w:space="0"/>
            </w:tcBorders>
            <w:vAlign w:val="top"/>
          </w:tcPr>
          <w:p w14:paraId="14FC2FBA">
            <w:pPr>
              <w:spacing w:before="239" w:line="180" w:lineRule="auto"/>
              <w:ind w:left="220"/>
              <w:rPr>
                <w:rFonts w:hint="eastAsia" w:ascii="仿宋" w:hAnsi="仿宋" w:eastAsia="仿宋" w:cs="仿宋"/>
                <w:sz w:val="18"/>
                <w:szCs w:val="18"/>
                <w:rPrChange w:id="4346" w:author="随遇而安" w:date="2023-08-12T09:27:04Z">
                  <w:rPr>
                    <w:rFonts w:ascii="宋体" w:hAnsi="宋体" w:eastAsia="宋体" w:cs="宋体"/>
                    <w:sz w:val="18"/>
                    <w:szCs w:val="18"/>
                  </w:rPr>
                </w:rPrChange>
              </w:rPr>
            </w:pPr>
            <w:r>
              <w:rPr>
                <w:rFonts w:hint="eastAsia" w:ascii="仿宋" w:hAnsi="仿宋" w:eastAsia="仿宋" w:cs="仿宋"/>
                <w:sz w:val="18"/>
                <w:szCs w:val="18"/>
                <w:rPrChange w:id="4347" w:author="随遇而安" w:date="2023-08-12T09:27:04Z">
                  <w:rPr>
                    <w:rFonts w:ascii="宋体" w:hAnsi="宋体" w:eastAsia="宋体" w:cs="宋体"/>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5</w:t>
            </w:r>
          </w:p>
        </w:tc>
        <w:tc>
          <w:tcPr>
            <w:tcW w:w="1166" w:type="dxa"/>
            <w:vAlign w:val="top"/>
          </w:tcPr>
          <w:p w14:paraId="02DF2488">
            <w:pPr>
              <w:pStyle w:val="9"/>
              <w:rPr>
                <w:rFonts w:hint="eastAsia" w:ascii="仿宋" w:hAnsi="仿宋" w:eastAsia="仿宋" w:cs="仿宋"/>
                <w:rPrChange w:id="4348" w:author="随遇而安" w:date="2023-08-12T09:27:04Z">
                  <w:rPr/>
                </w:rPrChange>
              </w:rPr>
            </w:pPr>
          </w:p>
        </w:tc>
        <w:tc>
          <w:tcPr>
            <w:tcW w:w="786" w:type="dxa"/>
            <w:vAlign w:val="top"/>
          </w:tcPr>
          <w:p w14:paraId="26FFCB14">
            <w:pPr>
              <w:pStyle w:val="9"/>
              <w:rPr>
                <w:rFonts w:hint="eastAsia" w:ascii="仿宋" w:hAnsi="仿宋" w:eastAsia="仿宋" w:cs="仿宋"/>
                <w:rPrChange w:id="4349" w:author="随遇而安" w:date="2023-08-12T09:27:04Z">
                  <w:rPr/>
                </w:rPrChange>
              </w:rPr>
            </w:pPr>
          </w:p>
        </w:tc>
        <w:tc>
          <w:tcPr>
            <w:tcW w:w="786" w:type="dxa"/>
            <w:vAlign w:val="top"/>
          </w:tcPr>
          <w:p w14:paraId="3FC3CE80">
            <w:pPr>
              <w:pStyle w:val="9"/>
              <w:rPr>
                <w:rFonts w:hint="eastAsia" w:ascii="仿宋" w:hAnsi="仿宋" w:eastAsia="仿宋" w:cs="仿宋"/>
                <w:rPrChange w:id="4350" w:author="随遇而安" w:date="2023-08-12T09:27:04Z">
                  <w:rPr/>
                </w:rPrChange>
              </w:rPr>
            </w:pPr>
          </w:p>
        </w:tc>
        <w:tc>
          <w:tcPr>
            <w:tcW w:w="1024" w:type="dxa"/>
            <w:vAlign w:val="top"/>
          </w:tcPr>
          <w:p w14:paraId="4FC46FE9">
            <w:pPr>
              <w:pStyle w:val="9"/>
              <w:rPr>
                <w:rFonts w:hint="eastAsia" w:ascii="仿宋" w:hAnsi="仿宋" w:eastAsia="仿宋" w:cs="仿宋"/>
                <w:rPrChange w:id="4351" w:author="随遇而安" w:date="2023-08-12T09:27:04Z">
                  <w:rPr/>
                </w:rPrChange>
              </w:rPr>
            </w:pPr>
          </w:p>
        </w:tc>
        <w:tc>
          <w:tcPr>
            <w:tcW w:w="887" w:type="dxa"/>
            <w:vAlign w:val="top"/>
          </w:tcPr>
          <w:p w14:paraId="4C8EE075">
            <w:pPr>
              <w:pStyle w:val="9"/>
              <w:rPr>
                <w:rFonts w:hint="eastAsia" w:ascii="仿宋" w:hAnsi="仿宋" w:eastAsia="仿宋" w:cs="仿宋"/>
                <w:rPrChange w:id="4352" w:author="随遇而安" w:date="2023-08-12T09:27:04Z">
                  <w:rPr/>
                </w:rPrChange>
              </w:rPr>
            </w:pPr>
          </w:p>
        </w:tc>
        <w:tc>
          <w:tcPr>
            <w:tcW w:w="1106" w:type="dxa"/>
            <w:vAlign w:val="top"/>
          </w:tcPr>
          <w:p w14:paraId="0EC34E5B">
            <w:pPr>
              <w:pStyle w:val="9"/>
              <w:rPr>
                <w:rFonts w:hint="eastAsia" w:ascii="仿宋" w:hAnsi="仿宋" w:eastAsia="仿宋" w:cs="仿宋"/>
                <w:rPrChange w:id="4353" w:author="随遇而安" w:date="2023-08-12T09:27:04Z">
                  <w:rPr/>
                </w:rPrChange>
              </w:rPr>
            </w:pPr>
          </w:p>
        </w:tc>
        <w:tc>
          <w:tcPr>
            <w:tcW w:w="1103" w:type="dxa"/>
            <w:vAlign w:val="top"/>
          </w:tcPr>
          <w:p w14:paraId="6A988331">
            <w:pPr>
              <w:pStyle w:val="9"/>
              <w:rPr>
                <w:rFonts w:hint="eastAsia" w:ascii="仿宋" w:hAnsi="仿宋" w:eastAsia="仿宋" w:cs="仿宋"/>
                <w:rPrChange w:id="4354" w:author="随遇而安" w:date="2023-08-12T09:27:04Z">
                  <w:rPr/>
                </w:rPrChange>
              </w:rPr>
            </w:pPr>
          </w:p>
        </w:tc>
        <w:tc>
          <w:tcPr>
            <w:tcW w:w="786" w:type="dxa"/>
            <w:vAlign w:val="top"/>
          </w:tcPr>
          <w:p w14:paraId="1FE2035A">
            <w:pPr>
              <w:pStyle w:val="9"/>
              <w:rPr>
                <w:rFonts w:hint="eastAsia" w:ascii="仿宋" w:hAnsi="仿宋" w:eastAsia="仿宋" w:cs="仿宋"/>
                <w:rPrChange w:id="4355" w:author="随遇而安" w:date="2023-08-12T09:27:04Z">
                  <w:rPr/>
                </w:rPrChange>
              </w:rPr>
            </w:pPr>
          </w:p>
        </w:tc>
        <w:tc>
          <w:tcPr>
            <w:tcW w:w="786" w:type="dxa"/>
            <w:vAlign w:val="top"/>
          </w:tcPr>
          <w:p w14:paraId="631F5AF8">
            <w:pPr>
              <w:pStyle w:val="9"/>
              <w:rPr>
                <w:rFonts w:hint="eastAsia" w:ascii="仿宋" w:hAnsi="仿宋" w:eastAsia="仿宋" w:cs="仿宋"/>
                <w:rPrChange w:id="4356" w:author="随遇而安" w:date="2023-08-12T09:27:04Z">
                  <w:rPr/>
                </w:rPrChange>
              </w:rPr>
            </w:pPr>
          </w:p>
        </w:tc>
        <w:tc>
          <w:tcPr>
            <w:tcW w:w="801" w:type="dxa"/>
            <w:vAlign w:val="top"/>
          </w:tcPr>
          <w:p w14:paraId="5E962658">
            <w:pPr>
              <w:pStyle w:val="9"/>
              <w:rPr>
                <w:rFonts w:hint="eastAsia" w:ascii="仿宋" w:hAnsi="仿宋" w:eastAsia="仿宋" w:cs="仿宋"/>
                <w:rPrChange w:id="4357" w:author="随遇而安" w:date="2023-08-12T09:27:04Z">
                  <w:rPr/>
                </w:rPrChange>
              </w:rPr>
            </w:pPr>
          </w:p>
        </w:tc>
        <w:tc>
          <w:tcPr>
            <w:tcW w:w="786" w:type="dxa"/>
            <w:vAlign w:val="top"/>
          </w:tcPr>
          <w:p w14:paraId="7B2A4BB6">
            <w:pPr>
              <w:pStyle w:val="9"/>
              <w:rPr>
                <w:rFonts w:hint="eastAsia" w:ascii="仿宋" w:hAnsi="仿宋" w:eastAsia="仿宋" w:cs="仿宋"/>
                <w:rPrChange w:id="4358" w:author="随遇而安" w:date="2023-08-12T09:27:04Z">
                  <w:rPr/>
                </w:rPrChange>
              </w:rPr>
            </w:pPr>
          </w:p>
        </w:tc>
        <w:tc>
          <w:tcPr>
            <w:tcW w:w="786" w:type="dxa"/>
            <w:vAlign w:val="top"/>
          </w:tcPr>
          <w:p w14:paraId="55568EE3">
            <w:pPr>
              <w:pStyle w:val="9"/>
              <w:rPr>
                <w:rFonts w:hint="eastAsia" w:ascii="仿宋" w:hAnsi="仿宋" w:eastAsia="仿宋" w:cs="仿宋"/>
                <w:rPrChange w:id="4359" w:author="随遇而安" w:date="2023-08-12T09:27:04Z">
                  <w:rPr/>
                </w:rPrChange>
              </w:rPr>
            </w:pPr>
          </w:p>
        </w:tc>
        <w:tc>
          <w:tcPr>
            <w:tcW w:w="786" w:type="dxa"/>
            <w:vAlign w:val="top"/>
          </w:tcPr>
          <w:p w14:paraId="0093CA0B">
            <w:pPr>
              <w:pStyle w:val="9"/>
              <w:rPr>
                <w:rFonts w:hint="eastAsia" w:ascii="仿宋" w:hAnsi="仿宋" w:eastAsia="仿宋" w:cs="仿宋"/>
                <w:rPrChange w:id="4360" w:author="随遇而安" w:date="2023-08-12T09:27:04Z">
                  <w:rPr/>
                </w:rPrChange>
              </w:rPr>
            </w:pPr>
          </w:p>
        </w:tc>
        <w:tc>
          <w:tcPr>
            <w:tcW w:w="786" w:type="dxa"/>
            <w:vAlign w:val="top"/>
          </w:tcPr>
          <w:p w14:paraId="50AFF33D">
            <w:pPr>
              <w:pStyle w:val="9"/>
              <w:rPr>
                <w:rFonts w:hint="eastAsia" w:ascii="仿宋" w:hAnsi="仿宋" w:eastAsia="仿宋" w:cs="仿宋"/>
                <w:rPrChange w:id="4361" w:author="随遇而安" w:date="2023-08-12T09:27:04Z">
                  <w:rPr/>
                </w:rPrChange>
              </w:rPr>
            </w:pPr>
          </w:p>
        </w:tc>
        <w:tc>
          <w:tcPr>
            <w:tcW w:w="786" w:type="dxa"/>
            <w:vAlign w:val="top"/>
          </w:tcPr>
          <w:p w14:paraId="62192A75">
            <w:pPr>
              <w:pStyle w:val="9"/>
              <w:rPr>
                <w:rFonts w:hint="eastAsia" w:ascii="仿宋" w:hAnsi="仿宋" w:eastAsia="仿宋" w:cs="仿宋"/>
                <w:rPrChange w:id="4362" w:author="随遇而安" w:date="2023-08-12T09:27:04Z">
                  <w:rPr/>
                </w:rPrChange>
              </w:rPr>
            </w:pPr>
          </w:p>
        </w:tc>
        <w:tc>
          <w:tcPr>
            <w:tcW w:w="787" w:type="dxa"/>
            <w:vAlign w:val="top"/>
          </w:tcPr>
          <w:p w14:paraId="2850C038">
            <w:pPr>
              <w:pStyle w:val="9"/>
              <w:rPr>
                <w:rFonts w:hint="eastAsia" w:ascii="仿宋" w:hAnsi="仿宋" w:eastAsia="仿宋" w:cs="仿宋"/>
                <w:rPrChange w:id="4363" w:author="随遇而安" w:date="2023-08-12T09:27:04Z">
                  <w:rPr/>
                </w:rPrChange>
              </w:rPr>
            </w:pPr>
          </w:p>
        </w:tc>
        <w:tc>
          <w:tcPr>
            <w:tcW w:w="810" w:type="dxa"/>
            <w:vAlign w:val="top"/>
          </w:tcPr>
          <w:p w14:paraId="32D57198">
            <w:pPr>
              <w:pStyle w:val="9"/>
              <w:rPr>
                <w:rFonts w:hint="eastAsia" w:ascii="仿宋" w:hAnsi="仿宋" w:eastAsia="仿宋" w:cs="仿宋"/>
                <w:rPrChange w:id="4364" w:author="随遇而安" w:date="2023-08-12T09:27:04Z">
                  <w:rPr/>
                </w:rPrChange>
              </w:rPr>
            </w:pPr>
          </w:p>
        </w:tc>
        <w:tc>
          <w:tcPr>
            <w:tcW w:w="762" w:type="dxa"/>
            <w:vAlign w:val="top"/>
          </w:tcPr>
          <w:p w14:paraId="312EFCF9">
            <w:pPr>
              <w:pStyle w:val="9"/>
              <w:rPr>
                <w:rFonts w:hint="eastAsia" w:ascii="仿宋" w:hAnsi="仿宋" w:eastAsia="仿宋" w:cs="仿宋"/>
                <w:rPrChange w:id="4365" w:author="随遇而安" w:date="2023-08-12T09:27:04Z">
                  <w:rPr/>
                </w:rPrChange>
              </w:rPr>
            </w:pPr>
          </w:p>
        </w:tc>
        <w:tc>
          <w:tcPr>
            <w:tcW w:w="1213" w:type="dxa"/>
            <w:vAlign w:val="top"/>
          </w:tcPr>
          <w:p w14:paraId="427BB436">
            <w:pPr>
              <w:pStyle w:val="9"/>
              <w:rPr>
                <w:rFonts w:hint="eastAsia" w:ascii="仿宋" w:hAnsi="仿宋" w:eastAsia="仿宋" w:cs="仿宋"/>
                <w:rPrChange w:id="4366" w:author="随遇而安" w:date="2023-08-12T09:27:04Z">
                  <w:rPr/>
                </w:rPrChange>
              </w:rPr>
            </w:pPr>
          </w:p>
        </w:tc>
        <w:tc>
          <w:tcPr>
            <w:tcW w:w="971" w:type="dxa"/>
            <w:vAlign w:val="top"/>
          </w:tcPr>
          <w:p w14:paraId="6F8F6DC6">
            <w:pPr>
              <w:pStyle w:val="9"/>
              <w:rPr>
                <w:rFonts w:hint="eastAsia" w:ascii="仿宋" w:hAnsi="仿宋" w:eastAsia="仿宋" w:cs="仿宋"/>
                <w:rPrChange w:id="4367" w:author="随遇而安" w:date="2023-08-12T09:27:04Z">
                  <w:rPr/>
                </w:rPrChange>
              </w:rPr>
            </w:pPr>
          </w:p>
        </w:tc>
        <w:tc>
          <w:tcPr>
            <w:tcW w:w="895" w:type="dxa"/>
            <w:vAlign w:val="top"/>
          </w:tcPr>
          <w:p w14:paraId="6D4DD5FA">
            <w:pPr>
              <w:pStyle w:val="9"/>
              <w:rPr>
                <w:rFonts w:hint="eastAsia" w:ascii="仿宋" w:hAnsi="仿宋" w:eastAsia="仿宋" w:cs="仿宋"/>
                <w:rPrChange w:id="4368" w:author="随遇而安" w:date="2023-08-12T09:27:04Z">
                  <w:rPr/>
                </w:rPrChange>
              </w:rPr>
            </w:pPr>
          </w:p>
        </w:tc>
        <w:tc>
          <w:tcPr>
            <w:tcW w:w="688" w:type="dxa"/>
            <w:vAlign w:val="top"/>
          </w:tcPr>
          <w:p w14:paraId="6DB8632D">
            <w:pPr>
              <w:pStyle w:val="9"/>
              <w:rPr>
                <w:rFonts w:hint="eastAsia" w:ascii="仿宋" w:hAnsi="仿宋" w:eastAsia="仿宋" w:cs="仿宋"/>
                <w:rPrChange w:id="4369" w:author="随遇而安" w:date="2023-08-12T09:27:04Z">
                  <w:rPr/>
                </w:rPrChange>
              </w:rPr>
            </w:pPr>
          </w:p>
        </w:tc>
        <w:tc>
          <w:tcPr>
            <w:tcW w:w="623" w:type="dxa"/>
            <w:vAlign w:val="top"/>
          </w:tcPr>
          <w:p w14:paraId="55877B1E">
            <w:pPr>
              <w:pStyle w:val="9"/>
              <w:rPr>
                <w:rFonts w:hint="eastAsia" w:ascii="仿宋" w:hAnsi="仿宋" w:eastAsia="仿宋" w:cs="仿宋"/>
                <w:rPrChange w:id="4370" w:author="随遇而安" w:date="2023-08-12T09:27:04Z">
                  <w:rPr/>
                </w:rPrChange>
              </w:rPr>
            </w:pPr>
          </w:p>
        </w:tc>
        <w:tc>
          <w:tcPr>
            <w:tcW w:w="813" w:type="dxa"/>
            <w:tcBorders>
              <w:right w:val="single" w:color="000000" w:sz="10" w:space="0"/>
            </w:tcBorders>
            <w:vAlign w:val="top"/>
          </w:tcPr>
          <w:p w14:paraId="6FE94DB6">
            <w:pPr>
              <w:pStyle w:val="9"/>
              <w:rPr>
                <w:rFonts w:hint="eastAsia" w:ascii="仿宋" w:hAnsi="仿宋" w:eastAsia="仿宋" w:cs="仿宋"/>
                <w:rPrChange w:id="4371" w:author="随遇而安" w:date="2023-08-12T09:27:04Z">
                  <w:rPr/>
                </w:rPrChange>
              </w:rPr>
            </w:pPr>
          </w:p>
        </w:tc>
      </w:tr>
      <w:tr w14:paraId="445262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9" w:hRule="atLeast"/>
        </w:trPr>
        <w:tc>
          <w:tcPr>
            <w:tcW w:w="542" w:type="dxa"/>
            <w:tcBorders>
              <w:left w:val="single" w:color="000000" w:sz="10" w:space="0"/>
            </w:tcBorders>
            <w:vAlign w:val="top"/>
          </w:tcPr>
          <w:p w14:paraId="12C9D230">
            <w:pPr>
              <w:spacing w:before="237" w:line="181" w:lineRule="auto"/>
              <w:ind w:left="218"/>
              <w:rPr>
                <w:rFonts w:hint="eastAsia" w:ascii="仿宋" w:hAnsi="仿宋" w:eastAsia="仿宋" w:cs="仿宋"/>
                <w:sz w:val="18"/>
                <w:szCs w:val="18"/>
                <w:rPrChange w:id="4372" w:author="随遇而安" w:date="2023-08-12T09:27:04Z">
                  <w:rPr>
                    <w:rFonts w:ascii="宋体" w:hAnsi="宋体" w:eastAsia="宋体" w:cs="宋体"/>
                    <w:sz w:val="18"/>
                    <w:szCs w:val="18"/>
                  </w:rPr>
                </w:rPrChange>
              </w:rPr>
            </w:pPr>
            <w:r>
              <w:rPr>
                <w:rFonts w:hint="eastAsia" w:ascii="仿宋" w:hAnsi="仿宋" w:eastAsia="仿宋" w:cs="仿宋"/>
                <w:sz w:val="18"/>
                <w:szCs w:val="18"/>
                <w:rPrChange w:id="4373" w:author="随遇而安" w:date="2023-08-12T09:27:04Z">
                  <w:rPr>
                    <w:rFonts w:ascii="宋体" w:hAnsi="宋体" w:eastAsia="宋体" w:cs="宋体"/>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6</w:t>
            </w:r>
          </w:p>
        </w:tc>
        <w:tc>
          <w:tcPr>
            <w:tcW w:w="1166" w:type="dxa"/>
            <w:vAlign w:val="top"/>
          </w:tcPr>
          <w:p w14:paraId="07EE4C45">
            <w:pPr>
              <w:pStyle w:val="9"/>
              <w:rPr>
                <w:rFonts w:hint="eastAsia" w:ascii="仿宋" w:hAnsi="仿宋" w:eastAsia="仿宋" w:cs="仿宋"/>
                <w:rPrChange w:id="4374" w:author="随遇而安" w:date="2023-08-12T09:27:04Z">
                  <w:rPr/>
                </w:rPrChange>
              </w:rPr>
            </w:pPr>
          </w:p>
        </w:tc>
        <w:tc>
          <w:tcPr>
            <w:tcW w:w="786" w:type="dxa"/>
            <w:vAlign w:val="top"/>
          </w:tcPr>
          <w:p w14:paraId="799EE200">
            <w:pPr>
              <w:pStyle w:val="9"/>
              <w:rPr>
                <w:rFonts w:hint="eastAsia" w:ascii="仿宋" w:hAnsi="仿宋" w:eastAsia="仿宋" w:cs="仿宋"/>
                <w:rPrChange w:id="4375" w:author="随遇而安" w:date="2023-08-12T09:27:04Z">
                  <w:rPr/>
                </w:rPrChange>
              </w:rPr>
            </w:pPr>
          </w:p>
        </w:tc>
        <w:tc>
          <w:tcPr>
            <w:tcW w:w="786" w:type="dxa"/>
            <w:vAlign w:val="top"/>
          </w:tcPr>
          <w:p w14:paraId="4611CCA6">
            <w:pPr>
              <w:pStyle w:val="9"/>
              <w:rPr>
                <w:rFonts w:hint="eastAsia" w:ascii="仿宋" w:hAnsi="仿宋" w:eastAsia="仿宋" w:cs="仿宋"/>
                <w:rPrChange w:id="4376" w:author="随遇而安" w:date="2023-08-12T09:27:04Z">
                  <w:rPr/>
                </w:rPrChange>
              </w:rPr>
            </w:pPr>
          </w:p>
        </w:tc>
        <w:tc>
          <w:tcPr>
            <w:tcW w:w="1024" w:type="dxa"/>
            <w:vAlign w:val="top"/>
          </w:tcPr>
          <w:p w14:paraId="7A9AEA90">
            <w:pPr>
              <w:pStyle w:val="9"/>
              <w:rPr>
                <w:rFonts w:hint="eastAsia" w:ascii="仿宋" w:hAnsi="仿宋" w:eastAsia="仿宋" w:cs="仿宋"/>
                <w:rPrChange w:id="4377" w:author="随遇而安" w:date="2023-08-12T09:27:04Z">
                  <w:rPr/>
                </w:rPrChange>
              </w:rPr>
            </w:pPr>
          </w:p>
        </w:tc>
        <w:tc>
          <w:tcPr>
            <w:tcW w:w="887" w:type="dxa"/>
            <w:vAlign w:val="top"/>
          </w:tcPr>
          <w:p w14:paraId="64A5D56A">
            <w:pPr>
              <w:pStyle w:val="9"/>
              <w:rPr>
                <w:rFonts w:hint="eastAsia" w:ascii="仿宋" w:hAnsi="仿宋" w:eastAsia="仿宋" w:cs="仿宋"/>
                <w:rPrChange w:id="4378" w:author="随遇而安" w:date="2023-08-12T09:27:04Z">
                  <w:rPr/>
                </w:rPrChange>
              </w:rPr>
            </w:pPr>
          </w:p>
        </w:tc>
        <w:tc>
          <w:tcPr>
            <w:tcW w:w="1106" w:type="dxa"/>
            <w:vAlign w:val="top"/>
          </w:tcPr>
          <w:p w14:paraId="2E28ADEB">
            <w:pPr>
              <w:pStyle w:val="9"/>
              <w:rPr>
                <w:rFonts w:hint="eastAsia" w:ascii="仿宋" w:hAnsi="仿宋" w:eastAsia="仿宋" w:cs="仿宋"/>
                <w:rPrChange w:id="4379" w:author="随遇而安" w:date="2023-08-12T09:27:04Z">
                  <w:rPr/>
                </w:rPrChange>
              </w:rPr>
            </w:pPr>
          </w:p>
        </w:tc>
        <w:tc>
          <w:tcPr>
            <w:tcW w:w="1103" w:type="dxa"/>
            <w:vAlign w:val="top"/>
          </w:tcPr>
          <w:p w14:paraId="6F54B1D0">
            <w:pPr>
              <w:pStyle w:val="9"/>
              <w:rPr>
                <w:rFonts w:hint="eastAsia" w:ascii="仿宋" w:hAnsi="仿宋" w:eastAsia="仿宋" w:cs="仿宋"/>
                <w:rPrChange w:id="4380" w:author="随遇而安" w:date="2023-08-12T09:27:04Z">
                  <w:rPr/>
                </w:rPrChange>
              </w:rPr>
            </w:pPr>
          </w:p>
        </w:tc>
        <w:tc>
          <w:tcPr>
            <w:tcW w:w="786" w:type="dxa"/>
            <w:vAlign w:val="top"/>
          </w:tcPr>
          <w:p w14:paraId="6C4C892C">
            <w:pPr>
              <w:pStyle w:val="9"/>
              <w:rPr>
                <w:rFonts w:hint="eastAsia" w:ascii="仿宋" w:hAnsi="仿宋" w:eastAsia="仿宋" w:cs="仿宋"/>
                <w:rPrChange w:id="4381" w:author="随遇而安" w:date="2023-08-12T09:27:04Z">
                  <w:rPr/>
                </w:rPrChange>
              </w:rPr>
            </w:pPr>
          </w:p>
        </w:tc>
        <w:tc>
          <w:tcPr>
            <w:tcW w:w="786" w:type="dxa"/>
            <w:vAlign w:val="top"/>
          </w:tcPr>
          <w:p w14:paraId="65533D53">
            <w:pPr>
              <w:pStyle w:val="9"/>
              <w:rPr>
                <w:rFonts w:hint="eastAsia" w:ascii="仿宋" w:hAnsi="仿宋" w:eastAsia="仿宋" w:cs="仿宋"/>
                <w:rPrChange w:id="4382" w:author="随遇而安" w:date="2023-08-12T09:27:04Z">
                  <w:rPr/>
                </w:rPrChange>
              </w:rPr>
            </w:pPr>
          </w:p>
        </w:tc>
        <w:tc>
          <w:tcPr>
            <w:tcW w:w="801" w:type="dxa"/>
            <w:vAlign w:val="top"/>
          </w:tcPr>
          <w:p w14:paraId="6CB67D57">
            <w:pPr>
              <w:pStyle w:val="9"/>
              <w:rPr>
                <w:rFonts w:hint="eastAsia" w:ascii="仿宋" w:hAnsi="仿宋" w:eastAsia="仿宋" w:cs="仿宋"/>
                <w:rPrChange w:id="4383" w:author="随遇而安" w:date="2023-08-12T09:27:04Z">
                  <w:rPr/>
                </w:rPrChange>
              </w:rPr>
            </w:pPr>
          </w:p>
        </w:tc>
        <w:tc>
          <w:tcPr>
            <w:tcW w:w="786" w:type="dxa"/>
            <w:vAlign w:val="top"/>
          </w:tcPr>
          <w:p w14:paraId="3A70CE8F">
            <w:pPr>
              <w:pStyle w:val="9"/>
              <w:rPr>
                <w:rFonts w:hint="eastAsia" w:ascii="仿宋" w:hAnsi="仿宋" w:eastAsia="仿宋" w:cs="仿宋"/>
                <w:rPrChange w:id="4384" w:author="随遇而安" w:date="2023-08-12T09:27:04Z">
                  <w:rPr/>
                </w:rPrChange>
              </w:rPr>
            </w:pPr>
          </w:p>
        </w:tc>
        <w:tc>
          <w:tcPr>
            <w:tcW w:w="786" w:type="dxa"/>
            <w:vAlign w:val="top"/>
          </w:tcPr>
          <w:p w14:paraId="7CFB991C">
            <w:pPr>
              <w:pStyle w:val="9"/>
              <w:rPr>
                <w:rFonts w:hint="eastAsia" w:ascii="仿宋" w:hAnsi="仿宋" w:eastAsia="仿宋" w:cs="仿宋"/>
                <w:rPrChange w:id="4385" w:author="随遇而安" w:date="2023-08-12T09:27:04Z">
                  <w:rPr/>
                </w:rPrChange>
              </w:rPr>
            </w:pPr>
          </w:p>
        </w:tc>
        <w:tc>
          <w:tcPr>
            <w:tcW w:w="786" w:type="dxa"/>
            <w:vAlign w:val="top"/>
          </w:tcPr>
          <w:p w14:paraId="05EEA803">
            <w:pPr>
              <w:pStyle w:val="9"/>
              <w:rPr>
                <w:rFonts w:hint="eastAsia" w:ascii="仿宋" w:hAnsi="仿宋" w:eastAsia="仿宋" w:cs="仿宋"/>
                <w:rPrChange w:id="4386" w:author="随遇而安" w:date="2023-08-12T09:27:04Z">
                  <w:rPr/>
                </w:rPrChange>
              </w:rPr>
            </w:pPr>
          </w:p>
        </w:tc>
        <w:tc>
          <w:tcPr>
            <w:tcW w:w="786" w:type="dxa"/>
            <w:vAlign w:val="top"/>
          </w:tcPr>
          <w:p w14:paraId="5F616932">
            <w:pPr>
              <w:pStyle w:val="9"/>
              <w:rPr>
                <w:rFonts w:hint="eastAsia" w:ascii="仿宋" w:hAnsi="仿宋" w:eastAsia="仿宋" w:cs="仿宋"/>
                <w:rPrChange w:id="4387" w:author="随遇而安" w:date="2023-08-12T09:27:04Z">
                  <w:rPr/>
                </w:rPrChange>
              </w:rPr>
            </w:pPr>
          </w:p>
        </w:tc>
        <w:tc>
          <w:tcPr>
            <w:tcW w:w="786" w:type="dxa"/>
            <w:vAlign w:val="top"/>
          </w:tcPr>
          <w:p w14:paraId="2B13DD70">
            <w:pPr>
              <w:pStyle w:val="9"/>
              <w:rPr>
                <w:rFonts w:hint="eastAsia" w:ascii="仿宋" w:hAnsi="仿宋" w:eastAsia="仿宋" w:cs="仿宋"/>
                <w:rPrChange w:id="4388" w:author="随遇而安" w:date="2023-08-12T09:27:04Z">
                  <w:rPr/>
                </w:rPrChange>
              </w:rPr>
            </w:pPr>
          </w:p>
        </w:tc>
        <w:tc>
          <w:tcPr>
            <w:tcW w:w="787" w:type="dxa"/>
            <w:vAlign w:val="top"/>
          </w:tcPr>
          <w:p w14:paraId="140BCFCF">
            <w:pPr>
              <w:pStyle w:val="9"/>
              <w:rPr>
                <w:rFonts w:hint="eastAsia" w:ascii="仿宋" w:hAnsi="仿宋" w:eastAsia="仿宋" w:cs="仿宋"/>
                <w:rPrChange w:id="4389" w:author="随遇而安" w:date="2023-08-12T09:27:04Z">
                  <w:rPr/>
                </w:rPrChange>
              </w:rPr>
            </w:pPr>
          </w:p>
        </w:tc>
        <w:tc>
          <w:tcPr>
            <w:tcW w:w="810" w:type="dxa"/>
            <w:vAlign w:val="top"/>
          </w:tcPr>
          <w:p w14:paraId="37572E7A">
            <w:pPr>
              <w:pStyle w:val="9"/>
              <w:rPr>
                <w:rFonts w:hint="eastAsia" w:ascii="仿宋" w:hAnsi="仿宋" w:eastAsia="仿宋" w:cs="仿宋"/>
                <w:rPrChange w:id="4390" w:author="随遇而安" w:date="2023-08-12T09:27:04Z">
                  <w:rPr/>
                </w:rPrChange>
              </w:rPr>
            </w:pPr>
          </w:p>
        </w:tc>
        <w:tc>
          <w:tcPr>
            <w:tcW w:w="762" w:type="dxa"/>
            <w:vAlign w:val="top"/>
          </w:tcPr>
          <w:p w14:paraId="152F9A9C">
            <w:pPr>
              <w:pStyle w:val="9"/>
              <w:rPr>
                <w:rFonts w:hint="eastAsia" w:ascii="仿宋" w:hAnsi="仿宋" w:eastAsia="仿宋" w:cs="仿宋"/>
                <w:rPrChange w:id="4391" w:author="随遇而安" w:date="2023-08-12T09:27:04Z">
                  <w:rPr/>
                </w:rPrChange>
              </w:rPr>
            </w:pPr>
          </w:p>
        </w:tc>
        <w:tc>
          <w:tcPr>
            <w:tcW w:w="1213" w:type="dxa"/>
            <w:vAlign w:val="top"/>
          </w:tcPr>
          <w:p w14:paraId="70D0BB44">
            <w:pPr>
              <w:pStyle w:val="9"/>
              <w:rPr>
                <w:rFonts w:hint="eastAsia" w:ascii="仿宋" w:hAnsi="仿宋" w:eastAsia="仿宋" w:cs="仿宋"/>
                <w:rPrChange w:id="4392" w:author="随遇而安" w:date="2023-08-12T09:27:04Z">
                  <w:rPr/>
                </w:rPrChange>
              </w:rPr>
            </w:pPr>
          </w:p>
        </w:tc>
        <w:tc>
          <w:tcPr>
            <w:tcW w:w="971" w:type="dxa"/>
            <w:vAlign w:val="top"/>
          </w:tcPr>
          <w:p w14:paraId="7D322E3F">
            <w:pPr>
              <w:pStyle w:val="9"/>
              <w:rPr>
                <w:rFonts w:hint="eastAsia" w:ascii="仿宋" w:hAnsi="仿宋" w:eastAsia="仿宋" w:cs="仿宋"/>
                <w:rPrChange w:id="4393" w:author="随遇而安" w:date="2023-08-12T09:27:04Z">
                  <w:rPr/>
                </w:rPrChange>
              </w:rPr>
            </w:pPr>
          </w:p>
        </w:tc>
        <w:tc>
          <w:tcPr>
            <w:tcW w:w="895" w:type="dxa"/>
            <w:vAlign w:val="top"/>
          </w:tcPr>
          <w:p w14:paraId="36941C3C">
            <w:pPr>
              <w:pStyle w:val="9"/>
              <w:rPr>
                <w:rFonts w:hint="eastAsia" w:ascii="仿宋" w:hAnsi="仿宋" w:eastAsia="仿宋" w:cs="仿宋"/>
                <w:rPrChange w:id="4394" w:author="随遇而安" w:date="2023-08-12T09:27:04Z">
                  <w:rPr/>
                </w:rPrChange>
              </w:rPr>
            </w:pPr>
          </w:p>
        </w:tc>
        <w:tc>
          <w:tcPr>
            <w:tcW w:w="688" w:type="dxa"/>
            <w:vAlign w:val="top"/>
          </w:tcPr>
          <w:p w14:paraId="433924E3">
            <w:pPr>
              <w:pStyle w:val="9"/>
              <w:rPr>
                <w:rFonts w:hint="eastAsia" w:ascii="仿宋" w:hAnsi="仿宋" w:eastAsia="仿宋" w:cs="仿宋"/>
                <w:rPrChange w:id="4395" w:author="随遇而安" w:date="2023-08-12T09:27:04Z">
                  <w:rPr/>
                </w:rPrChange>
              </w:rPr>
            </w:pPr>
          </w:p>
        </w:tc>
        <w:tc>
          <w:tcPr>
            <w:tcW w:w="623" w:type="dxa"/>
            <w:vAlign w:val="top"/>
          </w:tcPr>
          <w:p w14:paraId="3425CBDF">
            <w:pPr>
              <w:pStyle w:val="9"/>
              <w:rPr>
                <w:rFonts w:hint="eastAsia" w:ascii="仿宋" w:hAnsi="仿宋" w:eastAsia="仿宋" w:cs="仿宋"/>
                <w:rPrChange w:id="4396" w:author="随遇而安" w:date="2023-08-12T09:27:04Z">
                  <w:rPr/>
                </w:rPrChange>
              </w:rPr>
            </w:pPr>
          </w:p>
        </w:tc>
        <w:tc>
          <w:tcPr>
            <w:tcW w:w="813" w:type="dxa"/>
            <w:tcBorders>
              <w:right w:val="single" w:color="000000" w:sz="10" w:space="0"/>
            </w:tcBorders>
            <w:vAlign w:val="top"/>
          </w:tcPr>
          <w:p w14:paraId="467C1724">
            <w:pPr>
              <w:pStyle w:val="9"/>
              <w:rPr>
                <w:rFonts w:hint="eastAsia" w:ascii="仿宋" w:hAnsi="仿宋" w:eastAsia="仿宋" w:cs="仿宋"/>
                <w:rPrChange w:id="4397" w:author="随遇而安" w:date="2023-08-12T09:27:04Z">
                  <w:rPr/>
                </w:rPrChange>
              </w:rPr>
            </w:pPr>
          </w:p>
        </w:tc>
      </w:tr>
      <w:tr w14:paraId="783CCB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2" w:hRule="atLeast"/>
        </w:trPr>
        <w:tc>
          <w:tcPr>
            <w:tcW w:w="542" w:type="dxa"/>
            <w:tcBorders>
              <w:left w:val="single" w:color="000000" w:sz="10" w:space="0"/>
            </w:tcBorders>
            <w:vAlign w:val="top"/>
          </w:tcPr>
          <w:p w14:paraId="036BEB30">
            <w:pPr>
              <w:spacing w:before="242" w:line="180" w:lineRule="auto"/>
              <w:ind w:left="221"/>
              <w:rPr>
                <w:rFonts w:hint="eastAsia" w:ascii="仿宋" w:hAnsi="仿宋" w:eastAsia="仿宋" w:cs="仿宋"/>
                <w:sz w:val="18"/>
                <w:szCs w:val="18"/>
                <w:rPrChange w:id="4398" w:author="随遇而安" w:date="2023-08-12T09:27:04Z">
                  <w:rPr>
                    <w:rFonts w:ascii="宋体" w:hAnsi="宋体" w:eastAsia="宋体" w:cs="宋体"/>
                    <w:sz w:val="18"/>
                    <w:szCs w:val="18"/>
                  </w:rPr>
                </w:rPrChange>
              </w:rPr>
            </w:pPr>
            <w:r>
              <w:rPr>
                <w:rFonts w:hint="eastAsia" w:ascii="仿宋" w:hAnsi="仿宋" w:eastAsia="仿宋" w:cs="仿宋"/>
                <w:sz w:val="18"/>
                <w:szCs w:val="18"/>
                <w:rPrChange w:id="4399" w:author="随遇而安" w:date="2023-08-12T09:27:04Z">
                  <w:rPr>
                    <w:rFonts w:ascii="宋体" w:hAnsi="宋体" w:eastAsia="宋体" w:cs="宋体"/>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7</w:t>
            </w:r>
          </w:p>
        </w:tc>
        <w:tc>
          <w:tcPr>
            <w:tcW w:w="1166" w:type="dxa"/>
            <w:vAlign w:val="top"/>
          </w:tcPr>
          <w:p w14:paraId="5A29010F">
            <w:pPr>
              <w:pStyle w:val="9"/>
              <w:rPr>
                <w:rFonts w:hint="eastAsia" w:ascii="仿宋" w:hAnsi="仿宋" w:eastAsia="仿宋" w:cs="仿宋"/>
                <w:rPrChange w:id="4400" w:author="随遇而安" w:date="2023-08-12T09:27:04Z">
                  <w:rPr/>
                </w:rPrChange>
              </w:rPr>
            </w:pPr>
          </w:p>
        </w:tc>
        <w:tc>
          <w:tcPr>
            <w:tcW w:w="786" w:type="dxa"/>
            <w:vAlign w:val="top"/>
          </w:tcPr>
          <w:p w14:paraId="268E632D">
            <w:pPr>
              <w:pStyle w:val="9"/>
              <w:rPr>
                <w:rFonts w:hint="eastAsia" w:ascii="仿宋" w:hAnsi="仿宋" w:eastAsia="仿宋" w:cs="仿宋"/>
                <w:rPrChange w:id="4401" w:author="随遇而安" w:date="2023-08-12T09:27:04Z">
                  <w:rPr/>
                </w:rPrChange>
              </w:rPr>
            </w:pPr>
          </w:p>
        </w:tc>
        <w:tc>
          <w:tcPr>
            <w:tcW w:w="786" w:type="dxa"/>
            <w:vAlign w:val="top"/>
          </w:tcPr>
          <w:p w14:paraId="7BCC1573">
            <w:pPr>
              <w:pStyle w:val="9"/>
              <w:rPr>
                <w:rFonts w:hint="eastAsia" w:ascii="仿宋" w:hAnsi="仿宋" w:eastAsia="仿宋" w:cs="仿宋"/>
                <w:rPrChange w:id="4402" w:author="随遇而安" w:date="2023-08-12T09:27:04Z">
                  <w:rPr/>
                </w:rPrChange>
              </w:rPr>
            </w:pPr>
          </w:p>
        </w:tc>
        <w:tc>
          <w:tcPr>
            <w:tcW w:w="1024" w:type="dxa"/>
            <w:vAlign w:val="top"/>
          </w:tcPr>
          <w:p w14:paraId="2A2D138B">
            <w:pPr>
              <w:pStyle w:val="9"/>
              <w:rPr>
                <w:rFonts w:hint="eastAsia" w:ascii="仿宋" w:hAnsi="仿宋" w:eastAsia="仿宋" w:cs="仿宋"/>
                <w:rPrChange w:id="4403" w:author="随遇而安" w:date="2023-08-12T09:27:04Z">
                  <w:rPr/>
                </w:rPrChange>
              </w:rPr>
            </w:pPr>
          </w:p>
        </w:tc>
        <w:tc>
          <w:tcPr>
            <w:tcW w:w="887" w:type="dxa"/>
            <w:vAlign w:val="top"/>
          </w:tcPr>
          <w:p w14:paraId="08A26F07">
            <w:pPr>
              <w:pStyle w:val="9"/>
              <w:rPr>
                <w:rFonts w:hint="eastAsia" w:ascii="仿宋" w:hAnsi="仿宋" w:eastAsia="仿宋" w:cs="仿宋"/>
                <w:rPrChange w:id="4404" w:author="随遇而安" w:date="2023-08-12T09:27:04Z">
                  <w:rPr/>
                </w:rPrChange>
              </w:rPr>
            </w:pPr>
          </w:p>
        </w:tc>
        <w:tc>
          <w:tcPr>
            <w:tcW w:w="1106" w:type="dxa"/>
            <w:vAlign w:val="top"/>
          </w:tcPr>
          <w:p w14:paraId="7731EEBB">
            <w:pPr>
              <w:pStyle w:val="9"/>
              <w:rPr>
                <w:rFonts w:hint="eastAsia" w:ascii="仿宋" w:hAnsi="仿宋" w:eastAsia="仿宋" w:cs="仿宋"/>
                <w:rPrChange w:id="4405" w:author="随遇而安" w:date="2023-08-12T09:27:04Z">
                  <w:rPr/>
                </w:rPrChange>
              </w:rPr>
            </w:pPr>
          </w:p>
        </w:tc>
        <w:tc>
          <w:tcPr>
            <w:tcW w:w="1103" w:type="dxa"/>
            <w:vAlign w:val="top"/>
          </w:tcPr>
          <w:p w14:paraId="7611A4A6">
            <w:pPr>
              <w:pStyle w:val="9"/>
              <w:rPr>
                <w:rFonts w:hint="eastAsia" w:ascii="仿宋" w:hAnsi="仿宋" w:eastAsia="仿宋" w:cs="仿宋"/>
                <w:rPrChange w:id="4406" w:author="随遇而安" w:date="2023-08-12T09:27:04Z">
                  <w:rPr/>
                </w:rPrChange>
              </w:rPr>
            </w:pPr>
          </w:p>
        </w:tc>
        <w:tc>
          <w:tcPr>
            <w:tcW w:w="786" w:type="dxa"/>
            <w:vAlign w:val="top"/>
          </w:tcPr>
          <w:p w14:paraId="3CF0E937">
            <w:pPr>
              <w:pStyle w:val="9"/>
              <w:rPr>
                <w:rFonts w:hint="eastAsia" w:ascii="仿宋" w:hAnsi="仿宋" w:eastAsia="仿宋" w:cs="仿宋"/>
                <w:rPrChange w:id="4407" w:author="随遇而安" w:date="2023-08-12T09:27:04Z">
                  <w:rPr/>
                </w:rPrChange>
              </w:rPr>
            </w:pPr>
          </w:p>
        </w:tc>
        <w:tc>
          <w:tcPr>
            <w:tcW w:w="786" w:type="dxa"/>
            <w:vAlign w:val="top"/>
          </w:tcPr>
          <w:p w14:paraId="3A7AFEE4">
            <w:pPr>
              <w:pStyle w:val="9"/>
              <w:rPr>
                <w:rFonts w:hint="eastAsia" w:ascii="仿宋" w:hAnsi="仿宋" w:eastAsia="仿宋" w:cs="仿宋"/>
                <w:rPrChange w:id="4408" w:author="随遇而安" w:date="2023-08-12T09:27:04Z">
                  <w:rPr/>
                </w:rPrChange>
              </w:rPr>
            </w:pPr>
          </w:p>
        </w:tc>
        <w:tc>
          <w:tcPr>
            <w:tcW w:w="801" w:type="dxa"/>
            <w:vAlign w:val="top"/>
          </w:tcPr>
          <w:p w14:paraId="7DE6BF3E">
            <w:pPr>
              <w:pStyle w:val="9"/>
              <w:rPr>
                <w:rFonts w:hint="eastAsia" w:ascii="仿宋" w:hAnsi="仿宋" w:eastAsia="仿宋" w:cs="仿宋"/>
                <w:rPrChange w:id="4409" w:author="随遇而安" w:date="2023-08-12T09:27:04Z">
                  <w:rPr/>
                </w:rPrChange>
              </w:rPr>
            </w:pPr>
          </w:p>
        </w:tc>
        <w:tc>
          <w:tcPr>
            <w:tcW w:w="786" w:type="dxa"/>
            <w:vAlign w:val="top"/>
          </w:tcPr>
          <w:p w14:paraId="7A621998">
            <w:pPr>
              <w:pStyle w:val="9"/>
              <w:rPr>
                <w:rFonts w:hint="eastAsia" w:ascii="仿宋" w:hAnsi="仿宋" w:eastAsia="仿宋" w:cs="仿宋"/>
                <w:rPrChange w:id="4410" w:author="随遇而安" w:date="2023-08-12T09:27:04Z">
                  <w:rPr/>
                </w:rPrChange>
              </w:rPr>
            </w:pPr>
          </w:p>
        </w:tc>
        <w:tc>
          <w:tcPr>
            <w:tcW w:w="786" w:type="dxa"/>
            <w:vAlign w:val="top"/>
          </w:tcPr>
          <w:p w14:paraId="28BA88CD">
            <w:pPr>
              <w:pStyle w:val="9"/>
              <w:rPr>
                <w:rFonts w:hint="eastAsia" w:ascii="仿宋" w:hAnsi="仿宋" w:eastAsia="仿宋" w:cs="仿宋"/>
                <w:rPrChange w:id="4411" w:author="随遇而安" w:date="2023-08-12T09:27:04Z">
                  <w:rPr/>
                </w:rPrChange>
              </w:rPr>
            </w:pPr>
          </w:p>
        </w:tc>
        <w:tc>
          <w:tcPr>
            <w:tcW w:w="786" w:type="dxa"/>
            <w:vAlign w:val="top"/>
          </w:tcPr>
          <w:p w14:paraId="395AA80C">
            <w:pPr>
              <w:pStyle w:val="9"/>
              <w:rPr>
                <w:rFonts w:hint="eastAsia" w:ascii="仿宋" w:hAnsi="仿宋" w:eastAsia="仿宋" w:cs="仿宋"/>
                <w:rPrChange w:id="4412" w:author="随遇而安" w:date="2023-08-12T09:27:04Z">
                  <w:rPr/>
                </w:rPrChange>
              </w:rPr>
            </w:pPr>
          </w:p>
        </w:tc>
        <w:tc>
          <w:tcPr>
            <w:tcW w:w="786" w:type="dxa"/>
            <w:vAlign w:val="top"/>
          </w:tcPr>
          <w:p w14:paraId="237E0393">
            <w:pPr>
              <w:pStyle w:val="9"/>
              <w:rPr>
                <w:rFonts w:hint="eastAsia" w:ascii="仿宋" w:hAnsi="仿宋" w:eastAsia="仿宋" w:cs="仿宋"/>
                <w:rPrChange w:id="4413" w:author="随遇而安" w:date="2023-08-12T09:27:04Z">
                  <w:rPr/>
                </w:rPrChange>
              </w:rPr>
            </w:pPr>
          </w:p>
        </w:tc>
        <w:tc>
          <w:tcPr>
            <w:tcW w:w="786" w:type="dxa"/>
            <w:vAlign w:val="top"/>
          </w:tcPr>
          <w:p w14:paraId="6AE7C9F1">
            <w:pPr>
              <w:pStyle w:val="9"/>
              <w:rPr>
                <w:rFonts w:hint="eastAsia" w:ascii="仿宋" w:hAnsi="仿宋" w:eastAsia="仿宋" w:cs="仿宋"/>
                <w:rPrChange w:id="4414" w:author="随遇而安" w:date="2023-08-12T09:27:04Z">
                  <w:rPr/>
                </w:rPrChange>
              </w:rPr>
            </w:pPr>
          </w:p>
        </w:tc>
        <w:tc>
          <w:tcPr>
            <w:tcW w:w="787" w:type="dxa"/>
            <w:vAlign w:val="top"/>
          </w:tcPr>
          <w:p w14:paraId="7EE9D020">
            <w:pPr>
              <w:pStyle w:val="9"/>
              <w:rPr>
                <w:rFonts w:hint="eastAsia" w:ascii="仿宋" w:hAnsi="仿宋" w:eastAsia="仿宋" w:cs="仿宋"/>
                <w:rPrChange w:id="4415" w:author="随遇而安" w:date="2023-08-12T09:27:04Z">
                  <w:rPr/>
                </w:rPrChange>
              </w:rPr>
            </w:pPr>
          </w:p>
        </w:tc>
        <w:tc>
          <w:tcPr>
            <w:tcW w:w="810" w:type="dxa"/>
            <w:vAlign w:val="top"/>
          </w:tcPr>
          <w:p w14:paraId="44ED7A83">
            <w:pPr>
              <w:pStyle w:val="9"/>
              <w:rPr>
                <w:rFonts w:hint="eastAsia" w:ascii="仿宋" w:hAnsi="仿宋" w:eastAsia="仿宋" w:cs="仿宋"/>
                <w:rPrChange w:id="4416" w:author="随遇而安" w:date="2023-08-12T09:27:04Z">
                  <w:rPr/>
                </w:rPrChange>
              </w:rPr>
            </w:pPr>
          </w:p>
        </w:tc>
        <w:tc>
          <w:tcPr>
            <w:tcW w:w="762" w:type="dxa"/>
            <w:vAlign w:val="top"/>
          </w:tcPr>
          <w:p w14:paraId="3F334B7F">
            <w:pPr>
              <w:pStyle w:val="9"/>
              <w:rPr>
                <w:rFonts w:hint="eastAsia" w:ascii="仿宋" w:hAnsi="仿宋" w:eastAsia="仿宋" w:cs="仿宋"/>
                <w:rPrChange w:id="4417" w:author="随遇而安" w:date="2023-08-12T09:27:04Z">
                  <w:rPr/>
                </w:rPrChange>
              </w:rPr>
            </w:pPr>
          </w:p>
        </w:tc>
        <w:tc>
          <w:tcPr>
            <w:tcW w:w="1213" w:type="dxa"/>
            <w:vAlign w:val="top"/>
          </w:tcPr>
          <w:p w14:paraId="04753CA7">
            <w:pPr>
              <w:pStyle w:val="9"/>
              <w:rPr>
                <w:rFonts w:hint="eastAsia" w:ascii="仿宋" w:hAnsi="仿宋" w:eastAsia="仿宋" w:cs="仿宋"/>
                <w:rPrChange w:id="4418" w:author="随遇而安" w:date="2023-08-12T09:27:04Z">
                  <w:rPr/>
                </w:rPrChange>
              </w:rPr>
            </w:pPr>
          </w:p>
        </w:tc>
        <w:tc>
          <w:tcPr>
            <w:tcW w:w="971" w:type="dxa"/>
            <w:vAlign w:val="top"/>
          </w:tcPr>
          <w:p w14:paraId="00BA94FF">
            <w:pPr>
              <w:pStyle w:val="9"/>
              <w:rPr>
                <w:rFonts w:hint="eastAsia" w:ascii="仿宋" w:hAnsi="仿宋" w:eastAsia="仿宋" w:cs="仿宋"/>
                <w:rPrChange w:id="4419" w:author="随遇而安" w:date="2023-08-12T09:27:04Z">
                  <w:rPr/>
                </w:rPrChange>
              </w:rPr>
            </w:pPr>
          </w:p>
        </w:tc>
        <w:tc>
          <w:tcPr>
            <w:tcW w:w="895" w:type="dxa"/>
            <w:vAlign w:val="top"/>
          </w:tcPr>
          <w:p w14:paraId="4BF42F2D">
            <w:pPr>
              <w:pStyle w:val="9"/>
              <w:rPr>
                <w:rFonts w:hint="eastAsia" w:ascii="仿宋" w:hAnsi="仿宋" w:eastAsia="仿宋" w:cs="仿宋"/>
                <w:rPrChange w:id="4420" w:author="随遇而安" w:date="2023-08-12T09:27:04Z">
                  <w:rPr/>
                </w:rPrChange>
              </w:rPr>
            </w:pPr>
          </w:p>
        </w:tc>
        <w:tc>
          <w:tcPr>
            <w:tcW w:w="688" w:type="dxa"/>
            <w:vAlign w:val="top"/>
          </w:tcPr>
          <w:p w14:paraId="42E8D0AE">
            <w:pPr>
              <w:pStyle w:val="9"/>
              <w:rPr>
                <w:rFonts w:hint="eastAsia" w:ascii="仿宋" w:hAnsi="仿宋" w:eastAsia="仿宋" w:cs="仿宋"/>
                <w:rPrChange w:id="4421" w:author="随遇而安" w:date="2023-08-12T09:27:04Z">
                  <w:rPr/>
                </w:rPrChange>
              </w:rPr>
            </w:pPr>
          </w:p>
        </w:tc>
        <w:tc>
          <w:tcPr>
            <w:tcW w:w="623" w:type="dxa"/>
            <w:vAlign w:val="top"/>
          </w:tcPr>
          <w:p w14:paraId="13E5FD91">
            <w:pPr>
              <w:pStyle w:val="9"/>
              <w:rPr>
                <w:rFonts w:hint="eastAsia" w:ascii="仿宋" w:hAnsi="仿宋" w:eastAsia="仿宋" w:cs="仿宋"/>
                <w:rPrChange w:id="4422" w:author="随遇而安" w:date="2023-08-12T09:27:04Z">
                  <w:rPr/>
                </w:rPrChange>
              </w:rPr>
            </w:pPr>
          </w:p>
        </w:tc>
        <w:tc>
          <w:tcPr>
            <w:tcW w:w="813" w:type="dxa"/>
            <w:tcBorders>
              <w:right w:val="single" w:color="000000" w:sz="10" w:space="0"/>
            </w:tcBorders>
            <w:vAlign w:val="top"/>
          </w:tcPr>
          <w:p w14:paraId="5A1FEF56">
            <w:pPr>
              <w:pStyle w:val="9"/>
              <w:rPr>
                <w:rFonts w:hint="eastAsia" w:ascii="仿宋" w:hAnsi="仿宋" w:eastAsia="仿宋" w:cs="仿宋"/>
                <w:rPrChange w:id="4423" w:author="随遇而安" w:date="2023-08-12T09:27:04Z">
                  <w:rPr/>
                </w:rPrChange>
              </w:rPr>
            </w:pPr>
          </w:p>
        </w:tc>
      </w:tr>
      <w:tr w14:paraId="5807B8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0" w:hRule="atLeast"/>
        </w:trPr>
        <w:tc>
          <w:tcPr>
            <w:tcW w:w="542" w:type="dxa"/>
            <w:tcBorders>
              <w:left w:val="single" w:color="000000" w:sz="10" w:space="0"/>
            </w:tcBorders>
            <w:vAlign w:val="top"/>
          </w:tcPr>
          <w:p w14:paraId="00A47D44">
            <w:pPr>
              <w:spacing w:before="241" w:line="181" w:lineRule="auto"/>
              <w:ind w:left="217"/>
              <w:rPr>
                <w:rFonts w:hint="eastAsia" w:ascii="仿宋" w:hAnsi="仿宋" w:eastAsia="仿宋" w:cs="仿宋"/>
                <w:sz w:val="18"/>
                <w:szCs w:val="18"/>
                <w:rPrChange w:id="4424" w:author="随遇而安" w:date="2023-08-12T09:27:04Z">
                  <w:rPr>
                    <w:rFonts w:ascii="宋体" w:hAnsi="宋体" w:eastAsia="宋体" w:cs="宋体"/>
                    <w:sz w:val="18"/>
                    <w:szCs w:val="18"/>
                  </w:rPr>
                </w:rPrChange>
              </w:rPr>
            </w:pPr>
            <w:r>
              <w:rPr>
                <w:rFonts w:hint="eastAsia" w:ascii="仿宋" w:hAnsi="仿宋" w:eastAsia="仿宋" w:cs="仿宋"/>
                <w:sz w:val="18"/>
                <w:szCs w:val="18"/>
                <w:rPrChange w:id="4425" w:author="随遇而安" w:date="2023-08-12T09:27:04Z">
                  <w:rPr>
                    <w:rFonts w:ascii="宋体" w:hAnsi="宋体" w:eastAsia="宋体" w:cs="宋体"/>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8</w:t>
            </w:r>
          </w:p>
        </w:tc>
        <w:tc>
          <w:tcPr>
            <w:tcW w:w="1166" w:type="dxa"/>
            <w:vAlign w:val="top"/>
          </w:tcPr>
          <w:p w14:paraId="1EA0D6DB">
            <w:pPr>
              <w:pStyle w:val="9"/>
              <w:rPr>
                <w:rFonts w:hint="eastAsia" w:ascii="仿宋" w:hAnsi="仿宋" w:eastAsia="仿宋" w:cs="仿宋"/>
                <w:rPrChange w:id="4426" w:author="随遇而安" w:date="2023-08-12T09:27:04Z">
                  <w:rPr/>
                </w:rPrChange>
              </w:rPr>
            </w:pPr>
          </w:p>
        </w:tc>
        <w:tc>
          <w:tcPr>
            <w:tcW w:w="786" w:type="dxa"/>
            <w:vAlign w:val="top"/>
          </w:tcPr>
          <w:p w14:paraId="5BF2F105">
            <w:pPr>
              <w:pStyle w:val="9"/>
              <w:rPr>
                <w:rFonts w:hint="eastAsia" w:ascii="仿宋" w:hAnsi="仿宋" w:eastAsia="仿宋" w:cs="仿宋"/>
                <w:rPrChange w:id="4427" w:author="随遇而安" w:date="2023-08-12T09:27:04Z">
                  <w:rPr/>
                </w:rPrChange>
              </w:rPr>
            </w:pPr>
          </w:p>
        </w:tc>
        <w:tc>
          <w:tcPr>
            <w:tcW w:w="786" w:type="dxa"/>
            <w:vAlign w:val="top"/>
          </w:tcPr>
          <w:p w14:paraId="054D6024">
            <w:pPr>
              <w:pStyle w:val="9"/>
              <w:rPr>
                <w:rFonts w:hint="eastAsia" w:ascii="仿宋" w:hAnsi="仿宋" w:eastAsia="仿宋" w:cs="仿宋"/>
                <w:rPrChange w:id="4428" w:author="随遇而安" w:date="2023-08-12T09:27:04Z">
                  <w:rPr/>
                </w:rPrChange>
              </w:rPr>
            </w:pPr>
          </w:p>
        </w:tc>
        <w:tc>
          <w:tcPr>
            <w:tcW w:w="1024" w:type="dxa"/>
            <w:vAlign w:val="top"/>
          </w:tcPr>
          <w:p w14:paraId="41C502BB">
            <w:pPr>
              <w:pStyle w:val="9"/>
              <w:rPr>
                <w:rFonts w:hint="eastAsia" w:ascii="仿宋" w:hAnsi="仿宋" w:eastAsia="仿宋" w:cs="仿宋"/>
                <w:rPrChange w:id="4429" w:author="随遇而安" w:date="2023-08-12T09:27:04Z">
                  <w:rPr/>
                </w:rPrChange>
              </w:rPr>
            </w:pPr>
          </w:p>
        </w:tc>
        <w:tc>
          <w:tcPr>
            <w:tcW w:w="887" w:type="dxa"/>
            <w:vAlign w:val="top"/>
          </w:tcPr>
          <w:p w14:paraId="0F314908">
            <w:pPr>
              <w:pStyle w:val="9"/>
              <w:rPr>
                <w:rFonts w:hint="eastAsia" w:ascii="仿宋" w:hAnsi="仿宋" w:eastAsia="仿宋" w:cs="仿宋"/>
                <w:rPrChange w:id="4430" w:author="随遇而安" w:date="2023-08-12T09:27:04Z">
                  <w:rPr/>
                </w:rPrChange>
              </w:rPr>
            </w:pPr>
          </w:p>
        </w:tc>
        <w:tc>
          <w:tcPr>
            <w:tcW w:w="1106" w:type="dxa"/>
            <w:vAlign w:val="top"/>
          </w:tcPr>
          <w:p w14:paraId="203BEB49">
            <w:pPr>
              <w:pStyle w:val="9"/>
              <w:rPr>
                <w:rFonts w:hint="eastAsia" w:ascii="仿宋" w:hAnsi="仿宋" w:eastAsia="仿宋" w:cs="仿宋"/>
                <w:rPrChange w:id="4431" w:author="随遇而安" w:date="2023-08-12T09:27:04Z">
                  <w:rPr/>
                </w:rPrChange>
              </w:rPr>
            </w:pPr>
          </w:p>
        </w:tc>
        <w:tc>
          <w:tcPr>
            <w:tcW w:w="1103" w:type="dxa"/>
            <w:vAlign w:val="top"/>
          </w:tcPr>
          <w:p w14:paraId="24514BB8">
            <w:pPr>
              <w:pStyle w:val="9"/>
              <w:rPr>
                <w:rFonts w:hint="eastAsia" w:ascii="仿宋" w:hAnsi="仿宋" w:eastAsia="仿宋" w:cs="仿宋"/>
                <w:rPrChange w:id="4432" w:author="随遇而安" w:date="2023-08-12T09:27:04Z">
                  <w:rPr/>
                </w:rPrChange>
              </w:rPr>
            </w:pPr>
          </w:p>
        </w:tc>
        <w:tc>
          <w:tcPr>
            <w:tcW w:w="786" w:type="dxa"/>
            <w:vAlign w:val="top"/>
          </w:tcPr>
          <w:p w14:paraId="481EAC3F">
            <w:pPr>
              <w:pStyle w:val="9"/>
              <w:rPr>
                <w:rFonts w:hint="eastAsia" w:ascii="仿宋" w:hAnsi="仿宋" w:eastAsia="仿宋" w:cs="仿宋"/>
                <w:rPrChange w:id="4433" w:author="随遇而安" w:date="2023-08-12T09:27:04Z">
                  <w:rPr/>
                </w:rPrChange>
              </w:rPr>
            </w:pPr>
          </w:p>
        </w:tc>
        <w:tc>
          <w:tcPr>
            <w:tcW w:w="786" w:type="dxa"/>
            <w:vAlign w:val="top"/>
          </w:tcPr>
          <w:p w14:paraId="7CF43F7E">
            <w:pPr>
              <w:pStyle w:val="9"/>
              <w:rPr>
                <w:rFonts w:hint="eastAsia" w:ascii="仿宋" w:hAnsi="仿宋" w:eastAsia="仿宋" w:cs="仿宋"/>
                <w:rPrChange w:id="4434" w:author="随遇而安" w:date="2023-08-12T09:27:04Z">
                  <w:rPr/>
                </w:rPrChange>
              </w:rPr>
            </w:pPr>
          </w:p>
        </w:tc>
        <w:tc>
          <w:tcPr>
            <w:tcW w:w="801" w:type="dxa"/>
            <w:vAlign w:val="top"/>
          </w:tcPr>
          <w:p w14:paraId="0006E796">
            <w:pPr>
              <w:pStyle w:val="9"/>
              <w:rPr>
                <w:rFonts w:hint="eastAsia" w:ascii="仿宋" w:hAnsi="仿宋" w:eastAsia="仿宋" w:cs="仿宋"/>
                <w:rPrChange w:id="4435" w:author="随遇而安" w:date="2023-08-12T09:27:04Z">
                  <w:rPr/>
                </w:rPrChange>
              </w:rPr>
            </w:pPr>
          </w:p>
        </w:tc>
        <w:tc>
          <w:tcPr>
            <w:tcW w:w="786" w:type="dxa"/>
            <w:vAlign w:val="top"/>
          </w:tcPr>
          <w:p w14:paraId="58C9F251">
            <w:pPr>
              <w:pStyle w:val="9"/>
              <w:rPr>
                <w:rFonts w:hint="eastAsia" w:ascii="仿宋" w:hAnsi="仿宋" w:eastAsia="仿宋" w:cs="仿宋"/>
                <w:rPrChange w:id="4436" w:author="随遇而安" w:date="2023-08-12T09:27:04Z">
                  <w:rPr/>
                </w:rPrChange>
              </w:rPr>
            </w:pPr>
          </w:p>
        </w:tc>
        <w:tc>
          <w:tcPr>
            <w:tcW w:w="786" w:type="dxa"/>
            <w:vAlign w:val="top"/>
          </w:tcPr>
          <w:p w14:paraId="0060BF25">
            <w:pPr>
              <w:pStyle w:val="9"/>
              <w:rPr>
                <w:rFonts w:hint="eastAsia" w:ascii="仿宋" w:hAnsi="仿宋" w:eastAsia="仿宋" w:cs="仿宋"/>
                <w:rPrChange w:id="4437" w:author="随遇而安" w:date="2023-08-12T09:27:04Z">
                  <w:rPr/>
                </w:rPrChange>
              </w:rPr>
            </w:pPr>
          </w:p>
        </w:tc>
        <w:tc>
          <w:tcPr>
            <w:tcW w:w="786" w:type="dxa"/>
            <w:vAlign w:val="top"/>
          </w:tcPr>
          <w:p w14:paraId="15420136">
            <w:pPr>
              <w:pStyle w:val="9"/>
              <w:rPr>
                <w:rFonts w:hint="eastAsia" w:ascii="仿宋" w:hAnsi="仿宋" w:eastAsia="仿宋" w:cs="仿宋"/>
                <w:rPrChange w:id="4438" w:author="随遇而安" w:date="2023-08-12T09:27:04Z">
                  <w:rPr/>
                </w:rPrChange>
              </w:rPr>
            </w:pPr>
          </w:p>
        </w:tc>
        <w:tc>
          <w:tcPr>
            <w:tcW w:w="786" w:type="dxa"/>
            <w:vAlign w:val="top"/>
          </w:tcPr>
          <w:p w14:paraId="54F22B4C">
            <w:pPr>
              <w:pStyle w:val="9"/>
              <w:rPr>
                <w:rFonts w:hint="eastAsia" w:ascii="仿宋" w:hAnsi="仿宋" w:eastAsia="仿宋" w:cs="仿宋"/>
                <w:rPrChange w:id="4439" w:author="随遇而安" w:date="2023-08-12T09:27:04Z">
                  <w:rPr/>
                </w:rPrChange>
              </w:rPr>
            </w:pPr>
          </w:p>
        </w:tc>
        <w:tc>
          <w:tcPr>
            <w:tcW w:w="786" w:type="dxa"/>
            <w:vAlign w:val="top"/>
          </w:tcPr>
          <w:p w14:paraId="15CD5D71">
            <w:pPr>
              <w:pStyle w:val="9"/>
              <w:rPr>
                <w:rFonts w:hint="eastAsia" w:ascii="仿宋" w:hAnsi="仿宋" w:eastAsia="仿宋" w:cs="仿宋"/>
                <w:rPrChange w:id="4440" w:author="随遇而安" w:date="2023-08-12T09:27:04Z">
                  <w:rPr/>
                </w:rPrChange>
              </w:rPr>
            </w:pPr>
          </w:p>
        </w:tc>
        <w:tc>
          <w:tcPr>
            <w:tcW w:w="787" w:type="dxa"/>
            <w:vAlign w:val="top"/>
          </w:tcPr>
          <w:p w14:paraId="6F388FF0">
            <w:pPr>
              <w:pStyle w:val="9"/>
              <w:rPr>
                <w:rFonts w:hint="eastAsia" w:ascii="仿宋" w:hAnsi="仿宋" w:eastAsia="仿宋" w:cs="仿宋"/>
                <w:rPrChange w:id="4441" w:author="随遇而安" w:date="2023-08-12T09:27:04Z">
                  <w:rPr/>
                </w:rPrChange>
              </w:rPr>
            </w:pPr>
          </w:p>
        </w:tc>
        <w:tc>
          <w:tcPr>
            <w:tcW w:w="810" w:type="dxa"/>
            <w:vAlign w:val="top"/>
          </w:tcPr>
          <w:p w14:paraId="0C914C26">
            <w:pPr>
              <w:pStyle w:val="9"/>
              <w:rPr>
                <w:rFonts w:hint="eastAsia" w:ascii="仿宋" w:hAnsi="仿宋" w:eastAsia="仿宋" w:cs="仿宋"/>
                <w:rPrChange w:id="4442" w:author="随遇而安" w:date="2023-08-12T09:27:04Z">
                  <w:rPr/>
                </w:rPrChange>
              </w:rPr>
            </w:pPr>
          </w:p>
        </w:tc>
        <w:tc>
          <w:tcPr>
            <w:tcW w:w="762" w:type="dxa"/>
            <w:vAlign w:val="top"/>
          </w:tcPr>
          <w:p w14:paraId="65DE7736">
            <w:pPr>
              <w:pStyle w:val="9"/>
              <w:rPr>
                <w:rFonts w:hint="eastAsia" w:ascii="仿宋" w:hAnsi="仿宋" w:eastAsia="仿宋" w:cs="仿宋"/>
                <w:rPrChange w:id="4443" w:author="随遇而安" w:date="2023-08-12T09:27:04Z">
                  <w:rPr/>
                </w:rPrChange>
              </w:rPr>
            </w:pPr>
          </w:p>
        </w:tc>
        <w:tc>
          <w:tcPr>
            <w:tcW w:w="1213" w:type="dxa"/>
            <w:vAlign w:val="top"/>
          </w:tcPr>
          <w:p w14:paraId="5CF2A41F">
            <w:pPr>
              <w:pStyle w:val="9"/>
              <w:rPr>
                <w:rFonts w:hint="eastAsia" w:ascii="仿宋" w:hAnsi="仿宋" w:eastAsia="仿宋" w:cs="仿宋"/>
                <w:rPrChange w:id="4444" w:author="随遇而安" w:date="2023-08-12T09:27:04Z">
                  <w:rPr/>
                </w:rPrChange>
              </w:rPr>
            </w:pPr>
          </w:p>
        </w:tc>
        <w:tc>
          <w:tcPr>
            <w:tcW w:w="971" w:type="dxa"/>
            <w:vAlign w:val="top"/>
          </w:tcPr>
          <w:p w14:paraId="24EC9E18">
            <w:pPr>
              <w:pStyle w:val="9"/>
              <w:rPr>
                <w:rFonts w:hint="eastAsia" w:ascii="仿宋" w:hAnsi="仿宋" w:eastAsia="仿宋" w:cs="仿宋"/>
                <w:rPrChange w:id="4445" w:author="随遇而安" w:date="2023-08-12T09:27:04Z">
                  <w:rPr/>
                </w:rPrChange>
              </w:rPr>
            </w:pPr>
          </w:p>
        </w:tc>
        <w:tc>
          <w:tcPr>
            <w:tcW w:w="895" w:type="dxa"/>
            <w:vAlign w:val="top"/>
          </w:tcPr>
          <w:p w14:paraId="0AD1BE98">
            <w:pPr>
              <w:pStyle w:val="9"/>
              <w:rPr>
                <w:rFonts w:hint="eastAsia" w:ascii="仿宋" w:hAnsi="仿宋" w:eastAsia="仿宋" w:cs="仿宋"/>
                <w:rPrChange w:id="4446" w:author="随遇而安" w:date="2023-08-12T09:27:04Z">
                  <w:rPr/>
                </w:rPrChange>
              </w:rPr>
            </w:pPr>
          </w:p>
        </w:tc>
        <w:tc>
          <w:tcPr>
            <w:tcW w:w="688" w:type="dxa"/>
            <w:vAlign w:val="top"/>
          </w:tcPr>
          <w:p w14:paraId="48BC6F81">
            <w:pPr>
              <w:pStyle w:val="9"/>
              <w:rPr>
                <w:rFonts w:hint="eastAsia" w:ascii="仿宋" w:hAnsi="仿宋" w:eastAsia="仿宋" w:cs="仿宋"/>
                <w:rPrChange w:id="4447" w:author="随遇而安" w:date="2023-08-12T09:27:04Z">
                  <w:rPr/>
                </w:rPrChange>
              </w:rPr>
            </w:pPr>
          </w:p>
        </w:tc>
        <w:tc>
          <w:tcPr>
            <w:tcW w:w="623" w:type="dxa"/>
            <w:vAlign w:val="top"/>
          </w:tcPr>
          <w:p w14:paraId="6FFAF91C">
            <w:pPr>
              <w:pStyle w:val="9"/>
              <w:rPr>
                <w:rFonts w:hint="eastAsia" w:ascii="仿宋" w:hAnsi="仿宋" w:eastAsia="仿宋" w:cs="仿宋"/>
                <w:rPrChange w:id="4448" w:author="随遇而安" w:date="2023-08-12T09:27:04Z">
                  <w:rPr/>
                </w:rPrChange>
              </w:rPr>
            </w:pPr>
          </w:p>
        </w:tc>
        <w:tc>
          <w:tcPr>
            <w:tcW w:w="813" w:type="dxa"/>
            <w:tcBorders>
              <w:right w:val="single" w:color="000000" w:sz="10" w:space="0"/>
            </w:tcBorders>
            <w:vAlign w:val="top"/>
          </w:tcPr>
          <w:p w14:paraId="5CA521D3">
            <w:pPr>
              <w:pStyle w:val="9"/>
              <w:rPr>
                <w:rFonts w:hint="eastAsia" w:ascii="仿宋" w:hAnsi="仿宋" w:eastAsia="仿宋" w:cs="仿宋"/>
                <w:rPrChange w:id="4449" w:author="随遇而安" w:date="2023-08-12T09:27:04Z">
                  <w:rPr/>
                </w:rPrChange>
              </w:rPr>
            </w:pPr>
          </w:p>
        </w:tc>
      </w:tr>
      <w:tr w14:paraId="220352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9" w:hRule="atLeast"/>
        </w:trPr>
        <w:tc>
          <w:tcPr>
            <w:tcW w:w="542" w:type="dxa"/>
            <w:tcBorders>
              <w:left w:val="single" w:color="000000" w:sz="10" w:space="0"/>
            </w:tcBorders>
            <w:vAlign w:val="top"/>
          </w:tcPr>
          <w:p w14:paraId="7EA3483A">
            <w:pPr>
              <w:spacing w:before="244" w:line="181" w:lineRule="auto"/>
              <w:ind w:left="217"/>
              <w:rPr>
                <w:rFonts w:hint="eastAsia" w:ascii="仿宋" w:hAnsi="仿宋" w:eastAsia="仿宋" w:cs="仿宋"/>
                <w:sz w:val="18"/>
                <w:szCs w:val="18"/>
                <w:rPrChange w:id="4450" w:author="随遇而安" w:date="2023-08-12T09:27:04Z">
                  <w:rPr>
                    <w:rFonts w:ascii="宋体" w:hAnsi="宋体" w:eastAsia="宋体" w:cs="宋体"/>
                    <w:sz w:val="18"/>
                    <w:szCs w:val="18"/>
                  </w:rPr>
                </w:rPrChange>
              </w:rPr>
            </w:pPr>
            <w:r>
              <w:rPr>
                <w:rFonts w:hint="eastAsia" w:ascii="仿宋" w:hAnsi="仿宋" w:eastAsia="仿宋" w:cs="仿宋"/>
                <w:sz w:val="18"/>
                <w:szCs w:val="18"/>
                <w:rPrChange w:id="4451" w:author="随遇而安" w:date="2023-08-12T09:27:04Z">
                  <w:rPr>
                    <w:rFonts w:ascii="宋体" w:hAnsi="宋体" w:eastAsia="宋体" w:cs="宋体"/>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9</w:t>
            </w:r>
          </w:p>
        </w:tc>
        <w:tc>
          <w:tcPr>
            <w:tcW w:w="1166" w:type="dxa"/>
            <w:vAlign w:val="top"/>
          </w:tcPr>
          <w:p w14:paraId="45394759">
            <w:pPr>
              <w:pStyle w:val="9"/>
              <w:rPr>
                <w:rFonts w:hint="eastAsia" w:ascii="仿宋" w:hAnsi="仿宋" w:eastAsia="仿宋" w:cs="仿宋"/>
                <w:rPrChange w:id="4452" w:author="随遇而安" w:date="2023-08-12T09:27:04Z">
                  <w:rPr/>
                </w:rPrChange>
              </w:rPr>
            </w:pPr>
          </w:p>
        </w:tc>
        <w:tc>
          <w:tcPr>
            <w:tcW w:w="786" w:type="dxa"/>
            <w:vAlign w:val="top"/>
          </w:tcPr>
          <w:p w14:paraId="02B5CFFB">
            <w:pPr>
              <w:pStyle w:val="9"/>
              <w:rPr>
                <w:rFonts w:hint="eastAsia" w:ascii="仿宋" w:hAnsi="仿宋" w:eastAsia="仿宋" w:cs="仿宋"/>
                <w:rPrChange w:id="4453" w:author="随遇而安" w:date="2023-08-12T09:27:04Z">
                  <w:rPr/>
                </w:rPrChange>
              </w:rPr>
            </w:pPr>
          </w:p>
        </w:tc>
        <w:tc>
          <w:tcPr>
            <w:tcW w:w="786" w:type="dxa"/>
            <w:vAlign w:val="top"/>
          </w:tcPr>
          <w:p w14:paraId="215F94F9">
            <w:pPr>
              <w:pStyle w:val="9"/>
              <w:rPr>
                <w:rFonts w:hint="eastAsia" w:ascii="仿宋" w:hAnsi="仿宋" w:eastAsia="仿宋" w:cs="仿宋"/>
                <w:rPrChange w:id="4454" w:author="随遇而安" w:date="2023-08-12T09:27:04Z">
                  <w:rPr/>
                </w:rPrChange>
              </w:rPr>
            </w:pPr>
          </w:p>
        </w:tc>
        <w:tc>
          <w:tcPr>
            <w:tcW w:w="1024" w:type="dxa"/>
            <w:vAlign w:val="top"/>
          </w:tcPr>
          <w:p w14:paraId="367CF737">
            <w:pPr>
              <w:pStyle w:val="9"/>
              <w:rPr>
                <w:rFonts w:hint="eastAsia" w:ascii="仿宋" w:hAnsi="仿宋" w:eastAsia="仿宋" w:cs="仿宋"/>
                <w:rPrChange w:id="4455" w:author="随遇而安" w:date="2023-08-12T09:27:04Z">
                  <w:rPr/>
                </w:rPrChange>
              </w:rPr>
            </w:pPr>
          </w:p>
        </w:tc>
        <w:tc>
          <w:tcPr>
            <w:tcW w:w="887" w:type="dxa"/>
            <w:vAlign w:val="top"/>
          </w:tcPr>
          <w:p w14:paraId="12908305">
            <w:pPr>
              <w:pStyle w:val="9"/>
              <w:rPr>
                <w:rFonts w:hint="eastAsia" w:ascii="仿宋" w:hAnsi="仿宋" w:eastAsia="仿宋" w:cs="仿宋"/>
                <w:rPrChange w:id="4456" w:author="随遇而安" w:date="2023-08-12T09:27:04Z">
                  <w:rPr/>
                </w:rPrChange>
              </w:rPr>
            </w:pPr>
          </w:p>
        </w:tc>
        <w:tc>
          <w:tcPr>
            <w:tcW w:w="1106" w:type="dxa"/>
            <w:vAlign w:val="top"/>
          </w:tcPr>
          <w:p w14:paraId="36296E49">
            <w:pPr>
              <w:pStyle w:val="9"/>
              <w:rPr>
                <w:rFonts w:hint="eastAsia" w:ascii="仿宋" w:hAnsi="仿宋" w:eastAsia="仿宋" w:cs="仿宋"/>
                <w:rPrChange w:id="4457" w:author="随遇而安" w:date="2023-08-12T09:27:04Z">
                  <w:rPr/>
                </w:rPrChange>
              </w:rPr>
            </w:pPr>
          </w:p>
        </w:tc>
        <w:tc>
          <w:tcPr>
            <w:tcW w:w="1103" w:type="dxa"/>
            <w:vAlign w:val="top"/>
          </w:tcPr>
          <w:p w14:paraId="176A3438">
            <w:pPr>
              <w:pStyle w:val="9"/>
              <w:rPr>
                <w:rFonts w:hint="eastAsia" w:ascii="仿宋" w:hAnsi="仿宋" w:eastAsia="仿宋" w:cs="仿宋"/>
                <w:rPrChange w:id="4458" w:author="随遇而安" w:date="2023-08-12T09:27:04Z">
                  <w:rPr/>
                </w:rPrChange>
              </w:rPr>
            </w:pPr>
          </w:p>
        </w:tc>
        <w:tc>
          <w:tcPr>
            <w:tcW w:w="786" w:type="dxa"/>
            <w:vAlign w:val="top"/>
          </w:tcPr>
          <w:p w14:paraId="266D8F7F">
            <w:pPr>
              <w:pStyle w:val="9"/>
              <w:rPr>
                <w:rFonts w:hint="eastAsia" w:ascii="仿宋" w:hAnsi="仿宋" w:eastAsia="仿宋" w:cs="仿宋"/>
                <w:rPrChange w:id="4459" w:author="随遇而安" w:date="2023-08-12T09:27:04Z">
                  <w:rPr/>
                </w:rPrChange>
              </w:rPr>
            </w:pPr>
          </w:p>
        </w:tc>
        <w:tc>
          <w:tcPr>
            <w:tcW w:w="786" w:type="dxa"/>
            <w:vAlign w:val="top"/>
          </w:tcPr>
          <w:p w14:paraId="7FCCC847">
            <w:pPr>
              <w:pStyle w:val="9"/>
              <w:rPr>
                <w:rFonts w:hint="eastAsia" w:ascii="仿宋" w:hAnsi="仿宋" w:eastAsia="仿宋" w:cs="仿宋"/>
                <w:rPrChange w:id="4460" w:author="随遇而安" w:date="2023-08-12T09:27:04Z">
                  <w:rPr/>
                </w:rPrChange>
              </w:rPr>
            </w:pPr>
          </w:p>
        </w:tc>
        <w:tc>
          <w:tcPr>
            <w:tcW w:w="801" w:type="dxa"/>
            <w:vAlign w:val="top"/>
          </w:tcPr>
          <w:p w14:paraId="2C2FC649">
            <w:pPr>
              <w:pStyle w:val="9"/>
              <w:rPr>
                <w:rFonts w:hint="eastAsia" w:ascii="仿宋" w:hAnsi="仿宋" w:eastAsia="仿宋" w:cs="仿宋"/>
                <w:rPrChange w:id="4461" w:author="随遇而安" w:date="2023-08-12T09:27:04Z">
                  <w:rPr/>
                </w:rPrChange>
              </w:rPr>
            </w:pPr>
          </w:p>
        </w:tc>
        <w:tc>
          <w:tcPr>
            <w:tcW w:w="786" w:type="dxa"/>
            <w:vAlign w:val="top"/>
          </w:tcPr>
          <w:p w14:paraId="023CB5BB">
            <w:pPr>
              <w:pStyle w:val="9"/>
              <w:rPr>
                <w:rFonts w:hint="eastAsia" w:ascii="仿宋" w:hAnsi="仿宋" w:eastAsia="仿宋" w:cs="仿宋"/>
                <w:rPrChange w:id="4462" w:author="随遇而安" w:date="2023-08-12T09:27:04Z">
                  <w:rPr/>
                </w:rPrChange>
              </w:rPr>
            </w:pPr>
          </w:p>
        </w:tc>
        <w:tc>
          <w:tcPr>
            <w:tcW w:w="786" w:type="dxa"/>
            <w:vAlign w:val="top"/>
          </w:tcPr>
          <w:p w14:paraId="082DDA81">
            <w:pPr>
              <w:pStyle w:val="9"/>
              <w:rPr>
                <w:rFonts w:hint="eastAsia" w:ascii="仿宋" w:hAnsi="仿宋" w:eastAsia="仿宋" w:cs="仿宋"/>
                <w:rPrChange w:id="4463" w:author="随遇而安" w:date="2023-08-12T09:27:04Z">
                  <w:rPr/>
                </w:rPrChange>
              </w:rPr>
            </w:pPr>
          </w:p>
        </w:tc>
        <w:tc>
          <w:tcPr>
            <w:tcW w:w="786" w:type="dxa"/>
            <w:vAlign w:val="top"/>
          </w:tcPr>
          <w:p w14:paraId="17276D5A">
            <w:pPr>
              <w:pStyle w:val="9"/>
              <w:rPr>
                <w:rFonts w:hint="eastAsia" w:ascii="仿宋" w:hAnsi="仿宋" w:eastAsia="仿宋" w:cs="仿宋"/>
                <w:rPrChange w:id="4464" w:author="随遇而安" w:date="2023-08-12T09:27:04Z">
                  <w:rPr/>
                </w:rPrChange>
              </w:rPr>
            </w:pPr>
          </w:p>
        </w:tc>
        <w:tc>
          <w:tcPr>
            <w:tcW w:w="786" w:type="dxa"/>
            <w:vAlign w:val="top"/>
          </w:tcPr>
          <w:p w14:paraId="6C2F2C9E">
            <w:pPr>
              <w:pStyle w:val="9"/>
              <w:rPr>
                <w:rFonts w:hint="eastAsia" w:ascii="仿宋" w:hAnsi="仿宋" w:eastAsia="仿宋" w:cs="仿宋"/>
                <w:rPrChange w:id="4465" w:author="随遇而安" w:date="2023-08-12T09:27:04Z">
                  <w:rPr/>
                </w:rPrChange>
              </w:rPr>
            </w:pPr>
          </w:p>
        </w:tc>
        <w:tc>
          <w:tcPr>
            <w:tcW w:w="786" w:type="dxa"/>
            <w:vAlign w:val="top"/>
          </w:tcPr>
          <w:p w14:paraId="5EC90A9E">
            <w:pPr>
              <w:pStyle w:val="9"/>
              <w:rPr>
                <w:rFonts w:hint="eastAsia" w:ascii="仿宋" w:hAnsi="仿宋" w:eastAsia="仿宋" w:cs="仿宋"/>
                <w:rPrChange w:id="4466" w:author="随遇而安" w:date="2023-08-12T09:27:04Z">
                  <w:rPr/>
                </w:rPrChange>
              </w:rPr>
            </w:pPr>
          </w:p>
        </w:tc>
        <w:tc>
          <w:tcPr>
            <w:tcW w:w="787" w:type="dxa"/>
            <w:vAlign w:val="top"/>
          </w:tcPr>
          <w:p w14:paraId="3199B3BA">
            <w:pPr>
              <w:pStyle w:val="9"/>
              <w:rPr>
                <w:rFonts w:hint="eastAsia" w:ascii="仿宋" w:hAnsi="仿宋" w:eastAsia="仿宋" w:cs="仿宋"/>
                <w:rPrChange w:id="4467" w:author="随遇而安" w:date="2023-08-12T09:27:04Z">
                  <w:rPr/>
                </w:rPrChange>
              </w:rPr>
            </w:pPr>
          </w:p>
        </w:tc>
        <w:tc>
          <w:tcPr>
            <w:tcW w:w="810" w:type="dxa"/>
            <w:vAlign w:val="top"/>
          </w:tcPr>
          <w:p w14:paraId="7DD3B60D">
            <w:pPr>
              <w:pStyle w:val="9"/>
              <w:rPr>
                <w:rFonts w:hint="eastAsia" w:ascii="仿宋" w:hAnsi="仿宋" w:eastAsia="仿宋" w:cs="仿宋"/>
                <w:rPrChange w:id="4468" w:author="随遇而安" w:date="2023-08-12T09:27:04Z">
                  <w:rPr/>
                </w:rPrChange>
              </w:rPr>
            </w:pPr>
          </w:p>
        </w:tc>
        <w:tc>
          <w:tcPr>
            <w:tcW w:w="762" w:type="dxa"/>
            <w:vAlign w:val="top"/>
          </w:tcPr>
          <w:p w14:paraId="793F4A7F">
            <w:pPr>
              <w:pStyle w:val="9"/>
              <w:rPr>
                <w:rFonts w:hint="eastAsia" w:ascii="仿宋" w:hAnsi="仿宋" w:eastAsia="仿宋" w:cs="仿宋"/>
                <w:rPrChange w:id="4469" w:author="随遇而安" w:date="2023-08-12T09:27:04Z">
                  <w:rPr/>
                </w:rPrChange>
              </w:rPr>
            </w:pPr>
          </w:p>
        </w:tc>
        <w:tc>
          <w:tcPr>
            <w:tcW w:w="1213" w:type="dxa"/>
            <w:vAlign w:val="top"/>
          </w:tcPr>
          <w:p w14:paraId="26E5E3D2">
            <w:pPr>
              <w:pStyle w:val="9"/>
              <w:rPr>
                <w:rFonts w:hint="eastAsia" w:ascii="仿宋" w:hAnsi="仿宋" w:eastAsia="仿宋" w:cs="仿宋"/>
                <w:rPrChange w:id="4470" w:author="随遇而安" w:date="2023-08-12T09:27:04Z">
                  <w:rPr/>
                </w:rPrChange>
              </w:rPr>
            </w:pPr>
          </w:p>
        </w:tc>
        <w:tc>
          <w:tcPr>
            <w:tcW w:w="971" w:type="dxa"/>
            <w:vAlign w:val="top"/>
          </w:tcPr>
          <w:p w14:paraId="785501B5">
            <w:pPr>
              <w:pStyle w:val="9"/>
              <w:rPr>
                <w:rFonts w:hint="eastAsia" w:ascii="仿宋" w:hAnsi="仿宋" w:eastAsia="仿宋" w:cs="仿宋"/>
                <w:rPrChange w:id="4471" w:author="随遇而安" w:date="2023-08-12T09:27:04Z">
                  <w:rPr/>
                </w:rPrChange>
              </w:rPr>
            </w:pPr>
          </w:p>
        </w:tc>
        <w:tc>
          <w:tcPr>
            <w:tcW w:w="895" w:type="dxa"/>
            <w:vAlign w:val="top"/>
          </w:tcPr>
          <w:p w14:paraId="60060613">
            <w:pPr>
              <w:pStyle w:val="9"/>
              <w:rPr>
                <w:rFonts w:hint="eastAsia" w:ascii="仿宋" w:hAnsi="仿宋" w:eastAsia="仿宋" w:cs="仿宋"/>
                <w:rPrChange w:id="4472" w:author="随遇而安" w:date="2023-08-12T09:27:04Z">
                  <w:rPr/>
                </w:rPrChange>
              </w:rPr>
            </w:pPr>
          </w:p>
        </w:tc>
        <w:tc>
          <w:tcPr>
            <w:tcW w:w="688" w:type="dxa"/>
            <w:vAlign w:val="top"/>
          </w:tcPr>
          <w:p w14:paraId="642E3F52">
            <w:pPr>
              <w:pStyle w:val="9"/>
              <w:rPr>
                <w:rFonts w:hint="eastAsia" w:ascii="仿宋" w:hAnsi="仿宋" w:eastAsia="仿宋" w:cs="仿宋"/>
                <w:rPrChange w:id="4473" w:author="随遇而安" w:date="2023-08-12T09:27:04Z">
                  <w:rPr/>
                </w:rPrChange>
              </w:rPr>
            </w:pPr>
          </w:p>
        </w:tc>
        <w:tc>
          <w:tcPr>
            <w:tcW w:w="623" w:type="dxa"/>
            <w:vAlign w:val="top"/>
          </w:tcPr>
          <w:p w14:paraId="56AA6E54">
            <w:pPr>
              <w:pStyle w:val="9"/>
              <w:rPr>
                <w:rFonts w:hint="eastAsia" w:ascii="仿宋" w:hAnsi="仿宋" w:eastAsia="仿宋" w:cs="仿宋"/>
                <w:rPrChange w:id="4474" w:author="随遇而安" w:date="2023-08-12T09:27:04Z">
                  <w:rPr/>
                </w:rPrChange>
              </w:rPr>
            </w:pPr>
          </w:p>
        </w:tc>
        <w:tc>
          <w:tcPr>
            <w:tcW w:w="813" w:type="dxa"/>
            <w:tcBorders>
              <w:right w:val="single" w:color="000000" w:sz="10" w:space="0"/>
            </w:tcBorders>
            <w:vAlign w:val="top"/>
          </w:tcPr>
          <w:p w14:paraId="141312E9">
            <w:pPr>
              <w:pStyle w:val="9"/>
              <w:rPr>
                <w:rFonts w:hint="eastAsia" w:ascii="仿宋" w:hAnsi="仿宋" w:eastAsia="仿宋" w:cs="仿宋"/>
                <w:rPrChange w:id="4475" w:author="随遇而安" w:date="2023-08-12T09:27:04Z">
                  <w:rPr/>
                </w:rPrChange>
              </w:rPr>
            </w:pPr>
          </w:p>
        </w:tc>
      </w:tr>
      <w:tr w14:paraId="067778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1" w:hRule="atLeast"/>
        </w:trPr>
        <w:tc>
          <w:tcPr>
            <w:tcW w:w="542" w:type="dxa"/>
            <w:tcBorders>
              <w:left w:val="single" w:color="000000" w:sz="10" w:space="0"/>
            </w:tcBorders>
            <w:vAlign w:val="top"/>
          </w:tcPr>
          <w:p w14:paraId="65418D36">
            <w:pPr>
              <w:spacing w:before="245" w:line="182" w:lineRule="auto"/>
              <w:ind w:left="184"/>
              <w:rPr>
                <w:rFonts w:hint="eastAsia" w:ascii="仿宋" w:hAnsi="仿宋" w:eastAsia="仿宋" w:cs="仿宋"/>
                <w:sz w:val="18"/>
                <w:szCs w:val="18"/>
                <w:rPrChange w:id="4476" w:author="随遇而安" w:date="2023-08-12T09:27:04Z">
                  <w:rPr>
                    <w:rFonts w:ascii="宋体" w:hAnsi="宋体" w:eastAsia="宋体" w:cs="宋体"/>
                    <w:sz w:val="18"/>
                    <w:szCs w:val="18"/>
                  </w:rPr>
                </w:rPrChange>
              </w:rPr>
            </w:pPr>
            <w:r>
              <w:rPr>
                <w:rFonts w:hint="eastAsia" w:ascii="仿宋" w:hAnsi="仿宋" w:eastAsia="仿宋" w:cs="仿宋"/>
                <w:spacing w:val="-10"/>
                <w:sz w:val="18"/>
                <w:szCs w:val="18"/>
                <w:rPrChange w:id="4477" w:author="随遇而安" w:date="2023-08-12T09:27:04Z">
                  <w:rPr>
                    <w:rFonts w:ascii="宋体" w:hAnsi="宋体" w:eastAsia="宋体" w:cs="宋体"/>
                    <w:spacing w:val="-10"/>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10</w:t>
            </w:r>
          </w:p>
        </w:tc>
        <w:tc>
          <w:tcPr>
            <w:tcW w:w="1166" w:type="dxa"/>
            <w:vAlign w:val="top"/>
          </w:tcPr>
          <w:p w14:paraId="43262BC4">
            <w:pPr>
              <w:pStyle w:val="9"/>
              <w:rPr>
                <w:rFonts w:hint="eastAsia" w:ascii="仿宋" w:hAnsi="仿宋" w:eastAsia="仿宋" w:cs="仿宋"/>
                <w:rPrChange w:id="4478" w:author="随遇而安" w:date="2023-08-12T09:27:04Z">
                  <w:rPr/>
                </w:rPrChange>
              </w:rPr>
            </w:pPr>
          </w:p>
        </w:tc>
        <w:tc>
          <w:tcPr>
            <w:tcW w:w="786" w:type="dxa"/>
            <w:vAlign w:val="top"/>
          </w:tcPr>
          <w:p w14:paraId="2B1FE3AB">
            <w:pPr>
              <w:pStyle w:val="9"/>
              <w:rPr>
                <w:rFonts w:hint="eastAsia" w:ascii="仿宋" w:hAnsi="仿宋" w:eastAsia="仿宋" w:cs="仿宋"/>
                <w:rPrChange w:id="4479" w:author="随遇而安" w:date="2023-08-12T09:27:04Z">
                  <w:rPr/>
                </w:rPrChange>
              </w:rPr>
            </w:pPr>
          </w:p>
        </w:tc>
        <w:tc>
          <w:tcPr>
            <w:tcW w:w="786" w:type="dxa"/>
            <w:vAlign w:val="top"/>
          </w:tcPr>
          <w:p w14:paraId="2EAB6E67">
            <w:pPr>
              <w:pStyle w:val="9"/>
              <w:rPr>
                <w:rFonts w:hint="eastAsia" w:ascii="仿宋" w:hAnsi="仿宋" w:eastAsia="仿宋" w:cs="仿宋"/>
                <w:rPrChange w:id="4480" w:author="随遇而安" w:date="2023-08-12T09:27:04Z">
                  <w:rPr/>
                </w:rPrChange>
              </w:rPr>
            </w:pPr>
          </w:p>
        </w:tc>
        <w:tc>
          <w:tcPr>
            <w:tcW w:w="1024" w:type="dxa"/>
            <w:vAlign w:val="top"/>
          </w:tcPr>
          <w:p w14:paraId="3AD6A398">
            <w:pPr>
              <w:pStyle w:val="9"/>
              <w:rPr>
                <w:rFonts w:hint="eastAsia" w:ascii="仿宋" w:hAnsi="仿宋" w:eastAsia="仿宋" w:cs="仿宋"/>
                <w:rPrChange w:id="4481" w:author="随遇而安" w:date="2023-08-12T09:27:04Z">
                  <w:rPr/>
                </w:rPrChange>
              </w:rPr>
            </w:pPr>
          </w:p>
        </w:tc>
        <w:tc>
          <w:tcPr>
            <w:tcW w:w="887" w:type="dxa"/>
            <w:vAlign w:val="top"/>
          </w:tcPr>
          <w:p w14:paraId="4FE1E92B">
            <w:pPr>
              <w:pStyle w:val="9"/>
              <w:rPr>
                <w:rFonts w:hint="eastAsia" w:ascii="仿宋" w:hAnsi="仿宋" w:eastAsia="仿宋" w:cs="仿宋"/>
                <w:rPrChange w:id="4482" w:author="随遇而安" w:date="2023-08-12T09:27:04Z">
                  <w:rPr/>
                </w:rPrChange>
              </w:rPr>
            </w:pPr>
          </w:p>
        </w:tc>
        <w:tc>
          <w:tcPr>
            <w:tcW w:w="1106" w:type="dxa"/>
            <w:vAlign w:val="top"/>
          </w:tcPr>
          <w:p w14:paraId="3E5FDD20">
            <w:pPr>
              <w:pStyle w:val="9"/>
              <w:rPr>
                <w:rFonts w:hint="eastAsia" w:ascii="仿宋" w:hAnsi="仿宋" w:eastAsia="仿宋" w:cs="仿宋"/>
                <w:rPrChange w:id="4483" w:author="随遇而安" w:date="2023-08-12T09:27:04Z">
                  <w:rPr/>
                </w:rPrChange>
              </w:rPr>
            </w:pPr>
          </w:p>
        </w:tc>
        <w:tc>
          <w:tcPr>
            <w:tcW w:w="1103" w:type="dxa"/>
            <w:vAlign w:val="top"/>
          </w:tcPr>
          <w:p w14:paraId="4490617C">
            <w:pPr>
              <w:pStyle w:val="9"/>
              <w:rPr>
                <w:rFonts w:hint="eastAsia" w:ascii="仿宋" w:hAnsi="仿宋" w:eastAsia="仿宋" w:cs="仿宋"/>
                <w:rPrChange w:id="4484" w:author="随遇而安" w:date="2023-08-12T09:27:04Z">
                  <w:rPr/>
                </w:rPrChange>
              </w:rPr>
            </w:pPr>
          </w:p>
        </w:tc>
        <w:tc>
          <w:tcPr>
            <w:tcW w:w="786" w:type="dxa"/>
            <w:vAlign w:val="top"/>
          </w:tcPr>
          <w:p w14:paraId="45EDCE22">
            <w:pPr>
              <w:pStyle w:val="9"/>
              <w:rPr>
                <w:rFonts w:hint="eastAsia" w:ascii="仿宋" w:hAnsi="仿宋" w:eastAsia="仿宋" w:cs="仿宋"/>
                <w:rPrChange w:id="4485" w:author="随遇而安" w:date="2023-08-12T09:27:04Z">
                  <w:rPr/>
                </w:rPrChange>
              </w:rPr>
            </w:pPr>
          </w:p>
        </w:tc>
        <w:tc>
          <w:tcPr>
            <w:tcW w:w="786" w:type="dxa"/>
            <w:vAlign w:val="top"/>
          </w:tcPr>
          <w:p w14:paraId="0258B2DF">
            <w:pPr>
              <w:pStyle w:val="9"/>
              <w:rPr>
                <w:rFonts w:hint="eastAsia" w:ascii="仿宋" w:hAnsi="仿宋" w:eastAsia="仿宋" w:cs="仿宋"/>
                <w:rPrChange w:id="4486" w:author="随遇而安" w:date="2023-08-12T09:27:04Z">
                  <w:rPr/>
                </w:rPrChange>
              </w:rPr>
            </w:pPr>
          </w:p>
        </w:tc>
        <w:tc>
          <w:tcPr>
            <w:tcW w:w="801" w:type="dxa"/>
            <w:vAlign w:val="top"/>
          </w:tcPr>
          <w:p w14:paraId="384038E9">
            <w:pPr>
              <w:pStyle w:val="9"/>
              <w:rPr>
                <w:rFonts w:hint="eastAsia" w:ascii="仿宋" w:hAnsi="仿宋" w:eastAsia="仿宋" w:cs="仿宋"/>
                <w:rPrChange w:id="4487" w:author="随遇而安" w:date="2023-08-12T09:27:04Z">
                  <w:rPr/>
                </w:rPrChange>
              </w:rPr>
            </w:pPr>
          </w:p>
        </w:tc>
        <w:tc>
          <w:tcPr>
            <w:tcW w:w="786" w:type="dxa"/>
            <w:vAlign w:val="top"/>
          </w:tcPr>
          <w:p w14:paraId="2F627435">
            <w:pPr>
              <w:pStyle w:val="9"/>
              <w:rPr>
                <w:rFonts w:hint="eastAsia" w:ascii="仿宋" w:hAnsi="仿宋" w:eastAsia="仿宋" w:cs="仿宋"/>
                <w:rPrChange w:id="4488" w:author="随遇而安" w:date="2023-08-12T09:27:04Z">
                  <w:rPr/>
                </w:rPrChange>
              </w:rPr>
            </w:pPr>
          </w:p>
        </w:tc>
        <w:tc>
          <w:tcPr>
            <w:tcW w:w="786" w:type="dxa"/>
            <w:vAlign w:val="top"/>
          </w:tcPr>
          <w:p w14:paraId="79EC528B">
            <w:pPr>
              <w:pStyle w:val="9"/>
              <w:rPr>
                <w:rFonts w:hint="eastAsia" w:ascii="仿宋" w:hAnsi="仿宋" w:eastAsia="仿宋" w:cs="仿宋"/>
                <w:rPrChange w:id="4489" w:author="随遇而安" w:date="2023-08-12T09:27:04Z">
                  <w:rPr/>
                </w:rPrChange>
              </w:rPr>
            </w:pPr>
          </w:p>
        </w:tc>
        <w:tc>
          <w:tcPr>
            <w:tcW w:w="786" w:type="dxa"/>
            <w:vAlign w:val="top"/>
          </w:tcPr>
          <w:p w14:paraId="28866436">
            <w:pPr>
              <w:pStyle w:val="9"/>
              <w:rPr>
                <w:rFonts w:hint="eastAsia" w:ascii="仿宋" w:hAnsi="仿宋" w:eastAsia="仿宋" w:cs="仿宋"/>
                <w:rPrChange w:id="4490" w:author="随遇而安" w:date="2023-08-12T09:27:04Z">
                  <w:rPr/>
                </w:rPrChange>
              </w:rPr>
            </w:pPr>
          </w:p>
        </w:tc>
        <w:tc>
          <w:tcPr>
            <w:tcW w:w="786" w:type="dxa"/>
            <w:vAlign w:val="top"/>
          </w:tcPr>
          <w:p w14:paraId="664E92BB">
            <w:pPr>
              <w:pStyle w:val="9"/>
              <w:rPr>
                <w:rFonts w:hint="eastAsia" w:ascii="仿宋" w:hAnsi="仿宋" w:eastAsia="仿宋" w:cs="仿宋"/>
                <w:rPrChange w:id="4491" w:author="随遇而安" w:date="2023-08-12T09:27:04Z">
                  <w:rPr/>
                </w:rPrChange>
              </w:rPr>
            </w:pPr>
          </w:p>
        </w:tc>
        <w:tc>
          <w:tcPr>
            <w:tcW w:w="786" w:type="dxa"/>
            <w:vAlign w:val="top"/>
          </w:tcPr>
          <w:p w14:paraId="2135B6C4">
            <w:pPr>
              <w:pStyle w:val="9"/>
              <w:rPr>
                <w:rFonts w:hint="eastAsia" w:ascii="仿宋" w:hAnsi="仿宋" w:eastAsia="仿宋" w:cs="仿宋"/>
                <w:rPrChange w:id="4492" w:author="随遇而安" w:date="2023-08-12T09:27:04Z">
                  <w:rPr/>
                </w:rPrChange>
              </w:rPr>
            </w:pPr>
          </w:p>
        </w:tc>
        <w:tc>
          <w:tcPr>
            <w:tcW w:w="787" w:type="dxa"/>
            <w:vAlign w:val="top"/>
          </w:tcPr>
          <w:p w14:paraId="4782AFD5">
            <w:pPr>
              <w:pStyle w:val="9"/>
              <w:rPr>
                <w:rFonts w:hint="eastAsia" w:ascii="仿宋" w:hAnsi="仿宋" w:eastAsia="仿宋" w:cs="仿宋"/>
                <w:rPrChange w:id="4493" w:author="随遇而安" w:date="2023-08-12T09:27:04Z">
                  <w:rPr/>
                </w:rPrChange>
              </w:rPr>
            </w:pPr>
          </w:p>
        </w:tc>
        <w:tc>
          <w:tcPr>
            <w:tcW w:w="810" w:type="dxa"/>
            <w:vAlign w:val="top"/>
          </w:tcPr>
          <w:p w14:paraId="65AA8788">
            <w:pPr>
              <w:pStyle w:val="9"/>
              <w:rPr>
                <w:rFonts w:hint="eastAsia" w:ascii="仿宋" w:hAnsi="仿宋" w:eastAsia="仿宋" w:cs="仿宋"/>
                <w:rPrChange w:id="4494" w:author="随遇而安" w:date="2023-08-12T09:27:04Z">
                  <w:rPr/>
                </w:rPrChange>
              </w:rPr>
            </w:pPr>
          </w:p>
        </w:tc>
        <w:tc>
          <w:tcPr>
            <w:tcW w:w="762" w:type="dxa"/>
            <w:vAlign w:val="top"/>
          </w:tcPr>
          <w:p w14:paraId="0E28A86C">
            <w:pPr>
              <w:pStyle w:val="9"/>
              <w:rPr>
                <w:rFonts w:hint="eastAsia" w:ascii="仿宋" w:hAnsi="仿宋" w:eastAsia="仿宋" w:cs="仿宋"/>
                <w:rPrChange w:id="4495" w:author="随遇而安" w:date="2023-08-12T09:27:04Z">
                  <w:rPr/>
                </w:rPrChange>
              </w:rPr>
            </w:pPr>
          </w:p>
        </w:tc>
        <w:tc>
          <w:tcPr>
            <w:tcW w:w="1213" w:type="dxa"/>
            <w:vAlign w:val="top"/>
          </w:tcPr>
          <w:p w14:paraId="3224E24E">
            <w:pPr>
              <w:pStyle w:val="9"/>
              <w:rPr>
                <w:rFonts w:hint="eastAsia" w:ascii="仿宋" w:hAnsi="仿宋" w:eastAsia="仿宋" w:cs="仿宋"/>
                <w:rPrChange w:id="4496" w:author="随遇而安" w:date="2023-08-12T09:27:04Z">
                  <w:rPr/>
                </w:rPrChange>
              </w:rPr>
            </w:pPr>
          </w:p>
        </w:tc>
        <w:tc>
          <w:tcPr>
            <w:tcW w:w="971" w:type="dxa"/>
            <w:vAlign w:val="top"/>
          </w:tcPr>
          <w:p w14:paraId="0A442469">
            <w:pPr>
              <w:pStyle w:val="9"/>
              <w:rPr>
                <w:rFonts w:hint="eastAsia" w:ascii="仿宋" w:hAnsi="仿宋" w:eastAsia="仿宋" w:cs="仿宋"/>
                <w:rPrChange w:id="4497" w:author="随遇而安" w:date="2023-08-12T09:27:04Z">
                  <w:rPr/>
                </w:rPrChange>
              </w:rPr>
            </w:pPr>
          </w:p>
        </w:tc>
        <w:tc>
          <w:tcPr>
            <w:tcW w:w="895" w:type="dxa"/>
            <w:vAlign w:val="top"/>
          </w:tcPr>
          <w:p w14:paraId="0BFB2E0C">
            <w:pPr>
              <w:pStyle w:val="9"/>
              <w:rPr>
                <w:rFonts w:hint="eastAsia" w:ascii="仿宋" w:hAnsi="仿宋" w:eastAsia="仿宋" w:cs="仿宋"/>
                <w:rPrChange w:id="4498" w:author="随遇而安" w:date="2023-08-12T09:27:04Z">
                  <w:rPr/>
                </w:rPrChange>
              </w:rPr>
            </w:pPr>
          </w:p>
        </w:tc>
        <w:tc>
          <w:tcPr>
            <w:tcW w:w="688" w:type="dxa"/>
            <w:vAlign w:val="top"/>
          </w:tcPr>
          <w:p w14:paraId="5C66DE3A">
            <w:pPr>
              <w:pStyle w:val="9"/>
              <w:rPr>
                <w:rFonts w:hint="eastAsia" w:ascii="仿宋" w:hAnsi="仿宋" w:eastAsia="仿宋" w:cs="仿宋"/>
                <w:rPrChange w:id="4499" w:author="随遇而安" w:date="2023-08-12T09:27:04Z">
                  <w:rPr/>
                </w:rPrChange>
              </w:rPr>
            </w:pPr>
          </w:p>
        </w:tc>
        <w:tc>
          <w:tcPr>
            <w:tcW w:w="623" w:type="dxa"/>
            <w:vAlign w:val="top"/>
          </w:tcPr>
          <w:p w14:paraId="7EBCD365">
            <w:pPr>
              <w:pStyle w:val="9"/>
              <w:rPr>
                <w:rFonts w:hint="eastAsia" w:ascii="仿宋" w:hAnsi="仿宋" w:eastAsia="仿宋" w:cs="仿宋"/>
                <w:rPrChange w:id="4500" w:author="随遇而安" w:date="2023-08-12T09:27:04Z">
                  <w:rPr/>
                </w:rPrChange>
              </w:rPr>
            </w:pPr>
          </w:p>
        </w:tc>
        <w:tc>
          <w:tcPr>
            <w:tcW w:w="813" w:type="dxa"/>
            <w:tcBorders>
              <w:right w:val="single" w:color="000000" w:sz="10" w:space="0"/>
            </w:tcBorders>
            <w:vAlign w:val="top"/>
          </w:tcPr>
          <w:p w14:paraId="0AF734D3">
            <w:pPr>
              <w:pStyle w:val="9"/>
              <w:rPr>
                <w:rFonts w:hint="eastAsia" w:ascii="仿宋" w:hAnsi="仿宋" w:eastAsia="仿宋" w:cs="仿宋"/>
                <w:rPrChange w:id="4501" w:author="随遇而安" w:date="2023-08-12T09:27:04Z">
                  <w:rPr/>
                </w:rPrChange>
              </w:rPr>
            </w:pPr>
          </w:p>
        </w:tc>
      </w:tr>
      <w:tr w14:paraId="5727A2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542" w:type="dxa"/>
            <w:tcBorders>
              <w:left w:val="single" w:color="000000" w:sz="10" w:space="0"/>
              <w:bottom w:val="single" w:color="000000" w:sz="10" w:space="0"/>
            </w:tcBorders>
            <w:vAlign w:val="top"/>
          </w:tcPr>
          <w:p w14:paraId="57D1DCAB">
            <w:pPr>
              <w:spacing w:before="248" w:line="182" w:lineRule="auto"/>
              <w:ind w:left="184"/>
              <w:rPr>
                <w:rFonts w:hint="eastAsia" w:ascii="仿宋" w:hAnsi="仿宋" w:eastAsia="仿宋" w:cs="仿宋"/>
                <w:sz w:val="18"/>
                <w:szCs w:val="18"/>
                <w:rPrChange w:id="4502" w:author="随遇而安" w:date="2023-08-12T09:27:04Z">
                  <w:rPr>
                    <w:rFonts w:ascii="宋体" w:hAnsi="宋体" w:eastAsia="宋体" w:cs="宋体"/>
                    <w:sz w:val="18"/>
                    <w:szCs w:val="18"/>
                  </w:rPr>
                </w:rPrChange>
              </w:rPr>
            </w:pPr>
            <w:r>
              <w:rPr>
                <w:rFonts w:hint="eastAsia" w:ascii="仿宋" w:hAnsi="仿宋" w:eastAsia="仿宋" w:cs="仿宋"/>
                <w:spacing w:val="-10"/>
                <w:sz w:val="18"/>
                <w:szCs w:val="18"/>
                <w:rPrChange w:id="4503" w:author="随遇而安" w:date="2023-08-12T09:27:04Z">
                  <w:rPr>
                    <w:rFonts w:ascii="宋体" w:hAnsi="宋体" w:eastAsia="宋体" w:cs="宋体"/>
                    <w:spacing w:val="-10"/>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11</w:t>
            </w:r>
          </w:p>
        </w:tc>
        <w:tc>
          <w:tcPr>
            <w:tcW w:w="1166" w:type="dxa"/>
            <w:tcBorders>
              <w:bottom w:val="single" w:color="000000" w:sz="10" w:space="0"/>
            </w:tcBorders>
            <w:vAlign w:val="top"/>
          </w:tcPr>
          <w:p w14:paraId="4A5DC0C6">
            <w:pPr>
              <w:pStyle w:val="9"/>
              <w:rPr>
                <w:rFonts w:hint="eastAsia" w:ascii="仿宋" w:hAnsi="仿宋" w:eastAsia="仿宋" w:cs="仿宋"/>
                <w:rPrChange w:id="4504" w:author="随遇而安" w:date="2023-08-12T09:27:04Z">
                  <w:rPr/>
                </w:rPrChange>
              </w:rPr>
            </w:pPr>
          </w:p>
        </w:tc>
        <w:tc>
          <w:tcPr>
            <w:tcW w:w="786" w:type="dxa"/>
            <w:tcBorders>
              <w:bottom w:val="single" w:color="000000" w:sz="10" w:space="0"/>
            </w:tcBorders>
            <w:vAlign w:val="top"/>
          </w:tcPr>
          <w:p w14:paraId="76430896">
            <w:pPr>
              <w:pStyle w:val="9"/>
              <w:rPr>
                <w:rFonts w:hint="eastAsia" w:ascii="仿宋" w:hAnsi="仿宋" w:eastAsia="仿宋" w:cs="仿宋"/>
                <w:rPrChange w:id="4505" w:author="随遇而安" w:date="2023-08-12T09:27:04Z">
                  <w:rPr/>
                </w:rPrChange>
              </w:rPr>
            </w:pPr>
          </w:p>
        </w:tc>
        <w:tc>
          <w:tcPr>
            <w:tcW w:w="786" w:type="dxa"/>
            <w:tcBorders>
              <w:bottom w:val="single" w:color="000000" w:sz="10" w:space="0"/>
            </w:tcBorders>
            <w:vAlign w:val="top"/>
          </w:tcPr>
          <w:p w14:paraId="4A5F8414">
            <w:pPr>
              <w:pStyle w:val="9"/>
              <w:rPr>
                <w:rFonts w:hint="eastAsia" w:ascii="仿宋" w:hAnsi="仿宋" w:eastAsia="仿宋" w:cs="仿宋"/>
                <w:rPrChange w:id="4506" w:author="随遇而安" w:date="2023-08-12T09:27:04Z">
                  <w:rPr/>
                </w:rPrChange>
              </w:rPr>
            </w:pPr>
          </w:p>
        </w:tc>
        <w:tc>
          <w:tcPr>
            <w:tcW w:w="1024" w:type="dxa"/>
            <w:tcBorders>
              <w:bottom w:val="single" w:color="000000" w:sz="10" w:space="0"/>
            </w:tcBorders>
            <w:vAlign w:val="top"/>
          </w:tcPr>
          <w:p w14:paraId="41CED91D">
            <w:pPr>
              <w:pStyle w:val="9"/>
              <w:rPr>
                <w:rFonts w:hint="eastAsia" w:ascii="仿宋" w:hAnsi="仿宋" w:eastAsia="仿宋" w:cs="仿宋"/>
                <w:rPrChange w:id="4507" w:author="随遇而安" w:date="2023-08-12T09:27:04Z">
                  <w:rPr/>
                </w:rPrChange>
              </w:rPr>
            </w:pPr>
          </w:p>
        </w:tc>
        <w:tc>
          <w:tcPr>
            <w:tcW w:w="887" w:type="dxa"/>
            <w:tcBorders>
              <w:bottom w:val="single" w:color="000000" w:sz="10" w:space="0"/>
            </w:tcBorders>
            <w:vAlign w:val="top"/>
          </w:tcPr>
          <w:p w14:paraId="2EA21F35">
            <w:pPr>
              <w:pStyle w:val="9"/>
              <w:rPr>
                <w:rFonts w:hint="eastAsia" w:ascii="仿宋" w:hAnsi="仿宋" w:eastAsia="仿宋" w:cs="仿宋"/>
                <w:rPrChange w:id="4508" w:author="随遇而安" w:date="2023-08-12T09:27:04Z">
                  <w:rPr/>
                </w:rPrChange>
              </w:rPr>
            </w:pPr>
          </w:p>
        </w:tc>
        <w:tc>
          <w:tcPr>
            <w:tcW w:w="1106" w:type="dxa"/>
            <w:tcBorders>
              <w:bottom w:val="single" w:color="000000" w:sz="10" w:space="0"/>
            </w:tcBorders>
            <w:vAlign w:val="top"/>
          </w:tcPr>
          <w:p w14:paraId="5AE70463">
            <w:pPr>
              <w:pStyle w:val="9"/>
              <w:rPr>
                <w:rFonts w:hint="eastAsia" w:ascii="仿宋" w:hAnsi="仿宋" w:eastAsia="仿宋" w:cs="仿宋"/>
                <w:rPrChange w:id="4509" w:author="随遇而安" w:date="2023-08-12T09:27:04Z">
                  <w:rPr/>
                </w:rPrChange>
              </w:rPr>
            </w:pPr>
          </w:p>
        </w:tc>
        <w:tc>
          <w:tcPr>
            <w:tcW w:w="1103" w:type="dxa"/>
            <w:tcBorders>
              <w:bottom w:val="single" w:color="000000" w:sz="10" w:space="0"/>
            </w:tcBorders>
            <w:vAlign w:val="top"/>
          </w:tcPr>
          <w:p w14:paraId="7D637D43">
            <w:pPr>
              <w:pStyle w:val="9"/>
              <w:rPr>
                <w:rFonts w:hint="eastAsia" w:ascii="仿宋" w:hAnsi="仿宋" w:eastAsia="仿宋" w:cs="仿宋"/>
                <w:rPrChange w:id="4510" w:author="随遇而安" w:date="2023-08-12T09:27:04Z">
                  <w:rPr/>
                </w:rPrChange>
              </w:rPr>
            </w:pPr>
          </w:p>
        </w:tc>
        <w:tc>
          <w:tcPr>
            <w:tcW w:w="786" w:type="dxa"/>
            <w:tcBorders>
              <w:bottom w:val="single" w:color="000000" w:sz="10" w:space="0"/>
            </w:tcBorders>
            <w:vAlign w:val="top"/>
          </w:tcPr>
          <w:p w14:paraId="556DAEBA">
            <w:pPr>
              <w:pStyle w:val="9"/>
              <w:rPr>
                <w:rFonts w:hint="eastAsia" w:ascii="仿宋" w:hAnsi="仿宋" w:eastAsia="仿宋" w:cs="仿宋"/>
                <w:rPrChange w:id="4511" w:author="随遇而安" w:date="2023-08-12T09:27:04Z">
                  <w:rPr/>
                </w:rPrChange>
              </w:rPr>
            </w:pPr>
          </w:p>
        </w:tc>
        <w:tc>
          <w:tcPr>
            <w:tcW w:w="786" w:type="dxa"/>
            <w:tcBorders>
              <w:bottom w:val="single" w:color="000000" w:sz="10" w:space="0"/>
            </w:tcBorders>
            <w:vAlign w:val="top"/>
          </w:tcPr>
          <w:p w14:paraId="485FB15E">
            <w:pPr>
              <w:pStyle w:val="9"/>
              <w:rPr>
                <w:rFonts w:hint="eastAsia" w:ascii="仿宋" w:hAnsi="仿宋" w:eastAsia="仿宋" w:cs="仿宋"/>
                <w:rPrChange w:id="4512" w:author="随遇而安" w:date="2023-08-12T09:27:04Z">
                  <w:rPr/>
                </w:rPrChange>
              </w:rPr>
            </w:pPr>
          </w:p>
        </w:tc>
        <w:tc>
          <w:tcPr>
            <w:tcW w:w="801" w:type="dxa"/>
            <w:tcBorders>
              <w:bottom w:val="single" w:color="000000" w:sz="10" w:space="0"/>
            </w:tcBorders>
            <w:vAlign w:val="top"/>
          </w:tcPr>
          <w:p w14:paraId="1B21F8E6">
            <w:pPr>
              <w:pStyle w:val="9"/>
              <w:rPr>
                <w:rFonts w:hint="eastAsia" w:ascii="仿宋" w:hAnsi="仿宋" w:eastAsia="仿宋" w:cs="仿宋"/>
                <w:rPrChange w:id="4513" w:author="随遇而安" w:date="2023-08-12T09:27:04Z">
                  <w:rPr/>
                </w:rPrChange>
              </w:rPr>
            </w:pPr>
          </w:p>
        </w:tc>
        <w:tc>
          <w:tcPr>
            <w:tcW w:w="786" w:type="dxa"/>
            <w:tcBorders>
              <w:bottom w:val="single" w:color="000000" w:sz="10" w:space="0"/>
            </w:tcBorders>
            <w:vAlign w:val="top"/>
          </w:tcPr>
          <w:p w14:paraId="2E281841">
            <w:pPr>
              <w:pStyle w:val="9"/>
              <w:rPr>
                <w:rFonts w:hint="eastAsia" w:ascii="仿宋" w:hAnsi="仿宋" w:eastAsia="仿宋" w:cs="仿宋"/>
                <w:rPrChange w:id="4514" w:author="随遇而安" w:date="2023-08-12T09:27:04Z">
                  <w:rPr/>
                </w:rPrChange>
              </w:rPr>
            </w:pPr>
          </w:p>
        </w:tc>
        <w:tc>
          <w:tcPr>
            <w:tcW w:w="786" w:type="dxa"/>
            <w:tcBorders>
              <w:bottom w:val="single" w:color="000000" w:sz="10" w:space="0"/>
            </w:tcBorders>
            <w:vAlign w:val="top"/>
          </w:tcPr>
          <w:p w14:paraId="25CDE7B3">
            <w:pPr>
              <w:pStyle w:val="9"/>
              <w:rPr>
                <w:rFonts w:hint="eastAsia" w:ascii="仿宋" w:hAnsi="仿宋" w:eastAsia="仿宋" w:cs="仿宋"/>
                <w:rPrChange w:id="4515" w:author="随遇而安" w:date="2023-08-12T09:27:04Z">
                  <w:rPr/>
                </w:rPrChange>
              </w:rPr>
            </w:pPr>
          </w:p>
        </w:tc>
        <w:tc>
          <w:tcPr>
            <w:tcW w:w="786" w:type="dxa"/>
            <w:tcBorders>
              <w:bottom w:val="single" w:color="000000" w:sz="10" w:space="0"/>
            </w:tcBorders>
            <w:vAlign w:val="top"/>
          </w:tcPr>
          <w:p w14:paraId="5F2D2E19">
            <w:pPr>
              <w:pStyle w:val="9"/>
              <w:rPr>
                <w:rFonts w:hint="eastAsia" w:ascii="仿宋" w:hAnsi="仿宋" w:eastAsia="仿宋" w:cs="仿宋"/>
                <w:rPrChange w:id="4516" w:author="随遇而安" w:date="2023-08-12T09:27:04Z">
                  <w:rPr/>
                </w:rPrChange>
              </w:rPr>
            </w:pPr>
          </w:p>
        </w:tc>
        <w:tc>
          <w:tcPr>
            <w:tcW w:w="786" w:type="dxa"/>
            <w:tcBorders>
              <w:bottom w:val="single" w:color="000000" w:sz="10" w:space="0"/>
            </w:tcBorders>
            <w:vAlign w:val="top"/>
          </w:tcPr>
          <w:p w14:paraId="7CB1DD4C">
            <w:pPr>
              <w:pStyle w:val="9"/>
              <w:rPr>
                <w:rFonts w:hint="eastAsia" w:ascii="仿宋" w:hAnsi="仿宋" w:eastAsia="仿宋" w:cs="仿宋"/>
                <w:rPrChange w:id="4517" w:author="随遇而安" w:date="2023-08-12T09:27:04Z">
                  <w:rPr/>
                </w:rPrChange>
              </w:rPr>
            </w:pPr>
          </w:p>
        </w:tc>
        <w:tc>
          <w:tcPr>
            <w:tcW w:w="786" w:type="dxa"/>
            <w:tcBorders>
              <w:bottom w:val="single" w:color="000000" w:sz="10" w:space="0"/>
            </w:tcBorders>
            <w:vAlign w:val="top"/>
          </w:tcPr>
          <w:p w14:paraId="659E8838">
            <w:pPr>
              <w:pStyle w:val="9"/>
              <w:rPr>
                <w:rFonts w:hint="eastAsia" w:ascii="仿宋" w:hAnsi="仿宋" w:eastAsia="仿宋" w:cs="仿宋"/>
                <w:rPrChange w:id="4518" w:author="随遇而安" w:date="2023-08-12T09:27:04Z">
                  <w:rPr/>
                </w:rPrChange>
              </w:rPr>
            </w:pPr>
          </w:p>
        </w:tc>
        <w:tc>
          <w:tcPr>
            <w:tcW w:w="787" w:type="dxa"/>
            <w:tcBorders>
              <w:bottom w:val="single" w:color="000000" w:sz="10" w:space="0"/>
            </w:tcBorders>
            <w:vAlign w:val="top"/>
          </w:tcPr>
          <w:p w14:paraId="3809A7E6">
            <w:pPr>
              <w:pStyle w:val="9"/>
              <w:rPr>
                <w:rFonts w:hint="eastAsia" w:ascii="仿宋" w:hAnsi="仿宋" w:eastAsia="仿宋" w:cs="仿宋"/>
                <w:rPrChange w:id="4519" w:author="随遇而安" w:date="2023-08-12T09:27:04Z">
                  <w:rPr/>
                </w:rPrChange>
              </w:rPr>
            </w:pPr>
          </w:p>
        </w:tc>
        <w:tc>
          <w:tcPr>
            <w:tcW w:w="810" w:type="dxa"/>
            <w:tcBorders>
              <w:bottom w:val="single" w:color="000000" w:sz="10" w:space="0"/>
            </w:tcBorders>
            <w:vAlign w:val="top"/>
          </w:tcPr>
          <w:p w14:paraId="24704916">
            <w:pPr>
              <w:pStyle w:val="9"/>
              <w:rPr>
                <w:rFonts w:hint="eastAsia" w:ascii="仿宋" w:hAnsi="仿宋" w:eastAsia="仿宋" w:cs="仿宋"/>
                <w:rPrChange w:id="4520" w:author="随遇而安" w:date="2023-08-12T09:27:04Z">
                  <w:rPr/>
                </w:rPrChange>
              </w:rPr>
            </w:pPr>
          </w:p>
        </w:tc>
        <w:tc>
          <w:tcPr>
            <w:tcW w:w="762" w:type="dxa"/>
            <w:tcBorders>
              <w:bottom w:val="single" w:color="000000" w:sz="10" w:space="0"/>
            </w:tcBorders>
            <w:vAlign w:val="top"/>
          </w:tcPr>
          <w:p w14:paraId="7E95A5B3">
            <w:pPr>
              <w:pStyle w:val="9"/>
              <w:rPr>
                <w:rFonts w:hint="eastAsia" w:ascii="仿宋" w:hAnsi="仿宋" w:eastAsia="仿宋" w:cs="仿宋"/>
                <w:rPrChange w:id="4521" w:author="随遇而安" w:date="2023-08-12T09:27:04Z">
                  <w:rPr/>
                </w:rPrChange>
              </w:rPr>
            </w:pPr>
          </w:p>
        </w:tc>
        <w:tc>
          <w:tcPr>
            <w:tcW w:w="1213" w:type="dxa"/>
            <w:tcBorders>
              <w:bottom w:val="single" w:color="000000" w:sz="10" w:space="0"/>
            </w:tcBorders>
            <w:vAlign w:val="top"/>
          </w:tcPr>
          <w:p w14:paraId="144732A1">
            <w:pPr>
              <w:pStyle w:val="9"/>
              <w:rPr>
                <w:rFonts w:hint="eastAsia" w:ascii="仿宋" w:hAnsi="仿宋" w:eastAsia="仿宋" w:cs="仿宋"/>
                <w:rPrChange w:id="4522" w:author="随遇而安" w:date="2023-08-12T09:27:04Z">
                  <w:rPr/>
                </w:rPrChange>
              </w:rPr>
            </w:pPr>
          </w:p>
        </w:tc>
        <w:tc>
          <w:tcPr>
            <w:tcW w:w="971" w:type="dxa"/>
            <w:tcBorders>
              <w:bottom w:val="single" w:color="000000" w:sz="10" w:space="0"/>
            </w:tcBorders>
            <w:vAlign w:val="top"/>
          </w:tcPr>
          <w:p w14:paraId="411F4376">
            <w:pPr>
              <w:pStyle w:val="9"/>
              <w:rPr>
                <w:rFonts w:hint="eastAsia" w:ascii="仿宋" w:hAnsi="仿宋" w:eastAsia="仿宋" w:cs="仿宋"/>
                <w:rPrChange w:id="4523" w:author="随遇而安" w:date="2023-08-12T09:27:04Z">
                  <w:rPr/>
                </w:rPrChange>
              </w:rPr>
            </w:pPr>
          </w:p>
        </w:tc>
        <w:tc>
          <w:tcPr>
            <w:tcW w:w="895" w:type="dxa"/>
            <w:tcBorders>
              <w:bottom w:val="single" w:color="000000" w:sz="10" w:space="0"/>
            </w:tcBorders>
            <w:vAlign w:val="top"/>
          </w:tcPr>
          <w:p w14:paraId="031BF01A">
            <w:pPr>
              <w:pStyle w:val="9"/>
              <w:rPr>
                <w:rFonts w:hint="eastAsia" w:ascii="仿宋" w:hAnsi="仿宋" w:eastAsia="仿宋" w:cs="仿宋"/>
                <w:rPrChange w:id="4524" w:author="随遇而安" w:date="2023-08-12T09:27:04Z">
                  <w:rPr/>
                </w:rPrChange>
              </w:rPr>
            </w:pPr>
          </w:p>
        </w:tc>
        <w:tc>
          <w:tcPr>
            <w:tcW w:w="688" w:type="dxa"/>
            <w:tcBorders>
              <w:bottom w:val="single" w:color="000000" w:sz="10" w:space="0"/>
            </w:tcBorders>
            <w:vAlign w:val="top"/>
          </w:tcPr>
          <w:p w14:paraId="59BD056F">
            <w:pPr>
              <w:pStyle w:val="9"/>
              <w:rPr>
                <w:rFonts w:hint="eastAsia" w:ascii="仿宋" w:hAnsi="仿宋" w:eastAsia="仿宋" w:cs="仿宋"/>
                <w:rPrChange w:id="4525" w:author="随遇而安" w:date="2023-08-12T09:27:04Z">
                  <w:rPr/>
                </w:rPrChange>
              </w:rPr>
            </w:pPr>
          </w:p>
        </w:tc>
        <w:tc>
          <w:tcPr>
            <w:tcW w:w="623" w:type="dxa"/>
            <w:tcBorders>
              <w:bottom w:val="single" w:color="000000" w:sz="10" w:space="0"/>
            </w:tcBorders>
            <w:vAlign w:val="top"/>
          </w:tcPr>
          <w:p w14:paraId="52D69EAE">
            <w:pPr>
              <w:pStyle w:val="9"/>
              <w:rPr>
                <w:rFonts w:hint="eastAsia" w:ascii="仿宋" w:hAnsi="仿宋" w:eastAsia="仿宋" w:cs="仿宋"/>
                <w:rPrChange w:id="4526" w:author="随遇而安" w:date="2023-08-12T09:27:04Z">
                  <w:rPr/>
                </w:rPrChange>
              </w:rPr>
            </w:pPr>
          </w:p>
        </w:tc>
        <w:tc>
          <w:tcPr>
            <w:tcW w:w="813" w:type="dxa"/>
            <w:tcBorders>
              <w:bottom w:val="single" w:color="000000" w:sz="10" w:space="0"/>
              <w:right w:val="single" w:color="000000" w:sz="10" w:space="0"/>
            </w:tcBorders>
            <w:vAlign w:val="top"/>
          </w:tcPr>
          <w:p w14:paraId="27F22969">
            <w:pPr>
              <w:pStyle w:val="9"/>
              <w:rPr>
                <w:rFonts w:hint="eastAsia" w:ascii="仿宋" w:hAnsi="仿宋" w:eastAsia="仿宋" w:cs="仿宋"/>
                <w:rPrChange w:id="4527" w:author="随遇而安" w:date="2023-08-12T09:27:04Z">
                  <w:rPr/>
                </w:rPrChange>
              </w:rPr>
            </w:pPr>
          </w:p>
        </w:tc>
      </w:tr>
    </w:tbl>
    <w:p w14:paraId="6396AC79">
      <w:pPr>
        <w:spacing w:before="68" w:line="220" w:lineRule="auto"/>
        <w:ind w:left="148"/>
        <w:rPr>
          <w:rFonts w:hint="eastAsia" w:ascii="仿宋" w:hAnsi="仿宋" w:eastAsia="仿宋" w:cs="仿宋"/>
          <w:sz w:val="18"/>
          <w:szCs w:val="18"/>
          <w:rPrChange w:id="4528" w:author="随遇而安" w:date="2023-08-12T09:27:04Z">
            <w:rPr>
              <w:rFonts w:ascii="宋体" w:hAnsi="宋体" w:eastAsia="宋体" w:cs="宋体"/>
              <w:sz w:val="18"/>
              <w:szCs w:val="18"/>
            </w:rPr>
          </w:rPrChange>
        </w:rPr>
      </w:pPr>
      <w:r>
        <w:rPr>
          <w:rFonts w:hint="eastAsia" w:ascii="仿宋" w:hAnsi="仿宋" w:eastAsia="仿宋" w:cs="仿宋"/>
          <w:spacing w:val="-3"/>
          <w:sz w:val="18"/>
          <w:szCs w:val="18"/>
          <w:rPrChange w:id="4529" w:author="随遇而安" w:date="2023-08-12T09:27:04Z">
            <w:rPr>
              <w:rFonts w:ascii="宋体" w:hAnsi="宋体" w:eastAsia="宋体" w:cs="宋体"/>
              <w:spacing w:val="-3"/>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备注：</w:t>
      </w:r>
      <w:r>
        <w:rPr>
          <w:rFonts w:hint="eastAsia" w:ascii="仿宋" w:hAnsi="仿宋" w:eastAsia="仿宋" w:cs="仿宋"/>
          <w:spacing w:val="-3"/>
          <w:sz w:val="18"/>
          <w:szCs w:val="18"/>
          <w:rPrChange w:id="4530" w:author="随遇而安" w:date="2023-08-12T09:27:04Z">
            <w:rPr>
              <w:rFonts w:ascii="宋体" w:hAnsi="宋体" w:eastAsia="宋体" w:cs="宋体"/>
              <w:spacing w:val="-3"/>
              <w:sz w:val="18"/>
              <w:szCs w:val="18"/>
            </w:rPr>
          </w:rPrChange>
        </w:rPr>
        <w:t xml:space="preserve"> 1.事故类别</w:t>
      </w:r>
      <w:r>
        <w:rPr>
          <w:rFonts w:hint="eastAsia" w:ascii="仿宋" w:hAnsi="仿宋" w:eastAsia="仿宋" w:cs="仿宋"/>
          <w:spacing w:val="-38"/>
          <w:sz w:val="18"/>
          <w:szCs w:val="18"/>
          <w:rPrChange w:id="4531" w:author="随遇而安" w:date="2023-08-12T09:27:04Z">
            <w:rPr>
              <w:rFonts w:ascii="宋体" w:hAnsi="宋体" w:eastAsia="宋体" w:cs="宋体"/>
              <w:spacing w:val="-38"/>
              <w:sz w:val="18"/>
              <w:szCs w:val="18"/>
            </w:rPr>
          </w:rPrChange>
        </w:rPr>
        <w:t xml:space="preserve"> </w:t>
      </w:r>
      <w:r>
        <w:rPr>
          <w:rFonts w:hint="eastAsia" w:ascii="仿宋" w:hAnsi="仿宋" w:eastAsia="仿宋" w:cs="仿宋"/>
          <w:spacing w:val="-3"/>
          <w:sz w:val="18"/>
          <w:szCs w:val="18"/>
          <w:rPrChange w:id="4532" w:author="随遇而安" w:date="2023-08-12T09:27:04Z">
            <w:rPr>
              <w:rFonts w:ascii="宋体" w:hAnsi="宋体" w:eastAsia="宋体" w:cs="宋体"/>
              <w:spacing w:val="-3"/>
              <w:sz w:val="18"/>
              <w:szCs w:val="18"/>
            </w:rPr>
          </w:rPrChange>
        </w:rPr>
        <w:t>A：分为交通事故、生产安全事故、突发疾病、职业病。</w:t>
      </w:r>
    </w:p>
    <w:p w14:paraId="1DFFAE05">
      <w:pPr>
        <w:spacing w:before="97" w:line="220" w:lineRule="auto"/>
        <w:ind w:left="688"/>
        <w:rPr>
          <w:rFonts w:hint="eastAsia" w:ascii="仿宋" w:hAnsi="仿宋" w:eastAsia="仿宋" w:cs="仿宋"/>
          <w:sz w:val="18"/>
          <w:szCs w:val="18"/>
          <w:rPrChange w:id="4533" w:author="随遇而安" w:date="2023-08-12T09:27:04Z">
            <w:rPr>
              <w:rFonts w:ascii="宋体" w:hAnsi="宋体" w:eastAsia="宋体" w:cs="宋体"/>
              <w:sz w:val="18"/>
              <w:szCs w:val="18"/>
            </w:rPr>
          </w:rPrChange>
        </w:rPr>
      </w:pPr>
      <w:r>
        <w:rPr>
          <w:rFonts w:hint="eastAsia" w:ascii="仿宋" w:hAnsi="仿宋" w:eastAsia="仿宋" w:cs="仿宋"/>
          <w:spacing w:val="-1"/>
          <w:sz w:val="18"/>
          <w:szCs w:val="18"/>
          <w:rPrChange w:id="4534" w:author="随遇而安" w:date="2023-08-12T09:27:04Z">
            <w:rPr>
              <w:rFonts w:ascii="宋体" w:hAnsi="宋体" w:eastAsia="宋体" w:cs="宋体"/>
              <w:spacing w:val="-1"/>
              <w:sz w:val="18"/>
              <w:szCs w:val="18"/>
            </w:rPr>
          </w:rPrChange>
        </w:rPr>
        <w:t>2.事故类别</w:t>
      </w:r>
      <w:r>
        <w:rPr>
          <w:rFonts w:hint="eastAsia" w:ascii="仿宋" w:hAnsi="仿宋" w:eastAsia="仿宋" w:cs="仿宋"/>
          <w:spacing w:val="-36"/>
          <w:sz w:val="18"/>
          <w:szCs w:val="18"/>
          <w:rPrChange w:id="4535" w:author="随遇而安" w:date="2023-08-12T09:27:04Z">
            <w:rPr>
              <w:rFonts w:ascii="宋体" w:hAnsi="宋体" w:eastAsia="宋体" w:cs="宋体"/>
              <w:spacing w:val="-36"/>
              <w:sz w:val="18"/>
              <w:szCs w:val="18"/>
            </w:rPr>
          </w:rPrChange>
        </w:rPr>
        <w:t xml:space="preserve"> </w:t>
      </w:r>
      <w:r>
        <w:rPr>
          <w:rFonts w:hint="eastAsia" w:ascii="仿宋" w:hAnsi="仿宋" w:eastAsia="仿宋" w:cs="仿宋"/>
          <w:spacing w:val="-1"/>
          <w:sz w:val="18"/>
          <w:szCs w:val="18"/>
          <w:rPrChange w:id="4536" w:author="随遇而安" w:date="2023-08-12T09:27:04Z">
            <w:rPr>
              <w:rFonts w:ascii="宋体" w:hAnsi="宋体" w:eastAsia="宋体" w:cs="宋体"/>
              <w:spacing w:val="-1"/>
              <w:sz w:val="18"/>
              <w:szCs w:val="18"/>
            </w:rPr>
          </w:rPrChange>
        </w:rPr>
        <w:t>B：有人员伤亡且符合工伤认定条件填“工伤事故</w:t>
      </w:r>
      <w:r>
        <w:rPr>
          <w:rFonts w:hint="eastAsia" w:ascii="仿宋" w:hAnsi="仿宋" w:eastAsia="仿宋" w:cs="仿宋"/>
          <w:spacing w:val="-66"/>
          <w:sz w:val="18"/>
          <w:szCs w:val="18"/>
          <w:rPrChange w:id="4537" w:author="随遇而安" w:date="2023-08-12T09:27:04Z">
            <w:rPr>
              <w:rFonts w:ascii="宋体" w:hAnsi="宋体" w:eastAsia="宋体" w:cs="宋体"/>
              <w:spacing w:val="-66"/>
              <w:sz w:val="18"/>
              <w:szCs w:val="18"/>
            </w:rPr>
          </w:rPrChange>
        </w:rPr>
        <w:t xml:space="preserve"> </w:t>
      </w:r>
      <w:r>
        <w:rPr>
          <w:rFonts w:hint="eastAsia" w:ascii="仿宋" w:hAnsi="仿宋" w:eastAsia="仿宋" w:cs="仿宋"/>
          <w:spacing w:val="-1"/>
          <w:sz w:val="18"/>
          <w:szCs w:val="18"/>
          <w:rPrChange w:id="4538" w:author="随遇而安" w:date="2023-08-12T09:27:04Z">
            <w:rPr>
              <w:rFonts w:ascii="宋体" w:hAnsi="宋体" w:eastAsia="宋体" w:cs="宋体"/>
              <w:spacing w:val="-1"/>
              <w:sz w:val="18"/>
              <w:szCs w:val="18"/>
            </w:rPr>
          </w:rPrChange>
        </w:rPr>
        <w:t>”；有人员伤亡但不符合工伤认定条件填“非工伤事故</w:t>
      </w:r>
      <w:r>
        <w:rPr>
          <w:rFonts w:hint="eastAsia" w:ascii="仿宋" w:hAnsi="仿宋" w:eastAsia="仿宋" w:cs="仿宋"/>
          <w:spacing w:val="-65"/>
          <w:sz w:val="18"/>
          <w:szCs w:val="18"/>
          <w:rPrChange w:id="4539" w:author="随遇而安" w:date="2023-08-12T09:27:04Z">
            <w:rPr>
              <w:rFonts w:ascii="宋体" w:hAnsi="宋体" w:eastAsia="宋体" w:cs="宋体"/>
              <w:spacing w:val="-65"/>
              <w:sz w:val="18"/>
              <w:szCs w:val="18"/>
            </w:rPr>
          </w:rPrChange>
        </w:rPr>
        <w:t xml:space="preserve"> </w:t>
      </w:r>
      <w:r>
        <w:rPr>
          <w:rFonts w:hint="eastAsia" w:ascii="仿宋" w:hAnsi="仿宋" w:eastAsia="仿宋" w:cs="仿宋"/>
          <w:spacing w:val="-1"/>
          <w:sz w:val="18"/>
          <w:szCs w:val="18"/>
          <w:rPrChange w:id="4540" w:author="随遇而安" w:date="2023-08-12T09:27:04Z">
            <w:rPr>
              <w:rFonts w:ascii="宋体" w:hAnsi="宋体" w:eastAsia="宋体" w:cs="宋体"/>
              <w:spacing w:val="-1"/>
              <w:sz w:val="18"/>
              <w:szCs w:val="18"/>
            </w:rPr>
          </w:rPrChange>
        </w:rPr>
        <w:t>”；无人员伤亡选“财产损失</w:t>
      </w:r>
      <w:r>
        <w:rPr>
          <w:rFonts w:hint="eastAsia" w:ascii="仿宋" w:hAnsi="仿宋" w:eastAsia="仿宋" w:cs="仿宋"/>
          <w:spacing w:val="-66"/>
          <w:sz w:val="18"/>
          <w:szCs w:val="18"/>
          <w:rPrChange w:id="4541" w:author="随遇而安" w:date="2023-08-12T09:27:04Z">
            <w:rPr>
              <w:rFonts w:ascii="宋体" w:hAnsi="宋体" w:eastAsia="宋体" w:cs="宋体"/>
              <w:spacing w:val="-66"/>
              <w:sz w:val="18"/>
              <w:szCs w:val="18"/>
            </w:rPr>
          </w:rPrChange>
        </w:rPr>
        <w:t xml:space="preserve"> </w:t>
      </w:r>
      <w:r>
        <w:rPr>
          <w:rFonts w:hint="eastAsia" w:ascii="仿宋" w:hAnsi="仿宋" w:eastAsia="仿宋" w:cs="仿宋"/>
          <w:spacing w:val="-1"/>
          <w:sz w:val="18"/>
          <w:szCs w:val="18"/>
          <w:rPrChange w:id="4542" w:author="随遇而安" w:date="2023-08-12T09:27:04Z">
            <w:rPr>
              <w:rFonts w:ascii="宋体" w:hAnsi="宋体" w:eastAsia="宋体" w:cs="宋体"/>
              <w:spacing w:val="-1"/>
              <w:sz w:val="18"/>
              <w:szCs w:val="18"/>
            </w:rPr>
          </w:rPrChange>
        </w:rPr>
        <w:t>”。</w:t>
      </w:r>
    </w:p>
    <w:p w14:paraId="2F2685F5">
      <w:pPr>
        <w:spacing w:before="98" w:line="312" w:lineRule="exact"/>
        <w:ind w:left="689"/>
        <w:rPr>
          <w:rFonts w:hint="eastAsia" w:ascii="仿宋" w:hAnsi="仿宋" w:eastAsia="仿宋" w:cs="仿宋"/>
          <w:sz w:val="18"/>
          <w:szCs w:val="18"/>
          <w:rPrChange w:id="4543" w:author="随遇而安" w:date="2023-08-12T09:27:04Z">
            <w:rPr>
              <w:rFonts w:ascii="宋体" w:hAnsi="宋体" w:eastAsia="宋体" w:cs="宋体"/>
              <w:sz w:val="18"/>
              <w:szCs w:val="18"/>
            </w:rPr>
          </w:rPrChange>
        </w:rPr>
      </w:pPr>
      <w:r>
        <w:rPr>
          <w:rFonts w:hint="eastAsia" w:ascii="仿宋" w:hAnsi="仿宋" w:eastAsia="仿宋" w:cs="仿宋"/>
          <w:spacing w:val="-1"/>
          <w:position w:val="10"/>
          <w:sz w:val="18"/>
          <w:szCs w:val="18"/>
          <w:rPrChange w:id="4544" w:author="随遇而安" w:date="2023-08-12T09:27:04Z">
            <w:rPr>
              <w:rFonts w:ascii="宋体" w:hAnsi="宋体" w:eastAsia="宋体" w:cs="宋体"/>
              <w:spacing w:val="-1"/>
              <w:position w:val="10"/>
              <w:sz w:val="18"/>
              <w:szCs w:val="18"/>
            </w:rPr>
          </w:rPrChange>
        </w:rPr>
        <w:t>3.事故类别</w:t>
      </w:r>
      <w:r>
        <w:rPr>
          <w:rFonts w:hint="eastAsia" w:ascii="仿宋" w:hAnsi="仿宋" w:eastAsia="仿宋" w:cs="仿宋"/>
          <w:spacing w:val="-38"/>
          <w:position w:val="10"/>
          <w:sz w:val="18"/>
          <w:szCs w:val="18"/>
          <w:rPrChange w:id="4545" w:author="随遇而安" w:date="2023-08-12T09:27:04Z">
            <w:rPr>
              <w:rFonts w:ascii="宋体" w:hAnsi="宋体" w:eastAsia="宋体" w:cs="宋体"/>
              <w:spacing w:val="-38"/>
              <w:position w:val="10"/>
              <w:sz w:val="18"/>
              <w:szCs w:val="18"/>
            </w:rPr>
          </w:rPrChange>
        </w:rPr>
        <w:t xml:space="preserve"> </w:t>
      </w:r>
      <w:r>
        <w:rPr>
          <w:rFonts w:hint="eastAsia" w:ascii="仿宋" w:hAnsi="仿宋" w:eastAsia="仿宋" w:cs="仿宋"/>
          <w:spacing w:val="-1"/>
          <w:position w:val="10"/>
          <w:sz w:val="18"/>
          <w:szCs w:val="18"/>
          <w:rPrChange w:id="4546" w:author="随遇而安" w:date="2023-08-12T09:27:04Z">
            <w:rPr>
              <w:rFonts w:ascii="宋体" w:hAnsi="宋体" w:eastAsia="宋体" w:cs="宋体"/>
              <w:spacing w:val="-1"/>
              <w:position w:val="10"/>
              <w:sz w:val="18"/>
              <w:szCs w:val="18"/>
            </w:rPr>
          </w:rPrChange>
        </w:rPr>
        <w:t>C：若</w:t>
      </w:r>
      <w:r>
        <w:rPr>
          <w:rFonts w:hint="eastAsia" w:ascii="仿宋" w:hAnsi="仿宋" w:eastAsia="仿宋" w:cs="仿宋"/>
          <w:spacing w:val="-36"/>
          <w:position w:val="10"/>
          <w:sz w:val="18"/>
          <w:szCs w:val="18"/>
          <w:rPrChange w:id="4547" w:author="随遇而安" w:date="2023-08-12T09:27:04Z">
            <w:rPr>
              <w:rFonts w:ascii="宋体" w:hAnsi="宋体" w:eastAsia="宋体" w:cs="宋体"/>
              <w:spacing w:val="-36"/>
              <w:position w:val="10"/>
              <w:sz w:val="18"/>
              <w:szCs w:val="18"/>
            </w:rPr>
          </w:rPrChange>
        </w:rPr>
        <w:t xml:space="preserve"> </w:t>
      </w:r>
      <w:r>
        <w:rPr>
          <w:rFonts w:hint="eastAsia" w:ascii="仿宋" w:hAnsi="仿宋" w:eastAsia="仿宋" w:cs="仿宋"/>
          <w:spacing w:val="-1"/>
          <w:position w:val="10"/>
          <w:sz w:val="18"/>
          <w:szCs w:val="18"/>
          <w:rPrChange w:id="4548" w:author="随遇而安" w:date="2023-08-12T09:27:04Z">
            <w:rPr>
              <w:rFonts w:ascii="宋体" w:hAnsi="宋体" w:eastAsia="宋体" w:cs="宋体"/>
              <w:spacing w:val="-1"/>
              <w:position w:val="10"/>
              <w:sz w:val="18"/>
              <w:szCs w:val="18"/>
            </w:rPr>
          </w:rPrChange>
        </w:rPr>
        <w:t>A</w:t>
      </w:r>
      <w:r>
        <w:rPr>
          <w:rFonts w:hint="eastAsia" w:ascii="仿宋" w:hAnsi="仿宋" w:eastAsia="仿宋" w:cs="仿宋"/>
          <w:spacing w:val="-34"/>
          <w:position w:val="10"/>
          <w:sz w:val="18"/>
          <w:szCs w:val="18"/>
          <w:rPrChange w:id="4549" w:author="随遇而安" w:date="2023-08-12T09:27:04Z">
            <w:rPr>
              <w:rFonts w:ascii="宋体" w:hAnsi="宋体" w:eastAsia="宋体" w:cs="宋体"/>
              <w:spacing w:val="-34"/>
              <w:position w:val="10"/>
              <w:sz w:val="18"/>
              <w:szCs w:val="18"/>
            </w:rPr>
          </w:rPrChange>
        </w:rPr>
        <w:t xml:space="preserve"> </w:t>
      </w:r>
      <w:r>
        <w:rPr>
          <w:rFonts w:hint="eastAsia" w:ascii="仿宋" w:hAnsi="仿宋" w:eastAsia="仿宋" w:cs="仿宋"/>
          <w:spacing w:val="-1"/>
          <w:position w:val="10"/>
          <w:sz w:val="18"/>
          <w:szCs w:val="18"/>
          <w:rPrChange w:id="4550" w:author="随遇而安" w:date="2023-08-12T09:27:04Z">
            <w:rPr>
              <w:rFonts w:ascii="宋体" w:hAnsi="宋体" w:eastAsia="宋体" w:cs="宋体"/>
              <w:spacing w:val="-1"/>
              <w:position w:val="10"/>
              <w:sz w:val="18"/>
              <w:szCs w:val="18"/>
            </w:rPr>
          </w:rPrChange>
        </w:rPr>
        <w:t>为生产安全事故，则</w:t>
      </w:r>
      <w:r>
        <w:rPr>
          <w:rFonts w:hint="eastAsia" w:ascii="仿宋" w:hAnsi="仿宋" w:eastAsia="仿宋" w:cs="仿宋"/>
          <w:spacing w:val="-39"/>
          <w:position w:val="10"/>
          <w:sz w:val="18"/>
          <w:szCs w:val="18"/>
          <w:rPrChange w:id="4551" w:author="随遇而安" w:date="2023-08-12T09:27:04Z">
            <w:rPr>
              <w:rFonts w:ascii="宋体" w:hAnsi="宋体" w:eastAsia="宋体" w:cs="宋体"/>
              <w:spacing w:val="-39"/>
              <w:position w:val="10"/>
              <w:sz w:val="18"/>
              <w:szCs w:val="18"/>
            </w:rPr>
          </w:rPrChange>
        </w:rPr>
        <w:t xml:space="preserve"> </w:t>
      </w:r>
      <w:r>
        <w:rPr>
          <w:rFonts w:hint="eastAsia" w:ascii="仿宋" w:hAnsi="仿宋" w:eastAsia="仿宋" w:cs="仿宋"/>
          <w:spacing w:val="-1"/>
          <w:position w:val="10"/>
          <w:sz w:val="18"/>
          <w:szCs w:val="18"/>
          <w:rPrChange w:id="4552" w:author="随遇而安" w:date="2023-08-12T09:27:04Z">
            <w:rPr>
              <w:rFonts w:ascii="宋体" w:hAnsi="宋体" w:eastAsia="宋体" w:cs="宋体"/>
              <w:spacing w:val="-1"/>
              <w:position w:val="10"/>
              <w:sz w:val="18"/>
              <w:szCs w:val="18"/>
            </w:rPr>
          </w:rPrChange>
        </w:rPr>
        <w:t>C</w:t>
      </w:r>
      <w:r>
        <w:rPr>
          <w:rFonts w:hint="eastAsia" w:ascii="仿宋" w:hAnsi="仿宋" w:eastAsia="仿宋" w:cs="仿宋"/>
          <w:spacing w:val="-37"/>
          <w:position w:val="10"/>
          <w:sz w:val="18"/>
          <w:szCs w:val="18"/>
          <w:rPrChange w:id="4553" w:author="随遇而安" w:date="2023-08-12T09:27:04Z">
            <w:rPr>
              <w:rFonts w:ascii="宋体" w:hAnsi="宋体" w:eastAsia="宋体" w:cs="宋体"/>
              <w:spacing w:val="-37"/>
              <w:position w:val="10"/>
              <w:sz w:val="18"/>
              <w:szCs w:val="18"/>
            </w:rPr>
          </w:rPrChange>
        </w:rPr>
        <w:t xml:space="preserve"> </w:t>
      </w:r>
      <w:r>
        <w:rPr>
          <w:rFonts w:hint="eastAsia" w:ascii="仿宋" w:hAnsi="仿宋" w:eastAsia="仿宋" w:cs="仿宋"/>
          <w:spacing w:val="-1"/>
          <w:position w:val="10"/>
          <w:sz w:val="18"/>
          <w:szCs w:val="18"/>
          <w:rPrChange w:id="4554" w:author="随遇而安" w:date="2023-08-12T09:27:04Z">
            <w:rPr>
              <w:rFonts w:ascii="宋体" w:hAnsi="宋体" w:eastAsia="宋体" w:cs="宋体"/>
              <w:spacing w:val="-1"/>
              <w:position w:val="10"/>
              <w:sz w:val="18"/>
              <w:szCs w:val="18"/>
            </w:rPr>
          </w:rPrChange>
        </w:rPr>
        <w:t>选择“物体打击、车辆伤害、机械伤害、触电、起重伤害、淹溺、灼烫、火灾、高处坠落、坍塌、容器爆炸、其它爆炸、中毒和窒息、其它伤害</w:t>
      </w:r>
      <w:r>
        <w:rPr>
          <w:rFonts w:hint="eastAsia" w:ascii="仿宋" w:hAnsi="仿宋" w:eastAsia="仿宋" w:cs="仿宋"/>
          <w:spacing w:val="-53"/>
          <w:position w:val="10"/>
          <w:sz w:val="18"/>
          <w:szCs w:val="18"/>
          <w:rPrChange w:id="4555" w:author="随遇而安" w:date="2023-08-12T09:27:04Z">
            <w:rPr>
              <w:rFonts w:ascii="宋体" w:hAnsi="宋体" w:eastAsia="宋体" w:cs="宋体"/>
              <w:spacing w:val="-53"/>
              <w:position w:val="10"/>
              <w:sz w:val="18"/>
              <w:szCs w:val="18"/>
            </w:rPr>
          </w:rPrChange>
        </w:rPr>
        <w:t xml:space="preserve"> </w:t>
      </w:r>
      <w:r>
        <w:rPr>
          <w:rFonts w:hint="eastAsia" w:ascii="仿宋" w:hAnsi="仿宋" w:eastAsia="仿宋" w:cs="仿宋"/>
          <w:spacing w:val="-1"/>
          <w:position w:val="10"/>
          <w:sz w:val="18"/>
          <w:szCs w:val="18"/>
          <w:rPrChange w:id="4556" w:author="随遇而安" w:date="2023-08-12T09:27:04Z">
            <w:rPr>
              <w:rFonts w:ascii="宋体" w:hAnsi="宋体" w:eastAsia="宋体" w:cs="宋体"/>
              <w:spacing w:val="-1"/>
              <w:position w:val="10"/>
              <w:sz w:val="18"/>
              <w:szCs w:val="18"/>
            </w:rPr>
          </w:rPrChange>
        </w:rPr>
        <w:t>”中任一项。</w:t>
      </w:r>
    </w:p>
    <w:p w14:paraId="305A9318">
      <w:pPr>
        <w:spacing w:before="1" w:line="219" w:lineRule="auto"/>
        <w:ind w:left="685"/>
        <w:rPr>
          <w:rFonts w:hint="eastAsia" w:ascii="仿宋" w:hAnsi="仿宋" w:eastAsia="仿宋" w:cs="仿宋"/>
          <w:sz w:val="18"/>
          <w:szCs w:val="18"/>
          <w:rPrChange w:id="4557" w:author="随遇而安" w:date="2023-08-12T09:27:04Z">
            <w:rPr>
              <w:rFonts w:ascii="宋体" w:hAnsi="宋体" w:eastAsia="宋体" w:cs="宋体"/>
              <w:sz w:val="18"/>
              <w:szCs w:val="18"/>
            </w:rPr>
          </w:rPrChange>
        </w:rPr>
      </w:pPr>
      <w:r>
        <w:rPr>
          <w:rFonts w:hint="eastAsia" w:ascii="仿宋" w:hAnsi="仿宋" w:eastAsia="仿宋" w:cs="仿宋"/>
          <w:spacing w:val="-1"/>
          <w:sz w:val="18"/>
          <w:szCs w:val="18"/>
          <w:rPrChange w:id="4558" w:author="随遇而安" w:date="2023-08-12T09:27:04Z">
            <w:rPr>
              <w:rFonts w:ascii="宋体" w:hAnsi="宋体" w:eastAsia="宋体" w:cs="宋体"/>
              <w:spacing w:val="-1"/>
              <w:sz w:val="18"/>
              <w:szCs w:val="18"/>
            </w:rPr>
          </w:rPrChange>
        </w:rPr>
        <w:t>4.事故性质：生产安全事故事故性质分为“责任</w:t>
      </w:r>
      <w:r>
        <w:rPr>
          <w:rFonts w:hint="eastAsia" w:ascii="仿宋" w:hAnsi="仿宋" w:eastAsia="仿宋" w:cs="仿宋"/>
          <w:spacing w:val="-66"/>
          <w:sz w:val="18"/>
          <w:szCs w:val="18"/>
          <w:rPrChange w:id="4559" w:author="随遇而安" w:date="2023-08-12T09:27:04Z">
            <w:rPr>
              <w:rFonts w:ascii="宋体" w:hAnsi="宋体" w:eastAsia="宋体" w:cs="宋体"/>
              <w:spacing w:val="-66"/>
              <w:sz w:val="18"/>
              <w:szCs w:val="18"/>
            </w:rPr>
          </w:rPrChange>
        </w:rPr>
        <w:t xml:space="preserve"> </w:t>
      </w:r>
      <w:r>
        <w:rPr>
          <w:rFonts w:hint="eastAsia" w:ascii="仿宋" w:hAnsi="仿宋" w:eastAsia="仿宋" w:cs="仿宋"/>
          <w:spacing w:val="-1"/>
          <w:sz w:val="18"/>
          <w:szCs w:val="18"/>
          <w:rPrChange w:id="4560" w:author="随遇而安" w:date="2023-08-12T09:27:04Z">
            <w:rPr>
              <w:rFonts w:ascii="宋体" w:hAnsi="宋体" w:eastAsia="宋体" w:cs="宋体"/>
              <w:spacing w:val="-1"/>
              <w:sz w:val="18"/>
              <w:szCs w:val="18"/>
            </w:rPr>
          </w:rPrChange>
        </w:rPr>
        <w:t>”和“非责任</w:t>
      </w:r>
      <w:r>
        <w:rPr>
          <w:rFonts w:hint="eastAsia" w:ascii="仿宋" w:hAnsi="仿宋" w:eastAsia="仿宋" w:cs="仿宋"/>
          <w:spacing w:val="-65"/>
          <w:sz w:val="18"/>
          <w:szCs w:val="18"/>
          <w:rPrChange w:id="4561" w:author="随遇而安" w:date="2023-08-12T09:27:04Z">
            <w:rPr>
              <w:rFonts w:ascii="宋体" w:hAnsi="宋体" w:eastAsia="宋体" w:cs="宋体"/>
              <w:spacing w:val="-65"/>
              <w:sz w:val="18"/>
              <w:szCs w:val="18"/>
            </w:rPr>
          </w:rPrChange>
        </w:rPr>
        <w:t xml:space="preserve"> </w:t>
      </w:r>
      <w:r>
        <w:rPr>
          <w:rFonts w:hint="eastAsia" w:ascii="仿宋" w:hAnsi="仿宋" w:eastAsia="仿宋" w:cs="仿宋"/>
          <w:spacing w:val="-1"/>
          <w:sz w:val="18"/>
          <w:szCs w:val="18"/>
          <w:rPrChange w:id="4562" w:author="随遇而安" w:date="2023-08-12T09:27:04Z">
            <w:rPr>
              <w:rFonts w:ascii="宋体" w:hAnsi="宋体" w:eastAsia="宋体" w:cs="宋体"/>
              <w:spacing w:val="-1"/>
              <w:sz w:val="18"/>
              <w:szCs w:val="18"/>
            </w:rPr>
          </w:rPrChange>
        </w:rPr>
        <w:t>”事故；交通事故事故性质分为“</w:t>
      </w:r>
      <w:r>
        <w:rPr>
          <w:rFonts w:hint="eastAsia" w:ascii="仿宋" w:hAnsi="仿宋" w:eastAsia="仿宋" w:cs="仿宋"/>
          <w:spacing w:val="-2"/>
          <w:sz w:val="18"/>
          <w:szCs w:val="18"/>
          <w:rPrChange w:id="4563" w:author="随遇而安" w:date="2023-08-12T09:27:04Z">
            <w:rPr>
              <w:rFonts w:ascii="宋体" w:hAnsi="宋体" w:eastAsia="宋体" w:cs="宋体"/>
              <w:spacing w:val="-2"/>
              <w:sz w:val="18"/>
              <w:szCs w:val="18"/>
            </w:rPr>
          </w:rPrChange>
        </w:rPr>
        <w:t>全部责任、主要责任、同等责任、次要责任和无责任</w:t>
      </w:r>
      <w:r>
        <w:rPr>
          <w:rFonts w:hint="eastAsia" w:ascii="仿宋" w:hAnsi="仿宋" w:eastAsia="仿宋" w:cs="仿宋"/>
          <w:spacing w:val="-66"/>
          <w:sz w:val="18"/>
          <w:szCs w:val="18"/>
          <w:rPrChange w:id="4564" w:author="随遇而安" w:date="2023-08-12T09:27:04Z">
            <w:rPr>
              <w:rFonts w:ascii="宋体" w:hAnsi="宋体" w:eastAsia="宋体" w:cs="宋体"/>
              <w:spacing w:val="-66"/>
              <w:sz w:val="18"/>
              <w:szCs w:val="18"/>
            </w:rPr>
          </w:rPrChange>
        </w:rPr>
        <w:t xml:space="preserve"> </w:t>
      </w:r>
      <w:r>
        <w:rPr>
          <w:rFonts w:hint="eastAsia" w:ascii="仿宋" w:hAnsi="仿宋" w:eastAsia="仿宋" w:cs="仿宋"/>
          <w:spacing w:val="-2"/>
          <w:sz w:val="18"/>
          <w:szCs w:val="18"/>
          <w:rPrChange w:id="4565" w:author="随遇而安" w:date="2023-08-12T09:27:04Z">
            <w:rPr>
              <w:rFonts w:ascii="宋体" w:hAnsi="宋体" w:eastAsia="宋体" w:cs="宋体"/>
              <w:spacing w:val="-2"/>
              <w:sz w:val="18"/>
              <w:szCs w:val="18"/>
            </w:rPr>
          </w:rPrChange>
        </w:rPr>
        <w:t>”事故。</w:t>
      </w:r>
    </w:p>
    <w:p w14:paraId="0F09A308">
      <w:pPr>
        <w:spacing w:before="98" w:line="219" w:lineRule="auto"/>
        <w:ind w:left="689"/>
        <w:rPr>
          <w:rFonts w:hint="eastAsia" w:ascii="仿宋" w:hAnsi="仿宋" w:eastAsia="仿宋" w:cs="仿宋"/>
          <w:sz w:val="18"/>
          <w:szCs w:val="18"/>
          <w:rPrChange w:id="4566" w:author="随遇而安" w:date="2023-08-12T09:27:04Z">
            <w:rPr>
              <w:rFonts w:ascii="宋体" w:hAnsi="宋体" w:eastAsia="宋体" w:cs="宋体"/>
              <w:sz w:val="18"/>
              <w:szCs w:val="18"/>
            </w:rPr>
          </w:rPrChange>
        </w:rPr>
      </w:pPr>
      <w:r>
        <w:rPr>
          <w:rFonts w:hint="eastAsia" w:ascii="仿宋" w:hAnsi="仿宋" w:eastAsia="仿宋" w:cs="仿宋"/>
          <w:spacing w:val="-1"/>
          <w:sz w:val="18"/>
          <w:szCs w:val="18"/>
          <w:rPrChange w:id="4567" w:author="随遇而安" w:date="2023-08-12T09:27:04Z">
            <w:rPr>
              <w:rFonts w:ascii="宋体" w:hAnsi="宋体" w:eastAsia="宋体" w:cs="宋体"/>
              <w:spacing w:val="-1"/>
              <w:sz w:val="18"/>
              <w:szCs w:val="18"/>
            </w:rPr>
          </w:rPrChange>
        </w:rPr>
        <w:t>5.伤亡属性：为选填内容，如果伤者为本单位员工，则全部填写；如果为公众，该部分</w:t>
      </w:r>
      <w:r>
        <w:rPr>
          <w:rFonts w:hint="eastAsia" w:ascii="仿宋" w:hAnsi="仿宋" w:eastAsia="仿宋" w:cs="仿宋"/>
          <w:spacing w:val="-2"/>
          <w:sz w:val="18"/>
          <w:szCs w:val="18"/>
          <w:rPrChange w:id="4568" w:author="随遇而安" w:date="2023-08-12T09:27:04Z">
            <w:rPr>
              <w:rFonts w:ascii="宋体" w:hAnsi="宋体" w:eastAsia="宋体" w:cs="宋体"/>
              <w:spacing w:val="-2"/>
              <w:sz w:val="18"/>
              <w:szCs w:val="18"/>
            </w:rPr>
          </w:rPrChange>
        </w:rPr>
        <w:t>内容可不填写；</w:t>
      </w:r>
    </w:p>
    <w:p w14:paraId="60C36D7F">
      <w:pPr>
        <w:spacing w:before="99" w:line="218" w:lineRule="auto"/>
        <w:ind w:left="687"/>
        <w:rPr>
          <w:rFonts w:hint="eastAsia" w:ascii="仿宋" w:hAnsi="仿宋" w:eastAsia="仿宋" w:cs="仿宋"/>
          <w:sz w:val="18"/>
          <w:szCs w:val="18"/>
          <w:rPrChange w:id="4569" w:author="随遇而安" w:date="2023-08-12T09:27:04Z">
            <w:rPr>
              <w:rFonts w:ascii="宋体" w:hAnsi="宋体" w:eastAsia="宋体" w:cs="宋体"/>
              <w:sz w:val="18"/>
              <w:szCs w:val="18"/>
            </w:rPr>
          </w:rPrChange>
        </w:rPr>
      </w:pPr>
      <w:r>
        <w:rPr>
          <w:rFonts w:hint="eastAsia" w:ascii="仿宋" w:hAnsi="仿宋" w:eastAsia="仿宋" w:cs="仿宋"/>
          <w:spacing w:val="-2"/>
          <w:sz w:val="18"/>
          <w:szCs w:val="18"/>
          <w:rPrChange w:id="4570" w:author="随遇而安" w:date="2023-08-12T09:27:04Z">
            <w:rPr>
              <w:rFonts w:ascii="宋体" w:hAnsi="宋体" w:eastAsia="宋体" w:cs="宋体"/>
              <w:spacing w:val="-2"/>
              <w:sz w:val="18"/>
              <w:szCs w:val="18"/>
            </w:rPr>
          </w:rPrChange>
        </w:rPr>
        <w:t>6.定责依据：交通事故为“交通事故责任认定书</w:t>
      </w:r>
      <w:r>
        <w:rPr>
          <w:rFonts w:hint="eastAsia" w:ascii="仿宋" w:hAnsi="仿宋" w:eastAsia="仿宋" w:cs="仿宋"/>
          <w:spacing w:val="-59"/>
          <w:sz w:val="18"/>
          <w:szCs w:val="18"/>
          <w:rPrChange w:id="4571" w:author="随遇而安" w:date="2023-08-12T09:27:04Z">
            <w:rPr>
              <w:rFonts w:ascii="宋体" w:hAnsi="宋体" w:eastAsia="宋体" w:cs="宋体"/>
              <w:spacing w:val="-59"/>
              <w:sz w:val="18"/>
              <w:szCs w:val="18"/>
            </w:rPr>
          </w:rPrChange>
        </w:rPr>
        <w:t xml:space="preserve"> </w:t>
      </w:r>
      <w:r>
        <w:rPr>
          <w:rFonts w:hint="eastAsia" w:ascii="仿宋" w:hAnsi="仿宋" w:eastAsia="仿宋" w:cs="仿宋"/>
          <w:spacing w:val="-2"/>
          <w:sz w:val="18"/>
          <w:szCs w:val="18"/>
          <w:rPrChange w:id="4572" w:author="随遇而安" w:date="2023-08-12T09:27:04Z">
            <w:rPr>
              <w:rFonts w:ascii="宋体" w:hAnsi="宋体" w:eastAsia="宋体" w:cs="宋体"/>
              <w:spacing w:val="-2"/>
              <w:sz w:val="18"/>
              <w:szCs w:val="18"/>
            </w:rPr>
          </w:rPrChange>
        </w:rPr>
        <w:t>”或“</w:t>
      </w:r>
      <w:r>
        <w:rPr>
          <w:rFonts w:hint="eastAsia" w:ascii="仿宋" w:hAnsi="仿宋" w:eastAsia="仿宋" w:cs="仿宋"/>
          <w:spacing w:val="-53"/>
          <w:sz w:val="18"/>
          <w:szCs w:val="18"/>
          <w:rPrChange w:id="4573" w:author="随遇而安" w:date="2023-08-12T09:27:04Z">
            <w:rPr>
              <w:rFonts w:ascii="宋体" w:hAnsi="宋体" w:eastAsia="宋体" w:cs="宋体"/>
              <w:spacing w:val="-53"/>
              <w:sz w:val="18"/>
              <w:szCs w:val="18"/>
            </w:rPr>
          </w:rPrChange>
        </w:rPr>
        <w:t xml:space="preserve"> </w:t>
      </w:r>
      <w:r>
        <w:rPr>
          <w:rFonts w:hint="eastAsia" w:ascii="仿宋" w:hAnsi="仿宋" w:eastAsia="仿宋" w:cs="仿宋"/>
          <w:spacing w:val="-2"/>
          <w:sz w:val="18"/>
          <w:szCs w:val="18"/>
          <w:rPrChange w:id="4574" w:author="随遇而安" w:date="2023-08-12T09:27:04Z">
            <w:rPr>
              <w:rFonts w:ascii="宋体" w:hAnsi="宋体" w:eastAsia="宋体" w:cs="宋体"/>
              <w:spacing w:val="-2"/>
              <w:sz w:val="18"/>
              <w:szCs w:val="18"/>
            </w:rPr>
          </w:rPrChange>
        </w:rPr>
        <w:t>自行协商</w:t>
      </w:r>
      <w:r>
        <w:rPr>
          <w:rFonts w:hint="eastAsia" w:ascii="仿宋" w:hAnsi="仿宋" w:eastAsia="仿宋" w:cs="仿宋"/>
          <w:spacing w:val="-66"/>
          <w:sz w:val="18"/>
          <w:szCs w:val="18"/>
          <w:rPrChange w:id="4575" w:author="随遇而安" w:date="2023-08-12T09:27:04Z">
            <w:rPr>
              <w:rFonts w:ascii="宋体" w:hAnsi="宋体" w:eastAsia="宋体" w:cs="宋体"/>
              <w:spacing w:val="-66"/>
              <w:sz w:val="18"/>
              <w:szCs w:val="18"/>
            </w:rPr>
          </w:rPrChange>
        </w:rPr>
        <w:t xml:space="preserve"> </w:t>
      </w:r>
      <w:r>
        <w:rPr>
          <w:rFonts w:hint="eastAsia" w:ascii="仿宋" w:hAnsi="仿宋" w:eastAsia="仿宋" w:cs="仿宋"/>
          <w:spacing w:val="-2"/>
          <w:sz w:val="18"/>
          <w:szCs w:val="18"/>
          <w:rPrChange w:id="4576" w:author="随遇而安" w:date="2023-08-12T09:27:04Z">
            <w:rPr>
              <w:rFonts w:ascii="宋体" w:hAnsi="宋体" w:eastAsia="宋体" w:cs="宋体"/>
              <w:spacing w:val="-2"/>
              <w:sz w:val="18"/>
              <w:szCs w:val="18"/>
            </w:rPr>
          </w:rPrChange>
        </w:rPr>
        <w:t>”；生产安全事故为“事故调查报告</w:t>
      </w:r>
      <w:r>
        <w:rPr>
          <w:rFonts w:hint="eastAsia" w:ascii="仿宋" w:hAnsi="仿宋" w:eastAsia="仿宋" w:cs="仿宋"/>
          <w:spacing w:val="-66"/>
          <w:sz w:val="18"/>
          <w:szCs w:val="18"/>
          <w:rPrChange w:id="4577" w:author="随遇而安" w:date="2023-08-12T09:27:04Z">
            <w:rPr>
              <w:rFonts w:ascii="宋体" w:hAnsi="宋体" w:eastAsia="宋体" w:cs="宋体"/>
              <w:spacing w:val="-66"/>
              <w:sz w:val="18"/>
              <w:szCs w:val="18"/>
            </w:rPr>
          </w:rPrChange>
        </w:rPr>
        <w:t xml:space="preserve"> </w:t>
      </w:r>
      <w:r>
        <w:rPr>
          <w:rFonts w:hint="eastAsia" w:ascii="仿宋" w:hAnsi="仿宋" w:eastAsia="仿宋" w:cs="仿宋"/>
          <w:spacing w:val="-2"/>
          <w:sz w:val="18"/>
          <w:szCs w:val="18"/>
          <w:rPrChange w:id="4578" w:author="随遇而安" w:date="2023-08-12T09:27:04Z">
            <w:rPr>
              <w:rFonts w:ascii="宋体" w:hAnsi="宋体" w:eastAsia="宋体" w:cs="宋体"/>
              <w:spacing w:val="-2"/>
              <w:sz w:val="18"/>
              <w:szCs w:val="18"/>
            </w:rPr>
          </w:rPrChange>
        </w:rPr>
        <w:t>”；突发疾病为“诊断证明或病历</w:t>
      </w:r>
      <w:r>
        <w:rPr>
          <w:rFonts w:hint="eastAsia" w:ascii="仿宋" w:hAnsi="仿宋" w:eastAsia="仿宋" w:cs="仿宋"/>
          <w:spacing w:val="-66"/>
          <w:sz w:val="18"/>
          <w:szCs w:val="18"/>
          <w:rPrChange w:id="4579" w:author="随遇而安" w:date="2023-08-12T09:27:04Z">
            <w:rPr>
              <w:rFonts w:ascii="宋体" w:hAnsi="宋体" w:eastAsia="宋体" w:cs="宋体"/>
              <w:spacing w:val="-66"/>
              <w:sz w:val="18"/>
              <w:szCs w:val="18"/>
            </w:rPr>
          </w:rPrChange>
        </w:rPr>
        <w:t xml:space="preserve"> </w:t>
      </w:r>
      <w:r>
        <w:rPr>
          <w:rFonts w:hint="eastAsia" w:ascii="仿宋" w:hAnsi="仿宋" w:eastAsia="仿宋" w:cs="仿宋"/>
          <w:spacing w:val="-2"/>
          <w:sz w:val="18"/>
          <w:szCs w:val="18"/>
          <w:rPrChange w:id="4580" w:author="随遇而安" w:date="2023-08-12T09:27:04Z">
            <w:rPr>
              <w:rFonts w:ascii="宋体" w:hAnsi="宋体" w:eastAsia="宋体" w:cs="宋体"/>
              <w:spacing w:val="-2"/>
              <w:sz w:val="18"/>
              <w:szCs w:val="18"/>
            </w:rPr>
          </w:rPrChange>
        </w:rPr>
        <w:t>”。</w:t>
      </w:r>
    </w:p>
    <w:p w14:paraId="79196687">
      <w:pPr>
        <w:spacing w:line="218" w:lineRule="auto"/>
        <w:rPr>
          <w:rFonts w:hint="eastAsia" w:ascii="仿宋" w:hAnsi="仿宋" w:eastAsia="仿宋" w:cs="仿宋"/>
          <w:sz w:val="18"/>
          <w:szCs w:val="18"/>
          <w:rPrChange w:id="4581" w:author="随遇而安" w:date="2023-08-12T09:27:04Z">
            <w:rPr>
              <w:rFonts w:ascii="宋体" w:hAnsi="宋体" w:eastAsia="宋体" w:cs="宋体"/>
              <w:sz w:val="18"/>
              <w:szCs w:val="18"/>
            </w:rPr>
          </w:rPrChange>
        </w:rPr>
        <w:sectPr>
          <w:headerReference r:id="rId19" w:type="default"/>
          <w:footerReference r:id="rId20" w:type="default"/>
          <w:pgSz w:w="23811" w:h="16839"/>
          <w:pgMar w:top="1507" w:right="1401" w:bottom="1269" w:left="1104" w:header="852" w:footer="1093" w:gutter="0"/>
          <w:pgNumType w:fmt="decimal"/>
          <w:cols w:space="720" w:num="1"/>
        </w:sectPr>
      </w:pPr>
    </w:p>
    <w:p w14:paraId="79088E1A">
      <w:pPr>
        <w:spacing w:before="36" w:line="219" w:lineRule="auto"/>
        <w:ind w:left="56"/>
        <w:rPr>
          <w:rFonts w:hint="eastAsia" w:ascii="仿宋" w:hAnsi="仿宋" w:eastAsia="仿宋" w:cs="仿宋"/>
          <w:sz w:val="24"/>
          <w:szCs w:val="24"/>
          <w:rPrChange w:id="4582" w:author="随遇而安" w:date="2023-08-12T09:27:04Z">
            <w:rPr>
              <w:rFonts w:ascii="宋体" w:hAnsi="宋体" w:eastAsia="宋体" w:cs="宋体"/>
              <w:sz w:val="24"/>
              <w:szCs w:val="24"/>
            </w:rPr>
          </w:rPrChange>
        </w:rPr>
      </w:pPr>
      <w:r>
        <w:rPr>
          <w:rFonts w:hint="eastAsia" w:ascii="仿宋" w:hAnsi="仿宋" w:eastAsia="仿宋" w:cs="仿宋"/>
          <w:spacing w:val="-14"/>
          <w:sz w:val="24"/>
          <w:szCs w:val="24"/>
          <w:rPrChange w:id="4583" w:author="随遇而安" w:date="2023-08-12T09:27:04Z">
            <w:rPr>
              <w:rFonts w:ascii="宋体" w:hAnsi="宋体" w:eastAsia="宋体" w:cs="宋体"/>
              <w:spacing w:val="-14"/>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附件</w:t>
      </w:r>
      <w:r>
        <w:rPr>
          <w:rFonts w:hint="eastAsia" w:ascii="仿宋" w:hAnsi="仿宋" w:eastAsia="仿宋" w:cs="仿宋"/>
          <w:spacing w:val="-30"/>
          <w:sz w:val="24"/>
          <w:szCs w:val="24"/>
          <w:rPrChange w:id="4584" w:author="随遇而安" w:date="2023-08-12T09:27:04Z">
            <w:rPr>
              <w:rFonts w:ascii="宋体" w:hAnsi="宋体" w:eastAsia="宋体" w:cs="宋体"/>
              <w:spacing w:val="-30"/>
              <w:sz w:val="24"/>
              <w:szCs w:val="24"/>
            </w:rPr>
          </w:rPrChange>
        </w:rPr>
        <w:t xml:space="preserve"> </w:t>
      </w:r>
      <w:r>
        <w:rPr>
          <w:rFonts w:hint="eastAsia" w:ascii="仿宋" w:hAnsi="仿宋" w:eastAsia="仿宋" w:cs="仿宋"/>
          <w:spacing w:val="-14"/>
          <w:sz w:val="24"/>
          <w:szCs w:val="24"/>
          <w:rPrChange w:id="4585" w:author="随遇而安" w:date="2023-08-12T09:27:04Z">
            <w:rPr>
              <w:rFonts w:ascii="宋体" w:hAnsi="宋体" w:eastAsia="宋体" w:cs="宋体"/>
              <w:spacing w:val="-14"/>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3：《事故（事件）</w:t>
      </w:r>
      <w:r>
        <w:rPr>
          <w:rFonts w:hint="eastAsia" w:ascii="仿宋" w:hAnsi="仿宋" w:eastAsia="仿宋" w:cs="仿宋"/>
          <w:spacing w:val="-38"/>
          <w:sz w:val="24"/>
          <w:szCs w:val="24"/>
          <w:rPrChange w:id="4586" w:author="随遇而安" w:date="2023-08-12T09:27:04Z">
            <w:rPr>
              <w:rFonts w:ascii="宋体" w:hAnsi="宋体" w:eastAsia="宋体" w:cs="宋体"/>
              <w:spacing w:val="-38"/>
              <w:sz w:val="24"/>
              <w:szCs w:val="24"/>
            </w:rPr>
          </w:rPrChange>
        </w:rPr>
        <w:t xml:space="preserve"> </w:t>
      </w:r>
      <w:r>
        <w:rPr>
          <w:rFonts w:hint="eastAsia" w:ascii="仿宋" w:hAnsi="仿宋" w:eastAsia="仿宋" w:cs="仿宋"/>
          <w:spacing w:val="-14"/>
          <w:sz w:val="24"/>
          <w:szCs w:val="24"/>
          <w:rPrChange w:id="4587" w:author="随遇而安" w:date="2023-08-12T09:27:04Z">
            <w:rPr>
              <w:rFonts w:ascii="宋体" w:hAnsi="宋体" w:eastAsia="宋体" w:cs="宋体"/>
              <w:spacing w:val="-14"/>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调查询问笔录》</w:t>
      </w:r>
    </w:p>
    <w:p w14:paraId="4B0CD9DD">
      <w:pPr>
        <w:spacing w:before="182" w:line="220" w:lineRule="auto"/>
        <w:ind w:left="3127"/>
        <w:rPr>
          <w:rFonts w:hint="eastAsia" w:ascii="仿宋" w:hAnsi="仿宋" w:eastAsia="仿宋" w:cs="仿宋"/>
          <w:sz w:val="24"/>
          <w:szCs w:val="24"/>
          <w:rPrChange w:id="4588" w:author="随遇而安" w:date="2023-08-12T09:27:04Z">
            <w:rPr>
              <w:rFonts w:ascii="宋体" w:hAnsi="宋体" w:eastAsia="宋体" w:cs="宋体"/>
              <w:sz w:val="24"/>
              <w:szCs w:val="24"/>
            </w:rPr>
          </w:rPrChange>
        </w:rPr>
      </w:pPr>
      <w:r>
        <w:rPr>
          <w:rFonts w:hint="eastAsia" w:ascii="仿宋" w:hAnsi="仿宋" w:eastAsia="仿宋" w:cs="仿宋"/>
          <w:spacing w:val="-13"/>
          <w:sz w:val="24"/>
          <w:szCs w:val="24"/>
          <w:rPrChange w:id="4589" w:author="随遇而安" w:date="2023-08-12T09:27:04Z">
            <w:rPr>
              <w:rFonts w:ascii="宋体" w:hAnsi="宋体" w:eastAsia="宋体" w:cs="宋体"/>
              <w:spacing w:val="-13"/>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事故（事件）</w:t>
      </w:r>
      <w:r>
        <w:rPr>
          <w:rFonts w:hint="eastAsia" w:ascii="仿宋" w:hAnsi="仿宋" w:eastAsia="仿宋" w:cs="仿宋"/>
          <w:spacing w:val="36"/>
          <w:sz w:val="24"/>
          <w:szCs w:val="24"/>
          <w:rPrChange w:id="4590" w:author="随遇而安" w:date="2023-08-12T09:27:04Z">
            <w:rPr>
              <w:rFonts w:ascii="宋体" w:hAnsi="宋体" w:eastAsia="宋体" w:cs="宋体"/>
              <w:spacing w:val="36"/>
              <w:sz w:val="24"/>
              <w:szCs w:val="24"/>
            </w:rPr>
          </w:rPrChange>
        </w:rPr>
        <w:t xml:space="preserve"> </w:t>
      </w:r>
      <w:r>
        <w:rPr>
          <w:rFonts w:hint="eastAsia" w:ascii="仿宋" w:hAnsi="仿宋" w:eastAsia="仿宋" w:cs="仿宋"/>
          <w:spacing w:val="-13"/>
          <w:sz w:val="24"/>
          <w:szCs w:val="24"/>
          <w:rPrChange w:id="4591" w:author="随遇而安" w:date="2023-08-12T09:27:04Z">
            <w:rPr>
              <w:rFonts w:ascii="宋体" w:hAnsi="宋体" w:eastAsia="宋体" w:cs="宋体"/>
              <w:spacing w:val="-13"/>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调查询问笔录</w:t>
      </w:r>
    </w:p>
    <w:p w14:paraId="65AF8A32">
      <w:pPr>
        <w:spacing w:before="162" w:line="222" w:lineRule="auto"/>
        <w:ind w:left="7134"/>
        <w:rPr>
          <w:rFonts w:hint="eastAsia" w:ascii="仿宋" w:hAnsi="仿宋" w:eastAsia="仿宋" w:cs="仿宋"/>
          <w:sz w:val="19"/>
          <w:szCs w:val="19"/>
          <w:rPrChange w:id="4592" w:author="随遇而安" w:date="2023-08-12T09:27:04Z">
            <w:rPr>
              <w:rFonts w:ascii="宋体" w:hAnsi="宋体" w:eastAsia="宋体" w:cs="宋体"/>
              <w:sz w:val="19"/>
              <w:szCs w:val="19"/>
            </w:rPr>
          </w:rPrChange>
        </w:rPr>
      </w:pPr>
      <w:r>
        <w:rPr>
          <w:rFonts w:hint="eastAsia" w:ascii="仿宋" w:hAnsi="仿宋" w:eastAsia="仿宋" w:cs="仿宋"/>
          <w:sz w:val="19"/>
          <w:szCs w:val="19"/>
          <w:rPrChange w:id="4593" w:author="随遇而安" w:date="2023-08-12T09:27:04Z">
            <w:rPr>
              <w:rFonts w:ascii="宋体" w:hAnsi="宋体" w:eastAsia="宋体" w:cs="宋体"/>
              <w:sz w:val="19"/>
              <w:szCs w:val="19"/>
              <w14:textOutline w14:w="3614" w14:cap="flat" w14:cmpd="sng">
                <w14:solidFill>
                  <w14:srgbClr w14:val="000000"/>
                </w14:solidFill>
                <w14:prstDash w14:val="solid"/>
                <w14:miter w14:val="0"/>
              </w14:textOutline>
            </w:rPr>
          </w:rPrChange>
          <w14:textOutline w14:w="3614" w14:cap="flat" w14:cmpd="sng">
            <w14:solidFill>
              <w14:srgbClr w14:val="000000"/>
            </w14:solidFill>
            <w14:prstDash w14:val="solid"/>
            <w14:miter w14:val="0"/>
          </w14:textOutline>
        </w:rPr>
        <w:t>第</w:t>
      </w:r>
      <w:r>
        <w:rPr>
          <w:rFonts w:hint="eastAsia" w:ascii="仿宋" w:hAnsi="仿宋" w:eastAsia="仿宋" w:cs="仿宋"/>
          <w:spacing w:val="10"/>
          <w:sz w:val="19"/>
          <w:szCs w:val="19"/>
          <w:rPrChange w:id="4594" w:author="随遇而安" w:date="2023-08-12T09:27:04Z">
            <w:rPr>
              <w:rFonts w:ascii="宋体" w:hAnsi="宋体" w:eastAsia="宋体" w:cs="宋体"/>
              <w:spacing w:val="10"/>
              <w:sz w:val="19"/>
              <w:szCs w:val="19"/>
            </w:rPr>
          </w:rPrChange>
        </w:rPr>
        <w:t xml:space="preserve">   </w:t>
      </w:r>
      <w:r>
        <w:rPr>
          <w:rFonts w:hint="eastAsia" w:ascii="仿宋" w:hAnsi="仿宋" w:eastAsia="仿宋" w:cs="仿宋"/>
          <w:sz w:val="19"/>
          <w:szCs w:val="19"/>
          <w:rPrChange w:id="4595" w:author="随遇而安" w:date="2023-08-12T09:27:04Z">
            <w:rPr>
              <w:rFonts w:ascii="宋体" w:hAnsi="宋体" w:eastAsia="宋体" w:cs="宋体"/>
              <w:sz w:val="19"/>
              <w:szCs w:val="19"/>
              <w14:textOutline w14:w="3614" w14:cap="flat" w14:cmpd="sng">
                <w14:solidFill>
                  <w14:srgbClr w14:val="000000"/>
                </w14:solidFill>
                <w14:prstDash w14:val="solid"/>
                <w14:miter w14:val="0"/>
              </w14:textOutline>
            </w:rPr>
          </w:rPrChange>
          <w14:textOutline w14:w="3614" w14:cap="flat" w14:cmpd="sng">
            <w14:solidFill>
              <w14:srgbClr w14:val="000000"/>
            </w14:solidFill>
            <w14:prstDash w14:val="solid"/>
            <w14:miter w14:val="0"/>
          </w14:textOutline>
        </w:rPr>
        <w:t>页</w:t>
      </w:r>
      <w:r>
        <w:rPr>
          <w:rFonts w:hint="eastAsia" w:ascii="仿宋" w:hAnsi="仿宋" w:eastAsia="仿宋" w:cs="仿宋"/>
          <w:spacing w:val="10"/>
          <w:sz w:val="19"/>
          <w:szCs w:val="19"/>
          <w:rPrChange w:id="4596" w:author="随遇而安" w:date="2023-08-12T09:27:04Z">
            <w:rPr>
              <w:rFonts w:ascii="宋体" w:hAnsi="宋体" w:eastAsia="宋体" w:cs="宋体"/>
              <w:spacing w:val="10"/>
              <w:sz w:val="19"/>
              <w:szCs w:val="19"/>
            </w:rPr>
          </w:rPrChange>
        </w:rPr>
        <w:t xml:space="preserve">  </w:t>
      </w:r>
      <w:r>
        <w:rPr>
          <w:rFonts w:hint="eastAsia" w:ascii="仿宋" w:hAnsi="仿宋" w:eastAsia="仿宋" w:cs="仿宋"/>
          <w:sz w:val="19"/>
          <w:szCs w:val="19"/>
          <w:rPrChange w:id="4597" w:author="随遇而安" w:date="2023-08-12T09:27:04Z">
            <w:rPr>
              <w:rFonts w:ascii="宋体" w:hAnsi="宋体" w:eastAsia="宋体" w:cs="宋体"/>
              <w:sz w:val="19"/>
              <w:szCs w:val="19"/>
              <w14:textOutline w14:w="3614" w14:cap="flat" w14:cmpd="sng">
                <w14:solidFill>
                  <w14:srgbClr w14:val="000000"/>
                </w14:solidFill>
                <w14:prstDash w14:val="solid"/>
                <w14:miter w14:val="0"/>
              </w14:textOutline>
            </w:rPr>
          </w:rPrChange>
          <w14:textOutline w14:w="3614" w14:cap="flat" w14:cmpd="sng">
            <w14:solidFill>
              <w14:srgbClr w14:val="000000"/>
            </w14:solidFill>
            <w14:prstDash w14:val="solid"/>
            <w14:miter w14:val="0"/>
          </w14:textOutline>
        </w:rPr>
        <w:t>共</w:t>
      </w:r>
      <w:r>
        <w:rPr>
          <w:rFonts w:hint="eastAsia" w:ascii="仿宋" w:hAnsi="仿宋" w:eastAsia="仿宋" w:cs="仿宋"/>
          <w:spacing w:val="10"/>
          <w:sz w:val="19"/>
          <w:szCs w:val="19"/>
          <w:rPrChange w:id="4598" w:author="随遇而安" w:date="2023-08-12T09:27:04Z">
            <w:rPr>
              <w:rFonts w:ascii="宋体" w:hAnsi="宋体" w:eastAsia="宋体" w:cs="宋体"/>
              <w:spacing w:val="10"/>
              <w:sz w:val="19"/>
              <w:szCs w:val="19"/>
            </w:rPr>
          </w:rPrChange>
        </w:rPr>
        <w:t xml:space="preserve">   </w:t>
      </w:r>
      <w:r>
        <w:rPr>
          <w:rFonts w:hint="eastAsia" w:ascii="仿宋" w:hAnsi="仿宋" w:eastAsia="仿宋" w:cs="仿宋"/>
          <w:sz w:val="19"/>
          <w:szCs w:val="19"/>
          <w:rPrChange w:id="4599" w:author="随遇而安" w:date="2023-08-12T09:27:04Z">
            <w:rPr>
              <w:rFonts w:ascii="宋体" w:hAnsi="宋体" w:eastAsia="宋体" w:cs="宋体"/>
              <w:sz w:val="19"/>
              <w:szCs w:val="19"/>
              <w14:textOutline w14:w="3614" w14:cap="flat" w14:cmpd="sng">
                <w14:solidFill>
                  <w14:srgbClr w14:val="000000"/>
                </w14:solidFill>
                <w14:prstDash w14:val="solid"/>
                <w14:miter w14:val="0"/>
              </w14:textOutline>
            </w:rPr>
          </w:rPrChange>
          <w14:textOutline w14:w="3614" w14:cap="flat" w14:cmpd="sng">
            <w14:solidFill>
              <w14:srgbClr w14:val="000000"/>
            </w14:solidFill>
            <w14:prstDash w14:val="solid"/>
            <w14:miter w14:val="0"/>
          </w14:textOutline>
        </w:rPr>
        <w:t>页</w:t>
      </w:r>
    </w:p>
    <w:tbl>
      <w:tblPr>
        <w:tblStyle w:val="8"/>
        <w:tblW w:w="8760" w:type="dxa"/>
        <w:tblInd w:w="18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800"/>
        <w:gridCol w:w="2427"/>
        <w:gridCol w:w="1428"/>
        <w:gridCol w:w="3105"/>
      </w:tblGrid>
      <w:tr w14:paraId="5B59C8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8" w:hRule="atLeast"/>
        </w:trPr>
        <w:tc>
          <w:tcPr>
            <w:tcW w:w="1800" w:type="dxa"/>
            <w:tcBorders>
              <w:top w:val="single" w:color="000000" w:sz="10" w:space="0"/>
              <w:left w:val="single" w:color="000000" w:sz="10" w:space="0"/>
              <w:bottom w:val="single" w:color="000000" w:sz="4" w:space="0"/>
              <w:right w:val="single" w:color="000000" w:sz="4" w:space="0"/>
            </w:tcBorders>
            <w:vAlign w:val="top"/>
          </w:tcPr>
          <w:p w14:paraId="46F0E446">
            <w:pPr>
              <w:spacing w:before="84" w:line="229" w:lineRule="auto"/>
              <w:ind w:left="493"/>
              <w:rPr>
                <w:rFonts w:hint="eastAsia" w:ascii="仿宋" w:hAnsi="仿宋" w:eastAsia="仿宋" w:cs="仿宋"/>
                <w:sz w:val="19"/>
                <w:szCs w:val="19"/>
                <w:rPrChange w:id="4600" w:author="随遇而安" w:date="2023-08-12T09:27:04Z">
                  <w:rPr>
                    <w:rFonts w:ascii="宋体" w:hAnsi="宋体" w:eastAsia="宋体" w:cs="宋体"/>
                    <w:sz w:val="19"/>
                    <w:szCs w:val="19"/>
                  </w:rPr>
                </w:rPrChange>
              </w:rPr>
            </w:pPr>
            <w:r>
              <w:rPr>
                <w:rFonts w:hint="eastAsia" w:ascii="仿宋" w:hAnsi="仿宋" w:eastAsia="仿宋" w:cs="仿宋"/>
                <w:spacing w:val="7"/>
                <w:sz w:val="19"/>
                <w:szCs w:val="19"/>
                <w:rPrChange w:id="4601" w:author="随遇而安" w:date="2023-08-12T09:27:04Z">
                  <w:rPr>
                    <w:rFonts w:ascii="宋体" w:hAnsi="宋体" w:eastAsia="宋体" w:cs="宋体"/>
                    <w:spacing w:val="7"/>
                    <w:sz w:val="19"/>
                    <w:szCs w:val="19"/>
                  </w:rPr>
                </w:rPrChange>
              </w:rPr>
              <w:t>事故名称</w:t>
            </w:r>
          </w:p>
        </w:tc>
        <w:tc>
          <w:tcPr>
            <w:tcW w:w="6960" w:type="dxa"/>
            <w:gridSpan w:val="3"/>
            <w:tcBorders>
              <w:top w:val="single" w:color="000000" w:sz="10" w:space="0"/>
              <w:left w:val="single" w:color="000000" w:sz="4" w:space="0"/>
              <w:bottom w:val="single" w:color="000000" w:sz="4" w:space="0"/>
              <w:right w:val="single" w:color="000000" w:sz="10" w:space="0"/>
            </w:tcBorders>
            <w:vAlign w:val="top"/>
          </w:tcPr>
          <w:p w14:paraId="227B6171">
            <w:pPr>
              <w:pStyle w:val="9"/>
              <w:rPr>
                <w:rFonts w:hint="eastAsia" w:ascii="仿宋" w:hAnsi="仿宋" w:eastAsia="仿宋" w:cs="仿宋"/>
                <w:rPrChange w:id="4602" w:author="随遇而安" w:date="2023-08-12T09:27:04Z">
                  <w:rPr/>
                </w:rPrChange>
              </w:rPr>
            </w:pPr>
          </w:p>
        </w:tc>
      </w:tr>
      <w:tr w14:paraId="7289C7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1" w:hRule="atLeast"/>
        </w:trPr>
        <w:tc>
          <w:tcPr>
            <w:tcW w:w="1800" w:type="dxa"/>
            <w:tcBorders>
              <w:top w:val="single" w:color="000000" w:sz="4" w:space="0"/>
              <w:left w:val="single" w:color="000000" w:sz="10" w:space="0"/>
              <w:bottom w:val="single" w:color="000000" w:sz="4" w:space="0"/>
              <w:right w:val="single" w:color="000000" w:sz="4" w:space="0"/>
            </w:tcBorders>
            <w:vAlign w:val="top"/>
          </w:tcPr>
          <w:p w14:paraId="219CBD44">
            <w:pPr>
              <w:spacing w:before="78" w:line="229" w:lineRule="auto"/>
              <w:ind w:left="493"/>
              <w:rPr>
                <w:rFonts w:hint="eastAsia" w:ascii="仿宋" w:hAnsi="仿宋" w:eastAsia="仿宋" w:cs="仿宋"/>
                <w:sz w:val="19"/>
                <w:szCs w:val="19"/>
                <w:rPrChange w:id="4603" w:author="随遇而安" w:date="2023-08-12T09:27:04Z">
                  <w:rPr>
                    <w:rFonts w:ascii="宋体" w:hAnsi="宋体" w:eastAsia="宋体" w:cs="宋体"/>
                    <w:sz w:val="19"/>
                    <w:szCs w:val="19"/>
                  </w:rPr>
                </w:rPrChange>
              </w:rPr>
            </w:pPr>
            <w:r>
              <w:rPr>
                <w:rFonts w:hint="eastAsia" w:ascii="仿宋" w:hAnsi="仿宋" w:eastAsia="仿宋" w:cs="仿宋"/>
                <w:spacing w:val="7"/>
                <w:sz w:val="19"/>
                <w:szCs w:val="19"/>
                <w:rPrChange w:id="4604" w:author="随遇而安" w:date="2023-08-12T09:27:04Z">
                  <w:rPr>
                    <w:rFonts w:ascii="宋体" w:hAnsi="宋体" w:eastAsia="宋体" w:cs="宋体"/>
                    <w:spacing w:val="7"/>
                    <w:sz w:val="19"/>
                    <w:szCs w:val="19"/>
                  </w:rPr>
                </w:rPrChange>
              </w:rPr>
              <w:t>事故单位</w:t>
            </w:r>
          </w:p>
        </w:tc>
        <w:tc>
          <w:tcPr>
            <w:tcW w:w="6960" w:type="dxa"/>
            <w:gridSpan w:val="3"/>
            <w:tcBorders>
              <w:top w:val="single" w:color="000000" w:sz="4" w:space="0"/>
              <w:left w:val="single" w:color="000000" w:sz="4" w:space="0"/>
              <w:bottom w:val="single" w:color="000000" w:sz="4" w:space="0"/>
              <w:right w:val="single" w:color="000000" w:sz="10" w:space="0"/>
            </w:tcBorders>
            <w:vAlign w:val="top"/>
          </w:tcPr>
          <w:p w14:paraId="56450EAD">
            <w:pPr>
              <w:pStyle w:val="9"/>
              <w:rPr>
                <w:rFonts w:hint="eastAsia" w:ascii="仿宋" w:hAnsi="仿宋" w:eastAsia="仿宋" w:cs="仿宋"/>
                <w:rPrChange w:id="4605" w:author="随遇而安" w:date="2023-08-12T09:27:04Z">
                  <w:rPr/>
                </w:rPrChange>
              </w:rPr>
            </w:pPr>
          </w:p>
        </w:tc>
      </w:tr>
      <w:tr w14:paraId="357360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1" w:hRule="atLeast"/>
        </w:trPr>
        <w:tc>
          <w:tcPr>
            <w:tcW w:w="1800" w:type="dxa"/>
            <w:tcBorders>
              <w:top w:val="single" w:color="000000" w:sz="4" w:space="0"/>
              <w:left w:val="single" w:color="000000" w:sz="10" w:space="0"/>
              <w:bottom w:val="single" w:color="000000" w:sz="4" w:space="0"/>
              <w:right w:val="single" w:color="000000" w:sz="4" w:space="0"/>
            </w:tcBorders>
            <w:vAlign w:val="top"/>
          </w:tcPr>
          <w:p w14:paraId="24FCA0BA">
            <w:pPr>
              <w:spacing w:before="79" w:line="229" w:lineRule="auto"/>
              <w:ind w:left="493"/>
              <w:rPr>
                <w:rFonts w:hint="eastAsia" w:ascii="仿宋" w:hAnsi="仿宋" w:eastAsia="仿宋" w:cs="仿宋"/>
                <w:sz w:val="19"/>
                <w:szCs w:val="19"/>
                <w:rPrChange w:id="4606" w:author="随遇而安" w:date="2023-08-12T09:27:04Z">
                  <w:rPr>
                    <w:rFonts w:ascii="宋体" w:hAnsi="宋体" w:eastAsia="宋体" w:cs="宋体"/>
                    <w:sz w:val="19"/>
                    <w:szCs w:val="19"/>
                  </w:rPr>
                </w:rPrChange>
              </w:rPr>
            </w:pPr>
            <w:r>
              <w:rPr>
                <w:rFonts w:hint="eastAsia" w:ascii="仿宋" w:hAnsi="仿宋" w:eastAsia="仿宋" w:cs="仿宋"/>
                <w:spacing w:val="7"/>
                <w:sz w:val="19"/>
                <w:szCs w:val="19"/>
                <w:rPrChange w:id="4607" w:author="随遇而安" w:date="2023-08-12T09:27:04Z">
                  <w:rPr>
                    <w:rFonts w:ascii="宋体" w:hAnsi="宋体" w:eastAsia="宋体" w:cs="宋体"/>
                    <w:spacing w:val="7"/>
                    <w:sz w:val="19"/>
                    <w:szCs w:val="19"/>
                  </w:rPr>
                </w:rPrChange>
              </w:rPr>
              <w:t>事故时间</w:t>
            </w:r>
          </w:p>
        </w:tc>
        <w:tc>
          <w:tcPr>
            <w:tcW w:w="6960" w:type="dxa"/>
            <w:gridSpan w:val="3"/>
            <w:tcBorders>
              <w:top w:val="single" w:color="000000" w:sz="4" w:space="0"/>
              <w:left w:val="single" w:color="000000" w:sz="4" w:space="0"/>
              <w:bottom w:val="single" w:color="000000" w:sz="4" w:space="0"/>
              <w:right w:val="single" w:color="000000" w:sz="10" w:space="0"/>
            </w:tcBorders>
            <w:vAlign w:val="top"/>
          </w:tcPr>
          <w:p w14:paraId="584F592E">
            <w:pPr>
              <w:pStyle w:val="9"/>
              <w:rPr>
                <w:rFonts w:hint="eastAsia" w:ascii="仿宋" w:hAnsi="仿宋" w:eastAsia="仿宋" w:cs="仿宋"/>
                <w:rPrChange w:id="4608" w:author="随遇而安" w:date="2023-08-12T09:27:04Z">
                  <w:rPr/>
                </w:rPrChange>
              </w:rPr>
            </w:pPr>
          </w:p>
        </w:tc>
      </w:tr>
      <w:tr w14:paraId="018EC0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9" w:hRule="atLeast"/>
        </w:trPr>
        <w:tc>
          <w:tcPr>
            <w:tcW w:w="1800" w:type="dxa"/>
            <w:tcBorders>
              <w:top w:val="single" w:color="000000" w:sz="4" w:space="0"/>
              <w:left w:val="single" w:color="000000" w:sz="10" w:space="0"/>
              <w:right w:val="single" w:color="000000" w:sz="4" w:space="0"/>
            </w:tcBorders>
            <w:vAlign w:val="top"/>
          </w:tcPr>
          <w:p w14:paraId="46BD8565">
            <w:pPr>
              <w:spacing w:before="80" w:line="229" w:lineRule="auto"/>
              <w:ind w:left="493"/>
              <w:rPr>
                <w:rFonts w:hint="eastAsia" w:ascii="仿宋" w:hAnsi="仿宋" w:eastAsia="仿宋" w:cs="仿宋"/>
                <w:sz w:val="19"/>
                <w:szCs w:val="19"/>
                <w:rPrChange w:id="4609" w:author="随遇而安" w:date="2023-08-12T09:27:04Z">
                  <w:rPr>
                    <w:rFonts w:ascii="宋体" w:hAnsi="宋体" w:eastAsia="宋体" w:cs="宋体"/>
                    <w:sz w:val="19"/>
                    <w:szCs w:val="19"/>
                  </w:rPr>
                </w:rPrChange>
              </w:rPr>
            </w:pPr>
            <w:r>
              <w:rPr>
                <w:rFonts w:hint="eastAsia" w:ascii="仿宋" w:hAnsi="仿宋" w:eastAsia="仿宋" w:cs="仿宋"/>
                <w:spacing w:val="7"/>
                <w:sz w:val="19"/>
                <w:szCs w:val="19"/>
                <w:rPrChange w:id="4610" w:author="随遇而安" w:date="2023-08-12T09:27:04Z">
                  <w:rPr>
                    <w:rFonts w:ascii="宋体" w:hAnsi="宋体" w:eastAsia="宋体" w:cs="宋体"/>
                    <w:spacing w:val="7"/>
                    <w:sz w:val="19"/>
                    <w:szCs w:val="19"/>
                  </w:rPr>
                </w:rPrChange>
              </w:rPr>
              <w:t>事故地点</w:t>
            </w:r>
          </w:p>
        </w:tc>
        <w:tc>
          <w:tcPr>
            <w:tcW w:w="6960" w:type="dxa"/>
            <w:gridSpan w:val="3"/>
            <w:tcBorders>
              <w:top w:val="single" w:color="000000" w:sz="4" w:space="0"/>
              <w:left w:val="single" w:color="000000" w:sz="4" w:space="0"/>
              <w:right w:val="single" w:color="000000" w:sz="10" w:space="0"/>
            </w:tcBorders>
            <w:vAlign w:val="top"/>
          </w:tcPr>
          <w:p w14:paraId="69C276A8">
            <w:pPr>
              <w:pStyle w:val="9"/>
              <w:rPr>
                <w:rFonts w:hint="eastAsia" w:ascii="仿宋" w:hAnsi="仿宋" w:eastAsia="仿宋" w:cs="仿宋"/>
                <w:rPrChange w:id="4611" w:author="随遇而安" w:date="2023-08-12T09:27:04Z">
                  <w:rPr/>
                </w:rPrChange>
              </w:rPr>
            </w:pPr>
          </w:p>
        </w:tc>
      </w:tr>
      <w:tr w14:paraId="068DA4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2" w:hRule="atLeast"/>
        </w:trPr>
        <w:tc>
          <w:tcPr>
            <w:tcW w:w="1800" w:type="dxa"/>
            <w:tcBorders>
              <w:left w:val="single" w:color="000000" w:sz="10" w:space="0"/>
            </w:tcBorders>
            <w:vAlign w:val="top"/>
          </w:tcPr>
          <w:p w14:paraId="20740F9B">
            <w:pPr>
              <w:spacing w:before="84" w:line="228" w:lineRule="auto"/>
              <w:ind w:left="393"/>
              <w:rPr>
                <w:rFonts w:hint="eastAsia" w:ascii="仿宋" w:hAnsi="仿宋" w:eastAsia="仿宋" w:cs="仿宋"/>
                <w:sz w:val="19"/>
                <w:szCs w:val="19"/>
                <w:rPrChange w:id="4612" w:author="随遇而安" w:date="2023-08-12T09:27:04Z">
                  <w:rPr>
                    <w:rFonts w:ascii="宋体" w:hAnsi="宋体" w:eastAsia="宋体" w:cs="宋体"/>
                    <w:sz w:val="19"/>
                    <w:szCs w:val="19"/>
                  </w:rPr>
                </w:rPrChange>
              </w:rPr>
            </w:pPr>
            <w:r>
              <w:rPr>
                <w:rFonts w:hint="eastAsia" w:ascii="仿宋" w:hAnsi="仿宋" w:eastAsia="仿宋" w:cs="仿宋"/>
                <w:spacing w:val="8"/>
                <w:sz w:val="19"/>
                <w:szCs w:val="19"/>
                <w:rPrChange w:id="4613" w:author="随遇而安" w:date="2023-08-12T09:27:04Z">
                  <w:rPr>
                    <w:rFonts w:ascii="宋体" w:hAnsi="宋体" w:eastAsia="宋体" w:cs="宋体"/>
                    <w:spacing w:val="8"/>
                    <w:sz w:val="19"/>
                    <w:szCs w:val="19"/>
                  </w:rPr>
                </w:rPrChange>
              </w:rPr>
              <w:t>询问人姓名</w:t>
            </w:r>
          </w:p>
        </w:tc>
        <w:tc>
          <w:tcPr>
            <w:tcW w:w="2427" w:type="dxa"/>
            <w:vAlign w:val="top"/>
          </w:tcPr>
          <w:p w14:paraId="05894711">
            <w:pPr>
              <w:pStyle w:val="9"/>
              <w:rPr>
                <w:rFonts w:hint="eastAsia" w:ascii="仿宋" w:hAnsi="仿宋" w:eastAsia="仿宋" w:cs="仿宋"/>
                <w:rPrChange w:id="4614" w:author="随遇而安" w:date="2023-08-12T09:27:04Z">
                  <w:rPr/>
                </w:rPrChange>
              </w:rPr>
            </w:pPr>
          </w:p>
        </w:tc>
        <w:tc>
          <w:tcPr>
            <w:tcW w:w="1428" w:type="dxa"/>
            <w:vAlign w:val="top"/>
          </w:tcPr>
          <w:p w14:paraId="279CCB30">
            <w:pPr>
              <w:spacing w:before="84" w:line="229" w:lineRule="auto"/>
              <w:ind w:left="324"/>
              <w:rPr>
                <w:rFonts w:hint="eastAsia" w:ascii="仿宋" w:hAnsi="仿宋" w:eastAsia="仿宋" w:cs="仿宋"/>
                <w:sz w:val="19"/>
                <w:szCs w:val="19"/>
                <w:rPrChange w:id="4615" w:author="随遇而安" w:date="2023-08-12T09:27:04Z">
                  <w:rPr>
                    <w:rFonts w:ascii="宋体" w:hAnsi="宋体" w:eastAsia="宋体" w:cs="宋体"/>
                    <w:sz w:val="19"/>
                    <w:szCs w:val="19"/>
                  </w:rPr>
                </w:rPrChange>
              </w:rPr>
            </w:pPr>
            <w:r>
              <w:rPr>
                <w:rFonts w:hint="eastAsia" w:ascii="仿宋" w:hAnsi="仿宋" w:eastAsia="仿宋" w:cs="仿宋"/>
                <w:spacing w:val="7"/>
                <w:sz w:val="19"/>
                <w:szCs w:val="19"/>
                <w:rPrChange w:id="4616" w:author="随遇而安" w:date="2023-08-12T09:27:04Z">
                  <w:rPr>
                    <w:rFonts w:ascii="宋体" w:hAnsi="宋体" w:eastAsia="宋体" w:cs="宋体"/>
                    <w:spacing w:val="7"/>
                    <w:sz w:val="19"/>
                    <w:szCs w:val="19"/>
                  </w:rPr>
                </w:rPrChange>
              </w:rPr>
              <w:t>询问日期</w:t>
            </w:r>
          </w:p>
        </w:tc>
        <w:tc>
          <w:tcPr>
            <w:tcW w:w="3105" w:type="dxa"/>
            <w:tcBorders>
              <w:right w:val="single" w:color="000000" w:sz="10" w:space="0"/>
            </w:tcBorders>
            <w:vAlign w:val="top"/>
          </w:tcPr>
          <w:p w14:paraId="0E261AD6">
            <w:pPr>
              <w:spacing w:before="84" w:line="228" w:lineRule="auto"/>
              <w:ind w:left="923"/>
              <w:rPr>
                <w:rFonts w:hint="eastAsia" w:ascii="仿宋" w:hAnsi="仿宋" w:eastAsia="仿宋" w:cs="仿宋"/>
                <w:sz w:val="19"/>
                <w:szCs w:val="19"/>
                <w:rPrChange w:id="4617" w:author="随遇而安" w:date="2023-08-12T09:27:04Z">
                  <w:rPr>
                    <w:rFonts w:ascii="宋体" w:hAnsi="宋体" w:eastAsia="宋体" w:cs="宋体"/>
                    <w:sz w:val="19"/>
                    <w:szCs w:val="19"/>
                  </w:rPr>
                </w:rPrChange>
              </w:rPr>
            </w:pPr>
            <w:r>
              <w:rPr>
                <w:rFonts w:hint="eastAsia" w:ascii="仿宋" w:hAnsi="仿宋" w:eastAsia="仿宋" w:cs="仿宋"/>
                <w:spacing w:val="-1"/>
                <w:sz w:val="19"/>
                <w:szCs w:val="19"/>
                <w:rPrChange w:id="4618" w:author="随遇而安" w:date="2023-08-12T09:27:04Z">
                  <w:rPr>
                    <w:rFonts w:ascii="宋体" w:hAnsi="宋体" w:eastAsia="宋体" w:cs="宋体"/>
                    <w:spacing w:val="-1"/>
                    <w:sz w:val="19"/>
                    <w:szCs w:val="19"/>
                  </w:rPr>
                </w:rPrChange>
              </w:rPr>
              <w:t>年</w:t>
            </w:r>
            <w:r>
              <w:rPr>
                <w:rFonts w:hint="eastAsia" w:ascii="仿宋" w:hAnsi="仿宋" w:eastAsia="仿宋" w:cs="仿宋"/>
                <w:spacing w:val="8"/>
                <w:sz w:val="19"/>
                <w:szCs w:val="19"/>
                <w:rPrChange w:id="4619" w:author="随遇而安" w:date="2023-08-12T09:27:04Z">
                  <w:rPr>
                    <w:rFonts w:ascii="宋体" w:hAnsi="宋体" w:eastAsia="宋体" w:cs="宋体"/>
                    <w:spacing w:val="8"/>
                    <w:sz w:val="19"/>
                    <w:szCs w:val="19"/>
                  </w:rPr>
                </w:rPrChange>
              </w:rPr>
              <w:t xml:space="preserve">    </w:t>
            </w:r>
            <w:r>
              <w:rPr>
                <w:rFonts w:hint="eastAsia" w:ascii="仿宋" w:hAnsi="仿宋" w:eastAsia="仿宋" w:cs="仿宋"/>
                <w:spacing w:val="-1"/>
                <w:sz w:val="19"/>
                <w:szCs w:val="19"/>
                <w:rPrChange w:id="4620" w:author="随遇而安" w:date="2023-08-12T09:27:04Z">
                  <w:rPr>
                    <w:rFonts w:ascii="宋体" w:hAnsi="宋体" w:eastAsia="宋体" w:cs="宋体"/>
                    <w:spacing w:val="-1"/>
                    <w:sz w:val="19"/>
                    <w:szCs w:val="19"/>
                  </w:rPr>
                </w:rPrChange>
              </w:rPr>
              <w:t>月</w:t>
            </w:r>
            <w:r>
              <w:rPr>
                <w:rFonts w:hint="eastAsia" w:ascii="仿宋" w:hAnsi="仿宋" w:eastAsia="仿宋" w:cs="仿宋"/>
                <w:spacing w:val="15"/>
                <w:sz w:val="19"/>
                <w:szCs w:val="19"/>
                <w:rPrChange w:id="4621" w:author="随遇而安" w:date="2023-08-12T09:27:04Z">
                  <w:rPr>
                    <w:rFonts w:ascii="宋体" w:hAnsi="宋体" w:eastAsia="宋体" w:cs="宋体"/>
                    <w:spacing w:val="15"/>
                    <w:sz w:val="19"/>
                    <w:szCs w:val="19"/>
                  </w:rPr>
                </w:rPrChange>
              </w:rPr>
              <w:t xml:space="preserve">    </w:t>
            </w:r>
            <w:r>
              <w:rPr>
                <w:rFonts w:hint="eastAsia" w:ascii="仿宋" w:hAnsi="仿宋" w:eastAsia="仿宋" w:cs="仿宋"/>
                <w:spacing w:val="-1"/>
                <w:sz w:val="19"/>
                <w:szCs w:val="19"/>
                <w:rPrChange w:id="4622" w:author="随遇而安" w:date="2023-08-12T09:27:04Z">
                  <w:rPr>
                    <w:rFonts w:ascii="宋体" w:hAnsi="宋体" w:eastAsia="宋体" w:cs="宋体"/>
                    <w:spacing w:val="-1"/>
                    <w:sz w:val="19"/>
                    <w:szCs w:val="19"/>
                  </w:rPr>
                </w:rPrChange>
              </w:rPr>
              <w:t>日</w:t>
            </w:r>
          </w:p>
        </w:tc>
      </w:tr>
      <w:tr w14:paraId="25C07E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1" w:hRule="atLeast"/>
        </w:trPr>
        <w:tc>
          <w:tcPr>
            <w:tcW w:w="1800" w:type="dxa"/>
            <w:tcBorders>
              <w:left w:val="single" w:color="000000" w:sz="10" w:space="0"/>
            </w:tcBorders>
            <w:vAlign w:val="top"/>
          </w:tcPr>
          <w:p w14:paraId="05660A89">
            <w:pPr>
              <w:spacing w:before="84" w:line="228" w:lineRule="auto"/>
              <w:ind w:left="193"/>
              <w:rPr>
                <w:rFonts w:hint="eastAsia" w:ascii="仿宋" w:hAnsi="仿宋" w:eastAsia="仿宋" w:cs="仿宋"/>
                <w:sz w:val="19"/>
                <w:szCs w:val="19"/>
                <w:rPrChange w:id="4623" w:author="随遇而安" w:date="2023-08-12T09:27:04Z">
                  <w:rPr>
                    <w:rFonts w:ascii="宋体" w:hAnsi="宋体" w:eastAsia="宋体" w:cs="宋体"/>
                    <w:sz w:val="19"/>
                    <w:szCs w:val="19"/>
                  </w:rPr>
                </w:rPrChange>
              </w:rPr>
            </w:pPr>
            <w:r>
              <w:rPr>
                <w:rFonts w:hint="eastAsia" w:ascii="仿宋" w:hAnsi="仿宋" w:eastAsia="仿宋" w:cs="仿宋"/>
                <w:spacing w:val="8"/>
                <w:sz w:val="19"/>
                <w:szCs w:val="19"/>
                <w:rPrChange w:id="4624" w:author="随遇而安" w:date="2023-08-12T09:27:04Z">
                  <w:rPr>
                    <w:rFonts w:ascii="宋体" w:hAnsi="宋体" w:eastAsia="宋体" w:cs="宋体"/>
                    <w:spacing w:val="8"/>
                    <w:sz w:val="19"/>
                    <w:szCs w:val="19"/>
                  </w:rPr>
                </w:rPrChange>
              </w:rPr>
              <w:t>接受询问人姓名</w:t>
            </w:r>
          </w:p>
        </w:tc>
        <w:tc>
          <w:tcPr>
            <w:tcW w:w="2427" w:type="dxa"/>
            <w:vAlign w:val="top"/>
          </w:tcPr>
          <w:p w14:paraId="15878739">
            <w:pPr>
              <w:pStyle w:val="9"/>
              <w:rPr>
                <w:rFonts w:hint="eastAsia" w:ascii="仿宋" w:hAnsi="仿宋" w:eastAsia="仿宋" w:cs="仿宋"/>
                <w:rPrChange w:id="4625" w:author="随遇而安" w:date="2023-08-12T09:27:04Z">
                  <w:rPr/>
                </w:rPrChange>
              </w:rPr>
            </w:pPr>
          </w:p>
        </w:tc>
        <w:tc>
          <w:tcPr>
            <w:tcW w:w="1428" w:type="dxa"/>
            <w:vAlign w:val="top"/>
          </w:tcPr>
          <w:p w14:paraId="39CE9314">
            <w:pPr>
              <w:spacing w:before="84" w:line="228" w:lineRule="auto"/>
              <w:ind w:left="224"/>
              <w:rPr>
                <w:rFonts w:hint="eastAsia" w:ascii="仿宋" w:hAnsi="仿宋" w:eastAsia="仿宋" w:cs="仿宋"/>
                <w:sz w:val="19"/>
                <w:szCs w:val="19"/>
                <w:rPrChange w:id="4626" w:author="随遇而安" w:date="2023-08-12T09:27:04Z">
                  <w:rPr>
                    <w:rFonts w:ascii="宋体" w:hAnsi="宋体" w:eastAsia="宋体" w:cs="宋体"/>
                    <w:sz w:val="19"/>
                    <w:szCs w:val="19"/>
                  </w:rPr>
                </w:rPrChange>
              </w:rPr>
            </w:pPr>
            <w:r>
              <w:rPr>
                <w:rFonts w:hint="eastAsia" w:ascii="仿宋" w:hAnsi="仿宋" w:eastAsia="仿宋" w:cs="仿宋"/>
                <w:spacing w:val="7"/>
                <w:sz w:val="19"/>
                <w:szCs w:val="19"/>
                <w:rPrChange w:id="4627" w:author="随遇而安" w:date="2023-08-12T09:27:04Z">
                  <w:rPr>
                    <w:rFonts w:ascii="宋体" w:hAnsi="宋体" w:eastAsia="宋体" w:cs="宋体"/>
                    <w:spacing w:val="7"/>
                    <w:sz w:val="19"/>
                    <w:szCs w:val="19"/>
                  </w:rPr>
                </w:rPrChange>
              </w:rPr>
              <w:t>职务或岗位</w:t>
            </w:r>
          </w:p>
        </w:tc>
        <w:tc>
          <w:tcPr>
            <w:tcW w:w="3105" w:type="dxa"/>
            <w:tcBorders>
              <w:right w:val="single" w:color="000000" w:sz="10" w:space="0"/>
            </w:tcBorders>
            <w:vAlign w:val="top"/>
          </w:tcPr>
          <w:p w14:paraId="7FCECB2D">
            <w:pPr>
              <w:pStyle w:val="9"/>
              <w:rPr>
                <w:rFonts w:hint="eastAsia" w:ascii="仿宋" w:hAnsi="仿宋" w:eastAsia="仿宋" w:cs="仿宋"/>
                <w:rPrChange w:id="4628" w:author="随遇而安" w:date="2023-08-12T09:27:04Z">
                  <w:rPr/>
                </w:rPrChange>
              </w:rPr>
            </w:pPr>
          </w:p>
        </w:tc>
      </w:tr>
      <w:tr w14:paraId="613112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2" w:hRule="atLeast"/>
        </w:trPr>
        <w:tc>
          <w:tcPr>
            <w:tcW w:w="8760" w:type="dxa"/>
            <w:gridSpan w:val="4"/>
            <w:tcBorders>
              <w:left w:val="single" w:color="000000" w:sz="10" w:space="0"/>
              <w:right w:val="single" w:color="000000" w:sz="10" w:space="0"/>
            </w:tcBorders>
            <w:vAlign w:val="top"/>
          </w:tcPr>
          <w:p w14:paraId="49C0E2EA">
            <w:pPr>
              <w:spacing w:before="85" w:line="231" w:lineRule="auto"/>
              <w:ind w:left="130"/>
              <w:rPr>
                <w:rFonts w:hint="eastAsia" w:ascii="仿宋" w:hAnsi="仿宋" w:eastAsia="仿宋" w:cs="仿宋"/>
                <w:sz w:val="19"/>
                <w:szCs w:val="19"/>
                <w:rPrChange w:id="4629" w:author="随遇而安" w:date="2023-08-12T09:27:04Z">
                  <w:rPr>
                    <w:rFonts w:ascii="Times New Roman" w:hAnsi="Times New Roman" w:eastAsia="Times New Roman" w:cs="Times New Roman"/>
                    <w:sz w:val="19"/>
                    <w:szCs w:val="19"/>
                  </w:rPr>
                </w:rPrChange>
              </w:rPr>
            </w:pPr>
            <w:r>
              <w:rPr>
                <w:rFonts w:hint="eastAsia" w:ascii="仿宋" w:hAnsi="仿宋" w:eastAsia="仿宋" w:cs="仿宋"/>
                <w:spacing w:val="15"/>
                <w:w w:val="118"/>
                <w:sz w:val="19"/>
                <w:szCs w:val="19"/>
                <w:rPrChange w:id="4630" w:author="随遇而安" w:date="2023-08-12T09:27:04Z">
                  <w:rPr>
                    <w:rFonts w:ascii="宋体" w:hAnsi="宋体" w:eastAsia="宋体" w:cs="宋体"/>
                    <w:spacing w:val="15"/>
                    <w:w w:val="118"/>
                    <w:sz w:val="19"/>
                    <w:szCs w:val="19"/>
                  </w:rPr>
                </w:rPrChange>
              </w:rPr>
              <w:t>问：</w:t>
            </w:r>
            <w:r>
              <w:rPr>
                <w:rFonts w:hint="eastAsia" w:ascii="仿宋" w:hAnsi="仿宋" w:eastAsia="仿宋" w:cs="仿宋"/>
                <w:spacing w:val="-63"/>
                <w:sz w:val="19"/>
                <w:szCs w:val="19"/>
                <w:rPrChange w:id="4631" w:author="随遇而安" w:date="2023-08-12T09:27:04Z">
                  <w:rPr>
                    <w:rFonts w:ascii="宋体" w:hAnsi="宋体" w:eastAsia="宋体" w:cs="宋体"/>
                    <w:spacing w:val="-63"/>
                    <w:sz w:val="19"/>
                    <w:szCs w:val="19"/>
                  </w:rPr>
                </w:rPrChange>
              </w:rPr>
              <w:t xml:space="preserve"> </w:t>
            </w:r>
          </w:p>
        </w:tc>
      </w:tr>
      <w:tr w14:paraId="3D7DEC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1" w:hRule="atLeast"/>
        </w:trPr>
        <w:tc>
          <w:tcPr>
            <w:tcW w:w="8760" w:type="dxa"/>
            <w:gridSpan w:val="4"/>
            <w:tcBorders>
              <w:left w:val="single" w:color="000000" w:sz="10" w:space="0"/>
              <w:right w:val="single" w:color="000000" w:sz="10" w:space="0"/>
            </w:tcBorders>
            <w:vAlign w:val="top"/>
          </w:tcPr>
          <w:p w14:paraId="2F33ED69">
            <w:pPr>
              <w:spacing w:before="86" w:line="229" w:lineRule="auto"/>
              <w:ind w:left="107"/>
              <w:rPr>
                <w:rFonts w:hint="eastAsia" w:ascii="仿宋" w:hAnsi="仿宋" w:eastAsia="仿宋" w:cs="仿宋"/>
                <w:sz w:val="19"/>
                <w:szCs w:val="19"/>
                <w:rPrChange w:id="4632" w:author="随遇而安" w:date="2023-08-12T09:27:04Z">
                  <w:rPr>
                    <w:rFonts w:ascii="Times New Roman" w:hAnsi="Times New Roman" w:eastAsia="Times New Roman" w:cs="Times New Roman"/>
                    <w:sz w:val="19"/>
                    <w:szCs w:val="19"/>
                  </w:rPr>
                </w:rPrChange>
              </w:rPr>
            </w:pPr>
            <w:r>
              <w:rPr>
                <w:rFonts w:hint="eastAsia" w:ascii="仿宋" w:hAnsi="仿宋" w:eastAsia="仿宋" w:cs="仿宋"/>
                <w:spacing w:val="11"/>
                <w:w w:val="125"/>
                <w:sz w:val="19"/>
                <w:szCs w:val="19"/>
                <w:rPrChange w:id="4633" w:author="随遇而安" w:date="2023-08-12T09:27:04Z">
                  <w:rPr>
                    <w:rFonts w:ascii="宋体" w:hAnsi="宋体" w:eastAsia="宋体" w:cs="宋体"/>
                    <w:spacing w:val="11"/>
                    <w:w w:val="125"/>
                    <w:sz w:val="19"/>
                    <w:szCs w:val="19"/>
                  </w:rPr>
                </w:rPrChange>
              </w:rPr>
              <w:t>答：</w:t>
            </w:r>
            <w:r>
              <w:rPr>
                <w:rFonts w:hint="eastAsia" w:ascii="仿宋" w:hAnsi="仿宋" w:eastAsia="仿宋" w:cs="仿宋"/>
                <w:spacing w:val="-64"/>
                <w:sz w:val="19"/>
                <w:szCs w:val="19"/>
                <w:rPrChange w:id="4634" w:author="随遇而安" w:date="2023-08-12T09:27:04Z">
                  <w:rPr>
                    <w:rFonts w:ascii="宋体" w:hAnsi="宋体" w:eastAsia="宋体" w:cs="宋体"/>
                    <w:spacing w:val="-64"/>
                    <w:sz w:val="19"/>
                    <w:szCs w:val="19"/>
                  </w:rPr>
                </w:rPrChange>
              </w:rPr>
              <w:t xml:space="preserve"> </w:t>
            </w:r>
          </w:p>
        </w:tc>
      </w:tr>
      <w:tr w14:paraId="476DD1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2" w:hRule="atLeast"/>
        </w:trPr>
        <w:tc>
          <w:tcPr>
            <w:tcW w:w="8760" w:type="dxa"/>
            <w:gridSpan w:val="4"/>
            <w:tcBorders>
              <w:left w:val="single" w:color="000000" w:sz="10" w:space="0"/>
              <w:right w:val="single" w:color="000000" w:sz="10" w:space="0"/>
            </w:tcBorders>
            <w:vAlign w:val="top"/>
          </w:tcPr>
          <w:p w14:paraId="1B5A7999">
            <w:pPr>
              <w:pStyle w:val="9"/>
              <w:rPr>
                <w:rFonts w:hint="eastAsia" w:ascii="仿宋" w:hAnsi="仿宋" w:eastAsia="仿宋" w:cs="仿宋"/>
                <w:rPrChange w:id="4635" w:author="随遇而安" w:date="2023-08-12T09:27:04Z">
                  <w:rPr/>
                </w:rPrChange>
              </w:rPr>
            </w:pPr>
          </w:p>
        </w:tc>
      </w:tr>
      <w:tr w14:paraId="1F1FFE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1" w:hRule="atLeast"/>
        </w:trPr>
        <w:tc>
          <w:tcPr>
            <w:tcW w:w="8760" w:type="dxa"/>
            <w:gridSpan w:val="4"/>
            <w:tcBorders>
              <w:left w:val="single" w:color="000000" w:sz="10" w:space="0"/>
              <w:right w:val="single" w:color="000000" w:sz="10" w:space="0"/>
            </w:tcBorders>
            <w:vAlign w:val="top"/>
          </w:tcPr>
          <w:p w14:paraId="0A57FAD8">
            <w:pPr>
              <w:pStyle w:val="9"/>
              <w:rPr>
                <w:rFonts w:hint="eastAsia" w:ascii="仿宋" w:hAnsi="仿宋" w:eastAsia="仿宋" w:cs="仿宋"/>
                <w:rPrChange w:id="4636" w:author="随遇而安" w:date="2023-08-12T09:27:04Z">
                  <w:rPr/>
                </w:rPrChange>
              </w:rPr>
            </w:pPr>
          </w:p>
        </w:tc>
      </w:tr>
      <w:tr w14:paraId="1FFEF0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2" w:hRule="atLeast"/>
        </w:trPr>
        <w:tc>
          <w:tcPr>
            <w:tcW w:w="8760" w:type="dxa"/>
            <w:gridSpan w:val="4"/>
            <w:tcBorders>
              <w:left w:val="single" w:color="000000" w:sz="10" w:space="0"/>
              <w:right w:val="single" w:color="000000" w:sz="10" w:space="0"/>
            </w:tcBorders>
            <w:vAlign w:val="top"/>
          </w:tcPr>
          <w:p w14:paraId="0D18EBAD">
            <w:pPr>
              <w:pStyle w:val="9"/>
              <w:rPr>
                <w:rFonts w:hint="eastAsia" w:ascii="仿宋" w:hAnsi="仿宋" w:eastAsia="仿宋" w:cs="仿宋"/>
                <w:rPrChange w:id="4637" w:author="随遇而安" w:date="2023-08-12T09:27:04Z">
                  <w:rPr/>
                </w:rPrChange>
              </w:rPr>
            </w:pPr>
          </w:p>
        </w:tc>
      </w:tr>
      <w:tr w14:paraId="23874E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1" w:hRule="atLeast"/>
        </w:trPr>
        <w:tc>
          <w:tcPr>
            <w:tcW w:w="8760" w:type="dxa"/>
            <w:gridSpan w:val="4"/>
            <w:tcBorders>
              <w:left w:val="single" w:color="000000" w:sz="10" w:space="0"/>
              <w:right w:val="single" w:color="000000" w:sz="10" w:space="0"/>
            </w:tcBorders>
            <w:vAlign w:val="top"/>
          </w:tcPr>
          <w:p w14:paraId="7D742067">
            <w:pPr>
              <w:pStyle w:val="9"/>
              <w:rPr>
                <w:rFonts w:hint="eastAsia" w:ascii="仿宋" w:hAnsi="仿宋" w:eastAsia="仿宋" w:cs="仿宋"/>
                <w:rPrChange w:id="4638" w:author="随遇而安" w:date="2023-08-12T09:27:04Z">
                  <w:rPr/>
                </w:rPrChange>
              </w:rPr>
            </w:pPr>
          </w:p>
        </w:tc>
      </w:tr>
      <w:tr w14:paraId="514626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1" w:hRule="atLeast"/>
        </w:trPr>
        <w:tc>
          <w:tcPr>
            <w:tcW w:w="8760" w:type="dxa"/>
            <w:gridSpan w:val="4"/>
            <w:tcBorders>
              <w:left w:val="single" w:color="000000" w:sz="10" w:space="0"/>
              <w:right w:val="single" w:color="000000" w:sz="10" w:space="0"/>
            </w:tcBorders>
            <w:vAlign w:val="top"/>
          </w:tcPr>
          <w:p w14:paraId="1BB9C8D5">
            <w:pPr>
              <w:pStyle w:val="9"/>
              <w:rPr>
                <w:rFonts w:hint="eastAsia" w:ascii="仿宋" w:hAnsi="仿宋" w:eastAsia="仿宋" w:cs="仿宋"/>
                <w:rPrChange w:id="4639" w:author="随遇而安" w:date="2023-08-12T09:27:04Z">
                  <w:rPr/>
                </w:rPrChange>
              </w:rPr>
            </w:pPr>
          </w:p>
        </w:tc>
      </w:tr>
      <w:tr w14:paraId="38CED8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9" w:hRule="atLeast"/>
        </w:trPr>
        <w:tc>
          <w:tcPr>
            <w:tcW w:w="8760" w:type="dxa"/>
            <w:gridSpan w:val="4"/>
            <w:tcBorders>
              <w:left w:val="single" w:color="000000" w:sz="10" w:space="0"/>
              <w:right w:val="single" w:color="000000" w:sz="10" w:space="0"/>
            </w:tcBorders>
            <w:vAlign w:val="top"/>
          </w:tcPr>
          <w:p w14:paraId="03359A89">
            <w:pPr>
              <w:pStyle w:val="9"/>
              <w:rPr>
                <w:rFonts w:hint="eastAsia" w:ascii="仿宋" w:hAnsi="仿宋" w:eastAsia="仿宋" w:cs="仿宋"/>
                <w:rPrChange w:id="4640" w:author="随遇而安" w:date="2023-08-12T09:27:04Z">
                  <w:rPr/>
                </w:rPrChange>
              </w:rPr>
            </w:pPr>
          </w:p>
        </w:tc>
      </w:tr>
      <w:tr w14:paraId="340825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1" w:hRule="atLeast"/>
        </w:trPr>
        <w:tc>
          <w:tcPr>
            <w:tcW w:w="8760" w:type="dxa"/>
            <w:gridSpan w:val="4"/>
            <w:tcBorders>
              <w:left w:val="single" w:color="000000" w:sz="10" w:space="0"/>
              <w:right w:val="single" w:color="000000" w:sz="10" w:space="0"/>
            </w:tcBorders>
            <w:vAlign w:val="top"/>
          </w:tcPr>
          <w:p w14:paraId="253A4AD0">
            <w:pPr>
              <w:pStyle w:val="9"/>
              <w:rPr>
                <w:rFonts w:hint="eastAsia" w:ascii="仿宋" w:hAnsi="仿宋" w:eastAsia="仿宋" w:cs="仿宋"/>
                <w:rPrChange w:id="4641" w:author="随遇而安" w:date="2023-08-12T09:27:04Z">
                  <w:rPr/>
                </w:rPrChange>
              </w:rPr>
            </w:pPr>
          </w:p>
        </w:tc>
      </w:tr>
      <w:tr w14:paraId="18AA91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1" w:hRule="atLeast"/>
        </w:trPr>
        <w:tc>
          <w:tcPr>
            <w:tcW w:w="8760" w:type="dxa"/>
            <w:gridSpan w:val="4"/>
            <w:tcBorders>
              <w:left w:val="single" w:color="000000" w:sz="10" w:space="0"/>
              <w:right w:val="single" w:color="000000" w:sz="10" w:space="0"/>
            </w:tcBorders>
            <w:vAlign w:val="top"/>
          </w:tcPr>
          <w:p w14:paraId="739CB8B3">
            <w:pPr>
              <w:pStyle w:val="9"/>
              <w:rPr>
                <w:rFonts w:hint="eastAsia" w:ascii="仿宋" w:hAnsi="仿宋" w:eastAsia="仿宋" w:cs="仿宋"/>
                <w:rPrChange w:id="4642" w:author="随遇而安" w:date="2023-08-12T09:27:04Z">
                  <w:rPr/>
                </w:rPrChange>
              </w:rPr>
            </w:pPr>
          </w:p>
        </w:tc>
      </w:tr>
      <w:tr w14:paraId="11ACCA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2" w:hRule="atLeast"/>
        </w:trPr>
        <w:tc>
          <w:tcPr>
            <w:tcW w:w="8760" w:type="dxa"/>
            <w:gridSpan w:val="4"/>
            <w:tcBorders>
              <w:left w:val="single" w:color="000000" w:sz="10" w:space="0"/>
              <w:right w:val="single" w:color="000000" w:sz="10" w:space="0"/>
            </w:tcBorders>
            <w:vAlign w:val="top"/>
          </w:tcPr>
          <w:p w14:paraId="5A68435B">
            <w:pPr>
              <w:pStyle w:val="9"/>
              <w:rPr>
                <w:rFonts w:hint="eastAsia" w:ascii="仿宋" w:hAnsi="仿宋" w:eastAsia="仿宋" w:cs="仿宋"/>
                <w:rPrChange w:id="4643" w:author="随遇而安" w:date="2023-08-12T09:27:04Z">
                  <w:rPr/>
                </w:rPrChange>
              </w:rPr>
            </w:pPr>
          </w:p>
        </w:tc>
      </w:tr>
      <w:tr w14:paraId="14C848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2" w:hRule="atLeast"/>
        </w:trPr>
        <w:tc>
          <w:tcPr>
            <w:tcW w:w="8760" w:type="dxa"/>
            <w:gridSpan w:val="4"/>
            <w:tcBorders>
              <w:left w:val="single" w:color="000000" w:sz="10" w:space="0"/>
              <w:right w:val="single" w:color="000000" w:sz="10" w:space="0"/>
            </w:tcBorders>
            <w:vAlign w:val="top"/>
          </w:tcPr>
          <w:p w14:paraId="527C3354">
            <w:pPr>
              <w:pStyle w:val="9"/>
              <w:rPr>
                <w:rFonts w:hint="eastAsia" w:ascii="仿宋" w:hAnsi="仿宋" w:eastAsia="仿宋" w:cs="仿宋"/>
                <w:rPrChange w:id="4644" w:author="随遇而安" w:date="2023-08-12T09:27:04Z">
                  <w:rPr/>
                </w:rPrChange>
              </w:rPr>
            </w:pPr>
          </w:p>
        </w:tc>
      </w:tr>
      <w:tr w14:paraId="2BD820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1" w:hRule="atLeast"/>
        </w:trPr>
        <w:tc>
          <w:tcPr>
            <w:tcW w:w="8760" w:type="dxa"/>
            <w:gridSpan w:val="4"/>
            <w:tcBorders>
              <w:left w:val="single" w:color="000000" w:sz="10" w:space="0"/>
              <w:right w:val="single" w:color="000000" w:sz="10" w:space="0"/>
            </w:tcBorders>
            <w:vAlign w:val="top"/>
          </w:tcPr>
          <w:p w14:paraId="528D4760">
            <w:pPr>
              <w:pStyle w:val="9"/>
              <w:rPr>
                <w:rFonts w:hint="eastAsia" w:ascii="仿宋" w:hAnsi="仿宋" w:eastAsia="仿宋" w:cs="仿宋"/>
                <w:rPrChange w:id="4645" w:author="随遇而安" w:date="2023-08-12T09:27:04Z">
                  <w:rPr/>
                </w:rPrChange>
              </w:rPr>
            </w:pPr>
          </w:p>
        </w:tc>
      </w:tr>
      <w:tr w14:paraId="56D7E7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1" w:hRule="atLeast"/>
        </w:trPr>
        <w:tc>
          <w:tcPr>
            <w:tcW w:w="8760" w:type="dxa"/>
            <w:gridSpan w:val="4"/>
            <w:tcBorders>
              <w:left w:val="single" w:color="000000" w:sz="10" w:space="0"/>
              <w:right w:val="single" w:color="000000" w:sz="10" w:space="0"/>
            </w:tcBorders>
            <w:vAlign w:val="top"/>
          </w:tcPr>
          <w:p w14:paraId="296C8FAC">
            <w:pPr>
              <w:pStyle w:val="9"/>
              <w:rPr>
                <w:rFonts w:hint="eastAsia" w:ascii="仿宋" w:hAnsi="仿宋" w:eastAsia="仿宋" w:cs="仿宋"/>
                <w:rPrChange w:id="4646" w:author="随遇而安" w:date="2023-08-12T09:27:04Z">
                  <w:rPr/>
                </w:rPrChange>
              </w:rPr>
            </w:pPr>
          </w:p>
        </w:tc>
      </w:tr>
      <w:tr w14:paraId="5C46DF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2" w:hRule="atLeast"/>
        </w:trPr>
        <w:tc>
          <w:tcPr>
            <w:tcW w:w="8760" w:type="dxa"/>
            <w:gridSpan w:val="4"/>
            <w:tcBorders>
              <w:left w:val="single" w:color="000000" w:sz="10" w:space="0"/>
              <w:right w:val="single" w:color="000000" w:sz="10" w:space="0"/>
            </w:tcBorders>
            <w:vAlign w:val="top"/>
          </w:tcPr>
          <w:p w14:paraId="760F1537">
            <w:pPr>
              <w:pStyle w:val="9"/>
              <w:rPr>
                <w:rFonts w:hint="eastAsia" w:ascii="仿宋" w:hAnsi="仿宋" w:eastAsia="仿宋" w:cs="仿宋"/>
                <w:rPrChange w:id="4647" w:author="随遇而安" w:date="2023-08-12T09:27:04Z">
                  <w:rPr/>
                </w:rPrChange>
              </w:rPr>
            </w:pPr>
          </w:p>
        </w:tc>
      </w:tr>
      <w:tr w14:paraId="04ABA8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2" w:hRule="atLeast"/>
        </w:trPr>
        <w:tc>
          <w:tcPr>
            <w:tcW w:w="8760" w:type="dxa"/>
            <w:gridSpan w:val="4"/>
            <w:tcBorders>
              <w:left w:val="single" w:color="000000" w:sz="10" w:space="0"/>
              <w:right w:val="single" w:color="000000" w:sz="10" w:space="0"/>
            </w:tcBorders>
            <w:vAlign w:val="top"/>
          </w:tcPr>
          <w:p w14:paraId="71B2D413">
            <w:pPr>
              <w:pStyle w:val="9"/>
              <w:rPr>
                <w:rFonts w:hint="eastAsia" w:ascii="仿宋" w:hAnsi="仿宋" w:eastAsia="仿宋" w:cs="仿宋"/>
                <w:rPrChange w:id="4648" w:author="随遇而安" w:date="2023-08-12T09:27:04Z">
                  <w:rPr/>
                </w:rPrChange>
              </w:rPr>
            </w:pPr>
          </w:p>
        </w:tc>
      </w:tr>
      <w:tr w14:paraId="0A09D2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1" w:hRule="atLeast"/>
        </w:trPr>
        <w:tc>
          <w:tcPr>
            <w:tcW w:w="8760" w:type="dxa"/>
            <w:gridSpan w:val="4"/>
            <w:tcBorders>
              <w:left w:val="single" w:color="000000" w:sz="10" w:space="0"/>
              <w:right w:val="single" w:color="000000" w:sz="10" w:space="0"/>
            </w:tcBorders>
            <w:vAlign w:val="top"/>
          </w:tcPr>
          <w:p w14:paraId="77F30E90">
            <w:pPr>
              <w:pStyle w:val="9"/>
              <w:rPr>
                <w:rFonts w:hint="eastAsia" w:ascii="仿宋" w:hAnsi="仿宋" w:eastAsia="仿宋" w:cs="仿宋"/>
                <w:rPrChange w:id="4649" w:author="随遇而安" w:date="2023-08-12T09:27:04Z">
                  <w:rPr/>
                </w:rPrChange>
              </w:rPr>
            </w:pPr>
          </w:p>
        </w:tc>
      </w:tr>
      <w:tr w14:paraId="0713CC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1" w:hRule="atLeast"/>
        </w:trPr>
        <w:tc>
          <w:tcPr>
            <w:tcW w:w="8760" w:type="dxa"/>
            <w:gridSpan w:val="4"/>
            <w:tcBorders>
              <w:left w:val="single" w:color="000000" w:sz="10" w:space="0"/>
              <w:right w:val="single" w:color="000000" w:sz="10" w:space="0"/>
            </w:tcBorders>
            <w:vAlign w:val="top"/>
          </w:tcPr>
          <w:p w14:paraId="75038822">
            <w:pPr>
              <w:pStyle w:val="9"/>
              <w:rPr>
                <w:rFonts w:hint="eastAsia" w:ascii="仿宋" w:hAnsi="仿宋" w:eastAsia="仿宋" w:cs="仿宋"/>
                <w:rPrChange w:id="4650" w:author="随遇而安" w:date="2023-08-12T09:27:04Z">
                  <w:rPr/>
                </w:rPrChange>
              </w:rPr>
            </w:pPr>
          </w:p>
        </w:tc>
      </w:tr>
      <w:tr w14:paraId="48641D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1" w:hRule="atLeast"/>
        </w:trPr>
        <w:tc>
          <w:tcPr>
            <w:tcW w:w="8760" w:type="dxa"/>
            <w:gridSpan w:val="4"/>
            <w:tcBorders>
              <w:left w:val="single" w:color="000000" w:sz="10" w:space="0"/>
              <w:right w:val="single" w:color="000000" w:sz="10" w:space="0"/>
            </w:tcBorders>
            <w:vAlign w:val="top"/>
          </w:tcPr>
          <w:p w14:paraId="3240DB16">
            <w:pPr>
              <w:pStyle w:val="9"/>
              <w:rPr>
                <w:rFonts w:hint="eastAsia" w:ascii="仿宋" w:hAnsi="仿宋" w:eastAsia="仿宋" w:cs="仿宋"/>
                <w:rPrChange w:id="4651" w:author="随遇而安" w:date="2023-08-12T09:27:04Z">
                  <w:rPr/>
                </w:rPrChange>
              </w:rPr>
            </w:pPr>
          </w:p>
        </w:tc>
      </w:tr>
      <w:tr w14:paraId="04025A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9" w:hRule="atLeast"/>
        </w:trPr>
        <w:tc>
          <w:tcPr>
            <w:tcW w:w="8760" w:type="dxa"/>
            <w:gridSpan w:val="4"/>
            <w:tcBorders>
              <w:left w:val="single" w:color="000000" w:sz="10" w:space="0"/>
              <w:right w:val="single" w:color="000000" w:sz="10" w:space="0"/>
            </w:tcBorders>
            <w:vAlign w:val="top"/>
          </w:tcPr>
          <w:p w14:paraId="6BED6A04">
            <w:pPr>
              <w:pStyle w:val="9"/>
              <w:rPr>
                <w:rFonts w:hint="eastAsia" w:ascii="仿宋" w:hAnsi="仿宋" w:eastAsia="仿宋" w:cs="仿宋"/>
                <w:rPrChange w:id="4652" w:author="随遇而安" w:date="2023-08-12T09:27:04Z">
                  <w:rPr/>
                </w:rPrChange>
              </w:rPr>
            </w:pPr>
          </w:p>
        </w:tc>
      </w:tr>
      <w:tr w14:paraId="090C7A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2" w:hRule="atLeast"/>
        </w:trPr>
        <w:tc>
          <w:tcPr>
            <w:tcW w:w="8760" w:type="dxa"/>
            <w:gridSpan w:val="4"/>
            <w:tcBorders>
              <w:left w:val="single" w:color="000000" w:sz="10" w:space="0"/>
              <w:right w:val="single" w:color="000000" w:sz="10" w:space="0"/>
            </w:tcBorders>
            <w:vAlign w:val="top"/>
          </w:tcPr>
          <w:p w14:paraId="327B88C9">
            <w:pPr>
              <w:pStyle w:val="9"/>
              <w:rPr>
                <w:rFonts w:hint="eastAsia" w:ascii="仿宋" w:hAnsi="仿宋" w:eastAsia="仿宋" w:cs="仿宋"/>
                <w:rPrChange w:id="4653" w:author="随遇而安" w:date="2023-08-12T09:27:04Z">
                  <w:rPr/>
                </w:rPrChange>
              </w:rPr>
            </w:pPr>
          </w:p>
        </w:tc>
      </w:tr>
      <w:tr w14:paraId="0C7BAD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1" w:hRule="atLeast"/>
        </w:trPr>
        <w:tc>
          <w:tcPr>
            <w:tcW w:w="8760" w:type="dxa"/>
            <w:gridSpan w:val="4"/>
            <w:tcBorders>
              <w:left w:val="single" w:color="000000" w:sz="10" w:space="0"/>
              <w:right w:val="single" w:color="000000" w:sz="10" w:space="0"/>
            </w:tcBorders>
            <w:vAlign w:val="top"/>
          </w:tcPr>
          <w:p w14:paraId="6B2DED5B">
            <w:pPr>
              <w:pStyle w:val="9"/>
              <w:rPr>
                <w:rFonts w:hint="eastAsia" w:ascii="仿宋" w:hAnsi="仿宋" w:eastAsia="仿宋" w:cs="仿宋"/>
                <w:rPrChange w:id="4654" w:author="随遇而安" w:date="2023-08-12T09:27:04Z">
                  <w:rPr/>
                </w:rPrChange>
              </w:rPr>
            </w:pPr>
          </w:p>
        </w:tc>
      </w:tr>
      <w:tr w14:paraId="5927F0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2" w:hRule="atLeast"/>
        </w:trPr>
        <w:tc>
          <w:tcPr>
            <w:tcW w:w="8760" w:type="dxa"/>
            <w:gridSpan w:val="4"/>
            <w:tcBorders>
              <w:left w:val="single" w:color="000000" w:sz="10" w:space="0"/>
              <w:right w:val="single" w:color="000000" w:sz="10" w:space="0"/>
            </w:tcBorders>
            <w:vAlign w:val="top"/>
          </w:tcPr>
          <w:p w14:paraId="19048D5B">
            <w:pPr>
              <w:pStyle w:val="9"/>
              <w:rPr>
                <w:rFonts w:hint="eastAsia" w:ascii="仿宋" w:hAnsi="仿宋" w:eastAsia="仿宋" w:cs="仿宋"/>
                <w:rPrChange w:id="4655" w:author="随遇而安" w:date="2023-08-12T09:27:04Z">
                  <w:rPr/>
                </w:rPrChange>
              </w:rPr>
            </w:pPr>
          </w:p>
        </w:tc>
      </w:tr>
      <w:tr w14:paraId="6ACA60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2" w:hRule="atLeast"/>
        </w:trPr>
        <w:tc>
          <w:tcPr>
            <w:tcW w:w="8760" w:type="dxa"/>
            <w:gridSpan w:val="4"/>
            <w:tcBorders>
              <w:left w:val="single" w:color="000000" w:sz="10" w:space="0"/>
              <w:right w:val="single" w:color="000000" w:sz="10" w:space="0"/>
            </w:tcBorders>
            <w:vAlign w:val="top"/>
          </w:tcPr>
          <w:p w14:paraId="1FB32426">
            <w:pPr>
              <w:pStyle w:val="9"/>
              <w:rPr>
                <w:rFonts w:hint="eastAsia" w:ascii="仿宋" w:hAnsi="仿宋" w:eastAsia="仿宋" w:cs="仿宋"/>
                <w:rPrChange w:id="4656" w:author="随遇而安" w:date="2023-08-12T09:27:04Z">
                  <w:rPr/>
                </w:rPrChange>
              </w:rPr>
            </w:pPr>
          </w:p>
        </w:tc>
      </w:tr>
      <w:tr w14:paraId="65FBA6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2" w:hRule="atLeast"/>
        </w:trPr>
        <w:tc>
          <w:tcPr>
            <w:tcW w:w="8760" w:type="dxa"/>
            <w:gridSpan w:val="4"/>
            <w:tcBorders>
              <w:left w:val="single" w:color="000000" w:sz="10" w:space="0"/>
              <w:right w:val="single" w:color="000000" w:sz="10" w:space="0"/>
            </w:tcBorders>
            <w:vAlign w:val="top"/>
          </w:tcPr>
          <w:p w14:paraId="54234CC8">
            <w:pPr>
              <w:pStyle w:val="9"/>
              <w:rPr>
                <w:rFonts w:hint="eastAsia" w:ascii="仿宋" w:hAnsi="仿宋" w:eastAsia="仿宋" w:cs="仿宋"/>
                <w:rPrChange w:id="4657" w:author="随遇而安" w:date="2023-08-12T09:27:04Z">
                  <w:rPr/>
                </w:rPrChange>
              </w:rPr>
            </w:pPr>
          </w:p>
        </w:tc>
      </w:tr>
      <w:tr w14:paraId="4CD0A6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3" w:hRule="atLeast"/>
        </w:trPr>
        <w:tc>
          <w:tcPr>
            <w:tcW w:w="8760" w:type="dxa"/>
            <w:gridSpan w:val="4"/>
            <w:tcBorders>
              <w:left w:val="single" w:color="000000" w:sz="10" w:space="0"/>
              <w:bottom w:val="single" w:color="000000" w:sz="10" w:space="0"/>
              <w:right w:val="single" w:color="000000" w:sz="10" w:space="0"/>
            </w:tcBorders>
            <w:vAlign w:val="top"/>
          </w:tcPr>
          <w:p w14:paraId="724DCB23">
            <w:pPr>
              <w:pStyle w:val="9"/>
              <w:rPr>
                <w:rFonts w:hint="eastAsia" w:ascii="仿宋" w:hAnsi="仿宋" w:eastAsia="仿宋" w:cs="仿宋"/>
                <w:rPrChange w:id="4658" w:author="随遇而安" w:date="2023-08-12T09:27:04Z">
                  <w:rPr/>
                </w:rPrChange>
              </w:rPr>
            </w:pPr>
          </w:p>
        </w:tc>
      </w:tr>
    </w:tbl>
    <w:p w14:paraId="5818F8B2">
      <w:pPr>
        <w:rPr>
          <w:rFonts w:hint="eastAsia" w:ascii="仿宋" w:hAnsi="仿宋" w:eastAsia="仿宋" w:cs="仿宋"/>
          <w:sz w:val="21"/>
          <w:rPrChange w:id="4659" w:author="随遇而安" w:date="2023-08-12T09:27:04Z">
            <w:rPr>
              <w:rFonts w:ascii="Arial"/>
              <w:sz w:val="21"/>
            </w:rPr>
          </w:rPrChange>
        </w:rPr>
      </w:pPr>
    </w:p>
    <w:p w14:paraId="54847F8B">
      <w:pPr>
        <w:rPr>
          <w:rFonts w:hint="eastAsia" w:ascii="仿宋" w:hAnsi="仿宋" w:eastAsia="仿宋" w:cs="仿宋"/>
          <w:sz w:val="21"/>
          <w:szCs w:val="21"/>
          <w:rPrChange w:id="4660" w:author="随遇而安" w:date="2023-08-12T09:27:04Z">
            <w:rPr>
              <w:rFonts w:ascii="Arial" w:hAnsi="Arial" w:eastAsia="Arial" w:cs="Arial"/>
              <w:sz w:val="21"/>
              <w:szCs w:val="21"/>
            </w:rPr>
          </w:rPrChange>
        </w:rPr>
        <w:sectPr>
          <w:headerReference r:id="rId21" w:type="default"/>
          <w:footerReference r:id="rId22" w:type="default"/>
          <w:pgSz w:w="11907" w:h="16839"/>
          <w:pgMar w:top="1507" w:right="1471" w:bottom="1270" w:left="1390" w:header="852" w:footer="1093" w:gutter="0"/>
          <w:pgNumType w:fmt="decimal"/>
          <w:cols w:space="720" w:num="1"/>
        </w:sectPr>
      </w:pPr>
    </w:p>
    <w:p w14:paraId="79307323">
      <w:pPr>
        <w:spacing w:before="84" w:line="218" w:lineRule="auto"/>
        <w:ind w:left="56"/>
        <w:rPr>
          <w:rFonts w:hint="eastAsia" w:ascii="仿宋" w:hAnsi="仿宋" w:eastAsia="仿宋" w:cs="仿宋"/>
          <w:sz w:val="24"/>
          <w:szCs w:val="24"/>
          <w:rPrChange w:id="4661" w:author="随遇而安" w:date="2023-08-12T09:27:04Z">
            <w:rPr>
              <w:rFonts w:ascii="宋体" w:hAnsi="宋体" w:eastAsia="宋体" w:cs="宋体"/>
              <w:sz w:val="24"/>
              <w:szCs w:val="24"/>
            </w:rPr>
          </w:rPrChange>
        </w:rPr>
      </w:pPr>
      <w:r>
        <w:rPr>
          <w:rFonts w:hint="eastAsia" w:ascii="仿宋" w:hAnsi="仿宋" w:eastAsia="仿宋" w:cs="仿宋"/>
          <w:spacing w:val="-15"/>
          <w:sz w:val="24"/>
          <w:szCs w:val="24"/>
          <w:rPrChange w:id="4662" w:author="随遇而安" w:date="2023-08-12T09:27:04Z">
            <w:rPr>
              <w:rFonts w:ascii="宋体" w:hAnsi="宋体" w:eastAsia="宋体" w:cs="宋体"/>
              <w:spacing w:val="-15"/>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附件</w:t>
      </w:r>
      <w:r>
        <w:rPr>
          <w:rFonts w:hint="eastAsia" w:ascii="仿宋" w:hAnsi="仿宋" w:eastAsia="仿宋" w:cs="仿宋"/>
          <w:spacing w:val="-46"/>
          <w:sz w:val="24"/>
          <w:szCs w:val="24"/>
          <w:rPrChange w:id="4663" w:author="随遇而安" w:date="2023-08-12T09:27:04Z">
            <w:rPr>
              <w:rFonts w:ascii="宋体" w:hAnsi="宋体" w:eastAsia="宋体" w:cs="宋体"/>
              <w:spacing w:val="-46"/>
              <w:sz w:val="24"/>
              <w:szCs w:val="24"/>
            </w:rPr>
          </w:rPrChange>
        </w:rPr>
        <w:t xml:space="preserve"> </w:t>
      </w:r>
      <w:r>
        <w:rPr>
          <w:rFonts w:hint="eastAsia" w:ascii="仿宋" w:hAnsi="仿宋" w:eastAsia="仿宋" w:cs="仿宋"/>
          <w:spacing w:val="-15"/>
          <w:sz w:val="24"/>
          <w:szCs w:val="24"/>
          <w:rPrChange w:id="4664" w:author="随遇而安" w:date="2023-08-12T09:27:04Z">
            <w:rPr>
              <w:rFonts w:ascii="宋体" w:hAnsi="宋体" w:eastAsia="宋体" w:cs="宋体"/>
              <w:spacing w:val="-15"/>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4：《事故（事件）</w:t>
      </w:r>
      <w:r>
        <w:rPr>
          <w:rFonts w:hint="eastAsia" w:ascii="仿宋" w:hAnsi="仿宋" w:eastAsia="仿宋" w:cs="仿宋"/>
          <w:spacing w:val="-37"/>
          <w:sz w:val="24"/>
          <w:szCs w:val="24"/>
          <w:rPrChange w:id="4665" w:author="随遇而安" w:date="2023-08-12T09:27:04Z">
            <w:rPr>
              <w:rFonts w:ascii="宋体" w:hAnsi="宋体" w:eastAsia="宋体" w:cs="宋体"/>
              <w:spacing w:val="-37"/>
              <w:sz w:val="24"/>
              <w:szCs w:val="24"/>
            </w:rPr>
          </w:rPrChange>
        </w:rPr>
        <w:t xml:space="preserve"> </w:t>
      </w:r>
      <w:r>
        <w:rPr>
          <w:rFonts w:hint="eastAsia" w:ascii="仿宋" w:hAnsi="仿宋" w:eastAsia="仿宋" w:cs="仿宋"/>
          <w:spacing w:val="-15"/>
          <w:sz w:val="24"/>
          <w:szCs w:val="24"/>
          <w:rPrChange w:id="4666" w:author="随遇而安" w:date="2023-08-12T09:27:04Z">
            <w:rPr>
              <w:rFonts w:ascii="宋体" w:hAnsi="宋体" w:eastAsia="宋体" w:cs="宋体"/>
              <w:spacing w:val="-15"/>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调查报告》</w:t>
      </w:r>
    </w:p>
    <w:p w14:paraId="1153936A">
      <w:pPr>
        <w:spacing w:before="230" w:line="218" w:lineRule="auto"/>
        <w:ind w:left="3367"/>
        <w:rPr>
          <w:rFonts w:hint="eastAsia" w:ascii="仿宋" w:hAnsi="仿宋" w:eastAsia="仿宋" w:cs="仿宋"/>
          <w:sz w:val="24"/>
          <w:szCs w:val="24"/>
          <w:rPrChange w:id="4667" w:author="随遇而安" w:date="2023-08-12T09:27:04Z">
            <w:rPr>
              <w:rFonts w:ascii="宋体" w:hAnsi="宋体" w:eastAsia="宋体" w:cs="宋体"/>
              <w:sz w:val="24"/>
              <w:szCs w:val="24"/>
            </w:rPr>
          </w:rPrChange>
        </w:rPr>
      </w:pPr>
      <w:r>
        <w:rPr>
          <w:rFonts w:hint="eastAsia" w:ascii="仿宋" w:hAnsi="仿宋" w:eastAsia="仿宋" w:cs="仿宋"/>
          <w:spacing w:val="-15"/>
          <w:sz w:val="24"/>
          <w:szCs w:val="24"/>
          <w:rPrChange w:id="4668" w:author="随遇而安" w:date="2023-08-12T09:27:04Z">
            <w:rPr>
              <w:rFonts w:ascii="宋体" w:hAnsi="宋体" w:eastAsia="宋体" w:cs="宋体"/>
              <w:spacing w:val="-15"/>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事故（事件）</w:t>
      </w:r>
      <w:r>
        <w:rPr>
          <w:rFonts w:hint="eastAsia" w:ascii="仿宋" w:hAnsi="仿宋" w:eastAsia="仿宋" w:cs="仿宋"/>
          <w:spacing w:val="29"/>
          <w:sz w:val="24"/>
          <w:szCs w:val="24"/>
          <w:rPrChange w:id="4669" w:author="随遇而安" w:date="2023-08-12T09:27:04Z">
            <w:rPr>
              <w:rFonts w:ascii="宋体" w:hAnsi="宋体" w:eastAsia="宋体" w:cs="宋体"/>
              <w:spacing w:val="29"/>
              <w:sz w:val="24"/>
              <w:szCs w:val="24"/>
            </w:rPr>
          </w:rPrChange>
        </w:rPr>
        <w:t xml:space="preserve"> </w:t>
      </w:r>
      <w:r>
        <w:rPr>
          <w:rFonts w:hint="eastAsia" w:ascii="仿宋" w:hAnsi="仿宋" w:eastAsia="仿宋" w:cs="仿宋"/>
          <w:spacing w:val="-15"/>
          <w:sz w:val="24"/>
          <w:szCs w:val="24"/>
          <w:rPrChange w:id="4670" w:author="随遇而安" w:date="2023-08-12T09:27:04Z">
            <w:rPr>
              <w:rFonts w:ascii="宋体" w:hAnsi="宋体" w:eastAsia="宋体" w:cs="宋体"/>
              <w:spacing w:val="-15"/>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调查报告</w:t>
      </w:r>
    </w:p>
    <w:p w14:paraId="5DF7B280">
      <w:pPr>
        <w:spacing w:before="199" w:line="219" w:lineRule="auto"/>
        <w:ind w:left="6572"/>
        <w:rPr>
          <w:rFonts w:hint="eastAsia" w:ascii="仿宋" w:hAnsi="仿宋" w:eastAsia="仿宋" w:cs="仿宋"/>
          <w:sz w:val="21"/>
          <w:szCs w:val="21"/>
          <w:rPrChange w:id="4671" w:author="随遇而安" w:date="2023-08-12T09:27:04Z">
            <w:rPr>
              <w:rFonts w:ascii="宋体" w:hAnsi="宋体" w:eastAsia="宋体" w:cs="宋体"/>
              <w:sz w:val="21"/>
              <w:szCs w:val="21"/>
            </w:rPr>
          </w:rPrChange>
        </w:rPr>
      </w:pPr>
      <w:r>
        <w:rPr>
          <w:rFonts w:hint="eastAsia" w:ascii="仿宋" w:hAnsi="仿宋" w:eastAsia="仿宋" w:cs="仿宋"/>
          <w:spacing w:val="-16"/>
          <w:sz w:val="21"/>
          <w:szCs w:val="21"/>
          <w:rPrChange w:id="4672" w:author="随遇而安" w:date="2023-08-12T09:27:04Z">
            <w:rPr>
              <w:rFonts w:ascii="宋体" w:hAnsi="宋体" w:eastAsia="宋体" w:cs="宋体"/>
              <w:spacing w:val="-16"/>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报告编号：</w:t>
      </w:r>
      <w:r>
        <w:rPr>
          <w:rFonts w:hint="eastAsia" w:ascii="仿宋" w:hAnsi="仿宋" w:eastAsia="仿宋" w:cs="仿宋"/>
          <w:spacing w:val="54"/>
          <w:sz w:val="21"/>
          <w:szCs w:val="21"/>
          <w:rPrChange w:id="4673" w:author="随遇而安" w:date="2023-08-12T09:27:04Z">
            <w:rPr>
              <w:rFonts w:ascii="宋体" w:hAnsi="宋体" w:eastAsia="宋体" w:cs="宋体"/>
              <w:spacing w:val="54"/>
              <w:sz w:val="21"/>
              <w:szCs w:val="21"/>
            </w:rPr>
          </w:rPrChange>
        </w:rPr>
        <w:t xml:space="preserve"> </w:t>
      </w:r>
      <w:r>
        <w:rPr>
          <w:rFonts w:hint="eastAsia" w:ascii="仿宋" w:hAnsi="仿宋" w:eastAsia="仿宋" w:cs="仿宋"/>
          <w:spacing w:val="-16"/>
          <w:sz w:val="21"/>
          <w:szCs w:val="21"/>
          <w:rPrChange w:id="4674" w:author="随遇而安" w:date="2023-08-12T09:27:04Z">
            <w:rPr>
              <w:rFonts w:ascii="宋体" w:hAnsi="宋体" w:eastAsia="宋体" w:cs="宋体"/>
              <w:spacing w:val="-16"/>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DCBG-</w:t>
      </w:r>
      <w:r>
        <w:rPr>
          <w:rFonts w:hint="eastAsia" w:ascii="仿宋" w:hAnsi="仿宋" w:eastAsia="仿宋" w:cs="仿宋"/>
          <w:spacing w:val="-16"/>
          <w:sz w:val="21"/>
          <w:szCs w:val="21"/>
          <w:rPrChange w:id="4675" w:author="随遇而安" w:date="2023-08-12T09:27:04Z">
            <w:rPr>
              <w:rFonts w:ascii="宋体" w:hAnsi="宋体" w:eastAsia="宋体" w:cs="宋体"/>
              <w:spacing w:val="-16"/>
              <w:sz w:val="21"/>
              <w:szCs w:val="21"/>
            </w:rPr>
          </w:rPrChange>
        </w:rPr>
        <w:t xml:space="preserve"> </w:t>
      </w:r>
      <w:r>
        <w:rPr>
          <w:rFonts w:hint="eastAsia" w:ascii="仿宋" w:hAnsi="仿宋" w:eastAsia="仿宋" w:cs="仿宋"/>
          <w:spacing w:val="-16"/>
          <w:sz w:val="21"/>
          <w:szCs w:val="21"/>
          <w:rPrChange w:id="4676" w:author="随遇而安" w:date="2023-08-12T09:27:04Z">
            <w:rPr>
              <w:rFonts w:ascii="宋体" w:hAnsi="宋体" w:eastAsia="宋体" w:cs="宋体"/>
              <w:spacing w:val="-16"/>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（数字）</w:t>
      </w:r>
    </w:p>
    <w:p w14:paraId="05F08484">
      <w:pPr>
        <w:spacing w:line="118" w:lineRule="auto"/>
        <w:rPr>
          <w:rFonts w:hint="eastAsia" w:ascii="仿宋" w:hAnsi="仿宋" w:eastAsia="仿宋" w:cs="仿宋"/>
          <w:sz w:val="2"/>
          <w:rPrChange w:id="4677" w:author="随遇而安" w:date="2023-08-12T09:27:04Z">
            <w:rPr>
              <w:rFonts w:ascii="Arial"/>
              <w:sz w:val="2"/>
            </w:rPr>
          </w:rPrChange>
        </w:rPr>
      </w:pPr>
    </w:p>
    <w:tbl>
      <w:tblPr>
        <w:tblStyle w:val="8"/>
        <w:tblW w:w="9046" w:type="dxa"/>
        <w:tblInd w:w="4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04"/>
        <w:gridCol w:w="1307"/>
        <w:gridCol w:w="563"/>
        <w:gridCol w:w="246"/>
        <w:gridCol w:w="1551"/>
        <w:gridCol w:w="218"/>
        <w:gridCol w:w="1137"/>
        <w:gridCol w:w="479"/>
        <w:gridCol w:w="1841"/>
      </w:tblGrid>
      <w:tr w14:paraId="75B5B8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704" w:type="dxa"/>
            <w:tcBorders>
              <w:top w:val="single" w:color="000000" w:sz="10" w:space="0"/>
              <w:left w:val="single" w:color="000000" w:sz="10" w:space="0"/>
            </w:tcBorders>
            <w:vAlign w:val="top"/>
          </w:tcPr>
          <w:p w14:paraId="7BE2766D">
            <w:pPr>
              <w:spacing w:before="132" w:line="221" w:lineRule="auto"/>
              <w:ind w:left="422"/>
              <w:rPr>
                <w:rFonts w:hint="eastAsia" w:ascii="仿宋" w:hAnsi="仿宋" w:eastAsia="仿宋" w:cs="仿宋"/>
                <w:sz w:val="21"/>
                <w:szCs w:val="21"/>
                <w:rPrChange w:id="4678" w:author="随遇而安" w:date="2023-08-12T09:27:04Z">
                  <w:rPr>
                    <w:rFonts w:ascii="宋体" w:hAnsi="宋体" w:eastAsia="宋体" w:cs="宋体"/>
                    <w:sz w:val="21"/>
                    <w:szCs w:val="21"/>
                  </w:rPr>
                </w:rPrChange>
              </w:rPr>
            </w:pPr>
            <w:r>
              <w:rPr>
                <w:rFonts w:hint="eastAsia" w:ascii="仿宋" w:hAnsi="仿宋" w:eastAsia="仿宋" w:cs="仿宋"/>
                <w:spacing w:val="-1"/>
                <w:sz w:val="21"/>
                <w:szCs w:val="21"/>
                <w:rPrChange w:id="4679" w:author="随遇而安" w:date="2023-08-12T09:27:04Z">
                  <w:rPr>
                    <w:rFonts w:ascii="宋体" w:hAnsi="宋体" w:eastAsia="宋体" w:cs="宋体"/>
                    <w:spacing w:val="-1"/>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事故单位</w:t>
            </w:r>
          </w:p>
        </w:tc>
        <w:tc>
          <w:tcPr>
            <w:tcW w:w="7342" w:type="dxa"/>
            <w:gridSpan w:val="8"/>
            <w:tcBorders>
              <w:top w:val="single" w:color="000000" w:sz="10" w:space="0"/>
              <w:right w:val="single" w:color="000000" w:sz="10" w:space="0"/>
            </w:tcBorders>
            <w:vAlign w:val="top"/>
          </w:tcPr>
          <w:p w14:paraId="1F0BDB60">
            <w:pPr>
              <w:spacing w:before="132" w:line="221" w:lineRule="auto"/>
              <w:ind w:left="109"/>
              <w:rPr>
                <w:rFonts w:hint="eastAsia" w:ascii="仿宋" w:hAnsi="仿宋" w:eastAsia="仿宋" w:cs="仿宋"/>
                <w:sz w:val="21"/>
                <w:szCs w:val="21"/>
                <w:rPrChange w:id="4680" w:author="随遇而安" w:date="2023-08-12T09:27:04Z">
                  <w:rPr>
                    <w:rFonts w:ascii="宋体" w:hAnsi="宋体" w:eastAsia="宋体" w:cs="宋体"/>
                    <w:sz w:val="21"/>
                    <w:szCs w:val="21"/>
                  </w:rPr>
                </w:rPrChange>
              </w:rPr>
            </w:pPr>
            <w:r>
              <w:rPr>
                <w:rFonts w:hint="eastAsia" w:ascii="仿宋" w:hAnsi="仿宋" w:eastAsia="仿宋" w:cs="仿宋"/>
                <w:spacing w:val="-2"/>
                <w:sz w:val="21"/>
                <w:szCs w:val="21"/>
                <w:rPrChange w:id="4681" w:author="随遇而安" w:date="2023-08-12T09:27:04Z">
                  <w:rPr>
                    <w:rFonts w:ascii="宋体" w:hAnsi="宋体" w:eastAsia="宋体" w:cs="宋体"/>
                    <w:spacing w:val="-2"/>
                    <w:sz w:val="21"/>
                    <w:szCs w:val="21"/>
                  </w:rPr>
                </w:rPrChange>
              </w:rPr>
              <w:t>（单位全称）</w:t>
            </w:r>
          </w:p>
        </w:tc>
      </w:tr>
      <w:tr w14:paraId="5A4EC5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4" w:hRule="atLeast"/>
        </w:trPr>
        <w:tc>
          <w:tcPr>
            <w:tcW w:w="1704" w:type="dxa"/>
            <w:tcBorders>
              <w:left w:val="single" w:color="000000" w:sz="10" w:space="0"/>
            </w:tcBorders>
            <w:vAlign w:val="top"/>
          </w:tcPr>
          <w:p w14:paraId="452C477B">
            <w:pPr>
              <w:spacing w:before="102" w:line="221" w:lineRule="auto"/>
              <w:ind w:left="422"/>
              <w:rPr>
                <w:rFonts w:hint="eastAsia" w:ascii="仿宋" w:hAnsi="仿宋" w:eastAsia="仿宋" w:cs="仿宋"/>
                <w:sz w:val="21"/>
                <w:szCs w:val="21"/>
                <w:rPrChange w:id="4682" w:author="随遇而安" w:date="2023-08-12T09:27:04Z">
                  <w:rPr>
                    <w:rFonts w:ascii="宋体" w:hAnsi="宋体" w:eastAsia="宋体" w:cs="宋体"/>
                    <w:sz w:val="21"/>
                    <w:szCs w:val="21"/>
                  </w:rPr>
                </w:rPrChange>
              </w:rPr>
            </w:pPr>
            <w:r>
              <w:rPr>
                <w:rFonts w:hint="eastAsia" w:ascii="仿宋" w:hAnsi="仿宋" w:eastAsia="仿宋" w:cs="仿宋"/>
                <w:spacing w:val="-1"/>
                <w:sz w:val="21"/>
                <w:szCs w:val="21"/>
                <w:rPrChange w:id="4683" w:author="随遇而安" w:date="2023-08-12T09:27:04Z">
                  <w:rPr>
                    <w:rFonts w:ascii="宋体" w:hAnsi="宋体" w:eastAsia="宋体" w:cs="宋体"/>
                    <w:spacing w:val="-1"/>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事故时间</w:t>
            </w:r>
          </w:p>
        </w:tc>
        <w:tc>
          <w:tcPr>
            <w:tcW w:w="7342" w:type="dxa"/>
            <w:gridSpan w:val="8"/>
            <w:tcBorders>
              <w:right w:val="single" w:color="000000" w:sz="10" w:space="0"/>
            </w:tcBorders>
            <w:vAlign w:val="top"/>
          </w:tcPr>
          <w:p w14:paraId="6E9D5432">
            <w:pPr>
              <w:spacing w:before="101" w:line="221" w:lineRule="auto"/>
              <w:ind w:left="1156"/>
              <w:rPr>
                <w:rFonts w:hint="eastAsia" w:ascii="仿宋" w:hAnsi="仿宋" w:eastAsia="仿宋" w:cs="仿宋"/>
                <w:sz w:val="21"/>
                <w:szCs w:val="21"/>
                <w:rPrChange w:id="4684" w:author="随遇而安" w:date="2023-08-12T09:27:04Z">
                  <w:rPr>
                    <w:rFonts w:ascii="宋体" w:hAnsi="宋体" w:eastAsia="宋体" w:cs="宋体"/>
                    <w:sz w:val="21"/>
                    <w:szCs w:val="21"/>
                  </w:rPr>
                </w:rPrChange>
              </w:rPr>
            </w:pPr>
            <w:r>
              <w:rPr>
                <w:rFonts w:hint="eastAsia" w:ascii="仿宋" w:hAnsi="仿宋" w:eastAsia="仿宋" w:cs="仿宋"/>
                <w:spacing w:val="-12"/>
                <w:sz w:val="21"/>
                <w:szCs w:val="21"/>
                <w:rPrChange w:id="4685" w:author="随遇而安" w:date="2023-08-12T09:27:04Z">
                  <w:rPr>
                    <w:rFonts w:ascii="宋体" w:hAnsi="宋体" w:eastAsia="宋体" w:cs="宋体"/>
                    <w:spacing w:val="-12"/>
                    <w:sz w:val="21"/>
                    <w:szCs w:val="21"/>
                  </w:rPr>
                </w:rPrChange>
              </w:rPr>
              <w:t>年</w:t>
            </w:r>
            <w:r>
              <w:rPr>
                <w:rFonts w:hint="eastAsia" w:ascii="仿宋" w:hAnsi="仿宋" w:eastAsia="仿宋" w:cs="仿宋"/>
                <w:spacing w:val="3"/>
                <w:sz w:val="21"/>
                <w:szCs w:val="21"/>
                <w:rPrChange w:id="4686" w:author="随遇而安" w:date="2023-08-12T09:27:04Z">
                  <w:rPr>
                    <w:rFonts w:ascii="宋体" w:hAnsi="宋体" w:eastAsia="宋体" w:cs="宋体"/>
                    <w:spacing w:val="3"/>
                    <w:sz w:val="21"/>
                    <w:szCs w:val="21"/>
                  </w:rPr>
                </w:rPrChange>
              </w:rPr>
              <w:t xml:space="preserve">       </w:t>
            </w:r>
            <w:r>
              <w:rPr>
                <w:rFonts w:hint="eastAsia" w:ascii="仿宋" w:hAnsi="仿宋" w:eastAsia="仿宋" w:cs="仿宋"/>
                <w:spacing w:val="-12"/>
                <w:sz w:val="21"/>
                <w:szCs w:val="21"/>
                <w:rPrChange w:id="4687" w:author="随遇而安" w:date="2023-08-12T09:27:04Z">
                  <w:rPr>
                    <w:rFonts w:ascii="宋体" w:hAnsi="宋体" w:eastAsia="宋体" w:cs="宋体"/>
                    <w:spacing w:val="-12"/>
                    <w:sz w:val="21"/>
                    <w:szCs w:val="21"/>
                  </w:rPr>
                </w:rPrChange>
              </w:rPr>
              <w:t>月        日</w:t>
            </w:r>
            <w:r>
              <w:rPr>
                <w:rFonts w:hint="eastAsia" w:ascii="仿宋" w:hAnsi="仿宋" w:eastAsia="仿宋" w:cs="仿宋"/>
                <w:spacing w:val="3"/>
                <w:sz w:val="21"/>
                <w:szCs w:val="21"/>
                <w:rPrChange w:id="4688" w:author="随遇而安" w:date="2023-08-12T09:27:04Z">
                  <w:rPr>
                    <w:rFonts w:ascii="宋体" w:hAnsi="宋体" w:eastAsia="宋体" w:cs="宋体"/>
                    <w:spacing w:val="3"/>
                    <w:sz w:val="21"/>
                    <w:szCs w:val="21"/>
                  </w:rPr>
                </w:rPrChange>
              </w:rPr>
              <w:t xml:space="preserve">      </w:t>
            </w:r>
            <w:r>
              <w:rPr>
                <w:rFonts w:hint="eastAsia" w:ascii="仿宋" w:hAnsi="仿宋" w:eastAsia="仿宋" w:cs="仿宋"/>
                <w:spacing w:val="-12"/>
                <w:sz w:val="21"/>
                <w:szCs w:val="21"/>
                <w:rPrChange w:id="4689" w:author="随遇而安" w:date="2023-08-12T09:27:04Z">
                  <w:rPr>
                    <w:rFonts w:ascii="宋体" w:hAnsi="宋体" w:eastAsia="宋体" w:cs="宋体"/>
                    <w:spacing w:val="-12"/>
                    <w:sz w:val="21"/>
                    <w:szCs w:val="21"/>
                  </w:rPr>
                </w:rPrChange>
              </w:rPr>
              <w:t>时</w:t>
            </w:r>
            <w:r>
              <w:rPr>
                <w:rFonts w:hint="eastAsia" w:ascii="仿宋" w:hAnsi="仿宋" w:eastAsia="仿宋" w:cs="仿宋"/>
                <w:spacing w:val="2"/>
                <w:sz w:val="21"/>
                <w:szCs w:val="21"/>
                <w:rPrChange w:id="4690" w:author="随遇而安" w:date="2023-08-12T09:27:04Z">
                  <w:rPr>
                    <w:rFonts w:ascii="宋体" w:hAnsi="宋体" w:eastAsia="宋体" w:cs="宋体"/>
                    <w:spacing w:val="2"/>
                    <w:sz w:val="21"/>
                    <w:szCs w:val="21"/>
                  </w:rPr>
                </w:rPrChange>
              </w:rPr>
              <w:t xml:space="preserve">     </w:t>
            </w:r>
            <w:r>
              <w:rPr>
                <w:rFonts w:hint="eastAsia" w:ascii="仿宋" w:hAnsi="仿宋" w:eastAsia="仿宋" w:cs="仿宋"/>
                <w:spacing w:val="-12"/>
                <w:sz w:val="21"/>
                <w:szCs w:val="21"/>
                <w:rPrChange w:id="4691" w:author="随遇而安" w:date="2023-08-12T09:27:04Z">
                  <w:rPr>
                    <w:rFonts w:ascii="宋体" w:hAnsi="宋体" w:eastAsia="宋体" w:cs="宋体"/>
                    <w:spacing w:val="-12"/>
                    <w:sz w:val="21"/>
                    <w:szCs w:val="21"/>
                  </w:rPr>
                </w:rPrChange>
              </w:rPr>
              <w:t>分</w:t>
            </w:r>
          </w:p>
        </w:tc>
      </w:tr>
      <w:tr w14:paraId="2BE0A2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1" w:hRule="atLeast"/>
        </w:trPr>
        <w:tc>
          <w:tcPr>
            <w:tcW w:w="1704" w:type="dxa"/>
            <w:tcBorders>
              <w:left w:val="single" w:color="000000" w:sz="10" w:space="0"/>
            </w:tcBorders>
            <w:vAlign w:val="top"/>
          </w:tcPr>
          <w:p w14:paraId="69F6BD7B">
            <w:pPr>
              <w:spacing w:before="106" w:line="221" w:lineRule="auto"/>
              <w:ind w:left="422"/>
              <w:rPr>
                <w:rFonts w:hint="eastAsia" w:ascii="仿宋" w:hAnsi="仿宋" w:eastAsia="仿宋" w:cs="仿宋"/>
                <w:sz w:val="21"/>
                <w:szCs w:val="21"/>
                <w:rPrChange w:id="4692" w:author="随遇而安" w:date="2023-08-12T09:27:04Z">
                  <w:rPr>
                    <w:rFonts w:ascii="宋体" w:hAnsi="宋体" w:eastAsia="宋体" w:cs="宋体"/>
                    <w:sz w:val="21"/>
                    <w:szCs w:val="21"/>
                  </w:rPr>
                </w:rPrChange>
              </w:rPr>
            </w:pPr>
            <w:r>
              <w:rPr>
                <w:rFonts w:hint="eastAsia" w:ascii="仿宋" w:hAnsi="仿宋" w:eastAsia="仿宋" w:cs="仿宋"/>
                <w:spacing w:val="-1"/>
                <w:sz w:val="21"/>
                <w:szCs w:val="21"/>
                <w:rPrChange w:id="4693" w:author="随遇而安" w:date="2023-08-12T09:27:04Z">
                  <w:rPr>
                    <w:rFonts w:ascii="宋体" w:hAnsi="宋体" w:eastAsia="宋体" w:cs="宋体"/>
                    <w:spacing w:val="-1"/>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事故地点</w:t>
            </w:r>
          </w:p>
        </w:tc>
        <w:tc>
          <w:tcPr>
            <w:tcW w:w="7342" w:type="dxa"/>
            <w:gridSpan w:val="8"/>
            <w:tcBorders>
              <w:right w:val="single" w:color="000000" w:sz="10" w:space="0"/>
            </w:tcBorders>
            <w:vAlign w:val="top"/>
          </w:tcPr>
          <w:p w14:paraId="74CD3914">
            <w:pPr>
              <w:pStyle w:val="9"/>
              <w:rPr>
                <w:rFonts w:hint="eastAsia" w:ascii="仿宋" w:hAnsi="仿宋" w:eastAsia="仿宋" w:cs="仿宋"/>
                <w:rPrChange w:id="4694" w:author="随遇而安" w:date="2023-08-12T09:27:04Z">
                  <w:rPr/>
                </w:rPrChange>
              </w:rPr>
            </w:pPr>
          </w:p>
        </w:tc>
      </w:tr>
      <w:tr w14:paraId="160AA1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2" w:hRule="atLeast"/>
        </w:trPr>
        <w:tc>
          <w:tcPr>
            <w:tcW w:w="1704" w:type="dxa"/>
            <w:tcBorders>
              <w:left w:val="single" w:color="000000" w:sz="10" w:space="0"/>
            </w:tcBorders>
            <w:vAlign w:val="top"/>
          </w:tcPr>
          <w:p w14:paraId="27D48A00">
            <w:pPr>
              <w:spacing w:before="123" w:line="221" w:lineRule="auto"/>
              <w:ind w:left="422"/>
              <w:rPr>
                <w:rFonts w:hint="eastAsia" w:ascii="仿宋" w:hAnsi="仿宋" w:eastAsia="仿宋" w:cs="仿宋"/>
                <w:sz w:val="21"/>
                <w:szCs w:val="21"/>
                <w:rPrChange w:id="4695" w:author="随遇而安" w:date="2023-08-12T09:27:04Z">
                  <w:rPr>
                    <w:rFonts w:ascii="宋体" w:hAnsi="宋体" w:eastAsia="宋体" w:cs="宋体"/>
                    <w:sz w:val="21"/>
                    <w:szCs w:val="21"/>
                  </w:rPr>
                </w:rPrChange>
              </w:rPr>
            </w:pPr>
            <w:r>
              <w:rPr>
                <w:rFonts w:hint="eastAsia" w:ascii="仿宋" w:hAnsi="仿宋" w:eastAsia="仿宋" w:cs="仿宋"/>
                <w:spacing w:val="-1"/>
                <w:sz w:val="21"/>
                <w:szCs w:val="21"/>
                <w:rPrChange w:id="4696" w:author="随遇而安" w:date="2023-08-12T09:27:04Z">
                  <w:rPr>
                    <w:rFonts w:ascii="宋体" w:hAnsi="宋体" w:eastAsia="宋体" w:cs="宋体"/>
                    <w:spacing w:val="-1"/>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事故类别</w:t>
            </w:r>
          </w:p>
        </w:tc>
        <w:tc>
          <w:tcPr>
            <w:tcW w:w="7342" w:type="dxa"/>
            <w:gridSpan w:val="8"/>
            <w:tcBorders>
              <w:right w:val="single" w:color="000000" w:sz="10" w:space="0"/>
            </w:tcBorders>
            <w:vAlign w:val="top"/>
          </w:tcPr>
          <w:p w14:paraId="416DBD61">
            <w:pPr>
              <w:spacing w:before="123" w:line="221" w:lineRule="auto"/>
              <w:ind w:left="336"/>
              <w:rPr>
                <w:rFonts w:hint="eastAsia" w:ascii="仿宋" w:hAnsi="仿宋" w:eastAsia="仿宋" w:cs="仿宋"/>
                <w:sz w:val="21"/>
                <w:szCs w:val="21"/>
                <w:rPrChange w:id="4697" w:author="随遇而安" w:date="2023-08-12T09:27:04Z">
                  <w:rPr>
                    <w:rFonts w:ascii="宋体" w:hAnsi="宋体" w:eastAsia="宋体" w:cs="宋体"/>
                    <w:sz w:val="21"/>
                    <w:szCs w:val="21"/>
                  </w:rPr>
                </w:rPrChange>
              </w:rPr>
            </w:pPr>
            <w:r>
              <w:rPr>
                <w:rFonts w:hint="eastAsia" w:ascii="仿宋" w:hAnsi="仿宋" w:eastAsia="仿宋" w:cs="仿宋"/>
                <w:spacing w:val="-9"/>
                <w:sz w:val="21"/>
                <w:szCs w:val="21"/>
                <w:rPrChange w:id="4698" w:author="随遇而安" w:date="2023-08-12T09:27:04Z">
                  <w:rPr>
                    <w:rFonts w:ascii="宋体" w:hAnsi="宋体" w:eastAsia="宋体" w:cs="宋体"/>
                    <w:spacing w:val="-9"/>
                    <w:sz w:val="21"/>
                    <w:szCs w:val="21"/>
                  </w:rPr>
                </w:rPrChange>
              </w:rPr>
              <w:t>□生产安全事故；□交通事故；</w:t>
            </w:r>
            <w:r>
              <w:rPr>
                <w:rFonts w:hint="eastAsia" w:ascii="仿宋" w:hAnsi="仿宋" w:eastAsia="仿宋" w:cs="仿宋"/>
                <w:spacing w:val="31"/>
                <w:sz w:val="21"/>
                <w:szCs w:val="21"/>
                <w:rPrChange w:id="4699" w:author="随遇而安" w:date="2023-08-12T09:27:04Z">
                  <w:rPr>
                    <w:rFonts w:ascii="宋体" w:hAnsi="宋体" w:eastAsia="宋体" w:cs="宋体"/>
                    <w:spacing w:val="31"/>
                    <w:sz w:val="21"/>
                    <w:szCs w:val="21"/>
                  </w:rPr>
                </w:rPrChange>
              </w:rPr>
              <w:t xml:space="preserve"> </w:t>
            </w:r>
            <w:r>
              <w:rPr>
                <w:rFonts w:hint="eastAsia" w:ascii="仿宋" w:hAnsi="仿宋" w:eastAsia="仿宋" w:cs="仿宋"/>
                <w:spacing w:val="-9"/>
                <w:sz w:val="21"/>
                <w:szCs w:val="21"/>
                <w:rPrChange w:id="4700" w:author="随遇而安" w:date="2023-08-12T09:27:04Z">
                  <w:rPr>
                    <w:rFonts w:ascii="宋体" w:hAnsi="宋体" w:eastAsia="宋体" w:cs="宋体"/>
                    <w:spacing w:val="-9"/>
                    <w:sz w:val="21"/>
                    <w:szCs w:val="21"/>
                  </w:rPr>
                </w:rPrChange>
              </w:rPr>
              <w:t>□职业病</w:t>
            </w:r>
          </w:p>
        </w:tc>
      </w:tr>
      <w:tr w14:paraId="3D274F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1" w:hRule="atLeast"/>
        </w:trPr>
        <w:tc>
          <w:tcPr>
            <w:tcW w:w="1704" w:type="dxa"/>
            <w:tcBorders>
              <w:left w:val="single" w:color="000000" w:sz="10" w:space="0"/>
            </w:tcBorders>
            <w:vAlign w:val="top"/>
          </w:tcPr>
          <w:p w14:paraId="213B6D18">
            <w:pPr>
              <w:spacing w:before="112" w:line="221" w:lineRule="auto"/>
              <w:ind w:left="422"/>
              <w:rPr>
                <w:rFonts w:hint="eastAsia" w:ascii="仿宋" w:hAnsi="仿宋" w:eastAsia="仿宋" w:cs="仿宋"/>
                <w:sz w:val="21"/>
                <w:szCs w:val="21"/>
                <w:rPrChange w:id="4701" w:author="随遇而安" w:date="2023-08-12T09:27:04Z">
                  <w:rPr>
                    <w:rFonts w:ascii="宋体" w:hAnsi="宋体" w:eastAsia="宋体" w:cs="宋体"/>
                    <w:sz w:val="21"/>
                    <w:szCs w:val="21"/>
                  </w:rPr>
                </w:rPrChange>
              </w:rPr>
            </w:pPr>
            <w:r>
              <w:rPr>
                <w:rFonts w:hint="eastAsia" w:ascii="仿宋" w:hAnsi="仿宋" w:eastAsia="仿宋" w:cs="仿宋"/>
                <w:spacing w:val="-1"/>
                <w:sz w:val="21"/>
                <w:szCs w:val="21"/>
                <w:rPrChange w:id="4702" w:author="随遇而安" w:date="2023-08-12T09:27:04Z">
                  <w:rPr>
                    <w:rFonts w:ascii="宋体" w:hAnsi="宋体" w:eastAsia="宋体" w:cs="宋体"/>
                    <w:spacing w:val="-1"/>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事故等级</w:t>
            </w:r>
          </w:p>
        </w:tc>
        <w:tc>
          <w:tcPr>
            <w:tcW w:w="7342" w:type="dxa"/>
            <w:gridSpan w:val="8"/>
            <w:tcBorders>
              <w:right w:val="single" w:color="000000" w:sz="10" w:space="0"/>
            </w:tcBorders>
            <w:vAlign w:val="top"/>
          </w:tcPr>
          <w:p w14:paraId="521E1302">
            <w:pPr>
              <w:spacing w:before="112" w:line="223" w:lineRule="auto"/>
              <w:ind w:left="336"/>
              <w:rPr>
                <w:rFonts w:hint="eastAsia" w:ascii="仿宋" w:hAnsi="仿宋" w:eastAsia="仿宋" w:cs="仿宋"/>
                <w:sz w:val="21"/>
                <w:szCs w:val="21"/>
                <w:rPrChange w:id="4703" w:author="随遇而安" w:date="2023-08-12T09:27:04Z">
                  <w:rPr>
                    <w:rFonts w:ascii="宋体" w:hAnsi="宋体" w:eastAsia="宋体" w:cs="宋体"/>
                    <w:sz w:val="21"/>
                    <w:szCs w:val="21"/>
                  </w:rPr>
                </w:rPrChange>
              </w:rPr>
            </w:pPr>
            <w:r>
              <w:rPr>
                <w:rFonts w:hint="eastAsia" w:ascii="仿宋" w:hAnsi="仿宋" w:eastAsia="仿宋" w:cs="仿宋"/>
                <w:spacing w:val="-16"/>
                <w:sz w:val="21"/>
                <w:szCs w:val="21"/>
                <w:rPrChange w:id="4704" w:author="随遇而安" w:date="2023-08-12T09:27:04Z">
                  <w:rPr>
                    <w:rFonts w:ascii="宋体" w:hAnsi="宋体" w:eastAsia="宋体" w:cs="宋体"/>
                    <w:spacing w:val="-16"/>
                    <w:sz w:val="21"/>
                    <w:szCs w:val="21"/>
                  </w:rPr>
                </w:rPrChange>
              </w:rPr>
              <w:t>□一级；</w:t>
            </w:r>
            <w:r>
              <w:rPr>
                <w:rFonts w:hint="eastAsia" w:ascii="仿宋" w:hAnsi="仿宋" w:eastAsia="仿宋" w:cs="仿宋"/>
                <w:spacing w:val="34"/>
                <w:sz w:val="21"/>
                <w:szCs w:val="21"/>
                <w:rPrChange w:id="4705" w:author="随遇而安" w:date="2023-08-12T09:27:04Z">
                  <w:rPr>
                    <w:rFonts w:ascii="宋体" w:hAnsi="宋体" w:eastAsia="宋体" w:cs="宋体"/>
                    <w:spacing w:val="34"/>
                    <w:sz w:val="21"/>
                    <w:szCs w:val="21"/>
                  </w:rPr>
                </w:rPrChange>
              </w:rPr>
              <w:t xml:space="preserve"> </w:t>
            </w:r>
            <w:r>
              <w:rPr>
                <w:rFonts w:hint="eastAsia" w:ascii="仿宋" w:hAnsi="仿宋" w:eastAsia="仿宋" w:cs="仿宋"/>
                <w:spacing w:val="-16"/>
                <w:sz w:val="21"/>
                <w:szCs w:val="21"/>
                <w:rPrChange w:id="4706" w:author="随遇而安" w:date="2023-08-12T09:27:04Z">
                  <w:rPr>
                    <w:rFonts w:ascii="宋体" w:hAnsi="宋体" w:eastAsia="宋体" w:cs="宋体"/>
                    <w:spacing w:val="-16"/>
                    <w:sz w:val="21"/>
                    <w:szCs w:val="21"/>
                  </w:rPr>
                </w:rPrChange>
              </w:rPr>
              <w:t>□二级；  □三级；</w:t>
            </w:r>
            <w:r>
              <w:rPr>
                <w:rFonts w:hint="eastAsia" w:ascii="仿宋" w:hAnsi="仿宋" w:eastAsia="仿宋" w:cs="仿宋"/>
                <w:sz w:val="21"/>
                <w:szCs w:val="21"/>
                <w:rPrChange w:id="4707" w:author="随遇而安" w:date="2023-08-12T09:27:04Z">
                  <w:rPr>
                    <w:rFonts w:ascii="宋体" w:hAnsi="宋体" w:eastAsia="宋体" w:cs="宋体"/>
                    <w:sz w:val="21"/>
                    <w:szCs w:val="21"/>
                  </w:rPr>
                </w:rPrChange>
              </w:rPr>
              <w:t xml:space="preserve">  </w:t>
            </w:r>
            <w:r>
              <w:rPr>
                <w:rFonts w:hint="eastAsia" w:ascii="仿宋" w:hAnsi="仿宋" w:eastAsia="仿宋" w:cs="仿宋"/>
                <w:spacing w:val="-16"/>
                <w:sz w:val="21"/>
                <w:szCs w:val="21"/>
                <w:rPrChange w:id="4708" w:author="随遇而安" w:date="2023-08-12T09:27:04Z">
                  <w:rPr>
                    <w:rFonts w:ascii="宋体" w:hAnsi="宋体" w:eastAsia="宋体" w:cs="宋体"/>
                    <w:spacing w:val="-16"/>
                    <w:sz w:val="21"/>
                    <w:szCs w:val="21"/>
                  </w:rPr>
                </w:rPrChange>
              </w:rPr>
              <w:t>□四级</w:t>
            </w:r>
          </w:p>
        </w:tc>
      </w:tr>
      <w:tr w14:paraId="77A85A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8" w:hRule="atLeast"/>
        </w:trPr>
        <w:tc>
          <w:tcPr>
            <w:tcW w:w="1704" w:type="dxa"/>
            <w:tcBorders>
              <w:left w:val="single" w:color="000000" w:sz="10" w:space="0"/>
            </w:tcBorders>
            <w:vAlign w:val="top"/>
          </w:tcPr>
          <w:p w14:paraId="468AC29C">
            <w:pPr>
              <w:spacing w:before="102" w:line="221" w:lineRule="auto"/>
              <w:ind w:left="424"/>
              <w:rPr>
                <w:rFonts w:hint="eastAsia" w:ascii="仿宋" w:hAnsi="仿宋" w:eastAsia="仿宋" w:cs="仿宋"/>
                <w:sz w:val="21"/>
                <w:szCs w:val="21"/>
                <w:rPrChange w:id="4709" w:author="随遇而安" w:date="2023-08-12T09:27:04Z">
                  <w:rPr>
                    <w:rFonts w:ascii="宋体" w:hAnsi="宋体" w:eastAsia="宋体" w:cs="宋体"/>
                    <w:sz w:val="21"/>
                    <w:szCs w:val="21"/>
                  </w:rPr>
                </w:rPrChange>
              </w:rPr>
            </w:pPr>
            <w:r>
              <w:rPr>
                <w:rFonts w:hint="eastAsia" w:ascii="仿宋" w:hAnsi="仿宋" w:eastAsia="仿宋" w:cs="仿宋"/>
                <w:spacing w:val="-1"/>
                <w:sz w:val="21"/>
                <w:szCs w:val="21"/>
                <w:rPrChange w:id="4710" w:author="随遇而安" w:date="2023-08-12T09:27:04Z">
                  <w:rPr>
                    <w:rFonts w:ascii="宋体" w:hAnsi="宋体" w:eastAsia="宋体" w:cs="宋体"/>
                    <w:spacing w:val="-1"/>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涉及人群</w:t>
            </w:r>
          </w:p>
        </w:tc>
        <w:tc>
          <w:tcPr>
            <w:tcW w:w="7342" w:type="dxa"/>
            <w:gridSpan w:val="8"/>
            <w:tcBorders>
              <w:right w:val="single" w:color="000000" w:sz="10" w:space="0"/>
            </w:tcBorders>
            <w:vAlign w:val="top"/>
          </w:tcPr>
          <w:p w14:paraId="1C31E6A9">
            <w:pPr>
              <w:spacing w:before="102" w:line="221" w:lineRule="auto"/>
              <w:ind w:left="336"/>
              <w:rPr>
                <w:rFonts w:hint="eastAsia" w:ascii="仿宋" w:hAnsi="仿宋" w:eastAsia="仿宋" w:cs="仿宋"/>
                <w:sz w:val="21"/>
                <w:szCs w:val="21"/>
                <w:rPrChange w:id="4711" w:author="随遇而安" w:date="2023-08-12T09:27:04Z">
                  <w:rPr>
                    <w:rFonts w:ascii="宋体" w:hAnsi="宋体" w:eastAsia="宋体" w:cs="宋体"/>
                    <w:sz w:val="21"/>
                    <w:szCs w:val="21"/>
                  </w:rPr>
                </w:rPrChange>
              </w:rPr>
            </w:pPr>
            <w:r>
              <w:rPr>
                <w:rFonts w:hint="eastAsia" w:ascii="仿宋" w:hAnsi="仿宋" w:eastAsia="仿宋" w:cs="仿宋"/>
                <w:spacing w:val="-7"/>
                <w:sz w:val="21"/>
                <w:szCs w:val="21"/>
                <w:rPrChange w:id="4712" w:author="随遇而安" w:date="2023-08-12T09:27:04Z">
                  <w:rPr>
                    <w:rFonts w:ascii="宋体" w:hAnsi="宋体" w:eastAsia="宋体" w:cs="宋体"/>
                    <w:spacing w:val="-7"/>
                    <w:sz w:val="21"/>
                    <w:szCs w:val="21"/>
                  </w:rPr>
                </w:rPrChange>
              </w:rPr>
              <w:t>□自有员工</w:t>
            </w:r>
            <w:r>
              <w:rPr>
                <w:rFonts w:hint="eastAsia" w:ascii="仿宋" w:hAnsi="仿宋" w:eastAsia="仿宋" w:cs="仿宋"/>
                <w:spacing w:val="3"/>
                <w:sz w:val="21"/>
                <w:szCs w:val="21"/>
                <w:rPrChange w:id="4713" w:author="随遇而安" w:date="2023-08-12T09:27:04Z">
                  <w:rPr>
                    <w:rFonts w:ascii="宋体" w:hAnsi="宋体" w:eastAsia="宋体" w:cs="宋体"/>
                    <w:spacing w:val="3"/>
                    <w:sz w:val="21"/>
                    <w:szCs w:val="21"/>
                  </w:rPr>
                </w:rPrChange>
              </w:rPr>
              <w:t xml:space="preserve">         </w:t>
            </w:r>
            <w:r>
              <w:rPr>
                <w:rFonts w:hint="eastAsia" w:ascii="仿宋" w:hAnsi="仿宋" w:eastAsia="仿宋" w:cs="仿宋"/>
                <w:spacing w:val="-7"/>
                <w:sz w:val="21"/>
                <w:szCs w:val="21"/>
                <w:rPrChange w:id="4714" w:author="随遇而安" w:date="2023-08-12T09:27:04Z">
                  <w:rPr>
                    <w:rFonts w:ascii="宋体" w:hAnsi="宋体" w:eastAsia="宋体" w:cs="宋体"/>
                    <w:spacing w:val="-7"/>
                    <w:sz w:val="21"/>
                    <w:szCs w:val="21"/>
                  </w:rPr>
                </w:rPrChange>
              </w:rPr>
              <w:t>□相关方</w:t>
            </w:r>
            <w:r>
              <w:rPr>
                <w:rFonts w:hint="eastAsia" w:ascii="仿宋" w:hAnsi="仿宋" w:eastAsia="仿宋" w:cs="仿宋"/>
                <w:spacing w:val="3"/>
                <w:sz w:val="21"/>
                <w:szCs w:val="21"/>
                <w:rPrChange w:id="4715" w:author="随遇而安" w:date="2023-08-12T09:27:04Z">
                  <w:rPr>
                    <w:rFonts w:ascii="宋体" w:hAnsi="宋体" w:eastAsia="宋体" w:cs="宋体"/>
                    <w:spacing w:val="3"/>
                    <w:sz w:val="21"/>
                    <w:szCs w:val="21"/>
                  </w:rPr>
                </w:rPrChange>
              </w:rPr>
              <w:t xml:space="preserve">         </w:t>
            </w:r>
            <w:r>
              <w:rPr>
                <w:rFonts w:hint="eastAsia" w:ascii="仿宋" w:hAnsi="仿宋" w:eastAsia="仿宋" w:cs="仿宋"/>
                <w:spacing w:val="-7"/>
                <w:sz w:val="21"/>
                <w:szCs w:val="21"/>
                <w:rPrChange w:id="4716" w:author="随遇而安" w:date="2023-08-12T09:27:04Z">
                  <w:rPr>
                    <w:rFonts w:ascii="宋体" w:hAnsi="宋体" w:eastAsia="宋体" w:cs="宋体"/>
                    <w:spacing w:val="-7"/>
                    <w:sz w:val="21"/>
                    <w:szCs w:val="21"/>
                  </w:rPr>
                </w:rPrChange>
              </w:rPr>
              <w:t>□公众</w:t>
            </w:r>
          </w:p>
        </w:tc>
      </w:tr>
      <w:tr w14:paraId="4A7804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6" w:hRule="atLeast"/>
        </w:trPr>
        <w:tc>
          <w:tcPr>
            <w:tcW w:w="1704" w:type="dxa"/>
            <w:vMerge w:val="restart"/>
            <w:tcBorders>
              <w:left w:val="single" w:color="000000" w:sz="10" w:space="0"/>
              <w:bottom w:val="nil"/>
            </w:tcBorders>
            <w:vAlign w:val="top"/>
          </w:tcPr>
          <w:p w14:paraId="65038C26">
            <w:pPr>
              <w:spacing w:before="183" w:line="221" w:lineRule="auto"/>
              <w:ind w:left="211"/>
              <w:rPr>
                <w:rFonts w:hint="eastAsia" w:ascii="仿宋" w:hAnsi="仿宋" w:eastAsia="仿宋" w:cs="仿宋"/>
                <w:sz w:val="21"/>
                <w:szCs w:val="21"/>
                <w:rPrChange w:id="4717" w:author="随遇而安" w:date="2023-08-12T09:27:04Z">
                  <w:rPr>
                    <w:rFonts w:ascii="宋体" w:hAnsi="宋体" w:eastAsia="宋体" w:cs="宋体"/>
                    <w:sz w:val="21"/>
                    <w:szCs w:val="21"/>
                  </w:rPr>
                </w:rPrChange>
              </w:rPr>
            </w:pPr>
            <w:r>
              <w:rPr>
                <w:rFonts w:hint="eastAsia" w:ascii="仿宋" w:hAnsi="仿宋" w:eastAsia="仿宋" w:cs="仿宋"/>
                <w:spacing w:val="-1"/>
                <w:sz w:val="21"/>
                <w:szCs w:val="21"/>
                <w:rPrChange w:id="4718" w:author="随遇而安" w:date="2023-08-12T09:27:04Z">
                  <w:rPr>
                    <w:rFonts w:ascii="宋体" w:hAnsi="宋体" w:eastAsia="宋体" w:cs="宋体"/>
                    <w:spacing w:val="-1"/>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伤亡人员信息</w:t>
            </w:r>
          </w:p>
          <w:p w14:paraId="71B4394B">
            <w:pPr>
              <w:spacing w:before="85" w:line="221" w:lineRule="auto"/>
              <w:ind w:left="286"/>
              <w:rPr>
                <w:rFonts w:hint="eastAsia" w:ascii="仿宋" w:hAnsi="仿宋" w:eastAsia="仿宋" w:cs="仿宋"/>
                <w:sz w:val="16"/>
                <w:szCs w:val="16"/>
                <w:rPrChange w:id="4719" w:author="随遇而安" w:date="2023-08-12T09:27:04Z">
                  <w:rPr>
                    <w:rFonts w:ascii="宋体" w:hAnsi="宋体" w:eastAsia="宋体" w:cs="宋体"/>
                    <w:sz w:val="16"/>
                    <w:szCs w:val="16"/>
                  </w:rPr>
                </w:rPrChange>
              </w:rPr>
            </w:pPr>
            <w:r>
              <w:rPr>
                <w:rFonts w:hint="eastAsia" w:ascii="仿宋" w:hAnsi="仿宋" w:eastAsia="仿宋" w:cs="仿宋"/>
                <w:spacing w:val="-3"/>
                <w:sz w:val="16"/>
                <w:szCs w:val="16"/>
                <w:rPrChange w:id="4720" w:author="随遇而安" w:date="2023-08-12T09:27:04Z">
                  <w:rPr>
                    <w:rFonts w:ascii="宋体" w:hAnsi="宋体" w:eastAsia="宋体" w:cs="宋体"/>
                    <w:spacing w:val="-3"/>
                    <w:sz w:val="16"/>
                    <w:szCs w:val="16"/>
                  </w:rPr>
                </w:rPrChange>
              </w:rPr>
              <w:t>（如有则填写）</w:t>
            </w:r>
          </w:p>
        </w:tc>
        <w:tc>
          <w:tcPr>
            <w:tcW w:w="1307" w:type="dxa"/>
            <w:vAlign w:val="top"/>
          </w:tcPr>
          <w:p w14:paraId="54B172DC">
            <w:pPr>
              <w:spacing w:before="116" w:line="221" w:lineRule="auto"/>
              <w:ind w:left="442"/>
              <w:rPr>
                <w:rFonts w:hint="eastAsia" w:ascii="仿宋" w:hAnsi="仿宋" w:eastAsia="仿宋" w:cs="仿宋"/>
                <w:sz w:val="21"/>
                <w:szCs w:val="21"/>
                <w:rPrChange w:id="4721" w:author="随遇而安" w:date="2023-08-12T09:27:04Z">
                  <w:rPr>
                    <w:rFonts w:ascii="宋体" w:hAnsi="宋体" w:eastAsia="宋体" w:cs="宋体"/>
                    <w:sz w:val="21"/>
                    <w:szCs w:val="21"/>
                  </w:rPr>
                </w:rPrChange>
              </w:rPr>
            </w:pPr>
            <w:r>
              <w:rPr>
                <w:rFonts w:hint="eastAsia" w:ascii="仿宋" w:hAnsi="仿宋" w:eastAsia="仿宋" w:cs="仿宋"/>
                <w:spacing w:val="-2"/>
                <w:sz w:val="21"/>
                <w:szCs w:val="21"/>
                <w:rPrChange w:id="4722" w:author="随遇而安" w:date="2023-08-12T09:27:04Z">
                  <w:rPr>
                    <w:rFonts w:ascii="宋体" w:hAnsi="宋体" w:eastAsia="宋体" w:cs="宋体"/>
                    <w:spacing w:val="-2"/>
                    <w:sz w:val="21"/>
                    <w:szCs w:val="21"/>
                  </w:rPr>
                </w:rPrChange>
              </w:rPr>
              <w:t>姓名</w:t>
            </w:r>
          </w:p>
        </w:tc>
        <w:tc>
          <w:tcPr>
            <w:tcW w:w="2578" w:type="dxa"/>
            <w:gridSpan w:val="4"/>
            <w:vAlign w:val="top"/>
          </w:tcPr>
          <w:p w14:paraId="1B6E8423">
            <w:pPr>
              <w:pStyle w:val="9"/>
              <w:rPr>
                <w:rFonts w:hint="eastAsia" w:ascii="仿宋" w:hAnsi="仿宋" w:eastAsia="仿宋" w:cs="仿宋"/>
                <w:rPrChange w:id="4723" w:author="随遇而安" w:date="2023-08-12T09:27:04Z">
                  <w:rPr/>
                </w:rPrChange>
              </w:rPr>
            </w:pPr>
          </w:p>
        </w:tc>
        <w:tc>
          <w:tcPr>
            <w:tcW w:w="1137" w:type="dxa"/>
            <w:vAlign w:val="top"/>
          </w:tcPr>
          <w:p w14:paraId="3317AA24">
            <w:pPr>
              <w:spacing w:before="117" w:line="221" w:lineRule="auto"/>
              <w:ind w:left="371"/>
              <w:rPr>
                <w:rFonts w:hint="eastAsia" w:ascii="仿宋" w:hAnsi="仿宋" w:eastAsia="仿宋" w:cs="仿宋"/>
                <w:sz w:val="21"/>
                <w:szCs w:val="21"/>
                <w:rPrChange w:id="4724" w:author="随遇而安" w:date="2023-08-12T09:27:04Z">
                  <w:rPr>
                    <w:rFonts w:ascii="宋体" w:hAnsi="宋体" w:eastAsia="宋体" w:cs="宋体"/>
                    <w:sz w:val="21"/>
                    <w:szCs w:val="21"/>
                  </w:rPr>
                </w:rPrChange>
              </w:rPr>
            </w:pPr>
            <w:r>
              <w:rPr>
                <w:rFonts w:hint="eastAsia" w:ascii="仿宋" w:hAnsi="仿宋" w:eastAsia="仿宋" w:cs="仿宋"/>
                <w:spacing w:val="-3"/>
                <w:sz w:val="21"/>
                <w:szCs w:val="21"/>
                <w:rPrChange w:id="4725" w:author="随遇而安" w:date="2023-08-12T09:27:04Z">
                  <w:rPr>
                    <w:rFonts w:ascii="宋体" w:hAnsi="宋体" w:eastAsia="宋体" w:cs="宋体"/>
                    <w:spacing w:val="-3"/>
                    <w:sz w:val="21"/>
                    <w:szCs w:val="21"/>
                  </w:rPr>
                </w:rPrChange>
              </w:rPr>
              <w:t>性别</w:t>
            </w:r>
          </w:p>
        </w:tc>
        <w:tc>
          <w:tcPr>
            <w:tcW w:w="2320" w:type="dxa"/>
            <w:gridSpan w:val="2"/>
            <w:tcBorders>
              <w:right w:val="single" w:color="000000" w:sz="10" w:space="0"/>
            </w:tcBorders>
            <w:vAlign w:val="top"/>
          </w:tcPr>
          <w:p w14:paraId="7AF5B779">
            <w:pPr>
              <w:pStyle w:val="9"/>
              <w:rPr>
                <w:rFonts w:hint="eastAsia" w:ascii="仿宋" w:hAnsi="仿宋" w:eastAsia="仿宋" w:cs="仿宋"/>
                <w:rPrChange w:id="4726" w:author="随遇而安" w:date="2023-08-12T09:27:04Z">
                  <w:rPr/>
                </w:rPrChange>
              </w:rPr>
            </w:pPr>
          </w:p>
        </w:tc>
      </w:tr>
      <w:tr w14:paraId="77A51B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8" w:hRule="atLeast"/>
        </w:trPr>
        <w:tc>
          <w:tcPr>
            <w:tcW w:w="1704" w:type="dxa"/>
            <w:vMerge w:val="continue"/>
            <w:tcBorders>
              <w:top w:val="nil"/>
              <w:left w:val="single" w:color="000000" w:sz="10" w:space="0"/>
            </w:tcBorders>
            <w:vAlign w:val="top"/>
          </w:tcPr>
          <w:p w14:paraId="365EC939">
            <w:pPr>
              <w:pStyle w:val="9"/>
              <w:ind w:firstLine="420" w:firstLineChars="200"/>
              <w:rPr>
                <w:rFonts w:hint="eastAsia" w:ascii="仿宋" w:hAnsi="仿宋" w:eastAsia="仿宋" w:cs="仿宋"/>
                <w:rPrChange w:id="4728" w:author="随遇而安" w:date="2023-08-12T09:27:04Z">
                  <w:rPr/>
                </w:rPrChange>
              </w:rPr>
              <w:pPrChange w:id="4727" w:author="随遇而安" w:date="2023-08-12T09:17:42Z">
                <w:pPr>
                  <w:pStyle w:val="9"/>
                </w:pPr>
              </w:pPrChange>
            </w:pPr>
          </w:p>
        </w:tc>
        <w:tc>
          <w:tcPr>
            <w:tcW w:w="1307" w:type="dxa"/>
            <w:vAlign w:val="top"/>
          </w:tcPr>
          <w:p w14:paraId="55C8BC24">
            <w:pPr>
              <w:spacing w:before="119" w:line="221" w:lineRule="auto"/>
              <w:ind w:left="0" w:firstLine="412" w:firstLineChars="200"/>
              <w:rPr>
                <w:rFonts w:hint="eastAsia" w:ascii="仿宋" w:hAnsi="仿宋" w:eastAsia="仿宋" w:cs="仿宋"/>
                <w:sz w:val="21"/>
                <w:szCs w:val="21"/>
                <w:rPrChange w:id="4730" w:author="随遇而安" w:date="2023-08-12T09:27:04Z">
                  <w:rPr>
                    <w:rFonts w:ascii="宋体" w:hAnsi="宋体" w:eastAsia="宋体" w:cs="宋体"/>
                    <w:sz w:val="21"/>
                    <w:szCs w:val="21"/>
                  </w:rPr>
                </w:rPrChange>
              </w:rPr>
              <w:pPrChange w:id="4729" w:author="随遇而安" w:date="2023-08-12T09:17:42Z">
                <w:pPr>
                  <w:spacing w:before="119" w:line="221" w:lineRule="auto"/>
                  <w:ind w:left="443"/>
                </w:pPr>
              </w:pPrChange>
            </w:pPr>
            <w:r>
              <w:rPr>
                <w:rFonts w:hint="eastAsia" w:ascii="仿宋" w:hAnsi="仿宋" w:eastAsia="仿宋" w:cs="仿宋"/>
                <w:spacing w:val="-2"/>
                <w:sz w:val="21"/>
                <w:szCs w:val="21"/>
                <w:rPrChange w:id="4731" w:author="随遇而安" w:date="2023-08-12T09:27:04Z">
                  <w:rPr>
                    <w:rFonts w:ascii="宋体" w:hAnsi="宋体" w:eastAsia="宋体" w:cs="宋体"/>
                    <w:spacing w:val="-2"/>
                    <w:sz w:val="21"/>
                    <w:szCs w:val="21"/>
                  </w:rPr>
                </w:rPrChange>
              </w:rPr>
              <w:t>年龄</w:t>
            </w:r>
          </w:p>
        </w:tc>
        <w:tc>
          <w:tcPr>
            <w:tcW w:w="2578" w:type="dxa"/>
            <w:gridSpan w:val="4"/>
            <w:vAlign w:val="top"/>
          </w:tcPr>
          <w:p w14:paraId="236AD74B">
            <w:pPr>
              <w:pStyle w:val="9"/>
              <w:ind w:firstLine="420" w:firstLineChars="200"/>
              <w:rPr>
                <w:rFonts w:hint="eastAsia" w:ascii="仿宋" w:hAnsi="仿宋" w:eastAsia="仿宋" w:cs="仿宋"/>
                <w:rPrChange w:id="4733" w:author="随遇而安" w:date="2023-08-12T09:27:04Z">
                  <w:rPr/>
                </w:rPrChange>
              </w:rPr>
              <w:pPrChange w:id="4732" w:author="随遇而安" w:date="2023-08-12T09:17:42Z">
                <w:pPr>
                  <w:pStyle w:val="9"/>
                </w:pPr>
              </w:pPrChange>
            </w:pPr>
          </w:p>
        </w:tc>
        <w:tc>
          <w:tcPr>
            <w:tcW w:w="1137" w:type="dxa"/>
            <w:vAlign w:val="top"/>
          </w:tcPr>
          <w:p w14:paraId="561DA222">
            <w:pPr>
              <w:spacing w:before="120" w:line="221" w:lineRule="auto"/>
              <w:ind w:left="0" w:firstLine="388" w:firstLineChars="200"/>
              <w:rPr>
                <w:rFonts w:hint="eastAsia" w:ascii="仿宋" w:hAnsi="仿宋" w:eastAsia="仿宋" w:cs="仿宋"/>
                <w:sz w:val="21"/>
                <w:szCs w:val="21"/>
                <w:rPrChange w:id="4735" w:author="随遇而安" w:date="2023-08-12T09:27:04Z">
                  <w:rPr>
                    <w:rFonts w:ascii="宋体" w:hAnsi="宋体" w:eastAsia="宋体" w:cs="宋体"/>
                    <w:sz w:val="21"/>
                    <w:szCs w:val="21"/>
                  </w:rPr>
                </w:rPrChange>
              </w:rPr>
              <w:pPrChange w:id="4734" w:author="随遇而安" w:date="2023-08-12T09:17:42Z">
                <w:pPr>
                  <w:spacing w:before="120" w:line="221" w:lineRule="auto"/>
                  <w:ind w:left="392"/>
                </w:pPr>
              </w:pPrChange>
            </w:pPr>
            <w:r>
              <w:rPr>
                <w:rFonts w:hint="eastAsia" w:ascii="仿宋" w:hAnsi="仿宋" w:eastAsia="仿宋" w:cs="仿宋"/>
                <w:spacing w:val="-8"/>
                <w:sz w:val="21"/>
                <w:szCs w:val="21"/>
                <w:rPrChange w:id="4736" w:author="随遇而安" w:date="2023-08-12T09:27:04Z">
                  <w:rPr>
                    <w:rFonts w:ascii="宋体" w:hAnsi="宋体" w:eastAsia="宋体" w:cs="宋体"/>
                    <w:spacing w:val="-8"/>
                    <w:sz w:val="21"/>
                    <w:szCs w:val="21"/>
                  </w:rPr>
                </w:rPrChange>
              </w:rPr>
              <w:t>岗位</w:t>
            </w:r>
          </w:p>
        </w:tc>
        <w:tc>
          <w:tcPr>
            <w:tcW w:w="2320" w:type="dxa"/>
            <w:gridSpan w:val="2"/>
            <w:tcBorders>
              <w:right w:val="single" w:color="000000" w:sz="10" w:space="0"/>
            </w:tcBorders>
            <w:vAlign w:val="top"/>
          </w:tcPr>
          <w:p w14:paraId="08E8C0DB">
            <w:pPr>
              <w:pStyle w:val="9"/>
              <w:ind w:firstLine="420" w:firstLineChars="200"/>
              <w:rPr>
                <w:rFonts w:hint="eastAsia" w:ascii="仿宋" w:hAnsi="仿宋" w:eastAsia="仿宋" w:cs="仿宋"/>
                <w:rPrChange w:id="4738" w:author="随遇而安" w:date="2023-08-12T09:27:04Z">
                  <w:rPr/>
                </w:rPrChange>
              </w:rPr>
              <w:pPrChange w:id="4737" w:author="随遇而安" w:date="2023-08-12T09:17:42Z">
                <w:pPr>
                  <w:pStyle w:val="9"/>
                </w:pPr>
              </w:pPrChange>
            </w:pPr>
          </w:p>
        </w:tc>
      </w:tr>
      <w:tr w14:paraId="750C15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0" w:hRule="atLeast"/>
        </w:trPr>
        <w:tc>
          <w:tcPr>
            <w:tcW w:w="1704" w:type="dxa"/>
            <w:tcBorders>
              <w:left w:val="single" w:color="000000" w:sz="10" w:space="0"/>
            </w:tcBorders>
            <w:vAlign w:val="top"/>
          </w:tcPr>
          <w:p w14:paraId="59B83E67">
            <w:pPr>
              <w:pStyle w:val="9"/>
              <w:spacing w:line="454" w:lineRule="auto"/>
              <w:rPr>
                <w:rFonts w:hint="eastAsia" w:ascii="仿宋" w:hAnsi="仿宋" w:eastAsia="仿宋" w:cs="仿宋"/>
                <w:rPrChange w:id="4739" w:author="随遇而安" w:date="2023-08-12T09:27:04Z">
                  <w:rPr/>
                </w:rPrChange>
              </w:rPr>
            </w:pPr>
          </w:p>
          <w:p w14:paraId="32CB017E">
            <w:pPr>
              <w:spacing w:before="69" w:line="221" w:lineRule="auto"/>
              <w:ind w:left="321"/>
              <w:rPr>
                <w:rFonts w:hint="eastAsia" w:ascii="仿宋" w:hAnsi="仿宋" w:eastAsia="仿宋" w:cs="仿宋"/>
                <w:sz w:val="21"/>
                <w:szCs w:val="21"/>
                <w:rPrChange w:id="4740" w:author="随遇而安" w:date="2023-08-12T09:27:04Z">
                  <w:rPr>
                    <w:rFonts w:ascii="宋体" w:hAnsi="宋体" w:eastAsia="宋体" w:cs="宋体"/>
                    <w:sz w:val="21"/>
                    <w:szCs w:val="21"/>
                  </w:rPr>
                </w:rPrChange>
              </w:rPr>
            </w:pPr>
            <w:r>
              <w:rPr>
                <w:rFonts w:hint="eastAsia" w:ascii="仿宋" w:hAnsi="仿宋" w:eastAsia="仿宋" w:cs="仿宋"/>
                <w:spacing w:val="-2"/>
                <w:sz w:val="21"/>
                <w:szCs w:val="21"/>
                <w:rPrChange w:id="4741" w:author="随遇而安" w:date="2023-08-12T09:27:04Z">
                  <w:rPr>
                    <w:rFonts w:ascii="宋体" w:hAnsi="宋体" w:eastAsia="宋体" w:cs="宋体"/>
                    <w:spacing w:val="-2"/>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受伤害程度</w:t>
            </w:r>
          </w:p>
        </w:tc>
        <w:tc>
          <w:tcPr>
            <w:tcW w:w="7342" w:type="dxa"/>
            <w:gridSpan w:val="8"/>
            <w:tcBorders>
              <w:right w:val="single" w:color="000000" w:sz="10" w:space="0"/>
            </w:tcBorders>
            <w:vAlign w:val="top"/>
          </w:tcPr>
          <w:p w14:paraId="06A540AF">
            <w:pPr>
              <w:spacing w:before="58" w:line="222" w:lineRule="auto"/>
              <w:ind w:left="125"/>
              <w:rPr>
                <w:rFonts w:hint="eastAsia" w:ascii="仿宋" w:hAnsi="仿宋" w:eastAsia="仿宋" w:cs="仿宋"/>
                <w:sz w:val="21"/>
                <w:szCs w:val="21"/>
                <w:rPrChange w:id="4742" w:author="随遇而安" w:date="2023-08-12T09:27:04Z">
                  <w:rPr>
                    <w:rFonts w:ascii="宋体" w:hAnsi="宋体" w:eastAsia="宋体" w:cs="宋体"/>
                    <w:sz w:val="21"/>
                    <w:szCs w:val="21"/>
                  </w:rPr>
                </w:rPrChange>
              </w:rPr>
            </w:pPr>
            <w:r>
              <w:rPr>
                <w:rFonts w:hint="eastAsia" w:ascii="仿宋" w:hAnsi="仿宋" w:eastAsia="仿宋" w:cs="仿宋"/>
                <w:spacing w:val="-6"/>
                <w:sz w:val="21"/>
                <w:szCs w:val="21"/>
                <w:rPrChange w:id="4743" w:author="随遇而安" w:date="2023-08-12T09:27:04Z">
                  <w:rPr>
                    <w:rFonts w:ascii="宋体" w:hAnsi="宋体" w:eastAsia="宋体" w:cs="宋体"/>
                    <w:spacing w:val="-6"/>
                    <w:sz w:val="21"/>
                    <w:szCs w:val="21"/>
                  </w:rPr>
                </w:rPrChange>
              </w:rPr>
              <w:t>□死亡</w:t>
            </w:r>
          </w:p>
          <w:p w14:paraId="1E89B961">
            <w:pPr>
              <w:spacing w:before="58" w:line="221" w:lineRule="auto"/>
              <w:ind w:left="125"/>
              <w:rPr>
                <w:rFonts w:hint="eastAsia" w:ascii="仿宋" w:hAnsi="仿宋" w:eastAsia="仿宋" w:cs="仿宋"/>
                <w:sz w:val="21"/>
                <w:szCs w:val="21"/>
                <w:rPrChange w:id="4744" w:author="随遇而安" w:date="2023-08-12T09:27:04Z">
                  <w:rPr>
                    <w:rFonts w:ascii="宋体" w:hAnsi="宋体" w:eastAsia="宋体" w:cs="宋体"/>
                    <w:sz w:val="21"/>
                    <w:szCs w:val="21"/>
                  </w:rPr>
                </w:rPrChange>
              </w:rPr>
            </w:pPr>
            <w:r>
              <w:rPr>
                <w:rFonts w:hint="eastAsia" w:ascii="仿宋" w:hAnsi="仿宋" w:eastAsia="仿宋" w:cs="仿宋"/>
                <w:spacing w:val="-5"/>
                <w:sz w:val="21"/>
                <w:szCs w:val="21"/>
                <w:rPrChange w:id="4745" w:author="随遇而安" w:date="2023-08-12T09:27:04Z">
                  <w:rPr>
                    <w:rFonts w:ascii="宋体" w:hAnsi="宋体" w:eastAsia="宋体" w:cs="宋体"/>
                    <w:spacing w:val="-5"/>
                    <w:sz w:val="21"/>
                    <w:szCs w:val="21"/>
                  </w:rPr>
                </w:rPrChange>
              </w:rPr>
              <w:t>□重伤，伤情诊断描述：</w:t>
            </w:r>
          </w:p>
          <w:p w14:paraId="3BABB94C">
            <w:pPr>
              <w:spacing w:before="60" w:line="221" w:lineRule="auto"/>
              <w:ind w:left="125"/>
              <w:rPr>
                <w:rFonts w:hint="eastAsia" w:ascii="仿宋" w:hAnsi="仿宋" w:eastAsia="仿宋" w:cs="仿宋"/>
                <w:sz w:val="21"/>
                <w:szCs w:val="21"/>
                <w:rPrChange w:id="4746" w:author="随遇而安" w:date="2023-08-12T09:27:04Z">
                  <w:rPr>
                    <w:rFonts w:ascii="宋体" w:hAnsi="宋体" w:eastAsia="宋体" w:cs="宋体"/>
                    <w:sz w:val="21"/>
                    <w:szCs w:val="21"/>
                  </w:rPr>
                </w:rPrChange>
              </w:rPr>
            </w:pPr>
            <w:r>
              <w:rPr>
                <w:rFonts w:hint="eastAsia" w:ascii="仿宋" w:hAnsi="仿宋" w:eastAsia="仿宋" w:cs="仿宋"/>
                <w:spacing w:val="-5"/>
                <w:sz w:val="21"/>
                <w:szCs w:val="21"/>
                <w:rPrChange w:id="4747" w:author="随遇而安" w:date="2023-08-12T09:27:04Z">
                  <w:rPr>
                    <w:rFonts w:ascii="宋体" w:hAnsi="宋体" w:eastAsia="宋体" w:cs="宋体"/>
                    <w:spacing w:val="-5"/>
                    <w:sz w:val="21"/>
                    <w:szCs w:val="21"/>
                  </w:rPr>
                </w:rPrChange>
              </w:rPr>
              <w:t>□轻伤，伤情诊断描述：</w:t>
            </w:r>
          </w:p>
          <w:p w14:paraId="06E949E3">
            <w:pPr>
              <w:spacing w:before="61" w:line="216" w:lineRule="auto"/>
              <w:ind w:left="125"/>
              <w:rPr>
                <w:rFonts w:hint="eastAsia" w:ascii="仿宋" w:hAnsi="仿宋" w:eastAsia="仿宋" w:cs="仿宋"/>
                <w:sz w:val="21"/>
                <w:szCs w:val="21"/>
                <w:rPrChange w:id="4748" w:author="随遇而安" w:date="2023-08-12T09:27:04Z">
                  <w:rPr>
                    <w:rFonts w:ascii="宋体" w:hAnsi="宋体" w:eastAsia="宋体" w:cs="宋体"/>
                    <w:sz w:val="21"/>
                    <w:szCs w:val="21"/>
                  </w:rPr>
                </w:rPrChange>
              </w:rPr>
            </w:pPr>
            <w:r>
              <w:rPr>
                <w:rFonts w:hint="eastAsia" w:ascii="仿宋" w:hAnsi="仿宋" w:eastAsia="仿宋" w:cs="仿宋"/>
                <w:spacing w:val="-5"/>
                <w:sz w:val="21"/>
                <w:szCs w:val="21"/>
                <w:rPrChange w:id="4749" w:author="随遇而安" w:date="2023-08-12T09:27:04Z">
                  <w:rPr>
                    <w:rFonts w:ascii="宋体" w:hAnsi="宋体" w:eastAsia="宋体" w:cs="宋体"/>
                    <w:spacing w:val="-5"/>
                    <w:sz w:val="21"/>
                    <w:szCs w:val="21"/>
                  </w:rPr>
                </w:rPrChange>
              </w:rPr>
              <w:t>□轻伤，伤情诊断描述；</w:t>
            </w:r>
          </w:p>
        </w:tc>
      </w:tr>
      <w:tr w14:paraId="27E0D7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09" w:hRule="atLeast"/>
        </w:trPr>
        <w:tc>
          <w:tcPr>
            <w:tcW w:w="1704" w:type="dxa"/>
            <w:tcBorders>
              <w:left w:val="single" w:color="000000" w:sz="10" w:space="0"/>
            </w:tcBorders>
            <w:vAlign w:val="top"/>
          </w:tcPr>
          <w:p w14:paraId="088D48A4">
            <w:pPr>
              <w:spacing w:before="257" w:line="221" w:lineRule="auto"/>
              <w:ind w:left="422"/>
              <w:rPr>
                <w:rFonts w:hint="eastAsia" w:ascii="仿宋" w:hAnsi="仿宋" w:eastAsia="仿宋" w:cs="仿宋"/>
                <w:sz w:val="21"/>
                <w:szCs w:val="21"/>
                <w:rPrChange w:id="4750" w:author="随遇而安" w:date="2023-08-12T09:27:04Z">
                  <w:rPr>
                    <w:rFonts w:ascii="宋体" w:hAnsi="宋体" w:eastAsia="宋体" w:cs="宋体"/>
                    <w:sz w:val="21"/>
                    <w:szCs w:val="21"/>
                  </w:rPr>
                </w:rPrChange>
              </w:rPr>
            </w:pPr>
            <w:r>
              <w:rPr>
                <w:rFonts w:hint="eastAsia" w:ascii="仿宋" w:hAnsi="仿宋" w:eastAsia="仿宋" w:cs="仿宋"/>
                <w:spacing w:val="-1"/>
                <w:sz w:val="21"/>
                <w:szCs w:val="21"/>
                <w:rPrChange w:id="4751" w:author="随遇而安" w:date="2023-08-12T09:27:04Z">
                  <w:rPr>
                    <w:rFonts w:ascii="宋体" w:hAnsi="宋体" w:eastAsia="宋体" w:cs="宋体"/>
                    <w:spacing w:val="-1"/>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事故类别</w:t>
            </w:r>
          </w:p>
        </w:tc>
        <w:tc>
          <w:tcPr>
            <w:tcW w:w="1870" w:type="dxa"/>
            <w:gridSpan w:val="2"/>
            <w:tcBorders>
              <w:right w:val="nil"/>
            </w:tcBorders>
            <w:vAlign w:val="top"/>
          </w:tcPr>
          <w:p w14:paraId="12F8080C">
            <w:pPr>
              <w:spacing w:before="101" w:line="221" w:lineRule="auto"/>
              <w:ind w:left="125"/>
              <w:rPr>
                <w:rFonts w:hint="eastAsia" w:ascii="仿宋" w:hAnsi="仿宋" w:eastAsia="仿宋" w:cs="仿宋"/>
                <w:sz w:val="21"/>
                <w:szCs w:val="21"/>
                <w:rPrChange w:id="4752" w:author="随遇而安" w:date="2023-08-12T09:27:04Z">
                  <w:rPr>
                    <w:rFonts w:ascii="宋体" w:hAnsi="宋体" w:eastAsia="宋体" w:cs="宋体"/>
                    <w:sz w:val="21"/>
                    <w:szCs w:val="21"/>
                  </w:rPr>
                </w:rPrChange>
              </w:rPr>
            </w:pPr>
            <w:r>
              <w:rPr>
                <w:rFonts w:hint="eastAsia" w:ascii="仿宋" w:hAnsi="仿宋" w:eastAsia="仿宋" w:cs="仿宋"/>
                <w:spacing w:val="-4"/>
                <w:sz w:val="21"/>
                <w:szCs w:val="21"/>
                <w:rPrChange w:id="4753" w:author="随遇而安" w:date="2023-08-12T09:27:04Z">
                  <w:rPr>
                    <w:rFonts w:ascii="宋体" w:hAnsi="宋体" w:eastAsia="宋体" w:cs="宋体"/>
                    <w:spacing w:val="-4"/>
                    <w:sz w:val="21"/>
                    <w:szCs w:val="21"/>
                  </w:rPr>
                </w:rPrChange>
              </w:rPr>
              <w:t>□生产安全事故；</w:t>
            </w:r>
          </w:p>
          <w:p w14:paraId="28116B1C">
            <w:pPr>
              <w:spacing w:before="61" w:line="221" w:lineRule="auto"/>
              <w:ind w:left="125"/>
              <w:rPr>
                <w:rFonts w:hint="eastAsia" w:ascii="仿宋" w:hAnsi="仿宋" w:eastAsia="仿宋" w:cs="仿宋"/>
                <w:sz w:val="21"/>
                <w:szCs w:val="21"/>
                <w:rPrChange w:id="4754" w:author="随遇而安" w:date="2023-08-12T09:27:04Z">
                  <w:rPr>
                    <w:rFonts w:ascii="宋体" w:hAnsi="宋体" w:eastAsia="宋体" w:cs="宋体"/>
                    <w:sz w:val="21"/>
                    <w:szCs w:val="21"/>
                  </w:rPr>
                </w:rPrChange>
              </w:rPr>
            </w:pPr>
            <w:r>
              <w:rPr>
                <w:rFonts w:hint="eastAsia" w:ascii="仿宋" w:hAnsi="仿宋" w:eastAsia="仿宋" w:cs="仿宋"/>
                <w:spacing w:val="-5"/>
                <w:sz w:val="21"/>
                <w:szCs w:val="21"/>
                <w:rPrChange w:id="4755" w:author="随遇而安" w:date="2023-08-12T09:27:04Z">
                  <w:rPr>
                    <w:rFonts w:ascii="宋体" w:hAnsi="宋体" w:eastAsia="宋体" w:cs="宋体"/>
                    <w:spacing w:val="-5"/>
                    <w:sz w:val="21"/>
                    <w:szCs w:val="21"/>
                  </w:rPr>
                </w:rPrChange>
              </w:rPr>
              <w:t>□交通事故；</w:t>
            </w:r>
          </w:p>
        </w:tc>
        <w:tc>
          <w:tcPr>
            <w:tcW w:w="1797" w:type="dxa"/>
            <w:gridSpan w:val="2"/>
            <w:tcBorders>
              <w:left w:val="nil"/>
              <w:right w:val="nil"/>
            </w:tcBorders>
            <w:vAlign w:val="top"/>
          </w:tcPr>
          <w:p w14:paraId="42FDAF60">
            <w:pPr>
              <w:spacing w:before="102" w:line="247" w:lineRule="auto"/>
              <w:ind w:left="239" w:right="253"/>
              <w:rPr>
                <w:rFonts w:hint="eastAsia" w:ascii="仿宋" w:hAnsi="仿宋" w:eastAsia="仿宋" w:cs="仿宋"/>
                <w:sz w:val="21"/>
                <w:szCs w:val="21"/>
                <w:rPrChange w:id="4756" w:author="随遇而安" w:date="2023-08-12T09:27:04Z">
                  <w:rPr>
                    <w:rFonts w:ascii="宋体" w:hAnsi="宋体" w:eastAsia="宋体" w:cs="宋体"/>
                    <w:sz w:val="21"/>
                    <w:szCs w:val="21"/>
                  </w:rPr>
                </w:rPrChange>
              </w:rPr>
            </w:pPr>
            <w:r>
              <w:rPr>
                <w:rFonts w:hint="eastAsia" w:ascii="仿宋" w:hAnsi="仿宋" w:eastAsia="仿宋" w:cs="仿宋"/>
                <w:spacing w:val="-9"/>
                <w:sz w:val="21"/>
                <w:szCs w:val="21"/>
                <w:rPrChange w:id="4757" w:author="随遇而安" w:date="2023-08-12T09:27:04Z">
                  <w:rPr>
                    <w:rFonts w:ascii="宋体" w:hAnsi="宋体" w:eastAsia="宋体" w:cs="宋体"/>
                    <w:spacing w:val="-9"/>
                    <w:sz w:val="21"/>
                    <w:szCs w:val="21"/>
                  </w:rPr>
                </w:rPrChange>
              </w:rPr>
              <w:t>(□工伤事故；</w:t>
            </w:r>
            <w:r>
              <w:rPr>
                <w:rFonts w:hint="eastAsia" w:ascii="仿宋" w:hAnsi="仿宋" w:eastAsia="仿宋" w:cs="仿宋"/>
                <w:spacing w:val="1"/>
                <w:sz w:val="21"/>
                <w:szCs w:val="21"/>
                <w:rPrChange w:id="4758" w:author="随遇而安" w:date="2023-08-12T09:27:04Z">
                  <w:rPr>
                    <w:rFonts w:ascii="宋体" w:hAnsi="宋体" w:eastAsia="宋体" w:cs="宋体"/>
                    <w:spacing w:val="1"/>
                    <w:sz w:val="21"/>
                    <w:szCs w:val="21"/>
                  </w:rPr>
                </w:rPrChange>
              </w:rPr>
              <w:t xml:space="preserve"> </w:t>
            </w:r>
            <w:r>
              <w:rPr>
                <w:rFonts w:hint="eastAsia" w:ascii="仿宋" w:hAnsi="仿宋" w:eastAsia="仿宋" w:cs="仿宋"/>
                <w:spacing w:val="-9"/>
                <w:sz w:val="21"/>
                <w:szCs w:val="21"/>
                <w:rPrChange w:id="4759" w:author="随遇而安" w:date="2023-08-12T09:27:04Z">
                  <w:rPr>
                    <w:rFonts w:ascii="宋体" w:hAnsi="宋体" w:eastAsia="宋体" w:cs="宋体"/>
                    <w:spacing w:val="-9"/>
                    <w:sz w:val="21"/>
                    <w:szCs w:val="21"/>
                  </w:rPr>
                </w:rPrChange>
              </w:rPr>
              <w:t>(□工伤事故；</w:t>
            </w:r>
          </w:p>
        </w:tc>
        <w:tc>
          <w:tcPr>
            <w:tcW w:w="3675" w:type="dxa"/>
            <w:gridSpan w:val="4"/>
            <w:tcBorders>
              <w:left w:val="nil"/>
              <w:right w:val="single" w:color="000000" w:sz="10" w:space="0"/>
            </w:tcBorders>
            <w:vAlign w:val="top"/>
          </w:tcPr>
          <w:p w14:paraId="1DD10C80">
            <w:pPr>
              <w:spacing w:before="101" w:line="221" w:lineRule="auto"/>
              <w:ind w:left="35"/>
              <w:rPr>
                <w:rFonts w:hint="eastAsia" w:ascii="仿宋" w:hAnsi="仿宋" w:eastAsia="仿宋" w:cs="仿宋"/>
                <w:sz w:val="21"/>
                <w:szCs w:val="21"/>
                <w:rPrChange w:id="4760" w:author="随遇而安" w:date="2023-08-12T09:27:04Z">
                  <w:rPr>
                    <w:rFonts w:ascii="宋体" w:hAnsi="宋体" w:eastAsia="宋体" w:cs="宋体"/>
                    <w:sz w:val="21"/>
                    <w:szCs w:val="21"/>
                  </w:rPr>
                </w:rPrChange>
              </w:rPr>
            </w:pPr>
            <w:r>
              <w:rPr>
                <w:rFonts w:hint="eastAsia" w:ascii="仿宋" w:hAnsi="仿宋" w:eastAsia="仿宋" w:cs="仿宋"/>
                <w:spacing w:val="-5"/>
                <w:sz w:val="21"/>
                <w:szCs w:val="21"/>
                <w:rPrChange w:id="4761" w:author="随遇而安" w:date="2023-08-12T09:27:04Z">
                  <w:rPr>
                    <w:rFonts w:ascii="宋体" w:hAnsi="宋体" w:eastAsia="宋体" w:cs="宋体"/>
                    <w:spacing w:val="-5"/>
                    <w:sz w:val="21"/>
                    <w:szCs w:val="21"/>
                  </w:rPr>
                </w:rPrChange>
              </w:rPr>
              <w:t>□财产损失）</w:t>
            </w:r>
          </w:p>
          <w:p w14:paraId="2AC0634A">
            <w:pPr>
              <w:spacing w:before="60" w:line="221" w:lineRule="auto"/>
              <w:ind w:left="35"/>
              <w:rPr>
                <w:rFonts w:hint="eastAsia" w:ascii="仿宋" w:hAnsi="仿宋" w:eastAsia="仿宋" w:cs="仿宋"/>
                <w:sz w:val="21"/>
                <w:szCs w:val="21"/>
                <w:rPrChange w:id="4762" w:author="随遇而安" w:date="2023-08-12T09:27:04Z">
                  <w:rPr>
                    <w:rFonts w:ascii="宋体" w:hAnsi="宋体" w:eastAsia="宋体" w:cs="宋体"/>
                    <w:sz w:val="21"/>
                    <w:szCs w:val="21"/>
                  </w:rPr>
                </w:rPrChange>
              </w:rPr>
            </w:pPr>
            <w:r>
              <w:rPr>
                <w:rFonts w:hint="eastAsia" w:ascii="仿宋" w:hAnsi="仿宋" w:eastAsia="仿宋" w:cs="仿宋"/>
                <w:spacing w:val="-5"/>
                <w:sz w:val="21"/>
                <w:szCs w:val="21"/>
                <w:rPrChange w:id="4763" w:author="随遇而安" w:date="2023-08-12T09:27:04Z">
                  <w:rPr>
                    <w:rFonts w:ascii="宋体" w:hAnsi="宋体" w:eastAsia="宋体" w:cs="宋体"/>
                    <w:spacing w:val="-5"/>
                    <w:sz w:val="21"/>
                    <w:szCs w:val="21"/>
                  </w:rPr>
                </w:rPrChange>
              </w:rPr>
              <w:t>□财产损失）</w:t>
            </w:r>
          </w:p>
        </w:tc>
      </w:tr>
      <w:tr w14:paraId="283159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22" w:hRule="atLeast"/>
        </w:trPr>
        <w:tc>
          <w:tcPr>
            <w:tcW w:w="1704" w:type="dxa"/>
            <w:tcBorders>
              <w:left w:val="single" w:color="000000" w:sz="10" w:space="0"/>
            </w:tcBorders>
            <w:vAlign w:val="top"/>
          </w:tcPr>
          <w:p w14:paraId="35C77836">
            <w:pPr>
              <w:pStyle w:val="9"/>
              <w:spacing w:line="289" w:lineRule="auto"/>
              <w:rPr>
                <w:rFonts w:hint="eastAsia" w:ascii="仿宋" w:hAnsi="仿宋" w:eastAsia="仿宋" w:cs="仿宋"/>
                <w:rPrChange w:id="4764" w:author="随遇而安" w:date="2023-08-12T09:27:04Z">
                  <w:rPr/>
                </w:rPrChange>
              </w:rPr>
            </w:pPr>
          </w:p>
          <w:p w14:paraId="0B98C7CF">
            <w:pPr>
              <w:spacing w:before="68" w:line="221" w:lineRule="auto"/>
              <w:ind w:left="422"/>
              <w:rPr>
                <w:rFonts w:hint="eastAsia" w:ascii="仿宋" w:hAnsi="仿宋" w:eastAsia="仿宋" w:cs="仿宋"/>
                <w:sz w:val="21"/>
                <w:szCs w:val="21"/>
                <w:rPrChange w:id="4765" w:author="随遇而安" w:date="2023-08-12T09:27:04Z">
                  <w:rPr>
                    <w:rFonts w:ascii="宋体" w:hAnsi="宋体" w:eastAsia="宋体" w:cs="宋体"/>
                    <w:sz w:val="21"/>
                    <w:szCs w:val="21"/>
                  </w:rPr>
                </w:rPrChange>
              </w:rPr>
            </w:pPr>
            <w:r>
              <w:rPr>
                <w:rFonts w:hint="eastAsia" w:ascii="仿宋" w:hAnsi="仿宋" w:eastAsia="仿宋" w:cs="仿宋"/>
                <w:spacing w:val="-1"/>
                <w:sz w:val="21"/>
                <w:szCs w:val="21"/>
                <w:rPrChange w:id="4766" w:author="随遇而安" w:date="2023-08-12T09:27:04Z">
                  <w:rPr>
                    <w:rFonts w:ascii="宋体" w:hAnsi="宋体" w:eastAsia="宋体" w:cs="宋体"/>
                    <w:spacing w:val="-1"/>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事故类别</w:t>
            </w:r>
          </w:p>
          <w:p w14:paraId="28C947C4">
            <w:pPr>
              <w:spacing w:before="85" w:line="220" w:lineRule="auto"/>
              <w:ind w:left="206"/>
              <w:rPr>
                <w:rFonts w:hint="eastAsia" w:ascii="仿宋" w:hAnsi="仿宋" w:eastAsia="仿宋" w:cs="仿宋"/>
                <w:sz w:val="16"/>
                <w:szCs w:val="16"/>
                <w:rPrChange w:id="4767" w:author="随遇而安" w:date="2023-08-12T09:27:04Z">
                  <w:rPr>
                    <w:rFonts w:ascii="宋体" w:hAnsi="宋体" w:eastAsia="宋体" w:cs="宋体"/>
                    <w:sz w:val="16"/>
                    <w:szCs w:val="16"/>
                  </w:rPr>
                </w:rPrChange>
              </w:rPr>
            </w:pPr>
            <w:r>
              <w:rPr>
                <w:rFonts w:hint="eastAsia" w:ascii="仿宋" w:hAnsi="仿宋" w:eastAsia="仿宋" w:cs="仿宋"/>
                <w:spacing w:val="-1"/>
                <w:sz w:val="16"/>
                <w:szCs w:val="16"/>
                <w:rPrChange w:id="4768" w:author="随遇而安" w:date="2023-08-12T09:27:04Z">
                  <w:rPr>
                    <w:rFonts w:ascii="宋体" w:hAnsi="宋体" w:eastAsia="宋体" w:cs="宋体"/>
                    <w:spacing w:val="-1"/>
                    <w:sz w:val="16"/>
                    <w:szCs w:val="16"/>
                  </w:rPr>
                </w:rPrChange>
              </w:rPr>
              <w:t>（生产安全事故）</w:t>
            </w:r>
          </w:p>
        </w:tc>
        <w:tc>
          <w:tcPr>
            <w:tcW w:w="7342" w:type="dxa"/>
            <w:gridSpan w:val="8"/>
            <w:tcBorders>
              <w:right w:val="single" w:color="000000" w:sz="10" w:space="0"/>
            </w:tcBorders>
            <w:vAlign w:val="top"/>
          </w:tcPr>
          <w:p w14:paraId="560F7A62">
            <w:pPr>
              <w:spacing w:before="203" w:line="220" w:lineRule="auto"/>
              <w:ind w:left="125"/>
              <w:rPr>
                <w:rFonts w:hint="eastAsia" w:ascii="仿宋" w:hAnsi="仿宋" w:eastAsia="仿宋" w:cs="仿宋"/>
                <w:sz w:val="21"/>
                <w:szCs w:val="21"/>
                <w:rPrChange w:id="4769" w:author="随遇而安" w:date="2023-08-12T09:27:04Z">
                  <w:rPr>
                    <w:rFonts w:ascii="宋体" w:hAnsi="宋体" w:eastAsia="宋体" w:cs="宋体"/>
                    <w:sz w:val="21"/>
                    <w:szCs w:val="21"/>
                  </w:rPr>
                </w:rPrChange>
              </w:rPr>
            </w:pPr>
            <w:r>
              <w:rPr>
                <w:rFonts w:hint="eastAsia" w:ascii="仿宋" w:hAnsi="仿宋" w:eastAsia="仿宋" w:cs="仿宋"/>
                <w:spacing w:val="-1"/>
                <w:sz w:val="21"/>
                <w:szCs w:val="21"/>
                <w:rPrChange w:id="4770" w:author="随遇而安" w:date="2023-08-12T09:27:04Z">
                  <w:rPr>
                    <w:rFonts w:ascii="宋体" w:hAnsi="宋体" w:eastAsia="宋体" w:cs="宋体"/>
                    <w:spacing w:val="-1"/>
                    <w:sz w:val="21"/>
                    <w:szCs w:val="21"/>
                  </w:rPr>
                </w:rPrChange>
              </w:rPr>
              <w:t>□物体打击；□车辆伤害；  □机械伤害；□灼烫；□火灾</w:t>
            </w:r>
          </w:p>
          <w:p w14:paraId="6F331EC3">
            <w:pPr>
              <w:spacing w:before="61" w:line="221" w:lineRule="auto"/>
              <w:ind w:left="125"/>
              <w:rPr>
                <w:rFonts w:hint="eastAsia" w:ascii="仿宋" w:hAnsi="仿宋" w:eastAsia="仿宋" w:cs="仿宋"/>
                <w:sz w:val="21"/>
                <w:szCs w:val="21"/>
                <w:rPrChange w:id="4771" w:author="随遇而安" w:date="2023-08-12T09:27:04Z">
                  <w:rPr>
                    <w:rFonts w:ascii="宋体" w:hAnsi="宋体" w:eastAsia="宋体" w:cs="宋体"/>
                    <w:sz w:val="21"/>
                    <w:szCs w:val="21"/>
                  </w:rPr>
                </w:rPrChange>
              </w:rPr>
            </w:pPr>
            <w:r>
              <w:rPr>
                <w:rFonts w:hint="eastAsia" w:ascii="仿宋" w:hAnsi="仿宋" w:eastAsia="仿宋" w:cs="仿宋"/>
                <w:spacing w:val="-1"/>
                <w:sz w:val="21"/>
                <w:szCs w:val="21"/>
                <w:rPrChange w:id="4772" w:author="随遇而安" w:date="2023-08-12T09:27:04Z">
                  <w:rPr>
                    <w:rFonts w:ascii="宋体" w:hAnsi="宋体" w:eastAsia="宋体" w:cs="宋体"/>
                    <w:spacing w:val="-1"/>
                    <w:sz w:val="21"/>
                    <w:szCs w:val="21"/>
                  </w:rPr>
                </w:rPrChange>
              </w:rPr>
              <w:t>□高处坠落；□中毒和窒息；□起重伤害；□触电；□其他伤害</w:t>
            </w:r>
          </w:p>
          <w:p w14:paraId="3B9C69D1">
            <w:pPr>
              <w:spacing w:before="61" w:line="219" w:lineRule="auto"/>
              <w:ind w:left="125"/>
              <w:rPr>
                <w:rFonts w:hint="eastAsia" w:ascii="仿宋" w:hAnsi="仿宋" w:eastAsia="仿宋" w:cs="仿宋"/>
                <w:sz w:val="21"/>
                <w:szCs w:val="21"/>
                <w:rPrChange w:id="4773" w:author="随遇而安" w:date="2023-08-12T09:27:04Z">
                  <w:rPr>
                    <w:rFonts w:ascii="宋体" w:hAnsi="宋体" w:eastAsia="宋体" w:cs="宋体"/>
                    <w:sz w:val="21"/>
                    <w:szCs w:val="21"/>
                  </w:rPr>
                </w:rPrChange>
              </w:rPr>
            </w:pPr>
            <w:r>
              <w:rPr>
                <w:rFonts w:hint="eastAsia" w:ascii="仿宋" w:hAnsi="仿宋" w:eastAsia="仿宋" w:cs="仿宋"/>
                <w:spacing w:val="-6"/>
                <w:sz w:val="21"/>
                <w:szCs w:val="21"/>
                <w:rPrChange w:id="4774" w:author="随遇而安" w:date="2023-08-12T09:27:04Z">
                  <w:rPr>
                    <w:rFonts w:ascii="宋体" w:hAnsi="宋体" w:eastAsia="宋体" w:cs="宋体"/>
                    <w:spacing w:val="-6"/>
                    <w:sz w:val="21"/>
                    <w:szCs w:val="21"/>
                  </w:rPr>
                </w:rPrChange>
              </w:rPr>
              <w:t>□淹溺；</w:t>
            </w:r>
            <w:r>
              <w:rPr>
                <w:rFonts w:hint="eastAsia" w:ascii="仿宋" w:hAnsi="仿宋" w:eastAsia="仿宋" w:cs="仿宋"/>
                <w:spacing w:val="7"/>
                <w:sz w:val="21"/>
                <w:szCs w:val="21"/>
                <w:rPrChange w:id="4775" w:author="随遇而安" w:date="2023-08-12T09:27:04Z">
                  <w:rPr>
                    <w:rFonts w:ascii="宋体" w:hAnsi="宋体" w:eastAsia="宋体" w:cs="宋体"/>
                    <w:spacing w:val="7"/>
                    <w:sz w:val="21"/>
                    <w:szCs w:val="21"/>
                  </w:rPr>
                </w:rPrChange>
              </w:rPr>
              <w:t xml:space="preserve">    </w:t>
            </w:r>
            <w:r>
              <w:rPr>
                <w:rFonts w:hint="eastAsia" w:ascii="仿宋" w:hAnsi="仿宋" w:eastAsia="仿宋" w:cs="仿宋"/>
                <w:spacing w:val="-6"/>
                <w:sz w:val="21"/>
                <w:szCs w:val="21"/>
                <w:rPrChange w:id="4776" w:author="随遇而安" w:date="2023-08-12T09:27:04Z">
                  <w:rPr>
                    <w:rFonts w:ascii="宋体" w:hAnsi="宋体" w:eastAsia="宋体" w:cs="宋体"/>
                    <w:spacing w:val="-6"/>
                    <w:sz w:val="21"/>
                    <w:szCs w:val="21"/>
                  </w:rPr>
                </w:rPrChange>
              </w:rPr>
              <w:t>□坍塌；</w:t>
            </w:r>
            <w:r>
              <w:rPr>
                <w:rFonts w:hint="eastAsia" w:ascii="仿宋" w:hAnsi="仿宋" w:eastAsia="仿宋" w:cs="仿宋"/>
                <w:spacing w:val="5"/>
                <w:sz w:val="21"/>
                <w:szCs w:val="21"/>
                <w:rPrChange w:id="4777" w:author="随遇而安" w:date="2023-08-12T09:27:04Z">
                  <w:rPr>
                    <w:rFonts w:ascii="宋体" w:hAnsi="宋体" w:eastAsia="宋体" w:cs="宋体"/>
                    <w:spacing w:val="5"/>
                    <w:sz w:val="21"/>
                    <w:szCs w:val="21"/>
                  </w:rPr>
                </w:rPrChange>
              </w:rPr>
              <w:t xml:space="preserve">      </w:t>
            </w:r>
            <w:r>
              <w:rPr>
                <w:rFonts w:hint="eastAsia" w:ascii="仿宋" w:hAnsi="仿宋" w:eastAsia="仿宋" w:cs="仿宋"/>
                <w:spacing w:val="-6"/>
                <w:sz w:val="21"/>
                <w:szCs w:val="21"/>
                <w:rPrChange w:id="4778" w:author="随遇而安" w:date="2023-08-12T09:27:04Z">
                  <w:rPr>
                    <w:rFonts w:ascii="宋体" w:hAnsi="宋体" w:eastAsia="宋体" w:cs="宋体"/>
                    <w:spacing w:val="-6"/>
                    <w:sz w:val="21"/>
                    <w:szCs w:val="21"/>
                  </w:rPr>
                </w:rPrChange>
              </w:rPr>
              <w:t>□容器爆炸；</w:t>
            </w:r>
            <w:r>
              <w:rPr>
                <w:rFonts w:hint="eastAsia" w:ascii="仿宋" w:hAnsi="仿宋" w:eastAsia="仿宋" w:cs="仿宋"/>
                <w:spacing w:val="-72"/>
                <w:sz w:val="21"/>
                <w:szCs w:val="21"/>
                <w:rPrChange w:id="4779" w:author="随遇而安" w:date="2023-08-12T09:27:04Z">
                  <w:rPr>
                    <w:rFonts w:ascii="宋体" w:hAnsi="宋体" w:eastAsia="宋体" w:cs="宋体"/>
                    <w:spacing w:val="-72"/>
                    <w:sz w:val="21"/>
                    <w:szCs w:val="21"/>
                  </w:rPr>
                </w:rPrChange>
              </w:rPr>
              <w:t xml:space="preserve"> </w:t>
            </w:r>
            <w:r>
              <w:rPr>
                <w:rFonts w:hint="eastAsia" w:ascii="仿宋" w:hAnsi="仿宋" w:eastAsia="仿宋" w:cs="仿宋"/>
                <w:spacing w:val="-6"/>
                <w:sz w:val="21"/>
                <w:szCs w:val="21"/>
                <w:rPrChange w:id="4780" w:author="随遇而安" w:date="2023-08-12T09:27:04Z">
                  <w:rPr>
                    <w:rFonts w:ascii="宋体" w:hAnsi="宋体" w:eastAsia="宋体" w:cs="宋体"/>
                    <w:spacing w:val="-6"/>
                    <w:sz w:val="21"/>
                    <w:szCs w:val="21"/>
                  </w:rPr>
                </w:rPrChange>
              </w:rPr>
              <w:t>□中毒和窒息</w:t>
            </w:r>
          </w:p>
        </w:tc>
      </w:tr>
      <w:tr w14:paraId="7066FB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99" w:hRule="atLeast"/>
        </w:trPr>
        <w:tc>
          <w:tcPr>
            <w:tcW w:w="1704" w:type="dxa"/>
            <w:tcBorders>
              <w:left w:val="single" w:color="000000" w:sz="10" w:space="0"/>
            </w:tcBorders>
            <w:vAlign w:val="top"/>
          </w:tcPr>
          <w:p w14:paraId="37F72733">
            <w:pPr>
              <w:pStyle w:val="9"/>
              <w:spacing w:line="387" w:lineRule="auto"/>
              <w:rPr>
                <w:rFonts w:hint="eastAsia" w:ascii="仿宋" w:hAnsi="仿宋" w:eastAsia="仿宋" w:cs="仿宋"/>
                <w:rPrChange w:id="4781" w:author="随遇而安" w:date="2023-08-12T09:27:04Z">
                  <w:rPr/>
                </w:rPrChange>
              </w:rPr>
            </w:pPr>
          </w:p>
          <w:p w14:paraId="6A628F82">
            <w:pPr>
              <w:spacing w:before="68" w:line="222" w:lineRule="auto"/>
              <w:ind w:left="318"/>
              <w:rPr>
                <w:rFonts w:hint="eastAsia" w:ascii="仿宋" w:hAnsi="仿宋" w:eastAsia="仿宋" w:cs="仿宋"/>
                <w:sz w:val="21"/>
                <w:szCs w:val="21"/>
                <w:rPrChange w:id="4782" w:author="随遇而安" w:date="2023-08-12T09:27:04Z">
                  <w:rPr>
                    <w:rFonts w:ascii="宋体" w:hAnsi="宋体" w:eastAsia="宋体" w:cs="宋体"/>
                    <w:sz w:val="21"/>
                    <w:szCs w:val="21"/>
                  </w:rPr>
                </w:rPrChange>
              </w:rPr>
            </w:pPr>
            <w:r>
              <w:rPr>
                <w:rFonts w:hint="eastAsia" w:ascii="仿宋" w:hAnsi="仿宋" w:eastAsia="仿宋" w:cs="仿宋"/>
                <w:spacing w:val="-1"/>
                <w:sz w:val="21"/>
                <w:szCs w:val="21"/>
                <w:rPrChange w:id="4783" w:author="随遇而安" w:date="2023-08-12T09:27:04Z">
                  <w:rPr>
                    <w:rFonts w:ascii="宋体" w:hAnsi="宋体" w:eastAsia="宋体" w:cs="宋体"/>
                    <w:spacing w:val="-1"/>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调查组成员</w:t>
            </w:r>
          </w:p>
        </w:tc>
        <w:tc>
          <w:tcPr>
            <w:tcW w:w="7342" w:type="dxa"/>
            <w:gridSpan w:val="8"/>
            <w:tcBorders>
              <w:right w:val="single" w:color="000000" w:sz="10" w:space="0"/>
            </w:tcBorders>
            <w:vAlign w:val="top"/>
          </w:tcPr>
          <w:p w14:paraId="710E6169">
            <w:pPr>
              <w:spacing w:before="301" w:line="312" w:lineRule="exact"/>
              <w:ind w:left="106"/>
              <w:rPr>
                <w:rFonts w:hint="eastAsia" w:ascii="仿宋" w:hAnsi="仿宋" w:eastAsia="仿宋" w:cs="仿宋"/>
                <w:sz w:val="21"/>
                <w:szCs w:val="21"/>
                <w:rPrChange w:id="4784" w:author="随遇而安" w:date="2023-08-12T09:27:04Z">
                  <w:rPr>
                    <w:rFonts w:ascii="宋体" w:hAnsi="宋体" w:eastAsia="宋体" w:cs="宋体"/>
                    <w:sz w:val="21"/>
                    <w:szCs w:val="21"/>
                  </w:rPr>
                </w:rPrChange>
              </w:rPr>
            </w:pPr>
            <w:r>
              <w:rPr>
                <w:rFonts w:hint="eastAsia" w:ascii="仿宋" w:hAnsi="仿宋" w:eastAsia="仿宋" w:cs="仿宋"/>
                <w:spacing w:val="-9"/>
                <w:position w:val="7"/>
                <w:sz w:val="21"/>
                <w:szCs w:val="21"/>
                <w:rPrChange w:id="4785" w:author="随遇而安" w:date="2023-08-12T09:27:04Z">
                  <w:rPr>
                    <w:rFonts w:ascii="宋体" w:hAnsi="宋体" w:eastAsia="宋体" w:cs="宋体"/>
                    <w:spacing w:val="-9"/>
                    <w:position w:val="7"/>
                    <w:sz w:val="21"/>
                    <w:szCs w:val="21"/>
                  </w:rPr>
                </w:rPrChange>
              </w:rPr>
              <w:t>组长/职位（签字</w:t>
            </w:r>
            <w:r>
              <w:rPr>
                <w:rFonts w:hint="eastAsia" w:ascii="仿宋" w:hAnsi="仿宋" w:eastAsia="仿宋" w:cs="仿宋"/>
                <w:spacing w:val="-28"/>
                <w:position w:val="7"/>
                <w:sz w:val="21"/>
                <w:szCs w:val="21"/>
                <w:rPrChange w:id="4786" w:author="随遇而安" w:date="2023-08-12T09:27:04Z">
                  <w:rPr>
                    <w:rFonts w:ascii="宋体" w:hAnsi="宋体" w:eastAsia="宋体" w:cs="宋体"/>
                    <w:spacing w:val="-28"/>
                    <w:position w:val="7"/>
                    <w:sz w:val="21"/>
                    <w:szCs w:val="21"/>
                  </w:rPr>
                </w:rPrChange>
              </w:rPr>
              <w:t>）：</w:t>
            </w:r>
          </w:p>
          <w:p w14:paraId="1358A68F">
            <w:pPr>
              <w:spacing w:line="220" w:lineRule="auto"/>
              <w:ind w:left="106"/>
              <w:rPr>
                <w:rFonts w:hint="eastAsia" w:ascii="仿宋" w:hAnsi="仿宋" w:eastAsia="仿宋" w:cs="仿宋"/>
                <w:sz w:val="21"/>
                <w:szCs w:val="21"/>
                <w:rPrChange w:id="4787" w:author="随遇而安" w:date="2023-08-12T09:27:04Z">
                  <w:rPr>
                    <w:rFonts w:ascii="宋体" w:hAnsi="宋体" w:eastAsia="宋体" w:cs="宋体"/>
                    <w:sz w:val="21"/>
                    <w:szCs w:val="21"/>
                  </w:rPr>
                </w:rPrChange>
              </w:rPr>
            </w:pPr>
            <w:r>
              <w:rPr>
                <w:rFonts w:hint="eastAsia" w:ascii="仿宋" w:hAnsi="仿宋" w:eastAsia="仿宋" w:cs="仿宋"/>
                <w:spacing w:val="-9"/>
                <w:sz w:val="21"/>
                <w:szCs w:val="21"/>
                <w:rPrChange w:id="4788" w:author="随遇而安" w:date="2023-08-12T09:27:04Z">
                  <w:rPr>
                    <w:rFonts w:ascii="宋体" w:hAnsi="宋体" w:eastAsia="宋体" w:cs="宋体"/>
                    <w:spacing w:val="-9"/>
                    <w:sz w:val="21"/>
                    <w:szCs w:val="21"/>
                  </w:rPr>
                </w:rPrChange>
              </w:rPr>
              <w:t>组员/职位（签字</w:t>
            </w:r>
            <w:r>
              <w:rPr>
                <w:rFonts w:hint="eastAsia" w:ascii="仿宋" w:hAnsi="仿宋" w:eastAsia="仿宋" w:cs="仿宋"/>
                <w:spacing w:val="-28"/>
                <w:sz w:val="21"/>
                <w:szCs w:val="21"/>
                <w:rPrChange w:id="4789" w:author="随遇而安" w:date="2023-08-12T09:27:04Z">
                  <w:rPr>
                    <w:rFonts w:ascii="宋体" w:hAnsi="宋体" w:eastAsia="宋体" w:cs="宋体"/>
                    <w:spacing w:val="-28"/>
                    <w:sz w:val="21"/>
                    <w:szCs w:val="21"/>
                  </w:rPr>
                </w:rPrChange>
              </w:rPr>
              <w:t>）：</w:t>
            </w:r>
          </w:p>
        </w:tc>
      </w:tr>
      <w:tr w14:paraId="24F20E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61" w:hRule="atLeast"/>
        </w:trPr>
        <w:tc>
          <w:tcPr>
            <w:tcW w:w="1704" w:type="dxa"/>
            <w:tcBorders>
              <w:left w:val="single" w:color="000000" w:sz="10" w:space="0"/>
            </w:tcBorders>
            <w:vAlign w:val="top"/>
          </w:tcPr>
          <w:p w14:paraId="571B710A">
            <w:pPr>
              <w:pStyle w:val="9"/>
              <w:spacing w:line="464" w:lineRule="auto"/>
              <w:rPr>
                <w:rFonts w:hint="eastAsia" w:ascii="仿宋" w:hAnsi="仿宋" w:eastAsia="仿宋" w:cs="仿宋"/>
                <w:rPrChange w:id="4790" w:author="随遇而安" w:date="2023-08-12T09:27:04Z">
                  <w:rPr/>
                </w:rPrChange>
              </w:rPr>
            </w:pPr>
          </w:p>
          <w:p w14:paraId="381C01CE">
            <w:pPr>
              <w:spacing w:before="68" w:line="221" w:lineRule="auto"/>
              <w:ind w:left="422"/>
              <w:rPr>
                <w:rFonts w:hint="eastAsia" w:ascii="仿宋" w:hAnsi="仿宋" w:eastAsia="仿宋" w:cs="仿宋"/>
                <w:sz w:val="21"/>
                <w:szCs w:val="21"/>
                <w:rPrChange w:id="4791" w:author="随遇而安" w:date="2023-08-12T09:27:04Z">
                  <w:rPr>
                    <w:rFonts w:ascii="宋体" w:hAnsi="宋体" w:eastAsia="宋体" w:cs="宋体"/>
                    <w:sz w:val="21"/>
                    <w:szCs w:val="21"/>
                  </w:rPr>
                </w:rPrChange>
              </w:rPr>
            </w:pPr>
            <w:r>
              <w:rPr>
                <w:rFonts w:hint="eastAsia" w:ascii="仿宋" w:hAnsi="仿宋" w:eastAsia="仿宋" w:cs="仿宋"/>
                <w:spacing w:val="-1"/>
                <w:sz w:val="21"/>
                <w:szCs w:val="21"/>
                <w:rPrChange w:id="4792" w:author="随遇而安" w:date="2023-08-12T09:27:04Z">
                  <w:rPr>
                    <w:rFonts w:ascii="宋体" w:hAnsi="宋体" w:eastAsia="宋体" w:cs="宋体"/>
                    <w:spacing w:val="-1"/>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事故经过</w:t>
            </w:r>
          </w:p>
          <w:p w14:paraId="531298C7">
            <w:pPr>
              <w:spacing w:before="84" w:line="220" w:lineRule="auto"/>
              <w:ind w:left="125"/>
              <w:rPr>
                <w:rFonts w:hint="eastAsia" w:ascii="仿宋" w:hAnsi="仿宋" w:eastAsia="仿宋" w:cs="仿宋"/>
                <w:sz w:val="16"/>
                <w:szCs w:val="16"/>
                <w:rPrChange w:id="4793" w:author="随遇而安" w:date="2023-08-12T09:27:04Z">
                  <w:rPr>
                    <w:rFonts w:ascii="宋体" w:hAnsi="宋体" w:eastAsia="宋体" w:cs="宋体"/>
                    <w:sz w:val="16"/>
                    <w:szCs w:val="16"/>
                  </w:rPr>
                </w:rPrChange>
              </w:rPr>
            </w:pPr>
            <w:r>
              <w:rPr>
                <w:rFonts w:hint="eastAsia" w:ascii="仿宋" w:hAnsi="仿宋" w:eastAsia="仿宋" w:cs="仿宋"/>
                <w:spacing w:val="-2"/>
                <w:sz w:val="16"/>
                <w:szCs w:val="16"/>
                <w:rPrChange w:id="4794" w:author="随遇而安" w:date="2023-08-12T09:27:04Z">
                  <w:rPr>
                    <w:rFonts w:ascii="宋体" w:hAnsi="宋体" w:eastAsia="宋体" w:cs="宋体"/>
                    <w:spacing w:val="-2"/>
                    <w:sz w:val="16"/>
                    <w:szCs w:val="16"/>
                  </w:rPr>
                </w:rPrChange>
              </w:rPr>
              <w:t>（含人员伤亡情况）</w:t>
            </w:r>
          </w:p>
        </w:tc>
        <w:tc>
          <w:tcPr>
            <w:tcW w:w="7342" w:type="dxa"/>
            <w:gridSpan w:val="8"/>
            <w:tcBorders>
              <w:right w:val="single" w:color="000000" w:sz="10" w:space="0"/>
            </w:tcBorders>
            <w:vAlign w:val="top"/>
          </w:tcPr>
          <w:p w14:paraId="16AE0D57">
            <w:pPr>
              <w:spacing w:before="81" w:line="270" w:lineRule="auto"/>
              <w:ind w:left="102" w:right="34" w:firstLine="2"/>
              <w:rPr>
                <w:rFonts w:hint="eastAsia" w:ascii="仿宋" w:hAnsi="仿宋" w:eastAsia="仿宋" w:cs="仿宋"/>
                <w:sz w:val="18"/>
                <w:szCs w:val="18"/>
                <w:rPrChange w:id="4795" w:author="随遇而安" w:date="2023-08-12T09:27:04Z">
                  <w:rPr>
                    <w:rFonts w:ascii="宋体" w:hAnsi="宋体" w:eastAsia="宋体" w:cs="宋体"/>
                    <w:sz w:val="18"/>
                    <w:szCs w:val="18"/>
                  </w:rPr>
                </w:rPrChange>
              </w:rPr>
            </w:pPr>
            <w:r>
              <w:rPr>
                <w:rFonts w:hint="eastAsia" w:ascii="仿宋" w:hAnsi="仿宋" w:eastAsia="仿宋" w:cs="仿宋"/>
                <w:spacing w:val="-7"/>
                <w:sz w:val="18"/>
                <w:szCs w:val="18"/>
                <w:rPrChange w:id="4796" w:author="随遇而安" w:date="2023-08-12T09:27:04Z">
                  <w:rPr>
                    <w:rFonts w:ascii="宋体" w:hAnsi="宋体" w:eastAsia="宋体" w:cs="宋体"/>
                    <w:spacing w:val="-7"/>
                    <w:sz w:val="18"/>
                    <w:szCs w:val="18"/>
                  </w:rPr>
                </w:rPrChange>
              </w:rPr>
              <w:t>详细描述事件发生的过程、行为/状态、工作环境；</w:t>
            </w:r>
            <w:r>
              <w:rPr>
                <w:rFonts w:hint="eastAsia" w:ascii="仿宋" w:hAnsi="仿宋" w:eastAsia="仿宋" w:cs="仿宋"/>
                <w:spacing w:val="24"/>
                <w:sz w:val="18"/>
                <w:szCs w:val="18"/>
                <w:rPrChange w:id="4797" w:author="随遇而安" w:date="2023-08-12T09:27:04Z">
                  <w:rPr>
                    <w:rFonts w:ascii="宋体" w:hAnsi="宋体" w:eastAsia="宋体" w:cs="宋体"/>
                    <w:spacing w:val="24"/>
                    <w:sz w:val="18"/>
                    <w:szCs w:val="18"/>
                  </w:rPr>
                </w:rPrChange>
              </w:rPr>
              <w:t xml:space="preserve"> </w:t>
            </w:r>
            <w:r>
              <w:rPr>
                <w:rFonts w:hint="eastAsia" w:ascii="仿宋" w:hAnsi="仿宋" w:eastAsia="仿宋" w:cs="仿宋"/>
                <w:spacing w:val="-7"/>
                <w:sz w:val="18"/>
                <w:szCs w:val="18"/>
                <w:rPrChange w:id="4798" w:author="随遇而安" w:date="2023-08-12T09:27:04Z">
                  <w:rPr>
                    <w:rFonts w:ascii="宋体" w:hAnsi="宋体" w:eastAsia="宋体" w:cs="宋体"/>
                    <w:spacing w:val="-7"/>
                    <w:sz w:val="18"/>
                    <w:szCs w:val="18"/>
                  </w:rPr>
                </w:rPrChange>
              </w:rPr>
              <w:t>涉及到的人</w:t>
            </w:r>
            <w:r>
              <w:rPr>
                <w:rFonts w:hint="eastAsia" w:ascii="仿宋" w:hAnsi="仿宋" w:eastAsia="仿宋" w:cs="仿宋"/>
                <w:spacing w:val="-8"/>
                <w:sz w:val="18"/>
                <w:szCs w:val="18"/>
                <w:rPrChange w:id="4799" w:author="随遇而安" w:date="2023-08-12T09:27:04Z">
                  <w:rPr>
                    <w:rFonts w:ascii="宋体" w:hAnsi="宋体" w:eastAsia="宋体" w:cs="宋体"/>
                    <w:spacing w:val="-8"/>
                    <w:sz w:val="18"/>
                    <w:szCs w:val="18"/>
                  </w:rPr>
                </w:rPrChange>
              </w:rPr>
              <w:t>员、设备/设施、材料、工具、</w:t>
            </w:r>
            <w:r>
              <w:rPr>
                <w:rFonts w:hint="eastAsia" w:ascii="仿宋" w:hAnsi="仿宋" w:eastAsia="仿宋" w:cs="仿宋"/>
                <w:sz w:val="18"/>
                <w:szCs w:val="18"/>
                <w:rPrChange w:id="4800" w:author="随遇而安" w:date="2023-08-12T09:27:04Z">
                  <w:rPr>
                    <w:rFonts w:ascii="宋体" w:hAnsi="宋体" w:eastAsia="宋体" w:cs="宋体"/>
                    <w:sz w:val="18"/>
                    <w:szCs w:val="18"/>
                  </w:rPr>
                </w:rPrChange>
              </w:rPr>
              <w:t xml:space="preserve"> </w:t>
            </w:r>
            <w:r>
              <w:rPr>
                <w:rFonts w:hint="eastAsia" w:ascii="仿宋" w:hAnsi="仿宋" w:eastAsia="仿宋" w:cs="仿宋"/>
                <w:spacing w:val="-2"/>
                <w:sz w:val="18"/>
                <w:szCs w:val="18"/>
                <w:rPrChange w:id="4801" w:author="随遇而安" w:date="2023-08-12T09:27:04Z">
                  <w:rPr>
                    <w:rFonts w:ascii="宋体" w:hAnsi="宋体" w:eastAsia="宋体" w:cs="宋体"/>
                    <w:spacing w:val="-2"/>
                    <w:sz w:val="18"/>
                    <w:szCs w:val="18"/>
                  </w:rPr>
                </w:rPrChange>
              </w:rPr>
              <w:t>伤亡情况、应急救援和善后处理等。</w:t>
            </w:r>
          </w:p>
        </w:tc>
      </w:tr>
      <w:tr w14:paraId="02D636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039" w:hRule="atLeast"/>
        </w:trPr>
        <w:tc>
          <w:tcPr>
            <w:tcW w:w="1704" w:type="dxa"/>
            <w:tcBorders>
              <w:left w:val="single" w:color="000000" w:sz="10" w:space="0"/>
            </w:tcBorders>
            <w:vAlign w:val="top"/>
          </w:tcPr>
          <w:p w14:paraId="63C6D882">
            <w:pPr>
              <w:pStyle w:val="9"/>
              <w:spacing w:line="287" w:lineRule="auto"/>
              <w:rPr>
                <w:rFonts w:hint="eastAsia" w:ascii="仿宋" w:hAnsi="仿宋" w:eastAsia="仿宋" w:cs="仿宋"/>
                <w:rPrChange w:id="4802" w:author="随遇而安" w:date="2023-08-12T09:27:04Z">
                  <w:rPr/>
                </w:rPrChange>
              </w:rPr>
            </w:pPr>
          </w:p>
          <w:p w14:paraId="1040F2A7">
            <w:pPr>
              <w:pStyle w:val="9"/>
              <w:spacing w:line="287" w:lineRule="auto"/>
              <w:rPr>
                <w:rFonts w:hint="eastAsia" w:ascii="仿宋" w:hAnsi="仿宋" w:eastAsia="仿宋" w:cs="仿宋"/>
                <w:rPrChange w:id="4803" w:author="随遇而安" w:date="2023-08-12T09:27:04Z">
                  <w:rPr/>
                </w:rPrChange>
              </w:rPr>
            </w:pPr>
          </w:p>
          <w:p w14:paraId="4EEF9CBF">
            <w:pPr>
              <w:pStyle w:val="9"/>
              <w:spacing w:line="287" w:lineRule="auto"/>
              <w:rPr>
                <w:rFonts w:hint="eastAsia" w:ascii="仿宋" w:hAnsi="仿宋" w:eastAsia="仿宋" w:cs="仿宋"/>
                <w:rPrChange w:id="4804" w:author="随遇而安" w:date="2023-08-12T09:27:04Z">
                  <w:rPr/>
                </w:rPrChange>
              </w:rPr>
            </w:pPr>
          </w:p>
          <w:p w14:paraId="00CA5584">
            <w:pPr>
              <w:spacing w:before="69" w:line="221" w:lineRule="auto"/>
              <w:ind w:left="427"/>
              <w:rPr>
                <w:rFonts w:hint="eastAsia" w:ascii="仿宋" w:hAnsi="仿宋" w:eastAsia="仿宋" w:cs="仿宋"/>
                <w:sz w:val="21"/>
                <w:szCs w:val="21"/>
                <w:rPrChange w:id="4805" w:author="随遇而安" w:date="2023-08-12T09:27:04Z">
                  <w:rPr>
                    <w:rFonts w:ascii="宋体" w:hAnsi="宋体" w:eastAsia="宋体" w:cs="宋体"/>
                    <w:sz w:val="21"/>
                    <w:szCs w:val="21"/>
                  </w:rPr>
                </w:rPrChange>
              </w:rPr>
            </w:pPr>
            <w:r>
              <w:rPr>
                <w:rFonts w:hint="eastAsia" w:ascii="仿宋" w:hAnsi="仿宋" w:eastAsia="仿宋" w:cs="仿宋"/>
                <w:spacing w:val="-2"/>
                <w:sz w:val="21"/>
                <w:szCs w:val="21"/>
                <w:rPrChange w:id="4806" w:author="随遇而安" w:date="2023-08-12T09:27:04Z">
                  <w:rPr>
                    <w:rFonts w:ascii="宋体" w:hAnsi="宋体" w:eastAsia="宋体" w:cs="宋体"/>
                    <w:spacing w:val="-2"/>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原因分析</w:t>
            </w:r>
          </w:p>
        </w:tc>
        <w:tc>
          <w:tcPr>
            <w:tcW w:w="7342" w:type="dxa"/>
            <w:gridSpan w:val="8"/>
            <w:tcBorders>
              <w:right w:val="single" w:color="000000" w:sz="10" w:space="0"/>
            </w:tcBorders>
            <w:vAlign w:val="top"/>
          </w:tcPr>
          <w:p w14:paraId="259CD55E">
            <w:pPr>
              <w:spacing w:before="85" w:line="220" w:lineRule="auto"/>
              <w:ind w:left="104"/>
              <w:rPr>
                <w:rFonts w:hint="eastAsia" w:ascii="仿宋" w:hAnsi="仿宋" w:eastAsia="仿宋" w:cs="仿宋"/>
                <w:sz w:val="18"/>
                <w:szCs w:val="18"/>
                <w:rPrChange w:id="4807" w:author="随遇而安" w:date="2023-08-12T09:27:04Z">
                  <w:rPr>
                    <w:rFonts w:ascii="宋体" w:hAnsi="宋体" w:eastAsia="宋体" w:cs="宋体"/>
                    <w:sz w:val="18"/>
                    <w:szCs w:val="18"/>
                  </w:rPr>
                </w:rPrChange>
              </w:rPr>
            </w:pPr>
            <w:r>
              <w:rPr>
                <w:rFonts w:hint="eastAsia" w:ascii="仿宋" w:hAnsi="仿宋" w:eastAsia="仿宋" w:cs="仿宋"/>
                <w:spacing w:val="-1"/>
                <w:sz w:val="18"/>
                <w:szCs w:val="18"/>
                <w:rPrChange w:id="4808" w:author="随遇而安" w:date="2023-08-12T09:27:04Z">
                  <w:rPr>
                    <w:rFonts w:ascii="宋体" w:hAnsi="宋体" w:eastAsia="宋体" w:cs="宋体"/>
                    <w:spacing w:val="-1"/>
                    <w:sz w:val="18"/>
                    <w:szCs w:val="18"/>
                  </w:rPr>
                </w:rPrChange>
              </w:rPr>
              <w:t>分析应包括：人的行为/意识、物的状态、作业环境等；至少包含直接原因和间接原因。</w:t>
            </w:r>
          </w:p>
        </w:tc>
      </w:tr>
      <w:tr w14:paraId="5286E5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0" w:hRule="atLeast"/>
        </w:trPr>
        <w:tc>
          <w:tcPr>
            <w:tcW w:w="1704" w:type="dxa"/>
            <w:vMerge w:val="restart"/>
            <w:tcBorders>
              <w:left w:val="single" w:color="000000" w:sz="10" w:space="0"/>
              <w:bottom w:val="nil"/>
            </w:tcBorders>
            <w:vAlign w:val="top"/>
          </w:tcPr>
          <w:p w14:paraId="17199BD5">
            <w:pPr>
              <w:pStyle w:val="9"/>
              <w:spacing w:line="256" w:lineRule="auto"/>
              <w:rPr>
                <w:rFonts w:hint="eastAsia" w:ascii="仿宋" w:hAnsi="仿宋" w:eastAsia="仿宋" w:cs="仿宋"/>
                <w:rPrChange w:id="4809" w:author="随遇而安" w:date="2023-08-12T09:27:04Z">
                  <w:rPr/>
                </w:rPrChange>
              </w:rPr>
            </w:pPr>
          </w:p>
          <w:p w14:paraId="1CF7A0DC">
            <w:pPr>
              <w:spacing w:before="68" w:line="221" w:lineRule="auto"/>
              <w:ind w:left="212"/>
              <w:rPr>
                <w:rFonts w:hint="eastAsia" w:ascii="仿宋" w:hAnsi="仿宋" w:eastAsia="仿宋" w:cs="仿宋"/>
                <w:sz w:val="21"/>
                <w:szCs w:val="21"/>
                <w:rPrChange w:id="4810" w:author="随遇而安" w:date="2023-08-12T09:27:04Z">
                  <w:rPr>
                    <w:rFonts w:ascii="宋体" w:hAnsi="宋体" w:eastAsia="宋体" w:cs="宋体"/>
                    <w:sz w:val="21"/>
                    <w:szCs w:val="21"/>
                  </w:rPr>
                </w:rPrChange>
              </w:rPr>
            </w:pPr>
            <w:r>
              <w:rPr>
                <w:rFonts w:hint="eastAsia" w:ascii="仿宋" w:hAnsi="仿宋" w:eastAsia="仿宋" w:cs="仿宋"/>
                <w:spacing w:val="-1"/>
                <w:sz w:val="21"/>
                <w:szCs w:val="21"/>
                <w:rPrChange w:id="4811" w:author="随遇而安" w:date="2023-08-12T09:27:04Z">
                  <w:rPr>
                    <w:rFonts w:ascii="宋体" w:hAnsi="宋体" w:eastAsia="宋体" w:cs="宋体"/>
                    <w:spacing w:val="-1"/>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直接经济损失</w:t>
            </w:r>
          </w:p>
          <w:p w14:paraId="01C6EA82">
            <w:pPr>
              <w:spacing w:before="75" w:line="220" w:lineRule="auto"/>
              <w:ind w:left="577"/>
              <w:rPr>
                <w:rFonts w:hint="eastAsia" w:ascii="仿宋" w:hAnsi="仿宋" w:eastAsia="仿宋" w:cs="仿宋"/>
                <w:sz w:val="18"/>
                <w:szCs w:val="18"/>
                <w:rPrChange w:id="4812" w:author="随遇而安" w:date="2023-08-12T09:27:04Z">
                  <w:rPr>
                    <w:rFonts w:ascii="宋体" w:hAnsi="宋体" w:eastAsia="宋体" w:cs="宋体"/>
                    <w:sz w:val="18"/>
                    <w:szCs w:val="18"/>
                  </w:rPr>
                </w:rPrChange>
              </w:rPr>
            </w:pPr>
            <w:r>
              <w:rPr>
                <w:rFonts w:hint="eastAsia" w:ascii="仿宋" w:hAnsi="仿宋" w:eastAsia="仿宋" w:cs="仿宋"/>
                <w:spacing w:val="-6"/>
                <w:sz w:val="18"/>
                <w:szCs w:val="18"/>
                <w:rPrChange w:id="4813" w:author="随遇而安" w:date="2023-08-12T09:27:04Z">
                  <w:rPr>
                    <w:rFonts w:ascii="宋体" w:hAnsi="宋体" w:eastAsia="宋体" w:cs="宋体"/>
                    <w:spacing w:val="-6"/>
                    <w:sz w:val="18"/>
                    <w:szCs w:val="18"/>
                  </w:rPr>
                </w:rPrChange>
              </w:rPr>
              <w:t>（元）</w:t>
            </w:r>
          </w:p>
        </w:tc>
        <w:tc>
          <w:tcPr>
            <w:tcW w:w="2116" w:type="dxa"/>
            <w:gridSpan w:val="3"/>
            <w:vAlign w:val="top"/>
          </w:tcPr>
          <w:p w14:paraId="618D121E">
            <w:pPr>
              <w:spacing w:before="211" w:line="220" w:lineRule="auto"/>
              <w:ind w:left="446"/>
              <w:rPr>
                <w:rFonts w:hint="eastAsia" w:ascii="仿宋" w:hAnsi="仿宋" w:eastAsia="仿宋" w:cs="仿宋"/>
                <w:sz w:val="18"/>
                <w:szCs w:val="18"/>
                <w:rPrChange w:id="4814" w:author="随遇而安" w:date="2023-08-12T09:27:04Z">
                  <w:rPr>
                    <w:rFonts w:ascii="宋体" w:hAnsi="宋体" w:eastAsia="宋体" w:cs="宋体"/>
                    <w:sz w:val="18"/>
                    <w:szCs w:val="18"/>
                  </w:rPr>
                </w:rPrChange>
              </w:rPr>
            </w:pPr>
            <w:r>
              <w:rPr>
                <w:rFonts w:hint="eastAsia" w:ascii="仿宋" w:hAnsi="仿宋" w:eastAsia="仿宋" w:cs="仿宋"/>
                <w:spacing w:val="-4"/>
                <w:sz w:val="18"/>
                <w:szCs w:val="18"/>
                <w:rPrChange w:id="4815" w:author="随遇而安" w:date="2023-08-12T09:27:04Z">
                  <w:rPr>
                    <w:rFonts w:ascii="宋体" w:hAnsi="宋体" w:eastAsia="宋体" w:cs="宋体"/>
                    <w:spacing w:val="-4"/>
                    <w:sz w:val="18"/>
                    <w:szCs w:val="18"/>
                  </w:rPr>
                </w:rPrChange>
              </w:rPr>
              <w:t>已发生医疗费用</w:t>
            </w:r>
          </w:p>
        </w:tc>
        <w:tc>
          <w:tcPr>
            <w:tcW w:w="1551" w:type="dxa"/>
            <w:vAlign w:val="top"/>
          </w:tcPr>
          <w:p w14:paraId="7559993D">
            <w:pPr>
              <w:pStyle w:val="9"/>
              <w:rPr>
                <w:rFonts w:hint="eastAsia" w:ascii="仿宋" w:hAnsi="仿宋" w:eastAsia="仿宋" w:cs="仿宋"/>
                <w:rPrChange w:id="4816" w:author="随遇而安" w:date="2023-08-12T09:27:04Z">
                  <w:rPr/>
                </w:rPrChange>
              </w:rPr>
            </w:pPr>
          </w:p>
        </w:tc>
        <w:tc>
          <w:tcPr>
            <w:tcW w:w="1834" w:type="dxa"/>
            <w:gridSpan w:val="3"/>
            <w:vAlign w:val="top"/>
          </w:tcPr>
          <w:p w14:paraId="4188E422">
            <w:pPr>
              <w:spacing w:before="211" w:line="218" w:lineRule="auto"/>
              <w:ind w:left="206"/>
              <w:rPr>
                <w:rFonts w:hint="eastAsia" w:ascii="仿宋" w:hAnsi="仿宋" w:eastAsia="仿宋" w:cs="仿宋"/>
                <w:sz w:val="18"/>
                <w:szCs w:val="18"/>
                <w:rPrChange w:id="4817" w:author="随遇而安" w:date="2023-08-12T09:27:04Z">
                  <w:rPr>
                    <w:rFonts w:ascii="宋体" w:hAnsi="宋体" w:eastAsia="宋体" w:cs="宋体"/>
                    <w:sz w:val="18"/>
                    <w:szCs w:val="18"/>
                  </w:rPr>
                </w:rPrChange>
              </w:rPr>
            </w:pPr>
            <w:r>
              <w:rPr>
                <w:rFonts w:hint="eastAsia" w:ascii="仿宋" w:hAnsi="仿宋" w:eastAsia="仿宋" w:cs="仿宋"/>
                <w:spacing w:val="-3"/>
                <w:sz w:val="18"/>
                <w:szCs w:val="18"/>
                <w:rPrChange w:id="4818" w:author="随遇而安" w:date="2023-08-12T09:27:04Z">
                  <w:rPr>
                    <w:rFonts w:ascii="宋体" w:hAnsi="宋体" w:eastAsia="宋体" w:cs="宋体"/>
                    <w:spacing w:val="-3"/>
                    <w:sz w:val="18"/>
                    <w:szCs w:val="18"/>
                  </w:rPr>
                </w:rPrChange>
              </w:rPr>
              <w:t>损失工时（预估）</w:t>
            </w:r>
          </w:p>
        </w:tc>
        <w:tc>
          <w:tcPr>
            <w:tcW w:w="1841" w:type="dxa"/>
            <w:tcBorders>
              <w:right w:val="single" w:color="000000" w:sz="10" w:space="0"/>
            </w:tcBorders>
            <w:vAlign w:val="top"/>
          </w:tcPr>
          <w:p w14:paraId="4A77E10A">
            <w:pPr>
              <w:pStyle w:val="9"/>
              <w:rPr>
                <w:rFonts w:hint="eastAsia" w:ascii="仿宋" w:hAnsi="仿宋" w:eastAsia="仿宋" w:cs="仿宋"/>
                <w:rPrChange w:id="4819" w:author="随遇而安" w:date="2023-08-12T09:27:04Z">
                  <w:rPr/>
                </w:rPrChange>
              </w:rPr>
            </w:pPr>
          </w:p>
        </w:tc>
      </w:tr>
      <w:tr w14:paraId="1142DE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7" w:hRule="atLeast"/>
        </w:trPr>
        <w:tc>
          <w:tcPr>
            <w:tcW w:w="1704" w:type="dxa"/>
            <w:vMerge w:val="continue"/>
            <w:tcBorders>
              <w:top w:val="nil"/>
              <w:left w:val="single" w:color="000000" w:sz="10" w:space="0"/>
              <w:bottom w:val="single" w:color="000000" w:sz="10" w:space="0"/>
            </w:tcBorders>
            <w:vAlign w:val="top"/>
          </w:tcPr>
          <w:p w14:paraId="5CE50CE0">
            <w:pPr>
              <w:pStyle w:val="9"/>
              <w:ind w:firstLine="420" w:firstLineChars="200"/>
              <w:rPr>
                <w:rFonts w:hint="eastAsia" w:ascii="仿宋" w:hAnsi="仿宋" w:eastAsia="仿宋" w:cs="仿宋"/>
                <w:rPrChange w:id="4821" w:author="随遇而安" w:date="2023-08-12T09:27:04Z">
                  <w:rPr/>
                </w:rPrChange>
              </w:rPr>
              <w:pPrChange w:id="4820" w:author="随遇而安" w:date="2023-08-12T09:17:42Z">
                <w:pPr>
                  <w:pStyle w:val="9"/>
                </w:pPr>
              </w:pPrChange>
            </w:pPr>
          </w:p>
        </w:tc>
        <w:tc>
          <w:tcPr>
            <w:tcW w:w="2116" w:type="dxa"/>
            <w:gridSpan w:val="3"/>
            <w:tcBorders>
              <w:bottom w:val="single" w:color="000000" w:sz="10" w:space="0"/>
            </w:tcBorders>
            <w:vAlign w:val="top"/>
          </w:tcPr>
          <w:p w14:paraId="3555A0C7">
            <w:pPr>
              <w:spacing w:before="215" w:line="220" w:lineRule="auto"/>
              <w:ind w:left="0" w:firstLine="356" w:firstLineChars="200"/>
              <w:rPr>
                <w:rFonts w:hint="eastAsia" w:ascii="仿宋" w:hAnsi="仿宋" w:eastAsia="仿宋" w:cs="仿宋"/>
                <w:sz w:val="18"/>
                <w:szCs w:val="18"/>
                <w:rPrChange w:id="4823" w:author="随遇而安" w:date="2023-08-12T09:27:04Z">
                  <w:rPr>
                    <w:rFonts w:ascii="宋体" w:hAnsi="宋体" w:eastAsia="宋体" w:cs="宋体"/>
                    <w:sz w:val="18"/>
                    <w:szCs w:val="18"/>
                  </w:rPr>
                </w:rPrChange>
              </w:rPr>
              <w:pPrChange w:id="4822" w:author="随遇而安" w:date="2023-08-12T09:17:42Z">
                <w:pPr>
                  <w:spacing w:before="215" w:line="220" w:lineRule="auto"/>
                  <w:ind w:left="248"/>
                </w:pPr>
              </w:pPrChange>
            </w:pPr>
            <w:r>
              <w:rPr>
                <w:rFonts w:hint="eastAsia" w:ascii="仿宋" w:hAnsi="仿宋" w:eastAsia="仿宋" w:cs="仿宋"/>
                <w:spacing w:val="-1"/>
                <w:sz w:val="18"/>
                <w:szCs w:val="18"/>
                <w:rPrChange w:id="4824" w:author="随遇而安" w:date="2023-08-12T09:27:04Z">
                  <w:rPr>
                    <w:rFonts w:ascii="宋体" w:hAnsi="宋体" w:eastAsia="宋体" w:cs="宋体"/>
                    <w:spacing w:val="-1"/>
                    <w:sz w:val="18"/>
                    <w:szCs w:val="18"/>
                  </w:rPr>
                </w:rPrChange>
              </w:rPr>
              <w:t>后续预计发生医疗费</w:t>
            </w:r>
          </w:p>
        </w:tc>
        <w:tc>
          <w:tcPr>
            <w:tcW w:w="1551" w:type="dxa"/>
            <w:tcBorders>
              <w:bottom w:val="single" w:color="000000" w:sz="10" w:space="0"/>
            </w:tcBorders>
            <w:vAlign w:val="top"/>
          </w:tcPr>
          <w:p w14:paraId="09F23531">
            <w:pPr>
              <w:pStyle w:val="9"/>
              <w:ind w:firstLine="420" w:firstLineChars="200"/>
              <w:rPr>
                <w:rFonts w:hint="eastAsia" w:ascii="仿宋" w:hAnsi="仿宋" w:eastAsia="仿宋" w:cs="仿宋"/>
                <w:rPrChange w:id="4826" w:author="随遇而安" w:date="2023-08-12T09:27:04Z">
                  <w:rPr/>
                </w:rPrChange>
              </w:rPr>
              <w:pPrChange w:id="4825" w:author="随遇而安" w:date="2023-08-12T09:17:42Z">
                <w:pPr>
                  <w:pStyle w:val="9"/>
                </w:pPr>
              </w:pPrChange>
            </w:pPr>
          </w:p>
        </w:tc>
        <w:tc>
          <w:tcPr>
            <w:tcW w:w="1834" w:type="dxa"/>
            <w:gridSpan w:val="3"/>
            <w:tcBorders>
              <w:bottom w:val="single" w:color="000000" w:sz="10" w:space="0"/>
            </w:tcBorders>
            <w:vAlign w:val="top"/>
          </w:tcPr>
          <w:p w14:paraId="386972E5">
            <w:pPr>
              <w:spacing w:before="215" w:line="218" w:lineRule="auto"/>
              <w:ind w:left="0" w:firstLine="348" w:firstLineChars="200"/>
              <w:rPr>
                <w:rFonts w:hint="eastAsia" w:ascii="仿宋" w:hAnsi="仿宋" w:eastAsia="仿宋" w:cs="仿宋"/>
                <w:sz w:val="18"/>
                <w:szCs w:val="18"/>
                <w:rPrChange w:id="4828" w:author="随遇而安" w:date="2023-08-12T09:27:04Z">
                  <w:rPr>
                    <w:rFonts w:ascii="宋体" w:hAnsi="宋体" w:eastAsia="宋体" w:cs="宋体"/>
                    <w:sz w:val="18"/>
                    <w:szCs w:val="18"/>
                  </w:rPr>
                </w:rPrChange>
              </w:rPr>
              <w:pPrChange w:id="4827" w:author="随遇而安" w:date="2023-08-12T09:17:42Z">
                <w:pPr>
                  <w:spacing w:before="215" w:line="218" w:lineRule="auto"/>
                  <w:ind w:left="206"/>
                </w:pPr>
              </w:pPrChange>
            </w:pPr>
            <w:r>
              <w:rPr>
                <w:rFonts w:hint="eastAsia" w:ascii="仿宋" w:hAnsi="仿宋" w:eastAsia="仿宋" w:cs="仿宋"/>
                <w:spacing w:val="-3"/>
                <w:sz w:val="18"/>
                <w:szCs w:val="18"/>
                <w:rPrChange w:id="4829" w:author="随遇而安" w:date="2023-08-12T09:27:04Z">
                  <w:rPr>
                    <w:rFonts w:ascii="宋体" w:hAnsi="宋体" w:eastAsia="宋体" w:cs="宋体"/>
                    <w:spacing w:val="-3"/>
                    <w:sz w:val="18"/>
                    <w:szCs w:val="18"/>
                  </w:rPr>
                </w:rPrChange>
              </w:rPr>
              <w:t>损失工资（预估）</w:t>
            </w:r>
          </w:p>
        </w:tc>
        <w:tc>
          <w:tcPr>
            <w:tcW w:w="1841" w:type="dxa"/>
            <w:tcBorders>
              <w:bottom w:val="single" w:color="000000" w:sz="10" w:space="0"/>
              <w:right w:val="single" w:color="000000" w:sz="10" w:space="0"/>
            </w:tcBorders>
            <w:vAlign w:val="top"/>
          </w:tcPr>
          <w:p w14:paraId="4046B488">
            <w:pPr>
              <w:pStyle w:val="9"/>
              <w:ind w:firstLine="420" w:firstLineChars="200"/>
              <w:rPr>
                <w:rFonts w:hint="eastAsia" w:ascii="仿宋" w:hAnsi="仿宋" w:eastAsia="仿宋" w:cs="仿宋"/>
                <w:rPrChange w:id="4831" w:author="随遇而安" w:date="2023-08-12T09:27:04Z">
                  <w:rPr/>
                </w:rPrChange>
              </w:rPr>
              <w:pPrChange w:id="4830" w:author="随遇而安" w:date="2023-08-12T09:17:42Z">
                <w:pPr>
                  <w:pStyle w:val="9"/>
                </w:pPr>
              </w:pPrChange>
            </w:pPr>
          </w:p>
        </w:tc>
      </w:tr>
    </w:tbl>
    <w:p w14:paraId="2B013131">
      <w:pPr>
        <w:rPr>
          <w:rFonts w:hint="eastAsia" w:ascii="仿宋" w:hAnsi="仿宋" w:eastAsia="仿宋" w:cs="仿宋"/>
          <w:sz w:val="21"/>
          <w:rPrChange w:id="4832" w:author="随遇而安" w:date="2023-08-12T09:27:04Z">
            <w:rPr>
              <w:rFonts w:ascii="Arial"/>
              <w:sz w:val="21"/>
            </w:rPr>
          </w:rPrChange>
        </w:rPr>
      </w:pPr>
    </w:p>
    <w:p w14:paraId="18F0BD84">
      <w:pPr>
        <w:rPr>
          <w:rFonts w:hint="eastAsia" w:ascii="仿宋" w:hAnsi="仿宋" w:eastAsia="仿宋" w:cs="仿宋"/>
          <w:sz w:val="21"/>
          <w:szCs w:val="21"/>
          <w:rPrChange w:id="4833" w:author="随遇而安" w:date="2023-08-12T09:27:04Z">
            <w:rPr>
              <w:rFonts w:ascii="Arial" w:hAnsi="Arial" w:eastAsia="Arial" w:cs="Arial"/>
              <w:sz w:val="21"/>
              <w:szCs w:val="21"/>
            </w:rPr>
          </w:rPrChange>
        </w:rPr>
        <w:sectPr>
          <w:footerReference r:id="rId23" w:type="default"/>
          <w:pgSz w:w="11907" w:h="16839"/>
          <w:pgMar w:top="1507" w:right="1415" w:bottom="1027" w:left="1390" w:header="852" w:footer="850" w:gutter="0"/>
          <w:pgNumType w:fmt="decimal"/>
          <w:cols w:space="720" w:num="1"/>
        </w:sectPr>
      </w:pPr>
    </w:p>
    <w:tbl>
      <w:tblPr>
        <w:tblStyle w:val="8"/>
        <w:tblW w:w="9046" w:type="dxa"/>
        <w:tblInd w:w="4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04"/>
        <w:gridCol w:w="2116"/>
        <w:gridCol w:w="1551"/>
        <w:gridCol w:w="1834"/>
        <w:gridCol w:w="1841"/>
      </w:tblGrid>
      <w:tr w14:paraId="49ECE7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6" w:hRule="atLeast"/>
        </w:trPr>
        <w:tc>
          <w:tcPr>
            <w:tcW w:w="1704" w:type="dxa"/>
            <w:vMerge w:val="restart"/>
            <w:tcBorders>
              <w:top w:val="single" w:color="000000" w:sz="10" w:space="0"/>
              <w:left w:val="single" w:color="000000" w:sz="10" w:space="0"/>
              <w:bottom w:val="nil"/>
            </w:tcBorders>
            <w:vAlign w:val="top"/>
          </w:tcPr>
          <w:p w14:paraId="0A6A4F38">
            <w:pPr>
              <w:pStyle w:val="9"/>
              <w:rPr>
                <w:rFonts w:hint="eastAsia" w:ascii="仿宋" w:hAnsi="仿宋" w:eastAsia="仿宋" w:cs="仿宋"/>
                <w:rPrChange w:id="4834" w:author="随遇而安" w:date="2023-08-12T09:27:04Z">
                  <w:rPr/>
                </w:rPrChange>
              </w:rPr>
            </w:pPr>
          </w:p>
        </w:tc>
        <w:tc>
          <w:tcPr>
            <w:tcW w:w="2116" w:type="dxa"/>
            <w:tcBorders>
              <w:top w:val="single" w:color="000000" w:sz="10" w:space="0"/>
            </w:tcBorders>
            <w:vAlign w:val="top"/>
          </w:tcPr>
          <w:p w14:paraId="347C110E">
            <w:pPr>
              <w:spacing w:before="180" w:line="218" w:lineRule="auto"/>
              <w:ind w:left="337"/>
              <w:rPr>
                <w:rFonts w:hint="eastAsia" w:ascii="仿宋" w:hAnsi="仿宋" w:eastAsia="仿宋" w:cs="仿宋"/>
                <w:sz w:val="18"/>
                <w:szCs w:val="18"/>
                <w:rPrChange w:id="4835" w:author="随遇而安" w:date="2023-08-12T09:27:04Z">
                  <w:rPr>
                    <w:rFonts w:ascii="宋体" w:hAnsi="宋体" w:eastAsia="宋体" w:cs="宋体"/>
                    <w:sz w:val="18"/>
                    <w:szCs w:val="18"/>
                  </w:rPr>
                </w:rPrChange>
              </w:rPr>
            </w:pPr>
            <w:r>
              <w:rPr>
                <w:rFonts w:hint="eastAsia" w:ascii="仿宋" w:hAnsi="仿宋" w:eastAsia="仿宋" w:cs="仿宋"/>
                <w:spacing w:val="-3"/>
                <w:sz w:val="18"/>
                <w:szCs w:val="18"/>
                <w:rPrChange w:id="4836" w:author="随遇而安" w:date="2023-08-12T09:27:04Z">
                  <w:rPr>
                    <w:rFonts w:ascii="宋体" w:hAnsi="宋体" w:eastAsia="宋体" w:cs="宋体"/>
                    <w:spacing w:val="-3"/>
                    <w:sz w:val="18"/>
                    <w:szCs w:val="18"/>
                  </w:rPr>
                </w:rPrChange>
              </w:rPr>
              <w:t>善后费用（预估）</w:t>
            </w:r>
          </w:p>
        </w:tc>
        <w:tc>
          <w:tcPr>
            <w:tcW w:w="1551" w:type="dxa"/>
            <w:tcBorders>
              <w:top w:val="single" w:color="000000" w:sz="10" w:space="0"/>
            </w:tcBorders>
            <w:vAlign w:val="top"/>
          </w:tcPr>
          <w:p w14:paraId="2F4944DB">
            <w:pPr>
              <w:pStyle w:val="9"/>
              <w:rPr>
                <w:rFonts w:hint="eastAsia" w:ascii="仿宋" w:hAnsi="仿宋" w:eastAsia="仿宋" w:cs="仿宋"/>
                <w:rPrChange w:id="4837" w:author="随遇而安" w:date="2023-08-12T09:27:04Z">
                  <w:rPr/>
                </w:rPrChange>
              </w:rPr>
            </w:pPr>
          </w:p>
        </w:tc>
        <w:tc>
          <w:tcPr>
            <w:tcW w:w="1834" w:type="dxa"/>
            <w:tcBorders>
              <w:top w:val="single" w:color="000000" w:sz="10" w:space="0"/>
            </w:tcBorders>
            <w:vAlign w:val="top"/>
          </w:tcPr>
          <w:p w14:paraId="41745E71">
            <w:pPr>
              <w:spacing w:before="180" w:line="220" w:lineRule="auto"/>
              <w:ind w:left="567"/>
              <w:rPr>
                <w:rFonts w:hint="eastAsia" w:ascii="仿宋" w:hAnsi="仿宋" w:eastAsia="仿宋" w:cs="仿宋"/>
                <w:sz w:val="18"/>
                <w:szCs w:val="18"/>
                <w:rPrChange w:id="4838" w:author="随遇而安" w:date="2023-08-12T09:27:04Z">
                  <w:rPr>
                    <w:rFonts w:ascii="宋体" w:hAnsi="宋体" w:eastAsia="宋体" w:cs="宋体"/>
                    <w:sz w:val="18"/>
                    <w:szCs w:val="18"/>
                  </w:rPr>
                </w:rPrChange>
              </w:rPr>
            </w:pPr>
            <w:r>
              <w:rPr>
                <w:rFonts w:hint="eastAsia" w:ascii="仿宋" w:hAnsi="仿宋" w:eastAsia="仿宋" w:cs="仿宋"/>
                <w:spacing w:val="-2"/>
                <w:sz w:val="18"/>
                <w:szCs w:val="18"/>
                <w:rPrChange w:id="4839" w:author="随遇而安" w:date="2023-08-12T09:27:04Z">
                  <w:rPr>
                    <w:rFonts w:ascii="宋体" w:hAnsi="宋体" w:eastAsia="宋体" w:cs="宋体"/>
                    <w:spacing w:val="-2"/>
                    <w:sz w:val="18"/>
                    <w:szCs w:val="18"/>
                  </w:rPr>
                </w:rPrChange>
              </w:rPr>
              <w:t>财产损失</w:t>
            </w:r>
          </w:p>
        </w:tc>
        <w:tc>
          <w:tcPr>
            <w:tcW w:w="1841" w:type="dxa"/>
            <w:tcBorders>
              <w:top w:val="single" w:color="000000" w:sz="10" w:space="0"/>
              <w:right w:val="single" w:color="000000" w:sz="10" w:space="0"/>
            </w:tcBorders>
            <w:vAlign w:val="top"/>
          </w:tcPr>
          <w:p w14:paraId="5F71FBC4">
            <w:pPr>
              <w:pStyle w:val="9"/>
              <w:rPr>
                <w:rFonts w:hint="eastAsia" w:ascii="仿宋" w:hAnsi="仿宋" w:eastAsia="仿宋" w:cs="仿宋"/>
                <w:rPrChange w:id="4840" w:author="随遇而安" w:date="2023-08-12T09:27:04Z">
                  <w:rPr/>
                </w:rPrChange>
              </w:rPr>
            </w:pPr>
          </w:p>
        </w:tc>
      </w:tr>
      <w:tr w14:paraId="2997BE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0" w:hRule="atLeast"/>
        </w:trPr>
        <w:tc>
          <w:tcPr>
            <w:tcW w:w="1704" w:type="dxa"/>
            <w:vMerge w:val="continue"/>
            <w:tcBorders>
              <w:top w:val="nil"/>
              <w:left w:val="single" w:color="000000" w:sz="10" w:space="0"/>
            </w:tcBorders>
            <w:vAlign w:val="top"/>
          </w:tcPr>
          <w:p w14:paraId="10211C2E">
            <w:pPr>
              <w:pStyle w:val="9"/>
              <w:ind w:firstLine="420" w:firstLineChars="200"/>
              <w:rPr>
                <w:rFonts w:hint="eastAsia" w:ascii="仿宋" w:hAnsi="仿宋" w:eastAsia="仿宋" w:cs="仿宋"/>
                <w:rPrChange w:id="4842" w:author="随遇而安" w:date="2023-08-12T09:27:04Z">
                  <w:rPr/>
                </w:rPrChange>
              </w:rPr>
              <w:pPrChange w:id="4841" w:author="随遇而安" w:date="2023-08-12T09:17:42Z">
                <w:pPr>
                  <w:pStyle w:val="9"/>
                </w:pPr>
              </w:pPrChange>
            </w:pPr>
          </w:p>
        </w:tc>
        <w:tc>
          <w:tcPr>
            <w:tcW w:w="2116" w:type="dxa"/>
            <w:vAlign w:val="top"/>
          </w:tcPr>
          <w:p w14:paraId="214DBADF">
            <w:pPr>
              <w:spacing w:before="189" w:line="220" w:lineRule="auto"/>
              <w:ind w:left="0" w:firstLine="352" w:firstLineChars="200"/>
              <w:rPr>
                <w:rFonts w:hint="eastAsia" w:ascii="仿宋" w:hAnsi="仿宋" w:eastAsia="仿宋" w:cs="仿宋"/>
                <w:sz w:val="18"/>
                <w:szCs w:val="18"/>
                <w:rPrChange w:id="4844" w:author="随遇而安" w:date="2023-08-12T09:27:04Z">
                  <w:rPr>
                    <w:rFonts w:ascii="宋体" w:hAnsi="宋体" w:eastAsia="宋体" w:cs="宋体"/>
                    <w:sz w:val="18"/>
                    <w:szCs w:val="18"/>
                  </w:rPr>
                </w:rPrChange>
              </w:rPr>
              <w:pPrChange w:id="4843" w:author="随遇而安" w:date="2023-08-12T09:17:42Z">
                <w:pPr>
                  <w:spacing w:before="189" w:line="220" w:lineRule="auto"/>
                  <w:ind w:left="698"/>
                </w:pPr>
              </w:pPrChange>
            </w:pPr>
            <w:r>
              <w:rPr>
                <w:rFonts w:hint="eastAsia" w:ascii="仿宋" w:hAnsi="仿宋" w:eastAsia="仿宋" w:cs="仿宋"/>
                <w:spacing w:val="-2"/>
                <w:sz w:val="18"/>
                <w:szCs w:val="18"/>
                <w:rPrChange w:id="4845" w:author="随遇而安" w:date="2023-08-12T09:27:04Z">
                  <w:rPr>
                    <w:rFonts w:ascii="宋体" w:hAnsi="宋体" w:eastAsia="宋体" w:cs="宋体"/>
                    <w:spacing w:val="-2"/>
                    <w:sz w:val="18"/>
                    <w:szCs w:val="18"/>
                  </w:rPr>
                </w:rPrChange>
              </w:rPr>
              <w:t>行政处罚</w:t>
            </w:r>
          </w:p>
        </w:tc>
        <w:tc>
          <w:tcPr>
            <w:tcW w:w="1551" w:type="dxa"/>
            <w:vAlign w:val="top"/>
          </w:tcPr>
          <w:p w14:paraId="22A670F5">
            <w:pPr>
              <w:pStyle w:val="9"/>
              <w:ind w:firstLine="420" w:firstLineChars="200"/>
              <w:rPr>
                <w:rFonts w:hint="eastAsia" w:ascii="仿宋" w:hAnsi="仿宋" w:eastAsia="仿宋" w:cs="仿宋"/>
                <w:rPrChange w:id="4847" w:author="随遇而安" w:date="2023-08-12T09:27:04Z">
                  <w:rPr/>
                </w:rPrChange>
              </w:rPr>
              <w:pPrChange w:id="4846" w:author="随遇而安" w:date="2023-08-12T09:17:42Z">
                <w:pPr>
                  <w:pStyle w:val="9"/>
                </w:pPr>
              </w:pPrChange>
            </w:pPr>
          </w:p>
        </w:tc>
        <w:tc>
          <w:tcPr>
            <w:tcW w:w="1834" w:type="dxa"/>
            <w:vAlign w:val="top"/>
          </w:tcPr>
          <w:p w14:paraId="61408764">
            <w:pPr>
              <w:spacing w:before="189" w:line="221" w:lineRule="auto"/>
              <w:ind w:left="0" w:firstLine="336" w:firstLineChars="200"/>
              <w:rPr>
                <w:rFonts w:hint="eastAsia" w:ascii="仿宋" w:hAnsi="仿宋" w:eastAsia="仿宋" w:cs="仿宋"/>
                <w:sz w:val="18"/>
                <w:szCs w:val="18"/>
                <w:rPrChange w:id="4849" w:author="随遇而安" w:date="2023-08-12T09:27:04Z">
                  <w:rPr>
                    <w:rFonts w:ascii="宋体" w:hAnsi="宋体" w:eastAsia="宋体" w:cs="宋体"/>
                    <w:sz w:val="18"/>
                    <w:szCs w:val="18"/>
                  </w:rPr>
                </w:rPrChange>
              </w:rPr>
              <w:pPrChange w:id="4848" w:author="随遇而安" w:date="2023-08-12T09:17:42Z">
                <w:pPr>
                  <w:spacing w:before="189" w:line="221" w:lineRule="auto"/>
                  <w:ind w:left="705"/>
                </w:pPr>
              </w:pPrChange>
            </w:pPr>
            <w:r>
              <w:rPr>
                <w:rFonts w:hint="eastAsia" w:ascii="仿宋" w:hAnsi="仿宋" w:eastAsia="仿宋" w:cs="仿宋"/>
                <w:spacing w:val="-6"/>
                <w:sz w:val="18"/>
                <w:szCs w:val="18"/>
                <w:rPrChange w:id="4850" w:author="随遇而安" w:date="2023-08-12T09:27:04Z">
                  <w:rPr>
                    <w:rFonts w:ascii="宋体" w:hAnsi="宋体" w:eastAsia="宋体" w:cs="宋体"/>
                    <w:spacing w:val="-6"/>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小</w:t>
            </w:r>
            <w:r>
              <w:rPr>
                <w:rFonts w:hint="eastAsia" w:ascii="仿宋" w:hAnsi="仿宋" w:eastAsia="仿宋" w:cs="仿宋"/>
                <w:spacing w:val="8"/>
                <w:sz w:val="18"/>
                <w:szCs w:val="18"/>
                <w:rPrChange w:id="4851" w:author="随遇而安" w:date="2023-08-12T09:27:04Z">
                  <w:rPr>
                    <w:rFonts w:ascii="宋体" w:hAnsi="宋体" w:eastAsia="宋体" w:cs="宋体"/>
                    <w:spacing w:val="8"/>
                    <w:sz w:val="18"/>
                    <w:szCs w:val="18"/>
                  </w:rPr>
                </w:rPrChange>
              </w:rPr>
              <w:t xml:space="preserve"> </w:t>
            </w:r>
            <w:r>
              <w:rPr>
                <w:rFonts w:hint="eastAsia" w:ascii="仿宋" w:hAnsi="仿宋" w:eastAsia="仿宋" w:cs="仿宋"/>
                <w:spacing w:val="-6"/>
                <w:sz w:val="18"/>
                <w:szCs w:val="18"/>
                <w:rPrChange w:id="4852" w:author="随遇而安" w:date="2023-08-12T09:27:04Z">
                  <w:rPr>
                    <w:rFonts w:ascii="宋体" w:hAnsi="宋体" w:eastAsia="宋体" w:cs="宋体"/>
                    <w:spacing w:val="-6"/>
                    <w:sz w:val="18"/>
                    <w:szCs w:val="18"/>
                    <w14:textOutline w14:w="3265" w14:cap="flat" w14:cmpd="sng">
                      <w14:solidFill>
                        <w14:srgbClr w14:val="000000"/>
                      </w14:solidFill>
                      <w14:prstDash w14:val="solid"/>
                      <w14:miter w14:val="0"/>
                    </w14:textOutline>
                  </w:rPr>
                </w:rPrChange>
                <w14:textOutline w14:w="3265" w14:cap="flat" w14:cmpd="sng">
                  <w14:solidFill>
                    <w14:srgbClr w14:val="000000"/>
                  </w14:solidFill>
                  <w14:prstDash w14:val="solid"/>
                  <w14:miter w14:val="0"/>
                </w14:textOutline>
              </w:rPr>
              <w:t>计</w:t>
            </w:r>
          </w:p>
        </w:tc>
        <w:tc>
          <w:tcPr>
            <w:tcW w:w="1841" w:type="dxa"/>
            <w:tcBorders>
              <w:right w:val="single" w:color="000000" w:sz="10" w:space="0"/>
            </w:tcBorders>
            <w:vAlign w:val="top"/>
          </w:tcPr>
          <w:p w14:paraId="64EFA407">
            <w:pPr>
              <w:pStyle w:val="9"/>
              <w:ind w:firstLine="420" w:firstLineChars="200"/>
              <w:rPr>
                <w:rFonts w:hint="eastAsia" w:ascii="仿宋" w:hAnsi="仿宋" w:eastAsia="仿宋" w:cs="仿宋"/>
                <w:rPrChange w:id="4854" w:author="随遇而安" w:date="2023-08-12T09:27:04Z">
                  <w:rPr/>
                </w:rPrChange>
              </w:rPr>
              <w:pPrChange w:id="4853" w:author="随遇而安" w:date="2023-08-12T09:17:42Z">
                <w:pPr>
                  <w:pStyle w:val="9"/>
                </w:pPr>
              </w:pPrChange>
            </w:pPr>
          </w:p>
        </w:tc>
      </w:tr>
      <w:tr w14:paraId="58E160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40" w:hRule="atLeast"/>
        </w:trPr>
        <w:tc>
          <w:tcPr>
            <w:tcW w:w="1704" w:type="dxa"/>
            <w:tcBorders>
              <w:left w:val="single" w:color="000000" w:sz="10" w:space="0"/>
            </w:tcBorders>
            <w:vAlign w:val="top"/>
          </w:tcPr>
          <w:p w14:paraId="6ABAEAD7">
            <w:pPr>
              <w:pStyle w:val="9"/>
              <w:spacing w:line="248" w:lineRule="auto"/>
              <w:rPr>
                <w:rFonts w:hint="eastAsia" w:ascii="仿宋" w:hAnsi="仿宋" w:eastAsia="仿宋" w:cs="仿宋"/>
                <w:rPrChange w:id="4855" w:author="随遇而安" w:date="2023-08-12T09:27:04Z">
                  <w:rPr/>
                </w:rPrChange>
              </w:rPr>
            </w:pPr>
          </w:p>
          <w:p w14:paraId="04A80781">
            <w:pPr>
              <w:spacing w:before="68" w:line="221" w:lineRule="auto"/>
              <w:ind w:left="422"/>
              <w:rPr>
                <w:rFonts w:hint="eastAsia" w:ascii="仿宋" w:hAnsi="仿宋" w:eastAsia="仿宋" w:cs="仿宋"/>
                <w:sz w:val="21"/>
                <w:szCs w:val="21"/>
                <w:rPrChange w:id="4856" w:author="随遇而安" w:date="2023-08-12T09:27:04Z">
                  <w:rPr>
                    <w:rFonts w:ascii="宋体" w:hAnsi="宋体" w:eastAsia="宋体" w:cs="宋体"/>
                    <w:sz w:val="21"/>
                    <w:szCs w:val="21"/>
                  </w:rPr>
                </w:rPrChange>
              </w:rPr>
            </w:pPr>
            <w:r>
              <w:rPr>
                <w:rFonts w:hint="eastAsia" w:ascii="仿宋" w:hAnsi="仿宋" w:eastAsia="仿宋" w:cs="仿宋"/>
                <w:spacing w:val="-1"/>
                <w:sz w:val="21"/>
                <w:szCs w:val="21"/>
                <w:rPrChange w:id="4857" w:author="随遇而安" w:date="2023-08-12T09:27:04Z">
                  <w:rPr>
                    <w:rFonts w:ascii="宋体" w:hAnsi="宋体" w:eastAsia="宋体" w:cs="宋体"/>
                    <w:spacing w:val="-1"/>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事故定性</w:t>
            </w:r>
          </w:p>
        </w:tc>
        <w:tc>
          <w:tcPr>
            <w:tcW w:w="7342" w:type="dxa"/>
            <w:gridSpan w:val="4"/>
            <w:tcBorders>
              <w:right w:val="single" w:color="000000" w:sz="10" w:space="0"/>
            </w:tcBorders>
            <w:vAlign w:val="top"/>
          </w:tcPr>
          <w:p w14:paraId="2E1B91FE">
            <w:pPr>
              <w:pStyle w:val="9"/>
              <w:spacing w:line="247" w:lineRule="auto"/>
              <w:rPr>
                <w:rFonts w:hint="eastAsia" w:ascii="仿宋" w:hAnsi="仿宋" w:eastAsia="仿宋" w:cs="仿宋"/>
                <w:rPrChange w:id="4858" w:author="随遇而安" w:date="2023-08-12T09:27:04Z">
                  <w:rPr/>
                </w:rPrChange>
              </w:rPr>
            </w:pPr>
          </w:p>
          <w:p w14:paraId="36110CFB">
            <w:pPr>
              <w:spacing w:before="68" w:line="221" w:lineRule="auto"/>
              <w:ind w:left="125"/>
              <w:rPr>
                <w:rFonts w:hint="eastAsia" w:ascii="仿宋" w:hAnsi="仿宋" w:eastAsia="仿宋" w:cs="仿宋"/>
                <w:sz w:val="21"/>
                <w:szCs w:val="21"/>
                <w:rPrChange w:id="4859" w:author="随遇而安" w:date="2023-08-12T09:27:04Z">
                  <w:rPr>
                    <w:rFonts w:ascii="宋体" w:hAnsi="宋体" w:eastAsia="宋体" w:cs="宋体"/>
                    <w:sz w:val="21"/>
                    <w:szCs w:val="21"/>
                  </w:rPr>
                </w:rPrChange>
              </w:rPr>
            </w:pPr>
            <w:r>
              <w:rPr>
                <w:rFonts w:hint="eastAsia" w:ascii="仿宋" w:hAnsi="仿宋" w:eastAsia="仿宋" w:cs="仿宋"/>
                <w:spacing w:val="-5"/>
                <w:sz w:val="21"/>
                <w:szCs w:val="21"/>
                <w:rPrChange w:id="4860" w:author="随遇而安" w:date="2023-08-12T09:27:04Z">
                  <w:rPr>
                    <w:rFonts w:ascii="宋体" w:hAnsi="宋体" w:eastAsia="宋体" w:cs="宋体"/>
                    <w:spacing w:val="-5"/>
                    <w:sz w:val="21"/>
                    <w:szCs w:val="21"/>
                  </w:rPr>
                </w:rPrChange>
              </w:rPr>
              <w:t>□责任事故；</w:t>
            </w:r>
            <w:r>
              <w:rPr>
                <w:rFonts w:hint="eastAsia" w:ascii="仿宋" w:hAnsi="仿宋" w:eastAsia="仿宋" w:cs="仿宋"/>
                <w:spacing w:val="3"/>
                <w:sz w:val="21"/>
                <w:szCs w:val="21"/>
                <w:rPrChange w:id="4861" w:author="随遇而安" w:date="2023-08-12T09:27:04Z">
                  <w:rPr>
                    <w:rFonts w:ascii="宋体" w:hAnsi="宋体" w:eastAsia="宋体" w:cs="宋体"/>
                    <w:spacing w:val="3"/>
                    <w:sz w:val="21"/>
                    <w:szCs w:val="21"/>
                  </w:rPr>
                </w:rPrChange>
              </w:rPr>
              <w:t xml:space="preserve">          </w:t>
            </w:r>
            <w:r>
              <w:rPr>
                <w:rFonts w:hint="eastAsia" w:ascii="仿宋" w:hAnsi="仿宋" w:eastAsia="仿宋" w:cs="仿宋"/>
                <w:spacing w:val="-5"/>
                <w:sz w:val="21"/>
                <w:szCs w:val="21"/>
                <w:rPrChange w:id="4862" w:author="随遇而安" w:date="2023-08-12T09:27:04Z">
                  <w:rPr>
                    <w:rFonts w:ascii="宋体" w:hAnsi="宋体" w:eastAsia="宋体" w:cs="宋体"/>
                    <w:spacing w:val="-5"/>
                    <w:sz w:val="21"/>
                    <w:szCs w:val="21"/>
                  </w:rPr>
                </w:rPrChange>
              </w:rPr>
              <w:t>□非责任事故</w:t>
            </w:r>
          </w:p>
        </w:tc>
      </w:tr>
      <w:tr w14:paraId="573B62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3" w:hRule="atLeast"/>
        </w:trPr>
        <w:tc>
          <w:tcPr>
            <w:tcW w:w="1704" w:type="dxa"/>
            <w:vMerge w:val="restart"/>
            <w:tcBorders>
              <w:left w:val="single" w:color="000000" w:sz="10" w:space="0"/>
              <w:bottom w:val="nil"/>
            </w:tcBorders>
            <w:vAlign w:val="top"/>
          </w:tcPr>
          <w:p w14:paraId="3ED4B931">
            <w:pPr>
              <w:pStyle w:val="9"/>
              <w:spacing w:line="268" w:lineRule="auto"/>
              <w:rPr>
                <w:rFonts w:hint="eastAsia" w:ascii="仿宋" w:hAnsi="仿宋" w:eastAsia="仿宋" w:cs="仿宋"/>
                <w:rPrChange w:id="4863" w:author="随遇而安" w:date="2023-08-12T09:27:04Z">
                  <w:rPr/>
                </w:rPrChange>
              </w:rPr>
            </w:pPr>
          </w:p>
          <w:p w14:paraId="5B283E34">
            <w:pPr>
              <w:spacing w:before="68" w:line="221" w:lineRule="auto"/>
              <w:ind w:left="429"/>
              <w:rPr>
                <w:rFonts w:hint="eastAsia" w:ascii="仿宋" w:hAnsi="仿宋" w:eastAsia="仿宋" w:cs="仿宋"/>
                <w:sz w:val="21"/>
                <w:szCs w:val="21"/>
                <w:rPrChange w:id="4864" w:author="随遇而安" w:date="2023-08-12T09:27:04Z">
                  <w:rPr>
                    <w:rFonts w:ascii="宋体" w:hAnsi="宋体" w:eastAsia="宋体" w:cs="宋体"/>
                    <w:sz w:val="21"/>
                    <w:szCs w:val="21"/>
                  </w:rPr>
                </w:rPrChange>
              </w:rPr>
            </w:pPr>
            <w:r>
              <w:rPr>
                <w:rFonts w:hint="eastAsia" w:ascii="仿宋" w:hAnsi="仿宋" w:eastAsia="仿宋" w:cs="仿宋"/>
                <w:spacing w:val="-3"/>
                <w:sz w:val="21"/>
                <w:szCs w:val="21"/>
                <w:rPrChange w:id="4865" w:author="随遇而安" w:date="2023-08-12T09:27:04Z">
                  <w:rPr>
                    <w:rFonts w:ascii="宋体" w:hAnsi="宋体" w:eastAsia="宋体" w:cs="宋体"/>
                    <w:spacing w:val="-3"/>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责任认定</w:t>
            </w:r>
          </w:p>
        </w:tc>
        <w:tc>
          <w:tcPr>
            <w:tcW w:w="7342" w:type="dxa"/>
            <w:gridSpan w:val="4"/>
            <w:tcBorders>
              <w:right w:val="single" w:color="000000" w:sz="10" w:space="0"/>
            </w:tcBorders>
            <w:vAlign w:val="top"/>
          </w:tcPr>
          <w:p w14:paraId="52EB34A7">
            <w:pPr>
              <w:spacing w:before="120" w:line="221" w:lineRule="auto"/>
              <w:ind w:left="105"/>
              <w:rPr>
                <w:rFonts w:hint="eastAsia" w:ascii="仿宋" w:hAnsi="仿宋" w:eastAsia="仿宋" w:cs="仿宋"/>
                <w:sz w:val="21"/>
                <w:szCs w:val="21"/>
                <w:rPrChange w:id="4866" w:author="随遇而安" w:date="2023-08-12T09:27:04Z">
                  <w:rPr>
                    <w:rFonts w:ascii="宋体" w:hAnsi="宋体" w:eastAsia="宋体" w:cs="宋体"/>
                    <w:sz w:val="21"/>
                    <w:szCs w:val="21"/>
                  </w:rPr>
                </w:rPrChange>
              </w:rPr>
            </w:pPr>
            <w:r>
              <w:rPr>
                <w:rFonts w:hint="eastAsia" w:ascii="仿宋" w:hAnsi="仿宋" w:eastAsia="仿宋" w:cs="仿宋"/>
                <w:spacing w:val="-3"/>
                <w:sz w:val="21"/>
                <w:szCs w:val="21"/>
                <w:rPrChange w:id="4867" w:author="随遇而安" w:date="2023-08-12T09:27:04Z">
                  <w:rPr>
                    <w:rFonts w:ascii="宋体" w:hAnsi="宋体" w:eastAsia="宋体" w:cs="宋体"/>
                    <w:spacing w:val="-3"/>
                    <w:sz w:val="21"/>
                    <w:szCs w:val="21"/>
                  </w:rPr>
                </w:rPrChange>
              </w:rPr>
              <w:t>主要责任方（人</w:t>
            </w:r>
            <w:r>
              <w:rPr>
                <w:rFonts w:hint="eastAsia" w:ascii="仿宋" w:hAnsi="仿宋" w:eastAsia="仿宋" w:cs="仿宋"/>
                <w:spacing w:val="-54"/>
                <w:sz w:val="21"/>
                <w:szCs w:val="21"/>
                <w:rPrChange w:id="4868" w:author="随遇而安" w:date="2023-08-12T09:27:04Z">
                  <w:rPr>
                    <w:rFonts w:ascii="宋体" w:hAnsi="宋体" w:eastAsia="宋体" w:cs="宋体"/>
                    <w:spacing w:val="-54"/>
                    <w:sz w:val="21"/>
                    <w:szCs w:val="21"/>
                  </w:rPr>
                </w:rPrChange>
              </w:rPr>
              <w:t>）：</w:t>
            </w:r>
          </w:p>
        </w:tc>
      </w:tr>
      <w:tr w14:paraId="78D5C5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3" w:hRule="atLeast"/>
        </w:trPr>
        <w:tc>
          <w:tcPr>
            <w:tcW w:w="1704" w:type="dxa"/>
            <w:vMerge w:val="continue"/>
            <w:tcBorders>
              <w:top w:val="nil"/>
              <w:left w:val="single" w:color="000000" w:sz="10" w:space="0"/>
            </w:tcBorders>
            <w:vAlign w:val="top"/>
          </w:tcPr>
          <w:p w14:paraId="5F7CD974">
            <w:pPr>
              <w:pStyle w:val="9"/>
              <w:ind w:firstLine="420" w:firstLineChars="200"/>
              <w:rPr>
                <w:rFonts w:hint="eastAsia" w:ascii="仿宋" w:hAnsi="仿宋" w:eastAsia="仿宋" w:cs="仿宋"/>
                <w:rPrChange w:id="4870" w:author="随遇而安" w:date="2023-08-12T09:27:04Z">
                  <w:rPr/>
                </w:rPrChange>
              </w:rPr>
              <w:pPrChange w:id="4869" w:author="随遇而安" w:date="2023-08-12T09:17:42Z">
                <w:pPr>
                  <w:pStyle w:val="9"/>
                </w:pPr>
              </w:pPrChange>
            </w:pPr>
          </w:p>
        </w:tc>
        <w:tc>
          <w:tcPr>
            <w:tcW w:w="7342" w:type="dxa"/>
            <w:gridSpan w:val="4"/>
            <w:tcBorders>
              <w:right w:val="single" w:color="000000" w:sz="10" w:space="0"/>
            </w:tcBorders>
            <w:vAlign w:val="top"/>
          </w:tcPr>
          <w:p w14:paraId="1EAA0298">
            <w:pPr>
              <w:spacing w:before="116" w:line="221" w:lineRule="auto"/>
              <w:ind w:left="0" w:firstLine="0" w:firstLineChars="0"/>
              <w:rPr>
                <w:rFonts w:hint="eastAsia" w:ascii="仿宋" w:hAnsi="仿宋" w:eastAsia="仿宋" w:cs="仿宋"/>
                <w:sz w:val="21"/>
                <w:szCs w:val="21"/>
                <w:rPrChange w:id="4872" w:author="随遇而安" w:date="2023-08-12T09:27:04Z">
                  <w:rPr>
                    <w:rFonts w:ascii="宋体" w:hAnsi="宋体" w:eastAsia="宋体" w:cs="宋体"/>
                    <w:sz w:val="21"/>
                    <w:szCs w:val="21"/>
                  </w:rPr>
                </w:rPrChange>
              </w:rPr>
              <w:pPrChange w:id="4871" w:author="随遇而安" w:date="2023-08-12T10:18:29Z">
                <w:pPr>
                  <w:spacing w:before="116" w:line="221" w:lineRule="auto"/>
                  <w:ind w:left="109"/>
                </w:pPr>
              </w:pPrChange>
            </w:pPr>
            <w:r>
              <w:rPr>
                <w:rFonts w:hint="eastAsia" w:ascii="仿宋" w:hAnsi="仿宋" w:eastAsia="仿宋" w:cs="仿宋"/>
                <w:spacing w:val="-3"/>
                <w:sz w:val="21"/>
                <w:szCs w:val="21"/>
                <w:rPrChange w:id="4873" w:author="随遇而安" w:date="2023-08-12T09:27:04Z">
                  <w:rPr>
                    <w:rFonts w:ascii="宋体" w:hAnsi="宋体" w:eastAsia="宋体" w:cs="宋体"/>
                    <w:spacing w:val="-3"/>
                    <w:sz w:val="21"/>
                    <w:szCs w:val="21"/>
                  </w:rPr>
                </w:rPrChange>
              </w:rPr>
              <w:t>次要责任方（人</w:t>
            </w:r>
            <w:r>
              <w:rPr>
                <w:rFonts w:hint="eastAsia" w:ascii="仿宋" w:hAnsi="仿宋" w:eastAsia="仿宋" w:cs="仿宋"/>
                <w:spacing w:val="-56"/>
                <w:sz w:val="21"/>
                <w:szCs w:val="21"/>
                <w:rPrChange w:id="4874" w:author="随遇而安" w:date="2023-08-12T09:27:04Z">
                  <w:rPr>
                    <w:rFonts w:ascii="宋体" w:hAnsi="宋体" w:eastAsia="宋体" w:cs="宋体"/>
                    <w:spacing w:val="-56"/>
                    <w:sz w:val="21"/>
                    <w:szCs w:val="21"/>
                  </w:rPr>
                </w:rPrChange>
              </w:rPr>
              <w:t>）：</w:t>
            </w:r>
          </w:p>
        </w:tc>
      </w:tr>
      <w:tr w14:paraId="419420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62" w:hRule="atLeast"/>
        </w:trPr>
        <w:tc>
          <w:tcPr>
            <w:tcW w:w="1704" w:type="dxa"/>
            <w:tcBorders>
              <w:left w:val="single" w:color="000000" w:sz="10" w:space="0"/>
            </w:tcBorders>
            <w:vAlign w:val="top"/>
          </w:tcPr>
          <w:p w14:paraId="42A57AF7">
            <w:pPr>
              <w:pStyle w:val="9"/>
              <w:spacing w:line="462" w:lineRule="auto"/>
              <w:rPr>
                <w:rFonts w:hint="eastAsia" w:ascii="仿宋" w:hAnsi="仿宋" w:eastAsia="仿宋" w:cs="仿宋"/>
                <w:rPrChange w:id="4875" w:author="随遇而安" w:date="2023-08-12T09:27:04Z">
                  <w:rPr/>
                </w:rPrChange>
              </w:rPr>
            </w:pPr>
          </w:p>
          <w:p w14:paraId="2FD640F7">
            <w:pPr>
              <w:spacing w:before="68" w:line="221" w:lineRule="auto"/>
              <w:ind w:left="422"/>
              <w:rPr>
                <w:rFonts w:hint="eastAsia" w:ascii="仿宋" w:hAnsi="仿宋" w:eastAsia="仿宋" w:cs="仿宋"/>
                <w:sz w:val="21"/>
                <w:szCs w:val="21"/>
                <w:rPrChange w:id="4876" w:author="随遇而安" w:date="2023-08-12T09:27:04Z">
                  <w:rPr>
                    <w:rFonts w:ascii="宋体" w:hAnsi="宋体" w:eastAsia="宋体" w:cs="宋体"/>
                    <w:sz w:val="21"/>
                    <w:szCs w:val="21"/>
                  </w:rPr>
                </w:rPrChange>
              </w:rPr>
            </w:pPr>
            <w:r>
              <w:rPr>
                <w:rFonts w:hint="eastAsia" w:ascii="仿宋" w:hAnsi="仿宋" w:eastAsia="仿宋" w:cs="仿宋"/>
                <w:spacing w:val="-1"/>
                <w:sz w:val="21"/>
                <w:szCs w:val="21"/>
                <w:rPrChange w:id="4877" w:author="随遇而安" w:date="2023-08-12T09:27:04Z">
                  <w:rPr>
                    <w:rFonts w:ascii="宋体" w:hAnsi="宋体" w:eastAsia="宋体" w:cs="宋体"/>
                    <w:spacing w:val="-1"/>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事故处置</w:t>
            </w:r>
          </w:p>
        </w:tc>
        <w:tc>
          <w:tcPr>
            <w:tcW w:w="7342" w:type="dxa"/>
            <w:gridSpan w:val="4"/>
            <w:tcBorders>
              <w:right w:val="single" w:color="000000" w:sz="10" w:space="0"/>
            </w:tcBorders>
            <w:vAlign w:val="top"/>
          </w:tcPr>
          <w:p w14:paraId="0FE3454F">
            <w:pPr>
              <w:pStyle w:val="9"/>
              <w:spacing w:line="461" w:lineRule="auto"/>
              <w:rPr>
                <w:rFonts w:hint="eastAsia" w:ascii="仿宋" w:hAnsi="仿宋" w:eastAsia="仿宋" w:cs="仿宋"/>
                <w:rPrChange w:id="4878" w:author="随遇而安" w:date="2023-08-12T09:27:04Z">
                  <w:rPr/>
                </w:rPrChange>
              </w:rPr>
            </w:pPr>
          </w:p>
          <w:p w14:paraId="57BD06EE">
            <w:pPr>
              <w:spacing w:before="68" w:line="221" w:lineRule="auto"/>
              <w:ind w:left="106"/>
              <w:rPr>
                <w:rFonts w:hint="eastAsia" w:ascii="仿宋" w:hAnsi="仿宋" w:eastAsia="仿宋" w:cs="仿宋"/>
                <w:sz w:val="21"/>
                <w:szCs w:val="21"/>
                <w:rPrChange w:id="4879" w:author="随遇而安" w:date="2023-08-12T09:27:04Z">
                  <w:rPr>
                    <w:rFonts w:ascii="宋体" w:hAnsi="宋体" w:eastAsia="宋体" w:cs="宋体"/>
                    <w:sz w:val="21"/>
                    <w:szCs w:val="21"/>
                  </w:rPr>
                </w:rPrChange>
              </w:rPr>
            </w:pPr>
            <w:r>
              <w:rPr>
                <w:rFonts w:hint="eastAsia" w:ascii="仿宋" w:hAnsi="仿宋" w:eastAsia="仿宋" w:cs="仿宋"/>
                <w:spacing w:val="-1"/>
                <w:sz w:val="21"/>
                <w:szCs w:val="21"/>
                <w:rPrChange w:id="4880" w:author="随遇而安" w:date="2023-08-12T09:27:04Z">
                  <w:rPr>
                    <w:rFonts w:ascii="宋体" w:hAnsi="宋体" w:eastAsia="宋体" w:cs="宋体"/>
                    <w:spacing w:val="-1"/>
                    <w:sz w:val="21"/>
                    <w:szCs w:val="21"/>
                  </w:rPr>
                </w:rPrChange>
              </w:rPr>
              <w:t>详细注明相关责任人员处分、经济处罚等内容</w:t>
            </w:r>
          </w:p>
        </w:tc>
      </w:tr>
      <w:tr w14:paraId="12E82B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08" w:hRule="atLeast"/>
        </w:trPr>
        <w:tc>
          <w:tcPr>
            <w:tcW w:w="1704" w:type="dxa"/>
            <w:tcBorders>
              <w:left w:val="single" w:color="000000" w:sz="10" w:space="0"/>
            </w:tcBorders>
            <w:vAlign w:val="top"/>
          </w:tcPr>
          <w:p w14:paraId="19455478">
            <w:pPr>
              <w:pStyle w:val="9"/>
              <w:spacing w:line="268" w:lineRule="auto"/>
              <w:rPr>
                <w:rFonts w:hint="eastAsia" w:ascii="仿宋" w:hAnsi="仿宋" w:eastAsia="仿宋" w:cs="仿宋"/>
                <w:rPrChange w:id="4881" w:author="随遇而安" w:date="2023-08-12T09:27:04Z">
                  <w:rPr/>
                </w:rPrChange>
              </w:rPr>
            </w:pPr>
          </w:p>
          <w:p w14:paraId="772A0249">
            <w:pPr>
              <w:pStyle w:val="9"/>
              <w:spacing w:line="268" w:lineRule="auto"/>
              <w:rPr>
                <w:rFonts w:hint="eastAsia" w:ascii="仿宋" w:hAnsi="仿宋" w:eastAsia="仿宋" w:cs="仿宋"/>
                <w:rPrChange w:id="4882" w:author="随遇而安" w:date="2023-08-12T09:27:04Z">
                  <w:rPr/>
                </w:rPrChange>
              </w:rPr>
            </w:pPr>
          </w:p>
          <w:p w14:paraId="3B2D25F2">
            <w:pPr>
              <w:spacing w:before="68" w:line="221" w:lineRule="auto"/>
              <w:ind w:left="218"/>
              <w:rPr>
                <w:rFonts w:hint="eastAsia" w:ascii="仿宋" w:hAnsi="仿宋" w:eastAsia="仿宋" w:cs="仿宋"/>
                <w:sz w:val="21"/>
                <w:szCs w:val="21"/>
                <w:rPrChange w:id="4883" w:author="随遇而安" w:date="2023-08-12T09:27:04Z">
                  <w:rPr>
                    <w:rFonts w:ascii="宋体" w:hAnsi="宋体" w:eastAsia="宋体" w:cs="宋体"/>
                    <w:sz w:val="21"/>
                    <w:szCs w:val="21"/>
                  </w:rPr>
                </w:rPrChange>
              </w:rPr>
            </w:pPr>
            <w:r>
              <w:rPr>
                <w:rFonts w:hint="eastAsia" w:ascii="仿宋" w:hAnsi="仿宋" w:eastAsia="仿宋" w:cs="仿宋"/>
                <w:spacing w:val="-2"/>
                <w:sz w:val="21"/>
                <w:szCs w:val="21"/>
                <w:rPrChange w:id="4884" w:author="随遇而安" w:date="2023-08-12T09:27:04Z">
                  <w:rPr>
                    <w:rFonts w:ascii="宋体" w:hAnsi="宋体" w:eastAsia="宋体" w:cs="宋体"/>
                    <w:spacing w:val="-2"/>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改进措施建议</w:t>
            </w:r>
          </w:p>
        </w:tc>
        <w:tc>
          <w:tcPr>
            <w:tcW w:w="7342" w:type="dxa"/>
            <w:gridSpan w:val="4"/>
            <w:tcBorders>
              <w:right w:val="single" w:color="000000" w:sz="10" w:space="0"/>
            </w:tcBorders>
            <w:vAlign w:val="top"/>
          </w:tcPr>
          <w:p w14:paraId="146E8CA1">
            <w:pPr>
              <w:pStyle w:val="9"/>
              <w:spacing w:line="289" w:lineRule="auto"/>
              <w:rPr>
                <w:rFonts w:hint="eastAsia" w:ascii="仿宋" w:hAnsi="仿宋" w:eastAsia="仿宋" w:cs="仿宋"/>
                <w:rPrChange w:id="4885" w:author="随遇而安" w:date="2023-08-12T09:27:04Z">
                  <w:rPr/>
                </w:rPrChange>
              </w:rPr>
            </w:pPr>
          </w:p>
          <w:p w14:paraId="0F1A4C38">
            <w:pPr>
              <w:pStyle w:val="9"/>
              <w:spacing w:line="290" w:lineRule="auto"/>
              <w:rPr>
                <w:rFonts w:hint="eastAsia" w:ascii="仿宋" w:hAnsi="仿宋" w:eastAsia="仿宋" w:cs="仿宋"/>
                <w:rPrChange w:id="4886" w:author="随遇而安" w:date="2023-08-12T09:27:04Z">
                  <w:rPr/>
                </w:rPrChange>
              </w:rPr>
            </w:pPr>
          </w:p>
          <w:p w14:paraId="766C2B6A">
            <w:pPr>
              <w:spacing w:before="69" w:line="221" w:lineRule="auto"/>
              <w:ind w:left="103"/>
              <w:rPr>
                <w:rFonts w:hint="eastAsia" w:ascii="仿宋" w:hAnsi="仿宋" w:eastAsia="仿宋" w:cs="仿宋"/>
                <w:sz w:val="21"/>
                <w:szCs w:val="21"/>
                <w:rPrChange w:id="4887" w:author="随遇而安" w:date="2023-08-12T09:27:04Z">
                  <w:rPr>
                    <w:rFonts w:ascii="宋体" w:hAnsi="宋体" w:eastAsia="宋体" w:cs="宋体"/>
                    <w:sz w:val="21"/>
                    <w:szCs w:val="21"/>
                  </w:rPr>
                </w:rPrChange>
              </w:rPr>
            </w:pPr>
            <w:r>
              <w:rPr>
                <w:rFonts w:hint="eastAsia" w:ascii="仿宋" w:hAnsi="仿宋" w:eastAsia="仿宋" w:cs="仿宋"/>
                <w:spacing w:val="-6"/>
                <w:sz w:val="21"/>
                <w:szCs w:val="21"/>
                <w:rPrChange w:id="4888" w:author="随遇而安" w:date="2023-08-12T09:27:04Z">
                  <w:rPr>
                    <w:rFonts w:ascii="宋体" w:hAnsi="宋体" w:eastAsia="宋体" w:cs="宋体"/>
                    <w:spacing w:val="-6"/>
                    <w:sz w:val="21"/>
                    <w:szCs w:val="21"/>
                  </w:rPr>
                </w:rPrChange>
              </w:rPr>
              <w:t>措施描述：</w:t>
            </w:r>
          </w:p>
        </w:tc>
      </w:tr>
      <w:tr w14:paraId="229B75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06" w:hRule="atLeast"/>
        </w:trPr>
        <w:tc>
          <w:tcPr>
            <w:tcW w:w="9046" w:type="dxa"/>
            <w:gridSpan w:val="5"/>
            <w:tcBorders>
              <w:left w:val="single" w:color="000000" w:sz="10" w:space="0"/>
              <w:right w:val="single" w:color="000000" w:sz="10" w:space="0"/>
            </w:tcBorders>
            <w:vAlign w:val="top"/>
          </w:tcPr>
          <w:p w14:paraId="40708B7B">
            <w:pPr>
              <w:spacing w:before="258" w:line="221" w:lineRule="auto"/>
              <w:ind w:left="3170"/>
              <w:rPr>
                <w:rFonts w:hint="eastAsia" w:ascii="仿宋" w:hAnsi="仿宋" w:eastAsia="仿宋" w:cs="仿宋"/>
                <w:sz w:val="21"/>
                <w:szCs w:val="21"/>
                <w:rPrChange w:id="4889" w:author="随遇而安" w:date="2023-08-12T09:27:04Z">
                  <w:rPr>
                    <w:rFonts w:ascii="宋体" w:hAnsi="宋体" w:eastAsia="宋体" w:cs="宋体"/>
                    <w:sz w:val="21"/>
                    <w:szCs w:val="21"/>
                  </w:rPr>
                </w:rPrChange>
              </w:rPr>
            </w:pPr>
            <w:r>
              <w:rPr>
                <w:rFonts w:hint="eastAsia" w:ascii="仿宋" w:hAnsi="仿宋" w:eastAsia="仿宋" w:cs="仿宋"/>
                <w:spacing w:val="-2"/>
                <w:sz w:val="21"/>
                <w:szCs w:val="21"/>
                <w:rPrChange w:id="4890" w:author="随遇而安" w:date="2023-08-12T09:27:04Z">
                  <w:rPr>
                    <w:rFonts w:ascii="宋体" w:hAnsi="宋体" w:eastAsia="宋体" w:cs="宋体"/>
                    <w:spacing w:val="-2"/>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以上由事故调查小组成员填写</w:t>
            </w:r>
          </w:p>
        </w:tc>
      </w:tr>
      <w:tr w14:paraId="0E46AF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57" w:hRule="atLeast"/>
        </w:trPr>
        <w:tc>
          <w:tcPr>
            <w:tcW w:w="1704" w:type="dxa"/>
            <w:tcBorders>
              <w:left w:val="single" w:color="000000" w:sz="10" w:space="0"/>
            </w:tcBorders>
            <w:vAlign w:val="top"/>
          </w:tcPr>
          <w:p w14:paraId="3CA3BC42">
            <w:pPr>
              <w:pStyle w:val="9"/>
              <w:spacing w:line="459" w:lineRule="auto"/>
              <w:rPr>
                <w:rFonts w:hint="eastAsia" w:ascii="仿宋" w:hAnsi="仿宋" w:eastAsia="仿宋" w:cs="仿宋"/>
                <w:rPrChange w:id="4891" w:author="随遇而安" w:date="2023-08-12T09:27:04Z">
                  <w:rPr/>
                </w:rPrChange>
              </w:rPr>
            </w:pPr>
          </w:p>
          <w:p w14:paraId="54D76F81">
            <w:pPr>
              <w:spacing w:before="69" w:line="221" w:lineRule="auto"/>
              <w:ind w:left="218"/>
              <w:rPr>
                <w:rFonts w:hint="eastAsia" w:ascii="仿宋" w:hAnsi="仿宋" w:eastAsia="仿宋" w:cs="仿宋"/>
                <w:sz w:val="21"/>
                <w:szCs w:val="21"/>
                <w:rPrChange w:id="4892" w:author="随遇而安" w:date="2023-08-12T09:27:04Z">
                  <w:rPr>
                    <w:rFonts w:ascii="宋体" w:hAnsi="宋体" w:eastAsia="宋体" w:cs="宋体"/>
                    <w:sz w:val="21"/>
                    <w:szCs w:val="21"/>
                  </w:rPr>
                </w:rPrChange>
              </w:rPr>
            </w:pPr>
            <w:r>
              <w:rPr>
                <w:rFonts w:hint="eastAsia" w:ascii="仿宋" w:hAnsi="仿宋" w:eastAsia="仿宋" w:cs="仿宋"/>
                <w:spacing w:val="-2"/>
                <w:sz w:val="21"/>
                <w:szCs w:val="21"/>
                <w:rPrChange w:id="4893" w:author="随遇而安" w:date="2023-08-12T09:27:04Z">
                  <w:rPr>
                    <w:rFonts w:ascii="宋体" w:hAnsi="宋体" w:eastAsia="宋体" w:cs="宋体"/>
                    <w:spacing w:val="-2"/>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改进措施落实</w:t>
            </w:r>
          </w:p>
          <w:p w14:paraId="11478F4D">
            <w:pPr>
              <w:spacing w:before="75" w:line="220" w:lineRule="auto"/>
              <w:ind w:left="306"/>
              <w:rPr>
                <w:rFonts w:hint="eastAsia" w:ascii="仿宋" w:hAnsi="仿宋" w:eastAsia="仿宋" w:cs="仿宋"/>
                <w:sz w:val="18"/>
                <w:szCs w:val="18"/>
                <w:rPrChange w:id="4894" w:author="随遇而安" w:date="2023-08-12T09:27:04Z">
                  <w:rPr>
                    <w:rFonts w:ascii="宋体" w:hAnsi="宋体" w:eastAsia="宋体" w:cs="宋体"/>
                    <w:sz w:val="18"/>
                    <w:szCs w:val="18"/>
                  </w:rPr>
                </w:rPrChange>
              </w:rPr>
            </w:pPr>
            <w:r>
              <w:rPr>
                <w:rFonts w:hint="eastAsia" w:ascii="仿宋" w:hAnsi="仿宋" w:eastAsia="仿宋" w:cs="仿宋"/>
                <w:spacing w:val="-4"/>
                <w:sz w:val="18"/>
                <w:szCs w:val="18"/>
                <w:rPrChange w:id="4895" w:author="随遇而安" w:date="2023-08-12T09:27:04Z">
                  <w:rPr>
                    <w:rFonts w:ascii="宋体" w:hAnsi="宋体" w:eastAsia="宋体" w:cs="宋体"/>
                    <w:spacing w:val="-4"/>
                    <w:sz w:val="18"/>
                    <w:szCs w:val="18"/>
                  </w:rPr>
                </w:rPrChange>
              </w:rPr>
              <w:t>（责任部门）</w:t>
            </w:r>
          </w:p>
        </w:tc>
        <w:tc>
          <w:tcPr>
            <w:tcW w:w="7342" w:type="dxa"/>
            <w:gridSpan w:val="4"/>
            <w:tcBorders>
              <w:right w:val="single" w:color="000000" w:sz="10" w:space="0"/>
            </w:tcBorders>
            <w:vAlign w:val="top"/>
          </w:tcPr>
          <w:p w14:paraId="080A501B">
            <w:pPr>
              <w:pStyle w:val="9"/>
              <w:spacing w:line="459" w:lineRule="auto"/>
              <w:rPr>
                <w:rFonts w:hint="eastAsia" w:ascii="仿宋" w:hAnsi="仿宋" w:eastAsia="仿宋" w:cs="仿宋"/>
                <w:rPrChange w:id="4896" w:author="随遇而安" w:date="2023-08-12T09:27:04Z">
                  <w:rPr/>
                </w:rPrChange>
              </w:rPr>
            </w:pPr>
          </w:p>
          <w:p w14:paraId="6148F1C8">
            <w:pPr>
              <w:spacing w:before="69" w:line="221" w:lineRule="auto"/>
              <w:ind w:left="102"/>
              <w:rPr>
                <w:rFonts w:hint="eastAsia" w:ascii="仿宋" w:hAnsi="仿宋" w:eastAsia="仿宋" w:cs="仿宋"/>
                <w:sz w:val="21"/>
                <w:szCs w:val="21"/>
                <w:rPrChange w:id="4897" w:author="随遇而安" w:date="2023-08-12T09:27:04Z">
                  <w:rPr>
                    <w:rFonts w:ascii="宋体" w:hAnsi="宋体" w:eastAsia="宋体" w:cs="宋体"/>
                    <w:sz w:val="21"/>
                    <w:szCs w:val="21"/>
                  </w:rPr>
                </w:rPrChange>
              </w:rPr>
            </w:pPr>
            <w:r>
              <w:rPr>
                <w:rFonts w:hint="eastAsia" w:ascii="仿宋" w:hAnsi="仿宋" w:eastAsia="仿宋" w:cs="仿宋"/>
                <w:spacing w:val="-1"/>
                <w:sz w:val="21"/>
                <w:szCs w:val="21"/>
                <w:rPrChange w:id="4898" w:author="随遇而安" w:date="2023-08-12T09:27:04Z">
                  <w:rPr>
                    <w:rFonts w:ascii="宋体" w:hAnsi="宋体" w:eastAsia="宋体" w:cs="宋体"/>
                    <w:spacing w:val="-1"/>
                    <w:sz w:val="21"/>
                    <w:szCs w:val="21"/>
                  </w:rPr>
                </w:rPrChange>
              </w:rPr>
              <w:t>对照调查组建议改进措施，逐条描述落实情况：</w:t>
            </w:r>
          </w:p>
        </w:tc>
      </w:tr>
      <w:tr w14:paraId="5E3A75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69" w:hRule="atLeast"/>
        </w:trPr>
        <w:tc>
          <w:tcPr>
            <w:tcW w:w="1704" w:type="dxa"/>
            <w:tcBorders>
              <w:left w:val="single" w:color="000000" w:sz="10" w:space="0"/>
            </w:tcBorders>
            <w:vAlign w:val="top"/>
          </w:tcPr>
          <w:p w14:paraId="395A5BF5">
            <w:pPr>
              <w:spacing w:before="235" w:line="256" w:lineRule="auto"/>
              <w:ind w:left="108" w:right="113" w:firstLine="1"/>
              <w:jc w:val="both"/>
              <w:rPr>
                <w:rFonts w:hint="eastAsia" w:ascii="仿宋" w:hAnsi="仿宋" w:eastAsia="仿宋" w:cs="仿宋"/>
                <w:sz w:val="21"/>
                <w:szCs w:val="21"/>
                <w:rPrChange w:id="4899" w:author="随遇而安" w:date="2023-08-12T09:27:04Z">
                  <w:rPr>
                    <w:rFonts w:ascii="宋体" w:hAnsi="宋体" w:eastAsia="宋体" w:cs="宋体"/>
                    <w:sz w:val="21"/>
                    <w:szCs w:val="21"/>
                  </w:rPr>
                </w:rPrChange>
              </w:rPr>
            </w:pPr>
            <w:r>
              <w:rPr>
                <w:rFonts w:hint="eastAsia" w:ascii="仿宋" w:hAnsi="仿宋" w:eastAsia="仿宋" w:cs="仿宋"/>
                <w:spacing w:val="-1"/>
                <w:sz w:val="21"/>
                <w:szCs w:val="21"/>
                <w:rPrChange w:id="4900" w:author="随遇而安" w:date="2023-08-12T09:27:04Z">
                  <w:rPr>
                    <w:rFonts w:ascii="宋体" w:hAnsi="宋体" w:eastAsia="宋体" w:cs="宋体"/>
                    <w:spacing w:val="-1"/>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安环部门对事发</w:t>
            </w:r>
            <w:r>
              <w:rPr>
                <w:rFonts w:hint="eastAsia" w:ascii="仿宋" w:hAnsi="仿宋" w:eastAsia="仿宋" w:cs="仿宋"/>
                <w:spacing w:val="1"/>
                <w:sz w:val="21"/>
                <w:szCs w:val="21"/>
                <w:rPrChange w:id="4901" w:author="随遇而安" w:date="2023-08-12T09:27:04Z">
                  <w:rPr>
                    <w:rFonts w:ascii="宋体" w:hAnsi="宋体" w:eastAsia="宋体" w:cs="宋体"/>
                    <w:spacing w:val="1"/>
                    <w:sz w:val="21"/>
                    <w:szCs w:val="21"/>
                  </w:rPr>
                </w:rPrChange>
              </w:rPr>
              <w:t xml:space="preserve"> </w:t>
            </w:r>
            <w:r>
              <w:rPr>
                <w:rFonts w:hint="eastAsia" w:ascii="仿宋" w:hAnsi="仿宋" w:eastAsia="仿宋" w:cs="仿宋"/>
                <w:spacing w:val="-1"/>
                <w:sz w:val="21"/>
                <w:szCs w:val="21"/>
                <w:rPrChange w:id="4902" w:author="随遇而安" w:date="2023-08-12T09:27:04Z">
                  <w:rPr>
                    <w:rFonts w:ascii="宋体" w:hAnsi="宋体" w:eastAsia="宋体" w:cs="宋体"/>
                    <w:spacing w:val="-1"/>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部门落实安全培</w:t>
            </w:r>
            <w:r>
              <w:rPr>
                <w:rFonts w:hint="eastAsia" w:ascii="仿宋" w:hAnsi="仿宋" w:eastAsia="仿宋" w:cs="仿宋"/>
                <w:spacing w:val="3"/>
                <w:sz w:val="21"/>
                <w:szCs w:val="21"/>
                <w:rPrChange w:id="4903" w:author="随遇而安" w:date="2023-08-12T09:27:04Z">
                  <w:rPr>
                    <w:rFonts w:ascii="宋体" w:hAnsi="宋体" w:eastAsia="宋体" w:cs="宋体"/>
                    <w:spacing w:val="3"/>
                    <w:sz w:val="21"/>
                    <w:szCs w:val="21"/>
                  </w:rPr>
                </w:rPrChange>
              </w:rPr>
              <w:t xml:space="preserve"> </w:t>
            </w:r>
            <w:r>
              <w:rPr>
                <w:rFonts w:hint="eastAsia" w:ascii="仿宋" w:hAnsi="仿宋" w:eastAsia="仿宋" w:cs="仿宋"/>
                <w:spacing w:val="-1"/>
                <w:sz w:val="21"/>
                <w:szCs w:val="21"/>
                <w:rPrChange w:id="4904" w:author="随遇而安" w:date="2023-08-12T09:27:04Z">
                  <w:rPr>
                    <w:rFonts w:ascii="宋体" w:hAnsi="宋体" w:eastAsia="宋体" w:cs="宋体"/>
                    <w:spacing w:val="-1"/>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训监督检查情况</w:t>
            </w:r>
          </w:p>
        </w:tc>
        <w:tc>
          <w:tcPr>
            <w:tcW w:w="7342" w:type="dxa"/>
            <w:gridSpan w:val="4"/>
            <w:tcBorders>
              <w:right w:val="single" w:color="000000" w:sz="10" w:space="0"/>
            </w:tcBorders>
            <w:vAlign w:val="top"/>
          </w:tcPr>
          <w:p w14:paraId="29185BEC">
            <w:pPr>
              <w:pStyle w:val="9"/>
              <w:rPr>
                <w:rFonts w:hint="eastAsia" w:ascii="仿宋" w:hAnsi="仿宋" w:eastAsia="仿宋" w:cs="仿宋"/>
                <w:rPrChange w:id="4905" w:author="随遇而安" w:date="2023-08-12T09:27:04Z">
                  <w:rPr/>
                </w:rPrChange>
              </w:rPr>
            </w:pPr>
          </w:p>
        </w:tc>
      </w:tr>
      <w:tr w14:paraId="5DE264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704" w:type="dxa"/>
            <w:vMerge w:val="restart"/>
            <w:tcBorders>
              <w:left w:val="single" w:color="000000" w:sz="10" w:space="0"/>
              <w:bottom w:val="nil"/>
            </w:tcBorders>
            <w:vAlign w:val="top"/>
          </w:tcPr>
          <w:p w14:paraId="7E24BE19">
            <w:pPr>
              <w:pStyle w:val="9"/>
              <w:spacing w:line="275" w:lineRule="auto"/>
              <w:rPr>
                <w:rFonts w:hint="eastAsia" w:ascii="仿宋" w:hAnsi="仿宋" w:eastAsia="仿宋" w:cs="仿宋"/>
                <w:rPrChange w:id="4906" w:author="随遇而安" w:date="2023-08-12T09:27:04Z">
                  <w:rPr/>
                </w:rPrChange>
              </w:rPr>
            </w:pPr>
          </w:p>
          <w:p w14:paraId="1798EE13">
            <w:pPr>
              <w:pStyle w:val="9"/>
              <w:spacing w:line="275" w:lineRule="auto"/>
              <w:rPr>
                <w:rFonts w:hint="eastAsia" w:ascii="仿宋" w:hAnsi="仿宋" w:eastAsia="仿宋" w:cs="仿宋"/>
                <w:rPrChange w:id="4907" w:author="随遇而安" w:date="2023-08-12T09:27:04Z">
                  <w:rPr/>
                </w:rPrChange>
              </w:rPr>
            </w:pPr>
          </w:p>
          <w:p w14:paraId="7DECEA20">
            <w:pPr>
              <w:pStyle w:val="9"/>
              <w:spacing w:line="275" w:lineRule="auto"/>
              <w:rPr>
                <w:rFonts w:hint="eastAsia" w:ascii="仿宋" w:hAnsi="仿宋" w:eastAsia="仿宋" w:cs="仿宋"/>
                <w:rPrChange w:id="4908" w:author="随遇而安" w:date="2023-08-12T09:27:04Z">
                  <w:rPr/>
                </w:rPrChange>
              </w:rPr>
            </w:pPr>
          </w:p>
          <w:p w14:paraId="394A77F2">
            <w:pPr>
              <w:pStyle w:val="9"/>
              <w:spacing w:line="276" w:lineRule="auto"/>
              <w:rPr>
                <w:rFonts w:hint="eastAsia" w:ascii="仿宋" w:hAnsi="仿宋" w:eastAsia="仿宋" w:cs="仿宋"/>
                <w:rPrChange w:id="4909" w:author="随遇而安" w:date="2023-08-12T09:27:04Z">
                  <w:rPr/>
                </w:rPrChange>
              </w:rPr>
            </w:pPr>
          </w:p>
          <w:p w14:paraId="68689504">
            <w:pPr>
              <w:spacing w:before="68" w:line="221" w:lineRule="auto"/>
              <w:ind w:left="424"/>
              <w:rPr>
                <w:rFonts w:hint="eastAsia" w:ascii="仿宋" w:hAnsi="仿宋" w:eastAsia="仿宋" w:cs="仿宋"/>
                <w:sz w:val="21"/>
                <w:szCs w:val="21"/>
                <w:rPrChange w:id="4910" w:author="随遇而安" w:date="2023-08-12T09:27:04Z">
                  <w:rPr>
                    <w:rFonts w:ascii="宋体" w:hAnsi="宋体" w:eastAsia="宋体" w:cs="宋体"/>
                    <w:sz w:val="21"/>
                    <w:szCs w:val="21"/>
                  </w:rPr>
                </w:rPrChange>
              </w:rPr>
            </w:pPr>
            <w:r>
              <w:rPr>
                <w:rFonts w:hint="eastAsia" w:ascii="仿宋" w:hAnsi="仿宋" w:eastAsia="仿宋" w:cs="仿宋"/>
                <w:spacing w:val="-1"/>
                <w:sz w:val="21"/>
                <w:szCs w:val="21"/>
                <w:rPrChange w:id="4911" w:author="随遇而安" w:date="2023-08-12T09:27:04Z">
                  <w:rPr>
                    <w:rFonts w:ascii="宋体" w:hAnsi="宋体" w:eastAsia="宋体" w:cs="宋体"/>
                    <w:spacing w:val="-1"/>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成果确认</w:t>
            </w:r>
          </w:p>
          <w:p w14:paraId="78E8C962">
            <w:pPr>
              <w:spacing w:before="74" w:line="220" w:lineRule="auto"/>
              <w:ind w:left="418"/>
              <w:rPr>
                <w:rFonts w:hint="eastAsia" w:ascii="仿宋" w:hAnsi="仿宋" w:eastAsia="仿宋" w:cs="仿宋"/>
                <w:sz w:val="18"/>
                <w:szCs w:val="18"/>
                <w:rPrChange w:id="4912" w:author="随遇而安" w:date="2023-08-12T09:27:04Z">
                  <w:rPr>
                    <w:rFonts w:ascii="宋体" w:hAnsi="宋体" w:eastAsia="宋体" w:cs="宋体"/>
                    <w:sz w:val="18"/>
                    <w:szCs w:val="18"/>
                  </w:rPr>
                </w:rPrChange>
              </w:rPr>
            </w:pPr>
            <w:r>
              <w:rPr>
                <w:rFonts w:hint="eastAsia" w:ascii="仿宋" w:hAnsi="仿宋" w:eastAsia="仿宋" w:cs="仿宋"/>
                <w:spacing w:val="-5"/>
                <w:sz w:val="18"/>
                <w:szCs w:val="18"/>
                <w:rPrChange w:id="4913" w:author="随遇而安" w:date="2023-08-12T09:27:04Z">
                  <w:rPr>
                    <w:rFonts w:ascii="宋体" w:hAnsi="宋体" w:eastAsia="宋体" w:cs="宋体"/>
                    <w:spacing w:val="-5"/>
                    <w:sz w:val="18"/>
                    <w:szCs w:val="18"/>
                  </w:rPr>
                </w:rPrChange>
              </w:rPr>
              <w:t>（3</w:t>
            </w:r>
            <w:r>
              <w:rPr>
                <w:rFonts w:hint="eastAsia" w:ascii="仿宋" w:hAnsi="仿宋" w:eastAsia="仿宋" w:cs="仿宋"/>
                <w:spacing w:val="-37"/>
                <w:sz w:val="18"/>
                <w:szCs w:val="18"/>
                <w:rPrChange w:id="4914" w:author="随遇而安" w:date="2023-08-12T09:27:04Z">
                  <w:rPr>
                    <w:rFonts w:ascii="宋体" w:hAnsi="宋体" w:eastAsia="宋体" w:cs="宋体"/>
                    <w:spacing w:val="-37"/>
                    <w:sz w:val="18"/>
                    <w:szCs w:val="18"/>
                  </w:rPr>
                </w:rPrChange>
              </w:rPr>
              <w:t xml:space="preserve"> </w:t>
            </w:r>
            <w:r>
              <w:rPr>
                <w:rFonts w:hint="eastAsia" w:ascii="仿宋" w:hAnsi="仿宋" w:eastAsia="仿宋" w:cs="仿宋"/>
                <w:spacing w:val="-5"/>
                <w:sz w:val="18"/>
                <w:szCs w:val="18"/>
                <w:rPrChange w:id="4915" w:author="随遇而安" w:date="2023-08-12T09:27:04Z">
                  <w:rPr>
                    <w:rFonts w:ascii="宋体" w:hAnsi="宋体" w:eastAsia="宋体" w:cs="宋体"/>
                    <w:spacing w:val="-5"/>
                    <w:sz w:val="18"/>
                    <w:szCs w:val="18"/>
                  </w:rPr>
                </w:rPrChange>
              </w:rPr>
              <w:t>个月）</w:t>
            </w:r>
          </w:p>
        </w:tc>
        <w:tc>
          <w:tcPr>
            <w:tcW w:w="3667" w:type="dxa"/>
            <w:gridSpan w:val="2"/>
            <w:vAlign w:val="top"/>
          </w:tcPr>
          <w:p w14:paraId="56546EF4">
            <w:pPr>
              <w:spacing w:before="71" w:line="206" w:lineRule="auto"/>
              <w:ind w:left="125"/>
              <w:rPr>
                <w:rFonts w:hint="eastAsia" w:ascii="仿宋" w:hAnsi="仿宋" w:eastAsia="仿宋" w:cs="仿宋"/>
                <w:sz w:val="21"/>
                <w:szCs w:val="21"/>
                <w:rPrChange w:id="4916" w:author="随遇而安" w:date="2023-08-12T09:27:04Z">
                  <w:rPr>
                    <w:rFonts w:ascii="宋体" w:hAnsi="宋体" w:eastAsia="宋体" w:cs="宋体"/>
                    <w:sz w:val="21"/>
                    <w:szCs w:val="21"/>
                  </w:rPr>
                </w:rPrChange>
              </w:rPr>
            </w:pPr>
            <w:r>
              <w:rPr>
                <w:rFonts w:hint="eastAsia" w:ascii="仿宋" w:hAnsi="仿宋" w:eastAsia="仿宋" w:cs="仿宋"/>
                <w:spacing w:val="-9"/>
                <w:sz w:val="21"/>
                <w:szCs w:val="21"/>
                <w:rPrChange w:id="4917" w:author="随遇而安" w:date="2023-08-12T09:27:04Z">
                  <w:rPr>
                    <w:rFonts w:ascii="宋体" w:hAnsi="宋体" w:eastAsia="宋体" w:cs="宋体"/>
                    <w:spacing w:val="-9"/>
                    <w:sz w:val="21"/>
                    <w:szCs w:val="21"/>
                  </w:rPr>
                </w:rPrChange>
              </w:rPr>
              <w:t>□</w:t>
            </w:r>
            <w:r>
              <w:rPr>
                <w:rFonts w:hint="eastAsia" w:ascii="仿宋" w:hAnsi="仿宋" w:eastAsia="仿宋" w:cs="仿宋"/>
                <w:spacing w:val="17"/>
                <w:sz w:val="21"/>
                <w:szCs w:val="21"/>
                <w:rPrChange w:id="4918" w:author="随遇而安" w:date="2023-08-12T09:27:04Z">
                  <w:rPr>
                    <w:rFonts w:ascii="宋体" w:hAnsi="宋体" w:eastAsia="宋体" w:cs="宋体"/>
                    <w:spacing w:val="17"/>
                    <w:sz w:val="21"/>
                    <w:szCs w:val="21"/>
                  </w:rPr>
                </w:rPrChange>
              </w:rPr>
              <w:t xml:space="preserve"> </w:t>
            </w:r>
            <w:r>
              <w:rPr>
                <w:rFonts w:hint="eastAsia" w:ascii="仿宋" w:hAnsi="仿宋" w:eastAsia="仿宋" w:cs="仿宋"/>
                <w:spacing w:val="-9"/>
                <w:sz w:val="21"/>
                <w:szCs w:val="21"/>
                <w:rPrChange w:id="4919" w:author="随遇而安" w:date="2023-08-12T09:27:04Z">
                  <w:rPr>
                    <w:rFonts w:ascii="宋体" w:hAnsi="宋体" w:eastAsia="宋体" w:cs="宋体"/>
                    <w:spacing w:val="-9"/>
                    <w:sz w:val="21"/>
                    <w:szCs w:val="21"/>
                  </w:rPr>
                </w:rPrChange>
              </w:rPr>
              <w:t>改善无效</w:t>
            </w:r>
          </w:p>
        </w:tc>
        <w:tc>
          <w:tcPr>
            <w:tcW w:w="3675" w:type="dxa"/>
            <w:gridSpan w:val="2"/>
            <w:tcBorders>
              <w:right w:val="single" w:color="000000" w:sz="10" w:space="0"/>
            </w:tcBorders>
            <w:vAlign w:val="top"/>
          </w:tcPr>
          <w:p w14:paraId="6CE9C78F">
            <w:pPr>
              <w:spacing w:before="71" w:line="206" w:lineRule="auto"/>
              <w:ind w:left="1288"/>
              <w:rPr>
                <w:rFonts w:hint="eastAsia" w:ascii="仿宋" w:hAnsi="仿宋" w:eastAsia="仿宋" w:cs="仿宋"/>
                <w:sz w:val="21"/>
                <w:szCs w:val="21"/>
                <w:rPrChange w:id="4920" w:author="随遇而安" w:date="2023-08-12T09:27:04Z">
                  <w:rPr>
                    <w:rFonts w:ascii="宋体" w:hAnsi="宋体" w:eastAsia="宋体" w:cs="宋体"/>
                    <w:sz w:val="21"/>
                    <w:szCs w:val="21"/>
                  </w:rPr>
                </w:rPrChange>
              </w:rPr>
            </w:pPr>
            <w:r>
              <w:rPr>
                <w:rFonts w:hint="eastAsia" w:ascii="仿宋" w:hAnsi="仿宋" w:eastAsia="仿宋" w:cs="仿宋"/>
                <w:spacing w:val="-9"/>
                <w:sz w:val="21"/>
                <w:szCs w:val="21"/>
                <w:rPrChange w:id="4921" w:author="随遇而安" w:date="2023-08-12T09:27:04Z">
                  <w:rPr>
                    <w:rFonts w:ascii="宋体" w:hAnsi="宋体" w:eastAsia="宋体" w:cs="宋体"/>
                    <w:spacing w:val="-9"/>
                    <w:sz w:val="21"/>
                    <w:szCs w:val="21"/>
                  </w:rPr>
                </w:rPrChange>
              </w:rPr>
              <w:t>□</w:t>
            </w:r>
            <w:r>
              <w:rPr>
                <w:rFonts w:hint="eastAsia" w:ascii="仿宋" w:hAnsi="仿宋" w:eastAsia="仿宋" w:cs="仿宋"/>
                <w:spacing w:val="17"/>
                <w:sz w:val="21"/>
                <w:szCs w:val="21"/>
                <w:rPrChange w:id="4922" w:author="随遇而安" w:date="2023-08-12T09:27:04Z">
                  <w:rPr>
                    <w:rFonts w:ascii="宋体" w:hAnsi="宋体" w:eastAsia="宋体" w:cs="宋体"/>
                    <w:spacing w:val="17"/>
                    <w:sz w:val="21"/>
                    <w:szCs w:val="21"/>
                  </w:rPr>
                </w:rPrChange>
              </w:rPr>
              <w:t xml:space="preserve"> </w:t>
            </w:r>
            <w:r>
              <w:rPr>
                <w:rFonts w:hint="eastAsia" w:ascii="仿宋" w:hAnsi="仿宋" w:eastAsia="仿宋" w:cs="仿宋"/>
                <w:spacing w:val="-9"/>
                <w:sz w:val="21"/>
                <w:szCs w:val="21"/>
                <w:rPrChange w:id="4923" w:author="随遇而安" w:date="2023-08-12T09:27:04Z">
                  <w:rPr>
                    <w:rFonts w:ascii="宋体" w:hAnsi="宋体" w:eastAsia="宋体" w:cs="宋体"/>
                    <w:spacing w:val="-9"/>
                    <w:sz w:val="21"/>
                    <w:szCs w:val="21"/>
                  </w:rPr>
                </w:rPrChange>
              </w:rPr>
              <w:t>改善有效</w:t>
            </w:r>
          </w:p>
        </w:tc>
      </w:tr>
      <w:tr w14:paraId="7CEA97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03" w:hRule="atLeast"/>
        </w:trPr>
        <w:tc>
          <w:tcPr>
            <w:tcW w:w="1704" w:type="dxa"/>
            <w:vMerge w:val="continue"/>
            <w:tcBorders>
              <w:top w:val="nil"/>
              <w:left w:val="single" w:color="000000" w:sz="10" w:space="0"/>
              <w:bottom w:val="nil"/>
            </w:tcBorders>
            <w:vAlign w:val="top"/>
          </w:tcPr>
          <w:p w14:paraId="463F9835">
            <w:pPr>
              <w:pStyle w:val="9"/>
              <w:ind w:firstLine="420" w:firstLineChars="200"/>
              <w:rPr>
                <w:rFonts w:hint="eastAsia" w:ascii="仿宋" w:hAnsi="仿宋" w:eastAsia="仿宋" w:cs="仿宋"/>
                <w:rPrChange w:id="4925" w:author="随遇而安" w:date="2023-08-12T09:27:04Z">
                  <w:rPr/>
                </w:rPrChange>
              </w:rPr>
              <w:pPrChange w:id="4924" w:author="随遇而安" w:date="2023-08-12T09:17:42Z">
                <w:pPr>
                  <w:pStyle w:val="9"/>
                </w:pPr>
              </w:pPrChange>
            </w:pPr>
          </w:p>
        </w:tc>
        <w:tc>
          <w:tcPr>
            <w:tcW w:w="3667" w:type="dxa"/>
            <w:gridSpan w:val="2"/>
            <w:vAlign w:val="top"/>
          </w:tcPr>
          <w:p w14:paraId="61C6F815">
            <w:pPr>
              <w:spacing w:before="160" w:line="221" w:lineRule="auto"/>
              <w:ind w:left="0" w:firstLine="408" w:firstLineChars="200"/>
              <w:rPr>
                <w:rFonts w:hint="eastAsia" w:ascii="仿宋" w:hAnsi="仿宋" w:eastAsia="仿宋" w:cs="仿宋"/>
                <w:sz w:val="21"/>
                <w:szCs w:val="21"/>
                <w:rPrChange w:id="4927" w:author="随遇而安" w:date="2023-08-12T09:27:04Z">
                  <w:rPr>
                    <w:rFonts w:ascii="宋体" w:hAnsi="宋体" w:eastAsia="宋体" w:cs="宋体"/>
                    <w:sz w:val="21"/>
                    <w:szCs w:val="21"/>
                  </w:rPr>
                </w:rPrChange>
              </w:rPr>
              <w:pPrChange w:id="4926" w:author="随遇而安" w:date="2023-08-12T09:17:42Z">
                <w:pPr>
                  <w:spacing w:before="160" w:line="221" w:lineRule="auto"/>
                  <w:ind w:left="125"/>
                </w:pPr>
              </w:pPrChange>
            </w:pPr>
            <w:r>
              <w:rPr>
                <w:rFonts w:hint="eastAsia" w:ascii="仿宋" w:hAnsi="仿宋" w:eastAsia="仿宋" w:cs="仿宋"/>
                <w:spacing w:val="-3"/>
                <w:sz w:val="21"/>
                <w:szCs w:val="21"/>
                <w:rPrChange w:id="4928" w:author="随遇而安" w:date="2023-08-12T09:27:04Z">
                  <w:rPr>
                    <w:rFonts w:ascii="宋体" w:hAnsi="宋体" w:eastAsia="宋体" w:cs="宋体"/>
                    <w:spacing w:val="-3"/>
                    <w:sz w:val="21"/>
                    <w:szCs w:val="21"/>
                  </w:rPr>
                </w:rPrChange>
              </w:rPr>
              <w:t>□ 有类似事故发生：</w:t>
            </w:r>
          </w:p>
          <w:p w14:paraId="7A868CF9">
            <w:pPr>
              <w:spacing w:before="147" w:line="221" w:lineRule="auto"/>
              <w:ind w:left="0" w:firstLine="408" w:firstLineChars="200"/>
              <w:rPr>
                <w:rFonts w:hint="eastAsia" w:ascii="仿宋" w:hAnsi="仿宋" w:eastAsia="仿宋" w:cs="仿宋"/>
                <w:sz w:val="21"/>
                <w:szCs w:val="21"/>
                <w:rPrChange w:id="4930" w:author="随遇而安" w:date="2023-08-12T09:27:04Z">
                  <w:rPr>
                    <w:rFonts w:ascii="宋体" w:hAnsi="宋体" w:eastAsia="宋体" w:cs="宋体"/>
                    <w:sz w:val="21"/>
                    <w:szCs w:val="21"/>
                  </w:rPr>
                </w:rPrChange>
              </w:rPr>
              <w:pPrChange w:id="4929" w:author="随遇而安" w:date="2023-08-12T09:17:42Z">
                <w:pPr>
                  <w:spacing w:before="147" w:line="221" w:lineRule="auto"/>
                  <w:ind w:left="125"/>
                </w:pPr>
              </w:pPrChange>
            </w:pPr>
            <w:r>
              <w:rPr>
                <w:rFonts w:hint="eastAsia" w:ascii="仿宋" w:hAnsi="仿宋" w:eastAsia="仿宋" w:cs="仿宋"/>
                <w:spacing w:val="-3"/>
                <w:sz w:val="21"/>
                <w:szCs w:val="21"/>
                <w:rPrChange w:id="4931" w:author="随遇而安" w:date="2023-08-12T09:27:04Z">
                  <w:rPr>
                    <w:rFonts w:ascii="宋体" w:hAnsi="宋体" w:eastAsia="宋体" w:cs="宋体"/>
                    <w:spacing w:val="-3"/>
                    <w:sz w:val="21"/>
                    <w:szCs w:val="21"/>
                  </w:rPr>
                </w:rPrChange>
              </w:rPr>
              <w:t>□ 有类似行为发生：</w:t>
            </w:r>
          </w:p>
          <w:p w14:paraId="77D27138">
            <w:pPr>
              <w:spacing w:before="150" w:line="278" w:lineRule="auto"/>
              <w:ind w:left="416" w:leftChars="198" w:right="723" w:firstLine="4" w:firstLineChars="0"/>
              <w:rPr>
                <w:ins w:id="4933" w:author="随遇而安" w:date="2023-08-12T10:19:21Z"/>
                <w:rFonts w:hint="eastAsia" w:ascii="仿宋" w:hAnsi="仿宋" w:eastAsia="仿宋" w:cs="仿宋"/>
                <w:spacing w:val="-3"/>
                <w:sz w:val="21"/>
                <w:szCs w:val="21"/>
              </w:rPr>
              <w:pPrChange w:id="4932" w:author="随遇而安" w:date="2023-08-12T10:19:35Z">
                <w:pPr>
                  <w:spacing w:before="150" w:line="278" w:lineRule="auto"/>
                  <w:ind w:left="125" w:right="1198"/>
                </w:pPr>
              </w:pPrChange>
            </w:pPr>
            <w:r>
              <w:rPr>
                <w:rFonts w:hint="eastAsia" w:ascii="仿宋" w:hAnsi="仿宋" w:eastAsia="仿宋" w:cs="仿宋"/>
                <w:spacing w:val="-3"/>
                <w:sz w:val="21"/>
                <w:szCs w:val="21"/>
                <w:rPrChange w:id="4934" w:author="随遇而安" w:date="2023-08-12T10:18:54Z">
                  <w:rPr>
                    <w:rFonts w:ascii="宋体" w:hAnsi="宋体" w:eastAsia="宋体" w:cs="宋体"/>
                    <w:spacing w:val="-7"/>
                    <w:sz w:val="21"/>
                    <w:szCs w:val="21"/>
                  </w:rPr>
                </w:rPrChange>
              </w:rPr>
              <w:t>□ 改善措施未持续实施：</w:t>
            </w:r>
            <w:r>
              <w:rPr>
                <w:rFonts w:hint="eastAsia" w:ascii="仿宋" w:hAnsi="仿宋" w:eastAsia="仿宋" w:cs="仿宋"/>
                <w:spacing w:val="-3"/>
                <w:sz w:val="21"/>
                <w:szCs w:val="21"/>
                <w:rPrChange w:id="4935" w:author="随遇而安" w:date="2023-08-12T10:18:54Z">
                  <w:rPr>
                    <w:rFonts w:ascii="宋体" w:hAnsi="宋体" w:eastAsia="宋体" w:cs="宋体"/>
                    <w:spacing w:val="6"/>
                    <w:sz w:val="21"/>
                    <w:szCs w:val="21"/>
                  </w:rPr>
                </w:rPrChange>
              </w:rPr>
              <w:t xml:space="preserve"> </w:t>
            </w:r>
            <w:del w:id="4936" w:author="随遇而安" w:date="2023-08-12T10:19:03Z">
              <w:r>
                <w:rPr>
                  <w:rFonts w:hint="eastAsia" w:ascii="仿宋" w:hAnsi="仿宋" w:eastAsia="仿宋" w:cs="仿宋"/>
                  <w:spacing w:val="-3"/>
                  <w:sz w:val="21"/>
                  <w:szCs w:val="21"/>
                  <w:rPrChange w:id="4937" w:author="随遇而安" w:date="2023-08-12T10:18:54Z">
                    <w:rPr>
                      <w:rFonts w:ascii="宋体" w:hAnsi="宋体" w:eastAsia="宋体" w:cs="宋体"/>
                      <w:spacing w:val="-16"/>
                      <w:sz w:val="21"/>
                      <w:szCs w:val="21"/>
                    </w:rPr>
                  </w:rPrChange>
                </w:rPr>
                <w:delText>□</w:delText>
              </w:r>
            </w:del>
          </w:p>
          <w:p w14:paraId="4AA30008">
            <w:pPr>
              <w:spacing w:before="150" w:line="278" w:lineRule="auto"/>
              <w:ind w:left="416" w:leftChars="198" w:right="723" w:firstLine="4" w:firstLineChars="0"/>
              <w:rPr>
                <w:rFonts w:hint="eastAsia" w:ascii="仿宋" w:hAnsi="仿宋" w:eastAsia="仿宋" w:cs="仿宋"/>
                <w:sz w:val="21"/>
                <w:szCs w:val="21"/>
                <w:rPrChange w:id="4939" w:author="随遇而安" w:date="2023-08-12T09:27:04Z">
                  <w:rPr>
                    <w:rFonts w:ascii="宋体" w:hAnsi="宋体" w:eastAsia="宋体" w:cs="宋体"/>
                    <w:sz w:val="21"/>
                    <w:szCs w:val="21"/>
                  </w:rPr>
                </w:rPrChange>
              </w:rPr>
              <w:pPrChange w:id="4938" w:author="随遇而安" w:date="2023-08-12T10:19:35Z">
                <w:pPr>
                  <w:spacing w:before="150" w:line="278" w:lineRule="auto"/>
                  <w:ind w:left="125" w:right="1198"/>
                </w:pPr>
              </w:pPrChange>
            </w:pPr>
            <w:ins w:id="4940" w:author="随遇而安" w:date="2023-08-12T10:19:05Z">
              <w:r>
                <w:rPr>
                  <w:rFonts w:hint="eastAsia" w:ascii="仿宋" w:hAnsi="仿宋" w:eastAsia="仿宋" w:cs="仿宋"/>
                  <w:spacing w:val="-3"/>
                  <w:sz w:val="21"/>
                  <w:szCs w:val="21"/>
                  <w:lang w:eastAsia="zh-CN"/>
                </w:rPr>
                <w:t>□</w:t>
              </w:r>
            </w:ins>
            <w:r>
              <w:rPr>
                <w:rFonts w:hint="eastAsia" w:ascii="仿宋" w:hAnsi="仿宋" w:eastAsia="仿宋" w:cs="仿宋"/>
                <w:spacing w:val="-3"/>
                <w:sz w:val="21"/>
                <w:szCs w:val="21"/>
                <w:rPrChange w:id="4941" w:author="随遇而安" w:date="2023-08-12T10:18:54Z">
                  <w:rPr>
                    <w:rFonts w:ascii="宋体" w:hAnsi="宋体" w:eastAsia="宋体" w:cs="宋体"/>
                    <w:spacing w:val="12"/>
                    <w:sz w:val="21"/>
                    <w:szCs w:val="21"/>
                  </w:rPr>
                </w:rPrChange>
              </w:rPr>
              <w:t xml:space="preserve"> </w:t>
            </w:r>
            <w:r>
              <w:rPr>
                <w:rFonts w:hint="eastAsia" w:ascii="仿宋" w:hAnsi="仿宋" w:eastAsia="仿宋" w:cs="仿宋"/>
                <w:spacing w:val="-3"/>
                <w:sz w:val="21"/>
                <w:szCs w:val="21"/>
                <w:rPrChange w:id="4942" w:author="随遇而安" w:date="2023-08-12T10:18:54Z">
                  <w:rPr>
                    <w:rFonts w:ascii="宋体" w:hAnsi="宋体" w:eastAsia="宋体" w:cs="宋体"/>
                    <w:spacing w:val="-16"/>
                    <w:sz w:val="21"/>
                    <w:szCs w:val="21"/>
                  </w:rPr>
                </w:rPrChange>
              </w:rPr>
              <w:t>其他：</w:t>
            </w:r>
          </w:p>
        </w:tc>
        <w:tc>
          <w:tcPr>
            <w:tcW w:w="3675" w:type="dxa"/>
            <w:gridSpan w:val="2"/>
            <w:tcBorders>
              <w:right w:val="single" w:color="000000" w:sz="10" w:space="0"/>
            </w:tcBorders>
            <w:vAlign w:val="top"/>
          </w:tcPr>
          <w:p w14:paraId="1E785FB2">
            <w:pPr>
              <w:pStyle w:val="9"/>
              <w:spacing w:line="243" w:lineRule="auto"/>
              <w:ind w:firstLine="420" w:firstLineChars="200"/>
              <w:rPr>
                <w:rFonts w:hint="eastAsia" w:ascii="仿宋" w:hAnsi="仿宋" w:eastAsia="仿宋" w:cs="仿宋"/>
                <w:rPrChange w:id="4944" w:author="随遇而安" w:date="2023-08-12T09:27:04Z">
                  <w:rPr/>
                </w:rPrChange>
              </w:rPr>
              <w:pPrChange w:id="4943" w:author="随遇而安" w:date="2023-08-12T09:17:42Z">
                <w:pPr>
                  <w:pStyle w:val="9"/>
                  <w:spacing w:line="243" w:lineRule="auto"/>
                </w:pPr>
              </w:pPrChange>
            </w:pPr>
          </w:p>
          <w:p w14:paraId="640420E4">
            <w:pPr>
              <w:pStyle w:val="9"/>
              <w:spacing w:line="244" w:lineRule="auto"/>
              <w:ind w:firstLine="420" w:firstLineChars="200"/>
              <w:rPr>
                <w:rFonts w:hint="eastAsia" w:ascii="仿宋" w:hAnsi="仿宋" w:eastAsia="仿宋" w:cs="仿宋"/>
                <w:rPrChange w:id="4946" w:author="随遇而安" w:date="2023-08-12T09:27:04Z">
                  <w:rPr/>
                </w:rPrChange>
              </w:rPr>
              <w:pPrChange w:id="4945" w:author="随遇而安" w:date="2023-08-12T09:17:42Z">
                <w:pPr>
                  <w:pStyle w:val="9"/>
                  <w:spacing w:line="244" w:lineRule="auto"/>
                </w:pPr>
              </w:pPrChange>
            </w:pPr>
          </w:p>
          <w:p w14:paraId="6908F896">
            <w:pPr>
              <w:spacing w:before="69" w:line="221" w:lineRule="auto"/>
              <w:ind w:left="0" w:firstLine="416" w:firstLineChars="200"/>
              <w:rPr>
                <w:rFonts w:hint="eastAsia" w:ascii="仿宋" w:hAnsi="仿宋" w:eastAsia="仿宋" w:cs="仿宋"/>
                <w:sz w:val="21"/>
                <w:szCs w:val="21"/>
                <w:rPrChange w:id="4948" w:author="随遇而安" w:date="2023-08-12T09:27:04Z">
                  <w:rPr>
                    <w:rFonts w:ascii="宋体" w:hAnsi="宋体" w:eastAsia="宋体" w:cs="宋体"/>
                    <w:sz w:val="21"/>
                    <w:szCs w:val="21"/>
                  </w:rPr>
                </w:rPrChange>
              </w:rPr>
              <w:pPrChange w:id="4947" w:author="随遇而安" w:date="2023-08-12T09:17:42Z">
                <w:pPr>
                  <w:spacing w:before="69" w:line="221" w:lineRule="auto"/>
                  <w:ind w:left="124"/>
                </w:pPr>
              </w:pPrChange>
            </w:pPr>
            <w:r>
              <w:rPr>
                <w:rFonts w:hint="eastAsia" w:ascii="仿宋" w:hAnsi="仿宋" w:eastAsia="仿宋" w:cs="仿宋"/>
                <w:spacing w:val="-1"/>
                <w:sz w:val="21"/>
                <w:szCs w:val="21"/>
                <w:rPrChange w:id="4949" w:author="随遇而安" w:date="2023-08-12T09:27:04Z">
                  <w:rPr>
                    <w:rFonts w:ascii="宋体" w:hAnsi="宋体" w:eastAsia="宋体" w:cs="宋体"/>
                    <w:spacing w:val="-1"/>
                    <w:sz w:val="21"/>
                    <w:szCs w:val="21"/>
                  </w:rPr>
                </w:rPrChange>
              </w:rPr>
              <w:t>改善期内无类似事故发生；</w:t>
            </w:r>
          </w:p>
        </w:tc>
      </w:tr>
      <w:tr w14:paraId="087D92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27" w:hRule="atLeast"/>
        </w:trPr>
        <w:tc>
          <w:tcPr>
            <w:tcW w:w="1704" w:type="dxa"/>
            <w:vMerge w:val="continue"/>
            <w:tcBorders>
              <w:top w:val="nil"/>
              <w:left w:val="single" w:color="000000" w:sz="10" w:space="0"/>
              <w:bottom w:val="single" w:color="000000" w:sz="10" w:space="0"/>
            </w:tcBorders>
            <w:vAlign w:val="top"/>
          </w:tcPr>
          <w:p w14:paraId="33422562">
            <w:pPr>
              <w:pStyle w:val="9"/>
              <w:ind w:firstLine="420" w:firstLineChars="200"/>
              <w:rPr>
                <w:rFonts w:hint="eastAsia" w:ascii="仿宋" w:hAnsi="仿宋" w:eastAsia="仿宋" w:cs="仿宋"/>
                <w:rPrChange w:id="4951" w:author="随遇而安" w:date="2023-08-12T09:27:04Z">
                  <w:rPr/>
                </w:rPrChange>
              </w:rPr>
              <w:pPrChange w:id="4950" w:author="随遇而安" w:date="2023-08-12T09:17:42Z">
                <w:pPr>
                  <w:pStyle w:val="9"/>
                </w:pPr>
              </w:pPrChange>
            </w:pPr>
          </w:p>
        </w:tc>
        <w:tc>
          <w:tcPr>
            <w:tcW w:w="7342" w:type="dxa"/>
            <w:gridSpan w:val="4"/>
            <w:tcBorders>
              <w:bottom w:val="single" w:color="000000" w:sz="10" w:space="0"/>
              <w:right w:val="single" w:color="000000" w:sz="10" w:space="0"/>
            </w:tcBorders>
            <w:vAlign w:val="top"/>
          </w:tcPr>
          <w:p w14:paraId="11DDD045">
            <w:pPr>
              <w:spacing w:before="163" w:line="221" w:lineRule="auto"/>
              <w:ind w:left="0" w:firstLine="416" w:firstLineChars="200"/>
              <w:rPr>
                <w:rFonts w:hint="eastAsia" w:ascii="仿宋" w:hAnsi="仿宋" w:eastAsia="仿宋" w:cs="仿宋"/>
                <w:sz w:val="21"/>
                <w:szCs w:val="21"/>
                <w:rPrChange w:id="4953" w:author="随遇而安" w:date="2023-08-12T09:27:04Z">
                  <w:rPr>
                    <w:rFonts w:ascii="宋体" w:hAnsi="宋体" w:eastAsia="宋体" w:cs="宋体"/>
                    <w:sz w:val="21"/>
                    <w:szCs w:val="21"/>
                  </w:rPr>
                </w:rPrChange>
              </w:rPr>
              <w:pPrChange w:id="4952" w:author="随遇而安" w:date="2023-08-12T09:17:42Z">
                <w:pPr>
                  <w:spacing w:before="163" w:line="221" w:lineRule="auto"/>
                  <w:ind w:left="105"/>
                </w:pPr>
              </w:pPrChange>
            </w:pPr>
            <w:r>
              <w:rPr>
                <w:rFonts w:hint="eastAsia" w:ascii="仿宋" w:hAnsi="仿宋" w:eastAsia="仿宋" w:cs="仿宋"/>
                <w:spacing w:val="-1"/>
                <w:sz w:val="21"/>
                <w:szCs w:val="21"/>
                <w:rPrChange w:id="4954" w:author="随遇而安" w:date="2023-08-12T09:27:04Z">
                  <w:rPr>
                    <w:rFonts w:ascii="宋体" w:hAnsi="宋体" w:eastAsia="宋体" w:cs="宋体"/>
                    <w:spacing w:val="-1"/>
                    <w:sz w:val="21"/>
                    <w:szCs w:val="21"/>
                  </w:rPr>
                </w:rPrChange>
              </w:rPr>
              <w:t>单位第一负责人确认签字：</w:t>
            </w:r>
          </w:p>
        </w:tc>
      </w:tr>
    </w:tbl>
    <w:p w14:paraId="18763707">
      <w:pPr>
        <w:rPr>
          <w:rFonts w:hint="eastAsia" w:ascii="仿宋" w:hAnsi="仿宋" w:eastAsia="仿宋" w:cs="仿宋"/>
          <w:sz w:val="21"/>
          <w:rPrChange w:id="4955" w:author="随遇而安" w:date="2023-08-12T09:27:04Z">
            <w:rPr>
              <w:rFonts w:ascii="Arial"/>
              <w:sz w:val="21"/>
            </w:rPr>
          </w:rPrChange>
        </w:rPr>
      </w:pPr>
    </w:p>
    <w:sectPr>
      <w:footerReference r:id="rId24" w:type="default"/>
      <w:pgSz w:w="11907" w:h="16839"/>
      <w:pgMar w:top="1507" w:right="1415" w:bottom="1027" w:left="1390" w:header="852" w:footer="850"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瀹嬩綋">
    <w:altName w:val="Segoe Print"/>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A7093A">
    <w:pPr>
      <w:pStyle w:val="3"/>
    </w:pPr>
    <w:ins w:id="4" w:author="随遇而安" w:date="2023-08-12T10:23:57Z">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BF034C">
                            <w:pPr>
                              <w:pStyle w:val="3"/>
                            </w:pPr>
                            <w:ins w:id="6" w:author="随遇而安" w:date="2023-08-12T10:23:57Z">
                              <w:r>
                                <w:rPr/>
                                <w:fldChar w:fldCharType="begin"/>
                              </w:r>
                            </w:ins>
                            <w:ins w:id="7" w:author="随遇而安" w:date="2023-08-12T10:23:57Z">
                              <w:r>
                                <w:rPr/>
                                <w:instrText xml:space="preserve"> PAGE  \* MERGEFORMAT </w:instrText>
                              </w:r>
                            </w:ins>
                            <w:ins w:id="8" w:author="随遇而安" w:date="2023-08-12T10:23:57Z">
                              <w:r>
                                <w:rPr/>
                                <w:fldChar w:fldCharType="separate"/>
                              </w:r>
                            </w:ins>
                            <w:ins w:id="9" w:author="随遇而安" w:date="2023-08-12T10:23:57Z">
                              <w:r>
                                <w:rPr/>
                                <w:t>1</w:t>
                              </w:r>
                            </w:ins>
                            <w:ins w:id="10" w:author="随遇而安" w:date="2023-08-12T10:23:57Z">
                              <w:r>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45BF034C">
                      <w:pPr>
                        <w:pStyle w:val="3"/>
                      </w:pPr>
                      <w:ins w:id="11" w:author="随遇而安" w:date="2023-08-12T10:23:57Z">
                        <w:r>
                          <w:rPr/>
                          <w:fldChar w:fldCharType="begin"/>
                        </w:r>
                      </w:ins>
                      <w:ins w:id="12" w:author="随遇而安" w:date="2023-08-12T10:23:57Z">
                        <w:r>
                          <w:rPr/>
                          <w:instrText xml:space="preserve"> PAGE  \* MERGEFORMAT </w:instrText>
                        </w:r>
                      </w:ins>
                      <w:ins w:id="13" w:author="随遇而安" w:date="2023-08-12T10:23:57Z">
                        <w:r>
                          <w:rPr/>
                          <w:fldChar w:fldCharType="separate"/>
                        </w:r>
                      </w:ins>
                      <w:ins w:id="14" w:author="随遇而安" w:date="2023-08-12T10:23:57Z">
                        <w:r>
                          <w:rPr/>
                          <w:t>1</w:t>
                        </w:r>
                      </w:ins>
                      <w:ins w:id="15" w:author="随遇而安" w:date="2023-08-12T10:23:57Z">
                        <w:r>
                          <w:rPr/>
                          <w:fldChar w:fldCharType="end"/>
                        </w:r>
                      </w:ins>
                    </w:p>
                  </w:txbxContent>
                </v:textbox>
              </v:shape>
            </w:pict>
          </mc:Fallback>
        </mc:AlternateContent>
      </w:r>
    </w:ins>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34244">
    <w:pPr>
      <w:spacing w:line="169" w:lineRule="auto"/>
      <w:ind w:left="4529"/>
      <w:rPr>
        <w:rFonts w:ascii="宋体" w:hAnsi="宋体" w:eastAsia="宋体" w:cs="宋体"/>
        <w:sz w:val="18"/>
        <w:szCs w:val="18"/>
      </w:rPr>
    </w:pPr>
    <w:ins w:id="16" w:author="随遇而安" w:date="2023-08-12T10:23:57Z">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735DCC">
                            <w:pPr>
                              <w:pStyle w:val="3"/>
                            </w:pPr>
                            <w:ins w:id="18" w:author="随遇而安" w:date="2023-08-12T10:23:57Z">
                              <w:r>
                                <w:rPr/>
                                <w:fldChar w:fldCharType="begin"/>
                              </w:r>
                            </w:ins>
                            <w:ins w:id="19" w:author="随遇而安" w:date="2023-08-12T10:23:57Z">
                              <w:r>
                                <w:rPr/>
                                <w:instrText xml:space="preserve"> PAGE  \* MERGEFORMAT </w:instrText>
                              </w:r>
                            </w:ins>
                            <w:ins w:id="20" w:author="随遇而安" w:date="2023-08-12T10:23:57Z">
                              <w:r>
                                <w:rPr/>
                                <w:fldChar w:fldCharType="separate"/>
                              </w:r>
                            </w:ins>
                            <w:ins w:id="21" w:author="随遇而安" w:date="2023-08-12T10:23:57Z">
                              <w:r>
                                <w:rPr/>
                                <w:t>3</w:t>
                              </w:r>
                            </w:ins>
                            <w:ins w:id="22" w:author="随遇而安" w:date="2023-08-12T10:23:57Z">
                              <w:r>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5A735DCC">
                      <w:pPr>
                        <w:pStyle w:val="3"/>
                      </w:pPr>
                      <w:ins w:id="23" w:author="随遇而安" w:date="2023-08-12T10:23:57Z">
                        <w:r>
                          <w:rPr/>
                          <w:fldChar w:fldCharType="begin"/>
                        </w:r>
                      </w:ins>
                      <w:ins w:id="24" w:author="随遇而安" w:date="2023-08-12T10:23:57Z">
                        <w:r>
                          <w:rPr/>
                          <w:instrText xml:space="preserve"> PAGE  \* MERGEFORMAT </w:instrText>
                        </w:r>
                      </w:ins>
                      <w:ins w:id="25" w:author="随遇而安" w:date="2023-08-12T10:23:57Z">
                        <w:r>
                          <w:rPr/>
                          <w:fldChar w:fldCharType="separate"/>
                        </w:r>
                      </w:ins>
                      <w:ins w:id="26" w:author="随遇而安" w:date="2023-08-12T10:23:57Z">
                        <w:r>
                          <w:rPr/>
                          <w:t>3</w:t>
                        </w:r>
                      </w:ins>
                      <w:ins w:id="27" w:author="随遇而安" w:date="2023-08-12T10:23:57Z">
                        <w:r>
                          <w:rPr/>
                          <w:fldChar w:fldCharType="end"/>
                        </w:r>
                      </w:ins>
                    </w:p>
                  </w:txbxContent>
                </v:textbox>
              </v:shape>
            </w:pict>
          </mc:Fallback>
        </mc:AlternateContent>
      </w:r>
    </w:ins>
    <w:del w:id="28" w:author="随遇而安" w:date="2023-08-12T10:22:34Z">
      <w:r>
        <w:rPr>
          <w:rFonts w:ascii="宋体" w:hAnsi="宋体" w:eastAsia="宋体" w:cs="宋体"/>
          <w:sz w:val="18"/>
          <w:szCs w:val="18"/>
        </w:rPr>
        <w:delText>7</w:delText>
      </w:r>
    </w:del>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9CD918">
    <w:pPr>
      <w:spacing w:line="169" w:lineRule="auto"/>
      <w:ind w:left="4529"/>
      <w:rPr>
        <w:rFonts w:ascii="宋体" w:hAnsi="宋体" w:eastAsia="宋体" w:cs="宋体"/>
        <w:sz w:val="18"/>
        <w:szCs w:val="18"/>
      </w:rPr>
    </w:pPr>
    <w:ins w:id="29" w:author="随遇而安" w:date="2023-08-12T10:23:57Z">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BBB1AC">
                            <w:pPr>
                              <w:pStyle w:val="3"/>
                            </w:pPr>
                            <w:ins w:id="31" w:author="随遇而安" w:date="2023-08-12T10:23:57Z">
                              <w:r>
                                <w:rPr/>
                                <w:fldChar w:fldCharType="begin"/>
                              </w:r>
                            </w:ins>
                            <w:ins w:id="32" w:author="随遇而安" w:date="2023-08-12T10:23:57Z">
                              <w:r>
                                <w:rPr/>
                                <w:instrText xml:space="preserve"> PAGE  \* MERGEFORMAT </w:instrText>
                              </w:r>
                            </w:ins>
                            <w:ins w:id="33" w:author="随遇而安" w:date="2023-08-12T10:23:57Z">
                              <w:r>
                                <w:rPr/>
                                <w:fldChar w:fldCharType="separate"/>
                              </w:r>
                            </w:ins>
                            <w:ins w:id="34" w:author="随遇而安" w:date="2023-08-12T10:23:57Z">
                              <w:r>
                                <w:rPr/>
                                <w:t>3</w:t>
                              </w:r>
                            </w:ins>
                            <w:ins w:id="35" w:author="随遇而安" w:date="2023-08-12T10:23:57Z">
                              <w:r>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4DBBB1AC">
                      <w:pPr>
                        <w:pStyle w:val="3"/>
                      </w:pPr>
                      <w:ins w:id="36" w:author="随遇而安" w:date="2023-08-12T10:23:57Z">
                        <w:r>
                          <w:rPr/>
                          <w:fldChar w:fldCharType="begin"/>
                        </w:r>
                      </w:ins>
                      <w:ins w:id="37" w:author="随遇而安" w:date="2023-08-12T10:23:57Z">
                        <w:r>
                          <w:rPr/>
                          <w:instrText xml:space="preserve"> PAGE  \* MERGEFORMAT </w:instrText>
                        </w:r>
                      </w:ins>
                      <w:ins w:id="38" w:author="随遇而安" w:date="2023-08-12T10:23:57Z">
                        <w:r>
                          <w:rPr/>
                          <w:fldChar w:fldCharType="separate"/>
                        </w:r>
                      </w:ins>
                      <w:ins w:id="39" w:author="随遇而安" w:date="2023-08-12T10:23:57Z">
                        <w:r>
                          <w:rPr/>
                          <w:t>3</w:t>
                        </w:r>
                      </w:ins>
                      <w:ins w:id="40" w:author="随遇而安" w:date="2023-08-12T10:23:57Z">
                        <w:r>
                          <w:rPr/>
                          <w:fldChar w:fldCharType="end"/>
                        </w:r>
                      </w:ins>
                    </w:p>
                  </w:txbxContent>
                </v:textbox>
              </v:shape>
            </w:pict>
          </mc:Fallback>
        </mc:AlternateContent>
      </w:r>
    </w:ins>
    <w:del w:id="41" w:author="随遇而安" w:date="2023-08-12T10:22:34Z">
      <w:r>
        <w:rPr>
          <w:rFonts w:ascii="宋体" w:hAnsi="宋体" w:eastAsia="宋体" w:cs="宋体"/>
          <w:sz w:val="18"/>
          <w:szCs w:val="18"/>
        </w:rPr>
        <w:delText>7</w:delText>
      </w:r>
    </w:del>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EA9BF">
    <w:pPr>
      <w:spacing w:line="169" w:lineRule="auto"/>
      <w:ind w:left="4529"/>
      <w:rPr>
        <w:rFonts w:ascii="宋体" w:hAnsi="宋体" w:eastAsia="宋体" w:cs="宋体"/>
        <w:sz w:val="18"/>
        <w:szCs w:val="18"/>
      </w:rPr>
    </w:pPr>
    <w:ins w:id="42" w:author="随遇而安" w:date="2023-08-12T10:23:57Z">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BE5BA7">
                            <w:pPr>
                              <w:pStyle w:val="3"/>
                            </w:pPr>
                            <w:ins w:id="44" w:author="随遇而安" w:date="2023-08-12T10:23:57Z">
                              <w:r>
                                <w:rPr/>
                                <w:fldChar w:fldCharType="begin"/>
                              </w:r>
                            </w:ins>
                            <w:ins w:id="45" w:author="随遇而安" w:date="2023-08-12T10:23:57Z">
                              <w:r>
                                <w:rPr/>
                                <w:instrText xml:space="preserve"> PAGE  \* MERGEFORMAT </w:instrText>
                              </w:r>
                            </w:ins>
                            <w:ins w:id="46" w:author="随遇而安" w:date="2023-08-12T10:23:57Z">
                              <w:r>
                                <w:rPr/>
                                <w:fldChar w:fldCharType="separate"/>
                              </w:r>
                            </w:ins>
                            <w:ins w:id="47" w:author="随遇而安" w:date="2023-08-12T10:23:57Z">
                              <w:r>
                                <w:rPr/>
                                <w:t>3</w:t>
                              </w:r>
                            </w:ins>
                            <w:ins w:id="48" w:author="随遇而安" w:date="2023-08-12T10:23:57Z">
                              <w:r>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76BE5BA7">
                      <w:pPr>
                        <w:pStyle w:val="3"/>
                      </w:pPr>
                      <w:ins w:id="49" w:author="随遇而安" w:date="2023-08-12T10:23:57Z">
                        <w:r>
                          <w:rPr/>
                          <w:fldChar w:fldCharType="begin"/>
                        </w:r>
                      </w:ins>
                      <w:ins w:id="50" w:author="随遇而安" w:date="2023-08-12T10:23:57Z">
                        <w:r>
                          <w:rPr/>
                          <w:instrText xml:space="preserve"> PAGE  \* MERGEFORMAT </w:instrText>
                        </w:r>
                      </w:ins>
                      <w:ins w:id="51" w:author="随遇而安" w:date="2023-08-12T10:23:57Z">
                        <w:r>
                          <w:rPr/>
                          <w:fldChar w:fldCharType="separate"/>
                        </w:r>
                      </w:ins>
                      <w:ins w:id="52" w:author="随遇而安" w:date="2023-08-12T10:23:57Z">
                        <w:r>
                          <w:rPr/>
                          <w:t>3</w:t>
                        </w:r>
                      </w:ins>
                      <w:ins w:id="53" w:author="随遇而安" w:date="2023-08-12T10:23:57Z">
                        <w:r>
                          <w:rPr/>
                          <w:fldChar w:fldCharType="end"/>
                        </w:r>
                      </w:ins>
                    </w:p>
                  </w:txbxContent>
                </v:textbox>
              </v:shape>
            </w:pict>
          </mc:Fallback>
        </mc:AlternateContent>
      </w:r>
    </w:ins>
    <w:del w:id="54" w:author="随遇而安" w:date="2023-08-12T10:22:34Z">
      <w:r>
        <w:rPr>
          <w:rFonts w:ascii="宋体" w:hAnsi="宋体" w:eastAsia="宋体" w:cs="宋体"/>
          <w:sz w:val="18"/>
          <w:szCs w:val="18"/>
        </w:rPr>
        <w:delText>7</w:delText>
      </w:r>
    </w:del>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21590A">
    <w:pPr>
      <w:spacing w:line="169" w:lineRule="auto"/>
      <w:ind w:left="4529"/>
      <w:rPr>
        <w:rFonts w:ascii="宋体" w:hAnsi="宋体" w:eastAsia="宋体" w:cs="宋体"/>
        <w:sz w:val="18"/>
        <w:szCs w:val="18"/>
      </w:rPr>
    </w:pPr>
    <w:ins w:id="55" w:author="随遇而安" w:date="2023-08-12T10:23:57Z">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26026A">
                            <w:pPr>
                              <w:pStyle w:val="3"/>
                            </w:pPr>
                            <w:ins w:id="57" w:author="随遇而安" w:date="2023-08-12T10:23:57Z">
                              <w:r>
                                <w:rPr/>
                                <w:fldChar w:fldCharType="begin"/>
                              </w:r>
                            </w:ins>
                            <w:ins w:id="58" w:author="随遇而安" w:date="2023-08-12T10:23:57Z">
                              <w:r>
                                <w:rPr/>
                                <w:instrText xml:space="preserve"> PAGE  \* MERGEFORMAT </w:instrText>
                              </w:r>
                            </w:ins>
                            <w:ins w:id="59" w:author="随遇而安" w:date="2023-08-12T10:23:57Z">
                              <w:r>
                                <w:rPr/>
                                <w:fldChar w:fldCharType="separate"/>
                              </w:r>
                            </w:ins>
                            <w:ins w:id="60" w:author="随遇而安" w:date="2023-08-12T10:23:57Z">
                              <w:r>
                                <w:rPr/>
                                <w:t>3</w:t>
                              </w:r>
                            </w:ins>
                            <w:ins w:id="61" w:author="随遇而安" w:date="2023-08-12T10:23:57Z">
                              <w:r>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3D26026A">
                      <w:pPr>
                        <w:pStyle w:val="3"/>
                      </w:pPr>
                      <w:ins w:id="62" w:author="随遇而安" w:date="2023-08-12T10:23:57Z">
                        <w:r>
                          <w:rPr/>
                          <w:fldChar w:fldCharType="begin"/>
                        </w:r>
                      </w:ins>
                      <w:ins w:id="63" w:author="随遇而安" w:date="2023-08-12T10:23:57Z">
                        <w:r>
                          <w:rPr/>
                          <w:instrText xml:space="preserve"> PAGE  \* MERGEFORMAT </w:instrText>
                        </w:r>
                      </w:ins>
                      <w:ins w:id="64" w:author="随遇而安" w:date="2023-08-12T10:23:57Z">
                        <w:r>
                          <w:rPr/>
                          <w:fldChar w:fldCharType="separate"/>
                        </w:r>
                      </w:ins>
                      <w:ins w:id="65" w:author="随遇而安" w:date="2023-08-12T10:23:57Z">
                        <w:r>
                          <w:rPr/>
                          <w:t>3</w:t>
                        </w:r>
                      </w:ins>
                      <w:ins w:id="66" w:author="随遇而安" w:date="2023-08-12T10:23:57Z">
                        <w:r>
                          <w:rPr/>
                          <w:fldChar w:fldCharType="end"/>
                        </w:r>
                      </w:ins>
                    </w:p>
                  </w:txbxContent>
                </v:textbox>
              </v:shape>
            </w:pict>
          </mc:Fallback>
        </mc:AlternateContent>
      </w:r>
    </w:ins>
    <w:del w:id="67" w:author="随遇而安" w:date="2023-08-12T10:22:34Z">
      <w:r>
        <w:rPr>
          <w:rFonts w:ascii="宋体" w:hAnsi="宋体" w:eastAsia="宋体" w:cs="宋体"/>
          <w:sz w:val="18"/>
          <w:szCs w:val="18"/>
        </w:rPr>
        <w:delText>7</w:delText>
      </w:r>
    </w:del>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154B9E">
    <w:pPr>
      <w:spacing w:line="169" w:lineRule="auto"/>
      <w:ind w:left="4529"/>
      <w:rPr>
        <w:rFonts w:ascii="宋体" w:hAnsi="宋体" w:eastAsia="宋体" w:cs="宋体"/>
        <w:sz w:val="18"/>
        <w:szCs w:val="18"/>
      </w:rPr>
    </w:pPr>
    <w:ins w:id="68" w:author="随遇而安" w:date="2023-08-12T10:23:57Z">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186055">
                            <w:pPr>
                              <w:pStyle w:val="3"/>
                            </w:pPr>
                            <w:ins w:id="70" w:author="随遇而安" w:date="2023-08-12T10:23:57Z">
                              <w:r>
                                <w:rPr/>
                                <w:fldChar w:fldCharType="begin"/>
                              </w:r>
                            </w:ins>
                            <w:ins w:id="71" w:author="随遇而安" w:date="2023-08-12T10:23:57Z">
                              <w:r>
                                <w:rPr/>
                                <w:instrText xml:space="preserve"> PAGE  \* MERGEFORMAT </w:instrText>
                              </w:r>
                            </w:ins>
                            <w:ins w:id="72" w:author="随遇而安" w:date="2023-08-12T10:23:57Z">
                              <w:r>
                                <w:rPr/>
                                <w:fldChar w:fldCharType="separate"/>
                              </w:r>
                            </w:ins>
                            <w:ins w:id="73" w:author="随遇而安" w:date="2023-08-12T10:23:57Z">
                              <w:r>
                                <w:rPr/>
                                <w:t>3</w:t>
                              </w:r>
                            </w:ins>
                            <w:ins w:id="74" w:author="随遇而安" w:date="2023-08-12T10:23:57Z">
                              <w:r>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09186055">
                      <w:pPr>
                        <w:pStyle w:val="3"/>
                      </w:pPr>
                      <w:ins w:id="75" w:author="随遇而安" w:date="2023-08-12T10:23:57Z">
                        <w:r>
                          <w:rPr/>
                          <w:fldChar w:fldCharType="begin"/>
                        </w:r>
                      </w:ins>
                      <w:ins w:id="76" w:author="随遇而安" w:date="2023-08-12T10:23:57Z">
                        <w:r>
                          <w:rPr/>
                          <w:instrText xml:space="preserve"> PAGE  \* MERGEFORMAT </w:instrText>
                        </w:r>
                      </w:ins>
                      <w:ins w:id="77" w:author="随遇而安" w:date="2023-08-12T10:23:57Z">
                        <w:r>
                          <w:rPr/>
                          <w:fldChar w:fldCharType="separate"/>
                        </w:r>
                      </w:ins>
                      <w:ins w:id="78" w:author="随遇而安" w:date="2023-08-12T10:23:57Z">
                        <w:r>
                          <w:rPr/>
                          <w:t>3</w:t>
                        </w:r>
                      </w:ins>
                      <w:ins w:id="79" w:author="随遇而安" w:date="2023-08-12T10:23:57Z">
                        <w:r>
                          <w:rPr/>
                          <w:fldChar w:fldCharType="end"/>
                        </w:r>
                      </w:ins>
                    </w:p>
                  </w:txbxContent>
                </v:textbox>
              </v:shape>
            </w:pict>
          </mc:Fallback>
        </mc:AlternateContent>
      </w:r>
    </w:ins>
    <w:del w:id="80" w:author="随遇而安" w:date="2023-08-12T10:22:34Z">
      <w:r>
        <w:rPr>
          <w:rFonts w:ascii="宋体" w:hAnsi="宋体" w:eastAsia="宋体" w:cs="宋体"/>
          <w:sz w:val="18"/>
          <w:szCs w:val="18"/>
        </w:rPr>
        <w:delText>7</w:delText>
      </w:r>
    </w:del>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548553">
    <w:pPr>
      <w:spacing w:line="169" w:lineRule="auto"/>
      <w:ind w:left="4529"/>
      <w:rPr>
        <w:rFonts w:ascii="宋体" w:hAnsi="宋体" w:eastAsia="宋体" w:cs="宋体"/>
        <w:sz w:val="18"/>
        <w:szCs w:val="18"/>
      </w:rPr>
    </w:pPr>
    <w:ins w:id="81" w:author="随遇而安" w:date="2023-08-12T10:23:57Z">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26A8A1">
                            <w:pPr>
                              <w:pStyle w:val="3"/>
                            </w:pPr>
                            <w:ins w:id="83" w:author="随遇而安" w:date="2023-08-12T10:23:57Z">
                              <w:r>
                                <w:rPr/>
                                <w:fldChar w:fldCharType="begin"/>
                              </w:r>
                            </w:ins>
                            <w:ins w:id="84" w:author="随遇而安" w:date="2023-08-12T10:23:57Z">
                              <w:r>
                                <w:rPr/>
                                <w:instrText xml:space="preserve"> PAGE  \* MERGEFORMAT </w:instrText>
                              </w:r>
                            </w:ins>
                            <w:ins w:id="85" w:author="随遇而安" w:date="2023-08-12T10:23:57Z">
                              <w:r>
                                <w:rPr/>
                                <w:fldChar w:fldCharType="separate"/>
                              </w:r>
                            </w:ins>
                            <w:ins w:id="86" w:author="随遇而安" w:date="2023-08-12T10:23:57Z">
                              <w:r>
                                <w:rPr/>
                                <w:t>3</w:t>
                              </w:r>
                            </w:ins>
                            <w:ins w:id="87" w:author="随遇而安" w:date="2023-08-12T10:23:57Z">
                              <w:r>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4D26A8A1">
                      <w:pPr>
                        <w:pStyle w:val="3"/>
                      </w:pPr>
                      <w:ins w:id="88" w:author="随遇而安" w:date="2023-08-12T10:23:57Z">
                        <w:r>
                          <w:rPr/>
                          <w:fldChar w:fldCharType="begin"/>
                        </w:r>
                      </w:ins>
                      <w:ins w:id="89" w:author="随遇而安" w:date="2023-08-12T10:23:57Z">
                        <w:r>
                          <w:rPr/>
                          <w:instrText xml:space="preserve"> PAGE  \* MERGEFORMAT </w:instrText>
                        </w:r>
                      </w:ins>
                      <w:ins w:id="90" w:author="随遇而安" w:date="2023-08-12T10:23:57Z">
                        <w:r>
                          <w:rPr/>
                          <w:fldChar w:fldCharType="separate"/>
                        </w:r>
                      </w:ins>
                      <w:ins w:id="91" w:author="随遇而安" w:date="2023-08-12T10:23:57Z">
                        <w:r>
                          <w:rPr/>
                          <w:t>3</w:t>
                        </w:r>
                      </w:ins>
                      <w:ins w:id="92" w:author="随遇而安" w:date="2023-08-12T10:23:57Z">
                        <w:r>
                          <w:rPr/>
                          <w:fldChar w:fldCharType="end"/>
                        </w:r>
                      </w:ins>
                    </w:p>
                  </w:txbxContent>
                </v:textbox>
              </v:shape>
            </w:pict>
          </mc:Fallback>
        </mc:AlternateContent>
      </w:r>
    </w:ins>
    <w:del w:id="93" w:author="随遇而安" w:date="2023-08-12T10:22:34Z">
      <w:r>
        <w:rPr>
          <w:rFonts w:ascii="宋体" w:hAnsi="宋体" w:eastAsia="宋体" w:cs="宋体"/>
          <w:sz w:val="18"/>
          <w:szCs w:val="18"/>
        </w:rPr>
        <w:delText>7</w:delText>
      </w:r>
    </w:del>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2985C4">
    <w:pPr>
      <w:spacing w:line="169" w:lineRule="auto"/>
      <w:ind w:left="4529"/>
      <w:rPr>
        <w:rFonts w:ascii="宋体" w:hAnsi="宋体" w:eastAsia="宋体" w:cs="宋体"/>
        <w:sz w:val="18"/>
        <w:szCs w:val="18"/>
      </w:rPr>
    </w:pPr>
    <w:ins w:id="94" w:author="随遇而安" w:date="2023-08-12T10:23:57Z">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D16181">
                            <w:pPr>
                              <w:pStyle w:val="3"/>
                            </w:pPr>
                            <w:ins w:id="96" w:author="随遇而安" w:date="2023-08-12T10:23:57Z">
                              <w:r>
                                <w:rPr/>
                                <w:fldChar w:fldCharType="begin"/>
                              </w:r>
                            </w:ins>
                            <w:ins w:id="97" w:author="随遇而安" w:date="2023-08-12T10:23:57Z">
                              <w:r>
                                <w:rPr/>
                                <w:instrText xml:space="preserve"> PAGE  \* MERGEFORMAT </w:instrText>
                              </w:r>
                            </w:ins>
                            <w:ins w:id="98" w:author="随遇而安" w:date="2023-08-12T10:23:57Z">
                              <w:r>
                                <w:rPr/>
                                <w:fldChar w:fldCharType="separate"/>
                              </w:r>
                            </w:ins>
                            <w:ins w:id="99" w:author="随遇而安" w:date="2023-08-12T10:23:57Z">
                              <w:r>
                                <w:rPr/>
                                <w:t>3</w:t>
                              </w:r>
                            </w:ins>
                            <w:ins w:id="100" w:author="随遇而安" w:date="2023-08-12T10:23:57Z">
                              <w:r>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5BD16181">
                      <w:pPr>
                        <w:pStyle w:val="3"/>
                      </w:pPr>
                      <w:ins w:id="101" w:author="随遇而安" w:date="2023-08-12T10:23:57Z">
                        <w:r>
                          <w:rPr/>
                          <w:fldChar w:fldCharType="begin"/>
                        </w:r>
                      </w:ins>
                      <w:ins w:id="102" w:author="随遇而安" w:date="2023-08-12T10:23:57Z">
                        <w:r>
                          <w:rPr/>
                          <w:instrText xml:space="preserve"> PAGE  \* MERGEFORMAT </w:instrText>
                        </w:r>
                      </w:ins>
                      <w:ins w:id="103" w:author="随遇而安" w:date="2023-08-12T10:23:57Z">
                        <w:r>
                          <w:rPr/>
                          <w:fldChar w:fldCharType="separate"/>
                        </w:r>
                      </w:ins>
                      <w:ins w:id="104" w:author="随遇而安" w:date="2023-08-12T10:23:57Z">
                        <w:r>
                          <w:rPr/>
                          <w:t>3</w:t>
                        </w:r>
                      </w:ins>
                      <w:ins w:id="105" w:author="随遇而安" w:date="2023-08-12T10:23:57Z">
                        <w:r>
                          <w:rPr/>
                          <w:fldChar w:fldCharType="end"/>
                        </w:r>
                      </w:ins>
                    </w:p>
                  </w:txbxContent>
                </v:textbox>
              </v:shape>
            </w:pict>
          </mc:Fallback>
        </mc:AlternateContent>
      </w:r>
    </w:ins>
    <w:del w:id="106" w:author="随遇而安" w:date="2023-08-12T10:22:34Z">
      <w:r>
        <w:rPr>
          <w:rFonts w:ascii="宋体" w:hAnsi="宋体" w:eastAsia="宋体" w:cs="宋体"/>
          <w:sz w:val="18"/>
          <w:szCs w:val="18"/>
        </w:rPr>
        <w:delText>7</w:delText>
      </w:r>
    </w:del>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565125">
    <w:pPr>
      <w:spacing w:line="169" w:lineRule="auto"/>
      <w:ind w:left="4529"/>
      <w:rPr>
        <w:rFonts w:ascii="宋体" w:hAnsi="宋体" w:eastAsia="宋体" w:cs="宋体"/>
        <w:sz w:val="18"/>
        <w:szCs w:val="18"/>
      </w:rPr>
    </w:pPr>
    <w:ins w:id="107" w:author="随遇而安" w:date="2023-08-12T10:23:57Z">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EB2031">
                            <w:pPr>
                              <w:pStyle w:val="3"/>
                            </w:pPr>
                            <w:ins w:id="109" w:author="随遇而安" w:date="2023-08-12T10:23:57Z">
                              <w:r>
                                <w:rPr/>
                                <w:fldChar w:fldCharType="begin"/>
                              </w:r>
                            </w:ins>
                            <w:ins w:id="110" w:author="随遇而安" w:date="2023-08-12T10:23:57Z">
                              <w:r>
                                <w:rPr/>
                                <w:instrText xml:space="preserve"> PAGE  \* MERGEFORMAT </w:instrText>
                              </w:r>
                            </w:ins>
                            <w:ins w:id="111" w:author="随遇而安" w:date="2023-08-12T10:23:57Z">
                              <w:r>
                                <w:rPr/>
                                <w:fldChar w:fldCharType="separate"/>
                              </w:r>
                            </w:ins>
                            <w:ins w:id="112" w:author="随遇而安" w:date="2023-08-12T10:23:57Z">
                              <w:r>
                                <w:rPr/>
                                <w:t>3</w:t>
                              </w:r>
                            </w:ins>
                            <w:ins w:id="113" w:author="随遇而安" w:date="2023-08-12T10:23:57Z">
                              <w:r>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28EB2031">
                      <w:pPr>
                        <w:pStyle w:val="3"/>
                      </w:pPr>
                      <w:ins w:id="114" w:author="随遇而安" w:date="2023-08-12T10:23:57Z">
                        <w:r>
                          <w:rPr/>
                          <w:fldChar w:fldCharType="begin"/>
                        </w:r>
                      </w:ins>
                      <w:ins w:id="115" w:author="随遇而安" w:date="2023-08-12T10:23:57Z">
                        <w:r>
                          <w:rPr/>
                          <w:instrText xml:space="preserve"> PAGE  \* MERGEFORMAT </w:instrText>
                        </w:r>
                      </w:ins>
                      <w:ins w:id="116" w:author="随遇而安" w:date="2023-08-12T10:23:57Z">
                        <w:r>
                          <w:rPr/>
                          <w:fldChar w:fldCharType="separate"/>
                        </w:r>
                      </w:ins>
                      <w:ins w:id="117" w:author="随遇而安" w:date="2023-08-12T10:23:57Z">
                        <w:r>
                          <w:rPr/>
                          <w:t>3</w:t>
                        </w:r>
                      </w:ins>
                      <w:ins w:id="118" w:author="随遇而安" w:date="2023-08-12T10:23:57Z">
                        <w:r>
                          <w:rPr/>
                          <w:fldChar w:fldCharType="end"/>
                        </w:r>
                      </w:ins>
                    </w:p>
                  </w:txbxContent>
                </v:textbox>
              </v:shape>
            </w:pict>
          </mc:Fallback>
        </mc:AlternateContent>
      </w:r>
    </w:ins>
    <w:del w:id="119" w:author="随遇而安" w:date="2023-08-12T10:22:34Z">
      <w:r>
        <w:rPr>
          <w:rFonts w:ascii="宋体" w:hAnsi="宋体" w:eastAsia="宋体" w:cs="宋体"/>
          <w:sz w:val="18"/>
          <w:szCs w:val="18"/>
        </w:rPr>
        <w:delText>7</w:delText>
      </w:r>
    </w:del>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B02EF">
    <w:pPr>
      <w:spacing w:line="169" w:lineRule="auto"/>
      <w:ind w:left="4529"/>
      <w:rPr>
        <w:rFonts w:ascii="宋体" w:hAnsi="宋体" w:eastAsia="宋体" w:cs="宋体"/>
        <w:sz w:val="18"/>
        <w:szCs w:val="18"/>
      </w:rPr>
    </w:pPr>
    <w:ins w:id="120" w:author="随遇而安" w:date="2023-08-12T10:23:57Z">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CDD22B">
                            <w:pPr>
                              <w:pStyle w:val="3"/>
                            </w:pPr>
                            <w:ins w:id="122" w:author="随遇而安" w:date="2023-08-12T10:23:57Z">
                              <w:r>
                                <w:rPr/>
                                <w:fldChar w:fldCharType="begin"/>
                              </w:r>
                            </w:ins>
                            <w:ins w:id="123" w:author="随遇而安" w:date="2023-08-12T10:23:57Z">
                              <w:r>
                                <w:rPr/>
                                <w:instrText xml:space="preserve"> PAGE  \* MERGEFORMAT </w:instrText>
                              </w:r>
                            </w:ins>
                            <w:ins w:id="124" w:author="随遇而安" w:date="2023-08-12T10:23:57Z">
                              <w:r>
                                <w:rPr/>
                                <w:fldChar w:fldCharType="separate"/>
                              </w:r>
                            </w:ins>
                            <w:ins w:id="125" w:author="随遇而安" w:date="2023-08-12T10:23:57Z">
                              <w:r>
                                <w:rPr/>
                                <w:t>3</w:t>
                              </w:r>
                            </w:ins>
                            <w:ins w:id="126" w:author="随遇而安" w:date="2023-08-12T10:23:57Z">
                              <w:r>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1ECDD22B">
                      <w:pPr>
                        <w:pStyle w:val="3"/>
                      </w:pPr>
                      <w:ins w:id="127" w:author="随遇而安" w:date="2023-08-12T10:23:57Z">
                        <w:r>
                          <w:rPr/>
                          <w:fldChar w:fldCharType="begin"/>
                        </w:r>
                      </w:ins>
                      <w:ins w:id="128" w:author="随遇而安" w:date="2023-08-12T10:23:57Z">
                        <w:r>
                          <w:rPr/>
                          <w:instrText xml:space="preserve"> PAGE  \* MERGEFORMAT </w:instrText>
                        </w:r>
                      </w:ins>
                      <w:ins w:id="129" w:author="随遇而安" w:date="2023-08-12T10:23:57Z">
                        <w:r>
                          <w:rPr/>
                          <w:fldChar w:fldCharType="separate"/>
                        </w:r>
                      </w:ins>
                      <w:ins w:id="130" w:author="随遇而安" w:date="2023-08-12T10:23:57Z">
                        <w:r>
                          <w:rPr/>
                          <w:t>3</w:t>
                        </w:r>
                      </w:ins>
                      <w:ins w:id="131" w:author="随遇而安" w:date="2023-08-12T10:23:57Z">
                        <w:r>
                          <w:rPr/>
                          <w:fldChar w:fldCharType="end"/>
                        </w:r>
                      </w:ins>
                    </w:p>
                  </w:txbxContent>
                </v:textbox>
              </v:shape>
            </w:pict>
          </mc:Fallback>
        </mc:AlternateContent>
      </w:r>
    </w:ins>
    <w:del w:id="132" w:author="随遇而安" w:date="2023-08-12T10:22:34Z">
      <w:r>
        <w:rPr>
          <w:rFonts w:ascii="宋体" w:hAnsi="宋体" w:eastAsia="宋体" w:cs="宋体"/>
          <w:sz w:val="18"/>
          <w:szCs w:val="18"/>
        </w:rPr>
        <w:delText>7</w:delText>
      </w:r>
    </w:del>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C41BB0">
    <w:pPr>
      <w:spacing w:line="169" w:lineRule="auto"/>
      <w:ind w:left="4529"/>
      <w:rPr>
        <w:rFonts w:ascii="宋体" w:hAnsi="宋体" w:eastAsia="宋体" w:cs="宋体"/>
        <w:sz w:val="18"/>
        <w:szCs w:val="18"/>
      </w:rPr>
    </w:pPr>
    <w:ins w:id="133" w:author="随遇而安" w:date="2023-08-12T10:23:57Z">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545E24">
                            <w:pPr>
                              <w:pStyle w:val="3"/>
                            </w:pPr>
                            <w:ins w:id="135" w:author="随遇而安" w:date="2023-08-12T10:23:57Z">
                              <w:r>
                                <w:rPr/>
                                <w:fldChar w:fldCharType="begin"/>
                              </w:r>
                            </w:ins>
                            <w:ins w:id="136" w:author="随遇而安" w:date="2023-08-12T10:23:57Z">
                              <w:r>
                                <w:rPr/>
                                <w:instrText xml:space="preserve"> PAGE  \* MERGEFORMAT </w:instrText>
                              </w:r>
                            </w:ins>
                            <w:ins w:id="137" w:author="随遇而安" w:date="2023-08-12T10:23:57Z">
                              <w:r>
                                <w:rPr/>
                                <w:fldChar w:fldCharType="separate"/>
                              </w:r>
                            </w:ins>
                            <w:ins w:id="138" w:author="随遇而安" w:date="2023-08-12T10:23:57Z">
                              <w:r>
                                <w:rPr/>
                                <w:t>3</w:t>
                              </w:r>
                            </w:ins>
                            <w:ins w:id="139" w:author="随遇而安" w:date="2023-08-12T10:23:57Z">
                              <w:r>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73545E24">
                      <w:pPr>
                        <w:pStyle w:val="3"/>
                      </w:pPr>
                      <w:ins w:id="140" w:author="随遇而安" w:date="2023-08-12T10:23:57Z">
                        <w:r>
                          <w:rPr/>
                          <w:fldChar w:fldCharType="begin"/>
                        </w:r>
                      </w:ins>
                      <w:ins w:id="141" w:author="随遇而安" w:date="2023-08-12T10:23:57Z">
                        <w:r>
                          <w:rPr/>
                          <w:instrText xml:space="preserve"> PAGE  \* MERGEFORMAT </w:instrText>
                        </w:r>
                      </w:ins>
                      <w:ins w:id="142" w:author="随遇而安" w:date="2023-08-12T10:23:57Z">
                        <w:r>
                          <w:rPr/>
                          <w:fldChar w:fldCharType="separate"/>
                        </w:r>
                      </w:ins>
                      <w:ins w:id="143" w:author="随遇而安" w:date="2023-08-12T10:23:57Z">
                        <w:r>
                          <w:rPr/>
                          <w:t>3</w:t>
                        </w:r>
                      </w:ins>
                      <w:ins w:id="144" w:author="随遇而安" w:date="2023-08-12T10:23:57Z">
                        <w:r>
                          <w:rPr/>
                          <w:fldChar w:fldCharType="end"/>
                        </w:r>
                      </w:ins>
                    </w:p>
                  </w:txbxContent>
                </v:textbox>
              </v:shape>
            </w:pict>
          </mc:Fallback>
        </mc:AlternateContent>
      </w:r>
    </w:ins>
    <w:del w:id="145" w:author="随遇而安" w:date="2023-08-12T10:22:34Z">
      <w:r>
        <w:rPr>
          <w:rFonts w:ascii="宋体" w:hAnsi="宋体" w:eastAsia="宋体" w:cs="宋体"/>
          <w:sz w:val="18"/>
          <w:szCs w:val="18"/>
        </w:rPr>
        <w:delText>7</w:delText>
      </w:r>
    </w:del>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D0FB7">
    <w:pPr>
      <w:spacing w:line="169" w:lineRule="auto"/>
      <w:ind w:left="4529"/>
      <w:rPr>
        <w:rFonts w:ascii="宋体" w:hAnsi="宋体" w:eastAsia="宋体" w:cs="宋体"/>
        <w:sz w:val="18"/>
        <w:szCs w:val="18"/>
      </w:rPr>
    </w:pPr>
    <w:ins w:id="146" w:author="随遇而安" w:date="2023-08-12T10:23:57Z">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C67E68">
                            <w:pPr>
                              <w:pStyle w:val="3"/>
                            </w:pPr>
                            <w:ins w:id="148" w:author="随遇而安" w:date="2023-08-12T10:23:57Z">
                              <w:r>
                                <w:rPr/>
                                <w:fldChar w:fldCharType="begin"/>
                              </w:r>
                            </w:ins>
                            <w:ins w:id="149" w:author="随遇而安" w:date="2023-08-12T10:23:57Z">
                              <w:r>
                                <w:rPr/>
                                <w:instrText xml:space="preserve"> PAGE  \* MERGEFORMAT </w:instrText>
                              </w:r>
                            </w:ins>
                            <w:ins w:id="150" w:author="随遇而安" w:date="2023-08-12T10:23:57Z">
                              <w:r>
                                <w:rPr/>
                                <w:fldChar w:fldCharType="separate"/>
                              </w:r>
                            </w:ins>
                            <w:ins w:id="151" w:author="随遇而安" w:date="2023-08-12T10:23:57Z">
                              <w:r>
                                <w:rPr/>
                                <w:t>3</w:t>
                              </w:r>
                            </w:ins>
                            <w:ins w:id="152" w:author="随遇而安" w:date="2023-08-12T10:23:57Z">
                              <w:r>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15C67E68">
                      <w:pPr>
                        <w:pStyle w:val="3"/>
                      </w:pPr>
                      <w:ins w:id="153" w:author="随遇而安" w:date="2023-08-12T10:23:57Z">
                        <w:r>
                          <w:rPr/>
                          <w:fldChar w:fldCharType="begin"/>
                        </w:r>
                      </w:ins>
                      <w:ins w:id="154" w:author="随遇而安" w:date="2023-08-12T10:23:57Z">
                        <w:r>
                          <w:rPr/>
                          <w:instrText xml:space="preserve"> PAGE  \* MERGEFORMAT </w:instrText>
                        </w:r>
                      </w:ins>
                      <w:ins w:id="155" w:author="随遇而安" w:date="2023-08-12T10:23:57Z">
                        <w:r>
                          <w:rPr/>
                          <w:fldChar w:fldCharType="separate"/>
                        </w:r>
                      </w:ins>
                      <w:ins w:id="156" w:author="随遇而安" w:date="2023-08-12T10:23:57Z">
                        <w:r>
                          <w:rPr/>
                          <w:t>3</w:t>
                        </w:r>
                      </w:ins>
                      <w:ins w:id="157" w:author="随遇而安" w:date="2023-08-12T10:23:57Z">
                        <w:r>
                          <w:rPr/>
                          <w:fldChar w:fldCharType="end"/>
                        </w:r>
                      </w:ins>
                    </w:p>
                  </w:txbxContent>
                </v:textbox>
              </v:shape>
            </w:pict>
          </mc:Fallback>
        </mc:AlternateContent>
      </w:r>
    </w:ins>
    <w:del w:id="158" w:author="随遇而安" w:date="2023-08-12T10:22:34Z">
      <w:r>
        <w:rPr>
          <w:rFonts w:ascii="宋体" w:hAnsi="宋体" w:eastAsia="宋体" w:cs="宋体"/>
          <w:sz w:val="18"/>
          <w:szCs w:val="18"/>
        </w:rPr>
        <w:delText>7</w:delText>
      </w:r>
    </w:del>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16ABB3">
    <w:pPr>
      <w:spacing w:line="170" w:lineRule="auto"/>
      <w:ind w:left="4525"/>
      <w:rPr>
        <w:rFonts w:ascii="宋体" w:hAnsi="宋体" w:eastAsia="宋体" w:cs="宋体"/>
        <w:sz w:val="18"/>
        <w:szCs w:val="18"/>
      </w:rPr>
    </w:pPr>
    <w:ins w:id="159" w:author="随遇而安" w:date="2023-08-12T10:23:57Z">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0E86D5">
                            <w:pPr>
                              <w:pStyle w:val="3"/>
                            </w:pPr>
                            <w:ins w:id="161" w:author="随遇而安" w:date="2023-08-12T10:23:57Z">
                              <w:r>
                                <w:rPr/>
                                <w:fldChar w:fldCharType="begin"/>
                              </w:r>
                            </w:ins>
                            <w:ins w:id="162" w:author="随遇而安" w:date="2023-08-12T10:23:57Z">
                              <w:r>
                                <w:rPr/>
                                <w:instrText xml:space="preserve"> PAGE  \* MERGEFORMAT </w:instrText>
                              </w:r>
                            </w:ins>
                            <w:ins w:id="163" w:author="随遇而安" w:date="2023-08-12T10:23:57Z">
                              <w:r>
                                <w:rPr/>
                                <w:fldChar w:fldCharType="separate"/>
                              </w:r>
                            </w:ins>
                            <w:ins w:id="164" w:author="随遇而安" w:date="2023-08-12T10:23:57Z">
                              <w:r>
                                <w:rPr/>
                                <w:t>14</w:t>
                              </w:r>
                            </w:ins>
                            <w:ins w:id="165" w:author="随遇而安" w:date="2023-08-12T10:23:57Z">
                              <w:r>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1C0E86D5">
                      <w:pPr>
                        <w:pStyle w:val="3"/>
                      </w:pPr>
                      <w:ins w:id="166" w:author="随遇而安" w:date="2023-08-12T10:23:57Z">
                        <w:r>
                          <w:rPr/>
                          <w:fldChar w:fldCharType="begin"/>
                        </w:r>
                      </w:ins>
                      <w:ins w:id="167" w:author="随遇而安" w:date="2023-08-12T10:23:57Z">
                        <w:r>
                          <w:rPr/>
                          <w:instrText xml:space="preserve"> PAGE  \* MERGEFORMAT </w:instrText>
                        </w:r>
                      </w:ins>
                      <w:ins w:id="168" w:author="随遇而安" w:date="2023-08-12T10:23:57Z">
                        <w:r>
                          <w:rPr/>
                          <w:fldChar w:fldCharType="separate"/>
                        </w:r>
                      </w:ins>
                      <w:ins w:id="169" w:author="随遇而安" w:date="2023-08-12T10:23:57Z">
                        <w:r>
                          <w:rPr/>
                          <w:t>14</w:t>
                        </w:r>
                      </w:ins>
                      <w:ins w:id="170" w:author="随遇而安" w:date="2023-08-12T10:23:57Z">
                        <w:r>
                          <w:rPr/>
                          <w:fldChar w:fldCharType="end"/>
                        </w:r>
                      </w:ins>
                    </w:p>
                  </w:txbxContent>
                </v:textbox>
              </v:shape>
            </w:pict>
          </mc:Fallback>
        </mc:AlternateContent>
      </w:r>
    </w:ins>
    <w:del w:id="171" w:author="随遇而安" w:date="2023-08-12T10:23:27Z">
      <w:r>
        <w:rPr>
          <w:rFonts w:ascii="宋体" w:hAnsi="宋体" w:eastAsia="宋体" w:cs="宋体"/>
          <w:sz w:val="18"/>
          <w:szCs w:val="18"/>
        </w:rPr>
        <w:delText>8</w:delText>
      </w:r>
    </w:del>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32BAF2">
    <w:pPr>
      <w:spacing w:line="170" w:lineRule="auto"/>
      <w:ind w:left="10621"/>
      <w:rPr>
        <w:rFonts w:ascii="宋体" w:hAnsi="宋体" w:eastAsia="宋体" w:cs="宋体"/>
        <w:sz w:val="18"/>
        <w:szCs w:val="18"/>
      </w:rPr>
    </w:pPr>
    <w:ins w:id="172" w:author="随遇而安" w:date="2023-08-12T10:23:57Z">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507037">
                            <w:pPr>
                              <w:pStyle w:val="3"/>
                            </w:pPr>
                            <w:ins w:id="174" w:author="随遇而安" w:date="2023-08-12T10:23:57Z">
                              <w:r>
                                <w:rPr/>
                                <w:fldChar w:fldCharType="begin"/>
                              </w:r>
                            </w:ins>
                            <w:ins w:id="175" w:author="随遇而安" w:date="2023-08-12T10:23:57Z">
                              <w:r>
                                <w:rPr/>
                                <w:instrText xml:space="preserve"> PAGE  \* MERGEFORMAT </w:instrText>
                              </w:r>
                            </w:ins>
                            <w:ins w:id="176" w:author="随遇而安" w:date="2023-08-12T10:23:57Z">
                              <w:r>
                                <w:rPr/>
                                <w:fldChar w:fldCharType="separate"/>
                              </w:r>
                            </w:ins>
                            <w:ins w:id="177" w:author="随遇而安" w:date="2023-08-12T10:23:57Z">
                              <w:r>
                                <w:rPr/>
                                <w:t>15</w:t>
                              </w:r>
                            </w:ins>
                            <w:ins w:id="178" w:author="随遇而安" w:date="2023-08-12T10:23:57Z">
                              <w:r>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3F507037">
                      <w:pPr>
                        <w:pStyle w:val="3"/>
                      </w:pPr>
                      <w:ins w:id="179" w:author="随遇而安" w:date="2023-08-12T10:23:57Z">
                        <w:r>
                          <w:rPr/>
                          <w:fldChar w:fldCharType="begin"/>
                        </w:r>
                      </w:ins>
                      <w:ins w:id="180" w:author="随遇而安" w:date="2023-08-12T10:23:57Z">
                        <w:r>
                          <w:rPr/>
                          <w:instrText xml:space="preserve"> PAGE  \* MERGEFORMAT </w:instrText>
                        </w:r>
                      </w:ins>
                      <w:ins w:id="181" w:author="随遇而安" w:date="2023-08-12T10:23:57Z">
                        <w:r>
                          <w:rPr/>
                          <w:fldChar w:fldCharType="separate"/>
                        </w:r>
                      </w:ins>
                      <w:ins w:id="182" w:author="随遇而安" w:date="2023-08-12T10:23:57Z">
                        <w:r>
                          <w:rPr/>
                          <w:t>15</w:t>
                        </w:r>
                      </w:ins>
                      <w:ins w:id="183" w:author="随遇而安" w:date="2023-08-12T10:23:57Z">
                        <w:r>
                          <w:rPr/>
                          <w:fldChar w:fldCharType="end"/>
                        </w:r>
                      </w:ins>
                    </w:p>
                  </w:txbxContent>
                </v:textbox>
              </v:shape>
            </w:pict>
          </mc:Fallback>
        </mc:AlternateContent>
      </w:r>
    </w:ins>
    <w:del w:id="184" w:author="随遇而安" w:date="2023-08-12T10:23:30Z">
      <w:r>
        <w:rPr>
          <w:rFonts w:ascii="宋体" w:hAnsi="宋体" w:eastAsia="宋体" w:cs="宋体"/>
          <w:sz w:val="18"/>
          <w:szCs w:val="18"/>
        </w:rPr>
        <w:delText>9</w:delText>
      </w:r>
    </w:del>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5E65A3">
    <w:pPr>
      <w:spacing w:line="171" w:lineRule="auto"/>
      <w:ind w:left="4494"/>
      <w:rPr>
        <w:rFonts w:ascii="宋体" w:hAnsi="宋体" w:eastAsia="宋体" w:cs="宋体"/>
        <w:sz w:val="18"/>
        <w:szCs w:val="18"/>
      </w:rPr>
    </w:pPr>
    <w:ins w:id="187" w:author="随遇而安" w:date="2023-08-12T10:23:57Z">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697D66">
                            <w:pPr>
                              <w:pStyle w:val="3"/>
                            </w:pPr>
                            <w:ins w:id="189" w:author="随遇而安" w:date="2023-08-12T10:23:57Z">
                              <w:r>
                                <w:rPr/>
                                <w:fldChar w:fldCharType="begin"/>
                              </w:r>
                            </w:ins>
                            <w:ins w:id="190" w:author="随遇而安" w:date="2023-08-12T10:23:57Z">
                              <w:r>
                                <w:rPr/>
                                <w:instrText xml:space="preserve"> PAGE  \* MERGEFORMAT </w:instrText>
                              </w:r>
                            </w:ins>
                            <w:ins w:id="191" w:author="随遇而安" w:date="2023-08-12T10:23:57Z">
                              <w:r>
                                <w:rPr/>
                                <w:fldChar w:fldCharType="separate"/>
                              </w:r>
                            </w:ins>
                            <w:ins w:id="192" w:author="随遇而安" w:date="2023-08-12T10:23:57Z">
                              <w:r>
                                <w:rPr/>
                                <w:t>16</w:t>
                              </w:r>
                            </w:ins>
                            <w:ins w:id="193" w:author="随遇而安" w:date="2023-08-12T10:23:57Z">
                              <w:r>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7E697D66">
                      <w:pPr>
                        <w:pStyle w:val="3"/>
                      </w:pPr>
                      <w:ins w:id="194" w:author="随遇而安" w:date="2023-08-12T10:23:57Z">
                        <w:r>
                          <w:rPr/>
                          <w:fldChar w:fldCharType="begin"/>
                        </w:r>
                      </w:ins>
                      <w:ins w:id="195" w:author="随遇而安" w:date="2023-08-12T10:23:57Z">
                        <w:r>
                          <w:rPr/>
                          <w:instrText xml:space="preserve"> PAGE  \* MERGEFORMAT </w:instrText>
                        </w:r>
                      </w:ins>
                      <w:ins w:id="196" w:author="随遇而安" w:date="2023-08-12T10:23:57Z">
                        <w:r>
                          <w:rPr/>
                          <w:fldChar w:fldCharType="separate"/>
                        </w:r>
                      </w:ins>
                      <w:ins w:id="197" w:author="随遇而安" w:date="2023-08-12T10:23:57Z">
                        <w:r>
                          <w:rPr/>
                          <w:t>16</w:t>
                        </w:r>
                      </w:ins>
                      <w:ins w:id="198" w:author="随遇而安" w:date="2023-08-12T10:23:57Z">
                        <w:r>
                          <w:rPr/>
                          <w:fldChar w:fldCharType="end"/>
                        </w:r>
                      </w:ins>
                    </w:p>
                  </w:txbxContent>
                </v:textbox>
              </v:shape>
            </w:pict>
          </mc:Fallback>
        </mc:AlternateContent>
      </w:r>
    </w:ins>
    <w:del w:id="199" w:author="随遇而安" w:date="2023-08-12T10:23:33Z">
      <w:r>
        <w:rPr>
          <w:rFonts w:ascii="宋体" w:hAnsi="宋体" w:eastAsia="宋体" w:cs="宋体"/>
          <w:spacing w:val="-5"/>
          <w:sz w:val="18"/>
          <w:szCs w:val="18"/>
        </w:rPr>
        <w:delText>10</w:delText>
      </w:r>
    </w:del>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075E44">
    <w:pPr>
      <w:spacing w:line="171" w:lineRule="auto"/>
      <w:ind w:left="4494"/>
      <w:rPr>
        <w:rFonts w:ascii="宋体" w:hAnsi="宋体" w:eastAsia="宋体" w:cs="宋体"/>
        <w:sz w:val="18"/>
        <w:szCs w:val="18"/>
      </w:rPr>
    </w:pPr>
    <w:ins w:id="200" w:author="随遇而安" w:date="2023-08-12T10:23:57Z">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22E7F2">
                            <w:pPr>
                              <w:pStyle w:val="3"/>
                            </w:pPr>
                            <w:ins w:id="202" w:author="随遇而安" w:date="2023-08-12T10:23:57Z">
                              <w:r>
                                <w:rPr/>
                                <w:fldChar w:fldCharType="begin"/>
                              </w:r>
                            </w:ins>
                            <w:ins w:id="203" w:author="随遇而安" w:date="2023-08-12T10:23:57Z">
                              <w:r>
                                <w:rPr/>
                                <w:instrText xml:space="preserve"> PAGE  \* MERGEFORMAT </w:instrText>
                              </w:r>
                            </w:ins>
                            <w:ins w:id="204" w:author="随遇而安" w:date="2023-08-12T10:23:57Z">
                              <w:r>
                                <w:rPr/>
                                <w:fldChar w:fldCharType="separate"/>
                              </w:r>
                            </w:ins>
                            <w:ins w:id="205" w:author="随遇而安" w:date="2023-08-12T10:23:57Z">
                              <w:r>
                                <w:rPr/>
                                <w:t>17</w:t>
                              </w:r>
                            </w:ins>
                            <w:ins w:id="206" w:author="随遇而安" w:date="2023-08-12T10:23:57Z">
                              <w:r>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v:fill on="f" focussize="0,0"/>
                <v:stroke on="f" weight="0.5pt"/>
                <v:imagedata o:title=""/>
                <o:lock v:ext="edit" aspectratio="f"/>
                <v:textbox inset="0mm,0mm,0mm,0mm" style="mso-fit-shape-to-text:t;">
                  <w:txbxContent>
                    <w:p w14:paraId="7522E7F2">
                      <w:pPr>
                        <w:pStyle w:val="3"/>
                      </w:pPr>
                      <w:ins w:id="207" w:author="随遇而安" w:date="2023-08-12T10:23:57Z">
                        <w:r>
                          <w:rPr/>
                          <w:fldChar w:fldCharType="begin"/>
                        </w:r>
                      </w:ins>
                      <w:ins w:id="208" w:author="随遇而安" w:date="2023-08-12T10:23:57Z">
                        <w:r>
                          <w:rPr/>
                          <w:instrText xml:space="preserve"> PAGE  \* MERGEFORMAT </w:instrText>
                        </w:r>
                      </w:ins>
                      <w:ins w:id="209" w:author="随遇而安" w:date="2023-08-12T10:23:57Z">
                        <w:r>
                          <w:rPr/>
                          <w:fldChar w:fldCharType="separate"/>
                        </w:r>
                      </w:ins>
                      <w:ins w:id="210" w:author="随遇而安" w:date="2023-08-12T10:23:57Z">
                        <w:r>
                          <w:rPr/>
                          <w:t>17</w:t>
                        </w:r>
                      </w:ins>
                      <w:ins w:id="211" w:author="随遇而安" w:date="2023-08-12T10:23:57Z">
                        <w:r>
                          <w:rPr/>
                          <w:fldChar w:fldCharType="end"/>
                        </w:r>
                      </w:ins>
                    </w:p>
                  </w:txbxContent>
                </v:textbox>
              </v:shape>
            </w:pict>
          </mc:Fallback>
        </mc:AlternateContent>
      </w:r>
    </w:ins>
    <w:del w:id="212" w:author="随遇而安" w:date="2023-08-12T10:23:35Z">
      <w:r>
        <w:rPr>
          <w:rFonts w:ascii="宋体" w:hAnsi="宋体" w:eastAsia="宋体" w:cs="宋体"/>
          <w:spacing w:val="-5"/>
          <w:sz w:val="18"/>
          <w:szCs w:val="18"/>
        </w:rPr>
        <w:delText>11</w:delText>
      </w:r>
    </w:del>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47B775">
    <w:pPr>
      <w:spacing w:line="171" w:lineRule="auto"/>
      <w:ind w:left="4494"/>
      <w:rPr>
        <w:rFonts w:ascii="宋体" w:hAnsi="宋体" w:eastAsia="宋体" w:cs="宋体"/>
        <w:sz w:val="18"/>
        <w:szCs w:val="18"/>
      </w:rPr>
    </w:pPr>
    <w:ins w:id="213" w:author="随遇而安" w:date="2023-08-12T10:23:57Z">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9FD0E2">
                            <w:pPr>
                              <w:pStyle w:val="3"/>
                            </w:pPr>
                            <w:ins w:id="215" w:author="随遇而安" w:date="2023-08-12T10:23:57Z">
                              <w:r>
                                <w:rPr/>
                                <w:fldChar w:fldCharType="begin"/>
                              </w:r>
                            </w:ins>
                            <w:ins w:id="216" w:author="随遇而安" w:date="2023-08-12T10:23:57Z">
                              <w:r>
                                <w:rPr/>
                                <w:instrText xml:space="preserve"> PAGE  \* MERGEFORMAT </w:instrText>
                              </w:r>
                            </w:ins>
                            <w:ins w:id="217" w:author="随遇而安" w:date="2023-08-12T10:23:57Z">
                              <w:r>
                                <w:rPr/>
                                <w:fldChar w:fldCharType="separate"/>
                              </w:r>
                            </w:ins>
                            <w:ins w:id="218" w:author="随遇而安" w:date="2023-08-12T10:23:57Z">
                              <w:r>
                                <w:rPr/>
                                <w:t>18</w:t>
                              </w:r>
                            </w:ins>
                            <w:ins w:id="219" w:author="随遇而安" w:date="2023-08-12T10:23:57Z">
                              <w:r>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5F9FD0E2">
                      <w:pPr>
                        <w:pStyle w:val="3"/>
                      </w:pPr>
                      <w:ins w:id="220" w:author="随遇而安" w:date="2023-08-12T10:23:57Z">
                        <w:r>
                          <w:rPr/>
                          <w:fldChar w:fldCharType="begin"/>
                        </w:r>
                      </w:ins>
                      <w:ins w:id="221" w:author="随遇而安" w:date="2023-08-12T10:23:57Z">
                        <w:r>
                          <w:rPr/>
                          <w:instrText xml:space="preserve"> PAGE  \* MERGEFORMAT </w:instrText>
                        </w:r>
                      </w:ins>
                      <w:ins w:id="222" w:author="随遇而安" w:date="2023-08-12T10:23:57Z">
                        <w:r>
                          <w:rPr/>
                          <w:fldChar w:fldCharType="separate"/>
                        </w:r>
                      </w:ins>
                      <w:ins w:id="223" w:author="随遇而安" w:date="2023-08-12T10:23:57Z">
                        <w:r>
                          <w:rPr/>
                          <w:t>18</w:t>
                        </w:r>
                      </w:ins>
                      <w:ins w:id="224" w:author="随遇而安" w:date="2023-08-12T10:23:57Z">
                        <w:r>
                          <w:rPr/>
                          <w:fldChar w:fldCharType="end"/>
                        </w:r>
                      </w:ins>
                    </w:p>
                  </w:txbxContent>
                </v:textbox>
              </v:shape>
            </w:pict>
          </mc:Fallback>
        </mc:AlternateContent>
      </w:r>
    </w:ins>
    <w:del w:id="225" w:author="随遇而安" w:date="2023-08-12T10:23:38Z">
      <w:r>
        <w:rPr>
          <w:rFonts w:ascii="宋体" w:hAnsi="宋体" w:eastAsia="宋体" w:cs="宋体"/>
          <w:spacing w:val="-5"/>
          <w:sz w:val="18"/>
          <w:szCs w:val="18"/>
        </w:rPr>
        <w:delText>12</w:delText>
      </w:r>
    </w:del>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EB2CB6">
    <w:pPr>
      <w:pBdr>
        <w:bottom w:val="single" w:color="auto" w:sz="4" w:space="1"/>
      </w:pBdr>
      <w:spacing w:line="520" w:lineRule="exact"/>
      <w:jc w:val="center"/>
      <w:rPr>
        <w:ins w:id="0" w:author="随遇而安" w:date="2023-08-12T10:20:26Z"/>
        <w:rFonts w:ascii="楷体" w:hAnsi="楷体" w:eastAsia="楷体"/>
        <w:b/>
        <w:bCs/>
        <w:sz w:val="24"/>
        <w:szCs w:val="24"/>
        <w:lang w:eastAsia="zh-CN"/>
      </w:rPr>
    </w:pPr>
    <w:ins w:id="1" w:author="随遇而安" w:date="2023-08-12T10:20:26Z">
      <w:r>
        <w:rPr>
          <w:rFonts w:ascii="楷体" w:hAnsi="楷体" w:eastAsia="楷体"/>
          <w:b/>
          <w:bCs/>
          <w:sz w:val="32"/>
          <w:szCs w:val="32"/>
          <w:lang w:eastAsia="zh-CN"/>
        </w:rPr>
        <w:drawing>
          <wp:anchor distT="0" distB="0" distL="114300" distR="114300" simplePos="0" relativeHeight="251661312" behindDoc="0" locked="0" layoutInCell="1" allowOverlap="1">
            <wp:simplePos x="0" y="0"/>
            <wp:positionH relativeFrom="column">
              <wp:posOffset>4763135</wp:posOffset>
            </wp:positionH>
            <wp:positionV relativeFrom="paragraph">
              <wp:posOffset>-145415</wp:posOffset>
            </wp:positionV>
            <wp:extent cx="499745" cy="485140"/>
            <wp:effectExtent l="0" t="0" r="14605" b="1016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99730" cy="485452"/>
                    </a:xfrm>
                    <a:prstGeom prst="rect">
                      <a:avLst/>
                    </a:prstGeom>
                  </pic:spPr>
                </pic:pic>
              </a:graphicData>
            </a:graphic>
          </wp:anchor>
        </w:drawing>
      </w:r>
    </w:ins>
    <w:ins w:id="3" w:author="随遇而安" w:date="2023-08-12T10:20:26Z">
      <w:r>
        <w:rPr>
          <w:rFonts w:hint="eastAsia" w:ascii="楷体" w:hAnsi="楷体" w:eastAsia="楷体"/>
          <w:b/>
          <w:bCs/>
          <w:sz w:val="24"/>
          <w:szCs w:val="24"/>
          <w:lang w:eastAsia="zh-CN"/>
        </w:rPr>
        <w:t>宁津北控城市环境服务有限公司</w:t>
      </w:r>
    </w:ins>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203EAD">
    <w:pPr>
      <w:pBdr>
        <w:bottom w:val="single" w:color="auto" w:sz="4" w:space="1"/>
      </w:pBdr>
      <w:spacing w:line="520" w:lineRule="exact"/>
      <w:jc w:val="center"/>
      <w:rPr>
        <w:rFonts w:ascii="楷体" w:hAnsi="楷体" w:eastAsia="楷体"/>
        <w:b/>
        <w:bCs/>
        <w:sz w:val="24"/>
        <w:szCs w:val="24"/>
        <w:lang w:eastAsia="zh-CN"/>
      </w:rPr>
    </w:pPr>
    <w:r>
      <w:rPr>
        <w:rFonts w:ascii="楷体" w:hAnsi="楷体" w:eastAsia="楷体"/>
        <w:b/>
        <w:bCs/>
        <w:sz w:val="32"/>
        <w:szCs w:val="32"/>
        <w:lang w:eastAsia="zh-CN"/>
      </w:rPr>
      <w:drawing>
        <wp:anchor distT="0" distB="0" distL="114300" distR="114300" simplePos="0" relativeHeight="251669504" behindDoc="0" locked="0" layoutInCell="1" allowOverlap="1">
          <wp:simplePos x="0" y="0"/>
          <wp:positionH relativeFrom="column">
            <wp:posOffset>12498070</wp:posOffset>
          </wp:positionH>
          <wp:positionV relativeFrom="paragraph">
            <wp:posOffset>-145415</wp:posOffset>
          </wp:positionV>
          <wp:extent cx="499745" cy="485140"/>
          <wp:effectExtent l="0" t="0" r="14605" b="1016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99730" cy="485452"/>
                  </a:xfrm>
                  <a:prstGeom prst="rect">
                    <a:avLst/>
                  </a:prstGeom>
                </pic:spPr>
              </pic:pic>
            </a:graphicData>
          </a:graphic>
        </wp:anchor>
      </w:drawing>
    </w:r>
    <w:r>
      <w:rPr>
        <w:rFonts w:hint="eastAsia" w:ascii="楷体" w:hAnsi="楷体" w:eastAsia="楷体"/>
        <w:b/>
        <w:bCs/>
        <w:sz w:val="24"/>
        <w:szCs w:val="24"/>
        <w:lang w:eastAsia="zh-CN"/>
      </w:rPr>
      <w:t>宁津北控城市环境服务有限公司</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2DC953">
    <w:pPr>
      <w:pBdr>
        <w:bottom w:val="single" w:color="auto" w:sz="4" w:space="1"/>
      </w:pBdr>
      <w:spacing w:line="520" w:lineRule="exact"/>
      <w:jc w:val="center"/>
      <w:rPr>
        <w:rFonts w:ascii="楷体" w:hAnsi="楷体" w:eastAsia="楷体"/>
        <w:b/>
        <w:bCs/>
        <w:sz w:val="24"/>
        <w:szCs w:val="24"/>
        <w:lang w:eastAsia="zh-CN"/>
      </w:rPr>
    </w:pPr>
    <w:r>
      <w:rPr>
        <w:rFonts w:ascii="楷体" w:hAnsi="楷体" w:eastAsia="楷体"/>
        <w:b/>
        <w:bCs/>
        <w:sz w:val="32"/>
        <w:szCs w:val="32"/>
        <w:lang w:eastAsia="zh-CN"/>
      </w:rPr>
      <w:drawing>
        <wp:anchor distT="0" distB="0" distL="114300" distR="114300" simplePos="0" relativeHeight="251670528" behindDoc="0" locked="0" layoutInCell="1" allowOverlap="1">
          <wp:simplePos x="0" y="0"/>
          <wp:positionH relativeFrom="column">
            <wp:posOffset>12498070</wp:posOffset>
          </wp:positionH>
          <wp:positionV relativeFrom="paragraph">
            <wp:posOffset>-145415</wp:posOffset>
          </wp:positionV>
          <wp:extent cx="499745" cy="485140"/>
          <wp:effectExtent l="0" t="0" r="14605" b="1016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99730" cy="485452"/>
                  </a:xfrm>
                  <a:prstGeom prst="rect">
                    <a:avLst/>
                  </a:prstGeom>
                </pic:spPr>
              </pic:pic>
            </a:graphicData>
          </a:graphic>
        </wp:anchor>
      </w:drawing>
    </w:r>
    <w:r>
      <w:rPr>
        <w:rFonts w:hint="eastAsia" w:ascii="楷体" w:hAnsi="楷体" w:eastAsia="楷体"/>
        <w:b/>
        <w:bCs/>
        <w:sz w:val="24"/>
        <w:szCs w:val="24"/>
        <w:lang w:eastAsia="zh-CN"/>
      </w:rPr>
      <w:t>宁津北控城市环境服务有限公司</w:t>
    </w:r>
    <w:ins w:id="185" w:author="随遇而安" w:date="2023-08-12T10:26:21Z">
      <w:r>
        <w:rPr>
          <w:rFonts w:ascii="楷体" w:hAnsi="楷体" w:eastAsia="楷体"/>
          <w:b/>
          <w:bCs/>
          <w:sz w:val="32"/>
          <w:szCs w:val="32"/>
          <w:lang w:eastAsia="zh-CN"/>
        </w:rPr>
        <w:drawing>
          <wp:anchor distT="0" distB="0" distL="114300" distR="114300" simplePos="0" relativeHeight="251671552" behindDoc="0" locked="0" layoutInCell="1" allowOverlap="1">
            <wp:simplePos x="0" y="0"/>
            <wp:positionH relativeFrom="column">
              <wp:posOffset>5023485</wp:posOffset>
            </wp:positionH>
            <wp:positionV relativeFrom="paragraph">
              <wp:posOffset>-182245</wp:posOffset>
            </wp:positionV>
            <wp:extent cx="499745" cy="485140"/>
            <wp:effectExtent l="0" t="0" r="14605" b="10160"/>
            <wp:wrapNone/>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99745" cy="485140"/>
                    </a:xfrm>
                    <a:prstGeom prst="rect">
                      <a:avLst/>
                    </a:prstGeom>
                  </pic:spPr>
                </pic:pic>
              </a:graphicData>
            </a:graphic>
          </wp:anchor>
        </w:drawing>
      </w:r>
    </w:ins>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随遇而安">
    <w15:presenceInfo w15:providerId="WPS Office" w15:userId="205164157"/>
  </w15:person>
  <w15:person w15:author="36526">
    <w15:presenceInfo w15:providerId="None" w15:userId="365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bordersDoNotSurroundHeader w:val="0"/>
  <w:bordersDoNotSurroundFooter w:val="0"/>
  <w:revisionView w:markup="0"/>
  <w:trackRevisions w:val="1"/>
  <w:documentProtection w:enforcement="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spaceForUL/>
    <w:ulTrailSpace/>
    <w:doNotExpandShiftReturn/>
    <w:doNotWrapTextWithPunct/>
    <w:doNotUseEastAsianBreakRules/>
    <w:useFELayout/>
    <w:doNotUseIndentAsNumberingTabStop/>
    <w:compatSetting w:name="compatibilityMode" w:uri="http://schemas.microsoft.com/office/word" w:val="14"/>
  </w:compat>
  <w:docVars>
    <w:docVar w:name="commondata" w:val="eyJoZGlkIjoiMGQzNTIxMzY3NTM5ZTM3ZWRiODUxYjdjYzdjOWM5YTQifQ=="/>
  </w:docVars>
  <w:rsids>
    <w:rsidRoot w:val="00000000"/>
    <w:rsid w:val="013D76BE"/>
    <w:rsid w:val="02965E89"/>
    <w:rsid w:val="029768FC"/>
    <w:rsid w:val="05D5747E"/>
    <w:rsid w:val="05E75E89"/>
    <w:rsid w:val="07017693"/>
    <w:rsid w:val="090E0B90"/>
    <w:rsid w:val="0AF65D7F"/>
    <w:rsid w:val="0B5C3E34"/>
    <w:rsid w:val="0D5C63A1"/>
    <w:rsid w:val="10CA5CE4"/>
    <w:rsid w:val="117E1CCC"/>
    <w:rsid w:val="11C81F20"/>
    <w:rsid w:val="133739E5"/>
    <w:rsid w:val="14E24C4F"/>
    <w:rsid w:val="1624206B"/>
    <w:rsid w:val="19EF285A"/>
    <w:rsid w:val="1B99078D"/>
    <w:rsid w:val="1BE53E44"/>
    <w:rsid w:val="1C372948"/>
    <w:rsid w:val="1CDF0421"/>
    <w:rsid w:val="1D5744BE"/>
    <w:rsid w:val="1D925CFF"/>
    <w:rsid w:val="1FA40111"/>
    <w:rsid w:val="216B067D"/>
    <w:rsid w:val="21971B33"/>
    <w:rsid w:val="24A00DDE"/>
    <w:rsid w:val="25E6166A"/>
    <w:rsid w:val="26AC11E1"/>
    <w:rsid w:val="280E3A29"/>
    <w:rsid w:val="28BC44F6"/>
    <w:rsid w:val="2DD12618"/>
    <w:rsid w:val="2F272211"/>
    <w:rsid w:val="2FCA6794"/>
    <w:rsid w:val="30AC7F83"/>
    <w:rsid w:val="30D836AE"/>
    <w:rsid w:val="3317192B"/>
    <w:rsid w:val="33492641"/>
    <w:rsid w:val="335B7731"/>
    <w:rsid w:val="359158A6"/>
    <w:rsid w:val="36465B94"/>
    <w:rsid w:val="366918DB"/>
    <w:rsid w:val="369F7C08"/>
    <w:rsid w:val="37F218F8"/>
    <w:rsid w:val="3809239F"/>
    <w:rsid w:val="38136494"/>
    <w:rsid w:val="38D862D5"/>
    <w:rsid w:val="3AB4188A"/>
    <w:rsid w:val="3B084899"/>
    <w:rsid w:val="3E8154A6"/>
    <w:rsid w:val="3F9C3C0D"/>
    <w:rsid w:val="412B6E8E"/>
    <w:rsid w:val="41E3192E"/>
    <w:rsid w:val="43343510"/>
    <w:rsid w:val="44027296"/>
    <w:rsid w:val="47226FD9"/>
    <w:rsid w:val="47B440D5"/>
    <w:rsid w:val="482431A9"/>
    <w:rsid w:val="489363E0"/>
    <w:rsid w:val="48BF2D31"/>
    <w:rsid w:val="49F34515"/>
    <w:rsid w:val="49FE4F91"/>
    <w:rsid w:val="4E4F4B57"/>
    <w:rsid w:val="506D22B7"/>
    <w:rsid w:val="50AA25F0"/>
    <w:rsid w:val="51AC22C1"/>
    <w:rsid w:val="522E3542"/>
    <w:rsid w:val="54F50023"/>
    <w:rsid w:val="55A25EB5"/>
    <w:rsid w:val="56CA5D2F"/>
    <w:rsid w:val="58CE4E5C"/>
    <w:rsid w:val="59EB1C9B"/>
    <w:rsid w:val="5CA51A73"/>
    <w:rsid w:val="5D32649D"/>
    <w:rsid w:val="5F966E74"/>
    <w:rsid w:val="603A402A"/>
    <w:rsid w:val="60602BF4"/>
    <w:rsid w:val="61881C02"/>
    <w:rsid w:val="649B244D"/>
    <w:rsid w:val="64CA12C2"/>
    <w:rsid w:val="651A0C9F"/>
    <w:rsid w:val="66173D55"/>
    <w:rsid w:val="67720E24"/>
    <w:rsid w:val="69D501AF"/>
    <w:rsid w:val="6A3A3D2F"/>
    <w:rsid w:val="6ACC20D9"/>
    <w:rsid w:val="6C517895"/>
    <w:rsid w:val="6C5A7338"/>
    <w:rsid w:val="6DD03E28"/>
    <w:rsid w:val="6E8F7FD8"/>
    <w:rsid w:val="6EBF142E"/>
    <w:rsid w:val="6EC802E2"/>
    <w:rsid w:val="6F547DC8"/>
    <w:rsid w:val="6F696184"/>
    <w:rsid w:val="73F9623D"/>
    <w:rsid w:val="758111EB"/>
    <w:rsid w:val="75A25769"/>
    <w:rsid w:val="765608C9"/>
    <w:rsid w:val="776C1708"/>
    <w:rsid w:val="7A1D260B"/>
    <w:rsid w:val="7C52777D"/>
    <w:rsid w:val="7D3B6123"/>
    <w:rsid w:val="7F641B2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黑体" w:hAnsi="黑体" w:eastAsia="黑体" w:cs="黑体"/>
      <w:sz w:val="52"/>
      <w:szCs w:val="52"/>
      <w:lang w:val="en-US" w:eastAsia="en-US" w:bidi="ar-SA"/>
    </w:rPr>
  </w:style>
  <w:style w:type="paragraph" w:styleId="3">
    <w:name w:val="footer"/>
    <w:basedOn w:val="1"/>
    <w:qFormat/>
    <w:uiPriority w:val="0"/>
    <w:pPr>
      <w:tabs>
        <w:tab w:val="center" w:pos="4153"/>
        <w:tab w:val="right" w:pos="8306"/>
      </w:tabs>
      <w:snapToGrid w:val="0"/>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toc 1"/>
    <w:basedOn w:val="1"/>
    <w:next w:val="1"/>
    <w:qFormat/>
    <w:uiPriority w:val="39"/>
    <w:pPr>
      <w:spacing w:before="120" w:after="120"/>
    </w:pPr>
    <w:rPr>
      <w:rFonts w:cstheme="minorHAnsi"/>
      <w:b/>
      <w:bCs/>
      <w:caps/>
      <w:sz w:val="20"/>
      <w:szCs w:val="20"/>
    </w:rPr>
  </w:style>
  <w:style w:type="table" w:customStyle="1" w:styleId="8">
    <w:name w:val="Table Normal"/>
    <w:semiHidden/>
    <w:unhideWhenUsed/>
    <w:qFormat/>
    <w:uiPriority w:val="0"/>
    <w:tblPr>
      <w:tblCellMar>
        <w:top w:w="0" w:type="dxa"/>
        <w:left w:w="0" w:type="dxa"/>
        <w:bottom w:w="0" w:type="dxa"/>
        <w:right w:w="0" w:type="dxa"/>
      </w:tblCellMar>
    </w:tblPr>
  </w:style>
  <w:style w:type="paragraph" w:customStyle="1" w:styleId="9">
    <w:name w:val="Table Text"/>
    <w:basedOn w:val="1"/>
    <w:semiHidden/>
    <w:qFormat/>
    <w:uiPriority w:val="0"/>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0" Type="http://schemas.microsoft.com/office/2011/relationships/people" Target="people.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image" Target="media/image3.jpeg"/><Relationship Id="rId26" Type="http://schemas.openxmlformats.org/officeDocument/2006/relationships/image" Target="media/image2.jpeg"/><Relationship Id="rId25" Type="http://schemas.openxmlformats.org/officeDocument/2006/relationships/theme" Target="theme/theme1.xml"/><Relationship Id="rId24" Type="http://schemas.openxmlformats.org/officeDocument/2006/relationships/footer" Target="footer17.xml"/><Relationship Id="rId23" Type="http://schemas.openxmlformats.org/officeDocument/2006/relationships/footer" Target="footer16.xml"/><Relationship Id="rId22" Type="http://schemas.openxmlformats.org/officeDocument/2006/relationships/footer" Target="footer15.xml"/><Relationship Id="rId21" Type="http://schemas.openxmlformats.org/officeDocument/2006/relationships/header" Target="header3.xml"/><Relationship Id="rId20" Type="http://schemas.openxmlformats.org/officeDocument/2006/relationships/footer" Target="footer14.xml"/><Relationship Id="rId2" Type="http://schemas.openxmlformats.org/officeDocument/2006/relationships/settings" Target="settings.xml"/><Relationship Id="rId19" Type="http://schemas.openxmlformats.org/officeDocument/2006/relationships/header" Target="header2.xml"/><Relationship Id="rId18" Type="http://schemas.openxmlformats.org/officeDocument/2006/relationships/footer" Target="footer13.xml"/><Relationship Id="rId17" Type="http://schemas.openxmlformats.org/officeDocument/2006/relationships/footer" Target="footer12.xml"/><Relationship Id="rId16" Type="http://schemas.openxmlformats.org/officeDocument/2006/relationships/footer" Target="footer11.xml"/><Relationship Id="rId15" Type="http://schemas.openxmlformats.org/officeDocument/2006/relationships/footer" Target="footer10.xml"/><Relationship Id="rId14" Type="http://schemas.openxmlformats.org/officeDocument/2006/relationships/footer" Target="footer9.xml"/><Relationship Id="rId13" Type="http://schemas.openxmlformats.org/officeDocument/2006/relationships/footer" Target="footer8.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19</Pages>
  <Words>318</Words>
  <Characters>401</Characters>
  <TotalTime>0</TotalTime>
  <ScaleCrop>false</ScaleCrop>
  <LinksUpToDate>false</LinksUpToDate>
  <CharactersWithSpaces>420</CharactersWithSpaces>
  <Application>WPS Office_12.1.0.18608_F1E327BC-269C-435d-A152-05C5408002CA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2021-11-12T15:33:00Z</dcterms:created>
  <dc:creator>张晓波</dc:creator>
  <cp:lastModifiedBy>36526</cp:lastModifiedBy>
  <dcterms:modified xsi:type="dcterms:W3CDTF">2024-11-06T12:23:51Z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2023-08-10T09:45:36Z</vt:filetime>
  </property>
  <property fmtid="{D5CDD505-2E9C-101B-9397-08002B2CF9AE}" pid="4" name="KSOProductBuildVer">
    <vt:lpwstr>2052-12.1.0.18608</vt:lpwstr>
  </property>
  <property fmtid="{D5CDD505-2E9C-101B-9397-08002B2CF9AE}" pid="5" name="ICV">
    <vt:lpwstr>2EC39FC8BCB3433E8F8916EBFD285FF0_12</vt:lpwstr>
  </property>
</Properties>
</file>